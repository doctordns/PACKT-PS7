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D1139A" w14:textId="23128891" w:rsidR="00EC03C6" w:rsidRDefault="00A641D8" w:rsidP="00EC03C6">
      <w:pPr>
        <w:pStyle w:val="ChapterNumberPACKT"/>
      </w:pPr>
      <w:commentRangeStart w:id="0"/>
      <w:r>
        <w:t>5</w:t>
      </w:r>
      <w:commentRangeEnd w:id="0"/>
      <w:r w:rsidR="00DD1A5E">
        <w:rPr>
          <w:rStyle w:val="CommentReference"/>
          <w:rFonts w:cs="Times New Roman"/>
          <w:bCs w:val="0"/>
          <w:color w:val="auto"/>
          <w:kern w:val="0"/>
          <w:lang w:val="en-US"/>
        </w:rPr>
        <w:commentReference w:id="0"/>
      </w:r>
    </w:p>
    <w:p w14:paraId="3F665113" w14:textId="4B32BFF5" w:rsidR="00237512" w:rsidRDefault="00A641D8" w:rsidP="00237512">
      <w:pPr>
        <w:pStyle w:val="ChapterTitlePACKT"/>
      </w:pPr>
      <w:r>
        <w:t>Exploring .NET</w:t>
      </w:r>
    </w:p>
    <w:p w14:paraId="04DDAB03" w14:textId="425FF044" w:rsidR="00EC03C6" w:rsidRDefault="00EC03C6" w:rsidP="00EC03C6">
      <w:pPr>
        <w:pStyle w:val="NormalPACKT"/>
      </w:pPr>
      <w:r>
        <w:t>In this chapter, we cover the following recipes:</w:t>
      </w:r>
    </w:p>
    <w:p w14:paraId="5DA0C48B" w14:textId="188AD80B" w:rsidR="00A641D8" w:rsidRDefault="00A641D8" w:rsidP="00A641D8">
      <w:pPr>
        <w:pStyle w:val="BulletPACKT"/>
      </w:pPr>
      <w:bookmarkStart w:id="1" w:name="_Hlk55399735"/>
      <w:r>
        <w:t xml:space="preserve">Exploring .NET </w:t>
      </w:r>
      <w:r w:rsidR="00A620EE">
        <w:t>a</w:t>
      </w:r>
      <w:r>
        <w:t>ssemblies</w:t>
      </w:r>
    </w:p>
    <w:p w14:paraId="7BA0E7A7" w14:textId="218EE927" w:rsidR="00A641D8" w:rsidRDefault="00A641D8" w:rsidP="00A641D8">
      <w:pPr>
        <w:pStyle w:val="BulletPACKT"/>
      </w:pPr>
      <w:r>
        <w:t xml:space="preserve">Examining .NET </w:t>
      </w:r>
      <w:r w:rsidR="00A620EE">
        <w:t>c</w:t>
      </w:r>
      <w:r>
        <w:t>lasses</w:t>
      </w:r>
    </w:p>
    <w:p w14:paraId="66E3E5BB" w14:textId="029337C4" w:rsidR="00A641D8" w:rsidRDefault="00A641D8" w:rsidP="00A641D8">
      <w:pPr>
        <w:pStyle w:val="BulletPACKT"/>
      </w:pPr>
      <w:r>
        <w:t xml:space="preserve">Leveraging .NET </w:t>
      </w:r>
      <w:r w:rsidR="00A620EE">
        <w:t>m</w:t>
      </w:r>
      <w:r>
        <w:t>ethods</w:t>
      </w:r>
    </w:p>
    <w:p w14:paraId="4FF11EB5" w14:textId="64CF0F53" w:rsidR="00A641D8" w:rsidRDefault="00A641D8" w:rsidP="00A641D8">
      <w:pPr>
        <w:pStyle w:val="BulletPACKT"/>
      </w:pPr>
      <w:r>
        <w:t xml:space="preserve">Creating a C# </w:t>
      </w:r>
      <w:r w:rsidR="00A620EE">
        <w:t>e</w:t>
      </w:r>
      <w:r>
        <w:t>xtension</w:t>
      </w:r>
    </w:p>
    <w:p w14:paraId="1F26F96D" w14:textId="768BDB09" w:rsidR="00313E09" w:rsidRDefault="00313E09" w:rsidP="00A641D8">
      <w:pPr>
        <w:pStyle w:val="BulletPACKT"/>
      </w:pPr>
      <w:r>
        <w:t xml:space="preserve">Creating a PowerShell </w:t>
      </w:r>
      <w:r w:rsidR="00A620EE">
        <w:t>c</w:t>
      </w:r>
      <w:r>
        <w:t>mdlet</w:t>
      </w:r>
    </w:p>
    <w:bookmarkEnd w:id="1"/>
    <w:p w14:paraId="5C6D3BB0" w14:textId="77777777" w:rsidR="00EC03C6" w:rsidRDefault="00EC03C6" w:rsidP="00EC03C6">
      <w:pPr>
        <w:pStyle w:val="Heading1"/>
        <w:tabs>
          <w:tab w:val="left" w:pos="0"/>
        </w:tabs>
      </w:pPr>
      <w:r>
        <w:t>Introduction</w:t>
      </w:r>
    </w:p>
    <w:p w14:paraId="33C999ED" w14:textId="561612D5" w:rsidR="00195090" w:rsidRPr="007A25D4" w:rsidRDefault="00195090" w:rsidP="00A872CD">
      <w:pPr>
        <w:pStyle w:val="NormalPACKT"/>
        <w:rPr>
          <w:i/>
        </w:rPr>
      </w:pPr>
      <w:r>
        <w:t xml:space="preserve">Microsoft first launched </w:t>
      </w:r>
      <w:r w:rsidR="00E96645">
        <w:t xml:space="preserve">the Microsoft </w:t>
      </w:r>
      <w:r>
        <w:t xml:space="preserve">.NET </w:t>
      </w:r>
      <w:r w:rsidR="00E96645">
        <w:t xml:space="preserve">Framework </w:t>
      </w:r>
      <w:r>
        <w:t>in June 2000</w:t>
      </w:r>
      <w:r w:rsidR="00EA7CEA">
        <w:t>, amid a frenzy of marketing zeal, w</w:t>
      </w:r>
      <w:r>
        <w:t xml:space="preserve">ith the code name Next Generation Windows Services. Microsoft seemed to add the .NET moniker to every product. There was Windows .NET Server </w:t>
      </w:r>
      <w:r w:rsidR="00A40FF0">
        <w:t>(</w:t>
      </w:r>
      <w:r>
        <w:t>renamed Windows Server 2003), Visual Studio.NET</w:t>
      </w:r>
      <w:r w:rsidR="00382CDE">
        <w:t>,</w:t>
      </w:r>
      <w:r>
        <w:t xml:space="preserve"> and even MapPoint .NET. </w:t>
      </w:r>
      <w:r w:rsidR="001B70E7">
        <w:t xml:space="preserve">As is often the case, </w:t>
      </w:r>
      <w:r w:rsidR="00E96645">
        <w:t>over time</w:t>
      </w:r>
      <w:r w:rsidR="00382CDE">
        <w:t>,</w:t>
      </w:r>
      <w:r w:rsidR="00E96645">
        <w:t xml:space="preserve"> </w:t>
      </w:r>
      <w:r w:rsidR="001B70E7">
        <w:t>.NET</w:t>
      </w:r>
      <w:r w:rsidR="009C1917">
        <w:t xml:space="preserve"> provided features</w:t>
      </w:r>
      <w:r w:rsidR="001B70E7">
        <w:t xml:space="preserve"> which were </w:t>
      </w:r>
      <w:r w:rsidR="009C1917">
        <w:t>superseded</w:t>
      </w:r>
      <w:r w:rsidR="001B70E7">
        <w:t xml:space="preserve"> by</w:t>
      </w:r>
      <w:r w:rsidR="00E96645">
        <w:t xml:space="preserve"> later and</w:t>
      </w:r>
      <w:r w:rsidR="001B70E7">
        <w:t xml:space="preserve"> newer </w:t>
      </w:r>
      <w:r w:rsidR="009C1917">
        <w:t xml:space="preserve">features based on advances in technology. For example, </w:t>
      </w:r>
      <w:r w:rsidR="009C1917" w:rsidRPr="00654A6A">
        <w:rPr>
          <w:b/>
          <w:bCs/>
        </w:rPr>
        <w:t>Simple Object Access Protocol</w:t>
      </w:r>
      <w:r w:rsidR="00382CDE">
        <w:t xml:space="preserve"> (</w:t>
      </w:r>
      <w:r w:rsidR="00382CDE" w:rsidRPr="00654A6A">
        <w:rPr>
          <w:b/>
          <w:bCs/>
        </w:rPr>
        <w:t>SOAP</w:t>
      </w:r>
      <w:r w:rsidR="00382CDE">
        <w:t>)</w:t>
      </w:r>
      <w:r w:rsidR="001B70E7">
        <w:t xml:space="preserve"> and XML</w:t>
      </w:r>
      <w:r w:rsidR="009C1917">
        <w:t>-based web services</w:t>
      </w:r>
      <w:r w:rsidR="001B70E7">
        <w:t xml:space="preserve"> have given way to</w:t>
      </w:r>
      <w:r w:rsidR="009C1917">
        <w:t xml:space="preserve"> </w:t>
      </w:r>
      <w:r w:rsidR="009C1917" w:rsidRPr="00654A6A">
        <w:rPr>
          <w:b/>
          <w:bCs/>
        </w:rPr>
        <w:t>Representation State Transfer</w:t>
      </w:r>
      <w:r w:rsidR="00382CDE">
        <w:t xml:space="preserve"> (</w:t>
      </w:r>
      <w:r w:rsidR="00382CDE" w:rsidRPr="00654A6A">
        <w:rPr>
          <w:b/>
          <w:bCs/>
        </w:rPr>
        <w:t>REST</w:t>
      </w:r>
      <w:r w:rsidR="00382CDE">
        <w:t>)</w:t>
      </w:r>
      <w:r w:rsidR="009C1917">
        <w:t xml:space="preserve"> and </w:t>
      </w:r>
      <w:r w:rsidR="008E47A4" w:rsidRPr="00654A6A">
        <w:rPr>
          <w:b/>
          <w:bCs/>
        </w:rPr>
        <w:t>JavaScript</w:t>
      </w:r>
      <w:r w:rsidR="009C1917" w:rsidRPr="00654A6A">
        <w:rPr>
          <w:b/>
          <w:bCs/>
        </w:rPr>
        <w:t xml:space="preserve"> Object Notation</w:t>
      </w:r>
      <w:r w:rsidR="00382CDE" w:rsidRPr="00654A6A">
        <w:rPr>
          <w:b/>
          <w:bCs/>
        </w:rPr>
        <w:t xml:space="preserve"> </w:t>
      </w:r>
      <w:r w:rsidR="00382CDE">
        <w:t>(</w:t>
      </w:r>
      <w:r w:rsidR="00382CDE" w:rsidRPr="00654A6A">
        <w:rPr>
          <w:b/>
          <w:bCs/>
        </w:rPr>
        <w:t>JSON</w:t>
      </w:r>
      <w:r w:rsidR="00382CDE">
        <w:t>)</w:t>
      </w:r>
      <w:r w:rsidR="00EA7CEA">
        <w:t>.</w:t>
      </w:r>
    </w:p>
    <w:p w14:paraId="4F294683" w14:textId="37246952" w:rsidR="00E96645" w:rsidRDefault="00107ACE" w:rsidP="00A872CD">
      <w:pPr>
        <w:pStyle w:val="NormalPACKT"/>
      </w:pPr>
      <w:r>
        <w:t xml:space="preserve">Microsoft made </w:t>
      </w:r>
      <w:r w:rsidR="00EA7CEA">
        <w:t>considerabl</w:t>
      </w:r>
      <w:r>
        <w:t xml:space="preserve">e improvements to .NET </w:t>
      </w:r>
      <w:r w:rsidR="007C620B">
        <w:t>with e</w:t>
      </w:r>
      <w:r>
        <w:t>ach release</w:t>
      </w:r>
      <w:r w:rsidR="007C620B">
        <w:t xml:space="preserve"> and added </w:t>
      </w:r>
      <w:r>
        <w:t>new features</w:t>
      </w:r>
      <w:r w:rsidR="00417587">
        <w:t xml:space="preserve"> in response to </w:t>
      </w:r>
      <w:r w:rsidR="001B70E7">
        <w:t>customer feedback. .NET started as closed</w:t>
      </w:r>
      <w:r w:rsidR="00A64798">
        <w:t xml:space="preserve"> </w:t>
      </w:r>
      <w:r w:rsidR="001B70E7">
        <w:t>source</w:t>
      </w:r>
      <w:r w:rsidR="00A64798">
        <w:t xml:space="preserve"> as</w:t>
      </w:r>
      <w:r w:rsidR="001B70E7">
        <w:t xml:space="preserve"> </w:t>
      </w:r>
      <w:r w:rsidR="0094648D">
        <w:t xml:space="preserve">the .NET Framework. Microsoft then </w:t>
      </w:r>
      <w:r w:rsidR="001B70E7">
        <w:t>transitioned .NET to open source</w:t>
      </w:r>
      <w:r w:rsidR="0094648D">
        <w:t>, aka .NET Core</w:t>
      </w:r>
      <w:r w:rsidR="001B70E7">
        <w:t>.</w:t>
      </w:r>
      <w:r w:rsidR="0094648D">
        <w:t xml:space="preserve"> </w:t>
      </w:r>
      <w:r w:rsidR="00E96645">
        <w:t>PowerShell 7.0 is based on .N</w:t>
      </w:r>
      <w:r w:rsidR="00C80318">
        <w:t xml:space="preserve">ET </w:t>
      </w:r>
      <w:r w:rsidR="00E96645">
        <w:t xml:space="preserve">Core 3.1. </w:t>
      </w:r>
    </w:p>
    <w:p w14:paraId="0B1A422A" w14:textId="0AE93034" w:rsidR="00E96645" w:rsidRDefault="00E96645" w:rsidP="00C27623">
      <w:pPr>
        <w:pStyle w:val="NormalPACKT"/>
      </w:pPr>
      <w:r>
        <w:t>An issue</w:t>
      </w:r>
      <w:r w:rsidR="00786040">
        <w:t xml:space="preserve"> </w:t>
      </w:r>
      <w:r>
        <w:t>was that</w:t>
      </w:r>
      <w:r w:rsidR="00786040">
        <w:t>, over time,</w:t>
      </w:r>
      <w:r>
        <w:t xml:space="preserve"> .NET </w:t>
      </w:r>
      <w:r w:rsidR="00EC2939">
        <w:t>became</w:t>
      </w:r>
      <w:r>
        <w:t xml:space="preserve"> fragmented across different OS</w:t>
      </w:r>
      <w:r w:rsidR="00A64798">
        <w:t>e</w:t>
      </w:r>
      <w:r>
        <w:t xml:space="preserve">s and the web. To resolve this, Microsoft created </w:t>
      </w:r>
      <w:r w:rsidR="0019200C">
        <w:t>.</w:t>
      </w:r>
      <w:r>
        <w:t>N</w:t>
      </w:r>
      <w:r w:rsidR="001F4D63">
        <w:t>ET</w:t>
      </w:r>
      <w:r>
        <w:t xml:space="preserve"> 5.0 </w:t>
      </w:r>
      <w:r w:rsidR="00BA7B7F">
        <w:t xml:space="preserve">and </w:t>
      </w:r>
      <w:r>
        <w:t>dropp</w:t>
      </w:r>
      <w:r w:rsidR="00BA7B7F">
        <w:t>ed</w:t>
      </w:r>
      <w:r>
        <w:t xml:space="preserve"> the </w:t>
      </w:r>
      <w:r w:rsidR="003D7098">
        <w:t>“</w:t>
      </w:r>
      <w:r w:rsidR="009373AF">
        <w:t>C</w:t>
      </w:r>
      <w:r>
        <w:t>ore</w:t>
      </w:r>
      <w:r w:rsidR="003D7098">
        <w:t>”</w:t>
      </w:r>
      <w:r>
        <w:t xml:space="preserve"> moniker</w:t>
      </w:r>
      <w:r w:rsidR="00BA7B7F">
        <w:t xml:space="preserve">. </w:t>
      </w:r>
      <w:r>
        <w:t>The intention going forward i</w:t>
      </w:r>
      <w:r w:rsidR="00421B3E">
        <w:t>s</w:t>
      </w:r>
      <w:r>
        <w:t xml:space="preserve"> to move to a single .NET across all platforms and form factors</w:t>
      </w:r>
      <w:r w:rsidR="00EC7A04">
        <w:t>,</w:t>
      </w:r>
      <w:r>
        <w:t xml:space="preserve"> thus simplifying application development.</w:t>
      </w:r>
      <w:r w:rsidR="000E0016" w:rsidRPr="000E0016">
        <w:t xml:space="preserve"> </w:t>
      </w:r>
      <w:r w:rsidR="000E0016">
        <w:t xml:space="preserve">See </w:t>
      </w:r>
      <w:hyperlink r:id="rId13" w:history="1">
        <w:r w:rsidR="000E0016" w:rsidRPr="00EC7A04">
          <w:rPr>
            <w:rStyle w:val="URLPACKT"/>
          </w:rPr>
          <w:t>https://www.zdnet.com/article/microsoft-takes-a-major-step-toward-net-unification-with-net-5-0-release/</w:t>
        </w:r>
      </w:hyperlink>
      <w:r w:rsidR="000E0016">
        <w:t xml:space="preserve"> for some more detail</w:t>
      </w:r>
      <w:r w:rsidR="00A64798">
        <w:t>s</w:t>
      </w:r>
      <w:r w:rsidR="000E0016">
        <w:t xml:space="preserve"> on this. </w:t>
      </w:r>
    </w:p>
    <w:p w14:paraId="38F6ABF6" w14:textId="2EEB0452" w:rsidR="001B70E7" w:rsidRDefault="0094648D" w:rsidP="001B70E7">
      <w:r>
        <w:lastRenderedPageBreak/>
        <w:t xml:space="preserve">It is important to note that neither .NET 5.0 </w:t>
      </w:r>
      <w:r w:rsidR="00AC3B86">
        <w:t xml:space="preserve">nor </w:t>
      </w:r>
      <w:r>
        <w:t>PowerShell 7</w:t>
      </w:r>
      <w:r w:rsidR="00B60EA5">
        <w:t>.</w:t>
      </w:r>
      <w:r>
        <w:t xml:space="preserve">1 have </w:t>
      </w:r>
      <w:r w:rsidRPr="000C66F6">
        <w:rPr>
          <w:b/>
          <w:bCs/>
        </w:rPr>
        <w:t>long</w:t>
      </w:r>
      <w:r w:rsidR="00A64798" w:rsidRPr="000C66F6">
        <w:rPr>
          <w:b/>
          <w:bCs/>
        </w:rPr>
        <w:t>-</w:t>
      </w:r>
      <w:r w:rsidRPr="000C66F6">
        <w:rPr>
          <w:b/>
          <w:bCs/>
        </w:rPr>
        <w:t>term support</w:t>
      </w:r>
      <w:r>
        <w:t xml:space="preserve"> (</w:t>
      </w:r>
      <w:r w:rsidRPr="000C66F6">
        <w:rPr>
          <w:b/>
          <w:bCs/>
        </w:rPr>
        <w:t>LTS</w:t>
      </w:r>
      <w:r>
        <w:t xml:space="preserve">). The next LTS version of .NET is .NET 6.0 and </w:t>
      </w:r>
      <w:r w:rsidR="00913AFF">
        <w:t xml:space="preserve">of </w:t>
      </w:r>
      <w:r>
        <w:t>PowerShell is PowerShell 7.2</w:t>
      </w:r>
      <w:r w:rsidR="00723FB3">
        <w:t>,</w:t>
      </w:r>
      <w:r>
        <w:t xml:space="preserve"> both of which are not meant to be released until late in 2021. </w:t>
      </w:r>
      <w:r w:rsidR="001B70E7">
        <w:t>PowerShell 7.1 is built on top of</w:t>
      </w:r>
      <w:r w:rsidR="00E660AB">
        <w:t>,</w:t>
      </w:r>
      <w:r w:rsidR="007A25D4">
        <w:t xml:space="preserve"> and takes advantage of</w:t>
      </w:r>
      <w:r w:rsidR="00E660AB">
        <w:t xml:space="preserve">, </w:t>
      </w:r>
      <w:r w:rsidR="007A25D4">
        <w:t>the latest version of .NET Core,</w:t>
      </w:r>
      <w:r>
        <w:t xml:space="preserve"> now known as </w:t>
      </w:r>
      <w:r w:rsidR="001B70E7">
        <w:t xml:space="preserve">.NET 5.0. </w:t>
      </w:r>
    </w:p>
    <w:p w14:paraId="4DEEA875" w14:textId="091197EE" w:rsidR="00195090" w:rsidRDefault="007C620B" w:rsidP="00107ACE">
      <w:pPr>
        <w:pStyle w:val="NormalPACKT"/>
        <w:rPr>
          <w:rStyle w:val="Hyperlink"/>
          <w:color w:val="auto"/>
          <w:u w:val="none"/>
        </w:rPr>
      </w:pPr>
      <w:r>
        <w:rPr>
          <w:rStyle w:val="Hyperlink"/>
          <w:color w:val="auto"/>
          <w:u w:val="none"/>
        </w:rPr>
        <w:t xml:space="preserve">For the </w:t>
      </w:r>
      <w:r w:rsidR="00E96645">
        <w:rPr>
          <w:rStyle w:val="Hyperlink"/>
          <w:color w:val="auto"/>
          <w:u w:val="none"/>
        </w:rPr>
        <w:t xml:space="preserve">application </w:t>
      </w:r>
      <w:r>
        <w:rPr>
          <w:rStyle w:val="Hyperlink"/>
          <w:color w:val="auto"/>
          <w:u w:val="none"/>
        </w:rPr>
        <w:t xml:space="preserve">developer, </w:t>
      </w:r>
      <w:r w:rsidR="00195090" w:rsidRPr="00107ACE">
        <w:rPr>
          <w:rStyle w:val="Hyperlink"/>
          <w:color w:val="auto"/>
          <w:u w:val="none"/>
        </w:rPr>
        <w:t xml:space="preserve">.NET </w:t>
      </w:r>
      <w:r>
        <w:rPr>
          <w:rStyle w:val="Hyperlink"/>
          <w:color w:val="auto"/>
          <w:u w:val="none"/>
        </w:rPr>
        <w:t xml:space="preserve">is primarily an </w:t>
      </w:r>
      <w:r w:rsidR="00107ACE" w:rsidRPr="000C66F6">
        <w:rPr>
          <w:rStyle w:val="Hyperlink"/>
          <w:b/>
          <w:bCs/>
          <w:color w:val="auto"/>
          <w:u w:val="none"/>
        </w:rPr>
        <w:t>Application Program Interface</w:t>
      </w:r>
      <w:r w:rsidR="00107ACE" w:rsidRPr="00107ACE">
        <w:rPr>
          <w:rStyle w:val="Hyperlink"/>
          <w:color w:val="auto"/>
          <w:u w:val="none"/>
        </w:rPr>
        <w:t xml:space="preserve"> (</w:t>
      </w:r>
      <w:r w:rsidR="00195090" w:rsidRPr="000C66F6">
        <w:rPr>
          <w:rStyle w:val="Hyperlink"/>
          <w:b/>
          <w:bCs/>
          <w:color w:val="auto"/>
          <w:u w:val="none"/>
        </w:rPr>
        <w:t>API</w:t>
      </w:r>
      <w:r w:rsidR="00107ACE" w:rsidRPr="00107ACE">
        <w:rPr>
          <w:rStyle w:val="Hyperlink"/>
          <w:color w:val="auto"/>
          <w:u w:val="none"/>
        </w:rPr>
        <w:t>)</w:t>
      </w:r>
      <w:r>
        <w:rPr>
          <w:rStyle w:val="Hyperlink"/>
          <w:color w:val="auto"/>
          <w:u w:val="none"/>
        </w:rPr>
        <w:t xml:space="preserve"> and a </w:t>
      </w:r>
      <w:r w:rsidR="00195090" w:rsidRPr="00107ACE">
        <w:rPr>
          <w:rStyle w:val="Hyperlink"/>
          <w:color w:val="auto"/>
          <w:u w:val="none"/>
        </w:rPr>
        <w:t xml:space="preserve">programming model </w:t>
      </w:r>
      <w:r w:rsidR="00107ACE" w:rsidRPr="00107ACE">
        <w:rPr>
          <w:rStyle w:val="Hyperlink"/>
          <w:color w:val="auto"/>
          <w:u w:val="none"/>
        </w:rPr>
        <w:t>w</w:t>
      </w:r>
      <w:r w:rsidR="00195090" w:rsidRPr="00107ACE">
        <w:rPr>
          <w:rStyle w:val="Hyperlink"/>
          <w:color w:val="auto"/>
          <w:u w:val="none"/>
        </w:rPr>
        <w:t>ith associated tools and runtime</w:t>
      </w:r>
      <w:r>
        <w:rPr>
          <w:rStyle w:val="Hyperlink"/>
          <w:color w:val="auto"/>
          <w:u w:val="none"/>
        </w:rPr>
        <w:t xml:space="preserve">. </w:t>
      </w:r>
      <w:r w:rsidR="00107ACE">
        <w:rPr>
          <w:rStyle w:val="Hyperlink"/>
          <w:color w:val="auto"/>
          <w:u w:val="none"/>
        </w:rPr>
        <w:t>.NET is an environment in which developers can develop rich applications and websites</w:t>
      </w:r>
      <w:r w:rsidR="00E96645">
        <w:rPr>
          <w:rStyle w:val="Hyperlink"/>
          <w:color w:val="auto"/>
          <w:u w:val="none"/>
        </w:rPr>
        <w:t xml:space="preserve"> across multiple platforms</w:t>
      </w:r>
      <w:r w:rsidR="00107ACE">
        <w:rPr>
          <w:rStyle w:val="Hyperlink"/>
          <w:color w:val="auto"/>
          <w:u w:val="none"/>
        </w:rPr>
        <w:t>.</w:t>
      </w:r>
      <w:r>
        <w:rPr>
          <w:rStyle w:val="Hyperlink"/>
          <w:color w:val="auto"/>
          <w:u w:val="none"/>
        </w:rPr>
        <w:t xml:space="preserve"> </w:t>
      </w:r>
    </w:p>
    <w:p w14:paraId="0B811783" w14:textId="6994E1DB" w:rsidR="0094648D" w:rsidRDefault="001B70E7" w:rsidP="00107ACE">
      <w:pPr>
        <w:pStyle w:val="NormalPACKT"/>
        <w:rPr>
          <w:rStyle w:val="Hyperlink"/>
          <w:color w:val="auto"/>
          <w:u w:val="none"/>
        </w:rPr>
      </w:pPr>
      <w:r>
        <w:rPr>
          <w:rStyle w:val="Hyperlink"/>
          <w:color w:val="auto"/>
          <w:u w:val="none"/>
        </w:rPr>
        <w:t xml:space="preserve">For IT </w:t>
      </w:r>
      <w:r w:rsidR="005340CB">
        <w:rPr>
          <w:rStyle w:val="Hyperlink"/>
          <w:color w:val="auto"/>
          <w:u w:val="none"/>
        </w:rPr>
        <w:t>p</w:t>
      </w:r>
      <w:r>
        <w:rPr>
          <w:rStyle w:val="Hyperlink"/>
          <w:color w:val="auto"/>
          <w:u w:val="none"/>
        </w:rPr>
        <w:t>rofessional</w:t>
      </w:r>
      <w:r w:rsidR="00A64798">
        <w:rPr>
          <w:rStyle w:val="Hyperlink"/>
          <w:color w:val="auto"/>
          <w:u w:val="none"/>
        </w:rPr>
        <w:t>s</w:t>
      </w:r>
      <w:r>
        <w:rPr>
          <w:rStyle w:val="Hyperlink"/>
          <w:color w:val="auto"/>
          <w:u w:val="none"/>
        </w:rPr>
        <w:t>, .NET provides the underpinnings of PowerShell</w:t>
      </w:r>
      <w:r w:rsidR="007A25D4">
        <w:rPr>
          <w:rStyle w:val="Hyperlink"/>
          <w:color w:val="auto"/>
          <w:u w:val="none"/>
        </w:rPr>
        <w:t xml:space="preserve"> but is otherwise transparent</w:t>
      </w:r>
      <w:r>
        <w:rPr>
          <w:rStyle w:val="Hyperlink"/>
          <w:color w:val="auto"/>
          <w:u w:val="none"/>
        </w:rPr>
        <w:t xml:space="preserve">. </w:t>
      </w:r>
      <w:r w:rsidR="00600891">
        <w:rPr>
          <w:rStyle w:val="Hyperlink"/>
          <w:color w:val="auto"/>
          <w:u w:val="none"/>
        </w:rPr>
        <w:t xml:space="preserve">You use cmdlets </w:t>
      </w:r>
      <w:r w:rsidR="007C620B">
        <w:rPr>
          <w:rStyle w:val="Hyperlink"/>
          <w:color w:val="auto"/>
          <w:u w:val="none"/>
        </w:rPr>
        <w:t xml:space="preserve">to carry out actions. These cmdlets </w:t>
      </w:r>
      <w:r w:rsidR="00600891">
        <w:rPr>
          <w:rStyle w:val="Hyperlink"/>
          <w:color w:val="auto"/>
          <w:u w:val="none"/>
        </w:rPr>
        <w:t>use .NET to carry out their work</w:t>
      </w:r>
      <w:r w:rsidR="0094648D">
        <w:rPr>
          <w:rStyle w:val="Hyperlink"/>
          <w:color w:val="auto"/>
          <w:u w:val="none"/>
        </w:rPr>
        <w:t xml:space="preserve"> without the user </w:t>
      </w:r>
      <w:r w:rsidR="00FD0B5F">
        <w:rPr>
          <w:rStyle w:val="Hyperlink"/>
          <w:color w:val="auto"/>
          <w:u w:val="none"/>
        </w:rPr>
        <w:t xml:space="preserve">being </w:t>
      </w:r>
      <w:r w:rsidR="0094648D">
        <w:rPr>
          <w:rStyle w:val="Hyperlink"/>
          <w:color w:val="auto"/>
          <w:u w:val="none"/>
        </w:rPr>
        <w:t>aware there is .NET involved</w:t>
      </w:r>
      <w:r w:rsidR="00600891">
        <w:rPr>
          <w:rStyle w:val="Hyperlink"/>
          <w:color w:val="auto"/>
          <w:u w:val="none"/>
        </w:rPr>
        <w:t xml:space="preserve">. </w:t>
      </w:r>
      <w:r w:rsidR="0094648D">
        <w:rPr>
          <w:rStyle w:val="Hyperlink"/>
          <w:color w:val="auto"/>
          <w:u w:val="none"/>
        </w:rPr>
        <w:t xml:space="preserve">You can use </w:t>
      </w:r>
      <w:r w:rsidR="0094648D" w:rsidRPr="002666AD">
        <w:rPr>
          <w:rStyle w:val="CodeInTextPACKT"/>
        </w:rPr>
        <w:t>Get-Process</w:t>
      </w:r>
      <w:r w:rsidR="0094648D">
        <w:rPr>
          <w:rStyle w:val="Hyperlink"/>
          <w:color w:val="auto"/>
          <w:u w:val="none"/>
        </w:rPr>
        <w:t xml:space="preserve"> without worrying how that cmdlet actually does its work.</w:t>
      </w:r>
      <w:r w:rsidR="000E0016">
        <w:rPr>
          <w:rStyle w:val="Hyperlink"/>
          <w:color w:val="auto"/>
          <w:u w:val="none"/>
        </w:rPr>
        <w:t xml:space="preserve"> But that only gets you so far</w:t>
      </w:r>
      <w:r w:rsidR="00C60A2F">
        <w:rPr>
          <w:rStyle w:val="Hyperlink"/>
          <w:color w:val="auto"/>
          <w:u w:val="none"/>
        </w:rPr>
        <w:t>; t</w:t>
      </w:r>
      <w:r w:rsidR="000E0016">
        <w:rPr>
          <w:rStyle w:val="Hyperlink"/>
          <w:color w:val="auto"/>
          <w:u w:val="none"/>
        </w:rPr>
        <w:t>here are some important .NET features that have no cmdlets. For example, creating a</w:t>
      </w:r>
      <w:r w:rsidR="00057849">
        <w:rPr>
          <w:rStyle w:val="Hyperlink"/>
          <w:color w:val="auto"/>
          <w:u w:val="none"/>
        </w:rPr>
        <w:t>n</w:t>
      </w:r>
      <w:r w:rsidR="000E0016">
        <w:rPr>
          <w:rStyle w:val="Hyperlink"/>
          <w:color w:val="auto"/>
          <w:u w:val="none"/>
        </w:rPr>
        <w:t xml:space="preserve"> Active Directory Cross forest trust is done by using the appropriate .NET classes and methods (and is very simple too!). .NET is an important depth tool</w:t>
      </w:r>
      <w:r w:rsidR="00913AFF">
        <w:rPr>
          <w:rStyle w:val="Hyperlink"/>
          <w:color w:val="auto"/>
          <w:u w:val="none"/>
        </w:rPr>
        <w:t>,</w:t>
      </w:r>
      <w:r w:rsidR="000E0016">
        <w:rPr>
          <w:rStyle w:val="Hyperlink"/>
          <w:color w:val="auto"/>
          <w:u w:val="none"/>
        </w:rPr>
        <w:t xml:space="preserve"> helping you to go beyond the cmdlets provided in Windows and Windows applications. </w:t>
      </w:r>
    </w:p>
    <w:p w14:paraId="1D798535" w14:textId="474C7D0D" w:rsidR="00107ACE" w:rsidRDefault="00107ACE" w:rsidP="00107ACE">
      <w:pPr>
        <w:pStyle w:val="NormalPACKT"/>
        <w:rPr>
          <w:rStyle w:val="Hyperlink"/>
          <w:color w:val="auto"/>
          <w:u w:val="none"/>
        </w:rPr>
      </w:pPr>
      <w:r>
        <w:rPr>
          <w:rStyle w:val="Hyperlink"/>
          <w:color w:val="auto"/>
          <w:u w:val="none"/>
        </w:rPr>
        <w:t xml:space="preserve">Here is a </w:t>
      </w:r>
      <w:r w:rsidR="001B70E7">
        <w:rPr>
          <w:rStyle w:val="Hyperlink"/>
          <w:color w:val="auto"/>
          <w:u w:val="none"/>
        </w:rPr>
        <w:t>high-level</w:t>
      </w:r>
      <w:r>
        <w:rPr>
          <w:rStyle w:val="Hyperlink"/>
          <w:color w:val="auto"/>
          <w:u w:val="none"/>
        </w:rPr>
        <w:t xml:space="preserve"> illustration of the components of .NET:</w:t>
      </w:r>
    </w:p>
    <w:p w14:paraId="04BE302D" w14:textId="4FBE2350" w:rsidR="0029003F" w:rsidRDefault="006D1A81" w:rsidP="006D1A81">
      <w:pPr>
        <w:pStyle w:val="FigurePACKT"/>
      </w:pPr>
      <w:r>
        <w:object w:dxaOrig="10485" w:dyaOrig="6165" w14:anchorId="7CC632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228pt" o:ole="">
            <v:imagedata r:id="rId14" o:title=""/>
          </v:shape>
          <o:OLEObject Type="Embed" ProgID="Visio.Drawing.15" ShapeID="_x0000_i1025" DrawAspect="Content" ObjectID="_1685019230" r:id="rId15"/>
        </w:object>
      </w:r>
    </w:p>
    <w:p w14:paraId="48D14C5B" w14:textId="344DE089" w:rsidR="004C63B1" w:rsidRPr="00EA70E9" w:rsidRDefault="004C63B1" w:rsidP="00140AC6">
      <w:pPr>
        <w:pStyle w:val="FigureCaptionPACKT"/>
        <w:rPr>
          <w:rStyle w:val="Hyperlink"/>
          <w:color w:val="auto"/>
          <w:u w:val="none"/>
        </w:rPr>
      </w:pPr>
      <w:r w:rsidRPr="00053F9F">
        <w:t xml:space="preserve">Figure 5.1: </w:t>
      </w:r>
      <w:r w:rsidRPr="007619D4">
        <w:t xml:space="preserve">.NET </w:t>
      </w:r>
      <w:r w:rsidR="00057849">
        <w:t>c</w:t>
      </w:r>
      <w:r w:rsidRPr="007619D4">
        <w:t>omponents</w:t>
      </w:r>
    </w:p>
    <w:p w14:paraId="5DD0B75A" w14:textId="0625E1DB" w:rsidR="0029003F" w:rsidRDefault="0029003F" w:rsidP="0029003F">
      <w:pPr>
        <w:rPr>
          <w:rFonts w:ascii="Arial" w:hAnsi="Arial"/>
          <w:b/>
          <w:noProof/>
          <w:color w:val="FF0000"/>
          <w:sz w:val="28"/>
          <w:szCs w:val="28"/>
        </w:rPr>
      </w:pPr>
      <w:commentRangeStart w:id="2"/>
      <w:r w:rsidRPr="0029003F">
        <w:rPr>
          <w:rFonts w:ascii="Arial" w:hAnsi="Arial"/>
          <w:b/>
          <w:color w:val="FF0000"/>
          <w:sz w:val="28"/>
          <w:szCs w:val="28"/>
        </w:rPr>
        <w:t xml:space="preserve">Insert image </w:t>
      </w:r>
      <w:r w:rsidRPr="0029003F">
        <w:rPr>
          <w:rFonts w:ascii="Arial" w:hAnsi="Arial"/>
          <w:b/>
          <w:noProof/>
          <w:color w:val="FF0000"/>
          <w:sz w:val="28"/>
          <w:szCs w:val="28"/>
        </w:rPr>
        <w:t>B42024_0</w:t>
      </w:r>
      <w:r>
        <w:rPr>
          <w:rFonts w:ascii="Arial" w:hAnsi="Arial"/>
          <w:b/>
          <w:noProof/>
          <w:color w:val="FF0000"/>
          <w:sz w:val="28"/>
          <w:szCs w:val="28"/>
        </w:rPr>
        <w:t>5</w:t>
      </w:r>
      <w:r w:rsidRPr="0029003F">
        <w:rPr>
          <w:rFonts w:ascii="Arial" w:hAnsi="Arial"/>
          <w:b/>
          <w:noProof/>
          <w:color w:val="FF0000"/>
          <w:sz w:val="28"/>
          <w:szCs w:val="28"/>
        </w:rPr>
        <w:t>_0</w:t>
      </w:r>
      <w:r>
        <w:rPr>
          <w:rFonts w:ascii="Arial" w:hAnsi="Arial"/>
          <w:b/>
          <w:noProof/>
          <w:color w:val="FF0000"/>
          <w:sz w:val="28"/>
          <w:szCs w:val="28"/>
        </w:rPr>
        <w:t>1</w:t>
      </w:r>
      <w:r w:rsidRPr="0029003F">
        <w:rPr>
          <w:rFonts w:ascii="Arial" w:hAnsi="Arial"/>
          <w:b/>
          <w:noProof/>
          <w:color w:val="FF0000"/>
          <w:sz w:val="28"/>
          <w:szCs w:val="28"/>
        </w:rPr>
        <w:t>.png</w:t>
      </w:r>
      <w:commentRangeEnd w:id="2"/>
      <w:r w:rsidR="002734CC">
        <w:rPr>
          <w:rStyle w:val="CommentReference"/>
          <w:rFonts w:ascii="Arial" w:hAnsi="Arial"/>
        </w:rPr>
        <w:commentReference w:id="2"/>
      </w:r>
    </w:p>
    <w:p w14:paraId="76563FEF" w14:textId="16818856" w:rsidR="0029003F" w:rsidRDefault="0029003F" w:rsidP="0029003F">
      <w:pPr>
        <w:pStyle w:val="NormalPACKT"/>
        <w:rPr>
          <w:noProof/>
        </w:rPr>
      </w:pPr>
      <w:r>
        <w:rPr>
          <w:noProof/>
        </w:rPr>
        <w:lastRenderedPageBreak/>
        <w:t xml:space="preserve">The key components of .NET </w:t>
      </w:r>
      <w:r w:rsidR="007C620B">
        <w:rPr>
          <w:noProof/>
        </w:rPr>
        <w:t xml:space="preserve">in this diagram </w:t>
      </w:r>
      <w:r>
        <w:rPr>
          <w:noProof/>
        </w:rPr>
        <w:t>are:</w:t>
      </w:r>
    </w:p>
    <w:p w14:paraId="26DDD556" w14:textId="68EF1A81" w:rsidR="005A4AE0" w:rsidRDefault="00195090" w:rsidP="0094648D">
      <w:pPr>
        <w:pStyle w:val="NormalPACKT"/>
        <w:numPr>
          <w:ilvl w:val="2"/>
          <w:numId w:val="11"/>
        </w:numPr>
        <w:tabs>
          <w:tab w:val="clear" w:pos="2727"/>
        </w:tabs>
        <w:ind w:left="426"/>
      </w:pPr>
      <w:r w:rsidRPr="000D3367">
        <w:rPr>
          <w:b/>
          <w:bCs/>
        </w:rPr>
        <w:t>Operating System</w:t>
      </w:r>
      <w:r w:rsidR="001E2198">
        <w:t>:</w:t>
      </w:r>
      <w:r w:rsidRPr="00167A38">
        <w:t xml:space="preserve"> </w:t>
      </w:r>
      <w:r w:rsidR="001E2198">
        <w:t>T</w:t>
      </w:r>
      <w:r>
        <w:t xml:space="preserve">he .NET story begins with the operating system. </w:t>
      </w:r>
      <w:r w:rsidR="00FD0059">
        <w:t>The operating system provides the fundamental operations of your computer. .NET leverages the OS components. The .NET team support</w:t>
      </w:r>
      <w:r w:rsidR="007619D4">
        <w:t>s</w:t>
      </w:r>
      <w:r w:rsidR="00FD0059">
        <w:t xml:space="preserve"> .NET 5.0, the basis for PowerShell, on </w:t>
      </w:r>
      <w:r w:rsidRPr="00167A38">
        <w:t xml:space="preserve">Windows, </w:t>
      </w:r>
      <w:r w:rsidR="0029003F">
        <w:t>Linux, and</w:t>
      </w:r>
      <w:r w:rsidR="00FD0059">
        <w:t xml:space="preserve"> Apple</w:t>
      </w:r>
      <w:r w:rsidR="0029003F">
        <w:t xml:space="preserve"> Mac.</w:t>
      </w:r>
      <w:r w:rsidR="00FD0059">
        <w:t xml:space="preserve"> </w:t>
      </w:r>
      <w:r w:rsidR="000E0016">
        <w:t>.NET also runs on the ARM platform</w:t>
      </w:r>
      <w:r w:rsidR="001E2198">
        <w:t>,</w:t>
      </w:r>
      <w:r w:rsidR="000E0016">
        <w:t xml:space="preserve"> which enables</w:t>
      </w:r>
      <w:r w:rsidR="005A4AE0">
        <w:t xml:space="preserve"> </w:t>
      </w:r>
      <w:r w:rsidR="000E0016">
        <w:t>you to get PowerS</w:t>
      </w:r>
      <w:r w:rsidR="005A4AE0">
        <w:t>h</w:t>
      </w:r>
      <w:r w:rsidR="000E0016">
        <w:t xml:space="preserve">ell on ARM. </w:t>
      </w:r>
      <w:r w:rsidR="00D833BA">
        <w:t xml:space="preserve">For a full list of </w:t>
      </w:r>
      <w:r w:rsidR="008E47A4">
        <w:t>o</w:t>
      </w:r>
      <w:r w:rsidR="00D833BA">
        <w:t>perating systems</w:t>
      </w:r>
      <w:r w:rsidR="007C620B">
        <w:t xml:space="preserve"> </w:t>
      </w:r>
      <w:r w:rsidR="001E2198">
        <w:t xml:space="preserve">that </w:t>
      </w:r>
      <w:r w:rsidR="007C620B">
        <w:t>support PowerShell 7</w:t>
      </w:r>
      <w:r w:rsidR="00D833BA">
        <w:t xml:space="preserve">, see </w:t>
      </w:r>
      <w:r w:rsidR="005A4AE0" w:rsidRPr="005A4AE0">
        <w:rPr>
          <w:rStyle w:val="URLPACKT"/>
        </w:rPr>
        <w:t>https://github.com/dotnet/core/blob/master/release-notes/5.0/5.0-supported-os.md</w:t>
      </w:r>
      <w:r w:rsidR="00D833BA">
        <w:t>.</w:t>
      </w:r>
    </w:p>
    <w:p w14:paraId="748977D0" w14:textId="75D45059" w:rsidR="00195090" w:rsidRPr="007C115E" w:rsidRDefault="00195090" w:rsidP="0094648D">
      <w:pPr>
        <w:pStyle w:val="NormalPACKT"/>
        <w:numPr>
          <w:ilvl w:val="2"/>
          <w:numId w:val="11"/>
        </w:numPr>
        <w:tabs>
          <w:tab w:val="clear" w:pos="2727"/>
        </w:tabs>
        <w:ind w:left="426"/>
      </w:pPr>
      <w:r w:rsidRPr="000D3367">
        <w:rPr>
          <w:b/>
          <w:bCs/>
          <w:snapToGrid w:val="0"/>
        </w:rPr>
        <w:t>Common Language Runtime (CLR)</w:t>
      </w:r>
      <w:r w:rsidR="001E2198">
        <w:rPr>
          <w:snapToGrid w:val="0"/>
        </w:rPr>
        <w:t>:</w:t>
      </w:r>
      <w:r w:rsidRPr="000D3367">
        <w:rPr>
          <w:snapToGrid w:val="0"/>
        </w:rPr>
        <w:t xml:space="preserve"> </w:t>
      </w:r>
      <w:r w:rsidR="001E2198">
        <w:rPr>
          <w:snapToGrid w:val="0"/>
        </w:rPr>
        <w:t>T</w:t>
      </w:r>
      <w:r w:rsidRPr="000D3367">
        <w:rPr>
          <w:snapToGrid w:val="0"/>
        </w:rPr>
        <w:t>he CLR is the core of .NET, the managed code environment in which al</w:t>
      </w:r>
      <w:r w:rsidRPr="001246B5">
        <w:rPr>
          <w:snapToGrid w:val="0"/>
        </w:rPr>
        <w:t>l .NET applications run</w:t>
      </w:r>
      <w:r w:rsidR="00FD0059" w:rsidRPr="001246B5">
        <w:rPr>
          <w:snapToGrid w:val="0"/>
        </w:rPr>
        <w:t xml:space="preserve"> (including PowerShell)</w:t>
      </w:r>
      <w:r w:rsidRPr="001246B5">
        <w:rPr>
          <w:snapToGrid w:val="0"/>
        </w:rPr>
        <w:t xml:space="preserve">. </w:t>
      </w:r>
      <w:r w:rsidRPr="000D3367">
        <w:rPr>
          <w:snapToGrid w:val="0"/>
        </w:rPr>
        <w:t>The CLR man</w:t>
      </w:r>
      <w:r w:rsidRPr="001246B5">
        <w:rPr>
          <w:snapToGrid w:val="0"/>
        </w:rPr>
        <w:t>ages memory, threads, objects, resource allocation/de-allocation, and garbage collection.</w:t>
      </w:r>
      <w:r w:rsidR="001246B5" w:rsidRPr="001246B5">
        <w:t xml:space="preserve"> </w:t>
      </w:r>
      <w:r w:rsidR="001246B5">
        <w:t xml:space="preserve">For an overview of the CLR, see </w:t>
      </w:r>
      <w:r w:rsidR="001246B5" w:rsidRPr="005855D8">
        <w:rPr>
          <w:rStyle w:val="URLPACKT"/>
        </w:rPr>
        <w:t>https://docs.microsoft.com/dotnet/standard/clr/</w:t>
      </w:r>
      <w:r w:rsidR="001246B5">
        <w:t>.</w:t>
      </w:r>
      <w:r w:rsidR="007C620B" w:rsidRPr="000D3367">
        <w:rPr>
          <w:snapToGrid w:val="0"/>
        </w:rPr>
        <w:t xml:space="preserve"> For PowerShell user</w:t>
      </w:r>
      <w:r w:rsidR="001E2198">
        <w:rPr>
          <w:snapToGrid w:val="0"/>
        </w:rPr>
        <w:t>s</w:t>
      </w:r>
      <w:r w:rsidR="007C620B" w:rsidRPr="000D3367">
        <w:rPr>
          <w:snapToGrid w:val="0"/>
        </w:rPr>
        <w:t xml:space="preserve">, the CLR </w:t>
      </w:r>
      <w:r w:rsidR="001E2198">
        <w:rPr>
          <w:snapToGrid w:val="0"/>
        </w:rPr>
        <w:t>“</w:t>
      </w:r>
      <w:r w:rsidR="007C620B" w:rsidRPr="000D3367">
        <w:rPr>
          <w:snapToGrid w:val="0"/>
        </w:rPr>
        <w:t>just works</w:t>
      </w:r>
      <w:r w:rsidR="001E2198">
        <w:rPr>
          <w:snapToGrid w:val="0"/>
        </w:rPr>
        <w:t>”</w:t>
      </w:r>
      <w:r w:rsidR="007C620B" w:rsidRPr="000D3367">
        <w:rPr>
          <w:snapToGrid w:val="0"/>
        </w:rPr>
        <w:t>.</w:t>
      </w:r>
      <w:r w:rsidR="000E0016">
        <w:rPr>
          <w:snapToGrid w:val="0"/>
        </w:rPr>
        <w:t xml:space="preserve"> </w:t>
      </w:r>
    </w:p>
    <w:p w14:paraId="67A327A2" w14:textId="7DE69AF0" w:rsidR="00E21175" w:rsidRPr="00600891" w:rsidRDefault="00E21175" w:rsidP="00EA7CEA">
      <w:pPr>
        <w:pStyle w:val="NormalPACKT"/>
        <w:numPr>
          <w:ilvl w:val="2"/>
          <w:numId w:val="11"/>
        </w:numPr>
        <w:tabs>
          <w:tab w:val="clear" w:pos="2727"/>
        </w:tabs>
        <w:ind w:left="426"/>
      </w:pPr>
      <w:r w:rsidRPr="00D833BA">
        <w:rPr>
          <w:b/>
          <w:bCs/>
          <w:snapToGrid w:val="0"/>
        </w:rPr>
        <w:t>Base Class Libraries</w:t>
      </w:r>
      <w:r w:rsidRPr="00D833BA">
        <w:rPr>
          <w:snapToGrid w:val="0"/>
        </w:rPr>
        <w:t xml:space="preserve"> </w:t>
      </w:r>
      <w:r w:rsidRPr="00D833BA">
        <w:rPr>
          <w:b/>
          <w:bCs/>
          <w:snapToGrid w:val="0"/>
        </w:rPr>
        <w:t>(BCLs)</w:t>
      </w:r>
      <w:r w:rsidR="001E2198">
        <w:rPr>
          <w:snapToGrid w:val="0"/>
        </w:rPr>
        <w:t>:</w:t>
      </w:r>
      <w:r w:rsidRPr="00D833BA">
        <w:rPr>
          <w:snapToGrid w:val="0"/>
        </w:rPr>
        <w:t xml:space="preserve"> .NET comes with a large number of base class libraries, the fundamental built-in features that developers use to build .NET applications. </w:t>
      </w:r>
      <w:r w:rsidR="007C620B">
        <w:rPr>
          <w:snapToGrid w:val="0"/>
        </w:rPr>
        <w:t xml:space="preserve">Each BCL is a </w:t>
      </w:r>
      <w:r w:rsidRPr="00D833BA">
        <w:rPr>
          <w:snapToGrid w:val="0"/>
        </w:rPr>
        <w:t>DLL</w:t>
      </w:r>
      <w:r w:rsidR="007C620B">
        <w:rPr>
          <w:snapToGrid w:val="0"/>
        </w:rPr>
        <w:t xml:space="preserve"> which </w:t>
      </w:r>
      <w:r w:rsidR="00EA7CEA">
        <w:rPr>
          <w:snapToGrid w:val="0"/>
        </w:rPr>
        <w:t>contain</w:t>
      </w:r>
      <w:r w:rsidR="007C620B">
        <w:rPr>
          <w:snapToGrid w:val="0"/>
        </w:rPr>
        <w:t>s</w:t>
      </w:r>
      <w:r w:rsidR="00EA7CEA">
        <w:rPr>
          <w:snapToGrid w:val="0"/>
        </w:rPr>
        <w:t xml:space="preserve"> .NET classes and types. When </w:t>
      </w:r>
      <w:r w:rsidR="00EA7CEA">
        <w:t>you install PowerShell, the installer adds the</w:t>
      </w:r>
      <w:r w:rsidR="00536467">
        <w:t xml:space="preserve"> </w:t>
      </w:r>
      <w:r w:rsidRPr="00EA7CEA">
        <w:rPr>
          <w:snapToGrid w:val="0"/>
        </w:rPr>
        <w:t xml:space="preserve">.NET Framework </w:t>
      </w:r>
      <w:r w:rsidR="00EA7CEA">
        <w:rPr>
          <w:snapToGrid w:val="0"/>
        </w:rPr>
        <w:t xml:space="preserve">components into </w:t>
      </w:r>
      <w:r w:rsidRPr="00EA7CEA">
        <w:rPr>
          <w:snapToGrid w:val="0"/>
        </w:rPr>
        <w:t>PowerShell</w:t>
      </w:r>
      <w:r w:rsidR="003D7098">
        <w:rPr>
          <w:snapToGrid w:val="0"/>
        </w:rPr>
        <w:t>’</w:t>
      </w:r>
      <w:r w:rsidRPr="00EA7CEA">
        <w:rPr>
          <w:snapToGrid w:val="0"/>
        </w:rPr>
        <w:t>s installation folder. PowerShell developers use these libraries to implement PowerShell cmdlets</w:t>
      </w:r>
      <w:r w:rsidR="007C620B">
        <w:rPr>
          <w:snapToGrid w:val="0"/>
        </w:rPr>
        <w:t>. You can also call classes in the BCL</w:t>
      </w:r>
      <w:r w:rsidR="00EA7CEA">
        <w:rPr>
          <w:snapToGrid w:val="0"/>
        </w:rPr>
        <w:t xml:space="preserve"> directly</w:t>
      </w:r>
      <w:r w:rsidR="007C620B">
        <w:rPr>
          <w:snapToGrid w:val="0"/>
        </w:rPr>
        <w:t xml:space="preserve"> from within PowerShell.</w:t>
      </w:r>
      <w:r w:rsidR="000E0016">
        <w:rPr>
          <w:snapToGrid w:val="0"/>
        </w:rPr>
        <w:t xml:space="preserve"> It is the BCLs that enable you to reach into .NET</w:t>
      </w:r>
      <w:r w:rsidR="008862F8">
        <w:rPr>
          <w:snapToGrid w:val="0"/>
        </w:rPr>
        <w:t>.</w:t>
      </w:r>
    </w:p>
    <w:p w14:paraId="262B803B" w14:textId="5D9FBBA9" w:rsidR="00600891" w:rsidRDefault="00600891" w:rsidP="0029003F">
      <w:pPr>
        <w:pStyle w:val="NormalPACKT"/>
        <w:numPr>
          <w:ilvl w:val="2"/>
          <w:numId w:val="11"/>
        </w:numPr>
        <w:tabs>
          <w:tab w:val="clear" w:pos="2727"/>
        </w:tabs>
        <w:ind w:left="426"/>
        <w:rPr>
          <w:snapToGrid w:val="0"/>
        </w:rPr>
      </w:pPr>
      <w:r w:rsidRPr="00615460">
        <w:rPr>
          <w:b/>
          <w:bCs/>
          <w:snapToGrid w:val="0"/>
        </w:rPr>
        <w:t>WMI, COM, W</w:t>
      </w:r>
      <w:r w:rsidR="0092031C">
        <w:rPr>
          <w:b/>
          <w:bCs/>
          <w:snapToGrid w:val="0"/>
        </w:rPr>
        <w:t>in</w:t>
      </w:r>
      <w:r w:rsidRPr="00615460">
        <w:rPr>
          <w:b/>
          <w:bCs/>
          <w:snapToGrid w:val="0"/>
        </w:rPr>
        <w:t>32</w:t>
      </w:r>
      <w:r w:rsidR="001E2198">
        <w:rPr>
          <w:snapToGrid w:val="0"/>
        </w:rPr>
        <w:t>:</w:t>
      </w:r>
      <w:r>
        <w:rPr>
          <w:snapToGrid w:val="0"/>
        </w:rPr>
        <w:t xml:space="preserve"> </w:t>
      </w:r>
      <w:r w:rsidR="001E2198">
        <w:rPr>
          <w:snapToGrid w:val="0"/>
        </w:rPr>
        <w:t>T</w:t>
      </w:r>
      <w:r>
        <w:rPr>
          <w:snapToGrid w:val="0"/>
        </w:rPr>
        <w:t xml:space="preserve">hese are traditional application development technologies which you can access via PowerShell. </w:t>
      </w:r>
      <w:r w:rsidR="00506437">
        <w:rPr>
          <w:snapToGrid w:val="0"/>
        </w:rPr>
        <w:t>Within PowerShell, y</w:t>
      </w:r>
      <w:r w:rsidR="00615460">
        <w:rPr>
          <w:snapToGrid w:val="0"/>
        </w:rPr>
        <w:t>ou can run programs that use these technologies</w:t>
      </w:r>
      <w:r w:rsidR="000D3367">
        <w:rPr>
          <w:snapToGrid w:val="0"/>
        </w:rPr>
        <w:t>,</w:t>
      </w:r>
      <w:r w:rsidR="00615460">
        <w:rPr>
          <w:snapToGrid w:val="0"/>
        </w:rPr>
        <w:t xml:space="preserve"> as well as access them</w:t>
      </w:r>
      <w:r w:rsidR="00506437">
        <w:rPr>
          <w:snapToGrid w:val="0"/>
        </w:rPr>
        <w:t xml:space="preserve"> from the console or via a script.</w:t>
      </w:r>
      <w:r w:rsidR="007C620B">
        <w:rPr>
          <w:snapToGrid w:val="0"/>
        </w:rPr>
        <w:t xml:space="preserve"> Your scripts can be a mixture of </w:t>
      </w:r>
      <w:r w:rsidR="000E0016">
        <w:rPr>
          <w:snapToGrid w:val="0"/>
        </w:rPr>
        <w:t xml:space="preserve">cmdlets, </w:t>
      </w:r>
      <w:r w:rsidR="007C620B">
        <w:rPr>
          <w:snapToGrid w:val="0"/>
        </w:rPr>
        <w:t>.NET, WMI, COM, and Win32 if necessary.</w:t>
      </w:r>
      <w:r w:rsidR="000E0016">
        <w:rPr>
          <w:snapToGrid w:val="0"/>
        </w:rPr>
        <w:t xml:space="preserve"> </w:t>
      </w:r>
    </w:p>
    <w:p w14:paraId="28FB82AA" w14:textId="16BEFF9C" w:rsidR="00195090" w:rsidRDefault="00195090" w:rsidP="00600891">
      <w:pPr>
        <w:pStyle w:val="NormalPACKT"/>
        <w:numPr>
          <w:ilvl w:val="2"/>
          <w:numId w:val="11"/>
        </w:numPr>
        <w:tabs>
          <w:tab w:val="clear" w:pos="2727"/>
        </w:tabs>
        <w:ind w:left="426"/>
        <w:rPr>
          <w:snapToGrid w:val="0"/>
        </w:rPr>
      </w:pPr>
      <w:r w:rsidRPr="0033620C">
        <w:rPr>
          <w:b/>
          <w:bCs/>
          <w:snapToGrid w:val="0"/>
        </w:rPr>
        <w:t>Languages</w:t>
      </w:r>
      <w:r w:rsidR="001E2198">
        <w:rPr>
          <w:snapToGrid w:val="0"/>
        </w:rPr>
        <w:t>:</w:t>
      </w:r>
      <w:r w:rsidRPr="0033620C">
        <w:rPr>
          <w:snapToGrid w:val="0"/>
        </w:rPr>
        <w:t xml:space="preserve"> </w:t>
      </w:r>
      <w:r w:rsidR="001E2198">
        <w:rPr>
          <w:snapToGrid w:val="0"/>
        </w:rPr>
        <w:t>T</w:t>
      </w:r>
      <w:r w:rsidRPr="0033620C">
        <w:rPr>
          <w:snapToGrid w:val="0"/>
        </w:rPr>
        <w:t xml:space="preserve">his is the language that </w:t>
      </w:r>
      <w:r w:rsidR="0033620C" w:rsidRPr="0033620C">
        <w:rPr>
          <w:snapToGrid w:val="0"/>
        </w:rPr>
        <w:t xml:space="preserve">a </w:t>
      </w:r>
      <w:r w:rsidR="000E0016">
        <w:rPr>
          <w:snapToGrid w:val="0"/>
        </w:rPr>
        <w:t xml:space="preserve">cmdlet and application </w:t>
      </w:r>
      <w:r w:rsidRPr="0033620C">
        <w:rPr>
          <w:snapToGrid w:val="0"/>
        </w:rPr>
        <w:t xml:space="preserve">developer </w:t>
      </w:r>
      <w:proofErr w:type="gramStart"/>
      <w:r w:rsidRPr="0033620C">
        <w:rPr>
          <w:snapToGrid w:val="0"/>
        </w:rPr>
        <w:t>uses</w:t>
      </w:r>
      <w:proofErr w:type="gramEnd"/>
      <w:r w:rsidRPr="0033620C">
        <w:rPr>
          <w:snapToGrid w:val="0"/>
        </w:rPr>
        <w:t xml:space="preserve"> to develop </w:t>
      </w:r>
      <w:r w:rsidR="0033620C" w:rsidRPr="0033620C">
        <w:rPr>
          <w:snapToGrid w:val="0"/>
        </w:rPr>
        <w:t xml:space="preserve">PowerShell </w:t>
      </w:r>
      <w:r w:rsidR="0092031C">
        <w:rPr>
          <w:snapToGrid w:val="0"/>
        </w:rPr>
        <w:t>cmdlets</w:t>
      </w:r>
      <w:r w:rsidRPr="0033620C">
        <w:rPr>
          <w:snapToGrid w:val="0"/>
        </w:rPr>
        <w:t>. You can use a</w:t>
      </w:r>
      <w:r w:rsidR="00EA7CEA">
        <w:rPr>
          <w:snapToGrid w:val="0"/>
        </w:rPr>
        <w:t>n extensiv</w:t>
      </w:r>
      <w:r w:rsidRPr="0033620C">
        <w:rPr>
          <w:snapToGrid w:val="0"/>
        </w:rPr>
        <w:t>e variety of languages, based on your preferences and skill</w:t>
      </w:r>
      <w:r w:rsidR="007C620B">
        <w:rPr>
          <w:snapToGrid w:val="0"/>
        </w:rPr>
        <w:t xml:space="preserve"> </w:t>
      </w:r>
      <w:r w:rsidRPr="0033620C">
        <w:rPr>
          <w:snapToGrid w:val="0"/>
        </w:rPr>
        <w:t>set</w:t>
      </w:r>
      <w:r w:rsidR="007C620B">
        <w:rPr>
          <w:snapToGrid w:val="0"/>
        </w:rPr>
        <w:t>. M</w:t>
      </w:r>
      <w:r w:rsidR="0033620C" w:rsidRPr="0033620C">
        <w:rPr>
          <w:snapToGrid w:val="0"/>
        </w:rPr>
        <w:t xml:space="preserve">ost </w:t>
      </w:r>
      <w:r w:rsidR="0092031C">
        <w:rPr>
          <w:snapToGrid w:val="0"/>
        </w:rPr>
        <w:t xml:space="preserve">cmdlet </w:t>
      </w:r>
      <w:r w:rsidRPr="0033620C">
        <w:rPr>
          <w:snapToGrid w:val="0"/>
        </w:rPr>
        <w:t xml:space="preserve">developers use </w:t>
      </w:r>
      <w:r w:rsidR="0033620C" w:rsidRPr="0033620C">
        <w:rPr>
          <w:snapToGrid w:val="0"/>
        </w:rPr>
        <w:t>C</w:t>
      </w:r>
      <w:r w:rsidRPr="0033620C">
        <w:rPr>
          <w:snapToGrid w:val="0"/>
        </w:rPr>
        <w:t>#</w:t>
      </w:r>
      <w:r w:rsidR="00A708A2">
        <w:rPr>
          <w:snapToGrid w:val="0"/>
        </w:rPr>
        <w:t>,</w:t>
      </w:r>
      <w:r w:rsidR="007C620B">
        <w:rPr>
          <w:snapToGrid w:val="0"/>
        </w:rPr>
        <w:t xml:space="preserve"> although using any .NET supported language would work</w:t>
      </w:r>
      <w:r w:rsidR="005D0711">
        <w:rPr>
          <w:snapToGrid w:val="0"/>
        </w:rPr>
        <w:t>,</w:t>
      </w:r>
      <w:r w:rsidR="000D3367">
        <w:rPr>
          <w:snapToGrid w:val="0"/>
        </w:rPr>
        <w:t xml:space="preserve"> such as VB.Net</w:t>
      </w:r>
      <w:r w:rsidR="007C620B">
        <w:rPr>
          <w:snapToGrid w:val="0"/>
        </w:rPr>
        <w:t>.</w:t>
      </w:r>
      <w:r w:rsidR="001246B5">
        <w:rPr>
          <w:snapToGrid w:val="0"/>
        </w:rPr>
        <w:t xml:space="preserve"> The original PowerShell development team designed </w:t>
      </w:r>
      <w:r w:rsidR="00416613">
        <w:rPr>
          <w:snapToGrid w:val="0"/>
        </w:rPr>
        <w:t xml:space="preserve">the PowerShell </w:t>
      </w:r>
      <w:r w:rsidR="001246B5">
        <w:rPr>
          <w:snapToGrid w:val="0"/>
        </w:rPr>
        <w:t>language based on C#. You can describe PowerShell as on the glide</w:t>
      </w:r>
      <w:r w:rsidR="006D5227">
        <w:rPr>
          <w:snapToGrid w:val="0"/>
        </w:rPr>
        <w:t xml:space="preserve"> </w:t>
      </w:r>
      <w:r w:rsidR="001246B5">
        <w:rPr>
          <w:snapToGrid w:val="0"/>
        </w:rPr>
        <w:t>scope down to C#.</w:t>
      </w:r>
      <w:r w:rsidR="00416613">
        <w:rPr>
          <w:snapToGrid w:val="0"/>
        </w:rPr>
        <w:t xml:space="preserve"> This is useful since there is a lot of documentation with examples in C#.</w:t>
      </w:r>
    </w:p>
    <w:p w14:paraId="4050F242" w14:textId="3860C77C" w:rsidR="009E0DD5" w:rsidRPr="00103CD6" w:rsidRDefault="0033620C" w:rsidP="007701D1">
      <w:pPr>
        <w:pStyle w:val="NormalPACKT"/>
        <w:numPr>
          <w:ilvl w:val="2"/>
          <w:numId w:val="11"/>
        </w:numPr>
        <w:tabs>
          <w:tab w:val="clear" w:pos="2727"/>
        </w:tabs>
        <w:ind w:left="426"/>
        <w:rPr>
          <w:snapToGrid w:val="0"/>
        </w:rPr>
      </w:pPr>
      <w:r w:rsidRPr="0033620C">
        <w:rPr>
          <w:b/>
          <w:bCs/>
          <w:snapToGrid w:val="0"/>
        </w:rPr>
        <w:t>PowerShell</w:t>
      </w:r>
      <w:r w:rsidR="001E2198">
        <w:rPr>
          <w:snapToGrid w:val="0"/>
        </w:rPr>
        <w:t>:</w:t>
      </w:r>
      <w:r>
        <w:rPr>
          <w:snapToGrid w:val="0"/>
        </w:rPr>
        <w:t xml:space="preserve"> PowerShell sits on top of these other components. From PowerShell, you can use cmdlets developed using a supported language</w:t>
      </w:r>
      <w:r w:rsidR="00EA70E9">
        <w:rPr>
          <w:snapToGrid w:val="0"/>
        </w:rPr>
        <w:t>,</w:t>
      </w:r>
      <w:r>
        <w:rPr>
          <w:snapToGrid w:val="0"/>
        </w:rPr>
        <w:t xml:space="preserve"> </w:t>
      </w:r>
      <w:r w:rsidR="00EA70E9">
        <w:rPr>
          <w:snapToGrid w:val="0"/>
        </w:rPr>
        <w:t>a</w:t>
      </w:r>
      <w:r w:rsidR="0092031C">
        <w:rPr>
          <w:snapToGrid w:val="0"/>
        </w:rPr>
        <w:t>nd you can use both BCL and WMI/COM/Win32 as well.</w:t>
      </w:r>
    </w:p>
    <w:p w14:paraId="4E8AA99A" w14:textId="4F2463E3" w:rsidR="00ED730E" w:rsidRDefault="00ED730E" w:rsidP="003B220C">
      <w:pPr>
        <w:pStyle w:val="NormalPACKT"/>
      </w:pPr>
      <w:r>
        <w:t>For the most part, moving to .NET 5</w:t>
      </w:r>
      <w:r w:rsidR="00103CD6">
        <w:t xml:space="preserve"> </w:t>
      </w:r>
      <w:r>
        <w:t>with respect to PowerShell is more or less transparent</w:t>
      </w:r>
      <w:r w:rsidR="00103CD6">
        <w:t>,</w:t>
      </w:r>
      <w:r>
        <w:t xml:space="preserve"> although not totally. </w:t>
      </w:r>
      <w:r w:rsidRPr="00F722D9">
        <w:t>One thing that</w:t>
      </w:r>
      <w:r w:rsidR="003D7098">
        <w:t>’</w:t>
      </w:r>
      <w:r w:rsidRPr="00F722D9">
        <w:t>s changed in .NET 5 is</w:t>
      </w:r>
      <w:r>
        <w:t xml:space="preserve"> it </w:t>
      </w:r>
      <w:r w:rsidRPr="00F722D9">
        <w:t>drop</w:t>
      </w:r>
      <w:r>
        <w:t xml:space="preserve">s </w:t>
      </w:r>
      <w:r w:rsidRPr="00F722D9">
        <w:t xml:space="preserve">support </w:t>
      </w:r>
      <w:r w:rsidRPr="00F722D9">
        <w:lastRenderedPageBreak/>
        <w:t>for a lot of WinRT APIs</w:t>
      </w:r>
      <w:r>
        <w:t>. The .NET team did this</w:t>
      </w:r>
      <w:r w:rsidRPr="00F722D9">
        <w:t xml:space="preserve"> to boost cross</w:t>
      </w:r>
      <w:r w:rsidR="00103CD6">
        <w:t>-</w:t>
      </w:r>
      <w:r w:rsidRPr="00F722D9">
        <w:t>plat</w:t>
      </w:r>
      <w:r>
        <w:t>form</w:t>
      </w:r>
      <w:r w:rsidRPr="00F722D9">
        <w:t xml:space="preserve"> support</w:t>
      </w:r>
      <w:r>
        <w:t>. However, this means that any module</w:t>
      </w:r>
      <w:r w:rsidR="001B3646">
        <w:t xml:space="preserve"> </w:t>
      </w:r>
      <w:r w:rsidR="00F4458C">
        <w:t>that relied o</w:t>
      </w:r>
      <w:r w:rsidRPr="00F722D9">
        <w:t>n the</w:t>
      </w:r>
      <w:r>
        <w:t>se APIs</w:t>
      </w:r>
      <w:r w:rsidR="001B3646">
        <w:t>, such as the Appx module</w:t>
      </w:r>
      <w:r w:rsidR="000F4EF7">
        <w:t xml:space="preserve"> (</w:t>
      </w:r>
      <w:r w:rsidR="000F4EF7" w:rsidRPr="000F4EF7">
        <w:rPr>
          <w:rStyle w:val="URLPACKT"/>
        </w:rPr>
        <w:t>https://github.com/PowerShell/PowerShell/issues/13138</w:t>
      </w:r>
      <w:r w:rsidR="000F4EF7">
        <w:t>)</w:t>
      </w:r>
      <w:r w:rsidR="001B3646">
        <w:t>,</w:t>
      </w:r>
      <w:r>
        <w:t xml:space="preserve"> is n</w:t>
      </w:r>
      <w:r w:rsidRPr="00F722D9">
        <w:t>o longer compatible in P</w:t>
      </w:r>
      <w:r w:rsidR="00AB37E9">
        <w:t>owerShell</w:t>
      </w:r>
      <w:r w:rsidRPr="00F722D9">
        <w:t xml:space="preserve"> 7.1 (when they were in PS7)</w:t>
      </w:r>
      <w:r w:rsidR="00AB37E9">
        <w:t>,</w:t>
      </w:r>
      <w:r>
        <w:t xml:space="preserve"> although they can be used via the Windows PowerShell compatibility solut</w:t>
      </w:r>
      <w:r w:rsidR="00F4458C">
        <w:t>ion</w:t>
      </w:r>
      <w:r>
        <w:t xml:space="preserve"> described in </w:t>
      </w:r>
      <w:r w:rsidRPr="003B220C">
        <w:rPr>
          <w:rStyle w:val="ChapterrefPACKT0"/>
        </w:rPr>
        <w:t>Chapter 3</w:t>
      </w:r>
      <w:r w:rsidR="00680798" w:rsidRPr="005876A6">
        <w:t xml:space="preserve">, </w:t>
      </w:r>
      <w:r w:rsidR="00680798" w:rsidRPr="003B220C">
        <w:rPr>
          <w:rStyle w:val="ChapterrefPACKT0"/>
        </w:rPr>
        <w:t>Exploring Compatibility with Windows PowerShell</w:t>
      </w:r>
      <w:r>
        <w:t>.</w:t>
      </w:r>
    </w:p>
    <w:p w14:paraId="19FE55C2" w14:textId="27FF293F" w:rsidR="00313E09" w:rsidRDefault="008E47A4" w:rsidP="00EA7CEA">
      <w:r>
        <w:t>In this chapter, you examine the assemblies that make</w:t>
      </w:r>
      <w:r w:rsidR="004C124D">
        <w:t xml:space="preserve"> </w:t>
      </w:r>
      <w:r>
        <w:t>up PowerShell 7.1. You then look at both the classes provided by .NET and how to leverage the methods provided by .NET. You also look at creating a simple C# extension</w:t>
      </w:r>
      <w:r w:rsidR="00313E09">
        <w:t xml:space="preserve"> and creating a PowerShell cmdlet</w:t>
      </w:r>
      <w:r w:rsidR="004B527D">
        <w:t>.</w:t>
      </w:r>
    </w:p>
    <w:p w14:paraId="24D0931E" w14:textId="4F304760" w:rsidR="00AC0E66" w:rsidRDefault="00AC0E66" w:rsidP="00AC0E66">
      <w:pPr>
        <w:pStyle w:val="Heading1"/>
        <w:tabs>
          <w:tab w:val="left" w:pos="0"/>
        </w:tabs>
      </w:pPr>
      <w:r>
        <w:t xml:space="preserve">Exploring .NET </w:t>
      </w:r>
      <w:r w:rsidR="00CB38C8">
        <w:t>a</w:t>
      </w:r>
      <w:r>
        <w:t>ssemblies</w:t>
      </w:r>
    </w:p>
    <w:p w14:paraId="56E4D425" w14:textId="698D7C0B" w:rsidR="00614527" w:rsidRDefault="00EA7CEA" w:rsidP="00EA7CEA">
      <w:pPr>
        <w:pStyle w:val="NormalPACKT"/>
        <w:rPr>
          <w:lang w:val="en-GB"/>
        </w:rPr>
      </w:pPr>
      <w:r>
        <w:rPr>
          <w:lang w:val="en-GB"/>
        </w:rPr>
        <w:t xml:space="preserve">With .NET, an assembly </w:t>
      </w:r>
      <w:r w:rsidR="00614527">
        <w:rPr>
          <w:lang w:val="en-GB"/>
        </w:rPr>
        <w:t>holds</w:t>
      </w:r>
      <w:r>
        <w:rPr>
          <w:lang w:val="en-GB"/>
        </w:rPr>
        <w:t xml:space="preserve"> compiled code which .NET can run</w:t>
      </w:r>
      <w:r w:rsidR="00416613">
        <w:rPr>
          <w:lang w:val="en-GB"/>
        </w:rPr>
        <w:t xml:space="preserve">. An assembly </w:t>
      </w:r>
      <w:r w:rsidR="00614527">
        <w:rPr>
          <w:lang w:val="en-GB"/>
        </w:rPr>
        <w:t>can either</w:t>
      </w:r>
      <w:r w:rsidR="009E4D2A">
        <w:rPr>
          <w:lang w:val="en-GB"/>
        </w:rPr>
        <w:t xml:space="preserve"> be</w:t>
      </w:r>
      <w:r w:rsidR="00614527">
        <w:rPr>
          <w:lang w:val="en-GB"/>
        </w:rPr>
        <w:t xml:space="preserve"> a </w:t>
      </w:r>
      <w:r w:rsidR="00614527" w:rsidRPr="000D4B81">
        <w:rPr>
          <w:b/>
          <w:bCs/>
          <w:lang w:val="en-GB"/>
        </w:rPr>
        <w:t>Dynamic Link Library</w:t>
      </w:r>
      <w:r w:rsidR="00614527">
        <w:rPr>
          <w:lang w:val="en-GB"/>
        </w:rPr>
        <w:t xml:space="preserve"> (</w:t>
      </w:r>
      <w:r w:rsidR="00614527" w:rsidRPr="000D4B81">
        <w:rPr>
          <w:b/>
          <w:bCs/>
          <w:lang w:val="en-GB"/>
        </w:rPr>
        <w:t>DLL</w:t>
      </w:r>
      <w:r w:rsidR="00614527">
        <w:rPr>
          <w:lang w:val="en-GB"/>
        </w:rPr>
        <w:t>) or an executable. Cmdlets and .NET classes are contained in DLLs</w:t>
      </w:r>
      <w:r w:rsidR="005601AD">
        <w:rPr>
          <w:lang w:val="en-GB"/>
        </w:rPr>
        <w:t>,</w:t>
      </w:r>
      <w:r w:rsidR="00614527">
        <w:rPr>
          <w:lang w:val="en-GB"/>
        </w:rPr>
        <w:t xml:space="preserve"> as you see in this recipe. </w:t>
      </w:r>
      <w:r>
        <w:rPr>
          <w:lang w:val="en-GB"/>
        </w:rPr>
        <w:t xml:space="preserve">Each assembly </w:t>
      </w:r>
      <w:r w:rsidR="00614527">
        <w:rPr>
          <w:lang w:val="en-GB"/>
        </w:rPr>
        <w:t xml:space="preserve">also </w:t>
      </w:r>
      <w:r>
        <w:rPr>
          <w:lang w:val="en-GB"/>
        </w:rPr>
        <w:t xml:space="preserve">contains a manifest which describes what is in the assembly, along with compiled code. </w:t>
      </w:r>
    </w:p>
    <w:p w14:paraId="3F88C546" w14:textId="6EC50002" w:rsidR="00EA7CEA" w:rsidRDefault="00EA7CEA" w:rsidP="00EA7CEA">
      <w:pPr>
        <w:pStyle w:val="NormalPACKT"/>
        <w:rPr>
          <w:lang w:val="en-GB"/>
        </w:rPr>
      </w:pPr>
      <w:r>
        <w:rPr>
          <w:lang w:val="en-GB"/>
        </w:rPr>
        <w:t xml:space="preserve">Most PowerShell modules and </w:t>
      </w:r>
      <w:r w:rsidR="007C620B">
        <w:rPr>
          <w:lang w:val="en-GB"/>
        </w:rPr>
        <w:t xml:space="preserve">commands make use of </w:t>
      </w:r>
      <w:r>
        <w:rPr>
          <w:lang w:val="en-GB"/>
        </w:rPr>
        <w:t>assemblies</w:t>
      </w:r>
      <w:r w:rsidR="007C620B">
        <w:rPr>
          <w:lang w:val="en-GB"/>
        </w:rPr>
        <w:t xml:space="preserve"> of compiled code</w:t>
      </w:r>
      <w:r>
        <w:rPr>
          <w:lang w:val="en-GB"/>
        </w:rPr>
        <w:t>.</w:t>
      </w:r>
      <w:r w:rsidR="007C620B">
        <w:rPr>
          <w:lang w:val="en-GB"/>
        </w:rPr>
        <w:t xml:space="preserve"> </w:t>
      </w:r>
      <w:r>
        <w:rPr>
          <w:lang w:val="en-GB"/>
        </w:rPr>
        <w:t>When PowerShell loads a</w:t>
      </w:r>
      <w:r w:rsidR="007C620B">
        <w:rPr>
          <w:lang w:val="en-GB"/>
        </w:rPr>
        <w:t>ny</w:t>
      </w:r>
      <w:r>
        <w:rPr>
          <w:lang w:val="en-GB"/>
        </w:rPr>
        <w:t xml:space="preserve"> module, the module manifest</w:t>
      </w:r>
      <w:r w:rsidR="00416613">
        <w:rPr>
          <w:lang w:val="en-GB"/>
        </w:rPr>
        <w:t xml:space="preserve"> (the </w:t>
      </w:r>
      <w:r w:rsidR="00416613" w:rsidRPr="00BE199C">
        <w:rPr>
          <w:rStyle w:val="CodeInTextPACKT"/>
        </w:rPr>
        <w:t>.PSD1</w:t>
      </w:r>
      <w:r w:rsidR="00416613">
        <w:rPr>
          <w:lang w:val="en-GB"/>
        </w:rPr>
        <w:t xml:space="preserve"> file)</w:t>
      </w:r>
      <w:r>
        <w:rPr>
          <w:lang w:val="en-GB"/>
        </w:rPr>
        <w:t xml:space="preserve"> lists the </w:t>
      </w:r>
      <w:r w:rsidR="00614527">
        <w:rPr>
          <w:lang w:val="en-GB"/>
        </w:rPr>
        <w:t>assemblies</w:t>
      </w:r>
      <w:r>
        <w:rPr>
          <w:lang w:val="en-GB"/>
        </w:rPr>
        <w:t xml:space="preserve"> which make up the module. For example, the </w:t>
      </w:r>
      <w:r w:rsidRPr="00EA7CEA">
        <w:rPr>
          <w:rStyle w:val="CodeInTextPACKT"/>
          <w:lang w:val="en-GB"/>
        </w:rPr>
        <w:t>Microsoft.PowerShell.Management</w:t>
      </w:r>
      <w:r>
        <w:rPr>
          <w:lang w:val="en-GB"/>
        </w:rPr>
        <w:t xml:space="preserve"> module</w:t>
      </w:r>
      <w:r w:rsidR="007C620B">
        <w:rPr>
          <w:lang w:val="en-GB"/>
        </w:rPr>
        <w:t xml:space="preserve"> </w:t>
      </w:r>
      <w:r>
        <w:rPr>
          <w:lang w:val="en-GB"/>
        </w:rPr>
        <w:t>provides many core PowerShell commands</w:t>
      </w:r>
      <w:r w:rsidR="00277C6B">
        <w:rPr>
          <w:lang w:val="en-GB"/>
        </w:rPr>
        <w:t>,</w:t>
      </w:r>
      <w:r>
        <w:rPr>
          <w:lang w:val="en-GB"/>
        </w:rPr>
        <w:t xml:space="preserve"> such as </w:t>
      </w:r>
      <w:r w:rsidRPr="00614527">
        <w:rPr>
          <w:rStyle w:val="CodeInTextPACKT"/>
        </w:rPr>
        <w:t>Get-ChildIte</w:t>
      </w:r>
      <w:r w:rsidR="00614527" w:rsidRPr="00614527">
        <w:rPr>
          <w:rStyle w:val="CodeInTextPACKT"/>
        </w:rPr>
        <w:t>m</w:t>
      </w:r>
      <w:r w:rsidR="00614527">
        <w:rPr>
          <w:lang w:val="en-GB"/>
        </w:rPr>
        <w:t xml:space="preserve"> </w:t>
      </w:r>
      <w:r w:rsidR="007C620B">
        <w:rPr>
          <w:lang w:val="en-GB"/>
        </w:rPr>
        <w:t>and</w:t>
      </w:r>
      <w:r>
        <w:rPr>
          <w:lang w:val="en-GB"/>
        </w:rPr>
        <w:t xml:space="preserve"> </w:t>
      </w:r>
      <w:r w:rsidRPr="00614527">
        <w:rPr>
          <w:rStyle w:val="CodeInTextPACKT"/>
        </w:rPr>
        <w:t>Get-Process</w:t>
      </w:r>
      <w:r>
        <w:rPr>
          <w:lang w:val="en-GB"/>
        </w:rPr>
        <w:t xml:space="preserve">. </w:t>
      </w:r>
      <w:r w:rsidR="007C620B">
        <w:rPr>
          <w:lang w:val="en-GB"/>
        </w:rPr>
        <w:t xml:space="preserve">This </w:t>
      </w:r>
      <w:r>
        <w:rPr>
          <w:lang w:val="en-GB"/>
        </w:rPr>
        <w:t>modu</w:t>
      </w:r>
      <w:r w:rsidR="006760E7">
        <w:rPr>
          <w:lang w:val="en-GB"/>
        </w:rPr>
        <w:t>le</w:t>
      </w:r>
      <w:r w:rsidR="003D7098">
        <w:rPr>
          <w:lang w:val="en-GB"/>
        </w:rPr>
        <w:t>’</w:t>
      </w:r>
      <w:r>
        <w:rPr>
          <w:lang w:val="en-GB"/>
        </w:rPr>
        <w:t>s manifest lists a nested module (</w:t>
      </w:r>
      <w:r w:rsidR="00277C6B">
        <w:rPr>
          <w:lang w:val="en-GB"/>
        </w:rPr>
        <w:t>that is,</w:t>
      </w:r>
      <w:r w:rsidR="00614527">
        <w:rPr>
          <w:lang w:val="en-GB"/>
        </w:rPr>
        <w:t xml:space="preserve"> </w:t>
      </w:r>
      <w:r w:rsidRPr="00614527">
        <w:rPr>
          <w:rStyle w:val="CodeInTextPACKT"/>
        </w:rPr>
        <w:t>Microsoft.PowerShell.Commands.Management.dll</w:t>
      </w:r>
      <w:r>
        <w:rPr>
          <w:lang w:val="en-GB"/>
        </w:rPr>
        <w:t xml:space="preserve">) </w:t>
      </w:r>
      <w:r w:rsidR="007C620B">
        <w:rPr>
          <w:lang w:val="en-GB"/>
        </w:rPr>
        <w:t>as</w:t>
      </w:r>
      <w:r>
        <w:rPr>
          <w:lang w:val="en-GB"/>
        </w:rPr>
        <w:t xml:space="preserve"> the assembly containing the actual commands.  </w:t>
      </w:r>
    </w:p>
    <w:p w14:paraId="658358B4" w14:textId="169E4B82" w:rsidR="00614527" w:rsidRDefault="00614527" w:rsidP="00EA7CEA">
      <w:pPr>
        <w:pStyle w:val="NormalPACKT"/>
        <w:rPr>
          <w:lang w:val="en-GB"/>
        </w:rPr>
      </w:pPr>
      <w:r>
        <w:rPr>
          <w:lang w:val="en-GB"/>
        </w:rPr>
        <w:t xml:space="preserve">A great feature of PowerShell is the ability </w:t>
      </w:r>
      <w:r w:rsidR="007C620B">
        <w:rPr>
          <w:lang w:val="en-GB"/>
        </w:rPr>
        <w:t xml:space="preserve">for you to </w:t>
      </w:r>
      <w:r>
        <w:rPr>
          <w:lang w:val="en-GB"/>
        </w:rPr>
        <w:t xml:space="preserve">invoke a .NET </w:t>
      </w:r>
      <w:r w:rsidR="00AB3C15">
        <w:rPr>
          <w:lang w:val="en-GB"/>
        </w:rPr>
        <w:t>c</w:t>
      </w:r>
      <w:r>
        <w:rPr>
          <w:lang w:val="en-GB"/>
        </w:rPr>
        <w:t>lass method</w:t>
      </w:r>
      <w:r w:rsidR="007C620B">
        <w:rPr>
          <w:lang w:val="en-GB"/>
        </w:rPr>
        <w:t xml:space="preserve"> directly</w:t>
      </w:r>
      <w:r>
        <w:rPr>
          <w:lang w:val="en-GB"/>
        </w:rPr>
        <w:t xml:space="preserve"> or to obtain a static .NET </w:t>
      </w:r>
      <w:r w:rsidR="00CF4E9D">
        <w:rPr>
          <w:lang w:val="en-GB"/>
        </w:rPr>
        <w:t>c</w:t>
      </w:r>
      <w:r>
        <w:rPr>
          <w:lang w:val="en-GB"/>
        </w:rPr>
        <w:t xml:space="preserve">lass value. </w:t>
      </w:r>
      <w:r w:rsidR="007C620B">
        <w:rPr>
          <w:lang w:val="en-GB"/>
        </w:rPr>
        <w:t>The s</w:t>
      </w:r>
      <w:r>
        <w:rPr>
          <w:lang w:val="en-GB"/>
        </w:rPr>
        <w:t xml:space="preserve">yntax for calling a .NET </w:t>
      </w:r>
      <w:r w:rsidR="009A6F6B">
        <w:rPr>
          <w:lang w:val="en-GB"/>
        </w:rPr>
        <w:t>m</w:t>
      </w:r>
      <w:r>
        <w:rPr>
          <w:lang w:val="en-GB"/>
        </w:rPr>
        <w:t>ethod or a .NET field</w:t>
      </w:r>
      <w:r w:rsidR="00904B2B">
        <w:rPr>
          <w:lang w:val="en-GB"/>
        </w:rPr>
        <w:t>,</w:t>
      </w:r>
      <w:r w:rsidR="007C620B">
        <w:rPr>
          <w:lang w:val="en-GB"/>
        </w:rPr>
        <w:t xml:space="preserve"> demonstrated in numerous recipes in this book, </w:t>
      </w:r>
      <w:r w:rsidR="00274082">
        <w:rPr>
          <w:lang w:val="en-GB"/>
        </w:rPr>
        <w:t xml:space="preserve">is to </w:t>
      </w:r>
      <w:r>
        <w:rPr>
          <w:lang w:val="en-GB"/>
        </w:rPr>
        <w:t>enclos</w:t>
      </w:r>
      <w:r w:rsidR="00274082">
        <w:rPr>
          <w:lang w:val="en-GB"/>
        </w:rPr>
        <w:t>e</w:t>
      </w:r>
      <w:r>
        <w:rPr>
          <w:lang w:val="en-GB"/>
        </w:rPr>
        <w:t xml:space="preserve"> the class name in square brackets, and </w:t>
      </w:r>
      <w:r w:rsidR="007C620B">
        <w:rPr>
          <w:lang w:val="en-GB"/>
        </w:rPr>
        <w:t xml:space="preserve">then </w:t>
      </w:r>
      <w:r>
        <w:rPr>
          <w:lang w:val="en-GB"/>
        </w:rPr>
        <w:t>follow it with two</w:t>
      </w:r>
      <w:r w:rsidR="00C3671D">
        <w:rPr>
          <w:lang w:val="en-GB"/>
        </w:rPr>
        <w:t xml:space="preserve"> colon</w:t>
      </w:r>
      <w:r>
        <w:rPr>
          <w:lang w:val="en-GB"/>
        </w:rPr>
        <w:t xml:space="preserve"> characters</w:t>
      </w:r>
      <w:r w:rsidR="00C3671D">
        <w:rPr>
          <w:lang w:val="en-GB"/>
        </w:rPr>
        <w:t xml:space="preserve"> (</w:t>
      </w:r>
      <w:r w:rsidR="00C3671D" w:rsidRPr="00D03CED">
        <w:rPr>
          <w:rStyle w:val="CodeInTextPACKT"/>
        </w:rPr>
        <w:t>::</w:t>
      </w:r>
      <w:r w:rsidR="00C3671D">
        <w:t>)</w:t>
      </w:r>
      <w:r w:rsidR="00277C6B">
        <w:t>,</w:t>
      </w:r>
      <w:r w:rsidR="00274082">
        <w:rPr>
          <w:lang w:val="en-GB"/>
        </w:rPr>
        <w:t xml:space="preserve"> followed by </w:t>
      </w:r>
      <w:r w:rsidR="007C620B">
        <w:rPr>
          <w:lang w:val="en-GB"/>
        </w:rPr>
        <w:t xml:space="preserve">the </w:t>
      </w:r>
      <w:r>
        <w:rPr>
          <w:lang w:val="en-GB"/>
        </w:rPr>
        <w:t>name of the method</w:t>
      </w:r>
      <w:r w:rsidR="007C620B">
        <w:rPr>
          <w:lang w:val="en-GB"/>
        </w:rPr>
        <w:t xml:space="preserve"> or static</w:t>
      </w:r>
      <w:r w:rsidR="00C3671D">
        <w:rPr>
          <w:lang w:val="en-GB"/>
        </w:rPr>
        <w:t xml:space="preserve"> field</w:t>
      </w:r>
      <w:r w:rsidR="007C620B">
        <w:rPr>
          <w:lang w:val="en-GB"/>
        </w:rPr>
        <w:t xml:space="preserve">. </w:t>
      </w:r>
    </w:p>
    <w:p w14:paraId="0AFE0B4B" w14:textId="7A5AE804" w:rsidR="00614527" w:rsidRDefault="006760E7" w:rsidP="00EA7CEA">
      <w:pPr>
        <w:pStyle w:val="NormalPACKT"/>
        <w:rPr>
          <w:lang w:val="en-GB"/>
        </w:rPr>
      </w:pPr>
      <w:r>
        <w:rPr>
          <w:lang w:val="en-GB"/>
        </w:rPr>
        <w:t xml:space="preserve">In this recipe, you examine the assemblies loaded into PowerShell 7 and compare that with the </w:t>
      </w:r>
      <w:proofErr w:type="spellStart"/>
      <w:r>
        <w:rPr>
          <w:lang w:val="en-GB"/>
        </w:rPr>
        <w:t>behavior</w:t>
      </w:r>
      <w:proofErr w:type="spellEnd"/>
      <w:r>
        <w:rPr>
          <w:lang w:val="en-GB"/>
        </w:rPr>
        <w:t xml:space="preserve"> in Windows PowerShell. The recipe illustrates some of the differences between how PowerShell 7 and Windows PowerShell co-exist with .NET</w:t>
      </w:r>
      <w:r w:rsidR="007C620B">
        <w:rPr>
          <w:lang w:val="en-GB"/>
        </w:rPr>
        <w:t>. Y</w:t>
      </w:r>
      <w:r>
        <w:rPr>
          <w:lang w:val="en-GB"/>
        </w:rPr>
        <w:t xml:space="preserve">ou </w:t>
      </w:r>
      <w:r w:rsidR="007C620B">
        <w:rPr>
          <w:lang w:val="en-GB"/>
        </w:rPr>
        <w:t xml:space="preserve">also </w:t>
      </w:r>
      <w:r>
        <w:rPr>
          <w:lang w:val="en-GB"/>
        </w:rPr>
        <w:t xml:space="preserve">look at a module and the assembly that implements the commands in the module. </w:t>
      </w:r>
    </w:p>
    <w:p w14:paraId="70A8A882" w14:textId="0F9942ED" w:rsidR="00AC0E66" w:rsidRDefault="00AC0E66" w:rsidP="00AC0E66">
      <w:pPr>
        <w:pStyle w:val="Heading2"/>
        <w:tabs>
          <w:tab w:val="left" w:pos="0"/>
        </w:tabs>
      </w:pPr>
      <w:r>
        <w:t xml:space="preserve">Getting </w:t>
      </w:r>
      <w:r w:rsidR="00BC4DE1">
        <w:t>r</w:t>
      </w:r>
      <w:r>
        <w:t>eady</w:t>
      </w:r>
    </w:p>
    <w:p w14:paraId="11556F6D" w14:textId="3DB668F5" w:rsidR="00AC0E66" w:rsidRDefault="00AC0E66" w:rsidP="00AC0E66">
      <w:pPr>
        <w:pStyle w:val="BulletPACKT"/>
        <w:numPr>
          <w:ilvl w:val="0"/>
          <w:numId w:val="0"/>
        </w:numPr>
      </w:pPr>
      <w:r>
        <w:t xml:space="preserve">You run this recipe on </w:t>
      </w:r>
      <w:r w:rsidR="006760E7" w:rsidRPr="00614527">
        <w:rPr>
          <w:rStyle w:val="CodeInTextPACKT"/>
        </w:rPr>
        <w:t>SRV1</w:t>
      </w:r>
      <w:r w:rsidR="006760E7">
        <w:t>, a workgroup server on which you have installed PowerShell 7 and VS Code.</w:t>
      </w:r>
    </w:p>
    <w:p w14:paraId="15A0672A" w14:textId="77777777" w:rsidR="00AC0E66" w:rsidRDefault="00AC0E66" w:rsidP="00AC0E66">
      <w:pPr>
        <w:pStyle w:val="Heading2"/>
        <w:tabs>
          <w:tab w:val="left" w:pos="0"/>
        </w:tabs>
      </w:pPr>
      <w:r>
        <w:lastRenderedPageBreak/>
        <w:t>How to do it...</w:t>
      </w:r>
    </w:p>
    <w:p w14:paraId="114971EF" w14:textId="19E55E2A" w:rsidR="006760E7" w:rsidRPr="006760E7" w:rsidRDefault="006760E7" w:rsidP="006760E7">
      <w:pPr>
        <w:pStyle w:val="NumberedBulletPACKT"/>
        <w:rPr>
          <w:color w:val="333333"/>
          <w:lang w:val="en-GB" w:eastAsia="en-GB"/>
        </w:rPr>
      </w:pPr>
      <w:r w:rsidRPr="006760E7">
        <w:rPr>
          <w:lang w:val="en-GB" w:eastAsia="en-GB"/>
        </w:rPr>
        <w:t>Count</w:t>
      </w:r>
      <w:r w:rsidR="002353B7">
        <w:rPr>
          <w:lang w:val="en-GB" w:eastAsia="en-GB"/>
        </w:rPr>
        <w:t>ing</w:t>
      </w:r>
      <w:r w:rsidRPr="006760E7">
        <w:rPr>
          <w:lang w:val="en-GB" w:eastAsia="en-GB"/>
        </w:rPr>
        <w:t> loaded assemblies</w:t>
      </w:r>
      <w:r w:rsidR="006341E8">
        <w:rPr>
          <w:lang w:val="en-GB" w:eastAsia="en-GB"/>
        </w:rPr>
        <w:t>:</w:t>
      </w:r>
    </w:p>
    <w:p w14:paraId="127B2950" w14:textId="77777777" w:rsidR="006760E7" w:rsidRPr="006760E7" w:rsidRDefault="006760E7" w:rsidP="006760E7">
      <w:pPr>
        <w:pStyle w:val="CodePACKT"/>
      </w:pPr>
    </w:p>
    <w:p w14:paraId="49A49D37" w14:textId="7A1BA185" w:rsidR="006760E7" w:rsidRPr="006760E7" w:rsidRDefault="006760E7" w:rsidP="006760E7">
      <w:pPr>
        <w:pStyle w:val="CodePACKT"/>
      </w:pPr>
      <w:r w:rsidRPr="006760E7">
        <w:t>$Assemblies = [</w:t>
      </w:r>
      <w:proofErr w:type="spellStart"/>
      <w:r w:rsidR="00910F3D">
        <w:t>System.AppDomain</w:t>
      </w:r>
      <w:proofErr w:type="spellEnd"/>
      <w:r w:rsidRPr="006760E7">
        <w:t>]::</w:t>
      </w:r>
      <w:proofErr w:type="spellStart"/>
      <w:r w:rsidRPr="006760E7">
        <w:t>CurrentDomain.GetAssemblies</w:t>
      </w:r>
      <w:proofErr w:type="spellEnd"/>
      <w:r w:rsidRPr="006760E7">
        <w:t>() </w:t>
      </w:r>
    </w:p>
    <w:p w14:paraId="4B301415" w14:textId="445B76D6" w:rsidR="006760E7" w:rsidRPr="006760E7" w:rsidRDefault="00DD42B4" w:rsidP="006760E7">
      <w:pPr>
        <w:pStyle w:val="CodePACKT"/>
      </w:pPr>
      <w:r>
        <w:t>"</w:t>
      </w:r>
      <w:r w:rsidR="006760E7" w:rsidRPr="006760E7">
        <w:t>Assemblies loaded: {0:n0}</w:t>
      </w:r>
      <w:r w:rsidR="000E3B35">
        <w:t>"</w:t>
      </w:r>
      <w:r w:rsidR="006760E7" w:rsidRPr="006760E7">
        <w:t> -f $</w:t>
      </w:r>
      <w:proofErr w:type="spellStart"/>
      <w:r w:rsidR="006760E7" w:rsidRPr="006760E7">
        <w:t>Assemblies.Count</w:t>
      </w:r>
      <w:proofErr w:type="spellEnd"/>
    </w:p>
    <w:p w14:paraId="0E7F3FF3" w14:textId="77777777" w:rsidR="006760E7" w:rsidRPr="006760E7" w:rsidRDefault="006760E7" w:rsidP="006760E7">
      <w:pPr>
        <w:pStyle w:val="CodePACKT"/>
      </w:pPr>
    </w:p>
    <w:p w14:paraId="42C50A58" w14:textId="64E35942" w:rsidR="006760E7" w:rsidRPr="006760E7" w:rsidRDefault="006760E7" w:rsidP="006760E7">
      <w:pPr>
        <w:pStyle w:val="NumberedBulletPACKT"/>
        <w:rPr>
          <w:color w:val="333333"/>
          <w:lang w:val="en-GB" w:eastAsia="en-GB"/>
        </w:rPr>
      </w:pPr>
      <w:r w:rsidRPr="006760E7">
        <w:rPr>
          <w:lang w:val="en-GB" w:eastAsia="en-GB"/>
        </w:rPr>
        <w:t>View</w:t>
      </w:r>
      <w:r w:rsidR="002353B7">
        <w:rPr>
          <w:lang w:val="en-GB" w:eastAsia="en-GB"/>
        </w:rPr>
        <w:t>ing</w:t>
      </w:r>
      <w:r w:rsidRPr="006760E7">
        <w:rPr>
          <w:lang w:val="en-GB" w:eastAsia="en-GB"/>
        </w:rPr>
        <w:t> </w:t>
      </w:r>
      <w:r w:rsidR="007D0CCC">
        <w:rPr>
          <w:lang w:val="en-GB" w:eastAsia="en-GB"/>
        </w:rPr>
        <w:t xml:space="preserve">the </w:t>
      </w:r>
      <w:r>
        <w:rPr>
          <w:lang w:val="en-GB" w:eastAsia="en-GB"/>
        </w:rPr>
        <w:t>f</w:t>
      </w:r>
      <w:r w:rsidRPr="006760E7">
        <w:rPr>
          <w:lang w:val="en-GB" w:eastAsia="en-GB"/>
        </w:rPr>
        <w:t>irst 10</w:t>
      </w:r>
      <w:r w:rsidR="006341E8">
        <w:rPr>
          <w:lang w:val="en-GB" w:eastAsia="en-GB"/>
        </w:rPr>
        <w:t>:</w:t>
      </w:r>
    </w:p>
    <w:p w14:paraId="53FA3EA3" w14:textId="77777777" w:rsidR="006760E7" w:rsidRPr="006760E7" w:rsidRDefault="006760E7" w:rsidP="006760E7">
      <w:pPr>
        <w:pStyle w:val="CodePACKT"/>
      </w:pPr>
    </w:p>
    <w:p w14:paraId="1C2AAD3C" w14:textId="58C335F8" w:rsidR="006760E7" w:rsidRPr="006760E7" w:rsidRDefault="006760E7" w:rsidP="006760E7">
      <w:pPr>
        <w:pStyle w:val="CodePACKT"/>
      </w:pPr>
      <w:r w:rsidRPr="006760E7">
        <w:t>$Assemblies | Select-Object -First 10</w:t>
      </w:r>
    </w:p>
    <w:p w14:paraId="2C44936A" w14:textId="77777777" w:rsidR="006760E7" w:rsidRPr="006760E7" w:rsidRDefault="006760E7" w:rsidP="006760E7">
      <w:pPr>
        <w:pStyle w:val="CodePACKT"/>
      </w:pPr>
    </w:p>
    <w:p w14:paraId="6EE07AA1" w14:textId="0F5A3EF6" w:rsidR="006760E7" w:rsidRPr="006760E7" w:rsidRDefault="006760E7" w:rsidP="006760E7">
      <w:pPr>
        <w:pStyle w:val="NumberedBulletPACKT"/>
        <w:rPr>
          <w:color w:val="000000"/>
          <w:lang w:val="en-GB" w:eastAsia="en-GB"/>
        </w:rPr>
      </w:pPr>
      <w:r w:rsidRPr="006760E7">
        <w:rPr>
          <w:lang w:val="en-GB" w:eastAsia="en-GB"/>
        </w:rPr>
        <w:t>Check</w:t>
      </w:r>
      <w:r w:rsidR="00FA3A88">
        <w:rPr>
          <w:lang w:val="en-GB" w:eastAsia="en-GB"/>
        </w:rPr>
        <w:t>ing</w:t>
      </w:r>
      <w:r w:rsidRPr="006760E7">
        <w:rPr>
          <w:lang w:val="en-GB" w:eastAsia="en-GB"/>
        </w:rPr>
        <w:t> assemblies in Windows PowerShell</w:t>
      </w:r>
      <w:r w:rsidR="006341E8">
        <w:rPr>
          <w:lang w:val="en-GB" w:eastAsia="en-GB"/>
        </w:rPr>
        <w:t>:</w:t>
      </w:r>
    </w:p>
    <w:p w14:paraId="11EA800C" w14:textId="77777777" w:rsidR="006760E7" w:rsidRPr="006760E7" w:rsidRDefault="006760E7" w:rsidP="006760E7">
      <w:pPr>
        <w:pStyle w:val="CodePACKT"/>
        <w:rPr>
          <w:rStyle w:val="CodeInTextPACKT"/>
          <w:color w:val="7030A0"/>
        </w:rPr>
      </w:pPr>
    </w:p>
    <w:p w14:paraId="4783427F" w14:textId="736F5A5C" w:rsidR="006760E7" w:rsidRPr="006760E7" w:rsidRDefault="006760E7" w:rsidP="006760E7">
      <w:pPr>
        <w:pStyle w:val="CodePACKT"/>
        <w:rPr>
          <w:rStyle w:val="CodeInTextPACKT"/>
          <w:color w:val="7030A0"/>
        </w:rPr>
      </w:pPr>
      <w:r w:rsidRPr="006760E7">
        <w:rPr>
          <w:rStyle w:val="CodeInTextPACKT"/>
          <w:color w:val="7030A0"/>
        </w:rPr>
        <w:t>$SB = {</w:t>
      </w:r>
    </w:p>
    <w:p w14:paraId="119AD7B5" w14:textId="523903E9" w:rsidR="006760E7" w:rsidRPr="006760E7" w:rsidRDefault="006760E7" w:rsidP="006760E7">
      <w:pPr>
        <w:pStyle w:val="CodePACKT"/>
        <w:rPr>
          <w:rStyle w:val="CodeInTextPACKT"/>
          <w:color w:val="7030A0"/>
        </w:rPr>
      </w:pPr>
      <w:r w:rsidRPr="006760E7">
        <w:rPr>
          <w:rStyle w:val="CodeInTextPACKT"/>
          <w:color w:val="7030A0"/>
        </w:rPr>
        <w:t>  [</w:t>
      </w:r>
      <w:proofErr w:type="spellStart"/>
      <w:r w:rsidR="00910F3D">
        <w:rPr>
          <w:rStyle w:val="CodeInTextPACKT"/>
          <w:color w:val="7030A0"/>
        </w:rPr>
        <w:t>System.A</w:t>
      </w:r>
      <w:r w:rsidRPr="006760E7">
        <w:rPr>
          <w:rStyle w:val="CodeInTextPACKT"/>
          <w:color w:val="7030A0"/>
        </w:rPr>
        <w:t>pp</w:t>
      </w:r>
      <w:r w:rsidR="00910F3D">
        <w:rPr>
          <w:rStyle w:val="CodeInTextPACKT"/>
          <w:color w:val="7030A0"/>
        </w:rPr>
        <w:t>D</w:t>
      </w:r>
      <w:r w:rsidRPr="006760E7">
        <w:rPr>
          <w:rStyle w:val="CodeInTextPACKT"/>
          <w:color w:val="7030A0"/>
        </w:rPr>
        <w:t>omain</w:t>
      </w:r>
      <w:proofErr w:type="spellEnd"/>
      <w:r w:rsidRPr="006760E7">
        <w:rPr>
          <w:rStyle w:val="CodeInTextPACKT"/>
          <w:color w:val="7030A0"/>
        </w:rPr>
        <w:t>]::</w:t>
      </w:r>
      <w:proofErr w:type="spellStart"/>
      <w:r w:rsidRPr="006760E7">
        <w:rPr>
          <w:rStyle w:val="CodeInTextPACKT"/>
          <w:color w:val="7030A0"/>
        </w:rPr>
        <w:t>CurrentDomain.GetAssemblies</w:t>
      </w:r>
      <w:proofErr w:type="spellEnd"/>
      <w:r w:rsidRPr="006760E7">
        <w:rPr>
          <w:rStyle w:val="CodeInTextPACKT"/>
          <w:color w:val="7030A0"/>
        </w:rPr>
        <w:t>() </w:t>
      </w:r>
    </w:p>
    <w:p w14:paraId="7C51FEDC" w14:textId="77777777" w:rsidR="006760E7" w:rsidRPr="006760E7" w:rsidRDefault="006760E7" w:rsidP="006760E7">
      <w:pPr>
        <w:pStyle w:val="CodePACKT"/>
        <w:rPr>
          <w:rStyle w:val="CodeInTextPACKT"/>
          <w:color w:val="7030A0"/>
        </w:rPr>
      </w:pPr>
      <w:r w:rsidRPr="006760E7">
        <w:rPr>
          <w:rStyle w:val="CodeInTextPACKT"/>
          <w:color w:val="7030A0"/>
        </w:rPr>
        <w:t>} </w:t>
      </w:r>
    </w:p>
    <w:p w14:paraId="70AB4264" w14:textId="77777777" w:rsidR="006760E7" w:rsidRPr="006760E7" w:rsidRDefault="006760E7" w:rsidP="006760E7">
      <w:pPr>
        <w:pStyle w:val="CodePACKT"/>
        <w:rPr>
          <w:rStyle w:val="CodeInTextPACKT"/>
          <w:color w:val="7030A0"/>
        </w:rPr>
      </w:pPr>
      <w:r w:rsidRPr="006760E7">
        <w:rPr>
          <w:rStyle w:val="CodeInTextPACKT"/>
          <w:color w:val="7030A0"/>
        </w:rPr>
        <w:t>$PS51 = New-</w:t>
      </w:r>
      <w:proofErr w:type="spellStart"/>
      <w:r w:rsidRPr="006760E7">
        <w:rPr>
          <w:rStyle w:val="CodeInTextPACKT"/>
          <w:color w:val="7030A0"/>
        </w:rPr>
        <w:t>PSSession</w:t>
      </w:r>
      <w:proofErr w:type="spellEnd"/>
      <w:r w:rsidRPr="006760E7">
        <w:rPr>
          <w:rStyle w:val="CodeInTextPACKT"/>
          <w:color w:val="7030A0"/>
        </w:rPr>
        <w:t> -</w:t>
      </w:r>
      <w:proofErr w:type="spellStart"/>
      <w:r w:rsidRPr="006760E7">
        <w:rPr>
          <w:rStyle w:val="CodeInTextPACKT"/>
          <w:color w:val="7030A0"/>
        </w:rPr>
        <w:t>UseWindowsPowerShell</w:t>
      </w:r>
      <w:proofErr w:type="spellEnd"/>
    </w:p>
    <w:p w14:paraId="751EFBEC" w14:textId="3E63238F" w:rsidR="006760E7" w:rsidRPr="006760E7" w:rsidRDefault="006760E7" w:rsidP="006760E7">
      <w:pPr>
        <w:pStyle w:val="CodePACKT"/>
        <w:rPr>
          <w:rStyle w:val="CodeInTextPACKT"/>
          <w:color w:val="7030A0"/>
        </w:rPr>
      </w:pPr>
      <w:r w:rsidRPr="006760E7">
        <w:rPr>
          <w:rStyle w:val="CodeInTextPACKT"/>
          <w:color w:val="7030A0"/>
        </w:rPr>
        <w:t>$Ass</w:t>
      </w:r>
      <w:r w:rsidR="00EA5650">
        <w:rPr>
          <w:rStyle w:val="CodeInTextPACKT"/>
          <w:color w:val="7030A0"/>
        </w:rPr>
        <w:t>I</w:t>
      </w:r>
      <w:r w:rsidRPr="006760E7">
        <w:rPr>
          <w:rStyle w:val="CodeInTextPACKT"/>
          <w:color w:val="7030A0"/>
        </w:rPr>
        <w:t>n51 = Invoke-Command -Session $PS51 -</w:t>
      </w:r>
      <w:proofErr w:type="spellStart"/>
      <w:r w:rsidRPr="006760E7">
        <w:rPr>
          <w:rStyle w:val="CodeInTextPACKT"/>
          <w:color w:val="7030A0"/>
        </w:rPr>
        <w:t>ScriptBlock</w:t>
      </w:r>
      <w:proofErr w:type="spellEnd"/>
      <w:r w:rsidRPr="006760E7">
        <w:rPr>
          <w:rStyle w:val="CodeInTextPACKT"/>
          <w:color w:val="7030A0"/>
        </w:rPr>
        <w:t> $SB</w:t>
      </w:r>
    </w:p>
    <w:p w14:paraId="40B387D8" w14:textId="5D2BE23F" w:rsidR="006760E7" w:rsidRPr="006760E7" w:rsidRDefault="004C364C" w:rsidP="006760E7">
      <w:pPr>
        <w:pStyle w:val="CodePACKT"/>
        <w:rPr>
          <w:rStyle w:val="CodeInTextPACKT"/>
          <w:color w:val="7030A0"/>
        </w:rPr>
      </w:pPr>
      <w:r>
        <w:rPr>
          <w:rStyle w:val="CodeInTextPACKT"/>
          <w:color w:val="7030A0"/>
        </w:rPr>
        <w:t>"</w:t>
      </w:r>
      <w:r w:rsidR="006760E7" w:rsidRPr="006760E7">
        <w:rPr>
          <w:rStyle w:val="CodeInTextPACKT"/>
          <w:color w:val="7030A0"/>
        </w:rPr>
        <w:t>Assemblies loaded in Windows PowerShell: {0:n0}</w:t>
      </w:r>
      <w:r>
        <w:rPr>
          <w:rStyle w:val="CodeInTextPACKT"/>
          <w:color w:val="7030A0"/>
        </w:rPr>
        <w:t>"</w:t>
      </w:r>
      <w:r w:rsidR="006760E7" w:rsidRPr="006760E7">
        <w:rPr>
          <w:rStyle w:val="CodeInTextPACKT"/>
          <w:color w:val="7030A0"/>
        </w:rPr>
        <w:t> -f $Assin51.Count</w:t>
      </w:r>
    </w:p>
    <w:p w14:paraId="426F2DBB" w14:textId="77777777" w:rsidR="006760E7" w:rsidRPr="006760E7" w:rsidRDefault="006760E7" w:rsidP="006760E7">
      <w:pPr>
        <w:pStyle w:val="CodePACKT"/>
        <w:rPr>
          <w:rStyle w:val="CodeInTextPACKT"/>
          <w:color w:val="7030A0"/>
        </w:rPr>
      </w:pPr>
      <w:r w:rsidRPr="006760E7">
        <w:rPr>
          <w:rStyle w:val="CodeInTextPACKT"/>
          <w:color w:val="7030A0"/>
        </w:rPr>
        <w:t> </w:t>
      </w:r>
    </w:p>
    <w:p w14:paraId="3E3A249E" w14:textId="142E24B5" w:rsidR="006760E7" w:rsidRPr="006760E7" w:rsidRDefault="006760E7" w:rsidP="006760E7">
      <w:pPr>
        <w:pStyle w:val="NumberedBulletPACKT"/>
        <w:rPr>
          <w:color w:val="333333"/>
          <w:lang w:val="en-GB" w:eastAsia="en-GB"/>
        </w:rPr>
      </w:pPr>
      <w:r w:rsidRPr="006760E7">
        <w:rPr>
          <w:lang w:val="en-GB" w:eastAsia="en-GB"/>
        </w:rPr>
        <w:t>View</w:t>
      </w:r>
      <w:r w:rsidR="00FA3A88">
        <w:rPr>
          <w:lang w:val="en-GB" w:eastAsia="en-GB"/>
        </w:rPr>
        <w:t>ing</w:t>
      </w:r>
      <w:r w:rsidRPr="006760E7">
        <w:rPr>
          <w:lang w:val="en-GB" w:eastAsia="en-GB"/>
        </w:rPr>
        <w:t> </w:t>
      </w:r>
      <w:proofErr w:type="spellStart"/>
      <w:r w:rsidRPr="000706AA">
        <w:rPr>
          <w:rStyle w:val="CodeInTextPACKT"/>
        </w:rPr>
        <w:t>Microsoft.PowerShell</w:t>
      </w:r>
      <w:proofErr w:type="spellEnd"/>
      <w:r w:rsidRPr="006760E7">
        <w:rPr>
          <w:lang w:val="en-GB" w:eastAsia="en-GB"/>
        </w:rPr>
        <w:t> assemblies</w:t>
      </w:r>
      <w:r w:rsidR="006341E8">
        <w:rPr>
          <w:lang w:val="en-GB" w:eastAsia="en-GB"/>
        </w:rPr>
        <w:t>:</w:t>
      </w:r>
    </w:p>
    <w:p w14:paraId="4DCF6095" w14:textId="77777777" w:rsidR="006760E7" w:rsidRPr="006760E7" w:rsidRDefault="006760E7" w:rsidP="006760E7">
      <w:pPr>
        <w:pStyle w:val="CodePACKT"/>
      </w:pPr>
    </w:p>
    <w:p w14:paraId="579B9864" w14:textId="2369A6BE" w:rsidR="006760E7" w:rsidRPr="006760E7" w:rsidRDefault="006760E7" w:rsidP="006760E7">
      <w:pPr>
        <w:pStyle w:val="CodePACKT"/>
      </w:pPr>
      <w:r w:rsidRPr="006760E7">
        <w:t>$Ass</w:t>
      </w:r>
      <w:r w:rsidR="00EA5650">
        <w:t>I</w:t>
      </w:r>
      <w:r w:rsidRPr="006760E7">
        <w:t>n51 | </w:t>
      </w:r>
    </w:p>
    <w:p w14:paraId="073209C0" w14:textId="6ADB26A1" w:rsidR="006760E7" w:rsidRPr="006760E7" w:rsidRDefault="006760E7" w:rsidP="006760E7">
      <w:pPr>
        <w:pStyle w:val="CodePACKT"/>
      </w:pPr>
      <w:r w:rsidRPr="006760E7">
        <w:t>  Where-Object FullName -Match </w:t>
      </w:r>
      <w:r w:rsidR="00D3513A">
        <w:t>"</w:t>
      </w:r>
      <w:r w:rsidRPr="006760E7">
        <w:t>Microsoft\.</w:t>
      </w:r>
      <w:proofErr w:type="spellStart"/>
      <w:r w:rsidRPr="006760E7">
        <w:t>Powershell</w:t>
      </w:r>
      <w:proofErr w:type="spellEnd"/>
      <w:r w:rsidR="00D3513A">
        <w:t>"</w:t>
      </w:r>
      <w:r w:rsidRPr="006760E7">
        <w:t> |</w:t>
      </w:r>
    </w:p>
    <w:p w14:paraId="25ACC0ED" w14:textId="77777777" w:rsidR="006760E7" w:rsidRPr="006760E7" w:rsidRDefault="006760E7" w:rsidP="006760E7">
      <w:pPr>
        <w:pStyle w:val="CodePACKT"/>
      </w:pPr>
      <w:r w:rsidRPr="006760E7">
        <w:t>    Sort-Object -Property Location</w:t>
      </w:r>
    </w:p>
    <w:p w14:paraId="6F720415" w14:textId="77777777" w:rsidR="006760E7" w:rsidRPr="006760E7" w:rsidRDefault="006760E7" w:rsidP="006760E7">
      <w:pPr>
        <w:pStyle w:val="CodePACKT"/>
      </w:pPr>
    </w:p>
    <w:p w14:paraId="04139E7B" w14:textId="4942F637" w:rsidR="006760E7" w:rsidRPr="006760E7" w:rsidRDefault="006760E7" w:rsidP="006760E7">
      <w:pPr>
        <w:pStyle w:val="NumberedBulletPACKT"/>
        <w:rPr>
          <w:color w:val="333333"/>
          <w:lang w:val="en-GB" w:eastAsia="en-GB"/>
        </w:rPr>
      </w:pPr>
      <w:r w:rsidRPr="006760E7">
        <w:rPr>
          <w:lang w:val="en-GB" w:eastAsia="en-GB"/>
        </w:rPr>
        <w:t>Explor</w:t>
      </w:r>
      <w:r w:rsidR="00FA3A88">
        <w:rPr>
          <w:lang w:val="en-GB" w:eastAsia="en-GB"/>
        </w:rPr>
        <w:t>ing</w:t>
      </w:r>
      <w:r w:rsidRPr="006760E7">
        <w:rPr>
          <w:lang w:val="en-GB" w:eastAsia="en-GB"/>
        </w:rPr>
        <w:t> the </w:t>
      </w:r>
      <w:r w:rsidRPr="00EA5650">
        <w:rPr>
          <w:rStyle w:val="CodeInTextPACKT"/>
        </w:rPr>
        <w:t>Microsoft.PowerShell.Management</w:t>
      </w:r>
      <w:r w:rsidRPr="006760E7">
        <w:rPr>
          <w:lang w:val="en-GB" w:eastAsia="en-GB"/>
        </w:rPr>
        <w:t> module</w:t>
      </w:r>
      <w:r w:rsidR="006341E8">
        <w:rPr>
          <w:lang w:val="en-GB" w:eastAsia="en-GB"/>
        </w:rPr>
        <w:t>:</w:t>
      </w:r>
    </w:p>
    <w:p w14:paraId="0C65DFD3" w14:textId="77777777" w:rsidR="006760E7" w:rsidRPr="006760E7" w:rsidRDefault="006760E7" w:rsidP="006760E7">
      <w:pPr>
        <w:pStyle w:val="CodePACKT"/>
      </w:pPr>
    </w:p>
    <w:p w14:paraId="7FB38A1B" w14:textId="5F7A7F5A" w:rsidR="006760E7" w:rsidRPr="006760E7" w:rsidRDefault="006760E7" w:rsidP="006760E7">
      <w:pPr>
        <w:pStyle w:val="CodePACKT"/>
      </w:pPr>
      <w:r w:rsidRPr="006760E7">
        <w:t>$M</w:t>
      </w:r>
      <w:r w:rsidR="00910F3D">
        <w:t>od</w:t>
      </w:r>
      <w:r w:rsidRPr="006760E7">
        <w:t> = Get-Module -Name Microsoft.PowerShell.Management -ListAvailable</w:t>
      </w:r>
    </w:p>
    <w:p w14:paraId="25C61B35" w14:textId="78E3A220" w:rsidR="006760E7" w:rsidRPr="006760E7" w:rsidRDefault="006760E7" w:rsidP="006760E7">
      <w:pPr>
        <w:pStyle w:val="CodePACKT"/>
      </w:pPr>
      <w:r w:rsidRPr="006760E7">
        <w:t>$M</w:t>
      </w:r>
      <w:r w:rsidR="00910F3D">
        <w:t>od</w:t>
      </w:r>
      <w:r w:rsidRPr="006760E7">
        <w:t>  | Format-List</w:t>
      </w:r>
    </w:p>
    <w:p w14:paraId="3C0E7B39" w14:textId="77777777" w:rsidR="006760E7" w:rsidRPr="006760E7" w:rsidRDefault="006760E7" w:rsidP="006760E7">
      <w:pPr>
        <w:pStyle w:val="CodePACKT"/>
      </w:pPr>
    </w:p>
    <w:p w14:paraId="129A11AD" w14:textId="13CB9175" w:rsidR="006760E7" w:rsidRPr="006760E7" w:rsidRDefault="006760E7" w:rsidP="006760E7">
      <w:pPr>
        <w:pStyle w:val="NumberedBulletPACKT"/>
        <w:rPr>
          <w:color w:val="333333"/>
          <w:lang w:val="en-GB" w:eastAsia="en-GB"/>
        </w:rPr>
      </w:pPr>
      <w:r w:rsidRPr="006760E7">
        <w:rPr>
          <w:lang w:val="en-GB" w:eastAsia="en-GB"/>
        </w:rPr>
        <w:t>View</w:t>
      </w:r>
      <w:r w:rsidR="00FA3A88">
        <w:rPr>
          <w:lang w:val="en-GB" w:eastAsia="en-GB"/>
        </w:rPr>
        <w:t>ing</w:t>
      </w:r>
      <w:r w:rsidRPr="006760E7">
        <w:rPr>
          <w:lang w:val="en-GB" w:eastAsia="en-GB"/>
        </w:rPr>
        <w:t> </w:t>
      </w:r>
      <w:r w:rsidR="00AB6075">
        <w:rPr>
          <w:lang w:val="en-GB" w:eastAsia="en-GB"/>
        </w:rPr>
        <w:t xml:space="preserve">the </w:t>
      </w:r>
      <w:r w:rsidR="00FF6E6E">
        <w:rPr>
          <w:lang w:val="en-GB" w:eastAsia="en-GB"/>
        </w:rPr>
        <w:t>m</w:t>
      </w:r>
      <w:r w:rsidRPr="006760E7">
        <w:rPr>
          <w:lang w:val="en-GB" w:eastAsia="en-GB"/>
        </w:rPr>
        <w:t>odule manifest</w:t>
      </w:r>
      <w:r w:rsidR="006341E8">
        <w:rPr>
          <w:lang w:val="en-GB" w:eastAsia="en-GB"/>
        </w:rPr>
        <w:t>:</w:t>
      </w:r>
    </w:p>
    <w:p w14:paraId="2504B746" w14:textId="77777777" w:rsidR="006760E7" w:rsidRPr="006760E7" w:rsidRDefault="006760E7" w:rsidP="006760E7">
      <w:pPr>
        <w:pStyle w:val="CodePACKT"/>
      </w:pPr>
    </w:p>
    <w:p w14:paraId="3BA4D6C4" w14:textId="2D8E6809" w:rsidR="006760E7" w:rsidRPr="006760E7" w:rsidRDefault="006760E7" w:rsidP="006760E7">
      <w:pPr>
        <w:pStyle w:val="CodePACKT"/>
      </w:pPr>
      <w:r w:rsidRPr="006760E7">
        <w:t>$M</w:t>
      </w:r>
      <w:r w:rsidR="00EA5650">
        <w:t>anifest</w:t>
      </w:r>
      <w:r w:rsidRPr="006760E7">
        <w:t> = Get-Content -Path $</w:t>
      </w:r>
      <w:proofErr w:type="spellStart"/>
      <w:r w:rsidRPr="006760E7">
        <w:t>M</w:t>
      </w:r>
      <w:r w:rsidR="00EA5650">
        <w:t>od</w:t>
      </w:r>
      <w:r w:rsidRPr="006760E7">
        <w:t>.Path</w:t>
      </w:r>
      <w:proofErr w:type="spellEnd"/>
    </w:p>
    <w:p w14:paraId="3DCFEA88" w14:textId="637DC75E" w:rsidR="006760E7" w:rsidRPr="006760E7" w:rsidRDefault="006760E7" w:rsidP="006760E7">
      <w:pPr>
        <w:pStyle w:val="CodePACKT"/>
      </w:pPr>
      <w:r w:rsidRPr="006760E7">
        <w:t>$M</w:t>
      </w:r>
      <w:r w:rsidR="00EA5650">
        <w:t>anifest</w:t>
      </w:r>
      <w:r w:rsidRPr="006760E7">
        <w:t> | Select-Object -First 20</w:t>
      </w:r>
    </w:p>
    <w:p w14:paraId="6C652843" w14:textId="77777777" w:rsidR="006760E7" w:rsidRPr="006760E7" w:rsidRDefault="006760E7" w:rsidP="006760E7">
      <w:pPr>
        <w:pStyle w:val="CodePACKT"/>
      </w:pPr>
    </w:p>
    <w:p w14:paraId="7FC68FC4" w14:textId="4B88C1F0" w:rsidR="006760E7" w:rsidRPr="006760E7" w:rsidRDefault="006760E7" w:rsidP="006760E7">
      <w:pPr>
        <w:pStyle w:val="NumberedBulletPACKT"/>
        <w:rPr>
          <w:color w:val="333333"/>
          <w:lang w:val="en-GB" w:eastAsia="en-GB"/>
        </w:rPr>
      </w:pPr>
      <w:r w:rsidRPr="006760E7">
        <w:rPr>
          <w:lang w:val="en-GB" w:eastAsia="en-GB"/>
        </w:rPr>
        <w:t>Discover</w:t>
      </w:r>
      <w:r w:rsidR="00FA3A88">
        <w:rPr>
          <w:lang w:val="en-GB" w:eastAsia="en-GB"/>
        </w:rPr>
        <w:t>ing</w:t>
      </w:r>
      <w:r w:rsidRPr="006760E7">
        <w:rPr>
          <w:lang w:val="en-GB" w:eastAsia="en-GB"/>
        </w:rPr>
        <w:t> the module</w:t>
      </w:r>
      <w:r w:rsidR="003D7098">
        <w:rPr>
          <w:lang w:val="en-GB" w:eastAsia="en-GB"/>
        </w:rPr>
        <w:t>’</w:t>
      </w:r>
      <w:r w:rsidRPr="006760E7">
        <w:rPr>
          <w:lang w:val="en-GB" w:eastAsia="en-GB"/>
        </w:rPr>
        <w:t>s assembly</w:t>
      </w:r>
      <w:r w:rsidR="006341E8">
        <w:rPr>
          <w:lang w:val="en-GB" w:eastAsia="en-GB"/>
        </w:rPr>
        <w:t>:</w:t>
      </w:r>
    </w:p>
    <w:p w14:paraId="574D8317" w14:textId="77777777" w:rsidR="006760E7" w:rsidRPr="006760E7" w:rsidRDefault="006760E7" w:rsidP="006760E7">
      <w:pPr>
        <w:pStyle w:val="CodePACKT"/>
      </w:pPr>
    </w:p>
    <w:p w14:paraId="7F865519" w14:textId="7A4229E1" w:rsidR="006760E7" w:rsidRPr="006760E7" w:rsidRDefault="006760E7" w:rsidP="006760E7">
      <w:pPr>
        <w:pStyle w:val="CodePACKT"/>
      </w:pPr>
      <w:r w:rsidRPr="006760E7">
        <w:t>Import-Module -Name Microsoft.PowerShell.Management</w:t>
      </w:r>
    </w:p>
    <w:p w14:paraId="5F7BACDF" w14:textId="7536A23E" w:rsidR="006760E7" w:rsidRPr="006760E7" w:rsidRDefault="006760E7" w:rsidP="006760E7">
      <w:pPr>
        <w:pStyle w:val="CodePACKT"/>
      </w:pPr>
      <w:r w:rsidRPr="006760E7">
        <w:t>$M</w:t>
      </w:r>
      <w:r w:rsidR="00EA5650">
        <w:t>atch</w:t>
      </w:r>
      <w:r w:rsidRPr="006760E7">
        <w:t> = $M</w:t>
      </w:r>
      <w:r w:rsidR="00EA5650">
        <w:t>anifest</w:t>
      </w:r>
      <w:r w:rsidRPr="006760E7">
        <w:t> | Select-String Modules</w:t>
      </w:r>
    </w:p>
    <w:p w14:paraId="26A3CC8B" w14:textId="6FD11C4C" w:rsidR="006760E7" w:rsidRPr="006760E7" w:rsidRDefault="006760E7" w:rsidP="006760E7">
      <w:pPr>
        <w:pStyle w:val="CodePACKT"/>
      </w:pPr>
      <w:r w:rsidRPr="006760E7">
        <w:t>$L</w:t>
      </w:r>
      <w:r w:rsidR="00EA5650">
        <w:t>ube</w:t>
      </w:r>
      <w:r w:rsidRPr="006760E7">
        <w:t> = $</w:t>
      </w:r>
      <w:proofErr w:type="spellStart"/>
      <w:r w:rsidRPr="006760E7">
        <w:t>M</w:t>
      </w:r>
      <w:r w:rsidR="00EA5650">
        <w:t>atch</w:t>
      </w:r>
      <w:r w:rsidRPr="006760E7">
        <w:t>.Line</w:t>
      </w:r>
      <w:proofErr w:type="spellEnd"/>
    </w:p>
    <w:p w14:paraId="74EAA8B0" w14:textId="0F2C322A" w:rsidR="006760E7" w:rsidRPr="006760E7" w:rsidRDefault="006760E7" w:rsidP="006760E7">
      <w:pPr>
        <w:pStyle w:val="CodePACKT"/>
      </w:pPr>
      <w:r w:rsidRPr="006760E7">
        <w:lastRenderedPageBreak/>
        <w:t>$DLL = ($Line -Split </w:t>
      </w:r>
      <w:r w:rsidR="004848CA">
        <w:t>'"'</w:t>
      </w:r>
      <w:r w:rsidRPr="006760E7">
        <w:t>)[1]</w:t>
      </w:r>
    </w:p>
    <w:p w14:paraId="695670FB" w14:textId="77777777" w:rsidR="006760E7" w:rsidRPr="006760E7" w:rsidRDefault="006760E7" w:rsidP="006760E7">
      <w:pPr>
        <w:pStyle w:val="CodePACKT"/>
      </w:pPr>
      <w:r w:rsidRPr="006760E7">
        <w:t>Get-Item -Path $PSHOME\$DLL</w:t>
      </w:r>
    </w:p>
    <w:p w14:paraId="34392F91" w14:textId="77777777" w:rsidR="006760E7" w:rsidRPr="006760E7" w:rsidRDefault="006760E7" w:rsidP="006760E7">
      <w:pPr>
        <w:pStyle w:val="CodePACKT"/>
      </w:pPr>
    </w:p>
    <w:p w14:paraId="10E2941D" w14:textId="28EC7A3E" w:rsidR="006760E7" w:rsidRPr="006760E7" w:rsidRDefault="006760E7" w:rsidP="006760E7">
      <w:pPr>
        <w:pStyle w:val="NumberedBulletPACKT"/>
        <w:rPr>
          <w:color w:val="333333"/>
          <w:lang w:val="en-GB" w:eastAsia="en-GB"/>
        </w:rPr>
      </w:pPr>
      <w:r w:rsidRPr="006760E7">
        <w:rPr>
          <w:lang w:val="en-GB" w:eastAsia="en-GB"/>
        </w:rPr>
        <w:t>View</w:t>
      </w:r>
      <w:r w:rsidR="00FA3A88">
        <w:rPr>
          <w:lang w:val="en-GB" w:eastAsia="en-GB"/>
        </w:rPr>
        <w:t>ing</w:t>
      </w:r>
      <w:r w:rsidRPr="006760E7">
        <w:rPr>
          <w:lang w:val="en-GB" w:eastAsia="en-GB"/>
        </w:rPr>
        <w:t> associated loaded assembly</w:t>
      </w:r>
      <w:r w:rsidR="006341E8">
        <w:rPr>
          <w:lang w:val="en-GB" w:eastAsia="en-GB"/>
        </w:rPr>
        <w:t>:</w:t>
      </w:r>
    </w:p>
    <w:p w14:paraId="3EA55222" w14:textId="77777777" w:rsidR="006760E7" w:rsidRPr="006760E7" w:rsidRDefault="006760E7" w:rsidP="006760E7">
      <w:pPr>
        <w:pStyle w:val="CodePACKT"/>
      </w:pPr>
    </w:p>
    <w:p w14:paraId="5F58C61E" w14:textId="038B3846" w:rsidR="006760E7" w:rsidRPr="006760E7" w:rsidRDefault="006760E7" w:rsidP="006760E7">
      <w:pPr>
        <w:pStyle w:val="CodePACKT"/>
      </w:pPr>
      <w:r w:rsidRPr="006760E7">
        <w:t>$Assemblies2 = [</w:t>
      </w:r>
      <w:r w:rsidR="00EA5650">
        <w:t>System.A</w:t>
      </w:r>
      <w:r w:rsidRPr="006760E7">
        <w:t>pp</w:t>
      </w:r>
      <w:r w:rsidR="00EA5650">
        <w:t>D</w:t>
      </w:r>
      <w:r w:rsidRPr="006760E7">
        <w:t>omain]::CurrentDomain.GetAssemblies() </w:t>
      </w:r>
    </w:p>
    <w:p w14:paraId="0699169D" w14:textId="4B431DDD" w:rsidR="00AC0E66" w:rsidRDefault="006760E7" w:rsidP="006760E7">
      <w:pPr>
        <w:pStyle w:val="CodePACKT"/>
      </w:pPr>
      <w:r w:rsidRPr="006760E7">
        <w:t>$Assemblies2 | Where-Object Location -match $DLL</w:t>
      </w:r>
    </w:p>
    <w:p w14:paraId="68DD9368" w14:textId="176CDABE" w:rsidR="00FF6E6E" w:rsidRDefault="00FF6E6E" w:rsidP="006760E7">
      <w:pPr>
        <w:pStyle w:val="CodePACKT"/>
      </w:pPr>
    </w:p>
    <w:p w14:paraId="77A73B04" w14:textId="7661804E" w:rsidR="00FF6E6E" w:rsidRPr="00FF6E6E" w:rsidRDefault="00FF6E6E" w:rsidP="00FF6E6E">
      <w:pPr>
        <w:pStyle w:val="NumberedBulletPACKT"/>
        <w:rPr>
          <w:color w:val="333333"/>
          <w:lang w:val="en-GB" w:eastAsia="en-GB"/>
        </w:rPr>
      </w:pPr>
      <w:r w:rsidRPr="00FF6E6E">
        <w:rPr>
          <w:lang w:val="en-GB" w:eastAsia="en-GB"/>
        </w:rPr>
        <w:t>Get</w:t>
      </w:r>
      <w:r w:rsidR="00FA3A88">
        <w:rPr>
          <w:lang w:val="en-GB" w:eastAsia="en-GB"/>
        </w:rPr>
        <w:t>ting</w:t>
      </w:r>
      <w:r w:rsidRPr="00FF6E6E">
        <w:rPr>
          <w:lang w:val="en-GB" w:eastAsia="en-GB"/>
        </w:rPr>
        <w:t> details of a</w:t>
      </w:r>
      <w:r>
        <w:rPr>
          <w:lang w:val="en-GB" w:eastAsia="en-GB"/>
        </w:rPr>
        <w:t xml:space="preserve"> PowerShell command inside a module DLL</w:t>
      </w:r>
      <w:r w:rsidR="006341E8">
        <w:rPr>
          <w:lang w:val="en-GB" w:eastAsia="en-GB"/>
        </w:rPr>
        <w:t>:</w:t>
      </w:r>
    </w:p>
    <w:p w14:paraId="566DC5BB" w14:textId="77777777" w:rsidR="00FF6E6E" w:rsidRPr="00FF6E6E" w:rsidRDefault="00FF6E6E" w:rsidP="00FF6E6E">
      <w:pPr>
        <w:pStyle w:val="CodePACKT"/>
      </w:pPr>
    </w:p>
    <w:p w14:paraId="658FEE77" w14:textId="57A3F735" w:rsidR="00FF6E6E" w:rsidRPr="00FF6E6E" w:rsidRDefault="00FF6E6E" w:rsidP="00FF6E6E">
      <w:pPr>
        <w:pStyle w:val="CodePACKT"/>
      </w:pPr>
      <w:r w:rsidRPr="00FF6E6E">
        <w:t>$C</w:t>
      </w:r>
      <w:r w:rsidR="00EA5650">
        <w:t>ommands</w:t>
      </w:r>
      <w:r w:rsidRPr="00FF6E6E">
        <w:t> = $A</w:t>
      </w:r>
      <w:r w:rsidR="00EA5650">
        <w:t>ssemblies</w:t>
      </w:r>
      <w:r w:rsidRPr="00FF6E6E">
        <w:t>2</w:t>
      </w:r>
    </w:p>
    <w:p w14:paraId="5DBC43F0" w14:textId="77777777" w:rsidR="00FF6E6E" w:rsidRPr="00FF6E6E" w:rsidRDefault="00FF6E6E" w:rsidP="00FF6E6E">
      <w:pPr>
        <w:pStyle w:val="CodePACKT"/>
      </w:pPr>
      <w:r w:rsidRPr="00FF6E6E">
        <w:t>               Where-Object Location -match Commands.Management\.dll</w:t>
      </w:r>
    </w:p>
    <w:p w14:paraId="1A873FEE" w14:textId="0FF26E9E" w:rsidR="00FF6E6E" w:rsidRPr="00FF6E6E" w:rsidRDefault="00FF6E6E" w:rsidP="00FF6E6E">
      <w:pPr>
        <w:pStyle w:val="CodePACKT"/>
      </w:pPr>
      <w:r w:rsidRPr="00FF6E6E">
        <w:t>$</w:t>
      </w:r>
      <w:proofErr w:type="spellStart"/>
      <w:r w:rsidRPr="00FF6E6E">
        <w:t>C</w:t>
      </w:r>
      <w:r w:rsidR="00EA5650">
        <w:t>ommands</w:t>
      </w:r>
      <w:r w:rsidRPr="00FF6E6E">
        <w:t>.GetTypes</w:t>
      </w:r>
      <w:proofErr w:type="spellEnd"/>
      <w:r w:rsidRPr="00FF6E6E">
        <w:t>() | </w:t>
      </w:r>
    </w:p>
    <w:p w14:paraId="51AC5CF6" w14:textId="09F8CA60" w:rsidR="00FF6E6E" w:rsidRPr="00FF6E6E" w:rsidRDefault="00FF6E6E" w:rsidP="00FF6E6E">
      <w:pPr>
        <w:pStyle w:val="CodePACKT"/>
      </w:pPr>
      <w:r w:rsidRPr="00FF6E6E">
        <w:t>  Where-Object Name -match </w:t>
      </w:r>
      <w:r w:rsidR="00F11061">
        <w:t>"</w:t>
      </w:r>
      <w:proofErr w:type="spellStart"/>
      <w:r w:rsidRPr="00FF6E6E">
        <w:t>Addcontentcommand</w:t>
      </w:r>
      <w:proofErr w:type="spellEnd"/>
      <w:r w:rsidRPr="00FF6E6E">
        <w:t>$</w:t>
      </w:r>
      <w:r w:rsidR="00F11061">
        <w:t>"</w:t>
      </w:r>
      <w:r w:rsidRPr="00FF6E6E">
        <w:t> </w:t>
      </w:r>
    </w:p>
    <w:p w14:paraId="616BDFDB" w14:textId="77777777" w:rsidR="00FF6E6E" w:rsidRPr="00FF6E6E" w:rsidRDefault="00FF6E6E" w:rsidP="00FF6E6E">
      <w:pPr>
        <w:pStyle w:val="CodePACKT"/>
      </w:pPr>
    </w:p>
    <w:p w14:paraId="3A053DFB" w14:textId="77777777" w:rsidR="00AC0E66" w:rsidRDefault="00AC0E66" w:rsidP="00AC0E66">
      <w:pPr>
        <w:pStyle w:val="Heading2"/>
        <w:numPr>
          <w:ilvl w:val="1"/>
          <w:numId w:val="3"/>
        </w:numPr>
        <w:tabs>
          <w:tab w:val="left" w:pos="0"/>
        </w:tabs>
      </w:pPr>
      <w:r>
        <w:t>How it works...</w:t>
      </w:r>
    </w:p>
    <w:p w14:paraId="7627A1D1" w14:textId="64675133" w:rsidR="00AC0E66" w:rsidRDefault="00AC0E66" w:rsidP="00AC0E66">
      <w:pPr>
        <w:pStyle w:val="NormalPACKT"/>
        <w:rPr>
          <w:lang w:val="en-GB"/>
        </w:rPr>
      </w:pPr>
      <w:r>
        <w:rPr>
          <w:lang w:val="en-GB"/>
        </w:rPr>
        <w:t xml:space="preserve">In </w:t>
      </w:r>
      <w:r w:rsidRPr="00047CA9">
        <w:rPr>
          <w:rStyle w:val="ItalicsPACKT"/>
        </w:rPr>
        <w:t>step 1</w:t>
      </w:r>
      <w:r>
        <w:rPr>
          <w:lang w:val="en-GB"/>
        </w:rPr>
        <w:t xml:space="preserve">, </w:t>
      </w:r>
      <w:r w:rsidR="00FF6E6E">
        <w:rPr>
          <w:lang w:val="en-GB"/>
        </w:rPr>
        <w:t xml:space="preserve">you use the </w:t>
      </w:r>
      <w:proofErr w:type="spellStart"/>
      <w:r w:rsidR="00FF6E6E" w:rsidRPr="00FF6E6E">
        <w:rPr>
          <w:rStyle w:val="CodeInTextPACKT"/>
        </w:rPr>
        <w:t>GetAssemblies</w:t>
      </w:r>
      <w:proofErr w:type="spellEnd"/>
      <w:r w:rsidR="00FF6E6E" w:rsidRPr="00FF6E6E">
        <w:rPr>
          <w:rStyle w:val="CodeInTextPACKT"/>
        </w:rPr>
        <w:t>()</w:t>
      </w:r>
      <w:r w:rsidR="00FF6E6E">
        <w:rPr>
          <w:lang w:val="en-GB"/>
        </w:rPr>
        <w:t xml:space="preserve"> method to return all the assemblies currently loaded by PowerShell. Then you output a count of the assemblies currently loaded, which looks like this:</w:t>
      </w:r>
    </w:p>
    <w:p w14:paraId="4DD52E81" w14:textId="396CB4A8" w:rsidR="00FF6E6E" w:rsidRDefault="00910F3D" w:rsidP="00CD2947">
      <w:pPr>
        <w:pStyle w:val="FigurePACKT"/>
      </w:pPr>
      <w:r>
        <w:drawing>
          <wp:inline distT="0" distB="0" distL="0" distR="0" wp14:anchorId="46A4634D" wp14:editId="3813A236">
            <wp:extent cx="3280092" cy="49096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2349" cy="504769"/>
                    </a:xfrm>
                    <a:prstGeom prst="rect">
                      <a:avLst/>
                    </a:prstGeom>
                  </pic:spPr>
                </pic:pic>
              </a:graphicData>
            </a:graphic>
          </wp:inline>
        </w:drawing>
      </w:r>
    </w:p>
    <w:p w14:paraId="1A5B6BC6" w14:textId="1AF7F2F2" w:rsidR="00D70526" w:rsidRDefault="00D70526" w:rsidP="00140AC6">
      <w:pPr>
        <w:pStyle w:val="FigureCaptionPACKT"/>
      </w:pPr>
      <w:r>
        <w:t>Figure 5.</w:t>
      </w:r>
      <w:r w:rsidR="005F295E">
        <w:t>2</w:t>
      </w:r>
      <w:r>
        <w:t xml:space="preserve">: </w:t>
      </w:r>
      <w:r w:rsidR="007143DB">
        <w:t>Counting</w:t>
      </w:r>
      <w:r w:rsidR="00BC4DE1">
        <w:t xml:space="preserve"> the</w:t>
      </w:r>
      <w:r w:rsidR="007143DB">
        <w:t xml:space="preserve"> loaded assemblies</w:t>
      </w:r>
    </w:p>
    <w:p w14:paraId="6977D4BF" w14:textId="474157F2" w:rsidR="00AC0E66" w:rsidRDefault="00AC0E66" w:rsidP="00AC0E66">
      <w:pPr>
        <w:pStyle w:val="LayoutInformationPACKT"/>
        <w:rPr>
          <w:noProof/>
        </w:rPr>
      </w:pPr>
      <w:r>
        <w:t xml:space="preserve">Insert </w:t>
      </w:r>
      <w:r w:rsidRPr="00C41783">
        <w:t>image</w:t>
      </w:r>
      <w:r>
        <w:t xml:space="preserve"> </w:t>
      </w:r>
      <w:r>
        <w:rPr>
          <w:noProof/>
        </w:rPr>
        <w:t>B42024_05</w:t>
      </w:r>
      <w:r w:rsidRPr="00023EAD">
        <w:rPr>
          <w:noProof/>
        </w:rPr>
        <w:t>_</w:t>
      </w:r>
      <w:r>
        <w:rPr>
          <w:noProof/>
        </w:rPr>
        <w:t>0</w:t>
      </w:r>
      <w:r w:rsidR="00FF6E6E">
        <w:rPr>
          <w:noProof/>
        </w:rPr>
        <w:t>2</w:t>
      </w:r>
      <w:r>
        <w:rPr>
          <w:noProof/>
        </w:rPr>
        <w:t>.png</w:t>
      </w:r>
    </w:p>
    <w:p w14:paraId="1A94D157" w14:textId="71FC11ED" w:rsidR="00FF6E6E" w:rsidRDefault="00FF6E6E" w:rsidP="00FF6E6E">
      <w:r>
        <w:t xml:space="preserve">In </w:t>
      </w:r>
      <w:r w:rsidRPr="00FF6E6E">
        <w:rPr>
          <w:rStyle w:val="ItalicsPACKT"/>
        </w:rPr>
        <w:t>step 2</w:t>
      </w:r>
      <w:r>
        <w:t>, you look at the first 10 assemblies returned, which looks like this</w:t>
      </w:r>
      <w:r w:rsidR="00387E17">
        <w:t>:</w:t>
      </w:r>
    </w:p>
    <w:p w14:paraId="5DDD9EFD" w14:textId="0D0E012A" w:rsidR="00FF6E6E" w:rsidRDefault="00FF6E6E" w:rsidP="00CD2947">
      <w:pPr>
        <w:pStyle w:val="FigurePACKT"/>
      </w:pPr>
      <w:r>
        <w:drawing>
          <wp:inline distT="0" distB="0" distL="0" distR="0" wp14:anchorId="66D9FB47" wp14:editId="5DA86ABC">
            <wp:extent cx="3498945" cy="1469588"/>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6544" cy="1493780"/>
                    </a:xfrm>
                    <a:prstGeom prst="rect">
                      <a:avLst/>
                    </a:prstGeom>
                  </pic:spPr>
                </pic:pic>
              </a:graphicData>
            </a:graphic>
          </wp:inline>
        </w:drawing>
      </w:r>
    </w:p>
    <w:p w14:paraId="6D4F5C7B" w14:textId="66188337" w:rsidR="00EE179D" w:rsidRDefault="00EE179D" w:rsidP="00140AC6">
      <w:pPr>
        <w:pStyle w:val="FigureCaptionPACKT"/>
      </w:pPr>
      <w:r>
        <w:lastRenderedPageBreak/>
        <w:t>Figure 5.</w:t>
      </w:r>
      <w:r w:rsidR="005F295E">
        <w:t>3</w:t>
      </w:r>
      <w:r>
        <w:t>: Viewing the first 10 assemblies</w:t>
      </w:r>
    </w:p>
    <w:p w14:paraId="70E8B886" w14:textId="1EC10028" w:rsidR="00FF6E6E" w:rsidRDefault="00FF6E6E" w:rsidP="00FF6E6E">
      <w:pPr>
        <w:pStyle w:val="LayoutInformationPACKT"/>
        <w:rPr>
          <w:noProof/>
        </w:rPr>
      </w:pPr>
      <w:r>
        <w:t xml:space="preserve">Insert </w:t>
      </w:r>
      <w:r w:rsidRPr="00C41783">
        <w:t>image</w:t>
      </w:r>
      <w:r>
        <w:t xml:space="preserve"> </w:t>
      </w:r>
      <w:r>
        <w:rPr>
          <w:noProof/>
        </w:rPr>
        <w:t>B42024_05</w:t>
      </w:r>
      <w:r w:rsidRPr="00023EAD">
        <w:rPr>
          <w:noProof/>
        </w:rPr>
        <w:t>_</w:t>
      </w:r>
      <w:r>
        <w:rPr>
          <w:noProof/>
        </w:rPr>
        <w:t>03.png</w:t>
      </w:r>
    </w:p>
    <w:p w14:paraId="019F15EC" w14:textId="5C2863E0" w:rsidR="00FF6E6E" w:rsidRDefault="00FF6E6E" w:rsidP="00FF6E6E">
      <w:r>
        <w:t xml:space="preserve">In </w:t>
      </w:r>
      <w:r w:rsidRPr="00FF6E6E">
        <w:rPr>
          <w:rStyle w:val="ItalicsPACKT"/>
        </w:rPr>
        <w:t>step 3</w:t>
      </w:r>
      <w:r>
        <w:t>, you examine the assemblies loaded into Windows PowerShell 5.1, which looks like this:</w:t>
      </w:r>
    </w:p>
    <w:p w14:paraId="148C6D15" w14:textId="43B0928A" w:rsidR="00FF6E6E" w:rsidRDefault="00910F3D" w:rsidP="00CD2947">
      <w:pPr>
        <w:pStyle w:val="FigurePACKT"/>
      </w:pPr>
      <w:r>
        <w:drawing>
          <wp:inline distT="0" distB="0" distL="0" distR="0" wp14:anchorId="7257D8AE" wp14:editId="58EE5DDA">
            <wp:extent cx="2983828" cy="765296"/>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1705" cy="800659"/>
                    </a:xfrm>
                    <a:prstGeom prst="rect">
                      <a:avLst/>
                    </a:prstGeom>
                  </pic:spPr>
                </pic:pic>
              </a:graphicData>
            </a:graphic>
          </wp:inline>
        </w:drawing>
      </w:r>
      <w:r>
        <w:t xml:space="preserve"> </w:t>
      </w:r>
    </w:p>
    <w:p w14:paraId="67F2A274" w14:textId="16AD8C7E" w:rsidR="004F4A5B" w:rsidRDefault="004F4A5B" w:rsidP="00140AC6">
      <w:pPr>
        <w:pStyle w:val="FigureCaptionPACKT"/>
      </w:pPr>
      <w:r>
        <w:t>Figure 5.</w:t>
      </w:r>
      <w:r w:rsidR="005F295E">
        <w:t>4</w:t>
      </w:r>
      <w:r>
        <w:t>: Checking the assemblies in Windows PowerShell 5.1</w:t>
      </w:r>
    </w:p>
    <w:p w14:paraId="7B86F8B4" w14:textId="11CF649F" w:rsidR="00FF6E6E" w:rsidRDefault="00FF6E6E" w:rsidP="00FF6E6E">
      <w:pPr>
        <w:pStyle w:val="LayoutInformationPACKT"/>
        <w:rPr>
          <w:noProof/>
        </w:rPr>
      </w:pPr>
      <w:r>
        <w:t xml:space="preserve">Insert </w:t>
      </w:r>
      <w:r w:rsidRPr="00C41783">
        <w:t>image</w:t>
      </w:r>
      <w:r>
        <w:t xml:space="preserve"> </w:t>
      </w:r>
      <w:r>
        <w:rPr>
          <w:noProof/>
        </w:rPr>
        <w:t>B42024_05</w:t>
      </w:r>
      <w:r w:rsidRPr="00023EAD">
        <w:rPr>
          <w:noProof/>
        </w:rPr>
        <w:t>_</w:t>
      </w:r>
      <w:r>
        <w:rPr>
          <w:noProof/>
        </w:rPr>
        <w:t>04.png</w:t>
      </w:r>
    </w:p>
    <w:p w14:paraId="0EE67177" w14:textId="0454813B" w:rsidR="00FF6E6E" w:rsidRDefault="00FF6E6E" w:rsidP="00FF6E6E">
      <w:pPr>
        <w:pStyle w:val="NormalPACKT"/>
      </w:pPr>
      <w:r>
        <w:t xml:space="preserve">With </w:t>
      </w:r>
      <w:r w:rsidRPr="00FF6E6E">
        <w:rPr>
          <w:rStyle w:val="ItalicsPACKT"/>
        </w:rPr>
        <w:t>step 4</w:t>
      </w:r>
      <w:r>
        <w:t xml:space="preserve">, you examine the </w:t>
      </w:r>
      <w:r w:rsidRPr="00FF6E6E">
        <w:rPr>
          <w:rStyle w:val="CodeInTextPACKT"/>
        </w:rPr>
        <w:t>Microsoft.PowerShell.*</w:t>
      </w:r>
      <w:r>
        <w:t xml:space="preserve"> assemblies in PowerShell 5.1, which looks like this:</w:t>
      </w:r>
    </w:p>
    <w:p w14:paraId="283E97DB" w14:textId="537493B0" w:rsidR="00FF6E6E" w:rsidRDefault="00FF6E6E" w:rsidP="004F48F8">
      <w:pPr>
        <w:pStyle w:val="FigurePACKT"/>
      </w:pPr>
      <w:r>
        <w:drawing>
          <wp:inline distT="0" distB="0" distL="0" distR="0" wp14:anchorId="424CBAD8" wp14:editId="1BA64222">
            <wp:extent cx="3674043" cy="80962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9290" cy="832818"/>
                    </a:xfrm>
                    <a:prstGeom prst="rect">
                      <a:avLst/>
                    </a:prstGeom>
                  </pic:spPr>
                </pic:pic>
              </a:graphicData>
            </a:graphic>
          </wp:inline>
        </w:drawing>
      </w:r>
    </w:p>
    <w:p w14:paraId="3A52BB27" w14:textId="0D0CA068" w:rsidR="004F4A5B" w:rsidRDefault="004F4A5B" w:rsidP="00140AC6">
      <w:pPr>
        <w:pStyle w:val="FigureCaptionPACKT"/>
      </w:pPr>
      <w:r>
        <w:t>Figure 5.</w:t>
      </w:r>
      <w:r w:rsidR="005F295E">
        <w:t>5</w:t>
      </w:r>
      <w:r>
        <w:t>: Viewing the Microsoft.PowerShell assemblies</w:t>
      </w:r>
      <w:r w:rsidR="00C3671D">
        <w:t xml:space="preserve"> in Windows PowerShell</w:t>
      </w:r>
    </w:p>
    <w:p w14:paraId="1F92B411" w14:textId="1D41941C" w:rsidR="00FF6E6E" w:rsidRDefault="00FF6E6E" w:rsidP="00FF6E6E">
      <w:pPr>
        <w:pStyle w:val="LayoutInformationPACKT"/>
        <w:rPr>
          <w:noProof/>
        </w:rPr>
      </w:pPr>
      <w:r>
        <w:t xml:space="preserve">Insert </w:t>
      </w:r>
      <w:r w:rsidRPr="00C41783">
        <w:t>image</w:t>
      </w:r>
      <w:r>
        <w:t xml:space="preserve"> </w:t>
      </w:r>
      <w:r>
        <w:rPr>
          <w:noProof/>
        </w:rPr>
        <w:t>B42024_05</w:t>
      </w:r>
      <w:r w:rsidRPr="00023EAD">
        <w:rPr>
          <w:noProof/>
        </w:rPr>
        <w:t>_</w:t>
      </w:r>
      <w:r>
        <w:rPr>
          <w:noProof/>
        </w:rPr>
        <w:t>05.png</w:t>
      </w:r>
    </w:p>
    <w:p w14:paraId="2CE07E44" w14:textId="2C30A374" w:rsidR="00FF6E6E" w:rsidRDefault="00FF6E6E" w:rsidP="00FF6E6E">
      <w:pPr>
        <w:pStyle w:val="NormalPACKT"/>
      </w:pPr>
      <w:r>
        <w:t xml:space="preserve">In </w:t>
      </w:r>
      <w:r w:rsidRPr="00FF6E6E">
        <w:rPr>
          <w:rStyle w:val="ItalicsPACKT"/>
        </w:rPr>
        <w:t>step 5</w:t>
      </w:r>
      <w:r>
        <w:t xml:space="preserve">, you examine the details of the </w:t>
      </w:r>
      <w:r w:rsidRPr="00FF6E6E">
        <w:rPr>
          <w:rStyle w:val="CodeInTextPACKT"/>
        </w:rPr>
        <w:t>Microsoft.PowerShell.Management</w:t>
      </w:r>
      <w:r>
        <w:t xml:space="preserve"> module</w:t>
      </w:r>
      <w:r w:rsidR="00EA5650">
        <w:t xml:space="preserve">, which </w:t>
      </w:r>
      <w:r>
        <w:t>contain</w:t>
      </w:r>
      <w:r w:rsidR="00EA5650">
        <w:t xml:space="preserve">s </w:t>
      </w:r>
      <w:r>
        <w:t>numerous core commands in PowerShell. The output of this step looks like this:</w:t>
      </w:r>
    </w:p>
    <w:p w14:paraId="5B6598A2" w14:textId="507F824A" w:rsidR="00FF6E6E" w:rsidRDefault="001F4083" w:rsidP="004F48F8">
      <w:pPr>
        <w:pStyle w:val="FigurePACKT"/>
      </w:pPr>
      <w:r w:rsidRPr="001F4083">
        <w:lastRenderedPageBreak/>
        <w:t xml:space="preserve"> </w:t>
      </w:r>
      <w:r>
        <w:drawing>
          <wp:inline distT="0" distB="0" distL="0" distR="0" wp14:anchorId="0D4EECF0" wp14:editId="3CA29FC0">
            <wp:extent cx="3419510" cy="2375523"/>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2811" cy="2391710"/>
                    </a:xfrm>
                    <a:prstGeom prst="rect">
                      <a:avLst/>
                    </a:prstGeom>
                  </pic:spPr>
                </pic:pic>
              </a:graphicData>
            </a:graphic>
          </wp:inline>
        </w:drawing>
      </w:r>
      <w:r w:rsidR="00910F3D">
        <w:t xml:space="preserve"> </w:t>
      </w:r>
    </w:p>
    <w:p w14:paraId="31E50CCD" w14:textId="53CCD85D" w:rsidR="00DF5969" w:rsidRDefault="00DF5969" w:rsidP="00140AC6">
      <w:pPr>
        <w:pStyle w:val="FigureCaptionPACKT"/>
      </w:pPr>
      <w:r>
        <w:t>Figure 5.</w:t>
      </w:r>
      <w:r w:rsidR="005F295E">
        <w:t>6</w:t>
      </w:r>
      <w:r>
        <w:t>: Exploring the Microsoft.PowerShell.Management module</w:t>
      </w:r>
      <w:r w:rsidR="00C3671D">
        <w:t xml:space="preserve"> in PowerShell 7.1</w:t>
      </w:r>
    </w:p>
    <w:p w14:paraId="28A08487" w14:textId="71F3C689" w:rsidR="00FF6E6E" w:rsidRDefault="00FF6E6E" w:rsidP="00FF6E6E">
      <w:pPr>
        <w:pStyle w:val="LayoutInformationPACKT"/>
        <w:rPr>
          <w:noProof/>
        </w:rPr>
      </w:pPr>
      <w:r>
        <w:t xml:space="preserve">Insert </w:t>
      </w:r>
      <w:r w:rsidRPr="00C41783">
        <w:t>image</w:t>
      </w:r>
      <w:r>
        <w:t xml:space="preserve"> </w:t>
      </w:r>
      <w:r>
        <w:rPr>
          <w:noProof/>
        </w:rPr>
        <w:t>B42024_05</w:t>
      </w:r>
      <w:r w:rsidRPr="00023EAD">
        <w:rPr>
          <w:noProof/>
        </w:rPr>
        <w:t>_</w:t>
      </w:r>
      <w:r>
        <w:rPr>
          <w:noProof/>
        </w:rPr>
        <w:t>06.png</w:t>
      </w:r>
    </w:p>
    <w:p w14:paraId="4EB6197D" w14:textId="66B18F5F" w:rsidR="00FF6E6E" w:rsidRDefault="00FF6E6E" w:rsidP="00FF6E6E">
      <w:r>
        <w:t xml:space="preserve">In </w:t>
      </w:r>
      <w:r w:rsidRPr="00FF6E6E">
        <w:rPr>
          <w:rStyle w:val="ItalicsPACKT"/>
        </w:rPr>
        <w:t>step 6</w:t>
      </w:r>
      <w:r>
        <w:t>, you view the man</w:t>
      </w:r>
      <w:r w:rsidR="00EA5650">
        <w:t>i</w:t>
      </w:r>
      <w:r>
        <w:t xml:space="preserve">fest for the </w:t>
      </w:r>
      <w:r w:rsidRPr="00FF6E6E">
        <w:rPr>
          <w:rStyle w:val="CodeInTextPACKT"/>
        </w:rPr>
        <w:t>Microsoft.PowerShell.Management</w:t>
      </w:r>
      <w:r>
        <w:t xml:space="preserve"> module. The </w:t>
      </w:r>
      <w:r w:rsidR="00BC4DE1">
        <w:t>following screenshot</w:t>
      </w:r>
      <w:r>
        <w:t xml:space="preserve"> shows the first 20 lines of the manifest:</w:t>
      </w:r>
    </w:p>
    <w:p w14:paraId="79718BB4" w14:textId="178EBF6E" w:rsidR="00FF6E6E" w:rsidRDefault="00910F3D" w:rsidP="004F48F8">
      <w:pPr>
        <w:pStyle w:val="FigurePACKT"/>
      </w:pPr>
      <w:r>
        <w:drawing>
          <wp:inline distT="0" distB="0" distL="0" distR="0" wp14:anchorId="1494EFED" wp14:editId="420FBCF9">
            <wp:extent cx="2504408" cy="219081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2997" cy="2207074"/>
                    </a:xfrm>
                    <a:prstGeom prst="rect">
                      <a:avLst/>
                    </a:prstGeom>
                  </pic:spPr>
                </pic:pic>
              </a:graphicData>
            </a:graphic>
          </wp:inline>
        </w:drawing>
      </w:r>
    </w:p>
    <w:p w14:paraId="5A5298BB" w14:textId="41562A1A" w:rsidR="001772A3" w:rsidRDefault="001772A3" w:rsidP="00140AC6">
      <w:pPr>
        <w:pStyle w:val="FigureCaptionPACKT"/>
      </w:pPr>
      <w:r>
        <w:t>Figure 5.</w:t>
      </w:r>
      <w:r w:rsidR="005F295E">
        <w:t>7</w:t>
      </w:r>
      <w:r>
        <w:t xml:space="preserve">: </w:t>
      </w:r>
      <w:r w:rsidR="0003440A">
        <w:t>Viewing the Microsoft.PowerShell.Management module manifest</w:t>
      </w:r>
    </w:p>
    <w:p w14:paraId="53D5A126" w14:textId="2D3F6B0C" w:rsidR="00FF6E6E" w:rsidRDefault="00FF6E6E" w:rsidP="00FF6E6E">
      <w:pPr>
        <w:pStyle w:val="LayoutInformationPACKT"/>
        <w:rPr>
          <w:noProof/>
        </w:rPr>
      </w:pPr>
      <w:r>
        <w:t xml:space="preserve">Insert </w:t>
      </w:r>
      <w:r w:rsidRPr="00C41783">
        <w:t>image</w:t>
      </w:r>
      <w:r>
        <w:t xml:space="preserve"> </w:t>
      </w:r>
      <w:r>
        <w:rPr>
          <w:noProof/>
        </w:rPr>
        <w:t>B42024_05</w:t>
      </w:r>
      <w:r w:rsidRPr="00023EAD">
        <w:rPr>
          <w:noProof/>
        </w:rPr>
        <w:t>_</w:t>
      </w:r>
      <w:r>
        <w:rPr>
          <w:noProof/>
        </w:rPr>
        <w:t>07.png</w:t>
      </w:r>
    </w:p>
    <w:p w14:paraId="2779D9DE" w14:textId="33E55817" w:rsidR="00FF6E6E" w:rsidRPr="00FF6E6E" w:rsidRDefault="00FF6E6E" w:rsidP="00FF6E6E">
      <w:r>
        <w:lastRenderedPageBreak/>
        <w:t xml:space="preserve">In </w:t>
      </w:r>
      <w:r w:rsidRPr="00FF6E6E">
        <w:rPr>
          <w:rStyle w:val="ItalicsPACKT"/>
        </w:rPr>
        <w:t>step 7</w:t>
      </w:r>
      <w:r>
        <w:t xml:space="preserve">, you extract the name of the DLL implementing the </w:t>
      </w:r>
      <w:r w:rsidRPr="00FF6E6E">
        <w:rPr>
          <w:rStyle w:val="CodeInTextPACKT"/>
        </w:rPr>
        <w:t>Microsoft.PowerShell.Management</w:t>
      </w:r>
      <w:r>
        <w:t xml:space="preserve"> module and examine the location on disk, which looks like this:</w:t>
      </w:r>
    </w:p>
    <w:p w14:paraId="788FA72E" w14:textId="682614C7" w:rsidR="00FF6E6E" w:rsidRDefault="00910F3D" w:rsidP="00422981">
      <w:pPr>
        <w:pStyle w:val="FigurePACKT"/>
      </w:pPr>
      <w:r>
        <w:drawing>
          <wp:inline distT="0" distB="0" distL="0" distR="0" wp14:anchorId="623D88B5" wp14:editId="7E3AE4E6">
            <wp:extent cx="3535291" cy="128118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50023" cy="1358998"/>
                    </a:xfrm>
                    <a:prstGeom prst="rect">
                      <a:avLst/>
                    </a:prstGeom>
                  </pic:spPr>
                </pic:pic>
              </a:graphicData>
            </a:graphic>
          </wp:inline>
        </w:drawing>
      </w:r>
      <w:r>
        <w:t xml:space="preserve"> </w:t>
      </w:r>
    </w:p>
    <w:p w14:paraId="17F7F621" w14:textId="0B79E44F" w:rsidR="00AA23ED" w:rsidRDefault="00AA23ED" w:rsidP="00140AC6">
      <w:pPr>
        <w:pStyle w:val="FigureCaptionPACKT"/>
      </w:pPr>
      <w:r>
        <w:t>Figure 5.</w:t>
      </w:r>
      <w:r w:rsidR="005F295E">
        <w:t>8</w:t>
      </w:r>
      <w:r>
        <w:t xml:space="preserve">: </w:t>
      </w:r>
      <w:r w:rsidR="00B46EBE">
        <w:t>Discovering the Microsoft.PowerShell.Management module</w:t>
      </w:r>
      <w:r w:rsidR="003D7098">
        <w:t>’</w:t>
      </w:r>
      <w:r w:rsidR="00B46EBE">
        <w:t>s assembly</w:t>
      </w:r>
    </w:p>
    <w:p w14:paraId="2A97C955" w14:textId="78E57385" w:rsidR="00FF6E6E" w:rsidRDefault="00FF6E6E" w:rsidP="00FF6E6E">
      <w:pPr>
        <w:pStyle w:val="LayoutInformationPACKT"/>
        <w:rPr>
          <w:noProof/>
        </w:rPr>
      </w:pPr>
      <w:r>
        <w:t xml:space="preserve">Insert </w:t>
      </w:r>
      <w:r w:rsidRPr="00C41783">
        <w:t>image</w:t>
      </w:r>
      <w:r>
        <w:t xml:space="preserve"> </w:t>
      </w:r>
      <w:r>
        <w:rPr>
          <w:noProof/>
        </w:rPr>
        <w:t>B42024_05</w:t>
      </w:r>
      <w:r w:rsidRPr="00023EAD">
        <w:rPr>
          <w:noProof/>
        </w:rPr>
        <w:t>_</w:t>
      </w:r>
      <w:r>
        <w:rPr>
          <w:noProof/>
        </w:rPr>
        <w:t>08.png</w:t>
      </w:r>
    </w:p>
    <w:p w14:paraId="158D9BE5" w14:textId="09D912FD" w:rsidR="00FF6E6E" w:rsidRDefault="00FF6E6E" w:rsidP="00FF6E6E">
      <w:r>
        <w:t xml:space="preserve">In </w:t>
      </w:r>
      <w:r w:rsidRPr="00FF6E6E">
        <w:rPr>
          <w:rStyle w:val="ItalicsPACKT"/>
        </w:rPr>
        <w:t>step 8</w:t>
      </w:r>
      <w:r>
        <w:t xml:space="preserve">, you find the assembly that contains the cmdlets in the </w:t>
      </w:r>
      <w:r w:rsidRPr="00FF6E6E">
        <w:rPr>
          <w:rStyle w:val="CodeInTextPACKT"/>
        </w:rPr>
        <w:t>Microsoft.PowerShell.Management</w:t>
      </w:r>
      <w:r>
        <w:t xml:space="preserve"> module, which looks like this:</w:t>
      </w:r>
    </w:p>
    <w:p w14:paraId="0BCF0504" w14:textId="287D425C" w:rsidR="00FF6E6E" w:rsidRDefault="00FF6E6E" w:rsidP="00422981">
      <w:pPr>
        <w:pStyle w:val="FigurePACKT"/>
      </w:pPr>
      <w:r>
        <w:drawing>
          <wp:inline distT="0" distB="0" distL="0" distR="0" wp14:anchorId="72A14281" wp14:editId="24F20F9E">
            <wp:extent cx="4287441" cy="78044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8093" cy="807866"/>
                    </a:xfrm>
                    <a:prstGeom prst="rect">
                      <a:avLst/>
                    </a:prstGeom>
                  </pic:spPr>
                </pic:pic>
              </a:graphicData>
            </a:graphic>
          </wp:inline>
        </w:drawing>
      </w:r>
    </w:p>
    <w:p w14:paraId="686781AF" w14:textId="48EFA18C" w:rsidR="00CF4F44" w:rsidRDefault="00CF4F44" w:rsidP="00140AC6">
      <w:pPr>
        <w:pStyle w:val="FigureCaptionPACKT"/>
      </w:pPr>
      <w:r>
        <w:t>Figure 5.</w:t>
      </w:r>
      <w:r w:rsidR="005F295E">
        <w:t>9</w:t>
      </w:r>
      <w:r>
        <w:t xml:space="preserve">: </w:t>
      </w:r>
      <w:r w:rsidR="000D3727">
        <w:t>Viewing the associated loaded assembly</w:t>
      </w:r>
    </w:p>
    <w:p w14:paraId="5C193966" w14:textId="0D7E8626" w:rsidR="00FF6E6E" w:rsidRDefault="00FF6E6E" w:rsidP="00FF6E6E">
      <w:pPr>
        <w:pStyle w:val="LayoutInformationPACKT"/>
        <w:rPr>
          <w:noProof/>
        </w:rPr>
      </w:pPr>
      <w:r>
        <w:t xml:space="preserve">Insert </w:t>
      </w:r>
      <w:r w:rsidRPr="00C41783">
        <w:t>image</w:t>
      </w:r>
      <w:r>
        <w:t xml:space="preserve"> </w:t>
      </w:r>
      <w:r>
        <w:rPr>
          <w:noProof/>
        </w:rPr>
        <w:t>B42024_05</w:t>
      </w:r>
      <w:r w:rsidRPr="00023EAD">
        <w:rPr>
          <w:noProof/>
        </w:rPr>
        <w:t>_</w:t>
      </w:r>
      <w:r>
        <w:rPr>
          <w:noProof/>
        </w:rPr>
        <w:t>09.png</w:t>
      </w:r>
    </w:p>
    <w:p w14:paraId="49ED0724" w14:textId="6641468A" w:rsidR="00FF6E6E" w:rsidRDefault="00FF6E6E" w:rsidP="00FF6E6E">
      <w:r>
        <w:t xml:space="preserve">In </w:t>
      </w:r>
      <w:r w:rsidRPr="00FF6E6E">
        <w:rPr>
          <w:rStyle w:val="ItalicsPACKT"/>
        </w:rPr>
        <w:t>step 9</w:t>
      </w:r>
      <w:r w:rsidR="008414D9">
        <w:t>, y</w:t>
      </w:r>
      <w:r>
        <w:t xml:space="preserve">ou discover the name of the class that implements the </w:t>
      </w:r>
      <w:r w:rsidRPr="00FF6E6E">
        <w:rPr>
          <w:rStyle w:val="CodeInTextPACKT"/>
        </w:rPr>
        <w:t>Add-Content</w:t>
      </w:r>
      <w:r>
        <w:t xml:space="preserve"> command, which looks like this:</w:t>
      </w:r>
    </w:p>
    <w:p w14:paraId="024A10DD" w14:textId="713BFBF7" w:rsidR="00FF6E6E" w:rsidRDefault="00910F3D" w:rsidP="00F56587">
      <w:pPr>
        <w:pStyle w:val="FigurePACKT"/>
      </w:pPr>
      <w:r>
        <w:drawing>
          <wp:inline distT="0" distB="0" distL="0" distR="0" wp14:anchorId="256DC7E5" wp14:editId="1C59F38E">
            <wp:extent cx="3331445" cy="803149"/>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3204" cy="830092"/>
                    </a:xfrm>
                    <a:prstGeom prst="rect">
                      <a:avLst/>
                    </a:prstGeom>
                  </pic:spPr>
                </pic:pic>
              </a:graphicData>
            </a:graphic>
          </wp:inline>
        </w:drawing>
      </w:r>
      <w:r>
        <w:t xml:space="preserve"> </w:t>
      </w:r>
    </w:p>
    <w:p w14:paraId="253E18C9" w14:textId="313C8A4B" w:rsidR="008414D9" w:rsidRDefault="008414D9" w:rsidP="00140AC6">
      <w:pPr>
        <w:pStyle w:val="FigureCaptionPACKT"/>
      </w:pPr>
      <w:r>
        <w:t>Figure 5.</w:t>
      </w:r>
      <w:r w:rsidR="005F295E">
        <w:t>10</w:t>
      </w:r>
      <w:r>
        <w:t>: Getting details</w:t>
      </w:r>
      <w:r w:rsidR="00020EE2">
        <w:t xml:space="preserve"> of a command</w:t>
      </w:r>
    </w:p>
    <w:p w14:paraId="5F1E3D3C" w14:textId="42C251D3" w:rsidR="00FF6E6E" w:rsidRDefault="00FF6E6E" w:rsidP="00FF6E6E">
      <w:pPr>
        <w:pStyle w:val="LayoutInformationPACKT"/>
        <w:rPr>
          <w:noProof/>
        </w:rPr>
      </w:pPr>
      <w:r>
        <w:t xml:space="preserve">Insert </w:t>
      </w:r>
      <w:r w:rsidRPr="00C41783">
        <w:t>image</w:t>
      </w:r>
      <w:r>
        <w:t xml:space="preserve"> </w:t>
      </w:r>
      <w:r>
        <w:rPr>
          <w:noProof/>
        </w:rPr>
        <w:t>B42024_05</w:t>
      </w:r>
      <w:r w:rsidRPr="00023EAD">
        <w:rPr>
          <w:noProof/>
        </w:rPr>
        <w:t>_</w:t>
      </w:r>
      <w:r>
        <w:rPr>
          <w:noProof/>
        </w:rPr>
        <w:t>10.png</w:t>
      </w:r>
    </w:p>
    <w:p w14:paraId="35298D1D" w14:textId="33A43478" w:rsidR="00AC0E66" w:rsidRDefault="00AC0E66" w:rsidP="00AC0E66">
      <w:pPr>
        <w:pStyle w:val="Heading2"/>
      </w:pPr>
      <w:r>
        <w:lastRenderedPageBreak/>
        <w:t>There</w:t>
      </w:r>
      <w:r w:rsidR="003D7098">
        <w:t>’</w:t>
      </w:r>
      <w:r>
        <w:t>s more...</w:t>
      </w:r>
    </w:p>
    <w:p w14:paraId="16175054" w14:textId="33F42C04" w:rsidR="00AC0E66" w:rsidRPr="00910F3D" w:rsidRDefault="00FF6E6E" w:rsidP="00AC0E66">
      <w:pPr>
        <w:pStyle w:val="NormalPACKT"/>
        <w:rPr>
          <w:lang w:val="en-GB"/>
        </w:rPr>
      </w:pPr>
      <w:r>
        <w:rPr>
          <w:lang w:val="en-GB"/>
        </w:rPr>
        <w:t>In this recipe, you have seen the .NET assemblies used by PowerShell. These consist of both the .NET Framework assemblies</w:t>
      </w:r>
      <w:r w:rsidR="00910F3D">
        <w:rPr>
          <w:lang w:val="en-GB"/>
        </w:rPr>
        <w:t xml:space="preserve"> (</w:t>
      </w:r>
      <w:r w:rsidR="00994E4C">
        <w:rPr>
          <w:lang w:val="en-GB"/>
        </w:rPr>
        <w:t>that is,</w:t>
      </w:r>
      <w:r w:rsidR="00910F3D">
        <w:rPr>
          <w:lang w:val="en-GB"/>
        </w:rPr>
        <w:t xml:space="preserve"> the BCLs)</w:t>
      </w:r>
      <w:r>
        <w:rPr>
          <w:lang w:val="en-GB"/>
        </w:rPr>
        <w:t xml:space="preserve"> </w:t>
      </w:r>
      <w:r w:rsidR="00910F3D">
        <w:rPr>
          <w:lang w:val="en-GB"/>
        </w:rPr>
        <w:t>and</w:t>
      </w:r>
      <w:r>
        <w:rPr>
          <w:lang w:val="en-GB"/>
        </w:rPr>
        <w:t xml:space="preserve"> the assemblies which implement PowerShell commands. For example, </w:t>
      </w:r>
      <w:r w:rsidR="00910F3D">
        <w:rPr>
          <w:lang w:val="en-GB"/>
        </w:rPr>
        <w:t xml:space="preserve">you find </w:t>
      </w:r>
      <w:r>
        <w:rPr>
          <w:lang w:val="en-GB"/>
        </w:rPr>
        <w:t xml:space="preserve">the </w:t>
      </w:r>
      <w:r w:rsidRPr="00FF6E6E">
        <w:rPr>
          <w:rStyle w:val="CodeInTextPACKT"/>
        </w:rPr>
        <w:t>Add-Content</w:t>
      </w:r>
      <w:r>
        <w:rPr>
          <w:lang w:val="en-GB"/>
        </w:rPr>
        <w:t xml:space="preserve"> cmdlet in the </w:t>
      </w:r>
      <w:r w:rsidRPr="00FF6E6E">
        <w:rPr>
          <w:rStyle w:val="CodeInTextPACKT"/>
          <w:lang w:val="en-GB"/>
        </w:rPr>
        <w:t>Microsoft.PowerShell.Management</w:t>
      </w:r>
      <w:r w:rsidRPr="00FF6E6E">
        <w:t xml:space="preserve"> module</w:t>
      </w:r>
      <w:r>
        <w:t xml:space="preserve">. </w:t>
      </w:r>
    </w:p>
    <w:p w14:paraId="45E74FD9" w14:textId="25E7A1DB" w:rsidR="00614527" w:rsidRDefault="00614527" w:rsidP="00AC0E66">
      <w:pPr>
        <w:pStyle w:val="NormalPACKT"/>
      </w:pPr>
      <w:r>
        <w:t xml:space="preserve">In </w:t>
      </w:r>
      <w:r w:rsidRPr="00614527">
        <w:rPr>
          <w:rStyle w:val="ItalicsPACKT"/>
        </w:rPr>
        <w:t>step 1</w:t>
      </w:r>
      <w:r>
        <w:t xml:space="preserve">, you use the </w:t>
      </w:r>
      <w:proofErr w:type="spellStart"/>
      <w:r w:rsidRPr="00910F3D">
        <w:rPr>
          <w:rStyle w:val="CodeInTextPACKT"/>
        </w:rPr>
        <w:t>GetAssemblies</w:t>
      </w:r>
      <w:proofErr w:type="spellEnd"/>
      <w:r w:rsidRPr="00910F3D">
        <w:rPr>
          <w:rStyle w:val="CodeInTextPACKT"/>
        </w:rPr>
        <w:t>()</w:t>
      </w:r>
      <w:r>
        <w:t xml:space="preserve"> method to return all the assemblies currently loaded by PowerShell 7.1. As you can see, the syntax is different from calling PowerShell cmdlets. </w:t>
      </w:r>
    </w:p>
    <w:p w14:paraId="44273EDF" w14:textId="39495DAF" w:rsidR="00614527" w:rsidRDefault="00614527" w:rsidP="00AC0E66">
      <w:pPr>
        <w:pStyle w:val="NormalPACKT"/>
        <w:rPr>
          <w:lang w:val="en-GB"/>
        </w:rPr>
      </w:pPr>
      <w:r>
        <w:t xml:space="preserve">In </w:t>
      </w:r>
      <w:r w:rsidRPr="00614527">
        <w:rPr>
          <w:rStyle w:val="ItalicsPACKT"/>
        </w:rPr>
        <w:t>step</w:t>
      </w:r>
      <w:r w:rsidR="00994E4C">
        <w:rPr>
          <w:rStyle w:val="ItalicsPACKT"/>
        </w:rPr>
        <w:t>s</w:t>
      </w:r>
      <w:r w:rsidRPr="00614527">
        <w:rPr>
          <w:rStyle w:val="ItalicsPACKT"/>
        </w:rPr>
        <w:t xml:space="preserve"> 3</w:t>
      </w:r>
      <w:r>
        <w:t xml:space="preserve"> and </w:t>
      </w:r>
      <w:r w:rsidRPr="00614527">
        <w:rPr>
          <w:rStyle w:val="ItalicsPACKT"/>
        </w:rPr>
        <w:t>4</w:t>
      </w:r>
      <w:r>
        <w:t>, you obtain and view the assemblies loaded by Windows PowerShell 5.1. As you can see, different assemblies</w:t>
      </w:r>
      <w:r w:rsidR="00E1738B">
        <w:t xml:space="preserve"> are</w:t>
      </w:r>
      <w:r>
        <w:t xml:space="preserve"> loaded by Windows PowerShell.</w:t>
      </w:r>
    </w:p>
    <w:p w14:paraId="2E653222" w14:textId="0856725A" w:rsidR="00FF6E6E" w:rsidRDefault="00FF6E6E" w:rsidP="00AC0E66">
      <w:pPr>
        <w:pStyle w:val="NormalPACKT"/>
        <w:rPr>
          <w:lang w:val="en-GB"/>
        </w:rPr>
      </w:pPr>
      <w:r>
        <w:rPr>
          <w:lang w:val="en-GB"/>
        </w:rPr>
        <w:t xml:space="preserve">In </w:t>
      </w:r>
      <w:r w:rsidRPr="00FF6E6E">
        <w:rPr>
          <w:rStyle w:val="ItalicsPACKT"/>
        </w:rPr>
        <w:t>step 6</w:t>
      </w:r>
      <w:r>
        <w:rPr>
          <w:lang w:val="en-GB"/>
        </w:rPr>
        <w:t xml:space="preserve">, you view the first 20 lines of </w:t>
      </w:r>
      <w:r w:rsidR="00006EB8">
        <w:rPr>
          <w:lang w:val="en-GB"/>
        </w:rPr>
        <w:t xml:space="preserve">the </w:t>
      </w:r>
      <w:r>
        <w:rPr>
          <w:lang w:val="en-GB"/>
        </w:rPr>
        <w:t>module manifest</w:t>
      </w:r>
      <w:r w:rsidR="00614527">
        <w:rPr>
          <w:lang w:val="en-GB"/>
        </w:rPr>
        <w:t xml:space="preserve"> for the </w:t>
      </w:r>
      <w:r w:rsidR="00C52D1F" w:rsidRPr="00FF6E6E">
        <w:rPr>
          <w:rStyle w:val="CodeInTextPACKT"/>
          <w:lang w:val="en-GB"/>
        </w:rPr>
        <w:t>Microsoft.PowerShell.Management</w:t>
      </w:r>
      <w:r w:rsidR="00C52D1F" w:rsidRPr="00FF6E6E">
        <w:t xml:space="preserve"> module</w:t>
      </w:r>
      <w:r>
        <w:rPr>
          <w:lang w:val="en-GB"/>
        </w:rPr>
        <w:t xml:space="preserve">. The </w:t>
      </w:r>
      <w:r w:rsidR="00C52D1F">
        <w:rPr>
          <w:lang w:val="en-GB"/>
        </w:rPr>
        <w:t xml:space="preserve">output cuts off </w:t>
      </w:r>
      <w:r>
        <w:rPr>
          <w:lang w:val="en-GB"/>
        </w:rPr>
        <w:t xml:space="preserve">the complete list of cmdlets exported by the module and the long digital signature for the module manifest. In </w:t>
      </w:r>
      <w:r w:rsidR="00E1738B" w:rsidRPr="00FC7573">
        <w:rPr>
          <w:lang w:val="en-GB"/>
        </w:rPr>
        <w:t>F</w:t>
      </w:r>
      <w:r w:rsidRPr="00FC7573">
        <w:rPr>
          <w:lang w:val="en-GB"/>
        </w:rPr>
        <w:t>igure</w:t>
      </w:r>
      <w:r w:rsidR="00E1738B" w:rsidRPr="00FC7573">
        <w:rPr>
          <w:lang w:val="en-GB"/>
        </w:rPr>
        <w:t xml:space="preserve"> 5.</w:t>
      </w:r>
      <w:r w:rsidR="002C00D5" w:rsidRPr="00FC7573">
        <w:rPr>
          <w:lang w:val="en-GB"/>
        </w:rPr>
        <w:t>7</w:t>
      </w:r>
      <w:r>
        <w:rPr>
          <w:lang w:val="en-GB"/>
        </w:rPr>
        <w:t xml:space="preserve">, you can see that the command </w:t>
      </w:r>
      <w:r w:rsidRPr="00FF6E6E">
        <w:rPr>
          <w:rStyle w:val="CodeInTextPACKT"/>
        </w:rPr>
        <w:t>Add-Content</w:t>
      </w:r>
      <w:r>
        <w:rPr>
          <w:lang w:val="en-GB"/>
        </w:rPr>
        <w:t xml:space="preserve"> is impl</w:t>
      </w:r>
      <w:r w:rsidR="00036850">
        <w:rPr>
          <w:lang w:val="en-GB"/>
        </w:rPr>
        <w:t>emen</w:t>
      </w:r>
      <w:r>
        <w:rPr>
          <w:lang w:val="en-GB"/>
        </w:rPr>
        <w:t xml:space="preserve">ted within </w:t>
      </w:r>
      <w:r w:rsidRPr="00FF6E6E">
        <w:rPr>
          <w:rStyle w:val="CodeInTextPACKT"/>
          <w:lang w:val="en-GB"/>
        </w:rPr>
        <w:t>Microsoft.PowerShell.Management</w:t>
      </w:r>
      <w:r w:rsidRPr="00FF6E6E">
        <w:rPr>
          <w:rStyle w:val="CodeInTextPACKT"/>
        </w:rPr>
        <w:t>.dll</w:t>
      </w:r>
      <w:r>
        <w:rPr>
          <w:lang w:val="en-GB"/>
        </w:rPr>
        <w:t xml:space="preserve">. </w:t>
      </w:r>
    </w:p>
    <w:p w14:paraId="7A6A4279" w14:textId="7B0A43A9" w:rsidR="00FF6E6E" w:rsidRDefault="00FF6E6E" w:rsidP="00AC0E66">
      <w:pPr>
        <w:pStyle w:val="NormalPACKT"/>
        <w:rPr>
          <w:lang w:val="en-GB"/>
        </w:rPr>
      </w:pPr>
      <w:r>
        <w:rPr>
          <w:lang w:val="en-GB"/>
        </w:rPr>
        <w:t xml:space="preserve">In </w:t>
      </w:r>
      <w:r w:rsidRPr="00FF6E6E">
        <w:rPr>
          <w:rStyle w:val="ItalicsPACKT"/>
        </w:rPr>
        <w:t>step 7</w:t>
      </w:r>
      <w:r>
        <w:rPr>
          <w:lang w:val="en-GB"/>
        </w:rPr>
        <w:t>, you discover the DLL</w:t>
      </w:r>
      <w:r w:rsidR="00994E4C">
        <w:rPr>
          <w:lang w:val="en-GB"/>
        </w:rPr>
        <w:t>,</w:t>
      </w:r>
      <w:r>
        <w:rPr>
          <w:lang w:val="en-GB"/>
        </w:rPr>
        <w:t xml:space="preserve"> which implements inter alia the </w:t>
      </w:r>
      <w:r w:rsidRPr="00FF6E6E">
        <w:rPr>
          <w:rStyle w:val="CodeInTextPACKT"/>
        </w:rPr>
        <w:t>Add-Content</w:t>
      </w:r>
      <w:r>
        <w:rPr>
          <w:lang w:val="en-GB"/>
        </w:rPr>
        <w:t xml:space="preserve"> cmdlet and in </w:t>
      </w:r>
      <w:r w:rsidRPr="00FF6E6E">
        <w:rPr>
          <w:rStyle w:val="ItalicsPACKT"/>
        </w:rPr>
        <w:t>step 8</w:t>
      </w:r>
      <w:r>
        <w:rPr>
          <w:lang w:val="en-GB"/>
        </w:rPr>
        <w:t xml:space="preserve">, you can see that the assembly is loaded. In </w:t>
      </w:r>
      <w:r w:rsidRPr="00FF6E6E">
        <w:rPr>
          <w:rStyle w:val="ItalicsPACKT"/>
        </w:rPr>
        <w:t>step 9</w:t>
      </w:r>
      <w:r>
        <w:rPr>
          <w:lang w:val="en-GB"/>
        </w:rPr>
        <w:t xml:space="preserve">, you </w:t>
      </w:r>
      <w:r w:rsidR="00C52D1F">
        <w:rPr>
          <w:lang w:val="en-GB"/>
        </w:rPr>
        <w:t xml:space="preserve">discover </w:t>
      </w:r>
      <w:r>
        <w:rPr>
          <w:lang w:val="en-GB"/>
        </w:rPr>
        <w:t xml:space="preserve">that the </w:t>
      </w:r>
      <w:r w:rsidRPr="00FF6E6E">
        <w:rPr>
          <w:rStyle w:val="CodeInTextPACKT"/>
        </w:rPr>
        <w:t>Add-Content</w:t>
      </w:r>
      <w:r>
        <w:rPr>
          <w:lang w:val="en-GB"/>
        </w:rPr>
        <w:t xml:space="preserve"> command is implemented by the </w:t>
      </w:r>
      <w:r w:rsidRPr="00FF6E6E">
        <w:rPr>
          <w:rStyle w:val="CodeInTextPACKT"/>
        </w:rPr>
        <w:t>AddContentCommand</w:t>
      </w:r>
      <w:r>
        <w:rPr>
          <w:lang w:val="en-GB"/>
        </w:rPr>
        <w:t xml:space="preserve"> class within the </w:t>
      </w:r>
      <w:r w:rsidR="009552EF">
        <w:rPr>
          <w:lang w:val="en-GB"/>
        </w:rPr>
        <w:t>a</w:t>
      </w:r>
      <w:r>
        <w:rPr>
          <w:lang w:val="en-GB"/>
        </w:rPr>
        <w:t>ssembly</w:t>
      </w:r>
      <w:r w:rsidR="003D7098">
        <w:rPr>
          <w:lang w:val="en-GB"/>
        </w:rPr>
        <w:t>’</w:t>
      </w:r>
      <w:r>
        <w:rPr>
          <w:lang w:val="en-GB"/>
        </w:rPr>
        <w:t xml:space="preserve">s DLL. For the curious, navigate to </w:t>
      </w:r>
      <w:r w:rsidRPr="005855D8">
        <w:rPr>
          <w:rStyle w:val="URLPACKT"/>
        </w:rPr>
        <w:t>https://github.com/PowerShell/PowerShell/blob/master/src/Microsoft.PowerShell.Commands.Management/commands/management/AddContentCommand.cs</w:t>
      </w:r>
      <w:r w:rsidR="00036850">
        <w:rPr>
          <w:lang w:val="en-GB"/>
        </w:rPr>
        <w:t>,</w:t>
      </w:r>
      <w:r>
        <w:rPr>
          <w:lang w:val="en-GB"/>
        </w:rPr>
        <w:t xml:space="preserve"> </w:t>
      </w:r>
      <w:r w:rsidR="00D7305E">
        <w:rPr>
          <w:lang w:val="en-GB"/>
        </w:rPr>
        <w:t>where</w:t>
      </w:r>
      <w:r>
        <w:rPr>
          <w:lang w:val="en-GB"/>
        </w:rPr>
        <w:t xml:space="preserve"> you can read the source code for this cmdlet.</w:t>
      </w:r>
    </w:p>
    <w:p w14:paraId="2FC1B2A7" w14:textId="47A41C09" w:rsidR="00AC0E66" w:rsidRDefault="00AC0E66" w:rsidP="00AC0E66">
      <w:pPr>
        <w:pStyle w:val="Heading1"/>
        <w:tabs>
          <w:tab w:val="left" w:pos="0"/>
        </w:tabs>
      </w:pPr>
      <w:r>
        <w:t xml:space="preserve">Examining .NET </w:t>
      </w:r>
      <w:r w:rsidR="00CB38C8">
        <w:t>c</w:t>
      </w:r>
      <w:r>
        <w:t>lasses</w:t>
      </w:r>
    </w:p>
    <w:p w14:paraId="22B718C9" w14:textId="70256C23" w:rsidR="00FF6E6E" w:rsidRDefault="00FF6E6E" w:rsidP="00FF6E6E">
      <w:pPr>
        <w:pStyle w:val="NormalPACKT"/>
        <w:rPr>
          <w:lang w:val="en-GB"/>
        </w:rPr>
      </w:pPr>
      <w:r>
        <w:rPr>
          <w:lang w:val="en-GB"/>
        </w:rPr>
        <w:t>With .NET, a class defines a</w:t>
      </w:r>
      <w:r w:rsidR="00910F3D">
        <w:rPr>
          <w:lang w:val="en-GB"/>
        </w:rPr>
        <w:t xml:space="preserve">n </w:t>
      </w:r>
      <w:r>
        <w:rPr>
          <w:lang w:val="en-GB"/>
        </w:rPr>
        <w:t>object.</w:t>
      </w:r>
      <w:r w:rsidR="00910F3D">
        <w:rPr>
          <w:lang w:val="en-GB"/>
        </w:rPr>
        <w:t xml:space="preserve"> </w:t>
      </w:r>
      <w:r>
        <w:rPr>
          <w:lang w:val="en-GB"/>
        </w:rPr>
        <w:t>Objects</w:t>
      </w:r>
      <w:r w:rsidR="00910F3D">
        <w:rPr>
          <w:lang w:val="en-GB"/>
        </w:rPr>
        <w:t xml:space="preserve"> and object occurrences </w:t>
      </w:r>
      <w:r>
        <w:rPr>
          <w:lang w:val="en-GB"/>
        </w:rPr>
        <w:t>are fundamental to Power</w:t>
      </w:r>
      <w:r w:rsidR="00036850">
        <w:rPr>
          <w:lang w:val="en-GB"/>
        </w:rPr>
        <w:t>S</w:t>
      </w:r>
      <w:r>
        <w:rPr>
          <w:lang w:val="en-GB"/>
        </w:rPr>
        <w:t>hell</w:t>
      </w:r>
      <w:r w:rsidR="00910F3D">
        <w:rPr>
          <w:lang w:val="en-GB"/>
        </w:rPr>
        <w:t>,</w:t>
      </w:r>
      <w:r>
        <w:rPr>
          <w:lang w:val="en-GB"/>
        </w:rPr>
        <w:t xml:space="preserve"> where cmdlets produce and consume objects. For example, the </w:t>
      </w:r>
      <w:r w:rsidRPr="00FF6E6E">
        <w:rPr>
          <w:rStyle w:val="CodeInTextPACKT"/>
        </w:rPr>
        <w:t>Get-Process</w:t>
      </w:r>
      <w:r>
        <w:rPr>
          <w:lang w:val="en-GB"/>
        </w:rPr>
        <w:t xml:space="preserve"> command returns objects of the class </w:t>
      </w:r>
      <w:proofErr w:type="spellStart"/>
      <w:r w:rsidRPr="00FF6E6E">
        <w:rPr>
          <w:rStyle w:val="CodeInTextPACKT"/>
        </w:rPr>
        <w:t>System.Diagnostics.Process</w:t>
      </w:r>
      <w:proofErr w:type="spellEnd"/>
      <w:r>
        <w:rPr>
          <w:lang w:val="en-GB"/>
        </w:rPr>
        <w:t xml:space="preserve">. If you use </w:t>
      </w:r>
      <w:r w:rsidRPr="00FF6E6E">
        <w:rPr>
          <w:rStyle w:val="CodeInTextPACKT"/>
        </w:rPr>
        <w:t>Get-ChildItem</w:t>
      </w:r>
      <w:r>
        <w:rPr>
          <w:lang w:val="en-GB"/>
        </w:rPr>
        <w:t xml:space="preserve"> to return files and folders, the output is a set of objects based on the </w:t>
      </w:r>
      <w:proofErr w:type="spellStart"/>
      <w:r w:rsidRPr="00FF6E6E">
        <w:rPr>
          <w:rStyle w:val="CodeInTextPACKT"/>
        </w:rPr>
        <w:t>System.IO.FileInfo</w:t>
      </w:r>
      <w:proofErr w:type="spellEnd"/>
      <w:r>
        <w:rPr>
          <w:lang w:val="en-GB"/>
        </w:rPr>
        <w:t xml:space="preserve"> </w:t>
      </w:r>
      <w:r w:rsidR="00910F3D">
        <w:rPr>
          <w:lang w:val="en-GB"/>
        </w:rPr>
        <w:t xml:space="preserve">and </w:t>
      </w:r>
      <w:proofErr w:type="spellStart"/>
      <w:r w:rsidRPr="00FF6E6E">
        <w:rPr>
          <w:rStyle w:val="CodeInTextPACKT"/>
        </w:rPr>
        <w:t>System.IO.DirectoryInfo</w:t>
      </w:r>
      <w:proofErr w:type="spellEnd"/>
      <w:r w:rsidR="00934E73" w:rsidRPr="00934E73">
        <w:t xml:space="preserve"> classes</w:t>
      </w:r>
      <w:r>
        <w:rPr>
          <w:lang w:val="en-GB"/>
        </w:rPr>
        <w:t>.</w:t>
      </w:r>
    </w:p>
    <w:p w14:paraId="33BA694C" w14:textId="19D8AF84" w:rsidR="00FF6E6E" w:rsidRDefault="00FF6E6E" w:rsidP="00FF6E6E">
      <w:pPr>
        <w:pStyle w:val="NormalPACKT"/>
        <w:rPr>
          <w:lang w:val="en-GB"/>
        </w:rPr>
      </w:pPr>
      <w:r>
        <w:rPr>
          <w:lang w:val="en-GB"/>
        </w:rPr>
        <w:t xml:space="preserve">In most cases, your console activities and scripts make use of the objects created automatically by PowerShell commands. But you can also use the </w:t>
      </w:r>
      <w:r w:rsidRPr="00FF6E6E">
        <w:rPr>
          <w:rStyle w:val="CodeInTextPACKT"/>
        </w:rPr>
        <w:t>New-Object</w:t>
      </w:r>
      <w:r>
        <w:rPr>
          <w:lang w:val="en-GB"/>
        </w:rPr>
        <w:t xml:space="preserve"> command to create occu</w:t>
      </w:r>
      <w:r w:rsidR="00036850">
        <w:rPr>
          <w:lang w:val="en-GB"/>
        </w:rPr>
        <w:t>r</w:t>
      </w:r>
      <w:r>
        <w:rPr>
          <w:lang w:val="en-GB"/>
        </w:rPr>
        <w:t xml:space="preserve">rences of any class as necessary. This book shows numerous examples of creating </w:t>
      </w:r>
      <w:r w:rsidR="00036850">
        <w:rPr>
          <w:lang w:val="en-GB"/>
        </w:rPr>
        <w:t xml:space="preserve">an </w:t>
      </w:r>
      <w:r>
        <w:rPr>
          <w:lang w:val="en-GB"/>
        </w:rPr>
        <w:t xml:space="preserve">object using </w:t>
      </w:r>
      <w:r w:rsidRPr="00FF6E6E">
        <w:rPr>
          <w:rStyle w:val="CodeInTextPACKT"/>
        </w:rPr>
        <w:t>New-Object</w:t>
      </w:r>
      <w:r>
        <w:rPr>
          <w:lang w:val="en-GB"/>
        </w:rPr>
        <w:t>.</w:t>
      </w:r>
    </w:p>
    <w:p w14:paraId="5A09CA8A" w14:textId="142A002D" w:rsidR="00036850" w:rsidRDefault="00FF6E6E" w:rsidP="00FF6E6E">
      <w:pPr>
        <w:pStyle w:val="NormalPACKT"/>
        <w:rPr>
          <w:lang w:val="en-GB"/>
        </w:rPr>
      </w:pPr>
      <w:r>
        <w:rPr>
          <w:lang w:val="en-GB"/>
        </w:rPr>
        <w:t xml:space="preserve">Within .NET, you have two kinds of object definitions: </w:t>
      </w:r>
      <w:r w:rsidR="00C3671D">
        <w:rPr>
          <w:lang w:val="en-GB"/>
        </w:rPr>
        <w:t xml:space="preserve">.NET </w:t>
      </w:r>
      <w:r>
        <w:rPr>
          <w:lang w:val="en-GB"/>
        </w:rPr>
        <w:t>class</w:t>
      </w:r>
      <w:r w:rsidR="00C3671D">
        <w:rPr>
          <w:lang w:val="en-GB"/>
        </w:rPr>
        <w:t>es</w:t>
      </w:r>
      <w:r>
        <w:rPr>
          <w:lang w:val="en-GB"/>
        </w:rPr>
        <w:t xml:space="preserve"> and </w:t>
      </w:r>
      <w:r w:rsidR="00C3671D">
        <w:rPr>
          <w:lang w:val="en-GB"/>
        </w:rPr>
        <w:t xml:space="preserve">.NET </w:t>
      </w:r>
      <w:r>
        <w:rPr>
          <w:lang w:val="en-GB"/>
        </w:rPr>
        <w:t>type</w:t>
      </w:r>
      <w:r w:rsidR="00C3671D">
        <w:rPr>
          <w:lang w:val="en-GB"/>
        </w:rPr>
        <w:t>s</w:t>
      </w:r>
      <w:r>
        <w:rPr>
          <w:lang w:val="en-GB"/>
        </w:rPr>
        <w:t xml:space="preserve">. A type defines a simple object that </w:t>
      </w:r>
      <w:r w:rsidR="00910F3D">
        <w:rPr>
          <w:lang w:val="en-GB"/>
        </w:rPr>
        <w:t>l</w:t>
      </w:r>
      <w:r>
        <w:rPr>
          <w:lang w:val="en-GB"/>
        </w:rPr>
        <w:t>ive</w:t>
      </w:r>
      <w:r w:rsidR="00910F3D">
        <w:rPr>
          <w:lang w:val="en-GB"/>
        </w:rPr>
        <w:t>s</w:t>
      </w:r>
      <w:r>
        <w:rPr>
          <w:lang w:val="en-GB"/>
        </w:rPr>
        <w:t>, at runtime</w:t>
      </w:r>
      <w:r w:rsidR="001F3CBB">
        <w:rPr>
          <w:lang w:val="en-GB"/>
        </w:rPr>
        <w:t>,</w:t>
      </w:r>
      <w:r>
        <w:rPr>
          <w:lang w:val="en-GB"/>
        </w:rPr>
        <w:t xml:space="preserve"> on your </w:t>
      </w:r>
      <w:r w:rsidR="00C3671D">
        <w:rPr>
          <w:lang w:val="en-GB"/>
        </w:rPr>
        <w:t>CPU</w:t>
      </w:r>
      <w:r w:rsidR="003D7098">
        <w:rPr>
          <w:lang w:val="en-GB"/>
        </w:rPr>
        <w:t>’</w:t>
      </w:r>
      <w:r w:rsidR="00C3671D">
        <w:rPr>
          <w:lang w:val="en-GB"/>
        </w:rPr>
        <w:t>s</w:t>
      </w:r>
      <w:r>
        <w:rPr>
          <w:lang w:val="en-GB"/>
        </w:rPr>
        <w:t xml:space="preserve"> stack. Classes, being more complex, live in the global heap. The global heap is a large area of memory which .NET</w:t>
      </w:r>
      <w:r w:rsidR="00910F3D">
        <w:rPr>
          <w:lang w:val="en-GB"/>
        </w:rPr>
        <w:t xml:space="preserve"> uses </w:t>
      </w:r>
      <w:r>
        <w:rPr>
          <w:lang w:val="en-GB"/>
        </w:rPr>
        <w:t>to hold object</w:t>
      </w:r>
      <w:r w:rsidR="00910F3D">
        <w:rPr>
          <w:lang w:val="en-GB"/>
        </w:rPr>
        <w:t xml:space="preserve"> occurrence</w:t>
      </w:r>
      <w:r>
        <w:rPr>
          <w:lang w:val="en-GB"/>
        </w:rPr>
        <w:t>s</w:t>
      </w:r>
      <w:r w:rsidR="00910F3D">
        <w:rPr>
          <w:lang w:val="en-GB"/>
        </w:rPr>
        <w:t xml:space="preserve"> during a PowerShell session</w:t>
      </w:r>
      <w:r>
        <w:rPr>
          <w:lang w:val="en-GB"/>
        </w:rPr>
        <w:t>. In almost all cases</w:t>
      </w:r>
      <w:r w:rsidR="00036850">
        <w:rPr>
          <w:lang w:val="en-GB"/>
        </w:rPr>
        <w:t>,</w:t>
      </w:r>
      <w:r>
        <w:rPr>
          <w:lang w:val="en-GB"/>
        </w:rPr>
        <w:t xml:space="preserve"> </w:t>
      </w:r>
      <w:r>
        <w:rPr>
          <w:lang w:val="en-GB"/>
        </w:rPr>
        <w:lastRenderedPageBreak/>
        <w:t xml:space="preserve">the difference between type and class is not overly relevant to IT </w:t>
      </w:r>
      <w:r w:rsidR="009E62C2">
        <w:rPr>
          <w:lang w:val="en-GB"/>
        </w:rPr>
        <w:t>p</w:t>
      </w:r>
      <w:r>
        <w:rPr>
          <w:lang w:val="en-GB"/>
        </w:rPr>
        <w:t xml:space="preserve">rofessionals using PowerShell. </w:t>
      </w:r>
    </w:p>
    <w:p w14:paraId="544929C8" w14:textId="6F807238" w:rsidR="00036850" w:rsidRDefault="00910F3D" w:rsidP="00FF6E6E">
      <w:pPr>
        <w:pStyle w:val="NormalPACKT"/>
        <w:rPr>
          <w:lang w:val="en-GB"/>
        </w:rPr>
      </w:pPr>
      <w:r>
        <w:rPr>
          <w:lang w:val="en-GB"/>
        </w:rPr>
        <w:t xml:space="preserve">After a script or even a part of a script has run, .NET can tidy up the global heap in a process known as garbage collection. </w:t>
      </w:r>
      <w:r w:rsidR="00036850">
        <w:rPr>
          <w:lang w:val="en-GB"/>
        </w:rPr>
        <w:t xml:space="preserve">The garbage collection process is also not important for IT </w:t>
      </w:r>
      <w:r w:rsidR="006A3BCB">
        <w:rPr>
          <w:lang w:val="en-GB"/>
        </w:rPr>
        <w:t>p</w:t>
      </w:r>
      <w:r w:rsidR="00036850">
        <w:rPr>
          <w:lang w:val="en-GB"/>
        </w:rPr>
        <w:t>rofessional</w:t>
      </w:r>
      <w:r>
        <w:rPr>
          <w:lang w:val="en-GB"/>
        </w:rPr>
        <w:t>s</w:t>
      </w:r>
      <w:r w:rsidR="00036850">
        <w:rPr>
          <w:lang w:val="en-GB"/>
        </w:rPr>
        <w:t xml:space="preserve"> in most cases. The scripts you see in this book, for example, are not </w:t>
      </w:r>
      <w:r>
        <w:rPr>
          <w:lang w:val="en-GB"/>
        </w:rPr>
        <w:t xml:space="preserve">generally </w:t>
      </w:r>
      <w:r w:rsidR="00036850">
        <w:rPr>
          <w:lang w:val="en-GB"/>
        </w:rPr>
        <w:t>impacted by the garbage collection process</w:t>
      </w:r>
      <w:r w:rsidR="00F33E4F">
        <w:rPr>
          <w:lang w:val="en-GB"/>
        </w:rPr>
        <w:t>,</w:t>
      </w:r>
      <w:r w:rsidR="00036850">
        <w:rPr>
          <w:lang w:val="en-GB"/>
        </w:rPr>
        <w:t xml:space="preserve"> nor are most production scripts. For more information on the garbage collection process in .NET, see </w:t>
      </w:r>
      <w:r w:rsidR="00036850" w:rsidRPr="005855D8">
        <w:rPr>
          <w:rStyle w:val="URLPACKT"/>
        </w:rPr>
        <w:t>https://docs.microsoft.com/dotnet/standard/garbage-collection/</w:t>
      </w:r>
      <w:r w:rsidR="00036850">
        <w:rPr>
          <w:lang w:val="en-GB"/>
        </w:rPr>
        <w:t xml:space="preserve">. </w:t>
      </w:r>
    </w:p>
    <w:p w14:paraId="43210CB5" w14:textId="2DAAC388" w:rsidR="00036850" w:rsidRDefault="00EA5650" w:rsidP="00FF6E6E">
      <w:pPr>
        <w:pStyle w:val="NormalPACKT"/>
        <w:rPr>
          <w:lang w:val="en-GB"/>
        </w:rPr>
      </w:pPr>
      <w:r>
        <w:rPr>
          <w:lang w:val="en-GB"/>
        </w:rPr>
        <w:t>T</w:t>
      </w:r>
      <w:r w:rsidR="00036850">
        <w:rPr>
          <w:lang w:val="en-GB"/>
        </w:rPr>
        <w:t>here are cases where the GC process can impact on performance</w:t>
      </w:r>
      <w:r>
        <w:rPr>
          <w:lang w:val="en-GB"/>
        </w:rPr>
        <w:t xml:space="preserve">. </w:t>
      </w:r>
      <w:r w:rsidR="00D002B4">
        <w:rPr>
          <w:lang w:val="en-GB"/>
        </w:rPr>
        <w:t>For example, t</w:t>
      </w:r>
      <w:r w:rsidR="00036850">
        <w:rPr>
          <w:lang w:val="en-GB"/>
        </w:rPr>
        <w:t xml:space="preserve">he </w:t>
      </w:r>
      <w:proofErr w:type="spellStart"/>
      <w:r w:rsidR="00036850" w:rsidRPr="00CC374D">
        <w:rPr>
          <w:rStyle w:val="CodeInTextPACKT"/>
        </w:rPr>
        <w:t>System.Array</w:t>
      </w:r>
      <w:proofErr w:type="spellEnd"/>
      <w:r w:rsidR="00036850">
        <w:rPr>
          <w:lang w:val="en-GB"/>
        </w:rPr>
        <w:t xml:space="preserve"> class creates objects of fixed </w:t>
      </w:r>
      <w:r w:rsidR="00910F3D">
        <w:rPr>
          <w:lang w:val="en-GB"/>
        </w:rPr>
        <w:t>length</w:t>
      </w:r>
      <w:r w:rsidR="00036850">
        <w:rPr>
          <w:lang w:val="en-GB"/>
        </w:rPr>
        <w:t xml:space="preserve">. </w:t>
      </w:r>
      <w:r>
        <w:rPr>
          <w:lang w:val="en-GB"/>
        </w:rPr>
        <w:t>I</w:t>
      </w:r>
      <w:r w:rsidR="00036850">
        <w:rPr>
          <w:lang w:val="en-GB"/>
        </w:rPr>
        <w:t xml:space="preserve">f you add an item to an array, .NET creates a new copy of the array </w:t>
      </w:r>
      <w:r w:rsidR="00C27999">
        <w:rPr>
          <w:lang w:val="en-GB"/>
        </w:rPr>
        <w:t>(</w:t>
      </w:r>
      <w:r w:rsidR="00910F3D">
        <w:rPr>
          <w:lang w:val="en-GB"/>
        </w:rPr>
        <w:t xml:space="preserve">including </w:t>
      </w:r>
      <w:r w:rsidR="00036850">
        <w:rPr>
          <w:lang w:val="en-GB"/>
        </w:rPr>
        <w:t xml:space="preserve">the addition) and removes the old one. If you are adding a few items to the array, the performance hit is negligible. But if you are adding millions of </w:t>
      </w:r>
      <w:r w:rsidR="00CC374D">
        <w:rPr>
          <w:lang w:val="en-GB"/>
        </w:rPr>
        <w:t>occurrences</w:t>
      </w:r>
      <w:r w:rsidR="00036850">
        <w:rPr>
          <w:lang w:val="en-GB"/>
        </w:rPr>
        <w:t>, the performance can suffer</w:t>
      </w:r>
      <w:r w:rsidR="00910F3D">
        <w:rPr>
          <w:lang w:val="en-GB"/>
        </w:rPr>
        <w:t xml:space="preserve"> significantly</w:t>
      </w:r>
      <w:r w:rsidR="00036850">
        <w:rPr>
          <w:lang w:val="en-GB"/>
        </w:rPr>
        <w:t xml:space="preserve">. To avoid this, you can just use the </w:t>
      </w:r>
      <w:proofErr w:type="spellStart"/>
      <w:r w:rsidR="00036850" w:rsidRPr="00CC374D">
        <w:rPr>
          <w:rStyle w:val="CodeInTextPACKT"/>
        </w:rPr>
        <w:t>ArrayList</w:t>
      </w:r>
      <w:proofErr w:type="spellEnd"/>
      <w:r w:rsidR="00036850">
        <w:rPr>
          <w:lang w:val="en-GB"/>
        </w:rPr>
        <w:t xml:space="preserve"> class</w:t>
      </w:r>
      <w:r w:rsidR="00D002B4">
        <w:rPr>
          <w:lang w:val="en-GB"/>
        </w:rPr>
        <w:t>,</w:t>
      </w:r>
      <w:r w:rsidR="00036850">
        <w:rPr>
          <w:lang w:val="en-GB"/>
        </w:rPr>
        <w:t xml:space="preserve"> which supports adding/removing items from an array without </w:t>
      </w:r>
      <w:r w:rsidR="00D002B4">
        <w:rPr>
          <w:lang w:val="en-GB"/>
        </w:rPr>
        <w:t>the</w:t>
      </w:r>
      <w:r w:rsidR="00036850">
        <w:rPr>
          <w:lang w:val="en-GB"/>
        </w:rPr>
        <w:t xml:space="preserve"> performance penalty. </w:t>
      </w:r>
      <w:r w:rsidR="00910F3D">
        <w:rPr>
          <w:lang w:val="en-GB"/>
        </w:rPr>
        <w:t xml:space="preserve">For more information on GC and performance, see </w:t>
      </w:r>
      <w:r w:rsidR="00910F3D" w:rsidRPr="005855D8">
        <w:rPr>
          <w:rStyle w:val="URLPACKT"/>
        </w:rPr>
        <w:t>https://docs.microsoft.com/en-us/dotnet/standard/garbage-collection/performance</w:t>
      </w:r>
      <w:r w:rsidR="00910F3D">
        <w:rPr>
          <w:lang w:val="en-GB"/>
        </w:rPr>
        <w:t>.</w:t>
      </w:r>
    </w:p>
    <w:p w14:paraId="78FADA26" w14:textId="0D80C4E2" w:rsidR="00FF6E6E" w:rsidRDefault="00FF6E6E" w:rsidP="00FF6E6E">
      <w:pPr>
        <w:pStyle w:val="NormalPACKT"/>
        <w:rPr>
          <w:lang w:val="en-GB"/>
        </w:rPr>
      </w:pPr>
      <w:r>
        <w:rPr>
          <w:lang w:val="en-GB"/>
        </w:rPr>
        <w:t>.NET 5.0 feature</w:t>
      </w:r>
      <w:r w:rsidR="00D002B4">
        <w:rPr>
          <w:lang w:val="en-GB"/>
        </w:rPr>
        <w:t>s</w:t>
      </w:r>
      <w:r>
        <w:rPr>
          <w:lang w:val="en-GB"/>
        </w:rPr>
        <w:t xml:space="preserve"> </w:t>
      </w:r>
      <w:r w:rsidR="00D002B4">
        <w:rPr>
          <w:lang w:val="en-GB"/>
        </w:rPr>
        <w:t>many</w:t>
      </w:r>
      <w:r>
        <w:rPr>
          <w:lang w:val="en-GB"/>
        </w:rPr>
        <w:t xml:space="preserve"> improvements to </w:t>
      </w:r>
      <w:r w:rsidR="00D002B4">
        <w:rPr>
          <w:lang w:val="en-GB"/>
        </w:rPr>
        <w:t xml:space="preserve">the </w:t>
      </w:r>
      <w:r>
        <w:rPr>
          <w:lang w:val="en-GB"/>
        </w:rPr>
        <w:t>garbage collection</w:t>
      </w:r>
      <w:r w:rsidR="00036850">
        <w:rPr>
          <w:lang w:val="en-GB"/>
        </w:rPr>
        <w:t xml:space="preserve"> process. You can read more about the GC improvements in .NET 5.0 </w:t>
      </w:r>
      <w:r>
        <w:rPr>
          <w:lang w:val="en-GB"/>
        </w:rPr>
        <w:t>here</w:t>
      </w:r>
      <w:r w:rsidR="005855D8">
        <w:rPr>
          <w:lang w:val="en-GB"/>
        </w:rPr>
        <w:t>:</w:t>
      </w:r>
      <w:r>
        <w:rPr>
          <w:lang w:val="en-GB"/>
        </w:rPr>
        <w:t xml:space="preserve"> </w:t>
      </w:r>
      <w:r w:rsidRPr="005855D8">
        <w:rPr>
          <w:rStyle w:val="URLPACKT"/>
        </w:rPr>
        <w:t>https://devblogs.microsoft.com/dotnet/performance-improvements-in-net-5/</w:t>
      </w:r>
      <w:r>
        <w:rPr>
          <w:lang w:val="en-GB"/>
        </w:rPr>
        <w:t>.</w:t>
      </w:r>
    </w:p>
    <w:p w14:paraId="4875C5A4" w14:textId="6E3676CC" w:rsidR="00036850" w:rsidRDefault="00036850" w:rsidP="00036850">
      <w:pPr>
        <w:rPr>
          <w:lang w:val="en-GB"/>
        </w:rPr>
      </w:pPr>
      <w:r>
        <w:rPr>
          <w:lang w:val="en-GB"/>
        </w:rPr>
        <w:t xml:space="preserve">In </w:t>
      </w:r>
      <w:r w:rsidR="00E61A0E">
        <w:rPr>
          <w:lang w:val="en-GB"/>
        </w:rPr>
        <w:t>.</w:t>
      </w:r>
      <w:r>
        <w:rPr>
          <w:lang w:val="en-GB"/>
        </w:rPr>
        <w:t>NET, occurrences of every class or type can</w:t>
      </w:r>
      <w:r w:rsidR="00D002B4">
        <w:rPr>
          <w:lang w:val="en-GB"/>
        </w:rPr>
        <w:t xml:space="preserve"> include</w:t>
      </w:r>
      <w:r>
        <w:rPr>
          <w:lang w:val="en-GB"/>
        </w:rPr>
        <w:t xml:space="preserve"> members, including </w:t>
      </w:r>
      <w:r w:rsidR="00C10A1B">
        <w:rPr>
          <w:lang w:val="en-GB"/>
        </w:rPr>
        <w:t>p</w:t>
      </w:r>
      <w:r>
        <w:rPr>
          <w:lang w:val="en-GB"/>
        </w:rPr>
        <w:t xml:space="preserve">roperties, </w:t>
      </w:r>
      <w:r w:rsidR="00C10A1B">
        <w:rPr>
          <w:lang w:val="en-GB"/>
        </w:rPr>
        <w:t>m</w:t>
      </w:r>
      <w:r>
        <w:rPr>
          <w:lang w:val="en-GB"/>
        </w:rPr>
        <w:t xml:space="preserve">ethods, and </w:t>
      </w:r>
      <w:r w:rsidR="00C10A1B">
        <w:rPr>
          <w:lang w:val="en-GB"/>
        </w:rPr>
        <w:t>e</w:t>
      </w:r>
      <w:r>
        <w:rPr>
          <w:lang w:val="en-GB"/>
        </w:rPr>
        <w:t xml:space="preserve">vents. A property is an attribute of an occurrence of a class. An occurrence of the </w:t>
      </w:r>
      <w:proofErr w:type="spellStart"/>
      <w:r w:rsidRPr="00FF6E6E">
        <w:rPr>
          <w:rStyle w:val="CodeInTextPACKT"/>
        </w:rPr>
        <w:t>System.IO.FileInfo</w:t>
      </w:r>
      <w:proofErr w:type="spellEnd"/>
      <w:r>
        <w:rPr>
          <w:lang w:val="en-GB"/>
        </w:rPr>
        <w:t xml:space="preserve"> object, for example, has a </w:t>
      </w:r>
      <w:r w:rsidRPr="00036850">
        <w:rPr>
          <w:rStyle w:val="CodeInTextPACKT"/>
        </w:rPr>
        <w:t>FullName</w:t>
      </w:r>
      <w:r>
        <w:rPr>
          <w:lang w:val="en-GB"/>
        </w:rPr>
        <w:t xml:space="preserve"> property</w:t>
      </w:r>
      <w:r w:rsidR="00DD3C06">
        <w:rPr>
          <w:lang w:val="en-GB"/>
        </w:rPr>
        <w:t>.</w:t>
      </w:r>
      <w:r>
        <w:rPr>
          <w:lang w:val="en-GB"/>
        </w:rPr>
        <w:t xml:space="preserve"> A method is effectively a function you can call which can do something to an object occurrence. You look at .NET </w:t>
      </w:r>
      <w:r w:rsidR="001D6C28">
        <w:rPr>
          <w:lang w:val="en-GB"/>
        </w:rPr>
        <w:t>m</w:t>
      </w:r>
      <w:r>
        <w:rPr>
          <w:lang w:val="en-GB"/>
        </w:rPr>
        <w:t xml:space="preserve">ethods in more details in </w:t>
      </w:r>
      <w:r w:rsidR="00015C9C">
        <w:rPr>
          <w:lang w:val="en-GB"/>
        </w:rPr>
        <w:t xml:space="preserve">the </w:t>
      </w:r>
      <w:r w:rsidRPr="00B7153F">
        <w:rPr>
          <w:rStyle w:val="ItalicsPACKT"/>
        </w:rPr>
        <w:t xml:space="preserve">Leveraging .NET </w:t>
      </w:r>
      <w:r w:rsidR="001D6C28" w:rsidRPr="00B7153F">
        <w:rPr>
          <w:rStyle w:val="ItalicsPACKT"/>
        </w:rPr>
        <w:t>m</w:t>
      </w:r>
      <w:r w:rsidRPr="00B7153F">
        <w:rPr>
          <w:rStyle w:val="ItalicsPACKT"/>
        </w:rPr>
        <w:t>ethods</w:t>
      </w:r>
      <w:r w:rsidR="002466AF">
        <w:rPr>
          <w:lang w:val="en-GB"/>
        </w:rPr>
        <w:t xml:space="preserve"> recipe</w:t>
      </w:r>
      <w:r>
        <w:rPr>
          <w:lang w:val="en-GB"/>
        </w:rPr>
        <w:t xml:space="preserve">. </w:t>
      </w:r>
      <w:r w:rsidR="00DD3C06">
        <w:rPr>
          <w:lang w:val="en-GB"/>
        </w:rPr>
        <w:t>A</w:t>
      </w:r>
      <w:r>
        <w:rPr>
          <w:lang w:val="en-GB"/>
        </w:rPr>
        <w:t>n event is something that can happen to an object occurrence, such when an eve</w:t>
      </w:r>
      <w:r w:rsidR="00D002B4">
        <w:rPr>
          <w:lang w:val="en-GB"/>
        </w:rPr>
        <w:t>n</w:t>
      </w:r>
      <w:r>
        <w:rPr>
          <w:lang w:val="en-GB"/>
        </w:rPr>
        <w:t xml:space="preserve">t </w:t>
      </w:r>
      <w:r w:rsidR="00DB54AC">
        <w:rPr>
          <w:lang w:val="en-GB"/>
        </w:rPr>
        <w:t xml:space="preserve">is </w:t>
      </w:r>
      <w:r>
        <w:rPr>
          <w:lang w:val="en-GB"/>
        </w:rPr>
        <w:t xml:space="preserve">generated when a Windows process has completed. .NET events are not covered in this book, although using WMI events is described in </w:t>
      </w:r>
      <w:r w:rsidRPr="00F851E1">
        <w:rPr>
          <w:rStyle w:val="ChapterRefPACKT"/>
        </w:rPr>
        <w:t>Chapter 1</w:t>
      </w:r>
      <w:r w:rsidR="00A65526">
        <w:rPr>
          <w:rStyle w:val="ChapterRefPACKT"/>
        </w:rPr>
        <w:t>5</w:t>
      </w:r>
      <w:r w:rsidR="000546D7">
        <w:rPr>
          <w:rStyle w:val="ChapterRefPACKT"/>
        </w:rPr>
        <w:t>, Managing with W</w:t>
      </w:r>
      <w:r w:rsidR="00A65526">
        <w:rPr>
          <w:rStyle w:val="ChapterRefPACKT"/>
        </w:rPr>
        <w:t>indows Management Instrumentation</w:t>
      </w:r>
      <w:r w:rsidR="000546D7">
        <w:rPr>
          <w:lang w:val="en-GB"/>
        </w:rPr>
        <w:t>, i</w:t>
      </w:r>
      <w:r>
        <w:rPr>
          <w:lang w:val="en-GB"/>
        </w:rPr>
        <w:t xml:space="preserve">n the </w:t>
      </w:r>
      <w:r w:rsidR="004C0F6A">
        <w:rPr>
          <w:rStyle w:val="ItalicsPACKT"/>
        </w:rPr>
        <w:t>Managing</w:t>
      </w:r>
      <w:r w:rsidRPr="00D23ADD">
        <w:rPr>
          <w:rStyle w:val="ItalicsPACKT"/>
        </w:rPr>
        <w:t xml:space="preserve"> WMI </w:t>
      </w:r>
      <w:r w:rsidR="00D23ADD" w:rsidRPr="00D23ADD">
        <w:rPr>
          <w:rStyle w:val="ItalicsPACKT"/>
        </w:rPr>
        <w:t>e</w:t>
      </w:r>
      <w:r w:rsidRPr="00D23ADD">
        <w:rPr>
          <w:rStyle w:val="ItalicsPACKT"/>
        </w:rPr>
        <w:t>vents</w:t>
      </w:r>
      <w:r>
        <w:rPr>
          <w:lang w:val="en-GB"/>
        </w:rPr>
        <w:t xml:space="preserve"> recipe.</w:t>
      </w:r>
    </w:p>
    <w:p w14:paraId="36025B74" w14:textId="79250145" w:rsidR="00FF6E6E" w:rsidRDefault="00FF6E6E" w:rsidP="00FF6E6E">
      <w:pPr>
        <w:pStyle w:val="NormalPACKT"/>
        <w:rPr>
          <w:lang w:val="en-GB"/>
        </w:rPr>
      </w:pPr>
      <w:r>
        <w:rPr>
          <w:lang w:val="en-GB"/>
        </w:rPr>
        <w:t xml:space="preserve">You can </w:t>
      </w:r>
      <w:r w:rsidR="00036850">
        <w:rPr>
          <w:lang w:val="en-GB"/>
        </w:rPr>
        <w:t>quick</w:t>
      </w:r>
      <w:r>
        <w:rPr>
          <w:lang w:val="en-GB"/>
        </w:rPr>
        <w:t>ly determine an object</w:t>
      </w:r>
      <w:r w:rsidR="003D7098">
        <w:rPr>
          <w:lang w:val="en-GB"/>
        </w:rPr>
        <w:t>’</w:t>
      </w:r>
      <w:r>
        <w:rPr>
          <w:lang w:val="en-GB"/>
        </w:rPr>
        <w:t>s class (or type) by piping the output of any cmdlet</w:t>
      </w:r>
      <w:r w:rsidR="00036850">
        <w:rPr>
          <w:lang w:val="en-GB"/>
        </w:rPr>
        <w:t>, or an object,</w:t>
      </w:r>
      <w:r>
        <w:rPr>
          <w:lang w:val="en-GB"/>
        </w:rPr>
        <w:t xml:space="preserve"> to the </w:t>
      </w:r>
      <w:r w:rsidRPr="00FF6E6E">
        <w:rPr>
          <w:rStyle w:val="CodeInTextPACKT"/>
        </w:rPr>
        <w:t>Get</w:t>
      </w:r>
      <w:r w:rsidR="00036850">
        <w:rPr>
          <w:rStyle w:val="CodeInTextPACKT"/>
        </w:rPr>
        <w:t>-</w:t>
      </w:r>
      <w:r w:rsidRPr="00FF6E6E">
        <w:rPr>
          <w:rStyle w:val="CodeInTextPACKT"/>
        </w:rPr>
        <w:t>Member</w:t>
      </w:r>
      <w:r>
        <w:rPr>
          <w:lang w:val="en-GB"/>
        </w:rPr>
        <w:t xml:space="preserve"> cmdlet. The </w:t>
      </w:r>
      <w:r w:rsidRPr="00FF6E6E">
        <w:rPr>
          <w:rStyle w:val="CodeInTextPACKT"/>
        </w:rPr>
        <w:t>Get-Member</w:t>
      </w:r>
      <w:r>
        <w:rPr>
          <w:lang w:val="en-GB"/>
        </w:rPr>
        <w:t xml:space="preserve"> cmdlet uses a feature of .NET, reflection, to look inside and give you a definitive statement of what that object contains.</w:t>
      </w:r>
      <w:r w:rsidR="00036850">
        <w:rPr>
          <w:lang w:val="en-GB"/>
        </w:rPr>
        <w:t xml:space="preserve"> This feature is invaluable </w:t>
      </w:r>
      <w:r w:rsidR="00015C9C">
        <w:rPr>
          <w:lang w:val="en-GB"/>
        </w:rPr>
        <w:t>–</w:t>
      </w:r>
      <w:r w:rsidR="00036850">
        <w:rPr>
          <w:lang w:val="en-GB"/>
        </w:rPr>
        <w:t xml:space="preserve"> instead of guessing where</w:t>
      </w:r>
      <w:r w:rsidR="00015C9C">
        <w:rPr>
          <w:lang w:val="en-GB"/>
        </w:rPr>
        <w:t>,</w:t>
      </w:r>
      <w:r w:rsidR="00036850">
        <w:rPr>
          <w:lang w:val="en-GB"/>
        </w:rPr>
        <w:t xml:space="preserve"> in some piece of string output</w:t>
      </w:r>
      <w:r w:rsidR="00015C9C">
        <w:rPr>
          <w:lang w:val="en-GB"/>
        </w:rPr>
        <w:t>,</w:t>
      </w:r>
      <w:r w:rsidR="00036850">
        <w:rPr>
          <w:lang w:val="en-GB"/>
        </w:rPr>
        <w:t xml:space="preserve"> your script can find the full name of a file, you can discover the </w:t>
      </w:r>
      <w:r w:rsidR="00036850" w:rsidRPr="00036850">
        <w:rPr>
          <w:rStyle w:val="CodeInTextPACKT"/>
        </w:rPr>
        <w:t>FullName</w:t>
      </w:r>
      <w:r w:rsidR="00036850">
        <w:rPr>
          <w:lang w:val="en-GB"/>
        </w:rPr>
        <w:t xml:space="preserve"> property, a string</w:t>
      </w:r>
      <w:r w:rsidR="00015C9C">
        <w:rPr>
          <w:lang w:val="en-GB"/>
        </w:rPr>
        <w:t>,</w:t>
      </w:r>
      <w:r w:rsidR="00036850">
        <w:rPr>
          <w:lang w:val="en-GB"/>
        </w:rPr>
        <w:t xml:space="preserve"> or the </w:t>
      </w:r>
      <w:r w:rsidR="00036850" w:rsidRPr="00036850">
        <w:rPr>
          <w:rStyle w:val="CodeInTextPACKT"/>
        </w:rPr>
        <w:t>Length</w:t>
      </w:r>
      <w:r w:rsidR="00036850">
        <w:rPr>
          <w:lang w:val="en-GB"/>
        </w:rPr>
        <w:t xml:space="preserve"> property, which is unambiguously an integer. Reflection and the </w:t>
      </w:r>
      <w:r w:rsidR="00036850" w:rsidRPr="00036850">
        <w:rPr>
          <w:rStyle w:val="CodeInTextPACKT"/>
        </w:rPr>
        <w:t>Get-Member</w:t>
      </w:r>
      <w:r w:rsidR="00036850">
        <w:rPr>
          <w:lang w:val="en-GB"/>
        </w:rPr>
        <w:t xml:space="preserve"> cmdlet help you to discover the properties and other members of a given object.</w:t>
      </w:r>
    </w:p>
    <w:p w14:paraId="7F274283" w14:textId="5F482727" w:rsidR="00036850" w:rsidRDefault="00036850" w:rsidP="00FF6E6E">
      <w:pPr>
        <w:pStyle w:val="NormalPACKT"/>
        <w:rPr>
          <w:lang w:val="en-GB"/>
        </w:rPr>
      </w:pPr>
      <w:r>
        <w:rPr>
          <w:lang w:val="en-GB"/>
        </w:rPr>
        <w:t xml:space="preserve">.NET classes can have static </w:t>
      </w:r>
      <w:r w:rsidR="00EA5650">
        <w:rPr>
          <w:lang w:val="en-GB"/>
        </w:rPr>
        <w:t>properties</w:t>
      </w:r>
      <w:r>
        <w:rPr>
          <w:lang w:val="en-GB"/>
        </w:rPr>
        <w:t xml:space="preserve"> and static methods. Static </w:t>
      </w:r>
      <w:r w:rsidR="00EA5650">
        <w:rPr>
          <w:lang w:val="en-GB"/>
        </w:rPr>
        <w:t>properties</w:t>
      </w:r>
      <w:r>
        <w:rPr>
          <w:lang w:val="en-GB"/>
        </w:rPr>
        <w:t xml:space="preserve">/methods are aspects of the class of a whole as opposed to a specific class instance. A static </w:t>
      </w:r>
      <w:r w:rsidR="00EA5650">
        <w:rPr>
          <w:lang w:val="en-GB"/>
        </w:rPr>
        <w:t>property</w:t>
      </w:r>
      <w:r>
        <w:rPr>
          <w:lang w:val="en-GB"/>
        </w:rPr>
        <w:t xml:space="preserve"> is </w:t>
      </w:r>
      <w:r>
        <w:rPr>
          <w:lang w:val="en-GB"/>
        </w:rPr>
        <w:lastRenderedPageBreak/>
        <w:t>a fixed constant value, such as the maximum and minimum values for a 32-bit signed integer</w:t>
      </w:r>
      <w:r w:rsidR="003772F1">
        <w:rPr>
          <w:lang w:val="en-GB"/>
        </w:rPr>
        <w:t xml:space="preserve"> or the value of </w:t>
      </w:r>
      <w:r w:rsidR="006D1709">
        <w:rPr>
          <w:lang w:val="en-GB"/>
        </w:rPr>
        <w:t>p</w:t>
      </w:r>
      <w:r w:rsidR="003772F1">
        <w:rPr>
          <w:lang w:val="en-GB"/>
        </w:rPr>
        <w:t>i.</w:t>
      </w:r>
      <w:r>
        <w:rPr>
          <w:lang w:val="en-GB"/>
        </w:rPr>
        <w:t xml:space="preserve"> A static method is one that is independent of any specific instance. For example, the </w:t>
      </w:r>
      <w:r w:rsidRPr="0074426A">
        <w:rPr>
          <w:rStyle w:val="CodeInTextPACKT"/>
        </w:rPr>
        <w:t>Parse()</w:t>
      </w:r>
      <w:r>
        <w:rPr>
          <w:lang w:val="en-GB"/>
        </w:rPr>
        <w:t xml:space="preserve"> method of the INT32 class can parse a string to ensure it is a value 32-bit signed integer. </w:t>
      </w:r>
      <w:r w:rsidR="003772F1">
        <w:rPr>
          <w:lang w:val="en-GB"/>
        </w:rPr>
        <w:t>In most cases, you use static methods to create object instances or to do something related to the class</w:t>
      </w:r>
      <w:r w:rsidR="00FF64AD">
        <w:rPr>
          <w:lang w:val="en-GB"/>
        </w:rPr>
        <w:t>.</w:t>
      </w:r>
    </w:p>
    <w:p w14:paraId="4431B453" w14:textId="03FD913C" w:rsidR="00FF6E6E" w:rsidRDefault="00FF6E6E" w:rsidP="00FF6E6E">
      <w:pPr>
        <w:pStyle w:val="NormalPACKT"/>
        <w:rPr>
          <w:lang w:val="en-GB"/>
        </w:rPr>
      </w:pPr>
      <w:r>
        <w:rPr>
          <w:lang w:val="en-GB"/>
        </w:rPr>
        <w:t xml:space="preserve">In this recipe, you look at some </w:t>
      </w:r>
      <w:r w:rsidR="00036850">
        <w:rPr>
          <w:lang w:val="en-GB"/>
        </w:rPr>
        <w:t>everyday</w:t>
      </w:r>
      <w:r>
        <w:rPr>
          <w:lang w:val="en-GB"/>
        </w:rPr>
        <w:t xml:space="preserve"> objects created automatically by PowerShell</w:t>
      </w:r>
      <w:r w:rsidR="00036850">
        <w:rPr>
          <w:lang w:val="en-GB"/>
        </w:rPr>
        <w:t xml:space="preserve">. You also examine the static fields of </w:t>
      </w:r>
      <w:r w:rsidR="003772F1">
        <w:rPr>
          <w:lang w:val="en-GB"/>
        </w:rPr>
        <w:t xml:space="preserve">the </w:t>
      </w:r>
      <w:r w:rsidR="003772F1" w:rsidRPr="003772F1">
        <w:rPr>
          <w:rStyle w:val="CodeInTextPACKT"/>
        </w:rPr>
        <w:t>[Int]</w:t>
      </w:r>
      <w:r w:rsidR="003772F1">
        <w:rPr>
          <w:lang w:val="en-GB"/>
        </w:rPr>
        <w:t xml:space="preserve"> .N</w:t>
      </w:r>
      <w:r w:rsidR="0074426A">
        <w:rPr>
          <w:lang w:val="en-GB"/>
        </w:rPr>
        <w:t>ET</w:t>
      </w:r>
      <w:r w:rsidR="003772F1">
        <w:rPr>
          <w:lang w:val="en-GB"/>
        </w:rPr>
        <w:t xml:space="preserve"> </w:t>
      </w:r>
      <w:r w:rsidR="00036850">
        <w:rPr>
          <w:lang w:val="en-GB"/>
        </w:rPr>
        <w:t>class.</w:t>
      </w:r>
    </w:p>
    <w:p w14:paraId="34EF7933" w14:textId="31B95E0D" w:rsidR="00AC0E66" w:rsidRDefault="00AC0E66" w:rsidP="00AC0E66">
      <w:pPr>
        <w:pStyle w:val="Heading2"/>
        <w:tabs>
          <w:tab w:val="left" w:pos="0"/>
        </w:tabs>
      </w:pPr>
      <w:r>
        <w:t xml:space="preserve">Getting </w:t>
      </w:r>
      <w:r w:rsidR="00015C9C">
        <w:t>r</w:t>
      </w:r>
      <w:r>
        <w:t>eady</w:t>
      </w:r>
    </w:p>
    <w:p w14:paraId="62096CC5" w14:textId="3575E9BE" w:rsidR="00AC0E66" w:rsidRDefault="00AC0E66" w:rsidP="00AC0E66">
      <w:pPr>
        <w:pStyle w:val="BulletPACKT"/>
        <w:numPr>
          <w:ilvl w:val="0"/>
          <w:numId w:val="0"/>
        </w:numPr>
      </w:pPr>
      <w:r>
        <w:t xml:space="preserve">You run this recipe on </w:t>
      </w:r>
      <w:r w:rsidR="00FF6E6E" w:rsidRPr="00036850">
        <w:rPr>
          <w:rStyle w:val="CodeInTextPACKT"/>
        </w:rPr>
        <w:t>SRV1</w:t>
      </w:r>
      <w:r w:rsidR="00FF6E6E">
        <w:t>, a workgroup host running Windows Server Datacenter edition. This host has PowerShell</w:t>
      </w:r>
      <w:r w:rsidR="005A4AC0">
        <w:t xml:space="preserve"> </w:t>
      </w:r>
      <w:r w:rsidR="00FF6E6E">
        <w:t>and VS Code installed.</w:t>
      </w:r>
    </w:p>
    <w:p w14:paraId="1E9EBA34" w14:textId="77777777" w:rsidR="00AC0E66" w:rsidRDefault="00AC0E66" w:rsidP="00AC0E66">
      <w:pPr>
        <w:pStyle w:val="Heading2"/>
        <w:tabs>
          <w:tab w:val="left" w:pos="0"/>
        </w:tabs>
      </w:pPr>
      <w:r>
        <w:t>How to do it...</w:t>
      </w:r>
    </w:p>
    <w:p w14:paraId="42378F1E" w14:textId="718C674C" w:rsidR="00036850" w:rsidRDefault="00036850" w:rsidP="00036850">
      <w:pPr>
        <w:pStyle w:val="NumberedBulletPACKT"/>
        <w:numPr>
          <w:ilvl w:val="0"/>
          <w:numId w:val="13"/>
        </w:numPr>
      </w:pPr>
      <w:r>
        <w:t>Creat</w:t>
      </w:r>
      <w:r w:rsidR="001F6CE6">
        <w:t>ing</w:t>
      </w:r>
      <w:r>
        <w:t> a </w:t>
      </w:r>
      <w:proofErr w:type="spellStart"/>
      <w:r w:rsidRPr="00CC374D">
        <w:rPr>
          <w:rStyle w:val="CodeInTextPACKT"/>
        </w:rPr>
        <w:t>File</w:t>
      </w:r>
      <w:r w:rsidR="00596A98">
        <w:rPr>
          <w:rStyle w:val="CodeInTextPACKT"/>
        </w:rPr>
        <w:t>I</w:t>
      </w:r>
      <w:r w:rsidRPr="00CC374D">
        <w:rPr>
          <w:rStyle w:val="CodeInTextPACKT"/>
        </w:rPr>
        <w:t>nfo</w:t>
      </w:r>
      <w:proofErr w:type="spellEnd"/>
      <w:r>
        <w:t> object</w:t>
      </w:r>
      <w:r w:rsidR="00C51E6C">
        <w:t>:</w:t>
      </w:r>
    </w:p>
    <w:p w14:paraId="3E212228" w14:textId="77777777" w:rsidR="00036850" w:rsidRPr="00036850" w:rsidRDefault="00036850" w:rsidP="00036850">
      <w:pPr>
        <w:pStyle w:val="CodePACKT"/>
      </w:pPr>
    </w:p>
    <w:p w14:paraId="687A4704" w14:textId="77777777" w:rsidR="00036850" w:rsidRPr="00036850" w:rsidRDefault="00036850" w:rsidP="00036850">
      <w:pPr>
        <w:pStyle w:val="CodePACKT"/>
      </w:pPr>
      <w:r w:rsidRPr="00036850">
        <w:t>$FILE = Get-ChildItem -Path $PSHOME\pwsh.exe</w:t>
      </w:r>
    </w:p>
    <w:p w14:paraId="36034B7B" w14:textId="77777777" w:rsidR="00036850" w:rsidRPr="00036850" w:rsidRDefault="00036850" w:rsidP="00036850">
      <w:pPr>
        <w:pStyle w:val="CodePACKT"/>
      </w:pPr>
      <w:r w:rsidRPr="00036850">
        <w:t>$FILE</w:t>
      </w:r>
    </w:p>
    <w:p w14:paraId="37737E28" w14:textId="77777777" w:rsidR="00036850" w:rsidRPr="00036850" w:rsidRDefault="00036850" w:rsidP="00036850">
      <w:pPr>
        <w:pStyle w:val="CodePACKT"/>
      </w:pPr>
    </w:p>
    <w:p w14:paraId="64BBA184" w14:textId="79AC831C" w:rsidR="00036850" w:rsidRDefault="00036850" w:rsidP="00036850">
      <w:pPr>
        <w:pStyle w:val="NumberedBulletPACKT"/>
        <w:rPr>
          <w:color w:val="333333"/>
        </w:rPr>
      </w:pPr>
      <w:r>
        <w:t>Discover</w:t>
      </w:r>
      <w:r w:rsidR="001F6CE6">
        <w:t>ing</w:t>
      </w:r>
      <w:r>
        <w:t> the underlying class</w:t>
      </w:r>
      <w:r w:rsidR="00C51E6C">
        <w:t>:</w:t>
      </w:r>
    </w:p>
    <w:p w14:paraId="7EB15183" w14:textId="77777777" w:rsidR="00036850" w:rsidRPr="00036850" w:rsidRDefault="00036850" w:rsidP="00036850">
      <w:pPr>
        <w:pStyle w:val="CodePACKT"/>
      </w:pPr>
    </w:p>
    <w:p w14:paraId="0D302EC1" w14:textId="6F7BE29B" w:rsidR="00036850" w:rsidRPr="00036850" w:rsidRDefault="00036850" w:rsidP="00036850">
      <w:pPr>
        <w:pStyle w:val="CodePACKT"/>
      </w:pPr>
      <w:r w:rsidRPr="00036850">
        <w:t>$TYPE = $</w:t>
      </w:r>
      <w:proofErr w:type="spellStart"/>
      <w:r w:rsidRPr="00036850">
        <w:t>FILE.GetType</w:t>
      </w:r>
      <w:proofErr w:type="spellEnd"/>
      <w:r w:rsidRPr="00036850">
        <w:t>().FullName</w:t>
      </w:r>
    </w:p>
    <w:p w14:paraId="0C7E67E0" w14:textId="4ED1153F" w:rsidR="00036850" w:rsidRPr="00036850" w:rsidRDefault="004F13B1" w:rsidP="00036850">
      <w:pPr>
        <w:pStyle w:val="CodePACKT"/>
      </w:pPr>
      <w:r>
        <w:t>"</w:t>
      </w:r>
      <w:r w:rsidR="00036850" w:rsidRPr="00036850">
        <w:t>.</w:t>
      </w:r>
      <w:r w:rsidR="00E53E50" w:rsidRPr="00036850">
        <w:t>N</w:t>
      </w:r>
      <w:r w:rsidR="00E53E50">
        <w:t>ET</w:t>
      </w:r>
      <w:r w:rsidR="00E53E50" w:rsidRPr="00036850">
        <w:t> </w:t>
      </w:r>
      <w:r w:rsidR="00036850" w:rsidRPr="00036850">
        <w:t>Class name: $TYPE</w:t>
      </w:r>
      <w:r>
        <w:t>"</w:t>
      </w:r>
    </w:p>
    <w:p w14:paraId="6863B3F8" w14:textId="77777777" w:rsidR="00036850" w:rsidRPr="00036850" w:rsidRDefault="00036850" w:rsidP="00036850">
      <w:pPr>
        <w:pStyle w:val="CodePACKT"/>
      </w:pPr>
    </w:p>
    <w:p w14:paraId="53FC28C1" w14:textId="3263C66C" w:rsidR="00036850" w:rsidRDefault="00036850" w:rsidP="00036850">
      <w:pPr>
        <w:pStyle w:val="NumberedBulletPACKT"/>
        <w:rPr>
          <w:color w:val="333333"/>
        </w:rPr>
      </w:pPr>
      <w:r>
        <w:t>Get</w:t>
      </w:r>
      <w:r w:rsidR="00B47184">
        <w:t>ting</w:t>
      </w:r>
      <w:r>
        <w:t> member types of </w:t>
      </w:r>
      <w:r w:rsidR="00813CFA">
        <w:t xml:space="preserve">the </w:t>
      </w:r>
      <w:proofErr w:type="spellStart"/>
      <w:r w:rsidRPr="00813CFA">
        <w:rPr>
          <w:rStyle w:val="CodeInTextPACKT"/>
        </w:rPr>
        <w:t>File</w:t>
      </w:r>
      <w:r w:rsidR="00D97757">
        <w:rPr>
          <w:rStyle w:val="CodeInTextPACKT"/>
        </w:rPr>
        <w:t>I</w:t>
      </w:r>
      <w:r w:rsidRPr="00813CFA">
        <w:rPr>
          <w:rStyle w:val="CodeInTextPACKT"/>
        </w:rPr>
        <w:t>nfo</w:t>
      </w:r>
      <w:proofErr w:type="spellEnd"/>
      <w:r>
        <w:t> object</w:t>
      </w:r>
      <w:r w:rsidR="00C51E6C">
        <w:t>:</w:t>
      </w:r>
    </w:p>
    <w:p w14:paraId="798FB088" w14:textId="77777777" w:rsidR="00036850" w:rsidRPr="00036850" w:rsidRDefault="00036850" w:rsidP="00036850">
      <w:pPr>
        <w:pStyle w:val="CodePACKT"/>
      </w:pPr>
    </w:p>
    <w:p w14:paraId="0BB45107" w14:textId="002DD6A2" w:rsidR="00036850" w:rsidRPr="00036850" w:rsidRDefault="00036850" w:rsidP="00036850">
      <w:pPr>
        <w:pStyle w:val="CodePACKT"/>
      </w:pPr>
      <w:r w:rsidRPr="00036850">
        <w:t>$File | </w:t>
      </w:r>
    </w:p>
    <w:p w14:paraId="1F953603" w14:textId="77777777" w:rsidR="00036850" w:rsidRPr="00036850" w:rsidRDefault="00036850" w:rsidP="00036850">
      <w:pPr>
        <w:pStyle w:val="CodePACKT"/>
      </w:pPr>
      <w:r w:rsidRPr="00036850">
        <w:t>  Get-Member | </w:t>
      </w:r>
    </w:p>
    <w:p w14:paraId="3A45DAF8" w14:textId="77777777" w:rsidR="00036850" w:rsidRPr="00036850" w:rsidRDefault="00036850" w:rsidP="00036850">
      <w:pPr>
        <w:pStyle w:val="CodePACKT"/>
      </w:pPr>
      <w:r w:rsidRPr="00036850">
        <w:t>    Group-Object -Property MemberType |</w:t>
      </w:r>
    </w:p>
    <w:p w14:paraId="24EE39AE" w14:textId="1F90436F" w:rsidR="00036850" w:rsidRPr="00036850" w:rsidRDefault="00036850" w:rsidP="00036850">
      <w:pPr>
        <w:pStyle w:val="CodePACKT"/>
      </w:pPr>
      <w:r w:rsidRPr="00036850">
        <w:t>      Sort-Object -Property Count -Descending</w:t>
      </w:r>
    </w:p>
    <w:p w14:paraId="7C77BF3B" w14:textId="18F02655" w:rsidR="00036850" w:rsidRPr="00036850" w:rsidRDefault="00036850" w:rsidP="00036850">
      <w:pPr>
        <w:pStyle w:val="CodePACKT"/>
      </w:pPr>
    </w:p>
    <w:p w14:paraId="3A00988B" w14:textId="38BFE1CB" w:rsidR="00A44FF5" w:rsidRPr="00A44FF5" w:rsidRDefault="00A44FF5" w:rsidP="00A44FF5">
      <w:pPr>
        <w:pStyle w:val="NumberedBulletPACKT"/>
        <w:rPr>
          <w:color w:val="000000"/>
          <w:lang w:val="en-GB" w:eastAsia="en-GB"/>
        </w:rPr>
      </w:pPr>
      <w:r w:rsidRPr="00A44FF5">
        <w:rPr>
          <w:lang w:val="en-GB" w:eastAsia="en-GB"/>
        </w:rPr>
        <w:t>Discover</w:t>
      </w:r>
      <w:r w:rsidR="0046487D">
        <w:rPr>
          <w:lang w:val="en-GB" w:eastAsia="en-GB"/>
        </w:rPr>
        <w:t>ing</w:t>
      </w:r>
      <w:r w:rsidRPr="00A44FF5">
        <w:rPr>
          <w:lang w:val="en-GB" w:eastAsia="en-GB"/>
        </w:rPr>
        <w:t> properties of a Windows service</w:t>
      </w:r>
      <w:r w:rsidR="00C51E6C">
        <w:rPr>
          <w:lang w:val="en-GB" w:eastAsia="en-GB"/>
        </w:rPr>
        <w:t>:</w:t>
      </w:r>
    </w:p>
    <w:p w14:paraId="5051D345" w14:textId="77777777" w:rsidR="00A44FF5" w:rsidRPr="00A44FF5" w:rsidRDefault="00A44FF5" w:rsidP="00A44FF5">
      <w:pPr>
        <w:pStyle w:val="CodePACKT"/>
      </w:pPr>
    </w:p>
    <w:p w14:paraId="43E8D0AE" w14:textId="456860AE" w:rsidR="00A44FF5" w:rsidRPr="00A44FF5" w:rsidRDefault="00A44FF5" w:rsidP="00A44FF5">
      <w:pPr>
        <w:pStyle w:val="CodePACKT"/>
      </w:pPr>
      <w:r w:rsidRPr="00A44FF5">
        <w:t>Get-Service | </w:t>
      </w:r>
    </w:p>
    <w:p w14:paraId="559A884A" w14:textId="77777777" w:rsidR="00A44FF5" w:rsidRPr="00A44FF5" w:rsidRDefault="00A44FF5" w:rsidP="00A44FF5">
      <w:pPr>
        <w:pStyle w:val="CodePACKT"/>
      </w:pPr>
      <w:r w:rsidRPr="00A44FF5">
        <w:t>  Get-Member -MemberType Property  </w:t>
      </w:r>
    </w:p>
    <w:p w14:paraId="7C1E8582" w14:textId="77777777" w:rsidR="00A44FF5" w:rsidRPr="00A44FF5" w:rsidRDefault="00A44FF5" w:rsidP="00A44FF5">
      <w:pPr>
        <w:pStyle w:val="CodePACKT"/>
      </w:pPr>
    </w:p>
    <w:p w14:paraId="24C00710" w14:textId="15D7617A" w:rsidR="00036850" w:rsidRDefault="00036850" w:rsidP="00036850">
      <w:pPr>
        <w:pStyle w:val="NumberedBulletPACKT"/>
        <w:rPr>
          <w:color w:val="333333"/>
        </w:rPr>
      </w:pPr>
      <w:r>
        <w:t>Discover</w:t>
      </w:r>
      <w:r w:rsidR="001C7289">
        <w:t>ing</w:t>
      </w:r>
      <w:r>
        <w:t> the underlying type of an integer</w:t>
      </w:r>
      <w:r w:rsidR="00C51E6C">
        <w:t>:</w:t>
      </w:r>
    </w:p>
    <w:p w14:paraId="75DBAB67" w14:textId="77777777" w:rsidR="00036850" w:rsidRPr="00036850" w:rsidRDefault="00036850" w:rsidP="00036850">
      <w:pPr>
        <w:pStyle w:val="CodePACKT"/>
      </w:pPr>
      <w:r w:rsidRPr="00036850">
        <w:t>$I = 42</w:t>
      </w:r>
    </w:p>
    <w:p w14:paraId="074B9046" w14:textId="77777777" w:rsidR="00036850" w:rsidRPr="00036850" w:rsidRDefault="00036850" w:rsidP="00036850">
      <w:pPr>
        <w:pStyle w:val="CodePACKT"/>
      </w:pPr>
      <w:r w:rsidRPr="00036850">
        <w:t>$</w:t>
      </w:r>
      <w:proofErr w:type="spellStart"/>
      <w:r w:rsidRPr="00036850">
        <w:t>IntType</w:t>
      </w:r>
      <w:proofErr w:type="spellEnd"/>
      <w:r w:rsidRPr="00036850">
        <w:t>  = $</w:t>
      </w:r>
      <w:proofErr w:type="spellStart"/>
      <w:r w:rsidRPr="00036850">
        <w:t>I.GetType</w:t>
      </w:r>
      <w:proofErr w:type="spellEnd"/>
      <w:r w:rsidRPr="00036850">
        <w:t>()</w:t>
      </w:r>
    </w:p>
    <w:p w14:paraId="78EA78A9" w14:textId="466DC4D6" w:rsidR="00036850" w:rsidRPr="00036850" w:rsidRDefault="00036850" w:rsidP="00036850">
      <w:pPr>
        <w:pStyle w:val="CodePACKT"/>
      </w:pPr>
      <w:r w:rsidRPr="00036850">
        <w:t>$TypeName = $</w:t>
      </w:r>
      <w:proofErr w:type="spellStart"/>
      <w:r w:rsidRPr="00036850">
        <w:t>IntType.</w:t>
      </w:r>
      <w:r w:rsidR="00B75455">
        <w:t>Full</w:t>
      </w:r>
      <w:r w:rsidRPr="00036850">
        <w:t>Name</w:t>
      </w:r>
      <w:proofErr w:type="spellEnd"/>
    </w:p>
    <w:p w14:paraId="5623E42E" w14:textId="77777777" w:rsidR="00036850" w:rsidRPr="00036850" w:rsidRDefault="00036850" w:rsidP="00036850">
      <w:pPr>
        <w:pStyle w:val="CodePACKT"/>
      </w:pPr>
      <w:r w:rsidRPr="00036850">
        <w:t>$</w:t>
      </w:r>
      <w:proofErr w:type="spellStart"/>
      <w:r w:rsidRPr="00036850">
        <w:t>BaseType</w:t>
      </w:r>
      <w:proofErr w:type="spellEnd"/>
      <w:r w:rsidRPr="00036850">
        <w:t> = $</w:t>
      </w:r>
      <w:proofErr w:type="spellStart"/>
      <w:r w:rsidRPr="00036850">
        <w:t>IntType.BaseType.Name</w:t>
      </w:r>
      <w:proofErr w:type="spellEnd"/>
    </w:p>
    <w:p w14:paraId="39F58B0F" w14:textId="6E007AA4" w:rsidR="00036850" w:rsidRPr="00036850" w:rsidRDefault="00E0542C" w:rsidP="00036850">
      <w:pPr>
        <w:pStyle w:val="CodePACKT"/>
      </w:pPr>
      <w:r>
        <w:lastRenderedPageBreak/>
        <w:t>"</w:t>
      </w:r>
      <w:r w:rsidR="00036850" w:rsidRPr="00036850">
        <w:t>.Net Class name      : $TypeName</w:t>
      </w:r>
      <w:r>
        <w:t>"</w:t>
      </w:r>
    </w:p>
    <w:p w14:paraId="1BE489D4" w14:textId="23BD845A" w:rsidR="00036850" w:rsidRPr="00036850" w:rsidRDefault="00E0542C" w:rsidP="00036850">
      <w:pPr>
        <w:pStyle w:val="CodePACKT"/>
      </w:pPr>
      <w:r>
        <w:t>"</w:t>
      </w:r>
      <w:r w:rsidR="00036850" w:rsidRPr="00036850">
        <w:t>.NET Class Base Type : $</w:t>
      </w:r>
      <w:proofErr w:type="spellStart"/>
      <w:r w:rsidR="00036850" w:rsidRPr="00036850">
        <w:t>BaseType</w:t>
      </w:r>
      <w:proofErr w:type="spellEnd"/>
      <w:r>
        <w:t>"</w:t>
      </w:r>
    </w:p>
    <w:p w14:paraId="29885984" w14:textId="77777777" w:rsidR="00036850" w:rsidRDefault="00036850" w:rsidP="00036850">
      <w:pPr>
        <w:shd w:val="clear" w:color="auto" w:fill="FFFFFE"/>
        <w:spacing w:line="285" w:lineRule="atLeast"/>
        <w:rPr>
          <w:rFonts w:ascii="Consolas" w:hAnsi="Consolas"/>
          <w:color w:val="333333"/>
          <w:sz w:val="21"/>
          <w:szCs w:val="21"/>
        </w:rPr>
      </w:pPr>
    </w:p>
    <w:p w14:paraId="6EDEEC13" w14:textId="34460A4E" w:rsidR="00036850" w:rsidRDefault="00036850" w:rsidP="00036850">
      <w:pPr>
        <w:pStyle w:val="NumberedBulletPACKT"/>
        <w:rPr>
          <w:color w:val="333333"/>
        </w:rPr>
      </w:pPr>
      <w:r>
        <w:t>Look</w:t>
      </w:r>
      <w:r w:rsidR="004F3073">
        <w:t xml:space="preserve">ing </w:t>
      </w:r>
      <w:r>
        <w:t>at </w:t>
      </w:r>
      <w:r w:rsidR="00A44FF5">
        <w:t>p</w:t>
      </w:r>
      <w:r>
        <w:t>rocess objects</w:t>
      </w:r>
      <w:r w:rsidR="008C5AE6">
        <w:t>:</w:t>
      </w:r>
    </w:p>
    <w:p w14:paraId="243630CB" w14:textId="77777777" w:rsidR="00036850" w:rsidRPr="00036850" w:rsidRDefault="00036850" w:rsidP="00036850">
      <w:pPr>
        <w:pStyle w:val="CodePACKT"/>
      </w:pPr>
    </w:p>
    <w:p w14:paraId="79138DE9" w14:textId="52DDDB62" w:rsidR="00036850" w:rsidRPr="00036850" w:rsidRDefault="00036850" w:rsidP="00036850">
      <w:pPr>
        <w:pStyle w:val="CodePACKT"/>
      </w:pPr>
      <w:r w:rsidRPr="00036850">
        <w:t>$PWSH = Get-Process -Name pwsh |</w:t>
      </w:r>
    </w:p>
    <w:p w14:paraId="7E380AF8" w14:textId="77777777" w:rsidR="00036850" w:rsidRPr="00036850" w:rsidRDefault="00036850" w:rsidP="00036850">
      <w:pPr>
        <w:pStyle w:val="CodePACKT"/>
      </w:pPr>
      <w:r w:rsidRPr="00036850">
        <w:t>  Select-Object -First 1</w:t>
      </w:r>
    </w:p>
    <w:p w14:paraId="4709B884" w14:textId="77777777" w:rsidR="00036850" w:rsidRPr="00036850" w:rsidRDefault="00036850" w:rsidP="00036850">
      <w:pPr>
        <w:pStyle w:val="CodePACKT"/>
      </w:pPr>
      <w:r w:rsidRPr="00036850">
        <w:t>$PWSH |</w:t>
      </w:r>
    </w:p>
    <w:p w14:paraId="5AF8737F" w14:textId="77777777" w:rsidR="00036850" w:rsidRPr="00036850" w:rsidRDefault="00036850" w:rsidP="00036850">
      <w:pPr>
        <w:pStyle w:val="CodePACKT"/>
      </w:pPr>
      <w:r w:rsidRPr="00036850">
        <w:t>  Get-Member | </w:t>
      </w:r>
    </w:p>
    <w:p w14:paraId="0873BD49" w14:textId="77777777" w:rsidR="00036850" w:rsidRPr="00036850" w:rsidRDefault="00036850" w:rsidP="00036850">
      <w:pPr>
        <w:pStyle w:val="CodePACKT"/>
      </w:pPr>
      <w:r w:rsidRPr="00036850">
        <w:t>    Group-Object -Property MemberType |</w:t>
      </w:r>
    </w:p>
    <w:p w14:paraId="5B314D72" w14:textId="77777777" w:rsidR="00036850" w:rsidRPr="00036850" w:rsidRDefault="00036850" w:rsidP="00036850">
      <w:pPr>
        <w:pStyle w:val="CodePACKT"/>
      </w:pPr>
      <w:r w:rsidRPr="00036850">
        <w:t>      Sort-Object -Property Count -Descending</w:t>
      </w:r>
    </w:p>
    <w:p w14:paraId="0D74E389" w14:textId="77777777" w:rsidR="00036850" w:rsidRPr="00036850" w:rsidRDefault="00036850" w:rsidP="00036850">
      <w:pPr>
        <w:pStyle w:val="CodePACKT"/>
      </w:pPr>
    </w:p>
    <w:p w14:paraId="5849BF6E" w14:textId="7E0618D7" w:rsidR="00036850" w:rsidRPr="00036850" w:rsidRDefault="00036850" w:rsidP="00036850">
      <w:pPr>
        <w:pStyle w:val="NumberedBulletPACKT"/>
      </w:pPr>
      <w:r w:rsidRPr="00036850">
        <w:t>Look</w:t>
      </w:r>
      <w:r w:rsidR="00723CA0">
        <w:t>ing</w:t>
      </w:r>
      <w:r w:rsidRPr="00036850">
        <w:t> at static </w:t>
      </w:r>
      <w:r w:rsidR="00EA5650">
        <w:t xml:space="preserve">properties of </w:t>
      </w:r>
      <w:r w:rsidRPr="00036850">
        <w:t>a class</w:t>
      </w:r>
      <w:r w:rsidR="008C5AE6">
        <w:t>:</w:t>
      </w:r>
    </w:p>
    <w:p w14:paraId="6F58CFB4" w14:textId="77777777" w:rsidR="00036850" w:rsidRPr="00036850" w:rsidRDefault="00036850" w:rsidP="00036850">
      <w:pPr>
        <w:pStyle w:val="CodePACKT"/>
        <w:rPr>
          <w:rStyle w:val="CodeInTextPACKT"/>
          <w:color w:val="7030A0"/>
        </w:rPr>
      </w:pPr>
    </w:p>
    <w:p w14:paraId="2041D5CD" w14:textId="250C9910" w:rsidR="00036850" w:rsidRPr="00036850" w:rsidRDefault="00036850" w:rsidP="00036850">
      <w:pPr>
        <w:pStyle w:val="CodePACKT"/>
        <w:rPr>
          <w:rStyle w:val="CodeInTextPACKT"/>
          <w:color w:val="7030A0"/>
        </w:rPr>
      </w:pPr>
      <w:r w:rsidRPr="00036850">
        <w:rPr>
          <w:rStyle w:val="CodeInTextPACKT"/>
          <w:color w:val="7030A0"/>
        </w:rPr>
        <w:t>$Max = [Int32]::</w:t>
      </w:r>
      <w:proofErr w:type="spellStart"/>
      <w:r w:rsidRPr="00036850">
        <w:rPr>
          <w:rStyle w:val="CodeInTextPACKT"/>
          <w:color w:val="7030A0"/>
        </w:rPr>
        <w:t>MaxValue</w:t>
      </w:r>
      <w:proofErr w:type="spellEnd"/>
    </w:p>
    <w:p w14:paraId="18B3D019" w14:textId="77777777" w:rsidR="00036850" w:rsidRPr="00036850" w:rsidRDefault="00036850" w:rsidP="00036850">
      <w:pPr>
        <w:pStyle w:val="CodePACKT"/>
        <w:rPr>
          <w:rStyle w:val="CodeInTextPACKT"/>
          <w:color w:val="7030A0"/>
        </w:rPr>
      </w:pPr>
      <w:r w:rsidRPr="00036850">
        <w:rPr>
          <w:rStyle w:val="CodeInTextPACKT"/>
          <w:color w:val="7030A0"/>
        </w:rPr>
        <w:t>$Min = [Int32]::</w:t>
      </w:r>
      <w:proofErr w:type="spellStart"/>
      <w:r w:rsidRPr="00036850">
        <w:rPr>
          <w:rStyle w:val="CodeInTextPACKT"/>
          <w:color w:val="7030A0"/>
        </w:rPr>
        <w:t>MinValue</w:t>
      </w:r>
      <w:proofErr w:type="spellEnd"/>
    </w:p>
    <w:p w14:paraId="45431284" w14:textId="037A072F" w:rsidR="00036850" w:rsidRPr="00036850" w:rsidRDefault="00C05A34" w:rsidP="00036850">
      <w:pPr>
        <w:pStyle w:val="CodePACKT"/>
        <w:rPr>
          <w:rStyle w:val="CodeInTextPACKT"/>
          <w:color w:val="7030A0"/>
        </w:rPr>
      </w:pPr>
      <w:r>
        <w:rPr>
          <w:rStyle w:val="CodeInTextPACKT"/>
          <w:color w:val="7030A0"/>
        </w:rPr>
        <w:t>"</w:t>
      </w:r>
      <w:r w:rsidR="00036850" w:rsidRPr="00036850">
        <w:rPr>
          <w:rStyle w:val="CodeInTextPACKT"/>
          <w:color w:val="7030A0"/>
        </w:rPr>
        <w:t>Minimum value [$Min]</w:t>
      </w:r>
      <w:r>
        <w:rPr>
          <w:rStyle w:val="CodeInTextPACKT"/>
          <w:color w:val="7030A0"/>
        </w:rPr>
        <w:t>"</w:t>
      </w:r>
    </w:p>
    <w:p w14:paraId="392A3E13" w14:textId="042E4F8F" w:rsidR="00036850" w:rsidRPr="00036850" w:rsidRDefault="00C05A34" w:rsidP="00036850">
      <w:pPr>
        <w:pStyle w:val="CodePACKT"/>
        <w:rPr>
          <w:rStyle w:val="CodeInTextPACKT"/>
          <w:color w:val="7030A0"/>
        </w:rPr>
      </w:pPr>
      <w:r>
        <w:rPr>
          <w:rStyle w:val="CodeInTextPACKT"/>
          <w:color w:val="7030A0"/>
        </w:rPr>
        <w:t>"</w:t>
      </w:r>
      <w:r w:rsidR="00036850" w:rsidRPr="00036850">
        <w:rPr>
          <w:rStyle w:val="CodeInTextPACKT"/>
          <w:color w:val="7030A0"/>
        </w:rPr>
        <w:t>Maximum value [$Max]</w:t>
      </w:r>
      <w:r>
        <w:rPr>
          <w:rStyle w:val="CodeInTextPACKT"/>
          <w:color w:val="7030A0"/>
        </w:rPr>
        <w:t>"</w:t>
      </w:r>
    </w:p>
    <w:p w14:paraId="1AEC47F9" w14:textId="1AF4F364" w:rsidR="00AC0E66" w:rsidRDefault="00036850" w:rsidP="00FF6E6E">
      <w:pPr>
        <w:pStyle w:val="Heading2"/>
        <w:numPr>
          <w:ilvl w:val="2"/>
          <w:numId w:val="3"/>
        </w:numPr>
      </w:pPr>
      <w:r>
        <w:t>How</w:t>
      </w:r>
      <w:r w:rsidR="00AC0E66">
        <w:t xml:space="preserve"> it works...</w:t>
      </w:r>
    </w:p>
    <w:p w14:paraId="7591CB55" w14:textId="50FD6C2A" w:rsidR="00AC0E66" w:rsidRDefault="00AC0E66" w:rsidP="00AC0E66">
      <w:pPr>
        <w:pStyle w:val="NormalPACKT"/>
        <w:rPr>
          <w:lang w:val="en-GB"/>
        </w:rPr>
      </w:pPr>
      <w:r>
        <w:rPr>
          <w:lang w:val="en-GB"/>
        </w:rPr>
        <w:t xml:space="preserve">In </w:t>
      </w:r>
      <w:r w:rsidRPr="00047CA9">
        <w:rPr>
          <w:rStyle w:val="ItalicsPACKT"/>
        </w:rPr>
        <w:t>step 1</w:t>
      </w:r>
      <w:r>
        <w:rPr>
          <w:lang w:val="en-GB"/>
        </w:rPr>
        <w:t xml:space="preserve">, </w:t>
      </w:r>
      <w:r w:rsidR="00036850">
        <w:rPr>
          <w:lang w:val="en-GB"/>
        </w:rPr>
        <w:t xml:space="preserve">you use the </w:t>
      </w:r>
      <w:r w:rsidR="00036850" w:rsidRPr="003772F1">
        <w:rPr>
          <w:rStyle w:val="CodeInTextPACKT"/>
        </w:rPr>
        <w:t>Get-ChildItem</w:t>
      </w:r>
      <w:r w:rsidR="00036850">
        <w:rPr>
          <w:lang w:val="en-GB"/>
        </w:rPr>
        <w:t xml:space="preserve"> cmdlet to return an object representing the PowerShell</w:t>
      </w:r>
      <w:r w:rsidR="000B3719">
        <w:rPr>
          <w:lang w:val="en-GB"/>
        </w:rPr>
        <w:t xml:space="preserve"> 7</w:t>
      </w:r>
      <w:r w:rsidR="00036850">
        <w:rPr>
          <w:lang w:val="en-GB"/>
        </w:rPr>
        <w:t xml:space="preserve"> executable file, with output like this:</w:t>
      </w:r>
    </w:p>
    <w:p w14:paraId="017DDC7B" w14:textId="4F66BC59" w:rsidR="00036850" w:rsidRDefault="00940C4F" w:rsidP="000D1269">
      <w:pPr>
        <w:pStyle w:val="FigurePACKT"/>
      </w:pPr>
      <w:r>
        <w:drawing>
          <wp:inline distT="0" distB="0" distL="0" distR="0" wp14:anchorId="2C1DACC7" wp14:editId="21C64E8F">
            <wp:extent cx="2486092" cy="9766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6565" cy="988651"/>
                    </a:xfrm>
                    <a:prstGeom prst="rect">
                      <a:avLst/>
                    </a:prstGeom>
                  </pic:spPr>
                </pic:pic>
              </a:graphicData>
            </a:graphic>
          </wp:inline>
        </w:drawing>
      </w:r>
    </w:p>
    <w:p w14:paraId="3354884F" w14:textId="54744BE2" w:rsidR="006B2637" w:rsidRDefault="006B2637" w:rsidP="00140AC6">
      <w:pPr>
        <w:pStyle w:val="FigureCaptionPACKT"/>
      </w:pPr>
      <w:r>
        <w:t xml:space="preserve">Figure </w:t>
      </w:r>
      <w:r w:rsidR="00C60AF3">
        <w:t>5.1</w:t>
      </w:r>
      <w:r w:rsidR="005F295E">
        <w:t>1</w:t>
      </w:r>
      <w:r w:rsidR="00C60AF3">
        <w:t xml:space="preserve">: </w:t>
      </w:r>
      <w:r w:rsidR="004D1ABE">
        <w:t>Creating a File</w:t>
      </w:r>
      <w:r w:rsidR="00596A98">
        <w:t>I</w:t>
      </w:r>
      <w:r w:rsidR="004D1ABE">
        <w:t>nfo object</w:t>
      </w:r>
    </w:p>
    <w:p w14:paraId="4F5120C5" w14:textId="54801BCC" w:rsidR="00036850" w:rsidRDefault="00036850" w:rsidP="00036850">
      <w:pPr>
        <w:pStyle w:val="LayoutInformationPACKT"/>
        <w:rPr>
          <w:noProof/>
        </w:rPr>
      </w:pPr>
      <w:r>
        <w:t xml:space="preserve">Insert </w:t>
      </w:r>
      <w:r w:rsidRPr="00C41783">
        <w:t>image</w:t>
      </w:r>
      <w:r>
        <w:t xml:space="preserve"> </w:t>
      </w:r>
      <w:r>
        <w:rPr>
          <w:noProof/>
        </w:rPr>
        <w:t>B42024_05</w:t>
      </w:r>
      <w:r w:rsidRPr="00023EAD">
        <w:rPr>
          <w:noProof/>
        </w:rPr>
        <w:t>_</w:t>
      </w:r>
      <w:r>
        <w:rPr>
          <w:noProof/>
        </w:rPr>
        <w:t>11.png</w:t>
      </w:r>
    </w:p>
    <w:p w14:paraId="3AC075FA" w14:textId="088B9E5B" w:rsidR="00940C4F" w:rsidRDefault="00036850" w:rsidP="00036850">
      <w:r>
        <w:t xml:space="preserve">You can determine the class name of an object by using the </w:t>
      </w:r>
      <w:proofErr w:type="spellStart"/>
      <w:r w:rsidRPr="00036850">
        <w:rPr>
          <w:rStyle w:val="CodeInTextPACKT"/>
        </w:rPr>
        <w:t>GetType</w:t>
      </w:r>
      <w:proofErr w:type="spellEnd"/>
      <w:r w:rsidRPr="00036850">
        <w:rPr>
          <w:rStyle w:val="CodeInTextPACKT"/>
        </w:rPr>
        <w:t>()</w:t>
      </w:r>
      <w:r>
        <w:t xml:space="preserve"> method. This method is present on every object and returns information about the object</w:t>
      </w:r>
      <w:r w:rsidR="003D7098">
        <w:t>’</w:t>
      </w:r>
      <w:r>
        <w:t xml:space="preserve">s type. </w:t>
      </w:r>
    </w:p>
    <w:p w14:paraId="51B73508" w14:textId="76FDCFBC" w:rsidR="00036850" w:rsidRDefault="00036850" w:rsidP="00036850">
      <w:r>
        <w:t xml:space="preserve">In </w:t>
      </w:r>
      <w:r w:rsidRPr="00036850">
        <w:rPr>
          <w:rStyle w:val="ItalicsPACKT"/>
        </w:rPr>
        <w:t>step 2</w:t>
      </w:r>
      <w:r>
        <w:t>, you discover and display a full class name, which looks like this:</w:t>
      </w:r>
    </w:p>
    <w:p w14:paraId="6256FF70" w14:textId="722FEB24" w:rsidR="00914572" w:rsidRDefault="00914572" w:rsidP="00C83DC6">
      <w:pPr>
        <w:pStyle w:val="FigurePACKT"/>
      </w:pPr>
      <w:r>
        <w:drawing>
          <wp:inline distT="0" distB="0" distL="0" distR="0" wp14:anchorId="335CB0CD" wp14:editId="49F92946">
            <wp:extent cx="2328238" cy="47686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10800000" flipH="1" flipV="1">
                      <a:off x="0" y="0"/>
                      <a:ext cx="2362105" cy="483805"/>
                    </a:xfrm>
                    <a:prstGeom prst="rect">
                      <a:avLst/>
                    </a:prstGeom>
                  </pic:spPr>
                </pic:pic>
              </a:graphicData>
            </a:graphic>
          </wp:inline>
        </w:drawing>
      </w:r>
    </w:p>
    <w:p w14:paraId="1FB55947" w14:textId="79024FD1" w:rsidR="004D1ABE" w:rsidRDefault="004D1ABE" w:rsidP="00140AC6">
      <w:pPr>
        <w:pStyle w:val="FigureCaptionPACKT"/>
      </w:pPr>
      <w:r>
        <w:lastRenderedPageBreak/>
        <w:t>Figure 5.1</w:t>
      </w:r>
      <w:r w:rsidR="005F295E">
        <w:t>2</w:t>
      </w:r>
      <w:r>
        <w:t>: Discovering the underlying class</w:t>
      </w:r>
    </w:p>
    <w:p w14:paraId="245D5FAC" w14:textId="106283B1" w:rsidR="00940C4F" w:rsidRDefault="00940C4F" w:rsidP="00940C4F">
      <w:pPr>
        <w:pStyle w:val="LayoutInformationPACKT"/>
        <w:rPr>
          <w:noProof/>
        </w:rPr>
      </w:pPr>
      <w:r>
        <w:t xml:space="preserve">Insert </w:t>
      </w:r>
      <w:r w:rsidRPr="00C41783">
        <w:t>image</w:t>
      </w:r>
      <w:r>
        <w:t xml:space="preserve"> </w:t>
      </w:r>
      <w:r>
        <w:rPr>
          <w:noProof/>
        </w:rPr>
        <w:t>B42024_05</w:t>
      </w:r>
      <w:r w:rsidRPr="00023EAD">
        <w:rPr>
          <w:noProof/>
        </w:rPr>
        <w:t>_</w:t>
      </w:r>
      <w:r>
        <w:rPr>
          <w:noProof/>
        </w:rPr>
        <w:t>12.png</w:t>
      </w:r>
    </w:p>
    <w:p w14:paraId="0BE67D30" w14:textId="1E2499C2" w:rsidR="00940C4F" w:rsidRDefault="00940C4F" w:rsidP="00036850">
      <w:r>
        <w:t xml:space="preserve">In </w:t>
      </w:r>
      <w:r w:rsidRPr="00940C4F">
        <w:rPr>
          <w:rStyle w:val="ItalicsPACKT"/>
        </w:rPr>
        <w:t>step 3</w:t>
      </w:r>
      <w:r>
        <w:t xml:space="preserve">, you use </w:t>
      </w:r>
      <w:r w:rsidRPr="00940C4F">
        <w:rPr>
          <w:rStyle w:val="CodeInTextPACKT"/>
        </w:rPr>
        <w:t>Get-Member</w:t>
      </w:r>
      <w:r>
        <w:t xml:space="preserve"> to display the different member types contained within a </w:t>
      </w:r>
      <w:proofErr w:type="spellStart"/>
      <w:r w:rsidRPr="00E520E9">
        <w:rPr>
          <w:rStyle w:val="CodeInTextPACKT"/>
        </w:rPr>
        <w:t>FileInfo</w:t>
      </w:r>
      <w:proofErr w:type="spellEnd"/>
      <w:r>
        <w:t xml:space="preserve"> object, with output like this:</w:t>
      </w:r>
    </w:p>
    <w:p w14:paraId="731048C0" w14:textId="5E3C1A42" w:rsidR="00940C4F" w:rsidRDefault="00E520E9" w:rsidP="001156E0">
      <w:pPr>
        <w:pStyle w:val="FigurePACKT"/>
      </w:pPr>
      <w:commentRangeStart w:id="3"/>
      <w:del w:id="4" w:author="Thomas Lee" w:date="2021-06-12T15:56:00Z">
        <w:r w:rsidDel="007042B5">
          <w:drawing>
            <wp:inline distT="0" distB="0" distL="0" distR="0" wp14:anchorId="42A1CDE9" wp14:editId="37870F1F">
              <wp:extent cx="3868214" cy="1647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9472" cy="1673920"/>
                      </a:xfrm>
                      <a:prstGeom prst="rect">
                        <a:avLst/>
                      </a:prstGeom>
                    </pic:spPr>
                  </pic:pic>
                </a:graphicData>
              </a:graphic>
            </wp:inline>
          </w:drawing>
        </w:r>
      </w:del>
      <w:commentRangeEnd w:id="3"/>
      <w:r w:rsidR="001D5B24">
        <w:rPr>
          <w:rStyle w:val="CommentReference"/>
          <w:rFonts w:ascii="Arial" w:hAnsi="Arial"/>
          <w:noProof w:val="0"/>
        </w:rPr>
        <w:commentReference w:id="3"/>
      </w:r>
      <w:ins w:id="5" w:author="Thomas Lee" w:date="2021-06-12T15:56:00Z">
        <w:r w:rsidR="007042B5">
          <w:drawing>
            <wp:inline distT="0" distB="0" distL="0" distR="0" wp14:anchorId="42C82E18" wp14:editId="234F96B2">
              <wp:extent cx="4086225" cy="14152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3627" cy="1421244"/>
                      </a:xfrm>
                      <a:prstGeom prst="rect">
                        <a:avLst/>
                      </a:prstGeom>
                    </pic:spPr>
                  </pic:pic>
                </a:graphicData>
              </a:graphic>
            </wp:inline>
          </w:drawing>
        </w:r>
      </w:ins>
    </w:p>
    <w:p w14:paraId="03E51C4B" w14:textId="5E05B021" w:rsidR="002251AF" w:rsidRDefault="002251AF" w:rsidP="00140AC6">
      <w:pPr>
        <w:pStyle w:val="FigureCaptionPACKT"/>
      </w:pPr>
      <w:r>
        <w:t>Figure 5.1</w:t>
      </w:r>
      <w:r w:rsidR="005F295E">
        <w:t>3</w:t>
      </w:r>
      <w:r>
        <w:t xml:space="preserve">: Getting member types of </w:t>
      </w:r>
      <w:r w:rsidR="00DB0AE5">
        <w:t xml:space="preserve">the </w:t>
      </w:r>
      <w:r>
        <w:t>FileInfo object</w:t>
      </w:r>
    </w:p>
    <w:p w14:paraId="5FB75469" w14:textId="17249F4C" w:rsidR="00940C4F" w:rsidRDefault="00940C4F" w:rsidP="00940C4F">
      <w:pPr>
        <w:pStyle w:val="LayoutInformationPACKT"/>
        <w:rPr>
          <w:noProof/>
        </w:rPr>
      </w:pPr>
      <w:r>
        <w:t xml:space="preserve">Insert </w:t>
      </w:r>
      <w:r w:rsidRPr="00C41783">
        <w:t>image</w:t>
      </w:r>
      <w:r>
        <w:t xml:space="preserve"> </w:t>
      </w:r>
      <w:r>
        <w:rPr>
          <w:noProof/>
        </w:rPr>
        <w:t>B42024_05</w:t>
      </w:r>
      <w:r w:rsidRPr="00023EAD">
        <w:rPr>
          <w:noProof/>
        </w:rPr>
        <w:t>_</w:t>
      </w:r>
      <w:r>
        <w:rPr>
          <w:noProof/>
        </w:rPr>
        <w:t>13.png</w:t>
      </w:r>
    </w:p>
    <w:p w14:paraId="72FFDA9B" w14:textId="57D46F65" w:rsidR="00B05E29" w:rsidRPr="00B05E29" w:rsidRDefault="00B05E29" w:rsidP="00B05E29">
      <w:r>
        <w:t xml:space="preserve">In </w:t>
      </w:r>
      <w:r w:rsidRPr="00B75455">
        <w:rPr>
          <w:rStyle w:val="ItalicsPACKT"/>
        </w:rPr>
        <w:t>step 4</w:t>
      </w:r>
      <w:r>
        <w:t xml:space="preserve">, </w:t>
      </w:r>
      <w:r w:rsidR="00A44FF5">
        <w:t xml:space="preserve">you examine objects returned from then </w:t>
      </w:r>
      <w:r w:rsidR="00A44FF5" w:rsidRPr="00F21E51">
        <w:rPr>
          <w:rStyle w:val="CodeInTextPACKT"/>
        </w:rPr>
        <w:t>Get-Service</w:t>
      </w:r>
      <w:r w:rsidR="00A44FF5">
        <w:t xml:space="preserve"> cmdlet. The output of this st</w:t>
      </w:r>
      <w:r w:rsidR="00762093">
        <w:t>e</w:t>
      </w:r>
      <w:r w:rsidR="00A44FF5">
        <w:t>p looks like this:</w:t>
      </w:r>
    </w:p>
    <w:p w14:paraId="594D9CE4" w14:textId="7C170336" w:rsidR="00E520E9" w:rsidRDefault="00B75455" w:rsidP="000F0D3C">
      <w:pPr>
        <w:pStyle w:val="FigurePACKT"/>
      </w:pPr>
      <w:r>
        <w:lastRenderedPageBreak/>
        <w:drawing>
          <wp:inline distT="0" distB="0" distL="0" distR="0" wp14:anchorId="01472D63" wp14:editId="4D3B30D6">
            <wp:extent cx="3759735" cy="2428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8633" cy="2460464"/>
                    </a:xfrm>
                    <a:prstGeom prst="rect">
                      <a:avLst/>
                    </a:prstGeom>
                  </pic:spPr>
                </pic:pic>
              </a:graphicData>
            </a:graphic>
          </wp:inline>
        </w:drawing>
      </w:r>
    </w:p>
    <w:p w14:paraId="19E33078" w14:textId="6CC49A86" w:rsidR="00E02047" w:rsidRDefault="00E02047" w:rsidP="00140AC6">
      <w:pPr>
        <w:pStyle w:val="FigureCaptionPACKT"/>
      </w:pPr>
      <w:r>
        <w:t>Figure 5.1</w:t>
      </w:r>
      <w:r w:rsidR="005F295E">
        <w:t>4</w:t>
      </w:r>
      <w:r>
        <w:t xml:space="preserve">: </w:t>
      </w:r>
      <w:r w:rsidR="00BB265D">
        <w:t>Discovering properties of a Windows service</w:t>
      </w:r>
    </w:p>
    <w:p w14:paraId="0BC5489D" w14:textId="604B6F4E" w:rsidR="00B05E29" w:rsidRDefault="00B05E29" w:rsidP="00B05E29">
      <w:pPr>
        <w:pStyle w:val="LayoutInformationPACKT"/>
        <w:rPr>
          <w:noProof/>
        </w:rPr>
      </w:pPr>
      <w:r>
        <w:t xml:space="preserve">Insert </w:t>
      </w:r>
      <w:r w:rsidRPr="00C41783">
        <w:t>image</w:t>
      </w:r>
      <w:r>
        <w:t xml:space="preserve"> </w:t>
      </w:r>
      <w:r>
        <w:rPr>
          <w:noProof/>
        </w:rPr>
        <w:t>B42024_05</w:t>
      </w:r>
      <w:r w:rsidRPr="00023EAD">
        <w:rPr>
          <w:noProof/>
        </w:rPr>
        <w:t>_</w:t>
      </w:r>
      <w:r>
        <w:rPr>
          <w:noProof/>
        </w:rPr>
        <w:t>14.png</w:t>
      </w:r>
    </w:p>
    <w:p w14:paraId="66D4A592" w14:textId="0A67C6AA" w:rsidR="00A44FF5" w:rsidRDefault="00A44FF5" w:rsidP="00A44FF5">
      <w:r>
        <w:t xml:space="preserve">In </w:t>
      </w:r>
      <w:r w:rsidRPr="00A44FF5">
        <w:rPr>
          <w:rStyle w:val="ItalicsPACKT"/>
        </w:rPr>
        <w:t>step 5</w:t>
      </w:r>
      <w:r>
        <w:t>, you examine the details of an integer</w:t>
      </w:r>
      <w:r w:rsidR="00D002B4">
        <w:t xml:space="preserve">, </w:t>
      </w:r>
      <w:r>
        <w:t xml:space="preserve">a </w:t>
      </w:r>
      <w:r w:rsidRPr="00A44FF5">
        <w:rPr>
          <w:rStyle w:val="CodeInTextPACKT"/>
        </w:rPr>
        <w:t>System.Int32</w:t>
      </w:r>
      <w:r>
        <w:t xml:space="preserve"> data type. You use the </w:t>
      </w:r>
      <w:proofErr w:type="spellStart"/>
      <w:r w:rsidRPr="00B05E29">
        <w:rPr>
          <w:rStyle w:val="CodeInTextPACKT"/>
        </w:rPr>
        <w:t>GetType</w:t>
      </w:r>
      <w:proofErr w:type="spellEnd"/>
      <w:r w:rsidRPr="00B05E29">
        <w:rPr>
          <w:rStyle w:val="CodeInTextPACKT"/>
        </w:rPr>
        <w:t>()</w:t>
      </w:r>
      <w:r>
        <w:t xml:space="preserve"> method, which is present on all .NET objects, to return the variable</w:t>
      </w:r>
      <w:r w:rsidR="003D7098">
        <w:t>’</w:t>
      </w:r>
      <w:r>
        <w:t>s type information</w:t>
      </w:r>
      <w:r w:rsidR="00BC5A27">
        <w:t>, i</w:t>
      </w:r>
      <w:r>
        <w:t>ncluding the full class name of the class. The output looks like this:</w:t>
      </w:r>
    </w:p>
    <w:p w14:paraId="41247A1F" w14:textId="2A83D878" w:rsidR="00A44FF5" w:rsidRDefault="00914572" w:rsidP="00BB4E04">
      <w:pPr>
        <w:pStyle w:val="FigurePACKT"/>
      </w:pPr>
      <w:r>
        <w:drawing>
          <wp:inline distT="0" distB="0" distL="0" distR="0" wp14:anchorId="7DA3F25D" wp14:editId="26371735">
            <wp:extent cx="3353091" cy="10680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89800" cy="1079763"/>
                    </a:xfrm>
                    <a:prstGeom prst="rect">
                      <a:avLst/>
                    </a:prstGeom>
                  </pic:spPr>
                </pic:pic>
              </a:graphicData>
            </a:graphic>
          </wp:inline>
        </w:drawing>
      </w:r>
    </w:p>
    <w:p w14:paraId="1CF56E5D" w14:textId="415BD580" w:rsidR="00143DA9" w:rsidRPr="00B05E29" w:rsidRDefault="00143DA9" w:rsidP="00140AC6">
      <w:pPr>
        <w:pStyle w:val="FigureCaptionPACKT"/>
      </w:pPr>
      <w:r>
        <w:t>Figure 5.1</w:t>
      </w:r>
      <w:r w:rsidR="005F295E">
        <w:t>5</w:t>
      </w:r>
      <w:r>
        <w:t xml:space="preserve">: </w:t>
      </w:r>
      <w:r w:rsidR="00DA3DBB">
        <w:t xml:space="preserve">Examining </w:t>
      </w:r>
      <w:r w:rsidR="009F0FBE">
        <w:t>type information of an integer</w:t>
      </w:r>
    </w:p>
    <w:p w14:paraId="401F9C16" w14:textId="2C394FB7" w:rsidR="00A44FF5" w:rsidRDefault="00A44FF5" w:rsidP="00A44FF5">
      <w:pPr>
        <w:pStyle w:val="LayoutInformationPACKT"/>
        <w:rPr>
          <w:noProof/>
        </w:rPr>
      </w:pPr>
      <w:r>
        <w:t xml:space="preserve">Insert </w:t>
      </w:r>
      <w:r w:rsidRPr="00C41783">
        <w:t>image</w:t>
      </w:r>
      <w:r>
        <w:t xml:space="preserve"> </w:t>
      </w:r>
      <w:r>
        <w:rPr>
          <w:noProof/>
        </w:rPr>
        <w:t>B42024_05</w:t>
      </w:r>
      <w:r w:rsidRPr="00023EAD">
        <w:rPr>
          <w:noProof/>
        </w:rPr>
        <w:t>_</w:t>
      </w:r>
      <w:r>
        <w:rPr>
          <w:noProof/>
        </w:rPr>
        <w:t>15.png</w:t>
      </w:r>
    </w:p>
    <w:p w14:paraId="29D3BE7F" w14:textId="5C061DB6" w:rsidR="00B75455" w:rsidRDefault="00B75455" w:rsidP="00B75455">
      <w:r>
        <w:t xml:space="preserve">In </w:t>
      </w:r>
      <w:r w:rsidRPr="00A44FF5">
        <w:rPr>
          <w:rStyle w:val="ItalicsPACKT"/>
        </w:rPr>
        <w:t xml:space="preserve">step </w:t>
      </w:r>
      <w:r w:rsidR="00A44FF5" w:rsidRPr="00A44FF5">
        <w:rPr>
          <w:rStyle w:val="ItalicsPACKT"/>
        </w:rPr>
        <w:t>6</w:t>
      </w:r>
      <w:r>
        <w:t xml:space="preserve">, you examine the member types of a </w:t>
      </w:r>
      <w:proofErr w:type="spellStart"/>
      <w:r w:rsidRPr="00A44FF5">
        <w:rPr>
          <w:rStyle w:val="CodeInTextPACKT"/>
        </w:rPr>
        <w:t>System.Diagnostics.Process</w:t>
      </w:r>
      <w:proofErr w:type="spellEnd"/>
      <w:r>
        <w:t xml:space="preserve"> object</w:t>
      </w:r>
      <w:r w:rsidR="00A44FF5">
        <w:t xml:space="preserve">. The </w:t>
      </w:r>
      <w:r w:rsidR="00A44FF5" w:rsidRPr="00D002B4">
        <w:rPr>
          <w:rStyle w:val="CodeInTextPACKT"/>
        </w:rPr>
        <w:t>Get</w:t>
      </w:r>
      <w:r w:rsidR="00D002B4" w:rsidRPr="00D002B4">
        <w:rPr>
          <w:rStyle w:val="CodeInTextPACKT"/>
        </w:rPr>
        <w:noBreakHyphen/>
      </w:r>
      <w:r w:rsidR="00A44FF5" w:rsidRPr="00D002B4">
        <w:rPr>
          <w:rStyle w:val="CodeInTextPACKT"/>
        </w:rPr>
        <w:t>Process</w:t>
      </w:r>
      <w:r w:rsidR="00A44FF5">
        <w:t xml:space="preserve"> </w:t>
      </w:r>
      <w:r w:rsidR="00D002B4">
        <w:t xml:space="preserve">cmdlet </w:t>
      </w:r>
      <w:r w:rsidR="00A44FF5">
        <w:t xml:space="preserve">returns objects of this class. </w:t>
      </w:r>
      <w:r>
        <w:t>The output of this step looks like this:</w:t>
      </w:r>
    </w:p>
    <w:p w14:paraId="4FAA7973" w14:textId="5FC10585" w:rsidR="00B75455" w:rsidRDefault="00A44FF5" w:rsidP="005D2D69">
      <w:pPr>
        <w:pStyle w:val="FigurePACKT"/>
      </w:pPr>
      <w:r>
        <w:lastRenderedPageBreak/>
        <w:drawing>
          <wp:inline distT="0" distB="0" distL="0" distR="0" wp14:anchorId="4E404396" wp14:editId="44BAF7F5">
            <wp:extent cx="3991509" cy="1714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23918" cy="1728421"/>
                    </a:xfrm>
                    <a:prstGeom prst="rect">
                      <a:avLst/>
                    </a:prstGeom>
                  </pic:spPr>
                </pic:pic>
              </a:graphicData>
            </a:graphic>
          </wp:inline>
        </w:drawing>
      </w:r>
    </w:p>
    <w:p w14:paraId="0AFDB8DB" w14:textId="7B1A6045" w:rsidR="002F2B39" w:rsidRPr="00B75455" w:rsidRDefault="002F2B39" w:rsidP="00140AC6">
      <w:pPr>
        <w:pStyle w:val="FigureCaptionPACKT"/>
      </w:pPr>
      <w:r>
        <w:t>Figure 5.1</w:t>
      </w:r>
      <w:r w:rsidR="005F295E">
        <w:t>6</w:t>
      </w:r>
      <w:r>
        <w:t xml:space="preserve">: </w:t>
      </w:r>
      <w:r w:rsidR="00A3563E">
        <w:t xml:space="preserve">Looking at member types of a </w:t>
      </w:r>
      <w:r w:rsidR="00D5394F">
        <w:t>process object</w:t>
      </w:r>
    </w:p>
    <w:p w14:paraId="06481972" w14:textId="24E890AB" w:rsidR="00A44FF5" w:rsidRDefault="00A44FF5" w:rsidP="00A44FF5">
      <w:pPr>
        <w:pStyle w:val="LayoutInformationPACKT"/>
        <w:rPr>
          <w:noProof/>
        </w:rPr>
      </w:pPr>
      <w:r>
        <w:t xml:space="preserve">Insert </w:t>
      </w:r>
      <w:r w:rsidRPr="00C41783">
        <w:t>image</w:t>
      </w:r>
      <w:r>
        <w:t xml:space="preserve"> </w:t>
      </w:r>
      <w:r>
        <w:rPr>
          <w:noProof/>
        </w:rPr>
        <w:t>B42024_05</w:t>
      </w:r>
      <w:r w:rsidRPr="00023EAD">
        <w:rPr>
          <w:noProof/>
        </w:rPr>
        <w:t>_</w:t>
      </w:r>
      <w:r>
        <w:rPr>
          <w:noProof/>
        </w:rPr>
        <w:t>16.png</w:t>
      </w:r>
    </w:p>
    <w:p w14:paraId="15EC2FCA" w14:textId="3C8EDBDB" w:rsidR="00B05E29" w:rsidRDefault="00A44FF5" w:rsidP="00A44FF5">
      <w:pPr>
        <w:pStyle w:val="NormalPACKT"/>
      </w:pPr>
      <w:r>
        <w:t xml:space="preserve">In </w:t>
      </w:r>
      <w:r w:rsidRPr="00A44FF5">
        <w:rPr>
          <w:rStyle w:val="ItalicsPACKT"/>
        </w:rPr>
        <w:t xml:space="preserve">step </w:t>
      </w:r>
      <w:r>
        <w:rPr>
          <w:rStyle w:val="ItalicsPACKT"/>
        </w:rPr>
        <w:t>7</w:t>
      </w:r>
      <w:r w:rsidRPr="00A44FF5">
        <w:t xml:space="preserve">, you </w:t>
      </w:r>
      <w:r>
        <w:t xml:space="preserve">examine two static values of the </w:t>
      </w:r>
      <w:r w:rsidRPr="00D002B4">
        <w:rPr>
          <w:rStyle w:val="CodeInTextPACKT"/>
        </w:rPr>
        <w:t>System.Int32</w:t>
      </w:r>
      <w:r>
        <w:t xml:space="preserve"> class. These two fields hold the largest and smallest values, respectively, which a 32-bit signed integer can hold. The output looks like this:</w:t>
      </w:r>
    </w:p>
    <w:p w14:paraId="4F953407" w14:textId="2732520A" w:rsidR="00A44FF5" w:rsidRDefault="00EA5650" w:rsidP="00A20BE6">
      <w:pPr>
        <w:pStyle w:val="FigurePACKT"/>
      </w:pPr>
      <w:r>
        <w:drawing>
          <wp:inline distT="0" distB="0" distL="0" distR="0" wp14:anchorId="2843F8BE" wp14:editId="6775865D">
            <wp:extent cx="3057525" cy="91892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32801" cy="941553"/>
                    </a:xfrm>
                    <a:prstGeom prst="rect">
                      <a:avLst/>
                    </a:prstGeom>
                  </pic:spPr>
                </pic:pic>
              </a:graphicData>
            </a:graphic>
          </wp:inline>
        </w:drawing>
      </w:r>
    </w:p>
    <w:p w14:paraId="5082172F" w14:textId="3F1C7ADE" w:rsidR="00757545" w:rsidRDefault="00757545" w:rsidP="00140AC6">
      <w:pPr>
        <w:pStyle w:val="FigureCaptionPACKT"/>
      </w:pPr>
      <w:r>
        <w:t xml:space="preserve">Figure </w:t>
      </w:r>
      <w:r w:rsidR="00525769">
        <w:t>5.1</w:t>
      </w:r>
      <w:r w:rsidR="005F295E">
        <w:t>7</w:t>
      </w:r>
      <w:r w:rsidR="00525769">
        <w:t xml:space="preserve">: </w:t>
      </w:r>
      <w:r w:rsidR="007140F6">
        <w:t>Examining static values of the System.Int32 class</w:t>
      </w:r>
    </w:p>
    <w:p w14:paraId="5C5E97ED" w14:textId="1A1D7F86" w:rsidR="00940C4F" w:rsidRPr="00036850" w:rsidRDefault="009113B8" w:rsidP="009113B8">
      <w:pPr>
        <w:pStyle w:val="LayoutInformationPACKT"/>
      </w:pPr>
      <w:r>
        <w:t xml:space="preserve">Insert </w:t>
      </w:r>
      <w:r w:rsidRPr="00C41783">
        <w:t>image</w:t>
      </w:r>
      <w:r>
        <w:t xml:space="preserve"> </w:t>
      </w:r>
      <w:r>
        <w:rPr>
          <w:noProof/>
        </w:rPr>
        <w:t>B42024_05</w:t>
      </w:r>
      <w:r w:rsidRPr="00023EAD">
        <w:rPr>
          <w:noProof/>
        </w:rPr>
        <w:t>_</w:t>
      </w:r>
      <w:r>
        <w:rPr>
          <w:noProof/>
        </w:rPr>
        <w:t>17.png</w:t>
      </w:r>
    </w:p>
    <w:p w14:paraId="2D339EED" w14:textId="27B78289" w:rsidR="00AC0E66" w:rsidRDefault="00AC0E66" w:rsidP="00AC0E66">
      <w:pPr>
        <w:pStyle w:val="Heading2"/>
      </w:pPr>
      <w:r>
        <w:t>There</w:t>
      </w:r>
      <w:r w:rsidR="003D7098">
        <w:t>’</w:t>
      </w:r>
      <w:r>
        <w:t>s more...</w:t>
      </w:r>
    </w:p>
    <w:p w14:paraId="551605EA" w14:textId="35440F12" w:rsidR="00CC374D" w:rsidRDefault="00CC374D" w:rsidP="00AC0E66">
      <w:pPr>
        <w:pStyle w:val="NormalPACKT"/>
        <w:rPr>
          <w:lang w:val="en-GB"/>
        </w:rPr>
      </w:pPr>
      <w:r>
        <w:rPr>
          <w:lang w:val="en-GB"/>
        </w:rPr>
        <w:t xml:space="preserve">In </w:t>
      </w:r>
      <w:r w:rsidRPr="00CC374D">
        <w:rPr>
          <w:rStyle w:val="ItalicsPACKT"/>
        </w:rPr>
        <w:t>step 1</w:t>
      </w:r>
      <w:r>
        <w:rPr>
          <w:lang w:val="en-GB"/>
        </w:rPr>
        <w:t xml:space="preserve">, you create an object representing </w:t>
      </w:r>
      <w:r w:rsidRPr="004545A0">
        <w:rPr>
          <w:rStyle w:val="CodeInTextPACKT"/>
        </w:rPr>
        <w:t>pwsh.exe</w:t>
      </w:r>
      <w:r>
        <w:rPr>
          <w:lang w:val="en-GB"/>
        </w:rPr>
        <w:t>. This objec</w:t>
      </w:r>
      <w:r w:rsidR="00E37F09">
        <w:rPr>
          <w:lang w:val="en-GB"/>
        </w:rPr>
        <w:t>t</w:t>
      </w:r>
      <w:r w:rsidR="003D7098">
        <w:rPr>
          <w:lang w:val="en-GB"/>
        </w:rPr>
        <w:t>’</w:t>
      </w:r>
      <w:r>
        <w:rPr>
          <w:lang w:val="en-GB"/>
        </w:rPr>
        <w:t xml:space="preserve">s full type name is </w:t>
      </w:r>
      <w:proofErr w:type="spellStart"/>
      <w:r w:rsidRPr="00CC374D">
        <w:rPr>
          <w:rStyle w:val="CodeInTextPACKT"/>
        </w:rPr>
        <w:t>System.IO.FileInfo</w:t>
      </w:r>
      <w:proofErr w:type="spellEnd"/>
      <w:r>
        <w:rPr>
          <w:lang w:val="en-GB"/>
        </w:rPr>
        <w:t xml:space="preserve">. In .NET, classes live in namespaces and, in general, namespaces equate to DLLs. In this case, the object is in the </w:t>
      </w:r>
      <w:r w:rsidRPr="00CC374D">
        <w:rPr>
          <w:rStyle w:val="CodeInTextPACKT"/>
        </w:rPr>
        <w:t>System.IO</w:t>
      </w:r>
      <w:r>
        <w:rPr>
          <w:lang w:val="en-GB"/>
        </w:rPr>
        <w:t xml:space="preserve"> namespace, and the class is contained in </w:t>
      </w:r>
      <w:r w:rsidRPr="00CC374D">
        <w:rPr>
          <w:rStyle w:val="CodeInTextPACKT"/>
        </w:rPr>
        <w:t>System.IO.FileSystem.DLL</w:t>
      </w:r>
      <w:r>
        <w:rPr>
          <w:lang w:val="en-GB"/>
        </w:rPr>
        <w:t>. You can discover namespace and DLL details by examining the class</w:t>
      </w:r>
      <w:r w:rsidR="003D7098">
        <w:rPr>
          <w:lang w:val="en-GB"/>
        </w:rPr>
        <w:t>’</w:t>
      </w:r>
      <w:r w:rsidR="006735A1">
        <w:rPr>
          <w:lang w:val="en-GB"/>
        </w:rPr>
        <w:t>s</w:t>
      </w:r>
      <w:r>
        <w:rPr>
          <w:lang w:val="en-GB"/>
        </w:rPr>
        <w:t xml:space="preserve"> documentation </w:t>
      </w:r>
      <w:r w:rsidR="00D666B0">
        <w:rPr>
          <w:lang w:val="en-GB"/>
        </w:rPr>
        <w:t>–</w:t>
      </w:r>
      <w:r>
        <w:rPr>
          <w:lang w:val="en-GB"/>
        </w:rPr>
        <w:t xml:space="preserve"> in this case</w:t>
      </w:r>
      <w:r w:rsidR="00E44D4C">
        <w:rPr>
          <w:lang w:val="en-GB"/>
        </w:rPr>
        <w:t>,</w:t>
      </w:r>
      <w:r>
        <w:rPr>
          <w:lang w:val="en-GB"/>
        </w:rPr>
        <w:t xml:space="preserve"> </w:t>
      </w:r>
      <w:r w:rsidRPr="00DD2891">
        <w:rPr>
          <w:rStyle w:val="URLPACKT"/>
        </w:rPr>
        <w:t>https://docs.microsoft.com/dotnet/api/system.io.fileinfo?view=net-5.0</w:t>
      </w:r>
      <w:r>
        <w:rPr>
          <w:lang w:val="en-GB"/>
        </w:rPr>
        <w:t xml:space="preserve">. </w:t>
      </w:r>
    </w:p>
    <w:p w14:paraId="3064B45A" w14:textId="0F03066D" w:rsidR="00AC0E66" w:rsidRDefault="00CC374D" w:rsidP="00AC0E66">
      <w:pPr>
        <w:pStyle w:val="NormalPACKT"/>
        <w:rPr>
          <w:lang w:val="en-GB"/>
        </w:rPr>
      </w:pPr>
      <w:r>
        <w:rPr>
          <w:lang w:val="en-GB"/>
        </w:rPr>
        <w:t xml:space="preserve">As you use your </w:t>
      </w:r>
      <w:r w:rsidR="007510B9">
        <w:rPr>
          <w:lang w:val="en-GB"/>
        </w:rPr>
        <w:t>favourite</w:t>
      </w:r>
      <w:r>
        <w:rPr>
          <w:lang w:val="en-GB"/>
        </w:rPr>
        <w:t xml:space="preserve"> search engine to learn more about .NET classes that might be useful, note that many sites describe the class without the namespace, simply as the </w:t>
      </w:r>
      <w:proofErr w:type="spellStart"/>
      <w:r w:rsidRPr="00CC374D">
        <w:rPr>
          <w:rStyle w:val="CodeInTextPACKT"/>
        </w:rPr>
        <w:t>FileInfo</w:t>
      </w:r>
      <w:proofErr w:type="spellEnd"/>
      <w:r>
        <w:rPr>
          <w:lang w:val="en-GB"/>
        </w:rPr>
        <w:t xml:space="preserve"> class, while others spell out the class as </w:t>
      </w:r>
      <w:proofErr w:type="spellStart"/>
      <w:r w:rsidRPr="00CC374D">
        <w:rPr>
          <w:rStyle w:val="CodeInTextPACKT"/>
        </w:rPr>
        <w:t>System.IO.FileInfo</w:t>
      </w:r>
      <w:proofErr w:type="spellEnd"/>
      <w:r>
        <w:rPr>
          <w:lang w:val="en-GB"/>
        </w:rPr>
        <w:t xml:space="preserve">. If you are </w:t>
      </w:r>
      <w:r>
        <w:rPr>
          <w:lang w:val="en-GB"/>
        </w:rPr>
        <w:lastRenderedPageBreak/>
        <w:t>going to be using .NET class</w:t>
      </w:r>
      <w:r w:rsidR="00D002B4">
        <w:rPr>
          <w:lang w:val="en-GB"/>
        </w:rPr>
        <w:t xml:space="preserve"> </w:t>
      </w:r>
      <w:r>
        <w:rPr>
          <w:lang w:val="en-GB"/>
        </w:rPr>
        <w:t>names in your scripts, a best practice is to spell out the full class</w:t>
      </w:r>
      <w:r w:rsidR="00D002B4">
        <w:rPr>
          <w:lang w:val="en-GB"/>
        </w:rPr>
        <w:t xml:space="preserve"> </w:t>
      </w:r>
      <w:r>
        <w:rPr>
          <w:lang w:val="en-GB"/>
        </w:rPr>
        <w:t>name.</w:t>
      </w:r>
    </w:p>
    <w:p w14:paraId="6BB59204" w14:textId="3FA614D3" w:rsidR="00AC0E66" w:rsidRDefault="00AC0E66" w:rsidP="00AC0E66">
      <w:pPr>
        <w:pStyle w:val="Heading1"/>
        <w:tabs>
          <w:tab w:val="left" w:pos="0"/>
        </w:tabs>
      </w:pPr>
      <w:r>
        <w:t xml:space="preserve">Leveraging .NET </w:t>
      </w:r>
      <w:r w:rsidR="00CB38C8">
        <w:t>m</w:t>
      </w:r>
      <w:r>
        <w:t>ethods</w:t>
      </w:r>
    </w:p>
    <w:p w14:paraId="6A55DCE5" w14:textId="40949BB5" w:rsidR="0009511B" w:rsidRDefault="0009511B" w:rsidP="0009511B">
      <w:pPr>
        <w:pStyle w:val="NormalPACKT"/>
        <w:rPr>
          <w:lang w:val="en-GB"/>
        </w:rPr>
      </w:pPr>
      <w:r>
        <w:rPr>
          <w:lang w:val="en-GB"/>
        </w:rPr>
        <w:t>With .NET</w:t>
      </w:r>
      <w:r w:rsidR="00D002B4">
        <w:rPr>
          <w:lang w:val="en-GB"/>
        </w:rPr>
        <w:t>,</w:t>
      </w:r>
      <w:r>
        <w:rPr>
          <w:lang w:val="en-GB"/>
        </w:rPr>
        <w:t xml:space="preserve"> a method is some action </w:t>
      </w:r>
      <w:r w:rsidR="006C11ED">
        <w:rPr>
          <w:lang w:val="en-GB"/>
        </w:rPr>
        <w:t xml:space="preserve">that </w:t>
      </w:r>
      <w:r>
        <w:rPr>
          <w:lang w:val="en-GB"/>
        </w:rPr>
        <w:t>a .NET object occurrence, or the class</w:t>
      </w:r>
      <w:r w:rsidR="00E1074C">
        <w:rPr>
          <w:lang w:val="en-GB"/>
        </w:rPr>
        <w:t>,</w:t>
      </w:r>
      <w:r>
        <w:rPr>
          <w:lang w:val="en-GB"/>
        </w:rPr>
        <w:t xml:space="preserve"> can perform. These methods form the basis for many PowerShell cmdlets. For example, you can stop a Windows </w:t>
      </w:r>
      <w:r w:rsidR="00B83A35">
        <w:rPr>
          <w:lang w:val="en-GB"/>
        </w:rPr>
        <w:t>p</w:t>
      </w:r>
      <w:r>
        <w:rPr>
          <w:lang w:val="en-GB"/>
        </w:rPr>
        <w:t xml:space="preserve">rocess by using the </w:t>
      </w:r>
      <w:r w:rsidRPr="00C52D1F">
        <w:rPr>
          <w:rStyle w:val="CodeInTextPACKT"/>
        </w:rPr>
        <w:t>Stop-Process</w:t>
      </w:r>
      <w:r>
        <w:rPr>
          <w:lang w:val="en-GB"/>
        </w:rPr>
        <w:t xml:space="preserve"> cmdlet. The cmdlet then uses the </w:t>
      </w:r>
      <w:r w:rsidRPr="00C52D1F">
        <w:rPr>
          <w:rStyle w:val="CodeInTextPACKT"/>
        </w:rPr>
        <w:t>Kill()</w:t>
      </w:r>
      <w:r>
        <w:rPr>
          <w:lang w:val="en-GB"/>
        </w:rPr>
        <w:t xml:space="preserve"> method of the associated </w:t>
      </w:r>
      <w:r w:rsidR="00E20BCD">
        <w:rPr>
          <w:lang w:val="en-GB"/>
        </w:rPr>
        <w:t>p</w:t>
      </w:r>
      <w:r>
        <w:rPr>
          <w:lang w:val="en-GB"/>
        </w:rPr>
        <w:t>rocess object.</w:t>
      </w:r>
      <w:r w:rsidR="00C52D1F">
        <w:rPr>
          <w:lang w:val="en-GB"/>
        </w:rPr>
        <w:t xml:space="preserve"> As a general best practice, you should</w:t>
      </w:r>
      <w:r w:rsidR="00D002B4">
        <w:rPr>
          <w:lang w:val="en-GB"/>
        </w:rPr>
        <w:t xml:space="preserve"> use</w:t>
      </w:r>
      <w:r w:rsidR="00C52D1F">
        <w:rPr>
          <w:lang w:val="en-GB"/>
        </w:rPr>
        <w:t xml:space="preserve"> cmdlets</w:t>
      </w:r>
      <w:r w:rsidR="00914572">
        <w:rPr>
          <w:lang w:val="en-GB"/>
        </w:rPr>
        <w:t xml:space="preserve"> wherever possible. You should only use</w:t>
      </w:r>
      <w:r w:rsidR="0047201C">
        <w:rPr>
          <w:lang w:val="en-GB"/>
        </w:rPr>
        <w:t xml:space="preserve"> </w:t>
      </w:r>
      <w:r w:rsidR="00C52D1F">
        <w:rPr>
          <w:lang w:val="en-GB"/>
        </w:rPr>
        <w:t>.NET classes and methods directly</w:t>
      </w:r>
      <w:r w:rsidR="00914572">
        <w:rPr>
          <w:lang w:val="en-GB"/>
        </w:rPr>
        <w:t xml:space="preserve"> where there is no alternative</w:t>
      </w:r>
      <w:r w:rsidR="00C52D1F">
        <w:rPr>
          <w:lang w:val="en-GB"/>
        </w:rPr>
        <w:t>.</w:t>
      </w:r>
    </w:p>
    <w:p w14:paraId="132AC234" w14:textId="33329837" w:rsidR="007A77E9" w:rsidRDefault="0009511B" w:rsidP="0009511B">
      <w:pPr>
        <w:pStyle w:val="NormalPACKT"/>
        <w:rPr>
          <w:lang w:val="en-GB"/>
        </w:rPr>
      </w:pPr>
      <w:r>
        <w:rPr>
          <w:lang w:val="en-GB"/>
        </w:rPr>
        <w:t xml:space="preserve">.NET </w:t>
      </w:r>
      <w:r w:rsidR="00C52D1F">
        <w:rPr>
          <w:lang w:val="en-GB"/>
        </w:rPr>
        <w:t>methods</w:t>
      </w:r>
      <w:r>
        <w:rPr>
          <w:lang w:val="en-GB"/>
        </w:rPr>
        <w:t xml:space="preserve"> can be </w:t>
      </w:r>
      <w:r w:rsidR="00D002B4">
        <w:rPr>
          <w:lang w:val="en-GB"/>
        </w:rPr>
        <w:t>beneficia</w:t>
      </w:r>
      <w:r>
        <w:rPr>
          <w:lang w:val="en-GB"/>
        </w:rPr>
        <w:t xml:space="preserve">l </w:t>
      </w:r>
      <w:r w:rsidR="00C5409E">
        <w:rPr>
          <w:lang w:val="en-GB"/>
        </w:rPr>
        <w:t>for</w:t>
      </w:r>
      <w:r>
        <w:rPr>
          <w:lang w:val="en-GB"/>
        </w:rPr>
        <w:t xml:space="preserve"> perform</w:t>
      </w:r>
      <w:r w:rsidR="00C5409E">
        <w:rPr>
          <w:lang w:val="en-GB"/>
        </w:rPr>
        <w:t>ing</w:t>
      </w:r>
      <w:r>
        <w:rPr>
          <w:lang w:val="en-GB"/>
        </w:rPr>
        <w:t xml:space="preserve"> operation</w:t>
      </w:r>
      <w:r w:rsidR="00443E09">
        <w:rPr>
          <w:lang w:val="en-GB"/>
        </w:rPr>
        <w:t>s</w:t>
      </w:r>
      <w:r>
        <w:rPr>
          <w:lang w:val="en-GB"/>
        </w:rPr>
        <w:t xml:space="preserve"> which ha</w:t>
      </w:r>
      <w:r w:rsidR="00443E09">
        <w:rPr>
          <w:lang w:val="en-GB"/>
        </w:rPr>
        <w:t>ve</w:t>
      </w:r>
      <w:r>
        <w:rPr>
          <w:lang w:val="en-GB"/>
        </w:rPr>
        <w:t xml:space="preserve"> no PowerShell cmdlet</w:t>
      </w:r>
      <w:r w:rsidR="00443E09">
        <w:rPr>
          <w:lang w:val="en-GB"/>
        </w:rPr>
        <w:t>s</w:t>
      </w:r>
      <w:r>
        <w:rPr>
          <w:lang w:val="en-GB"/>
        </w:rPr>
        <w:t>.</w:t>
      </w:r>
      <w:r w:rsidR="00697EF6">
        <w:rPr>
          <w:lang w:val="en-GB"/>
        </w:rPr>
        <w:t xml:space="preserve"> And it can be useful too from the command line</w:t>
      </w:r>
      <w:r w:rsidR="00E44D4C">
        <w:rPr>
          <w:lang w:val="en-GB"/>
        </w:rPr>
        <w:t>; f</w:t>
      </w:r>
      <w:r w:rsidR="00697EF6">
        <w:rPr>
          <w:lang w:val="en-GB"/>
        </w:rPr>
        <w:t>or example</w:t>
      </w:r>
      <w:r w:rsidR="0030588F">
        <w:rPr>
          <w:lang w:val="en-GB"/>
        </w:rPr>
        <w:t xml:space="preserve">, </w:t>
      </w:r>
      <w:r w:rsidR="007A77E9">
        <w:rPr>
          <w:lang w:val="en-GB"/>
        </w:rPr>
        <w:t xml:space="preserve">when you wish to kill a process. IT </w:t>
      </w:r>
      <w:r w:rsidR="0030588F">
        <w:rPr>
          <w:lang w:val="en-GB"/>
        </w:rPr>
        <w:t>p</w:t>
      </w:r>
      <w:r w:rsidR="007A77E9">
        <w:rPr>
          <w:lang w:val="en-GB"/>
        </w:rPr>
        <w:t>rofessionals are all too familiar with processes that are not responding and need to be killed</w:t>
      </w:r>
      <w:r w:rsidR="00454743">
        <w:rPr>
          <w:lang w:val="en-GB"/>
        </w:rPr>
        <w:t>,</w:t>
      </w:r>
      <w:r w:rsidR="007A77E9">
        <w:rPr>
          <w:lang w:val="en-GB"/>
        </w:rPr>
        <w:t xml:space="preserve"> something you can do at the GUI using Task Manager. Or with PowerShell, you can use the </w:t>
      </w:r>
      <w:r w:rsidR="007A77E9" w:rsidRPr="00C52D1F">
        <w:rPr>
          <w:rStyle w:val="CodeInTextPACKT"/>
        </w:rPr>
        <w:t>Stop-Process</w:t>
      </w:r>
      <w:r w:rsidR="007A77E9">
        <w:rPr>
          <w:lang w:val="en-GB"/>
        </w:rPr>
        <w:t xml:space="preserve"> cmdlet</w:t>
      </w:r>
      <w:r w:rsidR="00E44D4C">
        <w:rPr>
          <w:lang w:val="en-GB"/>
        </w:rPr>
        <w:t>,</w:t>
      </w:r>
      <w:r w:rsidR="002A4907">
        <w:rPr>
          <w:lang w:val="en-GB"/>
        </w:rPr>
        <w:t xml:space="preserve"> as discussed above</w:t>
      </w:r>
      <w:r w:rsidR="007A77E9">
        <w:rPr>
          <w:lang w:val="en-GB"/>
        </w:rPr>
        <w:t xml:space="preserve">. At the command line, where brevity is useful, you can use </w:t>
      </w:r>
      <w:r w:rsidR="007A77E9" w:rsidRPr="002754FD">
        <w:rPr>
          <w:rStyle w:val="CodeInTextPACKT"/>
        </w:rPr>
        <w:t>Get-Process</w:t>
      </w:r>
      <w:r w:rsidR="007A77E9">
        <w:rPr>
          <w:lang w:val="en-GB"/>
        </w:rPr>
        <w:t xml:space="preserve"> to find the process you want to stop and pipe the output to each process</w:t>
      </w:r>
      <w:r w:rsidR="003D7098">
        <w:rPr>
          <w:lang w:val="en-GB"/>
        </w:rPr>
        <w:t>’</w:t>
      </w:r>
      <w:r w:rsidR="007A77E9">
        <w:rPr>
          <w:lang w:val="en-GB"/>
        </w:rPr>
        <w:t>s</w:t>
      </w:r>
      <w:r w:rsidR="007A77E9" w:rsidRPr="002754FD">
        <w:t xml:space="preserve"> </w:t>
      </w:r>
      <w:r w:rsidR="007A77E9">
        <w:rPr>
          <w:rStyle w:val="CodeInTextPACKT"/>
        </w:rPr>
        <w:t>K</w:t>
      </w:r>
      <w:r w:rsidR="007A77E9" w:rsidRPr="0009511B">
        <w:rPr>
          <w:rStyle w:val="CodeInTextPACKT"/>
        </w:rPr>
        <w:t>il</w:t>
      </w:r>
      <w:r w:rsidR="007A77E9">
        <w:rPr>
          <w:rStyle w:val="CodeInTextPACKT"/>
        </w:rPr>
        <w:t>l()</w:t>
      </w:r>
      <w:r w:rsidR="007A77E9" w:rsidRPr="007A77E9">
        <w:t xml:space="preserve"> method</w:t>
      </w:r>
      <w:r w:rsidR="007A77E9">
        <w:rPr>
          <w:lang w:val="en-GB"/>
        </w:rPr>
        <w:t>. PowerShell then calls the object</w:t>
      </w:r>
      <w:r w:rsidR="003D7098">
        <w:rPr>
          <w:lang w:val="en-GB"/>
        </w:rPr>
        <w:t>’</w:t>
      </w:r>
      <w:r w:rsidR="007A77E9">
        <w:rPr>
          <w:lang w:val="en-GB"/>
        </w:rPr>
        <w:t xml:space="preserve">s </w:t>
      </w:r>
      <w:r w:rsidR="007A77E9" w:rsidRPr="002754FD">
        <w:rPr>
          <w:rStyle w:val="CodeInTextPACKT"/>
        </w:rPr>
        <w:t>Kill()</w:t>
      </w:r>
      <w:r w:rsidR="007A77E9">
        <w:rPr>
          <w:lang w:val="en-GB"/>
        </w:rPr>
        <w:t xml:space="preserve"> method. Of course, to help IT </w:t>
      </w:r>
      <w:r w:rsidR="00483A9F">
        <w:rPr>
          <w:lang w:val="en-GB"/>
        </w:rPr>
        <w:t>p</w:t>
      </w:r>
      <w:r w:rsidR="007A77E9">
        <w:rPr>
          <w:lang w:val="en-GB"/>
        </w:rPr>
        <w:t xml:space="preserve">rofessionals, the PowerShell team created the Kill alias to the </w:t>
      </w:r>
      <w:r w:rsidR="007A77E9" w:rsidRPr="0030588F">
        <w:rPr>
          <w:rStyle w:val="CodeInTextPACKT"/>
        </w:rPr>
        <w:t>Stop-Process</w:t>
      </w:r>
      <w:r w:rsidR="007A77E9">
        <w:rPr>
          <w:lang w:val="en-GB"/>
        </w:rPr>
        <w:t xml:space="preserve"> cmdlet. </w:t>
      </w:r>
      <w:r w:rsidR="00225F91">
        <w:rPr>
          <w:lang w:val="en-GB"/>
        </w:rPr>
        <w:t>In practice, it</w:t>
      </w:r>
      <w:r w:rsidR="003D7098">
        <w:rPr>
          <w:lang w:val="en-GB"/>
        </w:rPr>
        <w:t>’</w:t>
      </w:r>
      <w:r w:rsidR="00225F91">
        <w:rPr>
          <w:lang w:val="en-GB"/>
        </w:rPr>
        <w:t xml:space="preserve">s </w:t>
      </w:r>
      <w:r w:rsidR="00E44D4C">
        <w:rPr>
          <w:lang w:val="en-GB"/>
        </w:rPr>
        <w:t>four</w:t>
      </w:r>
      <w:r w:rsidR="00225F91">
        <w:rPr>
          <w:lang w:val="en-GB"/>
        </w:rPr>
        <w:t xml:space="preserve"> characters to type v</w:t>
      </w:r>
      <w:r w:rsidR="00696787">
        <w:rPr>
          <w:lang w:val="en-GB"/>
        </w:rPr>
        <w:t>ersu</w:t>
      </w:r>
      <w:r w:rsidR="00225F91">
        <w:rPr>
          <w:lang w:val="en-GB"/>
        </w:rPr>
        <w:t xml:space="preserve">s </w:t>
      </w:r>
      <w:r w:rsidR="00697EF6">
        <w:rPr>
          <w:lang w:val="en-GB"/>
        </w:rPr>
        <w:t>12</w:t>
      </w:r>
      <w:r w:rsidR="00225F91">
        <w:rPr>
          <w:lang w:val="en-GB"/>
        </w:rPr>
        <w:t xml:space="preserve"> (or </w:t>
      </w:r>
      <w:r w:rsidR="00E44D4C">
        <w:rPr>
          <w:lang w:val="en-GB"/>
        </w:rPr>
        <w:t>eight</w:t>
      </w:r>
      <w:r w:rsidR="009A45EB">
        <w:rPr>
          <w:lang w:val="en-GB"/>
        </w:rPr>
        <w:t xml:space="preserve"> </w:t>
      </w:r>
      <w:r w:rsidR="00225F91">
        <w:rPr>
          <w:lang w:val="en-GB"/>
        </w:rPr>
        <w:t>i</w:t>
      </w:r>
      <w:r w:rsidR="009A45EB">
        <w:rPr>
          <w:lang w:val="en-GB"/>
        </w:rPr>
        <w:t>f</w:t>
      </w:r>
      <w:r w:rsidR="00225F91">
        <w:rPr>
          <w:lang w:val="en-GB"/>
        </w:rPr>
        <w:t xml:space="preserve"> you are using tab completion to </w:t>
      </w:r>
      <w:r w:rsidR="00E44D4C">
        <w:rPr>
          <w:lang w:val="en-GB"/>
        </w:rPr>
        <w:t xml:space="preserve">its </w:t>
      </w:r>
      <w:r w:rsidR="00225F91">
        <w:rPr>
          <w:lang w:val="en-GB"/>
        </w:rPr>
        <w:t>best effect)</w:t>
      </w:r>
      <w:r w:rsidR="00F62D12">
        <w:rPr>
          <w:lang w:val="en-GB"/>
        </w:rPr>
        <w:t>.</w:t>
      </w:r>
      <w:r w:rsidR="00225F91">
        <w:rPr>
          <w:lang w:val="en-GB"/>
        </w:rPr>
        <w:t xml:space="preserve"> At the command line, piping to the kill method (where you don</w:t>
      </w:r>
      <w:r w:rsidR="003D7098">
        <w:rPr>
          <w:lang w:val="en-GB"/>
        </w:rPr>
        <w:t>’</w:t>
      </w:r>
      <w:r w:rsidR="00225F91">
        <w:rPr>
          <w:lang w:val="en-GB"/>
        </w:rPr>
        <w:t>t even have to use the open/close parentheses!) is just faster and risks fewer typos.</w:t>
      </w:r>
      <w:r w:rsidR="00697EF6">
        <w:rPr>
          <w:lang w:val="en-GB"/>
        </w:rPr>
        <w:t xml:space="preserve"> It is a good shortcut at the command line – but avoid it in production code. </w:t>
      </w:r>
    </w:p>
    <w:p w14:paraId="40AA0F3C" w14:textId="6A57770E" w:rsidR="007A77E9" w:rsidRPr="007A77E9" w:rsidRDefault="007A77E9" w:rsidP="007A77E9">
      <w:pPr>
        <w:pStyle w:val="NormalPACKT"/>
      </w:pPr>
      <w:r>
        <w:rPr>
          <w:lang w:val="en-GB"/>
        </w:rPr>
        <w:t xml:space="preserve">Another great example is encrypting files. Windows supports the NTFS </w:t>
      </w:r>
      <w:r w:rsidRPr="00E250FE">
        <w:rPr>
          <w:b/>
          <w:bCs/>
          <w:lang w:val="en-GB"/>
        </w:rPr>
        <w:t>Encrypting File System</w:t>
      </w:r>
      <w:r>
        <w:rPr>
          <w:lang w:val="en-GB"/>
        </w:rPr>
        <w:t xml:space="preserve"> (</w:t>
      </w:r>
      <w:r w:rsidRPr="00E250FE">
        <w:rPr>
          <w:b/>
          <w:bCs/>
          <w:lang w:val="en-GB"/>
        </w:rPr>
        <w:t>EFS</w:t>
      </w:r>
      <w:r>
        <w:rPr>
          <w:lang w:val="en-GB"/>
        </w:rPr>
        <w:t>) feature. EFS enables you to encrypt o</w:t>
      </w:r>
      <w:r w:rsidR="00EA5650">
        <w:rPr>
          <w:lang w:val="en-GB"/>
        </w:rPr>
        <w:t>r</w:t>
      </w:r>
      <w:r>
        <w:rPr>
          <w:lang w:val="en-GB"/>
        </w:rPr>
        <w:t xml:space="preserve"> decrypt files on your computer with the encryption based on X.509 certificates. For details on the EFS and how it works, see </w:t>
      </w:r>
      <w:r w:rsidRPr="00DD2891">
        <w:rPr>
          <w:rStyle w:val="URLPACKT"/>
        </w:rPr>
        <w:t>https://docs.microsoft.com/ windows/win32/</w:t>
      </w:r>
      <w:proofErr w:type="spellStart"/>
      <w:r w:rsidRPr="00DD2891">
        <w:rPr>
          <w:rStyle w:val="URLPACKT"/>
        </w:rPr>
        <w:t>fileio</w:t>
      </w:r>
      <w:proofErr w:type="spellEnd"/>
      <w:r w:rsidRPr="00DD2891">
        <w:rPr>
          <w:rStyle w:val="URLPACKT"/>
        </w:rPr>
        <w:t>/file-encryption</w:t>
      </w:r>
      <w:r>
        <w:rPr>
          <w:lang w:val="en-GB"/>
        </w:rPr>
        <w:t>.</w:t>
      </w:r>
    </w:p>
    <w:p w14:paraId="327131A5" w14:textId="5C91536C" w:rsidR="0009511B" w:rsidRDefault="007A77E9" w:rsidP="0009511B">
      <w:pPr>
        <w:pStyle w:val="NormalPACKT"/>
        <w:rPr>
          <w:lang w:val="en-GB"/>
        </w:rPr>
      </w:pPr>
      <w:r>
        <w:rPr>
          <w:lang w:val="en-GB"/>
        </w:rPr>
        <w:t xml:space="preserve">At </w:t>
      </w:r>
      <w:r w:rsidR="00E44D4C">
        <w:rPr>
          <w:lang w:val="en-GB"/>
        </w:rPr>
        <w:t>the time of writing</w:t>
      </w:r>
      <w:r w:rsidR="00D002B4">
        <w:rPr>
          <w:lang w:val="en-GB"/>
        </w:rPr>
        <w:t>,</w:t>
      </w:r>
      <w:r>
        <w:rPr>
          <w:lang w:val="en-GB"/>
        </w:rPr>
        <w:t xml:space="preserve"> there are no cmdlets to encrypt or decrypt files. The </w:t>
      </w:r>
      <w:proofErr w:type="spellStart"/>
      <w:r w:rsidRPr="00C52D1F">
        <w:rPr>
          <w:rStyle w:val="CodeInTextPACKT"/>
        </w:rPr>
        <w:t>System.IO.FileInfo</w:t>
      </w:r>
      <w:proofErr w:type="spellEnd"/>
      <w:r>
        <w:rPr>
          <w:lang w:val="en-GB"/>
        </w:rPr>
        <w:t xml:space="preserve"> class, however, has two methods you can use: </w:t>
      </w:r>
      <w:r w:rsidRPr="00C52D1F">
        <w:rPr>
          <w:rStyle w:val="CodeInTextPACKT"/>
        </w:rPr>
        <w:t>Encrypt()</w:t>
      </w:r>
      <w:r>
        <w:rPr>
          <w:lang w:val="en-GB"/>
        </w:rPr>
        <w:t xml:space="preserve"> and </w:t>
      </w:r>
      <w:r w:rsidRPr="00C52D1F">
        <w:rPr>
          <w:rStyle w:val="CodeInTextPACKT"/>
        </w:rPr>
        <w:t>Decrypt()</w:t>
      </w:r>
      <w:r>
        <w:rPr>
          <w:lang w:val="en-GB"/>
        </w:rPr>
        <w:t xml:space="preserve">. These methods encrypt and decrypt a file based on </w:t>
      </w:r>
      <w:r w:rsidR="00697EF6">
        <w:rPr>
          <w:lang w:val="en-GB"/>
        </w:rPr>
        <w:t>EFS certificates. You can use these .NET methods to encrypt o</w:t>
      </w:r>
      <w:r w:rsidR="00FA0F6C">
        <w:rPr>
          <w:lang w:val="en-GB"/>
        </w:rPr>
        <w:t>r</w:t>
      </w:r>
      <w:r w:rsidR="00697EF6">
        <w:rPr>
          <w:lang w:val="en-GB"/>
        </w:rPr>
        <w:t xml:space="preserve"> decrypt a file without having to use the GUI.</w:t>
      </w:r>
      <w:r w:rsidR="0009511B">
        <w:rPr>
          <w:lang w:val="en-GB"/>
        </w:rPr>
        <w:t xml:space="preserve"> </w:t>
      </w:r>
    </w:p>
    <w:p w14:paraId="546B61BC" w14:textId="371EDA3D" w:rsidR="0009511B" w:rsidRPr="0009511B" w:rsidRDefault="0009511B" w:rsidP="0009511B">
      <w:pPr>
        <w:pStyle w:val="NormalPACKT"/>
        <w:rPr>
          <w:lang w:val="en-GB"/>
        </w:rPr>
      </w:pPr>
      <w:r>
        <w:rPr>
          <w:lang w:val="en-GB"/>
        </w:rPr>
        <w:t>As you saw in</w:t>
      </w:r>
      <w:r w:rsidR="00E44D4C">
        <w:rPr>
          <w:lang w:val="en-GB"/>
        </w:rPr>
        <w:t xml:space="preserve"> the</w:t>
      </w:r>
      <w:r>
        <w:rPr>
          <w:lang w:val="en-GB"/>
        </w:rPr>
        <w:t xml:space="preserve"> </w:t>
      </w:r>
      <w:r w:rsidRPr="00451692">
        <w:rPr>
          <w:rStyle w:val="ItalicsPACKT"/>
        </w:rPr>
        <w:t xml:space="preserve">Examining .NET </w:t>
      </w:r>
      <w:r w:rsidR="00D729C7">
        <w:rPr>
          <w:rStyle w:val="ItalicsPACKT"/>
        </w:rPr>
        <w:t>c</w:t>
      </w:r>
      <w:r w:rsidRPr="00451692">
        <w:rPr>
          <w:rStyle w:val="ItalicsPACKT"/>
        </w:rPr>
        <w:t>lasses</w:t>
      </w:r>
      <w:r>
        <w:rPr>
          <w:lang w:val="en-GB"/>
        </w:rPr>
        <w:t xml:space="preserve"> </w:t>
      </w:r>
      <w:r w:rsidR="00E44D4C">
        <w:rPr>
          <w:lang w:val="en-GB"/>
        </w:rPr>
        <w:t xml:space="preserve">recipe, </w:t>
      </w:r>
      <w:r>
        <w:rPr>
          <w:lang w:val="en-GB"/>
        </w:rPr>
        <w:t xml:space="preserve">you can pipe any object to the </w:t>
      </w:r>
      <w:r w:rsidRPr="0009511B">
        <w:rPr>
          <w:rStyle w:val="CodeInTextPACKT"/>
        </w:rPr>
        <w:t>Get-Member</w:t>
      </w:r>
      <w:r>
        <w:rPr>
          <w:lang w:val="en-GB"/>
        </w:rPr>
        <w:t xml:space="preserve"> cmdlet to discover the methods for </w:t>
      </w:r>
      <w:r w:rsidR="00CC2B01">
        <w:rPr>
          <w:lang w:val="en-GB"/>
        </w:rPr>
        <w:t>the</w:t>
      </w:r>
      <w:r>
        <w:rPr>
          <w:lang w:val="en-GB"/>
        </w:rPr>
        <w:t xml:space="preserve"> object. Discovering the </w:t>
      </w:r>
      <w:r w:rsidR="00C52D1F">
        <w:rPr>
          <w:lang w:val="en-GB"/>
        </w:rPr>
        <w:t xml:space="preserve">specific property names and property value types is simple and easy </w:t>
      </w:r>
      <w:r w:rsidR="00683629">
        <w:rPr>
          <w:lang w:val="en-GB"/>
        </w:rPr>
        <w:t>–</w:t>
      </w:r>
      <w:r w:rsidR="00C52D1F">
        <w:rPr>
          <w:lang w:val="en-GB"/>
        </w:rPr>
        <w:t xml:space="preserve"> no guessing or prayer-based text parsing, so beloved by Linux admins.</w:t>
      </w:r>
      <w:r w:rsidR="009A3B9C">
        <w:rPr>
          <w:lang w:val="en-GB"/>
        </w:rPr>
        <w:t xml:space="preserve"> </w:t>
      </w:r>
    </w:p>
    <w:p w14:paraId="2FAF895B" w14:textId="7B82C2C5" w:rsidR="00AC0E66" w:rsidRDefault="00AC0E66" w:rsidP="00AC0E66">
      <w:pPr>
        <w:pStyle w:val="Heading2"/>
        <w:tabs>
          <w:tab w:val="left" w:pos="0"/>
        </w:tabs>
      </w:pPr>
      <w:r>
        <w:t xml:space="preserve">Getting </w:t>
      </w:r>
      <w:r w:rsidR="00BC2D7E">
        <w:t>r</w:t>
      </w:r>
      <w:r>
        <w:t>eady</w:t>
      </w:r>
    </w:p>
    <w:p w14:paraId="7C354318" w14:textId="627706CF" w:rsidR="00AC0E66" w:rsidRDefault="00AC0E66" w:rsidP="00AC0E66">
      <w:pPr>
        <w:pStyle w:val="BulletPACKT"/>
        <w:numPr>
          <w:ilvl w:val="0"/>
          <w:numId w:val="0"/>
        </w:numPr>
      </w:pPr>
      <w:r>
        <w:t xml:space="preserve">You run this recipe on </w:t>
      </w:r>
      <w:r w:rsidR="00C52D1F" w:rsidRPr="00C52D1F">
        <w:rPr>
          <w:rStyle w:val="CodeInTextPACKT"/>
        </w:rPr>
        <w:t>SRV1</w:t>
      </w:r>
      <w:r w:rsidR="00C52D1F">
        <w:t xml:space="preserve"> after loading PowerShell 7.1 and VS Code. </w:t>
      </w:r>
    </w:p>
    <w:p w14:paraId="225BE429" w14:textId="77777777" w:rsidR="00AC0E66" w:rsidRDefault="00AC0E66" w:rsidP="00AC0E66">
      <w:pPr>
        <w:pStyle w:val="Heading2"/>
        <w:tabs>
          <w:tab w:val="left" w:pos="0"/>
        </w:tabs>
      </w:pPr>
      <w:r>
        <w:lastRenderedPageBreak/>
        <w:t>How to do it...</w:t>
      </w:r>
    </w:p>
    <w:p w14:paraId="3F8C97A5" w14:textId="2E8260D8" w:rsidR="007A77E9" w:rsidRPr="0028638B" w:rsidRDefault="007A77E9" w:rsidP="0028638B">
      <w:pPr>
        <w:pStyle w:val="NumberedBulletPACKT"/>
        <w:numPr>
          <w:ilvl w:val="0"/>
          <w:numId w:val="14"/>
        </w:numPr>
        <w:rPr>
          <w:color w:val="333333"/>
          <w:lang w:val="en-GB" w:eastAsia="en-GB"/>
        </w:rPr>
      </w:pPr>
      <w:r w:rsidRPr="0028638B">
        <w:rPr>
          <w:lang w:val="en-GB" w:eastAsia="en-GB"/>
        </w:rPr>
        <w:t>Start</w:t>
      </w:r>
      <w:r w:rsidR="00057CFD">
        <w:rPr>
          <w:lang w:val="en-GB" w:eastAsia="en-GB"/>
        </w:rPr>
        <w:t xml:space="preserve">ing </w:t>
      </w:r>
      <w:r w:rsidRPr="0028638B">
        <w:t>Notepad</w:t>
      </w:r>
      <w:r w:rsidR="004F5F51">
        <w:t>:</w:t>
      </w:r>
    </w:p>
    <w:p w14:paraId="618D00FA" w14:textId="77777777" w:rsidR="0028638B" w:rsidRPr="0028638B" w:rsidRDefault="0028638B" w:rsidP="0028638B">
      <w:pPr>
        <w:pStyle w:val="CodePACKT"/>
      </w:pPr>
    </w:p>
    <w:p w14:paraId="0FA2645E" w14:textId="039761BB" w:rsidR="007A77E9" w:rsidRPr="0028638B" w:rsidRDefault="007A77E9" w:rsidP="0028638B">
      <w:pPr>
        <w:pStyle w:val="CodePACKT"/>
      </w:pPr>
      <w:r w:rsidRPr="0028638B">
        <w:t>notepad.exe</w:t>
      </w:r>
    </w:p>
    <w:p w14:paraId="63F1324D" w14:textId="77777777" w:rsidR="007A77E9" w:rsidRPr="0028638B" w:rsidRDefault="007A77E9" w:rsidP="0028638B">
      <w:pPr>
        <w:pStyle w:val="CodePACKT"/>
      </w:pPr>
    </w:p>
    <w:p w14:paraId="3723B11B" w14:textId="69FCFF65" w:rsidR="007A77E9" w:rsidRPr="007A77E9" w:rsidRDefault="007A77E9" w:rsidP="0028638B">
      <w:pPr>
        <w:pStyle w:val="NumberedBulletPACKT"/>
        <w:rPr>
          <w:color w:val="333333"/>
          <w:lang w:val="en-GB" w:eastAsia="en-GB"/>
        </w:rPr>
      </w:pPr>
      <w:r w:rsidRPr="007A77E9">
        <w:rPr>
          <w:lang w:val="en-GB" w:eastAsia="en-GB"/>
        </w:rPr>
        <w:t>Obtain</w:t>
      </w:r>
      <w:r w:rsidR="00057CFD">
        <w:rPr>
          <w:lang w:val="en-GB" w:eastAsia="en-GB"/>
        </w:rPr>
        <w:t>ing</w:t>
      </w:r>
      <w:r w:rsidRPr="007A77E9">
        <w:rPr>
          <w:lang w:val="en-GB" w:eastAsia="en-GB"/>
        </w:rPr>
        <w:t> methods on the Notepad process</w:t>
      </w:r>
      <w:r w:rsidR="004F5F51">
        <w:rPr>
          <w:lang w:val="en-GB" w:eastAsia="en-GB"/>
        </w:rPr>
        <w:t>:</w:t>
      </w:r>
    </w:p>
    <w:p w14:paraId="762B973B" w14:textId="77777777" w:rsidR="0028638B" w:rsidRPr="0028638B" w:rsidRDefault="0028638B" w:rsidP="0028638B">
      <w:pPr>
        <w:pStyle w:val="CodePACKT"/>
      </w:pPr>
    </w:p>
    <w:p w14:paraId="6F4E1952" w14:textId="740B7244" w:rsidR="007A77E9" w:rsidRPr="0028638B" w:rsidRDefault="007A77E9" w:rsidP="0028638B">
      <w:pPr>
        <w:pStyle w:val="CodePACKT"/>
      </w:pPr>
      <w:r w:rsidRPr="0028638B">
        <w:t>$Notepad = Get-Process -Name Notepad</w:t>
      </w:r>
    </w:p>
    <w:p w14:paraId="222E47B1" w14:textId="77777777" w:rsidR="007A77E9" w:rsidRPr="0028638B" w:rsidRDefault="007A77E9" w:rsidP="0028638B">
      <w:pPr>
        <w:pStyle w:val="CodePACKT"/>
      </w:pPr>
      <w:r w:rsidRPr="0028638B">
        <w:t>$Notepad | Get-Member -MemberType method</w:t>
      </w:r>
    </w:p>
    <w:p w14:paraId="6481102A" w14:textId="77777777" w:rsidR="007A77E9" w:rsidRPr="0028638B" w:rsidRDefault="007A77E9" w:rsidP="0028638B">
      <w:pPr>
        <w:pStyle w:val="CodePACKT"/>
      </w:pPr>
    </w:p>
    <w:p w14:paraId="4656044F" w14:textId="20F7327F" w:rsidR="007A77E9" w:rsidRPr="007A77E9" w:rsidRDefault="007A77E9" w:rsidP="0028638B">
      <w:pPr>
        <w:pStyle w:val="NumberedBulletPACKT"/>
        <w:rPr>
          <w:color w:val="333333"/>
          <w:lang w:val="en-GB" w:eastAsia="en-GB"/>
        </w:rPr>
      </w:pPr>
      <w:r w:rsidRPr="007A77E9">
        <w:rPr>
          <w:lang w:val="en-GB" w:eastAsia="en-GB"/>
        </w:rPr>
        <w:t>Us</w:t>
      </w:r>
      <w:r w:rsidR="00930C17">
        <w:rPr>
          <w:lang w:val="en-GB" w:eastAsia="en-GB"/>
        </w:rPr>
        <w:t>ing</w:t>
      </w:r>
      <w:r w:rsidRPr="007A77E9">
        <w:rPr>
          <w:lang w:val="en-GB" w:eastAsia="en-GB"/>
        </w:rPr>
        <w:t> the </w:t>
      </w:r>
      <w:r w:rsidRPr="0028638B">
        <w:rPr>
          <w:rStyle w:val="CodeInTextPACKT"/>
        </w:rPr>
        <w:t>K</w:t>
      </w:r>
      <w:r w:rsidR="0028638B" w:rsidRPr="0028638B">
        <w:rPr>
          <w:rStyle w:val="CodeInTextPACKT"/>
        </w:rPr>
        <w:t>i</w:t>
      </w:r>
      <w:r w:rsidRPr="0028638B">
        <w:rPr>
          <w:rStyle w:val="CodeInTextPACKT"/>
        </w:rPr>
        <w:t>ll()</w:t>
      </w:r>
      <w:r w:rsidRPr="007A77E9">
        <w:rPr>
          <w:lang w:val="en-GB" w:eastAsia="en-GB"/>
        </w:rPr>
        <w:t> method</w:t>
      </w:r>
      <w:r w:rsidR="004F5F51">
        <w:rPr>
          <w:lang w:val="en-GB" w:eastAsia="en-GB"/>
        </w:rPr>
        <w:t>:</w:t>
      </w:r>
    </w:p>
    <w:p w14:paraId="2725BE40" w14:textId="77777777" w:rsidR="0028638B" w:rsidRPr="0028638B" w:rsidRDefault="0028638B" w:rsidP="0028638B">
      <w:pPr>
        <w:pStyle w:val="CodePACKT"/>
      </w:pPr>
    </w:p>
    <w:p w14:paraId="6CF01780" w14:textId="59DA4F6C" w:rsidR="007A77E9" w:rsidRPr="0028638B" w:rsidRDefault="007A77E9" w:rsidP="0028638B">
      <w:pPr>
        <w:pStyle w:val="CodePACKT"/>
      </w:pPr>
      <w:r w:rsidRPr="0028638B">
        <w:t>$Notepad | </w:t>
      </w:r>
    </w:p>
    <w:p w14:paraId="51C26A4E" w14:textId="77777777" w:rsidR="007A77E9" w:rsidRPr="0028638B" w:rsidRDefault="007A77E9" w:rsidP="0028638B">
      <w:pPr>
        <w:pStyle w:val="CodePACKT"/>
      </w:pPr>
      <w:r w:rsidRPr="0028638B">
        <w:t>  ForEach-Object {$_.Kill()}</w:t>
      </w:r>
    </w:p>
    <w:p w14:paraId="2A752640" w14:textId="77777777" w:rsidR="007A77E9" w:rsidRPr="0028638B" w:rsidRDefault="007A77E9" w:rsidP="0028638B">
      <w:pPr>
        <w:pStyle w:val="CodePACKT"/>
      </w:pPr>
    </w:p>
    <w:p w14:paraId="6B493F03" w14:textId="6C45BA1A" w:rsidR="007A77E9" w:rsidRPr="007A77E9" w:rsidRDefault="007A77E9" w:rsidP="0028638B">
      <w:pPr>
        <w:pStyle w:val="NumberedBulletPACKT"/>
        <w:rPr>
          <w:color w:val="333333"/>
          <w:lang w:val="en-GB" w:eastAsia="en-GB"/>
        </w:rPr>
      </w:pPr>
      <w:r w:rsidRPr="007A77E9">
        <w:rPr>
          <w:lang w:val="en-GB" w:eastAsia="en-GB"/>
        </w:rPr>
        <w:t>Confirm</w:t>
      </w:r>
      <w:r w:rsidR="00941731">
        <w:rPr>
          <w:lang w:val="en-GB" w:eastAsia="en-GB"/>
        </w:rPr>
        <w:t>ing</w:t>
      </w:r>
      <w:r w:rsidRPr="007A77E9">
        <w:rPr>
          <w:lang w:val="en-GB" w:eastAsia="en-GB"/>
        </w:rPr>
        <w:t> </w:t>
      </w:r>
      <w:r w:rsidR="00AC0CAD">
        <w:rPr>
          <w:lang w:val="en-GB" w:eastAsia="en-GB"/>
        </w:rPr>
        <w:t xml:space="preserve">the </w:t>
      </w:r>
      <w:r w:rsidRPr="007A77E9">
        <w:rPr>
          <w:lang w:val="en-GB" w:eastAsia="en-GB"/>
        </w:rPr>
        <w:t>Notepad process is destroyed</w:t>
      </w:r>
      <w:r w:rsidR="004F5F51">
        <w:rPr>
          <w:lang w:val="en-GB" w:eastAsia="en-GB"/>
        </w:rPr>
        <w:t>:</w:t>
      </w:r>
    </w:p>
    <w:p w14:paraId="1680F8DC" w14:textId="77777777" w:rsidR="0028638B" w:rsidRPr="0028638B" w:rsidRDefault="0028638B" w:rsidP="0028638B">
      <w:pPr>
        <w:pStyle w:val="CodePACKT"/>
      </w:pPr>
    </w:p>
    <w:p w14:paraId="74034727" w14:textId="1A610170" w:rsidR="007A77E9" w:rsidRPr="0028638B" w:rsidRDefault="007A77E9" w:rsidP="0028638B">
      <w:pPr>
        <w:pStyle w:val="CodePACKT"/>
      </w:pPr>
      <w:r w:rsidRPr="0028638B">
        <w:t>Get-Process -Name Notepad</w:t>
      </w:r>
    </w:p>
    <w:p w14:paraId="3CCDA71E" w14:textId="77777777" w:rsidR="007A77E9" w:rsidRPr="0028638B" w:rsidRDefault="007A77E9" w:rsidP="0028638B">
      <w:pPr>
        <w:pStyle w:val="CodePACKT"/>
      </w:pPr>
    </w:p>
    <w:p w14:paraId="3890FECB" w14:textId="4A0164B1" w:rsidR="007A77E9" w:rsidRPr="007A77E9" w:rsidRDefault="007A77E9" w:rsidP="0028638B">
      <w:pPr>
        <w:pStyle w:val="NumberedBulletPACKT"/>
        <w:rPr>
          <w:color w:val="333333"/>
          <w:lang w:val="en-GB" w:eastAsia="en-GB"/>
        </w:rPr>
      </w:pPr>
      <w:r w:rsidRPr="007A77E9">
        <w:rPr>
          <w:lang w:val="en-GB" w:eastAsia="en-GB"/>
        </w:rPr>
        <w:t>Creat</w:t>
      </w:r>
      <w:r w:rsidR="001F2D93">
        <w:rPr>
          <w:lang w:val="en-GB" w:eastAsia="en-GB"/>
        </w:rPr>
        <w:t>ing</w:t>
      </w:r>
      <w:r w:rsidRPr="007A77E9">
        <w:rPr>
          <w:lang w:val="en-GB" w:eastAsia="en-GB"/>
        </w:rPr>
        <w:t> a new folder and some files</w:t>
      </w:r>
      <w:r w:rsidR="004F5F51">
        <w:rPr>
          <w:lang w:val="en-GB" w:eastAsia="en-GB"/>
        </w:rPr>
        <w:t>:</w:t>
      </w:r>
    </w:p>
    <w:p w14:paraId="4B6F8E32" w14:textId="77777777" w:rsidR="0028638B" w:rsidRPr="0028638B" w:rsidRDefault="0028638B" w:rsidP="0028638B">
      <w:pPr>
        <w:pStyle w:val="CodePACKT"/>
      </w:pPr>
    </w:p>
    <w:p w14:paraId="2D8B83DE" w14:textId="1245D6ED" w:rsidR="007A77E9" w:rsidRPr="0028638B" w:rsidRDefault="007A77E9" w:rsidP="0028638B">
      <w:pPr>
        <w:pStyle w:val="CodePACKT"/>
      </w:pPr>
      <w:r w:rsidRPr="0028638B">
        <w:t>$Path = </w:t>
      </w:r>
      <w:r w:rsidR="00C371FD">
        <w:t>'</w:t>
      </w:r>
      <w:r w:rsidRPr="0028638B">
        <w:t>C:\Foo\Secure</w:t>
      </w:r>
      <w:r w:rsidR="00C371FD">
        <w:t>'</w:t>
      </w:r>
    </w:p>
    <w:p w14:paraId="5C4EB87C" w14:textId="77777777" w:rsidR="007A77E9" w:rsidRPr="0028638B" w:rsidRDefault="007A77E9" w:rsidP="0028638B">
      <w:pPr>
        <w:pStyle w:val="CodePACKT"/>
      </w:pPr>
      <w:r w:rsidRPr="0028638B">
        <w:t>New-Item -Path $Path -ItemType directory -ErrorAction SilentlyContinue  |</w:t>
      </w:r>
    </w:p>
    <w:p w14:paraId="530848E8" w14:textId="77777777" w:rsidR="007A77E9" w:rsidRPr="0028638B" w:rsidRDefault="007A77E9" w:rsidP="0028638B">
      <w:pPr>
        <w:pStyle w:val="CodePACKT"/>
      </w:pPr>
      <w:r w:rsidRPr="0028638B">
        <w:t>  Out-Null</w:t>
      </w:r>
    </w:p>
    <w:p w14:paraId="7FE1E0A4" w14:textId="77777777" w:rsidR="007A77E9" w:rsidRPr="0028638B" w:rsidRDefault="007A77E9" w:rsidP="0028638B">
      <w:pPr>
        <w:pStyle w:val="CodePACKT"/>
      </w:pPr>
      <w:r w:rsidRPr="0028638B">
        <w:t>1..3 | ForEach-Object {</w:t>
      </w:r>
    </w:p>
    <w:p w14:paraId="1773F728" w14:textId="6F59EB68" w:rsidR="007A77E9" w:rsidRPr="0028638B" w:rsidRDefault="007A77E9" w:rsidP="0028638B">
      <w:pPr>
        <w:pStyle w:val="CodePACKT"/>
      </w:pPr>
      <w:r w:rsidRPr="0028638B">
        <w:t>  </w:t>
      </w:r>
      <w:r w:rsidR="00863A61">
        <w:t>"</w:t>
      </w:r>
      <w:r w:rsidRPr="0028638B">
        <w:t>Secure File</w:t>
      </w:r>
      <w:r w:rsidR="00863A61">
        <w:t>"</w:t>
      </w:r>
      <w:r w:rsidRPr="0028638B">
        <w:t> | Out-File </w:t>
      </w:r>
      <w:r w:rsidR="00863A61">
        <w:t>"</w:t>
      </w:r>
      <w:r w:rsidRPr="0028638B">
        <w:t>$Path\SecureFile$_.txt</w:t>
      </w:r>
      <w:r w:rsidR="00863A61">
        <w:t>"</w:t>
      </w:r>
    </w:p>
    <w:p w14:paraId="56DD6B82" w14:textId="77777777" w:rsidR="007A77E9" w:rsidRPr="0028638B" w:rsidRDefault="007A77E9" w:rsidP="0028638B">
      <w:pPr>
        <w:pStyle w:val="CodePACKT"/>
      </w:pPr>
      <w:r w:rsidRPr="0028638B">
        <w:t>}</w:t>
      </w:r>
    </w:p>
    <w:p w14:paraId="077239FD" w14:textId="77777777" w:rsidR="007A77E9" w:rsidRPr="0028638B" w:rsidRDefault="007A77E9" w:rsidP="0028638B">
      <w:pPr>
        <w:pStyle w:val="CodePACKT"/>
      </w:pPr>
    </w:p>
    <w:p w14:paraId="442757A2" w14:textId="3280ADD9" w:rsidR="007A77E9" w:rsidRPr="007A77E9" w:rsidRDefault="007A77E9" w:rsidP="0028638B">
      <w:pPr>
        <w:pStyle w:val="NumberedBulletPACKT"/>
        <w:rPr>
          <w:color w:val="333333"/>
          <w:lang w:val="en-GB" w:eastAsia="en-GB"/>
        </w:rPr>
      </w:pPr>
      <w:r w:rsidRPr="007A77E9">
        <w:rPr>
          <w:lang w:val="en-GB" w:eastAsia="en-GB"/>
        </w:rPr>
        <w:t>View</w:t>
      </w:r>
      <w:r w:rsidR="00EA6E5F">
        <w:rPr>
          <w:lang w:val="en-GB" w:eastAsia="en-GB"/>
        </w:rPr>
        <w:t>ing</w:t>
      </w:r>
      <w:r w:rsidRPr="007A77E9">
        <w:rPr>
          <w:lang w:val="en-GB" w:eastAsia="en-GB"/>
        </w:rPr>
        <w:t> files in</w:t>
      </w:r>
      <w:r w:rsidR="00AC0CAD">
        <w:rPr>
          <w:lang w:val="en-GB" w:eastAsia="en-GB"/>
        </w:rPr>
        <w:t xml:space="preserve"> the</w:t>
      </w:r>
      <w:r w:rsidRPr="007A77E9">
        <w:rPr>
          <w:lang w:val="en-GB" w:eastAsia="en-GB"/>
        </w:rPr>
        <w:t> </w:t>
      </w:r>
      <w:r w:rsidRPr="00D002B4">
        <w:rPr>
          <w:rStyle w:val="CodeInTextPACKT"/>
        </w:rPr>
        <w:t>$Path</w:t>
      </w:r>
      <w:r w:rsidRPr="007A77E9">
        <w:rPr>
          <w:lang w:val="en-GB" w:eastAsia="en-GB"/>
        </w:rPr>
        <w:t> folder</w:t>
      </w:r>
      <w:r w:rsidR="004F5F51">
        <w:rPr>
          <w:lang w:val="en-GB" w:eastAsia="en-GB"/>
        </w:rPr>
        <w:t>:</w:t>
      </w:r>
    </w:p>
    <w:p w14:paraId="14841F95" w14:textId="77777777" w:rsidR="0028638B" w:rsidRPr="0028638B" w:rsidRDefault="0028638B" w:rsidP="0028638B">
      <w:pPr>
        <w:pStyle w:val="CodePACKT"/>
      </w:pPr>
    </w:p>
    <w:p w14:paraId="3459A896" w14:textId="3053A8EB" w:rsidR="007A77E9" w:rsidRPr="0028638B" w:rsidRDefault="007A77E9" w:rsidP="0028638B">
      <w:pPr>
        <w:pStyle w:val="CodePACKT"/>
      </w:pPr>
      <w:r w:rsidRPr="0028638B">
        <w:t>$Files = Get-ChildItem -Path $Path</w:t>
      </w:r>
    </w:p>
    <w:p w14:paraId="6EA547F3" w14:textId="06D9143E" w:rsidR="007A77E9" w:rsidRPr="0028638B" w:rsidRDefault="007A77E9" w:rsidP="0028638B">
      <w:pPr>
        <w:pStyle w:val="CodePACKT"/>
      </w:pPr>
      <w:r w:rsidRPr="0028638B">
        <w:t>$Files</w:t>
      </w:r>
      <w:r w:rsidR="009748AE" w:rsidRPr="009748AE">
        <w:t xml:space="preserve"> | Format-Table </w:t>
      </w:r>
      <w:r w:rsidR="00F61DAC">
        <w:t xml:space="preserve">-Property </w:t>
      </w:r>
      <w:r w:rsidR="009748AE" w:rsidRPr="009748AE">
        <w:t>Name, Attributes</w:t>
      </w:r>
    </w:p>
    <w:p w14:paraId="55C61DBA" w14:textId="77777777" w:rsidR="007A77E9" w:rsidRPr="0028638B" w:rsidRDefault="007A77E9" w:rsidP="0028638B">
      <w:pPr>
        <w:pStyle w:val="CodePACKT"/>
      </w:pPr>
    </w:p>
    <w:p w14:paraId="2C6F4A81" w14:textId="28CD4329" w:rsidR="007A77E9" w:rsidRPr="007A77E9" w:rsidRDefault="0028638B" w:rsidP="0028638B">
      <w:pPr>
        <w:pStyle w:val="NumberedBulletPACKT"/>
        <w:rPr>
          <w:color w:val="333333"/>
          <w:lang w:val="en-GB" w:eastAsia="en-GB"/>
        </w:rPr>
      </w:pPr>
      <w:r>
        <w:rPr>
          <w:lang w:val="en-GB" w:eastAsia="en-GB"/>
        </w:rPr>
        <w:t>E</w:t>
      </w:r>
      <w:r w:rsidR="007A77E9" w:rsidRPr="007A77E9">
        <w:rPr>
          <w:lang w:val="en-GB" w:eastAsia="en-GB"/>
        </w:rPr>
        <w:t>ncrypt</w:t>
      </w:r>
      <w:r w:rsidR="00EA6E5F">
        <w:rPr>
          <w:lang w:val="en-GB" w:eastAsia="en-GB"/>
        </w:rPr>
        <w:t xml:space="preserve">ing </w:t>
      </w:r>
      <w:r w:rsidR="007A77E9" w:rsidRPr="007A77E9">
        <w:rPr>
          <w:lang w:val="en-GB" w:eastAsia="en-GB"/>
        </w:rPr>
        <w:t>the files</w:t>
      </w:r>
      <w:r w:rsidR="004F5F51">
        <w:rPr>
          <w:lang w:val="en-GB" w:eastAsia="en-GB"/>
        </w:rPr>
        <w:t>:</w:t>
      </w:r>
    </w:p>
    <w:p w14:paraId="72D45EFA" w14:textId="77777777" w:rsidR="0028638B" w:rsidRPr="0028638B" w:rsidRDefault="0028638B" w:rsidP="0028638B">
      <w:pPr>
        <w:pStyle w:val="CodePACKT"/>
      </w:pPr>
    </w:p>
    <w:p w14:paraId="4489F9D9" w14:textId="2BBC534C" w:rsidR="007A77E9" w:rsidRPr="0028638B" w:rsidRDefault="007A77E9" w:rsidP="0028638B">
      <w:pPr>
        <w:pStyle w:val="CodePACKT"/>
      </w:pPr>
      <w:r w:rsidRPr="0028638B">
        <w:t>$Files| ForEach-Object Encrypt</w:t>
      </w:r>
    </w:p>
    <w:p w14:paraId="7C42E281" w14:textId="77777777" w:rsidR="007A77E9" w:rsidRPr="0028638B" w:rsidRDefault="007A77E9" w:rsidP="0028638B">
      <w:pPr>
        <w:pStyle w:val="CodePACKT"/>
      </w:pPr>
    </w:p>
    <w:p w14:paraId="2CF8658D" w14:textId="0D9A259E" w:rsidR="007A77E9" w:rsidRPr="007A77E9" w:rsidRDefault="007A77E9" w:rsidP="0028638B">
      <w:pPr>
        <w:pStyle w:val="NumberedBulletPACKT"/>
        <w:rPr>
          <w:color w:val="333333"/>
          <w:lang w:val="en-GB" w:eastAsia="en-GB"/>
        </w:rPr>
      </w:pPr>
      <w:r w:rsidRPr="007A77E9">
        <w:rPr>
          <w:lang w:val="en-GB" w:eastAsia="en-GB"/>
        </w:rPr>
        <w:t>View</w:t>
      </w:r>
      <w:r w:rsidR="00EA6E5F">
        <w:rPr>
          <w:lang w:val="en-GB" w:eastAsia="en-GB"/>
        </w:rPr>
        <w:t>ing</w:t>
      </w:r>
      <w:r w:rsidRPr="007A77E9">
        <w:rPr>
          <w:lang w:val="en-GB" w:eastAsia="en-GB"/>
        </w:rPr>
        <w:t> file attributes</w:t>
      </w:r>
      <w:r w:rsidR="004F5F51">
        <w:rPr>
          <w:lang w:val="en-GB" w:eastAsia="en-GB"/>
        </w:rPr>
        <w:t>:</w:t>
      </w:r>
    </w:p>
    <w:p w14:paraId="0B79203A" w14:textId="77777777" w:rsidR="0028638B" w:rsidRPr="0028638B" w:rsidRDefault="0028638B" w:rsidP="0028638B">
      <w:pPr>
        <w:pStyle w:val="CodePACKT"/>
      </w:pPr>
    </w:p>
    <w:p w14:paraId="505CA145" w14:textId="40D60AEA" w:rsidR="007A77E9" w:rsidRPr="0028638B" w:rsidRDefault="007A77E9" w:rsidP="0028638B">
      <w:pPr>
        <w:pStyle w:val="CodePACKT"/>
      </w:pPr>
      <w:r w:rsidRPr="0028638B">
        <w:t>Get-ChildItem -Path $Path |</w:t>
      </w:r>
    </w:p>
    <w:p w14:paraId="0CA3C61C" w14:textId="77777777" w:rsidR="007A77E9" w:rsidRPr="0028638B" w:rsidRDefault="007A77E9" w:rsidP="0028638B">
      <w:pPr>
        <w:pStyle w:val="CodePACKT"/>
      </w:pPr>
      <w:r w:rsidRPr="0028638B">
        <w:t>  Format-Table -Property Name, Attributes</w:t>
      </w:r>
    </w:p>
    <w:p w14:paraId="01F3E52F" w14:textId="77777777" w:rsidR="007A77E9" w:rsidRPr="0028638B" w:rsidRDefault="007A77E9" w:rsidP="0028638B">
      <w:pPr>
        <w:pStyle w:val="CodePACKT"/>
      </w:pPr>
    </w:p>
    <w:p w14:paraId="04ABFAB8" w14:textId="562686B9" w:rsidR="007A77E9" w:rsidRPr="007A77E9" w:rsidRDefault="007A77E9" w:rsidP="0028638B">
      <w:pPr>
        <w:pStyle w:val="NumberedBulletPACKT"/>
        <w:rPr>
          <w:color w:val="333333"/>
          <w:lang w:val="en-GB" w:eastAsia="en-GB"/>
        </w:rPr>
      </w:pPr>
      <w:r w:rsidRPr="007A77E9">
        <w:rPr>
          <w:lang w:val="en-GB" w:eastAsia="en-GB"/>
        </w:rPr>
        <w:t>Decrypt</w:t>
      </w:r>
      <w:r w:rsidR="004C7DE1">
        <w:rPr>
          <w:lang w:val="en-GB" w:eastAsia="en-GB"/>
        </w:rPr>
        <w:t>ing</w:t>
      </w:r>
      <w:r w:rsidRPr="007A77E9">
        <w:rPr>
          <w:lang w:val="en-GB" w:eastAsia="en-GB"/>
        </w:rPr>
        <w:t> and view</w:t>
      </w:r>
      <w:r w:rsidR="008E5AB5">
        <w:rPr>
          <w:lang w:val="en-GB" w:eastAsia="en-GB"/>
        </w:rPr>
        <w:t>ing</w:t>
      </w:r>
      <w:r w:rsidRPr="007A77E9">
        <w:rPr>
          <w:lang w:val="en-GB" w:eastAsia="en-GB"/>
        </w:rPr>
        <w:t> the files</w:t>
      </w:r>
      <w:r w:rsidR="004F5F51">
        <w:rPr>
          <w:lang w:val="en-GB" w:eastAsia="en-GB"/>
        </w:rPr>
        <w:t>:</w:t>
      </w:r>
    </w:p>
    <w:p w14:paraId="73DFE532" w14:textId="77777777" w:rsidR="0028638B" w:rsidRPr="0028638B" w:rsidRDefault="0028638B" w:rsidP="0028638B">
      <w:pPr>
        <w:pStyle w:val="CodePACKT"/>
      </w:pPr>
    </w:p>
    <w:p w14:paraId="54BE12A0" w14:textId="232F97D1" w:rsidR="007A77E9" w:rsidRPr="0028638B" w:rsidRDefault="007A77E9" w:rsidP="0028638B">
      <w:pPr>
        <w:pStyle w:val="CodePACKT"/>
      </w:pPr>
      <w:r w:rsidRPr="0028638B">
        <w:t>$Files| ForEach-Object {</w:t>
      </w:r>
    </w:p>
    <w:p w14:paraId="1ADD7449" w14:textId="77777777" w:rsidR="007A77E9" w:rsidRPr="0028638B" w:rsidRDefault="007A77E9" w:rsidP="0028638B">
      <w:pPr>
        <w:pStyle w:val="CodePACKT"/>
      </w:pPr>
      <w:r w:rsidRPr="0028638B">
        <w:t>  $_.Decrypt()</w:t>
      </w:r>
    </w:p>
    <w:p w14:paraId="3CC2DBDA" w14:textId="77777777" w:rsidR="007A77E9" w:rsidRPr="0028638B" w:rsidRDefault="007A77E9" w:rsidP="0028638B">
      <w:pPr>
        <w:pStyle w:val="CodePACKT"/>
      </w:pPr>
      <w:r w:rsidRPr="0028638B">
        <w:t>}</w:t>
      </w:r>
    </w:p>
    <w:p w14:paraId="1A79110A" w14:textId="77777777" w:rsidR="007A77E9" w:rsidRPr="0028638B" w:rsidRDefault="007A77E9" w:rsidP="0028638B">
      <w:pPr>
        <w:pStyle w:val="CodePACKT"/>
      </w:pPr>
      <w:r w:rsidRPr="0028638B">
        <w:t>Get-ChildItem -Path $Path |</w:t>
      </w:r>
    </w:p>
    <w:p w14:paraId="67666150" w14:textId="6F6898CF" w:rsidR="007A77E9" w:rsidRPr="007A77E9" w:rsidRDefault="007A77E9" w:rsidP="0028638B">
      <w:pPr>
        <w:pStyle w:val="CodePACKT"/>
        <w:rPr>
          <w:rFonts w:ascii="Consolas" w:hAnsi="Consolas"/>
          <w:color w:val="333333"/>
          <w:sz w:val="21"/>
          <w:szCs w:val="21"/>
          <w:lang w:val="en-GB" w:eastAsia="en-GB"/>
        </w:rPr>
      </w:pPr>
      <w:r w:rsidRPr="0028638B">
        <w:t>  Format-Table -Property Name, Attributes</w:t>
      </w:r>
    </w:p>
    <w:p w14:paraId="7BACEF27" w14:textId="77777777" w:rsidR="00AC0E66" w:rsidRDefault="00AC0E66" w:rsidP="00AC0E66">
      <w:pPr>
        <w:pStyle w:val="Heading2"/>
        <w:numPr>
          <w:ilvl w:val="1"/>
          <w:numId w:val="3"/>
        </w:numPr>
        <w:tabs>
          <w:tab w:val="left" w:pos="0"/>
        </w:tabs>
      </w:pPr>
      <w:r>
        <w:t>How it works...</w:t>
      </w:r>
    </w:p>
    <w:p w14:paraId="345FADD8" w14:textId="6DA1D252" w:rsidR="00AC0E66" w:rsidRDefault="00AC0E66" w:rsidP="00AC0E66">
      <w:pPr>
        <w:pStyle w:val="NormalPACKT"/>
        <w:rPr>
          <w:lang w:val="en-GB"/>
        </w:rPr>
      </w:pPr>
      <w:r>
        <w:rPr>
          <w:lang w:val="en-GB"/>
        </w:rPr>
        <w:t xml:space="preserve">In </w:t>
      </w:r>
      <w:r w:rsidRPr="00047CA9">
        <w:rPr>
          <w:rStyle w:val="ItalicsPACKT"/>
        </w:rPr>
        <w:t>step 1</w:t>
      </w:r>
      <w:r>
        <w:rPr>
          <w:lang w:val="en-GB"/>
        </w:rPr>
        <w:t xml:space="preserve">, </w:t>
      </w:r>
      <w:r w:rsidR="0028638B">
        <w:rPr>
          <w:lang w:val="en-GB"/>
        </w:rPr>
        <w:t xml:space="preserve">which produces no output, you start </w:t>
      </w:r>
      <w:r w:rsidR="0028638B" w:rsidRPr="009B2765">
        <w:rPr>
          <w:rStyle w:val="CodeInTextPACKT"/>
        </w:rPr>
        <w:t>Notepad.exe</w:t>
      </w:r>
      <w:r w:rsidR="0028638B">
        <w:rPr>
          <w:lang w:val="en-GB"/>
        </w:rPr>
        <w:t>. This creates a process which you can examine and use.</w:t>
      </w:r>
      <w:r w:rsidR="00F61DAC">
        <w:rPr>
          <w:lang w:val="en-GB"/>
        </w:rPr>
        <w:t xml:space="preserve"> </w:t>
      </w:r>
    </w:p>
    <w:p w14:paraId="180F3350" w14:textId="6D9B3117" w:rsidR="0028638B" w:rsidRDefault="0028638B" w:rsidP="00AC0E66">
      <w:pPr>
        <w:pStyle w:val="NormalPACKT"/>
        <w:rPr>
          <w:lang w:val="en-GB"/>
        </w:rPr>
      </w:pPr>
      <w:r>
        <w:rPr>
          <w:lang w:val="en-GB"/>
        </w:rPr>
        <w:t xml:space="preserve">In </w:t>
      </w:r>
      <w:r w:rsidRPr="0028638B">
        <w:rPr>
          <w:rStyle w:val="ItalicsPACKT"/>
        </w:rPr>
        <w:t>step 2</w:t>
      </w:r>
      <w:r>
        <w:rPr>
          <w:lang w:val="en-GB"/>
        </w:rPr>
        <w:t>, you obtain Notepad</w:t>
      </w:r>
      <w:r w:rsidR="003D7098">
        <w:rPr>
          <w:lang w:val="en-GB"/>
        </w:rPr>
        <w:t>’</w:t>
      </w:r>
      <w:r>
        <w:rPr>
          <w:lang w:val="en-GB"/>
        </w:rPr>
        <w:t xml:space="preserve">s </w:t>
      </w:r>
      <w:r w:rsidR="00585B5E">
        <w:rPr>
          <w:lang w:val="en-GB"/>
        </w:rPr>
        <w:t>p</w:t>
      </w:r>
      <w:r>
        <w:rPr>
          <w:lang w:val="en-GB"/>
        </w:rPr>
        <w:t>rocess object and examin</w:t>
      </w:r>
      <w:r w:rsidR="007510B9">
        <w:rPr>
          <w:lang w:val="en-GB"/>
        </w:rPr>
        <w:t>e</w:t>
      </w:r>
      <w:r>
        <w:rPr>
          <w:lang w:val="en-GB"/>
        </w:rPr>
        <w:t xml:space="preserve"> the methods available to you. The output looks like this:</w:t>
      </w:r>
    </w:p>
    <w:p w14:paraId="0F38452D" w14:textId="10433C6C" w:rsidR="00F61DAC" w:rsidRDefault="00F61DAC" w:rsidP="00393898">
      <w:pPr>
        <w:pStyle w:val="FigurePACKT"/>
        <w:rPr>
          <w:lang w:val="en-GB"/>
        </w:rPr>
      </w:pPr>
      <w:r>
        <w:drawing>
          <wp:inline distT="0" distB="0" distL="0" distR="0" wp14:anchorId="7C7CB8D8" wp14:editId="75F99264">
            <wp:extent cx="4063799" cy="2324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7720" cy="2343499"/>
                    </a:xfrm>
                    <a:prstGeom prst="rect">
                      <a:avLst/>
                    </a:prstGeom>
                  </pic:spPr>
                </pic:pic>
              </a:graphicData>
            </a:graphic>
          </wp:inline>
        </w:drawing>
      </w:r>
    </w:p>
    <w:p w14:paraId="7E71B2D4" w14:textId="65458F90" w:rsidR="00ED4717" w:rsidRDefault="00ED4717" w:rsidP="00140AC6">
      <w:pPr>
        <w:pStyle w:val="FigureCaptionPACKT"/>
        <w:rPr>
          <w:lang w:val="en-GB"/>
        </w:rPr>
      </w:pPr>
      <w:r>
        <w:rPr>
          <w:lang w:val="en-GB"/>
        </w:rPr>
        <w:t>Figure 5.1</w:t>
      </w:r>
      <w:r w:rsidR="005F295E">
        <w:rPr>
          <w:lang w:val="en-GB"/>
        </w:rPr>
        <w:t>8</w:t>
      </w:r>
      <w:r>
        <w:rPr>
          <w:lang w:val="en-GB"/>
        </w:rPr>
        <w:t xml:space="preserve">: </w:t>
      </w:r>
      <w:r w:rsidR="009F0315">
        <w:rPr>
          <w:lang w:val="en-GB"/>
        </w:rPr>
        <w:t>Examining methods on the Notepad process</w:t>
      </w:r>
    </w:p>
    <w:p w14:paraId="106A853C" w14:textId="0EFCB1FA" w:rsidR="0028638B" w:rsidRDefault="007510B9" w:rsidP="00F61DAC">
      <w:pPr>
        <w:pStyle w:val="LayoutInformationPACKT"/>
        <w:rPr>
          <w:lang w:val="en-GB"/>
        </w:rPr>
      </w:pPr>
      <w:r>
        <w:t xml:space="preserve">Insert </w:t>
      </w:r>
      <w:r w:rsidRPr="00C41783">
        <w:t>image</w:t>
      </w:r>
      <w:r>
        <w:t xml:space="preserve"> </w:t>
      </w:r>
      <w:r>
        <w:rPr>
          <w:noProof/>
        </w:rPr>
        <w:t>B42024_05</w:t>
      </w:r>
      <w:r w:rsidRPr="00023EAD">
        <w:rPr>
          <w:noProof/>
        </w:rPr>
        <w:t>_</w:t>
      </w:r>
      <w:r>
        <w:rPr>
          <w:noProof/>
        </w:rPr>
        <w:t>1</w:t>
      </w:r>
      <w:r w:rsidR="00F61DAC">
        <w:rPr>
          <w:noProof/>
        </w:rPr>
        <w:t>8</w:t>
      </w:r>
      <w:r>
        <w:rPr>
          <w:noProof/>
        </w:rPr>
        <w:t>.png</w:t>
      </w:r>
    </w:p>
    <w:p w14:paraId="62F2E095" w14:textId="24F8C5BC" w:rsidR="0028638B" w:rsidRDefault="0028638B" w:rsidP="00AC0E66">
      <w:pPr>
        <w:pStyle w:val="NormalPACKT"/>
        <w:rPr>
          <w:lang w:val="en-GB"/>
        </w:rPr>
      </w:pPr>
      <w:r>
        <w:rPr>
          <w:lang w:val="en-GB"/>
        </w:rPr>
        <w:t xml:space="preserve">In </w:t>
      </w:r>
      <w:r w:rsidRPr="0028638B">
        <w:rPr>
          <w:rStyle w:val="ItalicsPACKT"/>
        </w:rPr>
        <w:t>step 3</w:t>
      </w:r>
      <w:r>
        <w:rPr>
          <w:lang w:val="en-GB"/>
        </w:rPr>
        <w:t xml:space="preserve">, you use the </w:t>
      </w:r>
      <w:r w:rsidRPr="0028638B">
        <w:rPr>
          <w:rStyle w:val="CodeInTextPACKT"/>
        </w:rPr>
        <w:t>Kill()</w:t>
      </w:r>
      <w:r>
        <w:rPr>
          <w:lang w:val="en-GB"/>
        </w:rPr>
        <w:t xml:space="preserve"> method in the </w:t>
      </w:r>
      <w:proofErr w:type="spellStart"/>
      <w:r w:rsidRPr="0028638B">
        <w:rPr>
          <w:rStyle w:val="CodeInTextPACKT"/>
        </w:rPr>
        <w:t>System.Diagnostics.Process</w:t>
      </w:r>
      <w:proofErr w:type="spellEnd"/>
      <w:r>
        <w:rPr>
          <w:lang w:val="en-GB"/>
        </w:rPr>
        <w:t xml:space="preserve"> object to stop the Notepad process. This step produces no output. In </w:t>
      </w:r>
      <w:r w:rsidRPr="0028638B">
        <w:rPr>
          <w:rStyle w:val="ItalicsPACKT"/>
        </w:rPr>
        <w:t xml:space="preserve">step </w:t>
      </w:r>
      <w:r>
        <w:rPr>
          <w:rStyle w:val="ItalicsPACKT"/>
        </w:rPr>
        <w:t>4</w:t>
      </w:r>
      <w:r>
        <w:rPr>
          <w:lang w:val="en-GB"/>
        </w:rPr>
        <w:t>, you confirm that you have stopped the Notepad process</w:t>
      </w:r>
      <w:r w:rsidR="00393898">
        <w:rPr>
          <w:lang w:val="en-GB"/>
        </w:rPr>
        <w:t>,</w:t>
      </w:r>
      <w:r>
        <w:rPr>
          <w:lang w:val="en-GB"/>
        </w:rPr>
        <w:t xml:space="preserve"> with output like this:</w:t>
      </w:r>
    </w:p>
    <w:p w14:paraId="5397AC1A" w14:textId="6CAEE1D3" w:rsidR="00F61DAC" w:rsidRDefault="00F61DAC" w:rsidP="00393898">
      <w:pPr>
        <w:pStyle w:val="FigurePACKT"/>
        <w:rPr>
          <w:lang w:val="en-GB"/>
        </w:rPr>
      </w:pPr>
      <w:r>
        <w:lastRenderedPageBreak/>
        <w:drawing>
          <wp:inline distT="0" distB="0" distL="0" distR="0" wp14:anchorId="6FBC6763" wp14:editId="16B11130">
            <wp:extent cx="2867817" cy="73490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5681" cy="747172"/>
                    </a:xfrm>
                    <a:prstGeom prst="rect">
                      <a:avLst/>
                    </a:prstGeom>
                  </pic:spPr>
                </pic:pic>
              </a:graphicData>
            </a:graphic>
          </wp:inline>
        </w:drawing>
      </w:r>
    </w:p>
    <w:p w14:paraId="0C1A5078" w14:textId="55349F04" w:rsidR="00752548" w:rsidRDefault="00752548" w:rsidP="00140AC6">
      <w:pPr>
        <w:pStyle w:val="FigureCaptionPACKT"/>
        <w:rPr>
          <w:lang w:val="en-GB"/>
        </w:rPr>
      </w:pPr>
      <w:r>
        <w:rPr>
          <w:lang w:val="en-GB"/>
        </w:rPr>
        <w:t>Figure 5.1</w:t>
      </w:r>
      <w:r w:rsidR="005F295E">
        <w:rPr>
          <w:lang w:val="en-GB"/>
        </w:rPr>
        <w:t>9</w:t>
      </w:r>
      <w:r>
        <w:rPr>
          <w:lang w:val="en-GB"/>
        </w:rPr>
        <w:t xml:space="preserve">: </w:t>
      </w:r>
      <w:r w:rsidR="008109B6">
        <w:rPr>
          <w:lang w:val="en-GB"/>
        </w:rPr>
        <w:t xml:space="preserve">Confirming the Notepad process </w:t>
      </w:r>
      <w:r w:rsidR="00872E54">
        <w:rPr>
          <w:lang w:val="en-GB"/>
        </w:rPr>
        <w:t>has been</w:t>
      </w:r>
      <w:r w:rsidR="008109B6">
        <w:rPr>
          <w:lang w:val="en-GB"/>
        </w:rPr>
        <w:t xml:space="preserve"> destroyed</w:t>
      </w:r>
    </w:p>
    <w:p w14:paraId="24EA9C8A" w14:textId="0224732A" w:rsidR="00F61DAC" w:rsidRDefault="00F61DAC" w:rsidP="00F61DAC">
      <w:pPr>
        <w:pStyle w:val="LayoutInformationPACKT"/>
        <w:rPr>
          <w:lang w:val="en-GB"/>
        </w:rPr>
      </w:pPr>
      <w:r>
        <w:t xml:space="preserve">Insert </w:t>
      </w:r>
      <w:r w:rsidRPr="00C41783">
        <w:t>image</w:t>
      </w:r>
      <w:r>
        <w:t xml:space="preserve"> </w:t>
      </w:r>
      <w:r>
        <w:rPr>
          <w:noProof/>
        </w:rPr>
        <w:t>B42024_05</w:t>
      </w:r>
      <w:r w:rsidRPr="00023EAD">
        <w:rPr>
          <w:noProof/>
        </w:rPr>
        <w:t>_</w:t>
      </w:r>
      <w:r>
        <w:rPr>
          <w:noProof/>
        </w:rPr>
        <w:t>19.png</w:t>
      </w:r>
    </w:p>
    <w:p w14:paraId="5B742F46" w14:textId="7625BD73" w:rsidR="0028638B" w:rsidRDefault="0028638B" w:rsidP="00AC0E66">
      <w:pPr>
        <w:pStyle w:val="NormalPACKT"/>
        <w:rPr>
          <w:lang w:val="en-GB"/>
        </w:rPr>
      </w:pPr>
      <w:r>
        <w:rPr>
          <w:lang w:val="en-GB"/>
        </w:rPr>
        <w:t>To illustrate other use</w:t>
      </w:r>
      <w:r w:rsidR="009748AE">
        <w:rPr>
          <w:lang w:val="en-GB"/>
        </w:rPr>
        <w:t>s</w:t>
      </w:r>
      <w:r>
        <w:rPr>
          <w:lang w:val="en-GB"/>
        </w:rPr>
        <w:t xml:space="preserve"> of .NET </w:t>
      </w:r>
      <w:r w:rsidR="009748AE">
        <w:rPr>
          <w:lang w:val="en-GB"/>
        </w:rPr>
        <w:t>methods</w:t>
      </w:r>
      <w:r>
        <w:rPr>
          <w:lang w:val="en-GB"/>
        </w:rPr>
        <w:t>, you create a folder and three files within the folder</w:t>
      </w:r>
      <w:r w:rsidR="009748AE">
        <w:rPr>
          <w:lang w:val="en-GB"/>
        </w:rPr>
        <w:t xml:space="preserve"> in </w:t>
      </w:r>
      <w:r w:rsidRPr="009748AE">
        <w:rPr>
          <w:rStyle w:val="ItalicsPACKT"/>
        </w:rPr>
        <w:t>step</w:t>
      </w:r>
      <w:r w:rsidR="009748AE" w:rsidRPr="009748AE">
        <w:rPr>
          <w:rStyle w:val="ItalicsPACKT"/>
        </w:rPr>
        <w:t> 5</w:t>
      </w:r>
      <w:r w:rsidR="009748AE">
        <w:rPr>
          <w:lang w:val="en-GB"/>
        </w:rPr>
        <w:t xml:space="preserve">. Creating these files generates no output. In </w:t>
      </w:r>
      <w:r w:rsidR="009748AE" w:rsidRPr="009748AE">
        <w:rPr>
          <w:rStyle w:val="ItalicsPACKT"/>
        </w:rPr>
        <w:t>step 6</w:t>
      </w:r>
      <w:r w:rsidR="009748AE">
        <w:rPr>
          <w:lang w:val="en-GB"/>
        </w:rPr>
        <w:t xml:space="preserve">, you use the </w:t>
      </w:r>
      <w:r w:rsidR="009748AE" w:rsidRPr="009748AE">
        <w:rPr>
          <w:rStyle w:val="CodeInTextPACKT"/>
        </w:rPr>
        <w:t>Get-ChildItem</w:t>
      </w:r>
      <w:r w:rsidR="009748AE">
        <w:rPr>
          <w:lang w:val="en-GB"/>
        </w:rPr>
        <w:t xml:space="preserve"> cmdlet to retrieve details about these three files, including all file attributes, which looks like this:</w:t>
      </w:r>
    </w:p>
    <w:p w14:paraId="119551A7" w14:textId="4D30B57D" w:rsidR="0028638B" w:rsidRDefault="00F61DAC" w:rsidP="00D637BB">
      <w:pPr>
        <w:pStyle w:val="FigurePACKT"/>
        <w:rPr>
          <w:lang w:val="en-GB"/>
        </w:rPr>
      </w:pPr>
      <w:r>
        <w:drawing>
          <wp:inline distT="0" distB="0" distL="0" distR="0" wp14:anchorId="1A891D27" wp14:editId="776A514C">
            <wp:extent cx="2467674" cy="89535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04319" cy="908646"/>
                    </a:xfrm>
                    <a:prstGeom prst="rect">
                      <a:avLst/>
                    </a:prstGeom>
                  </pic:spPr>
                </pic:pic>
              </a:graphicData>
            </a:graphic>
          </wp:inline>
        </w:drawing>
      </w:r>
    </w:p>
    <w:p w14:paraId="60AF696E" w14:textId="40D6ED1B" w:rsidR="00C572A1" w:rsidRDefault="00C572A1" w:rsidP="00140AC6">
      <w:pPr>
        <w:pStyle w:val="FigureCaptionPACKT"/>
        <w:rPr>
          <w:lang w:val="en-GB"/>
        </w:rPr>
      </w:pPr>
      <w:r>
        <w:rPr>
          <w:lang w:val="en-GB"/>
        </w:rPr>
        <w:t>Figure 5.</w:t>
      </w:r>
      <w:r w:rsidR="005F295E">
        <w:rPr>
          <w:lang w:val="en-GB"/>
        </w:rPr>
        <w:t>20</w:t>
      </w:r>
      <w:r>
        <w:rPr>
          <w:lang w:val="en-GB"/>
        </w:rPr>
        <w:t xml:space="preserve">: </w:t>
      </w:r>
      <w:r w:rsidR="004D41B0">
        <w:rPr>
          <w:lang w:val="en-GB"/>
        </w:rPr>
        <w:t xml:space="preserve">Viewing </w:t>
      </w:r>
      <w:r w:rsidR="00303E06">
        <w:rPr>
          <w:lang w:val="en-GB"/>
        </w:rPr>
        <w:t xml:space="preserve">the </w:t>
      </w:r>
      <w:r w:rsidR="004D41B0">
        <w:rPr>
          <w:lang w:val="en-GB"/>
        </w:rPr>
        <w:t>files in the $Path folder</w:t>
      </w:r>
    </w:p>
    <w:p w14:paraId="548D0E17" w14:textId="58EC9279" w:rsidR="00F61DAC" w:rsidRDefault="00F61DAC" w:rsidP="00F61DAC">
      <w:pPr>
        <w:pStyle w:val="LayoutInformationPACKT"/>
        <w:rPr>
          <w:lang w:val="en-GB"/>
        </w:rPr>
      </w:pPr>
      <w:r>
        <w:t xml:space="preserve">Insert </w:t>
      </w:r>
      <w:r w:rsidRPr="00C41783">
        <w:t>image</w:t>
      </w:r>
      <w:r>
        <w:t xml:space="preserve"> </w:t>
      </w:r>
      <w:r>
        <w:rPr>
          <w:noProof/>
        </w:rPr>
        <w:t>B42024_05</w:t>
      </w:r>
      <w:r w:rsidRPr="00023EAD">
        <w:rPr>
          <w:noProof/>
        </w:rPr>
        <w:t>_</w:t>
      </w:r>
      <w:r>
        <w:rPr>
          <w:noProof/>
        </w:rPr>
        <w:t>20.png</w:t>
      </w:r>
    </w:p>
    <w:p w14:paraId="1CDBE268" w14:textId="173837F9" w:rsidR="0028638B" w:rsidRDefault="009748AE" w:rsidP="00AC0E66">
      <w:pPr>
        <w:pStyle w:val="NormalPACKT"/>
        <w:rPr>
          <w:lang w:val="en-GB"/>
        </w:rPr>
      </w:pPr>
      <w:r>
        <w:rPr>
          <w:lang w:val="en-GB"/>
        </w:rPr>
        <w:t xml:space="preserve">In </w:t>
      </w:r>
      <w:r w:rsidRPr="009748AE">
        <w:rPr>
          <w:rStyle w:val="ItalicsPACKT"/>
        </w:rPr>
        <w:t>step 7</w:t>
      </w:r>
      <w:r>
        <w:rPr>
          <w:lang w:val="en-GB"/>
        </w:rPr>
        <w:t>, you use the encrypt method to encrypt the files, generating no output</w:t>
      </w:r>
      <w:r w:rsidR="00697EF6">
        <w:rPr>
          <w:lang w:val="en-GB"/>
        </w:rPr>
        <w:t xml:space="preserve"> at the command line</w:t>
      </w:r>
      <w:r>
        <w:rPr>
          <w:lang w:val="en-GB"/>
        </w:rPr>
        <w:t xml:space="preserve">. In </w:t>
      </w:r>
      <w:r w:rsidRPr="009748AE">
        <w:rPr>
          <w:rStyle w:val="ItalicsPACKT"/>
        </w:rPr>
        <w:t>step 8</w:t>
      </w:r>
      <w:r>
        <w:rPr>
          <w:lang w:val="en-GB"/>
        </w:rPr>
        <w:t xml:space="preserve">, you </w:t>
      </w:r>
      <w:r w:rsidR="00D002B4">
        <w:rPr>
          <w:lang w:val="en-GB"/>
        </w:rPr>
        <w:t xml:space="preserve">view again </w:t>
      </w:r>
      <w:r>
        <w:rPr>
          <w:lang w:val="en-GB"/>
        </w:rPr>
        <w:t xml:space="preserve">the </w:t>
      </w:r>
      <w:r w:rsidR="00D002B4">
        <w:rPr>
          <w:lang w:val="en-GB"/>
        </w:rPr>
        <w:t>attributes of the files</w:t>
      </w:r>
      <w:r>
        <w:rPr>
          <w:lang w:val="en-GB"/>
        </w:rPr>
        <w:t>, which looks like this:</w:t>
      </w:r>
    </w:p>
    <w:p w14:paraId="5AF792C6" w14:textId="63FE78F1" w:rsidR="009748AE" w:rsidRDefault="00697EF6" w:rsidP="000C45D7">
      <w:pPr>
        <w:pStyle w:val="FigurePACKT"/>
        <w:rPr>
          <w:lang w:val="en-GB"/>
        </w:rPr>
      </w:pPr>
      <w:r>
        <w:drawing>
          <wp:inline distT="0" distB="0" distL="0" distR="0" wp14:anchorId="4231D606" wp14:editId="3EAD7D58">
            <wp:extent cx="2689092" cy="9810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21597" cy="992934"/>
                    </a:xfrm>
                    <a:prstGeom prst="rect">
                      <a:avLst/>
                    </a:prstGeom>
                  </pic:spPr>
                </pic:pic>
              </a:graphicData>
            </a:graphic>
          </wp:inline>
        </w:drawing>
      </w:r>
    </w:p>
    <w:p w14:paraId="14BC6A56" w14:textId="5BBDAF71" w:rsidR="00303E06" w:rsidRDefault="00303E06" w:rsidP="00140AC6">
      <w:pPr>
        <w:pStyle w:val="FigureCaptionPACKT"/>
        <w:rPr>
          <w:lang w:val="en-GB"/>
        </w:rPr>
      </w:pPr>
      <w:r>
        <w:rPr>
          <w:lang w:val="en-GB"/>
        </w:rPr>
        <w:t>Figure 5.2</w:t>
      </w:r>
      <w:r w:rsidR="005F295E">
        <w:rPr>
          <w:lang w:val="en-GB"/>
        </w:rPr>
        <w:t>1</w:t>
      </w:r>
      <w:r>
        <w:rPr>
          <w:lang w:val="en-GB"/>
        </w:rPr>
        <w:t xml:space="preserve">: </w:t>
      </w:r>
      <w:r w:rsidR="00F14CFA">
        <w:rPr>
          <w:lang w:val="en-GB"/>
        </w:rPr>
        <w:t xml:space="preserve">Viewing the </w:t>
      </w:r>
      <w:r w:rsidR="00CB6D4B">
        <w:rPr>
          <w:lang w:val="en-GB"/>
        </w:rPr>
        <w:t>file attributes</w:t>
      </w:r>
    </w:p>
    <w:p w14:paraId="2179833D" w14:textId="6CC6A1BE" w:rsidR="00C613F0" w:rsidRDefault="00C613F0" w:rsidP="00C613F0">
      <w:pPr>
        <w:pStyle w:val="LayoutInformationPACKT"/>
        <w:rPr>
          <w:lang w:val="en-GB"/>
        </w:rPr>
      </w:pPr>
      <w:r>
        <w:t xml:space="preserve">Insert </w:t>
      </w:r>
      <w:r w:rsidRPr="00C41783">
        <w:t>image</w:t>
      </w:r>
      <w:r>
        <w:t xml:space="preserve"> </w:t>
      </w:r>
      <w:r>
        <w:rPr>
          <w:noProof/>
        </w:rPr>
        <w:t>B42024_05</w:t>
      </w:r>
      <w:r w:rsidRPr="00023EAD">
        <w:rPr>
          <w:noProof/>
        </w:rPr>
        <w:t>_</w:t>
      </w:r>
      <w:r>
        <w:rPr>
          <w:noProof/>
        </w:rPr>
        <w:t>21.png</w:t>
      </w:r>
    </w:p>
    <w:p w14:paraId="7210F199" w14:textId="50417A3B" w:rsidR="009748AE" w:rsidRDefault="009748AE" w:rsidP="00AC0E66">
      <w:pPr>
        <w:pStyle w:val="NormalPACKT"/>
        <w:rPr>
          <w:lang w:val="en-GB"/>
        </w:rPr>
      </w:pPr>
      <w:r>
        <w:rPr>
          <w:lang w:val="en-GB"/>
        </w:rPr>
        <w:t xml:space="preserve">Finally, with </w:t>
      </w:r>
      <w:r w:rsidRPr="009748AE">
        <w:rPr>
          <w:rStyle w:val="ItalicsPACKT"/>
        </w:rPr>
        <w:t>step 9</w:t>
      </w:r>
      <w:r>
        <w:rPr>
          <w:lang w:val="en-GB"/>
        </w:rPr>
        <w:t xml:space="preserve">, you decrypt the files using the </w:t>
      </w:r>
      <w:r w:rsidRPr="009748AE">
        <w:rPr>
          <w:rStyle w:val="CodeInTextPACKT"/>
        </w:rPr>
        <w:t>Decrypt()</w:t>
      </w:r>
      <w:r>
        <w:rPr>
          <w:lang w:val="en-GB"/>
        </w:rPr>
        <w:t xml:space="preserve"> method</w:t>
      </w:r>
      <w:r w:rsidR="001B6800">
        <w:rPr>
          <w:lang w:val="en-GB"/>
        </w:rPr>
        <w:t>. Y</w:t>
      </w:r>
      <w:r>
        <w:rPr>
          <w:lang w:val="en-GB"/>
        </w:rPr>
        <w:t xml:space="preserve">ou </w:t>
      </w:r>
      <w:r w:rsidR="001B6800">
        <w:rPr>
          <w:lang w:val="en-GB"/>
        </w:rPr>
        <w:t xml:space="preserve">then use the </w:t>
      </w:r>
      <w:r w:rsidR="001B6800" w:rsidRPr="001B6800">
        <w:rPr>
          <w:rStyle w:val="CodeInTextPACKT"/>
        </w:rPr>
        <w:t>Get</w:t>
      </w:r>
      <w:r w:rsidR="001B6800" w:rsidRPr="001B6800">
        <w:rPr>
          <w:rStyle w:val="CodeInTextPACKT"/>
        </w:rPr>
        <w:noBreakHyphen/>
        <w:t>ChildItem</w:t>
      </w:r>
      <w:r w:rsidR="001B6800">
        <w:rPr>
          <w:lang w:val="en-GB"/>
        </w:rPr>
        <w:t xml:space="preserve"> cmdlet to view the file attributes</w:t>
      </w:r>
      <w:r w:rsidR="00121749">
        <w:rPr>
          <w:lang w:val="en-GB"/>
        </w:rPr>
        <w:t>,</w:t>
      </w:r>
      <w:r w:rsidR="001B6800">
        <w:rPr>
          <w:lang w:val="en-GB"/>
        </w:rPr>
        <w:t xml:space="preserve"> which allows you to determine that </w:t>
      </w:r>
      <w:r>
        <w:rPr>
          <w:lang w:val="en-GB"/>
        </w:rPr>
        <w:t xml:space="preserve">the files are </w:t>
      </w:r>
      <w:r w:rsidR="001B6800">
        <w:rPr>
          <w:lang w:val="en-GB"/>
        </w:rPr>
        <w:t>not</w:t>
      </w:r>
      <w:r>
        <w:rPr>
          <w:lang w:val="en-GB"/>
        </w:rPr>
        <w:t xml:space="preserve"> encrypted. The output of this step looks like this:</w:t>
      </w:r>
    </w:p>
    <w:p w14:paraId="6F810CA0" w14:textId="68F86FF4" w:rsidR="009748AE" w:rsidRDefault="00C613F0" w:rsidP="000C45D7">
      <w:pPr>
        <w:pStyle w:val="FigurePACKT"/>
        <w:rPr>
          <w:lang w:val="en-GB"/>
        </w:rPr>
      </w:pPr>
      <w:r>
        <w:lastRenderedPageBreak/>
        <w:drawing>
          <wp:inline distT="0" distB="0" distL="0" distR="0" wp14:anchorId="54286EC9" wp14:editId="55270270">
            <wp:extent cx="2431689" cy="130492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68425" cy="1324639"/>
                    </a:xfrm>
                    <a:prstGeom prst="rect">
                      <a:avLst/>
                    </a:prstGeom>
                  </pic:spPr>
                </pic:pic>
              </a:graphicData>
            </a:graphic>
          </wp:inline>
        </w:drawing>
      </w:r>
    </w:p>
    <w:p w14:paraId="1DEBDA54" w14:textId="033C923B" w:rsidR="00D321A7" w:rsidRDefault="00D321A7" w:rsidP="00140AC6">
      <w:pPr>
        <w:pStyle w:val="FigureCaptionPACKT"/>
        <w:rPr>
          <w:lang w:val="en-GB"/>
        </w:rPr>
      </w:pPr>
      <w:r>
        <w:rPr>
          <w:lang w:val="en-GB"/>
        </w:rPr>
        <w:t>Figure 5.2</w:t>
      </w:r>
      <w:r w:rsidR="005F295E">
        <w:rPr>
          <w:lang w:val="en-GB"/>
        </w:rPr>
        <w:t>2</w:t>
      </w:r>
      <w:r>
        <w:rPr>
          <w:lang w:val="en-GB"/>
        </w:rPr>
        <w:t>: Decrypting and viewing the file attributes again</w:t>
      </w:r>
    </w:p>
    <w:p w14:paraId="3B2322A4" w14:textId="5C8FA819" w:rsidR="009748AE" w:rsidRPr="0028638B" w:rsidRDefault="00C613F0" w:rsidP="00C613F0">
      <w:pPr>
        <w:pStyle w:val="LayoutInformationPACKT"/>
        <w:rPr>
          <w:lang w:val="en-GB"/>
        </w:rPr>
      </w:pPr>
      <w:r>
        <w:t xml:space="preserve">Insert </w:t>
      </w:r>
      <w:r w:rsidRPr="00C41783">
        <w:t>image</w:t>
      </w:r>
      <w:r>
        <w:t xml:space="preserve"> </w:t>
      </w:r>
      <w:r>
        <w:rPr>
          <w:noProof/>
        </w:rPr>
        <w:t>B42024_05</w:t>
      </w:r>
      <w:r w:rsidRPr="00023EAD">
        <w:rPr>
          <w:noProof/>
        </w:rPr>
        <w:t>_</w:t>
      </w:r>
      <w:r>
        <w:rPr>
          <w:noProof/>
        </w:rPr>
        <w:t>22.png</w:t>
      </w:r>
    </w:p>
    <w:p w14:paraId="046BE3DC" w14:textId="6BF18D20" w:rsidR="00AC0E66" w:rsidRDefault="00AC0E66" w:rsidP="00AC0E66">
      <w:pPr>
        <w:pStyle w:val="Heading2"/>
      </w:pPr>
      <w:r>
        <w:t>There</w:t>
      </w:r>
      <w:r w:rsidR="003D7098">
        <w:t>’</w:t>
      </w:r>
      <w:r>
        <w:t>s more...</w:t>
      </w:r>
    </w:p>
    <w:p w14:paraId="3A112326" w14:textId="0B447392" w:rsidR="00AC0E66" w:rsidRDefault="00BC37CE" w:rsidP="00AC0E66">
      <w:pPr>
        <w:pStyle w:val="NormalPACKT"/>
        <w:rPr>
          <w:lang w:val="en-GB"/>
        </w:rPr>
      </w:pPr>
      <w:r>
        <w:rPr>
          <w:lang w:val="en-GB"/>
        </w:rPr>
        <w:t>In</w:t>
      </w:r>
      <w:r w:rsidR="00AC0E66">
        <w:rPr>
          <w:lang w:val="en-GB"/>
        </w:rPr>
        <w:t xml:space="preserve"> </w:t>
      </w:r>
      <w:r w:rsidR="00AC0E66" w:rsidRPr="00896C3A">
        <w:rPr>
          <w:rStyle w:val="ItalicsPACKT"/>
        </w:rPr>
        <w:t xml:space="preserve">step </w:t>
      </w:r>
      <w:r w:rsidR="00D002B4">
        <w:rPr>
          <w:rStyle w:val="ItalicsPACKT"/>
        </w:rPr>
        <w:t>2</w:t>
      </w:r>
      <w:r w:rsidR="00D002B4" w:rsidRPr="00D002B4">
        <w:t>, you view the methods you can invoke on a</w:t>
      </w:r>
      <w:r w:rsidR="00D002B4">
        <w:rPr>
          <w:lang w:val="en-GB"/>
        </w:rPr>
        <w:t xml:space="preserve"> process object. One of those methods is the </w:t>
      </w:r>
      <w:r w:rsidR="00D002B4" w:rsidRPr="001B6800">
        <w:rPr>
          <w:rStyle w:val="CodeInTextPACKT"/>
        </w:rPr>
        <w:t>Kill()</w:t>
      </w:r>
      <w:r w:rsidR="00D002B4">
        <w:rPr>
          <w:lang w:val="en-GB"/>
        </w:rPr>
        <w:t xml:space="preserve"> method</w:t>
      </w:r>
      <w:r>
        <w:rPr>
          <w:lang w:val="en-GB"/>
        </w:rPr>
        <w:t xml:space="preserve">, as you can see in </w:t>
      </w:r>
      <w:r w:rsidRPr="000C45D7">
        <w:rPr>
          <w:i/>
          <w:iCs/>
          <w:lang w:val="en-GB"/>
        </w:rPr>
        <w:t>Figure 5.1</w:t>
      </w:r>
      <w:r w:rsidR="005F295E" w:rsidRPr="000C45D7">
        <w:rPr>
          <w:i/>
          <w:iCs/>
          <w:lang w:val="en-GB"/>
        </w:rPr>
        <w:t>8</w:t>
      </w:r>
      <w:r w:rsidR="001B6800">
        <w:rPr>
          <w:lang w:val="en-GB"/>
        </w:rPr>
        <w:t>.</w:t>
      </w:r>
      <w:r w:rsidR="00D002B4">
        <w:rPr>
          <w:lang w:val="en-GB"/>
        </w:rPr>
        <w:t xml:space="preserve"> In </w:t>
      </w:r>
      <w:r w:rsidR="00D002B4" w:rsidRPr="00D002B4">
        <w:rPr>
          <w:rStyle w:val="ItalicsPACKT"/>
        </w:rPr>
        <w:t>step 3</w:t>
      </w:r>
      <w:r w:rsidR="00D002B4">
        <w:rPr>
          <w:lang w:val="en-GB"/>
        </w:rPr>
        <w:t xml:space="preserve">, you use that method to stop the Notepad process. </w:t>
      </w:r>
      <w:r w:rsidR="001B6800">
        <w:rPr>
          <w:lang w:val="en-GB"/>
        </w:rPr>
        <w:t xml:space="preserve">The </w:t>
      </w:r>
      <w:r w:rsidR="001B6800" w:rsidRPr="00F450BF">
        <w:rPr>
          <w:rStyle w:val="CodeInTextPACKT"/>
        </w:rPr>
        <w:t>Kill()</w:t>
      </w:r>
      <w:r w:rsidR="001B6800">
        <w:rPr>
          <w:lang w:val="en-GB"/>
        </w:rPr>
        <w:t xml:space="preserve"> method is an instance method</w:t>
      </w:r>
      <w:r w:rsidR="00F450BF">
        <w:rPr>
          <w:lang w:val="en-GB"/>
        </w:rPr>
        <w:t>,</w:t>
      </w:r>
      <w:r w:rsidR="001B6800">
        <w:rPr>
          <w:lang w:val="en-GB"/>
        </w:rPr>
        <w:t xml:space="preserve"> meaning you invoke it to kill (stop) a specific process. You can read more about this .NET method at </w:t>
      </w:r>
      <w:r w:rsidR="001B6800" w:rsidRPr="001B15B3">
        <w:rPr>
          <w:rStyle w:val="URLPACKT"/>
        </w:rPr>
        <w:t>https://docs.microsoft.com/dotnet/api/system.diagnostics.process.kill</w:t>
      </w:r>
      <w:r w:rsidR="001B6800">
        <w:rPr>
          <w:lang w:val="en-GB"/>
        </w:rPr>
        <w:t xml:space="preserve">. </w:t>
      </w:r>
    </w:p>
    <w:p w14:paraId="134B44FB" w14:textId="5512E8BE" w:rsidR="001B6800" w:rsidRDefault="001B6800" w:rsidP="00AC0E66">
      <w:pPr>
        <w:pStyle w:val="NormalPACKT"/>
        <w:rPr>
          <w:lang w:val="en-GB"/>
        </w:rPr>
      </w:pPr>
      <w:r>
        <w:rPr>
          <w:lang w:val="en-GB"/>
        </w:rPr>
        <w:t xml:space="preserve">The output in </w:t>
      </w:r>
      <w:r w:rsidRPr="001B6800">
        <w:rPr>
          <w:rStyle w:val="ItalicsPACKT"/>
        </w:rPr>
        <w:t xml:space="preserve">step 4 </w:t>
      </w:r>
      <w:r>
        <w:rPr>
          <w:lang w:val="en-GB"/>
        </w:rPr>
        <w:t>illustrates an error occurring within VS Code. If you use the PowerShell 7 console, you may see slightly different output</w:t>
      </w:r>
      <w:r w:rsidR="005122C3">
        <w:rPr>
          <w:lang w:val="en-GB"/>
        </w:rPr>
        <w:t>,</w:t>
      </w:r>
      <w:r>
        <w:rPr>
          <w:lang w:val="en-GB"/>
        </w:rPr>
        <w:t xml:space="preserve"> although with the same actual error message.</w:t>
      </w:r>
    </w:p>
    <w:p w14:paraId="607AF84E" w14:textId="6F012454" w:rsidR="00D002B4" w:rsidRDefault="00D002B4" w:rsidP="00AC0E66">
      <w:pPr>
        <w:pStyle w:val="NormalPACKT"/>
        <w:rPr>
          <w:lang w:val="en-GB"/>
        </w:rPr>
      </w:pPr>
      <w:r>
        <w:rPr>
          <w:lang w:val="en-GB"/>
        </w:rPr>
        <w:t xml:space="preserve">In </w:t>
      </w:r>
      <w:r w:rsidRPr="00D002B4">
        <w:rPr>
          <w:rStyle w:val="ItalicsPACKT"/>
        </w:rPr>
        <w:t>step</w:t>
      </w:r>
      <w:r w:rsidR="00BC2D7E">
        <w:rPr>
          <w:rStyle w:val="ItalicsPACKT"/>
        </w:rPr>
        <w:t>s</w:t>
      </w:r>
      <w:r w:rsidRPr="00D002B4">
        <w:rPr>
          <w:rStyle w:val="ItalicsPACKT"/>
        </w:rPr>
        <w:t xml:space="preserve"> 7</w:t>
      </w:r>
      <w:r>
        <w:rPr>
          <w:lang w:val="en-GB"/>
        </w:rPr>
        <w:t xml:space="preserve"> and </w:t>
      </w:r>
      <w:r w:rsidRPr="00D002B4">
        <w:rPr>
          <w:rStyle w:val="ItalicsPACKT"/>
        </w:rPr>
        <w:t>9</w:t>
      </w:r>
      <w:r>
        <w:rPr>
          <w:lang w:val="en-GB"/>
        </w:rPr>
        <w:t xml:space="preserve">, you use the </w:t>
      </w:r>
      <w:proofErr w:type="spellStart"/>
      <w:r w:rsidRPr="0070481A">
        <w:rPr>
          <w:rStyle w:val="CodeInTextPACKT"/>
        </w:rPr>
        <w:t>FileInfo</w:t>
      </w:r>
      <w:proofErr w:type="spellEnd"/>
      <w:r>
        <w:rPr>
          <w:lang w:val="en-GB"/>
        </w:rPr>
        <w:t xml:space="preserve"> objects (created by </w:t>
      </w:r>
      <w:r w:rsidRPr="00D002B4">
        <w:rPr>
          <w:rStyle w:val="CodeInTextPACKT"/>
        </w:rPr>
        <w:t>Get-ChildItem</w:t>
      </w:r>
      <w:r>
        <w:rPr>
          <w:lang w:val="en-GB"/>
        </w:rPr>
        <w:t xml:space="preserve">) and call the </w:t>
      </w:r>
      <w:r w:rsidRPr="00D002B4">
        <w:rPr>
          <w:rStyle w:val="CodeInTextPACKT"/>
        </w:rPr>
        <w:t>Encrypt()</w:t>
      </w:r>
      <w:r>
        <w:rPr>
          <w:lang w:val="en-GB"/>
        </w:rPr>
        <w:t xml:space="preserve"> and </w:t>
      </w:r>
      <w:r w:rsidRPr="00D002B4">
        <w:rPr>
          <w:rStyle w:val="CodeInTextPACKT"/>
        </w:rPr>
        <w:t>Decrypt()</w:t>
      </w:r>
      <w:r>
        <w:rPr>
          <w:lang w:val="en-GB"/>
        </w:rPr>
        <w:t xml:space="preserve"> methods. </w:t>
      </w:r>
      <w:r w:rsidR="001B6800">
        <w:rPr>
          <w:lang w:val="en-GB"/>
        </w:rPr>
        <w:t xml:space="preserve">These steps demonstrate </w:t>
      </w:r>
      <w:r>
        <w:rPr>
          <w:lang w:val="en-GB"/>
        </w:rPr>
        <w:t>using .NET methods to achi</w:t>
      </w:r>
      <w:r w:rsidR="001B6800">
        <w:rPr>
          <w:lang w:val="en-GB"/>
        </w:rPr>
        <w:t>e</w:t>
      </w:r>
      <w:r>
        <w:rPr>
          <w:lang w:val="en-GB"/>
        </w:rPr>
        <w:t>ve some objective</w:t>
      </w:r>
      <w:r w:rsidR="001B6800">
        <w:rPr>
          <w:lang w:val="en-GB"/>
        </w:rPr>
        <w:t xml:space="preserve"> </w:t>
      </w:r>
      <w:r>
        <w:rPr>
          <w:lang w:val="en-GB"/>
        </w:rPr>
        <w:t xml:space="preserve">in the absence of specific cmdlets. </w:t>
      </w:r>
      <w:r w:rsidR="001B6800">
        <w:rPr>
          <w:lang w:val="en-GB"/>
        </w:rPr>
        <w:t xml:space="preserve">Best practice suggests always using cmdlets where you can. </w:t>
      </w:r>
      <w:r w:rsidR="00BC2624">
        <w:rPr>
          <w:lang w:val="en-GB"/>
        </w:rPr>
        <w:t xml:space="preserve">You should also note that the syntax in the two steps is different. In </w:t>
      </w:r>
      <w:r w:rsidR="00BC2624" w:rsidRPr="00DA6BD9">
        <w:rPr>
          <w:rStyle w:val="ItalicsPACKT"/>
        </w:rPr>
        <w:t>step 7</w:t>
      </w:r>
      <w:r w:rsidR="00BC2624">
        <w:rPr>
          <w:lang w:val="en-GB"/>
        </w:rPr>
        <w:t xml:space="preserve">, you use a more modern syntax which calls the </w:t>
      </w:r>
      <w:r w:rsidR="00BC2624" w:rsidRPr="00DA6BD9">
        <w:rPr>
          <w:rStyle w:val="CodeInTextPACKT"/>
        </w:rPr>
        <w:t>Encrypt</w:t>
      </w:r>
      <w:r w:rsidR="00BC2624">
        <w:rPr>
          <w:lang w:val="en-GB"/>
        </w:rPr>
        <w:t xml:space="preserve"> method for each file. In </w:t>
      </w:r>
      <w:r w:rsidR="00DA6BD9" w:rsidRPr="00DA6BD9">
        <w:rPr>
          <w:rStyle w:val="ItalicsPACKT"/>
        </w:rPr>
        <w:t>s</w:t>
      </w:r>
      <w:r w:rsidR="00BC2624" w:rsidRPr="00DA6BD9">
        <w:rPr>
          <w:rStyle w:val="ItalicsPACKT"/>
        </w:rPr>
        <w:t>tep 9</w:t>
      </w:r>
      <w:r w:rsidR="00BC2624">
        <w:rPr>
          <w:lang w:val="en-GB"/>
        </w:rPr>
        <w:t>, you use an o</w:t>
      </w:r>
      <w:r w:rsidR="00DA6BD9">
        <w:rPr>
          <w:lang w:val="en-GB"/>
        </w:rPr>
        <w:t>lde</w:t>
      </w:r>
      <w:r w:rsidR="00BC2624">
        <w:rPr>
          <w:lang w:val="en-GB"/>
        </w:rPr>
        <w:t>r syntax that does the same thing</w:t>
      </w:r>
      <w:r w:rsidR="00BC2D7E">
        <w:rPr>
          <w:lang w:val="en-GB"/>
        </w:rPr>
        <w:t>,</w:t>
      </w:r>
      <w:r w:rsidR="00BC2624">
        <w:rPr>
          <w:lang w:val="en-GB"/>
        </w:rPr>
        <w:t xml:space="preserve"> albeit with more characters. Both syntax methods work.</w:t>
      </w:r>
    </w:p>
    <w:p w14:paraId="636318FD" w14:textId="19DBB044" w:rsidR="00697EF6" w:rsidRDefault="00697EF6" w:rsidP="00AC0E66">
      <w:pPr>
        <w:pStyle w:val="NormalPACKT"/>
        <w:rPr>
          <w:lang w:val="en-GB"/>
        </w:rPr>
      </w:pPr>
      <w:r>
        <w:rPr>
          <w:lang w:val="en-GB"/>
        </w:rPr>
        <w:t xml:space="preserve">In </w:t>
      </w:r>
      <w:r w:rsidRPr="0062328E">
        <w:rPr>
          <w:rStyle w:val="ItalicsPACKT"/>
        </w:rPr>
        <w:t>step 7</w:t>
      </w:r>
      <w:r>
        <w:rPr>
          <w:lang w:val="en-GB"/>
        </w:rPr>
        <w:t>, while you get no console output, Windows may generate a popup (aka Toast) to tell you that you should back up your encryption key. This is a good idea because if you lose the key</w:t>
      </w:r>
      <w:r w:rsidR="00BC2D7E">
        <w:rPr>
          <w:lang w:val="en-GB"/>
        </w:rPr>
        <w:t>,</w:t>
      </w:r>
      <w:r>
        <w:rPr>
          <w:lang w:val="en-GB"/>
        </w:rPr>
        <w:t xml:space="preserve"> you could lose all access to the file.</w:t>
      </w:r>
    </w:p>
    <w:p w14:paraId="4291338D" w14:textId="15554A0E" w:rsidR="00AC0E66" w:rsidRDefault="00AC0E66" w:rsidP="00AC0E66">
      <w:pPr>
        <w:pStyle w:val="Heading1"/>
        <w:tabs>
          <w:tab w:val="left" w:pos="0"/>
        </w:tabs>
      </w:pPr>
      <w:r>
        <w:t xml:space="preserve">Creating a C# </w:t>
      </w:r>
      <w:r w:rsidR="00CB38C8">
        <w:t>e</w:t>
      </w:r>
      <w:r>
        <w:t>xtension</w:t>
      </w:r>
    </w:p>
    <w:p w14:paraId="66AAD400" w14:textId="3621DFE4" w:rsidR="00C21AED" w:rsidRDefault="00C21AED" w:rsidP="00C21AED">
      <w:pPr>
        <w:pStyle w:val="NormalPACKT"/>
        <w:rPr>
          <w:lang w:val="en-GB"/>
        </w:rPr>
      </w:pPr>
      <w:r>
        <w:rPr>
          <w:lang w:val="en-GB"/>
        </w:rPr>
        <w:t>For most day-to-day operations, the commands provided by PowerShell</w:t>
      </w:r>
      <w:r w:rsidR="00D002B4">
        <w:rPr>
          <w:lang w:val="en-GB"/>
        </w:rPr>
        <w:t xml:space="preserve"> from </w:t>
      </w:r>
      <w:r>
        <w:rPr>
          <w:lang w:val="en-GB"/>
        </w:rPr>
        <w:t xml:space="preserve">Windows </w:t>
      </w:r>
      <w:r w:rsidR="00D002B4">
        <w:rPr>
          <w:lang w:val="en-GB"/>
        </w:rPr>
        <w:t>f</w:t>
      </w:r>
      <w:r>
        <w:rPr>
          <w:lang w:val="en-GB"/>
        </w:rPr>
        <w:t>eatures</w:t>
      </w:r>
      <w:r w:rsidR="00D002B4">
        <w:rPr>
          <w:lang w:val="en-GB"/>
        </w:rPr>
        <w:t xml:space="preserve">, or </w:t>
      </w:r>
      <w:r>
        <w:rPr>
          <w:lang w:val="en-GB"/>
        </w:rPr>
        <w:t>third</w:t>
      </w:r>
      <w:r w:rsidR="00D002B4">
        <w:rPr>
          <w:lang w:val="en-GB"/>
        </w:rPr>
        <w:t>-party modules</w:t>
      </w:r>
      <w:r w:rsidR="00D27A8C">
        <w:rPr>
          <w:lang w:val="en-GB"/>
        </w:rPr>
        <w:t>,</w:t>
      </w:r>
      <w:r w:rsidR="00D002B4">
        <w:rPr>
          <w:lang w:val="en-GB"/>
        </w:rPr>
        <w:t xml:space="preserve"> </w:t>
      </w:r>
      <w:r w:rsidR="005051ED">
        <w:rPr>
          <w:lang w:val="en-GB"/>
        </w:rPr>
        <w:t>give you</w:t>
      </w:r>
      <w:r>
        <w:rPr>
          <w:lang w:val="en-GB"/>
        </w:rPr>
        <w:t xml:space="preserve"> </w:t>
      </w:r>
      <w:r w:rsidR="001B6800">
        <w:rPr>
          <w:lang w:val="en-GB"/>
        </w:rPr>
        <w:t xml:space="preserve">all </w:t>
      </w:r>
      <w:r>
        <w:rPr>
          <w:lang w:val="en-GB"/>
        </w:rPr>
        <w:t xml:space="preserve">the functionality you need. In some cases, as </w:t>
      </w:r>
      <w:r>
        <w:rPr>
          <w:lang w:val="en-GB"/>
        </w:rPr>
        <w:lastRenderedPageBreak/>
        <w:t xml:space="preserve">you saw in </w:t>
      </w:r>
      <w:r w:rsidR="00BC2D7E">
        <w:rPr>
          <w:lang w:val="en-GB"/>
        </w:rPr>
        <w:t xml:space="preserve">the </w:t>
      </w:r>
      <w:r w:rsidRPr="00C21AED">
        <w:rPr>
          <w:rStyle w:val="ItalicsPACKT"/>
        </w:rPr>
        <w:t xml:space="preserve">Leveraging .NET </w:t>
      </w:r>
      <w:r w:rsidR="00677C0F">
        <w:rPr>
          <w:rStyle w:val="ItalicsPACKT"/>
        </w:rPr>
        <w:t>m</w:t>
      </w:r>
      <w:r w:rsidRPr="00C21AED">
        <w:rPr>
          <w:rStyle w:val="ItalicsPACKT"/>
        </w:rPr>
        <w:t>ethods</w:t>
      </w:r>
      <w:r w:rsidR="001027A2">
        <w:rPr>
          <w:rStyle w:val="ItalicsPACKT"/>
        </w:rPr>
        <w:t xml:space="preserve"> </w:t>
      </w:r>
      <w:r w:rsidR="00BC2D7E">
        <w:rPr>
          <w:lang w:val="en-GB"/>
        </w:rPr>
        <w:t xml:space="preserve">recipe, </w:t>
      </w:r>
      <w:r>
        <w:rPr>
          <w:lang w:val="en-GB"/>
        </w:rPr>
        <w:t>commands do not exist to achieve your goal</w:t>
      </w:r>
      <w:r w:rsidR="001B6800">
        <w:rPr>
          <w:lang w:val="en-GB"/>
        </w:rPr>
        <w:t xml:space="preserve">. In those cases, </w:t>
      </w:r>
      <w:r>
        <w:rPr>
          <w:lang w:val="en-GB"/>
        </w:rPr>
        <w:t xml:space="preserve">you can </w:t>
      </w:r>
      <w:r w:rsidR="00D002B4">
        <w:rPr>
          <w:lang w:val="en-GB"/>
        </w:rPr>
        <w:t>make use of</w:t>
      </w:r>
      <w:r>
        <w:rPr>
          <w:lang w:val="en-GB"/>
        </w:rPr>
        <w:t xml:space="preserve"> the methods provided by .NET. </w:t>
      </w:r>
    </w:p>
    <w:p w14:paraId="4BBCFA24" w14:textId="6F64E5FE" w:rsidR="00AA0CCF" w:rsidRDefault="00C21AED" w:rsidP="00C21AED">
      <w:pPr>
        <w:pStyle w:val="NormalPACKT"/>
        <w:rPr>
          <w:lang w:val="en-GB"/>
        </w:rPr>
      </w:pPr>
      <w:r>
        <w:rPr>
          <w:lang w:val="en-GB"/>
        </w:rPr>
        <w:t>There are also cases where you need to perform more complex operations without PowerShell cmdlet</w:t>
      </w:r>
      <w:r w:rsidR="001B6800">
        <w:rPr>
          <w:lang w:val="en-GB"/>
        </w:rPr>
        <w:t xml:space="preserve"> or direct .NET support</w:t>
      </w:r>
      <w:r>
        <w:rPr>
          <w:lang w:val="en-GB"/>
        </w:rPr>
        <w:t xml:space="preserve">. You may, </w:t>
      </w:r>
      <w:r w:rsidR="00AA0CCF">
        <w:rPr>
          <w:lang w:val="en-GB"/>
        </w:rPr>
        <w:t>for example, have a component of a</w:t>
      </w:r>
      <w:r w:rsidR="001B6800">
        <w:rPr>
          <w:lang w:val="en-GB"/>
        </w:rPr>
        <w:t>n</w:t>
      </w:r>
      <w:r w:rsidR="00AA0CCF">
        <w:rPr>
          <w:lang w:val="en-GB"/>
        </w:rPr>
        <w:t xml:space="preserve"> ASP.NET web application</w:t>
      </w:r>
      <w:r w:rsidR="008468CE">
        <w:rPr>
          <w:lang w:val="en-GB"/>
        </w:rPr>
        <w:t xml:space="preserve">, written in C# but </w:t>
      </w:r>
      <w:r w:rsidR="00705055">
        <w:rPr>
          <w:lang w:val="en-GB"/>
        </w:rPr>
        <w:t xml:space="preserve">which </w:t>
      </w:r>
      <w:r w:rsidR="00AA0CCF">
        <w:rPr>
          <w:lang w:val="en-GB"/>
        </w:rPr>
        <w:t xml:space="preserve">you </w:t>
      </w:r>
      <w:r w:rsidR="008468CE">
        <w:rPr>
          <w:lang w:val="en-GB"/>
        </w:rPr>
        <w:t xml:space="preserve">now </w:t>
      </w:r>
      <w:r w:rsidR="00AA0CCF">
        <w:rPr>
          <w:lang w:val="en-GB"/>
        </w:rPr>
        <w:t xml:space="preserve">wish to repurpose for administrative </w:t>
      </w:r>
      <w:r w:rsidR="008468CE">
        <w:rPr>
          <w:lang w:val="en-GB"/>
        </w:rPr>
        <w:t xml:space="preserve">scripting </w:t>
      </w:r>
      <w:r w:rsidR="00AA0CCF">
        <w:rPr>
          <w:lang w:val="en-GB"/>
        </w:rPr>
        <w:t xml:space="preserve">purposes. </w:t>
      </w:r>
    </w:p>
    <w:p w14:paraId="3019864D" w14:textId="5F5D56C1" w:rsidR="00C21AED" w:rsidRDefault="00AA0CCF" w:rsidP="00C21AED">
      <w:pPr>
        <w:pStyle w:val="NormalPACKT"/>
        <w:rPr>
          <w:lang w:val="en-GB"/>
        </w:rPr>
      </w:pPr>
      <w:r>
        <w:rPr>
          <w:lang w:val="en-GB"/>
        </w:rPr>
        <w:t>PowerShell makes it easy to add a class</w:t>
      </w:r>
      <w:r w:rsidR="001B6800">
        <w:rPr>
          <w:lang w:val="en-GB"/>
        </w:rPr>
        <w:t xml:space="preserve">, based on .NET language source code, </w:t>
      </w:r>
      <w:r>
        <w:rPr>
          <w:lang w:val="en-GB"/>
        </w:rPr>
        <w:t>into a PowerShell session.</w:t>
      </w:r>
      <w:r w:rsidR="001B6800">
        <w:rPr>
          <w:lang w:val="en-GB"/>
        </w:rPr>
        <w:t xml:space="preserve"> You supply the C</w:t>
      </w:r>
      <w:r w:rsidR="00BC2624">
        <w:rPr>
          <w:lang w:val="en-GB"/>
        </w:rPr>
        <w:t>#</w:t>
      </w:r>
      <w:r w:rsidR="001B6800">
        <w:rPr>
          <w:lang w:val="en-GB"/>
        </w:rPr>
        <w:t xml:space="preserve"> code, and </w:t>
      </w:r>
      <w:r w:rsidR="0070481A">
        <w:rPr>
          <w:lang w:val="en-GB"/>
        </w:rPr>
        <w:t>PowerShell</w:t>
      </w:r>
      <w:r w:rsidR="001B6800">
        <w:rPr>
          <w:lang w:val="en-GB"/>
        </w:rPr>
        <w:t xml:space="preserve"> creates a</w:t>
      </w:r>
      <w:r w:rsidR="00BC2624">
        <w:rPr>
          <w:lang w:val="en-GB"/>
        </w:rPr>
        <w:t xml:space="preserve"> .NET</w:t>
      </w:r>
      <w:r>
        <w:rPr>
          <w:lang w:val="en-GB"/>
        </w:rPr>
        <w:t xml:space="preserve"> class that you can use in the same way you use .NET methods </w:t>
      </w:r>
      <w:r w:rsidR="001B6800">
        <w:rPr>
          <w:lang w:val="en-GB"/>
        </w:rPr>
        <w:t>(</w:t>
      </w:r>
      <w:r>
        <w:rPr>
          <w:lang w:val="en-GB"/>
        </w:rPr>
        <w:t xml:space="preserve">and using </w:t>
      </w:r>
      <w:r w:rsidR="001B6800">
        <w:rPr>
          <w:lang w:val="en-GB"/>
        </w:rPr>
        <w:t>virtual</w:t>
      </w:r>
      <w:r>
        <w:rPr>
          <w:lang w:val="en-GB"/>
        </w:rPr>
        <w:t>ly the same syntax</w:t>
      </w:r>
      <w:r w:rsidR="001B6800">
        <w:rPr>
          <w:lang w:val="en-GB"/>
        </w:rPr>
        <w:t>)</w:t>
      </w:r>
      <w:r>
        <w:rPr>
          <w:lang w:val="en-GB"/>
        </w:rPr>
        <w:t>.</w:t>
      </w:r>
      <w:r w:rsidR="00C21AED">
        <w:rPr>
          <w:lang w:val="en-GB"/>
        </w:rPr>
        <w:t xml:space="preserve"> </w:t>
      </w:r>
      <w:r w:rsidR="001B6800">
        <w:rPr>
          <w:lang w:val="en-GB"/>
        </w:rPr>
        <w:t>To do this, y</w:t>
      </w:r>
      <w:r w:rsidR="00024420">
        <w:rPr>
          <w:lang w:val="en-GB"/>
        </w:rPr>
        <w:t xml:space="preserve">ou use the </w:t>
      </w:r>
      <w:r w:rsidR="00024420" w:rsidRPr="00F96341">
        <w:rPr>
          <w:rStyle w:val="CodeInTextPACKT"/>
        </w:rPr>
        <w:t>Add-Type</w:t>
      </w:r>
      <w:r w:rsidR="00024420">
        <w:rPr>
          <w:lang w:val="en-GB"/>
        </w:rPr>
        <w:t xml:space="preserve"> c</w:t>
      </w:r>
      <w:r w:rsidR="007A0EF8">
        <w:rPr>
          <w:lang w:val="en-GB"/>
        </w:rPr>
        <w:t>mdlet</w:t>
      </w:r>
      <w:r w:rsidR="00024420">
        <w:rPr>
          <w:lang w:val="en-GB"/>
        </w:rPr>
        <w:t xml:space="preserve"> and specify the C# code for your class/type(s).</w:t>
      </w:r>
      <w:r w:rsidR="001B6800">
        <w:rPr>
          <w:lang w:val="en-GB"/>
        </w:rPr>
        <w:t xml:space="preserve"> </w:t>
      </w:r>
      <w:r w:rsidR="0070481A">
        <w:rPr>
          <w:lang w:val="en-GB"/>
        </w:rPr>
        <w:t>PowerShell</w:t>
      </w:r>
      <w:r w:rsidR="001B6800">
        <w:rPr>
          <w:lang w:val="en-GB"/>
        </w:rPr>
        <w:t xml:space="preserve"> compiles the code and loads the resultant class into your PowerShell session. </w:t>
      </w:r>
    </w:p>
    <w:p w14:paraId="060F7D7E" w14:textId="692EC20C" w:rsidR="001B6800" w:rsidRDefault="0070481A" w:rsidP="00A55C6F">
      <w:r>
        <w:t>An</w:t>
      </w:r>
      <w:r w:rsidR="001B6800">
        <w:t xml:space="preserve"> </w:t>
      </w:r>
      <w:r>
        <w:t>essential</w:t>
      </w:r>
      <w:r w:rsidR="001B6800">
        <w:t xml:space="preserve"> aspect of .N</w:t>
      </w:r>
      <w:r w:rsidR="005B3ADB">
        <w:t>ET</w:t>
      </w:r>
      <w:r w:rsidR="001B6800">
        <w:t xml:space="preserve"> methods is that a </w:t>
      </w:r>
      <w:r w:rsidR="0032403B">
        <w:t xml:space="preserve">method can have multiple definitions or calling sequences. </w:t>
      </w:r>
      <w:r w:rsidR="008468CE">
        <w:t>Known a</w:t>
      </w:r>
      <w:r w:rsidR="00826933">
        <w:t>s</w:t>
      </w:r>
      <w:r w:rsidR="008468CE">
        <w:t xml:space="preserve"> method overloads, these m</w:t>
      </w:r>
      <w:r>
        <w:t xml:space="preserve">ultiple definitions allow you to invoke a method using different sets of parameters. </w:t>
      </w:r>
      <w:r w:rsidR="001B6800">
        <w:t>This is not dissimilar to PowerShell</w:t>
      </w:r>
      <w:r w:rsidR="003D7098">
        <w:t>’</w:t>
      </w:r>
      <w:r w:rsidR="001B6800">
        <w:t xml:space="preserve">s use of parameter sets. </w:t>
      </w:r>
      <w:r w:rsidR="0032403B">
        <w:t xml:space="preserve">For example, the </w:t>
      </w:r>
      <w:proofErr w:type="spellStart"/>
      <w:r w:rsidR="00B4708D" w:rsidRPr="00B4708D">
        <w:rPr>
          <w:rStyle w:val="CodeInTextPACKT"/>
        </w:rPr>
        <w:t>System.String</w:t>
      </w:r>
      <w:proofErr w:type="spellEnd"/>
      <w:r w:rsidR="00B4708D">
        <w:t xml:space="preserve"> class</w:t>
      </w:r>
      <w:r w:rsidR="001B6800">
        <w:t xml:space="preserve">, which PowerShell uses to hold strings, </w:t>
      </w:r>
      <w:r>
        <w:t xml:space="preserve">contains </w:t>
      </w:r>
      <w:r w:rsidR="00B4708D">
        <w:t xml:space="preserve">the </w:t>
      </w:r>
      <w:r w:rsidR="00B4708D" w:rsidRPr="00B4708D">
        <w:rPr>
          <w:rStyle w:val="CodeInTextPACKT"/>
        </w:rPr>
        <w:t>Trim()</w:t>
      </w:r>
      <w:r w:rsidR="00B4708D">
        <w:t xml:space="preserve"> method</w:t>
      </w:r>
      <w:r>
        <w:t xml:space="preserve">. </w:t>
      </w:r>
      <w:r w:rsidR="001B6800">
        <w:t>Y</w:t>
      </w:r>
      <w:r w:rsidR="00B4708D">
        <w:t xml:space="preserve">ou use </w:t>
      </w:r>
      <w:r w:rsidR="001B6800">
        <w:t xml:space="preserve">that method </w:t>
      </w:r>
      <w:r w:rsidR="00B4708D">
        <w:t>to remove extra characters, usually space</w:t>
      </w:r>
      <w:r>
        <w:t xml:space="preserve"> character</w:t>
      </w:r>
      <w:r w:rsidR="00B4708D">
        <w:t>s, fr</w:t>
      </w:r>
      <w:r w:rsidR="001B6800">
        <w:t>o</w:t>
      </w:r>
      <w:r w:rsidR="00B4708D">
        <w:t>m the start or end of a strin</w:t>
      </w:r>
      <w:r w:rsidR="001B6800">
        <w:t>g</w:t>
      </w:r>
      <w:r>
        <w:t xml:space="preserve"> (or both)</w:t>
      </w:r>
      <w:r w:rsidR="001B6800">
        <w:t xml:space="preserve">. </w:t>
      </w:r>
      <w:r w:rsidR="00B4708D">
        <w:t xml:space="preserve">The </w:t>
      </w:r>
      <w:r w:rsidR="00B4708D" w:rsidRPr="00C3518C">
        <w:rPr>
          <w:rStyle w:val="CodeInTextPACKT"/>
        </w:rPr>
        <w:t>Trim</w:t>
      </w:r>
      <w:r w:rsidR="00B4708D" w:rsidRPr="00B4708D">
        <w:rPr>
          <w:rStyle w:val="CodeInTextPACKT"/>
        </w:rPr>
        <w:t>()</w:t>
      </w:r>
      <w:r w:rsidR="00B4708D">
        <w:t xml:space="preserve"> method has three different definitions, which you view in this recipe.</w:t>
      </w:r>
      <w:r w:rsidR="001B6800">
        <w:t xml:space="preserve"> Each overloaded definition trims characters from a string slightly differently. </w:t>
      </w:r>
      <w:r w:rsidR="00B4708D">
        <w:t xml:space="preserve">To view more details on this method, and the three overloaded definitions, see </w:t>
      </w:r>
      <w:r w:rsidR="00B4708D" w:rsidRPr="00C3518C">
        <w:rPr>
          <w:rStyle w:val="URLPACKT"/>
        </w:rPr>
        <w:t>https://docs.microsoft.com/dotnet/api/system.string.trim?view=net-5.0/</w:t>
      </w:r>
      <w:r w:rsidR="00A55C6F">
        <w:t>.</w:t>
      </w:r>
    </w:p>
    <w:p w14:paraId="25150169" w14:textId="7895CCAF" w:rsidR="001B6800" w:rsidRDefault="001B6800" w:rsidP="00C21AED">
      <w:pPr>
        <w:pStyle w:val="NormalPACKT"/>
        <w:rPr>
          <w:lang w:val="en-GB"/>
        </w:rPr>
      </w:pPr>
      <w:r>
        <w:rPr>
          <w:lang w:val="en-GB"/>
        </w:rPr>
        <w:t xml:space="preserve">In this recipe, you create and use two simple classes, each with static methods. </w:t>
      </w:r>
    </w:p>
    <w:p w14:paraId="57737672" w14:textId="25DA42D2" w:rsidR="00AC0E66" w:rsidRDefault="00AC0E66" w:rsidP="00AC0E66">
      <w:pPr>
        <w:pStyle w:val="Heading2"/>
        <w:tabs>
          <w:tab w:val="left" w:pos="0"/>
        </w:tabs>
      </w:pPr>
      <w:r>
        <w:t xml:space="preserve">Getting </w:t>
      </w:r>
      <w:r w:rsidR="00BC2D7E">
        <w:t>r</w:t>
      </w:r>
      <w:r>
        <w:t>eady</w:t>
      </w:r>
    </w:p>
    <w:p w14:paraId="11506BC6" w14:textId="414245D6" w:rsidR="00B4708D" w:rsidRPr="00B4708D" w:rsidRDefault="00AC0E66" w:rsidP="00B4708D">
      <w:pPr>
        <w:pStyle w:val="NormalPACKT"/>
        <w:rPr>
          <w:color w:val="000000"/>
          <w:lang w:val="en-GB" w:eastAsia="en-GB"/>
        </w:rPr>
      </w:pPr>
      <w:r>
        <w:t xml:space="preserve">You run this recipe on </w:t>
      </w:r>
      <w:r w:rsidR="00B4708D" w:rsidRPr="00B4708D">
        <w:rPr>
          <w:rStyle w:val="CodeInTextPACKT"/>
        </w:rPr>
        <w:t>SRV1</w:t>
      </w:r>
      <w:r w:rsidR="00B4708D">
        <w:rPr>
          <w:lang w:val="en-GB" w:eastAsia="en-GB"/>
        </w:rPr>
        <w:t>, a workgroup system running Windows Server Datacenter edition. You must have loaded PowerShell 7 and VS Code onto this host</w:t>
      </w:r>
      <w:r w:rsidR="00510A6D">
        <w:rPr>
          <w:lang w:val="en-GB" w:eastAsia="en-GB"/>
        </w:rPr>
        <w:t>.</w:t>
      </w:r>
    </w:p>
    <w:p w14:paraId="78722D69" w14:textId="77777777" w:rsidR="00B4708D" w:rsidRDefault="00B4708D" w:rsidP="00B4708D">
      <w:pPr>
        <w:pStyle w:val="Heading2"/>
        <w:tabs>
          <w:tab w:val="left" w:pos="0"/>
        </w:tabs>
      </w:pPr>
      <w:r>
        <w:t>How to do it...</w:t>
      </w:r>
    </w:p>
    <w:p w14:paraId="0E92FAE8" w14:textId="267DEA86" w:rsidR="00B4708D" w:rsidRPr="00B4708D" w:rsidRDefault="00B4708D" w:rsidP="00B4708D">
      <w:pPr>
        <w:pStyle w:val="NumberedBulletPACKT"/>
        <w:numPr>
          <w:ilvl w:val="0"/>
          <w:numId w:val="15"/>
        </w:numPr>
        <w:rPr>
          <w:color w:val="000000"/>
          <w:lang w:val="en-GB" w:eastAsia="en-GB"/>
        </w:rPr>
      </w:pPr>
      <w:r w:rsidRPr="00B4708D">
        <w:rPr>
          <w:lang w:val="en-GB" w:eastAsia="en-GB"/>
        </w:rPr>
        <w:t>Examin</w:t>
      </w:r>
      <w:r w:rsidR="00F53012">
        <w:rPr>
          <w:lang w:val="en-GB" w:eastAsia="en-GB"/>
        </w:rPr>
        <w:t>ing</w:t>
      </w:r>
      <w:r w:rsidRPr="00B4708D">
        <w:rPr>
          <w:lang w:val="en-GB" w:eastAsia="en-GB"/>
        </w:rPr>
        <w:t> </w:t>
      </w:r>
      <w:r w:rsidR="001B6800">
        <w:rPr>
          <w:lang w:val="en-GB" w:eastAsia="en-GB"/>
        </w:rPr>
        <w:t xml:space="preserve">the </w:t>
      </w:r>
      <w:r w:rsidRPr="00B4708D">
        <w:rPr>
          <w:lang w:val="en-GB" w:eastAsia="en-GB"/>
        </w:rPr>
        <w:t>overloaded method definition</w:t>
      </w:r>
      <w:r w:rsidR="00231874">
        <w:rPr>
          <w:lang w:val="en-GB" w:eastAsia="en-GB"/>
        </w:rPr>
        <w:t>:</w:t>
      </w:r>
    </w:p>
    <w:p w14:paraId="536BA9ED" w14:textId="77777777" w:rsidR="00B4708D" w:rsidRPr="00B4708D" w:rsidRDefault="00B4708D" w:rsidP="00B4708D">
      <w:pPr>
        <w:pStyle w:val="CodePACKT"/>
      </w:pPr>
    </w:p>
    <w:p w14:paraId="37B04FE7" w14:textId="3227BFB8" w:rsidR="00B4708D" w:rsidRPr="00B4708D" w:rsidRDefault="00B4708D" w:rsidP="00B4708D">
      <w:pPr>
        <w:pStyle w:val="CodePACKT"/>
      </w:pPr>
      <w:r w:rsidRPr="00B4708D">
        <w:t>(</w:t>
      </w:r>
      <w:r w:rsidR="00A62932">
        <w:t>"</w:t>
      </w:r>
      <w:r w:rsidRPr="00B4708D">
        <w:t>a string</w:t>
      </w:r>
      <w:r w:rsidR="00A62932">
        <w:t>"</w:t>
      </w:r>
      <w:r w:rsidRPr="00B4708D">
        <w:t>).Trim</w:t>
      </w:r>
    </w:p>
    <w:p w14:paraId="01F61E8C" w14:textId="77777777" w:rsidR="00B4708D" w:rsidRPr="00B4708D" w:rsidRDefault="00B4708D" w:rsidP="00B4708D">
      <w:pPr>
        <w:pStyle w:val="CodePACKT"/>
      </w:pPr>
    </w:p>
    <w:p w14:paraId="59FE9B3A" w14:textId="479AF0F8" w:rsidR="00B4708D" w:rsidRPr="00B4708D" w:rsidRDefault="00B4708D" w:rsidP="00B4708D">
      <w:pPr>
        <w:pStyle w:val="NumberedBulletPACKT"/>
        <w:rPr>
          <w:color w:val="000000"/>
          <w:lang w:val="en-GB" w:eastAsia="en-GB"/>
        </w:rPr>
      </w:pPr>
      <w:r w:rsidRPr="00B4708D">
        <w:rPr>
          <w:lang w:val="en-GB" w:eastAsia="en-GB"/>
        </w:rPr>
        <w:t>Creat</w:t>
      </w:r>
      <w:r w:rsidR="00F53012">
        <w:rPr>
          <w:lang w:val="en-GB" w:eastAsia="en-GB"/>
        </w:rPr>
        <w:t>ing</w:t>
      </w:r>
      <w:r w:rsidRPr="00B4708D">
        <w:rPr>
          <w:lang w:val="en-GB" w:eastAsia="en-GB"/>
        </w:rPr>
        <w:t> a C# class definition in </w:t>
      </w:r>
      <w:r w:rsidR="00202950">
        <w:rPr>
          <w:lang w:val="en-GB" w:eastAsia="en-GB"/>
        </w:rPr>
        <w:t xml:space="preserve">a </w:t>
      </w:r>
      <w:r w:rsidRPr="00B4708D">
        <w:rPr>
          <w:lang w:val="en-GB" w:eastAsia="en-GB"/>
        </w:rPr>
        <w:t>here</w:t>
      </w:r>
      <w:r w:rsidR="00202950">
        <w:rPr>
          <w:lang w:val="en-GB" w:eastAsia="en-GB"/>
        </w:rPr>
        <w:t>-</w:t>
      </w:r>
      <w:r w:rsidRPr="00B4708D">
        <w:rPr>
          <w:lang w:val="en-GB" w:eastAsia="en-GB"/>
        </w:rPr>
        <w:t>string</w:t>
      </w:r>
      <w:r w:rsidR="00231874">
        <w:rPr>
          <w:lang w:val="en-GB" w:eastAsia="en-GB"/>
        </w:rPr>
        <w:t>:</w:t>
      </w:r>
    </w:p>
    <w:p w14:paraId="5060C582" w14:textId="77777777" w:rsidR="00B4708D" w:rsidRPr="00B4708D" w:rsidRDefault="00B4708D" w:rsidP="00B4708D">
      <w:pPr>
        <w:pStyle w:val="CodePACKT"/>
      </w:pPr>
    </w:p>
    <w:p w14:paraId="1795ED05" w14:textId="17593E81" w:rsidR="00B4708D" w:rsidRPr="00B4708D" w:rsidRDefault="00B4708D" w:rsidP="00B4708D">
      <w:pPr>
        <w:pStyle w:val="CodePACKT"/>
      </w:pPr>
      <w:r w:rsidRPr="00B4708D">
        <w:t>$</w:t>
      </w:r>
      <w:proofErr w:type="spellStart"/>
      <w:r w:rsidRPr="00B4708D">
        <w:t>NewClass</w:t>
      </w:r>
      <w:proofErr w:type="spellEnd"/>
      <w:r w:rsidRPr="00B4708D">
        <w:t> = @</w:t>
      </w:r>
      <w:r w:rsidR="00D4118C">
        <w:t>"</w:t>
      </w:r>
    </w:p>
    <w:p w14:paraId="6DB2A757" w14:textId="77777777" w:rsidR="00B4708D" w:rsidRPr="00B4708D" w:rsidRDefault="00B4708D" w:rsidP="00B4708D">
      <w:pPr>
        <w:pStyle w:val="CodePACKT"/>
      </w:pPr>
      <w:r w:rsidRPr="00B4708D">
        <w:t>namespace Reskit {</w:t>
      </w:r>
    </w:p>
    <w:p w14:paraId="79CA9C3A" w14:textId="77777777" w:rsidR="00B4708D" w:rsidRPr="00B4708D" w:rsidRDefault="00B4708D" w:rsidP="00B4708D">
      <w:pPr>
        <w:pStyle w:val="CodePACKT"/>
      </w:pPr>
      <w:r w:rsidRPr="00B4708D">
        <w:t>   public class Hello {</w:t>
      </w:r>
    </w:p>
    <w:p w14:paraId="6CD8655D" w14:textId="77777777" w:rsidR="00B4708D" w:rsidRPr="00B4708D" w:rsidRDefault="00B4708D" w:rsidP="00B4708D">
      <w:pPr>
        <w:pStyle w:val="CodePACKT"/>
      </w:pPr>
      <w:r w:rsidRPr="00B4708D">
        <w:lastRenderedPageBreak/>
        <w:t>     public static void World() {</w:t>
      </w:r>
    </w:p>
    <w:p w14:paraId="44B58A36" w14:textId="38D36636" w:rsidR="00B4708D" w:rsidRPr="00B4708D" w:rsidRDefault="00B4708D" w:rsidP="00B4708D">
      <w:pPr>
        <w:pStyle w:val="CodePACKT"/>
      </w:pPr>
      <w:r w:rsidRPr="00B4708D">
        <w:t>         </w:t>
      </w:r>
      <w:proofErr w:type="spellStart"/>
      <w:r w:rsidRPr="00B4708D">
        <w:t>System.Console.WriteLine</w:t>
      </w:r>
      <w:proofErr w:type="spellEnd"/>
      <w:r w:rsidRPr="00B4708D">
        <w:t>(</w:t>
      </w:r>
      <w:r w:rsidR="00D4118C">
        <w:t>"</w:t>
      </w:r>
      <w:r w:rsidRPr="00B4708D">
        <w:t>Hello World!</w:t>
      </w:r>
      <w:r w:rsidR="00D4118C">
        <w:t>"</w:t>
      </w:r>
      <w:r w:rsidRPr="00B4708D">
        <w:t>);</w:t>
      </w:r>
    </w:p>
    <w:p w14:paraId="038402FA" w14:textId="77777777" w:rsidR="00B4708D" w:rsidRPr="00B4708D" w:rsidRDefault="00B4708D" w:rsidP="00B4708D">
      <w:pPr>
        <w:pStyle w:val="CodePACKT"/>
      </w:pPr>
      <w:r w:rsidRPr="00B4708D">
        <w:t>     }</w:t>
      </w:r>
    </w:p>
    <w:p w14:paraId="7A72DDA0" w14:textId="77777777" w:rsidR="00B4708D" w:rsidRPr="00B4708D" w:rsidRDefault="00B4708D" w:rsidP="00B4708D">
      <w:pPr>
        <w:pStyle w:val="CodePACKT"/>
      </w:pPr>
      <w:r w:rsidRPr="00B4708D">
        <w:t>   }</w:t>
      </w:r>
    </w:p>
    <w:p w14:paraId="23AD34CB" w14:textId="77777777" w:rsidR="00B4708D" w:rsidRPr="00B4708D" w:rsidRDefault="00B4708D" w:rsidP="00B4708D">
      <w:pPr>
        <w:pStyle w:val="CodePACKT"/>
      </w:pPr>
      <w:r w:rsidRPr="00B4708D">
        <w:t>  }   </w:t>
      </w:r>
    </w:p>
    <w:p w14:paraId="46CF185A" w14:textId="58D17147" w:rsidR="00B4708D" w:rsidRPr="00B4708D" w:rsidRDefault="00D4118C" w:rsidP="00B4708D">
      <w:pPr>
        <w:pStyle w:val="CodePACKT"/>
      </w:pPr>
      <w:r>
        <w:t>"</w:t>
      </w:r>
      <w:r w:rsidR="00B4708D" w:rsidRPr="00B4708D">
        <w:t>@</w:t>
      </w:r>
    </w:p>
    <w:p w14:paraId="11E60EEA" w14:textId="77777777" w:rsidR="00B4708D" w:rsidRPr="00B4708D" w:rsidRDefault="00B4708D" w:rsidP="00B4708D">
      <w:pPr>
        <w:pStyle w:val="CodePACKT"/>
      </w:pPr>
    </w:p>
    <w:p w14:paraId="41D6CECC" w14:textId="0B6F0D78" w:rsidR="00B4708D" w:rsidRPr="00B4708D" w:rsidRDefault="00B4708D" w:rsidP="00B4708D">
      <w:pPr>
        <w:pStyle w:val="NumberedBulletPACKT"/>
        <w:rPr>
          <w:color w:val="000000"/>
          <w:lang w:val="en-GB" w:eastAsia="en-GB"/>
        </w:rPr>
      </w:pPr>
      <w:r w:rsidRPr="00B4708D">
        <w:rPr>
          <w:lang w:val="en-GB" w:eastAsia="en-GB"/>
        </w:rPr>
        <w:t>Add</w:t>
      </w:r>
      <w:r w:rsidR="00E82C8A">
        <w:rPr>
          <w:lang w:val="en-GB" w:eastAsia="en-GB"/>
        </w:rPr>
        <w:t>ing</w:t>
      </w:r>
      <w:r w:rsidRPr="00B4708D">
        <w:rPr>
          <w:lang w:val="en-GB" w:eastAsia="en-GB"/>
        </w:rPr>
        <w:t> the type into the current PowerShell session</w:t>
      </w:r>
      <w:r w:rsidR="00231874">
        <w:rPr>
          <w:lang w:val="en-GB" w:eastAsia="en-GB"/>
        </w:rPr>
        <w:t>:</w:t>
      </w:r>
    </w:p>
    <w:p w14:paraId="73406842" w14:textId="77777777" w:rsidR="00B4708D" w:rsidRPr="00B4708D" w:rsidRDefault="00B4708D" w:rsidP="00B4708D">
      <w:pPr>
        <w:pStyle w:val="CodePACKT"/>
      </w:pPr>
    </w:p>
    <w:p w14:paraId="68C82CE4" w14:textId="36C9B563" w:rsidR="00B4708D" w:rsidRPr="00B4708D" w:rsidRDefault="00B4708D" w:rsidP="00B4708D">
      <w:pPr>
        <w:pStyle w:val="CodePACKT"/>
      </w:pPr>
      <w:r w:rsidRPr="00B4708D">
        <w:t>Add-Type -TypeDefinition $</w:t>
      </w:r>
      <w:proofErr w:type="spellStart"/>
      <w:r w:rsidRPr="00B4708D">
        <w:t>NewClass</w:t>
      </w:r>
      <w:proofErr w:type="spellEnd"/>
    </w:p>
    <w:p w14:paraId="626F1D4A" w14:textId="77777777" w:rsidR="00B4708D" w:rsidRPr="00B4708D" w:rsidRDefault="00B4708D" w:rsidP="00B4708D">
      <w:pPr>
        <w:pStyle w:val="CodePACKT"/>
      </w:pPr>
    </w:p>
    <w:p w14:paraId="5BC38064" w14:textId="1E1B2F37" w:rsidR="00B4708D" w:rsidRPr="00B4708D" w:rsidRDefault="00B4708D" w:rsidP="00B4708D">
      <w:pPr>
        <w:pStyle w:val="NumberedBulletPACKT"/>
        <w:rPr>
          <w:color w:val="000000"/>
          <w:lang w:val="en-GB" w:eastAsia="en-GB"/>
        </w:rPr>
      </w:pPr>
      <w:r w:rsidRPr="00B4708D">
        <w:rPr>
          <w:lang w:val="en-GB" w:eastAsia="en-GB"/>
        </w:rPr>
        <w:t>Examin</w:t>
      </w:r>
      <w:r w:rsidR="00041FB2">
        <w:rPr>
          <w:lang w:val="en-GB" w:eastAsia="en-GB"/>
        </w:rPr>
        <w:t>ing</w:t>
      </w:r>
      <w:r w:rsidRPr="00B4708D">
        <w:rPr>
          <w:lang w:val="en-GB" w:eastAsia="en-GB"/>
        </w:rPr>
        <w:t> </w:t>
      </w:r>
      <w:r w:rsidR="00FA4958">
        <w:rPr>
          <w:lang w:val="en-GB" w:eastAsia="en-GB"/>
        </w:rPr>
        <w:t xml:space="preserve">the </w:t>
      </w:r>
      <w:r w:rsidRPr="00B4708D">
        <w:rPr>
          <w:lang w:val="en-GB" w:eastAsia="en-GB"/>
        </w:rPr>
        <w:t>method definition</w:t>
      </w:r>
      <w:r w:rsidR="00231874">
        <w:rPr>
          <w:lang w:val="en-GB" w:eastAsia="en-GB"/>
        </w:rPr>
        <w:t>:</w:t>
      </w:r>
    </w:p>
    <w:p w14:paraId="1F5BA020" w14:textId="77777777" w:rsidR="00B4708D" w:rsidRPr="00B4708D" w:rsidRDefault="00B4708D" w:rsidP="00B4708D">
      <w:pPr>
        <w:pStyle w:val="CodePACKT"/>
      </w:pPr>
    </w:p>
    <w:p w14:paraId="7621545E" w14:textId="027360F7" w:rsidR="00B4708D" w:rsidRPr="00B4708D" w:rsidRDefault="00B4708D" w:rsidP="00B4708D">
      <w:pPr>
        <w:pStyle w:val="CodePACKT"/>
      </w:pPr>
      <w:r w:rsidRPr="00B4708D">
        <w:t>[</w:t>
      </w:r>
      <w:proofErr w:type="spellStart"/>
      <w:r w:rsidRPr="00B4708D">
        <w:t>Reskit.Hello</w:t>
      </w:r>
      <w:proofErr w:type="spellEnd"/>
      <w:r w:rsidRPr="00B4708D">
        <w:t>]::World</w:t>
      </w:r>
    </w:p>
    <w:p w14:paraId="77AE8465" w14:textId="77777777" w:rsidR="00B4708D" w:rsidRPr="00B4708D" w:rsidRDefault="00B4708D" w:rsidP="00B4708D">
      <w:pPr>
        <w:pStyle w:val="CodePACKT"/>
      </w:pPr>
    </w:p>
    <w:p w14:paraId="7D1A0668" w14:textId="13EF11A6" w:rsidR="00B4708D" w:rsidRPr="00B4708D" w:rsidRDefault="00B4708D" w:rsidP="00B4708D">
      <w:pPr>
        <w:pStyle w:val="NumberedBulletPACKT"/>
        <w:rPr>
          <w:color w:val="000000"/>
          <w:lang w:val="en-GB" w:eastAsia="en-GB"/>
        </w:rPr>
      </w:pPr>
      <w:r w:rsidRPr="00B4708D">
        <w:rPr>
          <w:lang w:val="en-GB" w:eastAsia="en-GB"/>
        </w:rPr>
        <w:t>Us</w:t>
      </w:r>
      <w:r w:rsidR="00062553">
        <w:rPr>
          <w:lang w:val="en-GB" w:eastAsia="en-GB"/>
        </w:rPr>
        <w:t>ing</w:t>
      </w:r>
      <w:r w:rsidRPr="00B4708D">
        <w:rPr>
          <w:lang w:val="en-GB" w:eastAsia="en-GB"/>
        </w:rPr>
        <w:t> the class</w:t>
      </w:r>
      <w:r w:rsidR="003D7098">
        <w:rPr>
          <w:lang w:val="en-GB" w:eastAsia="en-GB"/>
        </w:rPr>
        <w:t>’</w:t>
      </w:r>
      <w:r>
        <w:rPr>
          <w:lang w:val="en-GB" w:eastAsia="en-GB"/>
        </w:rPr>
        <w:t>s method</w:t>
      </w:r>
      <w:r w:rsidR="00231874">
        <w:rPr>
          <w:lang w:val="en-GB" w:eastAsia="en-GB"/>
        </w:rPr>
        <w:t>:</w:t>
      </w:r>
    </w:p>
    <w:p w14:paraId="204C49FF" w14:textId="77777777" w:rsidR="00B4708D" w:rsidRPr="00B4708D" w:rsidRDefault="00B4708D" w:rsidP="00B4708D">
      <w:pPr>
        <w:pStyle w:val="CodePACKT"/>
      </w:pPr>
    </w:p>
    <w:p w14:paraId="6A74BD63" w14:textId="27F29509" w:rsidR="00B4708D" w:rsidRPr="00B4708D" w:rsidRDefault="00B4708D" w:rsidP="00B4708D">
      <w:pPr>
        <w:pStyle w:val="CodePACKT"/>
      </w:pPr>
      <w:r w:rsidRPr="00B4708D">
        <w:t>[</w:t>
      </w:r>
      <w:proofErr w:type="spellStart"/>
      <w:r w:rsidRPr="00B4708D">
        <w:t>Reskit.Hello</w:t>
      </w:r>
      <w:proofErr w:type="spellEnd"/>
      <w:r w:rsidRPr="00B4708D">
        <w:t>]::World()</w:t>
      </w:r>
    </w:p>
    <w:p w14:paraId="1B9277AD" w14:textId="77777777" w:rsidR="00B4708D" w:rsidRPr="00B4708D" w:rsidRDefault="00B4708D" w:rsidP="00B4708D">
      <w:pPr>
        <w:pStyle w:val="CodePACKT"/>
      </w:pPr>
    </w:p>
    <w:p w14:paraId="5D05F339" w14:textId="5C594F01" w:rsidR="00B4708D" w:rsidRPr="00B4708D" w:rsidRDefault="00B4708D" w:rsidP="00B4708D">
      <w:pPr>
        <w:pStyle w:val="NumberedBulletPACKT"/>
        <w:rPr>
          <w:color w:val="000000"/>
          <w:lang w:val="en-GB" w:eastAsia="en-GB"/>
        </w:rPr>
      </w:pPr>
      <w:r w:rsidRPr="00B4708D">
        <w:rPr>
          <w:lang w:val="en-GB" w:eastAsia="en-GB"/>
        </w:rPr>
        <w:t>Extend</w:t>
      </w:r>
      <w:r w:rsidR="00235D6C">
        <w:rPr>
          <w:lang w:val="en-GB" w:eastAsia="en-GB"/>
        </w:rPr>
        <w:t>ing</w:t>
      </w:r>
      <w:r w:rsidRPr="00B4708D">
        <w:rPr>
          <w:lang w:val="en-GB" w:eastAsia="en-GB"/>
        </w:rPr>
        <w:t> the code with parameters</w:t>
      </w:r>
      <w:r w:rsidR="00231874">
        <w:rPr>
          <w:lang w:val="en-GB" w:eastAsia="en-GB"/>
        </w:rPr>
        <w:t>:</w:t>
      </w:r>
    </w:p>
    <w:p w14:paraId="672AAABE" w14:textId="77777777" w:rsidR="00B4708D" w:rsidRPr="00B4708D" w:rsidRDefault="00B4708D" w:rsidP="00B4708D">
      <w:pPr>
        <w:pStyle w:val="CodePACKT"/>
        <w:rPr>
          <w:rStyle w:val="CodeInTextPACKT"/>
          <w:color w:val="7030A0"/>
        </w:rPr>
      </w:pPr>
    </w:p>
    <w:p w14:paraId="4850C792" w14:textId="0B506202" w:rsidR="00B4708D" w:rsidRPr="00B4708D" w:rsidRDefault="00B4708D" w:rsidP="00B4708D">
      <w:pPr>
        <w:pStyle w:val="CodePACKT"/>
      </w:pPr>
      <w:r w:rsidRPr="00B4708D">
        <w:t>$NewClass2 = @</w:t>
      </w:r>
      <w:r w:rsidR="001E75DB">
        <w:t>"</w:t>
      </w:r>
    </w:p>
    <w:p w14:paraId="5E04FB29" w14:textId="77777777" w:rsidR="00B4708D" w:rsidRPr="00B4708D" w:rsidRDefault="00B4708D" w:rsidP="00B4708D">
      <w:pPr>
        <w:pStyle w:val="CodePACKT"/>
      </w:pPr>
      <w:r w:rsidRPr="00B4708D">
        <w:t>using System;</w:t>
      </w:r>
    </w:p>
    <w:p w14:paraId="00244CE8" w14:textId="77777777" w:rsidR="00B4708D" w:rsidRPr="00B4708D" w:rsidRDefault="00B4708D" w:rsidP="00B4708D">
      <w:pPr>
        <w:pStyle w:val="CodePACKT"/>
      </w:pPr>
      <w:r w:rsidRPr="00B4708D">
        <w:t>using System.IO;</w:t>
      </w:r>
    </w:p>
    <w:p w14:paraId="0BA7212C" w14:textId="77777777" w:rsidR="00B4708D" w:rsidRPr="00B4708D" w:rsidRDefault="00B4708D" w:rsidP="00B4708D">
      <w:pPr>
        <w:pStyle w:val="CodePACKT"/>
      </w:pPr>
      <w:r w:rsidRPr="00B4708D">
        <w:t>namespace Reskit {</w:t>
      </w:r>
    </w:p>
    <w:p w14:paraId="25B05401" w14:textId="77777777" w:rsidR="00B4708D" w:rsidRPr="00B4708D" w:rsidRDefault="00B4708D" w:rsidP="00B4708D">
      <w:pPr>
        <w:pStyle w:val="CodePACKT"/>
      </w:pPr>
      <w:r w:rsidRPr="00B4708D">
        <w:t>  public class Hello2  {</w:t>
      </w:r>
    </w:p>
    <w:p w14:paraId="789362FF" w14:textId="77777777" w:rsidR="00B4708D" w:rsidRPr="00B4708D" w:rsidRDefault="00B4708D" w:rsidP="00B4708D">
      <w:pPr>
        <w:pStyle w:val="CodePACKT"/>
      </w:pPr>
      <w:r w:rsidRPr="00B4708D">
        <w:t>    public static void World() {</w:t>
      </w:r>
    </w:p>
    <w:p w14:paraId="4949CDE1" w14:textId="77CD2ED1" w:rsidR="00B4708D" w:rsidRPr="00B4708D" w:rsidRDefault="00B4708D" w:rsidP="00B4708D">
      <w:pPr>
        <w:pStyle w:val="CodePACKT"/>
      </w:pPr>
      <w:r w:rsidRPr="00B4708D">
        <w:t>      </w:t>
      </w:r>
      <w:proofErr w:type="spellStart"/>
      <w:r w:rsidRPr="00B4708D">
        <w:t>Console.WriteLine</w:t>
      </w:r>
      <w:proofErr w:type="spellEnd"/>
      <w:r w:rsidRPr="00B4708D">
        <w:t>(</w:t>
      </w:r>
      <w:r w:rsidR="001E75DB">
        <w:t>"</w:t>
      </w:r>
      <w:r w:rsidRPr="00B4708D">
        <w:t>Hello World!</w:t>
      </w:r>
      <w:r w:rsidR="001E75DB">
        <w:t>"</w:t>
      </w:r>
      <w:r w:rsidRPr="00B4708D">
        <w:t>);</w:t>
      </w:r>
    </w:p>
    <w:p w14:paraId="2F6C0EED" w14:textId="77777777" w:rsidR="00B4708D" w:rsidRPr="00B4708D" w:rsidRDefault="00B4708D" w:rsidP="00B4708D">
      <w:pPr>
        <w:pStyle w:val="CodePACKT"/>
      </w:pPr>
      <w:r w:rsidRPr="00B4708D">
        <w:t>    }</w:t>
      </w:r>
    </w:p>
    <w:p w14:paraId="5F8559EF" w14:textId="77777777" w:rsidR="00B4708D" w:rsidRPr="00B4708D" w:rsidRDefault="00B4708D" w:rsidP="00B4708D">
      <w:pPr>
        <w:pStyle w:val="CodePACKT"/>
      </w:pPr>
      <w:r w:rsidRPr="00B4708D">
        <w:t>    public static void World(string name) {</w:t>
      </w:r>
    </w:p>
    <w:p w14:paraId="19D81CBD" w14:textId="28E14A2F" w:rsidR="00B4708D" w:rsidRPr="00B4708D" w:rsidRDefault="00B4708D" w:rsidP="00B4708D">
      <w:pPr>
        <w:pStyle w:val="CodePACKT"/>
      </w:pPr>
      <w:r w:rsidRPr="00B4708D">
        <w:t>      </w:t>
      </w:r>
      <w:proofErr w:type="spellStart"/>
      <w:r w:rsidRPr="00B4708D">
        <w:t>Console.WriteLine</w:t>
      </w:r>
      <w:proofErr w:type="spellEnd"/>
      <w:r w:rsidRPr="00B4708D">
        <w:t>(</w:t>
      </w:r>
      <w:r w:rsidR="001E75DB">
        <w:t>"</w:t>
      </w:r>
      <w:r w:rsidRPr="00B4708D">
        <w:t>Hello </w:t>
      </w:r>
      <w:r w:rsidR="001E75DB">
        <w:t>"</w:t>
      </w:r>
      <w:r w:rsidRPr="00B4708D">
        <w:t> + name + </w:t>
      </w:r>
      <w:r w:rsidR="001E75DB">
        <w:t>"</w:t>
      </w:r>
      <w:r w:rsidRPr="00B4708D">
        <w:t>!</w:t>
      </w:r>
      <w:r w:rsidR="001E75DB">
        <w:t>"</w:t>
      </w:r>
      <w:r w:rsidRPr="00B4708D">
        <w:t>);</w:t>
      </w:r>
    </w:p>
    <w:p w14:paraId="12D33C41" w14:textId="77777777" w:rsidR="00B4708D" w:rsidRPr="00B4708D" w:rsidRDefault="00B4708D" w:rsidP="00B4708D">
      <w:pPr>
        <w:pStyle w:val="CodePACKT"/>
      </w:pPr>
      <w:r w:rsidRPr="00B4708D">
        <w:t>    }</w:t>
      </w:r>
    </w:p>
    <w:p w14:paraId="4CBB48ED" w14:textId="77777777" w:rsidR="00B4708D" w:rsidRPr="00B4708D" w:rsidRDefault="00B4708D" w:rsidP="00B4708D">
      <w:pPr>
        <w:pStyle w:val="CodePACKT"/>
      </w:pPr>
      <w:r w:rsidRPr="00B4708D">
        <w:t>  }</w:t>
      </w:r>
    </w:p>
    <w:p w14:paraId="47E99898" w14:textId="77777777" w:rsidR="00B4708D" w:rsidRPr="00B4708D" w:rsidRDefault="00B4708D" w:rsidP="00B4708D">
      <w:pPr>
        <w:pStyle w:val="CodePACKT"/>
      </w:pPr>
      <w:r w:rsidRPr="00B4708D">
        <w:t>}  </w:t>
      </w:r>
    </w:p>
    <w:p w14:paraId="678FD9A8" w14:textId="07C110F1" w:rsidR="00B4708D" w:rsidRPr="00B4708D" w:rsidRDefault="001E75DB" w:rsidP="00B4708D">
      <w:pPr>
        <w:pStyle w:val="CodePACKT"/>
      </w:pPr>
      <w:r>
        <w:t>"</w:t>
      </w:r>
      <w:r w:rsidR="00B4708D" w:rsidRPr="00B4708D">
        <w:t>@</w:t>
      </w:r>
    </w:p>
    <w:p w14:paraId="149DE517" w14:textId="77777777" w:rsidR="00B4708D" w:rsidRPr="00B4708D" w:rsidRDefault="00B4708D" w:rsidP="00B4708D">
      <w:pPr>
        <w:pStyle w:val="CodePACKT"/>
      </w:pPr>
    </w:p>
    <w:p w14:paraId="086A5BC8" w14:textId="1876601D" w:rsidR="00B4708D" w:rsidRPr="00B4708D" w:rsidRDefault="00B4708D" w:rsidP="00DA6443">
      <w:pPr>
        <w:pStyle w:val="NumberedBulletPACKT"/>
        <w:rPr>
          <w:color w:val="000000"/>
          <w:lang w:val="en-GB" w:eastAsia="en-GB"/>
        </w:rPr>
      </w:pPr>
      <w:r w:rsidRPr="00B4708D">
        <w:rPr>
          <w:lang w:val="en-GB" w:eastAsia="en-GB"/>
        </w:rPr>
        <w:t>Add</w:t>
      </w:r>
      <w:r w:rsidR="00CD500C">
        <w:rPr>
          <w:lang w:val="en-GB" w:eastAsia="en-GB"/>
        </w:rPr>
        <w:t>ing</w:t>
      </w:r>
      <w:r w:rsidRPr="00B4708D">
        <w:rPr>
          <w:lang w:val="en-GB" w:eastAsia="en-GB"/>
        </w:rPr>
        <w:t> the type into the current PowerShell session</w:t>
      </w:r>
      <w:r w:rsidR="00231874">
        <w:rPr>
          <w:lang w:val="en-GB" w:eastAsia="en-GB"/>
        </w:rPr>
        <w:t>:</w:t>
      </w:r>
    </w:p>
    <w:p w14:paraId="4689F30A" w14:textId="77777777" w:rsidR="00B4708D" w:rsidRPr="00B4708D" w:rsidRDefault="00B4708D" w:rsidP="00B4708D">
      <w:pPr>
        <w:pStyle w:val="CodePACKT"/>
      </w:pPr>
    </w:p>
    <w:p w14:paraId="734FB283" w14:textId="385240BA" w:rsidR="00B4708D" w:rsidRPr="00B4708D" w:rsidRDefault="00B4708D" w:rsidP="00B4708D">
      <w:pPr>
        <w:pStyle w:val="CodePACKT"/>
      </w:pPr>
      <w:r w:rsidRPr="00B4708D">
        <w:t>Add-Type -TypeDefinition $NewClass2 -Verbose</w:t>
      </w:r>
    </w:p>
    <w:p w14:paraId="538047E5" w14:textId="77777777" w:rsidR="00B4708D" w:rsidRPr="00B4708D" w:rsidRDefault="00B4708D" w:rsidP="00B4708D">
      <w:pPr>
        <w:pStyle w:val="CodePACKT"/>
      </w:pPr>
    </w:p>
    <w:p w14:paraId="7B530337" w14:textId="5584B76A" w:rsidR="00B4708D" w:rsidRPr="00B4708D" w:rsidRDefault="00B4708D" w:rsidP="00DA6443">
      <w:pPr>
        <w:pStyle w:val="NumberedBulletPACKT"/>
        <w:rPr>
          <w:color w:val="000000"/>
          <w:lang w:val="en-GB" w:eastAsia="en-GB"/>
        </w:rPr>
      </w:pPr>
      <w:r w:rsidRPr="00B4708D">
        <w:rPr>
          <w:lang w:val="en-GB" w:eastAsia="en-GB"/>
        </w:rPr>
        <w:t>View</w:t>
      </w:r>
      <w:r w:rsidR="00EF020E">
        <w:rPr>
          <w:lang w:val="en-GB" w:eastAsia="en-GB"/>
        </w:rPr>
        <w:t>ing</w:t>
      </w:r>
      <w:r w:rsidRPr="00B4708D">
        <w:rPr>
          <w:lang w:val="en-GB" w:eastAsia="en-GB"/>
        </w:rPr>
        <w:t> method definitions</w:t>
      </w:r>
      <w:r w:rsidR="00231874">
        <w:rPr>
          <w:lang w:val="en-GB" w:eastAsia="en-GB"/>
        </w:rPr>
        <w:t>:</w:t>
      </w:r>
    </w:p>
    <w:p w14:paraId="1A41BC9D" w14:textId="77777777" w:rsidR="00B4708D" w:rsidRPr="00B4708D" w:rsidRDefault="00B4708D" w:rsidP="00B4708D">
      <w:pPr>
        <w:pStyle w:val="CodePACKT"/>
      </w:pPr>
    </w:p>
    <w:p w14:paraId="3AAF4BD1" w14:textId="353DADCF" w:rsidR="00B4708D" w:rsidRPr="00B4708D" w:rsidRDefault="00B4708D" w:rsidP="00B4708D">
      <w:pPr>
        <w:pStyle w:val="CodePACKT"/>
      </w:pPr>
      <w:r w:rsidRPr="00B4708D">
        <w:t>[Reskit.Hello2]::World</w:t>
      </w:r>
    </w:p>
    <w:p w14:paraId="71FC6E0F" w14:textId="77777777" w:rsidR="00B4708D" w:rsidRPr="00B4708D" w:rsidRDefault="00B4708D" w:rsidP="00B4708D">
      <w:pPr>
        <w:pStyle w:val="CodePACKT"/>
      </w:pPr>
    </w:p>
    <w:p w14:paraId="7C172D2E" w14:textId="5878F6FC" w:rsidR="00B4708D" w:rsidRPr="00B4708D" w:rsidRDefault="00B4708D" w:rsidP="00DA6443">
      <w:pPr>
        <w:pStyle w:val="NumberedBulletPACKT"/>
        <w:rPr>
          <w:color w:val="000000"/>
          <w:lang w:val="en-GB" w:eastAsia="en-GB"/>
        </w:rPr>
      </w:pPr>
      <w:r w:rsidRPr="00B4708D">
        <w:rPr>
          <w:lang w:val="en-GB" w:eastAsia="en-GB"/>
        </w:rPr>
        <w:t>Call</w:t>
      </w:r>
      <w:r w:rsidR="00222167">
        <w:rPr>
          <w:lang w:val="en-GB" w:eastAsia="en-GB"/>
        </w:rPr>
        <w:t>ing</w:t>
      </w:r>
      <w:r w:rsidR="009269F1">
        <w:rPr>
          <w:lang w:val="en-GB" w:eastAsia="en-GB"/>
        </w:rPr>
        <w:t xml:space="preserve"> </w:t>
      </w:r>
      <w:r w:rsidR="003A61EF">
        <w:rPr>
          <w:lang w:val="en-GB" w:eastAsia="en-GB"/>
        </w:rPr>
        <w:t xml:space="preserve">new method </w:t>
      </w:r>
      <w:r w:rsidR="009269F1">
        <w:rPr>
          <w:lang w:val="en-GB" w:eastAsia="en-GB"/>
        </w:rPr>
        <w:t>w</w:t>
      </w:r>
      <w:r w:rsidRPr="00B4708D">
        <w:rPr>
          <w:lang w:val="en-GB" w:eastAsia="en-GB"/>
        </w:rPr>
        <w:t>ith </w:t>
      </w:r>
      <w:r w:rsidR="00DA6443">
        <w:rPr>
          <w:lang w:val="en-GB" w:eastAsia="en-GB"/>
        </w:rPr>
        <w:t>no</w:t>
      </w:r>
      <w:r w:rsidRPr="00B4708D">
        <w:rPr>
          <w:lang w:val="en-GB" w:eastAsia="en-GB"/>
        </w:rPr>
        <w:t> parameters specified</w:t>
      </w:r>
      <w:r w:rsidR="00231874">
        <w:rPr>
          <w:lang w:val="en-GB" w:eastAsia="en-GB"/>
        </w:rPr>
        <w:t>:</w:t>
      </w:r>
    </w:p>
    <w:p w14:paraId="408AAA0E" w14:textId="77777777" w:rsidR="00B4708D" w:rsidRPr="00B4708D" w:rsidRDefault="00B4708D" w:rsidP="00B4708D">
      <w:pPr>
        <w:pStyle w:val="CodePACKT"/>
      </w:pPr>
    </w:p>
    <w:p w14:paraId="202D481B" w14:textId="66ED816A" w:rsidR="00B4708D" w:rsidRPr="00B4708D" w:rsidRDefault="00B4708D" w:rsidP="00B4708D">
      <w:pPr>
        <w:pStyle w:val="CodePACKT"/>
      </w:pPr>
      <w:r w:rsidRPr="00B4708D">
        <w:t>[Reskit.Hello2]::World()</w:t>
      </w:r>
    </w:p>
    <w:p w14:paraId="0433FA2C" w14:textId="77777777" w:rsidR="00B4708D" w:rsidRPr="00B4708D" w:rsidRDefault="00B4708D" w:rsidP="00B4708D">
      <w:pPr>
        <w:pStyle w:val="CodePACKT"/>
      </w:pPr>
    </w:p>
    <w:p w14:paraId="59110C9A" w14:textId="5F7D3A7E" w:rsidR="00B4708D" w:rsidRPr="00B4708D" w:rsidRDefault="00B4708D" w:rsidP="00DA6443">
      <w:pPr>
        <w:pStyle w:val="NumberedBulletPACKT"/>
        <w:rPr>
          <w:color w:val="000000"/>
          <w:lang w:val="en-GB" w:eastAsia="en-GB"/>
        </w:rPr>
      </w:pPr>
      <w:r w:rsidRPr="00B4708D">
        <w:rPr>
          <w:lang w:val="en-GB" w:eastAsia="en-GB"/>
        </w:rPr>
        <w:t>Call</w:t>
      </w:r>
      <w:r w:rsidR="00222167">
        <w:rPr>
          <w:lang w:val="en-GB" w:eastAsia="en-GB"/>
        </w:rPr>
        <w:t>ing</w:t>
      </w:r>
      <w:r w:rsidRPr="00B4708D">
        <w:rPr>
          <w:lang w:val="en-GB" w:eastAsia="en-GB"/>
        </w:rPr>
        <w:t> new method with a parameter</w:t>
      </w:r>
      <w:r w:rsidR="00231874">
        <w:rPr>
          <w:lang w:val="en-GB" w:eastAsia="en-GB"/>
        </w:rPr>
        <w:t>:</w:t>
      </w:r>
    </w:p>
    <w:p w14:paraId="0B9AE660" w14:textId="77777777" w:rsidR="00B4708D" w:rsidRPr="00B4708D" w:rsidRDefault="00B4708D" w:rsidP="00B4708D">
      <w:pPr>
        <w:pStyle w:val="CodePACKT"/>
      </w:pPr>
    </w:p>
    <w:p w14:paraId="7E1D46A2" w14:textId="0A8235E1" w:rsidR="00B4708D" w:rsidRPr="00B4708D" w:rsidRDefault="00B4708D" w:rsidP="00B4708D">
      <w:pPr>
        <w:pStyle w:val="CodePACKT"/>
      </w:pPr>
      <w:r w:rsidRPr="00B4708D">
        <w:t>[Reskit.Hello2]::World(</w:t>
      </w:r>
      <w:r w:rsidR="00937741">
        <w:t>'</w:t>
      </w:r>
      <w:r w:rsidRPr="00B4708D">
        <w:t>Jerry</w:t>
      </w:r>
      <w:r w:rsidR="00937741">
        <w:t>'</w:t>
      </w:r>
      <w:r w:rsidRPr="00B4708D">
        <w:t>)</w:t>
      </w:r>
    </w:p>
    <w:p w14:paraId="442BBB20" w14:textId="77777777" w:rsidR="00B4708D" w:rsidRPr="00B4708D" w:rsidRDefault="00B4708D" w:rsidP="00B4708D">
      <w:pPr>
        <w:pStyle w:val="CodePACKT"/>
      </w:pPr>
    </w:p>
    <w:p w14:paraId="47C49B52" w14:textId="77777777" w:rsidR="00AC0E66" w:rsidRDefault="00AC0E66" w:rsidP="00AC0E66">
      <w:pPr>
        <w:pStyle w:val="Heading2"/>
        <w:numPr>
          <w:ilvl w:val="1"/>
          <w:numId w:val="3"/>
        </w:numPr>
        <w:tabs>
          <w:tab w:val="left" w:pos="0"/>
        </w:tabs>
      </w:pPr>
      <w:r>
        <w:t>How it works...</w:t>
      </w:r>
    </w:p>
    <w:p w14:paraId="5C8763DE" w14:textId="58C10D6B" w:rsidR="00AC0E66" w:rsidRDefault="00AC0E66" w:rsidP="00AC0E66">
      <w:pPr>
        <w:pStyle w:val="NormalPACKT"/>
        <w:rPr>
          <w:lang w:val="en-GB"/>
        </w:rPr>
      </w:pPr>
      <w:r>
        <w:rPr>
          <w:lang w:val="en-GB"/>
        </w:rPr>
        <w:t xml:space="preserve">In </w:t>
      </w:r>
      <w:r w:rsidRPr="00047CA9">
        <w:rPr>
          <w:rStyle w:val="ItalicsPACKT"/>
        </w:rPr>
        <w:t>step 1</w:t>
      </w:r>
      <w:r>
        <w:rPr>
          <w:lang w:val="en-GB"/>
        </w:rPr>
        <w:t xml:space="preserve">, </w:t>
      </w:r>
      <w:r w:rsidR="00DA6443">
        <w:rPr>
          <w:lang w:val="en-GB"/>
        </w:rPr>
        <w:t xml:space="preserve">you examine the different method definitions for the </w:t>
      </w:r>
      <w:r w:rsidR="00DA6443" w:rsidRPr="001B6800">
        <w:rPr>
          <w:rStyle w:val="CodeInTextPACKT"/>
        </w:rPr>
        <w:t>Trim()</w:t>
      </w:r>
      <w:r w:rsidR="00DA6443">
        <w:rPr>
          <w:lang w:val="en-GB"/>
        </w:rPr>
        <w:t xml:space="preserve"> method. The output, showing the different overloaded definitions, looks like this:</w:t>
      </w:r>
    </w:p>
    <w:p w14:paraId="540CCD5D" w14:textId="209F0173" w:rsidR="00DA6443" w:rsidRDefault="00DA6443" w:rsidP="00007944">
      <w:pPr>
        <w:pStyle w:val="FigurePACKT"/>
      </w:pPr>
      <w:r>
        <w:drawing>
          <wp:inline distT="0" distB="0" distL="0" distR="0" wp14:anchorId="1762D98C" wp14:editId="2D8FFFDC">
            <wp:extent cx="2445408" cy="89442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93929" cy="912176"/>
                    </a:xfrm>
                    <a:prstGeom prst="rect">
                      <a:avLst/>
                    </a:prstGeom>
                  </pic:spPr>
                </pic:pic>
              </a:graphicData>
            </a:graphic>
          </wp:inline>
        </w:drawing>
      </w:r>
    </w:p>
    <w:p w14:paraId="0F07583F" w14:textId="5F88A453" w:rsidR="007A045D" w:rsidRDefault="007A045D" w:rsidP="00140AC6">
      <w:pPr>
        <w:pStyle w:val="FigureCaptionPACKT"/>
      </w:pPr>
      <w:r>
        <w:t>Figure 5.2</w:t>
      </w:r>
      <w:r w:rsidR="00726DCD">
        <w:t>3</w:t>
      </w:r>
      <w:r>
        <w:t xml:space="preserve">: </w:t>
      </w:r>
      <w:r w:rsidR="00774DD8">
        <w:t>Examining different method definitions for Trim()</w:t>
      </w:r>
    </w:p>
    <w:p w14:paraId="557B8EE5" w14:textId="57B5897F" w:rsidR="00DA6443" w:rsidRDefault="00DA6443" w:rsidP="00DA6443">
      <w:pPr>
        <w:pStyle w:val="LayoutInformationPACKT"/>
        <w:rPr>
          <w:noProof/>
        </w:rPr>
      </w:pPr>
      <w:r>
        <w:t xml:space="preserve">Insert </w:t>
      </w:r>
      <w:r w:rsidRPr="00C41783">
        <w:t>image</w:t>
      </w:r>
      <w:r>
        <w:t xml:space="preserve"> </w:t>
      </w:r>
      <w:r>
        <w:rPr>
          <w:noProof/>
        </w:rPr>
        <w:t>B42024_05</w:t>
      </w:r>
      <w:r w:rsidRPr="00023EAD">
        <w:rPr>
          <w:noProof/>
        </w:rPr>
        <w:t>_</w:t>
      </w:r>
      <w:r>
        <w:rPr>
          <w:noProof/>
        </w:rPr>
        <w:t>23.png</w:t>
      </w:r>
    </w:p>
    <w:p w14:paraId="6A68A819" w14:textId="07021B90" w:rsidR="00DA6443" w:rsidRDefault="00DA6443" w:rsidP="00DA6443">
      <w:r>
        <w:t xml:space="preserve">In </w:t>
      </w:r>
      <w:r w:rsidRPr="00DA6443">
        <w:rPr>
          <w:rStyle w:val="ItalicsPACKT"/>
        </w:rPr>
        <w:t>step 2</w:t>
      </w:r>
      <w:r>
        <w:t xml:space="preserve">, you create a class definition and store the definition in a variable. In </w:t>
      </w:r>
      <w:r w:rsidRPr="00DA6443">
        <w:rPr>
          <w:rStyle w:val="ItalicsPACKT"/>
        </w:rPr>
        <w:t>step 3</w:t>
      </w:r>
      <w:r>
        <w:t>, you add this class definition into your current PowerShell workspace. These two steps produce no output.</w:t>
      </w:r>
    </w:p>
    <w:p w14:paraId="53F003E6" w14:textId="7CE8AE24" w:rsidR="00DA6443" w:rsidRDefault="00DA6443" w:rsidP="00DA6443">
      <w:r>
        <w:t xml:space="preserve">In </w:t>
      </w:r>
      <w:r w:rsidRPr="00DA6443">
        <w:rPr>
          <w:rStyle w:val="ItalicsPACKT"/>
        </w:rPr>
        <w:t>step 4</w:t>
      </w:r>
      <w:r>
        <w:t>, you use the new method to observe the definitions available to you, which looks like this:</w:t>
      </w:r>
    </w:p>
    <w:p w14:paraId="6B7B4EF8" w14:textId="2A2850C3" w:rsidR="00DA6443" w:rsidRDefault="00DA6443" w:rsidP="000A0AE6">
      <w:pPr>
        <w:pStyle w:val="FigurePACKT"/>
      </w:pPr>
      <w:r>
        <w:drawing>
          <wp:inline distT="0" distB="0" distL="0" distR="0" wp14:anchorId="444268BD" wp14:editId="59F85399">
            <wp:extent cx="1971817" cy="6879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14345" cy="702794"/>
                    </a:xfrm>
                    <a:prstGeom prst="rect">
                      <a:avLst/>
                    </a:prstGeom>
                  </pic:spPr>
                </pic:pic>
              </a:graphicData>
            </a:graphic>
          </wp:inline>
        </w:drawing>
      </w:r>
    </w:p>
    <w:p w14:paraId="67AF1F74" w14:textId="3A8192A6" w:rsidR="00774DD8" w:rsidRDefault="00774DD8" w:rsidP="00140AC6">
      <w:pPr>
        <w:pStyle w:val="FigureCaptionPACKT"/>
      </w:pPr>
      <w:r>
        <w:t>Figure 5.2</w:t>
      </w:r>
      <w:r w:rsidR="00726DCD">
        <w:t>4</w:t>
      </w:r>
      <w:r>
        <w:t xml:space="preserve">: </w:t>
      </w:r>
      <w:r w:rsidR="00401C39">
        <w:t>Examining method definitions</w:t>
      </w:r>
    </w:p>
    <w:p w14:paraId="210ED251" w14:textId="08576FAB" w:rsidR="00DA6443" w:rsidRDefault="00DA6443" w:rsidP="00DA6443">
      <w:pPr>
        <w:pStyle w:val="LayoutInformationPACKT"/>
        <w:rPr>
          <w:noProof/>
        </w:rPr>
      </w:pPr>
      <w:r>
        <w:t xml:space="preserve">Insert </w:t>
      </w:r>
      <w:r w:rsidRPr="00C41783">
        <w:t>image</w:t>
      </w:r>
      <w:r>
        <w:t xml:space="preserve"> </w:t>
      </w:r>
      <w:r>
        <w:rPr>
          <w:noProof/>
        </w:rPr>
        <w:t>B42024_05</w:t>
      </w:r>
      <w:r w:rsidRPr="00023EAD">
        <w:rPr>
          <w:noProof/>
        </w:rPr>
        <w:t>_</w:t>
      </w:r>
      <w:r>
        <w:rPr>
          <w:noProof/>
        </w:rPr>
        <w:t>24.png</w:t>
      </w:r>
    </w:p>
    <w:p w14:paraId="1D63B74F" w14:textId="39A25D4E" w:rsidR="00DA6443" w:rsidRDefault="00DA6443" w:rsidP="00DA6443">
      <w:r>
        <w:t xml:space="preserve">In </w:t>
      </w:r>
      <w:r w:rsidRPr="00DA6443">
        <w:rPr>
          <w:rStyle w:val="ItalicsPACKT"/>
        </w:rPr>
        <w:t>step 5</w:t>
      </w:r>
      <w:r>
        <w:t xml:space="preserve">, you use the </w:t>
      </w:r>
      <w:r w:rsidRPr="00947B0A">
        <w:rPr>
          <w:rStyle w:val="CodeInTextPACKT"/>
        </w:rPr>
        <w:t>World()</w:t>
      </w:r>
      <w:r>
        <w:t xml:space="preserve"> method, whose output is as follows:</w:t>
      </w:r>
    </w:p>
    <w:p w14:paraId="0E8B0F1C" w14:textId="4A700B35" w:rsidR="00DA6443" w:rsidRDefault="0058695A" w:rsidP="000A0AE6">
      <w:pPr>
        <w:pStyle w:val="FigurePACKT"/>
      </w:pPr>
      <w:r>
        <w:lastRenderedPageBreak/>
        <w:drawing>
          <wp:inline distT="0" distB="0" distL="0" distR="0" wp14:anchorId="1106A796" wp14:editId="74DFADF3">
            <wp:extent cx="2227054" cy="470032"/>
            <wp:effectExtent l="0" t="0" r="190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51761" cy="475246"/>
                    </a:xfrm>
                    <a:prstGeom prst="rect">
                      <a:avLst/>
                    </a:prstGeom>
                  </pic:spPr>
                </pic:pic>
              </a:graphicData>
            </a:graphic>
          </wp:inline>
        </w:drawing>
      </w:r>
    </w:p>
    <w:p w14:paraId="476AC406" w14:textId="4D3AF57D" w:rsidR="005D31C0" w:rsidRDefault="005D31C0" w:rsidP="00140AC6">
      <w:pPr>
        <w:pStyle w:val="FigureCaptionPACKT"/>
      </w:pPr>
      <w:r>
        <w:t>Figure 5.2</w:t>
      </w:r>
      <w:r w:rsidR="00726DCD">
        <w:t>5</w:t>
      </w:r>
      <w:r>
        <w:t xml:space="preserve">: </w:t>
      </w:r>
      <w:r w:rsidR="000A072F">
        <w:t>Using the World() method</w:t>
      </w:r>
    </w:p>
    <w:p w14:paraId="7B648B83" w14:textId="44212E46" w:rsidR="00DA6443" w:rsidRDefault="00DA6443" w:rsidP="00DA6443">
      <w:pPr>
        <w:pStyle w:val="LayoutInformationPACKT"/>
        <w:rPr>
          <w:noProof/>
        </w:rPr>
      </w:pPr>
      <w:r>
        <w:t xml:space="preserve">Insert </w:t>
      </w:r>
      <w:r w:rsidRPr="00C41783">
        <w:t>image</w:t>
      </w:r>
      <w:r>
        <w:t xml:space="preserve"> </w:t>
      </w:r>
      <w:r>
        <w:rPr>
          <w:noProof/>
        </w:rPr>
        <w:t>B42024_05</w:t>
      </w:r>
      <w:r w:rsidRPr="00023EAD">
        <w:rPr>
          <w:noProof/>
        </w:rPr>
        <w:t>_</w:t>
      </w:r>
      <w:r>
        <w:rPr>
          <w:noProof/>
        </w:rPr>
        <w:t>25.png</w:t>
      </w:r>
    </w:p>
    <w:p w14:paraId="116EC889" w14:textId="055FBE5D" w:rsidR="0058695A" w:rsidRDefault="0058695A" w:rsidP="0058695A">
      <w:r>
        <w:t xml:space="preserve">In </w:t>
      </w:r>
      <w:r w:rsidRPr="0058695A">
        <w:rPr>
          <w:rStyle w:val="ItalicsPACKT"/>
        </w:rPr>
        <w:t>step</w:t>
      </w:r>
      <w:r w:rsidR="00BC2D7E">
        <w:rPr>
          <w:rStyle w:val="ItalicsPACKT"/>
        </w:rPr>
        <w:t>s</w:t>
      </w:r>
      <w:r w:rsidRPr="0058695A">
        <w:rPr>
          <w:rStyle w:val="ItalicsPACKT"/>
        </w:rPr>
        <w:t xml:space="preserve"> 6</w:t>
      </w:r>
      <w:r>
        <w:t xml:space="preserve"> and </w:t>
      </w:r>
      <w:r w:rsidRPr="0058695A">
        <w:rPr>
          <w:rStyle w:val="ItalicsPACKT"/>
        </w:rPr>
        <w:t>7</w:t>
      </w:r>
      <w:r>
        <w:t xml:space="preserve">, you create another new class definition, this time with two overloaded definitions to the </w:t>
      </w:r>
      <w:r w:rsidRPr="0058695A">
        <w:rPr>
          <w:rStyle w:val="CodeInTextPACKT"/>
        </w:rPr>
        <w:t>World()</w:t>
      </w:r>
      <w:r>
        <w:t xml:space="preserve"> method. These two steps produce no output. In </w:t>
      </w:r>
      <w:r w:rsidRPr="0058695A">
        <w:rPr>
          <w:rStyle w:val="ItalicsPACKT"/>
        </w:rPr>
        <w:t>step 8</w:t>
      </w:r>
      <w:r w:rsidRPr="000A0AE6">
        <w:t>,</w:t>
      </w:r>
      <w:r w:rsidRPr="00BC2D7E">
        <w:t xml:space="preserve"> </w:t>
      </w:r>
      <w:r>
        <w:t xml:space="preserve">you view the definitions for the </w:t>
      </w:r>
      <w:r w:rsidRPr="0058695A">
        <w:rPr>
          <w:rStyle w:val="CodeInTextPACKT"/>
        </w:rPr>
        <w:t>World()</w:t>
      </w:r>
      <w:r>
        <w:t xml:space="preserve"> method within the </w:t>
      </w:r>
      <w:r w:rsidRPr="0058695A">
        <w:rPr>
          <w:rStyle w:val="CodeInTextPACKT"/>
        </w:rPr>
        <w:t>Reskit.Hell</w:t>
      </w:r>
      <w:r w:rsidR="00DD6F07">
        <w:rPr>
          <w:rStyle w:val="CodeInTextPACKT"/>
        </w:rPr>
        <w:t>o</w:t>
      </w:r>
      <w:r>
        <w:rPr>
          <w:rStyle w:val="CodeInTextPACKT"/>
        </w:rPr>
        <w:t>2</w:t>
      </w:r>
      <w:r>
        <w:t xml:space="preserve"> class, with output like this:</w:t>
      </w:r>
    </w:p>
    <w:p w14:paraId="649DCE11" w14:textId="2352DBF2" w:rsidR="0058695A" w:rsidRDefault="0058695A" w:rsidP="000A0AE6">
      <w:pPr>
        <w:pStyle w:val="FigurePACKT"/>
      </w:pPr>
      <w:r>
        <w:drawing>
          <wp:inline distT="0" distB="0" distL="0" distR="0" wp14:anchorId="1964C946" wp14:editId="4AED5381">
            <wp:extent cx="1910159" cy="7704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22090" cy="775258"/>
                    </a:xfrm>
                    <a:prstGeom prst="rect">
                      <a:avLst/>
                    </a:prstGeom>
                  </pic:spPr>
                </pic:pic>
              </a:graphicData>
            </a:graphic>
          </wp:inline>
        </w:drawing>
      </w:r>
    </w:p>
    <w:p w14:paraId="3CCCA962" w14:textId="1CAD8FEB" w:rsidR="00DD6F07" w:rsidRDefault="00DD6F07" w:rsidP="00140AC6">
      <w:pPr>
        <w:pStyle w:val="FigureCaptionPACKT"/>
      </w:pPr>
      <w:r>
        <w:t>Figure 5.2</w:t>
      </w:r>
      <w:r w:rsidR="00726DCD">
        <w:t>6</w:t>
      </w:r>
      <w:r>
        <w:t xml:space="preserve">: </w:t>
      </w:r>
      <w:r w:rsidR="00812724">
        <w:t xml:space="preserve">Viewing </w:t>
      </w:r>
      <w:r w:rsidR="00BC2D7E">
        <w:t xml:space="preserve">the </w:t>
      </w:r>
      <w:r w:rsidR="00887807">
        <w:t>World() method definitions</w:t>
      </w:r>
    </w:p>
    <w:p w14:paraId="60641064" w14:textId="172EB072" w:rsidR="0058695A" w:rsidRDefault="0058695A" w:rsidP="0058695A">
      <w:pPr>
        <w:pStyle w:val="LayoutInformationPACKT"/>
        <w:rPr>
          <w:noProof/>
        </w:rPr>
      </w:pPr>
      <w:r>
        <w:t xml:space="preserve">Insert </w:t>
      </w:r>
      <w:r w:rsidRPr="00C41783">
        <w:t>image</w:t>
      </w:r>
      <w:r>
        <w:t xml:space="preserve"> </w:t>
      </w:r>
      <w:r>
        <w:rPr>
          <w:noProof/>
        </w:rPr>
        <w:t>B42024_05</w:t>
      </w:r>
      <w:r w:rsidRPr="00023EAD">
        <w:rPr>
          <w:noProof/>
        </w:rPr>
        <w:t>_</w:t>
      </w:r>
      <w:r>
        <w:rPr>
          <w:noProof/>
        </w:rPr>
        <w:t>26.png</w:t>
      </w:r>
    </w:p>
    <w:p w14:paraId="6EEDF2C8" w14:textId="6979ED75" w:rsidR="0058695A" w:rsidRDefault="0058695A" w:rsidP="0058695A">
      <w:r>
        <w:t xml:space="preserve">In </w:t>
      </w:r>
      <w:r w:rsidRPr="0058695A">
        <w:rPr>
          <w:rStyle w:val="ItalicsPACKT"/>
        </w:rPr>
        <w:t>step 9</w:t>
      </w:r>
      <w:r>
        <w:t xml:space="preserve">, you invoke the </w:t>
      </w:r>
      <w:r w:rsidRPr="0058695A">
        <w:rPr>
          <w:rStyle w:val="CodeInTextPACKT"/>
        </w:rPr>
        <w:t>World()</w:t>
      </w:r>
      <w:r>
        <w:t xml:space="preserve"> method, specifying no parameters, which produces this output:</w:t>
      </w:r>
    </w:p>
    <w:p w14:paraId="160FADF1" w14:textId="487F2D34" w:rsidR="0058695A" w:rsidRDefault="0058695A" w:rsidP="000A0AE6">
      <w:pPr>
        <w:pStyle w:val="FigurePACKT"/>
      </w:pPr>
      <w:r>
        <w:drawing>
          <wp:inline distT="0" distB="0" distL="0" distR="0" wp14:anchorId="05F2A3C8" wp14:editId="7960FD80">
            <wp:extent cx="2373365" cy="35024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22768" cy="357534"/>
                    </a:xfrm>
                    <a:prstGeom prst="rect">
                      <a:avLst/>
                    </a:prstGeom>
                  </pic:spPr>
                </pic:pic>
              </a:graphicData>
            </a:graphic>
          </wp:inline>
        </w:drawing>
      </w:r>
    </w:p>
    <w:p w14:paraId="51F608AB" w14:textId="2AAB0E7C" w:rsidR="00887807" w:rsidRPr="0058695A" w:rsidRDefault="00887807" w:rsidP="00140AC6">
      <w:pPr>
        <w:pStyle w:val="FigureCaptionPACKT"/>
      </w:pPr>
      <w:r>
        <w:t>Figure 5.2</w:t>
      </w:r>
      <w:r w:rsidR="00726DCD">
        <w:t>7</w:t>
      </w:r>
      <w:r>
        <w:t>: Calling World() with no parameters specified</w:t>
      </w:r>
    </w:p>
    <w:p w14:paraId="6CB203E0" w14:textId="18EA0546" w:rsidR="0058695A" w:rsidRDefault="0058695A" w:rsidP="0058695A">
      <w:pPr>
        <w:pStyle w:val="LayoutInformationPACKT"/>
        <w:rPr>
          <w:noProof/>
        </w:rPr>
      </w:pPr>
      <w:r>
        <w:t xml:space="preserve">Insert </w:t>
      </w:r>
      <w:r w:rsidRPr="00C41783">
        <w:t>image</w:t>
      </w:r>
      <w:r>
        <w:t xml:space="preserve"> </w:t>
      </w:r>
      <w:r>
        <w:rPr>
          <w:noProof/>
        </w:rPr>
        <w:t>B42024_05</w:t>
      </w:r>
      <w:r w:rsidRPr="00023EAD">
        <w:rPr>
          <w:noProof/>
        </w:rPr>
        <w:t>_</w:t>
      </w:r>
      <w:r>
        <w:rPr>
          <w:noProof/>
        </w:rPr>
        <w:t>27.png</w:t>
      </w:r>
    </w:p>
    <w:p w14:paraId="54C1426E" w14:textId="1A9C680D" w:rsidR="0058695A" w:rsidRDefault="0058695A" w:rsidP="0058695A">
      <w:r>
        <w:t xml:space="preserve">In </w:t>
      </w:r>
      <w:r w:rsidRPr="0058695A">
        <w:rPr>
          <w:rStyle w:val="ItalicsPACKT"/>
        </w:rPr>
        <w:t>step 10</w:t>
      </w:r>
      <w:r>
        <w:t>, you invoke the</w:t>
      </w:r>
      <w:r w:rsidRPr="0058695A">
        <w:t xml:space="preserve"> </w:t>
      </w:r>
      <w:r w:rsidRPr="0058695A">
        <w:rPr>
          <w:rStyle w:val="CodeInTextPACKT"/>
        </w:rPr>
        <w:t>World()</w:t>
      </w:r>
      <w:r>
        <w:t xml:space="preserve"> method, specifying a single string parameter, which produces this output:</w:t>
      </w:r>
    </w:p>
    <w:p w14:paraId="64D905F3" w14:textId="349ADC0B" w:rsidR="0058695A" w:rsidRDefault="0058695A" w:rsidP="000A0AE6">
      <w:pPr>
        <w:pStyle w:val="FigurePACKT"/>
      </w:pPr>
      <w:r>
        <w:drawing>
          <wp:inline distT="0" distB="0" distL="0" distR="0" wp14:anchorId="2C2696D9" wp14:editId="4D4AB485">
            <wp:extent cx="2423108" cy="413583"/>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06055" cy="444809"/>
                    </a:xfrm>
                    <a:prstGeom prst="rect">
                      <a:avLst/>
                    </a:prstGeom>
                  </pic:spPr>
                </pic:pic>
              </a:graphicData>
            </a:graphic>
          </wp:inline>
        </w:drawing>
      </w:r>
    </w:p>
    <w:p w14:paraId="33F873A1" w14:textId="1C0EE52E" w:rsidR="00887807" w:rsidRPr="0058695A" w:rsidRDefault="00887807" w:rsidP="00140AC6">
      <w:pPr>
        <w:pStyle w:val="FigureCaptionPACKT"/>
      </w:pPr>
      <w:r>
        <w:t>Figure 5.2</w:t>
      </w:r>
      <w:r w:rsidR="00726DCD">
        <w:t>8</w:t>
      </w:r>
      <w:r>
        <w:t xml:space="preserve">: Calling World() </w:t>
      </w:r>
      <w:r w:rsidR="00BC2D7E">
        <w:t xml:space="preserve">while </w:t>
      </w:r>
      <w:r>
        <w:t>specifying a single string parameter</w:t>
      </w:r>
    </w:p>
    <w:p w14:paraId="116F8E67" w14:textId="1ED1C706" w:rsidR="0058695A" w:rsidRDefault="0058695A" w:rsidP="0058695A">
      <w:pPr>
        <w:pStyle w:val="LayoutInformationPACKT"/>
        <w:rPr>
          <w:noProof/>
        </w:rPr>
      </w:pPr>
      <w:r>
        <w:t xml:space="preserve">Insert </w:t>
      </w:r>
      <w:r w:rsidRPr="00C41783">
        <w:t>image</w:t>
      </w:r>
      <w:r>
        <w:t xml:space="preserve"> </w:t>
      </w:r>
      <w:r>
        <w:rPr>
          <w:noProof/>
        </w:rPr>
        <w:t>B42024_05</w:t>
      </w:r>
      <w:r w:rsidRPr="00023EAD">
        <w:rPr>
          <w:noProof/>
        </w:rPr>
        <w:t>_</w:t>
      </w:r>
      <w:r>
        <w:rPr>
          <w:noProof/>
        </w:rPr>
        <w:t>28.png</w:t>
      </w:r>
    </w:p>
    <w:p w14:paraId="4ABDEDD3" w14:textId="2D920F7E" w:rsidR="00AC0E66" w:rsidRDefault="00AC0E66" w:rsidP="00AC0E66">
      <w:pPr>
        <w:pStyle w:val="Heading2"/>
      </w:pPr>
      <w:r>
        <w:lastRenderedPageBreak/>
        <w:t>Ther</w:t>
      </w:r>
      <w:r w:rsidR="006F7ECF">
        <w:t>e</w:t>
      </w:r>
      <w:r w:rsidR="003D7098">
        <w:t>’</w:t>
      </w:r>
      <w:r w:rsidR="006F7ECF">
        <w:t>s</w:t>
      </w:r>
      <w:r>
        <w:t xml:space="preserve"> more...</w:t>
      </w:r>
    </w:p>
    <w:p w14:paraId="4093510B" w14:textId="4D09B96D" w:rsidR="001B6800" w:rsidRDefault="0058695A" w:rsidP="0058695A">
      <w:pPr>
        <w:pStyle w:val="NormalPACKT"/>
        <w:rPr>
          <w:lang w:val="en-GB"/>
        </w:rPr>
      </w:pPr>
      <w:r>
        <w:rPr>
          <w:lang w:val="en-GB"/>
        </w:rPr>
        <w:t xml:space="preserve">In </w:t>
      </w:r>
      <w:r w:rsidRPr="00CF1B5B">
        <w:rPr>
          <w:rStyle w:val="ItalicsPACKT"/>
        </w:rPr>
        <w:t>step 1</w:t>
      </w:r>
      <w:r>
        <w:rPr>
          <w:lang w:val="en-GB"/>
        </w:rPr>
        <w:t>, you examine the different definitions of a method</w:t>
      </w:r>
      <w:r w:rsidR="00BC2D7E">
        <w:rPr>
          <w:lang w:val="en-GB"/>
        </w:rPr>
        <w:t xml:space="preserve"> –</w:t>
      </w:r>
      <w:r>
        <w:rPr>
          <w:lang w:val="en-GB"/>
        </w:rPr>
        <w:t xml:space="preserve"> in this case</w:t>
      </w:r>
      <w:r w:rsidR="00BC2D7E">
        <w:rPr>
          <w:lang w:val="en-GB"/>
        </w:rPr>
        <w:t>,</w:t>
      </w:r>
      <w:r w:rsidR="00185835">
        <w:rPr>
          <w:lang w:val="en-GB"/>
        </w:rPr>
        <w:t xml:space="preserve"> </w:t>
      </w:r>
      <w:r>
        <w:rPr>
          <w:lang w:val="en-GB"/>
        </w:rPr>
        <w:t xml:space="preserve">the </w:t>
      </w:r>
      <w:r w:rsidRPr="00CF1B5B">
        <w:rPr>
          <w:rStyle w:val="CodeInTextPACKT"/>
        </w:rPr>
        <w:t>Trim()</w:t>
      </w:r>
      <w:r>
        <w:rPr>
          <w:lang w:val="en-GB"/>
        </w:rPr>
        <w:t xml:space="preserve"> method</w:t>
      </w:r>
      <w:r w:rsidR="001B6800">
        <w:rPr>
          <w:lang w:val="en-GB"/>
        </w:rPr>
        <w:t xml:space="preserve"> of the </w:t>
      </w:r>
      <w:proofErr w:type="spellStart"/>
      <w:r w:rsidR="001B6800" w:rsidRPr="001B6800">
        <w:rPr>
          <w:rStyle w:val="CodeInTextPACKT"/>
        </w:rPr>
        <w:t>System.String</w:t>
      </w:r>
      <w:proofErr w:type="spellEnd"/>
      <w:r w:rsidR="001B6800">
        <w:rPr>
          <w:lang w:val="en-GB"/>
        </w:rPr>
        <w:t xml:space="preserve"> class. There are several ways you </w:t>
      </w:r>
      <w:r w:rsidR="0070481A">
        <w:rPr>
          <w:lang w:val="en-GB"/>
        </w:rPr>
        <w:t xml:space="preserve">discover </w:t>
      </w:r>
      <w:r w:rsidR="001B6800">
        <w:rPr>
          <w:lang w:val="en-GB"/>
        </w:rPr>
        <w:t>method overloads</w:t>
      </w:r>
      <w:r w:rsidR="0070481A">
        <w:rPr>
          <w:lang w:val="en-GB"/>
        </w:rPr>
        <w:t>. I</w:t>
      </w:r>
      <w:r w:rsidR="001B6800">
        <w:rPr>
          <w:lang w:val="en-GB"/>
        </w:rPr>
        <w:t xml:space="preserve">n this step, you create a pseudo-object containing a string and then look at the </w:t>
      </w:r>
      <w:r w:rsidR="0070481A">
        <w:rPr>
          <w:lang w:val="en-GB"/>
        </w:rPr>
        <w:t xml:space="preserve">method </w:t>
      </w:r>
      <w:r w:rsidR="001B6800">
        <w:rPr>
          <w:lang w:val="en-GB"/>
        </w:rPr>
        <w:t xml:space="preserve">definitions. PowerShell creates an unnamed object (in the .NET </w:t>
      </w:r>
      <w:r w:rsidR="0013714E">
        <w:rPr>
          <w:lang w:val="en-GB"/>
        </w:rPr>
        <w:t>m</w:t>
      </w:r>
      <w:r w:rsidR="001B6800">
        <w:rPr>
          <w:lang w:val="en-GB"/>
        </w:rPr>
        <w:t>anaged heap) which it immediately destroys</w:t>
      </w:r>
      <w:r w:rsidR="0070481A">
        <w:rPr>
          <w:lang w:val="en-GB"/>
        </w:rPr>
        <w:t xml:space="preserve"> after the statement completes</w:t>
      </w:r>
      <w:r w:rsidR="001B6800">
        <w:rPr>
          <w:lang w:val="en-GB"/>
        </w:rPr>
        <w:t>. At some point later in time, .NET runs the GC process to reclaim the memory</w:t>
      </w:r>
      <w:r w:rsidR="0070481A">
        <w:rPr>
          <w:lang w:val="en-GB"/>
        </w:rPr>
        <w:t xml:space="preserve"> used by this temporary object </w:t>
      </w:r>
      <w:r w:rsidR="001B6800">
        <w:rPr>
          <w:lang w:val="en-GB"/>
        </w:rPr>
        <w:t>and reorgani</w:t>
      </w:r>
      <w:r w:rsidR="00BC2D7E">
        <w:rPr>
          <w:lang w:val="en-GB"/>
        </w:rPr>
        <w:t>z</w:t>
      </w:r>
      <w:r w:rsidR="001B6800">
        <w:rPr>
          <w:lang w:val="en-GB"/>
        </w:rPr>
        <w:t>e</w:t>
      </w:r>
      <w:r w:rsidR="0070481A">
        <w:rPr>
          <w:lang w:val="en-GB"/>
        </w:rPr>
        <w:t>s</w:t>
      </w:r>
      <w:r w:rsidR="001B6800">
        <w:rPr>
          <w:lang w:val="en-GB"/>
        </w:rPr>
        <w:t xml:space="preserve"> the managed heap.</w:t>
      </w:r>
    </w:p>
    <w:p w14:paraId="1B07C233" w14:textId="23145CD5" w:rsidR="0058695A" w:rsidRPr="001B6800" w:rsidRDefault="001B6800" w:rsidP="0058695A">
      <w:pPr>
        <w:pStyle w:val="NormalPACKT"/>
        <w:rPr>
          <w:caps/>
          <w:lang w:val="en-GB"/>
        </w:rPr>
      </w:pPr>
      <w:r>
        <w:rPr>
          <w:lang w:val="en-GB"/>
        </w:rPr>
        <w:t>As you can see, there are three overloaded definitions</w:t>
      </w:r>
      <w:r w:rsidR="002935A4">
        <w:rPr>
          <w:lang w:val="en-GB"/>
        </w:rPr>
        <w:t xml:space="preserve"> – </w:t>
      </w:r>
      <w:r>
        <w:rPr>
          <w:lang w:val="en-GB"/>
        </w:rPr>
        <w:t xml:space="preserve">three different ways you can invoke the </w:t>
      </w:r>
      <w:r w:rsidRPr="001B6800">
        <w:rPr>
          <w:rStyle w:val="CodeInTextPACKT"/>
        </w:rPr>
        <w:t>Trim()</w:t>
      </w:r>
      <w:r w:rsidRPr="002935A4">
        <w:rPr>
          <w:rStyle w:val="CodeInTextPACKT"/>
          <w:rFonts w:ascii="Times New Roman" w:hAnsi="Times New Roman"/>
          <w:sz w:val="22"/>
          <w:szCs w:val="22"/>
        </w:rPr>
        <w:t xml:space="preserve"> </w:t>
      </w:r>
      <w:r>
        <w:rPr>
          <w:lang w:val="en-GB"/>
        </w:rPr>
        <w:t xml:space="preserve">method. </w:t>
      </w:r>
      <w:r w:rsidR="0058695A">
        <w:rPr>
          <w:lang w:val="en-GB"/>
        </w:rPr>
        <w:t xml:space="preserve">You use the first overloaded definition to remove </w:t>
      </w:r>
      <w:r>
        <w:rPr>
          <w:lang w:val="en-GB"/>
        </w:rPr>
        <w:t xml:space="preserve">both </w:t>
      </w:r>
      <w:r w:rsidR="0058695A">
        <w:rPr>
          <w:lang w:val="en-GB"/>
        </w:rPr>
        <w:t>leading and trailing space</w:t>
      </w:r>
      <w:r>
        <w:rPr>
          <w:lang w:val="en-GB"/>
        </w:rPr>
        <w:t xml:space="preserve"> characters </w:t>
      </w:r>
      <w:r w:rsidR="0058695A">
        <w:rPr>
          <w:lang w:val="en-GB"/>
        </w:rPr>
        <w:t>from a string</w:t>
      </w:r>
      <w:r w:rsidR="002935A4">
        <w:rPr>
          <w:lang w:val="en-GB"/>
        </w:rPr>
        <w:t xml:space="preserve">, </w:t>
      </w:r>
      <w:r w:rsidR="0070481A">
        <w:rPr>
          <w:lang w:val="en-GB"/>
        </w:rPr>
        <w:t xml:space="preserve">probably the most common usage of </w:t>
      </w:r>
      <w:r w:rsidR="0070481A" w:rsidRPr="0070481A">
        <w:rPr>
          <w:rStyle w:val="CodeInTextPACKT"/>
        </w:rPr>
        <w:t>Trim()</w:t>
      </w:r>
      <w:r w:rsidR="0070481A">
        <w:rPr>
          <w:lang w:val="en-GB"/>
        </w:rPr>
        <w:t>.</w:t>
      </w:r>
      <w:r w:rsidR="0058695A">
        <w:rPr>
          <w:lang w:val="en-GB"/>
        </w:rPr>
        <w:t xml:space="preserve"> With the second definition, you specify</w:t>
      </w:r>
      <w:r w:rsidR="00CF1B5B">
        <w:rPr>
          <w:lang w:val="en-GB"/>
        </w:rPr>
        <w:t xml:space="preserve"> a </w:t>
      </w:r>
      <w:r w:rsidR="0070481A">
        <w:rPr>
          <w:lang w:val="en-GB"/>
        </w:rPr>
        <w:t xml:space="preserve">specific </w:t>
      </w:r>
      <w:r w:rsidR="00CF1B5B">
        <w:rPr>
          <w:lang w:val="en-GB"/>
        </w:rPr>
        <w:t xml:space="preserve">character and .NET removes any leading or trailing occurrences of </w:t>
      </w:r>
      <w:r>
        <w:rPr>
          <w:lang w:val="en-GB"/>
        </w:rPr>
        <w:t>that</w:t>
      </w:r>
      <w:r w:rsidR="00CF1B5B">
        <w:rPr>
          <w:lang w:val="en-GB"/>
        </w:rPr>
        <w:t xml:space="preserve"> character. With the third definition, you specify an array of characters to trim from the start or end of the string. In most cases, the </w:t>
      </w:r>
      <w:r w:rsidR="0070481A">
        <w:rPr>
          <w:lang w:val="en-GB"/>
        </w:rPr>
        <w:t>last two definitions are less useful, although it depends on your use cases. The extra flexibility is useful.</w:t>
      </w:r>
    </w:p>
    <w:p w14:paraId="69465AAE" w14:textId="1D103B8F" w:rsidR="00CF1B5B" w:rsidRDefault="00DA6443" w:rsidP="00AC0E66">
      <w:pPr>
        <w:pStyle w:val="NormalPACKT"/>
        <w:rPr>
          <w:lang w:val="en-GB"/>
        </w:rPr>
      </w:pPr>
      <w:r>
        <w:rPr>
          <w:lang w:val="en-GB"/>
        </w:rPr>
        <w:t xml:space="preserve">In </w:t>
      </w:r>
      <w:r w:rsidRPr="00DA6443">
        <w:rPr>
          <w:rStyle w:val="ItalicsPACKT"/>
        </w:rPr>
        <w:t>step 3</w:t>
      </w:r>
      <w:r>
        <w:rPr>
          <w:lang w:val="en-GB"/>
        </w:rPr>
        <w:t xml:space="preserve">, you use the </w:t>
      </w:r>
      <w:r w:rsidRPr="00DA6443">
        <w:rPr>
          <w:rStyle w:val="CodeInTextPACKT"/>
        </w:rPr>
        <w:t>Add-Type</w:t>
      </w:r>
      <w:r>
        <w:rPr>
          <w:lang w:val="en-GB"/>
        </w:rPr>
        <w:t xml:space="preserve"> cmdlet to add the class definition into your current workspace. The cmdlet compiles the </w:t>
      </w:r>
      <w:r w:rsidR="001B6800">
        <w:rPr>
          <w:lang w:val="en-GB"/>
        </w:rPr>
        <w:t xml:space="preserve">C# </w:t>
      </w:r>
      <w:r>
        <w:rPr>
          <w:lang w:val="en-GB"/>
        </w:rPr>
        <w:t>code, creates</w:t>
      </w:r>
      <w:r w:rsidR="00BC2D7E">
        <w:rPr>
          <w:lang w:val="en-GB"/>
        </w:rPr>
        <w:t>,</w:t>
      </w:r>
      <w:r>
        <w:rPr>
          <w:lang w:val="en-GB"/>
        </w:rPr>
        <w:t xml:space="preserve"> </w:t>
      </w:r>
      <w:r w:rsidR="001B6800">
        <w:rPr>
          <w:lang w:val="en-GB"/>
        </w:rPr>
        <w:t>and then loads a</w:t>
      </w:r>
      <w:r>
        <w:rPr>
          <w:lang w:val="en-GB"/>
        </w:rPr>
        <w:t xml:space="preserve"> DLL</w:t>
      </w:r>
      <w:r w:rsidR="00BC2D7E">
        <w:rPr>
          <w:lang w:val="en-GB"/>
        </w:rPr>
        <w:t>,</w:t>
      </w:r>
      <w:r w:rsidR="001B6800">
        <w:rPr>
          <w:lang w:val="en-GB"/>
        </w:rPr>
        <w:t xml:space="preserve"> which then enable</w:t>
      </w:r>
      <w:r w:rsidR="00123684">
        <w:rPr>
          <w:lang w:val="en-GB"/>
        </w:rPr>
        <w:t>s</w:t>
      </w:r>
      <w:r w:rsidR="001B6800">
        <w:rPr>
          <w:lang w:val="en-GB"/>
        </w:rPr>
        <w:t xml:space="preserve"> you to use the classes.</w:t>
      </w:r>
      <w:r>
        <w:rPr>
          <w:lang w:val="en-GB"/>
        </w:rPr>
        <w:t xml:space="preserve"> If you intend to use this add-in </w:t>
      </w:r>
      <w:r w:rsidR="001B6800">
        <w:rPr>
          <w:lang w:val="en-GB"/>
        </w:rPr>
        <w:t>regularly</w:t>
      </w:r>
      <w:r>
        <w:rPr>
          <w:lang w:val="en-GB"/>
        </w:rPr>
        <w:t xml:space="preserve">, then you could add </w:t>
      </w:r>
      <w:r w:rsidRPr="00DA6443">
        <w:rPr>
          <w:rStyle w:val="ItalicsPACKT"/>
        </w:rPr>
        <w:t>step</w:t>
      </w:r>
      <w:r w:rsidR="00BC2D7E">
        <w:rPr>
          <w:rStyle w:val="ItalicsPACKT"/>
        </w:rPr>
        <w:t>s</w:t>
      </w:r>
      <w:r w:rsidRPr="00DA6443">
        <w:rPr>
          <w:rStyle w:val="ItalicsPACKT"/>
        </w:rPr>
        <w:t xml:space="preserve"> 2</w:t>
      </w:r>
      <w:r>
        <w:rPr>
          <w:lang w:val="en-GB"/>
        </w:rPr>
        <w:t xml:space="preserve"> and </w:t>
      </w:r>
      <w:r w:rsidRPr="00DA6443">
        <w:rPr>
          <w:rStyle w:val="ItalicsPACKT"/>
        </w:rPr>
        <w:t>3</w:t>
      </w:r>
      <w:r>
        <w:rPr>
          <w:lang w:val="en-GB"/>
        </w:rPr>
        <w:t xml:space="preserve"> </w:t>
      </w:r>
      <w:r w:rsidR="00AD5221">
        <w:rPr>
          <w:lang w:val="en-GB"/>
        </w:rPr>
        <w:t>in</w:t>
      </w:r>
      <w:r>
        <w:rPr>
          <w:lang w:val="en-GB"/>
        </w:rPr>
        <w:t>to your PowerShell profile file</w:t>
      </w:r>
      <w:r w:rsidR="001B6800">
        <w:rPr>
          <w:lang w:val="en-GB"/>
        </w:rPr>
        <w:t xml:space="preserve"> or a production script</w:t>
      </w:r>
      <w:r>
        <w:rPr>
          <w:lang w:val="en-GB"/>
        </w:rPr>
        <w:t>. Alternatively, if you use this method within a script, you could add the steps into the script.</w:t>
      </w:r>
      <w:r w:rsidR="001B6800">
        <w:rPr>
          <w:lang w:val="en-GB"/>
        </w:rPr>
        <w:t xml:space="preserve"> </w:t>
      </w:r>
    </w:p>
    <w:p w14:paraId="36046930" w14:textId="0402F7C1" w:rsidR="00CF1B5B" w:rsidRDefault="00CF1B5B" w:rsidP="00AC0E66">
      <w:pPr>
        <w:pStyle w:val="NormalPACKT"/>
        <w:rPr>
          <w:lang w:val="en-GB"/>
        </w:rPr>
      </w:pPr>
      <w:r>
        <w:rPr>
          <w:lang w:val="en-GB"/>
        </w:rPr>
        <w:t xml:space="preserve">As you can see from the C# code in </w:t>
      </w:r>
      <w:r w:rsidRPr="00CF1B5B">
        <w:rPr>
          <w:rStyle w:val="ItalicsPACKT"/>
        </w:rPr>
        <w:t>step 6</w:t>
      </w:r>
      <w:r>
        <w:rPr>
          <w:lang w:val="en-GB"/>
        </w:rPr>
        <w:t xml:space="preserve">, you can add multiple definitions to a method. </w:t>
      </w:r>
      <w:r w:rsidR="00BC2624">
        <w:rPr>
          <w:lang w:val="en-GB"/>
        </w:rPr>
        <w:t xml:space="preserve">With </w:t>
      </w:r>
      <w:r>
        <w:rPr>
          <w:lang w:val="en-GB"/>
        </w:rPr>
        <w:t>the classes within .NET</w:t>
      </w:r>
      <w:r w:rsidR="00BC2624">
        <w:rPr>
          <w:lang w:val="en-GB"/>
        </w:rPr>
        <w:t xml:space="preserve"> and its </w:t>
      </w:r>
      <w:r>
        <w:rPr>
          <w:lang w:val="en-GB"/>
        </w:rPr>
        <w:t xml:space="preserve">BCLs, or in your </w:t>
      </w:r>
      <w:r w:rsidR="00BC2624">
        <w:rPr>
          <w:lang w:val="en-GB"/>
        </w:rPr>
        <w:t xml:space="preserve">own </w:t>
      </w:r>
      <w:r>
        <w:rPr>
          <w:lang w:val="en-GB"/>
        </w:rPr>
        <w:t xml:space="preserve">code, overloaded methods can provide a great deal of value. The .NET method documentation, which you can find at </w:t>
      </w:r>
      <w:r w:rsidRPr="00B33EF7">
        <w:rPr>
          <w:rStyle w:val="URLPACKT"/>
        </w:rPr>
        <w:t>https://docs.microsoft.com</w:t>
      </w:r>
      <w:r>
        <w:rPr>
          <w:lang w:val="en-GB"/>
        </w:rPr>
        <w:t xml:space="preserve">, </w:t>
      </w:r>
      <w:r w:rsidR="00B13621">
        <w:rPr>
          <w:lang w:val="en-GB"/>
        </w:rPr>
        <w:t>is</w:t>
      </w:r>
      <w:r>
        <w:rPr>
          <w:lang w:val="en-GB"/>
        </w:rPr>
        <w:t xml:space="preserve"> mainly oriented toward developers rather than IT </w:t>
      </w:r>
      <w:r w:rsidR="003A037A">
        <w:rPr>
          <w:lang w:val="en-GB"/>
        </w:rPr>
        <w:t>p</w:t>
      </w:r>
      <w:r>
        <w:rPr>
          <w:lang w:val="en-GB"/>
        </w:rPr>
        <w:t>rofessionals. If you have issues with a .NET method, feel free to fire off a query on one of the many PowerShell support forums, such as the PowerS</w:t>
      </w:r>
      <w:r w:rsidR="001B6800">
        <w:rPr>
          <w:lang w:val="en-GB"/>
        </w:rPr>
        <w:t>h</w:t>
      </w:r>
      <w:r>
        <w:rPr>
          <w:lang w:val="en-GB"/>
        </w:rPr>
        <w:t xml:space="preserve">ell group at Spiceworks: </w:t>
      </w:r>
      <w:r w:rsidRPr="00B33EF7">
        <w:rPr>
          <w:rStyle w:val="URLPACKT"/>
        </w:rPr>
        <w:t>https://community.spiceworks.com/programming/powershell</w:t>
      </w:r>
      <w:r>
        <w:rPr>
          <w:lang w:val="en-GB"/>
        </w:rPr>
        <w:t>.</w:t>
      </w:r>
    </w:p>
    <w:p w14:paraId="41372CDB" w14:textId="0E38A970" w:rsidR="00313E09" w:rsidRDefault="00313E09" w:rsidP="00313E09">
      <w:pPr>
        <w:pStyle w:val="Heading1"/>
        <w:tabs>
          <w:tab w:val="left" w:pos="0"/>
        </w:tabs>
      </w:pPr>
      <w:r>
        <w:t xml:space="preserve">Creating a PowerShell </w:t>
      </w:r>
      <w:r w:rsidR="00CB38C8">
        <w:t>c</w:t>
      </w:r>
      <w:r>
        <w:t>mdlet</w:t>
      </w:r>
    </w:p>
    <w:p w14:paraId="20AA6677" w14:textId="70805214" w:rsidR="00313E09" w:rsidRDefault="00313E09" w:rsidP="00313E09">
      <w:pPr>
        <w:pStyle w:val="NormalPACKT"/>
        <w:rPr>
          <w:lang w:val="en-GB"/>
        </w:rPr>
      </w:pPr>
      <w:r>
        <w:rPr>
          <w:lang w:val="en-GB"/>
        </w:rPr>
        <w:t xml:space="preserve">As noted previously, for most operations, the commands and cmdlets available to you natively provide all the functionality you need (in most cases). In the </w:t>
      </w:r>
      <w:r w:rsidRPr="002F2491">
        <w:rPr>
          <w:rStyle w:val="ItalicsPACKT"/>
        </w:rPr>
        <w:t xml:space="preserve">Creating a C# </w:t>
      </w:r>
      <w:r w:rsidR="00264618">
        <w:rPr>
          <w:rStyle w:val="ItalicsPACKT"/>
        </w:rPr>
        <w:t>e</w:t>
      </w:r>
      <w:r w:rsidRPr="002F2491">
        <w:rPr>
          <w:rStyle w:val="ItalicsPACKT"/>
        </w:rPr>
        <w:t>xtension</w:t>
      </w:r>
      <w:r w:rsidR="002F2491">
        <w:rPr>
          <w:lang w:val="en-GB"/>
        </w:rPr>
        <w:t xml:space="preserve"> recipe</w:t>
      </w:r>
      <w:r>
        <w:rPr>
          <w:lang w:val="en-GB"/>
        </w:rPr>
        <w:t xml:space="preserve">, you saw how you could create </w:t>
      </w:r>
      <w:r w:rsidR="005F6BA4">
        <w:rPr>
          <w:lang w:val="en-GB"/>
        </w:rPr>
        <w:t xml:space="preserve">a </w:t>
      </w:r>
      <w:r>
        <w:rPr>
          <w:lang w:val="en-GB"/>
        </w:rPr>
        <w:t xml:space="preserve">class definition and add it into PowerShell. </w:t>
      </w:r>
      <w:r w:rsidR="00A41E99">
        <w:rPr>
          <w:lang w:val="en-GB"/>
        </w:rPr>
        <w:t xml:space="preserve">In some cases, you may wish to expand on the class definition and create your </w:t>
      </w:r>
      <w:r w:rsidR="00274082">
        <w:rPr>
          <w:lang w:val="en-GB"/>
        </w:rPr>
        <w:t>own</w:t>
      </w:r>
      <w:r w:rsidR="00A41E99">
        <w:rPr>
          <w:lang w:val="en-GB"/>
        </w:rPr>
        <w:t xml:space="preserve"> cmdlet.</w:t>
      </w:r>
    </w:p>
    <w:p w14:paraId="07909923" w14:textId="5D45349A" w:rsidR="00275928" w:rsidRDefault="00A41E99" w:rsidP="00313E09">
      <w:pPr>
        <w:pStyle w:val="NormalPACKT"/>
        <w:rPr>
          <w:lang w:val="en-GB"/>
        </w:rPr>
      </w:pPr>
      <w:r>
        <w:rPr>
          <w:lang w:val="en-GB"/>
        </w:rPr>
        <w:t xml:space="preserve">Creating a compiled cmdlet </w:t>
      </w:r>
      <w:r w:rsidR="00275928">
        <w:rPr>
          <w:lang w:val="en-GB"/>
        </w:rPr>
        <w:t>requires you to either use a tool such as Visual Stud</w:t>
      </w:r>
      <w:r w:rsidR="005F6BA4">
        <w:rPr>
          <w:lang w:val="en-GB"/>
        </w:rPr>
        <w:t>i</w:t>
      </w:r>
      <w:r w:rsidR="00275928">
        <w:rPr>
          <w:lang w:val="en-GB"/>
        </w:rPr>
        <w:t xml:space="preserve">o or use the free tools provided </w:t>
      </w:r>
      <w:r w:rsidR="005F6BA4">
        <w:rPr>
          <w:lang w:val="en-GB"/>
        </w:rPr>
        <w:t>b</w:t>
      </w:r>
      <w:r w:rsidR="00275928">
        <w:rPr>
          <w:lang w:val="en-GB"/>
        </w:rPr>
        <w:t xml:space="preserve">y Microsoft as part of the .NET Core </w:t>
      </w:r>
      <w:r w:rsidR="00275928" w:rsidRPr="00EF488D">
        <w:rPr>
          <w:b/>
          <w:bCs/>
          <w:lang w:val="en-GB"/>
        </w:rPr>
        <w:t>Software Development Kit (SDK</w:t>
      </w:r>
      <w:r w:rsidR="00275928">
        <w:rPr>
          <w:lang w:val="en-GB"/>
        </w:rPr>
        <w:t xml:space="preserve">). Visual Studio, whether the free community edition or the commercial </w:t>
      </w:r>
      <w:r w:rsidR="00275928">
        <w:rPr>
          <w:lang w:val="en-GB"/>
        </w:rPr>
        <w:lastRenderedPageBreak/>
        <w:t>releases</w:t>
      </w:r>
      <w:r w:rsidR="005F6BA4">
        <w:rPr>
          <w:lang w:val="en-GB"/>
        </w:rPr>
        <w:t>,</w:t>
      </w:r>
      <w:r w:rsidR="00275928">
        <w:rPr>
          <w:lang w:val="en-GB"/>
        </w:rPr>
        <w:t xml:space="preserve"> is a rich and complex tool whose inner workings are well outside the scope of this book. The free tools in the SDK are more than adequate to help you create a cmdlet using C#.</w:t>
      </w:r>
    </w:p>
    <w:p w14:paraId="5600DAE2" w14:textId="41554D97" w:rsidR="00275928" w:rsidRDefault="00275928" w:rsidP="00313E09">
      <w:pPr>
        <w:pStyle w:val="NormalPACKT"/>
        <w:rPr>
          <w:lang w:val="en-GB"/>
        </w:rPr>
      </w:pPr>
      <w:r>
        <w:rPr>
          <w:lang w:val="en-GB"/>
        </w:rPr>
        <w:t xml:space="preserve">As in </w:t>
      </w:r>
      <w:r w:rsidR="00BC2D7E">
        <w:rPr>
          <w:lang w:val="en-GB"/>
        </w:rPr>
        <w:t xml:space="preserve">the </w:t>
      </w:r>
      <w:r w:rsidRPr="00EB79D7">
        <w:rPr>
          <w:rStyle w:val="ItalicsPACKT"/>
        </w:rPr>
        <w:t xml:space="preserve">Creating a C# </w:t>
      </w:r>
      <w:r w:rsidR="001F144B" w:rsidRPr="00EB79D7">
        <w:rPr>
          <w:rStyle w:val="ItalicsPACKT"/>
        </w:rPr>
        <w:t>e</w:t>
      </w:r>
      <w:r w:rsidRPr="00EB79D7">
        <w:rPr>
          <w:rStyle w:val="ItalicsPACKT"/>
        </w:rPr>
        <w:t>xtension</w:t>
      </w:r>
      <w:r w:rsidR="00BC2D7E">
        <w:rPr>
          <w:lang w:val="en-GB"/>
        </w:rPr>
        <w:t xml:space="preserve"> recipe,</w:t>
      </w:r>
      <w:r>
        <w:rPr>
          <w:lang w:val="en-GB"/>
        </w:rPr>
        <w:t xml:space="preserve"> a</w:t>
      </w:r>
      <w:r w:rsidR="00F61D22">
        <w:rPr>
          <w:lang w:val="en-GB"/>
        </w:rPr>
        <w:t>n important</w:t>
      </w:r>
      <w:r>
        <w:rPr>
          <w:lang w:val="en-GB"/>
        </w:rPr>
        <w:t xml:space="preserve"> question to ask is</w:t>
      </w:r>
      <w:r w:rsidR="007618F1">
        <w:rPr>
          <w:lang w:val="en-GB"/>
        </w:rPr>
        <w:t>:</w:t>
      </w:r>
      <w:r>
        <w:rPr>
          <w:lang w:val="en-GB"/>
        </w:rPr>
        <w:t xml:space="preserve"> why </w:t>
      </w:r>
      <w:r w:rsidR="00F17D1E">
        <w:rPr>
          <w:lang w:val="en-GB"/>
        </w:rPr>
        <w:t xml:space="preserve">and when </w:t>
      </w:r>
      <w:r w:rsidR="00F61D22">
        <w:rPr>
          <w:lang w:val="en-GB"/>
        </w:rPr>
        <w:t xml:space="preserve">should you </w:t>
      </w:r>
      <w:r>
        <w:rPr>
          <w:lang w:val="en-GB"/>
        </w:rPr>
        <w:t xml:space="preserve">create a cmdlet? Aside from the perennial </w:t>
      </w:r>
      <w:r w:rsidR="003D7098">
        <w:rPr>
          <w:lang w:val="en-GB"/>
        </w:rPr>
        <w:t>“</w:t>
      </w:r>
      <w:r>
        <w:rPr>
          <w:lang w:val="en-GB"/>
        </w:rPr>
        <w:t>because you can</w:t>
      </w:r>
      <w:r w:rsidR="003D7098">
        <w:rPr>
          <w:lang w:val="en-GB"/>
        </w:rPr>
        <w:t>”</w:t>
      </w:r>
      <w:r>
        <w:rPr>
          <w:lang w:val="en-GB"/>
        </w:rPr>
        <w:t xml:space="preserve"> excuse, there are reasons why an extension or a cmdlet might be a good idea. </w:t>
      </w:r>
      <w:r w:rsidR="00F17D1E">
        <w:rPr>
          <w:lang w:val="en-GB"/>
        </w:rPr>
        <w:t xml:space="preserve">You can create a cmdlet to improve performance </w:t>
      </w:r>
      <w:r w:rsidR="00EE7175">
        <w:rPr>
          <w:lang w:val="en-GB"/>
        </w:rPr>
        <w:t>–</w:t>
      </w:r>
      <w:r w:rsidR="00F17D1E">
        <w:rPr>
          <w:lang w:val="en-GB"/>
        </w:rPr>
        <w:t xml:space="preserve"> for some operations</w:t>
      </w:r>
      <w:r w:rsidR="00EE69ED">
        <w:rPr>
          <w:lang w:val="en-GB"/>
        </w:rPr>
        <w:t>,</w:t>
      </w:r>
      <w:r w:rsidR="00F17D1E">
        <w:rPr>
          <w:lang w:val="en-GB"/>
        </w:rPr>
        <w:t xml:space="preserve"> a compiled cmdlet is just faster than doing operations using a PowerShell script. For some applications</w:t>
      </w:r>
      <w:r w:rsidR="00D33BF8">
        <w:rPr>
          <w:lang w:val="en-GB"/>
        </w:rPr>
        <w:t>,</w:t>
      </w:r>
      <w:r w:rsidR="00F17D1E">
        <w:rPr>
          <w:lang w:val="en-GB"/>
        </w:rPr>
        <w:t xml:space="preserve"> using </w:t>
      </w:r>
      <w:r w:rsidR="00BC2624">
        <w:rPr>
          <w:lang w:val="en-GB"/>
        </w:rPr>
        <w:t xml:space="preserve">a </w:t>
      </w:r>
      <w:r w:rsidR="00F17D1E">
        <w:rPr>
          <w:lang w:val="en-GB"/>
        </w:rPr>
        <w:t xml:space="preserve">cmdlet is to perform </w:t>
      </w:r>
      <w:r w:rsidR="006E34A9">
        <w:rPr>
          <w:lang w:val="en-GB"/>
        </w:rPr>
        <w:t xml:space="preserve">actions that are difficult or not possible </w:t>
      </w:r>
      <w:r w:rsidR="00274082">
        <w:rPr>
          <w:lang w:val="en-GB"/>
        </w:rPr>
        <w:t>directly</w:t>
      </w:r>
      <w:r w:rsidR="006E34A9">
        <w:rPr>
          <w:lang w:val="en-GB"/>
        </w:rPr>
        <w:t xml:space="preserve"> in </w:t>
      </w:r>
      <w:r w:rsidR="00274082">
        <w:rPr>
          <w:lang w:val="en-GB"/>
        </w:rPr>
        <w:t>PowerShell</w:t>
      </w:r>
      <w:r w:rsidR="006E34A9">
        <w:rPr>
          <w:lang w:val="en-GB"/>
        </w:rPr>
        <w:t>, including asynchronous operations and</w:t>
      </w:r>
      <w:r w:rsidR="00BC2D7E">
        <w:rPr>
          <w:lang w:val="en-GB"/>
        </w:rPr>
        <w:t xml:space="preserve"> the</w:t>
      </w:r>
      <w:r w:rsidR="006E34A9">
        <w:rPr>
          <w:lang w:val="en-GB"/>
        </w:rPr>
        <w:t xml:space="preserve"> use of </w:t>
      </w:r>
      <w:r w:rsidR="00BC2D7E">
        <w:rPr>
          <w:lang w:val="en-GB"/>
        </w:rPr>
        <w:t xml:space="preserve">a </w:t>
      </w:r>
      <w:r w:rsidR="006E34A9" w:rsidRPr="00A00052">
        <w:rPr>
          <w:b/>
          <w:bCs/>
          <w:lang w:val="en-GB"/>
        </w:rPr>
        <w:t>Language Independent Query</w:t>
      </w:r>
      <w:r w:rsidR="006E34A9">
        <w:rPr>
          <w:lang w:val="en-GB"/>
        </w:rPr>
        <w:t xml:space="preserve"> (</w:t>
      </w:r>
      <w:r w:rsidR="006E34A9" w:rsidRPr="00A00052">
        <w:rPr>
          <w:b/>
          <w:bCs/>
          <w:lang w:val="en-GB"/>
        </w:rPr>
        <w:t>LINQ</w:t>
      </w:r>
      <w:r w:rsidR="006E34A9">
        <w:rPr>
          <w:lang w:val="en-GB"/>
        </w:rPr>
        <w:t xml:space="preserve">). </w:t>
      </w:r>
      <w:r w:rsidR="008468CE">
        <w:rPr>
          <w:lang w:val="en-GB"/>
        </w:rPr>
        <w:t>A developer could write the cmdlet in C#</w:t>
      </w:r>
      <w:r w:rsidR="00FE3904">
        <w:rPr>
          <w:lang w:val="en-GB"/>
        </w:rPr>
        <w:t>,</w:t>
      </w:r>
      <w:r w:rsidR="008468CE">
        <w:rPr>
          <w:lang w:val="en-GB"/>
        </w:rPr>
        <w:t xml:space="preserve"> allowing you to use it easily with PowerShell.</w:t>
      </w:r>
    </w:p>
    <w:p w14:paraId="03097BA4" w14:textId="1E7C6A23" w:rsidR="00FE3904" w:rsidRDefault="008468CE" w:rsidP="00313E09">
      <w:pPr>
        <w:pStyle w:val="NormalPACKT"/>
        <w:rPr>
          <w:lang w:val="en-GB"/>
        </w:rPr>
      </w:pPr>
      <w:r>
        <w:rPr>
          <w:lang w:val="en-GB"/>
        </w:rPr>
        <w:t>In order t</w:t>
      </w:r>
      <w:r w:rsidR="00FE3904">
        <w:rPr>
          <w:lang w:val="en-GB"/>
        </w:rPr>
        <w:t>o</w:t>
      </w:r>
      <w:r>
        <w:rPr>
          <w:lang w:val="en-GB"/>
        </w:rPr>
        <w:t xml:space="preserve"> create a cmdlet, you need to install the Windows SDK. The SDK contains all the tools you need to create a cmdlet. The SDK is a free download you get via the </w:t>
      </w:r>
      <w:r w:rsidR="00BC2D7E">
        <w:rPr>
          <w:lang w:val="en-GB"/>
        </w:rPr>
        <w:t>i</w:t>
      </w:r>
      <w:r>
        <w:rPr>
          <w:lang w:val="en-GB"/>
        </w:rPr>
        <w:t>nternet.</w:t>
      </w:r>
      <w:r w:rsidR="00FE3904">
        <w:rPr>
          <w:lang w:val="en-GB"/>
        </w:rPr>
        <w:t xml:space="preserve"> </w:t>
      </w:r>
    </w:p>
    <w:p w14:paraId="03D16C93" w14:textId="7B3CA48C" w:rsidR="00313E09" w:rsidRDefault="00313E09" w:rsidP="00313E09">
      <w:pPr>
        <w:pStyle w:val="NormalPACKT"/>
        <w:rPr>
          <w:lang w:val="en-GB"/>
        </w:rPr>
      </w:pPr>
      <w:r>
        <w:rPr>
          <w:lang w:val="en-GB"/>
        </w:rPr>
        <w:t xml:space="preserve">In this recipe, you </w:t>
      </w:r>
      <w:r w:rsidR="00F61D22">
        <w:rPr>
          <w:lang w:val="en-GB"/>
        </w:rPr>
        <w:t xml:space="preserve">load the </w:t>
      </w:r>
      <w:r w:rsidR="008468CE">
        <w:rPr>
          <w:lang w:val="en-GB"/>
        </w:rPr>
        <w:t xml:space="preserve">Windows </w:t>
      </w:r>
      <w:r w:rsidR="00F61D22">
        <w:rPr>
          <w:lang w:val="en-GB"/>
        </w:rPr>
        <w:t xml:space="preserve">SDK and </w:t>
      </w:r>
      <w:r w:rsidR="009B16B2">
        <w:rPr>
          <w:lang w:val="en-GB"/>
        </w:rPr>
        <w:t xml:space="preserve">use it to </w:t>
      </w:r>
      <w:r w:rsidR="00F61D22">
        <w:rPr>
          <w:lang w:val="en-GB"/>
        </w:rPr>
        <w:t>create a new PowerShell cmdlet</w:t>
      </w:r>
      <w:r>
        <w:rPr>
          <w:lang w:val="en-GB"/>
        </w:rPr>
        <w:t>.</w:t>
      </w:r>
      <w:r w:rsidR="009C6533">
        <w:rPr>
          <w:lang w:val="en-GB"/>
        </w:rPr>
        <w:t xml:space="preserve"> The installation of the .NET SDK requires you to navigate to a web page, download, and then run the SDK installer. </w:t>
      </w:r>
    </w:p>
    <w:p w14:paraId="143EEB91" w14:textId="5CEB9C18" w:rsidR="00313E09" w:rsidRDefault="00313E09" w:rsidP="00313E09">
      <w:pPr>
        <w:pStyle w:val="Heading2"/>
        <w:tabs>
          <w:tab w:val="left" w:pos="0"/>
        </w:tabs>
      </w:pPr>
      <w:r>
        <w:t xml:space="preserve">Getting </w:t>
      </w:r>
      <w:r w:rsidR="00BC2D7E">
        <w:t>r</w:t>
      </w:r>
      <w:r>
        <w:t>eady</w:t>
      </w:r>
    </w:p>
    <w:p w14:paraId="4CDFDAF0" w14:textId="55D01EDB" w:rsidR="00313E09" w:rsidRPr="00B4708D" w:rsidRDefault="00313E09" w:rsidP="00313E09">
      <w:pPr>
        <w:pStyle w:val="NormalPACKT"/>
        <w:rPr>
          <w:color w:val="000000"/>
          <w:lang w:val="en-GB" w:eastAsia="en-GB"/>
        </w:rPr>
      </w:pPr>
      <w:r>
        <w:t xml:space="preserve">You run this recipe on </w:t>
      </w:r>
      <w:r w:rsidRPr="00B4708D">
        <w:rPr>
          <w:rStyle w:val="CodeInTextPACKT"/>
        </w:rPr>
        <w:t>SRV1</w:t>
      </w:r>
      <w:r>
        <w:rPr>
          <w:lang w:val="en-GB" w:eastAsia="en-GB"/>
        </w:rPr>
        <w:t>, a workgroup system running Windows Server Datacenter edition. You must have loaded PowerShell 7 and VS Code onto this host</w:t>
      </w:r>
      <w:r w:rsidR="00116E34">
        <w:rPr>
          <w:lang w:val="en-GB" w:eastAsia="en-GB"/>
        </w:rPr>
        <w:t>.</w:t>
      </w:r>
    </w:p>
    <w:p w14:paraId="42DF0B0B" w14:textId="77777777" w:rsidR="00313E09" w:rsidRDefault="00313E09" w:rsidP="00313E09">
      <w:pPr>
        <w:pStyle w:val="Heading2"/>
        <w:tabs>
          <w:tab w:val="left" w:pos="0"/>
        </w:tabs>
      </w:pPr>
      <w:r>
        <w:t>How to do it...</w:t>
      </w:r>
    </w:p>
    <w:p w14:paraId="25CA0305" w14:textId="7D846C41" w:rsidR="002F1388" w:rsidRPr="002F1388" w:rsidRDefault="002F1388" w:rsidP="00116E34">
      <w:pPr>
        <w:shd w:val="clear" w:color="auto" w:fill="FFFFFE"/>
        <w:spacing w:after="0" w:line="285" w:lineRule="atLeast"/>
        <w:rPr>
          <w:rFonts w:ascii="Consolas" w:hAnsi="Consolas"/>
          <w:color w:val="333333"/>
          <w:sz w:val="21"/>
          <w:szCs w:val="21"/>
          <w:lang w:val="en-GB" w:eastAsia="en-GB"/>
        </w:rPr>
      </w:pPr>
    </w:p>
    <w:p w14:paraId="0C8910EF" w14:textId="5FA6263E" w:rsidR="00116E34" w:rsidRPr="00116E34" w:rsidRDefault="002F1388" w:rsidP="0084369F">
      <w:pPr>
        <w:pStyle w:val="NumberedBulletPACKT"/>
        <w:numPr>
          <w:ilvl w:val="0"/>
          <w:numId w:val="16"/>
        </w:numPr>
        <w:shd w:val="clear" w:color="auto" w:fill="FFFFFE"/>
        <w:spacing w:after="0" w:line="285" w:lineRule="atLeast"/>
        <w:rPr>
          <w:color w:val="333333"/>
          <w:lang w:val="en-GB" w:eastAsia="en-GB"/>
        </w:rPr>
      </w:pPr>
      <w:r w:rsidRPr="002E22C1">
        <w:rPr>
          <w:lang w:val="en-GB" w:eastAsia="en-GB"/>
        </w:rPr>
        <w:t>Install</w:t>
      </w:r>
      <w:r w:rsidR="002063E3">
        <w:rPr>
          <w:lang w:val="en-GB" w:eastAsia="en-GB"/>
        </w:rPr>
        <w:t>ing</w:t>
      </w:r>
      <w:r w:rsidRPr="002E22C1">
        <w:rPr>
          <w:lang w:val="en-GB" w:eastAsia="en-GB"/>
        </w:rPr>
        <w:t> the .NET</w:t>
      </w:r>
      <w:ins w:id="6" w:author="Thomas Lee" w:date="2021-06-12T15:58:00Z">
        <w:r w:rsidR="007042B5">
          <w:rPr>
            <w:lang w:val="en-GB" w:eastAsia="en-GB"/>
          </w:rPr>
          <w:t xml:space="preserve"> 5.0 </w:t>
        </w:r>
      </w:ins>
      <w:r w:rsidRPr="002E22C1">
        <w:rPr>
          <w:lang w:val="en-GB" w:eastAsia="en-GB"/>
        </w:rPr>
        <w:t> SDK</w:t>
      </w:r>
      <w:r w:rsidR="003E3558">
        <w:rPr>
          <w:lang w:val="en-GB" w:eastAsia="en-GB"/>
        </w:rPr>
        <w:t>:</w:t>
      </w:r>
      <w:r w:rsidR="002E22C1">
        <w:rPr>
          <w:lang w:val="en-GB" w:eastAsia="en-GB"/>
        </w:rPr>
        <w:t xml:space="preserve"> </w:t>
      </w:r>
    </w:p>
    <w:p w14:paraId="264270B8" w14:textId="77777777" w:rsidR="00116E34" w:rsidRPr="00116E34" w:rsidRDefault="00116E34" w:rsidP="00116E34">
      <w:pPr>
        <w:pStyle w:val="NumberedBulletPACKT"/>
        <w:numPr>
          <w:ilvl w:val="0"/>
          <w:numId w:val="0"/>
        </w:numPr>
        <w:shd w:val="clear" w:color="auto" w:fill="FFFFFE"/>
        <w:spacing w:after="0" w:line="285" w:lineRule="atLeast"/>
        <w:ind w:left="363"/>
        <w:rPr>
          <w:color w:val="333333"/>
          <w:lang w:val="en-GB" w:eastAsia="en-GB"/>
        </w:rPr>
      </w:pPr>
    </w:p>
    <w:p w14:paraId="7BF144A1" w14:textId="56D11D30" w:rsidR="002F1388" w:rsidRPr="002E22C1" w:rsidRDefault="002F1388" w:rsidP="00116E34">
      <w:pPr>
        <w:pStyle w:val="NumberedBulletPACKT"/>
        <w:numPr>
          <w:ilvl w:val="0"/>
          <w:numId w:val="0"/>
        </w:numPr>
        <w:shd w:val="clear" w:color="auto" w:fill="FFFFFE"/>
        <w:spacing w:after="0" w:line="285" w:lineRule="atLeast"/>
        <w:ind w:left="363"/>
        <w:rPr>
          <w:color w:val="333333"/>
          <w:lang w:val="en-GB" w:eastAsia="en-GB"/>
        </w:rPr>
      </w:pPr>
      <w:commentRangeStart w:id="7"/>
      <w:r w:rsidRPr="002E22C1">
        <w:rPr>
          <w:lang w:val="en-GB" w:eastAsia="en-GB"/>
        </w:rPr>
        <w:t>Open your browser</w:t>
      </w:r>
      <w:r w:rsidR="00116E34">
        <w:rPr>
          <w:lang w:val="en-GB" w:eastAsia="en-GB"/>
        </w:rPr>
        <w:t>,</w:t>
      </w:r>
      <w:r w:rsidR="0033383A">
        <w:rPr>
          <w:lang w:val="en-GB" w:eastAsia="en-GB"/>
        </w:rPr>
        <w:t xml:space="preserve"> </w:t>
      </w:r>
      <w:r w:rsidRPr="002E22C1">
        <w:rPr>
          <w:lang w:val="en-GB" w:eastAsia="en-GB"/>
        </w:rPr>
        <w:t xml:space="preserve">navigate to </w:t>
      </w:r>
      <w:r w:rsidRPr="00116E34">
        <w:rPr>
          <w:rStyle w:val="URLPACKT"/>
        </w:rPr>
        <w:t>https://dotnet.microsoft.com/download/</w:t>
      </w:r>
      <w:r w:rsidR="00BC2D7E">
        <w:rPr>
          <w:lang w:val="en-GB" w:eastAsia="en-GB"/>
        </w:rPr>
        <w:t xml:space="preserve">, </w:t>
      </w:r>
      <w:r w:rsidRPr="002E22C1">
        <w:rPr>
          <w:lang w:val="en-GB" w:eastAsia="en-GB"/>
        </w:rPr>
        <w:t>and follow the GUI</w:t>
      </w:r>
      <w:r w:rsidR="00BC2624">
        <w:rPr>
          <w:lang w:val="en-GB" w:eastAsia="en-GB"/>
        </w:rPr>
        <w:t xml:space="preserve"> to download and run the SDK installer</w:t>
      </w:r>
      <w:r w:rsidR="00116E34">
        <w:rPr>
          <w:lang w:val="en-GB" w:eastAsia="en-GB"/>
        </w:rPr>
        <w:t>.</w:t>
      </w:r>
      <w:r w:rsidR="00BC2624">
        <w:rPr>
          <w:lang w:val="en-GB" w:eastAsia="en-GB"/>
        </w:rPr>
        <w:t xml:space="preserve"> You can see th</w:t>
      </w:r>
      <w:r w:rsidR="00BC2D7E">
        <w:rPr>
          <w:lang w:val="en-GB" w:eastAsia="en-GB"/>
        </w:rPr>
        <w:t>is</w:t>
      </w:r>
      <w:r w:rsidR="00BC2624">
        <w:rPr>
          <w:lang w:val="en-GB" w:eastAsia="en-GB"/>
        </w:rPr>
        <w:t xml:space="preserve"> </w:t>
      </w:r>
      <w:r w:rsidR="00E7495B">
        <w:rPr>
          <w:lang w:val="en-GB" w:eastAsia="en-GB"/>
        </w:rPr>
        <w:t xml:space="preserve">process in the </w:t>
      </w:r>
      <w:r w:rsidR="00E7495B" w:rsidRPr="003E3558">
        <w:rPr>
          <w:i/>
          <w:iCs/>
          <w:lang w:val="en-GB" w:eastAsia="en-GB"/>
        </w:rPr>
        <w:t xml:space="preserve">How </w:t>
      </w:r>
      <w:r w:rsidR="00BC2D7E">
        <w:rPr>
          <w:i/>
          <w:iCs/>
          <w:lang w:val="en-GB" w:eastAsia="en-GB"/>
        </w:rPr>
        <w:t>i</w:t>
      </w:r>
      <w:r w:rsidR="00E7495B" w:rsidRPr="003E3558">
        <w:rPr>
          <w:i/>
          <w:iCs/>
          <w:lang w:val="en-GB" w:eastAsia="en-GB"/>
        </w:rPr>
        <w:t xml:space="preserve">t </w:t>
      </w:r>
      <w:r w:rsidR="00BC2D7E">
        <w:rPr>
          <w:i/>
          <w:iCs/>
          <w:lang w:val="en-GB" w:eastAsia="en-GB"/>
        </w:rPr>
        <w:t>w</w:t>
      </w:r>
      <w:r w:rsidR="00E7495B" w:rsidRPr="003E3558">
        <w:rPr>
          <w:i/>
          <w:iCs/>
          <w:lang w:val="en-GB" w:eastAsia="en-GB"/>
        </w:rPr>
        <w:t>orks</w:t>
      </w:r>
      <w:r w:rsidR="00BC2D7E">
        <w:rPr>
          <w:i/>
          <w:iCs/>
          <w:lang w:val="en-GB" w:eastAsia="en-GB"/>
        </w:rPr>
        <w:t>…</w:t>
      </w:r>
      <w:r w:rsidR="00E7495B">
        <w:rPr>
          <w:lang w:val="en-GB" w:eastAsia="en-GB"/>
        </w:rPr>
        <w:t xml:space="preserve"> section</w:t>
      </w:r>
      <w:r w:rsidR="00722B86">
        <w:rPr>
          <w:lang w:val="en-GB" w:eastAsia="en-GB"/>
        </w:rPr>
        <w:t xml:space="preserve"> below.</w:t>
      </w:r>
      <w:commentRangeEnd w:id="7"/>
      <w:r w:rsidR="00756E61">
        <w:rPr>
          <w:rStyle w:val="CommentReference"/>
          <w:rFonts w:ascii="Arial" w:hAnsi="Arial"/>
        </w:rPr>
        <w:commentReference w:id="7"/>
      </w:r>
    </w:p>
    <w:p w14:paraId="71E2CC5F" w14:textId="77777777" w:rsidR="002F1388" w:rsidRPr="002F1388" w:rsidRDefault="002F1388" w:rsidP="002F1388">
      <w:pPr>
        <w:shd w:val="clear" w:color="auto" w:fill="FFFFFE"/>
        <w:spacing w:after="0" w:line="285" w:lineRule="atLeast"/>
        <w:rPr>
          <w:rFonts w:ascii="Consolas" w:hAnsi="Consolas"/>
          <w:color w:val="333333"/>
          <w:sz w:val="21"/>
          <w:szCs w:val="21"/>
          <w:lang w:val="en-GB" w:eastAsia="en-GB"/>
        </w:rPr>
      </w:pPr>
    </w:p>
    <w:p w14:paraId="24C74A54" w14:textId="670B294A" w:rsidR="002F1388" w:rsidRPr="002F1388" w:rsidRDefault="002F1388" w:rsidP="002F1388">
      <w:pPr>
        <w:pStyle w:val="NumberedBulletPACKT"/>
        <w:rPr>
          <w:color w:val="333333"/>
          <w:lang w:val="en-GB" w:eastAsia="en-GB"/>
        </w:rPr>
      </w:pPr>
      <w:r w:rsidRPr="002F1388">
        <w:rPr>
          <w:lang w:val="en-GB" w:eastAsia="en-GB"/>
        </w:rPr>
        <w:t>Creat</w:t>
      </w:r>
      <w:r w:rsidR="002063E3">
        <w:rPr>
          <w:lang w:val="en-GB" w:eastAsia="en-GB"/>
        </w:rPr>
        <w:t>ing</w:t>
      </w:r>
      <w:r w:rsidRPr="002F1388">
        <w:rPr>
          <w:lang w:val="en-GB" w:eastAsia="en-GB"/>
        </w:rPr>
        <w:t> the </w:t>
      </w:r>
      <w:r w:rsidRPr="002F1388">
        <w:t>cmdlet</w:t>
      </w:r>
      <w:r w:rsidRPr="002F1388">
        <w:rPr>
          <w:lang w:val="en-GB" w:eastAsia="en-GB"/>
        </w:rPr>
        <w:t> folder</w:t>
      </w:r>
      <w:r w:rsidR="007B6437">
        <w:rPr>
          <w:lang w:val="en-GB" w:eastAsia="en-GB"/>
        </w:rPr>
        <w:t>:</w:t>
      </w:r>
    </w:p>
    <w:p w14:paraId="24D0B3FA" w14:textId="77777777" w:rsidR="002E22C1" w:rsidRPr="002E22C1" w:rsidRDefault="002E22C1" w:rsidP="002E22C1">
      <w:pPr>
        <w:pStyle w:val="CodePACKT"/>
        <w:rPr>
          <w:rStyle w:val="CodeInTextPACKT"/>
        </w:rPr>
      </w:pPr>
    </w:p>
    <w:p w14:paraId="0C7B4F10" w14:textId="049009B2" w:rsidR="002F1388" w:rsidRPr="002E22C1" w:rsidRDefault="002F1388" w:rsidP="002E22C1">
      <w:pPr>
        <w:pStyle w:val="CodePACKT"/>
        <w:rPr>
          <w:rStyle w:val="CodeInTextPACKT"/>
          <w:color w:val="7030A0"/>
        </w:rPr>
      </w:pPr>
      <w:r w:rsidRPr="002E22C1">
        <w:rPr>
          <w:rStyle w:val="CodeInTextPACKT"/>
          <w:color w:val="7030A0"/>
        </w:rPr>
        <w:t>New-Item -Path C:\Foo\Cmdlet -ItemType Directory -Force</w:t>
      </w:r>
    </w:p>
    <w:p w14:paraId="7194C46B" w14:textId="77777777" w:rsidR="002F1388" w:rsidRPr="002E22C1" w:rsidRDefault="002F1388" w:rsidP="002E22C1">
      <w:pPr>
        <w:pStyle w:val="CodePACKT"/>
        <w:rPr>
          <w:rStyle w:val="CodeInTextPACKT"/>
          <w:color w:val="7030A0"/>
        </w:rPr>
      </w:pPr>
      <w:r w:rsidRPr="002E22C1">
        <w:rPr>
          <w:rStyle w:val="CodeInTextPACKT"/>
          <w:color w:val="7030A0"/>
        </w:rPr>
        <w:t>Set-Location C:\Foo\Cmdlet</w:t>
      </w:r>
    </w:p>
    <w:p w14:paraId="73403222" w14:textId="77777777" w:rsidR="002F1388" w:rsidRPr="002E22C1" w:rsidRDefault="002F1388" w:rsidP="002E22C1">
      <w:pPr>
        <w:pStyle w:val="CodePACKT"/>
        <w:rPr>
          <w:rStyle w:val="CodeInTextPACKT"/>
        </w:rPr>
      </w:pPr>
    </w:p>
    <w:p w14:paraId="00D02689" w14:textId="323BE60F" w:rsidR="002F1388" w:rsidRPr="002F1388" w:rsidRDefault="002F1388" w:rsidP="008F699E">
      <w:pPr>
        <w:pStyle w:val="NumberedBulletPACKT"/>
        <w:rPr>
          <w:color w:val="333333"/>
          <w:lang w:val="en-GB" w:eastAsia="en-GB"/>
        </w:rPr>
      </w:pPr>
      <w:r w:rsidRPr="002F1388">
        <w:rPr>
          <w:lang w:val="en-GB" w:eastAsia="en-GB"/>
        </w:rPr>
        <w:t>Creat</w:t>
      </w:r>
      <w:r w:rsidR="00AA5CC6">
        <w:rPr>
          <w:lang w:val="en-GB" w:eastAsia="en-GB"/>
        </w:rPr>
        <w:t>ing</w:t>
      </w:r>
      <w:r w:rsidRPr="002F1388">
        <w:rPr>
          <w:lang w:val="en-GB" w:eastAsia="en-GB"/>
        </w:rPr>
        <w:t> a </w:t>
      </w:r>
      <w:r w:rsidR="008F699E">
        <w:rPr>
          <w:lang w:val="en-GB" w:eastAsia="en-GB"/>
        </w:rPr>
        <w:t xml:space="preserve">new </w:t>
      </w:r>
      <w:r w:rsidRPr="002F1388">
        <w:rPr>
          <w:lang w:val="en-GB" w:eastAsia="en-GB"/>
        </w:rPr>
        <w:t>class library project</w:t>
      </w:r>
      <w:r w:rsidR="007B6437">
        <w:rPr>
          <w:lang w:val="en-GB" w:eastAsia="en-GB"/>
        </w:rPr>
        <w:t>:</w:t>
      </w:r>
    </w:p>
    <w:p w14:paraId="1C780746" w14:textId="77777777" w:rsidR="008F699E" w:rsidRPr="008F699E" w:rsidRDefault="008F699E" w:rsidP="008F699E">
      <w:pPr>
        <w:pStyle w:val="CodePACKT"/>
      </w:pPr>
    </w:p>
    <w:p w14:paraId="4C6303B3" w14:textId="2768594A" w:rsidR="002F1388" w:rsidRPr="008F699E" w:rsidRDefault="002F1388" w:rsidP="008F699E">
      <w:pPr>
        <w:pStyle w:val="CodePACKT"/>
      </w:pPr>
      <w:r w:rsidRPr="008F699E">
        <w:lastRenderedPageBreak/>
        <w:t>dotnet new </w:t>
      </w:r>
      <w:proofErr w:type="spellStart"/>
      <w:r w:rsidRPr="008F699E">
        <w:t>classlib</w:t>
      </w:r>
      <w:proofErr w:type="spellEnd"/>
      <w:r w:rsidRPr="008F699E">
        <w:t> --name </w:t>
      </w:r>
      <w:proofErr w:type="spellStart"/>
      <w:r w:rsidRPr="008F699E">
        <w:t>SendGreeting</w:t>
      </w:r>
      <w:proofErr w:type="spellEnd"/>
    </w:p>
    <w:p w14:paraId="0D91D122" w14:textId="77777777" w:rsidR="002F1388" w:rsidRPr="008F699E" w:rsidRDefault="002F1388" w:rsidP="008F699E">
      <w:pPr>
        <w:pStyle w:val="CodePACKT"/>
      </w:pPr>
    </w:p>
    <w:p w14:paraId="2E10C1E5" w14:textId="3EF58FB0" w:rsidR="002F1388" w:rsidRPr="002F1388" w:rsidRDefault="002F1388" w:rsidP="008F699E">
      <w:pPr>
        <w:pStyle w:val="NumberedBulletPACKT"/>
        <w:rPr>
          <w:color w:val="333333"/>
          <w:lang w:val="en-GB" w:eastAsia="en-GB"/>
        </w:rPr>
      </w:pPr>
      <w:r w:rsidRPr="002F1388">
        <w:rPr>
          <w:lang w:val="en-GB" w:eastAsia="en-GB"/>
        </w:rPr>
        <w:t>View</w:t>
      </w:r>
      <w:r w:rsidR="005210EE">
        <w:rPr>
          <w:lang w:val="en-GB" w:eastAsia="en-GB"/>
        </w:rPr>
        <w:t>ing</w:t>
      </w:r>
      <w:r w:rsidRPr="002F1388">
        <w:rPr>
          <w:lang w:val="en-GB" w:eastAsia="en-GB"/>
        </w:rPr>
        <w:t> contents of </w:t>
      </w:r>
      <w:r w:rsidR="00582B87">
        <w:rPr>
          <w:lang w:val="en-GB" w:eastAsia="en-GB"/>
        </w:rPr>
        <w:t xml:space="preserve">the </w:t>
      </w:r>
      <w:r w:rsidRPr="002F1388">
        <w:rPr>
          <w:lang w:val="en-GB" w:eastAsia="en-GB"/>
        </w:rPr>
        <w:t>new folder</w:t>
      </w:r>
      <w:r w:rsidR="00FB7582">
        <w:rPr>
          <w:lang w:val="en-GB" w:eastAsia="en-GB"/>
        </w:rPr>
        <w:t>:</w:t>
      </w:r>
    </w:p>
    <w:p w14:paraId="4B8BABBB" w14:textId="77777777" w:rsidR="008F699E" w:rsidRDefault="008F699E" w:rsidP="008F699E">
      <w:pPr>
        <w:pStyle w:val="CodePACKT"/>
        <w:rPr>
          <w:lang w:val="en-GB"/>
        </w:rPr>
      </w:pPr>
    </w:p>
    <w:p w14:paraId="53EB3F0A" w14:textId="23E60CF4" w:rsidR="002F1388" w:rsidRPr="002F1388" w:rsidRDefault="002F1388" w:rsidP="008F699E">
      <w:pPr>
        <w:pStyle w:val="CodePACKT"/>
        <w:rPr>
          <w:color w:val="333333"/>
          <w:lang w:val="en-GB"/>
        </w:rPr>
      </w:pPr>
      <w:r w:rsidRPr="002F1388">
        <w:rPr>
          <w:lang w:val="en-GB"/>
        </w:rPr>
        <w:t>Set-</w:t>
      </w:r>
      <w:r w:rsidRPr="00940E49">
        <w:t>Location -Path .\</w:t>
      </w:r>
      <w:proofErr w:type="spellStart"/>
      <w:r w:rsidRPr="00940E49">
        <w:t>SendGreeting</w:t>
      </w:r>
      <w:proofErr w:type="spellEnd"/>
    </w:p>
    <w:p w14:paraId="02DE3C1A" w14:textId="77777777" w:rsidR="002F1388" w:rsidRPr="002F1388" w:rsidRDefault="002F1388" w:rsidP="008F699E">
      <w:pPr>
        <w:pStyle w:val="CodePACKT"/>
        <w:rPr>
          <w:color w:val="333333"/>
          <w:lang w:val="en-GB"/>
        </w:rPr>
      </w:pPr>
      <w:r w:rsidRPr="002F1388">
        <w:rPr>
          <w:lang w:val="en-GB"/>
        </w:rPr>
        <w:t>Get-ChildItem</w:t>
      </w:r>
    </w:p>
    <w:p w14:paraId="22B46047" w14:textId="77777777" w:rsidR="002F1388" w:rsidRPr="002F1388" w:rsidRDefault="002F1388" w:rsidP="008F699E">
      <w:pPr>
        <w:pStyle w:val="CodePACKT"/>
        <w:rPr>
          <w:color w:val="333333"/>
          <w:lang w:val="en-GB"/>
        </w:rPr>
      </w:pPr>
    </w:p>
    <w:p w14:paraId="7CDE4B6C" w14:textId="338D669F" w:rsidR="002F1388" w:rsidRPr="002F1388" w:rsidRDefault="002F1388" w:rsidP="008F699E">
      <w:pPr>
        <w:pStyle w:val="NumberedBulletPACKT"/>
        <w:rPr>
          <w:color w:val="333333"/>
          <w:lang w:val="en-GB" w:eastAsia="en-GB"/>
        </w:rPr>
      </w:pPr>
      <w:r w:rsidRPr="002F1388">
        <w:rPr>
          <w:lang w:val="en-GB" w:eastAsia="en-GB"/>
        </w:rPr>
        <w:t>Creat</w:t>
      </w:r>
      <w:r w:rsidR="00107502">
        <w:rPr>
          <w:lang w:val="en-GB" w:eastAsia="en-GB"/>
        </w:rPr>
        <w:t>ing</w:t>
      </w:r>
      <w:r w:rsidRPr="002F1388">
        <w:rPr>
          <w:lang w:val="en-GB" w:eastAsia="en-GB"/>
        </w:rPr>
        <w:t> </w:t>
      </w:r>
      <w:r w:rsidR="008F699E">
        <w:rPr>
          <w:lang w:val="en-GB" w:eastAsia="en-GB"/>
        </w:rPr>
        <w:t>and display</w:t>
      </w:r>
      <w:r w:rsidR="00D24C9D">
        <w:rPr>
          <w:lang w:val="en-GB" w:eastAsia="en-GB"/>
        </w:rPr>
        <w:t>ing</w:t>
      </w:r>
      <w:r w:rsidR="002E22C1">
        <w:rPr>
          <w:lang w:val="en-GB" w:eastAsia="en-GB"/>
        </w:rPr>
        <w:t xml:space="preserve"> </w:t>
      </w:r>
      <w:r w:rsidR="0033383A">
        <w:rPr>
          <w:lang w:val="en-GB" w:eastAsia="en-GB"/>
        </w:rPr>
        <w:t xml:space="preserve">the </w:t>
      </w:r>
      <w:proofErr w:type="spellStart"/>
      <w:r w:rsidRPr="002F1388">
        <w:rPr>
          <w:lang w:val="en-GB" w:eastAsia="en-GB"/>
        </w:rPr>
        <w:t>global.json</w:t>
      </w:r>
      <w:proofErr w:type="spellEnd"/>
      <w:r w:rsidR="0033383A">
        <w:rPr>
          <w:lang w:val="en-GB" w:eastAsia="en-GB"/>
        </w:rPr>
        <w:t xml:space="preserve"> file</w:t>
      </w:r>
      <w:r w:rsidR="00FB7582">
        <w:rPr>
          <w:lang w:val="en-GB" w:eastAsia="en-GB"/>
        </w:rPr>
        <w:t>:</w:t>
      </w:r>
    </w:p>
    <w:p w14:paraId="0D9D7C4E" w14:textId="77777777" w:rsidR="002E22C1" w:rsidRDefault="002E22C1" w:rsidP="002E22C1">
      <w:pPr>
        <w:pStyle w:val="CodePACKT"/>
        <w:rPr>
          <w:lang w:val="en-GB"/>
        </w:rPr>
      </w:pPr>
    </w:p>
    <w:p w14:paraId="770077F3" w14:textId="70447731" w:rsidR="002F1388" w:rsidRPr="002F1388" w:rsidRDefault="002F1388" w:rsidP="002E22C1">
      <w:pPr>
        <w:pStyle w:val="CodePACKT"/>
        <w:rPr>
          <w:lang w:val="en-GB"/>
        </w:rPr>
      </w:pPr>
      <w:r w:rsidRPr="002F1388">
        <w:rPr>
          <w:lang w:val="en-GB"/>
        </w:rPr>
        <w:t>dotnet new </w:t>
      </w:r>
      <w:proofErr w:type="spellStart"/>
      <w:r w:rsidRPr="002F1388">
        <w:rPr>
          <w:lang w:val="en-GB"/>
        </w:rPr>
        <w:t>globaljson</w:t>
      </w:r>
      <w:proofErr w:type="spellEnd"/>
    </w:p>
    <w:p w14:paraId="6806A015" w14:textId="504331A3" w:rsidR="002F1388" w:rsidRDefault="002E22C1" w:rsidP="002E22C1">
      <w:pPr>
        <w:pStyle w:val="CodePACKT"/>
        <w:rPr>
          <w:lang w:val="en-GB"/>
        </w:rPr>
      </w:pPr>
      <w:r>
        <w:rPr>
          <w:lang w:val="en-GB"/>
        </w:rPr>
        <w:t>Get</w:t>
      </w:r>
      <w:r w:rsidR="00E7495B">
        <w:rPr>
          <w:lang w:val="en-GB"/>
        </w:rPr>
        <w:t>-</w:t>
      </w:r>
      <w:r>
        <w:rPr>
          <w:lang w:val="en-GB"/>
        </w:rPr>
        <w:t>Content .\</w:t>
      </w:r>
      <w:proofErr w:type="spellStart"/>
      <w:r>
        <w:rPr>
          <w:lang w:val="en-GB"/>
        </w:rPr>
        <w:t>global.json</w:t>
      </w:r>
      <w:proofErr w:type="spellEnd"/>
    </w:p>
    <w:p w14:paraId="60CA18C8" w14:textId="77777777" w:rsidR="002E22C1" w:rsidRPr="002F1388" w:rsidRDefault="002E22C1" w:rsidP="002E22C1">
      <w:pPr>
        <w:pStyle w:val="CodePACKT"/>
        <w:rPr>
          <w:lang w:val="en-GB"/>
        </w:rPr>
      </w:pPr>
    </w:p>
    <w:p w14:paraId="61383ABD" w14:textId="3A42A41F" w:rsidR="002F1388" w:rsidRPr="002F1388" w:rsidRDefault="002F1388" w:rsidP="002E22C1">
      <w:pPr>
        <w:pStyle w:val="NumberedBulletPACKT"/>
        <w:rPr>
          <w:color w:val="333333"/>
          <w:lang w:val="en-GB" w:eastAsia="en-GB"/>
        </w:rPr>
      </w:pPr>
      <w:r w:rsidRPr="002F1388">
        <w:rPr>
          <w:lang w:val="en-GB" w:eastAsia="en-GB"/>
        </w:rPr>
        <w:t>Add</w:t>
      </w:r>
      <w:r w:rsidR="00AB4994">
        <w:rPr>
          <w:lang w:val="en-GB" w:eastAsia="en-GB"/>
        </w:rPr>
        <w:t>ing</w:t>
      </w:r>
      <w:r w:rsidRPr="002F1388">
        <w:rPr>
          <w:lang w:val="en-GB" w:eastAsia="en-GB"/>
        </w:rPr>
        <w:t> </w:t>
      </w:r>
      <w:r w:rsidR="0033383A">
        <w:rPr>
          <w:lang w:val="en-GB" w:eastAsia="en-GB"/>
        </w:rPr>
        <w:t xml:space="preserve">the </w:t>
      </w:r>
      <w:r w:rsidRPr="002F1388">
        <w:rPr>
          <w:lang w:val="en-GB" w:eastAsia="en-GB"/>
        </w:rPr>
        <w:t>PowerShell package</w:t>
      </w:r>
      <w:r w:rsidR="00FB7582">
        <w:rPr>
          <w:lang w:val="en-GB" w:eastAsia="en-GB"/>
        </w:rPr>
        <w:t>:</w:t>
      </w:r>
    </w:p>
    <w:p w14:paraId="70A4D2DC" w14:textId="77777777" w:rsidR="002E22C1" w:rsidRDefault="002E22C1" w:rsidP="002E22C1">
      <w:pPr>
        <w:pStyle w:val="CodePACKT"/>
        <w:rPr>
          <w:lang w:val="en-GB"/>
        </w:rPr>
      </w:pPr>
    </w:p>
    <w:p w14:paraId="45326131" w14:textId="69B5705F" w:rsidR="002F1388" w:rsidRPr="002F1388" w:rsidRDefault="002F1388" w:rsidP="002E22C1">
      <w:pPr>
        <w:pStyle w:val="CodePACKT"/>
        <w:rPr>
          <w:lang w:val="en-GB"/>
        </w:rPr>
      </w:pPr>
      <w:r w:rsidRPr="002F1388">
        <w:rPr>
          <w:lang w:val="en-GB"/>
        </w:rPr>
        <w:t>dotnet add package </w:t>
      </w:r>
      <w:proofErr w:type="spellStart"/>
      <w:r w:rsidRPr="002F1388">
        <w:rPr>
          <w:lang w:val="en-GB"/>
        </w:rPr>
        <w:t>PowerShellStandard.Library</w:t>
      </w:r>
      <w:proofErr w:type="spellEnd"/>
    </w:p>
    <w:p w14:paraId="38C76A4B" w14:textId="77777777" w:rsidR="002F1388" w:rsidRPr="002F1388" w:rsidRDefault="002F1388" w:rsidP="002E22C1">
      <w:pPr>
        <w:pStyle w:val="CodePACKT"/>
        <w:rPr>
          <w:lang w:val="en-GB"/>
        </w:rPr>
      </w:pPr>
    </w:p>
    <w:p w14:paraId="5545A2C0" w14:textId="3FC7DA5E" w:rsidR="002F1388" w:rsidRPr="002F1388" w:rsidRDefault="002F1388" w:rsidP="002E22C1">
      <w:pPr>
        <w:pStyle w:val="NumberedBulletPACKT"/>
        <w:rPr>
          <w:color w:val="333333"/>
          <w:lang w:val="en-GB" w:eastAsia="en-GB"/>
        </w:rPr>
      </w:pPr>
      <w:r w:rsidRPr="002F1388">
        <w:rPr>
          <w:lang w:val="en-GB" w:eastAsia="en-GB"/>
        </w:rPr>
        <w:t>Creat</w:t>
      </w:r>
      <w:r w:rsidR="00EC3822">
        <w:rPr>
          <w:lang w:val="en-GB" w:eastAsia="en-GB"/>
        </w:rPr>
        <w:t>ing</w:t>
      </w:r>
      <w:r w:rsidRPr="002F1388">
        <w:rPr>
          <w:lang w:val="en-GB" w:eastAsia="en-GB"/>
        </w:rPr>
        <w:t> the cmdlet source file</w:t>
      </w:r>
      <w:r w:rsidR="00FB7582">
        <w:rPr>
          <w:lang w:val="en-GB" w:eastAsia="en-GB"/>
        </w:rPr>
        <w:t>:</w:t>
      </w:r>
    </w:p>
    <w:p w14:paraId="5A36B95A" w14:textId="77777777" w:rsidR="002E22C1" w:rsidRPr="002E22C1" w:rsidRDefault="002E22C1" w:rsidP="002E22C1">
      <w:pPr>
        <w:pStyle w:val="CodePACKT"/>
      </w:pPr>
    </w:p>
    <w:p w14:paraId="6B8181FB" w14:textId="3779EF06" w:rsidR="002F1388" w:rsidRPr="002E22C1" w:rsidRDefault="002F1388" w:rsidP="002E22C1">
      <w:pPr>
        <w:pStyle w:val="CodePACKT"/>
      </w:pPr>
      <w:r w:rsidRPr="002E22C1">
        <w:t>$Cmdlet = @</w:t>
      </w:r>
      <w:r w:rsidR="00A03281">
        <w:t>"</w:t>
      </w:r>
    </w:p>
    <w:p w14:paraId="6264590B" w14:textId="77777777" w:rsidR="002F1388" w:rsidRPr="002E22C1" w:rsidRDefault="002F1388" w:rsidP="002E22C1">
      <w:pPr>
        <w:pStyle w:val="CodePACKT"/>
      </w:pPr>
      <w:r w:rsidRPr="002E22C1">
        <w:t>using System.Management.Automation;  // Windows PowerShell assembly.</w:t>
      </w:r>
    </w:p>
    <w:p w14:paraId="3EB8D356" w14:textId="77777777" w:rsidR="002F1388" w:rsidRPr="002E22C1" w:rsidRDefault="002F1388" w:rsidP="002E22C1">
      <w:pPr>
        <w:pStyle w:val="CodePACKT"/>
      </w:pPr>
      <w:r w:rsidRPr="002E22C1">
        <w:t>namespace Reskit</w:t>
      </w:r>
    </w:p>
    <w:p w14:paraId="53906A00" w14:textId="77777777" w:rsidR="002F1388" w:rsidRPr="002E22C1" w:rsidRDefault="002F1388" w:rsidP="002E22C1">
      <w:pPr>
        <w:pStyle w:val="CodePACKT"/>
      </w:pPr>
      <w:r w:rsidRPr="002E22C1">
        <w:t>{</w:t>
      </w:r>
    </w:p>
    <w:p w14:paraId="663F6115" w14:textId="77777777" w:rsidR="002F1388" w:rsidRPr="002E22C1" w:rsidRDefault="002F1388" w:rsidP="002E22C1">
      <w:pPr>
        <w:pStyle w:val="CodePACKT"/>
      </w:pPr>
      <w:r w:rsidRPr="002E22C1">
        <w:t>  // Declare the class as a cmdlet</w:t>
      </w:r>
    </w:p>
    <w:p w14:paraId="287C4FBA" w14:textId="77777777" w:rsidR="002F1388" w:rsidRPr="002E22C1" w:rsidRDefault="002F1388" w:rsidP="002E22C1">
      <w:pPr>
        <w:pStyle w:val="CodePACKT"/>
      </w:pPr>
      <w:r w:rsidRPr="002E22C1">
        <w:t>  // Specify verb and noun = Send-Greeting</w:t>
      </w:r>
    </w:p>
    <w:p w14:paraId="440B5807" w14:textId="7EE9A584" w:rsidR="002F1388" w:rsidRPr="002E22C1" w:rsidRDefault="002F1388" w:rsidP="002E22C1">
      <w:pPr>
        <w:pStyle w:val="CodePACKT"/>
      </w:pPr>
      <w:r w:rsidRPr="002E22C1">
        <w:t>  [Cmdlet(</w:t>
      </w:r>
      <w:proofErr w:type="spellStart"/>
      <w:r w:rsidRPr="002E22C1">
        <w:t>VerbsCommunications.Send</w:t>
      </w:r>
      <w:proofErr w:type="spellEnd"/>
      <w:r w:rsidRPr="002E22C1">
        <w:t>, </w:t>
      </w:r>
      <w:r w:rsidR="00A03281">
        <w:t>"</w:t>
      </w:r>
      <w:r w:rsidRPr="002E22C1">
        <w:t>Greeting</w:t>
      </w:r>
      <w:r w:rsidR="00A03281">
        <w:t>"</w:t>
      </w:r>
      <w:r w:rsidRPr="002E22C1">
        <w:t>)]</w:t>
      </w:r>
    </w:p>
    <w:p w14:paraId="023CECFF" w14:textId="77777777" w:rsidR="002F1388" w:rsidRPr="002E22C1" w:rsidRDefault="002F1388" w:rsidP="002E22C1">
      <w:pPr>
        <w:pStyle w:val="CodePACKT"/>
      </w:pPr>
      <w:r w:rsidRPr="002E22C1">
        <w:t>  public class </w:t>
      </w:r>
      <w:proofErr w:type="spellStart"/>
      <w:r w:rsidRPr="002E22C1">
        <w:t>SendGreetingCommand</w:t>
      </w:r>
      <w:proofErr w:type="spellEnd"/>
      <w:r w:rsidRPr="002E22C1">
        <w:t> : </w:t>
      </w:r>
      <w:proofErr w:type="spellStart"/>
      <w:r w:rsidRPr="002E22C1">
        <w:t>PSCmdlet</w:t>
      </w:r>
      <w:proofErr w:type="spellEnd"/>
    </w:p>
    <w:p w14:paraId="765CAE0D" w14:textId="77777777" w:rsidR="002F1388" w:rsidRPr="002E22C1" w:rsidRDefault="002F1388" w:rsidP="002E22C1">
      <w:pPr>
        <w:pStyle w:val="CodePACKT"/>
      </w:pPr>
      <w:r w:rsidRPr="002E22C1">
        <w:t>  {</w:t>
      </w:r>
    </w:p>
    <w:p w14:paraId="5C8E2A80" w14:textId="77777777" w:rsidR="002F1388" w:rsidRPr="002E22C1" w:rsidRDefault="002F1388" w:rsidP="002E22C1">
      <w:pPr>
        <w:pStyle w:val="CodePACKT"/>
      </w:pPr>
      <w:r w:rsidRPr="002E22C1">
        <w:t>    // Declare the parameters for the cmdlet.</w:t>
      </w:r>
    </w:p>
    <w:p w14:paraId="55015221" w14:textId="77777777" w:rsidR="002F1388" w:rsidRPr="002E22C1" w:rsidRDefault="002F1388" w:rsidP="002E22C1">
      <w:pPr>
        <w:pStyle w:val="CodePACKT"/>
      </w:pPr>
      <w:r w:rsidRPr="002E22C1">
        <w:t>    [Parameter(Mandatory=true)]</w:t>
      </w:r>
    </w:p>
    <w:p w14:paraId="2EB8AFD4" w14:textId="77777777" w:rsidR="002F1388" w:rsidRPr="002E22C1" w:rsidRDefault="002F1388" w:rsidP="002E22C1">
      <w:pPr>
        <w:pStyle w:val="CodePACKT"/>
      </w:pPr>
      <w:r w:rsidRPr="002E22C1">
        <w:t>    public string Name</w:t>
      </w:r>
    </w:p>
    <w:p w14:paraId="7E3E2ACF" w14:textId="77777777" w:rsidR="002F1388" w:rsidRPr="002E22C1" w:rsidRDefault="002F1388" w:rsidP="002E22C1">
      <w:pPr>
        <w:pStyle w:val="CodePACKT"/>
      </w:pPr>
      <w:r w:rsidRPr="002E22C1">
        <w:t>    {</w:t>
      </w:r>
    </w:p>
    <w:p w14:paraId="31FD3C63" w14:textId="77777777" w:rsidR="002F1388" w:rsidRPr="002E22C1" w:rsidRDefault="002F1388" w:rsidP="002E22C1">
      <w:pPr>
        <w:pStyle w:val="CodePACKT"/>
      </w:pPr>
      <w:r w:rsidRPr="002E22C1">
        <w:t>      get { return name; }</w:t>
      </w:r>
    </w:p>
    <w:p w14:paraId="5B027F19" w14:textId="77777777" w:rsidR="002F1388" w:rsidRPr="002E22C1" w:rsidRDefault="002F1388" w:rsidP="002E22C1">
      <w:pPr>
        <w:pStyle w:val="CodePACKT"/>
      </w:pPr>
      <w:r w:rsidRPr="002E22C1">
        <w:t>      set { name = value; }</w:t>
      </w:r>
    </w:p>
    <w:p w14:paraId="09D2D9D2" w14:textId="77777777" w:rsidR="002F1388" w:rsidRPr="002E22C1" w:rsidRDefault="002F1388" w:rsidP="002E22C1">
      <w:pPr>
        <w:pStyle w:val="CodePACKT"/>
      </w:pPr>
      <w:r w:rsidRPr="002E22C1">
        <w:t>    }</w:t>
      </w:r>
    </w:p>
    <w:p w14:paraId="78FB0ACD" w14:textId="77777777" w:rsidR="002F1388" w:rsidRPr="002E22C1" w:rsidRDefault="002F1388" w:rsidP="002E22C1">
      <w:pPr>
        <w:pStyle w:val="CodePACKT"/>
      </w:pPr>
      <w:r w:rsidRPr="002E22C1">
        <w:t>    private string name;</w:t>
      </w:r>
    </w:p>
    <w:p w14:paraId="51DA5F8B" w14:textId="77777777" w:rsidR="002F1388" w:rsidRPr="002E22C1" w:rsidRDefault="002F1388" w:rsidP="002E22C1">
      <w:pPr>
        <w:pStyle w:val="CodePACKT"/>
      </w:pPr>
      <w:r w:rsidRPr="002E22C1">
        <w:t>    // Override the </w:t>
      </w:r>
      <w:proofErr w:type="spellStart"/>
      <w:r w:rsidRPr="002E22C1">
        <w:t>ProcessRecord</w:t>
      </w:r>
      <w:proofErr w:type="spellEnd"/>
      <w:r w:rsidRPr="002E22C1">
        <w:t> method to process the</w:t>
      </w:r>
    </w:p>
    <w:p w14:paraId="4190481D" w14:textId="52809B8E" w:rsidR="002F1388" w:rsidRPr="002E22C1" w:rsidRDefault="002F1388" w:rsidP="002E22C1">
      <w:pPr>
        <w:pStyle w:val="CodePACKT"/>
      </w:pPr>
      <w:r w:rsidRPr="002E22C1">
        <w:t>    // supplied name and write a g</w:t>
      </w:r>
      <w:r w:rsidR="00274082">
        <w:t>r</w:t>
      </w:r>
      <w:r w:rsidRPr="002E22C1">
        <w:t>eeting to the user by </w:t>
      </w:r>
    </w:p>
    <w:p w14:paraId="572B5A99" w14:textId="77777777" w:rsidR="002F1388" w:rsidRPr="002E22C1" w:rsidRDefault="002F1388" w:rsidP="002E22C1">
      <w:pPr>
        <w:pStyle w:val="CodePACKT"/>
      </w:pPr>
      <w:r w:rsidRPr="002E22C1">
        <w:t>    // calling the </w:t>
      </w:r>
      <w:proofErr w:type="spellStart"/>
      <w:r w:rsidRPr="002E22C1">
        <w:t>WriteObject</w:t>
      </w:r>
      <w:proofErr w:type="spellEnd"/>
      <w:r w:rsidRPr="002E22C1">
        <w:t> method.</w:t>
      </w:r>
    </w:p>
    <w:p w14:paraId="353F8629" w14:textId="77777777" w:rsidR="002F1388" w:rsidRPr="002E22C1" w:rsidRDefault="002F1388" w:rsidP="002E22C1">
      <w:pPr>
        <w:pStyle w:val="CodePACKT"/>
      </w:pPr>
      <w:r w:rsidRPr="002E22C1">
        <w:t>    protected override void </w:t>
      </w:r>
      <w:proofErr w:type="spellStart"/>
      <w:r w:rsidRPr="002E22C1">
        <w:t>ProcessRecord</w:t>
      </w:r>
      <w:proofErr w:type="spellEnd"/>
      <w:r w:rsidRPr="002E22C1">
        <w:t>()</w:t>
      </w:r>
    </w:p>
    <w:p w14:paraId="610A9FEB" w14:textId="77777777" w:rsidR="002F1388" w:rsidRPr="002E22C1" w:rsidRDefault="002F1388" w:rsidP="002E22C1">
      <w:pPr>
        <w:pStyle w:val="CodePACKT"/>
      </w:pPr>
      <w:r w:rsidRPr="002E22C1">
        <w:t>    {</w:t>
      </w:r>
    </w:p>
    <w:p w14:paraId="6FA5F015" w14:textId="59927A49" w:rsidR="002F1388" w:rsidRPr="002E22C1" w:rsidRDefault="002F1388" w:rsidP="002E22C1">
      <w:pPr>
        <w:pStyle w:val="CodePACKT"/>
      </w:pPr>
      <w:r w:rsidRPr="002E22C1">
        <w:t>      </w:t>
      </w:r>
      <w:proofErr w:type="spellStart"/>
      <w:r w:rsidRPr="002E22C1">
        <w:t>WriteObject</w:t>
      </w:r>
      <w:proofErr w:type="spellEnd"/>
      <w:r w:rsidRPr="002E22C1">
        <w:t>(</w:t>
      </w:r>
      <w:r w:rsidR="008D5EC0">
        <w:t>"</w:t>
      </w:r>
      <w:r w:rsidRPr="002E22C1">
        <w:t>Hello </w:t>
      </w:r>
      <w:r w:rsidR="008D5EC0">
        <w:t>"</w:t>
      </w:r>
      <w:r w:rsidRPr="002E22C1">
        <w:t> + name + </w:t>
      </w:r>
      <w:r w:rsidR="008D5EC0">
        <w:t>"</w:t>
      </w:r>
      <w:r w:rsidRPr="002E22C1">
        <w:t> - have a nice day!</w:t>
      </w:r>
      <w:r w:rsidR="008D5EC0">
        <w:t>"</w:t>
      </w:r>
      <w:r w:rsidRPr="002E22C1">
        <w:t>);</w:t>
      </w:r>
    </w:p>
    <w:p w14:paraId="4BF83D2E" w14:textId="77777777" w:rsidR="002F1388" w:rsidRPr="002E22C1" w:rsidRDefault="002F1388" w:rsidP="002E22C1">
      <w:pPr>
        <w:pStyle w:val="CodePACKT"/>
      </w:pPr>
      <w:r w:rsidRPr="002E22C1">
        <w:t>    }</w:t>
      </w:r>
    </w:p>
    <w:p w14:paraId="0D4FE8C1" w14:textId="77777777" w:rsidR="002F1388" w:rsidRPr="002E22C1" w:rsidRDefault="002F1388" w:rsidP="002E22C1">
      <w:pPr>
        <w:pStyle w:val="CodePACKT"/>
      </w:pPr>
      <w:r w:rsidRPr="002E22C1">
        <w:t>  }</w:t>
      </w:r>
    </w:p>
    <w:p w14:paraId="4DA0DBD3" w14:textId="77777777" w:rsidR="002F1388" w:rsidRPr="002E22C1" w:rsidRDefault="002F1388" w:rsidP="002E22C1">
      <w:pPr>
        <w:pStyle w:val="CodePACKT"/>
      </w:pPr>
      <w:r w:rsidRPr="002E22C1">
        <w:lastRenderedPageBreak/>
        <w:t>}</w:t>
      </w:r>
    </w:p>
    <w:p w14:paraId="2F1E11D5" w14:textId="7A0AF8DD" w:rsidR="002F1388" w:rsidRPr="002E22C1" w:rsidRDefault="008D5EC0" w:rsidP="002E22C1">
      <w:pPr>
        <w:pStyle w:val="CodePACKT"/>
      </w:pPr>
      <w:r>
        <w:t>"</w:t>
      </w:r>
      <w:r w:rsidR="002F1388" w:rsidRPr="002E22C1">
        <w:t>@</w:t>
      </w:r>
    </w:p>
    <w:p w14:paraId="2F9EEC9A" w14:textId="77777777" w:rsidR="002F1388" w:rsidRPr="002E22C1" w:rsidRDefault="002F1388" w:rsidP="002E22C1">
      <w:pPr>
        <w:pStyle w:val="CodePACKT"/>
      </w:pPr>
      <w:r w:rsidRPr="002E22C1">
        <w:t>$Cmdlet | Out-File .\</w:t>
      </w:r>
      <w:proofErr w:type="spellStart"/>
      <w:r w:rsidRPr="002E22C1">
        <w:t>SendGreetingCommand.cs</w:t>
      </w:r>
      <w:proofErr w:type="spellEnd"/>
    </w:p>
    <w:p w14:paraId="7EE789B6" w14:textId="77777777" w:rsidR="002F1388" w:rsidRPr="002E22C1" w:rsidRDefault="002F1388" w:rsidP="002E22C1">
      <w:pPr>
        <w:pStyle w:val="CodePACKT"/>
      </w:pPr>
    </w:p>
    <w:p w14:paraId="139B0D0C" w14:textId="71111218" w:rsidR="002F1388" w:rsidRPr="002F1388" w:rsidRDefault="002E22C1" w:rsidP="002E22C1">
      <w:pPr>
        <w:pStyle w:val="NumberedBulletPACKT"/>
        <w:rPr>
          <w:color w:val="333333"/>
          <w:lang w:val="en-GB" w:eastAsia="en-GB"/>
        </w:rPr>
      </w:pPr>
      <w:r>
        <w:rPr>
          <w:lang w:val="en-GB" w:eastAsia="en-GB"/>
        </w:rPr>
        <w:t>R</w:t>
      </w:r>
      <w:r w:rsidR="002F1388" w:rsidRPr="002F1388">
        <w:rPr>
          <w:lang w:val="en-GB" w:eastAsia="en-GB"/>
        </w:rPr>
        <w:t>emov</w:t>
      </w:r>
      <w:r w:rsidR="000427C4">
        <w:rPr>
          <w:lang w:val="en-GB" w:eastAsia="en-GB"/>
        </w:rPr>
        <w:t>ing</w:t>
      </w:r>
      <w:r>
        <w:rPr>
          <w:lang w:val="en-GB" w:eastAsia="en-GB"/>
        </w:rPr>
        <w:t xml:space="preserve"> </w:t>
      </w:r>
      <w:r w:rsidR="00FB6CAC">
        <w:rPr>
          <w:lang w:val="en-GB" w:eastAsia="en-GB"/>
        </w:rPr>
        <w:t xml:space="preserve">the </w:t>
      </w:r>
      <w:r>
        <w:rPr>
          <w:lang w:val="en-GB" w:eastAsia="en-GB"/>
        </w:rPr>
        <w:t>unused</w:t>
      </w:r>
      <w:r w:rsidR="002F1388" w:rsidRPr="002F1388">
        <w:rPr>
          <w:lang w:val="en-GB" w:eastAsia="en-GB"/>
        </w:rPr>
        <w:t> class file</w:t>
      </w:r>
      <w:r w:rsidR="00D375C6">
        <w:rPr>
          <w:lang w:val="en-GB" w:eastAsia="en-GB"/>
        </w:rPr>
        <w:t>:</w:t>
      </w:r>
      <w:r w:rsidR="002F1388" w:rsidRPr="002F1388">
        <w:rPr>
          <w:lang w:val="en-GB" w:eastAsia="en-GB"/>
        </w:rPr>
        <w:t> </w:t>
      </w:r>
    </w:p>
    <w:p w14:paraId="3844E95C" w14:textId="77777777" w:rsidR="002E22C1" w:rsidRPr="002E22C1" w:rsidRDefault="002E22C1" w:rsidP="002E22C1">
      <w:pPr>
        <w:pStyle w:val="CodePACKT"/>
      </w:pPr>
    </w:p>
    <w:p w14:paraId="3E5037A3" w14:textId="696DE707" w:rsidR="002F1388" w:rsidRPr="002E22C1" w:rsidRDefault="002F1388" w:rsidP="002E22C1">
      <w:pPr>
        <w:pStyle w:val="CodePACKT"/>
      </w:pPr>
      <w:r w:rsidRPr="002E22C1">
        <w:t>Remove-Item -Path .\Class1.cs</w:t>
      </w:r>
    </w:p>
    <w:p w14:paraId="26733D7C" w14:textId="77777777" w:rsidR="002F1388" w:rsidRPr="002E22C1" w:rsidRDefault="002F1388" w:rsidP="002E22C1">
      <w:pPr>
        <w:pStyle w:val="CodePACKT"/>
      </w:pPr>
    </w:p>
    <w:p w14:paraId="2E0A8CA6" w14:textId="72F0AC7F" w:rsidR="002F1388" w:rsidRPr="002F1388" w:rsidRDefault="002F1388" w:rsidP="002E22C1">
      <w:pPr>
        <w:pStyle w:val="NumberedBulletPACKT"/>
        <w:rPr>
          <w:color w:val="333333"/>
          <w:lang w:val="en-GB" w:eastAsia="en-GB"/>
        </w:rPr>
      </w:pPr>
      <w:r w:rsidRPr="002F1388">
        <w:rPr>
          <w:lang w:val="en-GB" w:eastAsia="en-GB"/>
        </w:rPr>
        <w:t>Build</w:t>
      </w:r>
      <w:r w:rsidR="0001500E">
        <w:rPr>
          <w:lang w:val="en-GB" w:eastAsia="en-GB"/>
        </w:rPr>
        <w:t>ing</w:t>
      </w:r>
      <w:r w:rsidRPr="002F1388">
        <w:rPr>
          <w:lang w:val="en-GB" w:eastAsia="en-GB"/>
        </w:rPr>
        <w:t> the cmdlet</w:t>
      </w:r>
      <w:r w:rsidR="00DA3F0F">
        <w:rPr>
          <w:lang w:val="en-GB" w:eastAsia="en-GB"/>
        </w:rPr>
        <w:t>:</w:t>
      </w:r>
    </w:p>
    <w:p w14:paraId="4C60E84C" w14:textId="77777777" w:rsidR="002E22C1" w:rsidRPr="002E22C1" w:rsidRDefault="002E22C1" w:rsidP="002E22C1">
      <w:pPr>
        <w:pStyle w:val="CodePACKT"/>
      </w:pPr>
    </w:p>
    <w:p w14:paraId="65C28489" w14:textId="5B79027A" w:rsidR="002F1388" w:rsidRPr="002E22C1" w:rsidRDefault="002F1388" w:rsidP="002E22C1">
      <w:pPr>
        <w:pStyle w:val="CodePACKT"/>
      </w:pPr>
      <w:r w:rsidRPr="002E22C1">
        <w:t>dotnet build </w:t>
      </w:r>
    </w:p>
    <w:p w14:paraId="72635981" w14:textId="77777777" w:rsidR="002F1388" w:rsidRPr="002E22C1" w:rsidRDefault="002F1388" w:rsidP="002E22C1">
      <w:pPr>
        <w:pStyle w:val="CodePACKT"/>
      </w:pPr>
    </w:p>
    <w:p w14:paraId="686D8C9E" w14:textId="4375ADA6" w:rsidR="002F1388" w:rsidRPr="002F1388" w:rsidRDefault="002F1388" w:rsidP="002E22C1">
      <w:pPr>
        <w:pStyle w:val="NumberedBulletPACKT"/>
        <w:rPr>
          <w:color w:val="333333"/>
          <w:lang w:val="en-GB" w:eastAsia="en-GB"/>
        </w:rPr>
      </w:pPr>
      <w:r w:rsidRPr="002F1388">
        <w:rPr>
          <w:lang w:val="en-GB" w:eastAsia="en-GB"/>
        </w:rPr>
        <w:t>Import</w:t>
      </w:r>
      <w:r w:rsidR="0001500E">
        <w:rPr>
          <w:lang w:val="en-GB" w:eastAsia="en-GB"/>
        </w:rPr>
        <w:t>ing</w:t>
      </w:r>
      <w:r w:rsidRPr="002F1388">
        <w:rPr>
          <w:lang w:val="en-GB" w:eastAsia="en-GB"/>
        </w:rPr>
        <w:t> the DLL holding the cmdlet</w:t>
      </w:r>
      <w:r w:rsidR="00DA3F0F">
        <w:rPr>
          <w:lang w:val="en-GB" w:eastAsia="en-GB"/>
        </w:rPr>
        <w:t>:</w:t>
      </w:r>
    </w:p>
    <w:p w14:paraId="55DBD5D4" w14:textId="77777777" w:rsidR="002E22C1" w:rsidRDefault="002E22C1" w:rsidP="002E22C1">
      <w:pPr>
        <w:pStyle w:val="CodePACKT"/>
        <w:rPr>
          <w:lang w:val="en-GB"/>
        </w:rPr>
      </w:pPr>
    </w:p>
    <w:p w14:paraId="4DB872D2" w14:textId="1866F55B" w:rsidR="002F1388" w:rsidRPr="00203043" w:rsidRDefault="002F1388" w:rsidP="00203043">
      <w:pPr>
        <w:pStyle w:val="CodePACKT"/>
      </w:pPr>
      <w:commentRangeStart w:id="8"/>
      <w:commentRangeStart w:id="9"/>
      <w:r w:rsidRPr="00203043">
        <w:t>$</w:t>
      </w:r>
      <w:proofErr w:type="spellStart"/>
      <w:r w:rsidRPr="00203043">
        <w:t>DLLPath</w:t>
      </w:r>
      <w:proofErr w:type="spellEnd"/>
      <w:r w:rsidRPr="00203043">
        <w:t> = </w:t>
      </w:r>
      <w:r w:rsidR="00FD002A">
        <w:t>'</w:t>
      </w:r>
      <w:r w:rsidRPr="00203043">
        <w:t>.\bin\Debug\net5.0\SendGreeting.dll</w:t>
      </w:r>
      <w:r w:rsidR="00FD002A">
        <w:t>'</w:t>
      </w:r>
    </w:p>
    <w:p w14:paraId="3819D1EF" w14:textId="77777777" w:rsidR="002F1388" w:rsidRPr="00203043" w:rsidRDefault="002F1388" w:rsidP="00203043">
      <w:pPr>
        <w:pStyle w:val="CodePACKT"/>
      </w:pPr>
      <w:r w:rsidRPr="00203043">
        <w:t>Import-Module -Name $</w:t>
      </w:r>
      <w:proofErr w:type="spellStart"/>
      <w:r w:rsidRPr="00203043">
        <w:t>DLLPath</w:t>
      </w:r>
      <w:commentRangeEnd w:id="8"/>
      <w:proofErr w:type="spellEnd"/>
      <w:r w:rsidR="00A36248">
        <w:rPr>
          <w:rStyle w:val="CommentReference"/>
          <w:rFonts w:ascii="Arial" w:hAnsi="Arial"/>
          <w:color w:val="auto"/>
          <w:lang w:eastAsia="en-US"/>
        </w:rPr>
        <w:commentReference w:id="8"/>
      </w:r>
      <w:commentRangeEnd w:id="9"/>
      <w:r w:rsidR="007042B5">
        <w:rPr>
          <w:rStyle w:val="CommentReference"/>
          <w:rFonts w:ascii="Arial" w:hAnsi="Arial"/>
          <w:color w:val="auto"/>
          <w:lang w:eastAsia="en-US"/>
        </w:rPr>
        <w:commentReference w:id="9"/>
      </w:r>
    </w:p>
    <w:p w14:paraId="51978A07" w14:textId="77777777" w:rsidR="002F1388" w:rsidRPr="002F1388" w:rsidRDefault="002F1388" w:rsidP="002E22C1">
      <w:pPr>
        <w:pStyle w:val="CodePACKT"/>
        <w:rPr>
          <w:color w:val="333333"/>
          <w:lang w:val="en-GB"/>
        </w:rPr>
      </w:pPr>
    </w:p>
    <w:p w14:paraId="3D96FDF8" w14:textId="36F01A88" w:rsidR="002F1388" w:rsidRPr="002F1388" w:rsidRDefault="002F1388" w:rsidP="002E22C1">
      <w:pPr>
        <w:pStyle w:val="NumberedBulletPACKT"/>
        <w:rPr>
          <w:color w:val="333333"/>
          <w:lang w:val="en-GB" w:eastAsia="en-GB"/>
        </w:rPr>
      </w:pPr>
      <w:r w:rsidRPr="002F1388">
        <w:rPr>
          <w:lang w:val="en-GB" w:eastAsia="en-GB"/>
        </w:rPr>
        <w:t>Examin</w:t>
      </w:r>
      <w:r w:rsidR="00A5778C">
        <w:rPr>
          <w:lang w:val="en-GB" w:eastAsia="en-GB"/>
        </w:rPr>
        <w:t xml:space="preserve">ing </w:t>
      </w:r>
      <w:r w:rsidR="000C5DDD">
        <w:rPr>
          <w:lang w:val="en-GB" w:eastAsia="en-GB"/>
        </w:rPr>
        <w:t>the module</w:t>
      </w:r>
      <w:r w:rsidR="003D7098">
        <w:rPr>
          <w:lang w:val="en-GB" w:eastAsia="en-GB"/>
        </w:rPr>
        <w:t>’</w:t>
      </w:r>
      <w:r w:rsidR="00E7495B">
        <w:rPr>
          <w:lang w:val="en-GB" w:eastAsia="en-GB"/>
        </w:rPr>
        <w:t>s details</w:t>
      </w:r>
      <w:r w:rsidR="00D375C6">
        <w:rPr>
          <w:lang w:val="en-GB" w:eastAsia="en-GB"/>
        </w:rPr>
        <w:t>:</w:t>
      </w:r>
    </w:p>
    <w:p w14:paraId="1DC0294C" w14:textId="77777777" w:rsidR="002E22C1" w:rsidRDefault="002E22C1" w:rsidP="002E22C1">
      <w:pPr>
        <w:pStyle w:val="CodePACKT"/>
        <w:rPr>
          <w:lang w:val="en-GB"/>
        </w:rPr>
      </w:pPr>
    </w:p>
    <w:p w14:paraId="6499DB3F" w14:textId="2ADC7B24" w:rsidR="002F1388" w:rsidRPr="002F1388" w:rsidRDefault="002F1388" w:rsidP="002E22C1">
      <w:pPr>
        <w:pStyle w:val="CodePACKT"/>
        <w:rPr>
          <w:color w:val="333333"/>
          <w:lang w:val="en-GB"/>
        </w:rPr>
      </w:pPr>
      <w:r w:rsidRPr="002F1388">
        <w:rPr>
          <w:lang w:val="en-GB"/>
        </w:rPr>
        <w:t>Get-</w:t>
      </w:r>
      <w:r w:rsidRPr="00D375C6">
        <w:t>Module </w:t>
      </w:r>
      <w:proofErr w:type="spellStart"/>
      <w:r w:rsidRPr="00D375C6">
        <w:t>SendGreeting</w:t>
      </w:r>
      <w:proofErr w:type="spellEnd"/>
    </w:p>
    <w:p w14:paraId="7D7CFD03" w14:textId="77777777" w:rsidR="002F1388" w:rsidRPr="002F1388" w:rsidRDefault="002F1388" w:rsidP="002E22C1">
      <w:pPr>
        <w:pStyle w:val="CodePACKT"/>
        <w:rPr>
          <w:color w:val="333333"/>
          <w:lang w:val="en-GB"/>
        </w:rPr>
      </w:pPr>
    </w:p>
    <w:p w14:paraId="3F036954" w14:textId="343697F7" w:rsidR="002F1388" w:rsidRPr="002F1388" w:rsidRDefault="002F1388" w:rsidP="002E22C1">
      <w:pPr>
        <w:pStyle w:val="NumberedBulletPACKT"/>
        <w:rPr>
          <w:color w:val="333333"/>
          <w:lang w:val="en-GB" w:eastAsia="en-GB"/>
        </w:rPr>
      </w:pPr>
      <w:r w:rsidRPr="002F1388">
        <w:rPr>
          <w:lang w:val="en-GB" w:eastAsia="en-GB"/>
        </w:rPr>
        <w:t>Us</w:t>
      </w:r>
      <w:r w:rsidR="00210961">
        <w:rPr>
          <w:lang w:val="en-GB" w:eastAsia="en-GB"/>
        </w:rPr>
        <w:t>ing</w:t>
      </w:r>
      <w:r w:rsidRPr="002F1388">
        <w:rPr>
          <w:lang w:val="en-GB" w:eastAsia="en-GB"/>
        </w:rPr>
        <w:t> the cmdlet</w:t>
      </w:r>
      <w:r w:rsidR="00DA3F0F">
        <w:rPr>
          <w:lang w:val="en-GB" w:eastAsia="en-GB"/>
        </w:rPr>
        <w:t>:</w:t>
      </w:r>
    </w:p>
    <w:p w14:paraId="52AAE0F3" w14:textId="77777777" w:rsidR="002E22C1" w:rsidRPr="005C235F" w:rsidRDefault="002E22C1" w:rsidP="005C235F">
      <w:pPr>
        <w:pStyle w:val="CodePACKT"/>
      </w:pPr>
    </w:p>
    <w:p w14:paraId="00ECA47F" w14:textId="59FA3AFD" w:rsidR="002F1388" w:rsidRPr="005C235F" w:rsidRDefault="002F1388" w:rsidP="005C235F">
      <w:pPr>
        <w:pStyle w:val="CodePACKT"/>
      </w:pPr>
      <w:r w:rsidRPr="005C235F">
        <w:t>Send-Greeting -Name </w:t>
      </w:r>
      <w:r w:rsidR="00FD002A">
        <w:t>"</w:t>
      </w:r>
      <w:r w:rsidRPr="005C235F">
        <w:t>Jerry Garcia</w:t>
      </w:r>
      <w:r w:rsidR="00FD002A">
        <w:t>"</w:t>
      </w:r>
    </w:p>
    <w:p w14:paraId="2B4BFD4A" w14:textId="77777777" w:rsidR="00313E09" w:rsidRPr="005C235F" w:rsidRDefault="00313E09" w:rsidP="005C235F">
      <w:pPr>
        <w:pStyle w:val="CodePACKT"/>
      </w:pPr>
    </w:p>
    <w:p w14:paraId="1D40BC6D" w14:textId="67AAEE96" w:rsidR="00313E09" w:rsidRDefault="00313E09" w:rsidP="00313E09">
      <w:pPr>
        <w:pStyle w:val="Heading2"/>
        <w:numPr>
          <w:ilvl w:val="1"/>
          <w:numId w:val="3"/>
        </w:numPr>
      </w:pPr>
      <w:r>
        <w:t>How it works...</w:t>
      </w:r>
    </w:p>
    <w:p w14:paraId="238FD100" w14:textId="1A5F56DC" w:rsidR="002F1388" w:rsidRDefault="002F1388" w:rsidP="002F1388">
      <w:pPr>
        <w:pStyle w:val="NormalPACKT"/>
        <w:rPr>
          <w:lang w:val="en-GB"/>
        </w:rPr>
      </w:pPr>
      <w:r>
        <w:rPr>
          <w:lang w:val="en-GB"/>
        </w:rPr>
        <w:t xml:space="preserve">In </w:t>
      </w:r>
      <w:r w:rsidRPr="00C8208F">
        <w:rPr>
          <w:rStyle w:val="ItalicsPACKT"/>
        </w:rPr>
        <w:t>step 1</w:t>
      </w:r>
      <w:r>
        <w:rPr>
          <w:lang w:val="en-GB"/>
        </w:rPr>
        <w:t>, you open your browser and navigate to the .NET Download page</w:t>
      </w:r>
      <w:r w:rsidR="00C8208F">
        <w:rPr>
          <w:lang w:val="en-GB"/>
        </w:rPr>
        <w:t>,</w:t>
      </w:r>
      <w:r w:rsidR="008D08D5">
        <w:rPr>
          <w:lang w:val="en-GB"/>
        </w:rPr>
        <w:t xml:space="preserve"> which looks like this:</w:t>
      </w:r>
    </w:p>
    <w:p w14:paraId="352627A4" w14:textId="5694062B" w:rsidR="008D08D5" w:rsidRDefault="008D08D5" w:rsidP="00AE00E7">
      <w:pPr>
        <w:pStyle w:val="FigurePACKT"/>
        <w:rPr>
          <w:lang w:val="en-GB"/>
        </w:rPr>
      </w:pPr>
      <w:r>
        <w:lastRenderedPageBreak/>
        <w:drawing>
          <wp:inline distT="0" distB="0" distL="0" distR="0" wp14:anchorId="51ABA375" wp14:editId="1BB10D32">
            <wp:extent cx="3500181" cy="225615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19264" cy="2268456"/>
                    </a:xfrm>
                    <a:prstGeom prst="rect">
                      <a:avLst/>
                    </a:prstGeom>
                  </pic:spPr>
                </pic:pic>
              </a:graphicData>
            </a:graphic>
          </wp:inline>
        </w:drawing>
      </w:r>
    </w:p>
    <w:p w14:paraId="07BD8E12" w14:textId="5A924921" w:rsidR="00C8208F" w:rsidRPr="002F1388" w:rsidRDefault="00C8208F" w:rsidP="00140AC6">
      <w:pPr>
        <w:pStyle w:val="FigureCaptionPACKT"/>
        <w:rPr>
          <w:lang w:val="en-GB"/>
        </w:rPr>
      </w:pPr>
      <w:r>
        <w:rPr>
          <w:lang w:val="en-GB"/>
        </w:rPr>
        <w:t>Figure 5.</w:t>
      </w:r>
      <w:r w:rsidR="00726DCD">
        <w:rPr>
          <w:lang w:val="en-GB"/>
        </w:rPr>
        <w:t>29</w:t>
      </w:r>
      <w:r>
        <w:rPr>
          <w:lang w:val="en-GB"/>
        </w:rPr>
        <w:t xml:space="preserve">: </w:t>
      </w:r>
      <w:r w:rsidR="0031560D">
        <w:rPr>
          <w:lang w:val="en-GB"/>
        </w:rPr>
        <w:t>The .NET Download page</w:t>
      </w:r>
    </w:p>
    <w:p w14:paraId="65CE27BF" w14:textId="3084596C" w:rsidR="002F1388" w:rsidRDefault="002F1388" w:rsidP="002F1388">
      <w:pPr>
        <w:pStyle w:val="LayoutInformationPACKT"/>
        <w:rPr>
          <w:noProof/>
        </w:rPr>
      </w:pPr>
      <w:r>
        <w:t xml:space="preserve">Insert </w:t>
      </w:r>
      <w:r w:rsidRPr="00C41783">
        <w:t>image</w:t>
      </w:r>
      <w:r>
        <w:t xml:space="preserve"> </w:t>
      </w:r>
      <w:r>
        <w:rPr>
          <w:noProof/>
        </w:rPr>
        <w:t>B42024_05</w:t>
      </w:r>
      <w:r w:rsidRPr="00023EAD">
        <w:rPr>
          <w:noProof/>
        </w:rPr>
        <w:t>_</w:t>
      </w:r>
      <w:r>
        <w:rPr>
          <w:noProof/>
        </w:rPr>
        <w:t>29.png</w:t>
      </w:r>
    </w:p>
    <w:p w14:paraId="6067529C" w14:textId="257B6F1B" w:rsidR="008D08D5" w:rsidRDefault="008D08D5" w:rsidP="008D08D5">
      <w:r>
        <w:t xml:space="preserve">Click, as shown, on the link to </w:t>
      </w:r>
      <w:r w:rsidRPr="00A149FA">
        <w:rPr>
          <w:rStyle w:val="ScreenTextPACKT"/>
        </w:rPr>
        <w:t>Download the .NET SDK X64</w:t>
      </w:r>
      <w:r>
        <w:t xml:space="preserve"> to download the .NET SDK installer program</w:t>
      </w:r>
      <w:ins w:id="10" w:author="Thomas Lee" w:date="2021-06-12T16:01:00Z">
        <w:r w:rsidR="007042B5">
          <w:t xml:space="preserve">. Ensure you download the .NET 5.0 SDK - </w:t>
        </w:r>
      </w:ins>
      <w:del w:id="11" w:author="Thomas Lee" w:date="2021-06-12T16:01:00Z">
        <w:r w:rsidDel="007042B5">
          <w:delText xml:space="preserve">, </w:delText>
        </w:r>
      </w:del>
      <w:r>
        <w:t>which looks like this:</w:t>
      </w:r>
    </w:p>
    <w:p w14:paraId="133085ED" w14:textId="0FD7281C" w:rsidR="008D08D5" w:rsidRDefault="008D08D5" w:rsidP="00AE00E7">
      <w:pPr>
        <w:pStyle w:val="FigurePACKT"/>
      </w:pPr>
      <w:r>
        <w:drawing>
          <wp:inline distT="0" distB="0" distL="0" distR="0" wp14:anchorId="3DE3E637" wp14:editId="2EE50EC4">
            <wp:extent cx="3441073" cy="2218055"/>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47998" cy="2222519"/>
                    </a:xfrm>
                    <a:prstGeom prst="rect">
                      <a:avLst/>
                    </a:prstGeom>
                  </pic:spPr>
                </pic:pic>
              </a:graphicData>
            </a:graphic>
          </wp:inline>
        </w:drawing>
      </w:r>
    </w:p>
    <w:p w14:paraId="4C2A7EA8" w14:textId="7C64C599" w:rsidR="00E067FD" w:rsidRDefault="00E067FD" w:rsidP="00140AC6">
      <w:pPr>
        <w:pStyle w:val="FigureCaptionPACKT"/>
      </w:pPr>
      <w:r>
        <w:t>Figure 5.</w:t>
      </w:r>
      <w:r w:rsidR="00726DCD">
        <w:t>30</w:t>
      </w:r>
      <w:r>
        <w:t xml:space="preserve">: </w:t>
      </w:r>
      <w:r w:rsidR="006270FA">
        <w:t>Downloading the .NET SDK installer</w:t>
      </w:r>
    </w:p>
    <w:p w14:paraId="552AFBF7" w14:textId="461D324A" w:rsidR="008D08D5" w:rsidRDefault="008D08D5" w:rsidP="008D08D5">
      <w:pPr>
        <w:pStyle w:val="LayoutInformationPACKT"/>
        <w:rPr>
          <w:noProof/>
        </w:rPr>
      </w:pPr>
      <w:r>
        <w:t xml:space="preserve">Insert </w:t>
      </w:r>
      <w:r w:rsidRPr="00C41783">
        <w:t>image</w:t>
      </w:r>
      <w:r>
        <w:t xml:space="preserve"> </w:t>
      </w:r>
      <w:r>
        <w:rPr>
          <w:noProof/>
        </w:rPr>
        <w:t>B42024_05</w:t>
      </w:r>
      <w:r w:rsidRPr="00023EAD">
        <w:rPr>
          <w:noProof/>
        </w:rPr>
        <w:t>_</w:t>
      </w:r>
      <w:r>
        <w:rPr>
          <w:noProof/>
        </w:rPr>
        <w:t>30.png</w:t>
      </w:r>
    </w:p>
    <w:p w14:paraId="21CC10F4" w14:textId="2AEA8E8F" w:rsidR="008D08D5" w:rsidRDefault="008D08D5" w:rsidP="008D08D5">
      <w:pPr>
        <w:pStyle w:val="NormalPACKT"/>
      </w:pPr>
      <w:r>
        <w:lastRenderedPageBreak/>
        <w:t>The installer program is around 150</w:t>
      </w:r>
      <w:r w:rsidR="00BC2D7E">
        <w:t xml:space="preserve"> </w:t>
      </w:r>
      <w:r w:rsidR="009A25B0">
        <w:t>MB</w:t>
      </w:r>
      <w:r w:rsidR="00BC2D7E">
        <w:t>,</w:t>
      </w:r>
      <w:r>
        <w:t xml:space="preserve"> so </w:t>
      </w:r>
      <w:r w:rsidR="00BC2D7E">
        <w:t xml:space="preserve">it </w:t>
      </w:r>
      <w:r>
        <w:t>may take a while to download, depending on your internet connection speed. When the download is complete, you see the download indication look like this:</w:t>
      </w:r>
    </w:p>
    <w:p w14:paraId="66788B67" w14:textId="7168A093" w:rsidR="008D08D5" w:rsidRDefault="007042B5" w:rsidP="002D058C">
      <w:pPr>
        <w:pStyle w:val="FigurePACKT"/>
      </w:pPr>
      <w:ins w:id="12" w:author="Thomas Lee" w:date="2021-06-12T16:03:00Z">
        <w:r>
          <w:drawing>
            <wp:inline distT="0" distB="0" distL="0" distR="0" wp14:anchorId="54C3DEEC" wp14:editId="05981D91">
              <wp:extent cx="2674783" cy="975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86067" cy="979450"/>
                      </a:xfrm>
                      <a:prstGeom prst="rect">
                        <a:avLst/>
                      </a:prstGeom>
                    </pic:spPr>
                  </pic:pic>
                </a:graphicData>
              </a:graphic>
            </wp:inline>
          </w:drawing>
        </w:r>
      </w:ins>
      <w:del w:id="13" w:author="Thomas Lee" w:date="2021-06-12T16:03:00Z">
        <w:r w:rsidR="008D08D5" w:rsidDel="007042B5">
          <w:drawing>
            <wp:inline distT="0" distB="0" distL="0" distR="0" wp14:anchorId="4DB7EFB3" wp14:editId="55E52E0C">
              <wp:extent cx="2542857" cy="495238"/>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42857" cy="495238"/>
                      </a:xfrm>
                      <a:prstGeom prst="rect">
                        <a:avLst/>
                      </a:prstGeom>
                    </pic:spPr>
                  </pic:pic>
                </a:graphicData>
              </a:graphic>
            </wp:inline>
          </w:drawing>
        </w:r>
      </w:del>
    </w:p>
    <w:p w14:paraId="4A98523B" w14:textId="781ADE87" w:rsidR="006270FA" w:rsidRPr="008D08D5" w:rsidRDefault="006270FA" w:rsidP="00140AC6">
      <w:pPr>
        <w:pStyle w:val="FigureCaptionPACKT"/>
      </w:pPr>
      <w:r>
        <w:t>Figure 5.3</w:t>
      </w:r>
      <w:r w:rsidR="00726DCD">
        <w:t>1:</w:t>
      </w:r>
      <w:r>
        <w:t xml:space="preserve"> Installer download complete</w:t>
      </w:r>
    </w:p>
    <w:p w14:paraId="6A762FAF" w14:textId="7E987255" w:rsidR="008D08D5" w:rsidRDefault="008D08D5" w:rsidP="008D08D5">
      <w:pPr>
        <w:pStyle w:val="LayoutInformationPACKT"/>
        <w:rPr>
          <w:noProof/>
        </w:rPr>
      </w:pPr>
      <w:r>
        <w:t xml:space="preserve">Insert </w:t>
      </w:r>
      <w:r w:rsidRPr="00C41783">
        <w:t>image</w:t>
      </w:r>
      <w:r>
        <w:t xml:space="preserve"> </w:t>
      </w:r>
      <w:r>
        <w:rPr>
          <w:noProof/>
        </w:rPr>
        <w:t>B42024_05</w:t>
      </w:r>
      <w:r w:rsidRPr="00023EAD">
        <w:rPr>
          <w:noProof/>
        </w:rPr>
        <w:t>_</w:t>
      </w:r>
      <w:r>
        <w:rPr>
          <w:noProof/>
        </w:rPr>
        <w:t>31.png</w:t>
      </w:r>
    </w:p>
    <w:p w14:paraId="39672E46" w14:textId="5577756F" w:rsidR="008D08D5" w:rsidRDefault="008D08D5" w:rsidP="008D08D5">
      <w:r>
        <w:t xml:space="preserve">If you click on the </w:t>
      </w:r>
      <w:r w:rsidRPr="00D01129">
        <w:rPr>
          <w:rStyle w:val="ScreenTextPACKT"/>
        </w:rPr>
        <w:t>Open file</w:t>
      </w:r>
      <w:r>
        <w:t xml:space="preserve"> link, you </w:t>
      </w:r>
      <w:r w:rsidR="001D0C59">
        <w:t>launch</w:t>
      </w:r>
      <w:r>
        <w:t xml:space="preserve"> the installer</w:t>
      </w:r>
      <w:r w:rsidR="00DC5815">
        <w:t xml:space="preserve"> and see </w:t>
      </w:r>
      <w:r>
        <w:t>the installer</w:t>
      </w:r>
      <w:r w:rsidR="003D7098">
        <w:t>’</w:t>
      </w:r>
      <w:r>
        <w:t>s opening page</w:t>
      </w:r>
      <w:r w:rsidR="006270FA">
        <w:t>:</w:t>
      </w:r>
    </w:p>
    <w:p w14:paraId="18676268" w14:textId="54517CDA" w:rsidR="008D08D5" w:rsidRDefault="008D08D5" w:rsidP="00DC5815">
      <w:pPr>
        <w:pStyle w:val="FigurePACKT"/>
      </w:pPr>
      <w:r>
        <w:drawing>
          <wp:inline distT="0" distB="0" distL="0" distR="0" wp14:anchorId="66C74238" wp14:editId="37A7757F">
            <wp:extent cx="3249531" cy="2419687"/>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4698" cy="2438427"/>
                    </a:xfrm>
                    <a:prstGeom prst="rect">
                      <a:avLst/>
                    </a:prstGeom>
                  </pic:spPr>
                </pic:pic>
              </a:graphicData>
            </a:graphic>
          </wp:inline>
        </w:drawing>
      </w:r>
    </w:p>
    <w:p w14:paraId="552F88B7" w14:textId="2AEE93F1" w:rsidR="006270FA" w:rsidRDefault="006270FA" w:rsidP="00140AC6">
      <w:pPr>
        <w:pStyle w:val="FigureCaptionPACKT"/>
      </w:pPr>
      <w:r>
        <w:t>Figure 5.3</w:t>
      </w:r>
      <w:r w:rsidR="00726DCD">
        <w:t>2</w:t>
      </w:r>
      <w:r>
        <w:t xml:space="preserve">: </w:t>
      </w:r>
      <w:r w:rsidR="009B1493">
        <w:t>The .NET SDK installer</w:t>
      </w:r>
    </w:p>
    <w:p w14:paraId="1A149C30" w14:textId="2987AB7D" w:rsidR="008D08D5" w:rsidRDefault="008D08D5" w:rsidP="008D08D5">
      <w:pPr>
        <w:pStyle w:val="LayoutInformationPACKT"/>
        <w:rPr>
          <w:noProof/>
        </w:rPr>
      </w:pPr>
      <w:r>
        <w:t xml:space="preserve">Insert </w:t>
      </w:r>
      <w:r w:rsidRPr="00C41783">
        <w:t>image</w:t>
      </w:r>
      <w:r>
        <w:t xml:space="preserve"> </w:t>
      </w:r>
      <w:r>
        <w:rPr>
          <w:noProof/>
        </w:rPr>
        <w:t>B42024_05</w:t>
      </w:r>
      <w:r w:rsidRPr="00023EAD">
        <w:rPr>
          <w:noProof/>
        </w:rPr>
        <w:t>_</w:t>
      </w:r>
      <w:r>
        <w:rPr>
          <w:noProof/>
        </w:rPr>
        <w:t>32.png</w:t>
      </w:r>
    </w:p>
    <w:p w14:paraId="54CA9288" w14:textId="1AED739C" w:rsidR="008D08D5" w:rsidRDefault="008F699E" w:rsidP="008D08D5">
      <w:r>
        <w:t xml:space="preserve">When you click on the </w:t>
      </w:r>
      <w:r w:rsidRPr="005F7596">
        <w:rPr>
          <w:rStyle w:val="ScreenTextPACKT"/>
        </w:rPr>
        <w:t>Install</w:t>
      </w:r>
      <w:r>
        <w:t xml:space="preserve"> button, as shown, the installer program completes the setup of the .NET SDK. When setup is complete, you see the final screen:</w:t>
      </w:r>
    </w:p>
    <w:p w14:paraId="1635A9F4" w14:textId="6EC634EF" w:rsidR="008F699E" w:rsidRDefault="008F699E" w:rsidP="00761D5F">
      <w:pPr>
        <w:pStyle w:val="FigurePACKT"/>
      </w:pPr>
      <w:r>
        <w:lastRenderedPageBreak/>
        <w:drawing>
          <wp:inline distT="0" distB="0" distL="0" distR="0" wp14:anchorId="1346890D" wp14:editId="53BA5EE6">
            <wp:extent cx="3160297" cy="2353241"/>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06308" cy="2387502"/>
                    </a:xfrm>
                    <a:prstGeom prst="rect">
                      <a:avLst/>
                    </a:prstGeom>
                  </pic:spPr>
                </pic:pic>
              </a:graphicData>
            </a:graphic>
          </wp:inline>
        </w:drawing>
      </w:r>
    </w:p>
    <w:p w14:paraId="44E9A464" w14:textId="42F83010" w:rsidR="009B1493" w:rsidRDefault="009B1493" w:rsidP="00140AC6">
      <w:pPr>
        <w:pStyle w:val="FigureCaptionPACKT"/>
      </w:pPr>
      <w:r>
        <w:t>Figure 5.3</w:t>
      </w:r>
      <w:r w:rsidR="00726DCD">
        <w:t>3</w:t>
      </w:r>
      <w:r>
        <w:t>: Installation successful screen</w:t>
      </w:r>
    </w:p>
    <w:p w14:paraId="4957CE8B" w14:textId="752D8F79" w:rsidR="008F699E" w:rsidRDefault="008F699E" w:rsidP="008F699E">
      <w:pPr>
        <w:pStyle w:val="LayoutInformationPACKT"/>
        <w:rPr>
          <w:noProof/>
        </w:rPr>
      </w:pPr>
      <w:r>
        <w:t xml:space="preserve">Insert </w:t>
      </w:r>
      <w:r w:rsidRPr="00C41783">
        <w:t>image</w:t>
      </w:r>
      <w:r>
        <w:t xml:space="preserve"> </w:t>
      </w:r>
      <w:r>
        <w:rPr>
          <w:noProof/>
        </w:rPr>
        <w:t>B42024_05</w:t>
      </w:r>
      <w:r w:rsidRPr="00023EAD">
        <w:rPr>
          <w:noProof/>
        </w:rPr>
        <w:t>_</w:t>
      </w:r>
      <w:r>
        <w:rPr>
          <w:noProof/>
        </w:rPr>
        <w:t>33.png</w:t>
      </w:r>
    </w:p>
    <w:p w14:paraId="6FE61A67" w14:textId="5A681161" w:rsidR="008F699E" w:rsidRDefault="008F699E" w:rsidP="008F699E">
      <w:r>
        <w:t xml:space="preserve">Click on </w:t>
      </w:r>
      <w:r w:rsidRPr="00E131CB">
        <w:rPr>
          <w:rStyle w:val="ScreenTextPACKT"/>
        </w:rPr>
        <w:t>Close</w:t>
      </w:r>
      <w:r>
        <w:t xml:space="preserve"> to complete the setup.</w:t>
      </w:r>
      <w:r w:rsidR="00BC2624">
        <w:t xml:space="preserve"> If you had a PowerShell console (or VS Code) open when you did the SDK installation, close then reopen </w:t>
      </w:r>
      <w:r w:rsidR="000117DC">
        <w:t>it</w:t>
      </w:r>
      <w:r w:rsidR="00BC2624">
        <w:t>. The installer updates your system</w:t>
      </w:r>
      <w:r w:rsidR="003D7098">
        <w:t>’</w:t>
      </w:r>
      <w:r w:rsidR="00BC2624">
        <w:t>s Path variable so you can find the tools</w:t>
      </w:r>
      <w:r w:rsidR="000117DC">
        <w:t>,</w:t>
      </w:r>
      <w:r w:rsidR="00BC2624">
        <w:t xml:space="preserve"> </w:t>
      </w:r>
      <w:r w:rsidR="00A03BD6">
        <w:t>which</w:t>
      </w:r>
      <w:r w:rsidR="00BC2624">
        <w:t xml:space="preserve"> requires a restart of PowerShell</w:t>
      </w:r>
      <w:r w:rsidR="00A23BE9">
        <w:t xml:space="preserve"> to take effect</w:t>
      </w:r>
      <w:r w:rsidR="00BC2624">
        <w:t xml:space="preserve">. </w:t>
      </w:r>
    </w:p>
    <w:p w14:paraId="5FB61409" w14:textId="579171D2" w:rsidR="008F699E" w:rsidRDefault="005C235F" w:rsidP="008F699E">
      <w:r>
        <w:t xml:space="preserve">In </w:t>
      </w:r>
      <w:r w:rsidRPr="005C235F">
        <w:rPr>
          <w:rStyle w:val="ItalicsPACKT"/>
        </w:rPr>
        <w:t>step 2</w:t>
      </w:r>
      <w:r>
        <w:t xml:space="preserve">, you create a new folder to hold your new cmdlet and use </w:t>
      </w:r>
      <w:r w:rsidRPr="00274082">
        <w:rPr>
          <w:rStyle w:val="CodeInTextPACKT"/>
        </w:rPr>
        <w:t>Set-Location</w:t>
      </w:r>
      <w:r>
        <w:t xml:space="preserve"> to move into that folder. The output from this step looks like this:</w:t>
      </w:r>
    </w:p>
    <w:p w14:paraId="7F47DB8F" w14:textId="076F1DED" w:rsidR="008F699E" w:rsidRDefault="005C235F" w:rsidP="00B32188">
      <w:pPr>
        <w:pStyle w:val="FigurePACKT"/>
      </w:pPr>
      <w:r>
        <w:drawing>
          <wp:inline distT="0" distB="0" distL="0" distR="0" wp14:anchorId="767E7F6A" wp14:editId="3C005600">
            <wp:extent cx="3419475" cy="1378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35432" cy="1385058"/>
                    </a:xfrm>
                    <a:prstGeom prst="rect">
                      <a:avLst/>
                    </a:prstGeom>
                  </pic:spPr>
                </pic:pic>
              </a:graphicData>
            </a:graphic>
          </wp:inline>
        </w:drawing>
      </w:r>
    </w:p>
    <w:p w14:paraId="4CDBC777" w14:textId="550F378D" w:rsidR="000B5033" w:rsidRPr="008D08D5" w:rsidRDefault="000B5033" w:rsidP="00140AC6">
      <w:pPr>
        <w:pStyle w:val="FigureCaptionPACKT"/>
      </w:pPr>
      <w:r>
        <w:t>Figure 5.3</w:t>
      </w:r>
      <w:r w:rsidR="00726DCD">
        <w:t>4</w:t>
      </w:r>
      <w:r>
        <w:t xml:space="preserve">: </w:t>
      </w:r>
      <w:r w:rsidR="00081B33">
        <w:t>Creating the cmdlet folder and moving into it</w:t>
      </w:r>
    </w:p>
    <w:p w14:paraId="4D329ECF" w14:textId="3E145E62" w:rsidR="005C235F" w:rsidRDefault="005C235F" w:rsidP="005C235F">
      <w:pPr>
        <w:pStyle w:val="LayoutInformationPACKT"/>
        <w:rPr>
          <w:noProof/>
        </w:rPr>
      </w:pPr>
      <w:r>
        <w:t xml:space="preserve">Insert </w:t>
      </w:r>
      <w:r w:rsidRPr="00C41783">
        <w:t>image</w:t>
      </w:r>
      <w:r>
        <w:t xml:space="preserve"> </w:t>
      </w:r>
      <w:r>
        <w:rPr>
          <w:noProof/>
        </w:rPr>
        <w:t>B42024_05</w:t>
      </w:r>
      <w:r w:rsidRPr="00023EAD">
        <w:rPr>
          <w:noProof/>
        </w:rPr>
        <w:t>_</w:t>
      </w:r>
      <w:r>
        <w:rPr>
          <w:noProof/>
        </w:rPr>
        <w:t>34.png</w:t>
      </w:r>
    </w:p>
    <w:p w14:paraId="16020031" w14:textId="3F15DB4A" w:rsidR="002F1388" w:rsidRDefault="005C235F" w:rsidP="002F1388">
      <w:pPr>
        <w:pStyle w:val="NormalPACKT"/>
        <w:rPr>
          <w:lang w:val="en-GB"/>
        </w:rPr>
      </w:pPr>
      <w:r>
        <w:rPr>
          <w:lang w:val="en-GB"/>
        </w:rPr>
        <w:t xml:space="preserve">In </w:t>
      </w:r>
      <w:r w:rsidRPr="005C235F">
        <w:rPr>
          <w:rStyle w:val="ItalicsPACKT"/>
        </w:rPr>
        <w:t>step 3</w:t>
      </w:r>
      <w:r>
        <w:rPr>
          <w:lang w:val="en-GB"/>
        </w:rPr>
        <w:t xml:space="preserve">, you create a new class library project using the </w:t>
      </w:r>
      <w:r w:rsidRPr="005C235F">
        <w:rPr>
          <w:rStyle w:val="CodeInTextPACKT"/>
        </w:rPr>
        <w:t>dotnet.exe</w:t>
      </w:r>
      <w:r>
        <w:rPr>
          <w:lang w:val="en-GB"/>
        </w:rPr>
        <w:t xml:space="preserve"> command, which looks like this:</w:t>
      </w:r>
    </w:p>
    <w:p w14:paraId="1AA51BAA" w14:textId="4D7061C5" w:rsidR="005C235F" w:rsidRDefault="005C235F" w:rsidP="00B32188">
      <w:pPr>
        <w:pStyle w:val="FigurePACKT"/>
        <w:rPr>
          <w:lang w:val="en-GB"/>
        </w:rPr>
      </w:pPr>
      <w:r>
        <w:lastRenderedPageBreak/>
        <w:drawing>
          <wp:inline distT="0" distB="0" distL="0" distR="0" wp14:anchorId="57FCE834" wp14:editId="34C7646E">
            <wp:extent cx="3629025" cy="118327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73165" cy="1197665"/>
                    </a:xfrm>
                    <a:prstGeom prst="rect">
                      <a:avLst/>
                    </a:prstGeom>
                  </pic:spPr>
                </pic:pic>
              </a:graphicData>
            </a:graphic>
          </wp:inline>
        </w:drawing>
      </w:r>
    </w:p>
    <w:p w14:paraId="6B6399A1" w14:textId="2E15334C" w:rsidR="00E52B92" w:rsidRDefault="00E52B92" w:rsidP="00140AC6">
      <w:pPr>
        <w:pStyle w:val="FigureCaptionPACKT"/>
        <w:rPr>
          <w:lang w:val="en-GB"/>
        </w:rPr>
      </w:pPr>
      <w:r>
        <w:rPr>
          <w:lang w:val="en-GB"/>
        </w:rPr>
        <w:t>Figure 5.3</w:t>
      </w:r>
      <w:r w:rsidR="00726DCD">
        <w:rPr>
          <w:lang w:val="en-GB"/>
        </w:rPr>
        <w:t>5</w:t>
      </w:r>
      <w:r>
        <w:rPr>
          <w:lang w:val="en-GB"/>
        </w:rPr>
        <w:t xml:space="preserve">: </w:t>
      </w:r>
      <w:r w:rsidR="00E22822">
        <w:rPr>
          <w:lang w:val="en-GB"/>
        </w:rPr>
        <w:t>Creating a new class library project</w:t>
      </w:r>
    </w:p>
    <w:p w14:paraId="57F14129" w14:textId="5FCBF676" w:rsidR="005C235F" w:rsidRDefault="005C235F" w:rsidP="005C235F">
      <w:pPr>
        <w:pStyle w:val="LayoutInformationPACKT"/>
        <w:rPr>
          <w:noProof/>
        </w:rPr>
      </w:pPr>
      <w:r>
        <w:t xml:space="preserve">Insert </w:t>
      </w:r>
      <w:r w:rsidRPr="00C41783">
        <w:t>image</w:t>
      </w:r>
      <w:r>
        <w:t xml:space="preserve"> </w:t>
      </w:r>
      <w:r>
        <w:rPr>
          <w:noProof/>
        </w:rPr>
        <w:t>B42024_05</w:t>
      </w:r>
      <w:r w:rsidRPr="00023EAD">
        <w:rPr>
          <w:noProof/>
        </w:rPr>
        <w:t>_</w:t>
      </w:r>
      <w:r>
        <w:rPr>
          <w:noProof/>
        </w:rPr>
        <w:t>35.png</w:t>
      </w:r>
    </w:p>
    <w:p w14:paraId="38094D8F" w14:textId="10F53864" w:rsidR="005C235F" w:rsidRDefault="005C235F" w:rsidP="002F1388">
      <w:pPr>
        <w:pStyle w:val="NormalPACKT"/>
        <w:rPr>
          <w:lang w:val="en-GB"/>
        </w:rPr>
      </w:pPr>
      <w:r>
        <w:rPr>
          <w:lang w:val="en-GB"/>
        </w:rPr>
        <w:t xml:space="preserve">In </w:t>
      </w:r>
      <w:r w:rsidRPr="008D4B9E">
        <w:rPr>
          <w:rStyle w:val="ItalicsPACKT"/>
        </w:rPr>
        <w:t>step 4</w:t>
      </w:r>
      <w:r>
        <w:rPr>
          <w:lang w:val="en-GB"/>
        </w:rPr>
        <w:t>, you view the contents of the folder created by the previous step. The output looks like this:</w:t>
      </w:r>
    </w:p>
    <w:p w14:paraId="7D27290B" w14:textId="09D303C9" w:rsidR="005C235F" w:rsidRDefault="00DF58EA" w:rsidP="00FA5A39">
      <w:pPr>
        <w:pStyle w:val="FigurePACKT"/>
        <w:rPr>
          <w:lang w:val="en-GB"/>
        </w:rPr>
      </w:pPr>
      <w:r>
        <w:drawing>
          <wp:inline distT="0" distB="0" distL="0" distR="0" wp14:anchorId="4EC3D33A" wp14:editId="0BBB710F">
            <wp:extent cx="3295650" cy="1306065"/>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20403" cy="1315875"/>
                    </a:xfrm>
                    <a:prstGeom prst="rect">
                      <a:avLst/>
                    </a:prstGeom>
                  </pic:spPr>
                </pic:pic>
              </a:graphicData>
            </a:graphic>
          </wp:inline>
        </w:drawing>
      </w:r>
    </w:p>
    <w:p w14:paraId="7F44D902" w14:textId="6C497856" w:rsidR="00E22822" w:rsidRDefault="00E22822" w:rsidP="00140AC6">
      <w:pPr>
        <w:pStyle w:val="FigureCaptionPACKT"/>
        <w:rPr>
          <w:lang w:val="en-GB"/>
        </w:rPr>
      </w:pPr>
      <w:r>
        <w:rPr>
          <w:lang w:val="en-GB"/>
        </w:rPr>
        <w:t>Figure 5.3</w:t>
      </w:r>
      <w:r w:rsidR="00726DCD">
        <w:rPr>
          <w:lang w:val="en-GB"/>
        </w:rPr>
        <w:t>6</w:t>
      </w:r>
      <w:r>
        <w:rPr>
          <w:lang w:val="en-GB"/>
        </w:rPr>
        <w:t xml:space="preserve">: </w:t>
      </w:r>
      <w:r w:rsidR="0051490F">
        <w:rPr>
          <w:lang w:val="en-GB"/>
        </w:rPr>
        <w:t>Viewing the contents of the new folder</w:t>
      </w:r>
    </w:p>
    <w:p w14:paraId="36587A43" w14:textId="5B397AB8" w:rsidR="008D4B9E" w:rsidRDefault="008D4B9E" w:rsidP="008D4B9E">
      <w:pPr>
        <w:pStyle w:val="LayoutInformationPACKT"/>
        <w:rPr>
          <w:noProof/>
        </w:rPr>
      </w:pPr>
      <w:r>
        <w:t xml:space="preserve">Insert </w:t>
      </w:r>
      <w:r w:rsidRPr="00C41783">
        <w:t>image</w:t>
      </w:r>
      <w:r>
        <w:t xml:space="preserve"> </w:t>
      </w:r>
      <w:r>
        <w:rPr>
          <w:noProof/>
        </w:rPr>
        <w:t>B42024_05</w:t>
      </w:r>
      <w:r w:rsidRPr="00023EAD">
        <w:rPr>
          <w:noProof/>
        </w:rPr>
        <w:t>_</w:t>
      </w:r>
      <w:r>
        <w:rPr>
          <w:noProof/>
        </w:rPr>
        <w:t>36.png</w:t>
      </w:r>
    </w:p>
    <w:p w14:paraId="299E3B5F" w14:textId="30ED0A3B" w:rsidR="008D4B9E" w:rsidRDefault="00DF58EA" w:rsidP="002F1388">
      <w:pPr>
        <w:pStyle w:val="NormalPACKT"/>
        <w:rPr>
          <w:lang w:val="en-GB"/>
        </w:rPr>
      </w:pPr>
      <w:r>
        <w:rPr>
          <w:lang w:val="en-GB"/>
        </w:rPr>
        <w:t xml:space="preserve">In </w:t>
      </w:r>
      <w:r w:rsidRPr="00DF58EA">
        <w:rPr>
          <w:rStyle w:val="ItalicsPACKT"/>
        </w:rPr>
        <w:t xml:space="preserve">step </w:t>
      </w:r>
      <w:r>
        <w:rPr>
          <w:rStyle w:val="ItalicsPACKT"/>
        </w:rPr>
        <w:t>5</w:t>
      </w:r>
      <w:r>
        <w:rPr>
          <w:lang w:val="en-GB"/>
        </w:rPr>
        <w:t xml:space="preserve">, you create and then view a new </w:t>
      </w:r>
      <w:proofErr w:type="spellStart"/>
      <w:r w:rsidRPr="00DF58EA">
        <w:rPr>
          <w:rStyle w:val="CodeInTextPACKT"/>
        </w:rPr>
        <w:t>global.json</w:t>
      </w:r>
      <w:proofErr w:type="spellEnd"/>
      <w:r>
        <w:rPr>
          <w:lang w:val="en-GB"/>
        </w:rPr>
        <w:t xml:space="preserve"> file. This JSON file, among other things, specifies which version of .NET </w:t>
      </w:r>
      <w:r w:rsidR="00274082">
        <w:rPr>
          <w:lang w:val="en-GB"/>
        </w:rPr>
        <w:t>i</w:t>
      </w:r>
      <w:r>
        <w:rPr>
          <w:lang w:val="en-GB"/>
        </w:rPr>
        <w:t>s to be used to build your new cmdlet. The output of this step looks like this:</w:t>
      </w:r>
    </w:p>
    <w:p w14:paraId="36B8DC40" w14:textId="4A847F75" w:rsidR="00DF58EA" w:rsidRDefault="00DF58EA" w:rsidP="00FA5A39">
      <w:pPr>
        <w:pStyle w:val="FigurePACKT"/>
        <w:rPr>
          <w:lang w:val="en-GB"/>
        </w:rPr>
      </w:pPr>
      <w:r>
        <w:drawing>
          <wp:inline distT="0" distB="0" distL="0" distR="0" wp14:anchorId="26FB51A9" wp14:editId="6F7AD939">
            <wp:extent cx="3710453" cy="1363980"/>
            <wp:effectExtent l="0" t="0" r="444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23619" cy="1368820"/>
                    </a:xfrm>
                    <a:prstGeom prst="rect">
                      <a:avLst/>
                    </a:prstGeom>
                  </pic:spPr>
                </pic:pic>
              </a:graphicData>
            </a:graphic>
          </wp:inline>
        </w:drawing>
      </w:r>
    </w:p>
    <w:p w14:paraId="581A941A" w14:textId="168455E8" w:rsidR="0051490F" w:rsidRDefault="0051490F" w:rsidP="00140AC6">
      <w:pPr>
        <w:pStyle w:val="FigureCaptionPACKT"/>
        <w:rPr>
          <w:lang w:val="en-GB"/>
        </w:rPr>
      </w:pPr>
      <w:r>
        <w:rPr>
          <w:lang w:val="en-GB"/>
        </w:rPr>
        <w:t>Figure 5.3</w:t>
      </w:r>
      <w:r w:rsidR="00726DCD">
        <w:rPr>
          <w:lang w:val="en-GB"/>
        </w:rPr>
        <w:t>7</w:t>
      </w:r>
      <w:r>
        <w:rPr>
          <w:lang w:val="en-GB"/>
        </w:rPr>
        <w:t xml:space="preserve">: </w:t>
      </w:r>
      <w:r w:rsidR="000C2C33">
        <w:rPr>
          <w:lang w:val="en-GB"/>
        </w:rPr>
        <w:t>Creating and displaying a new global.json file</w:t>
      </w:r>
    </w:p>
    <w:p w14:paraId="737139AC" w14:textId="7B8201EB" w:rsidR="00DF58EA" w:rsidRDefault="00DF58EA" w:rsidP="00DF58EA">
      <w:pPr>
        <w:pStyle w:val="LayoutInformationPACKT"/>
        <w:rPr>
          <w:noProof/>
        </w:rPr>
      </w:pPr>
      <w:r>
        <w:lastRenderedPageBreak/>
        <w:t xml:space="preserve">Insert </w:t>
      </w:r>
      <w:r w:rsidRPr="00C41783">
        <w:t>image</w:t>
      </w:r>
      <w:r>
        <w:t xml:space="preserve"> </w:t>
      </w:r>
      <w:r>
        <w:rPr>
          <w:noProof/>
        </w:rPr>
        <w:t>B42024_05</w:t>
      </w:r>
      <w:r w:rsidRPr="00023EAD">
        <w:rPr>
          <w:noProof/>
        </w:rPr>
        <w:t>_</w:t>
      </w:r>
      <w:r>
        <w:rPr>
          <w:noProof/>
        </w:rPr>
        <w:t>37.png</w:t>
      </w:r>
    </w:p>
    <w:p w14:paraId="18439329" w14:textId="0E9302D9" w:rsidR="00DF58EA" w:rsidRDefault="00DF58EA" w:rsidP="002F1388">
      <w:pPr>
        <w:pStyle w:val="NormalPACKT"/>
        <w:rPr>
          <w:lang w:val="en-GB"/>
        </w:rPr>
      </w:pPr>
      <w:r>
        <w:rPr>
          <w:lang w:val="en-GB"/>
        </w:rPr>
        <w:t xml:space="preserve">In </w:t>
      </w:r>
      <w:r w:rsidRPr="00DF58EA">
        <w:rPr>
          <w:rStyle w:val="ItalicsPACKT"/>
        </w:rPr>
        <w:t xml:space="preserve">step </w:t>
      </w:r>
      <w:r>
        <w:rPr>
          <w:rStyle w:val="ItalicsPACKT"/>
        </w:rPr>
        <w:t>6</w:t>
      </w:r>
      <w:r>
        <w:rPr>
          <w:lang w:val="en-GB"/>
        </w:rPr>
        <w:t>, you add the PowerShell package to your project. This step enables you to use the classes in the package to build your cmdlet. The output looks like this:</w:t>
      </w:r>
    </w:p>
    <w:p w14:paraId="697B1B8A" w14:textId="6D6A3CD0" w:rsidR="00DF58EA" w:rsidRDefault="00DF58EA" w:rsidP="00FA5A39">
      <w:pPr>
        <w:pStyle w:val="FigurePACKT"/>
        <w:rPr>
          <w:lang w:val="en-GB"/>
        </w:rPr>
      </w:pPr>
      <w:r>
        <w:drawing>
          <wp:inline distT="0" distB="0" distL="0" distR="0" wp14:anchorId="76E8FEFF" wp14:editId="38DF1650">
            <wp:extent cx="5057775" cy="1730380"/>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86595" cy="1740240"/>
                    </a:xfrm>
                    <a:prstGeom prst="rect">
                      <a:avLst/>
                    </a:prstGeom>
                  </pic:spPr>
                </pic:pic>
              </a:graphicData>
            </a:graphic>
          </wp:inline>
        </w:drawing>
      </w:r>
    </w:p>
    <w:p w14:paraId="1FABF55F" w14:textId="5277BF1F" w:rsidR="00411128" w:rsidRDefault="00411128" w:rsidP="00140AC6">
      <w:pPr>
        <w:pStyle w:val="FigureCaptionPACKT"/>
        <w:rPr>
          <w:lang w:val="en-GB"/>
        </w:rPr>
      </w:pPr>
      <w:r>
        <w:rPr>
          <w:lang w:val="en-GB"/>
        </w:rPr>
        <w:t>Figure 5.3</w:t>
      </w:r>
      <w:r w:rsidR="00726DCD">
        <w:rPr>
          <w:lang w:val="en-GB"/>
        </w:rPr>
        <w:t>8</w:t>
      </w:r>
      <w:r>
        <w:rPr>
          <w:lang w:val="en-GB"/>
        </w:rPr>
        <w:t>: Adding the PowerShell package</w:t>
      </w:r>
    </w:p>
    <w:p w14:paraId="221DA900" w14:textId="38E0F7EE" w:rsidR="00DF58EA" w:rsidRDefault="00DF58EA" w:rsidP="00DF58EA">
      <w:pPr>
        <w:pStyle w:val="LayoutInformationPACKT"/>
        <w:rPr>
          <w:noProof/>
        </w:rPr>
      </w:pPr>
      <w:r>
        <w:t xml:space="preserve">Insert </w:t>
      </w:r>
      <w:r w:rsidRPr="00C41783">
        <w:t>image</w:t>
      </w:r>
      <w:r>
        <w:t xml:space="preserve"> </w:t>
      </w:r>
      <w:r>
        <w:rPr>
          <w:noProof/>
        </w:rPr>
        <w:t>B42024_05</w:t>
      </w:r>
      <w:r w:rsidRPr="00023EAD">
        <w:rPr>
          <w:noProof/>
        </w:rPr>
        <w:t>_</w:t>
      </w:r>
      <w:r>
        <w:rPr>
          <w:noProof/>
        </w:rPr>
        <w:t>38.png</w:t>
      </w:r>
    </w:p>
    <w:p w14:paraId="299428AC" w14:textId="5340CC4E" w:rsidR="00DF58EA" w:rsidRDefault="00DF58EA" w:rsidP="00DF58EA">
      <w:r>
        <w:t xml:space="preserve">In </w:t>
      </w:r>
      <w:r w:rsidRPr="00DF58EA">
        <w:rPr>
          <w:rStyle w:val="ItalicsPACKT"/>
        </w:rPr>
        <w:t>step 7</w:t>
      </w:r>
      <w:r>
        <w:t>, you use PowerShell and a here</w:t>
      </w:r>
      <w:r w:rsidR="000C1CFF">
        <w:t>-</w:t>
      </w:r>
      <w:r>
        <w:t>string to create the source code file for your new cmdlet. This step produces no output.</w:t>
      </w:r>
    </w:p>
    <w:p w14:paraId="4ACB992E" w14:textId="6167D38D" w:rsidR="00DF58EA" w:rsidRDefault="00DF58EA" w:rsidP="00DF58EA">
      <w:r>
        <w:t xml:space="preserve">In </w:t>
      </w:r>
      <w:r w:rsidRPr="00DF58EA">
        <w:rPr>
          <w:rStyle w:val="ItalicsPACKT"/>
        </w:rPr>
        <w:t xml:space="preserve">step </w:t>
      </w:r>
      <w:r w:rsidR="00E7495B">
        <w:rPr>
          <w:rStyle w:val="ItalicsPACKT"/>
        </w:rPr>
        <w:t>3</w:t>
      </w:r>
      <w:r>
        <w:t>, you create your new project. This step also creates a file</w:t>
      </w:r>
      <w:r w:rsidR="00181C59">
        <w:t xml:space="preserve"> called</w:t>
      </w:r>
      <w:r>
        <w:t xml:space="preserve"> </w:t>
      </w:r>
      <w:r w:rsidRPr="00DF58EA">
        <w:rPr>
          <w:rStyle w:val="CodeInTextPACKT"/>
        </w:rPr>
        <w:t>Class1.cs</w:t>
      </w:r>
      <w:r w:rsidR="00181C59">
        <w:t xml:space="preserve">, </w:t>
      </w:r>
      <w:r>
        <w:t xml:space="preserve">which is not needed for this project. In </w:t>
      </w:r>
      <w:r w:rsidRPr="00DF58EA">
        <w:rPr>
          <w:rStyle w:val="ItalicsPACKT"/>
        </w:rPr>
        <w:t>step 8</w:t>
      </w:r>
      <w:r>
        <w:t xml:space="preserve">, which generates no output, you remove this unneeded file. </w:t>
      </w:r>
    </w:p>
    <w:p w14:paraId="0FD67F75" w14:textId="672BB5EA" w:rsidR="00DF58EA" w:rsidRDefault="00DF58EA" w:rsidP="00DF58EA">
      <w:r>
        <w:t xml:space="preserve">In </w:t>
      </w:r>
      <w:r w:rsidRPr="00DF58EA">
        <w:rPr>
          <w:rStyle w:val="ItalicsPACKT"/>
        </w:rPr>
        <w:t>step 9</w:t>
      </w:r>
      <w:r>
        <w:t xml:space="preserve">, you build the cmdlet, which produces output like </w:t>
      </w:r>
      <w:r w:rsidR="00C07588">
        <w:t>this</w:t>
      </w:r>
      <w:r>
        <w:t>:</w:t>
      </w:r>
    </w:p>
    <w:p w14:paraId="7880BD90" w14:textId="500DB39A" w:rsidR="00DF58EA" w:rsidRDefault="00C07588" w:rsidP="00FA5A39">
      <w:pPr>
        <w:pStyle w:val="FigurePACKT"/>
      </w:pPr>
      <w:r>
        <w:drawing>
          <wp:inline distT="0" distB="0" distL="0" distR="0" wp14:anchorId="0BAD5613" wp14:editId="7FFF24DB">
            <wp:extent cx="4010025" cy="1692687"/>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49737" cy="1709450"/>
                    </a:xfrm>
                    <a:prstGeom prst="rect">
                      <a:avLst/>
                    </a:prstGeom>
                  </pic:spPr>
                </pic:pic>
              </a:graphicData>
            </a:graphic>
          </wp:inline>
        </w:drawing>
      </w:r>
    </w:p>
    <w:p w14:paraId="38AFFB61" w14:textId="6F34E5F5" w:rsidR="00F72E87" w:rsidRDefault="00F72E87" w:rsidP="00140AC6">
      <w:pPr>
        <w:pStyle w:val="FigureCaptionPACKT"/>
      </w:pPr>
      <w:r>
        <w:t>Figure 5.</w:t>
      </w:r>
      <w:r w:rsidR="00726DCD">
        <w:t>39</w:t>
      </w:r>
      <w:r>
        <w:t>: Building the cmdlet</w:t>
      </w:r>
    </w:p>
    <w:p w14:paraId="4E035B6A" w14:textId="57F08AC1" w:rsidR="00DF58EA" w:rsidRDefault="00DF58EA" w:rsidP="00DF58EA">
      <w:pPr>
        <w:pStyle w:val="LayoutInformationPACKT"/>
        <w:rPr>
          <w:noProof/>
        </w:rPr>
      </w:pPr>
      <w:r>
        <w:t xml:space="preserve">Insert </w:t>
      </w:r>
      <w:r w:rsidRPr="00C41783">
        <w:t>image</w:t>
      </w:r>
      <w:r>
        <w:t xml:space="preserve"> </w:t>
      </w:r>
      <w:r>
        <w:rPr>
          <w:noProof/>
        </w:rPr>
        <w:t>B42024_05</w:t>
      </w:r>
      <w:r w:rsidRPr="00023EAD">
        <w:rPr>
          <w:noProof/>
        </w:rPr>
        <w:t>_</w:t>
      </w:r>
      <w:r>
        <w:rPr>
          <w:noProof/>
        </w:rPr>
        <w:t>39.png</w:t>
      </w:r>
    </w:p>
    <w:p w14:paraId="1C14335E" w14:textId="632105A5" w:rsidR="00DF58EA" w:rsidRDefault="00C07588" w:rsidP="00DF58EA">
      <w:r>
        <w:lastRenderedPageBreak/>
        <w:t xml:space="preserve">In </w:t>
      </w:r>
      <w:r w:rsidRPr="00C07588">
        <w:rPr>
          <w:rStyle w:val="ItalicsPACKT"/>
        </w:rPr>
        <w:t>step 10</w:t>
      </w:r>
      <w:r>
        <w:t xml:space="preserve">, you use </w:t>
      </w:r>
      <w:r w:rsidRPr="00F72E87">
        <w:rPr>
          <w:rStyle w:val="CodeInTextPACKT"/>
        </w:rPr>
        <w:t>Import-Module</w:t>
      </w:r>
      <w:r>
        <w:t xml:space="preserve"> to import the DLL, which produces no output. With </w:t>
      </w:r>
      <w:r w:rsidRPr="00C07588">
        <w:rPr>
          <w:rStyle w:val="ItalicsPACKT"/>
        </w:rPr>
        <w:t>step 11</w:t>
      </w:r>
      <w:r>
        <w:t xml:space="preserve">, you use </w:t>
      </w:r>
      <w:r w:rsidRPr="00026078">
        <w:rPr>
          <w:rStyle w:val="CodeInTextPACKT"/>
        </w:rPr>
        <w:t>Get-Module</w:t>
      </w:r>
      <w:r>
        <w:t xml:space="preserve"> to discover the imported module (containing just a single command), which looks like this:</w:t>
      </w:r>
    </w:p>
    <w:p w14:paraId="44AB708E" w14:textId="0E7744D9" w:rsidR="00C07588" w:rsidRDefault="00E7495B" w:rsidP="00A61482">
      <w:pPr>
        <w:pStyle w:val="FigurePACKT"/>
      </w:pPr>
      <w:r w:rsidRPr="00E7495B">
        <w:t xml:space="preserve"> </w:t>
      </w:r>
      <w:r>
        <w:drawing>
          <wp:inline distT="0" distB="0" distL="0" distR="0" wp14:anchorId="05A0FF35" wp14:editId="5FF35318">
            <wp:extent cx="3769460" cy="825383"/>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10497" cy="834369"/>
                    </a:xfrm>
                    <a:prstGeom prst="rect">
                      <a:avLst/>
                    </a:prstGeom>
                  </pic:spPr>
                </pic:pic>
              </a:graphicData>
            </a:graphic>
          </wp:inline>
        </w:drawing>
      </w:r>
    </w:p>
    <w:p w14:paraId="460845E2" w14:textId="15B90D13" w:rsidR="00DB5F83" w:rsidRPr="00DF58EA" w:rsidRDefault="00DB5F83" w:rsidP="00140AC6">
      <w:pPr>
        <w:pStyle w:val="FigureCaptionPACKT"/>
      </w:pPr>
      <w:r>
        <w:t>Figure 5.4</w:t>
      </w:r>
      <w:r w:rsidR="00726DCD">
        <w:t>0</w:t>
      </w:r>
      <w:r>
        <w:t>: Examining the imported module</w:t>
      </w:r>
    </w:p>
    <w:p w14:paraId="020A0260" w14:textId="43A6A793" w:rsidR="00C07588" w:rsidRDefault="00C07588" w:rsidP="00C07588">
      <w:pPr>
        <w:pStyle w:val="LayoutInformationPACKT"/>
        <w:rPr>
          <w:noProof/>
        </w:rPr>
      </w:pPr>
      <w:r>
        <w:t xml:space="preserve">Insert </w:t>
      </w:r>
      <w:r w:rsidRPr="00C41783">
        <w:t>image</w:t>
      </w:r>
      <w:r>
        <w:t xml:space="preserve"> </w:t>
      </w:r>
      <w:r>
        <w:rPr>
          <w:noProof/>
        </w:rPr>
        <w:t>B42024_05</w:t>
      </w:r>
      <w:r w:rsidRPr="00023EAD">
        <w:rPr>
          <w:noProof/>
        </w:rPr>
        <w:t>_</w:t>
      </w:r>
      <w:r>
        <w:rPr>
          <w:noProof/>
        </w:rPr>
        <w:t>40.png</w:t>
      </w:r>
    </w:p>
    <w:p w14:paraId="1AB84FF9" w14:textId="7BD42EA0" w:rsidR="00DF58EA" w:rsidRDefault="00C07588" w:rsidP="00DF58EA">
      <w:r>
        <w:t xml:space="preserve">In the final step in the recipe, </w:t>
      </w:r>
      <w:r w:rsidRPr="001427E6">
        <w:rPr>
          <w:rStyle w:val="ItalicsPACKT"/>
        </w:rPr>
        <w:t>step 12</w:t>
      </w:r>
      <w:r>
        <w:t>, you execute the cmdlet, which produces the following output:</w:t>
      </w:r>
    </w:p>
    <w:p w14:paraId="0828B224" w14:textId="4EDBC30F" w:rsidR="00C07588" w:rsidRDefault="00C07588" w:rsidP="00A61482">
      <w:pPr>
        <w:pStyle w:val="FigurePACKT"/>
      </w:pPr>
      <w:r>
        <w:drawing>
          <wp:inline distT="0" distB="0" distL="0" distR="0" wp14:anchorId="647F19AC" wp14:editId="539DBF40">
            <wp:extent cx="3312160" cy="426038"/>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19201" cy="439807"/>
                    </a:xfrm>
                    <a:prstGeom prst="rect">
                      <a:avLst/>
                    </a:prstGeom>
                  </pic:spPr>
                </pic:pic>
              </a:graphicData>
            </a:graphic>
          </wp:inline>
        </w:drawing>
      </w:r>
    </w:p>
    <w:p w14:paraId="5FD6FC46" w14:textId="1DC99349" w:rsidR="00A049A4" w:rsidRPr="00DF58EA" w:rsidRDefault="00A049A4" w:rsidP="00E0599D">
      <w:pPr>
        <w:pStyle w:val="FigureCaptionPACKT"/>
      </w:pPr>
      <w:r>
        <w:t>Figure 5.4</w:t>
      </w:r>
      <w:r w:rsidR="00726DCD">
        <w:t>1</w:t>
      </w:r>
      <w:r>
        <w:t>: Using the cmdlet</w:t>
      </w:r>
    </w:p>
    <w:p w14:paraId="41CAB36E" w14:textId="7754362D" w:rsidR="00C07588" w:rsidRDefault="00C07588" w:rsidP="00C07588">
      <w:pPr>
        <w:pStyle w:val="LayoutInformationPACKT"/>
        <w:rPr>
          <w:noProof/>
        </w:rPr>
      </w:pPr>
      <w:r>
        <w:t xml:space="preserve">Insert </w:t>
      </w:r>
      <w:r w:rsidRPr="00C41783">
        <w:t>image</w:t>
      </w:r>
      <w:r>
        <w:t xml:space="preserve"> </w:t>
      </w:r>
      <w:r>
        <w:rPr>
          <w:noProof/>
        </w:rPr>
        <w:t>B42024_05</w:t>
      </w:r>
      <w:r w:rsidRPr="00023EAD">
        <w:rPr>
          <w:noProof/>
        </w:rPr>
        <w:t>_</w:t>
      </w:r>
      <w:r>
        <w:rPr>
          <w:noProof/>
        </w:rPr>
        <w:t>4</w:t>
      </w:r>
      <w:r w:rsidR="00E7495B">
        <w:rPr>
          <w:noProof/>
        </w:rPr>
        <w:t>1</w:t>
      </w:r>
      <w:r w:rsidR="00AF1082">
        <w:rPr>
          <w:noProof/>
        </w:rPr>
        <w:t>.</w:t>
      </w:r>
      <w:r>
        <w:rPr>
          <w:noProof/>
        </w:rPr>
        <w:t>png</w:t>
      </w:r>
    </w:p>
    <w:p w14:paraId="20064DE7" w14:textId="2C70EED5" w:rsidR="00313E09" w:rsidRDefault="00313E09" w:rsidP="00313E09">
      <w:pPr>
        <w:pStyle w:val="Heading2"/>
      </w:pPr>
      <w:r>
        <w:t>There</w:t>
      </w:r>
      <w:r w:rsidR="003D7098">
        <w:t>’</w:t>
      </w:r>
      <w:r>
        <w:t>s more...</w:t>
      </w:r>
    </w:p>
    <w:p w14:paraId="3A8BE8E3" w14:textId="37B3070A" w:rsidR="001427E6" w:rsidRDefault="001427E6" w:rsidP="001427E6">
      <w:pPr>
        <w:pStyle w:val="NormalPACKT"/>
        <w:rPr>
          <w:ins w:id="14" w:author="Thomas Lee" w:date="2021-06-12T16:03:00Z"/>
          <w:lang w:val="en-GB"/>
        </w:rPr>
      </w:pPr>
      <w:r>
        <w:rPr>
          <w:lang w:val="en-GB"/>
        </w:rPr>
        <w:t xml:space="preserve">In </w:t>
      </w:r>
      <w:r w:rsidRPr="001427E6">
        <w:rPr>
          <w:rStyle w:val="ItalicsPACKT"/>
        </w:rPr>
        <w:t>step 1</w:t>
      </w:r>
      <w:r>
        <w:rPr>
          <w:lang w:val="en-GB"/>
        </w:rPr>
        <w:t>, you download the .NET SDK, which you need in order to create a cmdlet. There appears</w:t>
      </w:r>
      <w:r w:rsidR="00181C59">
        <w:rPr>
          <w:lang w:val="en-GB"/>
        </w:rPr>
        <w:t xml:space="preserve"> to be</w:t>
      </w:r>
      <w:r>
        <w:rPr>
          <w:lang w:val="en-GB"/>
        </w:rPr>
        <w:t xml:space="preserve"> no obvious way to automate the installation, so you need to run the installer and click through its GUI in order to install the .NET SDK.</w:t>
      </w:r>
    </w:p>
    <w:p w14:paraId="6A21C96C" w14:textId="6556FDAD" w:rsidR="007042B5" w:rsidRDefault="007042B5" w:rsidP="001427E6">
      <w:pPr>
        <w:pStyle w:val="NormalPACKT"/>
        <w:rPr>
          <w:lang w:val="en-GB"/>
        </w:rPr>
      </w:pPr>
      <w:ins w:id="15" w:author="Thomas Lee" w:date="2021-06-12T16:03:00Z">
        <w:r>
          <w:rPr>
            <w:lang w:val="en-GB"/>
          </w:rPr>
          <w:t xml:space="preserve">The ./NET SDK should be relatively straightforward to install, as shown in this recipe. You download and run the </w:t>
        </w:r>
      </w:ins>
      <w:ins w:id="16" w:author="Thomas Lee" w:date="2021-06-12T16:05:00Z">
        <w:r>
          <w:rPr>
            <w:lang w:val="en-GB"/>
          </w:rPr>
          <w:t xml:space="preserve">.NET </w:t>
        </w:r>
      </w:ins>
      <w:ins w:id="17" w:author="Thomas Lee" w:date="2021-06-12T16:03:00Z">
        <w:r>
          <w:rPr>
            <w:lang w:val="en-GB"/>
          </w:rPr>
          <w:t>installer</w:t>
        </w:r>
      </w:ins>
      <w:ins w:id="18" w:author="Thomas Lee" w:date="2021-06-12T16:04:00Z">
        <w:r>
          <w:rPr>
            <w:lang w:val="en-GB"/>
          </w:rPr>
          <w:t xml:space="preserve"> and are then able to u</w:t>
        </w:r>
      </w:ins>
      <w:ins w:id="19" w:author="Thomas Lee" w:date="2021-06-12T16:05:00Z">
        <w:r>
          <w:rPr>
            <w:lang w:val="en-GB"/>
          </w:rPr>
          <w:t>s</w:t>
        </w:r>
      </w:ins>
      <w:ins w:id="20" w:author="Thomas Lee" w:date="2021-06-12T16:04:00Z">
        <w:r>
          <w:rPr>
            <w:lang w:val="en-GB"/>
          </w:rPr>
          <w:t>e the tools to build a cmdlet. But in a few, thankfully rare, cases the installation may not work  correctly and/or the installer may get confused.</w:t>
        </w:r>
      </w:ins>
      <w:ins w:id="21" w:author="Thomas Lee" w:date="2021-06-12T16:05:00Z">
        <w:r>
          <w:rPr>
            <w:lang w:val="en-GB"/>
          </w:rPr>
          <w:t xml:space="preserve"> You may need to uninstall any other SDKs you have loaded</w:t>
        </w:r>
      </w:ins>
      <w:ins w:id="22" w:author="Thomas Lee" w:date="2021-06-12T16:06:00Z">
        <w:r>
          <w:rPr>
            <w:lang w:val="en-GB"/>
          </w:rPr>
          <w:t xml:space="preserve"> or perhaps e</w:t>
        </w:r>
      </w:ins>
      <w:ins w:id="23" w:author="Thomas Lee" w:date="2021-06-12T16:07:00Z">
        <w:r w:rsidR="00D61270">
          <w:rPr>
            <w:lang w:val="en-GB"/>
          </w:rPr>
          <w:t>n</w:t>
        </w:r>
      </w:ins>
      <w:ins w:id="24" w:author="Thomas Lee" w:date="2021-06-12T16:06:00Z">
        <w:r>
          <w:rPr>
            <w:lang w:val="en-GB"/>
          </w:rPr>
          <w:t>qu</w:t>
        </w:r>
      </w:ins>
      <w:ins w:id="25" w:author="Thomas Lee" w:date="2021-06-12T16:07:00Z">
        <w:r w:rsidR="00D61270">
          <w:rPr>
            <w:lang w:val="en-GB"/>
          </w:rPr>
          <w:t>i</w:t>
        </w:r>
      </w:ins>
      <w:ins w:id="26" w:author="Thomas Lee" w:date="2021-06-12T16:06:00Z">
        <w:r>
          <w:rPr>
            <w:lang w:val="en-GB"/>
          </w:rPr>
          <w:t>re on a support forum such as</w:t>
        </w:r>
      </w:ins>
      <w:ins w:id="27" w:author="Thomas Lee" w:date="2021-06-12T16:07:00Z">
        <w:r w:rsidR="00D61270">
          <w:rPr>
            <w:lang w:val="en-GB"/>
          </w:rPr>
          <w:t xml:space="preserve"> </w:t>
        </w:r>
      </w:ins>
      <w:ins w:id="28" w:author="Thomas Lee" w:date="2021-06-12T16:06:00Z">
        <w:r>
          <w:rPr>
            <w:lang w:val="en-GB"/>
          </w:rPr>
          <w:t xml:space="preserve"> </w:t>
        </w:r>
      </w:ins>
      <w:ins w:id="29" w:author="Thomas Lee" w:date="2021-06-12T16:07:00Z">
        <w:r w:rsidR="00D61270" w:rsidRPr="00D61270">
          <w:rPr>
            <w:rStyle w:val="ItalicsPACKT"/>
            <w:rPrChange w:id="30" w:author="Thomas Lee" w:date="2021-06-12T16:07:00Z">
              <w:rPr>
                <w:lang w:val="en-GB"/>
              </w:rPr>
            </w:rPrChange>
          </w:rPr>
          <w:fldChar w:fldCharType="begin"/>
        </w:r>
        <w:r w:rsidR="00D61270" w:rsidRPr="00D61270">
          <w:rPr>
            <w:rStyle w:val="ItalicsPACKT"/>
            <w:rPrChange w:id="31" w:author="Thomas Lee" w:date="2021-06-12T16:07:00Z">
              <w:rPr>
                <w:lang w:val="en-GB"/>
              </w:rPr>
            </w:rPrChange>
          </w:rPr>
          <w:instrText xml:space="preserve"> HYPERLINK "https://community.spiceworks.com/programming/powershell" </w:instrText>
        </w:r>
        <w:r w:rsidR="00D61270" w:rsidRPr="00D61270">
          <w:rPr>
            <w:rStyle w:val="ItalicsPACKT"/>
            <w:rPrChange w:id="32" w:author="Thomas Lee" w:date="2021-06-12T16:07:00Z">
              <w:rPr>
                <w:lang w:val="en-GB"/>
              </w:rPr>
            </w:rPrChange>
          </w:rPr>
          <w:fldChar w:fldCharType="separate"/>
        </w:r>
        <w:r w:rsidR="00D61270" w:rsidRPr="00D61270">
          <w:rPr>
            <w:rStyle w:val="ItalicsPACKT"/>
            <w:rPrChange w:id="33" w:author="Thomas Lee" w:date="2021-06-12T16:07:00Z">
              <w:rPr>
                <w:rStyle w:val="Hyperlink"/>
                <w:lang w:val="en-GB"/>
              </w:rPr>
            </w:rPrChange>
          </w:rPr>
          <w:t>https://community.spiceworks.com/programming/powershell</w:t>
        </w:r>
        <w:r w:rsidR="00D61270" w:rsidRPr="00D61270">
          <w:rPr>
            <w:rStyle w:val="ItalicsPACKT"/>
            <w:rPrChange w:id="34" w:author="Thomas Lee" w:date="2021-06-12T16:07:00Z">
              <w:rPr>
                <w:lang w:val="en-GB"/>
              </w:rPr>
            </w:rPrChange>
          </w:rPr>
          <w:fldChar w:fldCharType="end"/>
        </w:r>
        <w:r w:rsidR="00D61270">
          <w:rPr>
            <w:lang w:val="en-GB"/>
          </w:rPr>
          <w:t xml:space="preserve">. </w:t>
        </w:r>
      </w:ins>
      <w:ins w:id="35" w:author="Thomas Lee" w:date="2021-06-12T16:05:00Z">
        <w:r>
          <w:rPr>
            <w:lang w:val="en-GB"/>
          </w:rPr>
          <w:t>That being said, you should not</w:t>
        </w:r>
      </w:ins>
      <w:ins w:id="36" w:author="Thomas Lee" w:date="2021-06-12T16:06:00Z">
        <w:r>
          <w:rPr>
            <w:lang w:val="en-GB"/>
          </w:rPr>
          <w:t xml:space="preserve"> have this problem on a newly created VM. </w:t>
        </w:r>
      </w:ins>
    </w:p>
    <w:p w14:paraId="0202961A" w14:textId="4DD69AAB" w:rsidR="001427E6" w:rsidRDefault="001427E6" w:rsidP="001427E6">
      <w:pPr>
        <w:pStyle w:val="NormalPACKT"/>
        <w:rPr>
          <w:lang w:val="en-GB"/>
        </w:rPr>
      </w:pPr>
      <w:r>
        <w:rPr>
          <w:lang w:val="en-GB"/>
        </w:rPr>
        <w:t xml:space="preserve">In </w:t>
      </w:r>
      <w:r w:rsidRPr="002545B3">
        <w:rPr>
          <w:rStyle w:val="ItalicsPACKT"/>
        </w:rPr>
        <w:t xml:space="preserve">step </w:t>
      </w:r>
      <w:r w:rsidR="0032677A">
        <w:rPr>
          <w:rStyle w:val="ItalicsPACKT"/>
        </w:rPr>
        <w:t>3</w:t>
      </w:r>
      <w:r>
        <w:rPr>
          <w:lang w:val="en-GB"/>
        </w:rPr>
        <w:t xml:space="preserve">, you create a new class library project. This step also creates the </w:t>
      </w:r>
      <w:proofErr w:type="spellStart"/>
      <w:r w:rsidRPr="002545B3">
        <w:rPr>
          <w:rStyle w:val="CodeInTextPACKT"/>
        </w:rPr>
        <w:t>SendGreeting.csproj</w:t>
      </w:r>
      <w:proofErr w:type="spellEnd"/>
      <w:r>
        <w:rPr>
          <w:lang w:val="en-GB"/>
        </w:rPr>
        <w:t xml:space="preserve"> file</w:t>
      </w:r>
      <w:r w:rsidR="00472DA6">
        <w:rPr>
          <w:lang w:val="en-GB"/>
        </w:rPr>
        <w:t>,</w:t>
      </w:r>
      <w:r>
        <w:rPr>
          <w:lang w:val="en-GB"/>
        </w:rPr>
        <w:t xml:space="preserve"> as you can see. This file is </w:t>
      </w:r>
      <w:r w:rsidR="002545B3">
        <w:rPr>
          <w:lang w:val="en-GB"/>
        </w:rPr>
        <w:t xml:space="preserve">a </w:t>
      </w:r>
      <w:r>
        <w:rPr>
          <w:lang w:val="en-GB"/>
        </w:rPr>
        <w:t xml:space="preserve">Visual </w:t>
      </w:r>
      <w:r w:rsidR="002545B3">
        <w:rPr>
          <w:lang w:val="en-GB"/>
        </w:rPr>
        <w:t>Studio</w:t>
      </w:r>
      <w:r>
        <w:rPr>
          <w:lang w:val="en-GB"/>
        </w:rPr>
        <w:t xml:space="preserve"> .NET C# project file that contains </w:t>
      </w:r>
      <w:r w:rsidR="00E7495B">
        <w:rPr>
          <w:lang w:val="en-GB"/>
        </w:rPr>
        <w:t xml:space="preserve">details </w:t>
      </w:r>
      <w:r w:rsidRPr="001427E6">
        <w:rPr>
          <w:lang w:val="en-GB"/>
        </w:rPr>
        <w:t xml:space="preserve">about the files included in </w:t>
      </w:r>
      <w:r>
        <w:rPr>
          <w:lang w:val="en-GB"/>
        </w:rPr>
        <w:t>your</w:t>
      </w:r>
      <w:r w:rsidRPr="001427E6">
        <w:rPr>
          <w:lang w:val="en-GB"/>
        </w:rPr>
        <w:t xml:space="preserve"> </w:t>
      </w:r>
      <w:r w:rsidR="002545B3" w:rsidRPr="00383AA7">
        <w:rPr>
          <w:rStyle w:val="CodeInTextPACKT"/>
        </w:rPr>
        <w:t>Send-Greeting</w:t>
      </w:r>
      <w:r w:rsidR="002545B3">
        <w:rPr>
          <w:lang w:val="en-GB"/>
        </w:rPr>
        <w:t xml:space="preserve"> cmdlet </w:t>
      </w:r>
      <w:r w:rsidRPr="001427E6">
        <w:rPr>
          <w:lang w:val="en-GB"/>
        </w:rPr>
        <w:t xml:space="preserve">project, assemblies </w:t>
      </w:r>
      <w:r>
        <w:rPr>
          <w:lang w:val="en-GB"/>
        </w:rPr>
        <w:t>referenced from your code</w:t>
      </w:r>
      <w:r w:rsidR="00181C59">
        <w:rPr>
          <w:lang w:val="en-GB"/>
        </w:rPr>
        <w:t>,</w:t>
      </w:r>
      <w:r>
        <w:rPr>
          <w:lang w:val="en-GB"/>
        </w:rPr>
        <w:t xml:space="preserve"> and more.</w:t>
      </w:r>
      <w:r w:rsidR="002545B3">
        <w:rPr>
          <w:lang w:val="en-GB"/>
        </w:rPr>
        <w:t xml:space="preserve"> </w:t>
      </w:r>
      <w:r>
        <w:rPr>
          <w:lang w:val="en-GB"/>
        </w:rPr>
        <w:t>For more details on the project file, see</w:t>
      </w:r>
      <w:r w:rsidR="00E7495B" w:rsidRPr="00E7495B">
        <w:t xml:space="preserve"> </w:t>
      </w:r>
      <w:r w:rsidR="00E7495B" w:rsidRPr="00156D05">
        <w:rPr>
          <w:rStyle w:val="URLPACKT"/>
        </w:rPr>
        <w:t>https://docs.microsoft.com/en-us/aspnet/web-</w:t>
      </w:r>
      <w:r w:rsidR="00E7495B" w:rsidRPr="00156D05">
        <w:rPr>
          <w:rStyle w:val="URLPACKT"/>
        </w:rPr>
        <w:lastRenderedPageBreak/>
        <w:t>forms/overview/deployment/web-deployment-in-the-enterprise/understanding-the-project-file</w:t>
      </w:r>
      <w:r w:rsidR="00E7495B" w:rsidRPr="00156D05">
        <w:t>.</w:t>
      </w:r>
    </w:p>
    <w:p w14:paraId="480FF072" w14:textId="033BF68B" w:rsidR="002545B3" w:rsidRDefault="002545B3" w:rsidP="001427E6">
      <w:pPr>
        <w:pStyle w:val="NormalPACKT"/>
        <w:rPr>
          <w:lang w:val="en-GB"/>
        </w:rPr>
      </w:pPr>
      <w:r>
        <w:rPr>
          <w:lang w:val="en-GB"/>
        </w:rPr>
        <w:t xml:space="preserve">In </w:t>
      </w:r>
      <w:r w:rsidRPr="002545B3">
        <w:rPr>
          <w:rStyle w:val="ItalicsPACKT"/>
        </w:rPr>
        <w:t>step 5</w:t>
      </w:r>
      <w:r>
        <w:rPr>
          <w:lang w:val="en-GB"/>
        </w:rPr>
        <w:t xml:space="preserve">, you create the </w:t>
      </w:r>
      <w:proofErr w:type="spellStart"/>
      <w:r w:rsidRPr="002545B3">
        <w:rPr>
          <w:rStyle w:val="CodeInTextPACKT"/>
        </w:rPr>
        <w:t>global.json</w:t>
      </w:r>
      <w:proofErr w:type="spellEnd"/>
      <w:r>
        <w:rPr>
          <w:lang w:val="en-GB"/>
        </w:rPr>
        <w:t xml:space="preserve"> file. If you do not create this file, the dotnet command will compile your cmdlet with the latest version of .NET Core loaded on your system. Using this file tells the project build process to use a specific version of .NET Core (such as version 5.0). For an overview to this file, </w:t>
      </w:r>
      <w:r w:rsidR="00181C59">
        <w:rPr>
          <w:lang w:val="en-GB"/>
        </w:rPr>
        <w:t xml:space="preserve">see </w:t>
      </w:r>
      <w:r w:rsidRPr="00383AA7">
        <w:rPr>
          <w:rStyle w:val="URLPACKT"/>
        </w:rPr>
        <w:t>https://docs.microsoft.com/dotnet/core/tools/global-json</w:t>
      </w:r>
      <w:r>
        <w:rPr>
          <w:lang w:val="en-GB"/>
        </w:rPr>
        <w:t>.</w:t>
      </w:r>
    </w:p>
    <w:p w14:paraId="4C4438E6" w14:textId="71EFCF8C" w:rsidR="002545B3" w:rsidRDefault="002545B3" w:rsidP="001427E6">
      <w:pPr>
        <w:pStyle w:val="NormalPACKT"/>
        <w:rPr>
          <w:lang w:val="en-GB"/>
        </w:rPr>
      </w:pPr>
      <w:r>
        <w:rPr>
          <w:lang w:val="en-GB"/>
        </w:rPr>
        <w:t>I</w:t>
      </w:r>
      <w:r w:rsidR="00C54F9D">
        <w:rPr>
          <w:lang w:val="en-GB"/>
        </w:rPr>
        <w:t>n</w:t>
      </w:r>
      <w:r>
        <w:rPr>
          <w:lang w:val="en-GB"/>
        </w:rPr>
        <w:t xml:space="preserve"> </w:t>
      </w:r>
      <w:r w:rsidRPr="00026078">
        <w:rPr>
          <w:rStyle w:val="ItalicsPACKT"/>
        </w:rPr>
        <w:t xml:space="preserve">step </w:t>
      </w:r>
      <w:r w:rsidR="00026078">
        <w:rPr>
          <w:rStyle w:val="ItalicsPACKT"/>
        </w:rPr>
        <w:t>9</w:t>
      </w:r>
      <w:r>
        <w:rPr>
          <w:lang w:val="en-GB"/>
        </w:rPr>
        <w:t xml:space="preserve">, you compile your source code file and create a DLL containing your cmdlet. </w:t>
      </w:r>
      <w:r w:rsidR="00C54F9D">
        <w:rPr>
          <w:lang w:val="en-GB"/>
        </w:rPr>
        <w:t>This step compiles all of the source code files contained in the folder to create the DLL. Th</w:t>
      </w:r>
      <w:r w:rsidR="00BD6E42">
        <w:rPr>
          <w:lang w:val="en-GB"/>
        </w:rPr>
        <w:t xml:space="preserve">is means </w:t>
      </w:r>
      <w:r w:rsidR="00C54F9D">
        <w:rPr>
          <w:lang w:val="en-GB"/>
        </w:rPr>
        <w:t xml:space="preserve">you could have multiple cmdlets, each in a separate source code file, and build the entire set in one operation. </w:t>
      </w:r>
    </w:p>
    <w:p w14:paraId="18776EB1" w14:textId="50936856" w:rsidR="00026078" w:rsidRDefault="00026078" w:rsidP="001427E6">
      <w:pPr>
        <w:pStyle w:val="NormalPACKT"/>
        <w:rPr>
          <w:lang w:val="en-GB"/>
        </w:rPr>
      </w:pPr>
      <w:r>
        <w:rPr>
          <w:lang w:val="en-GB"/>
        </w:rPr>
        <w:t xml:space="preserve">In </w:t>
      </w:r>
      <w:r w:rsidRPr="00BD6E42">
        <w:rPr>
          <w:rStyle w:val="ItalicsPACKT"/>
        </w:rPr>
        <w:t>step 11</w:t>
      </w:r>
      <w:r>
        <w:rPr>
          <w:lang w:val="en-GB"/>
        </w:rPr>
        <w:t xml:space="preserve">, you can see that the module, </w:t>
      </w:r>
      <w:proofErr w:type="spellStart"/>
      <w:r w:rsidRPr="00BC151C">
        <w:rPr>
          <w:rStyle w:val="CodeInTextPACKT"/>
        </w:rPr>
        <w:t>SendGreeting</w:t>
      </w:r>
      <w:proofErr w:type="spellEnd"/>
      <w:r>
        <w:rPr>
          <w:lang w:val="en-GB"/>
        </w:rPr>
        <w:t xml:space="preserve">, is a binary module. A binary module is one just loaded directly from a DLL. This is fine for testing, but in production, you should </w:t>
      </w:r>
      <w:r w:rsidR="00CA0193">
        <w:rPr>
          <w:lang w:val="en-GB"/>
        </w:rPr>
        <w:t xml:space="preserve">create a manifest module by </w:t>
      </w:r>
      <w:r w:rsidR="00BD6E42">
        <w:rPr>
          <w:lang w:val="en-GB"/>
        </w:rPr>
        <w:t>add</w:t>
      </w:r>
      <w:r w:rsidR="00CA0193">
        <w:rPr>
          <w:lang w:val="en-GB"/>
        </w:rPr>
        <w:t>ing</w:t>
      </w:r>
      <w:r>
        <w:rPr>
          <w:lang w:val="en-GB"/>
        </w:rPr>
        <w:t xml:space="preserve"> </w:t>
      </w:r>
      <w:r w:rsidR="00CA0193">
        <w:rPr>
          <w:lang w:val="en-GB"/>
        </w:rPr>
        <w:t xml:space="preserve">a </w:t>
      </w:r>
      <w:r>
        <w:rPr>
          <w:lang w:val="en-GB"/>
        </w:rPr>
        <w:t xml:space="preserve">manifest </w:t>
      </w:r>
      <w:r w:rsidR="00BD6E42">
        <w:rPr>
          <w:lang w:val="en-GB"/>
        </w:rPr>
        <w:t>file</w:t>
      </w:r>
      <w:r w:rsidR="00CA0193">
        <w:rPr>
          <w:lang w:val="en-GB"/>
        </w:rPr>
        <w:t xml:space="preserve">. </w:t>
      </w:r>
      <w:r w:rsidR="0003398B">
        <w:rPr>
          <w:lang w:val="en-GB"/>
        </w:rPr>
        <w:t xml:space="preserve">You can get more details on manifest files from </w:t>
      </w:r>
      <w:r w:rsidR="0003398B" w:rsidRPr="00BC151C">
        <w:rPr>
          <w:rStyle w:val="URLPACKT"/>
        </w:rPr>
        <w:t>https://docs.microsoft.com/en-us/powershell/scripting/developer/module/how-to-write-a-powershell-module-manifest?view=powershell-7.1</w:t>
      </w:r>
      <w:r w:rsidR="0003398B">
        <w:rPr>
          <w:lang w:val="en-GB"/>
        </w:rPr>
        <w:t xml:space="preserve">. </w:t>
      </w:r>
      <w:r w:rsidR="00CA0193">
        <w:rPr>
          <w:lang w:val="en-GB"/>
        </w:rPr>
        <w:t xml:space="preserve">You should also move the module and manifest, and any other module </w:t>
      </w:r>
      <w:r w:rsidR="00274082">
        <w:rPr>
          <w:lang w:val="en-GB"/>
        </w:rPr>
        <w:t>conten</w:t>
      </w:r>
      <w:r w:rsidR="001A1B50">
        <w:rPr>
          <w:lang w:val="en-GB"/>
        </w:rPr>
        <w:t>t</w:t>
      </w:r>
      <w:r w:rsidR="00CA0193">
        <w:rPr>
          <w:lang w:val="en-GB"/>
        </w:rPr>
        <w:t xml:space="preserve"> such as help files</w:t>
      </w:r>
      <w:r w:rsidR="00622E35">
        <w:rPr>
          <w:lang w:val="en-GB"/>
        </w:rPr>
        <w:t>,</w:t>
      </w:r>
      <w:r w:rsidR="00CA0193">
        <w:rPr>
          <w:lang w:val="en-GB"/>
        </w:rPr>
        <w:t xml:space="preserve"> to a supported module location. You might also consider publishing the completed module to either the PowerShell gallery or to an internal repository.</w:t>
      </w:r>
    </w:p>
    <w:p w14:paraId="4D2BBD7F" w14:textId="77777777" w:rsidR="00026078" w:rsidRDefault="00026078" w:rsidP="001427E6">
      <w:pPr>
        <w:pStyle w:val="NormalPACKT"/>
        <w:rPr>
          <w:lang w:val="en-GB"/>
        </w:rPr>
      </w:pPr>
    </w:p>
    <w:p w14:paraId="31C323F5" w14:textId="48899F59" w:rsidR="00AC0E66" w:rsidRDefault="00AC0E66" w:rsidP="00AC0E66">
      <w:pPr>
        <w:pStyle w:val="NormalPACKT"/>
        <w:rPr>
          <w:lang w:val="en-GB"/>
        </w:rPr>
      </w:pPr>
    </w:p>
    <w:sectPr w:rsidR="00AC0E66" w:rsidSect="003D7098">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ucy Wan" w:date="2021-02-24T10:24:00Z" w:initials="LW">
    <w:p w14:paraId="29781FAC" w14:textId="77777777" w:rsidR="00DD1A5E" w:rsidRDefault="00DD1A5E" w:rsidP="00A36248">
      <w:pPr>
        <w:pStyle w:val="CommentText"/>
      </w:pPr>
      <w:r>
        <w:rPr>
          <w:rStyle w:val="CommentReference"/>
        </w:rPr>
        <w:annotationRef/>
      </w:r>
      <w:r w:rsidRPr="00DD1A5E">
        <w:rPr>
          <w:b/>
          <w:bCs/>
        </w:rPr>
        <w:t>For the TE:</w:t>
      </w:r>
      <w:r>
        <w:t xml:space="preserve"> please make sure references to recipes are styled consistently in the chapter and in the book</w:t>
      </w:r>
    </w:p>
    <w:p w14:paraId="7EF02411" w14:textId="77777777" w:rsidR="00C97686" w:rsidRDefault="00C97686" w:rsidP="00A36248">
      <w:pPr>
        <w:pStyle w:val="CommentText"/>
      </w:pPr>
    </w:p>
    <w:p w14:paraId="472074D6" w14:textId="22E7C3EB" w:rsidR="00C97686" w:rsidRDefault="00C97686" w:rsidP="00A36248">
      <w:pPr>
        <w:pStyle w:val="CommentText"/>
      </w:pPr>
      <w:r>
        <w:t xml:space="preserve">Also, please triple check </w:t>
      </w:r>
      <w:r w:rsidR="00805816">
        <w:t xml:space="preserve">in every code snippet </w:t>
      </w:r>
      <w:r>
        <w:t>that all single and double quotation marks are straight and not curly (not smart quotes) – the code won't copy and paste correctly if they are smart quotes. Thanks!</w:t>
      </w:r>
    </w:p>
  </w:comment>
  <w:comment w:id="2" w:author="Safis Editor" w:date="2021-02-19T14:05:00Z" w:initials="SE">
    <w:p w14:paraId="06DC8BC3" w14:textId="2AFEE8CD" w:rsidR="002734CC" w:rsidRDefault="002734CC" w:rsidP="00A36248">
      <w:pPr>
        <w:pStyle w:val="CommentText"/>
      </w:pPr>
      <w:r>
        <w:rPr>
          <w:rStyle w:val="CommentReference"/>
        </w:rPr>
        <w:annotationRef/>
      </w:r>
      <w:r>
        <w:t>Remove placeholders throughout.</w:t>
      </w:r>
    </w:p>
  </w:comment>
  <w:comment w:id="3" w:author="Lucy Wan" w:date="2021-06-08T15:03:00Z" w:initials="LW">
    <w:p w14:paraId="3B615DDD" w14:textId="77777777" w:rsidR="001D5B24" w:rsidRDefault="001D5B24" w:rsidP="00A36248">
      <w:pPr>
        <w:pStyle w:val="CommentText"/>
      </w:pPr>
      <w:r>
        <w:rPr>
          <w:rStyle w:val="CommentReference"/>
        </w:rPr>
        <w:annotationRef/>
      </w:r>
      <w:r>
        <w:t>Please add a red box around the step instruction</w:t>
      </w:r>
    </w:p>
  </w:comment>
  <w:comment w:id="7" w:author="Lucy Wan" w:date="2021-06-08T15:06:00Z" w:initials="LW">
    <w:p w14:paraId="5CDF5ED7" w14:textId="77777777" w:rsidR="00756E61" w:rsidRDefault="00756E61" w:rsidP="00A36248">
      <w:pPr>
        <w:pStyle w:val="CommentText"/>
      </w:pPr>
      <w:r>
        <w:rPr>
          <w:rStyle w:val="CommentReference"/>
        </w:rPr>
        <w:annotationRef/>
      </w:r>
      <w:r>
        <w:rPr>
          <w:b/>
          <w:bCs/>
        </w:rPr>
        <w:t>Josh</w:t>
      </w:r>
      <w:r>
        <w:t xml:space="preserve">: Using the latest .NET 5.0 SDK didn't work, when getting to the </w:t>
      </w:r>
      <w:proofErr w:type="spellStart"/>
      <w:r>
        <w:t>PowerShellStandard.Library</w:t>
      </w:r>
      <w:proofErr w:type="spellEnd"/>
      <w:r>
        <w:t xml:space="preserve"> it complained about the SDK platform not being compatible. This is likely due to some of the deprecated components in .NET 5.1. I had to use the </w:t>
      </w:r>
      <w:r>
        <w:rPr>
          <w:b/>
          <w:bCs/>
        </w:rPr>
        <w:t>.NET Core 3.1 SDK</w:t>
      </w:r>
      <w:r>
        <w:t xml:space="preserve"> instead. </w:t>
      </w:r>
    </w:p>
    <w:p w14:paraId="2DAFDA36" w14:textId="77777777" w:rsidR="007042B5" w:rsidRDefault="007042B5" w:rsidP="00A36248">
      <w:pPr>
        <w:pStyle w:val="CommentText"/>
      </w:pPr>
    </w:p>
    <w:p w14:paraId="374D6D55" w14:textId="77777777" w:rsidR="007042B5" w:rsidRDefault="007042B5" w:rsidP="00A36248">
      <w:pPr>
        <w:pStyle w:val="CommentText"/>
      </w:pPr>
      <w:r>
        <w:t xml:space="preserve">I </w:t>
      </w:r>
      <w:proofErr w:type="spellStart"/>
      <w:r>
        <w:t>can not</w:t>
      </w:r>
      <w:proofErr w:type="spellEnd"/>
      <w:r>
        <w:t xml:space="preserve"> duplicate this – just redid it on another server and it all works fine. </w:t>
      </w:r>
    </w:p>
    <w:p w14:paraId="266920A0" w14:textId="77777777" w:rsidR="007042B5" w:rsidRDefault="007042B5" w:rsidP="00A36248">
      <w:pPr>
        <w:pStyle w:val="CommentText"/>
      </w:pPr>
    </w:p>
    <w:p w14:paraId="5B446243" w14:textId="77777777" w:rsidR="007042B5" w:rsidRDefault="007042B5" w:rsidP="00A36248">
      <w:pPr>
        <w:pStyle w:val="CommentText"/>
      </w:pPr>
      <w:r>
        <w:t xml:space="preserve">I HAVE clarified that </w:t>
      </w:r>
      <w:proofErr w:type="spellStart"/>
      <w:r>
        <w:t>ther</w:t>
      </w:r>
      <w:proofErr w:type="spellEnd"/>
      <w:r>
        <w:t xml:space="preserve"> 5.0 SDK is needed. </w:t>
      </w:r>
    </w:p>
    <w:p w14:paraId="1C139334" w14:textId="77777777" w:rsidR="007042B5" w:rsidRDefault="007042B5" w:rsidP="00A36248">
      <w:pPr>
        <w:pStyle w:val="CommentText"/>
      </w:pPr>
    </w:p>
    <w:p w14:paraId="688BE2EF" w14:textId="43B90D68" w:rsidR="007042B5" w:rsidRDefault="007042B5" w:rsidP="00A36248">
      <w:pPr>
        <w:pStyle w:val="CommentText"/>
      </w:pPr>
      <w:r>
        <w:t xml:space="preserve">Also put a note in the </w:t>
      </w:r>
      <w:proofErr w:type="spellStart"/>
      <w:r>
        <w:t>there;s</w:t>
      </w:r>
      <w:proofErr w:type="spellEnd"/>
      <w:r>
        <w:t xml:space="preserve"> </w:t>
      </w:r>
      <w:proofErr w:type="spellStart"/>
      <w:r>
        <w:t>nmore</w:t>
      </w:r>
      <w:proofErr w:type="spellEnd"/>
    </w:p>
  </w:comment>
  <w:comment w:id="8" w:author="Lucy Wan" w:date="2021-06-08T15:07:00Z" w:initials="LW">
    <w:p w14:paraId="7BFE59DE" w14:textId="77777777" w:rsidR="001476DD" w:rsidRDefault="00A36248">
      <w:pPr>
        <w:pStyle w:val="CommentText"/>
      </w:pPr>
      <w:r>
        <w:rPr>
          <w:rStyle w:val="CommentReference"/>
        </w:rPr>
        <w:annotationRef/>
      </w:r>
      <w:r w:rsidR="001476DD">
        <w:rPr>
          <w:b/>
          <w:bCs/>
        </w:rPr>
        <w:t>Josh</w:t>
      </w:r>
      <w:r w:rsidR="001476DD">
        <w:t>: If swapping to the .NET Core SDK, the path needs to change from </w:t>
      </w:r>
      <w:r w:rsidR="001476DD">
        <w:rPr>
          <w:b/>
          <w:bCs/>
        </w:rPr>
        <w:t>net5.1</w:t>
      </w:r>
      <w:r w:rsidR="001476DD">
        <w:t> to </w:t>
      </w:r>
      <w:r w:rsidR="001476DD">
        <w:rPr>
          <w:b/>
          <w:bCs/>
        </w:rPr>
        <w:t>netstandard2.0</w:t>
      </w:r>
      <w:r w:rsidR="001476DD">
        <w:t xml:space="preserve">. </w:t>
      </w:r>
    </w:p>
    <w:p w14:paraId="67CA8C5D" w14:textId="77777777" w:rsidR="001476DD" w:rsidRDefault="001476DD">
      <w:pPr>
        <w:pStyle w:val="CommentText"/>
      </w:pPr>
    </w:p>
    <w:p w14:paraId="6077A938" w14:textId="77777777" w:rsidR="001476DD" w:rsidRDefault="001476DD" w:rsidP="00DC7768">
      <w:pPr>
        <w:pStyle w:val="CommentText"/>
      </w:pPr>
      <w:r>
        <w:t>See the accompanying screenshot that Josh sent with this comment, attached in the email!</w:t>
      </w:r>
    </w:p>
  </w:comment>
  <w:comment w:id="9" w:author="Thomas Lee" w:date="2021-06-12T15:59:00Z" w:initials="TL">
    <w:p w14:paraId="2D442699" w14:textId="7243BB26" w:rsidR="007042B5" w:rsidRDefault="007042B5">
      <w:pPr>
        <w:pStyle w:val="CommentText"/>
      </w:pPr>
      <w:r>
        <w:rPr>
          <w:rStyle w:val="CommentReference"/>
        </w:rPr>
        <w:annotationRef/>
      </w:r>
      <w:r>
        <w:t xml:space="preserve">Yes – but he loaded the wrong SDK, so as to be expected the binarities in a different place.  I will note this </w:t>
      </w:r>
      <w:proofErr w:type="spellStart"/>
      <w:r>
        <w:t>olater</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2074D6" w15:done="0"/>
  <w15:commentEx w15:paraId="06DC8BC3" w15:done="0"/>
  <w15:commentEx w15:paraId="3B615DDD" w15:done="0"/>
  <w15:commentEx w15:paraId="688BE2EF" w15:done="0"/>
  <w15:commentEx w15:paraId="6077A938" w15:done="0"/>
  <w15:commentEx w15:paraId="2D442699" w15:paraIdParent="6077A9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E0A7F5" w16cex:dateUtc="2021-02-24T10:24:00Z"/>
  <w16cex:commentExtensible w16cex:durableId="23DA442E" w16cex:dateUtc="2021-02-19T14:05:00Z"/>
  <w16cex:commentExtensible w16cex:durableId="246A0550" w16cex:dateUtc="2021-06-08T14:03:00Z"/>
  <w16cex:commentExtensible w16cex:durableId="246A0601" w16cex:dateUtc="2021-06-08T14:06:00Z"/>
  <w16cex:commentExtensible w16cex:durableId="246A061D" w16cex:dateUtc="2021-06-08T14:07:00Z"/>
  <w16cex:commentExtensible w16cex:durableId="246F5866" w16cex:dateUtc="2021-06-12T14: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2074D6" w16cid:durableId="23E0A7F5"/>
  <w16cid:commentId w16cid:paraId="06DC8BC3" w16cid:durableId="23DA442E"/>
  <w16cid:commentId w16cid:paraId="3B615DDD" w16cid:durableId="246A0550"/>
  <w16cid:commentId w16cid:paraId="688BE2EF" w16cid:durableId="246A0601"/>
  <w16cid:commentId w16cid:paraId="6077A938" w16cid:durableId="246A061D"/>
  <w16cid:commentId w16cid:paraId="2D442699" w16cid:durableId="246F586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428E2A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5387A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6D2526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52848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ACAA9E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E3C36D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7CF93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78A72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B88994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481A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0BA97A29"/>
    <w:multiLevelType w:val="hybridMultilevel"/>
    <w:tmpl w:val="87EA87AC"/>
    <w:lvl w:ilvl="0" w:tplc="58F040D2">
      <w:start w:val="1"/>
      <w:numFmt w:val="bullet"/>
      <w:lvlText w:val=""/>
      <w:lvlJc w:val="left"/>
      <w:pPr>
        <w:tabs>
          <w:tab w:val="num" w:pos="1287"/>
        </w:tabs>
        <w:ind w:left="1287" w:hanging="360"/>
      </w:pPr>
      <w:rPr>
        <w:rFonts w:ascii="Wingdings" w:hAnsi="Wingdings" w:cs="Wingdings" w:hint="default"/>
      </w:rPr>
    </w:lvl>
    <w:lvl w:ilvl="1" w:tplc="081EADCE">
      <w:start w:val="1"/>
      <w:numFmt w:val="bullet"/>
      <w:lvlText w:val="o"/>
      <w:lvlJc w:val="left"/>
      <w:pPr>
        <w:tabs>
          <w:tab w:val="num" w:pos="2007"/>
        </w:tabs>
        <w:ind w:left="2007" w:hanging="360"/>
      </w:pPr>
      <w:rPr>
        <w:rFonts w:ascii="Courier New" w:hAnsi="Courier New" w:cs="Courier New" w:hint="default"/>
      </w:rPr>
    </w:lvl>
    <w:lvl w:ilvl="2" w:tplc="5538A2E6">
      <w:start w:val="1"/>
      <w:numFmt w:val="bullet"/>
      <w:lvlText w:val=""/>
      <w:lvlJc w:val="left"/>
      <w:pPr>
        <w:tabs>
          <w:tab w:val="num" w:pos="2727"/>
        </w:tabs>
        <w:ind w:left="2727" w:hanging="360"/>
      </w:pPr>
      <w:rPr>
        <w:rFonts w:ascii="Wingdings" w:hAnsi="Wingdings" w:hint="default"/>
      </w:rPr>
    </w:lvl>
    <w:lvl w:ilvl="3" w:tplc="04090001">
      <w:start w:val="1"/>
      <w:numFmt w:val="bullet"/>
      <w:lvlText w:val=""/>
      <w:lvlJc w:val="left"/>
      <w:pPr>
        <w:tabs>
          <w:tab w:val="num" w:pos="3447"/>
        </w:tabs>
        <w:ind w:left="3447" w:hanging="360"/>
      </w:pPr>
      <w:rPr>
        <w:rFonts w:ascii="Symbol" w:hAnsi="Symbol" w:cs="Symbol" w:hint="default"/>
      </w:rPr>
    </w:lvl>
    <w:lvl w:ilvl="4" w:tplc="04090003">
      <w:start w:val="1"/>
      <w:numFmt w:val="bullet"/>
      <w:lvlText w:val="o"/>
      <w:lvlJc w:val="left"/>
      <w:pPr>
        <w:tabs>
          <w:tab w:val="num" w:pos="4167"/>
        </w:tabs>
        <w:ind w:left="4167" w:hanging="360"/>
      </w:pPr>
      <w:rPr>
        <w:rFonts w:ascii="Courier New" w:hAnsi="Courier New" w:cs="Courier New" w:hint="default"/>
      </w:rPr>
    </w:lvl>
    <w:lvl w:ilvl="5" w:tplc="04090005">
      <w:start w:val="1"/>
      <w:numFmt w:val="bullet"/>
      <w:lvlText w:val=""/>
      <w:lvlJc w:val="left"/>
      <w:pPr>
        <w:tabs>
          <w:tab w:val="num" w:pos="4887"/>
        </w:tabs>
        <w:ind w:left="4887" w:hanging="360"/>
      </w:pPr>
      <w:rPr>
        <w:rFonts w:ascii="Wingdings" w:hAnsi="Wingdings" w:cs="Wingdings" w:hint="default"/>
      </w:rPr>
    </w:lvl>
    <w:lvl w:ilvl="6" w:tplc="04090001">
      <w:start w:val="1"/>
      <w:numFmt w:val="bullet"/>
      <w:lvlText w:val=""/>
      <w:lvlJc w:val="left"/>
      <w:pPr>
        <w:tabs>
          <w:tab w:val="num" w:pos="5607"/>
        </w:tabs>
        <w:ind w:left="5607" w:hanging="360"/>
      </w:pPr>
      <w:rPr>
        <w:rFonts w:ascii="Symbol" w:hAnsi="Symbol" w:cs="Symbol" w:hint="default"/>
      </w:rPr>
    </w:lvl>
    <w:lvl w:ilvl="7" w:tplc="04090003">
      <w:start w:val="1"/>
      <w:numFmt w:val="bullet"/>
      <w:lvlText w:val="o"/>
      <w:lvlJc w:val="left"/>
      <w:pPr>
        <w:tabs>
          <w:tab w:val="num" w:pos="6327"/>
        </w:tabs>
        <w:ind w:left="6327" w:hanging="360"/>
      </w:pPr>
      <w:rPr>
        <w:rFonts w:ascii="Courier New" w:hAnsi="Courier New" w:cs="Courier New" w:hint="default"/>
      </w:rPr>
    </w:lvl>
    <w:lvl w:ilvl="8" w:tplc="04090005">
      <w:start w:val="1"/>
      <w:numFmt w:val="bullet"/>
      <w:lvlText w:val=""/>
      <w:lvlJc w:val="left"/>
      <w:pPr>
        <w:tabs>
          <w:tab w:val="num" w:pos="7047"/>
        </w:tabs>
        <w:ind w:left="7047" w:hanging="360"/>
      </w:pPr>
      <w:rPr>
        <w:rFonts w:ascii="Wingdings" w:hAnsi="Wingdings" w:cs="Wingdings" w:hint="default"/>
      </w:rPr>
    </w:lvl>
  </w:abstractNum>
  <w:abstractNum w:abstractNumId="13" w15:restartNumberingAfterBreak="0">
    <w:nsid w:val="2BB91B92"/>
    <w:multiLevelType w:val="multilevel"/>
    <w:tmpl w:val="ADB0C294"/>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4"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DDF1741"/>
    <w:multiLevelType w:val="hybridMultilevel"/>
    <w:tmpl w:val="8C5AC838"/>
    <w:lvl w:ilvl="0" w:tplc="04090005">
      <w:start w:val="1"/>
      <w:numFmt w:val="bullet"/>
      <w:lvlText w:val=""/>
      <w:lvlJc w:val="left"/>
      <w:pPr>
        <w:tabs>
          <w:tab w:val="num" w:pos="1287"/>
        </w:tabs>
        <w:ind w:left="1287" w:hanging="360"/>
      </w:pPr>
      <w:rPr>
        <w:rFonts w:ascii="Wingdings" w:hAnsi="Wingdings" w:cs="Wingdings" w:hint="default"/>
      </w:rPr>
    </w:lvl>
    <w:lvl w:ilvl="1" w:tplc="04090003">
      <w:start w:val="1"/>
      <w:numFmt w:val="bullet"/>
      <w:lvlText w:val="o"/>
      <w:lvlJc w:val="left"/>
      <w:pPr>
        <w:tabs>
          <w:tab w:val="num" w:pos="2007"/>
        </w:tabs>
        <w:ind w:left="2007" w:hanging="360"/>
      </w:pPr>
      <w:rPr>
        <w:rFonts w:ascii="Courier New" w:hAnsi="Courier New" w:cs="Courier New" w:hint="default"/>
      </w:rPr>
    </w:lvl>
    <w:lvl w:ilvl="2" w:tplc="04090005">
      <w:start w:val="1"/>
      <w:numFmt w:val="bullet"/>
      <w:lvlText w:val=""/>
      <w:lvlJc w:val="left"/>
      <w:pPr>
        <w:tabs>
          <w:tab w:val="num" w:pos="2727"/>
        </w:tabs>
        <w:ind w:left="2727" w:hanging="360"/>
      </w:pPr>
      <w:rPr>
        <w:rFonts w:ascii="Wingdings" w:hAnsi="Wingdings" w:cs="Wingdings" w:hint="default"/>
      </w:rPr>
    </w:lvl>
    <w:lvl w:ilvl="3" w:tplc="04090001">
      <w:start w:val="1"/>
      <w:numFmt w:val="bullet"/>
      <w:lvlText w:val=""/>
      <w:lvlJc w:val="left"/>
      <w:pPr>
        <w:tabs>
          <w:tab w:val="num" w:pos="3447"/>
        </w:tabs>
        <w:ind w:left="3447" w:hanging="360"/>
      </w:pPr>
      <w:rPr>
        <w:rFonts w:ascii="Symbol" w:hAnsi="Symbol" w:cs="Symbol" w:hint="default"/>
      </w:rPr>
    </w:lvl>
    <w:lvl w:ilvl="4" w:tplc="04090003">
      <w:start w:val="1"/>
      <w:numFmt w:val="bullet"/>
      <w:lvlText w:val="o"/>
      <w:lvlJc w:val="left"/>
      <w:pPr>
        <w:tabs>
          <w:tab w:val="num" w:pos="4167"/>
        </w:tabs>
        <w:ind w:left="4167" w:hanging="360"/>
      </w:pPr>
      <w:rPr>
        <w:rFonts w:ascii="Courier New" w:hAnsi="Courier New" w:cs="Courier New" w:hint="default"/>
      </w:rPr>
    </w:lvl>
    <w:lvl w:ilvl="5" w:tplc="04090005">
      <w:start w:val="1"/>
      <w:numFmt w:val="bullet"/>
      <w:lvlText w:val=""/>
      <w:lvlJc w:val="left"/>
      <w:pPr>
        <w:tabs>
          <w:tab w:val="num" w:pos="4887"/>
        </w:tabs>
        <w:ind w:left="4887" w:hanging="360"/>
      </w:pPr>
      <w:rPr>
        <w:rFonts w:ascii="Wingdings" w:hAnsi="Wingdings" w:cs="Wingdings" w:hint="default"/>
      </w:rPr>
    </w:lvl>
    <w:lvl w:ilvl="6" w:tplc="04090001">
      <w:start w:val="1"/>
      <w:numFmt w:val="bullet"/>
      <w:lvlText w:val=""/>
      <w:lvlJc w:val="left"/>
      <w:pPr>
        <w:tabs>
          <w:tab w:val="num" w:pos="5607"/>
        </w:tabs>
        <w:ind w:left="5607" w:hanging="360"/>
      </w:pPr>
      <w:rPr>
        <w:rFonts w:ascii="Symbol" w:hAnsi="Symbol" w:cs="Symbol" w:hint="default"/>
      </w:rPr>
    </w:lvl>
    <w:lvl w:ilvl="7" w:tplc="04090003">
      <w:start w:val="1"/>
      <w:numFmt w:val="bullet"/>
      <w:lvlText w:val="o"/>
      <w:lvlJc w:val="left"/>
      <w:pPr>
        <w:tabs>
          <w:tab w:val="num" w:pos="6327"/>
        </w:tabs>
        <w:ind w:left="6327" w:hanging="360"/>
      </w:pPr>
      <w:rPr>
        <w:rFonts w:ascii="Courier New" w:hAnsi="Courier New" w:cs="Courier New" w:hint="default"/>
      </w:rPr>
    </w:lvl>
    <w:lvl w:ilvl="8" w:tplc="04090005">
      <w:start w:val="1"/>
      <w:numFmt w:val="bullet"/>
      <w:lvlText w:val=""/>
      <w:lvlJc w:val="left"/>
      <w:pPr>
        <w:tabs>
          <w:tab w:val="num" w:pos="7047"/>
        </w:tabs>
        <w:ind w:left="7047" w:hanging="360"/>
      </w:pPr>
      <w:rPr>
        <w:rFonts w:ascii="Wingdings" w:hAnsi="Wingdings" w:cs="Wingdings" w:hint="default"/>
      </w:rPr>
    </w:lvl>
  </w:abstractNum>
  <w:num w:numId="1">
    <w:abstractNumId w:val="14"/>
  </w:num>
  <w:num w:numId="2">
    <w:abstractNumId w:val="13"/>
  </w:num>
  <w:num w:numId="3">
    <w:abstractNumId w:val="10"/>
  </w:num>
  <w:num w:numId="4">
    <w:abstractNumId w:val="11"/>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num>
  <w:num w:numId="11">
    <w:abstractNumId w:val="12"/>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y Wan">
    <w15:presenceInfo w15:providerId="AD" w15:userId="S::lucyw@packt.com::db97003a-82a3-4112-ba8a-ea61a7d5a6ce"/>
  </w15:person>
  <w15:person w15:author="Safis Editor">
    <w15:presenceInfo w15:providerId="None" w15:userId="Safis Editor"/>
  </w15:person>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mirrorMargins/>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NK0FAHe5k3EtAAAA"/>
  </w:docVars>
  <w:rsids>
    <w:rsidRoot w:val="009D0F10"/>
    <w:rsid w:val="0000165C"/>
    <w:rsid w:val="00006EB8"/>
    <w:rsid w:val="00007944"/>
    <w:rsid w:val="00010BDA"/>
    <w:rsid w:val="000117DC"/>
    <w:rsid w:val="0001500E"/>
    <w:rsid w:val="00015A3F"/>
    <w:rsid w:val="00015C9C"/>
    <w:rsid w:val="00020EE2"/>
    <w:rsid w:val="00022D06"/>
    <w:rsid w:val="00024420"/>
    <w:rsid w:val="00025105"/>
    <w:rsid w:val="00026078"/>
    <w:rsid w:val="0003243A"/>
    <w:rsid w:val="0003398B"/>
    <w:rsid w:val="0003440A"/>
    <w:rsid w:val="00036850"/>
    <w:rsid w:val="00041FB2"/>
    <w:rsid w:val="00042204"/>
    <w:rsid w:val="000427C4"/>
    <w:rsid w:val="00047CA9"/>
    <w:rsid w:val="00053F9F"/>
    <w:rsid w:val="000546D7"/>
    <w:rsid w:val="0005479A"/>
    <w:rsid w:val="00056A33"/>
    <w:rsid w:val="000577E4"/>
    <w:rsid w:val="00057849"/>
    <w:rsid w:val="00057CFD"/>
    <w:rsid w:val="00062553"/>
    <w:rsid w:val="000658AF"/>
    <w:rsid w:val="00066A8A"/>
    <w:rsid w:val="000706AA"/>
    <w:rsid w:val="00070798"/>
    <w:rsid w:val="00073F55"/>
    <w:rsid w:val="00076D04"/>
    <w:rsid w:val="00081B33"/>
    <w:rsid w:val="00083326"/>
    <w:rsid w:val="00084F2B"/>
    <w:rsid w:val="000861A3"/>
    <w:rsid w:val="00090492"/>
    <w:rsid w:val="0009511B"/>
    <w:rsid w:val="0009626B"/>
    <w:rsid w:val="000A072F"/>
    <w:rsid w:val="000A0AE6"/>
    <w:rsid w:val="000A350D"/>
    <w:rsid w:val="000B3719"/>
    <w:rsid w:val="000B5033"/>
    <w:rsid w:val="000B5CCB"/>
    <w:rsid w:val="000C1CFF"/>
    <w:rsid w:val="000C21A9"/>
    <w:rsid w:val="000C2566"/>
    <w:rsid w:val="000C2C33"/>
    <w:rsid w:val="000C45D7"/>
    <w:rsid w:val="000C5DDD"/>
    <w:rsid w:val="000C66F6"/>
    <w:rsid w:val="000C7A25"/>
    <w:rsid w:val="000D0AA1"/>
    <w:rsid w:val="000D1269"/>
    <w:rsid w:val="000D3367"/>
    <w:rsid w:val="000D34FB"/>
    <w:rsid w:val="000D3727"/>
    <w:rsid w:val="000D4B81"/>
    <w:rsid w:val="000D669F"/>
    <w:rsid w:val="000D6AD3"/>
    <w:rsid w:val="000E0016"/>
    <w:rsid w:val="000E1B5F"/>
    <w:rsid w:val="000E3A14"/>
    <w:rsid w:val="000E3B35"/>
    <w:rsid w:val="000F0D3C"/>
    <w:rsid w:val="000F40DB"/>
    <w:rsid w:val="000F4EF7"/>
    <w:rsid w:val="001027A2"/>
    <w:rsid w:val="00103CD6"/>
    <w:rsid w:val="0010682D"/>
    <w:rsid w:val="00107502"/>
    <w:rsid w:val="00107ACE"/>
    <w:rsid w:val="00111A20"/>
    <w:rsid w:val="00113B76"/>
    <w:rsid w:val="001156E0"/>
    <w:rsid w:val="00116E34"/>
    <w:rsid w:val="00121749"/>
    <w:rsid w:val="00123684"/>
    <w:rsid w:val="001246B5"/>
    <w:rsid w:val="00124D6B"/>
    <w:rsid w:val="00132685"/>
    <w:rsid w:val="001343AE"/>
    <w:rsid w:val="00136AE1"/>
    <w:rsid w:val="0013714E"/>
    <w:rsid w:val="00140AC6"/>
    <w:rsid w:val="001427E6"/>
    <w:rsid w:val="00143DA9"/>
    <w:rsid w:val="001441E2"/>
    <w:rsid w:val="001476DD"/>
    <w:rsid w:val="00150AF5"/>
    <w:rsid w:val="001526F2"/>
    <w:rsid w:val="00154238"/>
    <w:rsid w:val="00156754"/>
    <w:rsid w:val="00156D05"/>
    <w:rsid w:val="00165D12"/>
    <w:rsid w:val="00167446"/>
    <w:rsid w:val="001737B4"/>
    <w:rsid w:val="001745D3"/>
    <w:rsid w:val="001756C6"/>
    <w:rsid w:val="001772A3"/>
    <w:rsid w:val="00180591"/>
    <w:rsid w:val="00181C59"/>
    <w:rsid w:val="00184F18"/>
    <w:rsid w:val="00185835"/>
    <w:rsid w:val="00186A4D"/>
    <w:rsid w:val="0019200C"/>
    <w:rsid w:val="00194881"/>
    <w:rsid w:val="00195090"/>
    <w:rsid w:val="001A1A7A"/>
    <w:rsid w:val="001A1B50"/>
    <w:rsid w:val="001A2302"/>
    <w:rsid w:val="001A7AB0"/>
    <w:rsid w:val="001B08E0"/>
    <w:rsid w:val="001B15B3"/>
    <w:rsid w:val="001B16F9"/>
    <w:rsid w:val="001B3286"/>
    <w:rsid w:val="001B3646"/>
    <w:rsid w:val="001B6800"/>
    <w:rsid w:val="001B70E7"/>
    <w:rsid w:val="001B7D51"/>
    <w:rsid w:val="001C7289"/>
    <w:rsid w:val="001C75E2"/>
    <w:rsid w:val="001D0C59"/>
    <w:rsid w:val="001D42E0"/>
    <w:rsid w:val="001D5B24"/>
    <w:rsid w:val="001D6C28"/>
    <w:rsid w:val="001E2198"/>
    <w:rsid w:val="001E380B"/>
    <w:rsid w:val="001E6303"/>
    <w:rsid w:val="001E75DB"/>
    <w:rsid w:val="001F144B"/>
    <w:rsid w:val="001F21DA"/>
    <w:rsid w:val="001F2D93"/>
    <w:rsid w:val="001F2E66"/>
    <w:rsid w:val="001F3CBB"/>
    <w:rsid w:val="001F4083"/>
    <w:rsid w:val="001F4D63"/>
    <w:rsid w:val="001F6CE6"/>
    <w:rsid w:val="00200DF5"/>
    <w:rsid w:val="00202950"/>
    <w:rsid w:val="00203043"/>
    <w:rsid w:val="00204611"/>
    <w:rsid w:val="00204B53"/>
    <w:rsid w:val="002063E3"/>
    <w:rsid w:val="00210961"/>
    <w:rsid w:val="00212732"/>
    <w:rsid w:val="00214B89"/>
    <w:rsid w:val="00214C5A"/>
    <w:rsid w:val="00217379"/>
    <w:rsid w:val="002174BF"/>
    <w:rsid w:val="00222167"/>
    <w:rsid w:val="002251AF"/>
    <w:rsid w:val="00225F91"/>
    <w:rsid w:val="00231874"/>
    <w:rsid w:val="002353B7"/>
    <w:rsid w:val="0023588F"/>
    <w:rsid w:val="00235D6C"/>
    <w:rsid w:val="00237512"/>
    <w:rsid w:val="002432CE"/>
    <w:rsid w:val="00243CA7"/>
    <w:rsid w:val="002441FB"/>
    <w:rsid w:val="002466AF"/>
    <w:rsid w:val="00252CE9"/>
    <w:rsid w:val="002545B3"/>
    <w:rsid w:val="002545E2"/>
    <w:rsid w:val="00264618"/>
    <w:rsid w:val="002666AD"/>
    <w:rsid w:val="00267AAA"/>
    <w:rsid w:val="002734CC"/>
    <w:rsid w:val="00274082"/>
    <w:rsid w:val="002754FD"/>
    <w:rsid w:val="00275928"/>
    <w:rsid w:val="00275E3F"/>
    <w:rsid w:val="00277147"/>
    <w:rsid w:val="00277C6B"/>
    <w:rsid w:val="00282088"/>
    <w:rsid w:val="0028638B"/>
    <w:rsid w:val="002872DD"/>
    <w:rsid w:val="0029003F"/>
    <w:rsid w:val="0029147F"/>
    <w:rsid w:val="002935A4"/>
    <w:rsid w:val="002A4907"/>
    <w:rsid w:val="002A5EEC"/>
    <w:rsid w:val="002A6948"/>
    <w:rsid w:val="002B07F1"/>
    <w:rsid w:val="002B26E1"/>
    <w:rsid w:val="002B2A5C"/>
    <w:rsid w:val="002B6759"/>
    <w:rsid w:val="002C00D5"/>
    <w:rsid w:val="002C53A2"/>
    <w:rsid w:val="002C5864"/>
    <w:rsid w:val="002C627C"/>
    <w:rsid w:val="002D058C"/>
    <w:rsid w:val="002D54C9"/>
    <w:rsid w:val="002D57C0"/>
    <w:rsid w:val="002D65B3"/>
    <w:rsid w:val="002E105D"/>
    <w:rsid w:val="002E22C1"/>
    <w:rsid w:val="002E2C67"/>
    <w:rsid w:val="002E3EEC"/>
    <w:rsid w:val="002F1388"/>
    <w:rsid w:val="002F2491"/>
    <w:rsid w:val="002F2B39"/>
    <w:rsid w:val="002F75E9"/>
    <w:rsid w:val="00300E97"/>
    <w:rsid w:val="00303E06"/>
    <w:rsid w:val="00303EBA"/>
    <w:rsid w:val="0030458B"/>
    <w:rsid w:val="0030588F"/>
    <w:rsid w:val="00313E09"/>
    <w:rsid w:val="00314693"/>
    <w:rsid w:val="0031560D"/>
    <w:rsid w:val="0032403B"/>
    <w:rsid w:val="00324E95"/>
    <w:rsid w:val="00326750"/>
    <w:rsid w:val="0032677A"/>
    <w:rsid w:val="00332C98"/>
    <w:rsid w:val="0033383A"/>
    <w:rsid w:val="0033620C"/>
    <w:rsid w:val="0034545F"/>
    <w:rsid w:val="00350688"/>
    <w:rsid w:val="00355B84"/>
    <w:rsid w:val="00357F28"/>
    <w:rsid w:val="00365B21"/>
    <w:rsid w:val="00371C90"/>
    <w:rsid w:val="003726FF"/>
    <w:rsid w:val="003772F1"/>
    <w:rsid w:val="00382BFD"/>
    <w:rsid w:val="00382CDE"/>
    <w:rsid w:val="00383AA7"/>
    <w:rsid w:val="00384370"/>
    <w:rsid w:val="00387E17"/>
    <w:rsid w:val="00390068"/>
    <w:rsid w:val="0039108C"/>
    <w:rsid w:val="00392D30"/>
    <w:rsid w:val="00393898"/>
    <w:rsid w:val="0039551C"/>
    <w:rsid w:val="003A037A"/>
    <w:rsid w:val="003A0BA8"/>
    <w:rsid w:val="003A108A"/>
    <w:rsid w:val="003A61EF"/>
    <w:rsid w:val="003A6251"/>
    <w:rsid w:val="003A7083"/>
    <w:rsid w:val="003B1004"/>
    <w:rsid w:val="003B220C"/>
    <w:rsid w:val="003C1AC5"/>
    <w:rsid w:val="003C21BD"/>
    <w:rsid w:val="003C514B"/>
    <w:rsid w:val="003C76D0"/>
    <w:rsid w:val="003D2B1A"/>
    <w:rsid w:val="003D56F9"/>
    <w:rsid w:val="003D6C0A"/>
    <w:rsid w:val="003D7098"/>
    <w:rsid w:val="003E2CCA"/>
    <w:rsid w:val="003E3558"/>
    <w:rsid w:val="003E500E"/>
    <w:rsid w:val="003F186D"/>
    <w:rsid w:val="003F2F41"/>
    <w:rsid w:val="003F607E"/>
    <w:rsid w:val="004007F8"/>
    <w:rsid w:val="004008BB"/>
    <w:rsid w:val="00401C39"/>
    <w:rsid w:val="00405C1C"/>
    <w:rsid w:val="00411128"/>
    <w:rsid w:val="004144BB"/>
    <w:rsid w:val="00416613"/>
    <w:rsid w:val="00417587"/>
    <w:rsid w:val="0042189A"/>
    <w:rsid w:val="00421A8C"/>
    <w:rsid w:val="00421B3E"/>
    <w:rsid w:val="00422981"/>
    <w:rsid w:val="0043061F"/>
    <w:rsid w:val="00431303"/>
    <w:rsid w:val="00433A30"/>
    <w:rsid w:val="00434CD1"/>
    <w:rsid w:val="00442A05"/>
    <w:rsid w:val="0044354A"/>
    <w:rsid w:val="00443E09"/>
    <w:rsid w:val="004465A2"/>
    <w:rsid w:val="004468BC"/>
    <w:rsid w:val="004501DA"/>
    <w:rsid w:val="00451692"/>
    <w:rsid w:val="00453149"/>
    <w:rsid w:val="0045340A"/>
    <w:rsid w:val="004545A0"/>
    <w:rsid w:val="00454743"/>
    <w:rsid w:val="00454A93"/>
    <w:rsid w:val="00456F02"/>
    <w:rsid w:val="0046487D"/>
    <w:rsid w:val="0046674D"/>
    <w:rsid w:val="00467B26"/>
    <w:rsid w:val="00470A4E"/>
    <w:rsid w:val="0047201C"/>
    <w:rsid w:val="00472DA6"/>
    <w:rsid w:val="00475579"/>
    <w:rsid w:val="00481108"/>
    <w:rsid w:val="00483A9F"/>
    <w:rsid w:val="0048409C"/>
    <w:rsid w:val="004848CA"/>
    <w:rsid w:val="0049044F"/>
    <w:rsid w:val="00492C89"/>
    <w:rsid w:val="00496578"/>
    <w:rsid w:val="004967D0"/>
    <w:rsid w:val="004A06E6"/>
    <w:rsid w:val="004A0C6A"/>
    <w:rsid w:val="004A20B2"/>
    <w:rsid w:val="004A735D"/>
    <w:rsid w:val="004B1A3E"/>
    <w:rsid w:val="004B527D"/>
    <w:rsid w:val="004B5F74"/>
    <w:rsid w:val="004C07C9"/>
    <w:rsid w:val="004C0854"/>
    <w:rsid w:val="004C0F6A"/>
    <w:rsid w:val="004C124D"/>
    <w:rsid w:val="004C364C"/>
    <w:rsid w:val="004C42D0"/>
    <w:rsid w:val="004C63B1"/>
    <w:rsid w:val="004C7DE1"/>
    <w:rsid w:val="004D1ABE"/>
    <w:rsid w:val="004D23A4"/>
    <w:rsid w:val="004D41B0"/>
    <w:rsid w:val="004D6355"/>
    <w:rsid w:val="004D6912"/>
    <w:rsid w:val="004D78E1"/>
    <w:rsid w:val="004E202B"/>
    <w:rsid w:val="004F07B7"/>
    <w:rsid w:val="004F13B1"/>
    <w:rsid w:val="004F3073"/>
    <w:rsid w:val="004F48F8"/>
    <w:rsid w:val="004F4A5B"/>
    <w:rsid w:val="004F5F51"/>
    <w:rsid w:val="004F72A1"/>
    <w:rsid w:val="00502530"/>
    <w:rsid w:val="00504710"/>
    <w:rsid w:val="005051ED"/>
    <w:rsid w:val="00506437"/>
    <w:rsid w:val="00510A6D"/>
    <w:rsid w:val="0051174B"/>
    <w:rsid w:val="005122C3"/>
    <w:rsid w:val="0051490F"/>
    <w:rsid w:val="0052016E"/>
    <w:rsid w:val="005210EE"/>
    <w:rsid w:val="00525769"/>
    <w:rsid w:val="005303DF"/>
    <w:rsid w:val="0053210E"/>
    <w:rsid w:val="00533349"/>
    <w:rsid w:val="005340CB"/>
    <w:rsid w:val="00536467"/>
    <w:rsid w:val="00550798"/>
    <w:rsid w:val="005509FF"/>
    <w:rsid w:val="005601AD"/>
    <w:rsid w:val="0057521A"/>
    <w:rsid w:val="005828CB"/>
    <w:rsid w:val="00582B87"/>
    <w:rsid w:val="005855D8"/>
    <w:rsid w:val="00585B5E"/>
    <w:rsid w:val="0058695A"/>
    <w:rsid w:val="005871F0"/>
    <w:rsid w:val="005876A6"/>
    <w:rsid w:val="00592104"/>
    <w:rsid w:val="00592AD3"/>
    <w:rsid w:val="00596A98"/>
    <w:rsid w:val="005A0FB9"/>
    <w:rsid w:val="005A217D"/>
    <w:rsid w:val="005A3354"/>
    <w:rsid w:val="005A4AC0"/>
    <w:rsid w:val="005A4AE0"/>
    <w:rsid w:val="005B02FF"/>
    <w:rsid w:val="005B3ADB"/>
    <w:rsid w:val="005C0E91"/>
    <w:rsid w:val="005C235F"/>
    <w:rsid w:val="005C5553"/>
    <w:rsid w:val="005D0711"/>
    <w:rsid w:val="005D12DF"/>
    <w:rsid w:val="005D2D69"/>
    <w:rsid w:val="005D31C0"/>
    <w:rsid w:val="005D5C90"/>
    <w:rsid w:val="005E0584"/>
    <w:rsid w:val="005E22A5"/>
    <w:rsid w:val="005E3242"/>
    <w:rsid w:val="005F27FE"/>
    <w:rsid w:val="005F295E"/>
    <w:rsid w:val="005F384E"/>
    <w:rsid w:val="005F6428"/>
    <w:rsid w:val="005F6BA4"/>
    <w:rsid w:val="005F7596"/>
    <w:rsid w:val="00600891"/>
    <w:rsid w:val="006020BA"/>
    <w:rsid w:val="00603975"/>
    <w:rsid w:val="00607362"/>
    <w:rsid w:val="00612785"/>
    <w:rsid w:val="00612E08"/>
    <w:rsid w:val="00612FED"/>
    <w:rsid w:val="00614527"/>
    <w:rsid w:val="00615460"/>
    <w:rsid w:val="00617535"/>
    <w:rsid w:val="00622E35"/>
    <w:rsid w:val="0062328E"/>
    <w:rsid w:val="006270FA"/>
    <w:rsid w:val="0062761D"/>
    <w:rsid w:val="00633755"/>
    <w:rsid w:val="006341E8"/>
    <w:rsid w:val="00635621"/>
    <w:rsid w:val="0063580A"/>
    <w:rsid w:val="0063634B"/>
    <w:rsid w:val="006413FF"/>
    <w:rsid w:val="006430EB"/>
    <w:rsid w:val="0064523D"/>
    <w:rsid w:val="00654A6A"/>
    <w:rsid w:val="00665634"/>
    <w:rsid w:val="006735A1"/>
    <w:rsid w:val="00674114"/>
    <w:rsid w:val="006756DC"/>
    <w:rsid w:val="006760E7"/>
    <w:rsid w:val="00677C0F"/>
    <w:rsid w:val="006800A3"/>
    <w:rsid w:val="00680798"/>
    <w:rsid w:val="00683629"/>
    <w:rsid w:val="006836AA"/>
    <w:rsid w:val="00684E4B"/>
    <w:rsid w:val="006946AD"/>
    <w:rsid w:val="00696787"/>
    <w:rsid w:val="006971E6"/>
    <w:rsid w:val="00697EF6"/>
    <w:rsid w:val="006A10EB"/>
    <w:rsid w:val="006A2A62"/>
    <w:rsid w:val="006A2B22"/>
    <w:rsid w:val="006A3BCB"/>
    <w:rsid w:val="006B2637"/>
    <w:rsid w:val="006B7AF1"/>
    <w:rsid w:val="006C11ED"/>
    <w:rsid w:val="006C3D4B"/>
    <w:rsid w:val="006D029D"/>
    <w:rsid w:val="006D05EB"/>
    <w:rsid w:val="006D1709"/>
    <w:rsid w:val="006D1A81"/>
    <w:rsid w:val="006D5227"/>
    <w:rsid w:val="006E0DED"/>
    <w:rsid w:val="006E1EEE"/>
    <w:rsid w:val="006E34A9"/>
    <w:rsid w:val="006E5ED3"/>
    <w:rsid w:val="006E6DE8"/>
    <w:rsid w:val="006F2530"/>
    <w:rsid w:val="006F7ECF"/>
    <w:rsid w:val="00701775"/>
    <w:rsid w:val="007042B5"/>
    <w:rsid w:val="0070481A"/>
    <w:rsid w:val="00705055"/>
    <w:rsid w:val="007054E7"/>
    <w:rsid w:val="007140F6"/>
    <w:rsid w:val="007143DB"/>
    <w:rsid w:val="0072088F"/>
    <w:rsid w:val="00722B86"/>
    <w:rsid w:val="00723308"/>
    <w:rsid w:val="00723BE1"/>
    <w:rsid w:val="00723CA0"/>
    <w:rsid w:val="00723FB3"/>
    <w:rsid w:val="00726DCD"/>
    <w:rsid w:val="00732F7B"/>
    <w:rsid w:val="00737B95"/>
    <w:rsid w:val="0074092C"/>
    <w:rsid w:val="00741CC2"/>
    <w:rsid w:val="00743848"/>
    <w:rsid w:val="0074426A"/>
    <w:rsid w:val="007461D6"/>
    <w:rsid w:val="007510B9"/>
    <w:rsid w:val="00752548"/>
    <w:rsid w:val="0075495E"/>
    <w:rsid w:val="00756E61"/>
    <w:rsid w:val="00757545"/>
    <w:rsid w:val="00760795"/>
    <w:rsid w:val="007618F1"/>
    <w:rsid w:val="007619D4"/>
    <w:rsid w:val="00761D5F"/>
    <w:rsid w:val="00761EDE"/>
    <w:rsid w:val="00762093"/>
    <w:rsid w:val="00762C08"/>
    <w:rsid w:val="007701D1"/>
    <w:rsid w:val="00772403"/>
    <w:rsid w:val="00772E3E"/>
    <w:rsid w:val="0077398D"/>
    <w:rsid w:val="007746E3"/>
    <w:rsid w:val="00774DD8"/>
    <w:rsid w:val="007833B3"/>
    <w:rsid w:val="00784F5C"/>
    <w:rsid w:val="00786040"/>
    <w:rsid w:val="0079371A"/>
    <w:rsid w:val="0079707C"/>
    <w:rsid w:val="00797CAC"/>
    <w:rsid w:val="007A045D"/>
    <w:rsid w:val="007A0E96"/>
    <w:rsid w:val="007A0EF8"/>
    <w:rsid w:val="007A25D4"/>
    <w:rsid w:val="007A5150"/>
    <w:rsid w:val="007A77E9"/>
    <w:rsid w:val="007A78D6"/>
    <w:rsid w:val="007B056D"/>
    <w:rsid w:val="007B231D"/>
    <w:rsid w:val="007B35BE"/>
    <w:rsid w:val="007B6437"/>
    <w:rsid w:val="007C115E"/>
    <w:rsid w:val="007C54F7"/>
    <w:rsid w:val="007C620B"/>
    <w:rsid w:val="007C695F"/>
    <w:rsid w:val="007C6CE4"/>
    <w:rsid w:val="007D0CCC"/>
    <w:rsid w:val="007D44CE"/>
    <w:rsid w:val="007D4F8B"/>
    <w:rsid w:val="007D79AF"/>
    <w:rsid w:val="007E1620"/>
    <w:rsid w:val="007E166A"/>
    <w:rsid w:val="007E5026"/>
    <w:rsid w:val="007F0A16"/>
    <w:rsid w:val="007F2AA6"/>
    <w:rsid w:val="007F525F"/>
    <w:rsid w:val="00805816"/>
    <w:rsid w:val="00806361"/>
    <w:rsid w:val="008109B6"/>
    <w:rsid w:val="008116A7"/>
    <w:rsid w:val="00812724"/>
    <w:rsid w:val="00813CFA"/>
    <w:rsid w:val="00822804"/>
    <w:rsid w:val="00823127"/>
    <w:rsid w:val="00826933"/>
    <w:rsid w:val="00826DC7"/>
    <w:rsid w:val="00827FC2"/>
    <w:rsid w:val="0083345B"/>
    <w:rsid w:val="00833B5D"/>
    <w:rsid w:val="00835B84"/>
    <w:rsid w:val="008369E1"/>
    <w:rsid w:val="008414D9"/>
    <w:rsid w:val="00842984"/>
    <w:rsid w:val="0084369F"/>
    <w:rsid w:val="00844733"/>
    <w:rsid w:val="00846742"/>
    <w:rsid w:val="008468CE"/>
    <w:rsid w:val="008628B8"/>
    <w:rsid w:val="00863A61"/>
    <w:rsid w:val="00864479"/>
    <w:rsid w:val="00864A9F"/>
    <w:rsid w:val="00864C4E"/>
    <w:rsid w:val="00867D28"/>
    <w:rsid w:val="00872E54"/>
    <w:rsid w:val="00875C01"/>
    <w:rsid w:val="00876D4A"/>
    <w:rsid w:val="008811ED"/>
    <w:rsid w:val="00881995"/>
    <w:rsid w:val="0088220A"/>
    <w:rsid w:val="008841FC"/>
    <w:rsid w:val="00885FAB"/>
    <w:rsid w:val="008862F8"/>
    <w:rsid w:val="0088666A"/>
    <w:rsid w:val="00887807"/>
    <w:rsid w:val="00890B9A"/>
    <w:rsid w:val="00895602"/>
    <w:rsid w:val="008961FE"/>
    <w:rsid w:val="00896513"/>
    <w:rsid w:val="00896C3A"/>
    <w:rsid w:val="008977D1"/>
    <w:rsid w:val="008A2B55"/>
    <w:rsid w:val="008A5C67"/>
    <w:rsid w:val="008B136D"/>
    <w:rsid w:val="008B578C"/>
    <w:rsid w:val="008B5DD6"/>
    <w:rsid w:val="008C007E"/>
    <w:rsid w:val="008C2C79"/>
    <w:rsid w:val="008C4206"/>
    <w:rsid w:val="008C5AE6"/>
    <w:rsid w:val="008D08D5"/>
    <w:rsid w:val="008D3D81"/>
    <w:rsid w:val="008D4B9E"/>
    <w:rsid w:val="008D59C9"/>
    <w:rsid w:val="008D5EC0"/>
    <w:rsid w:val="008E1141"/>
    <w:rsid w:val="008E47A4"/>
    <w:rsid w:val="008E50EE"/>
    <w:rsid w:val="008E5AB5"/>
    <w:rsid w:val="008E634D"/>
    <w:rsid w:val="008E6477"/>
    <w:rsid w:val="008F3E40"/>
    <w:rsid w:val="008F699E"/>
    <w:rsid w:val="00904B2B"/>
    <w:rsid w:val="00910F3D"/>
    <w:rsid w:val="009113B8"/>
    <w:rsid w:val="00911FCF"/>
    <w:rsid w:val="00913AFF"/>
    <w:rsid w:val="00914572"/>
    <w:rsid w:val="00916E34"/>
    <w:rsid w:val="0092031C"/>
    <w:rsid w:val="0092502B"/>
    <w:rsid w:val="009269F1"/>
    <w:rsid w:val="00927596"/>
    <w:rsid w:val="00930C17"/>
    <w:rsid w:val="00934197"/>
    <w:rsid w:val="00934E73"/>
    <w:rsid w:val="00936582"/>
    <w:rsid w:val="009373AF"/>
    <w:rsid w:val="00937741"/>
    <w:rsid w:val="00940C4F"/>
    <w:rsid w:val="00940E49"/>
    <w:rsid w:val="00941731"/>
    <w:rsid w:val="009440C9"/>
    <w:rsid w:val="009463C6"/>
    <w:rsid w:val="0094648D"/>
    <w:rsid w:val="00946B88"/>
    <w:rsid w:val="009472AD"/>
    <w:rsid w:val="00947B0A"/>
    <w:rsid w:val="0095127C"/>
    <w:rsid w:val="00952699"/>
    <w:rsid w:val="009552EF"/>
    <w:rsid w:val="0095595B"/>
    <w:rsid w:val="00956635"/>
    <w:rsid w:val="009642CC"/>
    <w:rsid w:val="0097324C"/>
    <w:rsid w:val="009748AE"/>
    <w:rsid w:val="00976A18"/>
    <w:rsid w:val="009845A6"/>
    <w:rsid w:val="00984C5C"/>
    <w:rsid w:val="00985B45"/>
    <w:rsid w:val="00987774"/>
    <w:rsid w:val="00994E4C"/>
    <w:rsid w:val="00996A0B"/>
    <w:rsid w:val="009A25B0"/>
    <w:rsid w:val="009A3B9C"/>
    <w:rsid w:val="009A45EB"/>
    <w:rsid w:val="009A4919"/>
    <w:rsid w:val="009A51AD"/>
    <w:rsid w:val="009A6F6B"/>
    <w:rsid w:val="009B1493"/>
    <w:rsid w:val="009B16B2"/>
    <w:rsid w:val="009B2765"/>
    <w:rsid w:val="009C0DDC"/>
    <w:rsid w:val="009C1917"/>
    <w:rsid w:val="009C6533"/>
    <w:rsid w:val="009C7465"/>
    <w:rsid w:val="009D0F10"/>
    <w:rsid w:val="009D27A9"/>
    <w:rsid w:val="009D2813"/>
    <w:rsid w:val="009D5FB4"/>
    <w:rsid w:val="009D7708"/>
    <w:rsid w:val="009E0DD5"/>
    <w:rsid w:val="009E4B83"/>
    <w:rsid w:val="009E4D2A"/>
    <w:rsid w:val="009E62C2"/>
    <w:rsid w:val="009F0315"/>
    <w:rsid w:val="009F0FBE"/>
    <w:rsid w:val="009F472C"/>
    <w:rsid w:val="00A00052"/>
    <w:rsid w:val="00A03281"/>
    <w:rsid w:val="00A03BD6"/>
    <w:rsid w:val="00A0421E"/>
    <w:rsid w:val="00A049A4"/>
    <w:rsid w:val="00A14068"/>
    <w:rsid w:val="00A149FA"/>
    <w:rsid w:val="00A16335"/>
    <w:rsid w:val="00A16DEC"/>
    <w:rsid w:val="00A20BE6"/>
    <w:rsid w:val="00A217E9"/>
    <w:rsid w:val="00A23BE9"/>
    <w:rsid w:val="00A264AE"/>
    <w:rsid w:val="00A32A54"/>
    <w:rsid w:val="00A32FA6"/>
    <w:rsid w:val="00A3563E"/>
    <w:rsid w:val="00A359DB"/>
    <w:rsid w:val="00A36248"/>
    <w:rsid w:val="00A40FF0"/>
    <w:rsid w:val="00A41E99"/>
    <w:rsid w:val="00A44FF5"/>
    <w:rsid w:val="00A52FD2"/>
    <w:rsid w:val="00A54874"/>
    <w:rsid w:val="00A55C6F"/>
    <w:rsid w:val="00A56E7C"/>
    <w:rsid w:val="00A5778C"/>
    <w:rsid w:val="00A60D0E"/>
    <w:rsid w:val="00A61482"/>
    <w:rsid w:val="00A620EE"/>
    <w:rsid w:val="00A62151"/>
    <w:rsid w:val="00A62932"/>
    <w:rsid w:val="00A641D8"/>
    <w:rsid w:val="00A64394"/>
    <w:rsid w:val="00A64798"/>
    <w:rsid w:val="00A64EC4"/>
    <w:rsid w:val="00A65526"/>
    <w:rsid w:val="00A708A2"/>
    <w:rsid w:val="00A715F5"/>
    <w:rsid w:val="00A725A8"/>
    <w:rsid w:val="00A736D7"/>
    <w:rsid w:val="00A77417"/>
    <w:rsid w:val="00A835A1"/>
    <w:rsid w:val="00A872CD"/>
    <w:rsid w:val="00A91C7A"/>
    <w:rsid w:val="00AA0CCF"/>
    <w:rsid w:val="00AA23ED"/>
    <w:rsid w:val="00AA5AF3"/>
    <w:rsid w:val="00AA5CC6"/>
    <w:rsid w:val="00AB37E9"/>
    <w:rsid w:val="00AB3C15"/>
    <w:rsid w:val="00AB4994"/>
    <w:rsid w:val="00AB6075"/>
    <w:rsid w:val="00AC0CAD"/>
    <w:rsid w:val="00AC0E66"/>
    <w:rsid w:val="00AC14CA"/>
    <w:rsid w:val="00AC296C"/>
    <w:rsid w:val="00AC3B86"/>
    <w:rsid w:val="00AC7ED4"/>
    <w:rsid w:val="00AD0E04"/>
    <w:rsid w:val="00AD10B6"/>
    <w:rsid w:val="00AD2732"/>
    <w:rsid w:val="00AD4C11"/>
    <w:rsid w:val="00AD5221"/>
    <w:rsid w:val="00AD5AA6"/>
    <w:rsid w:val="00AE0069"/>
    <w:rsid w:val="00AE00E7"/>
    <w:rsid w:val="00AE586A"/>
    <w:rsid w:val="00AF1082"/>
    <w:rsid w:val="00AF6F4E"/>
    <w:rsid w:val="00B05E29"/>
    <w:rsid w:val="00B05FEB"/>
    <w:rsid w:val="00B117F6"/>
    <w:rsid w:val="00B13621"/>
    <w:rsid w:val="00B14359"/>
    <w:rsid w:val="00B15C90"/>
    <w:rsid w:val="00B178B5"/>
    <w:rsid w:val="00B23856"/>
    <w:rsid w:val="00B25844"/>
    <w:rsid w:val="00B258AB"/>
    <w:rsid w:val="00B30419"/>
    <w:rsid w:val="00B32188"/>
    <w:rsid w:val="00B33EF7"/>
    <w:rsid w:val="00B34DCD"/>
    <w:rsid w:val="00B41FD4"/>
    <w:rsid w:val="00B46EBE"/>
    <w:rsid w:val="00B4708D"/>
    <w:rsid w:val="00B47184"/>
    <w:rsid w:val="00B52F18"/>
    <w:rsid w:val="00B549A8"/>
    <w:rsid w:val="00B54EA6"/>
    <w:rsid w:val="00B557D7"/>
    <w:rsid w:val="00B56AF3"/>
    <w:rsid w:val="00B60EA5"/>
    <w:rsid w:val="00B6582D"/>
    <w:rsid w:val="00B70C10"/>
    <w:rsid w:val="00B7153F"/>
    <w:rsid w:val="00B75216"/>
    <w:rsid w:val="00B75455"/>
    <w:rsid w:val="00B75F98"/>
    <w:rsid w:val="00B8150D"/>
    <w:rsid w:val="00B82D9B"/>
    <w:rsid w:val="00B83A35"/>
    <w:rsid w:val="00B948FB"/>
    <w:rsid w:val="00BA0791"/>
    <w:rsid w:val="00BA7B7F"/>
    <w:rsid w:val="00BB265D"/>
    <w:rsid w:val="00BB4E04"/>
    <w:rsid w:val="00BC151C"/>
    <w:rsid w:val="00BC222E"/>
    <w:rsid w:val="00BC231B"/>
    <w:rsid w:val="00BC2624"/>
    <w:rsid w:val="00BC2ABC"/>
    <w:rsid w:val="00BC2D7E"/>
    <w:rsid w:val="00BC37CE"/>
    <w:rsid w:val="00BC4DE1"/>
    <w:rsid w:val="00BC5A27"/>
    <w:rsid w:val="00BC746A"/>
    <w:rsid w:val="00BD0A87"/>
    <w:rsid w:val="00BD6E42"/>
    <w:rsid w:val="00BE199C"/>
    <w:rsid w:val="00BE3664"/>
    <w:rsid w:val="00BF079F"/>
    <w:rsid w:val="00BF0D5F"/>
    <w:rsid w:val="00BF5FB3"/>
    <w:rsid w:val="00BF6FA1"/>
    <w:rsid w:val="00C03E04"/>
    <w:rsid w:val="00C0407A"/>
    <w:rsid w:val="00C05A34"/>
    <w:rsid w:val="00C07588"/>
    <w:rsid w:val="00C07891"/>
    <w:rsid w:val="00C10A1B"/>
    <w:rsid w:val="00C21AED"/>
    <w:rsid w:val="00C239AA"/>
    <w:rsid w:val="00C2472B"/>
    <w:rsid w:val="00C27623"/>
    <w:rsid w:val="00C27999"/>
    <w:rsid w:val="00C279A4"/>
    <w:rsid w:val="00C30B9D"/>
    <w:rsid w:val="00C3518C"/>
    <w:rsid w:val="00C3671D"/>
    <w:rsid w:val="00C371FD"/>
    <w:rsid w:val="00C37676"/>
    <w:rsid w:val="00C41783"/>
    <w:rsid w:val="00C42088"/>
    <w:rsid w:val="00C44BA0"/>
    <w:rsid w:val="00C50EB7"/>
    <w:rsid w:val="00C517C0"/>
    <w:rsid w:val="00C51E6C"/>
    <w:rsid w:val="00C52D1F"/>
    <w:rsid w:val="00C53F6C"/>
    <w:rsid w:val="00C5409E"/>
    <w:rsid w:val="00C54F9D"/>
    <w:rsid w:val="00C55532"/>
    <w:rsid w:val="00C572A1"/>
    <w:rsid w:val="00C5796E"/>
    <w:rsid w:val="00C60A2F"/>
    <w:rsid w:val="00C60AF3"/>
    <w:rsid w:val="00C61013"/>
    <w:rsid w:val="00C613F0"/>
    <w:rsid w:val="00C620B9"/>
    <w:rsid w:val="00C76403"/>
    <w:rsid w:val="00C76DF9"/>
    <w:rsid w:val="00C80318"/>
    <w:rsid w:val="00C80EBF"/>
    <w:rsid w:val="00C8208F"/>
    <w:rsid w:val="00C821B3"/>
    <w:rsid w:val="00C83DC6"/>
    <w:rsid w:val="00C85588"/>
    <w:rsid w:val="00C86CAC"/>
    <w:rsid w:val="00C90580"/>
    <w:rsid w:val="00C92FE7"/>
    <w:rsid w:val="00C9597B"/>
    <w:rsid w:val="00C95A94"/>
    <w:rsid w:val="00C97686"/>
    <w:rsid w:val="00CA0193"/>
    <w:rsid w:val="00CA40A4"/>
    <w:rsid w:val="00CB1154"/>
    <w:rsid w:val="00CB38C8"/>
    <w:rsid w:val="00CB5119"/>
    <w:rsid w:val="00CB6D4B"/>
    <w:rsid w:val="00CB7186"/>
    <w:rsid w:val="00CC1E97"/>
    <w:rsid w:val="00CC2B01"/>
    <w:rsid w:val="00CC331B"/>
    <w:rsid w:val="00CC374D"/>
    <w:rsid w:val="00CC3A31"/>
    <w:rsid w:val="00CC4509"/>
    <w:rsid w:val="00CD1634"/>
    <w:rsid w:val="00CD2947"/>
    <w:rsid w:val="00CD2CAC"/>
    <w:rsid w:val="00CD500C"/>
    <w:rsid w:val="00CD5C48"/>
    <w:rsid w:val="00CD61B7"/>
    <w:rsid w:val="00CD6F1B"/>
    <w:rsid w:val="00CE0D6E"/>
    <w:rsid w:val="00CE3988"/>
    <w:rsid w:val="00CE7C67"/>
    <w:rsid w:val="00CE7EBA"/>
    <w:rsid w:val="00CF12A8"/>
    <w:rsid w:val="00CF1B5B"/>
    <w:rsid w:val="00CF36B7"/>
    <w:rsid w:val="00CF3819"/>
    <w:rsid w:val="00CF45ED"/>
    <w:rsid w:val="00CF4E9D"/>
    <w:rsid w:val="00CF4F44"/>
    <w:rsid w:val="00D002B4"/>
    <w:rsid w:val="00D01129"/>
    <w:rsid w:val="00D0273D"/>
    <w:rsid w:val="00D029E9"/>
    <w:rsid w:val="00D03CED"/>
    <w:rsid w:val="00D048C6"/>
    <w:rsid w:val="00D17A73"/>
    <w:rsid w:val="00D17C97"/>
    <w:rsid w:val="00D22171"/>
    <w:rsid w:val="00D23ADD"/>
    <w:rsid w:val="00D24C9D"/>
    <w:rsid w:val="00D27A8C"/>
    <w:rsid w:val="00D301C4"/>
    <w:rsid w:val="00D307E9"/>
    <w:rsid w:val="00D31915"/>
    <w:rsid w:val="00D31D44"/>
    <w:rsid w:val="00D321A7"/>
    <w:rsid w:val="00D33BF8"/>
    <w:rsid w:val="00D3513A"/>
    <w:rsid w:val="00D375C6"/>
    <w:rsid w:val="00D4118C"/>
    <w:rsid w:val="00D413EC"/>
    <w:rsid w:val="00D43062"/>
    <w:rsid w:val="00D44210"/>
    <w:rsid w:val="00D5389D"/>
    <w:rsid w:val="00D5394F"/>
    <w:rsid w:val="00D53AD1"/>
    <w:rsid w:val="00D560A0"/>
    <w:rsid w:val="00D568D0"/>
    <w:rsid w:val="00D61270"/>
    <w:rsid w:val="00D637BB"/>
    <w:rsid w:val="00D63A49"/>
    <w:rsid w:val="00D666B0"/>
    <w:rsid w:val="00D66E13"/>
    <w:rsid w:val="00D673D9"/>
    <w:rsid w:val="00D67D49"/>
    <w:rsid w:val="00D70526"/>
    <w:rsid w:val="00D729C7"/>
    <w:rsid w:val="00D72DED"/>
    <w:rsid w:val="00D7305E"/>
    <w:rsid w:val="00D752E1"/>
    <w:rsid w:val="00D833BA"/>
    <w:rsid w:val="00D8555D"/>
    <w:rsid w:val="00D93D06"/>
    <w:rsid w:val="00D97066"/>
    <w:rsid w:val="00D97757"/>
    <w:rsid w:val="00DA14F8"/>
    <w:rsid w:val="00DA1F26"/>
    <w:rsid w:val="00DA3412"/>
    <w:rsid w:val="00DA3DBB"/>
    <w:rsid w:val="00DA3F0F"/>
    <w:rsid w:val="00DA515D"/>
    <w:rsid w:val="00DA6443"/>
    <w:rsid w:val="00DA6BD9"/>
    <w:rsid w:val="00DA7830"/>
    <w:rsid w:val="00DB0AE5"/>
    <w:rsid w:val="00DB326A"/>
    <w:rsid w:val="00DB3E32"/>
    <w:rsid w:val="00DB43ED"/>
    <w:rsid w:val="00DB54AC"/>
    <w:rsid w:val="00DB5F83"/>
    <w:rsid w:val="00DB7E58"/>
    <w:rsid w:val="00DC4BD4"/>
    <w:rsid w:val="00DC4C38"/>
    <w:rsid w:val="00DC5815"/>
    <w:rsid w:val="00DC5C68"/>
    <w:rsid w:val="00DC6F58"/>
    <w:rsid w:val="00DD1A5E"/>
    <w:rsid w:val="00DD2006"/>
    <w:rsid w:val="00DD2891"/>
    <w:rsid w:val="00DD3C06"/>
    <w:rsid w:val="00DD42B4"/>
    <w:rsid w:val="00DD4FC4"/>
    <w:rsid w:val="00DD5A28"/>
    <w:rsid w:val="00DD6F07"/>
    <w:rsid w:val="00DE0C36"/>
    <w:rsid w:val="00DE16DD"/>
    <w:rsid w:val="00DE21F4"/>
    <w:rsid w:val="00DE3C79"/>
    <w:rsid w:val="00DE6CEC"/>
    <w:rsid w:val="00DF314C"/>
    <w:rsid w:val="00DF3D7D"/>
    <w:rsid w:val="00DF58EA"/>
    <w:rsid w:val="00DF5969"/>
    <w:rsid w:val="00E02047"/>
    <w:rsid w:val="00E03AC0"/>
    <w:rsid w:val="00E04CF6"/>
    <w:rsid w:val="00E05393"/>
    <w:rsid w:val="00E0542C"/>
    <w:rsid w:val="00E0599D"/>
    <w:rsid w:val="00E067FD"/>
    <w:rsid w:val="00E1074C"/>
    <w:rsid w:val="00E131CB"/>
    <w:rsid w:val="00E13279"/>
    <w:rsid w:val="00E1738B"/>
    <w:rsid w:val="00E17CB7"/>
    <w:rsid w:val="00E20724"/>
    <w:rsid w:val="00E20BCD"/>
    <w:rsid w:val="00E20C1B"/>
    <w:rsid w:val="00E21175"/>
    <w:rsid w:val="00E22822"/>
    <w:rsid w:val="00E23712"/>
    <w:rsid w:val="00E250FE"/>
    <w:rsid w:val="00E37F09"/>
    <w:rsid w:val="00E40539"/>
    <w:rsid w:val="00E40877"/>
    <w:rsid w:val="00E4093D"/>
    <w:rsid w:val="00E426EA"/>
    <w:rsid w:val="00E44D4C"/>
    <w:rsid w:val="00E46A03"/>
    <w:rsid w:val="00E501E4"/>
    <w:rsid w:val="00E520E9"/>
    <w:rsid w:val="00E52B92"/>
    <w:rsid w:val="00E53E50"/>
    <w:rsid w:val="00E57A3D"/>
    <w:rsid w:val="00E60186"/>
    <w:rsid w:val="00E61A0E"/>
    <w:rsid w:val="00E632D5"/>
    <w:rsid w:val="00E660AB"/>
    <w:rsid w:val="00E71B64"/>
    <w:rsid w:val="00E73D95"/>
    <w:rsid w:val="00E7495B"/>
    <w:rsid w:val="00E770B7"/>
    <w:rsid w:val="00E818C4"/>
    <w:rsid w:val="00E82C8A"/>
    <w:rsid w:val="00E82C8C"/>
    <w:rsid w:val="00E84226"/>
    <w:rsid w:val="00E94376"/>
    <w:rsid w:val="00E95F08"/>
    <w:rsid w:val="00E96645"/>
    <w:rsid w:val="00EA2A59"/>
    <w:rsid w:val="00EA5650"/>
    <w:rsid w:val="00EA6ACD"/>
    <w:rsid w:val="00EA6E5F"/>
    <w:rsid w:val="00EA70E9"/>
    <w:rsid w:val="00EA7CEA"/>
    <w:rsid w:val="00EB18D1"/>
    <w:rsid w:val="00EB74CE"/>
    <w:rsid w:val="00EB79D7"/>
    <w:rsid w:val="00EC03C6"/>
    <w:rsid w:val="00EC13ED"/>
    <w:rsid w:val="00EC1E56"/>
    <w:rsid w:val="00EC2939"/>
    <w:rsid w:val="00EC3822"/>
    <w:rsid w:val="00EC653F"/>
    <w:rsid w:val="00EC7A04"/>
    <w:rsid w:val="00ED4717"/>
    <w:rsid w:val="00ED6963"/>
    <w:rsid w:val="00ED730E"/>
    <w:rsid w:val="00EE179D"/>
    <w:rsid w:val="00EE266C"/>
    <w:rsid w:val="00EE61B0"/>
    <w:rsid w:val="00EE69ED"/>
    <w:rsid w:val="00EE7175"/>
    <w:rsid w:val="00EE7C82"/>
    <w:rsid w:val="00EF020E"/>
    <w:rsid w:val="00EF4648"/>
    <w:rsid w:val="00EF488D"/>
    <w:rsid w:val="00F02CA4"/>
    <w:rsid w:val="00F11061"/>
    <w:rsid w:val="00F12073"/>
    <w:rsid w:val="00F14CFA"/>
    <w:rsid w:val="00F17D1E"/>
    <w:rsid w:val="00F17E27"/>
    <w:rsid w:val="00F21062"/>
    <w:rsid w:val="00F21E51"/>
    <w:rsid w:val="00F22396"/>
    <w:rsid w:val="00F22570"/>
    <w:rsid w:val="00F31708"/>
    <w:rsid w:val="00F33E4F"/>
    <w:rsid w:val="00F36C54"/>
    <w:rsid w:val="00F40D2A"/>
    <w:rsid w:val="00F42850"/>
    <w:rsid w:val="00F43C4E"/>
    <w:rsid w:val="00F43DE1"/>
    <w:rsid w:val="00F4458C"/>
    <w:rsid w:val="00F450BF"/>
    <w:rsid w:val="00F469AC"/>
    <w:rsid w:val="00F51742"/>
    <w:rsid w:val="00F51C4C"/>
    <w:rsid w:val="00F53012"/>
    <w:rsid w:val="00F56587"/>
    <w:rsid w:val="00F6114A"/>
    <w:rsid w:val="00F61950"/>
    <w:rsid w:val="00F61D22"/>
    <w:rsid w:val="00F61DAC"/>
    <w:rsid w:val="00F62D12"/>
    <w:rsid w:val="00F66987"/>
    <w:rsid w:val="00F722D9"/>
    <w:rsid w:val="00F72E87"/>
    <w:rsid w:val="00F7702E"/>
    <w:rsid w:val="00F81942"/>
    <w:rsid w:val="00F822F8"/>
    <w:rsid w:val="00F84B85"/>
    <w:rsid w:val="00F851E1"/>
    <w:rsid w:val="00F912CD"/>
    <w:rsid w:val="00F94443"/>
    <w:rsid w:val="00F96341"/>
    <w:rsid w:val="00F97ACA"/>
    <w:rsid w:val="00FA0F6C"/>
    <w:rsid w:val="00FA1AAF"/>
    <w:rsid w:val="00FA319D"/>
    <w:rsid w:val="00FA3A88"/>
    <w:rsid w:val="00FA4958"/>
    <w:rsid w:val="00FA5A39"/>
    <w:rsid w:val="00FA6C8C"/>
    <w:rsid w:val="00FB5A21"/>
    <w:rsid w:val="00FB600B"/>
    <w:rsid w:val="00FB64E8"/>
    <w:rsid w:val="00FB6CAC"/>
    <w:rsid w:val="00FB7582"/>
    <w:rsid w:val="00FC1996"/>
    <w:rsid w:val="00FC4A1D"/>
    <w:rsid w:val="00FC6C23"/>
    <w:rsid w:val="00FC7573"/>
    <w:rsid w:val="00FD002A"/>
    <w:rsid w:val="00FD0059"/>
    <w:rsid w:val="00FD0B5F"/>
    <w:rsid w:val="00FD373E"/>
    <w:rsid w:val="00FD3775"/>
    <w:rsid w:val="00FD4311"/>
    <w:rsid w:val="00FD5AA8"/>
    <w:rsid w:val="00FE0197"/>
    <w:rsid w:val="00FE3904"/>
    <w:rsid w:val="00FE5B0E"/>
    <w:rsid w:val="00FF3FFD"/>
    <w:rsid w:val="00FF5B0B"/>
    <w:rsid w:val="00FF64AD"/>
    <w:rsid w:val="00FF6E6E"/>
    <w:rsid w:val="00FF75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9A25AADA-CA9C-431F-9472-46F0616A5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722D9"/>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AB6075"/>
    <w:rPr>
      <w:rFonts w:ascii="Lucida Console" w:hAnsi="Lucida Console"/>
      <w:color w:val="747959"/>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A36248"/>
    <w:pPr>
      <w:ind w:left="66"/>
    </w:pPr>
    <w:rPr>
      <w:rFonts w:ascii="Arial" w:hAnsi="Arial"/>
      <w:sz w:val="20"/>
      <w:szCs w:val="20"/>
    </w:rPr>
  </w:style>
  <w:style w:type="character" w:customStyle="1" w:styleId="CommentTextChar">
    <w:name w:val="Comment Text Char"/>
    <w:basedOn w:val="DefaultParagraphFont"/>
    <w:link w:val="CommentText"/>
    <w:uiPriority w:val="99"/>
    <w:rsid w:val="00A36248"/>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autoRedefine/>
    <w:qFormat/>
    <w:rsid w:val="00140AC6"/>
    <w:pPr>
      <w:spacing w:before="240" w:after="240" w:line="240" w:lineRule="auto"/>
      <w:jc w:val="center"/>
    </w:pPr>
    <w:rPr>
      <w:rFonts w:ascii="Times New Roman" w:eastAsia="Times New Roman" w:hAnsi="Times New Roman" w:cs="Times New Roman"/>
      <w:noProof/>
      <w:sz w:val="18"/>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4"/>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customStyle="1" w:styleId="code">
    <w:name w:val="code"/>
    <w:basedOn w:val="Normal"/>
    <w:uiPriority w:val="99"/>
    <w:rsid w:val="00195090"/>
    <w:pPr>
      <w:tabs>
        <w:tab w:val="left" w:pos="1710"/>
      </w:tabs>
      <w:overflowPunct w:val="0"/>
      <w:autoSpaceDE w:val="0"/>
      <w:autoSpaceDN w:val="0"/>
      <w:adjustRightInd w:val="0"/>
      <w:spacing w:after="0" w:line="480" w:lineRule="auto"/>
      <w:ind w:right="-360"/>
      <w:textAlignment w:val="baseline"/>
    </w:pPr>
    <w:rPr>
      <w:rFonts w:ascii="Courier New" w:hAnsi="Courier New" w:cs="Courier New"/>
      <w:sz w:val="18"/>
      <w:szCs w:val="18"/>
      <w:lang w:val="en-GB"/>
    </w:rPr>
  </w:style>
  <w:style w:type="character" w:customStyle="1" w:styleId="contenttext">
    <w:name w:val="contenttext"/>
    <w:basedOn w:val="DefaultParagraphFont"/>
    <w:uiPriority w:val="99"/>
    <w:rsid w:val="00195090"/>
  </w:style>
  <w:style w:type="paragraph" w:styleId="NormalWeb">
    <w:name w:val="Normal (Web)"/>
    <w:basedOn w:val="Normal"/>
    <w:uiPriority w:val="99"/>
    <w:semiHidden/>
    <w:unhideWhenUsed/>
    <w:rsid w:val="00107ACE"/>
    <w:pPr>
      <w:spacing w:before="100" w:beforeAutospacing="1" w:after="100" w:afterAutospacing="1"/>
    </w:pPr>
    <w:rPr>
      <w:sz w:val="24"/>
      <w:lang w:val="en-GB" w:eastAsia="en-GB"/>
    </w:rPr>
  </w:style>
  <w:style w:type="character" w:styleId="UnresolvedMention">
    <w:name w:val="Unresolved Mention"/>
    <w:basedOn w:val="DefaultParagraphFont"/>
    <w:uiPriority w:val="99"/>
    <w:semiHidden/>
    <w:unhideWhenUsed/>
    <w:rsid w:val="00DA515D"/>
    <w:rPr>
      <w:color w:val="605E5C"/>
      <w:shd w:val="clear" w:color="auto" w:fill="E1DFDD"/>
    </w:rPr>
  </w:style>
  <w:style w:type="character" w:customStyle="1" w:styleId="URLPACKT">
    <w:name w:val="URL [PACKT]"/>
    <w:uiPriority w:val="1"/>
    <w:qFormat/>
    <w:rsid w:val="00C3518C"/>
    <w:rPr>
      <w:rFonts w:ascii="Lucida Console" w:hAnsi="Lucida Console"/>
      <w:color w:val="0000FF"/>
      <w:sz w:val="19"/>
    </w:rPr>
  </w:style>
  <w:style w:type="character" w:customStyle="1" w:styleId="ChapterRefPACKT">
    <w:name w:val="Chapter Ref [PACKT]"/>
    <w:uiPriority w:val="1"/>
    <w:rsid w:val="00F851E1"/>
    <w:rPr>
      <w:rFonts w:ascii="Times New Roman" w:hAnsi="Times New Roman"/>
      <w:i/>
      <w:color w:val="808000"/>
      <w:sz w:val="22"/>
      <w:lang w:val="en-GB"/>
    </w:rPr>
  </w:style>
  <w:style w:type="paragraph" w:customStyle="1" w:styleId="FigureCaptionPACKT">
    <w:name w:val="Figure Caption [PACKT]"/>
    <w:basedOn w:val="FigurePACKT"/>
    <w:autoRedefine/>
    <w:rsid w:val="00823127"/>
    <w:rPr>
      <w:sz w:val="20"/>
    </w:rPr>
  </w:style>
  <w:style w:type="paragraph" w:styleId="Revision">
    <w:name w:val="Revision"/>
    <w:hidden/>
    <w:uiPriority w:val="99"/>
    <w:semiHidden/>
    <w:rsid w:val="007701D1"/>
    <w:pPr>
      <w:spacing w:after="0" w:line="240" w:lineRule="auto"/>
    </w:pPr>
    <w:rPr>
      <w:rFonts w:ascii="Times New Roman" w:eastAsia="Times New Roman" w:hAnsi="Times New Roman" w:cs="Times New Roman"/>
      <w:szCs w:val="24"/>
      <w:lang w:val="en-US"/>
    </w:rPr>
  </w:style>
  <w:style w:type="character" w:styleId="FollowedHyperlink">
    <w:name w:val="FollowedHyperlink"/>
    <w:basedOn w:val="DefaultParagraphFont"/>
    <w:uiPriority w:val="99"/>
    <w:semiHidden/>
    <w:unhideWhenUsed/>
    <w:rsid w:val="00F4458C"/>
    <w:rPr>
      <w:color w:val="954F72" w:themeColor="followedHyperlink"/>
      <w:u w:val="single"/>
    </w:rPr>
  </w:style>
  <w:style w:type="paragraph" w:customStyle="1" w:styleId="Chapterref">
    <w:name w:val="Chapterref"/>
    <w:basedOn w:val="NormalPACKT"/>
    <w:rsid w:val="00680798"/>
  </w:style>
  <w:style w:type="character" w:customStyle="1" w:styleId="ChapterrefPACKT0">
    <w:name w:val="Chapterref [PACKT]"/>
    <w:uiPriority w:val="99"/>
    <w:locked/>
    <w:rsid w:val="003B220C"/>
    <w:rPr>
      <w:rFonts w:ascii="Times New Roman" w:hAnsi="Times New Roman"/>
      <w:i/>
      <w:dstrike w:val="0"/>
      <w:color w:val="808000"/>
      <w:sz w:val="22"/>
      <w:szCs w:val="22"/>
      <w:u w:val="none"/>
      <w:vertAlign w:val="baseline"/>
    </w:rPr>
  </w:style>
  <w:style w:type="character" w:customStyle="1" w:styleId="ScreenTextPACKT">
    <w:name w:val="Screen Text [PACKT]"/>
    <w:uiPriority w:val="99"/>
    <w:locked/>
    <w:rsid w:val="00A149FA"/>
    <w:rPr>
      <w:rFonts w:ascii="Times New Roman" w:hAnsi="Times New Roman"/>
      <w:b/>
      <w:color w:val="008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70461144">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1499464074">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64842">
      <w:bodyDiv w:val="1"/>
      <w:marLeft w:val="0"/>
      <w:marRight w:val="0"/>
      <w:marTop w:val="0"/>
      <w:marBottom w:val="0"/>
      <w:divBdr>
        <w:top w:val="none" w:sz="0" w:space="0" w:color="auto"/>
        <w:left w:val="none" w:sz="0" w:space="0" w:color="auto"/>
        <w:bottom w:val="none" w:sz="0" w:space="0" w:color="auto"/>
        <w:right w:val="none" w:sz="0" w:space="0" w:color="auto"/>
      </w:divBdr>
      <w:divsChild>
        <w:div w:id="1823813792">
          <w:marLeft w:val="0"/>
          <w:marRight w:val="0"/>
          <w:marTop w:val="0"/>
          <w:marBottom w:val="0"/>
          <w:divBdr>
            <w:top w:val="none" w:sz="0" w:space="0" w:color="auto"/>
            <w:left w:val="none" w:sz="0" w:space="0" w:color="auto"/>
            <w:bottom w:val="none" w:sz="0" w:space="0" w:color="auto"/>
            <w:right w:val="none" w:sz="0" w:space="0" w:color="auto"/>
          </w:divBdr>
          <w:divsChild>
            <w:div w:id="148631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54814206">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270116795">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08412">
      <w:bodyDiv w:val="1"/>
      <w:marLeft w:val="0"/>
      <w:marRight w:val="0"/>
      <w:marTop w:val="0"/>
      <w:marBottom w:val="0"/>
      <w:divBdr>
        <w:top w:val="none" w:sz="0" w:space="0" w:color="auto"/>
        <w:left w:val="none" w:sz="0" w:space="0" w:color="auto"/>
        <w:bottom w:val="none" w:sz="0" w:space="0" w:color="auto"/>
        <w:right w:val="none" w:sz="0" w:space="0" w:color="auto"/>
      </w:divBdr>
      <w:divsChild>
        <w:div w:id="71245336">
          <w:marLeft w:val="0"/>
          <w:marRight w:val="0"/>
          <w:marTop w:val="0"/>
          <w:marBottom w:val="0"/>
          <w:divBdr>
            <w:top w:val="none" w:sz="0" w:space="0" w:color="auto"/>
            <w:left w:val="none" w:sz="0" w:space="0" w:color="auto"/>
            <w:bottom w:val="none" w:sz="0" w:space="0" w:color="auto"/>
            <w:right w:val="none" w:sz="0" w:space="0" w:color="auto"/>
          </w:divBdr>
          <w:divsChild>
            <w:div w:id="89283128">
              <w:marLeft w:val="0"/>
              <w:marRight w:val="0"/>
              <w:marTop w:val="0"/>
              <w:marBottom w:val="0"/>
              <w:divBdr>
                <w:top w:val="none" w:sz="0" w:space="0" w:color="auto"/>
                <w:left w:val="none" w:sz="0" w:space="0" w:color="auto"/>
                <w:bottom w:val="none" w:sz="0" w:space="0" w:color="auto"/>
                <w:right w:val="none" w:sz="0" w:space="0" w:color="auto"/>
              </w:divBdr>
            </w:div>
            <w:div w:id="1087773628">
              <w:marLeft w:val="0"/>
              <w:marRight w:val="0"/>
              <w:marTop w:val="0"/>
              <w:marBottom w:val="0"/>
              <w:divBdr>
                <w:top w:val="none" w:sz="0" w:space="0" w:color="auto"/>
                <w:left w:val="none" w:sz="0" w:space="0" w:color="auto"/>
                <w:bottom w:val="none" w:sz="0" w:space="0" w:color="auto"/>
                <w:right w:val="none" w:sz="0" w:space="0" w:color="auto"/>
              </w:divBdr>
            </w:div>
            <w:div w:id="22461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61340">
      <w:bodyDiv w:val="1"/>
      <w:marLeft w:val="0"/>
      <w:marRight w:val="0"/>
      <w:marTop w:val="0"/>
      <w:marBottom w:val="0"/>
      <w:divBdr>
        <w:top w:val="none" w:sz="0" w:space="0" w:color="auto"/>
        <w:left w:val="none" w:sz="0" w:space="0" w:color="auto"/>
        <w:bottom w:val="none" w:sz="0" w:space="0" w:color="auto"/>
        <w:right w:val="none" w:sz="0" w:space="0" w:color="auto"/>
      </w:divBdr>
      <w:divsChild>
        <w:div w:id="407581083">
          <w:marLeft w:val="0"/>
          <w:marRight w:val="0"/>
          <w:marTop w:val="0"/>
          <w:marBottom w:val="0"/>
          <w:divBdr>
            <w:top w:val="none" w:sz="0" w:space="0" w:color="auto"/>
            <w:left w:val="none" w:sz="0" w:space="0" w:color="auto"/>
            <w:bottom w:val="none" w:sz="0" w:space="0" w:color="auto"/>
            <w:right w:val="none" w:sz="0" w:space="0" w:color="auto"/>
          </w:divBdr>
          <w:divsChild>
            <w:div w:id="194849549">
              <w:marLeft w:val="0"/>
              <w:marRight w:val="0"/>
              <w:marTop w:val="0"/>
              <w:marBottom w:val="0"/>
              <w:divBdr>
                <w:top w:val="none" w:sz="0" w:space="0" w:color="auto"/>
                <w:left w:val="none" w:sz="0" w:space="0" w:color="auto"/>
                <w:bottom w:val="none" w:sz="0" w:space="0" w:color="auto"/>
                <w:right w:val="none" w:sz="0" w:space="0" w:color="auto"/>
              </w:divBdr>
            </w:div>
            <w:div w:id="350109073">
              <w:marLeft w:val="0"/>
              <w:marRight w:val="0"/>
              <w:marTop w:val="0"/>
              <w:marBottom w:val="0"/>
              <w:divBdr>
                <w:top w:val="none" w:sz="0" w:space="0" w:color="auto"/>
                <w:left w:val="none" w:sz="0" w:space="0" w:color="auto"/>
                <w:bottom w:val="none" w:sz="0" w:space="0" w:color="auto"/>
                <w:right w:val="none" w:sz="0" w:space="0" w:color="auto"/>
              </w:divBdr>
            </w:div>
            <w:div w:id="85078827">
              <w:marLeft w:val="0"/>
              <w:marRight w:val="0"/>
              <w:marTop w:val="0"/>
              <w:marBottom w:val="0"/>
              <w:divBdr>
                <w:top w:val="none" w:sz="0" w:space="0" w:color="auto"/>
                <w:left w:val="none" w:sz="0" w:space="0" w:color="auto"/>
                <w:bottom w:val="none" w:sz="0" w:space="0" w:color="auto"/>
                <w:right w:val="none" w:sz="0" w:space="0" w:color="auto"/>
              </w:divBdr>
            </w:div>
            <w:div w:id="359431708">
              <w:marLeft w:val="0"/>
              <w:marRight w:val="0"/>
              <w:marTop w:val="0"/>
              <w:marBottom w:val="0"/>
              <w:divBdr>
                <w:top w:val="none" w:sz="0" w:space="0" w:color="auto"/>
                <w:left w:val="none" w:sz="0" w:space="0" w:color="auto"/>
                <w:bottom w:val="none" w:sz="0" w:space="0" w:color="auto"/>
                <w:right w:val="none" w:sz="0" w:space="0" w:color="auto"/>
              </w:divBdr>
            </w:div>
            <w:div w:id="73755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329116">
      <w:bodyDiv w:val="1"/>
      <w:marLeft w:val="0"/>
      <w:marRight w:val="0"/>
      <w:marTop w:val="0"/>
      <w:marBottom w:val="0"/>
      <w:divBdr>
        <w:top w:val="none" w:sz="0" w:space="0" w:color="auto"/>
        <w:left w:val="none" w:sz="0" w:space="0" w:color="auto"/>
        <w:bottom w:val="none" w:sz="0" w:space="0" w:color="auto"/>
        <w:right w:val="none" w:sz="0" w:space="0" w:color="auto"/>
      </w:divBdr>
      <w:divsChild>
        <w:div w:id="1675957807">
          <w:marLeft w:val="0"/>
          <w:marRight w:val="0"/>
          <w:marTop w:val="0"/>
          <w:marBottom w:val="0"/>
          <w:divBdr>
            <w:top w:val="none" w:sz="0" w:space="0" w:color="auto"/>
            <w:left w:val="none" w:sz="0" w:space="0" w:color="auto"/>
            <w:bottom w:val="none" w:sz="0" w:space="0" w:color="auto"/>
            <w:right w:val="none" w:sz="0" w:space="0" w:color="auto"/>
          </w:divBdr>
          <w:divsChild>
            <w:div w:id="1092816227">
              <w:marLeft w:val="0"/>
              <w:marRight w:val="0"/>
              <w:marTop w:val="0"/>
              <w:marBottom w:val="0"/>
              <w:divBdr>
                <w:top w:val="none" w:sz="0" w:space="0" w:color="auto"/>
                <w:left w:val="none" w:sz="0" w:space="0" w:color="auto"/>
                <w:bottom w:val="none" w:sz="0" w:space="0" w:color="auto"/>
                <w:right w:val="none" w:sz="0" w:space="0" w:color="auto"/>
              </w:divBdr>
            </w:div>
            <w:div w:id="647052498">
              <w:marLeft w:val="0"/>
              <w:marRight w:val="0"/>
              <w:marTop w:val="0"/>
              <w:marBottom w:val="0"/>
              <w:divBdr>
                <w:top w:val="none" w:sz="0" w:space="0" w:color="auto"/>
                <w:left w:val="none" w:sz="0" w:space="0" w:color="auto"/>
                <w:bottom w:val="none" w:sz="0" w:space="0" w:color="auto"/>
                <w:right w:val="none" w:sz="0" w:space="0" w:color="auto"/>
              </w:divBdr>
            </w:div>
            <w:div w:id="1462918371">
              <w:marLeft w:val="0"/>
              <w:marRight w:val="0"/>
              <w:marTop w:val="0"/>
              <w:marBottom w:val="0"/>
              <w:divBdr>
                <w:top w:val="none" w:sz="0" w:space="0" w:color="auto"/>
                <w:left w:val="none" w:sz="0" w:space="0" w:color="auto"/>
                <w:bottom w:val="none" w:sz="0" w:space="0" w:color="auto"/>
                <w:right w:val="none" w:sz="0" w:space="0" w:color="auto"/>
              </w:divBdr>
            </w:div>
            <w:div w:id="504168664">
              <w:marLeft w:val="0"/>
              <w:marRight w:val="0"/>
              <w:marTop w:val="0"/>
              <w:marBottom w:val="0"/>
              <w:divBdr>
                <w:top w:val="none" w:sz="0" w:space="0" w:color="auto"/>
                <w:left w:val="none" w:sz="0" w:space="0" w:color="auto"/>
                <w:bottom w:val="none" w:sz="0" w:space="0" w:color="auto"/>
                <w:right w:val="none" w:sz="0" w:space="0" w:color="auto"/>
              </w:divBdr>
            </w:div>
            <w:div w:id="1991782324">
              <w:marLeft w:val="0"/>
              <w:marRight w:val="0"/>
              <w:marTop w:val="0"/>
              <w:marBottom w:val="0"/>
              <w:divBdr>
                <w:top w:val="none" w:sz="0" w:space="0" w:color="auto"/>
                <w:left w:val="none" w:sz="0" w:space="0" w:color="auto"/>
                <w:bottom w:val="none" w:sz="0" w:space="0" w:color="auto"/>
                <w:right w:val="none" w:sz="0" w:space="0" w:color="auto"/>
              </w:divBdr>
            </w:div>
            <w:div w:id="687752971">
              <w:marLeft w:val="0"/>
              <w:marRight w:val="0"/>
              <w:marTop w:val="0"/>
              <w:marBottom w:val="0"/>
              <w:divBdr>
                <w:top w:val="none" w:sz="0" w:space="0" w:color="auto"/>
                <w:left w:val="none" w:sz="0" w:space="0" w:color="auto"/>
                <w:bottom w:val="none" w:sz="0" w:space="0" w:color="auto"/>
                <w:right w:val="none" w:sz="0" w:space="0" w:color="auto"/>
              </w:divBdr>
            </w:div>
            <w:div w:id="527448959">
              <w:marLeft w:val="0"/>
              <w:marRight w:val="0"/>
              <w:marTop w:val="0"/>
              <w:marBottom w:val="0"/>
              <w:divBdr>
                <w:top w:val="none" w:sz="0" w:space="0" w:color="auto"/>
                <w:left w:val="none" w:sz="0" w:space="0" w:color="auto"/>
                <w:bottom w:val="none" w:sz="0" w:space="0" w:color="auto"/>
                <w:right w:val="none" w:sz="0" w:space="0" w:color="auto"/>
              </w:divBdr>
            </w:div>
            <w:div w:id="40136322">
              <w:marLeft w:val="0"/>
              <w:marRight w:val="0"/>
              <w:marTop w:val="0"/>
              <w:marBottom w:val="0"/>
              <w:divBdr>
                <w:top w:val="none" w:sz="0" w:space="0" w:color="auto"/>
                <w:left w:val="none" w:sz="0" w:space="0" w:color="auto"/>
                <w:bottom w:val="none" w:sz="0" w:space="0" w:color="auto"/>
                <w:right w:val="none" w:sz="0" w:space="0" w:color="auto"/>
              </w:divBdr>
            </w:div>
            <w:div w:id="674069917">
              <w:marLeft w:val="0"/>
              <w:marRight w:val="0"/>
              <w:marTop w:val="0"/>
              <w:marBottom w:val="0"/>
              <w:divBdr>
                <w:top w:val="none" w:sz="0" w:space="0" w:color="auto"/>
                <w:left w:val="none" w:sz="0" w:space="0" w:color="auto"/>
                <w:bottom w:val="none" w:sz="0" w:space="0" w:color="auto"/>
                <w:right w:val="none" w:sz="0" w:space="0" w:color="auto"/>
              </w:divBdr>
            </w:div>
            <w:div w:id="588008272">
              <w:marLeft w:val="0"/>
              <w:marRight w:val="0"/>
              <w:marTop w:val="0"/>
              <w:marBottom w:val="0"/>
              <w:divBdr>
                <w:top w:val="none" w:sz="0" w:space="0" w:color="auto"/>
                <w:left w:val="none" w:sz="0" w:space="0" w:color="auto"/>
                <w:bottom w:val="none" w:sz="0" w:space="0" w:color="auto"/>
                <w:right w:val="none" w:sz="0" w:space="0" w:color="auto"/>
              </w:divBdr>
            </w:div>
            <w:div w:id="1759404328">
              <w:marLeft w:val="0"/>
              <w:marRight w:val="0"/>
              <w:marTop w:val="0"/>
              <w:marBottom w:val="0"/>
              <w:divBdr>
                <w:top w:val="none" w:sz="0" w:space="0" w:color="auto"/>
                <w:left w:val="none" w:sz="0" w:space="0" w:color="auto"/>
                <w:bottom w:val="none" w:sz="0" w:space="0" w:color="auto"/>
                <w:right w:val="none" w:sz="0" w:space="0" w:color="auto"/>
              </w:divBdr>
            </w:div>
            <w:div w:id="1455244853">
              <w:marLeft w:val="0"/>
              <w:marRight w:val="0"/>
              <w:marTop w:val="0"/>
              <w:marBottom w:val="0"/>
              <w:divBdr>
                <w:top w:val="none" w:sz="0" w:space="0" w:color="auto"/>
                <w:left w:val="none" w:sz="0" w:space="0" w:color="auto"/>
                <w:bottom w:val="none" w:sz="0" w:space="0" w:color="auto"/>
                <w:right w:val="none" w:sz="0" w:space="0" w:color="auto"/>
              </w:divBdr>
            </w:div>
            <w:div w:id="1894847257">
              <w:marLeft w:val="0"/>
              <w:marRight w:val="0"/>
              <w:marTop w:val="0"/>
              <w:marBottom w:val="0"/>
              <w:divBdr>
                <w:top w:val="none" w:sz="0" w:space="0" w:color="auto"/>
                <w:left w:val="none" w:sz="0" w:space="0" w:color="auto"/>
                <w:bottom w:val="none" w:sz="0" w:space="0" w:color="auto"/>
                <w:right w:val="none" w:sz="0" w:space="0" w:color="auto"/>
              </w:divBdr>
            </w:div>
            <w:div w:id="1116364266">
              <w:marLeft w:val="0"/>
              <w:marRight w:val="0"/>
              <w:marTop w:val="0"/>
              <w:marBottom w:val="0"/>
              <w:divBdr>
                <w:top w:val="none" w:sz="0" w:space="0" w:color="auto"/>
                <w:left w:val="none" w:sz="0" w:space="0" w:color="auto"/>
                <w:bottom w:val="none" w:sz="0" w:space="0" w:color="auto"/>
                <w:right w:val="none" w:sz="0" w:space="0" w:color="auto"/>
              </w:divBdr>
            </w:div>
            <w:div w:id="1836412954">
              <w:marLeft w:val="0"/>
              <w:marRight w:val="0"/>
              <w:marTop w:val="0"/>
              <w:marBottom w:val="0"/>
              <w:divBdr>
                <w:top w:val="none" w:sz="0" w:space="0" w:color="auto"/>
                <w:left w:val="none" w:sz="0" w:space="0" w:color="auto"/>
                <w:bottom w:val="none" w:sz="0" w:space="0" w:color="auto"/>
                <w:right w:val="none" w:sz="0" w:space="0" w:color="auto"/>
              </w:divBdr>
            </w:div>
            <w:div w:id="1187216261">
              <w:marLeft w:val="0"/>
              <w:marRight w:val="0"/>
              <w:marTop w:val="0"/>
              <w:marBottom w:val="0"/>
              <w:divBdr>
                <w:top w:val="none" w:sz="0" w:space="0" w:color="auto"/>
                <w:left w:val="none" w:sz="0" w:space="0" w:color="auto"/>
                <w:bottom w:val="none" w:sz="0" w:space="0" w:color="auto"/>
                <w:right w:val="none" w:sz="0" w:space="0" w:color="auto"/>
              </w:divBdr>
            </w:div>
            <w:div w:id="1490750615">
              <w:marLeft w:val="0"/>
              <w:marRight w:val="0"/>
              <w:marTop w:val="0"/>
              <w:marBottom w:val="0"/>
              <w:divBdr>
                <w:top w:val="none" w:sz="0" w:space="0" w:color="auto"/>
                <w:left w:val="none" w:sz="0" w:space="0" w:color="auto"/>
                <w:bottom w:val="none" w:sz="0" w:space="0" w:color="auto"/>
                <w:right w:val="none" w:sz="0" w:space="0" w:color="auto"/>
              </w:divBdr>
            </w:div>
            <w:div w:id="295987300">
              <w:marLeft w:val="0"/>
              <w:marRight w:val="0"/>
              <w:marTop w:val="0"/>
              <w:marBottom w:val="0"/>
              <w:divBdr>
                <w:top w:val="none" w:sz="0" w:space="0" w:color="auto"/>
                <w:left w:val="none" w:sz="0" w:space="0" w:color="auto"/>
                <w:bottom w:val="none" w:sz="0" w:space="0" w:color="auto"/>
                <w:right w:val="none" w:sz="0" w:space="0" w:color="auto"/>
              </w:divBdr>
            </w:div>
            <w:div w:id="1703242417">
              <w:marLeft w:val="0"/>
              <w:marRight w:val="0"/>
              <w:marTop w:val="0"/>
              <w:marBottom w:val="0"/>
              <w:divBdr>
                <w:top w:val="none" w:sz="0" w:space="0" w:color="auto"/>
                <w:left w:val="none" w:sz="0" w:space="0" w:color="auto"/>
                <w:bottom w:val="none" w:sz="0" w:space="0" w:color="auto"/>
                <w:right w:val="none" w:sz="0" w:space="0" w:color="auto"/>
              </w:divBdr>
            </w:div>
            <w:div w:id="946426073">
              <w:marLeft w:val="0"/>
              <w:marRight w:val="0"/>
              <w:marTop w:val="0"/>
              <w:marBottom w:val="0"/>
              <w:divBdr>
                <w:top w:val="none" w:sz="0" w:space="0" w:color="auto"/>
                <w:left w:val="none" w:sz="0" w:space="0" w:color="auto"/>
                <w:bottom w:val="none" w:sz="0" w:space="0" w:color="auto"/>
                <w:right w:val="none" w:sz="0" w:space="0" w:color="auto"/>
              </w:divBdr>
            </w:div>
            <w:div w:id="1049838927">
              <w:marLeft w:val="0"/>
              <w:marRight w:val="0"/>
              <w:marTop w:val="0"/>
              <w:marBottom w:val="0"/>
              <w:divBdr>
                <w:top w:val="none" w:sz="0" w:space="0" w:color="auto"/>
                <w:left w:val="none" w:sz="0" w:space="0" w:color="auto"/>
                <w:bottom w:val="none" w:sz="0" w:space="0" w:color="auto"/>
                <w:right w:val="none" w:sz="0" w:space="0" w:color="auto"/>
              </w:divBdr>
            </w:div>
            <w:div w:id="2014214371">
              <w:marLeft w:val="0"/>
              <w:marRight w:val="0"/>
              <w:marTop w:val="0"/>
              <w:marBottom w:val="0"/>
              <w:divBdr>
                <w:top w:val="none" w:sz="0" w:space="0" w:color="auto"/>
                <w:left w:val="none" w:sz="0" w:space="0" w:color="auto"/>
                <w:bottom w:val="none" w:sz="0" w:space="0" w:color="auto"/>
                <w:right w:val="none" w:sz="0" w:space="0" w:color="auto"/>
              </w:divBdr>
            </w:div>
            <w:div w:id="931166406">
              <w:marLeft w:val="0"/>
              <w:marRight w:val="0"/>
              <w:marTop w:val="0"/>
              <w:marBottom w:val="0"/>
              <w:divBdr>
                <w:top w:val="none" w:sz="0" w:space="0" w:color="auto"/>
                <w:left w:val="none" w:sz="0" w:space="0" w:color="auto"/>
                <w:bottom w:val="none" w:sz="0" w:space="0" w:color="auto"/>
                <w:right w:val="none" w:sz="0" w:space="0" w:color="auto"/>
              </w:divBdr>
            </w:div>
            <w:div w:id="1862166219">
              <w:marLeft w:val="0"/>
              <w:marRight w:val="0"/>
              <w:marTop w:val="0"/>
              <w:marBottom w:val="0"/>
              <w:divBdr>
                <w:top w:val="none" w:sz="0" w:space="0" w:color="auto"/>
                <w:left w:val="none" w:sz="0" w:space="0" w:color="auto"/>
                <w:bottom w:val="none" w:sz="0" w:space="0" w:color="auto"/>
                <w:right w:val="none" w:sz="0" w:space="0" w:color="auto"/>
              </w:divBdr>
            </w:div>
            <w:div w:id="353775201">
              <w:marLeft w:val="0"/>
              <w:marRight w:val="0"/>
              <w:marTop w:val="0"/>
              <w:marBottom w:val="0"/>
              <w:divBdr>
                <w:top w:val="none" w:sz="0" w:space="0" w:color="auto"/>
                <w:left w:val="none" w:sz="0" w:space="0" w:color="auto"/>
                <w:bottom w:val="none" w:sz="0" w:space="0" w:color="auto"/>
                <w:right w:val="none" w:sz="0" w:space="0" w:color="auto"/>
              </w:divBdr>
            </w:div>
            <w:div w:id="1620601347">
              <w:marLeft w:val="0"/>
              <w:marRight w:val="0"/>
              <w:marTop w:val="0"/>
              <w:marBottom w:val="0"/>
              <w:divBdr>
                <w:top w:val="none" w:sz="0" w:space="0" w:color="auto"/>
                <w:left w:val="none" w:sz="0" w:space="0" w:color="auto"/>
                <w:bottom w:val="none" w:sz="0" w:space="0" w:color="auto"/>
                <w:right w:val="none" w:sz="0" w:space="0" w:color="auto"/>
              </w:divBdr>
            </w:div>
            <w:div w:id="797383408">
              <w:marLeft w:val="0"/>
              <w:marRight w:val="0"/>
              <w:marTop w:val="0"/>
              <w:marBottom w:val="0"/>
              <w:divBdr>
                <w:top w:val="none" w:sz="0" w:space="0" w:color="auto"/>
                <w:left w:val="none" w:sz="0" w:space="0" w:color="auto"/>
                <w:bottom w:val="none" w:sz="0" w:space="0" w:color="auto"/>
                <w:right w:val="none" w:sz="0" w:space="0" w:color="auto"/>
              </w:divBdr>
            </w:div>
            <w:div w:id="1895500522">
              <w:marLeft w:val="0"/>
              <w:marRight w:val="0"/>
              <w:marTop w:val="0"/>
              <w:marBottom w:val="0"/>
              <w:divBdr>
                <w:top w:val="none" w:sz="0" w:space="0" w:color="auto"/>
                <w:left w:val="none" w:sz="0" w:space="0" w:color="auto"/>
                <w:bottom w:val="none" w:sz="0" w:space="0" w:color="auto"/>
                <w:right w:val="none" w:sz="0" w:space="0" w:color="auto"/>
              </w:divBdr>
            </w:div>
            <w:div w:id="961767392">
              <w:marLeft w:val="0"/>
              <w:marRight w:val="0"/>
              <w:marTop w:val="0"/>
              <w:marBottom w:val="0"/>
              <w:divBdr>
                <w:top w:val="none" w:sz="0" w:space="0" w:color="auto"/>
                <w:left w:val="none" w:sz="0" w:space="0" w:color="auto"/>
                <w:bottom w:val="none" w:sz="0" w:space="0" w:color="auto"/>
                <w:right w:val="none" w:sz="0" w:space="0" w:color="auto"/>
              </w:divBdr>
            </w:div>
            <w:div w:id="657608829">
              <w:marLeft w:val="0"/>
              <w:marRight w:val="0"/>
              <w:marTop w:val="0"/>
              <w:marBottom w:val="0"/>
              <w:divBdr>
                <w:top w:val="none" w:sz="0" w:space="0" w:color="auto"/>
                <w:left w:val="none" w:sz="0" w:space="0" w:color="auto"/>
                <w:bottom w:val="none" w:sz="0" w:space="0" w:color="auto"/>
                <w:right w:val="none" w:sz="0" w:space="0" w:color="auto"/>
              </w:divBdr>
            </w:div>
            <w:div w:id="1698115356">
              <w:marLeft w:val="0"/>
              <w:marRight w:val="0"/>
              <w:marTop w:val="0"/>
              <w:marBottom w:val="0"/>
              <w:divBdr>
                <w:top w:val="none" w:sz="0" w:space="0" w:color="auto"/>
                <w:left w:val="none" w:sz="0" w:space="0" w:color="auto"/>
                <w:bottom w:val="none" w:sz="0" w:space="0" w:color="auto"/>
                <w:right w:val="none" w:sz="0" w:space="0" w:color="auto"/>
              </w:divBdr>
            </w:div>
            <w:div w:id="163822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87172813">
      <w:bodyDiv w:val="1"/>
      <w:marLeft w:val="0"/>
      <w:marRight w:val="0"/>
      <w:marTop w:val="0"/>
      <w:marBottom w:val="0"/>
      <w:divBdr>
        <w:top w:val="none" w:sz="0" w:space="0" w:color="auto"/>
        <w:left w:val="none" w:sz="0" w:space="0" w:color="auto"/>
        <w:bottom w:val="none" w:sz="0" w:space="0" w:color="auto"/>
        <w:right w:val="none" w:sz="0" w:space="0" w:color="auto"/>
      </w:divBdr>
      <w:divsChild>
        <w:div w:id="1786002988">
          <w:marLeft w:val="0"/>
          <w:marRight w:val="0"/>
          <w:marTop w:val="0"/>
          <w:marBottom w:val="0"/>
          <w:divBdr>
            <w:top w:val="none" w:sz="0" w:space="0" w:color="auto"/>
            <w:left w:val="none" w:sz="0" w:space="0" w:color="auto"/>
            <w:bottom w:val="none" w:sz="0" w:space="0" w:color="auto"/>
            <w:right w:val="none" w:sz="0" w:space="0" w:color="auto"/>
          </w:divBdr>
          <w:divsChild>
            <w:div w:id="726804161">
              <w:marLeft w:val="0"/>
              <w:marRight w:val="0"/>
              <w:marTop w:val="0"/>
              <w:marBottom w:val="0"/>
              <w:divBdr>
                <w:top w:val="none" w:sz="0" w:space="0" w:color="auto"/>
                <w:left w:val="none" w:sz="0" w:space="0" w:color="auto"/>
                <w:bottom w:val="none" w:sz="0" w:space="0" w:color="auto"/>
                <w:right w:val="none" w:sz="0" w:space="0" w:color="auto"/>
              </w:divBdr>
            </w:div>
            <w:div w:id="1511217310">
              <w:marLeft w:val="0"/>
              <w:marRight w:val="0"/>
              <w:marTop w:val="0"/>
              <w:marBottom w:val="0"/>
              <w:divBdr>
                <w:top w:val="none" w:sz="0" w:space="0" w:color="auto"/>
                <w:left w:val="none" w:sz="0" w:space="0" w:color="auto"/>
                <w:bottom w:val="none" w:sz="0" w:space="0" w:color="auto"/>
                <w:right w:val="none" w:sz="0" w:space="0" w:color="auto"/>
              </w:divBdr>
            </w:div>
            <w:div w:id="925109814">
              <w:marLeft w:val="0"/>
              <w:marRight w:val="0"/>
              <w:marTop w:val="0"/>
              <w:marBottom w:val="0"/>
              <w:divBdr>
                <w:top w:val="none" w:sz="0" w:space="0" w:color="auto"/>
                <w:left w:val="none" w:sz="0" w:space="0" w:color="auto"/>
                <w:bottom w:val="none" w:sz="0" w:space="0" w:color="auto"/>
                <w:right w:val="none" w:sz="0" w:space="0" w:color="auto"/>
              </w:divBdr>
            </w:div>
            <w:div w:id="930284225">
              <w:marLeft w:val="0"/>
              <w:marRight w:val="0"/>
              <w:marTop w:val="0"/>
              <w:marBottom w:val="0"/>
              <w:divBdr>
                <w:top w:val="none" w:sz="0" w:space="0" w:color="auto"/>
                <w:left w:val="none" w:sz="0" w:space="0" w:color="auto"/>
                <w:bottom w:val="none" w:sz="0" w:space="0" w:color="auto"/>
                <w:right w:val="none" w:sz="0" w:space="0" w:color="auto"/>
              </w:divBdr>
            </w:div>
            <w:div w:id="513426197">
              <w:marLeft w:val="0"/>
              <w:marRight w:val="0"/>
              <w:marTop w:val="0"/>
              <w:marBottom w:val="0"/>
              <w:divBdr>
                <w:top w:val="none" w:sz="0" w:space="0" w:color="auto"/>
                <w:left w:val="none" w:sz="0" w:space="0" w:color="auto"/>
                <w:bottom w:val="none" w:sz="0" w:space="0" w:color="auto"/>
                <w:right w:val="none" w:sz="0" w:space="0" w:color="auto"/>
              </w:divBdr>
            </w:div>
            <w:div w:id="652100807">
              <w:marLeft w:val="0"/>
              <w:marRight w:val="0"/>
              <w:marTop w:val="0"/>
              <w:marBottom w:val="0"/>
              <w:divBdr>
                <w:top w:val="none" w:sz="0" w:space="0" w:color="auto"/>
                <w:left w:val="none" w:sz="0" w:space="0" w:color="auto"/>
                <w:bottom w:val="none" w:sz="0" w:space="0" w:color="auto"/>
                <w:right w:val="none" w:sz="0" w:space="0" w:color="auto"/>
              </w:divBdr>
            </w:div>
            <w:div w:id="900292634">
              <w:marLeft w:val="0"/>
              <w:marRight w:val="0"/>
              <w:marTop w:val="0"/>
              <w:marBottom w:val="0"/>
              <w:divBdr>
                <w:top w:val="none" w:sz="0" w:space="0" w:color="auto"/>
                <w:left w:val="none" w:sz="0" w:space="0" w:color="auto"/>
                <w:bottom w:val="none" w:sz="0" w:space="0" w:color="auto"/>
                <w:right w:val="none" w:sz="0" w:space="0" w:color="auto"/>
              </w:divBdr>
            </w:div>
            <w:div w:id="1552692097">
              <w:marLeft w:val="0"/>
              <w:marRight w:val="0"/>
              <w:marTop w:val="0"/>
              <w:marBottom w:val="0"/>
              <w:divBdr>
                <w:top w:val="none" w:sz="0" w:space="0" w:color="auto"/>
                <w:left w:val="none" w:sz="0" w:space="0" w:color="auto"/>
                <w:bottom w:val="none" w:sz="0" w:space="0" w:color="auto"/>
                <w:right w:val="none" w:sz="0" w:space="0" w:color="auto"/>
              </w:divBdr>
            </w:div>
            <w:div w:id="1665432751">
              <w:marLeft w:val="0"/>
              <w:marRight w:val="0"/>
              <w:marTop w:val="0"/>
              <w:marBottom w:val="0"/>
              <w:divBdr>
                <w:top w:val="none" w:sz="0" w:space="0" w:color="auto"/>
                <w:left w:val="none" w:sz="0" w:space="0" w:color="auto"/>
                <w:bottom w:val="none" w:sz="0" w:space="0" w:color="auto"/>
                <w:right w:val="none" w:sz="0" w:space="0" w:color="auto"/>
              </w:divBdr>
            </w:div>
            <w:div w:id="2031636271">
              <w:marLeft w:val="0"/>
              <w:marRight w:val="0"/>
              <w:marTop w:val="0"/>
              <w:marBottom w:val="0"/>
              <w:divBdr>
                <w:top w:val="none" w:sz="0" w:space="0" w:color="auto"/>
                <w:left w:val="none" w:sz="0" w:space="0" w:color="auto"/>
                <w:bottom w:val="none" w:sz="0" w:space="0" w:color="auto"/>
                <w:right w:val="none" w:sz="0" w:space="0" w:color="auto"/>
              </w:divBdr>
            </w:div>
            <w:div w:id="1415124871">
              <w:marLeft w:val="0"/>
              <w:marRight w:val="0"/>
              <w:marTop w:val="0"/>
              <w:marBottom w:val="0"/>
              <w:divBdr>
                <w:top w:val="none" w:sz="0" w:space="0" w:color="auto"/>
                <w:left w:val="none" w:sz="0" w:space="0" w:color="auto"/>
                <w:bottom w:val="none" w:sz="0" w:space="0" w:color="auto"/>
                <w:right w:val="none" w:sz="0" w:space="0" w:color="auto"/>
              </w:divBdr>
            </w:div>
            <w:div w:id="803625478">
              <w:marLeft w:val="0"/>
              <w:marRight w:val="0"/>
              <w:marTop w:val="0"/>
              <w:marBottom w:val="0"/>
              <w:divBdr>
                <w:top w:val="none" w:sz="0" w:space="0" w:color="auto"/>
                <w:left w:val="none" w:sz="0" w:space="0" w:color="auto"/>
                <w:bottom w:val="none" w:sz="0" w:space="0" w:color="auto"/>
                <w:right w:val="none" w:sz="0" w:space="0" w:color="auto"/>
              </w:divBdr>
            </w:div>
            <w:div w:id="961880899">
              <w:marLeft w:val="0"/>
              <w:marRight w:val="0"/>
              <w:marTop w:val="0"/>
              <w:marBottom w:val="0"/>
              <w:divBdr>
                <w:top w:val="none" w:sz="0" w:space="0" w:color="auto"/>
                <w:left w:val="none" w:sz="0" w:space="0" w:color="auto"/>
                <w:bottom w:val="none" w:sz="0" w:space="0" w:color="auto"/>
                <w:right w:val="none" w:sz="0" w:space="0" w:color="auto"/>
              </w:divBdr>
            </w:div>
            <w:div w:id="1616594474">
              <w:marLeft w:val="0"/>
              <w:marRight w:val="0"/>
              <w:marTop w:val="0"/>
              <w:marBottom w:val="0"/>
              <w:divBdr>
                <w:top w:val="none" w:sz="0" w:space="0" w:color="auto"/>
                <w:left w:val="none" w:sz="0" w:space="0" w:color="auto"/>
                <w:bottom w:val="none" w:sz="0" w:space="0" w:color="auto"/>
                <w:right w:val="none" w:sz="0" w:space="0" w:color="auto"/>
              </w:divBdr>
            </w:div>
            <w:div w:id="1527400828">
              <w:marLeft w:val="0"/>
              <w:marRight w:val="0"/>
              <w:marTop w:val="0"/>
              <w:marBottom w:val="0"/>
              <w:divBdr>
                <w:top w:val="none" w:sz="0" w:space="0" w:color="auto"/>
                <w:left w:val="none" w:sz="0" w:space="0" w:color="auto"/>
                <w:bottom w:val="none" w:sz="0" w:space="0" w:color="auto"/>
                <w:right w:val="none" w:sz="0" w:space="0" w:color="auto"/>
              </w:divBdr>
            </w:div>
            <w:div w:id="1078794996">
              <w:marLeft w:val="0"/>
              <w:marRight w:val="0"/>
              <w:marTop w:val="0"/>
              <w:marBottom w:val="0"/>
              <w:divBdr>
                <w:top w:val="none" w:sz="0" w:space="0" w:color="auto"/>
                <w:left w:val="none" w:sz="0" w:space="0" w:color="auto"/>
                <w:bottom w:val="none" w:sz="0" w:space="0" w:color="auto"/>
                <w:right w:val="none" w:sz="0" w:space="0" w:color="auto"/>
              </w:divBdr>
            </w:div>
            <w:div w:id="357850376">
              <w:marLeft w:val="0"/>
              <w:marRight w:val="0"/>
              <w:marTop w:val="0"/>
              <w:marBottom w:val="0"/>
              <w:divBdr>
                <w:top w:val="none" w:sz="0" w:space="0" w:color="auto"/>
                <w:left w:val="none" w:sz="0" w:space="0" w:color="auto"/>
                <w:bottom w:val="none" w:sz="0" w:space="0" w:color="auto"/>
                <w:right w:val="none" w:sz="0" w:space="0" w:color="auto"/>
              </w:divBdr>
            </w:div>
            <w:div w:id="383872889">
              <w:marLeft w:val="0"/>
              <w:marRight w:val="0"/>
              <w:marTop w:val="0"/>
              <w:marBottom w:val="0"/>
              <w:divBdr>
                <w:top w:val="none" w:sz="0" w:space="0" w:color="auto"/>
                <w:left w:val="none" w:sz="0" w:space="0" w:color="auto"/>
                <w:bottom w:val="none" w:sz="0" w:space="0" w:color="auto"/>
                <w:right w:val="none" w:sz="0" w:space="0" w:color="auto"/>
              </w:divBdr>
            </w:div>
            <w:div w:id="270017051">
              <w:marLeft w:val="0"/>
              <w:marRight w:val="0"/>
              <w:marTop w:val="0"/>
              <w:marBottom w:val="0"/>
              <w:divBdr>
                <w:top w:val="none" w:sz="0" w:space="0" w:color="auto"/>
                <w:left w:val="none" w:sz="0" w:space="0" w:color="auto"/>
                <w:bottom w:val="none" w:sz="0" w:space="0" w:color="auto"/>
                <w:right w:val="none" w:sz="0" w:space="0" w:color="auto"/>
              </w:divBdr>
            </w:div>
            <w:div w:id="1696228012">
              <w:marLeft w:val="0"/>
              <w:marRight w:val="0"/>
              <w:marTop w:val="0"/>
              <w:marBottom w:val="0"/>
              <w:divBdr>
                <w:top w:val="none" w:sz="0" w:space="0" w:color="auto"/>
                <w:left w:val="none" w:sz="0" w:space="0" w:color="auto"/>
                <w:bottom w:val="none" w:sz="0" w:space="0" w:color="auto"/>
                <w:right w:val="none" w:sz="0" w:space="0" w:color="auto"/>
              </w:divBdr>
            </w:div>
            <w:div w:id="213468355">
              <w:marLeft w:val="0"/>
              <w:marRight w:val="0"/>
              <w:marTop w:val="0"/>
              <w:marBottom w:val="0"/>
              <w:divBdr>
                <w:top w:val="none" w:sz="0" w:space="0" w:color="auto"/>
                <w:left w:val="none" w:sz="0" w:space="0" w:color="auto"/>
                <w:bottom w:val="none" w:sz="0" w:space="0" w:color="auto"/>
                <w:right w:val="none" w:sz="0" w:space="0" w:color="auto"/>
              </w:divBdr>
            </w:div>
            <w:div w:id="252053771">
              <w:marLeft w:val="0"/>
              <w:marRight w:val="0"/>
              <w:marTop w:val="0"/>
              <w:marBottom w:val="0"/>
              <w:divBdr>
                <w:top w:val="none" w:sz="0" w:space="0" w:color="auto"/>
                <w:left w:val="none" w:sz="0" w:space="0" w:color="auto"/>
                <w:bottom w:val="none" w:sz="0" w:space="0" w:color="auto"/>
                <w:right w:val="none" w:sz="0" w:space="0" w:color="auto"/>
              </w:divBdr>
            </w:div>
            <w:div w:id="2013340153">
              <w:marLeft w:val="0"/>
              <w:marRight w:val="0"/>
              <w:marTop w:val="0"/>
              <w:marBottom w:val="0"/>
              <w:divBdr>
                <w:top w:val="none" w:sz="0" w:space="0" w:color="auto"/>
                <w:left w:val="none" w:sz="0" w:space="0" w:color="auto"/>
                <w:bottom w:val="none" w:sz="0" w:space="0" w:color="auto"/>
                <w:right w:val="none" w:sz="0" w:space="0" w:color="auto"/>
              </w:divBdr>
            </w:div>
            <w:div w:id="1545173074">
              <w:marLeft w:val="0"/>
              <w:marRight w:val="0"/>
              <w:marTop w:val="0"/>
              <w:marBottom w:val="0"/>
              <w:divBdr>
                <w:top w:val="none" w:sz="0" w:space="0" w:color="auto"/>
                <w:left w:val="none" w:sz="0" w:space="0" w:color="auto"/>
                <w:bottom w:val="none" w:sz="0" w:space="0" w:color="auto"/>
                <w:right w:val="none" w:sz="0" w:space="0" w:color="auto"/>
              </w:divBdr>
            </w:div>
            <w:div w:id="488794706">
              <w:marLeft w:val="0"/>
              <w:marRight w:val="0"/>
              <w:marTop w:val="0"/>
              <w:marBottom w:val="0"/>
              <w:divBdr>
                <w:top w:val="none" w:sz="0" w:space="0" w:color="auto"/>
                <w:left w:val="none" w:sz="0" w:space="0" w:color="auto"/>
                <w:bottom w:val="none" w:sz="0" w:space="0" w:color="auto"/>
                <w:right w:val="none" w:sz="0" w:space="0" w:color="auto"/>
              </w:divBdr>
            </w:div>
            <w:div w:id="2043171573">
              <w:marLeft w:val="0"/>
              <w:marRight w:val="0"/>
              <w:marTop w:val="0"/>
              <w:marBottom w:val="0"/>
              <w:divBdr>
                <w:top w:val="none" w:sz="0" w:space="0" w:color="auto"/>
                <w:left w:val="none" w:sz="0" w:space="0" w:color="auto"/>
                <w:bottom w:val="none" w:sz="0" w:space="0" w:color="auto"/>
                <w:right w:val="none" w:sz="0" w:space="0" w:color="auto"/>
              </w:divBdr>
            </w:div>
            <w:div w:id="339427310">
              <w:marLeft w:val="0"/>
              <w:marRight w:val="0"/>
              <w:marTop w:val="0"/>
              <w:marBottom w:val="0"/>
              <w:divBdr>
                <w:top w:val="none" w:sz="0" w:space="0" w:color="auto"/>
                <w:left w:val="none" w:sz="0" w:space="0" w:color="auto"/>
                <w:bottom w:val="none" w:sz="0" w:space="0" w:color="auto"/>
                <w:right w:val="none" w:sz="0" w:space="0" w:color="auto"/>
              </w:divBdr>
            </w:div>
            <w:div w:id="587346704">
              <w:marLeft w:val="0"/>
              <w:marRight w:val="0"/>
              <w:marTop w:val="0"/>
              <w:marBottom w:val="0"/>
              <w:divBdr>
                <w:top w:val="none" w:sz="0" w:space="0" w:color="auto"/>
                <w:left w:val="none" w:sz="0" w:space="0" w:color="auto"/>
                <w:bottom w:val="none" w:sz="0" w:space="0" w:color="auto"/>
                <w:right w:val="none" w:sz="0" w:space="0" w:color="auto"/>
              </w:divBdr>
            </w:div>
            <w:div w:id="53164773">
              <w:marLeft w:val="0"/>
              <w:marRight w:val="0"/>
              <w:marTop w:val="0"/>
              <w:marBottom w:val="0"/>
              <w:divBdr>
                <w:top w:val="none" w:sz="0" w:space="0" w:color="auto"/>
                <w:left w:val="none" w:sz="0" w:space="0" w:color="auto"/>
                <w:bottom w:val="none" w:sz="0" w:space="0" w:color="auto"/>
                <w:right w:val="none" w:sz="0" w:space="0" w:color="auto"/>
              </w:divBdr>
            </w:div>
            <w:div w:id="108477941">
              <w:marLeft w:val="0"/>
              <w:marRight w:val="0"/>
              <w:marTop w:val="0"/>
              <w:marBottom w:val="0"/>
              <w:divBdr>
                <w:top w:val="none" w:sz="0" w:space="0" w:color="auto"/>
                <w:left w:val="none" w:sz="0" w:space="0" w:color="auto"/>
                <w:bottom w:val="none" w:sz="0" w:space="0" w:color="auto"/>
                <w:right w:val="none" w:sz="0" w:space="0" w:color="auto"/>
              </w:divBdr>
            </w:div>
            <w:div w:id="1940529855">
              <w:marLeft w:val="0"/>
              <w:marRight w:val="0"/>
              <w:marTop w:val="0"/>
              <w:marBottom w:val="0"/>
              <w:divBdr>
                <w:top w:val="none" w:sz="0" w:space="0" w:color="auto"/>
                <w:left w:val="none" w:sz="0" w:space="0" w:color="auto"/>
                <w:bottom w:val="none" w:sz="0" w:space="0" w:color="auto"/>
                <w:right w:val="none" w:sz="0" w:space="0" w:color="auto"/>
              </w:divBdr>
            </w:div>
            <w:div w:id="104429400">
              <w:marLeft w:val="0"/>
              <w:marRight w:val="0"/>
              <w:marTop w:val="0"/>
              <w:marBottom w:val="0"/>
              <w:divBdr>
                <w:top w:val="none" w:sz="0" w:space="0" w:color="auto"/>
                <w:left w:val="none" w:sz="0" w:space="0" w:color="auto"/>
                <w:bottom w:val="none" w:sz="0" w:space="0" w:color="auto"/>
                <w:right w:val="none" w:sz="0" w:space="0" w:color="auto"/>
              </w:divBdr>
            </w:div>
            <w:div w:id="203176047">
              <w:marLeft w:val="0"/>
              <w:marRight w:val="0"/>
              <w:marTop w:val="0"/>
              <w:marBottom w:val="0"/>
              <w:divBdr>
                <w:top w:val="none" w:sz="0" w:space="0" w:color="auto"/>
                <w:left w:val="none" w:sz="0" w:space="0" w:color="auto"/>
                <w:bottom w:val="none" w:sz="0" w:space="0" w:color="auto"/>
                <w:right w:val="none" w:sz="0" w:space="0" w:color="auto"/>
              </w:divBdr>
            </w:div>
            <w:div w:id="424307168">
              <w:marLeft w:val="0"/>
              <w:marRight w:val="0"/>
              <w:marTop w:val="0"/>
              <w:marBottom w:val="0"/>
              <w:divBdr>
                <w:top w:val="none" w:sz="0" w:space="0" w:color="auto"/>
                <w:left w:val="none" w:sz="0" w:space="0" w:color="auto"/>
                <w:bottom w:val="none" w:sz="0" w:space="0" w:color="auto"/>
                <w:right w:val="none" w:sz="0" w:space="0" w:color="auto"/>
              </w:divBdr>
            </w:div>
            <w:div w:id="1828401515">
              <w:marLeft w:val="0"/>
              <w:marRight w:val="0"/>
              <w:marTop w:val="0"/>
              <w:marBottom w:val="0"/>
              <w:divBdr>
                <w:top w:val="none" w:sz="0" w:space="0" w:color="auto"/>
                <w:left w:val="none" w:sz="0" w:space="0" w:color="auto"/>
                <w:bottom w:val="none" w:sz="0" w:space="0" w:color="auto"/>
                <w:right w:val="none" w:sz="0" w:space="0" w:color="auto"/>
              </w:divBdr>
            </w:div>
            <w:div w:id="1614049321">
              <w:marLeft w:val="0"/>
              <w:marRight w:val="0"/>
              <w:marTop w:val="0"/>
              <w:marBottom w:val="0"/>
              <w:divBdr>
                <w:top w:val="none" w:sz="0" w:space="0" w:color="auto"/>
                <w:left w:val="none" w:sz="0" w:space="0" w:color="auto"/>
                <w:bottom w:val="none" w:sz="0" w:space="0" w:color="auto"/>
                <w:right w:val="none" w:sz="0" w:space="0" w:color="auto"/>
              </w:divBdr>
            </w:div>
            <w:div w:id="35276914">
              <w:marLeft w:val="0"/>
              <w:marRight w:val="0"/>
              <w:marTop w:val="0"/>
              <w:marBottom w:val="0"/>
              <w:divBdr>
                <w:top w:val="none" w:sz="0" w:space="0" w:color="auto"/>
                <w:left w:val="none" w:sz="0" w:space="0" w:color="auto"/>
                <w:bottom w:val="none" w:sz="0" w:space="0" w:color="auto"/>
                <w:right w:val="none" w:sz="0" w:space="0" w:color="auto"/>
              </w:divBdr>
            </w:div>
            <w:div w:id="1361471093">
              <w:marLeft w:val="0"/>
              <w:marRight w:val="0"/>
              <w:marTop w:val="0"/>
              <w:marBottom w:val="0"/>
              <w:divBdr>
                <w:top w:val="none" w:sz="0" w:space="0" w:color="auto"/>
                <w:left w:val="none" w:sz="0" w:space="0" w:color="auto"/>
                <w:bottom w:val="none" w:sz="0" w:space="0" w:color="auto"/>
                <w:right w:val="none" w:sz="0" w:space="0" w:color="auto"/>
              </w:divBdr>
            </w:div>
            <w:div w:id="741485278">
              <w:marLeft w:val="0"/>
              <w:marRight w:val="0"/>
              <w:marTop w:val="0"/>
              <w:marBottom w:val="0"/>
              <w:divBdr>
                <w:top w:val="none" w:sz="0" w:space="0" w:color="auto"/>
                <w:left w:val="none" w:sz="0" w:space="0" w:color="auto"/>
                <w:bottom w:val="none" w:sz="0" w:space="0" w:color="auto"/>
                <w:right w:val="none" w:sz="0" w:space="0" w:color="auto"/>
              </w:divBdr>
            </w:div>
            <w:div w:id="535965783">
              <w:marLeft w:val="0"/>
              <w:marRight w:val="0"/>
              <w:marTop w:val="0"/>
              <w:marBottom w:val="0"/>
              <w:divBdr>
                <w:top w:val="none" w:sz="0" w:space="0" w:color="auto"/>
                <w:left w:val="none" w:sz="0" w:space="0" w:color="auto"/>
                <w:bottom w:val="none" w:sz="0" w:space="0" w:color="auto"/>
                <w:right w:val="none" w:sz="0" w:space="0" w:color="auto"/>
              </w:divBdr>
            </w:div>
            <w:div w:id="306668290">
              <w:marLeft w:val="0"/>
              <w:marRight w:val="0"/>
              <w:marTop w:val="0"/>
              <w:marBottom w:val="0"/>
              <w:divBdr>
                <w:top w:val="none" w:sz="0" w:space="0" w:color="auto"/>
                <w:left w:val="none" w:sz="0" w:space="0" w:color="auto"/>
                <w:bottom w:val="none" w:sz="0" w:space="0" w:color="auto"/>
                <w:right w:val="none" w:sz="0" w:space="0" w:color="auto"/>
              </w:divBdr>
            </w:div>
            <w:div w:id="1793942349">
              <w:marLeft w:val="0"/>
              <w:marRight w:val="0"/>
              <w:marTop w:val="0"/>
              <w:marBottom w:val="0"/>
              <w:divBdr>
                <w:top w:val="none" w:sz="0" w:space="0" w:color="auto"/>
                <w:left w:val="none" w:sz="0" w:space="0" w:color="auto"/>
                <w:bottom w:val="none" w:sz="0" w:space="0" w:color="auto"/>
                <w:right w:val="none" w:sz="0" w:space="0" w:color="auto"/>
              </w:divBdr>
            </w:div>
            <w:div w:id="65753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7801900">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533543982">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859717">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763841360">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43337343">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90946">
      <w:bodyDiv w:val="1"/>
      <w:marLeft w:val="0"/>
      <w:marRight w:val="0"/>
      <w:marTop w:val="0"/>
      <w:marBottom w:val="0"/>
      <w:divBdr>
        <w:top w:val="none" w:sz="0" w:space="0" w:color="auto"/>
        <w:left w:val="none" w:sz="0" w:space="0" w:color="auto"/>
        <w:bottom w:val="none" w:sz="0" w:space="0" w:color="auto"/>
        <w:right w:val="none" w:sz="0" w:space="0" w:color="auto"/>
      </w:divBdr>
      <w:divsChild>
        <w:div w:id="21128314">
          <w:marLeft w:val="0"/>
          <w:marRight w:val="0"/>
          <w:marTop w:val="0"/>
          <w:marBottom w:val="0"/>
          <w:divBdr>
            <w:top w:val="none" w:sz="0" w:space="0" w:color="auto"/>
            <w:left w:val="none" w:sz="0" w:space="0" w:color="auto"/>
            <w:bottom w:val="none" w:sz="0" w:space="0" w:color="auto"/>
            <w:right w:val="none" w:sz="0" w:space="0" w:color="auto"/>
          </w:divBdr>
          <w:divsChild>
            <w:div w:id="1891184857">
              <w:marLeft w:val="0"/>
              <w:marRight w:val="0"/>
              <w:marTop w:val="0"/>
              <w:marBottom w:val="0"/>
              <w:divBdr>
                <w:top w:val="none" w:sz="0" w:space="0" w:color="auto"/>
                <w:left w:val="none" w:sz="0" w:space="0" w:color="auto"/>
                <w:bottom w:val="none" w:sz="0" w:space="0" w:color="auto"/>
                <w:right w:val="none" w:sz="0" w:space="0" w:color="auto"/>
              </w:divBdr>
            </w:div>
            <w:div w:id="446311250">
              <w:marLeft w:val="0"/>
              <w:marRight w:val="0"/>
              <w:marTop w:val="0"/>
              <w:marBottom w:val="0"/>
              <w:divBdr>
                <w:top w:val="none" w:sz="0" w:space="0" w:color="auto"/>
                <w:left w:val="none" w:sz="0" w:space="0" w:color="auto"/>
                <w:bottom w:val="none" w:sz="0" w:space="0" w:color="auto"/>
                <w:right w:val="none" w:sz="0" w:space="0" w:color="auto"/>
              </w:divBdr>
            </w:div>
            <w:div w:id="1901137716">
              <w:marLeft w:val="0"/>
              <w:marRight w:val="0"/>
              <w:marTop w:val="0"/>
              <w:marBottom w:val="0"/>
              <w:divBdr>
                <w:top w:val="none" w:sz="0" w:space="0" w:color="auto"/>
                <w:left w:val="none" w:sz="0" w:space="0" w:color="auto"/>
                <w:bottom w:val="none" w:sz="0" w:space="0" w:color="auto"/>
                <w:right w:val="none" w:sz="0" w:space="0" w:color="auto"/>
              </w:divBdr>
            </w:div>
            <w:div w:id="1161119310">
              <w:marLeft w:val="0"/>
              <w:marRight w:val="0"/>
              <w:marTop w:val="0"/>
              <w:marBottom w:val="0"/>
              <w:divBdr>
                <w:top w:val="none" w:sz="0" w:space="0" w:color="auto"/>
                <w:left w:val="none" w:sz="0" w:space="0" w:color="auto"/>
                <w:bottom w:val="none" w:sz="0" w:space="0" w:color="auto"/>
                <w:right w:val="none" w:sz="0" w:space="0" w:color="auto"/>
              </w:divBdr>
            </w:div>
            <w:div w:id="1282303537">
              <w:marLeft w:val="0"/>
              <w:marRight w:val="0"/>
              <w:marTop w:val="0"/>
              <w:marBottom w:val="0"/>
              <w:divBdr>
                <w:top w:val="none" w:sz="0" w:space="0" w:color="auto"/>
                <w:left w:val="none" w:sz="0" w:space="0" w:color="auto"/>
                <w:bottom w:val="none" w:sz="0" w:space="0" w:color="auto"/>
                <w:right w:val="none" w:sz="0" w:space="0" w:color="auto"/>
              </w:divBdr>
            </w:div>
            <w:div w:id="2054304710">
              <w:marLeft w:val="0"/>
              <w:marRight w:val="0"/>
              <w:marTop w:val="0"/>
              <w:marBottom w:val="0"/>
              <w:divBdr>
                <w:top w:val="none" w:sz="0" w:space="0" w:color="auto"/>
                <w:left w:val="none" w:sz="0" w:space="0" w:color="auto"/>
                <w:bottom w:val="none" w:sz="0" w:space="0" w:color="auto"/>
                <w:right w:val="none" w:sz="0" w:space="0" w:color="auto"/>
              </w:divBdr>
            </w:div>
            <w:div w:id="1003707187">
              <w:marLeft w:val="0"/>
              <w:marRight w:val="0"/>
              <w:marTop w:val="0"/>
              <w:marBottom w:val="0"/>
              <w:divBdr>
                <w:top w:val="none" w:sz="0" w:space="0" w:color="auto"/>
                <w:left w:val="none" w:sz="0" w:space="0" w:color="auto"/>
                <w:bottom w:val="none" w:sz="0" w:space="0" w:color="auto"/>
                <w:right w:val="none" w:sz="0" w:space="0" w:color="auto"/>
              </w:divBdr>
            </w:div>
            <w:div w:id="1168516899">
              <w:marLeft w:val="0"/>
              <w:marRight w:val="0"/>
              <w:marTop w:val="0"/>
              <w:marBottom w:val="0"/>
              <w:divBdr>
                <w:top w:val="none" w:sz="0" w:space="0" w:color="auto"/>
                <w:left w:val="none" w:sz="0" w:space="0" w:color="auto"/>
                <w:bottom w:val="none" w:sz="0" w:space="0" w:color="auto"/>
                <w:right w:val="none" w:sz="0" w:space="0" w:color="auto"/>
              </w:divBdr>
            </w:div>
            <w:div w:id="2087847633">
              <w:marLeft w:val="0"/>
              <w:marRight w:val="0"/>
              <w:marTop w:val="0"/>
              <w:marBottom w:val="0"/>
              <w:divBdr>
                <w:top w:val="none" w:sz="0" w:space="0" w:color="auto"/>
                <w:left w:val="none" w:sz="0" w:space="0" w:color="auto"/>
                <w:bottom w:val="none" w:sz="0" w:space="0" w:color="auto"/>
                <w:right w:val="none" w:sz="0" w:space="0" w:color="auto"/>
              </w:divBdr>
            </w:div>
            <w:div w:id="2045134386">
              <w:marLeft w:val="0"/>
              <w:marRight w:val="0"/>
              <w:marTop w:val="0"/>
              <w:marBottom w:val="0"/>
              <w:divBdr>
                <w:top w:val="none" w:sz="0" w:space="0" w:color="auto"/>
                <w:left w:val="none" w:sz="0" w:space="0" w:color="auto"/>
                <w:bottom w:val="none" w:sz="0" w:space="0" w:color="auto"/>
                <w:right w:val="none" w:sz="0" w:space="0" w:color="auto"/>
              </w:divBdr>
            </w:div>
            <w:div w:id="459034285">
              <w:marLeft w:val="0"/>
              <w:marRight w:val="0"/>
              <w:marTop w:val="0"/>
              <w:marBottom w:val="0"/>
              <w:divBdr>
                <w:top w:val="none" w:sz="0" w:space="0" w:color="auto"/>
                <w:left w:val="none" w:sz="0" w:space="0" w:color="auto"/>
                <w:bottom w:val="none" w:sz="0" w:space="0" w:color="auto"/>
                <w:right w:val="none" w:sz="0" w:space="0" w:color="auto"/>
              </w:divBdr>
            </w:div>
            <w:div w:id="1530990336">
              <w:marLeft w:val="0"/>
              <w:marRight w:val="0"/>
              <w:marTop w:val="0"/>
              <w:marBottom w:val="0"/>
              <w:divBdr>
                <w:top w:val="none" w:sz="0" w:space="0" w:color="auto"/>
                <w:left w:val="none" w:sz="0" w:space="0" w:color="auto"/>
                <w:bottom w:val="none" w:sz="0" w:space="0" w:color="auto"/>
                <w:right w:val="none" w:sz="0" w:space="0" w:color="auto"/>
              </w:divBdr>
            </w:div>
            <w:div w:id="2120563248">
              <w:marLeft w:val="0"/>
              <w:marRight w:val="0"/>
              <w:marTop w:val="0"/>
              <w:marBottom w:val="0"/>
              <w:divBdr>
                <w:top w:val="none" w:sz="0" w:space="0" w:color="auto"/>
                <w:left w:val="none" w:sz="0" w:space="0" w:color="auto"/>
                <w:bottom w:val="none" w:sz="0" w:space="0" w:color="auto"/>
                <w:right w:val="none" w:sz="0" w:space="0" w:color="auto"/>
              </w:divBdr>
            </w:div>
            <w:div w:id="1554658925">
              <w:marLeft w:val="0"/>
              <w:marRight w:val="0"/>
              <w:marTop w:val="0"/>
              <w:marBottom w:val="0"/>
              <w:divBdr>
                <w:top w:val="none" w:sz="0" w:space="0" w:color="auto"/>
                <w:left w:val="none" w:sz="0" w:space="0" w:color="auto"/>
                <w:bottom w:val="none" w:sz="0" w:space="0" w:color="auto"/>
                <w:right w:val="none" w:sz="0" w:space="0" w:color="auto"/>
              </w:divBdr>
            </w:div>
            <w:div w:id="78715912">
              <w:marLeft w:val="0"/>
              <w:marRight w:val="0"/>
              <w:marTop w:val="0"/>
              <w:marBottom w:val="0"/>
              <w:divBdr>
                <w:top w:val="none" w:sz="0" w:space="0" w:color="auto"/>
                <w:left w:val="none" w:sz="0" w:space="0" w:color="auto"/>
                <w:bottom w:val="none" w:sz="0" w:space="0" w:color="auto"/>
                <w:right w:val="none" w:sz="0" w:space="0" w:color="auto"/>
              </w:divBdr>
            </w:div>
            <w:div w:id="2126077984">
              <w:marLeft w:val="0"/>
              <w:marRight w:val="0"/>
              <w:marTop w:val="0"/>
              <w:marBottom w:val="0"/>
              <w:divBdr>
                <w:top w:val="none" w:sz="0" w:space="0" w:color="auto"/>
                <w:left w:val="none" w:sz="0" w:space="0" w:color="auto"/>
                <w:bottom w:val="none" w:sz="0" w:space="0" w:color="auto"/>
                <w:right w:val="none" w:sz="0" w:space="0" w:color="auto"/>
              </w:divBdr>
            </w:div>
            <w:div w:id="1028212757">
              <w:marLeft w:val="0"/>
              <w:marRight w:val="0"/>
              <w:marTop w:val="0"/>
              <w:marBottom w:val="0"/>
              <w:divBdr>
                <w:top w:val="none" w:sz="0" w:space="0" w:color="auto"/>
                <w:left w:val="none" w:sz="0" w:space="0" w:color="auto"/>
                <w:bottom w:val="none" w:sz="0" w:space="0" w:color="auto"/>
                <w:right w:val="none" w:sz="0" w:space="0" w:color="auto"/>
              </w:divBdr>
            </w:div>
            <w:div w:id="2095781688">
              <w:marLeft w:val="0"/>
              <w:marRight w:val="0"/>
              <w:marTop w:val="0"/>
              <w:marBottom w:val="0"/>
              <w:divBdr>
                <w:top w:val="none" w:sz="0" w:space="0" w:color="auto"/>
                <w:left w:val="none" w:sz="0" w:space="0" w:color="auto"/>
                <w:bottom w:val="none" w:sz="0" w:space="0" w:color="auto"/>
                <w:right w:val="none" w:sz="0" w:space="0" w:color="auto"/>
              </w:divBdr>
            </w:div>
            <w:div w:id="1468746142">
              <w:marLeft w:val="0"/>
              <w:marRight w:val="0"/>
              <w:marTop w:val="0"/>
              <w:marBottom w:val="0"/>
              <w:divBdr>
                <w:top w:val="none" w:sz="0" w:space="0" w:color="auto"/>
                <w:left w:val="none" w:sz="0" w:space="0" w:color="auto"/>
                <w:bottom w:val="none" w:sz="0" w:space="0" w:color="auto"/>
                <w:right w:val="none" w:sz="0" w:space="0" w:color="auto"/>
              </w:divBdr>
            </w:div>
            <w:div w:id="1139685662">
              <w:marLeft w:val="0"/>
              <w:marRight w:val="0"/>
              <w:marTop w:val="0"/>
              <w:marBottom w:val="0"/>
              <w:divBdr>
                <w:top w:val="none" w:sz="0" w:space="0" w:color="auto"/>
                <w:left w:val="none" w:sz="0" w:space="0" w:color="auto"/>
                <w:bottom w:val="none" w:sz="0" w:space="0" w:color="auto"/>
                <w:right w:val="none" w:sz="0" w:space="0" w:color="auto"/>
              </w:divBdr>
            </w:div>
            <w:div w:id="1534610049">
              <w:marLeft w:val="0"/>
              <w:marRight w:val="0"/>
              <w:marTop w:val="0"/>
              <w:marBottom w:val="0"/>
              <w:divBdr>
                <w:top w:val="none" w:sz="0" w:space="0" w:color="auto"/>
                <w:left w:val="none" w:sz="0" w:space="0" w:color="auto"/>
                <w:bottom w:val="none" w:sz="0" w:space="0" w:color="auto"/>
                <w:right w:val="none" w:sz="0" w:space="0" w:color="auto"/>
              </w:divBdr>
            </w:div>
            <w:div w:id="1142307928">
              <w:marLeft w:val="0"/>
              <w:marRight w:val="0"/>
              <w:marTop w:val="0"/>
              <w:marBottom w:val="0"/>
              <w:divBdr>
                <w:top w:val="none" w:sz="0" w:space="0" w:color="auto"/>
                <w:left w:val="none" w:sz="0" w:space="0" w:color="auto"/>
                <w:bottom w:val="none" w:sz="0" w:space="0" w:color="auto"/>
                <w:right w:val="none" w:sz="0" w:space="0" w:color="auto"/>
              </w:divBdr>
            </w:div>
            <w:div w:id="635913506">
              <w:marLeft w:val="0"/>
              <w:marRight w:val="0"/>
              <w:marTop w:val="0"/>
              <w:marBottom w:val="0"/>
              <w:divBdr>
                <w:top w:val="none" w:sz="0" w:space="0" w:color="auto"/>
                <w:left w:val="none" w:sz="0" w:space="0" w:color="auto"/>
                <w:bottom w:val="none" w:sz="0" w:space="0" w:color="auto"/>
                <w:right w:val="none" w:sz="0" w:space="0" w:color="auto"/>
              </w:divBdr>
            </w:div>
            <w:div w:id="1371879032">
              <w:marLeft w:val="0"/>
              <w:marRight w:val="0"/>
              <w:marTop w:val="0"/>
              <w:marBottom w:val="0"/>
              <w:divBdr>
                <w:top w:val="none" w:sz="0" w:space="0" w:color="auto"/>
                <w:left w:val="none" w:sz="0" w:space="0" w:color="auto"/>
                <w:bottom w:val="none" w:sz="0" w:space="0" w:color="auto"/>
                <w:right w:val="none" w:sz="0" w:space="0" w:color="auto"/>
              </w:divBdr>
            </w:div>
            <w:div w:id="991911623">
              <w:marLeft w:val="0"/>
              <w:marRight w:val="0"/>
              <w:marTop w:val="0"/>
              <w:marBottom w:val="0"/>
              <w:divBdr>
                <w:top w:val="none" w:sz="0" w:space="0" w:color="auto"/>
                <w:left w:val="none" w:sz="0" w:space="0" w:color="auto"/>
                <w:bottom w:val="none" w:sz="0" w:space="0" w:color="auto"/>
                <w:right w:val="none" w:sz="0" w:space="0" w:color="auto"/>
              </w:divBdr>
            </w:div>
            <w:div w:id="502861568">
              <w:marLeft w:val="0"/>
              <w:marRight w:val="0"/>
              <w:marTop w:val="0"/>
              <w:marBottom w:val="0"/>
              <w:divBdr>
                <w:top w:val="none" w:sz="0" w:space="0" w:color="auto"/>
                <w:left w:val="none" w:sz="0" w:space="0" w:color="auto"/>
                <w:bottom w:val="none" w:sz="0" w:space="0" w:color="auto"/>
                <w:right w:val="none" w:sz="0" w:space="0" w:color="auto"/>
              </w:divBdr>
            </w:div>
            <w:div w:id="1892645521">
              <w:marLeft w:val="0"/>
              <w:marRight w:val="0"/>
              <w:marTop w:val="0"/>
              <w:marBottom w:val="0"/>
              <w:divBdr>
                <w:top w:val="none" w:sz="0" w:space="0" w:color="auto"/>
                <w:left w:val="none" w:sz="0" w:space="0" w:color="auto"/>
                <w:bottom w:val="none" w:sz="0" w:space="0" w:color="auto"/>
                <w:right w:val="none" w:sz="0" w:space="0" w:color="auto"/>
              </w:divBdr>
            </w:div>
            <w:div w:id="994644877">
              <w:marLeft w:val="0"/>
              <w:marRight w:val="0"/>
              <w:marTop w:val="0"/>
              <w:marBottom w:val="0"/>
              <w:divBdr>
                <w:top w:val="none" w:sz="0" w:space="0" w:color="auto"/>
                <w:left w:val="none" w:sz="0" w:space="0" w:color="auto"/>
                <w:bottom w:val="none" w:sz="0" w:space="0" w:color="auto"/>
                <w:right w:val="none" w:sz="0" w:space="0" w:color="auto"/>
              </w:divBdr>
            </w:div>
            <w:div w:id="547186728">
              <w:marLeft w:val="0"/>
              <w:marRight w:val="0"/>
              <w:marTop w:val="0"/>
              <w:marBottom w:val="0"/>
              <w:divBdr>
                <w:top w:val="none" w:sz="0" w:space="0" w:color="auto"/>
                <w:left w:val="none" w:sz="0" w:space="0" w:color="auto"/>
                <w:bottom w:val="none" w:sz="0" w:space="0" w:color="auto"/>
                <w:right w:val="none" w:sz="0" w:space="0" w:color="auto"/>
              </w:divBdr>
            </w:div>
            <w:div w:id="1590694031">
              <w:marLeft w:val="0"/>
              <w:marRight w:val="0"/>
              <w:marTop w:val="0"/>
              <w:marBottom w:val="0"/>
              <w:divBdr>
                <w:top w:val="none" w:sz="0" w:space="0" w:color="auto"/>
                <w:left w:val="none" w:sz="0" w:space="0" w:color="auto"/>
                <w:bottom w:val="none" w:sz="0" w:space="0" w:color="auto"/>
                <w:right w:val="none" w:sz="0" w:space="0" w:color="auto"/>
              </w:divBdr>
            </w:div>
            <w:div w:id="1558321188">
              <w:marLeft w:val="0"/>
              <w:marRight w:val="0"/>
              <w:marTop w:val="0"/>
              <w:marBottom w:val="0"/>
              <w:divBdr>
                <w:top w:val="none" w:sz="0" w:space="0" w:color="auto"/>
                <w:left w:val="none" w:sz="0" w:space="0" w:color="auto"/>
                <w:bottom w:val="none" w:sz="0" w:space="0" w:color="auto"/>
                <w:right w:val="none" w:sz="0" w:space="0" w:color="auto"/>
              </w:divBdr>
            </w:div>
            <w:div w:id="815876503">
              <w:marLeft w:val="0"/>
              <w:marRight w:val="0"/>
              <w:marTop w:val="0"/>
              <w:marBottom w:val="0"/>
              <w:divBdr>
                <w:top w:val="none" w:sz="0" w:space="0" w:color="auto"/>
                <w:left w:val="none" w:sz="0" w:space="0" w:color="auto"/>
                <w:bottom w:val="none" w:sz="0" w:space="0" w:color="auto"/>
                <w:right w:val="none" w:sz="0" w:space="0" w:color="auto"/>
              </w:divBdr>
            </w:div>
            <w:div w:id="1119035317">
              <w:marLeft w:val="0"/>
              <w:marRight w:val="0"/>
              <w:marTop w:val="0"/>
              <w:marBottom w:val="0"/>
              <w:divBdr>
                <w:top w:val="none" w:sz="0" w:space="0" w:color="auto"/>
                <w:left w:val="none" w:sz="0" w:space="0" w:color="auto"/>
                <w:bottom w:val="none" w:sz="0" w:space="0" w:color="auto"/>
                <w:right w:val="none" w:sz="0" w:space="0" w:color="auto"/>
              </w:divBdr>
            </w:div>
            <w:div w:id="1790930715">
              <w:marLeft w:val="0"/>
              <w:marRight w:val="0"/>
              <w:marTop w:val="0"/>
              <w:marBottom w:val="0"/>
              <w:divBdr>
                <w:top w:val="none" w:sz="0" w:space="0" w:color="auto"/>
                <w:left w:val="none" w:sz="0" w:space="0" w:color="auto"/>
                <w:bottom w:val="none" w:sz="0" w:space="0" w:color="auto"/>
                <w:right w:val="none" w:sz="0" w:space="0" w:color="auto"/>
              </w:divBdr>
            </w:div>
            <w:div w:id="437142534">
              <w:marLeft w:val="0"/>
              <w:marRight w:val="0"/>
              <w:marTop w:val="0"/>
              <w:marBottom w:val="0"/>
              <w:divBdr>
                <w:top w:val="none" w:sz="0" w:space="0" w:color="auto"/>
                <w:left w:val="none" w:sz="0" w:space="0" w:color="auto"/>
                <w:bottom w:val="none" w:sz="0" w:space="0" w:color="auto"/>
                <w:right w:val="none" w:sz="0" w:space="0" w:color="auto"/>
              </w:divBdr>
            </w:div>
            <w:div w:id="726026633">
              <w:marLeft w:val="0"/>
              <w:marRight w:val="0"/>
              <w:marTop w:val="0"/>
              <w:marBottom w:val="0"/>
              <w:divBdr>
                <w:top w:val="none" w:sz="0" w:space="0" w:color="auto"/>
                <w:left w:val="none" w:sz="0" w:space="0" w:color="auto"/>
                <w:bottom w:val="none" w:sz="0" w:space="0" w:color="auto"/>
                <w:right w:val="none" w:sz="0" w:space="0" w:color="auto"/>
              </w:divBdr>
            </w:div>
            <w:div w:id="660084226">
              <w:marLeft w:val="0"/>
              <w:marRight w:val="0"/>
              <w:marTop w:val="0"/>
              <w:marBottom w:val="0"/>
              <w:divBdr>
                <w:top w:val="none" w:sz="0" w:space="0" w:color="auto"/>
                <w:left w:val="none" w:sz="0" w:space="0" w:color="auto"/>
                <w:bottom w:val="none" w:sz="0" w:space="0" w:color="auto"/>
                <w:right w:val="none" w:sz="0" w:space="0" w:color="auto"/>
              </w:divBdr>
            </w:div>
            <w:div w:id="1784768679">
              <w:marLeft w:val="0"/>
              <w:marRight w:val="0"/>
              <w:marTop w:val="0"/>
              <w:marBottom w:val="0"/>
              <w:divBdr>
                <w:top w:val="none" w:sz="0" w:space="0" w:color="auto"/>
                <w:left w:val="none" w:sz="0" w:space="0" w:color="auto"/>
                <w:bottom w:val="none" w:sz="0" w:space="0" w:color="auto"/>
                <w:right w:val="none" w:sz="0" w:space="0" w:color="auto"/>
              </w:divBdr>
            </w:div>
            <w:div w:id="2114468576">
              <w:marLeft w:val="0"/>
              <w:marRight w:val="0"/>
              <w:marTop w:val="0"/>
              <w:marBottom w:val="0"/>
              <w:divBdr>
                <w:top w:val="none" w:sz="0" w:space="0" w:color="auto"/>
                <w:left w:val="none" w:sz="0" w:space="0" w:color="auto"/>
                <w:bottom w:val="none" w:sz="0" w:space="0" w:color="auto"/>
                <w:right w:val="none" w:sz="0" w:space="0" w:color="auto"/>
              </w:divBdr>
            </w:div>
            <w:div w:id="764963925">
              <w:marLeft w:val="0"/>
              <w:marRight w:val="0"/>
              <w:marTop w:val="0"/>
              <w:marBottom w:val="0"/>
              <w:divBdr>
                <w:top w:val="none" w:sz="0" w:space="0" w:color="auto"/>
                <w:left w:val="none" w:sz="0" w:space="0" w:color="auto"/>
                <w:bottom w:val="none" w:sz="0" w:space="0" w:color="auto"/>
                <w:right w:val="none" w:sz="0" w:space="0" w:color="auto"/>
              </w:divBdr>
            </w:div>
            <w:div w:id="475492756">
              <w:marLeft w:val="0"/>
              <w:marRight w:val="0"/>
              <w:marTop w:val="0"/>
              <w:marBottom w:val="0"/>
              <w:divBdr>
                <w:top w:val="none" w:sz="0" w:space="0" w:color="auto"/>
                <w:left w:val="none" w:sz="0" w:space="0" w:color="auto"/>
                <w:bottom w:val="none" w:sz="0" w:space="0" w:color="auto"/>
                <w:right w:val="none" w:sz="0" w:space="0" w:color="auto"/>
              </w:divBdr>
            </w:div>
            <w:div w:id="1641839465">
              <w:marLeft w:val="0"/>
              <w:marRight w:val="0"/>
              <w:marTop w:val="0"/>
              <w:marBottom w:val="0"/>
              <w:divBdr>
                <w:top w:val="none" w:sz="0" w:space="0" w:color="auto"/>
                <w:left w:val="none" w:sz="0" w:space="0" w:color="auto"/>
                <w:bottom w:val="none" w:sz="0" w:space="0" w:color="auto"/>
                <w:right w:val="none" w:sz="0" w:space="0" w:color="auto"/>
              </w:divBdr>
            </w:div>
            <w:div w:id="612323670">
              <w:marLeft w:val="0"/>
              <w:marRight w:val="0"/>
              <w:marTop w:val="0"/>
              <w:marBottom w:val="0"/>
              <w:divBdr>
                <w:top w:val="none" w:sz="0" w:space="0" w:color="auto"/>
                <w:left w:val="none" w:sz="0" w:space="0" w:color="auto"/>
                <w:bottom w:val="none" w:sz="0" w:space="0" w:color="auto"/>
                <w:right w:val="none" w:sz="0" w:space="0" w:color="auto"/>
              </w:divBdr>
            </w:div>
            <w:div w:id="1810517770">
              <w:marLeft w:val="0"/>
              <w:marRight w:val="0"/>
              <w:marTop w:val="0"/>
              <w:marBottom w:val="0"/>
              <w:divBdr>
                <w:top w:val="none" w:sz="0" w:space="0" w:color="auto"/>
                <w:left w:val="none" w:sz="0" w:space="0" w:color="auto"/>
                <w:bottom w:val="none" w:sz="0" w:space="0" w:color="auto"/>
                <w:right w:val="none" w:sz="0" w:space="0" w:color="auto"/>
              </w:divBdr>
            </w:div>
            <w:div w:id="1139884456">
              <w:marLeft w:val="0"/>
              <w:marRight w:val="0"/>
              <w:marTop w:val="0"/>
              <w:marBottom w:val="0"/>
              <w:divBdr>
                <w:top w:val="none" w:sz="0" w:space="0" w:color="auto"/>
                <w:left w:val="none" w:sz="0" w:space="0" w:color="auto"/>
                <w:bottom w:val="none" w:sz="0" w:space="0" w:color="auto"/>
                <w:right w:val="none" w:sz="0" w:space="0" w:color="auto"/>
              </w:divBdr>
            </w:div>
            <w:div w:id="1852330879">
              <w:marLeft w:val="0"/>
              <w:marRight w:val="0"/>
              <w:marTop w:val="0"/>
              <w:marBottom w:val="0"/>
              <w:divBdr>
                <w:top w:val="none" w:sz="0" w:space="0" w:color="auto"/>
                <w:left w:val="none" w:sz="0" w:space="0" w:color="auto"/>
                <w:bottom w:val="none" w:sz="0" w:space="0" w:color="auto"/>
                <w:right w:val="none" w:sz="0" w:space="0" w:color="auto"/>
              </w:divBdr>
            </w:div>
            <w:div w:id="1021083123">
              <w:marLeft w:val="0"/>
              <w:marRight w:val="0"/>
              <w:marTop w:val="0"/>
              <w:marBottom w:val="0"/>
              <w:divBdr>
                <w:top w:val="none" w:sz="0" w:space="0" w:color="auto"/>
                <w:left w:val="none" w:sz="0" w:space="0" w:color="auto"/>
                <w:bottom w:val="none" w:sz="0" w:space="0" w:color="auto"/>
                <w:right w:val="none" w:sz="0" w:space="0" w:color="auto"/>
              </w:divBdr>
            </w:div>
            <w:div w:id="228149466">
              <w:marLeft w:val="0"/>
              <w:marRight w:val="0"/>
              <w:marTop w:val="0"/>
              <w:marBottom w:val="0"/>
              <w:divBdr>
                <w:top w:val="none" w:sz="0" w:space="0" w:color="auto"/>
                <w:left w:val="none" w:sz="0" w:space="0" w:color="auto"/>
                <w:bottom w:val="none" w:sz="0" w:space="0" w:color="auto"/>
                <w:right w:val="none" w:sz="0" w:space="0" w:color="auto"/>
              </w:divBdr>
            </w:div>
            <w:div w:id="1814718466">
              <w:marLeft w:val="0"/>
              <w:marRight w:val="0"/>
              <w:marTop w:val="0"/>
              <w:marBottom w:val="0"/>
              <w:divBdr>
                <w:top w:val="none" w:sz="0" w:space="0" w:color="auto"/>
                <w:left w:val="none" w:sz="0" w:space="0" w:color="auto"/>
                <w:bottom w:val="none" w:sz="0" w:space="0" w:color="auto"/>
                <w:right w:val="none" w:sz="0" w:space="0" w:color="auto"/>
              </w:divBdr>
            </w:div>
            <w:div w:id="1321227500">
              <w:marLeft w:val="0"/>
              <w:marRight w:val="0"/>
              <w:marTop w:val="0"/>
              <w:marBottom w:val="0"/>
              <w:divBdr>
                <w:top w:val="none" w:sz="0" w:space="0" w:color="auto"/>
                <w:left w:val="none" w:sz="0" w:space="0" w:color="auto"/>
                <w:bottom w:val="none" w:sz="0" w:space="0" w:color="auto"/>
                <w:right w:val="none" w:sz="0" w:space="0" w:color="auto"/>
              </w:divBdr>
            </w:div>
            <w:div w:id="1991055917">
              <w:marLeft w:val="0"/>
              <w:marRight w:val="0"/>
              <w:marTop w:val="0"/>
              <w:marBottom w:val="0"/>
              <w:divBdr>
                <w:top w:val="none" w:sz="0" w:space="0" w:color="auto"/>
                <w:left w:val="none" w:sz="0" w:space="0" w:color="auto"/>
                <w:bottom w:val="none" w:sz="0" w:space="0" w:color="auto"/>
                <w:right w:val="none" w:sz="0" w:space="0" w:color="auto"/>
              </w:divBdr>
            </w:div>
            <w:div w:id="922299513">
              <w:marLeft w:val="0"/>
              <w:marRight w:val="0"/>
              <w:marTop w:val="0"/>
              <w:marBottom w:val="0"/>
              <w:divBdr>
                <w:top w:val="none" w:sz="0" w:space="0" w:color="auto"/>
                <w:left w:val="none" w:sz="0" w:space="0" w:color="auto"/>
                <w:bottom w:val="none" w:sz="0" w:space="0" w:color="auto"/>
                <w:right w:val="none" w:sz="0" w:space="0" w:color="auto"/>
              </w:divBdr>
            </w:div>
            <w:div w:id="807937646">
              <w:marLeft w:val="0"/>
              <w:marRight w:val="0"/>
              <w:marTop w:val="0"/>
              <w:marBottom w:val="0"/>
              <w:divBdr>
                <w:top w:val="none" w:sz="0" w:space="0" w:color="auto"/>
                <w:left w:val="none" w:sz="0" w:space="0" w:color="auto"/>
                <w:bottom w:val="none" w:sz="0" w:space="0" w:color="auto"/>
                <w:right w:val="none" w:sz="0" w:space="0" w:color="auto"/>
              </w:divBdr>
            </w:div>
            <w:div w:id="1482506112">
              <w:marLeft w:val="0"/>
              <w:marRight w:val="0"/>
              <w:marTop w:val="0"/>
              <w:marBottom w:val="0"/>
              <w:divBdr>
                <w:top w:val="none" w:sz="0" w:space="0" w:color="auto"/>
                <w:left w:val="none" w:sz="0" w:space="0" w:color="auto"/>
                <w:bottom w:val="none" w:sz="0" w:space="0" w:color="auto"/>
                <w:right w:val="none" w:sz="0" w:space="0" w:color="auto"/>
              </w:divBdr>
            </w:div>
            <w:div w:id="52626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836459">
      <w:bodyDiv w:val="1"/>
      <w:marLeft w:val="0"/>
      <w:marRight w:val="0"/>
      <w:marTop w:val="0"/>
      <w:marBottom w:val="0"/>
      <w:divBdr>
        <w:top w:val="none" w:sz="0" w:space="0" w:color="auto"/>
        <w:left w:val="none" w:sz="0" w:space="0" w:color="auto"/>
        <w:bottom w:val="none" w:sz="0" w:space="0" w:color="auto"/>
        <w:right w:val="none" w:sz="0" w:space="0" w:color="auto"/>
      </w:divBdr>
      <w:divsChild>
        <w:div w:id="764771271">
          <w:marLeft w:val="0"/>
          <w:marRight w:val="0"/>
          <w:marTop w:val="0"/>
          <w:marBottom w:val="0"/>
          <w:divBdr>
            <w:top w:val="none" w:sz="0" w:space="0" w:color="auto"/>
            <w:left w:val="none" w:sz="0" w:space="0" w:color="auto"/>
            <w:bottom w:val="none" w:sz="0" w:space="0" w:color="auto"/>
            <w:right w:val="none" w:sz="0" w:space="0" w:color="auto"/>
          </w:divBdr>
          <w:divsChild>
            <w:div w:id="1040862363">
              <w:marLeft w:val="0"/>
              <w:marRight w:val="0"/>
              <w:marTop w:val="0"/>
              <w:marBottom w:val="0"/>
              <w:divBdr>
                <w:top w:val="none" w:sz="0" w:space="0" w:color="auto"/>
                <w:left w:val="none" w:sz="0" w:space="0" w:color="auto"/>
                <w:bottom w:val="none" w:sz="0" w:space="0" w:color="auto"/>
                <w:right w:val="none" w:sz="0" w:space="0" w:color="auto"/>
              </w:divBdr>
            </w:div>
            <w:div w:id="125898512">
              <w:marLeft w:val="0"/>
              <w:marRight w:val="0"/>
              <w:marTop w:val="0"/>
              <w:marBottom w:val="0"/>
              <w:divBdr>
                <w:top w:val="none" w:sz="0" w:space="0" w:color="auto"/>
                <w:left w:val="none" w:sz="0" w:space="0" w:color="auto"/>
                <w:bottom w:val="none" w:sz="0" w:space="0" w:color="auto"/>
                <w:right w:val="none" w:sz="0" w:space="0" w:color="auto"/>
              </w:divBdr>
            </w:div>
            <w:div w:id="172752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48307">
      <w:bodyDiv w:val="1"/>
      <w:marLeft w:val="0"/>
      <w:marRight w:val="0"/>
      <w:marTop w:val="0"/>
      <w:marBottom w:val="0"/>
      <w:divBdr>
        <w:top w:val="none" w:sz="0" w:space="0" w:color="auto"/>
        <w:left w:val="none" w:sz="0" w:space="0" w:color="auto"/>
        <w:bottom w:val="none" w:sz="0" w:space="0" w:color="auto"/>
        <w:right w:val="none" w:sz="0" w:space="0" w:color="auto"/>
      </w:divBdr>
      <w:divsChild>
        <w:div w:id="1684286169">
          <w:marLeft w:val="0"/>
          <w:marRight w:val="0"/>
          <w:marTop w:val="0"/>
          <w:marBottom w:val="0"/>
          <w:divBdr>
            <w:top w:val="none" w:sz="0" w:space="0" w:color="auto"/>
            <w:left w:val="none" w:sz="0" w:space="0" w:color="auto"/>
            <w:bottom w:val="none" w:sz="0" w:space="0" w:color="auto"/>
            <w:right w:val="none" w:sz="0" w:space="0" w:color="auto"/>
          </w:divBdr>
          <w:divsChild>
            <w:div w:id="10069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324090548">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375618417">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51800682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005792166">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2163">
      <w:bodyDiv w:val="1"/>
      <w:marLeft w:val="0"/>
      <w:marRight w:val="0"/>
      <w:marTop w:val="0"/>
      <w:marBottom w:val="0"/>
      <w:divBdr>
        <w:top w:val="none" w:sz="0" w:space="0" w:color="auto"/>
        <w:left w:val="none" w:sz="0" w:space="0" w:color="auto"/>
        <w:bottom w:val="none" w:sz="0" w:space="0" w:color="auto"/>
        <w:right w:val="none" w:sz="0" w:space="0" w:color="auto"/>
      </w:divBdr>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02542">
      <w:bodyDiv w:val="1"/>
      <w:marLeft w:val="0"/>
      <w:marRight w:val="0"/>
      <w:marTop w:val="0"/>
      <w:marBottom w:val="0"/>
      <w:divBdr>
        <w:top w:val="none" w:sz="0" w:space="0" w:color="auto"/>
        <w:left w:val="none" w:sz="0" w:space="0" w:color="auto"/>
        <w:bottom w:val="none" w:sz="0" w:space="0" w:color="auto"/>
        <w:right w:val="none" w:sz="0" w:space="0" w:color="auto"/>
      </w:divBdr>
      <w:divsChild>
        <w:div w:id="147134388">
          <w:marLeft w:val="0"/>
          <w:marRight w:val="0"/>
          <w:marTop w:val="0"/>
          <w:marBottom w:val="0"/>
          <w:divBdr>
            <w:top w:val="none" w:sz="0" w:space="0" w:color="auto"/>
            <w:left w:val="none" w:sz="0" w:space="0" w:color="auto"/>
            <w:bottom w:val="none" w:sz="0" w:space="0" w:color="auto"/>
            <w:right w:val="none" w:sz="0" w:space="0" w:color="auto"/>
          </w:divBdr>
          <w:divsChild>
            <w:div w:id="716272690">
              <w:marLeft w:val="0"/>
              <w:marRight w:val="0"/>
              <w:marTop w:val="0"/>
              <w:marBottom w:val="0"/>
              <w:divBdr>
                <w:top w:val="none" w:sz="0" w:space="0" w:color="auto"/>
                <w:left w:val="none" w:sz="0" w:space="0" w:color="auto"/>
                <w:bottom w:val="none" w:sz="0" w:space="0" w:color="auto"/>
                <w:right w:val="none" w:sz="0" w:space="0" w:color="auto"/>
              </w:divBdr>
            </w:div>
            <w:div w:id="1395621213">
              <w:marLeft w:val="0"/>
              <w:marRight w:val="0"/>
              <w:marTop w:val="0"/>
              <w:marBottom w:val="0"/>
              <w:divBdr>
                <w:top w:val="none" w:sz="0" w:space="0" w:color="auto"/>
                <w:left w:val="none" w:sz="0" w:space="0" w:color="auto"/>
                <w:bottom w:val="none" w:sz="0" w:space="0" w:color="auto"/>
                <w:right w:val="none" w:sz="0" w:space="0" w:color="auto"/>
              </w:divBdr>
            </w:div>
            <w:div w:id="243269643">
              <w:marLeft w:val="0"/>
              <w:marRight w:val="0"/>
              <w:marTop w:val="0"/>
              <w:marBottom w:val="0"/>
              <w:divBdr>
                <w:top w:val="none" w:sz="0" w:space="0" w:color="auto"/>
                <w:left w:val="none" w:sz="0" w:space="0" w:color="auto"/>
                <w:bottom w:val="none" w:sz="0" w:space="0" w:color="auto"/>
                <w:right w:val="none" w:sz="0" w:space="0" w:color="auto"/>
              </w:divBdr>
            </w:div>
            <w:div w:id="1015375889">
              <w:marLeft w:val="0"/>
              <w:marRight w:val="0"/>
              <w:marTop w:val="0"/>
              <w:marBottom w:val="0"/>
              <w:divBdr>
                <w:top w:val="none" w:sz="0" w:space="0" w:color="auto"/>
                <w:left w:val="none" w:sz="0" w:space="0" w:color="auto"/>
                <w:bottom w:val="none" w:sz="0" w:space="0" w:color="auto"/>
                <w:right w:val="none" w:sz="0" w:space="0" w:color="auto"/>
              </w:divBdr>
            </w:div>
            <w:div w:id="2075270572">
              <w:marLeft w:val="0"/>
              <w:marRight w:val="0"/>
              <w:marTop w:val="0"/>
              <w:marBottom w:val="0"/>
              <w:divBdr>
                <w:top w:val="none" w:sz="0" w:space="0" w:color="auto"/>
                <w:left w:val="none" w:sz="0" w:space="0" w:color="auto"/>
                <w:bottom w:val="none" w:sz="0" w:space="0" w:color="auto"/>
                <w:right w:val="none" w:sz="0" w:space="0" w:color="auto"/>
              </w:divBdr>
            </w:div>
            <w:div w:id="1535116834">
              <w:marLeft w:val="0"/>
              <w:marRight w:val="0"/>
              <w:marTop w:val="0"/>
              <w:marBottom w:val="0"/>
              <w:divBdr>
                <w:top w:val="none" w:sz="0" w:space="0" w:color="auto"/>
                <w:left w:val="none" w:sz="0" w:space="0" w:color="auto"/>
                <w:bottom w:val="none" w:sz="0" w:space="0" w:color="auto"/>
                <w:right w:val="none" w:sz="0" w:space="0" w:color="auto"/>
              </w:divBdr>
            </w:div>
            <w:div w:id="1420518020">
              <w:marLeft w:val="0"/>
              <w:marRight w:val="0"/>
              <w:marTop w:val="0"/>
              <w:marBottom w:val="0"/>
              <w:divBdr>
                <w:top w:val="none" w:sz="0" w:space="0" w:color="auto"/>
                <w:left w:val="none" w:sz="0" w:space="0" w:color="auto"/>
                <w:bottom w:val="none" w:sz="0" w:space="0" w:color="auto"/>
                <w:right w:val="none" w:sz="0" w:space="0" w:color="auto"/>
              </w:divBdr>
            </w:div>
            <w:div w:id="121848435">
              <w:marLeft w:val="0"/>
              <w:marRight w:val="0"/>
              <w:marTop w:val="0"/>
              <w:marBottom w:val="0"/>
              <w:divBdr>
                <w:top w:val="none" w:sz="0" w:space="0" w:color="auto"/>
                <w:left w:val="none" w:sz="0" w:space="0" w:color="auto"/>
                <w:bottom w:val="none" w:sz="0" w:space="0" w:color="auto"/>
                <w:right w:val="none" w:sz="0" w:space="0" w:color="auto"/>
              </w:divBdr>
            </w:div>
            <w:div w:id="1090080508">
              <w:marLeft w:val="0"/>
              <w:marRight w:val="0"/>
              <w:marTop w:val="0"/>
              <w:marBottom w:val="0"/>
              <w:divBdr>
                <w:top w:val="none" w:sz="0" w:space="0" w:color="auto"/>
                <w:left w:val="none" w:sz="0" w:space="0" w:color="auto"/>
                <w:bottom w:val="none" w:sz="0" w:space="0" w:color="auto"/>
                <w:right w:val="none" w:sz="0" w:space="0" w:color="auto"/>
              </w:divBdr>
            </w:div>
            <w:div w:id="774135290">
              <w:marLeft w:val="0"/>
              <w:marRight w:val="0"/>
              <w:marTop w:val="0"/>
              <w:marBottom w:val="0"/>
              <w:divBdr>
                <w:top w:val="none" w:sz="0" w:space="0" w:color="auto"/>
                <w:left w:val="none" w:sz="0" w:space="0" w:color="auto"/>
                <w:bottom w:val="none" w:sz="0" w:space="0" w:color="auto"/>
                <w:right w:val="none" w:sz="0" w:space="0" w:color="auto"/>
              </w:divBdr>
            </w:div>
            <w:div w:id="1936589966">
              <w:marLeft w:val="0"/>
              <w:marRight w:val="0"/>
              <w:marTop w:val="0"/>
              <w:marBottom w:val="0"/>
              <w:divBdr>
                <w:top w:val="none" w:sz="0" w:space="0" w:color="auto"/>
                <w:left w:val="none" w:sz="0" w:space="0" w:color="auto"/>
                <w:bottom w:val="none" w:sz="0" w:space="0" w:color="auto"/>
                <w:right w:val="none" w:sz="0" w:space="0" w:color="auto"/>
              </w:divBdr>
            </w:div>
            <w:div w:id="839736754">
              <w:marLeft w:val="0"/>
              <w:marRight w:val="0"/>
              <w:marTop w:val="0"/>
              <w:marBottom w:val="0"/>
              <w:divBdr>
                <w:top w:val="none" w:sz="0" w:space="0" w:color="auto"/>
                <w:left w:val="none" w:sz="0" w:space="0" w:color="auto"/>
                <w:bottom w:val="none" w:sz="0" w:space="0" w:color="auto"/>
                <w:right w:val="none" w:sz="0" w:space="0" w:color="auto"/>
              </w:divBdr>
            </w:div>
            <w:div w:id="652880646">
              <w:marLeft w:val="0"/>
              <w:marRight w:val="0"/>
              <w:marTop w:val="0"/>
              <w:marBottom w:val="0"/>
              <w:divBdr>
                <w:top w:val="none" w:sz="0" w:space="0" w:color="auto"/>
                <w:left w:val="none" w:sz="0" w:space="0" w:color="auto"/>
                <w:bottom w:val="none" w:sz="0" w:space="0" w:color="auto"/>
                <w:right w:val="none" w:sz="0" w:space="0" w:color="auto"/>
              </w:divBdr>
            </w:div>
            <w:div w:id="752092442">
              <w:marLeft w:val="0"/>
              <w:marRight w:val="0"/>
              <w:marTop w:val="0"/>
              <w:marBottom w:val="0"/>
              <w:divBdr>
                <w:top w:val="none" w:sz="0" w:space="0" w:color="auto"/>
                <w:left w:val="none" w:sz="0" w:space="0" w:color="auto"/>
                <w:bottom w:val="none" w:sz="0" w:space="0" w:color="auto"/>
                <w:right w:val="none" w:sz="0" w:space="0" w:color="auto"/>
              </w:divBdr>
            </w:div>
            <w:div w:id="1323316053">
              <w:marLeft w:val="0"/>
              <w:marRight w:val="0"/>
              <w:marTop w:val="0"/>
              <w:marBottom w:val="0"/>
              <w:divBdr>
                <w:top w:val="none" w:sz="0" w:space="0" w:color="auto"/>
                <w:left w:val="none" w:sz="0" w:space="0" w:color="auto"/>
                <w:bottom w:val="none" w:sz="0" w:space="0" w:color="auto"/>
                <w:right w:val="none" w:sz="0" w:space="0" w:color="auto"/>
              </w:divBdr>
            </w:div>
            <w:div w:id="1467357487">
              <w:marLeft w:val="0"/>
              <w:marRight w:val="0"/>
              <w:marTop w:val="0"/>
              <w:marBottom w:val="0"/>
              <w:divBdr>
                <w:top w:val="none" w:sz="0" w:space="0" w:color="auto"/>
                <w:left w:val="none" w:sz="0" w:space="0" w:color="auto"/>
                <w:bottom w:val="none" w:sz="0" w:space="0" w:color="auto"/>
                <w:right w:val="none" w:sz="0" w:space="0" w:color="auto"/>
              </w:divBdr>
            </w:div>
            <w:div w:id="582953033">
              <w:marLeft w:val="0"/>
              <w:marRight w:val="0"/>
              <w:marTop w:val="0"/>
              <w:marBottom w:val="0"/>
              <w:divBdr>
                <w:top w:val="none" w:sz="0" w:space="0" w:color="auto"/>
                <w:left w:val="none" w:sz="0" w:space="0" w:color="auto"/>
                <w:bottom w:val="none" w:sz="0" w:space="0" w:color="auto"/>
                <w:right w:val="none" w:sz="0" w:space="0" w:color="auto"/>
              </w:divBdr>
            </w:div>
            <w:div w:id="2093964139">
              <w:marLeft w:val="0"/>
              <w:marRight w:val="0"/>
              <w:marTop w:val="0"/>
              <w:marBottom w:val="0"/>
              <w:divBdr>
                <w:top w:val="none" w:sz="0" w:space="0" w:color="auto"/>
                <w:left w:val="none" w:sz="0" w:space="0" w:color="auto"/>
                <w:bottom w:val="none" w:sz="0" w:space="0" w:color="auto"/>
                <w:right w:val="none" w:sz="0" w:space="0" w:color="auto"/>
              </w:divBdr>
            </w:div>
            <w:div w:id="1089498532">
              <w:marLeft w:val="0"/>
              <w:marRight w:val="0"/>
              <w:marTop w:val="0"/>
              <w:marBottom w:val="0"/>
              <w:divBdr>
                <w:top w:val="none" w:sz="0" w:space="0" w:color="auto"/>
                <w:left w:val="none" w:sz="0" w:space="0" w:color="auto"/>
                <w:bottom w:val="none" w:sz="0" w:space="0" w:color="auto"/>
                <w:right w:val="none" w:sz="0" w:space="0" w:color="auto"/>
              </w:divBdr>
            </w:div>
            <w:div w:id="1529104582">
              <w:marLeft w:val="0"/>
              <w:marRight w:val="0"/>
              <w:marTop w:val="0"/>
              <w:marBottom w:val="0"/>
              <w:divBdr>
                <w:top w:val="none" w:sz="0" w:space="0" w:color="auto"/>
                <w:left w:val="none" w:sz="0" w:space="0" w:color="auto"/>
                <w:bottom w:val="none" w:sz="0" w:space="0" w:color="auto"/>
                <w:right w:val="none" w:sz="0" w:space="0" w:color="auto"/>
              </w:divBdr>
            </w:div>
            <w:div w:id="2134132502">
              <w:marLeft w:val="0"/>
              <w:marRight w:val="0"/>
              <w:marTop w:val="0"/>
              <w:marBottom w:val="0"/>
              <w:divBdr>
                <w:top w:val="none" w:sz="0" w:space="0" w:color="auto"/>
                <w:left w:val="none" w:sz="0" w:space="0" w:color="auto"/>
                <w:bottom w:val="none" w:sz="0" w:space="0" w:color="auto"/>
                <w:right w:val="none" w:sz="0" w:space="0" w:color="auto"/>
              </w:divBdr>
            </w:div>
            <w:div w:id="603684366">
              <w:marLeft w:val="0"/>
              <w:marRight w:val="0"/>
              <w:marTop w:val="0"/>
              <w:marBottom w:val="0"/>
              <w:divBdr>
                <w:top w:val="none" w:sz="0" w:space="0" w:color="auto"/>
                <w:left w:val="none" w:sz="0" w:space="0" w:color="auto"/>
                <w:bottom w:val="none" w:sz="0" w:space="0" w:color="auto"/>
                <w:right w:val="none" w:sz="0" w:space="0" w:color="auto"/>
              </w:divBdr>
            </w:div>
            <w:div w:id="2067871756">
              <w:marLeft w:val="0"/>
              <w:marRight w:val="0"/>
              <w:marTop w:val="0"/>
              <w:marBottom w:val="0"/>
              <w:divBdr>
                <w:top w:val="none" w:sz="0" w:space="0" w:color="auto"/>
                <w:left w:val="none" w:sz="0" w:space="0" w:color="auto"/>
                <w:bottom w:val="none" w:sz="0" w:space="0" w:color="auto"/>
                <w:right w:val="none" w:sz="0" w:space="0" w:color="auto"/>
              </w:divBdr>
            </w:div>
            <w:div w:id="1097096812">
              <w:marLeft w:val="0"/>
              <w:marRight w:val="0"/>
              <w:marTop w:val="0"/>
              <w:marBottom w:val="0"/>
              <w:divBdr>
                <w:top w:val="none" w:sz="0" w:space="0" w:color="auto"/>
                <w:left w:val="none" w:sz="0" w:space="0" w:color="auto"/>
                <w:bottom w:val="none" w:sz="0" w:space="0" w:color="auto"/>
                <w:right w:val="none" w:sz="0" w:space="0" w:color="auto"/>
              </w:divBdr>
            </w:div>
            <w:div w:id="1814062908">
              <w:marLeft w:val="0"/>
              <w:marRight w:val="0"/>
              <w:marTop w:val="0"/>
              <w:marBottom w:val="0"/>
              <w:divBdr>
                <w:top w:val="none" w:sz="0" w:space="0" w:color="auto"/>
                <w:left w:val="none" w:sz="0" w:space="0" w:color="auto"/>
                <w:bottom w:val="none" w:sz="0" w:space="0" w:color="auto"/>
                <w:right w:val="none" w:sz="0" w:space="0" w:color="auto"/>
              </w:divBdr>
            </w:div>
            <w:div w:id="523597851">
              <w:marLeft w:val="0"/>
              <w:marRight w:val="0"/>
              <w:marTop w:val="0"/>
              <w:marBottom w:val="0"/>
              <w:divBdr>
                <w:top w:val="none" w:sz="0" w:space="0" w:color="auto"/>
                <w:left w:val="none" w:sz="0" w:space="0" w:color="auto"/>
                <w:bottom w:val="none" w:sz="0" w:space="0" w:color="auto"/>
                <w:right w:val="none" w:sz="0" w:space="0" w:color="auto"/>
              </w:divBdr>
            </w:div>
            <w:div w:id="1315836927">
              <w:marLeft w:val="0"/>
              <w:marRight w:val="0"/>
              <w:marTop w:val="0"/>
              <w:marBottom w:val="0"/>
              <w:divBdr>
                <w:top w:val="none" w:sz="0" w:space="0" w:color="auto"/>
                <w:left w:val="none" w:sz="0" w:space="0" w:color="auto"/>
                <w:bottom w:val="none" w:sz="0" w:space="0" w:color="auto"/>
                <w:right w:val="none" w:sz="0" w:space="0" w:color="auto"/>
              </w:divBdr>
            </w:div>
            <w:div w:id="495346920">
              <w:marLeft w:val="0"/>
              <w:marRight w:val="0"/>
              <w:marTop w:val="0"/>
              <w:marBottom w:val="0"/>
              <w:divBdr>
                <w:top w:val="none" w:sz="0" w:space="0" w:color="auto"/>
                <w:left w:val="none" w:sz="0" w:space="0" w:color="auto"/>
                <w:bottom w:val="none" w:sz="0" w:space="0" w:color="auto"/>
                <w:right w:val="none" w:sz="0" w:space="0" w:color="auto"/>
              </w:divBdr>
            </w:div>
            <w:div w:id="1229146831">
              <w:marLeft w:val="0"/>
              <w:marRight w:val="0"/>
              <w:marTop w:val="0"/>
              <w:marBottom w:val="0"/>
              <w:divBdr>
                <w:top w:val="none" w:sz="0" w:space="0" w:color="auto"/>
                <w:left w:val="none" w:sz="0" w:space="0" w:color="auto"/>
                <w:bottom w:val="none" w:sz="0" w:space="0" w:color="auto"/>
                <w:right w:val="none" w:sz="0" w:space="0" w:color="auto"/>
              </w:divBdr>
            </w:div>
            <w:div w:id="386301565">
              <w:marLeft w:val="0"/>
              <w:marRight w:val="0"/>
              <w:marTop w:val="0"/>
              <w:marBottom w:val="0"/>
              <w:divBdr>
                <w:top w:val="none" w:sz="0" w:space="0" w:color="auto"/>
                <w:left w:val="none" w:sz="0" w:space="0" w:color="auto"/>
                <w:bottom w:val="none" w:sz="0" w:space="0" w:color="auto"/>
                <w:right w:val="none" w:sz="0" w:space="0" w:color="auto"/>
              </w:divBdr>
            </w:div>
            <w:div w:id="544098427">
              <w:marLeft w:val="0"/>
              <w:marRight w:val="0"/>
              <w:marTop w:val="0"/>
              <w:marBottom w:val="0"/>
              <w:divBdr>
                <w:top w:val="none" w:sz="0" w:space="0" w:color="auto"/>
                <w:left w:val="none" w:sz="0" w:space="0" w:color="auto"/>
                <w:bottom w:val="none" w:sz="0" w:space="0" w:color="auto"/>
                <w:right w:val="none" w:sz="0" w:space="0" w:color="auto"/>
              </w:divBdr>
            </w:div>
            <w:div w:id="732237880">
              <w:marLeft w:val="0"/>
              <w:marRight w:val="0"/>
              <w:marTop w:val="0"/>
              <w:marBottom w:val="0"/>
              <w:divBdr>
                <w:top w:val="none" w:sz="0" w:space="0" w:color="auto"/>
                <w:left w:val="none" w:sz="0" w:space="0" w:color="auto"/>
                <w:bottom w:val="none" w:sz="0" w:space="0" w:color="auto"/>
                <w:right w:val="none" w:sz="0" w:space="0" w:color="auto"/>
              </w:divBdr>
            </w:div>
            <w:div w:id="8780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13390022">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72358847">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10970">
      <w:bodyDiv w:val="1"/>
      <w:marLeft w:val="0"/>
      <w:marRight w:val="0"/>
      <w:marTop w:val="0"/>
      <w:marBottom w:val="0"/>
      <w:divBdr>
        <w:top w:val="none" w:sz="0" w:space="0" w:color="auto"/>
        <w:left w:val="none" w:sz="0" w:space="0" w:color="auto"/>
        <w:bottom w:val="none" w:sz="0" w:space="0" w:color="auto"/>
        <w:right w:val="none" w:sz="0" w:space="0" w:color="auto"/>
      </w:divBdr>
      <w:divsChild>
        <w:div w:id="1207527761">
          <w:marLeft w:val="0"/>
          <w:marRight w:val="0"/>
          <w:marTop w:val="0"/>
          <w:marBottom w:val="0"/>
          <w:divBdr>
            <w:top w:val="none" w:sz="0" w:space="0" w:color="auto"/>
            <w:left w:val="none" w:sz="0" w:space="0" w:color="auto"/>
            <w:bottom w:val="none" w:sz="0" w:space="0" w:color="auto"/>
            <w:right w:val="none" w:sz="0" w:space="0" w:color="auto"/>
          </w:divBdr>
          <w:divsChild>
            <w:div w:id="1406800543">
              <w:marLeft w:val="0"/>
              <w:marRight w:val="0"/>
              <w:marTop w:val="0"/>
              <w:marBottom w:val="0"/>
              <w:divBdr>
                <w:top w:val="none" w:sz="0" w:space="0" w:color="auto"/>
                <w:left w:val="none" w:sz="0" w:space="0" w:color="auto"/>
                <w:bottom w:val="none" w:sz="0" w:space="0" w:color="auto"/>
                <w:right w:val="none" w:sz="0" w:space="0" w:color="auto"/>
              </w:divBdr>
            </w:div>
            <w:div w:id="1907523401">
              <w:marLeft w:val="0"/>
              <w:marRight w:val="0"/>
              <w:marTop w:val="0"/>
              <w:marBottom w:val="0"/>
              <w:divBdr>
                <w:top w:val="none" w:sz="0" w:space="0" w:color="auto"/>
                <w:left w:val="none" w:sz="0" w:space="0" w:color="auto"/>
                <w:bottom w:val="none" w:sz="0" w:space="0" w:color="auto"/>
                <w:right w:val="none" w:sz="0" w:space="0" w:color="auto"/>
              </w:divBdr>
            </w:div>
            <w:div w:id="1158421771">
              <w:marLeft w:val="0"/>
              <w:marRight w:val="0"/>
              <w:marTop w:val="0"/>
              <w:marBottom w:val="0"/>
              <w:divBdr>
                <w:top w:val="none" w:sz="0" w:space="0" w:color="auto"/>
                <w:left w:val="none" w:sz="0" w:space="0" w:color="auto"/>
                <w:bottom w:val="none" w:sz="0" w:space="0" w:color="auto"/>
                <w:right w:val="none" w:sz="0" w:space="0" w:color="auto"/>
              </w:divBdr>
            </w:div>
            <w:div w:id="816261517">
              <w:marLeft w:val="0"/>
              <w:marRight w:val="0"/>
              <w:marTop w:val="0"/>
              <w:marBottom w:val="0"/>
              <w:divBdr>
                <w:top w:val="none" w:sz="0" w:space="0" w:color="auto"/>
                <w:left w:val="none" w:sz="0" w:space="0" w:color="auto"/>
                <w:bottom w:val="none" w:sz="0" w:space="0" w:color="auto"/>
                <w:right w:val="none" w:sz="0" w:space="0" w:color="auto"/>
              </w:divBdr>
            </w:div>
            <w:div w:id="629751532">
              <w:marLeft w:val="0"/>
              <w:marRight w:val="0"/>
              <w:marTop w:val="0"/>
              <w:marBottom w:val="0"/>
              <w:divBdr>
                <w:top w:val="none" w:sz="0" w:space="0" w:color="auto"/>
                <w:left w:val="none" w:sz="0" w:space="0" w:color="auto"/>
                <w:bottom w:val="none" w:sz="0" w:space="0" w:color="auto"/>
                <w:right w:val="none" w:sz="0" w:space="0" w:color="auto"/>
              </w:divBdr>
            </w:div>
            <w:div w:id="132675229">
              <w:marLeft w:val="0"/>
              <w:marRight w:val="0"/>
              <w:marTop w:val="0"/>
              <w:marBottom w:val="0"/>
              <w:divBdr>
                <w:top w:val="none" w:sz="0" w:space="0" w:color="auto"/>
                <w:left w:val="none" w:sz="0" w:space="0" w:color="auto"/>
                <w:bottom w:val="none" w:sz="0" w:space="0" w:color="auto"/>
                <w:right w:val="none" w:sz="0" w:space="0" w:color="auto"/>
              </w:divBdr>
            </w:div>
            <w:div w:id="153491610">
              <w:marLeft w:val="0"/>
              <w:marRight w:val="0"/>
              <w:marTop w:val="0"/>
              <w:marBottom w:val="0"/>
              <w:divBdr>
                <w:top w:val="none" w:sz="0" w:space="0" w:color="auto"/>
                <w:left w:val="none" w:sz="0" w:space="0" w:color="auto"/>
                <w:bottom w:val="none" w:sz="0" w:space="0" w:color="auto"/>
                <w:right w:val="none" w:sz="0" w:space="0" w:color="auto"/>
              </w:divBdr>
            </w:div>
            <w:div w:id="1808861550">
              <w:marLeft w:val="0"/>
              <w:marRight w:val="0"/>
              <w:marTop w:val="0"/>
              <w:marBottom w:val="0"/>
              <w:divBdr>
                <w:top w:val="none" w:sz="0" w:space="0" w:color="auto"/>
                <w:left w:val="none" w:sz="0" w:space="0" w:color="auto"/>
                <w:bottom w:val="none" w:sz="0" w:space="0" w:color="auto"/>
                <w:right w:val="none" w:sz="0" w:space="0" w:color="auto"/>
              </w:divBdr>
            </w:div>
            <w:div w:id="1282952615">
              <w:marLeft w:val="0"/>
              <w:marRight w:val="0"/>
              <w:marTop w:val="0"/>
              <w:marBottom w:val="0"/>
              <w:divBdr>
                <w:top w:val="none" w:sz="0" w:space="0" w:color="auto"/>
                <w:left w:val="none" w:sz="0" w:space="0" w:color="auto"/>
                <w:bottom w:val="none" w:sz="0" w:space="0" w:color="auto"/>
                <w:right w:val="none" w:sz="0" w:space="0" w:color="auto"/>
              </w:divBdr>
            </w:div>
            <w:div w:id="694775265">
              <w:marLeft w:val="0"/>
              <w:marRight w:val="0"/>
              <w:marTop w:val="0"/>
              <w:marBottom w:val="0"/>
              <w:divBdr>
                <w:top w:val="none" w:sz="0" w:space="0" w:color="auto"/>
                <w:left w:val="none" w:sz="0" w:space="0" w:color="auto"/>
                <w:bottom w:val="none" w:sz="0" w:space="0" w:color="auto"/>
                <w:right w:val="none" w:sz="0" w:space="0" w:color="auto"/>
              </w:divBdr>
            </w:div>
            <w:div w:id="1749886218">
              <w:marLeft w:val="0"/>
              <w:marRight w:val="0"/>
              <w:marTop w:val="0"/>
              <w:marBottom w:val="0"/>
              <w:divBdr>
                <w:top w:val="none" w:sz="0" w:space="0" w:color="auto"/>
                <w:left w:val="none" w:sz="0" w:space="0" w:color="auto"/>
                <w:bottom w:val="none" w:sz="0" w:space="0" w:color="auto"/>
                <w:right w:val="none" w:sz="0" w:space="0" w:color="auto"/>
              </w:divBdr>
            </w:div>
            <w:div w:id="296883239">
              <w:marLeft w:val="0"/>
              <w:marRight w:val="0"/>
              <w:marTop w:val="0"/>
              <w:marBottom w:val="0"/>
              <w:divBdr>
                <w:top w:val="none" w:sz="0" w:space="0" w:color="auto"/>
                <w:left w:val="none" w:sz="0" w:space="0" w:color="auto"/>
                <w:bottom w:val="none" w:sz="0" w:space="0" w:color="auto"/>
                <w:right w:val="none" w:sz="0" w:space="0" w:color="auto"/>
              </w:divBdr>
            </w:div>
            <w:div w:id="776220669">
              <w:marLeft w:val="0"/>
              <w:marRight w:val="0"/>
              <w:marTop w:val="0"/>
              <w:marBottom w:val="0"/>
              <w:divBdr>
                <w:top w:val="none" w:sz="0" w:space="0" w:color="auto"/>
                <w:left w:val="none" w:sz="0" w:space="0" w:color="auto"/>
                <w:bottom w:val="none" w:sz="0" w:space="0" w:color="auto"/>
                <w:right w:val="none" w:sz="0" w:space="0" w:color="auto"/>
              </w:divBdr>
            </w:div>
            <w:div w:id="491481752">
              <w:marLeft w:val="0"/>
              <w:marRight w:val="0"/>
              <w:marTop w:val="0"/>
              <w:marBottom w:val="0"/>
              <w:divBdr>
                <w:top w:val="none" w:sz="0" w:space="0" w:color="auto"/>
                <w:left w:val="none" w:sz="0" w:space="0" w:color="auto"/>
                <w:bottom w:val="none" w:sz="0" w:space="0" w:color="auto"/>
                <w:right w:val="none" w:sz="0" w:space="0" w:color="auto"/>
              </w:divBdr>
            </w:div>
            <w:div w:id="2059277662">
              <w:marLeft w:val="0"/>
              <w:marRight w:val="0"/>
              <w:marTop w:val="0"/>
              <w:marBottom w:val="0"/>
              <w:divBdr>
                <w:top w:val="none" w:sz="0" w:space="0" w:color="auto"/>
                <w:left w:val="none" w:sz="0" w:space="0" w:color="auto"/>
                <w:bottom w:val="none" w:sz="0" w:space="0" w:color="auto"/>
                <w:right w:val="none" w:sz="0" w:space="0" w:color="auto"/>
              </w:divBdr>
            </w:div>
            <w:div w:id="1352685407">
              <w:marLeft w:val="0"/>
              <w:marRight w:val="0"/>
              <w:marTop w:val="0"/>
              <w:marBottom w:val="0"/>
              <w:divBdr>
                <w:top w:val="none" w:sz="0" w:space="0" w:color="auto"/>
                <w:left w:val="none" w:sz="0" w:space="0" w:color="auto"/>
                <w:bottom w:val="none" w:sz="0" w:space="0" w:color="auto"/>
                <w:right w:val="none" w:sz="0" w:space="0" w:color="auto"/>
              </w:divBdr>
            </w:div>
            <w:div w:id="212546776">
              <w:marLeft w:val="0"/>
              <w:marRight w:val="0"/>
              <w:marTop w:val="0"/>
              <w:marBottom w:val="0"/>
              <w:divBdr>
                <w:top w:val="none" w:sz="0" w:space="0" w:color="auto"/>
                <w:left w:val="none" w:sz="0" w:space="0" w:color="auto"/>
                <w:bottom w:val="none" w:sz="0" w:space="0" w:color="auto"/>
                <w:right w:val="none" w:sz="0" w:space="0" w:color="auto"/>
              </w:divBdr>
            </w:div>
            <w:div w:id="1537544335">
              <w:marLeft w:val="0"/>
              <w:marRight w:val="0"/>
              <w:marTop w:val="0"/>
              <w:marBottom w:val="0"/>
              <w:divBdr>
                <w:top w:val="none" w:sz="0" w:space="0" w:color="auto"/>
                <w:left w:val="none" w:sz="0" w:space="0" w:color="auto"/>
                <w:bottom w:val="none" w:sz="0" w:space="0" w:color="auto"/>
                <w:right w:val="none" w:sz="0" w:space="0" w:color="auto"/>
              </w:divBdr>
            </w:div>
            <w:div w:id="1065565328">
              <w:marLeft w:val="0"/>
              <w:marRight w:val="0"/>
              <w:marTop w:val="0"/>
              <w:marBottom w:val="0"/>
              <w:divBdr>
                <w:top w:val="none" w:sz="0" w:space="0" w:color="auto"/>
                <w:left w:val="none" w:sz="0" w:space="0" w:color="auto"/>
                <w:bottom w:val="none" w:sz="0" w:space="0" w:color="auto"/>
                <w:right w:val="none" w:sz="0" w:space="0" w:color="auto"/>
              </w:divBdr>
            </w:div>
            <w:div w:id="199629369">
              <w:marLeft w:val="0"/>
              <w:marRight w:val="0"/>
              <w:marTop w:val="0"/>
              <w:marBottom w:val="0"/>
              <w:divBdr>
                <w:top w:val="none" w:sz="0" w:space="0" w:color="auto"/>
                <w:left w:val="none" w:sz="0" w:space="0" w:color="auto"/>
                <w:bottom w:val="none" w:sz="0" w:space="0" w:color="auto"/>
                <w:right w:val="none" w:sz="0" w:space="0" w:color="auto"/>
              </w:divBdr>
            </w:div>
            <w:div w:id="293681323">
              <w:marLeft w:val="0"/>
              <w:marRight w:val="0"/>
              <w:marTop w:val="0"/>
              <w:marBottom w:val="0"/>
              <w:divBdr>
                <w:top w:val="none" w:sz="0" w:space="0" w:color="auto"/>
                <w:left w:val="none" w:sz="0" w:space="0" w:color="auto"/>
                <w:bottom w:val="none" w:sz="0" w:space="0" w:color="auto"/>
                <w:right w:val="none" w:sz="0" w:space="0" w:color="auto"/>
              </w:divBdr>
            </w:div>
            <w:div w:id="439253613">
              <w:marLeft w:val="0"/>
              <w:marRight w:val="0"/>
              <w:marTop w:val="0"/>
              <w:marBottom w:val="0"/>
              <w:divBdr>
                <w:top w:val="none" w:sz="0" w:space="0" w:color="auto"/>
                <w:left w:val="none" w:sz="0" w:space="0" w:color="auto"/>
                <w:bottom w:val="none" w:sz="0" w:space="0" w:color="auto"/>
                <w:right w:val="none" w:sz="0" w:space="0" w:color="auto"/>
              </w:divBdr>
            </w:div>
            <w:div w:id="1142235493">
              <w:marLeft w:val="0"/>
              <w:marRight w:val="0"/>
              <w:marTop w:val="0"/>
              <w:marBottom w:val="0"/>
              <w:divBdr>
                <w:top w:val="none" w:sz="0" w:space="0" w:color="auto"/>
                <w:left w:val="none" w:sz="0" w:space="0" w:color="auto"/>
                <w:bottom w:val="none" w:sz="0" w:space="0" w:color="auto"/>
                <w:right w:val="none" w:sz="0" w:space="0" w:color="auto"/>
              </w:divBdr>
            </w:div>
            <w:div w:id="1089160920">
              <w:marLeft w:val="0"/>
              <w:marRight w:val="0"/>
              <w:marTop w:val="0"/>
              <w:marBottom w:val="0"/>
              <w:divBdr>
                <w:top w:val="none" w:sz="0" w:space="0" w:color="auto"/>
                <w:left w:val="none" w:sz="0" w:space="0" w:color="auto"/>
                <w:bottom w:val="none" w:sz="0" w:space="0" w:color="auto"/>
                <w:right w:val="none" w:sz="0" w:space="0" w:color="auto"/>
              </w:divBdr>
            </w:div>
            <w:div w:id="1466964662">
              <w:marLeft w:val="0"/>
              <w:marRight w:val="0"/>
              <w:marTop w:val="0"/>
              <w:marBottom w:val="0"/>
              <w:divBdr>
                <w:top w:val="none" w:sz="0" w:space="0" w:color="auto"/>
                <w:left w:val="none" w:sz="0" w:space="0" w:color="auto"/>
                <w:bottom w:val="none" w:sz="0" w:space="0" w:color="auto"/>
                <w:right w:val="none" w:sz="0" w:space="0" w:color="auto"/>
              </w:divBdr>
            </w:div>
            <w:div w:id="1493107496">
              <w:marLeft w:val="0"/>
              <w:marRight w:val="0"/>
              <w:marTop w:val="0"/>
              <w:marBottom w:val="0"/>
              <w:divBdr>
                <w:top w:val="none" w:sz="0" w:space="0" w:color="auto"/>
                <w:left w:val="none" w:sz="0" w:space="0" w:color="auto"/>
                <w:bottom w:val="none" w:sz="0" w:space="0" w:color="auto"/>
                <w:right w:val="none" w:sz="0" w:space="0" w:color="auto"/>
              </w:divBdr>
            </w:div>
            <w:div w:id="472254899">
              <w:marLeft w:val="0"/>
              <w:marRight w:val="0"/>
              <w:marTop w:val="0"/>
              <w:marBottom w:val="0"/>
              <w:divBdr>
                <w:top w:val="none" w:sz="0" w:space="0" w:color="auto"/>
                <w:left w:val="none" w:sz="0" w:space="0" w:color="auto"/>
                <w:bottom w:val="none" w:sz="0" w:space="0" w:color="auto"/>
                <w:right w:val="none" w:sz="0" w:space="0" w:color="auto"/>
              </w:divBdr>
            </w:div>
            <w:div w:id="800000193">
              <w:marLeft w:val="0"/>
              <w:marRight w:val="0"/>
              <w:marTop w:val="0"/>
              <w:marBottom w:val="0"/>
              <w:divBdr>
                <w:top w:val="none" w:sz="0" w:space="0" w:color="auto"/>
                <w:left w:val="none" w:sz="0" w:space="0" w:color="auto"/>
                <w:bottom w:val="none" w:sz="0" w:space="0" w:color="auto"/>
                <w:right w:val="none" w:sz="0" w:space="0" w:color="auto"/>
              </w:divBdr>
            </w:div>
            <w:div w:id="1712029261">
              <w:marLeft w:val="0"/>
              <w:marRight w:val="0"/>
              <w:marTop w:val="0"/>
              <w:marBottom w:val="0"/>
              <w:divBdr>
                <w:top w:val="none" w:sz="0" w:space="0" w:color="auto"/>
                <w:left w:val="none" w:sz="0" w:space="0" w:color="auto"/>
                <w:bottom w:val="none" w:sz="0" w:space="0" w:color="auto"/>
                <w:right w:val="none" w:sz="0" w:space="0" w:color="auto"/>
              </w:divBdr>
            </w:div>
            <w:div w:id="1915159953">
              <w:marLeft w:val="0"/>
              <w:marRight w:val="0"/>
              <w:marTop w:val="0"/>
              <w:marBottom w:val="0"/>
              <w:divBdr>
                <w:top w:val="none" w:sz="0" w:space="0" w:color="auto"/>
                <w:left w:val="none" w:sz="0" w:space="0" w:color="auto"/>
                <w:bottom w:val="none" w:sz="0" w:space="0" w:color="auto"/>
                <w:right w:val="none" w:sz="0" w:space="0" w:color="auto"/>
              </w:divBdr>
            </w:div>
            <w:div w:id="74740994">
              <w:marLeft w:val="0"/>
              <w:marRight w:val="0"/>
              <w:marTop w:val="0"/>
              <w:marBottom w:val="0"/>
              <w:divBdr>
                <w:top w:val="none" w:sz="0" w:space="0" w:color="auto"/>
                <w:left w:val="none" w:sz="0" w:space="0" w:color="auto"/>
                <w:bottom w:val="none" w:sz="0" w:space="0" w:color="auto"/>
                <w:right w:val="none" w:sz="0" w:space="0" w:color="auto"/>
              </w:divBdr>
            </w:div>
            <w:div w:id="2127264466">
              <w:marLeft w:val="0"/>
              <w:marRight w:val="0"/>
              <w:marTop w:val="0"/>
              <w:marBottom w:val="0"/>
              <w:divBdr>
                <w:top w:val="none" w:sz="0" w:space="0" w:color="auto"/>
                <w:left w:val="none" w:sz="0" w:space="0" w:color="auto"/>
                <w:bottom w:val="none" w:sz="0" w:space="0" w:color="auto"/>
                <w:right w:val="none" w:sz="0" w:space="0" w:color="auto"/>
              </w:divBdr>
            </w:div>
            <w:div w:id="88670949">
              <w:marLeft w:val="0"/>
              <w:marRight w:val="0"/>
              <w:marTop w:val="0"/>
              <w:marBottom w:val="0"/>
              <w:divBdr>
                <w:top w:val="none" w:sz="0" w:space="0" w:color="auto"/>
                <w:left w:val="none" w:sz="0" w:space="0" w:color="auto"/>
                <w:bottom w:val="none" w:sz="0" w:space="0" w:color="auto"/>
                <w:right w:val="none" w:sz="0" w:space="0" w:color="auto"/>
              </w:divBdr>
            </w:div>
            <w:div w:id="44801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20666651">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169668737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22099351">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77848686">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71045312">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484665102">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022159">
      <w:bodyDiv w:val="1"/>
      <w:marLeft w:val="0"/>
      <w:marRight w:val="0"/>
      <w:marTop w:val="0"/>
      <w:marBottom w:val="0"/>
      <w:divBdr>
        <w:top w:val="none" w:sz="0" w:space="0" w:color="auto"/>
        <w:left w:val="none" w:sz="0" w:space="0" w:color="auto"/>
        <w:bottom w:val="none" w:sz="0" w:space="0" w:color="auto"/>
        <w:right w:val="none" w:sz="0" w:space="0" w:color="auto"/>
      </w:divBdr>
      <w:divsChild>
        <w:div w:id="2019649476">
          <w:marLeft w:val="0"/>
          <w:marRight w:val="0"/>
          <w:marTop w:val="0"/>
          <w:marBottom w:val="0"/>
          <w:divBdr>
            <w:top w:val="none" w:sz="0" w:space="0" w:color="auto"/>
            <w:left w:val="none" w:sz="0" w:space="0" w:color="auto"/>
            <w:bottom w:val="none" w:sz="0" w:space="0" w:color="auto"/>
            <w:right w:val="none" w:sz="0" w:space="0" w:color="auto"/>
          </w:divBdr>
          <w:divsChild>
            <w:div w:id="62909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5788467">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307436326">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801001310">
              <w:marLeft w:val="0"/>
              <w:marRight w:val="0"/>
              <w:marTop w:val="0"/>
              <w:marBottom w:val="0"/>
              <w:divBdr>
                <w:top w:val="none" w:sz="0" w:space="0" w:color="auto"/>
                <w:left w:val="none" w:sz="0" w:space="0" w:color="auto"/>
                <w:bottom w:val="none" w:sz="0" w:space="0" w:color="auto"/>
                <w:right w:val="none" w:sz="0" w:space="0" w:color="auto"/>
              </w:divBdr>
            </w:div>
            <w:div w:id="983971044">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65572">
      <w:bodyDiv w:val="1"/>
      <w:marLeft w:val="0"/>
      <w:marRight w:val="0"/>
      <w:marTop w:val="0"/>
      <w:marBottom w:val="0"/>
      <w:divBdr>
        <w:top w:val="none" w:sz="0" w:space="0" w:color="auto"/>
        <w:left w:val="none" w:sz="0" w:space="0" w:color="auto"/>
        <w:bottom w:val="none" w:sz="0" w:space="0" w:color="auto"/>
        <w:right w:val="none" w:sz="0" w:space="0" w:color="auto"/>
      </w:divBdr>
      <w:divsChild>
        <w:div w:id="1658726002">
          <w:marLeft w:val="0"/>
          <w:marRight w:val="0"/>
          <w:marTop w:val="0"/>
          <w:marBottom w:val="0"/>
          <w:divBdr>
            <w:top w:val="none" w:sz="0" w:space="0" w:color="auto"/>
            <w:left w:val="none" w:sz="0" w:space="0" w:color="auto"/>
            <w:bottom w:val="none" w:sz="0" w:space="0" w:color="auto"/>
            <w:right w:val="none" w:sz="0" w:space="0" w:color="auto"/>
          </w:divBdr>
          <w:divsChild>
            <w:div w:id="1673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554386271">
              <w:marLeft w:val="0"/>
              <w:marRight w:val="0"/>
              <w:marTop w:val="0"/>
              <w:marBottom w:val="0"/>
              <w:divBdr>
                <w:top w:val="none" w:sz="0" w:space="0" w:color="auto"/>
                <w:left w:val="none" w:sz="0" w:space="0" w:color="auto"/>
                <w:bottom w:val="none" w:sz="0" w:space="0" w:color="auto"/>
                <w:right w:val="none" w:sz="0" w:space="0" w:color="auto"/>
              </w:divBdr>
            </w:div>
            <w:div w:id="177767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15817836">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210253081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63332668">
              <w:marLeft w:val="0"/>
              <w:marRight w:val="0"/>
              <w:marTop w:val="0"/>
              <w:marBottom w:val="0"/>
              <w:divBdr>
                <w:top w:val="none" w:sz="0" w:space="0" w:color="auto"/>
                <w:left w:val="none" w:sz="0" w:space="0" w:color="auto"/>
                <w:bottom w:val="none" w:sz="0" w:space="0" w:color="auto"/>
                <w:right w:val="none" w:sz="0" w:space="0" w:color="auto"/>
              </w:divBdr>
            </w:div>
            <w:div w:id="313026133">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00733">
      <w:bodyDiv w:val="1"/>
      <w:marLeft w:val="0"/>
      <w:marRight w:val="0"/>
      <w:marTop w:val="0"/>
      <w:marBottom w:val="0"/>
      <w:divBdr>
        <w:top w:val="none" w:sz="0" w:space="0" w:color="auto"/>
        <w:left w:val="none" w:sz="0" w:space="0" w:color="auto"/>
        <w:bottom w:val="none" w:sz="0" w:space="0" w:color="auto"/>
        <w:right w:val="none" w:sz="0" w:space="0" w:color="auto"/>
      </w:divBdr>
      <w:divsChild>
        <w:div w:id="1810782978">
          <w:marLeft w:val="0"/>
          <w:marRight w:val="0"/>
          <w:marTop w:val="0"/>
          <w:marBottom w:val="0"/>
          <w:divBdr>
            <w:top w:val="none" w:sz="0" w:space="0" w:color="auto"/>
            <w:left w:val="none" w:sz="0" w:space="0" w:color="auto"/>
            <w:bottom w:val="none" w:sz="0" w:space="0" w:color="auto"/>
            <w:right w:val="none" w:sz="0" w:space="0" w:color="auto"/>
          </w:divBdr>
          <w:divsChild>
            <w:div w:id="205870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zdnet.com/article/microsoft-takes-a-major-step-toward-net-unification-with-net-5-0-release/"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package" Target="embeddings/Microsoft_Visio_Drawing.vsdx"/><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microsoft.com/office/2011/relationships/commentsExtended" Target="commentsExtended.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image" Target="media/image1.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yw\OneDrive%20-%20Packt\Packt\Author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52413E2E2902342ADF3E7858F395E29" ma:contentTypeVersion="13" ma:contentTypeDescription="Create a new document." ma:contentTypeScope="" ma:versionID="ad29ee0942238f21f7c9b9fcd53baea1">
  <xsd:schema xmlns:xsd="http://www.w3.org/2001/XMLSchema" xmlns:xs="http://www.w3.org/2001/XMLSchema" xmlns:p="http://schemas.microsoft.com/office/2006/metadata/properties" xmlns:ns2="e7df6e9d-0615-47e4-a4ad-60fe01bbcbf5" xmlns:ns3="c866c9ed-2f7a-4860-bf57-8153ff3a210a" targetNamespace="http://schemas.microsoft.com/office/2006/metadata/properties" ma:root="true" ma:fieldsID="6c12a8ad54c5f9eb97d360dd7d7bf666" ns2:_="" ns3:_="">
    <xsd:import namespace="e7df6e9d-0615-47e4-a4ad-60fe01bbcbf5"/>
    <xsd:import namespace="c866c9ed-2f7a-4860-bf57-8153ff3a210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3:SharedWithUsers" minOccurs="0"/>
                <xsd:element ref="ns3:SharedWithDetails" minOccurs="0"/>
                <xsd:element ref="ns2:Early_x0020_Acces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df6e9d-0615-47e4-a4ad-60fe01bbcb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Early_x0020_Access" ma:index="20" nillable="true" ma:displayName="Early Access" ma:default="0" ma:description="This is an option which you select when you want the chapter to be a part of the Early Access" ma:internalName="Early_x0020_Access">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Early_x0020_Access xmlns="e7df6e9d-0615-47e4-a4ad-60fe01bbcbf5">false</Early_x0020_Acces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6E783-1F91-4C7F-A16D-CA1E921A5D94}">
  <ds:schemaRefs>
    <ds:schemaRef ds:uri="http://schemas.microsoft.com/sharepoint/v3/contenttype/forms"/>
  </ds:schemaRefs>
</ds:datastoreItem>
</file>

<file path=customXml/itemProps2.xml><?xml version="1.0" encoding="utf-8"?>
<ds:datastoreItem xmlns:ds="http://schemas.openxmlformats.org/officeDocument/2006/customXml" ds:itemID="{76BF8B9D-E8A0-41F7-8AC2-9AD646AC8E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df6e9d-0615-47e4-a4ad-60fe01bbcbf5"/>
    <ds:schemaRef ds:uri="c866c9ed-2f7a-4860-bf57-8153ff3a21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2FB01BD-DE1F-42E0-982B-1E4F89842AC7}">
  <ds:schemaRefs>
    <ds:schemaRef ds:uri="http://schemas.microsoft.com/office/2006/metadata/properties"/>
    <ds:schemaRef ds:uri="http://schemas.microsoft.com/office/infopath/2007/PartnerControls"/>
    <ds:schemaRef ds:uri="e7df6e9d-0615-47e4-a4ad-60fe01bbcbf5"/>
  </ds:schemaRefs>
</ds:datastoreItem>
</file>

<file path=customXml/itemProps4.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269_New_Template_Normal_Series.dot</Template>
  <TotalTime>178</TotalTime>
  <Pages>36</Pages>
  <Words>6755</Words>
  <Characters>38504</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158</cp:revision>
  <dcterms:created xsi:type="dcterms:W3CDTF">2021-02-16T10:09:00Z</dcterms:created>
  <dcterms:modified xsi:type="dcterms:W3CDTF">2021-06-12T15:07:00Z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0x010100D52413E2E2902342ADF3E7858F395E29</vt:lpwstr>
  </property>
</Properties>
</file>