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86DB59" w:rsidR="00205AD0" w:rsidRDefault="00205AD0" w:rsidP="00205AD0">
      <w:pPr>
        <w:pStyle w:val="ChapterNumberPACKT"/>
      </w:pPr>
      <w:commentRangeStart w:id="0"/>
      <w:r>
        <w:t>7</w:t>
      </w:r>
      <w:commentRangeEnd w:id="0"/>
      <w:r w:rsidR="0004564D">
        <w:rPr>
          <w:rStyle w:val="CommentReference"/>
          <w:rFonts w:cs="Times New Roman"/>
          <w:bCs w:val="0"/>
          <w:color w:val="auto"/>
          <w:kern w:val="0"/>
          <w:lang w:val="en-US"/>
        </w:rPr>
        <w:commentReference w:id="0"/>
      </w:r>
    </w:p>
    <w:p w14:paraId="78ECA3A9" w14:textId="3E4DC126" w:rsidR="00205AD0" w:rsidRDefault="00205AD0" w:rsidP="00205AD0">
      <w:pPr>
        <w:pStyle w:val="ChapterTitlePACKT"/>
      </w:pPr>
      <w:r>
        <w:t>Managing Networking</w:t>
      </w:r>
      <w:r w:rsidR="007C0752">
        <w:t xml:space="preserve"> </w:t>
      </w:r>
      <w:r w:rsidR="00B34A5C">
        <w:t>i</w:t>
      </w:r>
      <w:r w:rsidR="007C0752">
        <w:t>n</w:t>
      </w:r>
      <w:r w:rsidR="007C0752">
        <w:br/>
      </w:r>
      <w:r w:rsidR="00B34A5C">
        <w:t>t</w:t>
      </w:r>
      <w:r w:rsidR="007C0752">
        <w:t>he Enterprise</w:t>
      </w:r>
    </w:p>
    <w:p w14:paraId="294F7B63" w14:textId="117EB4CE" w:rsidR="00205AD0" w:rsidRDefault="00205AD0" w:rsidP="00205AD0">
      <w:pPr>
        <w:pStyle w:val="NormalPACKT"/>
      </w:pPr>
      <w:r>
        <w:t>In this chapter, we cover the following recipes:</w:t>
      </w:r>
    </w:p>
    <w:p w14:paraId="693D5B81" w14:textId="178D3AF6" w:rsidR="00205AD0" w:rsidRDefault="00205AD0" w:rsidP="00205AD0">
      <w:pPr>
        <w:pStyle w:val="BulletPACKT"/>
      </w:pPr>
      <w:bookmarkStart w:id="1" w:name="_Hlk59359138"/>
      <w:r>
        <w:t>Configur</w:t>
      </w:r>
      <w:r w:rsidR="000032D3">
        <w:t>ing</w:t>
      </w:r>
      <w:r>
        <w:t xml:space="preserve"> IP </w:t>
      </w:r>
      <w:r w:rsidR="000032D3">
        <w:t>a</w:t>
      </w:r>
      <w:r>
        <w:t>ddressing</w:t>
      </w:r>
      <w:bookmarkEnd w:id="1"/>
    </w:p>
    <w:p w14:paraId="64C1D6C0" w14:textId="637619C5" w:rsidR="009068CC" w:rsidRDefault="009068CC" w:rsidP="00205AD0">
      <w:pPr>
        <w:pStyle w:val="BulletPACKT"/>
      </w:pPr>
      <w:r>
        <w:t xml:space="preserve">Testing </w:t>
      </w:r>
      <w:r w:rsidR="000032D3">
        <w:t>n</w:t>
      </w:r>
      <w:r>
        <w:t xml:space="preserve">etwork </w:t>
      </w:r>
      <w:r w:rsidR="000032D3">
        <w:t>c</w:t>
      </w:r>
      <w:r>
        <w:t>onnectivity</w:t>
      </w:r>
    </w:p>
    <w:p w14:paraId="71EC5C32" w14:textId="77777777" w:rsidR="00205AD0" w:rsidRDefault="00205AD0" w:rsidP="00205AD0">
      <w:pPr>
        <w:pStyle w:val="BulletPACKT"/>
      </w:pPr>
      <w:r>
        <w:t>Installing DHCP</w:t>
      </w:r>
    </w:p>
    <w:p w14:paraId="111D3CC8" w14:textId="2B63CD0C" w:rsidR="00205AD0" w:rsidRDefault="00205AD0" w:rsidP="00205AD0">
      <w:pPr>
        <w:pStyle w:val="BulletPACKT"/>
      </w:pPr>
      <w:r>
        <w:t>Configur</w:t>
      </w:r>
      <w:r w:rsidR="000032D3">
        <w:t>ing</w:t>
      </w:r>
      <w:r>
        <w:t xml:space="preserve"> </w:t>
      </w:r>
      <w:r w:rsidR="00B761AD">
        <w:t xml:space="preserve">DHCP </w:t>
      </w:r>
      <w:r w:rsidR="000032D3">
        <w:t>s</w:t>
      </w:r>
      <w:r>
        <w:t xml:space="preserve">copes and </w:t>
      </w:r>
      <w:r w:rsidR="000032D3">
        <w:t>o</w:t>
      </w:r>
      <w:r>
        <w:t>ptions</w:t>
      </w:r>
    </w:p>
    <w:p w14:paraId="0DC7F5BE" w14:textId="17935D2B" w:rsidR="00FA305B" w:rsidRDefault="00FA305B" w:rsidP="00205AD0">
      <w:pPr>
        <w:pStyle w:val="BulletPACKT"/>
      </w:pPr>
      <w:r>
        <w:t>Using DHCP</w:t>
      </w:r>
    </w:p>
    <w:p w14:paraId="29B17284" w14:textId="6BC85258" w:rsidR="00205AD0" w:rsidRDefault="00205AD0" w:rsidP="00205AD0">
      <w:pPr>
        <w:pStyle w:val="BulletPACKT"/>
      </w:pPr>
      <w:r>
        <w:t>Impl</w:t>
      </w:r>
      <w:r w:rsidR="00B761AD">
        <w:t>emen</w:t>
      </w:r>
      <w:r>
        <w:t xml:space="preserve">ting DHCP </w:t>
      </w:r>
      <w:r w:rsidR="00366939">
        <w:t>f</w:t>
      </w:r>
      <w:r>
        <w:t>ail</w:t>
      </w:r>
      <w:r w:rsidR="00366939">
        <w:t>o</w:t>
      </w:r>
      <w:r>
        <w:t>ver</w:t>
      </w:r>
      <w:r w:rsidR="00430106">
        <w:t xml:space="preserve"> and </w:t>
      </w:r>
      <w:r w:rsidR="00366939">
        <w:t>l</w:t>
      </w:r>
      <w:r>
        <w:t xml:space="preserve">oad </w:t>
      </w:r>
      <w:r w:rsidR="00366939">
        <w:t>b</w:t>
      </w:r>
      <w:r>
        <w:t>alancing</w:t>
      </w:r>
    </w:p>
    <w:p w14:paraId="1782EBBA" w14:textId="76E6726B" w:rsidR="00205AD0" w:rsidRDefault="00B761AD" w:rsidP="00205AD0">
      <w:pPr>
        <w:pStyle w:val="BulletPACKT"/>
      </w:pPr>
      <w:r>
        <w:t>Deploying</w:t>
      </w:r>
      <w:r w:rsidR="00205AD0">
        <w:t xml:space="preserve"> DNS in the Enterprise</w:t>
      </w:r>
    </w:p>
    <w:p w14:paraId="1499F3C6" w14:textId="20D025BB" w:rsidR="00205AD0" w:rsidRDefault="00205AD0" w:rsidP="00205AD0">
      <w:pPr>
        <w:pStyle w:val="BulletPACKT"/>
      </w:pPr>
      <w:bookmarkStart w:id="2" w:name="_Hlk59359370"/>
      <w:r>
        <w:t xml:space="preserve">Configuring DNS </w:t>
      </w:r>
      <w:r w:rsidR="00366939">
        <w:t>f</w:t>
      </w:r>
      <w:r>
        <w:t>orwarding</w:t>
      </w:r>
      <w:bookmarkEnd w:id="2"/>
    </w:p>
    <w:p w14:paraId="7129A50E" w14:textId="0F080272" w:rsidR="00205AD0" w:rsidRDefault="00205AD0" w:rsidP="00205AD0">
      <w:pPr>
        <w:pStyle w:val="BulletPACKT"/>
      </w:pPr>
      <w:r>
        <w:t xml:space="preserve">Managing DNS </w:t>
      </w:r>
      <w:r w:rsidR="00486FA8">
        <w:t>z</w:t>
      </w:r>
      <w:r>
        <w:t xml:space="preserve">ones and </w:t>
      </w:r>
      <w:r w:rsidR="009068CC">
        <w:t xml:space="preserve">DNS </w:t>
      </w:r>
      <w:r w:rsidR="00366939">
        <w:t>r</w:t>
      </w:r>
      <w:r>
        <w:t xml:space="preserve">esource </w:t>
      </w:r>
      <w:r w:rsidR="00366939">
        <w:t>r</w:t>
      </w:r>
      <w:r>
        <w:t>ecords</w:t>
      </w:r>
    </w:p>
    <w:p w14:paraId="65ADF7C7" w14:textId="77777777" w:rsidR="00205AD0" w:rsidRDefault="00205AD0" w:rsidP="00205AD0">
      <w:pPr>
        <w:pStyle w:val="Heading1"/>
        <w:tabs>
          <w:tab w:val="left" w:pos="0"/>
        </w:tabs>
      </w:pPr>
      <w:r>
        <w:t>Introduction</w:t>
      </w:r>
    </w:p>
    <w:p w14:paraId="2B75DF87" w14:textId="20F97B3C" w:rsidR="00FA30D6" w:rsidRDefault="004D3E58" w:rsidP="00B761AD">
      <w:pPr>
        <w:pStyle w:val="NormalPACKT"/>
      </w:pPr>
      <w:r>
        <w:t>Every organization</w:t>
      </w:r>
      <w:r w:rsidR="00EC76E8">
        <w:t>'</w:t>
      </w:r>
      <w:r>
        <w:t>s heart is</w:t>
      </w:r>
      <w:r w:rsidR="00FA30D6" w:rsidRPr="00B761AD">
        <w:t xml:space="preserve"> </w:t>
      </w:r>
      <w:r>
        <w:t>its</w:t>
      </w:r>
      <w:r w:rsidR="00FA30D6" w:rsidRPr="00B761AD">
        <w:t xml:space="preserve"> network</w:t>
      </w:r>
      <w:r w:rsidR="00B34A5C">
        <w:t xml:space="preserve"> – </w:t>
      </w:r>
      <w:r w:rsidR="00FA30D6" w:rsidRPr="00B761AD">
        <w:t xml:space="preserve">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229F8030" w14:textId="547C894E" w:rsidR="00821573" w:rsidRPr="00B761AD" w:rsidRDefault="00821573" w:rsidP="00821573">
      <w:pPr>
        <w:pStyle w:val="NormalPACKT"/>
      </w:pPr>
      <w:r>
        <w:t>One thing worth noting is that even in the cloud age</w:t>
      </w:r>
      <w:r w:rsidR="007C544F">
        <w:t>,</w:t>
      </w:r>
      <w:r>
        <w:t xml:space="preserve"> </w:t>
      </w:r>
      <w:r w:rsidR="006A3AD1">
        <w:t>"</w:t>
      </w:r>
      <w:r>
        <w:t>the network</w:t>
      </w:r>
      <w:r w:rsidR="006A3AD1">
        <w:t>"</w:t>
      </w:r>
      <w:r>
        <w:t xml:space="preserve"> isn</w:t>
      </w:r>
      <w:r w:rsidR="006A3AD1">
        <w:t>'</w:t>
      </w:r>
      <w:r>
        <w:t>t going anywhere</w:t>
      </w:r>
      <w:r w:rsidR="009F1C7E">
        <w:t>;</w:t>
      </w:r>
      <w:r>
        <w:t xml:space="preserve"> its role</w:t>
      </w:r>
      <w:r w:rsidR="007C544F">
        <w:t xml:space="preserve"> of enabling a </w:t>
      </w:r>
      <w:r>
        <w:t>client to</w:t>
      </w:r>
      <w:r w:rsidR="007C544F">
        <w:t xml:space="preserve"> connect to a server is just changing</w:t>
      </w:r>
      <w:r w:rsidR="00CF6B73">
        <w:t>,</w:t>
      </w:r>
      <w:r w:rsidR="007C544F">
        <w:t xml:space="preserve"> with some servers (and clients) now in the cloud. The cloud is really just resources in someone else</w:t>
      </w:r>
      <w:r w:rsidR="006A3AD1">
        <w:t>'</w:t>
      </w:r>
      <w:r w:rsidR="007C544F">
        <w:t>s network</w:t>
      </w:r>
      <w:r w:rsidR="00CF6B73">
        <w:t>,</w:t>
      </w:r>
      <w:r w:rsidR="007C544F">
        <w:t xml:space="preserve"> and you still need the network to communicate. </w:t>
      </w:r>
    </w:p>
    <w:p w14:paraId="6F85F05C" w14:textId="062C32A3"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w:t>
      </w:r>
      <w:r w:rsidRPr="00E002D0">
        <w:rPr>
          <w:rStyle w:val="ItalicsPACKT"/>
        </w:rPr>
        <w:t>Configuring IP addressing</w:t>
      </w:r>
      <w:r w:rsidRPr="00B761AD">
        <w:t xml:space="preserve"> recipe, we look at </w:t>
      </w:r>
      <w:r w:rsidR="00F46AA5">
        <w:t>setting</w:t>
      </w:r>
      <w:r w:rsidRPr="00B761AD">
        <w:t xml:space="preserve"> a network interface</w:t>
      </w:r>
      <w:r w:rsidR="00FE2913">
        <w:t>'</w:t>
      </w:r>
      <w:r w:rsidRPr="00B761AD">
        <w:t>s IP</w:t>
      </w:r>
      <w:r w:rsidR="00B761AD" w:rsidRPr="00B761AD">
        <w:t>v4</w:t>
      </w:r>
      <w:r w:rsidRPr="00B761AD">
        <w:t xml:space="preserve"> configuration, including DNS settings.</w:t>
      </w:r>
    </w:p>
    <w:p w14:paraId="6442D722" w14:textId="435FEA32" w:rsidR="00FA30D6" w:rsidRPr="00DB11F1" w:rsidRDefault="00FE353A" w:rsidP="00DB11F1">
      <w:pPr>
        <w:pStyle w:val="NormalPACKT"/>
      </w:pPr>
      <w:r w:rsidRPr="00DB11F1">
        <w:t>M</w:t>
      </w:r>
      <w:r w:rsidR="00B761AD" w:rsidRPr="00DB11F1">
        <w:t>any organizations</w:t>
      </w:r>
      <w:r w:rsidRPr="00DB11F1">
        <w:t xml:space="preserve"> assign a static</w:t>
      </w:r>
      <w:r w:rsidR="00B761AD" w:rsidRPr="00DB11F1">
        <w:t xml:space="preserve"> IPv4 address </w:t>
      </w:r>
      <w:r w:rsidRPr="00DB11F1">
        <w:t>to most</w:t>
      </w:r>
      <w:r w:rsidR="00B761AD" w:rsidRPr="00DB11F1">
        <w:t xml:space="preserve"> server systems. The servers used throughout this book</w:t>
      </w:r>
      <w:r w:rsidRPr="00DB11F1">
        <w:t>, for example, make</w:t>
      </w:r>
      <w:r w:rsidR="00B761AD" w:rsidRPr="00DB11F1">
        <w:t xml:space="preserve"> use </w:t>
      </w:r>
      <w:r w:rsidRPr="00DB11F1">
        <w:t xml:space="preserve">of </w:t>
      </w:r>
      <w:r w:rsidR="00B761AD" w:rsidRPr="00DB11F1">
        <w:t xml:space="preserve">static IP addresses. For client hosts and some servers, </w:t>
      </w:r>
      <w:r w:rsidR="00FA30D6" w:rsidRPr="00DB11F1">
        <w:t xml:space="preserve">an alternative to </w:t>
      </w:r>
      <w:r w:rsidR="00B761AD" w:rsidRPr="00DB11F1">
        <w:t xml:space="preserve">assigning a </w:t>
      </w:r>
      <w:r w:rsidR="00FA30D6" w:rsidRPr="00DB11F1">
        <w:t>static IP address</w:t>
      </w:r>
      <w:r w:rsidR="00B761AD" w:rsidRPr="00DB11F1">
        <w:t xml:space="preserve"> is to use </w:t>
      </w:r>
      <w:r w:rsidR="00B34A5C">
        <w:t xml:space="preserve">the </w:t>
      </w:r>
      <w:r w:rsidR="00B761AD" w:rsidRPr="0076735E">
        <w:rPr>
          <w:b/>
          <w:bCs/>
        </w:rPr>
        <w:t>Dynamic Host Control Protocol</w:t>
      </w:r>
      <w:r w:rsidR="00B761AD" w:rsidRPr="00DB11F1">
        <w:t xml:space="preserve"> (</w:t>
      </w:r>
      <w:r w:rsidR="00B761AD" w:rsidRPr="0076735E">
        <w:rPr>
          <w:b/>
          <w:bCs/>
        </w:rPr>
        <w:t>DHCP</w:t>
      </w:r>
      <w:r w:rsidR="00B761AD" w:rsidRPr="00DB11F1">
        <w:t>). DHCP is a network management protocol that enables a workstation to lease an IP address (and release it when the lease expires).</w:t>
      </w:r>
      <w:r w:rsidRPr="00DB11F1">
        <w:t xml:space="preserve"> </w:t>
      </w:r>
      <w:r w:rsidR="00FE57AA" w:rsidRPr="00DB11F1">
        <w:t>Y</w:t>
      </w:r>
      <w:r w:rsidR="00FA30D6" w:rsidRPr="00DB11F1">
        <w:t xml:space="preserve">ou set up a DHCP server to issue IP address configuration to clients using the </w:t>
      </w:r>
      <w:r w:rsidR="000D631B">
        <w:rPr>
          <w:rStyle w:val="ItalicsPACKT"/>
        </w:rPr>
        <w:t xml:space="preserve">Installing </w:t>
      </w:r>
      <w:r w:rsidR="00FA30D6" w:rsidRPr="006111CA">
        <w:rPr>
          <w:rStyle w:val="ItalicsPACKT"/>
        </w:rPr>
        <w:t>DHCP</w:t>
      </w:r>
      <w:r w:rsidR="00F9670C">
        <w:rPr>
          <w:rStyle w:val="ItalicsPACKT"/>
        </w:rPr>
        <w:t xml:space="preserve"> </w:t>
      </w:r>
      <w:r w:rsidR="00FA30D6" w:rsidRPr="00DB11F1">
        <w:t xml:space="preserve">recipe. </w:t>
      </w:r>
      <w:r w:rsidR="00B761AD" w:rsidRPr="00DB11F1">
        <w:t xml:space="preserve"> </w:t>
      </w:r>
    </w:p>
    <w:p w14:paraId="176D5BEA" w14:textId="53D81D19" w:rsidR="00FA30D6" w:rsidRPr="00DB11F1" w:rsidRDefault="00FA30D6" w:rsidP="00C60AD6">
      <w:r w:rsidRPr="00DB11F1">
        <w:t xml:space="preserve">Once </w:t>
      </w:r>
      <w:r w:rsidR="00223080" w:rsidRPr="00DB11F1">
        <w:t xml:space="preserve">you have installed </w:t>
      </w:r>
      <w:r w:rsidRPr="00DB11F1">
        <w:t xml:space="preserve">your DHCP server, you can use the </w:t>
      </w:r>
      <w:r w:rsidRPr="00C60AD6">
        <w:rPr>
          <w:rStyle w:val="ItalicsPACKT"/>
        </w:rPr>
        <w:t xml:space="preserve">Configuring DHCP </w:t>
      </w:r>
      <w:r w:rsidR="00C60AD6">
        <w:rPr>
          <w:rStyle w:val="ItalicsPACKT"/>
        </w:rPr>
        <w:t>s</w:t>
      </w:r>
      <w:r w:rsidRPr="00C60AD6">
        <w:rPr>
          <w:rStyle w:val="ItalicsPACKT"/>
        </w:rPr>
        <w:t>copes</w:t>
      </w:r>
      <w:r w:rsidR="00EB3872">
        <w:rPr>
          <w:rStyle w:val="ItalicsPACKT"/>
        </w:rPr>
        <w:t xml:space="preserve"> and options</w:t>
      </w:r>
      <w:r w:rsidRPr="00DB11F1">
        <w:t xml:space="preserve"> recipe to set up the details that your DHCP server is to hand out to </w:t>
      </w:r>
      <w:r w:rsidRPr="00F325EC">
        <w:t>clients</w:t>
      </w:r>
      <w:r w:rsidRPr="00DB11F1">
        <w:t xml:space="preserve">. In the </w:t>
      </w:r>
      <w:r w:rsidRPr="00DB11F1">
        <w:rPr>
          <w:rStyle w:val="ItalicsPACKT"/>
        </w:rPr>
        <w:t>Configuring DHCP failover</w:t>
      </w:r>
      <w:r w:rsidR="00812D26">
        <w:rPr>
          <w:rStyle w:val="ItalicsPACKT"/>
        </w:rPr>
        <w:t xml:space="preserve"> and </w:t>
      </w:r>
      <w:r w:rsidRPr="00DB11F1">
        <w:rPr>
          <w:rStyle w:val="ItalicsPACKT"/>
        </w:rPr>
        <w:t>load balancing</w:t>
      </w:r>
      <w:r w:rsidRPr="00DB11F1">
        <w:rPr>
          <w:rStyle w:val="ItalicsPACKT"/>
          <w:i w:val="0"/>
          <w:color w:val="auto"/>
        </w:rPr>
        <w:t xml:space="preserve"> </w:t>
      </w:r>
      <w:r w:rsidRPr="00DB11F1">
        <w:t xml:space="preserve">recipe, we deploy a second DHCP server and configure it to act as a </w:t>
      </w:r>
      <w:r w:rsidR="00405500" w:rsidRPr="00DB11F1">
        <w:t>failover</w:t>
      </w:r>
      <w:r w:rsidRPr="00DB11F1">
        <w:t xml:space="preserve">/load balancing DHCP service. </w:t>
      </w:r>
    </w:p>
    <w:p w14:paraId="5E078A7F" w14:textId="577046E2" w:rsidR="00205AD0" w:rsidRPr="00DB11F1" w:rsidRDefault="00FA30D6" w:rsidP="00DB11F1">
      <w:pPr>
        <w:pStyle w:val="NormalPACKT"/>
      </w:pPr>
      <w:r w:rsidRPr="00DB11F1">
        <w:t>In th</w:t>
      </w:r>
      <w:r w:rsidR="00223080" w:rsidRPr="00DB11F1">
        <w:t>is chapter</w:t>
      </w:r>
      <w:r w:rsidR="00FE2913">
        <w:t>'</w:t>
      </w:r>
      <w:r w:rsidR="00223080" w:rsidRPr="00DB11F1">
        <w:t>s final recipe</w:t>
      </w:r>
      <w:r w:rsidRPr="00DB11F1">
        <w:t xml:space="preserve">, </w:t>
      </w:r>
      <w:r w:rsidRPr="00DB11F1">
        <w:rPr>
          <w:rStyle w:val="ItalicsPACKT"/>
        </w:rPr>
        <w:t>Configuring DNS zones and resource records</w:t>
      </w:r>
      <w:r w:rsidRPr="00DB11F1">
        <w:t xml:space="preserve">, you configure the DNS server on </w:t>
      </w:r>
      <w:r w:rsidRPr="00DB11F1">
        <w:rPr>
          <w:rStyle w:val="CodeInTextPACKT"/>
        </w:rPr>
        <w:t>DC1</w:t>
      </w:r>
      <w:r w:rsidR="00223080" w:rsidRPr="00DB11F1">
        <w:t xml:space="preserve"> </w:t>
      </w:r>
      <w:r w:rsidRPr="00DB11F1">
        <w:t xml:space="preserve">with zones and additional resource records. </w:t>
      </w:r>
      <w:r w:rsidR="00205AD0" w:rsidRPr="00DB11F1">
        <w:t xml:space="preserve">Before you can administer your Windows Server </w:t>
      </w:r>
      <w:r w:rsidR="00F46AA5">
        <w:t>2022</w:t>
      </w:r>
      <w:r w:rsidR="00205AD0" w:rsidRPr="00DB11F1">
        <w:t xml:space="preserve"> infrastructure, you need to create an environment </w:t>
      </w:r>
      <w:r w:rsidR="00F46AA5">
        <w:t>to</w:t>
      </w:r>
      <w:r w:rsidR="00205AD0" w:rsidRPr="00DB11F1">
        <w:t xml:space="preserve"> use PowerShell to carry out the administration.</w:t>
      </w:r>
    </w:p>
    <w:p w14:paraId="0EF9DCF7" w14:textId="1C910A0E" w:rsidR="00205AD0" w:rsidRPr="009D0F10" w:rsidRDefault="00B761AD" w:rsidP="00205AD0">
      <w:pPr>
        <w:pStyle w:val="Heading1"/>
        <w:tabs>
          <w:tab w:val="left" w:pos="0"/>
        </w:tabs>
      </w:pPr>
      <w:r w:rsidRPr="00B761AD">
        <w:rPr>
          <w:lang w:val="en-US"/>
        </w:rPr>
        <w:t>Configur</w:t>
      </w:r>
      <w:r w:rsidR="00516C8E">
        <w:rPr>
          <w:lang w:val="en-US"/>
        </w:rPr>
        <w:t>ing</w:t>
      </w:r>
      <w:r w:rsidRPr="00B761AD">
        <w:rPr>
          <w:lang w:val="en-US"/>
        </w:rPr>
        <w:t xml:space="preserve"> IP </w:t>
      </w:r>
      <w:r w:rsidR="002A19E9">
        <w:rPr>
          <w:lang w:val="en-US"/>
        </w:rPr>
        <w:t>a</w:t>
      </w:r>
      <w:r w:rsidRPr="00B761AD">
        <w:rPr>
          <w:lang w:val="en-US"/>
        </w:rPr>
        <w:t xml:space="preserve">ddressing </w:t>
      </w:r>
    </w:p>
    <w:p w14:paraId="3CAB459F" w14:textId="3189C4CF"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w:t>
      </w:r>
      <w:del w:id="3" w:author="Thomas Lee" w:date="2021-06-15T09:27:00Z">
        <w:r w:rsidRPr="00FE57AA" w:rsidDel="00F46AA5">
          <w:delText>the installation of Windows</w:delText>
        </w:r>
      </w:del>
      <w:ins w:id="4" w:author="Thomas Lee" w:date="2021-06-15T09:27:00Z">
        <w:r w:rsidR="00F46AA5">
          <w:t>Windows installation</w:t>
        </w:r>
      </w:ins>
      <w:r w:rsidRPr="00FE57AA">
        <w:t xml:space="preserve">, you can use the </w:t>
      </w:r>
      <w:r>
        <w:t xml:space="preserve">control panel </w:t>
      </w:r>
      <w:r w:rsidRPr="00FE57AA">
        <w:t>app</w:t>
      </w:r>
      <w:r>
        <w:t>let (</w:t>
      </w:r>
      <w:r w:rsidRPr="00FE57AA">
        <w:rPr>
          <w:rStyle w:val="CodeInTextPACKT"/>
        </w:rPr>
        <w:t>ncpa.cpl</w:t>
      </w:r>
      <w:r>
        <w:t>)</w:t>
      </w:r>
      <w:r w:rsidR="005665C3">
        <w:t>,</w:t>
      </w:r>
      <w:r>
        <w:t xml:space="preserve"> the network shell console application (</w:t>
      </w:r>
      <w:r w:rsidRPr="009F1AD3">
        <w:rPr>
          <w:rStyle w:val="CodeInTextPACKT"/>
        </w:rPr>
        <w:t>netsh.exe</w:t>
      </w:r>
      <w:r w:rsidRPr="006F6432">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0D4FF4EC" w:rsidR="00412D57" w:rsidRDefault="00400740" w:rsidP="00EE3136">
      <w:pPr>
        <w:pStyle w:val="NormalPACKT"/>
      </w:pPr>
      <w:r>
        <w:t>Setting up any host</w:t>
      </w:r>
      <w:r w:rsidR="00EE3136">
        <w:t xml:space="preserve"> requires setting an IP address, a subnet mask</w:t>
      </w:r>
      <w:r w:rsidR="005665C3">
        <w:t>,</w:t>
      </w:r>
      <w:r w:rsidR="00EE3136">
        <w:t xml:space="preserve"> and a default gateway</w:t>
      </w:r>
      <w:r w:rsidR="00B34A5C">
        <w:t>,</w:t>
      </w:r>
      <w:r w:rsidR="00EE3136">
        <w:t xml:space="preserve"> which you do in the first part of this recipe. Then</w:t>
      </w:r>
      <w:r w:rsidR="00B34A5C">
        <w:t>,</w:t>
      </w:r>
      <w:r w:rsidR="00EE3136">
        <w:t xml:space="preserve"> </w:t>
      </w:r>
      <w:r w:rsidR="00412D57">
        <w:t xml:space="preserve">you configure </w:t>
      </w:r>
      <w:r w:rsidR="00412D57" w:rsidRPr="00412D57">
        <w:rPr>
          <w:rStyle w:val="CodeInTextPACKT"/>
        </w:rPr>
        <w:t>SRV2</w:t>
      </w:r>
      <w:r w:rsidR="00412D57" w:rsidRPr="00412D57">
        <w:t xml:space="preserve"> (a workgroup host)</w:t>
      </w:r>
      <w:del w:id="5" w:author="Thomas Lee" w:date="2021-06-15T09:28:00Z">
        <w:r w:rsidR="00412D57" w:rsidDel="00F46AA5">
          <w:delText>,</w:delText>
        </w:r>
      </w:del>
      <w:r w:rsidR="00412D57">
        <w:t xml:space="preserve"> to register with the DNS </w:t>
      </w:r>
      <w:r w:rsidR="005665C3">
        <w:t>s</w:t>
      </w:r>
      <w:r w:rsidR="00412D57">
        <w:t xml:space="preserve">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 </w:t>
      </w:r>
      <w:r w:rsidR="00412D57" w:rsidRPr="00412D57">
        <w:rPr>
          <w:rStyle w:val="CodeInTextPACKT"/>
        </w:rPr>
        <w:t>DC1.Reskit.Org</w:t>
      </w:r>
      <w:r w:rsidR="00412D57">
        <w:t xml:space="preserve"> as a DC, the </w:t>
      </w:r>
      <w:r w:rsidR="00520162">
        <w:t xml:space="preserve">domain promotion process sets the </w:t>
      </w:r>
      <w:r w:rsidR="00223080">
        <w:t>domain</w:t>
      </w:r>
      <w:r w:rsidR="00FE2913">
        <w:t>'</w:t>
      </w:r>
      <w:r w:rsidR="00223080">
        <w:t>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cannot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628DE176" w:rsidR="00205AD0" w:rsidRDefault="00205AD0" w:rsidP="00205AD0">
      <w:pPr>
        <w:pStyle w:val="Heading2"/>
        <w:tabs>
          <w:tab w:val="left" w:pos="0"/>
        </w:tabs>
      </w:pPr>
      <w:r>
        <w:t xml:space="preserve">Getting </w:t>
      </w:r>
      <w:r w:rsidR="006E6694">
        <w:t>r</w:t>
      </w:r>
      <w:r>
        <w:t>eady</w:t>
      </w:r>
    </w:p>
    <w:p w14:paraId="1AF2EBB0" w14:textId="06A3049A" w:rsidR="007C544F"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w:t>
      </w:r>
      <w:r w:rsidR="007C544F">
        <w:rPr>
          <w:lang w:val="en-GB"/>
        </w:rPr>
        <w:t xml:space="preserve">As with all hosts used in this book, you install </w:t>
      </w:r>
      <w:r w:rsidR="007C544F" w:rsidRPr="00AC49F8">
        <w:rPr>
          <w:rStyle w:val="CodeInTextPACKT"/>
        </w:rPr>
        <w:t>SRV2</w:t>
      </w:r>
      <w:r w:rsidR="007C544F">
        <w:rPr>
          <w:lang w:val="en-GB"/>
        </w:rPr>
        <w:t xml:space="preserve"> using the Reskit </w:t>
      </w:r>
      <w:r w:rsidR="0061045E">
        <w:rPr>
          <w:lang w:val="en-GB"/>
        </w:rPr>
        <w:t>i</w:t>
      </w:r>
      <w:r w:rsidR="007C544F">
        <w:rPr>
          <w:lang w:val="en-GB"/>
        </w:rPr>
        <w:t xml:space="preserve">nstallation scripts you can find on GitHub at </w:t>
      </w:r>
      <w:hyperlink r:id="rId15" w:history="1">
        <w:r w:rsidR="007C544F" w:rsidRPr="009728CD">
          <w:rPr>
            <w:rStyle w:val="URLPACKT"/>
          </w:rPr>
          <w:t>https://github.com/doctordns/ReskitBuildScripts</w:t>
        </w:r>
      </w:hyperlink>
      <w:r w:rsidR="007C544F" w:rsidRPr="00AC49F8">
        <w:rPr>
          <w:rStyle w:val="ItalicsPACKT"/>
        </w:rPr>
        <w:t>.</w:t>
      </w:r>
      <w:r w:rsidR="007C544F">
        <w:rPr>
          <w:lang w:val="en-GB"/>
        </w:rPr>
        <w:t xml:space="preserve"> You should also have loaded PowerShell 7 and VS Code</w:t>
      </w:r>
      <w:r w:rsidR="00B34A5C">
        <w:rPr>
          <w:lang w:val="en-GB"/>
        </w:rPr>
        <w:t>,</w:t>
      </w:r>
      <w:r w:rsidR="007C544F">
        <w:rPr>
          <w:lang w:val="en-GB"/>
        </w:rPr>
        <w:t xml:space="preserve"> as you did in </w:t>
      </w:r>
      <w:r w:rsidR="007C544F" w:rsidRPr="006C2672">
        <w:rPr>
          <w:rStyle w:val="ChapterrefPACKT"/>
        </w:rPr>
        <w:t>Chapter 1</w:t>
      </w:r>
      <w:r w:rsidR="003D0F84">
        <w:rPr>
          <w:rStyle w:val="ChapterrefPACKT"/>
        </w:rPr>
        <w:t>, Installing and Configuring PowerShell 7.1</w:t>
      </w:r>
      <w:r w:rsidR="007C544F">
        <w:rPr>
          <w:lang w:val="en-GB"/>
        </w:rPr>
        <w:t xml:space="preserve">. To simplify this setup, you can run the two setup scripts in </w:t>
      </w:r>
      <w:hyperlink r:id="rId16" w:history="1">
        <w:r w:rsidR="007C544F" w:rsidRPr="009728CD">
          <w:rPr>
            <w:rStyle w:val="URLPACKT"/>
          </w:rPr>
          <w:t>https://github.com/doctordns/PACKT-PS7/tree/master/scripts/goodies</w:t>
        </w:r>
      </w:hyperlink>
      <w:r w:rsidR="007C544F">
        <w:rPr>
          <w:lang w:val="en-GB"/>
        </w:rPr>
        <w:t xml:space="preserve">. Run the first script in the Windows PowerShell ISE and the second in an elevated VS Code instance. </w:t>
      </w:r>
    </w:p>
    <w:p w14:paraId="3CC887A8" w14:textId="69805701" w:rsidR="007C544F" w:rsidRDefault="007C544F" w:rsidP="00FE57AA">
      <w:pPr>
        <w:pStyle w:val="NormalPACKT"/>
        <w:rPr>
          <w:lang w:val="en-GB"/>
        </w:rPr>
      </w:pPr>
      <w:r>
        <w:rPr>
          <w:lang w:val="en-GB"/>
        </w:rPr>
        <w:t>Note that using Azure for these VMs is not supported.</w:t>
      </w:r>
    </w:p>
    <w:p w14:paraId="4145F4E6" w14:textId="6ECA80BF" w:rsidR="00205AD0" w:rsidRDefault="00223080" w:rsidP="00FE57AA">
      <w:pPr>
        <w:pStyle w:val="NormalPACKT"/>
        <w:rPr>
          <w:lang w:val="en-GB"/>
        </w:rPr>
      </w:pPr>
      <w:r>
        <w:rPr>
          <w:lang w:val="en-GB"/>
        </w:rPr>
        <w:t xml:space="preserve">By default, this host is a </w:t>
      </w:r>
      <w:r w:rsidR="00FE57AA">
        <w:rPr>
          <w:lang w:val="en-GB"/>
        </w:rPr>
        <w:t>DHCP client.</w:t>
      </w:r>
    </w:p>
    <w:p w14:paraId="64EBFEB4" w14:textId="77777777" w:rsidR="00545F9C" w:rsidRDefault="00545F9C" w:rsidP="00545F9C">
      <w:pPr>
        <w:pStyle w:val="Heading2"/>
        <w:tabs>
          <w:tab w:val="left" w:pos="0"/>
        </w:tabs>
      </w:pPr>
      <w:r>
        <w:t>How to do it...</w:t>
      </w:r>
    </w:p>
    <w:p w14:paraId="4D860027" w14:textId="02EE2140"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w:t>
      </w:r>
      <w:r w:rsidR="00352CA5">
        <w:rPr>
          <w:lang w:val="en-GB" w:eastAsia="en-GB"/>
        </w:rPr>
        <w:t>,</w:t>
      </w:r>
      <w:r w:rsidRPr="00412D57">
        <w:rPr>
          <w:lang w:val="en-GB" w:eastAsia="en-GB"/>
        </w:rPr>
        <w:t>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del w:id="6" w:author="Thomas Lee" w:date="2021-06-15T09:29:00Z">
        <w:r w:rsidR="003C2030" w:rsidDel="00F46AA5">
          <w:rPr>
            <w:lang w:val="en-GB" w:eastAsia="en-GB"/>
          </w:rPr>
          <w:delText>:</w:delText>
        </w:r>
      </w:del>
    </w:p>
    <w:p w14:paraId="5FD7237B" w14:textId="77777777" w:rsidR="00412D57" w:rsidRPr="00412D57" w:rsidRDefault="00412D57" w:rsidP="00412D57">
      <w:pPr>
        <w:pStyle w:val="CodePACKT"/>
      </w:pPr>
    </w:p>
    <w:p w14:paraId="28C0B8FA" w14:textId="66643BDF" w:rsidR="00412D57" w:rsidRPr="00412D57" w:rsidRDefault="00412D57" w:rsidP="00F46AA5">
      <w:pPr>
        <w:pStyle w:val="CodePACKT"/>
      </w:pPr>
      <w:commentRangeStart w:id="7"/>
      <w:r w:rsidRPr="00412D57">
        <w:t>$IPType    = </w:t>
      </w:r>
      <w:r w:rsidR="00FE2913">
        <w:t>'</w:t>
      </w:r>
      <w:r w:rsidRPr="00412D57">
        <w:t>IPv4</w:t>
      </w:r>
      <w:r w:rsidR="00FE2913">
        <w:t>'</w:t>
      </w:r>
    </w:p>
    <w:p w14:paraId="04851C60" w14:textId="462C97A3" w:rsidR="00412D57" w:rsidRPr="00412D57" w:rsidRDefault="00412D57" w:rsidP="00F46AA5">
      <w:pPr>
        <w:pStyle w:val="CodePACKT"/>
      </w:pPr>
      <w:r w:rsidRPr="00412D57">
        <w:t>$Adapter   = Get-NetAdapter |  Where-Object Status -eq </w:t>
      </w:r>
      <w:r w:rsidR="00FE2913">
        <w:t>'</w:t>
      </w:r>
      <w:r w:rsidRPr="00412D57">
        <w:t>Up</w:t>
      </w:r>
      <w:r w:rsidR="00FE2913">
        <w:t>'</w:t>
      </w:r>
      <w:r w:rsidRPr="00412D57">
        <w:t>     </w:t>
      </w:r>
    </w:p>
    <w:p w14:paraId="019E4248" w14:textId="77777777" w:rsidR="00412D57" w:rsidRPr="00412D57" w:rsidRDefault="00412D57" w:rsidP="00F46AA5">
      <w:pPr>
        <w:pStyle w:val="CodePACKT"/>
      </w:pPr>
      <w:r w:rsidRPr="00412D57">
        <w:t>$Interface = $Adapter | Get-NetIPInterface -AddressFamily $IPType</w:t>
      </w:r>
    </w:p>
    <w:p w14:paraId="2F61687F" w14:textId="77777777" w:rsidR="00412D57" w:rsidRPr="00412D57" w:rsidRDefault="00412D57" w:rsidP="00F46AA5">
      <w:pPr>
        <w:pStyle w:val="CodePACKT"/>
      </w:pPr>
      <w:r w:rsidRPr="00412D57">
        <w:t>$Index     = $Interface.IfIndex</w:t>
      </w:r>
    </w:p>
    <w:p w14:paraId="46F2ADA6" w14:textId="77777777" w:rsidR="00412D57" w:rsidRPr="00412D57" w:rsidRDefault="00412D57" w:rsidP="00F46AA5">
      <w:pPr>
        <w:pStyle w:val="CodePACKT"/>
      </w:pPr>
      <w:r w:rsidRPr="00412D57">
        <w:t>Get-NetIPAddress -InterfaceIndex $Index -AddressFamily $IPType |</w:t>
      </w:r>
    </w:p>
    <w:p w14:paraId="66FC92A8" w14:textId="77777777" w:rsidR="00412D57" w:rsidRPr="00412D57" w:rsidRDefault="00412D57" w:rsidP="00F46AA5">
      <w:pPr>
        <w:pStyle w:val="CodePACKT"/>
      </w:pPr>
      <w:r w:rsidRPr="00412D57">
        <w:t>  Format-Table -Property Interface*, IPAddress, PrefixLength</w:t>
      </w:r>
      <w:commentRangeEnd w:id="7"/>
      <w:r w:rsidR="00F46AA5">
        <w:rPr>
          <w:rStyle w:val="CommentReference"/>
          <w:rFonts w:ascii="Arial" w:hAnsi="Arial"/>
          <w:color w:val="auto"/>
          <w:lang w:eastAsia="en-US"/>
        </w:rPr>
        <w:commentReference w:id="7"/>
      </w:r>
    </w:p>
    <w:p w14:paraId="029314FF" w14:textId="77777777" w:rsidR="00412D57" w:rsidRPr="00412D57" w:rsidRDefault="00412D57" w:rsidP="00412D57">
      <w:pPr>
        <w:pStyle w:val="CodePACKT"/>
      </w:pPr>
    </w:p>
    <w:p w14:paraId="5F992592" w14:textId="2526CC7F" w:rsidR="00412D57" w:rsidRPr="00412D57" w:rsidRDefault="00412D57" w:rsidP="007D38FF">
      <w:pPr>
        <w:pStyle w:val="NumberedBulletPACKT"/>
        <w:rPr>
          <w:color w:val="000000"/>
          <w:lang w:val="en-GB" w:eastAsia="en-GB"/>
        </w:rPr>
      </w:pPr>
      <w:r w:rsidRPr="00412D57">
        <w:rPr>
          <w:lang w:val="en-GB" w:eastAsia="en-GB"/>
        </w:rPr>
        <w:t>Setting a new IP address for the NIC</w:t>
      </w:r>
      <w:del w:id="8" w:author="Thomas Lee" w:date="2021-06-15T09:30:00Z">
        <w:r w:rsidR="002B7EC1" w:rsidDel="00F46AA5">
          <w:rPr>
            <w:lang w:val="en-GB" w:eastAsia="en-GB"/>
          </w:rPr>
          <w:delText>:</w:delText>
        </w:r>
      </w:del>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InterfaceIndex = $Index</w:t>
      </w:r>
    </w:p>
    <w:p w14:paraId="498F8B59" w14:textId="77777777" w:rsidR="00412D57" w:rsidRPr="007D38FF" w:rsidRDefault="00412D57" w:rsidP="007D38FF">
      <w:pPr>
        <w:pStyle w:val="CodePACKT"/>
      </w:pPr>
      <w:r w:rsidRPr="007D38FF">
        <w:t>  PrefixLength   = 24</w:t>
      </w:r>
    </w:p>
    <w:p w14:paraId="22E1B3BE" w14:textId="2F113435" w:rsidR="00412D57" w:rsidRPr="007D38FF" w:rsidRDefault="00412D57" w:rsidP="007D38FF">
      <w:pPr>
        <w:pStyle w:val="CodePACKT"/>
      </w:pPr>
      <w:r w:rsidRPr="007D38FF">
        <w:t>  IPAddress      = </w:t>
      </w:r>
      <w:r w:rsidR="00FE2913">
        <w:t>'</w:t>
      </w:r>
      <w:r w:rsidRPr="007D38FF">
        <w:t>10.10.10.51</w:t>
      </w:r>
      <w:r w:rsidR="00FE2913">
        <w:t>'</w:t>
      </w:r>
    </w:p>
    <w:p w14:paraId="47B954C4" w14:textId="7744EFD3" w:rsidR="00412D57" w:rsidRPr="007D38FF" w:rsidRDefault="00412D57" w:rsidP="007D38FF">
      <w:pPr>
        <w:pStyle w:val="CodePACKT"/>
      </w:pPr>
      <w:r w:rsidRPr="007D38FF">
        <w:t>  DefaultGateway = </w:t>
      </w:r>
      <w:r w:rsidR="00FE2913">
        <w:t>'</w:t>
      </w:r>
      <w:r w:rsidRPr="007D38FF">
        <w:t>10.10.10.254</w:t>
      </w:r>
      <w:r w:rsidR="00FE2913">
        <w:t>'</w:t>
      </w:r>
    </w:p>
    <w:p w14:paraId="2BF5CDC1" w14:textId="77777777" w:rsidR="00412D57" w:rsidRPr="007D38FF" w:rsidRDefault="00412D57" w:rsidP="007D38FF">
      <w:pPr>
        <w:pStyle w:val="CodePACKT"/>
      </w:pPr>
      <w:r w:rsidRPr="007D38FF">
        <w:t>  AddressFamily  = $IPType</w:t>
      </w:r>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3F132F63" w:rsidR="00412D57" w:rsidRPr="00412D57" w:rsidRDefault="00412D57" w:rsidP="007D38FF">
      <w:pPr>
        <w:pStyle w:val="NumberedBulletPACKT"/>
        <w:rPr>
          <w:color w:val="000000"/>
          <w:lang w:val="en-GB" w:eastAsia="en-GB"/>
        </w:rPr>
      </w:pPr>
      <w:r w:rsidRPr="00412D57">
        <w:rPr>
          <w:lang w:val="en-GB" w:eastAsia="en-GB"/>
        </w:rPr>
        <w:t>Verifying the new IP address</w:t>
      </w:r>
      <w:del w:id="9" w:author="Thomas Lee" w:date="2021-06-15T09:30:00Z">
        <w:r w:rsidR="003E02D6" w:rsidDel="00F46AA5">
          <w:rPr>
            <w:lang w:val="en-GB" w:eastAsia="en-GB"/>
          </w:rPr>
          <w:delText>:</w:delText>
        </w:r>
      </w:del>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commentRangeStart w:id="10"/>
      <w:r w:rsidRPr="007D38FF">
        <w:t>Get-NetIPAddress -InterfaceIndex $Index -AddressFamily $IPType |</w:t>
      </w:r>
      <w:commentRangeEnd w:id="10"/>
      <w:r w:rsidR="00F46AA5">
        <w:rPr>
          <w:rStyle w:val="CommentReference"/>
          <w:rFonts w:ascii="Arial" w:hAnsi="Arial"/>
          <w:color w:val="auto"/>
          <w:lang w:eastAsia="en-US"/>
        </w:rPr>
        <w:commentReference w:id="10"/>
      </w:r>
    </w:p>
    <w:p w14:paraId="5235D0C3" w14:textId="77777777" w:rsidR="00412D57" w:rsidRPr="007D38FF" w:rsidRDefault="00412D57" w:rsidP="007D38FF">
      <w:pPr>
        <w:pStyle w:val="CodePACKT"/>
      </w:pPr>
      <w:r w:rsidRPr="007D38FF">
        <w:t>  Format-Table IPAddress, InterfaceIndex, PrefixLength</w:t>
      </w:r>
    </w:p>
    <w:p w14:paraId="7596B628" w14:textId="77777777" w:rsidR="00412D57" w:rsidRPr="007D38FF" w:rsidRDefault="00412D57" w:rsidP="007D38FF">
      <w:pPr>
        <w:pStyle w:val="CodePACKT"/>
      </w:pPr>
    </w:p>
    <w:p w14:paraId="31D71D42" w14:textId="72948995" w:rsidR="00412D57" w:rsidRPr="00412D57" w:rsidRDefault="00412D57" w:rsidP="007D38FF">
      <w:pPr>
        <w:pStyle w:val="NumberedBulletPACKT"/>
        <w:rPr>
          <w:color w:val="000000"/>
          <w:lang w:val="en-GB" w:eastAsia="en-GB"/>
        </w:rPr>
      </w:pPr>
      <w:r w:rsidRPr="00412D57">
        <w:rPr>
          <w:lang w:val="en-GB" w:eastAsia="en-GB"/>
        </w:rPr>
        <w:t>Setting DNS </w:t>
      </w:r>
      <w:r w:rsidR="00D573BC">
        <w:rPr>
          <w:lang w:val="en-GB" w:eastAsia="en-GB"/>
        </w:rPr>
        <w:t>s</w:t>
      </w:r>
      <w:r w:rsidRPr="00412D57">
        <w:rPr>
          <w:lang w:val="en-GB" w:eastAsia="en-GB"/>
        </w:rPr>
        <w:t>erver IP address</w:t>
      </w:r>
      <w:del w:id="11" w:author="Thomas Lee" w:date="2021-06-15T09:30:00Z">
        <w:r w:rsidR="00660B4A" w:rsidDel="00F46AA5">
          <w:rPr>
            <w:lang w:val="en-GB" w:eastAsia="en-GB"/>
          </w:rPr>
          <w:delText>:</w:delText>
        </w:r>
      </w:del>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InterfaceIndex  = $Index</w:t>
      </w:r>
    </w:p>
    <w:p w14:paraId="506AB079" w14:textId="73BD3810" w:rsidR="00412D57" w:rsidRPr="007D38FF" w:rsidRDefault="00412D57" w:rsidP="007D38FF">
      <w:pPr>
        <w:pStyle w:val="CodePACKT"/>
      </w:pPr>
      <w:r w:rsidRPr="007D38FF">
        <w:t>  ServerAddresses = </w:t>
      </w:r>
      <w:r w:rsidR="00FE2913">
        <w:t>'</w:t>
      </w:r>
      <w:r w:rsidRPr="007D38FF">
        <w:t>10.10.10.10</w:t>
      </w:r>
      <w:r w:rsidR="00FE2913">
        <w:t>'</w:t>
      </w:r>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t>Set-DnsClientServerAddress @CAHT</w:t>
      </w:r>
    </w:p>
    <w:p w14:paraId="7D375D7F" w14:textId="77777777" w:rsidR="00412D57" w:rsidRPr="007D38FF" w:rsidRDefault="00412D57" w:rsidP="007D38FF">
      <w:pPr>
        <w:pStyle w:val="CodePACKT"/>
      </w:pPr>
    </w:p>
    <w:p w14:paraId="500AC799" w14:textId="2CDB77FE" w:rsidR="00412D57" w:rsidRPr="00412D57" w:rsidRDefault="00412D57" w:rsidP="007D38FF">
      <w:pPr>
        <w:pStyle w:val="NumberedBulletPACKT"/>
        <w:rPr>
          <w:color w:val="000000"/>
          <w:lang w:val="en-GB" w:eastAsia="en-GB"/>
        </w:rPr>
      </w:pPr>
      <w:r w:rsidRPr="00412D57">
        <w:rPr>
          <w:lang w:val="en-GB" w:eastAsia="en-GB"/>
        </w:rPr>
        <w:t>Verifying the new IP configuration</w:t>
      </w:r>
      <w:del w:id="12" w:author="Thomas Lee" w:date="2021-06-15T09:30:00Z">
        <w:r w:rsidR="00B34A5C" w:rsidDel="00F46AA5">
          <w:rPr>
            <w:lang w:val="en-GB" w:eastAsia="en-GB"/>
          </w:rPr>
          <w:delText>:</w:delText>
        </w:r>
      </w:del>
    </w:p>
    <w:p w14:paraId="24C8C194" w14:textId="77777777" w:rsidR="007D38FF" w:rsidRPr="007D38FF" w:rsidRDefault="007D38FF" w:rsidP="007D38FF">
      <w:pPr>
        <w:pStyle w:val="CodePACKT"/>
      </w:pPr>
      <w:commentRangeStart w:id="13"/>
    </w:p>
    <w:p w14:paraId="4898192A" w14:textId="498F980B" w:rsidR="00412D57" w:rsidRPr="007D38FF" w:rsidRDefault="00412D57" w:rsidP="007D38FF">
      <w:pPr>
        <w:pStyle w:val="CodePACKT"/>
      </w:pPr>
      <w:r w:rsidRPr="007D38FF">
        <w:t>Get-NetIPAddress -InterfaceIndex $Index -AddressFamily $IPType |</w:t>
      </w:r>
      <w:commentRangeEnd w:id="13"/>
      <w:r w:rsidR="00F46AA5">
        <w:rPr>
          <w:rStyle w:val="CommentReference"/>
          <w:rFonts w:ascii="Arial" w:hAnsi="Arial"/>
          <w:color w:val="auto"/>
          <w:lang w:eastAsia="en-US"/>
        </w:rPr>
        <w:commentReference w:id="13"/>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21C93D74"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del w:id="14" w:author="Thomas Lee" w:date="2021-06-15T09:30:00Z">
        <w:r w:rsidR="003136CE" w:rsidDel="00F46AA5">
          <w:rPr>
            <w:lang w:val="en-GB" w:eastAsia="en-GB"/>
          </w:rPr>
          <w:delText>:</w:delText>
        </w:r>
      </w:del>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62C911F"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del w:id="15" w:author="Thomas Lee" w:date="2021-06-15T09:31:00Z">
        <w:r w:rsidR="003136CE" w:rsidDel="00F46AA5">
          <w:rPr>
            <w:lang w:val="en-GB" w:eastAsia="en-GB"/>
          </w:rPr>
          <w:delText>:</w:delText>
        </w:r>
      </w:del>
    </w:p>
    <w:p w14:paraId="000FB8C8" w14:textId="77777777" w:rsidR="007D38FF" w:rsidRPr="007D38FF" w:rsidRDefault="007D38FF" w:rsidP="007D38FF">
      <w:pPr>
        <w:pStyle w:val="CodePACKT"/>
      </w:pPr>
    </w:p>
    <w:p w14:paraId="74BA945A" w14:textId="107C2AC1" w:rsidR="00412D57" w:rsidRPr="007D38FF" w:rsidRDefault="00412D57" w:rsidP="007D38FF">
      <w:pPr>
        <w:pStyle w:val="CodePACKT"/>
      </w:pPr>
      <w:r w:rsidRPr="007D38FF">
        <w:t>$U    = </w:t>
      </w:r>
      <w:r w:rsidR="00FE2913">
        <w:t>'</w:t>
      </w:r>
      <w:r w:rsidRPr="007D38FF">
        <w:t>Reskit\Administrator</w:t>
      </w:r>
      <w:r w:rsidR="00FE2913">
        <w:t>'</w:t>
      </w:r>
    </w:p>
    <w:p w14:paraId="34DA2D91" w14:textId="1C4F2D84" w:rsidR="00412D57" w:rsidRPr="007D38FF" w:rsidRDefault="00412D57" w:rsidP="007D38FF">
      <w:pPr>
        <w:pStyle w:val="CodePACKT"/>
      </w:pPr>
      <w:r w:rsidRPr="007D38FF">
        <w:t>$PPT  = </w:t>
      </w:r>
      <w:r w:rsidR="00FE2913">
        <w:t>'</w:t>
      </w:r>
      <w:r w:rsidR="006D63AB" w:rsidRPr="007D38FF">
        <w:t>Pa</w:t>
      </w:r>
      <w:r w:rsidRPr="007D38FF">
        <w:t>$$w0rd</w:t>
      </w:r>
      <w:r w:rsidR="00FE2913">
        <w:t>'</w:t>
      </w:r>
    </w:p>
    <w:p w14:paraId="3112EAAB" w14:textId="77777777" w:rsidR="00412D57" w:rsidRPr="007D38FF" w:rsidRDefault="00412D57" w:rsidP="007D38FF">
      <w:pPr>
        <w:pStyle w:val="CodePACKT"/>
      </w:pPr>
      <w:commentRangeStart w:id="16"/>
      <w:r w:rsidRPr="007D38FF">
        <w:t>$PSC  = ConvertTo-SecureString -String $ppt -AsPlainText -Force</w:t>
      </w:r>
      <w:commentRangeEnd w:id="16"/>
      <w:r w:rsidR="00F46AA5">
        <w:rPr>
          <w:rStyle w:val="CommentReference"/>
          <w:rFonts w:ascii="Arial" w:hAnsi="Arial"/>
          <w:color w:val="auto"/>
          <w:lang w:eastAsia="en-US"/>
        </w:rPr>
        <w:commentReference w:id="16"/>
      </w:r>
    </w:p>
    <w:p w14:paraId="0B93177A" w14:textId="24D02508" w:rsidR="00412D57" w:rsidRPr="007D38FF" w:rsidRDefault="00412D57" w:rsidP="007D38FF">
      <w:pPr>
        <w:pStyle w:val="CodePACKT"/>
      </w:pPr>
      <w:r w:rsidRPr="007D38FF">
        <w:t>$Cred = [pscredential]::new($U,$PSC)</w:t>
      </w:r>
    </w:p>
    <w:p w14:paraId="24F85B72" w14:textId="77777777" w:rsidR="00412D57" w:rsidRPr="00412D57" w:rsidRDefault="00412D57" w:rsidP="007D38FF">
      <w:pPr>
        <w:pStyle w:val="CodePACKT"/>
        <w:rPr>
          <w:lang w:val="en-GB"/>
        </w:rPr>
      </w:pPr>
    </w:p>
    <w:p w14:paraId="66D8D9C3" w14:textId="5DCBB20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6D63AB" w:rsidRPr="00172F5E">
        <w:rPr>
          <w:rStyle w:val="CodeInTextPACKT"/>
        </w:rPr>
        <w:t>DC1</w:t>
      </w:r>
      <w:del w:id="17" w:author="Thomas Lee" w:date="2021-06-15T09:31:00Z">
        <w:r w:rsidR="00172F5E" w:rsidDel="00F46AA5">
          <w:rPr>
            <w:lang w:val="en-GB" w:eastAsia="en-GB"/>
          </w:rPr>
          <w:delText>:</w:delText>
        </w:r>
      </w:del>
    </w:p>
    <w:p w14:paraId="35BE25E4" w14:textId="77777777" w:rsidR="008E500B" w:rsidRPr="008E500B" w:rsidRDefault="008E500B" w:rsidP="008E500B">
      <w:pPr>
        <w:pStyle w:val="CodePACKT"/>
      </w:pPr>
    </w:p>
    <w:p w14:paraId="71A22527" w14:textId="0DCB00E1" w:rsidR="008E500B" w:rsidRPr="008E500B" w:rsidRDefault="008E500B" w:rsidP="008E500B">
      <w:pPr>
        <w:pStyle w:val="CodePACKT"/>
      </w:pPr>
      <w:r w:rsidRPr="008E500B">
        <w:t>$TPPATH = </w:t>
      </w:r>
      <w:r w:rsidR="00FE2913">
        <w:t>'</w:t>
      </w:r>
      <w:r w:rsidR="006D63AB" w:rsidRPr="008E500B">
        <w:t>WSMan</w:t>
      </w:r>
      <w:r w:rsidRPr="008E500B">
        <w:t>:\localhost\Client\TrustedHosts</w:t>
      </w:r>
      <w:r w:rsidR="00FE2913">
        <w:t>'</w:t>
      </w:r>
    </w:p>
    <w:p w14:paraId="747841BA" w14:textId="15086E32" w:rsidR="008E500B" w:rsidRPr="008E500B" w:rsidRDefault="008E500B" w:rsidP="008E500B">
      <w:pPr>
        <w:pStyle w:val="CodePACKT"/>
      </w:pPr>
      <w:r w:rsidRPr="008E500B">
        <w:t>Set-Item -Path $TPPATH -Value </w:t>
      </w:r>
      <w:r w:rsidR="00FE2913">
        <w:t>'</w:t>
      </w:r>
      <w:r w:rsidR="006D63AB">
        <w:t>DC1</w:t>
      </w:r>
      <w:r w:rsidR="00FE2913">
        <w:t>'</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72C77EDB"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del w:id="18" w:author="Thomas Lee" w:date="2021-06-15T09:31:00Z">
        <w:r w:rsidR="00D73F20" w:rsidDel="00F46AA5">
          <w:rPr>
            <w:lang w:val="en-GB" w:eastAsia="en-GB"/>
          </w:rPr>
          <w:delText>:</w:delText>
        </w:r>
      </w:del>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3FBAEE92" w:rsidR="00412D57" w:rsidRPr="008E500B" w:rsidRDefault="00412D57" w:rsidP="008E500B">
      <w:pPr>
        <w:pStyle w:val="CodePACKT"/>
      </w:pPr>
      <w:r w:rsidRPr="008E500B">
        <w:t>    Name          = </w:t>
      </w:r>
      <w:r w:rsidR="00FE2913">
        <w:t>'</w:t>
      </w:r>
      <w:r w:rsidRPr="008E500B">
        <w:t>Reskit.Org</w:t>
      </w:r>
      <w:r w:rsidR="00FE2913">
        <w:t>'</w:t>
      </w:r>
    </w:p>
    <w:p w14:paraId="5AF9CBA9" w14:textId="398D1450" w:rsidR="00412D57" w:rsidRPr="008E500B" w:rsidRDefault="00412D57" w:rsidP="008E500B">
      <w:pPr>
        <w:pStyle w:val="CodePACKT"/>
      </w:pPr>
      <w:r w:rsidRPr="008E500B">
        <w:t>    DynamicUpdate = </w:t>
      </w:r>
      <w:r w:rsidR="00FE2913">
        <w:t>'</w:t>
      </w:r>
      <w:r w:rsidRPr="008E500B">
        <w:t>NonsecureAndSecure</w:t>
      </w:r>
      <w:r w:rsidR="00FE2913">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Set-DnsServerPrimaryZone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commentRangeStart w:id="19"/>
      <w:commentRangeStart w:id="20"/>
      <w:r w:rsidRPr="008E500B">
        <w:t>Invoke-Command -ComputerName DC1 -ScriptBlock $DNSSSB -Credential $Cred</w:t>
      </w:r>
      <w:commentRangeEnd w:id="19"/>
      <w:r w:rsidR="006D63AB">
        <w:rPr>
          <w:rStyle w:val="CommentReference"/>
          <w:rFonts w:ascii="Arial" w:hAnsi="Arial"/>
          <w:color w:val="auto"/>
          <w:lang w:eastAsia="en-US"/>
        </w:rPr>
        <w:commentReference w:id="19"/>
      </w:r>
      <w:commentRangeEnd w:id="20"/>
      <w:r w:rsidR="004F218A">
        <w:rPr>
          <w:rStyle w:val="CommentReference"/>
          <w:rFonts w:ascii="Arial" w:hAnsi="Arial"/>
          <w:color w:val="auto"/>
          <w:lang w:eastAsia="en-US"/>
        </w:rPr>
        <w:commentReference w:id="20"/>
      </w:r>
    </w:p>
    <w:p w14:paraId="49924989" w14:textId="77777777" w:rsidR="00412D57" w:rsidRPr="008E500B" w:rsidRDefault="00412D57" w:rsidP="008E500B">
      <w:pPr>
        <w:pStyle w:val="CodePACKT"/>
      </w:pPr>
    </w:p>
    <w:p w14:paraId="0C1BEFE7" w14:textId="0B8C0292"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r w:rsidR="0093468F">
        <w:rPr>
          <w:lang w:val="en-GB" w:eastAsia="en-GB"/>
        </w:rPr>
        <w:t>:</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InterfaceIndex                 = $Index</w:t>
      </w:r>
    </w:p>
    <w:p w14:paraId="5A6D75CA" w14:textId="62AAD948" w:rsidR="00412D57" w:rsidRPr="00F26728" w:rsidRDefault="00412D57" w:rsidP="00F26728">
      <w:pPr>
        <w:pStyle w:val="CodePACKT"/>
      </w:pPr>
      <w:r w:rsidRPr="00F26728">
        <w:t>  ConnectionSpecificSuffix       = </w:t>
      </w:r>
      <w:r w:rsidR="00FE2913">
        <w:t>'</w:t>
      </w:r>
      <w:r w:rsidRPr="00F26728">
        <w:t>Reskit.Org</w:t>
      </w:r>
      <w:r w:rsidR="00FE2913">
        <w:t>'</w:t>
      </w:r>
    </w:p>
    <w:p w14:paraId="344CA9D0" w14:textId="77777777" w:rsidR="00412D57" w:rsidRPr="00F26728" w:rsidRDefault="00412D57" w:rsidP="00F26728">
      <w:pPr>
        <w:pStyle w:val="CodePACKT"/>
      </w:pPr>
      <w:r w:rsidRPr="00F26728">
        <w:t>  RegisterThisConnectionsAddress = $true</w:t>
      </w:r>
    </w:p>
    <w:p w14:paraId="7C1B6BD2" w14:textId="77777777" w:rsidR="00412D57" w:rsidRPr="00F26728" w:rsidRDefault="00412D57" w:rsidP="00F26728">
      <w:pPr>
        <w:pStyle w:val="CodePACKT"/>
      </w:pPr>
      <w:r w:rsidRPr="00F26728">
        <w:t>  UseSuffixWhenRegistering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Set-DnsClient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154B406E"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r w:rsidR="00BF7E38">
        <w:rPr>
          <w:lang w:val="en-GB" w:eastAsia="en-GB"/>
        </w:rPr>
        <w:t>:</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Register-DnsClient </w:t>
      </w:r>
    </w:p>
    <w:p w14:paraId="5BC2F4AD" w14:textId="77777777" w:rsidR="00F26728" w:rsidRPr="00F26728" w:rsidRDefault="00F26728" w:rsidP="00F26728">
      <w:pPr>
        <w:pStyle w:val="CodePACKT"/>
      </w:pPr>
    </w:p>
    <w:p w14:paraId="1099DB20" w14:textId="02F387F1" w:rsidR="00BD2D2D" w:rsidRDefault="00BD2D2D" w:rsidP="00F26728">
      <w:pPr>
        <w:pStyle w:val="NumberedBulletPACKT"/>
        <w:rPr>
          <w:color w:val="000000"/>
          <w:lang w:val="en-GB" w:eastAsia="en-GB"/>
        </w:rPr>
      </w:pPr>
      <w:r>
        <w:rPr>
          <w:color w:val="000000"/>
          <w:lang w:val="en-GB" w:eastAsia="en-GB"/>
        </w:rPr>
        <w:t xml:space="preserve">Prestaging </w:t>
      </w:r>
      <w:r w:rsidRPr="009F3647">
        <w:rPr>
          <w:rStyle w:val="CodeInTextPACKT"/>
        </w:rPr>
        <w:t>SRV2</w:t>
      </w:r>
      <w:r>
        <w:rPr>
          <w:color w:val="000000"/>
          <w:lang w:val="en-GB" w:eastAsia="en-GB"/>
        </w:rPr>
        <w:t xml:space="preserve"> in AD</w:t>
      </w:r>
      <w:r w:rsidR="009F3647">
        <w:rPr>
          <w:color w:val="000000"/>
          <w:lang w:val="en-GB" w:eastAsia="en-GB"/>
        </w:rPr>
        <w:t>:</w:t>
      </w:r>
    </w:p>
    <w:p w14:paraId="2B574BBA" w14:textId="4F00EC6C" w:rsidR="00BD2D2D" w:rsidRDefault="00BD2D2D" w:rsidP="009F3647">
      <w:pPr>
        <w:pStyle w:val="CodePACKT"/>
        <w:rPr>
          <w:lang w:val="en-GB"/>
        </w:rPr>
      </w:pPr>
    </w:p>
    <w:p w14:paraId="302E9841" w14:textId="77777777" w:rsidR="00F46AA5" w:rsidRPr="00F46AA5" w:rsidRDefault="00F46AA5" w:rsidP="00F46AA5">
      <w:pPr>
        <w:pStyle w:val="CodePACKT"/>
        <w:rPr>
          <w:ins w:id="21" w:author="Thomas Lee" w:date="2021-06-15T09:35:00Z"/>
        </w:rPr>
        <w:pPrChange w:id="22" w:author="Thomas Lee" w:date="2021-06-15T09:36:00Z">
          <w:pPr>
            <w:shd w:val="clear" w:color="auto" w:fill="FFFFFF"/>
            <w:spacing w:after="0" w:line="285" w:lineRule="atLeast"/>
          </w:pPr>
        </w:pPrChange>
      </w:pPr>
      <w:ins w:id="23" w:author="Thomas Lee" w:date="2021-06-15T09:35:00Z">
        <w:r w:rsidRPr="00F46AA5">
          <w:t>$SB = {New-ADComputer -Name SRV2}</w:t>
        </w:r>
      </w:ins>
    </w:p>
    <w:p w14:paraId="0693BD06" w14:textId="77777777" w:rsidR="00F46AA5" w:rsidRPr="00F46AA5" w:rsidRDefault="00F46AA5" w:rsidP="00F46AA5">
      <w:pPr>
        <w:pStyle w:val="CodePACKT"/>
        <w:rPr>
          <w:ins w:id="24" w:author="Thomas Lee" w:date="2021-06-15T09:35:00Z"/>
        </w:rPr>
        <w:pPrChange w:id="25" w:author="Thomas Lee" w:date="2021-06-15T09:36:00Z">
          <w:pPr>
            <w:shd w:val="clear" w:color="auto" w:fill="FFFFFF"/>
            <w:spacing w:after="0" w:line="285" w:lineRule="atLeast"/>
          </w:pPr>
        </w:pPrChange>
      </w:pPr>
      <w:ins w:id="26" w:author="Thomas Lee" w:date="2021-06-15T09:35:00Z">
        <w:r w:rsidRPr="00F46AA5">
          <w:t>Invoke-Command -ComputerName DC1 -ScriptBlock $SB</w:t>
        </w:r>
      </w:ins>
    </w:p>
    <w:p w14:paraId="717ABA81" w14:textId="4264CD8E" w:rsidR="00BD2D2D" w:rsidDel="00F46AA5" w:rsidRDefault="00BD2D2D" w:rsidP="009F3647">
      <w:pPr>
        <w:pStyle w:val="CodePACKT"/>
        <w:rPr>
          <w:del w:id="27" w:author="Thomas Lee" w:date="2021-06-15T09:35:00Z"/>
          <w:lang w:val="en-GB"/>
        </w:rPr>
      </w:pPr>
      <w:commentRangeStart w:id="28"/>
      <w:del w:id="29" w:author="Thomas Lee" w:date="2021-06-15T09:35:00Z">
        <w:r w:rsidDel="00F46AA5">
          <w:rPr>
            <w:lang w:val="en-GB"/>
          </w:rPr>
          <w:delText>New-ADComputer</w:delText>
        </w:r>
      </w:del>
      <w:del w:id="30" w:author="Thomas Lee" w:date="2021-06-15T09:32:00Z">
        <w:r w:rsidDel="00F46AA5">
          <w:rPr>
            <w:lang w:val="en-GB"/>
          </w:rPr>
          <w:delText>-</w:delText>
        </w:r>
      </w:del>
      <w:del w:id="31" w:author="Thomas Lee" w:date="2021-06-15T09:35:00Z">
        <w:r w:rsidDel="00F46AA5">
          <w:rPr>
            <w:lang w:val="en-GB"/>
          </w:rPr>
          <w:delText>Name SRV2</w:delText>
        </w:r>
        <w:commentRangeEnd w:id="28"/>
        <w:r w:rsidR="00B9754D" w:rsidDel="00F46AA5">
          <w:rPr>
            <w:rStyle w:val="CommentReference"/>
            <w:rFonts w:ascii="Arial" w:hAnsi="Arial"/>
            <w:color w:val="auto"/>
            <w:lang w:eastAsia="en-US"/>
          </w:rPr>
          <w:commentReference w:id="28"/>
        </w:r>
      </w:del>
    </w:p>
    <w:p w14:paraId="54142912" w14:textId="77777777" w:rsidR="00BD2D2D" w:rsidRPr="009F3647" w:rsidRDefault="00BD2D2D" w:rsidP="009F3647">
      <w:pPr>
        <w:pStyle w:val="CodePACKT"/>
        <w:rPr>
          <w:lang w:val="en-GB"/>
        </w:rPr>
      </w:pPr>
    </w:p>
    <w:p w14:paraId="6124B5B7" w14:textId="53B2E312"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r w:rsidR="00FE2C0C">
        <w:rPr>
          <w:lang w:val="en-GB" w:eastAsia="en-GB"/>
        </w:rPr>
        <w:t>:</w:t>
      </w:r>
    </w:p>
    <w:p w14:paraId="0B225367" w14:textId="77777777" w:rsidR="00F26728" w:rsidRPr="00412D57" w:rsidRDefault="00F26728" w:rsidP="00F26728">
      <w:pPr>
        <w:pStyle w:val="CodePACKT"/>
        <w:rPr>
          <w:lang w:val="en-GB"/>
        </w:rPr>
      </w:pPr>
    </w:p>
    <w:p w14:paraId="585C224B" w14:textId="79513DE8" w:rsidR="00412D57" w:rsidRPr="00F26728" w:rsidRDefault="00412D57" w:rsidP="00F26728">
      <w:pPr>
        <w:pStyle w:val="CodePACKT"/>
      </w:pPr>
      <w:commentRangeStart w:id="32"/>
      <w:commentRangeStart w:id="33"/>
      <w:r w:rsidRPr="00F26728">
        <w:t>Resolve-DnsName -Name SRV2.Reskit.Org -Type </w:t>
      </w:r>
      <w:r w:rsidR="00FE2913">
        <w:t>'</w:t>
      </w:r>
      <w:r w:rsidRPr="00F26728">
        <w:t>A</w:t>
      </w:r>
      <w:r w:rsidR="00FE2913">
        <w:t>'</w:t>
      </w:r>
      <w:r w:rsidRPr="00F26728">
        <w:t> -Server DC1.Reskit.Org</w:t>
      </w:r>
      <w:commentRangeEnd w:id="32"/>
      <w:r w:rsidR="006D63AB">
        <w:rPr>
          <w:rStyle w:val="CommentReference"/>
          <w:rFonts w:ascii="Arial" w:hAnsi="Arial"/>
          <w:color w:val="auto"/>
          <w:lang w:eastAsia="en-US"/>
        </w:rPr>
        <w:commentReference w:id="32"/>
      </w:r>
      <w:commentRangeEnd w:id="33"/>
      <w:r w:rsidR="006870AC">
        <w:rPr>
          <w:rStyle w:val="CommentReference"/>
          <w:rFonts w:ascii="Arial" w:hAnsi="Arial"/>
          <w:color w:val="auto"/>
          <w:lang w:eastAsia="en-US"/>
        </w:rPr>
        <w:commentReference w:id="33"/>
      </w:r>
    </w:p>
    <w:p w14:paraId="20DF7DBB" w14:textId="54767A89" w:rsidR="00205AD0" w:rsidRDefault="00205AD0" w:rsidP="00205AD0">
      <w:pPr>
        <w:pStyle w:val="Heading2"/>
        <w:numPr>
          <w:ilvl w:val="1"/>
          <w:numId w:val="3"/>
        </w:numPr>
        <w:tabs>
          <w:tab w:val="left" w:pos="0"/>
        </w:tabs>
      </w:pPr>
      <w:r>
        <w:t>How it works...</w:t>
      </w:r>
    </w:p>
    <w:p w14:paraId="6047B6E7" w14:textId="540DF1D6"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Get-NetAdapter</w:t>
      </w:r>
      <w:r>
        <w:rPr>
          <w:lang w:val="en-GB"/>
        </w:rPr>
        <w:t xml:space="preserve"> and </w:t>
      </w:r>
      <w:r w:rsidRPr="00387591">
        <w:rPr>
          <w:rStyle w:val="CodeInTextPACKT"/>
        </w:rPr>
        <w:t>Get-NetIPAddress</w:t>
      </w:r>
      <w:r w:rsidRPr="00437F82">
        <w:t xml:space="preserve"> </w:t>
      </w:r>
      <w:r>
        <w:rPr>
          <w:lang w:val="en-GB"/>
        </w:rPr>
        <w:t>to determine the IP address of this server</w:t>
      </w:r>
      <w:r w:rsidR="00387591">
        <w:rPr>
          <w:lang w:val="en-GB"/>
        </w:rPr>
        <w:t>. Then</w:t>
      </w:r>
      <w:r w:rsidR="00B34A5C">
        <w:rPr>
          <w:lang w:val="en-GB"/>
        </w:rPr>
        <w:t>,</w:t>
      </w:r>
      <w:r w:rsidR="00387591">
        <w:rPr>
          <w:lang w:val="en-GB"/>
        </w:rPr>
        <w:t xml:space="preserve"> you display the resultant address</w:t>
      </w:r>
      <w:r>
        <w:rPr>
          <w:lang w:val="en-GB"/>
        </w:rPr>
        <w:t>, which looks like this:</w:t>
      </w:r>
    </w:p>
    <w:p w14:paraId="4ECA374F" w14:textId="105FF40C" w:rsidR="00F26728" w:rsidRDefault="00E20F0D" w:rsidP="00387591">
      <w:pPr>
        <w:pStyle w:val="FigurePACKT"/>
      </w:pPr>
      <w:r>
        <w:drawing>
          <wp:inline distT="0" distB="0" distL="0" distR="0" wp14:anchorId="02C8763F" wp14:editId="7065C45A">
            <wp:extent cx="3948214" cy="1247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8332" cy="1260454"/>
                    </a:xfrm>
                    <a:prstGeom prst="rect">
                      <a:avLst/>
                    </a:prstGeom>
                  </pic:spPr>
                </pic:pic>
              </a:graphicData>
            </a:graphic>
          </wp:inline>
        </w:drawing>
      </w:r>
    </w:p>
    <w:p w14:paraId="0C0F549E" w14:textId="4C222961" w:rsidR="00936445" w:rsidRPr="002F7636" w:rsidRDefault="00936445" w:rsidP="002D460B">
      <w:pPr>
        <w:pStyle w:val="FigurePACKT"/>
        <w:rPr>
          <w:rStyle w:val="FigureCaptionPACKT"/>
        </w:rPr>
      </w:pPr>
      <w:r w:rsidRPr="002F7636">
        <w:rPr>
          <w:rStyle w:val="FigureCaptionPACKT"/>
        </w:rPr>
        <w:t xml:space="preserve">Figure 7.1: </w:t>
      </w:r>
      <w:r w:rsidR="002F7636">
        <w:rPr>
          <w:rStyle w:val="FigureCaptionPACKT"/>
        </w:rPr>
        <w:t>Discovering the adapter, adapter interface</w:t>
      </w:r>
      <w:r w:rsidR="001E0CD6">
        <w:rPr>
          <w:rStyle w:val="FigureCaptionPACKT"/>
        </w:rPr>
        <w:t>,</w:t>
      </w:r>
      <w:r w:rsidR="002F7636">
        <w:rPr>
          <w:rStyle w:val="FigureCaptionPACKT"/>
        </w:rPr>
        <w:t xml:space="preserve"> and adapter interface index</w:t>
      </w:r>
    </w:p>
    <w:p w14:paraId="57F6DBA6" w14:textId="559A50D8"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34" w:name="_Hlk50554768"/>
      <w:r>
        <w:t xml:space="preserve">Insert image </w:t>
      </w:r>
      <w:r>
        <w:rPr>
          <w:noProof/>
        </w:rPr>
        <w:t>B167</w:t>
      </w:r>
      <w:r w:rsidR="00E20F0D">
        <w:rPr>
          <w:noProof/>
        </w:rPr>
        <w:t>6</w:t>
      </w:r>
      <w:r>
        <w:rPr>
          <w:noProof/>
        </w:rPr>
        <w:t>2_</w:t>
      </w:r>
      <w:r w:rsidR="00BD2D2D">
        <w:rPr>
          <w:noProof/>
        </w:rPr>
        <w:t>07</w:t>
      </w:r>
      <w:r w:rsidRPr="00023EAD">
        <w:rPr>
          <w:noProof/>
        </w:rPr>
        <w:t>_0</w:t>
      </w:r>
      <w:r>
        <w:rPr>
          <w:noProof/>
        </w:rPr>
        <w:t>1.png</w:t>
      </w:r>
    </w:p>
    <w:bookmarkEnd w:id="34"/>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021337E" w:rsidR="00D4078B" w:rsidRDefault="003E07EB" w:rsidP="00D4078B">
      <w:pPr>
        <w:pStyle w:val="FigurePACKT"/>
        <w:rPr>
          <w:color w:val="000000"/>
          <w:sz w:val="24"/>
        </w:rPr>
      </w:pPr>
      <w:r>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5301" cy="2595165"/>
                    </a:xfrm>
                    <a:prstGeom prst="rect">
                      <a:avLst/>
                    </a:prstGeom>
                  </pic:spPr>
                </pic:pic>
              </a:graphicData>
            </a:graphic>
          </wp:inline>
        </w:drawing>
      </w:r>
    </w:p>
    <w:p w14:paraId="44C15857" w14:textId="11C14931" w:rsidR="00EC3D04" w:rsidRPr="00EC3D04" w:rsidRDefault="00EC3D04" w:rsidP="00D4078B">
      <w:pPr>
        <w:pStyle w:val="FigurePACKT"/>
        <w:rPr>
          <w:rStyle w:val="FigureCaptionPACKT"/>
        </w:rPr>
      </w:pPr>
      <w:r w:rsidRPr="00EC3D04">
        <w:rPr>
          <w:rStyle w:val="FigureCaptionPACKT"/>
        </w:rPr>
        <w:t>Figure 7.2:</w:t>
      </w:r>
      <w:r>
        <w:rPr>
          <w:rStyle w:val="FigureCaptionPACKT"/>
        </w:rPr>
        <w:t xml:space="preserve"> Setting a new IP address for the NIC</w:t>
      </w:r>
    </w:p>
    <w:p w14:paraId="2948617C" w14:textId="09C707CC"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2.png</w:t>
      </w:r>
    </w:p>
    <w:p w14:paraId="3B03F190" w14:textId="10BDFE10" w:rsidR="00D4078B" w:rsidRDefault="00D4078B" w:rsidP="00D4078B">
      <w:r>
        <w:t>To doubl</w:t>
      </w:r>
      <w:r w:rsidR="005C5598">
        <w:t>e</w:t>
      </w:r>
      <w:r w:rsidR="00B34A5C">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Get-NetIPaddress</w:t>
      </w:r>
      <w:r>
        <w:t xml:space="preserve"> cmdlet. The output looks like this:</w:t>
      </w:r>
    </w:p>
    <w:p w14:paraId="1F0782B8" w14:textId="5065FBAE" w:rsidR="00D4078B" w:rsidRDefault="003E07EB" w:rsidP="00D4078B">
      <w:pPr>
        <w:pStyle w:val="FigurePACKT"/>
      </w:pPr>
      <w:r>
        <w:drawing>
          <wp:inline distT="0" distB="0" distL="0" distR="0" wp14:anchorId="3B89270C" wp14:editId="4DBA8851">
            <wp:extent cx="3628055" cy="84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0616" cy="855333"/>
                    </a:xfrm>
                    <a:prstGeom prst="rect">
                      <a:avLst/>
                    </a:prstGeom>
                  </pic:spPr>
                </pic:pic>
              </a:graphicData>
            </a:graphic>
          </wp:inline>
        </w:drawing>
      </w:r>
    </w:p>
    <w:p w14:paraId="73752138" w14:textId="03931A94" w:rsidR="00B94815" w:rsidRPr="00B94815" w:rsidRDefault="00B94815" w:rsidP="00D4078B">
      <w:pPr>
        <w:pStyle w:val="FigurePACKT"/>
        <w:rPr>
          <w:rStyle w:val="FigureCaptionPACKT"/>
        </w:rPr>
      </w:pPr>
      <w:r w:rsidRPr="00B94815">
        <w:rPr>
          <w:rStyle w:val="FigureCaptionPACKT"/>
        </w:rPr>
        <w:t>Figure 7.3: Verifying the new IP address</w:t>
      </w:r>
    </w:p>
    <w:p w14:paraId="34AAB59B" w14:textId="2C4D66BF" w:rsidR="00D4078B" w:rsidRDefault="00D4078B" w:rsidP="00D4078B">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3.png</w:t>
      </w:r>
    </w:p>
    <w:p w14:paraId="33E2E7A0" w14:textId="3D6F4B26" w:rsidR="00D4078B" w:rsidRDefault="00520162" w:rsidP="00704619">
      <w:pPr>
        <w:pStyle w:val="NormalPACKT"/>
      </w:pPr>
      <w:r>
        <w:t>Besides</w:t>
      </w:r>
      <w:r w:rsidR="00704619">
        <w:t xml:space="preserve"> setting an IP address, subnet mask</w:t>
      </w:r>
      <w:r w:rsidR="00B94815">
        <w:t>,</w:t>
      </w:r>
      <w:r w:rsidR="00704619">
        <w:t xml:space="preserve">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t>DnsClientServerAddress</w:t>
      </w:r>
      <w:r w:rsidR="00704619">
        <w:t xml:space="preserve"> cmdlet, which creates no output. </w:t>
      </w:r>
    </w:p>
    <w:p w14:paraId="361166B8" w14:textId="45C0D288"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71A2D129" w:rsidR="00704619" w:rsidRDefault="00704619" w:rsidP="00704619">
      <w:pPr>
        <w:pStyle w:val="FigurePACKT"/>
      </w:pPr>
      <w:r>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4094" cy="851460"/>
                    </a:xfrm>
                    <a:prstGeom prst="rect">
                      <a:avLst/>
                    </a:prstGeom>
                  </pic:spPr>
                </pic:pic>
              </a:graphicData>
            </a:graphic>
          </wp:inline>
        </w:drawing>
      </w:r>
    </w:p>
    <w:p w14:paraId="0E3F025E" w14:textId="409C0BED" w:rsidR="00B94815" w:rsidRPr="00B94815" w:rsidRDefault="00B94815" w:rsidP="00704619">
      <w:pPr>
        <w:pStyle w:val="FigurePACKT"/>
        <w:rPr>
          <w:rStyle w:val="FigureCaptionPACKT"/>
        </w:rPr>
      </w:pPr>
      <w:r w:rsidRPr="00B94815">
        <w:rPr>
          <w:rStyle w:val="FigureCaptionPACKT"/>
        </w:rPr>
        <w:t>Figure 7.4: Verifying the new IP configuration</w:t>
      </w:r>
    </w:p>
    <w:p w14:paraId="00D6FC65" w14:textId="402B54D2" w:rsidR="00704619" w:rsidRDefault="00704619" w:rsidP="00704619">
      <w:pPr>
        <w:pStyle w:val="LayoutInformationPACKT"/>
        <w:numPr>
          <w:ilvl w:val="0"/>
          <w:numId w:val="3"/>
        </w:numPr>
        <w:rPr>
          <w:noProof/>
        </w:rPr>
      </w:pPr>
      <w:r>
        <w:t xml:space="preserve">Insert image </w:t>
      </w:r>
      <w:r>
        <w:rPr>
          <w:noProof/>
        </w:rPr>
        <w:t>B167</w:t>
      </w:r>
      <w:r w:rsidR="001B141B">
        <w:rPr>
          <w:noProof/>
        </w:rPr>
        <w:t>6</w:t>
      </w:r>
      <w:r>
        <w:rPr>
          <w:noProof/>
        </w:rPr>
        <w:t>2_0</w:t>
      </w:r>
      <w:r w:rsidR="001B141B">
        <w:rPr>
          <w:noProof/>
        </w:rPr>
        <w:t>7</w:t>
      </w:r>
      <w:r w:rsidRPr="00023EAD">
        <w:rPr>
          <w:noProof/>
        </w:rPr>
        <w:t>_0</w:t>
      </w:r>
      <w:r>
        <w:rPr>
          <w:noProof/>
        </w:rPr>
        <w:t>4.png</w:t>
      </w:r>
    </w:p>
    <w:p w14:paraId="4C9D3380" w14:textId="72D54BBB"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w:t>
      </w:r>
      <w:r w:rsidR="00EB0996">
        <w:t>,</w:t>
      </w:r>
      <w:r w:rsidR="00C1229E">
        <w:t xml:space="preserve"> with this as the output:</w:t>
      </w:r>
    </w:p>
    <w:p w14:paraId="4E85473B" w14:textId="250D29D2" w:rsidR="00C1229E" w:rsidRDefault="00E51DE7" w:rsidP="00C1229E">
      <w:pPr>
        <w:pStyle w:val="FigurePACKT"/>
      </w:pPr>
      <w:r>
        <w:drawing>
          <wp:inline distT="0" distB="0" distL="0" distR="0" wp14:anchorId="4A453730" wp14:editId="63ADFE99">
            <wp:extent cx="4067175" cy="79392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2546" cy="800825"/>
                    </a:xfrm>
                    <a:prstGeom prst="rect">
                      <a:avLst/>
                    </a:prstGeom>
                  </pic:spPr>
                </pic:pic>
              </a:graphicData>
            </a:graphic>
          </wp:inline>
        </w:drawing>
      </w:r>
    </w:p>
    <w:p w14:paraId="257DAF6E" w14:textId="509799A2" w:rsidR="00EB0996" w:rsidRPr="007C250C" w:rsidRDefault="00EB0996" w:rsidP="00C1229E">
      <w:pPr>
        <w:pStyle w:val="FigurePACKT"/>
        <w:rPr>
          <w:rStyle w:val="FigureCaptionPACKT"/>
        </w:rPr>
      </w:pPr>
      <w:r w:rsidRPr="007C250C">
        <w:rPr>
          <w:rStyle w:val="FigureCaptionPACKT"/>
        </w:rPr>
        <w:t>Figure 7.5:</w:t>
      </w:r>
      <w:r w:rsidR="00623E72">
        <w:rPr>
          <w:rStyle w:val="FigureCaptionPACKT"/>
        </w:rPr>
        <w:t xml:space="preserve"> Testing that SRV2 can see the domain controller</w:t>
      </w:r>
      <w:r w:rsidRPr="007C250C">
        <w:rPr>
          <w:rStyle w:val="FigureCaptionPACKT"/>
        </w:rPr>
        <w:t xml:space="preserve"> </w:t>
      </w:r>
    </w:p>
    <w:p w14:paraId="14F560C0" w14:textId="5961CF3C" w:rsidR="00C1229E" w:rsidRDefault="00C1229E" w:rsidP="00C1229E">
      <w:pPr>
        <w:pStyle w:val="LayoutInformationPACKT"/>
        <w:numPr>
          <w:ilvl w:val="0"/>
          <w:numId w:val="3"/>
        </w:numPr>
        <w:rPr>
          <w:noProof/>
        </w:rPr>
      </w:pPr>
      <w:r>
        <w:t xml:space="preserve">Insert image </w:t>
      </w:r>
      <w:r>
        <w:rPr>
          <w:noProof/>
        </w:rPr>
        <w:t>B167</w:t>
      </w:r>
      <w:r w:rsidR="00E20F0D">
        <w:rPr>
          <w:noProof/>
        </w:rPr>
        <w:t>6</w:t>
      </w:r>
      <w:r>
        <w:rPr>
          <w:noProof/>
        </w:rPr>
        <w:t>2_</w:t>
      </w:r>
      <w:r w:rsidR="00E20F0D">
        <w:rPr>
          <w:noProof/>
        </w:rPr>
        <w:t>07</w:t>
      </w:r>
      <w:r w:rsidRPr="00023EAD">
        <w:rPr>
          <w:noProof/>
        </w:rPr>
        <w:t>_0</w:t>
      </w:r>
      <w:r>
        <w:rPr>
          <w:noProof/>
        </w:rPr>
        <w:t>5.png</w:t>
      </w:r>
    </w:p>
    <w:p w14:paraId="328755FC" w14:textId="4C5220DE"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w:t>
      </w:r>
      <w:r w:rsidR="00B34A5C">
        <w:t xml:space="preserve">the </w:t>
      </w:r>
      <w:r>
        <w:t xml:space="preserve">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rsidRPr="00087238">
        <w:rPr>
          <w:rStyle w:val="CodeInTextPACKT"/>
        </w:rPr>
        <w:t>1</w:t>
      </w:r>
      <w:r w:rsidR="003E07EB">
        <w:t xml:space="preserve"> explicitly</w:t>
      </w:r>
      <w:r>
        <w:t xml:space="preserve">. </w:t>
      </w:r>
      <w:r w:rsidR="00A23B2E">
        <w:t>This step creates no output.</w:t>
      </w:r>
    </w:p>
    <w:p w14:paraId="77436D50" w14:textId="3CC0D701" w:rsidR="00A23B2E" w:rsidRDefault="00A23B2E" w:rsidP="00704619">
      <w:pPr>
        <w:pStyle w:val="NormalPACKT"/>
      </w:pPr>
      <w:r>
        <w:t xml:space="preserve">In </w:t>
      </w:r>
      <w:r w:rsidRPr="00D02B3C">
        <w:rPr>
          <w:rStyle w:val="ItalicsPACKT"/>
        </w:rPr>
        <w:t>step 9</w:t>
      </w:r>
      <w:r>
        <w:t xml:space="preserve">, you </w:t>
      </w:r>
      <w:r w:rsidR="00D02B3C">
        <w:t xml:space="preserve">reconfigure the DNS </w:t>
      </w:r>
      <w:r w:rsidR="00F27BE4">
        <w:t>s</w:t>
      </w:r>
      <w:r w:rsidR="00D02B3C">
        <w:t xml:space="preserve">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C5381A">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B7CA3">
        <w:t>SRV2</w:t>
      </w:r>
      <w:r w:rsidR="00FE2913" w:rsidRPr="00B34A5C">
        <w:t>'</w:t>
      </w:r>
      <w:r w:rsidR="00D02B3C" w:rsidRPr="00B34A5C">
        <w:t>s</w:t>
      </w:r>
      <w:r w:rsidR="00D02B3C">
        <w:t xml:space="preserve"> IP address within the DNS service on </w:t>
      </w:r>
      <w:r w:rsidR="00D02B3C" w:rsidRPr="00D02B3C">
        <w:rPr>
          <w:rStyle w:val="CodeInTextPACKT"/>
        </w:rPr>
        <w:t>DC1</w:t>
      </w:r>
      <w:r w:rsidR="00D02B3C">
        <w:t>. These three steps also produce no output.</w:t>
      </w:r>
    </w:p>
    <w:p w14:paraId="691CEFB2" w14:textId="6395017D" w:rsidR="00BD2D2D" w:rsidRDefault="00D02B3C" w:rsidP="00704619">
      <w:pPr>
        <w:pStyle w:val="NormalPACKT"/>
      </w:pPr>
      <w:r>
        <w:t xml:space="preserve">In the </w:t>
      </w:r>
      <w:r w:rsidR="00BD2D2D">
        <w:t xml:space="preserve">next </w:t>
      </w:r>
      <w:r w:rsidR="00520162">
        <w:t>step</w:t>
      </w:r>
      <w:r>
        <w:t xml:space="preserve">, </w:t>
      </w:r>
      <w:r w:rsidRPr="00D02B3C">
        <w:rPr>
          <w:rStyle w:val="ItalicsPACKT"/>
        </w:rPr>
        <w:t>step 12</w:t>
      </w:r>
      <w:r>
        <w:t xml:space="preserve">, </w:t>
      </w:r>
      <w:r w:rsidR="00BD2D2D">
        <w:t xml:space="preserve">you pre-stage the </w:t>
      </w:r>
      <w:r w:rsidR="00BD2D2D" w:rsidRPr="0025012D">
        <w:rPr>
          <w:rStyle w:val="CodeInTextPACKT"/>
        </w:rPr>
        <w:t>SRV2</w:t>
      </w:r>
      <w:r w:rsidR="00BD2D2D">
        <w:t xml:space="preserve"> computer into the Reskit.Org AD. This step, which creates no output at the console, creates the </w:t>
      </w:r>
      <w:r w:rsidR="00BD2D2D" w:rsidRPr="0025012D">
        <w:rPr>
          <w:rStyle w:val="CodeInTextPACKT"/>
        </w:rPr>
        <w:t>SRV2</w:t>
      </w:r>
      <w:r w:rsidR="00BD2D2D">
        <w:t xml:space="preserve"> computer account within the AD. Th</w:t>
      </w:r>
      <w:r w:rsidR="00B34A5C">
        <w:t>is</w:t>
      </w:r>
      <w:r w:rsidR="00BD2D2D">
        <w:t xml:space="preserve"> means a low privilege user can now add </w:t>
      </w:r>
      <w:r w:rsidR="00BD2D2D" w:rsidRPr="0025012D">
        <w:rPr>
          <w:rStyle w:val="CodeInTextPACKT"/>
        </w:rPr>
        <w:t>SRV2</w:t>
      </w:r>
      <w:r w:rsidR="00BD2D2D">
        <w:t xml:space="preserve"> to the domain.</w:t>
      </w:r>
      <w:ins w:id="35" w:author="Thomas Lee" w:date="2021-06-15T09:37:00Z">
        <w:r w:rsidR="00F46AA5">
          <w:t xml:space="preserve"> Also, note that you run this command remotely on DC1 – this is because you have not yet add</w:t>
        </w:r>
      </w:ins>
      <w:ins w:id="36" w:author="Thomas Lee" w:date="2021-06-15T09:38:00Z">
        <w:r w:rsidR="00F46AA5">
          <w:t xml:space="preserve">ed the AD tools to </w:t>
        </w:r>
        <w:r w:rsidR="00F46AA5" w:rsidRPr="00F46AA5">
          <w:rPr>
            <w:rStyle w:val="CodeInTextPACKT"/>
            <w:rPrChange w:id="37" w:author="Thomas Lee" w:date="2021-06-15T09:38:00Z">
              <w:rPr/>
            </w:rPrChange>
          </w:rPr>
          <w:t>SRV2</w:t>
        </w:r>
        <w:r w:rsidR="00F46AA5">
          <w:t>.</w:t>
        </w:r>
      </w:ins>
    </w:p>
    <w:p w14:paraId="648CE04B" w14:textId="772A41F9" w:rsidR="00D02B3C" w:rsidRDefault="00BD2D2D" w:rsidP="00704619">
      <w:pPr>
        <w:pStyle w:val="NormalPACKT"/>
      </w:pPr>
      <w:r>
        <w:t xml:space="preserve">In the final step, </w:t>
      </w:r>
      <w:r w:rsidRPr="00C52F93">
        <w:rPr>
          <w:rStyle w:val="ItalicsPACKT"/>
        </w:rPr>
        <w:t>step 1</w:t>
      </w:r>
      <w:r w:rsidR="0025012D" w:rsidRPr="00C52F93">
        <w:rPr>
          <w:rStyle w:val="ItalicsPACKT"/>
        </w:rPr>
        <w:t>3</w:t>
      </w:r>
      <w:r>
        <w:t xml:space="preserve">, </w:t>
      </w:r>
      <w:r w:rsidR="00D02B3C">
        <w:t>you query the DNS service to resolve the domain name</w:t>
      </w:r>
      <w:r w:rsidR="00B34A5C">
        <w:t>,</w:t>
      </w:r>
      <w:r w:rsidR="00D02B3C">
        <w:t xml:space="preserve"> </w:t>
      </w:r>
      <w:r w:rsidR="00D02B3C" w:rsidRPr="00D02B3C">
        <w:rPr>
          <w:rStyle w:val="CodeInTextPACKT"/>
        </w:rPr>
        <w:t>SRV2.Reskit.Org</w:t>
      </w:r>
      <w:r w:rsidR="00D02B3C">
        <w:t>. This step produces the following output:</w:t>
      </w:r>
    </w:p>
    <w:p w14:paraId="3BF9CEB4" w14:textId="670FDDED" w:rsidR="00D02B3C" w:rsidRDefault="00BD2D2D" w:rsidP="00D02B3C">
      <w:pPr>
        <w:pStyle w:val="FigurePACKT"/>
      </w:pPr>
      <w:r>
        <w:drawing>
          <wp:inline distT="0" distB="0" distL="0" distR="0" wp14:anchorId="6B51F1F6" wp14:editId="2023241E">
            <wp:extent cx="4124325" cy="783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760" cy="799770"/>
                    </a:xfrm>
                    <a:prstGeom prst="rect">
                      <a:avLst/>
                    </a:prstGeom>
                  </pic:spPr>
                </pic:pic>
              </a:graphicData>
            </a:graphic>
          </wp:inline>
        </w:drawing>
      </w:r>
    </w:p>
    <w:p w14:paraId="45E79FDE" w14:textId="2D97A267" w:rsidR="002E397B" w:rsidRPr="002E397B" w:rsidRDefault="002E397B" w:rsidP="00D02B3C">
      <w:pPr>
        <w:pStyle w:val="FigurePACKT"/>
        <w:rPr>
          <w:rStyle w:val="FigureCaptionPACKT"/>
        </w:rPr>
      </w:pPr>
      <w:r w:rsidRPr="002E397B">
        <w:rPr>
          <w:rStyle w:val="FigureCaptionPACKT"/>
        </w:rPr>
        <w:t xml:space="preserve">Figure 7.6: </w:t>
      </w:r>
      <w:r w:rsidR="00EB7B55">
        <w:rPr>
          <w:rStyle w:val="FigureCaptionPACKT"/>
        </w:rPr>
        <w:t>Testing the DNS server on DC1.Reskit.Org resolves SRV2</w:t>
      </w:r>
    </w:p>
    <w:p w14:paraId="7A747E24" w14:textId="7F2D5462" w:rsidR="00D02B3C" w:rsidRDefault="00D02B3C" w:rsidP="00D02B3C">
      <w:pPr>
        <w:pStyle w:val="LayoutInformationPACKT"/>
        <w:numPr>
          <w:ilvl w:val="0"/>
          <w:numId w:val="3"/>
        </w:numPr>
        <w:rPr>
          <w:noProof/>
        </w:rPr>
      </w:pPr>
      <w:r>
        <w:t xml:space="preserve">Insert image </w:t>
      </w:r>
      <w:r>
        <w:rPr>
          <w:noProof/>
        </w:rPr>
        <w:t>B167</w:t>
      </w:r>
      <w:r w:rsidR="00E51DE7">
        <w:rPr>
          <w:noProof/>
        </w:rPr>
        <w:t>6</w:t>
      </w:r>
      <w:r>
        <w:rPr>
          <w:noProof/>
        </w:rPr>
        <w:t>2_</w:t>
      </w:r>
      <w:r w:rsidR="00E51DE7">
        <w:rPr>
          <w:noProof/>
        </w:rPr>
        <w:t>07</w:t>
      </w:r>
      <w:r w:rsidRPr="00023EAD">
        <w:rPr>
          <w:noProof/>
        </w:rPr>
        <w:t>_0</w:t>
      </w:r>
      <w:r>
        <w:rPr>
          <w:noProof/>
        </w:rPr>
        <w:t>6.png</w:t>
      </w:r>
    </w:p>
    <w:p w14:paraId="46E54848" w14:textId="2B31E3EC" w:rsidR="00D02B3C" w:rsidRDefault="003E07EB" w:rsidP="00704619">
      <w:pPr>
        <w:pStyle w:val="NormalPACKT"/>
      </w:pPr>
      <w:r>
        <w:t>In this recipe, you configured a workgroup server to have a static IP address. You also configure</w:t>
      </w:r>
      <w:r w:rsidR="00B34A5C">
        <w:t>d</w:t>
      </w:r>
      <w:r>
        <w:t xml:space="preserve"> the DNS service to enable SRV2 to register a DNS record within the Reskit.Org domain. In most production scenarios, you would join </w:t>
      </w:r>
      <w:r w:rsidRPr="00520162">
        <w:rPr>
          <w:rStyle w:val="CodeInTextPACKT"/>
        </w:rPr>
        <w:t>SRV</w:t>
      </w:r>
      <w:r w:rsidRPr="00D54659">
        <w:rPr>
          <w:rStyle w:val="CodeInTextPACKT"/>
        </w:rPr>
        <w:t>2</w:t>
      </w:r>
      <w:r>
        <w:t xml:space="preserve">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4D052697" w:rsidR="00205AD0" w:rsidRDefault="00205AD0" w:rsidP="00205AD0">
      <w:pPr>
        <w:pStyle w:val="Heading2"/>
      </w:pPr>
      <w:r>
        <w:t>There</w:t>
      </w:r>
      <w:r w:rsidR="00FE2913">
        <w:t>'</w:t>
      </w:r>
      <w:r>
        <w:t>s more...</w:t>
      </w:r>
    </w:p>
    <w:p w14:paraId="49ED850F" w14:textId="5D872C15"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B369E5">
        <w:t>SRV2</w:t>
      </w:r>
      <w:r w:rsidR="00FE2913" w:rsidRPr="00B34A5C">
        <w:t>'</w:t>
      </w:r>
      <w:r w:rsidRPr="00B34A5C">
        <w:t>s</w:t>
      </w:r>
      <w:r>
        <w:t xml:space="preserve"> IP address. This test does not check </w:t>
      </w:r>
      <w:r w:rsidRPr="00B369E5">
        <w:t>SRV2</w:t>
      </w:r>
      <w:r w:rsidR="00FE2913" w:rsidRPr="00B34A5C">
        <w:t>'</w:t>
      </w:r>
      <w:r w:rsidRPr="00A933E4">
        <w:t>s</w:t>
      </w:r>
      <w:r>
        <w:t xml:space="preserve"> DNS configuration. To check the DNS address as well, you could use </w:t>
      </w:r>
      <w:r w:rsidRPr="005B7418">
        <w:rPr>
          <w:rStyle w:val="CodeInTextPACKT"/>
        </w:rPr>
        <w:t>Get-NetIPConfiguration</w:t>
      </w:r>
      <w:r>
        <w:t xml:space="preserve">. </w:t>
      </w:r>
    </w:p>
    <w:p w14:paraId="6DAD6932" w14:textId="51173C8E" w:rsidR="00205AD0" w:rsidRDefault="00C1229E" w:rsidP="00C1229E">
      <w:pPr>
        <w:pStyle w:val="NormalPACKT"/>
      </w:pPr>
      <w:r>
        <w:t xml:space="preserve">In </w:t>
      </w:r>
      <w:r w:rsidRPr="00C1229E">
        <w:rPr>
          <w:rStyle w:val="ItalicsPACKT"/>
        </w:rPr>
        <w:t>step 7</w:t>
      </w:r>
      <w:r>
        <w:t xml:space="preserve">, you create a credential </w:t>
      </w:r>
      <w:r w:rsidR="00B369E5">
        <w:t>to enable</w:t>
      </w:r>
      <w:r>
        <w:t xml:space="preserve"> you to run commands on </w:t>
      </w:r>
      <w:r w:rsidRPr="00C1229E">
        <w:rPr>
          <w:rStyle w:val="CodeInTextPACKT"/>
        </w:rPr>
        <w:t>DC1</w:t>
      </w:r>
      <w:r>
        <w:t xml:space="preserve">. In this step, you use the </w:t>
      </w:r>
      <w:r w:rsidR="00AE34F3">
        <w:t>E</w:t>
      </w:r>
      <w:r>
        <w:t>nterprise/</w:t>
      </w:r>
      <w:r w:rsidR="00AE34F3">
        <w:t>D</w:t>
      </w:r>
      <w:r>
        <w:t xml:space="preserve">omain </w:t>
      </w:r>
      <w:r w:rsidR="00AE34F3">
        <w:t>A</w:t>
      </w:r>
      <w:r>
        <w:t xml:space="preserve">dministrator account. In production, a better approach would be to create another user with a subset of the </w:t>
      </w:r>
      <w:r w:rsidR="003E07EB">
        <w:t>Enterprise Admin</w:t>
      </w:r>
      <w:r w:rsidR="00FE2913">
        <w:t>'</w:t>
      </w:r>
      <w:r w:rsidR="003E07EB">
        <w:t>s group</w:t>
      </w:r>
      <w:r w:rsidR="00FE2913">
        <w:t>'</w:t>
      </w:r>
      <w:r w:rsidR="003E07EB">
        <w:t>s permissions</w:t>
      </w:r>
      <w:r w:rsidR="00721ECB">
        <w:t>,</w:t>
      </w:r>
      <w:r>
        <w:t xml:space="preserve"> then use that user to perform </w:t>
      </w:r>
      <w:r w:rsidR="005B7418" w:rsidRPr="005B7418">
        <w:rPr>
          <w:rStyle w:val="ItalicsPACKT"/>
        </w:rPr>
        <w:t>step 9</w:t>
      </w:r>
      <w:r w:rsidR="005B7418">
        <w:t>.</w:t>
      </w:r>
    </w:p>
    <w:p w14:paraId="30A9A5EA" w14:textId="6EBFFFBF" w:rsidR="00205AD0" w:rsidRDefault="005B7418" w:rsidP="005B7418">
      <w:pPr>
        <w:pStyle w:val="NormalPACKT"/>
      </w:pPr>
      <w:r>
        <w:t xml:space="preserve">In </w:t>
      </w:r>
      <w:r w:rsidRPr="005B7418">
        <w:rPr>
          <w:rStyle w:val="ItalicsPACKT"/>
        </w:rPr>
        <w:t>step 8</w:t>
      </w:r>
      <w:r>
        <w:t xml:space="preserve">, you configure WinRM to trust the DNS </w:t>
      </w:r>
      <w:r w:rsidR="00F91341">
        <w:t>s</w:t>
      </w:r>
      <w:r>
        <w:t xml:space="preserve">erver, </w:t>
      </w:r>
      <w:r w:rsidRPr="005B7418">
        <w:rPr>
          <w:rStyle w:val="CodeInTextPACKT"/>
        </w:rPr>
        <w:t>DC1</w:t>
      </w:r>
      <w:r>
        <w:t xml:space="preserve">. This </w:t>
      </w:r>
      <w:r w:rsidR="003E07EB">
        <w:t>configuration is</w:t>
      </w:r>
      <w:r>
        <w:t xml:space="preserve"> necessary </w:t>
      </w:r>
      <w:del w:id="38" w:author="Thomas Lee" w:date="2021-06-15T09:39:00Z">
        <w:r w:rsidR="00E51DE7" w:rsidDel="00F46AA5">
          <w:delText xml:space="preserve">in </w:delText>
        </w:r>
      </w:del>
      <w:ins w:id="39" w:author="Thomas Lee" w:date="2021-06-15T09:39:00Z">
        <w:r w:rsidR="00F46AA5">
          <w:t>for</w:t>
        </w:r>
        <w:r w:rsidR="00F46AA5">
          <w:t xml:space="preserve"> </w:t>
        </w:r>
      </w:ins>
      <w:r>
        <w:t>a workgroup environment because</w:t>
      </w:r>
      <w:r w:rsidR="003E07EB">
        <w:t>,</w:t>
      </w:r>
      <w:r>
        <w:t xml:space="preserve"> by default, workgroup computers do not trust other servers when using PowerShell remoting</w:t>
      </w:r>
      <w:r w:rsidR="00E51DE7">
        <w:t>.</w:t>
      </w:r>
      <w:r w:rsidR="00526B11">
        <w:t xml:space="preserve"> </w:t>
      </w:r>
      <w:r>
        <w:t xml:space="preserve">PowerShell remoting, by default, performs mutual authentication. </w:t>
      </w:r>
      <w:r w:rsidR="003E07EB">
        <w:t xml:space="preserve">Kerberos provides </w:t>
      </w:r>
      <w:del w:id="40" w:author="Thomas Lee" w:date="2021-06-15T09:39:00Z">
        <w:r w:rsidR="003E07EB" w:rsidDel="00F46AA5">
          <w:delText xml:space="preserve">the </w:delText>
        </w:r>
      </w:del>
      <w:r w:rsidR="003E07EB">
        <w:t>mutual authentication in a domain environment</w:t>
      </w:r>
      <w:r>
        <w:t>, while in a workgroup environment</w:t>
      </w:r>
      <w:r w:rsidR="00B34A5C">
        <w:t>,</w:t>
      </w:r>
      <w:r w:rsidR="00026FFD">
        <w:t xml:space="preserve"> </w:t>
      </w:r>
      <w:r>
        <w:t xml:space="preserve">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w:t>
      </w:r>
      <w:ins w:id="41" w:author="Thomas Lee" w:date="2021-06-15T09:39:00Z">
        <w:r w:rsidR="00F46AA5">
          <w:t xml:space="preserve">the </w:t>
        </w:r>
      </w:ins>
      <w:r>
        <w:t xml:space="preserve">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w:t>
      </w:r>
      <w:r w:rsidR="003D5933">
        <w:t xml:space="preserve">where </w:t>
      </w:r>
      <w:r w:rsidR="00A23B2E">
        <w:t xml:space="preserve">you have your set of Reskit.Org servers, this is acceptable. In production and especially in larger environments, a better approach is to enable SSL for remoting to hosts in separate security realms. </w:t>
      </w:r>
    </w:p>
    <w:p w14:paraId="03345FF9" w14:textId="3CFDFC84" w:rsidR="003E07EB" w:rsidRPr="009D0F10" w:rsidRDefault="003E07EB" w:rsidP="003E07EB">
      <w:pPr>
        <w:pStyle w:val="Heading1"/>
        <w:tabs>
          <w:tab w:val="left" w:pos="0"/>
        </w:tabs>
      </w:pPr>
      <w:r>
        <w:t xml:space="preserve">Testing </w:t>
      </w:r>
      <w:r w:rsidR="00C5220B">
        <w:t>n</w:t>
      </w:r>
      <w:r>
        <w:t xml:space="preserve">etwork </w:t>
      </w:r>
      <w:r w:rsidR="00C5220B">
        <w:t>c</w:t>
      </w:r>
      <w:r>
        <w:t>onnectivity</w:t>
      </w:r>
    </w:p>
    <w:p w14:paraId="75E76953" w14:textId="19200DED" w:rsidR="003E07EB" w:rsidRDefault="003E07EB" w:rsidP="00C5220B">
      <w:pPr>
        <w:pStyle w:val="NormalPACKT"/>
      </w:pPr>
      <w:r>
        <w:t>In today</w:t>
      </w:r>
      <w:r w:rsidR="00FE2913">
        <w:t>'</w:t>
      </w:r>
      <w:r>
        <w:t>s connected world, network connectivity is vital. When you add a new server to your infrastructure, it is useful to ensure that the server can connect to and use the network.</w:t>
      </w:r>
    </w:p>
    <w:p w14:paraId="3C5C08B8" w14:textId="5235A073" w:rsidR="003E07EB" w:rsidRDefault="003E07EB" w:rsidP="00C5220B">
      <w:pPr>
        <w:pStyle w:val="NormalPACKT"/>
      </w:pPr>
      <w:r>
        <w:t xml:space="preserve">In this recipe, you perform necessary network connectivity tests on the newly installed </w:t>
      </w:r>
      <w:r w:rsidRPr="00D74CDC">
        <w:rPr>
          <w:rStyle w:val="CodeInTextPACKT"/>
        </w:rPr>
        <w:t>SRV2</w:t>
      </w:r>
      <w:r>
        <w:t xml:space="preserve"> host. You should ensure that full connectivity exists before adding a server to the domain.</w:t>
      </w:r>
    </w:p>
    <w:p w14:paraId="49C09D83" w14:textId="7EA9CEA3" w:rsidR="003E07EB" w:rsidRDefault="003E07EB" w:rsidP="003E07EB">
      <w:pPr>
        <w:pStyle w:val="Heading2"/>
        <w:tabs>
          <w:tab w:val="left" w:pos="0"/>
        </w:tabs>
      </w:pPr>
      <w:r>
        <w:t xml:space="preserve">Getting </w:t>
      </w:r>
      <w:r w:rsidR="006E6694">
        <w:t>r</w:t>
      </w:r>
      <w:r>
        <w:t>eady</w:t>
      </w:r>
    </w:p>
    <w:p w14:paraId="7D678BC5" w14:textId="13848EB5" w:rsidR="003E07EB" w:rsidRPr="009D0F10" w:rsidRDefault="003E07EB" w:rsidP="003E07EB">
      <w:pPr>
        <w:pStyle w:val="NormalPACKT"/>
        <w:rPr>
          <w:lang w:val="en-GB"/>
        </w:rPr>
      </w:pPr>
      <w:r>
        <w:rPr>
          <w:lang w:val="en-GB"/>
        </w:rPr>
        <w:t xml:space="preserve">This recipe uses </w:t>
      </w:r>
      <w:r w:rsidR="00520162">
        <w:rPr>
          <w:rStyle w:val="CodeInTextPACKT"/>
        </w:rPr>
        <w:t>SRV2</w:t>
      </w:r>
      <w:r w:rsidR="00520162" w:rsidRPr="00E219DA">
        <w:t>,</w:t>
      </w:r>
      <w:r w:rsidRPr="00E219DA">
        <w:t xml:space="preserve"> </w:t>
      </w:r>
      <w:r>
        <w:rPr>
          <w:lang w:val="en-GB"/>
        </w:rPr>
        <w:t>a workgroup host. You gave this host a static IP address in</w:t>
      </w:r>
      <w:r w:rsidR="00A933E4">
        <w:rPr>
          <w:lang w:val="en-GB"/>
        </w:rPr>
        <w:t xml:space="preserve"> the</w:t>
      </w:r>
      <w:r>
        <w:rPr>
          <w:lang w:val="en-GB"/>
        </w:rPr>
        <w:t xml:space="preserve"> </w:t>
      </w:r>
      <w:r w:rsidRPr="00E219DA">
        <w:rPr>
          <w:rStyle w:val="ItalicsPACKT"/>
        </w:rPr>
        <w:t xml:space="preserve">Configuring IP </w:t>
      </w:r>
      <w:r w:rsidR="00E219DA">
        <w:rPr>
          <w:rStyle w:val="ItalicsPACKT"/>
        </w:rPr>
        <w:t>a</w:t>
      </w:r>
      <w:r w:rsidRPr="00E219DA">
        <w:rPr>
          <w:rStyle w:val="ItalicsPACKT"/>
        </w:rPr>
        <w:t>ddressing</w:t>
      </w:r>
      <w:r w:rsidR="00A933E4">
        <w:rPr>
          <w:rStyle w:val="ItalicsPACKT"/>
        </w:rPr>
        <w:t xml:space="preserve"> </w:t>
      </w:r>
      <w:r w:rsidR="00A933E4" w:rsidRPr="00294F03">
        <w:t>recipe</w:t>
      </w:r>
      <w:r>
        <w:rPr>
          <w:lang w:val="en-GB"/>
        </w:rPr>
        <w:t>.</w:t>
      </w:r>
    </w:p>
    <w:p w14:paraId="63E74686" w14:textId="77777777" w:rsidR="003E07EB" w:rsidRDefault="003E07EB" w:rsidP="003E07EB">
      <w:pPr>
        <w:pStyle w:val="Heading2"/>
        <w:tabs>
          <w:tab w:val="left" w:pos="0"/>
        </w:tabs>
      </w:pPr>
      <w:r>
        <w:t>How to do it...</w:t>
      </w:r>
    </w:p>
    <w:p w14:paraId="034EDCE7" w14:textId="56C335C6"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del w:id="42" w:author="Thomas Lee" w:date="2021-06-15T09:39:00Z">
        <w:r w:rsidDel="00F46AA5">
          <w:rPr>
            <w:lang w:val="en-GB" w:eastAsia="en-GB"/>
          </w:rPr>
          <w:delText>,</w:delText>
        </w:r>
      </w:del>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r w:rsidR="00F3266F">
        <w:rPr>
          <w:lang w:val="en-GB" w:eastAsia="en-GB"/>
        </w:rPr>
        <w:t>:</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9937539"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w:t>
      </w:r>
      <w:r w:rsidR="00FE2913">
        <w:rPr>
          <w:lang w:val="en-GB" w:eastAsia="en-GB"/>
        </w:rPr>
        <w:t>'</w:t>
      </w:r>
      <w:r w:rsidRPr="00FB521A">
        <w:rPr>
          <w:lang w:val="en-GB" w:eastAsia="en-GB"/>
        </w:rPr>
        <w:t>s WinRM port</w:t>
      </w:r>
      <w:r w:rsidR="00F721C5">
        <w:rPr>
          <w:lang w:val="en-GB" w:eastAsia="en-GB"/>
        </w:rPr>
        <w: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SRV2 -CommonTCPPort WinRM</w:t>
      </w:r>
    </w:p>
    <w:p w14:paraId="1C77818B" w14:textId="77777777" w:rsidR="00FB521A" w:rsidRPr="00FB521A" w:rsidRDefault="00FB521A" w:rsidP="00FB521A">
      <w:pPr>
        <w:pStyle w:val="CodePACKT"/>
        <w:rPr>
          <w:lang w:val="en-GB"/>
        </w:rPr>
      </w:pPr>
    </w:p>
    <w:p w14:paraId="2FB16E30" w14:textId="48A32435"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r w:rsidR="00F721C5">
        <w:rPr>
          <w:lang w:val="en-GB" w:eastAsia="en-GB"/>
        </w:rPr>
        <w:t>:</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4904B84A"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ing c</w:t>
      </w:r>
      <w:r w:rsidRPr="00FB521A">
        <w:rPr>
          <w:lang w:val="en-GB" w:eastAsia="en-GB"/>
        </w:rPr>
        <w:t>onnectivity to SMB port on </w:t>
      </w:r>
      <w:r w:rsidRPr="00FB521A">
        <w:rPr>
          <w:rStyle w:val="CodeInTextPACKT"/>
        </w:rPr>
        <w:t>DC1</w:t>
      </w:r>
      <w:r w:rsidR="00973484">
        <w:rPr>
          <w:lang w:val="en-GB" w:eastAsia="en-GB"/>
        </w:rPr>
        <w:t>:</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08512E2" w:rsidR="00FB521A" w:rsidRPr="00FB521A" w:rsidRDefault="00FB521A" w:rsidP="00FB521A">
      <w:pPr>
        <w:pStyle w:val="NumberedBulletPACKT"/>
        <w:rPr>
          <w:color w:val="000000"/>
          <w:lang w:val="en-GB" w:eastAsia="en-GB"/>
        </w:rPr>
      </w:pPr>
      <w:r w:rsidRPr="00FB521A">
        <w:rPr>
          <w:lang w:val="en-GB" w:eastAsia="en-GB"/>
        </w:rPr>
        <w:t>Check</w:t>
      </w:r>
      <w:r w:rsidR="00CA07ED">
        <w:rPr>
          <w:lang w:val="en-GB" w:eastAsia="en-GB"/>
        </w:rPr>
        <w:t>ing</w:t>
      </w:r>
      <w:r w:rsidRPr="00FB521A">
        <w:rPr>
          <w:lang w:val="en-GB" w:eastAsia="en-GB"/>
        </w:rPr>
        <w:t> </w:t>
      </w:r>
      <w:r>
        <w:rPr>
          <w:lang w:val="en-GB" w:eastAsia="en-GB"/>
        </w:rPr>
        <w:t>c</w:t>
      </w:r>
      <w:r w:rsidRPr="00FB521A">
        <w:rPr>
          <w:lang w:val="en-GB" w:eastAsia="en-GB"/>
        </w:rPr>
        <w:t>onnectivity to the LDAP port on </w:t>
      </w:r>
      <w:r w:rsidRPr="00FB521A">
        <w:rPr>
          <w:rStyle w:val="CodeInTextPACKT"/>
        </w:rPr>
        <w:t>DC1</w:t>
      </w:r>
      <w:r w:rsidR="00CA07ED">
        <w:rPr>
          <w:lang w:val="en-GB" w:eastAsia="en-GB"/>
        </w:rPr>
        <w:t>:</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19774DD6"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r w:rsidR="00A722B0">
        <w:rPr>
          <w:lang w:val="en-GB" w:eastAsia="en-GB"/>
        </w:rPr>
        <w: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65713165" w:rsidR="00FB521A" w:rsidRPr="00FB521A" w:rsidRDefault="00FB521A" w:rsidP="00FB521A">
      <w:pPr>
        <w:pStyle w:val="CodePACKT"/>
      </w:pPr>
      <w:r w:rsidRPr="00FB521A">
        <w:t>  ComputerName     = </w:t>
      </w:r>
      <w:r w:rsidR="00FE2913">
        <w:t>'</w:t>
      </w:r>
      <w:r w:rsidRPr="00FB521A">
        <w:t>WWW.Packt.Com</w:t>
      </w:r>
      <w:r w:rsidR="00FE2913">
        <w:t>'</w:t>
      </w:r>
    </w:p>
    <w:p w14:paraId="09B07743" w14:textId="77777777" w:rsidR="00FB521A" w:rsidRPr="00FB521A" w:rsidRDefault="00FB521A" w:rsidP="00FB521A">
      <w:pPr>
        <w:pStyle w:val="CodePACKT"/>
      </w:pPr>
      <w:r w:rsidRPr="00FB521A">
        <w:t>  TraceRoute       = $true</w:t>
      </w:r>
    </w:p>
    <w:p w14:paraId="51DBEABA" w14:textId="65EAA819" w:rsidR="00FB521A" w:rsidRPr="00FB521A" w:rsidRDefault="00FB521A" w:rsidP="00FB521A">
      <w:pPr>
        <w:pStyle w:val="CodePACKT"/>
      </w:pPr>
      <w:r w:rsidRPr="00FB521A">
        <w:t>  InformationLevel = </w:t>
      </w:r>
      <w:r w:rsidR="00FE2913">
        <w:t>'</w:t>
      </w:r>
      <w:r w:rsidRPr="00FB521A">
        <w:t>Detailed</w:t>
      </w:r>
      <w:r w:rsidR="00FE2913">
        <w:t>'</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763FA617"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294F03">
        <w:t>SRV2</w:t>
      </w:r>
      <w:r w:rsidR="00FE2913" w:rsidRPr="00294F03">
        <w:t>'</w:t>
      </w:r>
      <w:r w:rsidRPr="00294F03">
        <w:t>s</w:t>
      </w:r>
      <w:r>
        <w:rPr>
          <w:lang w:val="en-GB"/>
        </w:rPr>
        <w:t xml:space="preserve"> Loopback adapter works and that the basic TCP/IP stack is up and working. The output looks like this:</w:t>
      </w:r>
    </w:p>
    <w:p w14:paraId="6AF96C09" w14:textId="7D2EEB6D" w:rsidR="00FB521A" w:rsidRDefault="00FB521A" w:rsidP="00FB521A">
      <w:pPr>
        <w:pStyle w:val="FigurePACKT"/>
        <w:rPr>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3914" cy="1027510"/>
                    </a:xfrm>
                    <a:prstGeom prst="rect">
                      <a:avLst/>
                    </a:prstGeom>
                  </pic:spPr>
                </pic:pic>
              </a:graphicData>
            </a:graphic>
          </wp:inline>
        </w:drawing>
      </w:r>
    </w:p>
    <w:p w14:paraId="0C0AAD50" w14:textId="19F2E2A5" w:rsidR="00A722B0" w:rsidRPr="002036BB" w:rsidRDefault="00A722B0" w:rsidP="00FB521A">
      <w:pPr>
        <w:pStyle w:val="FigurePACKT"/>
        <w:rPr>
          <w:rStyle w:val="FigureCaptionPACKT"/>
        </w:rPr>
      </w:pPr>
      <w:r w:rsidRPr="002036BB">
        <w:rPr>
          <w:rStyle w:val="FigureCaptionPACKT"/>
        </w:rPr>
        <w:t>Figure 7.7:</w:t>
      </w:r>
      <w:r w:rsidR="002036BB">
        <w:rPr>
          <w:rStyle w:val="FigureCaptionPACKT"/>
        </w:rPr>
        <w:t xml:space="preserve"> Verifying SRV2 itself is up</w:t>
      </w:r>
      <w:del w:id="43" w:author="Thomas Lee" w:date="2021-06-15T09:39:00Z">
        <w:r w:rsidR="002036BB" w:rsidDel="00F46AA5">
          <w:rPr>
            <w:rStyle w:val="FigureCaptionPACKT"/>
          </w:rPr>
          <w:delText>,</w:delText>
        </w:r>
      </w:del>
      <w:r w:rsidR="002036BB">
        <w:rPr>
          <w:rStyle w:val="FigureCaptionPACKT"/>
        </w:rPr>
        <w:t xml:space="preserve"> and that loopback is working</w:t>
      </w:r>
    </w:p>
    <w:p w14:paraId="7655B34A" w14:textId="4998173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7.png</w:t>
      </w:r>
    </w:p>
    <w:p w14:paraId="5FE894E4" w14:textId="0FB09031" w:rsidR="00FB521A" w:rsidRDefault="00FB521A" w:rsidP="00FB521A">
      <w:r>
        <w:t xml:space="preserve">In </w:t>
      </w:r>
      <w:r w:rsidRPr="00FB521A">
        <w:rPr>
          <w:rStyle w:val="ItalicsPACKT"/>
        </w:rPr>
        <w:t xml:space="preserve">step </w:t>
      </w:r>
      <w:r>
        <w:rPr>
          <w:rStyle w:val="ItalicsPACKT"/>
        </w:rPr>
        <w:t>2</w:t>
      </w:r>
      <w:r>
        <w:t>, you check that the WinRM port is open and working, with output like this:</w:t>
      </w:r>
    </w:p>
    <w:p w14:paraId="6F3D77A2" w14:textId="38F9D330"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673" cy="1091426"/>
                    </a:xfrm>
                    <a:prstGeom prst="rect">
                      <a:avLst/>
                    </a:prstGeom>
                  </pic:spPr>
                </pic:pic>
              </a:graphicData>
            </a:graphic>
          </wp:inline>
        </w:drawing>
      </w:r>
    </w:p>
    <w:p w14:paraId="6327B293" w14:textId="02D3A67D" w:rsidR="00643EC8" w:rsidRPr="00643EC8" w:rsidRDefault="00643EC8" w:rsidP="00FB521A">
      <w:pPr>
        <w:pStyle w:val="FigurePACKT"/>
        <w:rPr>
          <w:rStyle w:val="FigureCaptionPACKT"/>
        </w:rPr>
      </w:pPr>
      <w:r w:rsidRPr="00643EC8">
        <w:rPr>
          <w:rStyle w:val="FigureCaptionPACKT"/>
        </w:rPr>
        <w:t>Figure 7.8: Testing connection to</w:t>
      </w:r>
      <w:r w:rsidR="00A933E4">
        <w:rPr>
          <w:rStyle w:val="FigureCaptionPACKT"/>
        </w:rPr>
        <w:t xml:space="preserve"> the</w:t>
      </w:r>
      <w:r w:rsidRPr="00643EC8">
        <w:rPr>
          <w:rStyle w:val="FigureCaptionPACKT"/>
        </w:rPr>
        <w:t xml:space="preserve"> local host</w:t>
      </w:r>
      <w:r w:rsidR="00FE2913">
        <w:rPr>
          <w:rStyle w:val="FigureCaptionPACKT"/>
        </w:rPr>
        <w:t>'</w:t>
      </w:r>
      <w:r w:rsidRPr="00643EC8">
        <w:rPr>
          <w:rStyle w:val="FigureCaptionPACKT"/>
        </w:rPr>
        <w:t>s WinRM port</w:t>
      </w:r>
    </w:p>
    <w:p w14:paraId="4C135283" w14:textId="217650FA"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8.png</w:t>
      </w:r>
    </w:p>
    <w:p w14:paraId="307F2747" w14:textId="03985D3B"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270405BF" w:rsidR="00FB521A" w:rsidRDefault="00FB521A" w:rsidP="00FB521A">
      <w:pPr>
        <w:pStyle w:val="FigurePACKT"/>
      </w:pPr>
      <w:r>
        <w:drawing>
          <wp:inline distT="0" distB="0" distL="0" distR="0" wp14:anchorId="0F4D96AE" wp14:editId="7AAF029C">
            <wp:extent cx="3467791"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905" cy="1118961"/>
                    </a:xfrm>
                    <a:prstGeom prst="rect">
                      <a:avLst/>
                    </a:prstGeom>
                  </pic:spPr>
                </pic:pic>
              </a:graphicData>
            </a:graphic>
          </wp:inline>
        </w:drawing>
      </w:r>
    </w:p>
    <w:p w14:paraId="605D3997" w14:textId="6072CAF1" w:rsidR="003E3CB3" w:rsidRPr="003E3CB3" w:rsidRDefault="003E3CB3" w:rsidP="00FB521A">
      <w:pPr>
        <w:pStyle w:val="FigurePACKT"/>
        <w:rPr>
          <w:rStyle w:val="FigureCaptionPACKT"/>
        </w:rPr>
      </w:pPr>
      <w:r w:rsidRPr="003E3CB3">
        <w:rPr>
          <w:rStyle w:val="FigureCaptionPACKT"/>
        </w:rPr>
        <w:t>Figure 7.9: Testing basic connectivity to DC1</w:t>
      </w:r>
    </w:p>
    <w:p w14:paraId="563DEF43" w14:textId="7AB78D64" w:rsidR="00FB521A" w:rsidRDefault="00FB521A" w:rsidP="00FB521A">
      <w:pPr>
        <w:pStyle w:val="LayoutInformationPACKT"/>
        <w:numPr>
          <w:ilvl w:val="0"/>
          <w:numId w:val="3"/>
        </w:numPr>
        <w:rPr>
          <w:noProof/>
        </w:rPr>
      </w:pPr>
      <w:r>
        <w:t xml:space="preserve">Insert image </w:t>
      </w:r>
      <w:r>
        <w:rPr>
          <w:noProof/>
        </w:rPr>
        <w:t>B167</w:t>
      </w:r>
      <w:r w:rsidR="00404068">
        <w:rPr>
          <w:noProof/>
        </w:rPr>
        <w:t>6</w:t>
      </w:r>
      <w:r>
        <w:rPr>
          <w:noProof/>
        </w:rPr>
        <w:t>2_0</w:t>
      </w:r>
      <w:r w:rsidR="00404068">
        <w:rPr>
          <w:noProof/>
        </w:rPr>
        <w:t>7</w:t>
      </w:r>
      <w:r w:rsidRPr="00023EAD">
        <w:rPr>
          <w:noProof/>
        </w:rPr>
        <w:t>_0</w:t>
      </w:r>
      <w:r>
        <w:rPr>
          <w:noProof/>
        </w:rPr>
        <w:t>9.png</w:t>
      </w:r>
    </w:p>
    <w:p w14:paraId="0FD7EDAD" w14:textId="073D411B" w:rsidR="00FB521A" w:rsidRDefault="00FB521A" w:rsidP="00FB521A">
      <w:r>
        <w:t>In any domain environment</w:t>
      </w:r>
      <w:r w:rsidR="00A933E4">
        <w:t>,</w:t>
      </w:r>
      <w:r>
        <w:t xml:space="preserve"> hosts need to access the </w:t>
      </w:r>
      <w:r w:rsidR="004D3E58">
        <w:t>S</w:t>
      </w:r>
      <w:r w:rsidR="001A5D40">
        <w:t>YSVOL</w:t>
      </w:r>
      <w:r>
        <w:t xml:space="preserve"> share on a DC to download group policy</w:t>
      </w:r>
      <w:r w:rsidR="00935EED">
        <w:t xml:space="preserve"> </w:t>
      </w:r>
      <w:r w:rsidRPr="00FB521A">
        <w:rPr>
          <w:rStyle w:val="CodeInTextPACKT"/>
        </w:rPr>
        <w:t>.POL</w:t>
      </w:r>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DB3BF3F" w:rsidR="00FB521A" w:rsidRDefault="00E51DE7" w:rsidP="00DB2DC9">
      <w:pPr>
        <w:pStyle w:val="FigurePACKT"/>
      </w:pPr>
      <w:r>
        <w:drawing>
          <wp:inline distT="0" distB="0" distL="0" distR="0" wp14:anchorId="7B92003E" wp14:editId="6802B50F">
            <wp:extent cx="3940935" cy="1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6167" cy="1130759"/>
                    </a:xfrm>
                    <a:prstGeom prst="rect">
                      <a:avLst/>
                    </a:prstGeom>
                  </pic:spPr>
                </pic:pic>
              </a:graphicData>
            </a:graphic>
          </wp:inline>
        </w:drawing>
      </w:r>
    </w:p>
    <w:p w14:paraId="10E2BC34" w14:textId="349BAFE0" w:rsidR="00DA2CEC" w:rsidRPr="00DA2CEC" w:rsidRDefault="00DA2CEC" w:rsidP="00DB2DC9">
      <w:pPr>
        <w:pStyle w:val="FigurePACKT"/>
        <w:rPr>
          <w:rStyle w:val="FigureCaptionPACKT"/>
        </w:rPr>
      </w:pPr>
      <w:r w:rsidRPr="00DA2CEC">
        <w:rPr>
          <w:rStyle w:val="FigureCaptionPACKT"/>
        </w:rPr>
        <w:t>Figure 7.10: Checking connectivity to SMB port on DC1</w:t>
      </w:r>
    </w:p>
    <w:p w14:paraId="7343A2C8" w14:textId="33BCACAE" w:rsidR="00DB2DC9" w:rsidRDefault="00DB2DC9" w:rsidP="00DB2DC9">
      <w:pPr>
        <w:pStyle w:val="LayoutInformationPACKT"/>
        <w:numPr>
          <w:ilvl w:val="0"/>
          <w:numId w:val="3"/>
        </w:numPr>
        <w:rPr>
          <w:noProof/>
        </w:rPr>
      </w:pPr>
      <w:r>
        <w:t xml:space="preserve">Insert image </w:t>
      </w:r>
      <w:r>
        <w:rPr>
          <w:noProof/>
        </w:rPr>
        <w:t>B167</w:t>
      </w:r>
      <w:r w:rsidR="007E1DAA">
        <w:rPr>
          <w:noProof/>
        </w:rPr>
        <w:t>6</w:t>
      </w:r>
      <w:r>
        <w:rPr>
          <w:noProof/>
        </w:rPr>
        <w:t>2_</w:t>
      </w:r>
      <w:r w:rsidR="007E1DAA">
        <w:rPr>
          <w:noProof/>
        </w:rPr>
        <w:t>07</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638E0C95" w:rsidR="00FB521A" w:rsidRDefault="007E1DAA" w:rsidP="00FB521A">
      <w:pPr>
        <w:pStyle w:val="FigurePACKT"/>
      </w:pPr>
      <w:r>
        <w:drawing>
          <wp:inline distT="0" distB="0" distL="0" distR="0" wp14:anchorId="4E045DDD" wp14:editId="4343FC58">
            <wp:extent cx="3409328" cy="1101144"/>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83" cy="1116439"/>
                    </a:xfrm>
                    <a:prstGeom prst="rect">
                      <a:avLst/>
                    </a:prstGeom>
                  </pic:spPr>
                </pic:pic>
              </a:graphicData>
            </a:graphic>
          </wp:inline>
        </w:drawing>
      </w:r>
    </w:p>
    <w:p w14:paraId="424E5F88" w14:textId="2E2B8EAB" w:rsidR="00177CC7" w:rsidRPr="00177CC7" w:rsidRDefault="00177CC7" w:rsidP="00FB521A">
      <w:pPr>
        <w:pStyle w:val="FigurePACKT"/>
        <w:rPr>
          <w:rStyle w:val="FigureCaptionPACKT"/>
        </w:rPr>
      </w:pPr>
      <w:r w:rsidRPr="00177CC7">
        <w:rPr>
          <w:rStyle w:val="FigureCaptionPACKT"/>
        </w:rPr>
        <w:t>Figure 7.11: Checking connectivity to the LDAP port on DC1</w:t>
      </w:r>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4FDC2632" w:rsidR="00DB2DC9" w:rsidRDefault="00DB2DC9" w:rsidP="00DB2DC9">
      <w:r>
        <w:t xml:space="preserve">In </w:t>
      </w:r>
      <w:r w:rsidRPr="00DB2DC9">
        <w:rPr>
          <w:rStyle w:val="ItalicsPACKT"/>
        </w:rPr>
        <w:t>step 6</w:t>
      </w:r>
      <w:r>
        <w:t xml:space="preserve">, you check connectivity </w:t>
      </w:r>
      <w:r w:rsidR="002A7C44">
        <w:t>to</w:t>
      </w:r>
      <w:r>
        <w:t xml:space="preserve"> the Internet and test the network path to the publisher</w:t>
      </w:r>
      <w:r w:rsidR="00FE2913">
        <w:t>'</w:t>
      </w:r>
      <w:r>
        <w:t xml:space="preserve">s </w:t>
      </w:r>
      <w:r w:rsidR="00520162">
        <w:t>website</w:t>
      </w:r>
      <w:r>
        <w:t xml:space="preserve"> at </w:t>
      </w:r>
      <w:r w:rsidRPr="00015E5A">
        <w:rPr>
          <w:rStyle w:val="URLPACKT"/>
        </w:rPr>
        <w:t>www.packt.com</w:t>
      </w:r>
      <w:r>
        <w:t>. The output is:</w:t>
      </w:r>
    </w:p>
    <w:p w14:paraId="105068EC" w14:textId="2D05A69D" w:rsidR="00DB2DC9" w:rsidRDefault="00DB2DC9" w:rsidP="00DB2DC9">
      <w:pPr>
        <w:pStyle w:val="FigurePACKT"/>
      </w:pPr>
      <w:r>
        <w:drawing>
          <wp:inline distT="0" distB="0" distL="0" distR="0" wp14:anchorId="5270E8D8" wp14:editId="4F69E867">
            <wp:extent cx="3314700" cy="234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71" cy="2359367"/>
                    </a:xfrm>
                    <a:prstGeom prst="rect">
                      <a:avLst/>
                    </a:prstGeom>
                  </pic:spPr>
                </pic:pic>
              </a:graphicData>
            </a:graphic>
          </wp:inline>
        </w:drawing>
      </w:r>
    </w:p>
    <w:p w14:paraId="4CD59DCA" w14:textId="55B1A0C4" w:rsidR="00E76DCC" w:rsidRPr="00E76DCC" w:rsidRDefault="00E76DCC" w:rsidP="00DB2DC9">
      <w:pPr>
        <w:pStyle w:val="FigurePACKT"/>
        <w:rPr>
          <w:rStyle w:val="FigureCaptionPACKT"/>
        </w:rPr>
      </w:pPr>
      <w:r w:rsidRPr="00E76DCC">
        <w:rPr>
          <w:rStyle w:val="FigureCaptionPACKT"/>
        </w:rPr>
        <w:t>Figure 7.12: Examining</w:t>
      </w:r>
      <w:r w:rsidR="00A933E4">
        <w:rPr>
          <w:rStyle w:val="FigureCaptionPACKT"/>
        </w:rPr>
        <w:t xml:space="preserve"> the</w:t>
      </w:r>
      <w:r w:rsidRPr="00E76DCC">
        <w:rPr>
          <w:rStyle w:val="FigureCaptionPACKT"/>
        </w:rPr>
        <w:t xml:space="preserve"> path to a remote server on the Internet</w:t>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13C3E12" w:rsidR="003E07EB" w:rsidRDefault="003E07EB" w:rsidP="003E07EB">
      <w:pPr>
        <w:pStyle w:val="Heading2"/>
      </w:pPr>
      <w:r>
        <w:t>There</w:t>
      </w:r>
      <w:r w:rsidR="00FE2913">
        <w:t>'</w:t>
      </w:r>
      <w:r>
        <w:t>s more...</w:t>
      </w:r>
    </w:p>
    <w:p w14:paraId="4AC81CEE" w14:textId="2F2630B7" w:rsidR="00DB2DC9" w:rsidRDefault="00DB2DC9" w:rsidP="00DB2DC9">
      <w:pPr>
        <w:pStyle w:val="NormalPACKT"/>
      </w:pPr>
      <w:r>
        <w:t>Th</w:t>
      </w:r>
      <w:r w:rsidR="00223080">
        <w:t>is recipe</w:t>
      </w:r>
      <w:r w:rsidR="00FE2913">
        <w:t>'</w:t>
      </w:r>
      <w:r w:rsidR="00223080">
        <w:t>s steps</w:t>
      </w:r>
      <w:r>
        <w:t xml:space="preserve"> confirm </w:t>
      </w:r>
      <w:r w:rsidR="00A933E4">
        <w:t xml:space="preserve">that </w:t>
      </w:r>
      <w:r>
        <w:t xml:space="preserve">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346BF21E" w:rsidR="003E07EB" w:rsidRDefault="00DB2DC9" w:rsidP="00F84B04">
      <w:pPr>
        <w:pStyle w:val="NormalPACKT"/>
      </w:pPr>
      <w:r>
        <w:t xml:space="preserve">In </w:t>
      </w:r>
      <w:r w:rsidRPr="00DB2DC9">
        <w:rPr>
          <w:rStyle w:val="ItalicsPACKT"/>
        </w:rPr>
        <w:t>step 6</w:t>
      </w:r>
      <w:r>
        <w:t>, you test the Internet connectivity to our publisher</w:t>
      </w:r>
      <w:r w:rsidR="00FE2913">
        <w:t>'</w:t>
      </w:r>
      <w:r>
        <w:t xml:space="preserve">s </w:t>
      </w:r>
      <w:r w:rsidR="00520162">
        <w:t>website</w:t>
      </w:r>
      <w:r>
        <w:t xml:space="preserve"> (</w:t>
      </w:r>
      <w:r w:rsidRPr="00D463B1">
        <w:rPr>
          <w:rStyle w:val="URLPACKT"/>
        </w:rPr>
        <w:t>www.packt.com</w:t>
      </w:r>
      <w:r>
        <w:t>).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16B95C8E"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D264C8">
        <w:rPr>
          <w:rStyle w:val="CodeInTextPACKT"/>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w:t>
      </w:r>
      <w:r w:rsidR="00A933E4">
        <w:t>-</w:t>
      </w:r>
      <w:r w:rsidR="00EB781C" w:rsidRPr="00223080">
        <w:t>by</w:t>
      </w:r>
      <w:r w:rsidR="00A933E4">
        <w:t>-</w:t>
      </w:r>
      <w:r w:rsidR="00EB781C" w:rsidRPr="00223080">
        <w:t>server basis. You can also configure client computers running Windows 10 or other OS</w:t>
      </w:r>
      <w:r w:rsidR="00A933E4">
        <w:t>e</w:t>
      </w:r>
      <w:r w:rsidR="00EB781C" w:rsidRPr="00223080">
        <w:t>s manually</w:t>
      </w:r>
      <w:r w:rsidR="004D3E58">
        <w:t>, although this can be a huge and challenging task in large organi</w:t>
      </w:r>
      <w:r w:rsidR="003A36B7">
        <w:t>z</w:t>
      </w:r>
      <w:r w:rsidR="004D3E58">
        <w:t>ations</w:t>
      </w:r>
      <w:r w:rsidR="00EB781C" w:rsidRPr="00223080">
        <w:t xml:space="preserve">. </w:t>
      </w:r>
    </w:p>
    <w:p w14:paraId="1E3D6CF3" w14:textId="2DB8AEDF" w:rsidR="00EB781C" w:rsidRPr="00223080" w:rsidRDefault="00EB781C" w:rsidP="00223080">
      <w:pPr>
        <w:pStyle w:val="NormalPACKT"/>
      </w:pPr>
      <w:r w:rsidRPr="003F4D47">
        <w:rPr>
          <w:b/>
          <w:bCs/>
        </w:rPr>
        <w:t>Dynamic Host Configuration Protocol</w:t>
      </w:r>
      <w:r w:rsidRPr="00223080">
        <w:t xml:space="preserve"> (</w:t>
      </w:r>
      <w:r w:rsidRPr="003F4D47">
        <w:rPr>
          <w:b/>
          <w:bCs/>
        </w:rPr>
        <w:t>DHCP</w:t>
      </w:r>
      <w:r w:rsidRPr="00223080">
        <w:t>)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the inevitable issues involved with manual IP configuration. </w:t>
      </w:r>
    </w:p>
    <w:p w14:paraId="25C17D53" w14:textId="1CE2052B"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 xml:space="preserve">in DHCP client. Windows Server also includes a DHCP </w:t>
      </w:r>
      <w:r w:rsidR="000B2331">
        <w:t>s</w:t>
      </w:r>
      <w:r w:rsidR="000B2331" w:rsidRPr="00223080">
        <w:t>erver</w:t>
      </w:r>
      <w:r w:rsidRPr="00223080">
        <w:t xml:space="preserve"> service you can install to provide DHCP services to the clients. You can install DHCP using Server Manager and configure the service using the DHCP GUI application. Alternatively, you can automate the installation of DHCP</w:t>
      </w:r>
      <w:r w:rsidR="00A933E4">
        <w:t>m</w:t>
      </w:r>
      <w:r w:rsidRPr="00223080">
        <w:t xml:space="preserve"> as you can see in this recipe. In the next recipe, </w:t>
      </w:r>
      <w:r w:rsidRPr="008321DA">
        <w:rPr>
          <w:rStyle w:val="ItalicsPACKT"/>
        </w:rPr>
        <w:t>Configur</w:t>
      </w:r>
      <w:r w:rsidR="00A733D1" w:rsidRPr="008321DA">
        <w:rPr>
          <w:rStyle w:val="ItalicsPACKT"/>
        </w:rPr>
        <w:t>ing</w:t>
      </w:r>
      <w:r w:rsidRPr="008321DA">
        <w:rPr>
          <w:rStyle w:val="ItalicsPACKT"/>
        </w:rPr>
        <w:t xml:space="preserve"> DHCP </w:t>
      </w:r>
      <w:r w:rsidR="00A733D1" w:rsidRPr="008321DA">
        <w:rPr>
          <w:rStyle w:val="ItalicsPACKT"/>
        </w:rPr>
        <w:t>s</w:t>
      </w:r>
      <w:r w:rsidRPr="008321DA">
        <w:rPr>
          <w:rStyle w:val="ItalicsPACKT"/>
        </w:rPr>
        <w:t xml:space="preserve">copes and </w:t>
      </w:r>
      <w:r w:rsidR="00A733D1" w:rsidRPr="008321DA">
        <w:rPr>
          <w:rStyle w:val="ItalicsPACKT"/>
        </w:rPr>
        <w:t>o</w:t>
      </w:r>
      <w:r w:rsidRPr="008321DA">
        <w:rPr>
          <w:rStyle w:val="ItalicsPACKT"/>
        </w:rPr>
        <w:t>ptions</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05BCCF1C" w:rsidR="00205AD0" w:rsidRDefault="00205AD0" w:rsidP="00205AD0">
      <w:pPr>
        <w:pStyle w:val="Heading2"/>
        <w:tabs>
          <w:tab w:val="left" w:pos="0"/>
        </w:tabs>
      </w:pPr>
      <w:r>
        <w:t xml:space="preserve">Getting </w:t>
      </w:r>
      <w:r w:rsidR="006E6694">
        <w:t>r</w:t>
      </w:r>
      <w:r>
        <w:t>eady</w:t>
      </w:r>
    </w:p>
    <w:p w14:paraId="2A1E24A9" w14:textId="7439BDFA" w:rsidR="00205AD0" w:rsidRPr="00AC2AA1" w:rsidRDefault="00223080" w:rsidP="000F52FC">
      <w:pPr>
        <w:pStyle w:val="NormalPACKT"/>
      </w:pPr>
      <w:r>
        <w:t xml:space="preserve">This recipe uses </w:t>
      </w:r>
      <w:r w:rsidRPr="00AC2AA1">
        <w:rPr>
          <w:rStyle w:val="CodeInTextPACKT"/>
        </w:rPr>
        <w:t>DC1</w:t>
      </w:r>
      <w:r>
        <w:t xml:space="preserve">, a domain controller in the </w:t>
      </w:r>
      <w:r w:rsidRPr="00515FA5">
        <w:t xml:space="preserve">Reskit.Org </w:t>
      </w:r>
      <w:r>
        <w:t xml:space="preserve">domain. </w:t>
      </w:r>
      <w:r w:rsidR="00AC2AA1">
        <w:t xml:space="preserve">You should have installed AD on this host and configured it as per earlier recipes in </w:t>
      </w:r>
      <w:r w:rsidR="00AC2AA1" w:rsidRPr="007C300B">
        <w:rPr>
          <w:rStyle w:val="ChapterrefPACKT"/>
        </w:rPr>
        <w:t>Chapter</w:t>
      </w:r>
      <w:r w:rsidR="00AC2AA1" w:rsidRPr="009D61CF">
        <w:rPr>
          <w:rStyle w:val="ChapterrefPACKT"/>
        </w:rPr>
        <w:t xml:space="preserve"> 5</w:t>
      </w:r>
      <w:r w:rsidR="009D61CF">
        <w:rPr>
          <w:rStyle w:val="ChapterrefPACKT"/>
        </w:rPr>
        <w:t>, Exploring .NET</w:t>
      </w:r>
      <w:r w:rsidR="00AC2AA1">
        <w:t xml:space="preserve"> and </w:t>
      </w:r>
      <w:r w:rsidR="00AC2AA1" w:rsidRPr="007C300B">
        <w:rPr>
          <w:rStyle w:val="ChapterrefPACKT"/>
        </w:rPr>
        <w:t>Chapter 6</w:t>
      </w:r>
      <w:r w:rsidR="009D61CF">
        <w:rPr>
          <w:rStyle w:val="ChapterrefPACKT"/>
        </w:rPr>
        <w:t>, Managing Active Directory</w:t>
      </w:r>
      <w:r w:rsidR="00AC2AA1">
        <w:t xml:space="preserve">. </w:t>
      </w:r>
    </w:p>
    <w:p w14:paraId="61712D87" w14:textId="77777777" w:rsidR="00205AD0" w:rsidRDefault="00205AD0" w:rsidP="00205AD0">
      <w:pPr>
        <w:pStyle w:val="Heading2"/>
        <w:tabs>
          <w:tab w:val="left" w:pos="0"/>
        </w:tabs>
      </w:pPr>
      <w:r>
        <w:t>How to do it...</w:t>
      </w:r>
    </w:p>
    <w:p w14:paraId="7851C2C2" w14:textId="2F7B2169" w:rsidR="00AC2AA1" w:rsidRPr="00AC2AA1" w:rsidRDefault="00AC2AA1" w:rsidP="00AC2AA1">
      <w:pPr>
        <w:pStyle w:val="NumberedBulletPACKT"/>
        <w:numPr>
          <w:ilvl w:val="0"/>
          <w:numId w:val="11"/>
        </w:numPr>
        <w:rPr>
          <w:lang w:val="en-GB"/>
        </w:rPr>
      </w:pPr>
      <w:r w:rsidRPr="00AC2AA1">
        <w:rPr>
          <w:lang w:val="en-GB"/>
        </w:rPr>
        <w:t>Install</w:t>
      </w:r>
      <w:r w:rsidR="00C33EE0">
        <w:rPr>
          <w:lang w:val="en-GB"/>
        </w:rPr>
        <w:t>ing</w:t>
      </w:r>
      <w:r w:rsidRPr="00AC2AA1">
        <w:rPr>
          <w:lang w:val="en-GB"/>
        </w:rPr>
        <w:t xml:space="preserve"> the DHCP </w:t>
      </w:r>
      <w:r w:rsidR="00C7409E">
        <w:rPr>
          <w:lang w:val="en-GB"/>
        </w:rPr>
        <w:t>f</w:t>
      </w:r>
      <w:r w:rsidRPr="00AC2AA1">
        <w:rPr>
          <w:lang w:val="en-GB"/>
        </w:rPr>
        <w:t xml:space="preserve">eature on </w:t>
      </w:r>
      <w:r w:rsidRPr="00AC2AA1">
        <w:rPr>
          <w:rStyle w:val="CodeInTextPACKT"/>
          <w:lang w:val="en-GB"/>
        </w:rPr>
        <w:t>DC1</w:t>
      </w:r>
      <w:r w:rsidRPr="00AC2AA1">
        <w:rPr>
          <w:lang w:val="en-GB"/>
        </w:rPr>
        <w:t xml:space="preserve"> and add</w:t>
      </w:r>
      <w:r w:rsidR="00DA7034">
        <w:rPr>
          <w:lang w:val="en-GB"/>
        </w:rPr>
        <w:t>ing</w:t>
      </w:r>
      <w:r w:rsidRPr="00AC2AA1">
        <w:rPr>
          <w:lang w:val="en-GB"/>
        </w:rPr>
        <w:t xml:space="preserve"> the </w:t>
      </w:r>
      <w:r w:rsidR="00C7409E">
        <w:rPr>
          <w:lang w:val="en-GB"/>
        </w:rPr>
        <w:t>m</w:t>
      </w:r>
      <w:r w:rsidRPr="00AC2AA1">
        <w:rPr>
          <w:lang w:val="en-GB"/>
        </w:rPr>
        <w:t>anagement tools</w:t>
      </w:r>
      <w:r w:rsidR="00A60261">
        <w:rPr>
          <w:lang w:val="en-GB"/>
        </w:rPr>
        <w:t>:</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Import-Module -Name ServerManager -WarningAction SilentlyContinue</w:t>
      </w:r>
    </w:p>
    <w:p w14:paraId="4BD711C0" w14:textId="77777777" w:rsidR="00AC2AA1" w:rsidRPr="00AC2AA1" w:rsidRDefault="00AC2AA1" w:rsidP="00AC2AA1">
      <w:pPr>
        <w:pStyle w:val="CodePACKT"/>
      </w:pPr>
      <w:r w:rsidRPr="00AC2AA1">
        <w:t>Install-WindowsFeature -Name DHCP -IncludeManagementTools</w:t>
      </w:r>
    </w:p>
    <w:p w14:paraId="14D0DCC7" w14:textId="77777777" w:rsidR="00AC2AA1" w:rsidRPr="00AC2AA1" w:rsidRDefault="00AC2AA1" w:rsidP="00AC2AA1">
      <w:pPr>
        <w:pStyle w:val="CodePACKT"/>
      </w:pPr>
    </w:p>
    <w:p w14:paraId="2BB27298" w14:textId="21BD97C8"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 xml:space="preserve">rusted DHCP </w:t>
      </w:r>
      <w:r w:rsidR="000B2331">
        <w:rPr>
          <w:lang w:val="en-GB"/>
        </w:rPr>
        <w:t>s</w:t>
      </w:r>
      <w:r w:rsidRPr="00AC2AA1">
        <w:rPr>
          <w:lang w:val="en-GB"/>
        </w:rPr>
        <w:t xml:space="preserve">ervers and add the DHCP </w:t>
      </w:r>
      <w:r w:rsidR="000B2331">
        <w:rPr>
          <w:lang w:val="en-GB"/>
        </w:rPr>
        <w:t>s</w:t>
      </w:r>
      <w:r w:rsidRPr="00AC2AA1">
        <w:rPr>
          <w:lang w:val="en-GB"/>
        </w:rPr>
        <w:t xml:space="preserve">ecurity </w:t>
      </w:r>
      <w:r w:rsidR="000B2331">
        <w:rPr>
          <w:lang w:val="en-GB"/>
        </w:rPr>
        <w:t>g</w:t>
      </w:r>
      <w:r w:rsidRPr="00AC2AA1">
        <w:rPr>
          <w:lang w:val="en-GB"/>
        </w:rPr>
        <w:t>roup</w:t>
      </w:r>
      <w:r w:rsidR="00D826BF">
        <w:rPr>
          <w:lang w:val="en-GB"/>
        </w:rPr>
        <w:t>:</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Import-Module -Name DHCPServer -WarningAction SilentlyContinue</w:t>
      </w:r>
    </w:p>
    <w:p w14:paraId="5AEFDE58" w14:textId="77777777" w:rsidR="00AC2AA1" w:rsidRPr="00AC2AA1" w:rsidRDefault="00AC2AA1" w:rsidP="00AC2AA1">
      <w:pPr>
        <w:pStyle w:val="CodePACKT"/>
      </w:pPr>
      <w:r w:rsidRPr="00AC2AA1">
        <w:t>Add-DhcpServerInDC</w:t>
      </w:r>
    </w:p>
    <w:p w14:paraId="3F31CEAE" w14:textId="77777777" w:rsidR="00AC2AA1" w:rsidRPr="00AC2AA1" w:rsidRDefault="00AC2AA1" w:rsidP="00AC2AA1">
      <w:pPr>
        <w:pStyle w:val="CodePACKT"/>
      </w:pPr>
      <w:r w:rsidRPr="00AC2AA1">
        <w:t xml:space="preserve">Add-DHCPServerSecurityGroup </w:t>
      </w:r>
    </w:p>
    <w:p w14:paraId="74D2B496" w14:textId="77777777" w:rsidR="00AC2AA1" w:rsidRPr="00AC2AA1" w:rsidRDefault="00AC2AA1" w:rsidP="00AC2AA1">
      <w:pPr>
        <w:pStyle w:val="CodePACKT"/>
      </w:pPr>
    </w:p>
    <w:p w14:paraId="5266D45B" w14:textId="017496F2"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w:t>
      </w:r>
      <w:r w:rsidR="00FE2913">
        <w:rPr>
          <w:lang w:val="en-GB"/>
        </w:rPr>
        <w:t>'</w:t>
      </w:r>
      <w:r w:rsidRPr="00AC2AA1">
        <w:rPr>
          <w:lang w:val="en-GB"/>
        </w:rPr>
        <w:t>s all configured</w:t>
      </w:r>
      <w:r w:rsidR="000A44F3">
        <w:rPr>
          <w:lang w:val="en-GB"/>
        </w:rPr>
        <w:t>:</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356AF6D1" w:rsidR="00AC2AA1" w:rsidRPr="00AC2AA1" w:rsidRDefault="00AC2AA1" w:rsidP="00AC2AA1">
      <w:pPr>
        <w:pStyle w:val="CodePACKT"/>
        <w:rPr>
          <w:lang w:val="en-GB"/>
        </w:rPr>
      </w:pPr>
      <w:r w:rsidRPr="00AC2AA1">
        <w:rPr>
          <w:lang w:val="en-GB"/>
        </w:rPr>
        <w:t xml:space="preserve">  Path  = </w:t>
      </w:r>
      <w:r w:rsidR="00FE2913">
        <w:rPr>
          <w:lang w:val="en-GB"/>
        </w:rPr>
        <w:t>'</w:t>
      </w:r>
      <w:r w:rsidRPr="00AC2AA1">
        <w:rPr>
          <w:lang w:val="en-GB"/>
        </w:rPr>
        <w:t>HKLM:\SOFTWARE\Microsoft\ServerManager\Roles\12</w:t>
      </w:r>
      <w:r w:rsidR="00FE2913">
        <w:rPr>
          <w:lang w:val="en-GB"/>
        </w:rPr>
        <w:t>'</w:t>
      </w:r>
    </w:p>
    <w:p w14:paraId="5C03D2FC" w14:textId="7A3CA0DD" w:rsidR="00AC2AA1" w:rsidRPr="00AC2AA1" w:rsidRDefault="00AC2AA1" w:rsidP="00AC2AA1">
      <w:pPr>
        <w:pStyle w:val="CodePACKT"/>
        <w:rPr>
          <w:lang w:val="en-GB"/>
        </w:rPr>
      </w:pPr>
      <w:r w:rsidRPr="00AC2AA1">
        <w:rPr>
          <w:lang w:val="en-GB"/>
        </w:rPr>
        <w:t xml:space="preserve">  Name  = </w:t>
      </w:r>
      <w:r w:rsidR="00FE2913">
        <w:rPr>
          <w:lang w:val="en-GB"/>
        </w:rPr>
        <w:t>'</w:t>
      </w:r>
      <w:r w:rsidRPr="00AC2AA1">
        <w:rPr>
          <w:lang w:val="en-GB"/>
        </w:rPr>
        <w:t>ConfigurationState</w:t>
      </w:r>
      <w:r w:rsidR="00FE2913">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Set-ItemProperty @DHCPHT</w:t>
      </w:r>
    </w:p>
    <w:p w14:paraId="3ABAE8C6" w14:textId="77777777" w:rsidR="00AC2AA1" w:rsidRPr="00AC2AA1" w:rsidRDefault="00AC2AA1" w:rsidP="00AC2AA1">
      <w:pPr>
        <w:pStyle w:val="CodePACKT"/>
        <w:rPr>
          <w:lang w:val="en-GB"/>
        </w:rPr>
      </w:pPr>
    </w:p>
    <w:p w14:paraId="2F80CF32" w14:textId="627E0780"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w:t>
      </w:r>
      <w:r w:rsidR="000B2331">
        <w:rPr>
          <w:lang w:val="en-GB"/>
        </w:rPr>
        <w:t>s</w:t>
      </w:r>
      <w:r w:rsidRPr="00AC2AA1">
        <w:rPr>
          <w:lang w:val="en-GB"/>
        </w:rPr>
        <w:t>erver</w:t>
      </w:r>
      <w:r w:rsidR="00170C98">
        <w:rPr>
          <w:lang w:val="en-GB"/>
        </w:rPr>
        <w:t>:</w:t>
      </w:r>
      <w:r w:rsidRPr="00AC2AA1">
        <w:rPr>
          <w:lang w:val="en-GB"/>
        </w:rPr>
        <w:t xml:space="preserve"> </w:t>
      </w:r>
    </w:p>
    <w:p w14:paraId="0799EF4F" w14:textId="77777777" w:rsidR="00AC2AA1" w:rsidRDefault="00AC2AA1" w:rsidP="00AC2AA1">
      <w:pPr>
        <w:pStyle w:val="CodePACKT"/>
        <w:rPr>
          <w:lang w:val="en-GB"/>
        </w:rPr>
      </w:pPr>
    </w:p>
    <w:p w14:paraId="7B996DC7" w14:textId="41E42403" w:rsidR="00AC2AA1" w:rsidRPr="00AC2AA1" w:rsidRDefault="00AC2AA1" w:rsidP="00AC2AA1">
      <w:pPr>
        <w:pStyle w:val="CodePACKT"/>
        <w:rPr>
          <w:lang w:val="en-GB"/>
        </w:rPr>
      </w:pPr>
      <w:r w:rsidRPr="00AC2AA1">
        <w:rPr>
          <w:lang w:val="en-GB"/>
        </w:rPr>
        <w:t xml:space="preserve">Restart-Service -Name DHCPServer </w:t>
      </w:r>
      <w:r w:rsidR="00B90A4D">
        <w:rPr>
          <w:lang w:val="en-GB"/>
        </w:rPr>
        <w:t>-</w:t>
      </w:r>
      <w:r w:rsidRPr="00AC2AA1">
        <w:rPr>
          <w:lang w:val="en-GB"/>
        </w:rPr>
        <w:t xml:space="preserve">Force </w:t>
      </w:r>
    </w:p>
    <w:p w14:paraId="48156979" w14:textId="77777777" w:rsidR="00AC2AA1" w:rsidRPr="00AC2AA1" w:rsidRDefault="00AC2AA1" w:rsidP="00AC2AA1">
      <w:pPr>
        <w:pStyle w:val="CodePACKT"/>
        <w:rPr>
          <w:lang w:val="en-GB"/>
        </w:rPr>
      </w:pPr>
    </w:p>
    <w:p w14:paraId="787C1C4C" w14:textId="473ADFE7"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r w:rsidR="00170C98">
        <w:rPr>
          <w:lang w:val="en-GB"/>
        </w:rPr>
        <w:t>:</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DHCPServer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4FA062A1" w:rsidR="00205AD0" w:rsidRDefault="00AC2AA1" w:rsidP="00AC2AA1">
      <w:pPr>
        <w:pStyle w:val="NormalPACKT"/>
      </w:pPr>
      <w:r>
        <w:t xml:space="preserve">In </w:t>
      </w:r>
      <w:r w:rsidRPr="00AC2AA1">
        <w:rPr>
          <w:rStyle w:val="ItalicsPACKT"/>
        </w:rPr>
        <w:t>step 1</w:t>
      </w:r>
      <w:r>
        <w:t xml:space="preserve">, you import the </w:t>
      </w:r>
      <w:r w:rsidR="00520162" w:rsidRPr="00745293">
        <w:rPr>
          <w:rStyle w:val="CodeInTextPACKT"/>
        </w:rPr>
        <w:t>ServerManag</w:t>
      </w:r>
      <w:r w:rsidR="00520162" w:rsidRPr="007840B5">
        <w:rPr>
          <w:rStyle w:val="CodeInTextPACKT"/>
        </w:rPr>
        <w:t>er</w:t>
      </w:r>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4585EC2B" w:rsidR="00AC2AA1" w:rsidRDefault="00F857D3" w:rsidP="00AC2AA1">
      <w:pPr>
        <w:pStyle w:val="FigurePACKT"/>
      </w:pPr>
      <w:r>
        <w:drawing>
          <wp:inline distT="0" distB="0" distL="0" distR="0" wp14:anchorId="579C576F" wp14:editId="19516789">
            <wp:extent cx="4398135" cy="1009017"/>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839" cy="1012390"/>
                    </a:xfrm>
                    <a:prstGeom prst="rect">
                      <a:avLst/>
                    </a:prstGeom>
                  </pic:spPr>
                </pic:pic>
              </a:graphicData>
            </a:graphic>
          </wp:inline>
        </w:drawing>
      </w:r>
    </w:p>
    <w:p w14:paraId="26934DA6" w14:textId="43ABF157" w:rsidR="0051576C" w:rsidRPr="008967FF" w:rsidRDefault="0051576C" w:rsidP="00AC2AA1">
      <w:pPr>
        <w:pStyle w:val="FigurePACKT"/>
        <w:rPr>
          <w:rStyle w:val="FigureCaptionPACKT"/>
        </w:rPr>
      </w:pPr>
      <w:r w:rsidRPr="008967FF">
        <w:rPr>
          <w:rStyle w:val="FigureCaptionPACKT"/>
        </w:rPr>
        <w:t>Figure 7.13:</w:t>
      </w:r>
      <w:r w:rsidR="008967FF">
        <w:rPr>
          <w:rStyle w:val="FigureCaptionPACKT"/>
        </w:rPr>
        <w:t xml:space="preserve"> Installing the DHCP feature on DC1 and adding the management tools</w:t>
      </w:r>
    </w:p>
    <w:p w14:paraId="3FC200B4" w14:textId="035F44F6" w:rsidR="00AC2AA1" w:rsidRDefault="00AC2AA1" w:rsidP="00AC2AA1">
      <w:pPr>
        <w:pStyle w:val="LayoutInformationPACKT"/>
        <w:numPr>
          <w:ilvl w:val="0"/>
          <w:numId w:val="3"/>
        </w:numPr>
        <w:rPr>
          <w:noProof/>
        </w:rPr>
      </w:pPr>
      <w:r>
        <w:t xml:space="preserve">Insert image </w:t>
      </w:r>
      <w:r>
        <w:rPr>
          <w:noProof/>
        </w:rPr>
        <w:t>B167</w:t>
      </w:r>
      <w:r w:rsidR="00F857D3">
        <w:rPr>
          <w:noProof/>
        </w:rPr>
        <w:t>6</w:t>
      </w:r>
      <w:r>
        <w:rPr>
          <w:noProof/>
        </w:rPr>
        <w:t>2_</w:t>
      </w:r>
      <w:r w:rsidR="00F857D3">
        <w:rPr>
          <w:noProof/>
        </w:rPr>
        <w:t>07</w:t>
      </w:r>
      <w:r w:rsidRPr="00023EAD">
        <w:rPr>
          <w:noProof/>
        </w:rPr>
        <w:t>_</w:t>
      </w:r>
      <w:r>
        <w:rPr>
          <w:noProof/>
        </w:rPr>
        <w:t>13.png</w:t>
      </w:r>
    </w:p>
    <w:p w14:paraId="1B022F2F" w14:textId="76F4899D"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erver</w:t>
      </w:r>
      <w:r w:rsidR="00F857D3">
        <w:t>, which produces no output to the console</w:t>
      </w:r>
      <w:r>
        <w:t>. The groups that this command adds are</w:t>
      </w:r>
      <w:r w:rsidR="008C77B6">
        <w:t xml:space="preserve"> the</w:t>
      </w:r>
      <w:r>
        <w:t xml:space="preserv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732921">
        <w:rPr>
          <w:rStyle w:val="URL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2C9FA5F1" w:rsidR="00AC2AA1" w:rsidRDefault="00745293" w:rsidP="00AC2AA1">
      <w:r>
        <w:t>W</w:t>
      </w:r>
      <w:r w:rsidR="00794DC9">
        <w:t>hen</w:t>
      </w:r>
      <w:r>
        <w:t xml:space="preserve">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Pr="00745293">
        <w:rPr>
          <w:rStyle w:val="ItalicsPACKT"/>
        </w:rPr>
        <w:t>Configur</w:t>
      </w:r>
      <w:r w:rsidR="00100333">
        <w:rPr>
          <w:rStyle w:val="ItalicsPACKT"/>
        </w:rPr>
        <w:t>ing</w:t>
      </w:r>
      <w:r w:rsidRPr="00745293">
        <w:rPr>
          <w:rStyle w:val="ItalicsPACKT"/>
        </w:rPr>
        <w:t xml:space="preserve"> DH</w:t>
      </w:r>
      <w:r w:rsidR="003E07A6">
        <w:rPr>
          <w:rStyle w:val="ItalicsPACKT"/>
        </w:rPr>
        <w:t>C</w:t>
      </w:r>
      <w:r w:rsidRPr="00745293">
        <w:rPr>
          <w:rStyle w:val="ItalicsPACKT"/>
        </w:rPr>
        <w:t xml:space="preserve">P </w:t>
      </w:r>
      <w:r w:rsidR="00C77283">
        <w:rPr>
          <w:rStyle w:val="ItalicsPACKT"/>
        </w:rPr>
        <w:t>s</w:t>
      </w:r>
      <w:r w:rsidRPr="00745293">
        <w:rPr>
          <w:rStyle w:val="ItalicsPACKT"/>
        </w:rPr>
        <w:t xml:space="preserve">copes and </w:t>
      </w:r>
      <w:r w:rsidR="00C77283">
        <w:rPr>
          <w:rStyle w:val="ItalicsPACKT"/>
        </w:rPr>
        <w:t>o</w:t>
      </w:r>
      <w:r w:rsidRPr="00745293">
        <w:rPr>
          <w:rStyle w:val="ItalicsPACKT"/>
        </w:rPr>
        <w:t>ptions</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FE3969">
        <w:t>,</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55326F9" w:rsidR="00745293" w:rsidRDefault="00745293" w:rsidP="00745293">
      <w:pPr>
        <w:pStyle w:val="FigurePACKT"/>
      </w:pPr>
      <w:r>
        <w:drawing>
          <wp:inline distT="0" distB="0" distL="0" distR="0" wp14:anchorId="6937647D" wp14:editId="05077E93">
            <wp:extent cx="4810125" cy="2670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466" cy="2680085"/>
                    </a:xfrm>
                    <a:prstGeom prst="rect">
                      <a:avLst/>
                    </a:prstGeom>
                  </pic:spPr>
                </pic:pic>
              </a:graphicData>
            </a:graphic>
          </wp:inline>
        </w:drawing>
      </w:r>
    </w:p>
    <w:p w14:paraId="420B02F0" w14:textId="69E6B3FE" w:rsidR="00EE10DF" w:rsidRPr="00EE10DF" w:rsidRDefault="00EE10DF" w:rsidP="00745293">
      <w:pPr>
        <w:pStyle w:val="FigurePACKT"/>
        <w:rPr>
          <w:rStyle w:val="FigureCaptionPACKT"/>
        </w:rPr>
      </w:pPr>
      <w:r w:rsidRPr="00EE10DF">
        <w:rPr>
          <w:rStyle w:val="FigureCaptionPACKT"/>
        </w:rPr>
        <w:t>Figure 7.14: Testing service availability</w:t>
      </w:r>
    </w:p>
    <w:p w14:paraId="5B23E796" w14:textId="426104CC" w:rsidR="00AC2AA1" w:rsidRDefault="00745293" w:rsidP="00745293">
      <w:pPr>
        <w:pStyle w:val="LayoutInformationPACKT"/>
        <w:numPr>
          <w:ilvl w:val="0"/>
          <w:numId w:val="3"/>
        </w:numPr>
      </w:pPr>
      <w:r>
        <w:t xml:space="preserve">Insert image </w:t>
      </w:r>
      <w:r>
        <w:rPr>
          <w:noProof/>
        </w:rPr>
        <w:t>B167</w:t>
      </w:r>
      <w:r w:rsidR="00C852AD">
        <w:rPr>
          <w:noProof/>
        </w:rPr>
        <w:t>6</w:t>
      </w:r>
      <w:r>
        <w:rPr>
          <w:noProof/>
        </w:rPr>
        <w:t>2_0</w:t>
      </w:r>
      <w:r w:rsidR="00C852AD">
        <w:rPr>
          <w:noProof/>
        </w:rPr>
        <w:t>7</w:t>
      </w:r>
      <w:r w:rsidRPr="00023EAD">
        <w:rPr>
          <w:noProof/>
        </w:rPr>
        <w:t>_</w:t>
      </w:r>
      <w:r>
        <w:rPr>
          <w:noProof/>
        </w:rPr>
        <w:t>14.png</w:t>
      </w:r>
    </w:p>
    <w:p w14:paraId="7A3036C7" w14:textId="6FBD6B31" w:rsidR="00205AD0" w:rsidRDefault="00205AD0" w:rsidP="00205AD0">
      <w:pPr>
        <w:pStyle w:val="Heading2"/>
      </w:pPr>
      <w:r>
        <w:t>There</w:t>
      </w:r>
      <w:r w:rsidR="00FE2913">
        <w:t>'</w:t>
      </w:r>
      <w:r>
        <w:t>s more...</w:t>
      </w:r>
    </w:p>
    <w:p w14:paraId="26B26110" w14:textId="28DB665C"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354D22">
        <w:t>A</w:t>
      </w:r>
      <w:r w:rsidR="00745293">
        <w:t xml:space="preserve">dding </w:t>
      </w:r>
      <w:r w:rsidR="00745293" w:rsidRPr="00745293">
        <w:rPr>
          <w:rStyle w:val="CodeInTextPACKT"/>
        </w:rPr>
        <w:t>DC1</w:t>
      </w:r>
      <w:r w:rsidR="00745293">
        <w:t xml:space="preserve"> to the list of authorized servers can </w:t>
      </w:r>
      <w:r>
        <w:t xml:space="preserve">help to guard against rogue DHCP </w:t>
      </w:r>
      <w:r w:rsidR="00F857D3">
        <w:t>servers</w:t>
      </w:r>
      <w:r>
        <w:t>.</w:t>
      </w:r>
      <w:r w:rsidR="00745293">
        <w:t xml:space="preserve"> </w:t>
      </w:r>
    </w:p>
    <w:p w14:paraId="446155A5" w14:textId="09BADBB7" w:rsidR="00745293" w:rsidRDefault="00745293" w:rsidP="00AC2AA1">
      <w:pPr>
        <w:pStyle w:val="NormalPACKT"/>
      </w:pPr>
      <w:r>
        <w:t xml:space="preserve">In </w:t>
      </w:r>
      <w:r w:rsidRPr="005C1799">
        <w:rPr>
          <w:rStyle w:val="ItalicsPACKT"/>
        </w:rPr>
        <w:t>step 5</w:t>
      </w:r>
      <w:r>
        <w:t xml:space="preserve">, you check the DHCP </w:t>
      </w:r>
      <w:r w:rsidR="00F857D3">
        <w:t>service</w:t>
      </w:r>
      <w:r>
        <w:t xml:space="preserve">. </w:t>
      </w:r>
      <w:r w:rsidR="00F857D3">
        <w:t xml:space="preserve">The output from </w:t>
      </w:r>
      <w:r w:rsidRPr="00147940">
        <w:rPr>
          <w:rStyle w:val="CodeInTextPACKT"/>
        </w:rPr>
        <w:t>Get-Service</w:t>
      </w:r>
      <w:r w:rsidR="00F857D3" w:rsidRPr="002C28EE">
        <w:t xml:space="preserve"> </w:t>
      </w:r>
      <w:r w:rsidR="00F857D3">
        <w:t xml:space="preserve">includes </w:t>
      </w:r>
      <w:r>
        <w:t>a description</w:t>
      </w:r>
      <w:r w:rsidR="00F857D3">
        <w:t xml:space="preserve"> of the service</w:t>
      </w:r>
      <w:r>
        <w:t xml:space="preserve"> and the </w:t>
      </w:r>
      <w:r w:rsidR="00945AE4">
        <w:t>path</w:t>
      </w:r>
      <w:r w:rsidR="00F20F9A">
        <w:t xml:space="preserve"> </w:t>
      </w:r>
      <w:r w:rsidR="00945AE4">
        <w:t>name</w:t>
      </w:r>
      <w:r>
        <w:t xml:space="preserve"> to the service executable. The DHCP service does not run in its own process. Instead, it runs inside </w:t>
      </w:r>
      <w:r w:rsidRPr="00C87648">
        <w:rPr>
          <w:rStyle w:val="CodeInTextPACKT"/>
        </w:rPr>
        <w:t>svchost.exe</w:t>
      </w:r>
      <w:r>
        <w:t xml:space="preserve">. It is for this reason that you do not see the service explicitly when you use </w:t>
      </w:r>
      <w:r w:rsidRPr="00745293">
        <w:rPr>
          <w:rStyle w:val="CodeInTextPACKT"/>
        </w:rPr>
        <w:t>Get-Process</w:t>
      </w:r>
      <w:r>
        <w:t xml:space="preserve">. </w:t>
      </w:r>
    </w:p>
    <w:p w14:paraId="4ECFFD62" w14:textId="7C178896" w:rsidR="00B761AD" w:rsidRPr="009D0F10" w:rsidRDefault="00B761AD" w:rsidP="00B761AD">
      <w:pPr>
        <w:pStyle w:val="Heading1"/>
        <w:tabs>
          <w:tab w:val="left" w:pos="0"/>
        </w:tabs>
      </w:pPr>
      <w:r w:rsidRPr="00B761AD">
        <w:rPr>
          <w:lang w:val="en-US"/>
        </w:rPr>
        <w:t xml:space="preserve">Configure DHCP </w:t>
      </w:r>
      <w:r w:rsidR="00D15407">
        <w:rPr>
          <w:lang w:val="en-US"/>
        </w:rPr>
        <w:t>s</w:t>
      </w:r>
      <w:r w:rsidRPr="00B761AD">
        <w:rPr>
          <w:lang w:val="en-US"/>
        </w:rPr>
        <w:t xml:space="preserve">copes and </w:t>
      </w:r>
      <w:r w:rsidR="00D15407">
        <w:rPr>
          <w:lang w:val="en-US"/>
        </w:rPr>
        <w:t>o</w:t>
      </w:r>
      <w:r w:rsidRPr="00B761AD">
        <w:rPr>
          <w:lang w:val="en-US"/>
        </w:rPr>
        <w:t>ptions</w:t>
      </w:r>
    </w:p>
    <w:p w14:paraId="607DB7F4" w14:textId="1A07C3E2" w:rsidR="00745293" w:rsidRDefault="00745293" w:rsidP="00745293">
      <w:pPr>
        <w:pStyle w:val="NormalPACKT"/>
      </w:pPr>
      <w:r>
        <w:t>Installing DHCP is simple, as you see in</w:t>
      </w:r>
      <w:r w:rsidR="00A933E4">
        <w:t xml:space="preserve"> the</w:t>
      </w:r>
      <w:r>
        <w:t xml:space="preserve"> </w:t>
      </w:r>
      <w:r w:rsidRPr="004A6AC3">
        <w:rPr>
          <w:rStyle w:val="ItalicsPACKT"/>
        </w:rPr>
        <w:t>Installing DHCP</w:t>
      </w:r>
      <w:r w:rsidR="00A933E4">
        <w:rPr>
          <w:rStyle w:val="ItalicsPACKT"/>
        </w:rPr>
        <w:t xml:space="preserve"> </w:t>
      </w:r>
      <w:r w:rsidR="00A933E4" w:rsidRPr="004770FF">
        <w:t>recipe</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rsidR="00A933E4">
        <w:t xml:space="preserve"> stating</w:t>
      </w:r>
      <w:r>
        <w:t xml:space="preserve"> that there are </w:t>
      </w:r>
      <w:r w:rsidR="00FA305B">
        <w:t>configuration</w:t>
      </w:r>
      <w:r>
        <w:t xml:space="preserve"> steps</w:t>
      </w:r>
      <w:r w:rsidR="00A933E4">
        <w:t xml:space="preserve"> that have</w:t>
      </w:r>
      <w:r>
        <w:t xml:space="preserve"> not </w:t>
      </w:r>
      <w:r w:rsidR="00A933E4">
        <w:t xml:space="preserve">been </w:t>
      </w:r>
      <w:r>
        <w:t>performed</w:t>
      </w:r>
      <w:r w:rsidR="00A933E4">
        <w:t xml:space="preserve"> yet</w:t>
      </w:r>
      <w:r>
        <w:t xml:space="preserve">. </w:t>
      </w:r>
    </w:p>
    <w:p w14:paraId="54A881BF" w14:textId="50C6215A"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w:t>
      </w:r>
      <w:r w:rsidR="00FE2913">
        <w:t>'</w:t>
      </w:r>
      <w:r w:rsidR="003E07A6">
        <w:t>s IP address</w:t>
      </w:r>
      <w:r>
        <w:t xml:space="preserve"> and the IP</w:t>
      </w:r>
      <w:r w:rsidR="003E07A6">
        <w:t>v4</w:t>
      </w:r>
      <w:r>
        <w:t xml:space="preserve"> default gateway. </w:t>
      </w:r>
    </w:p>
    <w:p w14:paraId="758FB0F9" w14:textId="751854C4" w:rsidR="002076A8" w:rsidRPr="002076A8" w:rsidRDefault="002076A8" w:rsidP="002076A8">
      <w:pPr>
        <w:pStyle w:val="NormalPACKT"/>
      </w:pPr>
      <w:r>
        <w:t xml:space="preserve">You can set </w:t>
      </w:r>
      <w:r w:rsidRPr="002076A8">
        <w:t>DHCP options a</w:t>
      </w:r>
      <w:r w:rsidR="00F857D3">
        <w:t>t</w:t>
      </w:r>
      <w:r w:rsidR="0035091D">
        <w:t xml:space="preserve"> a</w:t>
      </w:r>
      <w:r w:rsidRPr="002076A8">
        <w:t xml:space="preserve"> scope level or a server level, depending on </w:t>
      </w:r>
      <w:r w:rsidR="003E07A6">
        <w:t>your organi</w:t>
      </w:r>
      <w:r w:rsidR="00E638EF">
        <w:t>z</w:t>
      </w:r>
      <w:r w:rsidR="003E07A6">
        <w:t>ation</w:t>
      </w:r>
      <w:r w:rsidR="00FE2913">
        <w:t>'</w:t>
      </w:r>
      <w:r w:rsidR="003E07A6">
        <w:t>s needs</w:t>
      </w:r>
      <w:r>
        <w:t xml:space="preserve">. For example, you would most likely specify a default gateway in the </w:t>
      </w:r>
      <w:r w:rsidR="00F857D3">
        <w:t>scope</w:t>
      </w:r>
      <w:r>
        <w:t xml:space="preserve"> options, with DNS server address(es) set at the server level. </w:t>
      </w:r>
    </w:p>
    <w:p w14:paraId="3A88A1DF" w14:textId="1AB3834C" w:rsidR="00B761AD" w:rsidRDefault="002076A8" w:rsidP="00B761AD">
      <w:pPr>
        <w:pStyle w:val="BulletPACKT"/>
        <w:numPr>
          <w:ilvl w:val="0"/>
          <w:numId w:val="0"/>
        </w:numPr>
      </w:pPr>
      <w:r>
        <w:t xml:space="preserve">In this recipe, you create a new scope for the </w:t>
      </w:r>
      <w:r w:rsidRPr="006E3ECA">
        <w:rPr>
          <w:rStyle w:val="CodeInTextPACKT"/>
        </w:rPr>
        <w:t>10.10.10.0/24</w:t>
      </w:r>
      <w:r>
        <w:t xml:space="preserve"> subnet and specify both scope</w:t>
      </w:r>
      <w:r w:rsidR="00A933E4">
        <w:t>-</w:t>
      </w:r>
      <w:r>
        <w:t xml:space="preserve"> and server</w:t>
      </w:r>
      <w:r w:rsidR="00A933E4">
        <w:t>-</w:t>
      </w:r>
      <w:r>
        <w:t>level</w:t>
      </w:r>
      <w:r w:rsidR="00132F6D">
        <w:t xml:space="preserve"> options</w:t>
      </w:r>
      <w:r w:rsidR="008F210B">
        <w:t>.</w:t>
      </w:r>
      <w:r>
        <w:t xml:space="preserve"> </w:t>
      </w:r>
    </w:p>
    <w:p w14:paraId="26B6CA2B" w14:textId="4767205A" w:rsidR="00B761AD" w:rsidRDefault="00B761AD" w:rsidP="00B761AD">
      <w:pPr>
        <w:pStyle w:val="Heading2"/>
        <w:tabs>
          <w:tab w:val="left" w:pos="0"/>
        </w:tabs>
      </w:pPr>
      <w:r>
        <w:t xml:space="preserve">Getting </w:t>
      </w:r>
      <w:r w:rsidR="006E6694">
        <w:t>r</w:t>
      </w:r>
      <w:r>
        <w:t>eady</w:t>
      </w:r>
    </w:p>
    <w:p w14:paraId="5C9E9CE6" w14:textId="73C0AE3B" w:rsidR="00B761AD" w:rsidRDefault="002076A8" w:rsidP="00741F39">
      <w:pPr>
        <w:pStyle w:val="NormalPACKT"/>
      </w:pPr>
      <w:r>
        <w:rPr>
          <w:lang w:val="en-GB"/>
        </w:rPr>
        <w:t xml:space="preserve">You run this recipe on </w:t>
      </w:r>
      <w:r w:rsidRPr="002076A8">
        <w:rPr>
          <w:rStyle w:val="CodeInTextPACKT"/>
        </w:rPr>
        <w:t>DC1</w:t>
      </w:r>
      <w:r>
        <w:rPr>
          <w:lang w:val="en-GB"/>
        </w:rPr>
        <w:t xml:space="preserve">, a domain controller in the </w:t>
      </w:r>
      <w:r w:rsidRPr="0059471D">
        <w:t>Reskit.Org</w:t>
      </w:r>
      <w:r>
        <w:rPr>
          <w:lang w:val="en-GB"/>
        </w:rPr>
        <w:t xml:space="preserve"> domain</w:t>
      </w:r>
      <w:r w:rsidR="00A933E4">
        <w:rPr>
          <w:lang w:val="en-GB"/>
        </w:rPr>
        <w:t>,</w:t>
      </w:r>
      <w:r>
        <w:rPr>
          <w:lang w:val="en-GB"/>
        </w:rPr>
        <w:t xml:space="preserve"> after installing </w:t>
      </w:r>
      <w:r w:rsidR="003E07A6">
        <w:rPr>
          <w:lang w:val="en-GB"/>
        </w:rPr>
        <w:t>the DHCP server service</w:t>
      </w:r>
      <w:r>
        <w:rPr>
          <w:lang w:val="en-GB"/>
        </w:rPr>
        <w:t>. You must have installed PowerShell 7 and VS Code on this host.</w:t>
      </w:r>
    </w:p>
    <w:p w14:paraId="4BF61B5D" w14:textId="77777777" w:rsidR="00B761AD" w:rsidRDefault="00B761AD" w:rsidP="00B761AD">
      <w:pPr>
        <w:pStyle w:val="Heading2"/>
        <w:tabs>
          <w:tab w:val="left" w:pos="0"/>
        </w:tabs>
      </w:pPr>
      <w:r>
        <w:t>How to do it...</w:t>
      </w:r>
    </w:p>
    <w:p w14:paraId="3D2C10D9" w14:textId="0B9A2C55" w:rsidR="004E2153" w:rsidRDefault="004E2153" w:rsidP="004E2153">
      <w:pPr>
        <w:pStyle w:val="NumberedBulletPACKT"/>
        <w:numPr>
          <w:ilvl w:val="0"/>
          <w:numId w:val="12"/>
        </w:numPr>
        <w:rPr>
          <w:lang w:val="en-GB"/>
        </w:rPr>
      </w:pPr>
      <w:r w:rsidRPr="004E2153">
        <w:rPr>
          <w:lang w:val="en-GB"/>
        </w:rPr>
        <w:t xml:space="preserve">Importing the DHCP </w:t>
      </w:r>
      <w:r w:rsidR="00132F6D">
        <w:rPr>
          <w:lang w:val="en-GB"/>
        </w:rPr>
        <w:t>s</w:t>
      </w:r>
      <w:r w:rsidR="00132F6D" w:rsidRPr="004E2153">
        <w:rPr>
          <w:lang w:val="en-GB"/>
        </w:rPr>
        <w:t>erver</w:t>
      </w:r>
      <w:r w:rsidRPr="004E2153">
        <w:rPr>
          <w:lang w:val="en-GB"/>
        </w:rPr>
        <w:t xml:space="preserve"> module</w:t>
      </w:r>
      <w:r w:rsidR="00BC2578">
        <w:rPr>
          <w:lang w:val="en-GB"/>
        </w:rPr>
        <w:t>:</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Import-Module DHCPServer -WarningAction SilentlyContinue</w:t>
      </w:r>
    </w:p>
    <w:p w14:paraId="355795A8" w14:textId="77777777" w:rsidR="004E2153" w:rsidRPr="004E2153" w:rsidRDefault="004E2153" w:rsidP="004E2153">
      <w:pPr>
        <w:pStyle w:val="CodePACKT"/>
        <w:rPr>
          <w:lang w:val="en-GB"/>
        </w:rPr>
      </w:pPr>
    </w:p>
    <w:p w14:paraId="7C153042" w14:textId="41E91368"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r w:rsidR="006A6793">
        <w:rPr>
          <w:lang w:val="en-GB"/>
        </w:rPr>
        <w:t>:</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1A68F259" w:rsidR="004E2153" w:rsidRPr="004E2153" w:rsidRDefault="004E2153" w:rsidP="004E2153">
      <w:pPr>
        <w:pStyle w:val="CodePACKT"/>
      </w:pPr>
      <w:r w:rsidRPr="004E2153">
        <w:t xml:space="preserve">  Name         = </w:t>
      </w:r>
      <w:r w:rsidR="00FE2913">
        <w:t>'</w:t>
      </w:r>
      <w:r w:rsidRPr="004E2153">
        <w:t>ReskitOrg</w:t>
      </w:r>
      <w:r w:rsidR="00FE2913">
        <w:t>'</w:t>
      </w:r>
    </w:p>
    <w:p w14:paraId="0BF31169" w14:textId="1701329F" w:rsidR="004E2153" w:rsidRPr="004E2153" w:rsidRDefault="004E2153" w:rsidP="004E2153">
      <w:pPr>
        <w:pStyle w:val="CodePACKT"/>
      </w:pPr>
      <w:r w:rsidRPr="004E2153">
        <w:t xml:space="preserve">  StartRange   = </w:t>
      </w:r>
      <w:r w:rsidR="00FE2913">
        <w:t>'</w:t>
      </w:r>
      <w:r w:rsidRPr="004E2153">
        <w:t>10.10.10.150</w:t>
      </w:r>
      <w:r w:rsidR="00FE2913">
        <w:t>'</w:t>
      </w:r>
    </w:p>
    <w:p w14:paraId="06EFA1DE" w14:textId="26F0F849" w:rsidR="004E2153" w:rsidRPr="004E2153" w:rsidRDefault="004E2153" w:rsidP="004E2153">
      <w:pPr>
        <w:pStyle w:val="CodePACKT"/>
      </w:pPr>
      <w:r w:rsidRPr="004E2153">
        <w:t xml:space="preserve">  EndRange     = </w:t>
      </w:r>
      <w:r w:rsidR="00FE2913">
        <w:t>'</w:t>
      </w:r>
      <w:r w:rsidRPr="004E2153">
        <w:t>10.10.10.199</w:t>
      </w:r>
      <w:r w:rsidR="00FE2913">
        <w:t>'</w:t>
      </w:r>
    </w:p>
    <w:p w14:paraId="32218862" w14:textId="7AFD6C80" w:rsidR="004E2153" w:rsidRPr="004E2153" w:rsidRDefault="004E2153" w:rsidP="004E2153">
      <w:pPr>
        <w:pStyle w:val="CodePACKT"/>
      </w:pPr>
      <w:r w:rsidRPr="004E2153">
        <w:t xml:space="preserve">  SubnetMask   = </w:t>
      </w:r>
      <w:r w:rsidR="00FE2913">
        <w:t>'</w:t>
      </w:r>
      <w:r w:rsidRPr="004E2153">
        <w:t>255.255.255.0</w:t>
      </w:r>
      <w:r w:rsidR="00FE2913">
        <w:t>'</w:t>
      </w:r>
    </w:p>
    <w:p w14:paraId="4B79DD0F" w14:textId="771DD2B1" w:rsidR="004E2153" w:rsidRPr="004E2153" w:rsidRDefault="004E2153" w:rsidP="004E2153">
      <w:pPr>
        <w:pStyle w:val="CodePACKT"/>
      </w:pPr>
      <w:r w:rsidRPr="004E2153">
        <w:t xml:space="preserve">  ComputerName = </w:t>
      </w:r>
      <w:r w:rsidR="00FE2913">
        <w:t>'</w:t>
      </w:r>
      <w:r w:rsidRPr="004E2153">
        <w:t>DC1.Reskit.Org</w:t>
      </w:r>
      <w:r w:rsidR="00FE2913">
        <w:t>'</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259A4DEE"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w:t>
      </w:r>
      <w:r w:rsidR="00132F6D">
        <w:rPr>
          <w:lang w:val="en-GB"/>
        </w:rPr>
        <w:t>s</w:t>
      </w:r>
      <w:r w:rsidRPr="004E2153">
        <w:rPr>
          <w:lang w:val="en-GB"/>
        </w:rPr>
        <w:t>copes from the server</w:t>
      </w:r>
      <w:r w:rsidR="00A562F1">
        <w:rPr>
          <w:lang w:val="en-GB"/>
        </w:rPr>
        <w:t>:</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BAC7270"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r w:rsidR="006E7544">
        <w:rPr>
          <w:lang w:val="en-GB"/>
        </w:rPr>
        <w:t>:</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1040C644" w:rsidR="004E2153" w:rsidRPr="004E2153" w:rsidRDefault="004E2153" w:rsidP="004E2153">
      <w:pPr>
        <w:pStyle w:val="CodePACKT"/>
        <w:rPr>
          <w:rStyle w:val="CodeInTextPACKT"/>
          <w:color w:val="7030A0"/>
        </w:rPr>
      </w:pPr>
      <w:r w:rsidRPr="004E2153">
        <w:rPr>
          <w:rStyle w:val="CodeInTextPACKT"/>
          <w:color w:val="7030A0"/>
        </w:rPr>
        <w:t xml:space="preserve">  ComputerName = </w:t>
      </w:r>
      <w:r w:rsidR="00FE2913">
        <w:rPr>
          <w:rStyle w:val="CodeInTextPACKT"/>
          <w:color w:val="7030A0"/>
        </w:rPr>
        <w:t>'</w:t>
      </w:r>
      <w:r w:rsidRPr="004E2153">
        <w:rPr>
          <w:rStyle w:val="CodeInTextPACKT"/>
          <w:color w:val="7030A0"/>
        </w:rPr>
        <w:t>DC1.Reskit.Org</w:t>
      </w:r>
      <w:r w:rsidR="00FE2913">
        <w:rPr>
          <w:rStyle w:val="CodeInTextPACKT"/>
          <w:color w:val="7030A0"/>
        </w:rPr>
        <w:t>'</w:t>
      </w:r>
      <w:r w:rsidRPr="004E2153">
        <w:rPr>
          <w:rStyle w:val="CodeInTextPACKT"/>
          <w:color w:val="7030A0"/>
        </w:rPr>
        <w:t xml:space="preserve"> # DHCP Server to Configure</w:t>
      </w:r>
    </w:p>
    <w:p w14:paraId="0D5F0384" w14:textId="2599B3A7" w:rsidR="004E2153" w:rsidRPr="004E2153" w:rsidRDefault="004E2153" w:rsidP="004E2153">
      <w:pPr>
        <w:pStyle w:val="CodePACKT"/>
        <w:rPr>
          <w:rStyle w:val="CodeInTextPACKT"/>
          <w:color w:val="7030A0"/>
        </w:rPr>
      </w:pPr>
      <w:r w:rsidRPr="004E2153">
        <w:rPr>
          <w:rStyle w:val="CodeInTextPACKT"/>
          <w:color w:val="7030A0"/>
        </w:rPr>
        <w:t xml:space="preserve">  DnsDomain    = </w:t>
      </w:r>
      <w:r w:rsidR="00FE2913">
        <w:rPr>
          <w:rStyle w:val="CodeInTextPACKT"/>
          <w:color w:val="7030A0"/>
        </w:rPr>
        <w:t>'</w:t>
      </w:r>
      <w:r w:rsidRPr="004E2153">
        <w:rPr>
          <w:rStyle w:val="CodeInTextPACKT"/>
          <w:color w:val="7030A0"/>
        </w:rPr>
        <w:t>Reskit.Org</w:t>
      </w:r>
      <w:r w:rsidR="00FE2913">
        <w:rPr>
          <w:rStyle w:val="CodeInTextPACKT"/>
          <w:color w:val="7030A0"/>
        </w:rPr>
        <w:t>'</w:t>
      </w:r>
      <w:r w:rsidRPr="004E2153">
        <w:rPr>
          <w:rStyle w:val="CodeInTextPACKT"/>
          <w:color w:val="7030A0"/>
        </w:rPr>
        <w:t xml:space="preserve">     # Client DNS Domain</w:t>
      </w:r>
    </w:p>
    <w:p w14:paraId="1116A577" w14:textId="22EE984A" w:rsidR="004E2153" w:rsidRPr="004E2153" w:rsidRDefault="004E2153" w:rsidP="004E2153">
      <w:pPr>
        <w:pStyle w:val="CodePACKT"/>
        <w:rPr>
          <w:rStyle w:val="CodeInTextPACKT"/>
          <w:color w:val="7030A0"/>
        </w:rPr>
      </w:pPr>
      <w:r w:rsidRPr="004E2153">
        <w:rPr>
          <w:rStyle w:val="CodeInTextPACKT"/>
          <w:color w:val="7030A0"/>
        </w:rPr>
        <w:t xml:space="preserve">  DnsServer    = </w:t>
      </w:r>
      <w:r w:rsidR="00FE2913">
        <w:rPr>
          <w:rStyle w:val="CodeInTextPACKT"/>
          <w:color w:val="7030A0"/>
        </w:rPr>
        <w:t>'</w:t>
      </w:r>
      <w:r w:rsidRPr="004E2153">
        <w:rPr>
          <w:rStyle w:val="CodeInTextPACKT"/>
          <w:color w:val="7030A0"/>
        </w:rPr>
        <w:t>10.10.10.10</w:t>
      </w:r>
      <w:r w:rsidR="00FE2913">
        <w:rPr>
          <w:rStyle w:val="CodeInTextPACKT"/>
          <w:color w:val="7030A0"/>
        </w:rPr>
        <w:t>'</w:t>
      </w:r>
      <w:r w:rsidRPr="004E2153">
        <w:rPr>
          <w:rStyle w:val="CodeInTextPACKT"/>
          <w:color w:val="7030A0"/>
        </w:rPr>
        <w:t xml:space="preserve">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6F2441FD" w:rsidR="004E2153" w:rsidRPr="004E2153" w:rsidRDefault="004E2153" w:rsidP="004E2153">
      <w:pPr>
        <w:pStyle w:val="NumberedBulletPACKT"/>
        <w:rPr>
          <w:lang w:val="en-GB"/>
        </w:rPr>
      </w:pPr>
      <w:r w:rsidRPr="004E2153">
        <w:rPr>
          <w:lang w:val="en-GB"/>
        </w:rPr>
        <w:t>Setting a scope</w:t>
      </w:r>
      <w:r w:rsidR="00B161D9">
        <w:rPr>
          <w:lang w:val="en-GB"/>
        </w:rPr>
        <w:t>-</w:t>
      </w:r>
      <w:r w:rsidRPr="004E2153">
        <w:rPr>
          <w:lang w:val="en-GB"/>
        </w:rPr>
        <w:t>specific option</w:t>
      </w:r>
      <w:r w:rsidR="006E7544">
        <w:rPr>
          <w:lang w:val="en-GB"/>
        </w:rPr>
        <w:t>:</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8116087" w:rsidR="004E2153" w:rsidRPr="004E2153" w:rsidRDefault="004E2153" w:rsidP="004E2153">
      <w:pPr>
        <w:pStyle w:val="CodePACKT"/>
        <w:rPr>
          <w:lang w:val="en-GB"/>
        </w:rPr>
      </w:pPr>
      <w:r w:rsidRPr="004E2153">
        <w:rPr>
          <w:lang w:val="en-GB"/>
        </w:rPr>
        <w:t xml:space="preserve">  ComputerName = </w:t>
      </w:r>
      <w:r w:rsidR="00FE2913">
        <w:rPr>
          <w:lang w:val="en-GB"/>
        </w:rPr>
        <w:t>'</w:t>
      </w:r>
      <w:r w:rsidRPr="004E2153">
        <w:rPr>
          <w:lang w:val="en-GB"/>
        </w:rPr>
        <w:t>DC1.Reskit.Org</w:t>
      </w:r>
      <w:r w:rsidR="00FE2913">
        <w:rPr>
          <w:lang w:val="en-GB"/>
        </w:rPr>
        <w:t>'</w:t>
      </w:r>
      <w:r w:rsidRPr="004E2153">
        <w:rPr>
          <w:lang w:val="en-GB"/>
        </w:rPr>
        <w:t xml:space="preserve"> # DHCP Server to Configure</w:t>
      </w:r>
    </w:p>
    <w:p w14:paraId="74CE1EC9" w14:textId="1DE7F7A4" w:rsidR="004E2153" w:rsidRPr="004E2153" w:rsidRDefault="004E2153" w:rsidP="004E2153">
      <w:pPr>
        <w:pStyle w:val="CodePACKT"/>
        <w:rPr>
          <w:lang w:val="en-GB"/>
        </w:rPr>
      </w:pPr>
      <w:r w:rsidRPr="004E2153">
        <w:rPr>
          <w:lang w:val="en-GB"/>
        </w:rPr>
        <w:t xml:space="preserve">  Router       = </w:t>
      </w:r>
      <w:r w:rsidR="00FE2913">
        <w:rPr>
          <w:lang w:val="en-GB"/>
        </w:rPr>
        <w:t>'</w:t>
      </w:r>
      <w:r w:rsidRPr="004E2153">
        <w:rPr>
          <w:lang w:val="en-GB"/>
        </w:rPr>
        <w:t>10.10.10.254</w:t>
      </w:r>
      <w:r w:rsidR="00FE2913">
        <w:rPr>
          <w:lang w:val="en-GB"/>
        </w:rPr>
        <w:t>'</w:t>
      </w:r>
    </w:p>
    <w:p w14:paraId="227FFC75" w14:textId="05D6424E" w:rsidR="004E2153" w:rsidRPr="004E2153" w:rsidRDefault="004E2153" w:rsidP="004E2153">
      <w:pPr>
        <w:pStyle w:val="CodePACKT"/>
        <w:rPr>
          <w:lang w:val="en-GB"/>
        </w:rPr>
      </w:pPr>
      <w:r w:rsidRPr="004E2153">
        <w:rPr>
          <w:lang w:val="en-GB"/>
        </w:rPr>
        <w:t xml:space="preserve">  ScopeID      = </w:t>
      </w:r>
      <w:r w:rsidR="00FE2913">
        <w:rPr>
          <w:lang w:val="en-GB"/>
        </w:rPr>
        <w:t>'</w:t>
      </w:r>
      <w:r w:rsidRPr="004E2153">
        <w:rPr>
          <w:lang w:val="en-GB"/>
        </w:rPr>
        <w:t>10.10.10.0</w:t>
      </w:r>
      <w:r w:rsidR="00FE2913">
        <w:rPr>
          <w:lang w:val="en-GB"/>
        </w:rPr>
        <w:t>'</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3EFBA235"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r w:rsidR="006E7544">
        <w:rPr>
          <w:lang w:val="en-GB"/>
        </w:rPr>
        <w:t>:</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568AA458"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cope</w:t>
      </w:r>
      <w:r w:rsidR="00B161D9">
        <w:rPr>
          <w:lang w:val="en-GB"/>
        </w:rPr>
        <w:t>-</w:t>
      </w:r>
      <w:r>
        <w:rPr>
          <w:lang w:val="en-GB"/>
        </w:rPr>
        <w:t>s</w:t>
      </w:r>
      <w:r w:rsidRPr="004E2153">
        <w:rPr>
          <w:lang w:val="en-GB"/>
        </w:rPr>
        <w:t>pecific options</w:t>
      </w:r>
      <w:r w:rsidR="006E7544">
        <w:rPr>
          <w:lang w:val="en-GB"/>
        </w:rPr>
        <w:t>:</w:t>
      </w:r>
    </w:p>
    <w:p w14:paraId="613E46BF" w14:textId="77777777" w:rsidR="004E2153" w:rsidRPr="004E2153" w:rsidRDefault="004E2153" w:rsidP="004E2153">
      <w:pPr>
        <w:pStyle w:val="CodePACKT"/>
      </w:pPr>
    </w:p>
    <w:p w14:paraId="507178C6" w14:textId="136029BB" w:rsidR="004E2153" w:rsidRPr="004E2153" w:rsidRDefault="004E2153" w:rsidP="004E2153">
      <w:pPr>
        <w:pStyle w:val="CodePACKT"/>
      </w:pPr>
      <w:r w:rsidRPr="004E2153">
        <w:t xml:space="preserve">Get-DhcpServerv4OptionValue -ScopeId </w:t>
      </w:r>
      <w:r w:rsidR="00FE2913">
        <w:rPr>
          <w:lang w:val="en-GB"/>
        </w:rPr>
        <w:t>'</w:t>
      </w:r>
      <w:r w:rsidRPr="004E2153">
        <w:t>10.10.10.10</w:t>
      </w:r>
      <w:r w:rsidR="00FE2913">
        <w:rPr>
          <w:lang w:val="en-GB"/>
        </w:rPr>
        <w:t>'</w:t>
      </w:r>
      <w:r w:rsidRPr="004E2153">
        <w:t xml:space="preserve">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1FCF9CB0"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r w:rsidR="006E7544">
        <w:rPr>
          <w:lang w:val="en-GB"/>
        </w:rPr>
        <w:t>:</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474B8EE6" w:rsidR="004E2153" w:rsidRDefault="004E2153" w:rsidP="004E2153">
      <w:pPr>
        <w:pStyle w:val="NormalPACKT"/>
        <w:rPr>
          <w:lang w:val="en-GB"/>
        </w:rPr>
      </w:pPr>
      <w:r>
        <w:rPr>
          <w:lang w:val="en-GB"/>
        </w:rPr>
        <w:t xml:space="preserve">In </w:t>
      </w:r>
      <w:r w:rsidRPr="00EF7CA9">
        <w:rPr>
          <w:rStyle w:val="ItalicsPACKT"/>
        </w:rPr>
        <w:t>step 1</w:t>
      </w:r>
      <w:r>
        <w:rPr>
          <w:lang w:val="en-GB"/>
        </w:rPr>
        <w:t xml:space="preserve">, you </w:t>
      </w:r>
      <w:r w:rsidR="00B70A33">
        <w:rPr>
          <w:lang w:val="en-GB"/>
        </w:rPr>
        <w:t xml:space="preserve">import the </w:t>
      </w:r>
      <w:r w:rsidR="00B70A33" w:rsidRPr="00B70A33">
        <w:rPr>
          <w:rStyle w:val="CodeInTextPACKT"/>
        </w:rPr>
        <w:t>DHCPServer</w:t>
      </w:r>
      <w:r w:rsidR="00B70A33">
        <w:rPr>
          <w:lang w:val="en-GB"/>
        </w:rPr>
        <w:t xml:space="preserve"> module. When you installed DHCP (in</w:t>
      </w:r>
      <w:r w:rsidR="00A933E4">
        <w:rPr>
          <w:lang w:val="en-GB"/>
        </w:rPr>
        <w:t xml:space="preserve"> the</w:t>
      </w:r>
      <w:r w:rsidR="00B70A33">
        <w:rPr>
          <w:lang w:val="en-GB"/>
        </w:rPr>
        <w:t xml:space="preserve"> </w:t>
      </w:r>
      <w:r w:rsidR="00B70A33" w:rsidRPr="00FF2E1E">
        <w:rPr>
          <w:rStyle w:val="ItalicsPACKT"/>
        </w:rPr>
        <w:t>Installing DHCP</w:t>
      </w:r>
      <w:r w:rsidR="00A933E4">
        <w:rPr>
          <w:lang w:val="en-GB"/>
        </w:rPr>
        <w:t xml:space="preserve"> recipe)</w:t>
      </w:r>
      <w:r w:rsidR="00B70A33">
        <w:rPr>
          <w:lang w:val="en-GB"/>
        </w:rPr>
        <w:t xml:space="preserve">, you added the management tools, including this module. However, the DHCP team </w:t>
      </w:r>
      <w:r w:rsidR="00A933E4">
        <w:rPr>
          <w:lang w:val="en-GB"/>
        </w:rPr>
        <w:t xml:space="preserve">has </w:t>
      </w:r>
      <w:r w:rsidR="00B70A33">
        <w:rPr>
          <w:lang w:val="en-GB"/>
        </w:rPr>
        <w:t>not yet made this module compatible with PowerShell 7. This step, which produces no output, loads the module using the Windows PowerShell compatibility solution.</w:t>
      </w:r>
      <w:r w:rsidR="0078280E">
        <w:rPr>
          <w:lang w:val="en-GB"/>
        </w:rPr>
        <w:t xml:space="preserve"> You read about the Windows PowerShell compatibility solution in </w:t>
      </w:r>
      <w:r w:rsidR="00AA4805" w:rsidRPr="00AA4805">
        <w:rPr>
          <w:rStyle w:val="ChapterrefPACKT"/>
        </w:rPr>
        <w:t>C</w:t>
      </w:r>
      <w:r w:rsidR="0078280E" w:rsidRPr="00AA4805">
        <w:rPr>
          <w:rStyle w:val="ChapterrefPACKT"/>
        </w:rPr>
        <w:t>hapter 3</w:t>
      </w:r>
      <w:r w:rsidR="0078280E">
        <w:rPr>
          <w:lang w:val="en-GB"/>
        </w:rPr>
        <w:t>.</w:t>
      </w:r>
    </w:p>
    <w:p w14:paraId="21B6B4EF" w14:textId="5329D147" w:rsidR="00B70A33" w:rsidRDefault="00B70A33" w:rsidP="004E2153">
      <w:pPr>
        <w:pStyle w:val="NormalPACKT"/>
        <w:rPr>
          <w:lang w:val="en-GB"/>
        </w:rPr>
      </w:pPr>
      <w:r>
        <w:rPr>
          <w:lang w:val="en-GB"/>
        </w:rPr>
        <w:t xml:space="preserve">In </w:t>
      </w:r>
      <w:r w:rsidRPr="00B70A33">
        <w:rPr>
          <w:rStyle w:val="ItalicsPACKT"/>
        </w:rPr>
        <w:t>step 2</w:t>
      </w:r>
      <w:r>
        <w:rPr>
          <w:lang w:val="en-GB"/>
        </w:rPr>
        <w:t xml:space="preserve">, you create a new DHCP scope for IPV4 addresses. The scope enables the DHCP server to issue IP addresses in the </w:t>
      </w:r>
      <w:r w:rsidRPr="00B65827">
        <w:rPr>
          <w:rStyle w:val="CodeInTextPACKT"/>
        </w:rPr>
        <w:t>10.10.10.150</w:t>
      </w:r>
      <w:r>
        <w:rPr>
          <w:lang w:val="en-GB"/>
        </w:rPr>
        <w:t xml:space="preserve"> - </w:t>
      </w:r>
      <w:r w:rsidRPr="00B65827">
        <w:rPr>
          <w:rStyle w:val="CodeInTextPACKT"/>
        </w:rPr>
        <w:t>10.10.10.199</w:t>
      </w:r>
      <w:r>
        <w:rPr>
          <w:lang w:val="en-GB"/>
        </w:rPr>
        <w:t xml:space="preserve">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C913E6D" w:rsidR="00B70A33" w:rsidRDefault="00546CB1" w:rsidP="004C6BCE">
      <w:pPr>
        <w:pStyle w:val="FigurePACKT"/>
        <w:rPr>
          <w:lang w:val="en-GB"/>
        </w:rPr>
      </w:pPr>
      <w:r>
        <w:drawing>
          <wp:inline distT="0" distB="0" distL="0" distR="0" wp14:anchorId="426F753F" wp14:editId="7AC980CA">
            <wp:extent cx="4286250" cy="79230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5698" cy="801447"/>
                    </a:xfrm>
                    <a:prstGeom prst="rect">
                      <a:avLst/>
                    </a:prstGeom>
                  </pic:spPr>
                </pic:pic>
              </a:graphicData>
            </a:graphic>
          </wp:inline>
        </w:drawing>
      </w:r>
    </w:p>
    <w:p w14:paraId="30C490A8" w14:textId="0C6BEDFA" w:rsidR="006B6721" w:rsidRPr="003026E3" w:rsidRDefault="006B6721" w:rsidP="003026E3">
      <w:pPr>
        <w:pStyle w:val="NormalPACKT"/>
        <w:jc w:val="center"/>
        <w:rPr>
          <w:rStyle w:val="FigureCaptionPACKT"/>
        </w:rPr>
      </w:pPr>
      <w:r w:rsidRPr="003026E3">
        <w:rPr>
          <w:rStyle w:val="FigureCaptionPACKT"/>
        </w:rPr>
        <w:t>Figure 7.15:</w:t>
      </w:r>
      <w:r w:rsidR="003026E3" w:rsidRPr="003026E3">
        <w:rPr>
          <w:rStyle w:val="FigureCaptionPACKT"/>
        </w:rPr>
        <w:t xml:space="preserve"> Getting IPV4 scopes from the server</w:t>
      </w:r>
    </w:p>
    <w:p w14:paraId="23BF624A" w14:textId="240C97FE"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15.png</w:t>
      </w:r>
    </w:p>
    <w:p w14:paraId="42BB920C" w14:textId="4F1DB5A8" w:rsidR="00B70A33" w:rsidRDefault="00B70A33" w:rsidP="00B70A33">
      <w:r>
        <w:t xml:space="preserve">In </w:t>
      </w:r>
      <w:r w:rsidRPr="00B70A33">
        <w:rPr>
          <w:rStyle w:val="ItalicsPACKT"/>
        </w:rPr>
        <w:t>step 4</w:t>
      </w:r>
      <w:r>
        <w:t xml:space="preserve">, you set two server-wide </w:t>
      </w:r>
      <w:r w:rsidR="0078280E">
        <w:t xml:space="preserve">DHCP </w:t>
      </w:r>
      <w:r>
        <w:t>options</w:t>
      </w:r>
      <w:r w:rsidR="00964CE2">
        <w:t xml:space="preserve">, creating </w:t>
      </w:r>
      <w:r>
        <w:t xml:space="preserve">no output. These are options and values offered to all clients of any DHCP scope defined on this server. In </w:t>
      </w:r>
      <w:r w:rsidRPr="00B70A33">
        <w:rPr>
          <w:rStyle w:val="ItalicsPACKT"/>
        </w:rPr>
        <w:t>step 5</w:t>
      </w:r>
      <w:r>
        <w:t xml:space="preserve">, you specify a scope option. </w:t>
      </w:r>
      <w:r w:rsidR="00546CB1">
        <w:t xml:space="preserve">These two </w:t>
      </w:r>
      <w:r>
        <w:t>step</w:t>
      </w:r>
      <w:r w:rsidR="00546CB1">
        <w:t>s</w:t>
      </w:r>
      <w:r>
        <w:t xml:space="preserve"> produce no output.</w:t>
      </w:r>
    </w:p>
    <w:p w14:paraId="0CAC084B" w14:textId="41CEC579" w:rsidR="00B70A33" w:rsidRDefault="00B70A33" w:rsidP="00B70A33">
      <w:r>
        <w:t xml:space="preserve">In </w:t>
      </w:r>
      <w:r w:rsidRPr="00B70A33">
        <w:rPr>
          <w:rStyle w:val="ItalicsPACKT"/>
        </w:rPr>
        <w:t>step 6</w:t>
      </w:r>
      <w:r>
        <w:t xml:space="preserve">, you view the DHCP </w:t>
      </w:r>
      <w:r w:rsidR="002F5A35">
        <w:t>server</w:t>
      </w:r>
      <w:r w:rsidR="00964CE2">
        <w:t>-</w:t>
      </w:r>
      <w:r>
        <w:t xml:space="preserve">wide options, with output </w:t>
      </w:r>
      <w:r w:rsidR="00C32103">
        <w:t xml:space="preserve">that </w:t>
      </w:r>
      <w:r>
        <w:t>looks like this</w:t>
      </w:r>
      <w:r w:rsidR="00C32103">
        <w:t>:</w:t>
      </w:r>
    </w:p>
    <w:p w14:paraId="349B756B" w14:textId="4B3C0F1D" w:rsidR="00B70A33" w:rsidRDefault="00B70A33" w:rsidP="00B70A33">
      <w:pPr>
        <w:pStyle w:val="FigurePACKT"/>
      </w:pPr>
      <w:r>
        <w:drawing>
          <wp:inline distT="0" distB="0" distL="0" distR="0" wp14:anchorId="325A471F" wp14:editId="34520FFC">
            <wp:extent cx="4386359" cy="80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1196" cy="817901"/>
                    </a:xfrm>
                    <a:prstGeom prst="rect">
                      <a:avLst/>
                    </a:prstGeom>
                  </pic:spPr>
                </pic:pic>
              </a:graphicData>
            </a:graphic>
          </wp:inline>
        </w:drawing>
      </w:r>
    </w:p>
    <w:p w14:paraId="5A1C99D5" w14:textId="4D321431" w:rsidR="003A43BA" w:rsidRPr="003A43BA" w:rsidRDefault="003A43BA" w:rsidP="00B70A33">
      <w:pPr>
        <w:pStyle w:val="FigurePACKT"/>
        <w:rPr>
          <w:rStyle w:val="FigureCaptionPACKT"/>
        </w:rPr>
      </w:pPr>
      <w:r w:rsidRPr="003A43BA">
        <w:rPr>
          <w:rStyle w:val="FigureCaptionPACKT"/>
        </w:rPr>
        <w:t>Figure 7.16: Viewing server options</w:t>
      </w:r>
    </w:p>
    <w:p w14:paraId="2133034D" w14:textId="03FC2E13" w:rsidR="00B70A33" w:rsidRDefault="00B70A33" w:rsidP="00B70A33">
      <w:pPr>
        <w:pStyle w:val="LayoutInformationPACKT"/>
        <w:numPr>
          <w:ilvl w:val="0"/>
          <w:numId w:val="3"/>
        </w:numPr>
        <w:rPr>
          <w:noProof/>
        </w:rPr>
      </w:pPr>
      <w:r>
        <w:t xml:space="preserve">Insert image </w:t>
      </w:r>
      <w:r>
        <w:rPr>
          <w:noProof/>
        </w:rPr>
        <w:t>B167</w:t>
      </w:r>
      <w:r w:rsidR="00792EF3">
        <w:rPr>
          <w:noProof/>
        </w:rPr>
        <w:t>6</w:t>
      </w:r>
      <w:r>
        <w:rPr>
          <w:noProof/>
        </w:rPr>
        <w:t>2_0</w:t>
      </w:r>
      <w:r w:rsidR="00792EF3">
        <w:rPr>
          <w:noProof/>
        </w:rPr>
        <w:t>7</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62B1C5F6" w:rsidR="00B70A33" w:rsidRDefault="00357E24" w:rsidP="00B70A33">
      <w:pPr>
        <w:pStyle w:val="FigurePACKT"/>
      </w:pPr>
      <w:r>
        <w:drawing>
          <wp:inline distT="0" distB="0" distL="0" distR="0" wp14:anchorId="18186368" wp14:editId="4DEAA2FB">
            <wp:extent cx="3806260" cy="1021731"/>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3287" cy="1031670"/>
                    </a:xfrm>
                    <a:prstGeom prst="rect">
                      <a:avLst/>
                    </a:prstGeom>
                  </pic:spPr>
                </pic:pic>
              </a:graphicData>
            </a:graphic>
          </wp:inline>
        </w:drawing>
      </w:r>
    </w:p>
    <w:p w14:paraId="2182FAC3" w14:textId="12D25F2B" w:rsidR="004E43A1" w:rsidRPr="004E43A1" w:rsidRDefault="004E43A1" w:rsidP="00B70A33">
      <w:pPr>
        <w:pStyle w:val="FigurePACKT"/>
        <w:rPr>
          <w:rStyle w:val="FigureCaptionPACKT"/>
        </w:rPr>
      </w:pPr>
      <w:r w:rsidRPr="004E43A1">
        <w:rPr>
          <w:rStyle w:val="FigureCaptionPACKT"/>
        </w:rPr>
        <w:t xml:space="preserve">Figure 7.17: </w:t>
      </w:r>
      <w:r w:rsidR="00B161D9">
        <w:rPr>
          <w:rStyle w:val="FigureCaptionPACKT"/>
        </w:rPr>
        <w:t>Viewing scope-specific options</w:t>
      </w:r>
    </w:p>
    <w:p w14:paraId="5B87852D" w14:textId="59044C67" w:rsidR="00B70A33" w:rsidRDefault="00B70A33" w:rsidP="00B70A33">
      <w:pPr>
        <w:pStyle w:val="LayoutInformationPACKT"/>
        <w:numPr>
          <w:ilvl w:val="0"/>
          <w:numId w:val="3"/>
        </w:numPr>
        <w:rPr>
          <w:noProof/>
        </w:rPr>
      </w:pPr>
      <w:r>
        <w:t xml:space="preserve">Insert image </w:t>
      </w:r>
      <w:r>
        <w:rPr>
          <w:noProof/>
        </w:rPr>
        <w:t>B167</w:t>
      </w:r>
      <w:r w:rsidR="00357E24">
        <w:rPr>
          <w:noProof/>
        </w:rPr>
        <w:t>6</w:t>
      </w:r>
      <w:r>
        <w:rPr>
          <w:noProof/>
        </w:rPr>
        <w:t>2_</w:t>
      </w:r>
      <w:r w:rsidR="00357E24">
        <w:rPr>
          <w:noProof/>
        </w:rPr>
        <w:t>07</w:t>
      </w:r>
      <w:r w:rsidRPr="00023EAD">
        <w:rPr>
          <w:noProof/>
        </w:rPr>
        <w:t>_</w:t>
      </w:r>
      <w:r>
        <w:rPr>
          <w:noProof/>
        </w:rPr>
        <w:t>17.png</w:t>
      </w:r>
    </w:p>
    <w:p w14:paraId="2FED18C4" w14:textId="4ADEF799"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w:t>
      </w:r>
      <w:r w:rsidR="0078280E">
        <w:t>c</w:t>
      </w:r>
      <w:r w:rsidR="0078280E" w:rsidRPr="00B70A33">
        <w:t>lients</w:t>
      </w:r>
      <w:r w:rsidRPr="00B70A33">
        <w:t xml:space="preserve">. Most of these options are of little use in most cases but provide support for niche and uncommon </w:t>
      </w:r>
      <w:r w:rsidR="00964CE2">
        <w:t>scenarios</w:t>
      </w:r>
      <w:r w:rsidRPr="00B70A33">
        <w:t xml:space="preserve">. </w:t>
      </w:r>
      <w:r w:rsidR="00CA1AF8">
        <w:t>You</w:t>
      </w:r>
      <w:r w:rsidRPr="00B70A33">
        <w:t xml:space="preserve"> view the set of options defined by default in </w:t>
      </w:r>
      <w:r w:rsidRPr="00B70A33">
        <w:rPr>
          <w:rStyle w:val="ItalicsPACKT"/>
        </w:rPr>
        <w:t>step 8</w:t>
      </w:r>
      <w:r w:rsidRPr="00B70A33">
        <w:t xml:space="preserve">, which looks </w:t>
      </w:r>
      <w:r w:rsidR="00964CE2">
        <w:t>l</w:t>
      </w:r>
      <w:r w:rsidRPr="00B70A33">
        <w:t>ike this:</w:t>
      </w:r>
    </w:p>
    <w:p w14:paraId="4074CA73" w14:textId="5BA89A96" w:rsidR="00B70A33" w:rsidRDefault="00B70A33" w:rsidP="00B70A33">
      <w:pPr>
        <w:pStyle w:val="FigurePACKT"/>
      </w:pPr>
      <w:r>
        <w:drawing>
          <wp:inline distT="0" distB="0" distL="0" distR="0" wp14:anchorId="238A5049" wp14:editId="2543A35E">
            <wp:extent cx="3706590" cy="69724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6833" cy="6991750"/>
                    </a:xfrm>
                    <a:prstGeom prst="rect">
                      <a:avLst/>
                    </a:prstGeom>
                  </pic:spPr>
                </pic:pic>
              </a:graphicData>
            </a:graphic>
          </wp:inline>
        </w:drawing>
      </w:r>
    </w:p>
    <w:p w14:paraId="6E3F5F81" w14:textId="15EAE87A" w:rsidR="008378E6" w:rsidRPr="008378E6" w:rsidRDefault="008378E6" w:rsidP="00B70A33">
      <w:pPr>
        <w:pStyle w:val="FigurePACKT"/>
        <w:rPr>
          <w:rStyle w:val="FigureCaptionPACKT"/>
        </w:rPr>
      </w:pPr>
      <w:r w:rsidRPr="008378E6">
        <w:rPr>
          <w:rStyle w:val="FigureCaptionPACKT"/>
        </w:rPr>
        <w:t>Figure 7.18: Viewing DHCPv4 option definitions</w:t>
      </w:r>
    </w:p>
    <w:p w14:paraId="515CF96C" w14:textId="6DF51F5C" w:rsidR="00B70A33" w:rsidRDefault="00B70A33" w:rsidP="00B70A33">
      <w:pPr>
        <w:pStyle w:val="LayoutInformationPACKT"/>
        <w:numPr>
          <w:ilvl w:val="0"/>
          <w:numId w:val="3"/>
        </w:numPr>
        <w:rPr>
          <w:noProof/>
        </w:rPr>
      </w:pPr>
      <w:r>
        <w:t xml:space="preserve">Insert image </w:t>
      </w:r>
      <w:r>
        <w:rPr>
          <w:noProof/>
        </w:rPr>
        <w:t>B167</w:t>
      </w:r>
      <w:r w:rsidR="003045A5">
        <w:rPr>
          <w:noProof/>
        </w:rPr>
        <w:t>6</w:t>
      </w:r>
      <w:r>
        <w:rPr>
          <w:noProof/>
        </w:rPr>
        <w:t>2_0</w:t>
      </w:r>
      <w:r w:rsidR="003045A5">
        <w:rPr>
          <w:noProof/>
        </w:rPr>
        <w:t>7</w:t>
      </w:r>
      <w:r w:rsidRPr="00023EAD">
        <w:rPr>
          <w:noProof/>
        </w:rPr>
        <w:t>_</w:t>
      </w:r>
      <w:r>
        <w:rPr>
          <w:noProof/>
        </w:rPr>
        <w:t>18.png</w:t>
      </w:r>
    </w:p>
    <w:p w14:paraId="66A014E4" w14:textId="6B2D9A23" w:rsidR="00B761AD" w:rsidRDefault="00B761AD" w:rsidP="00B761AD">
      <w:pPr>
        <w:pStyle w:val="Heading2"/>
      </w:pPr>
      <w:r>
        <w:t>There</w:t>
      </w:r>
      <w:r w:rsidR="00FE2913">
        <w:t>'</w:t>
      </w:r>
      <w:r>
        <w:t>s more...</w:t>
      </w:r>
    </w:p>
    <w:p w14:paraId="264E52EF" w14:textId="43AF97F3"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w:t>
      </w:r>
      <w:r w:rsidRPr="009654C4">
        <w:rPr>
          <w:rStyle w:val="ItalicsPACKT"/>
        </w:rPr>
        <w:t>step 5</w:t>
      </w:r>
      <w:r>
        <w:t xml:space="preserve"> and elsewhere, the DHCP </w:t>
      </w:r>
      <w:r w:rsidR="00964CE2">
        <w:t>c</w:t>
      </w:r>
      <w:r>
        <w:t xml:space="preserve">mdlets do not provide a </w:t>
      </w:r>
      <w:r w:rsidRPr="00B70A33">
        <w:rPr>
          <w:rStyle w:val="CodeInTextPACKT"/>
        </w:rPr>
        <w:t>-DHCPScopeName</w:t>
      </w:r>
      <w:r>
        <w:t xml:space="preserve"> parameter. Instead</w:t>
      </w:r>
      <w:r w:rsidR="00964CE2">
        <w:t>,</w:t>
      </w:r>
      <w:r>
        <w:t xml:space="preserve"> you specify a </w:t>
      </w:r>
      <w:r w:rsidR="00FE2913">
        <w:t>"</w:t>
      </w:r>
      <w:r>
        <w:t>ScopeID</w:t>
      </w:r>
      <w:r w:rsidR="00294918">
        <w:t>.</w:t>
      </w:r>
      <w:r w:rsidR="00FE2913">
        <w:t>"</w:t>
      </w:r>
      <w:r>
        <w:t xml:space="preserve"> In general</w:t>
      </w:r>
      <w:r w:rsidR="00964CE2">
        <w:t>,</w:t>
      </w:r>
      <w:r>
        <w:t xml:space="preserve"> this is the subnet for the IP address</w:t>
      </w:r>
      <w:r w:rsidR="00964CE2">
        <w:t>e</w:t>
      </w:r>
      <w:r>
        <w:t xml:space="preserve">s in the scope, </w:t>
      </w:r>
      <w:r w:rsidR="003644D3" w:rsidRPr="009654C4">
        <w:rPr>
          <w:rStyle w:val="CodeInTextPACKT"/>
        </w:rPr>
        <w:t>1</w:t>
      </w:r>
      <w:r w:rsidRPr="009654C4">
        <w:rPr>
          <w:rStyle w:val="CodeInTextPACKT"/>
        </w:rPr>
        <w:t>0.10.10.0/24</w:t>
      </w:r>
      <w:r>
        <w:t xml:space="preserve">. But even then, as you can see in </w:t>
      </w:r>
      <w:r w:rsidRPr="00B70A33">
        <w:rPr>
          <w:rStyle w:val="ItalicsPACKT"/>
        </w:rPr>
        <w:t xml:space="preserve">step </w:t>
      </w:r>
      <w:r w:rsidR="002F5A35">
        <w:rPr>
          <w:rStyle w:val="ItalicsPACKT"/>
        </w:rPr>
        <w:t>7</w:t>
      </w:r>
      <w:r>
        <w:t xml:space="preserve">, the cmdlet accepts any IP address in </w:t>
      </w:r>
      <w:r w:rsidR="00357E24">
        <w:t xml:space="preserve">the </w:t>
      </w:r>
      <w:r w:rsidR="00357E24" w:rsidRPr="00332840">
        <w:rPr>
          <w:rStyle w:val="CodeInTextPACKT"/>
        </w:rPr>
        <w:t>10.10.10.0/24</w:t>
      </w:r>
      <w:r w:rsidR="00357E24">
        <w:t xml:space="preserve"> </w:t>
      </w:r>
      <w:r>
        <w:t xml:space="preserve">subnet as the subnet ID, including </w:t>
      </w:r>
      <w:r w:rsidRPr="00332840">
        <w:rPr>
          <w:rStyle w:val="CodeInTextPACKT"/>
        </w:rPr>
        <w:t>10.10.10.10</w:t>
      </w:r>
      <w:r w:rsidR="00AE1951">
        <w:t xml:space="preserve"> a</w:t>
      </w:r>
      <w:r>
        <w:t xml:space="preserve">s shown.  </w:t>
      </w:r>
    </w:p>
    <w:p w14:paraId="32FF4FEE" w14:textId="77777777" w:rsidR="00745293" w:rsidRPr="009D0F10" w:rsidRDefault="00745293" w:rsidP="00745293">
      <w:pPr>
        <w:pStyle w:val="Heading1"/>
        <w:tabs>
          <w:tab w:val="left" w:pos="0"/>
        </w:tabs>
      </w:pPr>
      <w:r>
        <w:t>Using DHCP</w:t>
      </w:r>
    </w:p>
    <w:p w14:paraId="07AA3A60" w14:textId="5120DBBF" w:rsidR="00745293" w:rsidRDefault="00515BB6" w:rsidP="00745293">
      <w:pPr>
        <w:pStyle w:val="BulletPACKT"/>
        <w:numPr>
          <w:ilvl w:val="0"/>
          <w:numId w:val="0"/>
        </w:numPr>
      </w:pPr>
      <w:r>
        <w:t>After in</w:t>
      </w:r>
      <w:r w:rsidR="00964CE2">
        <w:t>s</w:t>
      </w:r>
      <w:r>
        <w:t xml:space="preserve">talling the DHCP service and configuring </w:t>
      </w:r>
      <w:r w:rsidR="00294918">
        <w:t xml:space="preserve">the </w:t>
      </w:r>
      <w:r>
        <w:t xml:space="preserve">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1BCB1B88" w:rsidR="00745293" w:rsidRDefault="00515BB6" w:rsidP="00515BB6">
      <w:pPr>
        <w:pStyle w:val="NormalPACKT"/>
      </w:pPr>
      <w:r>
        <w:t>In</w:t>
      </w:r>
      <w:r w:rsidR="00294918">
        <w:t xml:space="preserve"> the</w:t>
      </w:r>
      <w:r>
        <w:t xml:space="preserve"> </w:t>
      </w:r>
      <w:r w:rsidRPr="00087B9C">
        <w:rPr>
          <w:rStyle w:val="ItalicsPACKT"/>
        </w:rPr>
        <w:t>Configur</w:t>
      </w:r>
      <w:r w:rsidR="00412512">
        <w:rPr>
          <w:rStyle w:val="ItalicsPACKT"/>
        </w:rPr>
        <w:t>ing</w:t>
      </w:r>
      <w:r w:rsidRPr="00087B9C">
        <w:rPr>
          <w:rStyle w:val="ItalicsPACKT"/>
        </w:rPr>
        <w:t xml:space="preserve"> IP </w:t>
      </w:r>
      <w:r w:rsidR="00412512">
        <w:rPr>
          <w:rStyle w:val="ItalicsPACKT"/>
        </w:rPr>
        <w:t>a</w:t>
      </w:r>
      <w:r w:rsidRPr="00087B9C">
        <w:rPr>
          <w:rStyle w:val="ItalicsPACKT"/>
        </w:rPr>
        <w:t>ddressing</w:t>
      </w:r>
      <w:r w:rsidR="00294918">
        <w:t xml:space="preserve"> recipe,</w:t>
      </w:r>
      <w:r>
        <w:t xml:space="preserve"> you set a static IP address for </w:t>
      </w:r>
      <w:r w:rsidRPr="00515BB6">
        <w:rPr>
          <w:rStyle w:val="CodeInTextPACKT"/>
        </w:rPr>
        <w:t>SRV2</w:t>
      </w:r>
      <w:r>
        <w:t>. In this recipe, you reconfigure this server to obtain a DHCP</w:t>
      </w:r>
      <w:r w:rsidR="00933CAD">
        <w:t>-</w:t>
      </w:r>
      <w:r>
        <w:t>based IP address (and</w:t>
      </w:r>
      <w:r w:rsidR="00294918">
        <w:t xml:space="preserve"> the</w:t>
      </w:r>
      <w:r>
        <w:t xml:space="preserve"> options you set in </w:t>
      </w:r>
      <w:r w:rsidR="00294918">
        <w:rPr>
          <w:rStyle w:val="ItalicsPACKT"/>
        </w:rPr>
        <w:t xml:space="preserve">the </w:t>
      </w:r>
      <w:r w:rsidRPr="001A7E33">
        <w:rPr>
          <w:rStyle w:val="ItalicsPACKT"/>
        </w:rPr>
        <w:t>Configur</w:t>
      </w:r>
      <w:r w:rsidR="001A7E33">
        <w:rPr>
          <w:rStyle w:val="ItalicsPACKT"/>
        </w:rPr>
        <w:t>ing</w:t>
      </w:r>
      <w:r w:rsidRPr="001A7E33">
        <w:rPr>
          <w:rStyle w:val="ItalicsPACKT"/>
        </w:rPr>
        <w:t xml:space="preserve"> DHCP </w:t>
      </w:r>
      <w:r w:rsidR="001A7E33">
        <w:rPr>
          <w:rStyle w:val="ItalicsPACKT"/>
        </w:rPr>
        <w:t>s</w:t>
      </w:r>
      <w:r w:rsidRPr="001A7E33">
        <w:rPr>
          <w:rStyle w:val="ItalicsPACKT"/>
        </w:rPr>
        <w:t xml:space="preserve">copes and </w:t>
      </w:r>
      <w:r w:rsidR="001A7E33">
        <w:rPr>
          <w:rStyle w:val="ItalicsPACKT"/>
        </w:rPr>
        <w:t>o</w:t>
      </w:r>
      <w:r w:rsidRPr="001A7E33">
        <w:rPr>
          <w:rStyle w:val="ItalicsPACKT"/>
        </w:rPr>
        <w:t>ptions</w:t>
      </w:r>
      <w:r w:rsidR="00294918">
        <w:t xml:space="preserve"> recipe)</w:t>
      </w:r>
      <w:r>
        <w:t xml:space="preserve">. </w:t>
      </w:r>
    </w:p>
    <w:p w14:paraId="7207C6D8" w14:textId="6C9933C3" w:rsidR="00745293" w:rsidRDefault="00745293" w:rsidP="00745293">
      <w:pPr>
        <w:pStyle w:val="Heading2"/>
        <w:tabs>
          <w:tab w:val="left" w:pos="0"/>
        </w:tabs>
      </w:pPr>
      <w:r>
        <w:t xml:space="preserve">Getting </w:t>
      </w:r>
      <w:r w:rsidR="006E6694">
        <w:t>r</w:t>
      </w:r>
      <w:r>
        <w:t>eady</w:t>
      </w:r>
    </w:p>
    <w:p w14:paraId="366DEDC4" w14:textId="60B903E7" w:rsidR="00745293" w:rsidRDefault="00515BB6" w:rsidP="00515BB6">
      <w:pPr>
        <w:pStyle w:val="NormalPACKT"/>
      </w:pPr>
      <w:r>
        <w:rPr>
          <w:lang w:val="en-GB"/>
        </w:rPr>
        <w:t xml:space="preserve">You run this recipe on </w:t>
      </w:r>
      <w:r w:rsidRPr="003E07A6">
        <w:rPr>
          <w:rStyle w:val="CodeInTextPACKT"/>
        </w:rPr>
        <w:t>SRV2</w:t>
      </w:r>
      <w:r w:rsidR="00294918">
        <w:rPr>
          <w:lang w:val="en-GB"/>
        </w:rPr>
        <w:t xml:space="preserve">, </w:t>
      </w:r>
      <w:r>
        <w:rPr>
          <w:lang w:val="en-GB"/>
        </w:rPr>
        <w:t>which you</w:t>
      </w:r>
      <w:r w:rsidR="00583E05">
        <w:rPr>
          <w:lang w:val="en-GB"/>
        </w:rPr>
        <w:t>'ve</w:t>
      </w:r>
      <w:r>
        <w:rPr>
          <w:lang w:val="en-GB"/>
        </w:rPr>
        <w:t xml:space="preserve"> reconfigure</w:t>
      </w:r>
      <w:r w:rsidR="00843FD8">
        <w:rPr>
          <w:lang w:val="en-GB"/>
        </w:rPr>
        <w:t>d</w:t>
      </w:r>
      <w:r>
        <w:rPr>
          <w:lang w:val="en-GB"/>
        </w:rPr>
        <w:t xml:space="preserve"> to get its address via DHCP. You also need </w:t>
      </w:r>
      <w:r w:rsidRPr="003E07A6">
        <w:rPr>
          <w:rStyle w:val="CodeInTextPACKT"/>
        </w:rPr>
        <w:t>DC1</w:t>
      </w:r>
      <w:r>
        <w:rPr>
          <w:lang w:val="en-GB"/>
        </w:rPr>
        <w:t xml:space="preserve">, a domain controller for the </w:t>
      </w:r>
      <w:r w:rsidR="00FD6D2A">
        <w:rPr>
          <w:lang w:val="en-GB"/>
        </w:rPr>
        <w:t>R</w:t>
      </w:r>
      <w:r w:rsidRPr="00FD6D2A">
        <w:rPr>
          <w:lang w:val="en-GB"/>
        </w:rPr>
        <w:t>eskit.</w:t>
      </w:r>
      <w:r w:rsidR="00FD6D2A">
        <w:rPr>
          <w:lang w:val="en-GB"/>
        </w:rPr>
        <w:t>O</w:t>
      </w:r>
      <w:r w:rsidRPr="00FD6D2A">
        <w:rPr>
          <w:lang w:val="en-GB"/>
        </w:rPr>
        <w:t>rg</w:t>
      </w:r>
      <w:r>
        <w:rPr>
          <w:lang w:val="en-GB"/>
        </w:rPr>
        <w:t xml:space="preserve"> domain</w:t>
      </w:r>
      <w:r w:rsidR="00294918">
        <w:rPr>
          <w:lang w:val="en-GB"/>
        </w:rPr>
        <w:t>,</w:t>
      </w:r>
      <w:r>
        <w:rPr>
          <w:lang w:val="en-GB"/>
        </w:rPr>
        <w:t xml:space="preserve"> and a DHCP server </w:t>
      </w:r>
      <w:r w:rsidR="00294918">
        <w:rPr>
          <w:lang w:val="en-GB"/>
        </w:rPr>
        <w:t xml:space="preserve">that </w:t>
      </w:r>
      <w:r>
        <w:rPr>
          <w:lang w:val="en-GB"/>
        </w:rPr>
        <w:t>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34D79F04"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w:t>
      </w:r>
      <w:r w:rsidR="00357E24">
        <w:rPr>
          <w:lang w:val="en-GB" w:eastAsia="en-GB"/>
        </w:rPr>
        <w:t>t</w:t>
      </w:r>
      <w:r w:rsidR="00357E24" w:rsidRPr="0080731C">
        <w:rPr>
          <w:lang w:val="en-GB" w:eastAsia="en-GB"/>
        </w:rPr>
        <w:t>ools</w:t>
      </w:r>
      <w:del w:id="44" w:author="Thomas Lee" w:date="2021-06-15T09:41:00Z">
        <w:r w:rsidR="00853E68" w:rsidDel="00F46AA5">
          <w:rPr>
            <w:lang w:val="en-GB" w:eastAsia="en-GB"/>
          </w:rPr>
          <w:delText>:</w:delText>
        </w:r>
      </w:del>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commentRangeStart w:id="45"/>
      <w:r w:rsidRPr="003644D3">
        <w:t>Import-Module -Name ServerManager -WarningAction SilentlyContinue</w:t>
      </w:r>
      <w:commentRangeEnd w:id="45"/>
      <w:r w:rsidR="00F46AA5">
        <w:rPr>
          <w:rStyle w:val="CommentReference"/>
          <w:rFonts w:ascii="Arial" w:hAnsi="Arial"/>
          <w:color w:val="auto"/>
          <w:lang w:eastAsia="en-US"/>
        </w:rPr>
        <w:commentReference w:id="45"/>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12494B10" w:rsidR="0080731C" w:rsidRPr="0080731C" w:rsidRDefault="0080731C" w:rsidP="0080731C">
      <w:pPr>
        <w:pStyle w:val="NumberedBulletPACKT"/>
        <w:rPr>
          <w:color w:val="000000"/>
          <w:lang w:val="en-GB" w:eastAsia="en-GB"/>
        </w:rPr>
      </w:pPr>
      <w:r w:rsidRPr="0080731C">
        <w:rPr>
          <w:lang w:val="en-GB" w:eastAsia="en-GB"/>
        </w:rPr>
        <w:t>Importing the DHCP module</w:t>
      </w:r>
      <w:del w:id="46" w:author="Thomas Lee" w:date="2021-06-15T09:41:00Z">
        <w:r w:rsidR="0038442F" w:rsidDel="00F46AA5">
          <w:rPr>
            <w:lang w:val="en-GB" w:eastAsia="en-GB"/>
          </w:rPr>
          <w:delText>:</w:delText>
        </w:r>
      </w:del>
    </w:p>
    <w:p w14:paraId="090BA79E" w14:textId="77777777" w:rsidR="0080731C" w:rsidRDefault="0080731C" w:rsidP="0080731C">
      <w:pPr>
        <w:pStyle w:val="CodePACKT"/>
        <w:rPr>
          <w:lang w:val="en-GB"/>
        </w:rPr>
      </w:pPr>
      <w:commentRangeStart w:id="47"/>
    </w:p>
    <w:p w14:paraId="04675A96" w14:textId="671418E3" w:rsidR="0080731C" w:rsidRPr="0080731C" w:rsidRDefault="0080731C" w:rsidP="0080731C">
      <w:pPr>
        <w:pStyle w:val="CodePACKT"/>
        <w:rPr>
          <w:lang w:val="en-GB"/>
        </w:rPr>
      </w:pPr>
      <w:r w:rsidRPr="0080731C">
        <w:rPr>
          <w:lang w:val="en-GB"/>
        </w:rPr>
        <w:t>Import-Module -Name DHCPServer -WarningAction SilentlyContinue</w:t>
      </w:r>
      <w:commentRangeEnd w:id="47"/>
      <w:r w:rsidR="00F46AA5">
        <w:rPr>
          <w:rStyle w:val="CommentReference"/>
          <w:rFonts w:ascii="Arial" w:hAnsi="Arial"/>
          <w:color w:val="auto"/>
          <w:lang w:eastAsia="en-US"/>
        </w:rPr>
        <w:commentReference w:id="47"/>
      </w:r>
    </w:p>
    <w:p w14:paraId="0C0ACD64" w14:textId="77777777" w:rsidR="0080731C" w:rsidRPr="0080731C" w:rsidRDefault="0080731C" w:rsidP="0080731C">
      <w:pPr>
        <w:pStyle w:val="CodePACKT"/>
        <w:rPr>
          <w:lang w:val="en-GB"/>
        </w:rPr>
      </w:pPr>
    </w:p>
    <w:p w14:paraId="15761ED7" w14:textId="6D782450" w:rsidR="0080731C" w:rsidRPr="00FE6602" w:rsidRDefault="0080731C" w:rsidP="00FE6602">
      <w:pPr>
        <w:pStyle w:val="NumberedBulletPACKT"/>
        <w:rPr>
          <w:rStyle w:val="CodeInTextPACKT"/>
          <w:rFonts w:ascii="Times New Roman" w:hAnsi="Times New Roman"/>
          <w:color w:val="auto"/>
          <w:sz w:val="22"/>
          <w:szCs w:val="24"/>
        </w:rPr>
      </w:pPr>
      <w:r w:rsidRPr="00FE6602">
        <w:t>Viewing the scopes on </w:t>
      </w:r>
      <w:r w:rsidRPr="00FE6602">
        <w:rPr>
          <w:rStyle w:val="CodeInTextPACKT"/>
        </w:rPr>
        <w:t>DC1</w:t>
      </w:r>
      <w:del w:id="48" w:author="Thomas Lee" w:date="2021-06-15T09:41:00Z">
        <w:r w:rsidR="0038442F" w:rsidRPr="00FE6602" w:rsidDel="00F46AA5">
          <w:delText>:</w:delText>
        </w:r>
      </w:del>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351610AB"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del w:id="49" w:author="Thomas Lee" w:date="2021-06-15T09:41:00Z">
        <w:r w:rsidR="005A1254" w:rsidDel="00F46AA5">
          <w:rPr>
            <w:lang w:val="en-GB" w:eastAsia="en-GB"/>
          </w:rPr>
          <w:delText>:</w:delText>
        </w:r>
      </w:del>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2A8A307C" w:rsidR="0080731C" w:rsidRPr="0080731C" w:rsidRDefault="0080731C" w:rsidP="0080731C">
      <w:pPr>
        <w:pStyle w:val="NumberedBulletPACKT"/>
        <w:rPr>
          <w:color w:val="000000"/>
          <w:lang w:val="en-GB" w:eastAsia="en-GB"/>
        </w:rPr>
      </w:pPr>
      <w:r w:rsidRPr="0080731C">
        <w:rPr>
          <w:lang w:val="en-GB" w:eastAsia="en-GB"/>
        </w:rPr>
        <w:t>Discovering a free IP address</w:t>
      </w:r>
      <w:del w:id="50" w:author="Thomas Lee" w:date="2021-06-15T09:41:00Z">
        <w:r w:rsidR="00E6191F" w:rsidDel="00F46AA5">
          <w:rPr>
            <w:lang w:val="en-GB" w:eastAsia="en-GB"/>
          </w:rPr>
          <w:delText>:</w:delText>
        </w:r>
      </w:del>
    </w:p>
    <w:p w14:paraId="4B9F6C1A" w14:textId="77777777" w:rsidR="0080731C" w:rsidRPr="0080731C" w:rsidRDefault="0080731C" w:rsidP="0080731C">
      <w:pPr>
        <w:pStyle w:val="CodePACKT"/>
      </w:pPr>
      <w:commentRangeStart w:id="51"/>
      <w:commentRangeStart w:id="52"/>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commentRangeEnd w:id="51"/>
      <w:r w:rsidR="00504DCF">
        <w:rPr>
          <w:rStyle w:val="CommentReference"/>
          <w:rFonts w:ascii="Arial" w:hAnsi="Arial"/>
          <w:color w:val="auto"/>
          <w:lang w:eastAsia="en-US"/>
        </w:rPr>
        <w:commentReference w:id="51"/>
      </w:r>
      <w:commentRangeEnd w:id="52"/>
      <w:r w:rsidR="00C035B2">
        <w:rPr>
          <w:rStyle w:val="CommentReference"/>
          <w:rFonts w:ascii="Arial" w:hAnsi="Arial"/>
          <w:color w:val="auto"/>
          <w:lang w:eastAsia="en-US"/>
        </w:rPr>
        <w:commentReference w:id="52"/>
      </w:r>
    </w:p>
    <w:p w14:paraId="1922DADF" w14:textId="77777777" w:rsidR="0080731C" w:rsidRPr="0080731C" w:rsidRDefault="0080731C" w:rsidP="0080731C">
      <w:pPr>
        <w:pStyle w:val="CodePACKT"/>
      </w:pPr>
    </w:p>
    <w:p w14:paraId="6933562E" w14:textId="7030D7ED"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w:t>
      </w:r>
      <w:r w:rsidR="00504DCF">
        <w:rPr>
          <w:lang w:val="en-GB" w:eastAsia="en-GB"/>
        </w:rPr>
        <w:t>c</w:t>
      </w:r>
      <w:r w:rsidR="00504DCF" w:rsidRPr="0080731C">
        <w:rPr>
          <w:lang w:val="en-GB" w:eastAsia="en-GB"/>
        </w:rPr>
        <w:t>onfiguration</w:t>
      </w:r>
      <w:del w:id="53" w:author="Thomas Lee" w:date="2021-06-15T09:42:00Z">
        <w:r w:rsidR="000B4063" w:rsidDel="00F46AA5">
          <w:rPr>
            <w:lang w:val="en-GB" w:eastAsia="en-GB"/>
          </w:rPr>
          <w:delText>:</w:delText>
        </w:r>
      </w:del>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Get-NetIPConfiguration </w:t>
      </w:r>
      <w:commentRangeStart w:id="54"/>
      <w:r w:rsidRPr="0080731C">
        <w:rPr>
          <w:lang w:val="en-GB"/>
        </w:rPr>
        <w:t>-InterfaceIndex </w:t>
      </w:r>
      <w:commentRangeEnd w:id="54"/>
      <w:r w:rsidR="002E366C">
        <w:rPr>
          <w:rStyle w:val="CommentReference"/>
          <w:rFonts w:ascii="Arial" w:hAnsi="Arial"/>
          <w:color w:val="auto"/>
          <w:lang w:eastAsia="en-US"/>
        </w:rPr>
        <w:commentReference w:id="54"/>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1272E003" w:rsidR="0080731C" w:rsidRPr="0080731C" w:rsidRDefault="0080731C" w:rsidP="0080731C">
      <w:pPr>
        <w:pStyle w:val="NumberedBulletPACKT"/>
        <w:rPr>
          <w:color w:val="000000"/>
          <w:lang w:val="en-GB" w:eastAsia="en-GB"/>
        </w:rPr>
      </w:pPr>
      <w:r w:rsidRPr="0080731C">
        <w:rPr>
          <w:lang w:val="en-GB" w:eastAsia="en-GB"/>
        </w:rPr>
        <w:t>Getting IP </w:t>
      </w:r>
      <w:r w:rsidR="0079208F">
        <w:rPr>
          <w:lang w:val="en-GB" w:eastAsia="en-GB"/>
        </w:rPr>
        <w:t>i</w:t>
      </w:r>
      <w:r w:rsidR="0079208F" w:rsidRPr="0080731C">
        <w:rPr>
          <w:lang w:val="en-GB" w:eastAsia="en-GB"/>
        </w:rPr>
        <w:t>nterface</w:t>
      </w:r>
      <w:r w:rsidR="004A67B7">
        <w:rPr>
          <w:lang w:val="en-GB" w:eastAsia="en-GB"/>
        </w:rPr>
        <w:t xml:space="preserve"> details</w:t>
      </w:r>
      <w:del w:id="55" w:author="Thomas Lee" w:date="2021-06-15T09:42:00Z">
        <w:r w:rsidR="00022AD5" w:rsidDel="00F46AA5">
          <w:rPr>
            <w:lang w:val="en-GB" w:eastAsia="en-GB"/>
          </w:rPr>
          <w:delText>:</w:delText>
        </w:r>
      </w:del>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Get-NetIPInterface  | </w:t>
      </w:r>
    </w:p>
    <w:p w14:paraId="1DA1D066" w14:textId="49655747" w:rsidR="0080731C" w:rsidRPr="0080731C" w:rsidRDefault="0080731C" w:rsidP="0080731C">
      <w:pPr>
        <w:pStyle w:val="CodePACKT"/>
      </w:pPr>
      <w:r w:rsidRPr="0080731C">
        <w:t>    Where-Object AddressFamily -eq </w:t>
      </w:r>
      <w:r w:rsidR="00FE2913">
        <w:t>'</w:t>
      </w:r>
      <w:r w:rsidRPr="0080731C">
        <w:t>IPv4</w:t>
      </w:r>
      <w:r w:rsidR="00FE2913">
        <w:t>'</w:t>
      </w:r>
    </w:p>
    <w:p w14:paraId="63C4882F" w14:textId="77777777" w:rsidR="0080731C" w:rsidRPr="0080731C" w:rsidRDefault="0080731C" w:rsidP="0080731C">
      <w:pPr>
        <w:pStyle w:val="CodePACKT"/>
      </w:pPr>
    </w:p>
    <w:p w14:paraId="05A95695" w14:textId="5C089A32"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del w:id="56" w:author="Thomas Lee" w:date="2021-06-15T09:42:00Z">
        <w:r w:rsidR="00213F50" w:rsidDel="00F46AA5">
          <w:rPr>
            <w:lang w:val="en-GB" w:eastAsia="en-GB"/>
          </w:rPr>
          <w:delText>:</w:delText>
        </w:r>
      </w:del>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Get-NetIPInterface  | </w:t>
      </w:r>
    </w:p>
    <w:p w14:paraId="3CE4F654" w14:textId="4B8BDF10" w:rsidR="0080731C" w:rsidRPr="0080731C" w:rsidRDefault="0080731C" w:rsidP="0080731C">
      <w:pPr>
        <w:pStyle w:val="CodePACKT"/>
      </w:pPr>
      <w:r w:rsidRPr="0080731C">
        <w:t>    Where-Object AddressFamily -eq </w:t>
      </w:r>
      <w:r w:rsidR="00FE2913">
        <w:t>'</w:t>
      </w:r>
      <w:r w:rsidRPr="0080731C">
        <w:t>IPv4</w:t>
      </w:r>
      <w:r w:rsidR="00FE2913">
        <w:t>'</w:t>
      </w:r>
      <w:r w:rsidRPr="0080731C">
        <w:t> |</w:t>
      </w:r>
    </w:p>
    <w:p w14:paraId="36CAC657" w14:textId="77777777" w:rsidR="0080731C" w:rsidRPr="0080731C" w:rsidRDefault="0080731C" w:rsidP="0080731C">
      <w:pPr>
        <w:pStyle w:val="CodePACKT"/>
      </w:pPr>
      <w:r w:rsidRPr="0080731C">
        <w:t>      Set-NetIPInterface -Dhcp Enabled</w:t>
      </w:r>
    </w:p>
    <w:p w14:paraId="1C27B892" w14:textId="77777777" w:rsidR="0080731C" w:rsidRPr="0080731C" w:rsidRDefault="0080731C" w:rsidP="0080731C">
      <w:pPr>
        <w:pStyle w:val="CodePACKT"/>
      </w:pPr>
    </w:p>
    <w:p w14:paraId="3AE07F06" w14:textId="51105877" w:rsidR="0080731C" w:rsidRPr="0080731C" w:rsidRDefault="0080731C" w:rsidP="0080731C">
      <w:pPr>
        <w:pStyle w:val="NumberedBulletPACKT"/>
        <w:rPr>
          <w:color w:val="000000"/>
          <w:lang w:val="en-GB" w:eastAsia="en-GB"/>
        </w:rPr>
      </w:pPr>
      <w:r w:rsidRPr="0080731C">
        <w:rPr>
          <w:lang w:val="en-GB" w:eastAsia="en-GB"/>
        </w:rPr>
        <w:t>Checking IP address assigned</w:t>
      </w:r>
      <w:del w:id="57" w:author="Thomas Lee" w:date="2021-06-15T09:42:00Z">
        <w:r w:rsidR="00223B2E" w:rsidDel="00F46AA5">
          <w:rPr>
            <w:lang w:val="en-GB" w:eastAsia="en-GB"/>
          </w:rPr>
          <w:delText>:</w:delText>
        </w:r>
      </w:del>
    </w:p>
    <w:p w14:paraId="5B418D79" w14:textId="77777777" w:rsidR="0080731C" w:rsidRPr="0080731C" w:rsidRDefault="0080731C" w:rsidP="0080731C">
      <w:pPr>
        <w:pStyle w:val="CodePACKT"/>
      </w:pPr>
    </w:p>
    <w:p w14:paraId="5175D5AE" w14:textId="66D52BC5" w:rsidR="0080731C" w:rsidRPr="0080731C" w:rsidRDefault="0080731C" w:rsidP="0080731C">
      <w:pPr>
        <w:pStyle w:val="CodePACKT"/>
      </w:pPr>
      <w:r w:rsidRPr="0080731C">
        <w:t>Get-NetIPAddress -InterfaceAlias </w:t>
      </w:r>
      <w:r w:rsidR="00FE2913">
        <w:t>"</w:t>
      </w:r>
      <w:r w:rsidRPr="0080731C">
        <w:t>Ethernet</w:t>
      </w:r>
      <w:r w:rsidR="00FE2913">
        <w:t>"</w:t>
      </w:r>
      <w:r w:rsidRPr="0080731C">
        <w:t>   | </w:t>
      </w:r>
    </w:p>
    <w:p w14:paraId="30935F82" w14:textId="777664EA" w:rsidR="0080731C" w:rsidRPr="0080731C" w:rsidRDefault="0080731C" w:rsidP="0080731C">
      <w:pPr>
        <w:pStyle w:val="CodePACKT"/>
      </w:pPr>
      <w:r w:rsidRPr="0080731C">
        <w:t>  Where-Object AddressFamily -eq </w:t>
      </w:r>
      <w:r w:rsidR="00FE2913">
        <w:t>'</w:t>
      </w:r>
      <w:r w:rsidRPr="0080731C">
        <w:t>IPv4</w:t>
      </w:r>
      <w:r w:rsidR="00FE2913">
        <w:t>'</w:t>
      </w:r>
    </w:p>
    <w:p w14:paraId="20C3DC44" w14:textId="77777777" w:rsidR="0080731C" w:rsidRPr="0080731C" w:rsidRDefault="0080731C" w:rsidP="0080731C">
      <w:pPr>
        <w:pStyle w:val="CodePACKT"/>
      </w:pPr>
    </w:p>
    <w:p w14:paraId="14E5CE9C" w14:textId="7A5D513F"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del w:id="58" w:author="Thomas Lee" w:date="2021-06-15T09:42:00Z">
        <w:r w:rsidR="00022B98" w:rsidDel="00F46AA5">
          <w:rPr>
            <w:lang w:val="en-GB" w:eastAsia="en-GB"/>
          </w:rPr>
          <w:delText>:</w:delText>
        </w:r>
      </w:del>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4FB6BD4" w:rsidR="0080731C" w:rsidRPr="0080731C" w:rsidRDefault="0080731C" w:rsidP="0080731C">
      <w:pPr>
        <w:pStyle w:val="NumberedBulletPACKT"/>
        <w:rPr>
          <w:color w:val="000000"/>
          <w:lang w:val="en-GB" w:eastAsia="en-GB"/>
        </w:rPr>
      </w:pPr>
      <w:r w:rsidRPr="0080731C">
        <w:rPr>
          <w:lang w:val="en-GB" w:eastAsia="en-GB"/>
        </w:rPr>
        <w:t>Discovering the next free IP address</w:t>
      </w:r>
      <w:r w:rsidR="00373F78">
        <w:rPr>
          <w:lang w:val="en-GB" w:eastAsia="en-GB"/>
        </w:rPr>
        <w:t>:</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commentRangeStart w:id="59"/>
      <w:commentRangeStart w:id="60"/>
      <w:r w:rsidRPr="0080731C">
        <w:t>Get-DhcpServerv4FreeIPAddress -ComputerName </w:t>
      </w:r>
      <w:r w:rsidR="004D3E58">
        <w:t>DC</w:t>
      </w:r>
      <w:r w:rsidRPr="0080731C">
        <w:t>1 -ScopeId 10.10.10.42</w:t>
      </w:r>
      <w:commentRangeEnd w:id="59"/>
      <w:r w:rsidR="00504DCF">
        <w:rPr>
          <w:rStyle w:val="CommentReference"/>
          <w:rFonts w:ascii="Arial" w:hAnsi="Arial"/>
          <w:color w:val="auto"/>
          <w:lang w:eastAsia="en-US"/>
        </w:rPr>
        <w:commentReference w:id="59"/>
      </w:r>
      <w:commentRangeEnd w:id="60"/>
      <w:r w:rsidR="001647F1">
        <w:rPr>
          <w:rStyle w:val="CommentReference"/>
          <w:rFonts w:ascii="Arial" w:hAnsi="Arial"/>
          <w:color w:val="auto"/>
          <w:lang w:eastAsia="en-US"/>
        </w:rPr>
        <w:commentReference w:id="60"/>
      </w:r>
    </w:p>
    <w:p w14:paraId="37DFFA8E" w14:textId="77777777" w:rsidR="0080731C" w:rsidRPr="0080731C" w:rsidRDefault="0080731C" w:rsidP="0080731C">
      <w:pPr>
        <w:pStyle w:val="CodePACKT"/>
      </w:pPr>
    </w:p>
    <w:p w14:paraId="269BF97F" w14:textId="723CD775" w:rsidR="0080731C" w:rsidRPr="0080731C" w:rsidRDefault="0080731C" w:rsidP="0080731C">
      <w:pPr>
        <w:pStyle w:val="NumberedBulletPACKT"/>
        <w:rPr>
          <w:color w:val="000000"/>
          <w:lang w:val="en-GB" w:eastAsia="en-GB"/>
        </w:rPr>
      </w:pPr>
      <w:r w:rsidRPr="0080731C">
        <w:rPr>
          <w:lang w:val="en-GB" w:eastAsia="en-GB"/>
        </w:rPr>
        <w:t>Checking IPv4 DNS </w:t>
      </w:r>
      <w:r w:rsidR="00504DCF">
        <w:rPr>
          <w:lang w:val="en-GB" w:eastAsia="en-GB"/>
        </w:rPr>
        <w:t>n</w:t>
      </w:r>
      <w:r w:rsidR="00504DCF" w:rsidRPr="0080731C">
        <w:rPr>
          <w:lang w:val="en-GB" w:eastAsia="en-GB"/>
        </w:rPr>
        <w:t>ame </w:t>
      </w:r>
      <w:r w:rsidR="00504DCF">
        <w:rPr>
          <w:lang w:val="en-GB" w:eastAsia="en-GB"/>
        </w:rPr>
        <w:t>r</w:t>
      </w:r>
      <w:r w:rsidR="00504DCF" w:rsidRPr="0080731C">
        <w:rPr>
          <w:lang w:val="en-GB" w:eastAsia="en-GB"/>
        </w:rPr>
        <w:t>esolution</w:t>
      </w:r>
      <w:r w:rsidR="00BA176A">
        <w:rPr>
          <w:lang w:val="en-GB" w:eastAsia="en-GB"/>
        </w:rPr>
        <w:t>:</w:t>
      </w:r>
    </w:p>
    <w:p w14:paraId="0DDDB510" w14:textId="77777777" w:rsidR="0080731C" w:rsidRPr="0080731C" w:rsidRDefault="0080731C" w:rsidP="0080731C">
      <w:pPr>
        <w:pStyle w:val="CodePACKT"/>
      </w:pPr>
    </w:p>
    <w:p w14:paraId="48BF43CB" w14:textId="259FC453" w:rsidR="0080731C" w:rsidRPr="0080731C" w:rsidRDefault="0080731C" w:rsidP="0080731C">
      <w:pPr>
        <w:pStyle w:val="CodePACKT"/>
      </w:pPr>
      <w:r w:rsidRPr="0080731C">
        <w:t>Resolve-DnsName -Name SRV2.</w:t>
      </w:r>
      <w:r w:rsidR="00504DCF">
        <w:t>R</w:t>
      </w:r>
      <w:r w:rsidR="00504DCF" w:rsidRPr="0080731C">
        <w:t>eskit</w:t>
      </w:r>
      <w:r w:rsidRPr="0080731C">
        <w:t>.</w:t>
      </w:r>
      <w:r w:rsidR="00504DCF">
        <w:t>O</w:t>
      </w:r>
      <w:r w:rsidR="00504DCF" w:rsidRPr="0080731C">
        <w:t>rg </w:t>
      </w:r>
      <w:r w:rsidRPr="0080731C">
        <w:t>-Type A</w:t>
      </w:r>
    </w:p>
    <w:p w14:paraId="59072914" w14:textId="77777777" w:rsidR="00745293" w:rsidRDefault="00745293" w:rsidP="00745293">
      <w:pPr>
        <w:pStyle w:val="Heading2"/>
        <w:numPr>
          <w:ilvl w:val="1"/>
          <w:numId w:val="3"/>
        </w:numPr>
        <w:tabs>
          <w:tab w:val="left" w:pos="0"/>
        </w:tabs>
      </w:pPr>
      <w:r>
        <w:t>How it works...</w:t>
      </w:r>
    </w:p>
    <w:p w14:paraId="02BFCF6B" w14:textId="23228F2E" w:rsidR="00745293" w:rsidRDefault="003644D3" w:rsidP="003644D3">
      <w:pPr>
        <w:pStyle w:val="NormalPACKT"/>
      </w:pPr>
      <w:r>
        <w:t xml:space="preserve">In </w:t>
      </w:r>
      <w:r w:rsidRPr="003644D3">
        <w:rPr>
          <w:rStyle w:val="ItalicsPACKT"/>
        </w:rPr>
        <w:t>step 1</w:t>
      </w:r>
      <w:r>
        <w:t xml:space="preserve">, you install the RSAT-DHCP feature to add the DHCP </w:t>
      </w:r>
      <w:r w:rsidR="007110AC">
        <w:t>s</w:t>
      </w:r>
      <w:r>
        <w:t>erver</w:t>
      </w:r>
      <w:r w:rsidR="00FE2913">
        <w:t>'</w:t>
      </w:r>
      <w:r>
        <w:t xml:space="preserve">s PowerShell module on </w:t>
      </w:r>
      <w:r w:rsidRPr="003644D3">
        <w:rPr>
          <w:rStyle w:val="CodeInTextPACKT"/>
        </w:rPr>
        <w:t>SRV1</w:t>
      </w:r>
      <w:r>
        <w:t>, with output like this:</w:t>
      </w:r>
    </w:p>
    <w:p w14:paraId="2452A10C" w14:textId="1587A22F" w:rsidR="003644D3" w:rsidRDefault="00357E24" w:rsidP="003644D3">
      <w:pPr>
        <w:pStyle w:val="FigurePACKT"/>
      </w:pPr>
      <w:r>
        <w:drawing>
          <wp:inline distT="0" distB="0" distL="0" distR="0" wp14:anchorId="32DB5B3D" wp14:editId="7E86FDEA">
            <wp:extent cx="3974555" cy="95499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600" cy="966541"/>
                    </a:xfrm>
                    <a:prstGeom prst="rect">
                      <a:avLst/>
                    </a:prstGeom>
                  </pic:spPr>
                </pic:pic>
              </a:graphicData>
            </a:graphic>
          </wp:inline>
        </w:drawing>
      </w:r>
    </w:p>
    <w:p w14:paraId="18C83A90" w14:textId="7FDB8BEF" w:rsidR="00F83BC6" w:rsidRPr="00A264F8" w:rsidRDefault="00F83BC6" w:rsidP="003644D3">
      <w:pPr>
        <w:pStyle w:val="FigurePACKT"/>
        <w:rPr>
          <w:rStyle w:val="FigureCaptionPACKT"/>
        </w:rPr>
      </w:pPr>
      <w:r w:rsidRPr="00A264F8">
        <w:rPr>
          <w:rStyle w:val="FigureCaptionPACKT"/>
        </w:rPr>
        <w:t xml:space="preserve">Figure 7.19: </w:t>
      </w:r>
      <w:r w:rsidR="00A264F8" w:rsidRPr="00A264F8">
        <w:rPr>
          <w:rStyle w:val="FigureCaptionPACKT"/>
        </w:rPr>
        <w:t>Adding DHCP RSAT tools</w:t>
      </w:r>
    </w:p>
    <w:p w14:paraId="2E792FC6" w14:textId="0F65A956" w:rsidR="003644D3" w:rsidRDefault="003644D3" w:rsidP="003644D3">
      <w:pPr>
        <w:pStyle w:val="LayoutInformationPACKT"/>
        <w:numPr>
          <w:ilvl w:val="0"/>
          <w:numId w:val="3"/>
        </w:numPr>
        <w:rPr>
          <w:noProof/>
        </w:rPr>
      </w:pPr>
      <w:r>
        <w:t xml:space="preserve">Insert image </w:t>
      </w:r>
      <w:r>
        <w:rPr>
          <w:noProof/>
        </w:rPr>
        <w:t>B167</w:t>
      </w:r>
      <w:r w:rsidR="00357E24">
        <w:rPr>
          <w:noProof/>
        </w:rPr>
        <w:t>6</w:t>
      </w:r>
      <w:r>
        <w:rPr>
          <w:noProof/>
        </w:rPr>
        <w:t>2_0</w:t>
      </w:r>
      <w:r w:rsidR="00357E24">
        <w:rPr>
          <w:noProof/>
        </w:rPr>
        <w:t>7</w:t>
      </w:r>
      <w:r w:rsidRPr="00023EAD">
        <w:rPr>
          <w:noProof/>
        </w:rPr>
        <w:t>_</w:t>
      </w:r>
      <w:r>
        <w:rPr>
          <w:noProof/>
        </w:rPr>
        <w:t>19.png</w:t>
      </w:r>
    </w:p>
    <w:p w14:paraId="4047ABAF" w14:textId="3D548BC6" w:rsidR="003644D3" w:rsidRDefault="003644D3" w:rsidP="003644D3">
      <w:r>
        <w:t xml:space="preserve">The DHCP </w:t>
      </w:r>
      <w:r w:rsidR="00357E24">
        <w:t>server</w:t>
      </w:r>
      <w:r>
        <w:t xml:space="preserve"> module is not .NET Core compatible</w:t>
      </w:r>
      <w:r w:rsidR="00CF7725">
        <w:t>.</w:t>
      </w:r>
      <w:r>
        <w:t xml:space="preserv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73BF9590"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w:t>
      </w:r>
      <w:r w:rsidR="00072BA0">
        <w:t xml:space="preserve">the </w:t>
      </w:r>
      <w:r w:rsidRPr="009F2B4F">
        <w:rPr>
          <w:rStyle w:val="ItalicsPACKT"/>
        </w:rPr>
        <w:t>Installing DHCP</w:t>
      </w:r>
      <w:r w:rsidR="00072BA0">
        <w:t xml:space="preserve"> recipe)</w:t>
      </w:r>
      <w:r>
        <w:t>. The output looks like this</w:t>
      </w:r>
      <w:r w:rsidR="001A0096">
        <w:t>:</w:t>
      </w:r>
    </w:p>
    <w:p w14:paraId="1C95101D" w14:textId="66765A04" w:rsidR="003644D3" w:rsidRDefault="003644D3" w:rsidP="003644D3">
      <w:pPr>
        <w:pStyle w:val="FigurePACKT"/>
      </w:pPr>
      <w:r>
        <w:drawing>
          <wp:inline distT="0" distB="0" distL="0" distR="0" wp14:anchorId="46202B6F" wp14:editId="0FF3EE9E">
            <wp:extent cx="5043250" cy="8096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0973" cy="815681"/>
                    </a:xfrm>
                    <a:prstGeom prst="rect">
                      <a:avLst/>
                    </a:prstGeom>
                  </pic:spPr>
                </pic:pic>
              </a:graphicData>
            </a:graphic>
          </wp:inline>
        </w:drawing>
      </w:r>
    </w:p>
    <w:p w14:paraId="65682E5B" w14:textId="68B4D67F" w:rsidR="002531B8" w:rsidRPr="002531B8" w:rsidRDefault="002531B8" w:rsidP="003644D3">
      <w:pPr>
        <w:pStyle w:val="FigurePACKT"/>
        <w:rPr>
          <w:rStyle w:val="FigureCaptionPACKT"/>
        </w:rPr>
      </w:pPr>
      <w:r w:rsidRPr="002531B8">
        <w:rPr>
          <w:rStyle w:val="FigureCaptionPACKT"/>
        </w:rPr>
        <w:t>Figure 7.20: Viewing the scopes on DC1</w:t>
      </w:r>
    </w:p>
    <w:p w14:paraId="0628AD48" w14:textId="6D55B939"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20.png</w:t>
      </w:r>
    </w:p>
    <w:p w14:paraId="34A2B7EF" w14:textId="00FD6452" w:rsidR="003644D3" w:rsidRDefault="003644D3" w:rsidP="003644D3">
      <w:r>
        <w:t xml:space="preserve">In </w:t>
      </w:r>
      <w:r w:rsidRPr="003644D3">
        <w:rPr>
          <w:rStyle w:val="ItalicsPACKT"/>
        </w:rPr>
        <w:t>step 4</w:t>
      </w:r>
      <w:r>
        <w:t>, you examine the scope statistics for the DHCP scope you created in</w:t>
      </w:r>
      <w:r w:rsidR="00072BA0">
        <w:t xml:space="preserve"> the </w:t>
      </w:r>
      <w:r w:rsidRPr="001716CF">
        <w:rPr>
          <w:rStyle w:val="ItalicsPACKT"/>
        </w:rPr>
        <w:t>Configur</w:t>
      </w:r>
      <w:r w:rsidR="001716CF">
        <w:rPr>
          <w:rStyle w:val="ItalicsPACKT"/>
        </w:rPr>
        <w:t>ing</w:t>
      </w:r>
      <w:r w:rsidRPr="001716CF">
        <w:rPr>
          <w:rStyle w:val="ItalicsPACKT"/>
        </w:rPr>
        <w:t xml:space="preserve"> DHCP </w:t>
      </w:r>
      <w:r w:rsidR="001716CF">
        <w:rPr>
          <w:rStyle w:val="ItalicsPACKT"/>
        </w:rPr>
        <w:t>s</w:t>
      </w:r>
      <w:r w:rsidRPr="001716CF">
        <w:rPr>
          <w:rStyle w:val="ItalicsPACKT"/>
        </w:rPr>
        <w:t xml:space="preserve">copes and </w:t>
      </w:r>
      <w:r w:rsidR="001716CF">
        <w:rPr>
          <w:rStyle w:val="ItalicsPACKT"/>
        </w:rPr>
        <w:t>o</w:t>
      </w:r>
      <w:r w:rsidRPr="001716CF">
        <w:rPr>
          <w:rStyle w:val="ItalicsPACKT"/>
        </w:rPr>
        <w:t>ptions</w:t>
      </w:r>
      <w:r>
        <w:t xml:space="preserve"> </w:t>
      </w:r>
      <w:r w:rsidR="00072BA0">
        <w:t xml:space="preserve">recipe, </w:t>
      </w:r>
      <w:r>
        <w:t>which produces output like this:</w:t>
      </w:r>
    </w:p>
    <w:p w14:paraId="20445167" w14:textId="7E238207" w:rsidR="003644D3" w:rsidRDefault="00CB75BC" w:rsidP="003644D3">
      <w:pPr>
        <w:pStyle w:val="FigurePACKT"/>
      </w:pPr>
      <w:r>
        <w:drawing>
          <wp:inline distT="0" distB="0" distL="0" distR="0" wp14:anchorId="53E8E5AC" wp14:editId="4BC736FD">
            <wp:extent cx="4114800" cy="8468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9442" cy="851930"/>
                    </a:xfrm>
                    <a:prstGeom prst="rect">
                      <a:avLst/>
                    </a:prstGeom>
                  </pic:spPr>
                </pic:pic>
              </a:graphicData>
            </a:graphic>
          </wp:inline>
        </w:drawing>
      </w:r>
    </w:p>
    <w:p w14:paraId="00E18049" w14:textId="09266DEB" w:rsidR="00DB43A3" w:rsidRPr="00AD4D03" w:rsidRDefault="00DB43A3" w:rsidP="003644D3">
      <w:pPr>
        <w:pStyle w:val="FigurePACKT"/>
        <w:rPr>
          <w:rStyle w:val="FigureCaptionPACKT"/>
        </w:rPr>
      </w:pPr>
      <w:r w:rsidRPr="00AD4D03">
        <w:rPr>
          <w:rStyle w:val="FigureCaptionPACKT"/>
        </w:rPr>
        <w:t xml:space="preserve">Figure 7.21: </w:t>
      </w:r>
      <w:r w:rsidR="00AD4D03" w:rsidRPr="00AD4D03">
        <w:rPr>
          <w:rStyle w:val="FigureCaptionPACKT"/>
        </w:rPr>
        <w:t>Getting V2 scope statistics from DC1</w:t>
      </w:r>
    </w:p>
    <w:p w14:paraId="4E6CEA97" w14:textId="58692C13"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16CA166E" w:rsidR="003644D3" w:rsidRDefault="003644D3" w:rsidP="0048333F">
      <w:pPr>
        <w:pStyle w:val="FigurePACKT"/>
      </w:pPr>
      <w:r>
        <w:drawing>
          <wp:inline distT="0" distB="0" distL="0" distR="0" wp14:anchorId="4A3CDBD8" wp14:editId="5E6E60B7">
            <wp:extent cx="4543425" cy="5250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8083" cy="547510"/>
                    </a:xfrm>
                    <a:prstGeom prst="rect">
                      <a:avLst/>
                    </a:prstGeom>
                  </pic:spPr>
                </pic:pic>
              </a:graphicData>
            </a:graphic>
          </wp:inline>
        </w:drawing>
      </w:r>
    </w:p>
    <w:p w14:paraId="61CB37A0" w14:textId="624D6E3E" w:rsidR="0048333F" w:rsidRPr="0048333F" w:rsidRDefault="0048333F" w:rsidP="0048333F">
      <w:pPr>
        <w:jc w:val="center"/>
        <w:rPr>
          <w:rStyle w:val="FigureCaptionPACKT"/>
        </w:rPr>
      </w:pPr>
      <w:r w:rsidRPr="0048333F">
        <w:rPr>
          <w:rStyle w:val="FigureCaptionPACKT"/>
        </w:rPr>
        <w:t>Figure 7.22: Discovering a free IP address in the scope</w:t>
      </w:r>
    </w:p>
    <w:p w14:paraId="2B0DEF95" w14:textId="0BA81657" w:rsidR="003644D3" w:rsidRDefault="003644D3" w:rsidP="003644D3">
      <w:pPr>
        <w:pStyle w:val="LayoutInformationPACKT"/>
        <w:numPr>
          <w:ilvl w:val="0"/>
          <w:numId w:val="3"/>
        </w:numPr>
        <w:rPr>
          <w:noProof/>
        </w:rPr>
      </w:pPr>
      <w:r>
        <w:t xml:space="preserve">Insert image </w:t>
      </w:r>
      <w:r>
        <w:rPr>
          <w:noProof/>
        </w:rPr>
        <w:t>B167</w:t>
      </w:r>
      <w:r w:rsidR="00E0607B">
        <w:rPr>
          <w:noProof/>
        </w:rPr>
        <w:t>6</w:t>
      </w:r>
      <w:r>
        <w:rPr>
          <w:noProof/>
        </w:rPr>
        <w:t>2_0</w:t>
      </w:r>
      <w:r w:rsidR="00E0607B">
        <w:rPr>
          <w:noProof/>
        </w:rPr>
        <w:t>7</w:t>
      </w:r>
      <w:r w:rsidRPr="00023EAD">
        <w:rPr>
          <w:noProof/>
        </w:rPr>
        <w:t>_</w:t>
      </w:r>
      <w:r>
        <w:rPr>
          <w:noProof/>
        </w:rPr>
        <w:t>22.png</w:t>
      </w:r>
    </w:p>
    <w:p w14:paraId="5CD4BB1E" w14:textId="5B0E3DF4" w:rsidR="00430726" w:rsidRDefault="00754F2E" w:rsidP="003644D3">
      <w:r>
        <w:t xml:space="preserve">In </w:t>
      </w:r>
      <w:r w:rsidRPr="00754F2E">
        <w:rPr>
          <w:rStyle w:val="ItalicsPACKT"/>
        </w:rPr>
        <w:t>step 6</w:t>
      </w:r>
      <w:r>
        <w:t xml:space="preserve">, you get the NIC details and store </w:t>
      </w:r>
      <w:r w:rsidR="00072BA0">
        <w:t xml:space="preserve">them </w:t>
      </w:r>
      <w:r>
        <w:t xml:space="preserve">in the </w:t>
      </w:r>
      <w:r w:rsidRPr="00CD2180">
        <w:rPr>
          <w:rStyle w:val="CodeInTextPACKT"/>
        </w:rPr>
        <w:t>$NIC</w:t>
      </w:r>
      <w:r>
        <w:t xml:space="preserve"> variable</w:t>
      </w:r>
      <w:r w:rsidR="00CD2180">
        <w:t>,</w:t>
      </w:r>
      <w:r>
        <w:t xml:space="preserve"> producing no output. </w:t>
      </w:r>
      <w:r w:rsidR="00430726">
        <w:t xml:space="preserve">Note that you specify </w:t>
      </w:r>
      <w:r w:rsidR="00072BA0">
        <w:t xml:space="preserve">an </w:t>
      </w:r>
      <w:r w:rsidR="00430726" w:rsidRPr="003A5352">
        <w:rPr>
          <w:rStyle w:val="CodeInTextPACKT"/>
        </w:rPr>
        <w:t>InterfaceIn</w:t>
      </w:r>
      <w:r w:rsidR="003A5352" w:rsidRPr="003A5352">
        <w:rPr>
          <w:rStyle w:val="CodeInTextPACKT"/>
        </w:rPr>
        <w:t>d</w:t>
      </w:r>
      <w:r w:rsidR="00430726" w:rsidRPr="003A5352">
        <w:rPr>
          <w:rStyle w:val="CodeInTextPACKT"/>
        </w:rPr>
        <w:t>ex</w:t>
      </w:r>
      <w:r w:rsidR="00430726">
        <w:t xml:space="preserve"> of 6</w:t>
      </w:r>
      <w:r w:rsidR="00A460D4">
        <w:t xml:space="preserve">, </w:t>
      </w:r>
      <w:r w:rsidR="00430726">
        <w:t>which should be your VM</w:t>
      </w:r>
      <w:r w:rsidR="00FE2913">
        <w:t>'</w:t>
      </w:r>
      <w:r w:rsidR="00430726">
        <w:t>s NIC.</w:t>
      </w:r>
    </w:p>
    <w:p w14:paraId="191DCD71" w14:textId="4C6B8DDC" w:rsidR="003644D3" w:rsidRDefault="00754F2E" w:rsidP="003644D3">
      <w:r>
        <w:t xml:space="preserve">In </w:t>
      </w:r>
      <w:r w:rsidRPr="00754F2E">
        <w:rPr>
          <w:rStyle w:val="ItalicsPACKT"/>
        </w:rPr>
        <w:t>step 7</w:t>
      </w:r>
      <w:r>
        <w:t xml:space="preserve">, you use that variable to get </w:t>
      </w:r>
      <w:r w:rsidR="00072BA0">
        <w:t xml:space="preserve">the </w:t>
      </w:r>
      <w:r>
        <w:t>details of the NIC, with output like this:</w:t>
      </w:r>
    </w:p>
    <w:p w14:paraId="45AE2F0F" w14:textId="179838B2" w:rsidR="00754F2E" w:rsidRDefault="003476B6" w:rsidP="00877DB6">
      <w:pPr>
        <w:pStyle w:val="FigurePACKT"/>
      </w:pPr>
      <w:r>
        <w:drawing>
          <wp:inline distT="0" distB="0" distL="0" distR="0" wp14:anchorId="1239AD5F" wp14:editId="175209C0">
            <wp:extent cx="4186052" cy="82241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924" cy="825529"/>
                    </a:xfrm>
                    <a:prstGeom prst="rect">
                      <a:avLst/>
                    </a:prstGeom>
                  </pic:spPr>
                </pic:pic>
              </a:graphicData>
            </a:graphic>
          </wp:inline>
        </w:drawing>
      </w:r>
    </w:p>
    <w:p w14:paraId="3C80C80A" w14:textId="6215D0A5" w:rsidR="00877DB6" w:rsidRPr="00877DB6" w:rsidRDefault="00877DB6" w:rsidP="00877DB6">
      <w:pPr>
        <w:jc w:val="center"/>
        <w:rPr>
          <w:rStyle w:val="FigureCaptionPACKT"/>
        </w:rPr>
      </w:pPr>
      <w:r w:rsidRPr="00877DB6">
        <w:rPr>
          <w:rStyle w:val="FigureCaptionPACKT"/>
        </w:rPr>
        <w:t xml:space="preserve">Figure 7.23: Getting </w:t>
      </w:r>
      <w:r w:rsidR="00072BA0">
        <w:rPr>
          <w:rStyle w:val="FigureCaptionPACKT"/>
        </w:rPr>
        <w:t xml:space="preserve">the </w:t>
      </w:r>
      <w:r w:rsidRPr="00877DB6">
        <w:rPr>
          <w:rStyle w:val="FigureCaptionPACKT"/>
        </w:rPr>
        <w:t>IP interface</w:t>
      </w:r>
      <w:r w:rsidR="00BB1799">
        <w:rPr>
          <w:rStyle w:val="FigureCaptionPACKT"/>
        </w:rPr>
        <w:t xml:space="preserve"> details</w:t>
      </w:r>
    </w:p>
    <w:p w14:paraId="5828082E" w14:textId="45C3CBB2"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23.png</w:t>
      </w:r>
    </w:p>
    <w:p w14:paraId="5FC30873" w14:textId="254D9746" w:rsidR="00754F2E" w:rsidRDefault="00754F2E" w:rsidP="003644D3">
      <w:r>
        <w:t xml:space="preserve">In </w:t>
      </w:r>
      <w:r w:rsidRPr="00754F2E">
        <w:rPr>
          <w:rStyle w:val="ItalicsPACKT"/>
        </w:rPr>
        <w:t>step 8</w:t>
      </w:r>
      <w:r>
        <w:t xml:space="preserve">, you change the NIC to get configuration details from the DHCP server. This step creates no output. In </w:t>
      </w:r>
      <w:r w:rsidRPr="000B2CFE">
        <w:rPr>
          <w:rStyle w:val="ItalicsPACKT"/>
        </w:rPr>
        <w:t>step 9</w:t>
      </w:r>
      <w:r>
        <w:t>, you view the NIC</w:t>
      </w:r>
      <w:r w:rsidR="00FE2913">
        <w:t>'</w:t>
      </w:r>
      <w:r>
        <w:t>s IPV4 address</w:t>
      </w:r>
      <w:r w:rsidR="00072BA0">
        <w:t>;</w:t>
      </w:r>
      <w:r>
        <w:t xml:space="preserve"> this time</w:t>
      </w:r>
      <w:r w:rsidR="00072BA0">
        <w:t>,</w:t>
      </w:r>
      <w:r>
        <w:t xml:space="preserve"> one</w:t>
      </w:r>
      <w:r w:rsidR="00A10B09">
        <w:t xml:space="preserve"> </w:t>
      </w:r>
      <w:r>
        <w:t>assigned by DHCP. The output looks like this:</w:t>
      </w:r>
    </w:p>
    <w:p w14:paraId="2BD5332E" w14:textId="52BC1C60" w:rsidR="00754F2E" w:rsidRDefault="003476B6" w:rsidP="00754F2E">
      <w:pPr>
        <w:pStyle w:val="FigurePACKT"/>
      </w:pPr>
      <w:r>
        <w:drawing>
          <wp:inline distT="0" distB="0" distL="0" distR="0" wp14:anchorId="74DB6122" wp14:editId="6946B4F5">
            <wp:extent cx="3028950" cy="20988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8057" cy="2125945"/>
                    </a:xfrm>
                    <a:prstGeom prst="rect">
                      <a:avLst/>
                    </a:prstGeom>
                  </pic:spPr>
                </pic:pic>
              </a:graphicData>
            </a:graphic>
          </wp:inline>
        </w:drawing>
      </w:r>
    </w:p>
    <w:p w14:paraId="1C13F9C2" w14:textId="7233817F" w:rsidR="009A664F" w:rsidRPr="009A664F" w:rsidRDefault="009A664F" w:rsidP="00754F2E">
      <w:pPr>
        <w:pStyle w:val="FigurePACKT"/>
        <w:rPr>
          <w:rStyle w:val="FigureCaptionPACKT"/>
        </w:rPr>
      </w:pPr>
      <w:r w:rsidRPr="009A664F">
        <w:rPr>
          <w:rStyle w:val="FigureCaptionPACKT"/>
        </w:rPr>
        <w:t>Figure 7.24: Checking IP address assigned</w:t>
      </w:r>
    </w:p>
    <w:p w14:paraId="79114247" w14:textId="15997F0C" w:rsidR="00754F2E" w:rsidRDefault="00754F2E" w:rsidP="00754F2E">
      <w:pPr>
        <w:pStyle w:val="LayoutInformationPACKT"/>
        <w:numPr>
          <w:ilvl w:val="0"/>
          <w:numId w:val="3"/>
        </w:numPr>
        <w:rPr>
          <w:noProof/>
        </w:r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24.png</w:t>
      </w:r>
    </w:p>
    <w:p w14:paraId="58F8C546" w14:textId="0D601893" w:rsidR="00106996" w:rsidRDefault="00106996" w:rsidP="00754F2E">
      <w:pPr>
        <w:pStyle w:val="NormalPACKT"/>
      </w:pPr>
      <w:r>
        <w:t xml:space="preserve">In </w:t>
      </w:r>
      <w:r w:rsidRPr="00A711CA">
        <w:rPr>
          <w:rStyle w:val="ItalicsPACKT"/>
        </w:rPr>
        <w:t>step 10</w:t>
      </w:r>
      <w:r>
        <w:t>, you re</w:t>
      </w:r>
      <w:r w:rsidR="009578F1">
        <w:t>-</w:t>
      </w:r>
      <w:r>
        <w:t>examine the scope statistics, with output like this:</w:t>
      </w:r>
    </w:p>
    <w:p w14:paraId="2E5D054D" w14:textId="767FCEA3"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518" cy="802025"/>
                    </a:xfrm>
                    <a:prstGeom prst="rect">
                      <a:avLst/>
                    </a:prstGeom>
                  </pic:spPr>
                </pic:pic>
              </a:graphicData>
            </a:graphic>
          </wp:inline>
        </w:drawing>
      </w:r>
    </w:p>
    <w:p w14:paraId="20274BD0" w14:textId="0C9A597A" w:rsidR="009A664F" w:rsidRPr="009A664F" w:rsidRDefault="009A664F" w:rsidP="00A711CA">
      <w:pPr>
        <w:pStyle w:val="FigurePACKT"/>
        <w:rPr>
          <w:rStyle w:val="FigureCaptionPACKT"/>
        </w:rPr>
      </w:pPr>
      <w:r w:rsidRPr="009A664F">
        <w:rPr>
          <w:rStyle w:val="FigureCaptionPACKT"/>
        </w:rPr>
        <w:t>Figure 7.25: Getting updated V4 scope statistics from DC1</w:t>
      </w:r>
    </w:p>
    <w:p w14:paraId="7D680503" w14:textId="60A56736" w:rsidR="00106996" w:rsidRDefault="00106996" w:rsidP="00106996">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25.png</w:t>
      </w:r>
    </w:p>
    <w:p w14:paraId="35FC1296" w14:textId="3EC1FD27" w:rsidR="007E5CB1" w:rsidRDefault="007E5CB1" w:rsidP="007E5CB1">
      <w:r>
        <w:t xml:space="preserve">With </w:t>
      </w:r>
      <w:r w:rsidRPr="007E5CB1">
        <w:rPr>
          <w:rStyle w:val="ItalicsPACKT"/>
        </w:rPr>
        <w:t>step 11</w:t>
      </w:r>
      <w:r>
        <w:t xml:space="preserve">, you recheck </w:t>
      </w:r>
      <w:r w:rsidR="00072BA0">
        <w:t xml:space="preserve">and </w:t>
      </w:r>
      <w:r>
        <w:t>discover the next free IP address in the DHCP scope, with output like this:</w:t>
      </w:r>
    </w:p>
    <w:p w14:paraId="2641AF1A" w14:textId="5D812BE2"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493" cy="477847"/>
                    </a:xfrm>
                    <a:prstGeom prst="rect">
                      <a:avLst/>
                    </a:prstGeom>
                  </pic:spPr>
                </pic:pic>
              </a:graphicData>
            </a:graphic>
          </wp:inline>
        </w:drawing>
      </w:r>
    </w:p>
    <w:p w14:paraId="3F7D66AE" w14:textId="313339F5" w:rsidR="00510214" w:rsidRPr="00510214" w:rsidRDefault="00510214" w:rsidP="007E5CB1">
      <w:pPr>
        <w:pStyle w:val="FigurePACKT"/>
        <w:rPr>
          <w:rStyle w:val="FigureCaptionPACKT"/>
        </w:rPr>
      </w:pPr>
      <w:r w:rsidRPr="00510214">
        <w:rPr>
          <w:rStyle w:val="FigureCaptionPACKT"/>
        </w:rPr>
        <w:t>Figure 7.26: Discovering the next free IP address</w:t>
      </w:r>
    </w:p>
    <w:p w14:paraId="655B2666" w14:textId="49AF3721" w:rsidR="007E5CB1" w:rsidRDefault="007E5CB1" w:rsidP="007E5CB1">
      <w:pPr>
        <w:pStyle w:val="LayoutInformationPACKT"/>
        <w:numPr>
          <w:ilvl w:val="0"/>
          <w:numId w:val="3"/>
        </w:numPr>
        <w:rPr>
          <w:noProof/>
        </w:rPr>
      </w:pPr>
      <w:r>
        <w:t xml:space="preserve">Insert image </w:t>
      </w:r>
      <w:r>
        <w:rPr>
          <w:noProof/>
        </w:rPr>
        <w:t>B167</w:t>
      </w:r>
      <w:r w:rsidR="00E56441">
        <w:rPr>
          <w:noProof/>
        </w:rPr>
        <w:t>6</w:t>
      </w:r>
      <w:r>
        <w:rPr>
          <w:noProof/>
        </w:rPr>
        <w:t>2_0</w:t>
      </w:r>
      <w:r w:rsidR="00E56441">
        <w:rPr>
          <w:noProof/>
        </w:rPr>
        <w:t>7</w:t>
      </w:r>
      <w:r w:rsidRPr="00023EAD">
        <w:rPr>
          <w:noProof/>
        </w:rPr>
        <w:t>_</w:t>
      </w:r>
      <w:r>
        <w:rPr>
          <w:noProof/>
        </w:rPr>
        <w:t>26.png</w:t>
      </w:r>
    </w:p>
    <w:p w14:paraId="390EEC38" w14:textId="3319A340" w:rsidR="007E5CB1" w:rsidRDefault="007E5CB1" w:rsidP="007E5CB1">
      <w:r>
        <w:t xml:space="preserve">In the final step, you check that </w:t>
      </w:r>
      <w:r w:rsidRPr="007E5CB1">
        <w:rPr>
          <w:rStyle w:val="CodeInTextPACKT"/>
        </w:rPr>
        <w:t>SRV2</w:t>
      </w:r>
      <w:r>
        <w:t xml:space="preserve"> has register</w:t>
      </w:r>
      <w:r w:rsidR="008875C4">
        <w:t>e</w:t>
      </w:r>
      <w:r>
        <w:t xml:space="preserve">d its new IP address in the DNS </w:t>
      </w:r>
      <w:r w:rsidR="003476B6">
        <w:t>server</w:t>
      </w:r>
      <w:r>
        <w:t xml:space="preserve"> on </w:t>
      </w:r>
      <w:r w:rsidRPr="004D3E58">
        <w:rPr>
          <w:rStyle w:val="CodeInTextPACKT"/>
        </w:rPr>
        <w:t>DC1</w:t>
      </w:r>
      <w:r>
        <w:t>. T</w:t>
      </w:r>
      <w:r w:rsidR="008875C4">
        <w:t xml:space="preserve">he output </w:t>
      </w:r>
      <w:r>
        <w:t>looks like:</w:t>
      </w:r>
    </w:p>
    <w:p w14:paraId="274C256E" w14:textId="1F1722FA" w:rsidR="007E5CB1" w:rsidRDefault="003476B6" w:rsidP="007E5CB1">
      <w:pPr>
        <w:pStyle w:val="FigurePACKT"/>
      </w:pPr>
      <w:r>
        <w:drawing>
          <wp:inline distT="0" distB="0" distL="0" distR="0" wp14:anchorId="606DA803" wp14:editId="70C72A18">
            <wp:extent cx="3289465" cy="907095"/>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6885" cy="911899"/>
                    </a:xfrm>
                    <a:prstGeom prst="rect">
                      <a:avLst/>
                    </a:prstGeom>
                  </pic:spPr>
                </pic:pic>
              </a:graphicData>
            </a:graphic>
          </wp:inline>
        </w:drawing>
      </w:r>
    </w:p>
    <w:p w14:paraId="2430C891" w14:textId="1C374905" w:rsidR="00173060" w:rsidRPr="00173060" w:rsidRDefault="00173060" w:rsidP="007E5CB1">
      <w:pPr>
        <w:pStyle w:val="FigurePACKT"/>
        <w:rPr>
          <w:rStyle w:val="FigureCaptionPACKT"/>
        </w:rPr>
      </w:pPr>
      <w:r w:rsidRPr="00173060">
        <w:rPr>
          <w:rStyle w:val="FigureCaptionPACKT"/>
        </w:rPr>
        <w:t>Figure 7.27: Checking IPv4 DNS name resolution</w:t>
      </w:r>
    </w:p>
    <w:p w14:paraId="4BA525FA" w14:textId="6FB42C8A" w:rsidR="00106996" w:rsidRDefault="007E5CB1" w:rsidP="000239C8">
      <w:pPr>
        <w:pStyle w:val="LayoutInformationPACKT"/>
        <w:numPr>
          <w:ilvl w:val="0"/>
          <w:numId w:val="3"/>
        </w:numPr>
      </w:pPr>
      <w:r>
        <w:t xml:space="preserve">Insert image </w:t>
      </w:r>
      <w:r>
        <w:rPr>
          <w:noProof/>
        </w:rPr>
        <w:t>B167</w:t>
      </w:r>
      <w:r w:rsidR="003476B6">
        <w:rPr>
          <w:noProof/>
        </w:rPr>
        <w:t>6</w:t>
      </w:r>
      <w:r>
        <w:rPr>
          <w:noProof/>
        </w:rPr>
        <w:t>2_</w:t>
      </w:r>
      <w:r w:rsidR="003476B6">
        <w:rPr>
          <w:noProof/>
        </w:rPr>
        <w:t>07</w:t>
      </w:r>
      <w:r w:rsidRPr="00023EAD">
        <w:rPr>
          <w:noProof/>
        </w:rPr>
        <w:t>_</w:t>
      </w:r>
      <w:r>
        <w:rPr>
          <w:noProof/>
        </w:rPr>
        <w:t>27.png</w:t>
      </w:r>
    </w:p>
    <w:p w14:paraId="6C694BD1" w14:textId="3E2D73BA" w:rsidR="00745293" w:rsidRDefault="00745293" w:rsidP="00745293">
      <w:pPr>
        <w:pStyle w:val="Heading2"/>
      </w:pPr>
      <w:r>
        <w:t>There</w:t>
      </w:r>
      <w:r w:rsidR="00FE2913">
        <w:t>'</w:t>
      </w:r>
      <w:r>
        <w:t>s more...</w:t>
      </w:r>
    </w:p>
    <w:p w14:paraId="4501C9F8" w14:textId="709C0825"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w:t>
      </w:r>
      <w:r w:rsidR="00072BA0">
        <w:rPr>
          <w:lang w:val="en-GB"/>
        </w:rPr>
        <w:t>and more</w:t>
      </w:r>
      <w:r>
        <w:rPr>
          <w:lang w:val="en-GB"/>
        </w:rPr>
        <w:t xml:space="preserve">). </w:t>
      </w:r>
    </w:p>
    <w:p w14:paraId="3B43BDB6" w14:textId="5D50F006" w:rsidR="007E5CB1" w:rsidRPr="007E5CB1" w:rsidRDefault="007E5CB1" w:rsidP="007E5CB1">
      <w:pPr>
        <w:pStyle w:val="NormalPACKT"/>
        <w:rPr>
          <w:lang w:val="en-GB"/>
        </w:rPr>
      </w:pPr>
      <w:r>
        <w:rPr>
          <w:lang w:val="en-GB"/>
        </w:rPr>
        <w:t xml:space="preserve">In </w:t>
      </w:r>
      <w:r w:rsidRPr="007E5CB1">
        <w:rPr>
          <w:rStyle w:val="ItalicsPACKT"/>
        </w:rPr>
        <w:t xml:space="preserve">step </w:t>
      </w:r>
      <w:r w:rsidR="003476B6">
        <w:rPr>
          <w:rStyle w:val="ItalicsPACKT"/>
        </w:rPr>
        <w:t>7</w:t>
      </w:r>
      <w:r>
        <w:rPr>
          <w:lang w:val="en-GB"/>
        </w:rPr>
        <w:t xml:space="preserve">, you </w:t>
      </w:r>
      <w:r w:rsidR="00EF0623">
        <w:rPr>
          <w:lang w:val="en-GB"/>
        </w:rPr>
        <w:t>g</w:t>
      </w:r>
      <w:r>
        <w:rPr>
          <w:lang w:val="en-GB"/>
        </w:rPr>
        <w:t xml:space="preserve">et the IP </w:t>
      </w:r>
      <w:r w:rsidR="003476B6">
        <w:rPr>
          <w:lang w:val="en-GB"/>
        </w:rPr>
        <w:t>interface</w:t>
      </w:r>
      <w:r>
        <w:rPr>
          <w:lang w:val="en-GB"/>
        </w:rPr>
        <w:t xml:space="preserve"> details to allow you, in </w:t>
      </w:r>
      <w:r w:rsidRPr="007E5CB1">
        <w:rPr>
          <w:rStyle w:val="ItalicsPACKT"/>
        </w:rPr>
        <w:t>step 8</w:t>
      </w:r>
      <w:r>
        <w:rPr>
          <w:lang w:val="en-GB"/>
        </w:rPr>
        <w:t xml:space="preserve">, to convert the NIC from a static IP address </w:t>
      </w:r>
      <w:r w:rsidR="00072BA0">
        <w:rPr>
          <w:lang w:val="en-GB"/>
        </w:rPr>
        <w:t>in</w:t>
      </w:r>
      <w:r>
        <w:rPr>
          <w:lang w:val="en-GB"/>
        </w:rPr>
        <w:t xml:space="preserve">to a dynamic one, based on DHCP. </w:t>
      </w:r>
    </w:p>
    <w:p w14:paraId="5BD02E6D" w14:textId="0829F3E4"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xml:space="preserve">, you may find that the NIC shows an </w:t>
      </w:r>
      <w:r w:rsidRPr="001964B0">
        <w:rPr>
          <w:b/>
          <w:bCs/>
        </w:rPr>
        <w:t>Automatic Private IP Addressing</w:t>
      </w:r>
      <w:r>
        <w:t xml:space="preserve"> (</w:t>
      </w:r>
      <w:r w:rsidRPr="001964B0">
        <w:rPr>
          <w:b/>
          <w:bCs/>
        </w:rPr>
        <w:t>APIPA</w:t>
      </w:r>
      <w:r>
        <w:t xml:space="preserve">) IP address in the </w:t>
      </w:r>
      <w:r w:rsidRPr="004E218F">
        <w:rPr>
          <w:rStyle w:val="CodeInTextPACKT"/>
        </w:rPr>
        <w:t>169.254.0.0/24</w:t>
      </w:r>
      <w:r>
        <w:t xml:space="preserve"> subnet</w:t>
      </w:r>
      <w:r w:rsidR="004E218F">
        <w:t>.</w:t>
      </w:r>
      <w:r>
        <w:t xml:space="preserve"> This address is transient. When you chang</w:t>
      </w:r>
      <w:r w:rsidR="007E5CB1">
        <w:t>e</w:t>
      </w:r>
      <w:r>
        <w:t xml:space="preserve"> to DHCP (as you did </w:t>
      </w:r>
      <w:r w:rsidR="00DF4AFA">
        <w:t>in</w:t>
      </w:r>
      <w:r>
        <w:t xml:space="preserve">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rsidR="005E2538" w:rsidRPr="005E2538">
        <w:t xml:space="preserve">, as in </w:t>
      </w:r>
      <w:r w:rsidR="005E2538" w:rsidRPr="007A21AF">
        <w:rPr>
          <w:i/>
          <w:iCs/>
        </w:rPr>
        <w:t>Figure 7.24</w:t>
      </w:r>
      <w:r>
        <w:t xml:space="preserve">. </w:t>
      </w:r>
      <w:r w:rsidR="007E5CB1">
        <w:t>Obtaining a lease</w:t>
      </w:r>
      <w:r>
        <w:t xml:space="preserve"> can take a few seconds, so be patient.</w:t>
      </w:r>
    </w:p>
    <w:p w14:paraId="0AAC72E7" w14:textId="465E6DB8" w:rsidR="00B761AD" w:rsidRPr="009D0F10" w:rsidRDefault="00B761AD" w:rsidP="00B761AD">
      <w:pPr>
        <w:pStyle w:val="Heading1"/>
        <w:tabs>
          <w:tab w:val="left" w:pos="0"/>
        </w:tabs>
      </w:pPr>
      <w:r w:rsidRPr="00B761AD">
        <w:rPr>
          <w:lang w:val="en-US"/>
        </w:rPr>
        <w:t xml:space="preserve">Implementing DHCP </w:t>
      </w:r>
      <w:r w:rsidR="00B35F57">
        <w:rPr>
          <w:lang w:val="en-US"/>
        </w:rPr>
        <w:t>f</w:t>
      </w:r>
      <w:r w:rsidRPr="00B761AD">
        <w:rPr>
          <w:lang w:val="en-US"/>
        </w:rPr>
        <w:t>ail</w:t>
      </w:r>
      <w:r w:rsidR="00B35F57">
        <w:rPr>
          <w:lang w:val="en-US"/>
        </w:rPr>
        <w:t>o</w:t>
      </w:r>
      <w:r w:rsidRPr="00B761AD">
        <w:rPr>
          <w:lang w:val="en-US"/>
        </w:rPr>
        <w:t>ver</w:t>
      </w:r>
      <w:r w:rsidR="001924D3">
        <w:rPr>
          <w:lang w:val="en-US"/>
        </w:rPr>
        <w:t xml:space="preserve"> and </w:t>
      </w:r>
      <w:r w:rsidR="00B35F57">
        <w:rPr>
          <w:lang w:val="en-US"/>
        </w:rPr>
        <w:t>l</w:t>
      </w:r>
      <w:r w:rsidRPr="00B761AD">
        <w:rPr>
          <w:lang w:val="en-US"/>
        </w:rPr>
        <w:t xml:space="preserve">oad </w:t>
      </w:r>
      <w:r w:rsidR="00072BA0">
        <w:rPr>
          <w:lang w:val="en-US"/>
        </w:rPr>
        <w:t>b</w:t>
      </w:r>
      <w:r w:rsidRPr="00B761AD">
        <w:rPr>
          <w:lang w:val="en-US"/>
        </w:rPr>
        <w:t>alancing</w:t>
      </w:r>
    </w:p>
    <w:p w14:paraId="1E7B6E26" w14:textId="59F380B4" w:rsidR="008875C4" w:rsidRDefault="007E5CB1" w:rsidP="007E5CB1">
      <w:pPr>
        <w:pStyle w:val="NormalPACKT"/>
      </w:pPr>
      <w:r>
        <w:t xml:space="preserve">As shown in the two previous recipes, the installation and configuration of a single </w:t>
      </w:r>
      <w:r w:rsidR="003476B6">
        <w:t xml:space="preserve">on-premises </w:t>
      </w:r>
      <w:r>
        <w:t>DHCP server is straightforward. However, a single DHCP server represents a single point of failure, which is never a good thing. The solution is always to have a second DHCP server. In earlier versions of Windows, you could do this with two DHCP servers</w:t>
      </w:r>
      <w:r w:rsidR="001F6AB8">
        <w:t>,</w:t>
      </w:r>
      <w:r>
        <w:t xml:space="preserve"> each with a scope. Typically</w:t>
      </w:r>
      <w:r w:rsidR="00072BA0">
        <w:t>,</w:t>
      </w:r>
      <w:r>
        <w:t xml:space="preserve"> you </w:t>
      </w:r>
      <w:r w:rsidR="008875C4">
        <w:t xml:space="preserve">used to </w:t>
      </w:r>
      <w:r>
        <w:t>split the full set of IP addre</w:t>
      </w:r>
      <w:r w:rsidR="008875C4">
        <w:t>s</w:t>
      </w:r>
      <w:r>
        <w:t xml:space="preserve">ses and allow each server to have part of that set. </w:t>
      </w:r>
      <w:r w:rsidR="008875C4">
        <w:t xml:space="preserve">The traditional </w:t>
      </w:r>
      <w:r w:rsidR="00072BA0">
        <w:t>“</w:t>
      </w:r>
      <w:r w:rsidR="008875C4">
        <w:t>wisdom</w:t>
      </w:r>
      <w:r w:rsidR="00072BA0">
        <w:t>”</w:t>
      </w:r>
      <w:r w:rsidR="008875C4">
        <w:t xml:space="preserve"> was to do an 80/20 split (have 80% of the scope supplied by your primary DHCP server and 20% on the backup server). </w:t>
      </w:r>
    </w:p>
    <w:p w14:paraId="3F9C0779" w14:textId="348842D0"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E800C4">
        <w:t>T</w:t>
      </w:r>
      <w:r w:rsidR="008875C4">
        <w:t xml:space="preserve">hat 80/20 </w:t>
      </w:r>
      <w:r w:rsidR="00FE2913">
        <w:t>"</w:t>
      </w:r>
      <w:r w:rsidR="008875C4">
        <w:t>rule</w:t>
      </w:r>
      <w:r w:rsidR="00FE2913">
        <w:t>"</w:t>
      </w:r>
      <w:r w:rsidR="008875C4">
        <w:t xml:space="preserve"> was a recommendation for one specific customer scenario (a large firm in the Pacific Northwest) and possibly was not meant to become a best practice. </w:t>
      </w:r>
    </w:p>
    <w:p w14:paraId="0F26AAF9" w14:textId="6A77FDAD" w:rsidR="008875C4" w:rsidRDefault="007E5CB1" w:rsidP="007E5CB1">
      <w:pPr>
        <w:pStyle w:val="NormalPACKT"/>
      </w:pPr>
      <w:r>
        <w:t xml:space="preserve">In Windows Server 2012, Microsoft added a DHCP failover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2E209C43" w:rsidR="007E5CB1" w:rsidRDefault="007E5CB1" w:rsidP="007E5CB1">
      <w:pPr>
        <w:pStyle w:val="NormalPACKT"/>
      </w:pPr>
      <w:r>
        <w:t xml:space="preserve">In this recipe, you install DHCP on a second server, </w:t>
      </w:r>
      <w:r w:rsidRPr="007E5CB1">
        <w:rPr>
          <w:rStyle w:val="CodeInTextPACKT"/>
        </w:rPr>
        <w:t>DC2</w:t>
      </w:r>
      <w:r w:rsidR="004E210F">
        <w:t xml:space="preserve">, </w:t>
      </w:r>
      <w:r>
        <w:t>and then configure and use the failover and load balancing capabilities of Windows Server.</w:t>
      </w:r>
    </w:p>
    <w:p w14:paraId="3EBC0BD1" w14:textId="26FF7806" w:rsidR="00B761AD" w:rsidRDefault="00B761AD" w:rsidP="00B761AD">
      <w:pPr>
        <w:pStyle w:val="Heading2"/>
        <w:tabs>
          <w:tab w:val="left" w:pos="0"/>
        </w:tabs>
      </w:pPr>
      <w:r>
        <w:t xml:space="preserve">Getting </w:t>
      </w:r>
      <w:r w:rsidR="006E6694">
        <w:t>r</w:t>
      </w:r>
      <w:r>
        <w:t>eady</w:t>
      </w:r>
    </w:p>
    <w:p w14:paraId="44E25020" w14:textId="11B060A0"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F24248">
        <w:t>(</w:t>
      </w:r>
      <w:r w:rsidRPr="00F24248">
        <w:rPr>
          <w:rStyle w:val="ItalicsPACKT"/>
        </w:rPr>
        <w:t>Installing DCHP</w:t>
      </w:r>
      <w:r>
        <w:rPr>
          <w:lang w:val="en-GB"/>
        </w:rPr>
        <w:t>) and configured a</w:t>
      </w:r>
      <w:r w:rsidR="004A67B7">
        <w:rPr>
          <w:lang w:val="en-GB"/>
        </w:rPr>
        <w:t xml:space="preserve"> DNS</w:t>
      </w:r>
      <w:r>
        <w:rPr>
          <w:lang w:val="en-GB"/>
        </w:rPr>
        <w:t xml:space="preserve"> zone (</w:t>
      </w:r>
      <w:r w:rsidRPr="007E5CB1">
        <w:rPr>
          <w:rStyle w:val="ItalicsPACKT"/>
        </w:rPr>
        <w:t>Configur</w:t>
      </w:r>
      <w:r w:rsidR="005E2FD6">
        <w:rPr>
          <w:rStyle w:val="ItalicsPACKT"/>
        </w:rPr>
        <w:t>ing</w:t>
      </w:r>
      <w:r w:rsidRPr="007E5CB1">
        <w:rPr>
          <w:rStyle w:val="ItalicsPACKT"/>
        </w:rPr>
        <w:t xml:space="preserve"> DHCP </w:t>
      </w:r>
      <w:r w:rsidR="005E2FD6">
        <w:rPr>
          <w:rStyle w:val="ItalicsPACKT"/>
        </w:rPr>
        <w:t>s</w:t>
      </w:r>
      <w:r w:rsidRPr="007E5CB1">
        <w:rPr>
          <w:rStyle w:val="ItalicsPACKT"/>
        </w:rPr>
        <w:t xml:space="preserve">copes and </w:t>
      </w:r>
      <w:r w:rsidR="005E2FD6">
        <w:rPr>
          <w:rStyle w:val="ItalicsPACKT"/>
        </w:rPr>
        <w:t>o</w:t>
      </w:r>
      <w:r w:rsidRPr="007E5CB1">
        <w:rPr>
          <w:rStyle w:val="ItalicsPACKT"/>
        </w:rPr>
        <w:t>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6780D569"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w:t>
      </w:r>
      <w:r w:rsidR="00F1757D">
        <w:rPr>
          <w:lang w:val="en-GB" w:eastAsia="en-GB"/>
        </w:rPr>
        <w:t>s</w:t>
      </w:r>
      <w:r w:rsidR="00F1757D" w:rsidRPr="008A2F65">
        <w:rPr>
          <w:lang w:val="en-GB" w:eastAsia="en-GB"/>
        </w:rPr>
        <w:t>erver</w:t>
      </w:r>
      <w:r w:rsidRPr="008A2F65">
        <w:rPr>
          <w:lang w:val="en-GB" w:eastAsia="en-GB"/>
        </w:rPr>
        <w:t> feature on </w:t>
      </w:r>
      <w:r w:rsidRPr="008A2F65">
        <w:rPr>
          <w:rStyle w:val="CodeInTextPACKT"/>
          <w:lang w:val="en-GB" w:eastAsia="en-GB"/>
        </w:rPr>
        <w:t>DC2</w:t>
      </w:r>
      <w:del w:id="61" w:author="Thomas Lee" w:date="2021-06-15T09:42:00Z">
        <w:r w:rsidR="00A9522B" w:rsidDel="00F46AA5">
          <w:rPr>
            <w:lang w:val="en-GB" w:eastAsia="en-GB"/>
          </w:rPr>
          <w:delText>:</w:delText>
        </w:r>
      </w:del>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FA89E3D" w:rsidR="008A2F65" w:rsidRPr="008A2F65" w:rsidRDefault="008A2F65" w:rsidP="008A2F65">
      <w:pPr>
        <w:pStyle w:val="CodePACKT"/>
      </w:pPr>
      <w:r w:rsidRPr="008A2F65">
        <w:t>  Name                   = </w:t>
      </w:r>
      <w:r w:rsidR="00FE2913">
        <w:t>'</w:t>
      </w:r>
      <w:r w:rsidRPr="008A2F65">
        <w:t>DHCP</w:t>
      </w:r>
      <w:r w:rsidR="00FE2913">
        <w:t>'</w:t>
      </w:r>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5C0B422B" w:rsidR="008A2F65" w:rsidRPr="008A2F65" w:rsidRDefault="008A2F65" w:rsidP="008A2F65">
      <w:pPr>
        <w:pStyle w:val="NumberedBulletPACKT"/>
        <w:rPr>
          <w:color w:val="000000"/>
          <w:lang w:val="en-GB" w:eastAsia="en-GB"/>
        </w:rPr>
      </w:pPr>
      <w:r w:rsidRPr="008A2F65">
        <w:rPr>
          <w:lang w:val="en-GB" w:eastAsia="en-GB"/>
        </w:rPr>
        <w:t>Letting DHCP know it is fully configured</w:t>
      </w:r>
      <w:del w:id="62" w:author="Thomas Lee" w:date="2021-06-15T09:42:00Z">
        <w:r w:rsidR="003D49E0" w:rsidDel="00F46AA5">
          <w:rPr>
            <w:lang w:val="en-GB" w:eastAsia="en-GB"/>
          </w:rPr>
          <w:delText>:</w:delText>
        </w:r>
      </w:del>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56A75699" w:rsidR="008A2F65" w:rsidRPr="008A2F65" w:rsidRDefault="008A2F65" w:rsidP="008A2F65">
      <w:pPr>
        <w:pStyle w:val="CodePACKT"/>
      </w:pPr>
      <w:r w:rsidRPr="008A2F65">
        <w:t>  Path  = </w:t>
      </w:r>
      <w:r w:rsidR="00FE2913">
        <w:t>'</w:t>
      </w:r>
      <w:r w:rsidRPr="008A2F65">
        <w:t>HKLM:\SOFTWARE\Microsoft\ServerManager\Roles\12</w:t>
      </w:r>
      <w:r w:rsidR="00FE2913">
        <w:t>'</w:t>
      </w:r>
    </w:p>
    <w:p w14:paraId="7FA30E30" w14:textId="06FC6C97" w:rsidR="008A2F65" w:rsidRPr="008A2F65" w:rsidRDefault="008A2F65" w:rsidP="008A2F65">
      <w:pPr>
        <w:pStyle w:val="CodePACKT"/>
      </w:pPr>
      <w:r w:rsidRPr="008A2F65">
        <w:t>  Name  = </w:t>
      </w:r>
      <w:r w:rsidR="00FE2913">
        <w:t>'</w:t>
      </w:r>
      <w:r w:rsidRPr="008A2F65">
        <w:t>ConfigurationState</w:t>
      </w:r>
      <w:r w:rsidR="00FE2913">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Set-ItemProperty @IPHT</w:t>
      </w:r>
    </w:p>
    <w:p w14:paraId="34C952C7" w14:textId="77777777" w:rsidR="008A2F65" w:rsidRPr="008A2F65" w:rsidRDefault="008A2F65" w:rsidP="008A2F65">
      <w:pPr>
        <w:pStyle w:val="CodePACKT"/>
      </w:pPr>
    </w:p>
    <w:p w14:paraId="2A795E62" w14:textId="3677A6DA" w:rsidR="008A2F65" w:rsidRPr="008A2F65" w:rsidRDefault="008A2F65" w:rsidP="008A2F65">
      <w:pPr>
        <w:pStyle w:val="NumberedBulletPACKT"/>
        <w:rPr>
          <w:color w:val="000000"/>
          <w:lang w:val="en-GB" w:eastAsia="en-GB"/>
        </w:rPr>
      </w:pPr>
      <w:r w:rsidRPr="008A2F65">
        <w:rPr>
          <w:lang w:val="en-GB" w:eastAsia="en-GB"/>
        </w:rPr>
        <w:t>Authorizing the DHCP server in AD</w:t>
      </w:r>
      <w:del w:id="63" w:author="Thomas Lee" w:date="2021-06-15T09:42:00Z">
        <w:r w:rsidR="00B94D5C" w:rsidDel="00F46AA5">
          <w:rPr>
            <w:lang w:val="en-GB" w:eastAsia="en-GB"/>
          </w:rPr>
          <w:delText>:</w:delText>
        </w:r>
      </w:del>
    </w:p>
    <w:p w14:paraId="59EB980D" w14:textId="77777777" w:rsidR="008A2F65" w:rsidRDefault="008A2F65" w:rsidP="008A2F65">
      <w:pPr>
        <w:pStyle w:val="CodePACKT"/>
        <w:rPr>
          <w:lang w:val="en-GB"/>
        </w:rPr>
      </w:pPr>
      <w:commentRangeStart w:id="64"/>
    </w:p>
    <w:p w14:paraId="0D269106" w14:textId="22A14F8D" w:rsidR="008A2F65" w:rsidRPr="008A2F65" w:rsidRDefault="008A2F65" w:rsidP="008A2F65">
      <w:pPr>
        <w:pStyle w:val="CodePACKT"/>
        <w:rPr>
          <w:lang w:val="en-GB"/>
        </w:rPr>
      </w:pPr>
      <w:r w:rsidRPr="008A2F65">
        <w:rPr>
          <w:lang w:val="en-GB"/>
        </w:rPr>
        <w:t>Import-Module -Name DHCPServer -WarningAction </w:t>
      </w:r>
      <w:r w:rsidR="00FE2913">
        <w:rPr>
          <w:color w:val="A31515"/>
          <w:lang w:val="en-GB"/>
        </w:rPr>
        <w:t>'</w:t>
      </w:r>
      <w:r w:rsidRPr="008A2F65">
        <w:rPr>
          <w:color w:val="A31515"/>
          <w:lang w:val="en-GB"/>
        </w:rPr>
        <w:t>SilentlyContinue</w:t>
      </w:r>
      <w:r w:rsidR="00FE2913">
        <w:rPr>
          <w:color w:val="A31515"/>
          <w:lang w:val="en-GB"/>
        </w:rPr>
        <w:t>'</w:t>
      </w:r>
      <w:commentRangeEnd w:id="64"/>
      <w:r w:rsidR="00F46AA5">
        <w:rPr>
          <w:rStyle w:val="CommentReference"/>
          <w:rFonts w:ascii="Arial" w:hAnsi="Arial"/>
          <w:color w:val="auto"/>
          <w:lang w:eastAsia="en-US"/>
        </w:rPr>
        <w:commentReference w:id="64"/>
      </w:r>
    </w:p>
    <w:p w14:paraId="1B96483B" w14:textId="77777777" w:rsidR="008A2F65" w:rsidRPr="008A2F65" w:rsidRDefault="008A2F65" w:rsidP="008A2F65">
      <w:pPr>
        <w:pStyle w:val="CodePACKT"/>
        <w:rPr>
          <w:lang w:val="en-GB"/>
        </w:rPr>
      </w:pPr>
      <w:r w:rsidRPr="008A2F65">
        <w:rPr>
          <w:lang w:val="en-GB"/>
        </w:rPr>
        <w:t>Add-DhcpServerInDC -DnsName DC2.Reskit.Org</w:t>
      </w:r>
    </w:p>
    <w:p w14:paraId="6F5DC9FC" w14:textId="77777777" w:rsidR="008A2F65" w:rsidRPr="008A2F65" w:rsidRDefault="008A2F65" w:rsidP="008A2F65">
      <w:pPr>
        <w:pStyle w:val="CodePACKT"/>
        <w:rPr>
          <w:lang w:val="en-GB"/>
        </w:rPr>
      </w:pPr>
    </w:p>
    <w:p w14:paraId="7C1ABE7B" w14:textId="2748D309" w:rsidR="008A2F65" w:rsidRPr="008A2F65" w:rsidRDefault="008A2F65" w:rsidP="008A2F65">
      <w:pPr>
        <w:pStyle w:val="NumberedBulletPACKT"/>
        <w:rPr>
          <w:color w:val="000000"/>
          <w:lang w:val="en-GB" w:eastAsia="en-GB"/>
        </w:rPr>
      </w:pPr>
      <w:r w:rsidRPr="008A2F65">
        <w:rPr>
          <w:lang w:val="en-GB" w:eastAsia="en-GB"/>
        </w:rPr>
        <w:t>Viewing </w:t>
      </w:r>
      <w:r w:rsidR="00F1757D">
        <w:rPr>
          <w:lang w:val="en-GB" w:eastAsia="en-GB"/>
        </w:rPr>
        <w:t>a</w:t>
      </w:r>
      <w:r w:rsidR="00F1757D" w:rsidRPr="008A2F65">
        <w:rPr>
          <w:lang w:val="en-GB" w:eastAsia="en-GB"/>
        </w:rPr>
        <w:t>uthorized</w:t>
      </w:r>
      <w:r w:rsidRPr="008A2F65">
        <w:rPr>
          <w:lang w:val="en-GB" w:eastAsia="en-GB"/>
        </w:rPr>
        <w:t> DHCP </w:t>
      </w:r>
      <w:r w:rsidR="001107DD">
        <w:rPr>
          <w:lang w:val="en-GB" w:eastAsia="en-GB"/>
        </w:rPr>
        <w:t>s</w:t>
      </w:r>
      <w:r w:rsidRPr="008A2F65">
        <w:rPr>
          <w:lang w:val="en-GB" w:eastAsia="en-GB"/>
        </w:rPr>
        <w:t>ervers</w:t>
      </w:r>
      <w:r w:rsidR="001107DD" w:rsidRPr="001107DD">
        <w:rPr>
          <w:lang w:val="en-GB" w:eastAsia="en-GB"/>
        </w:rPr>
        <w:t xml:space="preserve"> in the Reskit domain</w:t>
      </w:r>
      <w:del w:id="65" w:author="Thomas Lee" w:date="2021-06-15T09:42:00Z">
        <w:r w:rsidR="002761B1" w:rsidDel="00F46AA5">
          <w:rPr>
            <w:lang w:val="en-GB" w:eastAsia="en-GB"/>
          </w:rPr>
          <w:delText>:</w:delText>
        </w:r>
      </w:del>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Get-DhcpServerInDC</w:t>
      </w:r>
    </w:p>
    <w:p w14:paraId="10A9006C" w14:textId="77777777" w:rsidR="008A2F65" w:rsidRPr="008A2F65" w:rsidRDefault="008A2F65" w:rsidP="008A2F65">
      <w:pPr>
        <w:pStyle w:val="CodePACKT"/>
        <w:rPr>
          <w:lang w:val="en-GB"/>
        </w:rPr>
      </w:pPr>
    </w:p>
    <w:p w14:paraId="3E81EF39" w14:textId="1286E3F1" w:rsidR="008A2F65" w:rsidRPr="008A2F65" w:rsidRDefault="008A2F65" w:rsidP="008A2F65">
      <w:pPr>
        <w:pStyle w:val="NumberedBulletPACKT"/>
        <w:rPr>
          <w:color w:val="000000"/>
          <w:lang w:val="en-GB" w:eastAsia="en-GB"/>
        </w:rPr>
      </w:pPr>
      <w:r w:rsidRPr="008A2F65">
        <w:rPr>
          <w:lang w:val="en-GB" w:eastAsia="en-GB"/>
        </w:rPr>
        <w:t>Configur</w:t>
      </w:r>
      <w:r w:rsidR="00A0738E">
        <w:rPr>
          <w:lang w:val="en-GB" w:eastAsia="en-GB"/>
        </w:rPr>
        <w:t>ing</w:t>
      </w:r>
      <w:r w:rsidRPr="008A2F65">
        <w:rPr>
          <w:lang w:val="en-GB" w:eastAsia="en-GB"/>
        </w:rPr>
        <w:t> failover and load balancing</w:t>
      </w:r>
      <w:del w:id="66" w:author="Thomas Lee" w:date="2021-06-15T09:42:00Z">
        <w:r w:rsidR="008B3DEA" w:rsidDel="00F46AA5">
          <w:rPr>
            <w:lang w:val="en-GB" w:eastAsia="en-GB"/>
          </w:rPr>
          <w:delText>:</w:delText>
        </w:r>
      </w:del>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37EBCCC8" w:rsidR="008A2F65" w:rsidRPr="008A2F65" w:rsidRDefault="008A2F65" w:rsidP="008A2F65">
      <w:pPr>
        <w:pStyle w:val="CodePACKT"/>
      </w:pPr>
      <w:r w:rsidRPr="008A2F65">
        <w:t>  ComputerName       = </w:t>
      </w:r>
      <w:r w:rsidR="00FE2913">
        <w:t>'</w:t>
      </w:r>
      <w:r w:rsidRPr="008A2F65">
        <w:t>DC1.Reskit.Org</w:t>
      </w:r>
      <w:r w:rsidR="00FE2913">
        <w:t>'</w:t>
      </w:r>
    </w:p>
    <w:p w14:paraId="129F2B05" w14:textId="068250D9" w:rsidR="008A2F65" w:rsidRPr="008A2F65" w:rsidRDefault="008A2F65" w:rsidP="008A2F65">
      <w:pPr>
        <w:pStyle w:val="CodePACKT"/>
      </w:pPr>
      <w:r w:rsidRPr="008A2F65">
        <w:t>  PartnerServer      = </w:t>
      </w:r>
      <w:r w:rsidR="00FE2913">
        <w:t>'</w:t>
      </w:r>
      <w:r w:rsidRPr="008A2F65">
        <w:t>DC2.Reskit.Org</w:t>
      </w:r>
      <w:r w:rsidR="00FE2913">
        <w:t>'</w:t>
      </w:r>
    </w:p>
    <w:p w14:paraId="7F421DFA" w14:textId="315C5A33" w:rsidR="008A2F65" w:rsidRPr="008A2F65" w:rsidRDefault="008A2F65" w:rsidP="008A2F65">
      <w:pPr>
        <w:pStyle w:val="CodePACKT"/>
      </w:pPr>
      <w:r w:rsidRPr="008A2F65">
        <w:t>  Name               = </w:t>
      </w:r>
      <w:r w:rsidR="00FE2913">
        <w:t>'</w:t>
      </w:r>
      <w:r w:rsidRPr="008A2F65">
        <w:t>DC1-DC2</w:t>
      </w:r>
      <w:r w:rsidR="00FE2913">
        <w:t>'</w:t>
      </w:r>
    </w:p>
    <w:p w14:paraId="268504BF" w14:textId="13158DBC" w:rsidR="008A2F65" w:rsidRPr="008A2F65" w:rsidRDefault="008A2F65" w:rsidP="008A2F65">
      <w:pPr>
        <w:pStyle w:val="CodePACKT"/>
      </w:pPr>
      <w:r w:rsidRPr="008A2F65">
        <w:t>  ScopeID            = </w:t>
      </w:r>
      <w:r w:rsidR="00FE2913">
        <w:t>'</w:t>
      </w:r>
      <w:r w:rsidRPr="008A2F65">
        <w:t>10.10.10.0</w:t>
      </w:r>
      <w:r w:rsidR="00FE2913">
        <w:t>'</w:t>
      </w:r>
    </w:p>
    <w:p w14:paraId="5813CFDA" w14:textId="77777777" w:rsidR="008A2F65" w:rsidRPr="008A2F65" w:rsidRDefault="008A2F65" w:rsidP="008A2F65">
      <w:pPr>
        <w:pStyle w:val="CodePACKT"/>
      </w:pPr>
      <w:r w:rsidRPr="008A2F65">
        <w:t>  LoadBalancePercent = 60</w:t>
      </w:r>
    </w:p>
    <w:p w14:paraId="0B19CE71" w14:textId="25A30D41" w:rsidR="008A2F65" w:rsidRPr="008A2F65" w:rsidRDefault="008A2F65" w:rsidP="008A2F65">
      <w:pPr>
        <w:pStyle w:val="CodePACKT"/>
      </w:pPr>
      <w:r w:rsidRPr="008A2F65">
        <w:t>  SharedSecret       = </w:t>
      </w:r>
      <w:r w:rsidR="00FE2913">
        <w:t>'</w:t>
      </w:r>
      <w:r w:rsidRPr="008A2F65">
        <w:t>j3RryIsTheB3est!</w:t>
      </w:r>
      <w:r w:rsidR="00FE2913">
        <w: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commentRangeStart w:id="67"/>
      <w:r w:rsidRPr="008A2F65">
        <w:t>Invoke-Command -ComputerName DC1.Reskit.org -ScriptBlock {</w:t>
      </w:r>
      <w:commentRangeEnd w:id="67"/>
      <w:r w:rsidR="00F46AA5">
        <w:rPr>
          <w:rStyle w:val="CommentReference"/>
          <w:rFonts w:ascii="Arial" w:hAnsi="Arial"/>
          <w:color w:val="auto"/>
          <w:lang w:eastAsia="en-US"/>
        </w:rPr>
        <w:commentReference w:id="67"/>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1894439"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del w:id="68" w:author="Thomas Lee" w:date="2021-06-15T09:43:00Z">
        <w:r w:rsidR="00C64477" w:rsidDel="00F46AA5">
          <w:rPr>
            <w:lang w:val="en-GB" w:eastAsia="en-GB"/>
          </w:rPr>
          <w:delText>:</w:delText>
        </w:r>
      </w:del>
    </w:p>
    <w:p w14:paraId="26C3462E" w14:textId="77777777" w:rsidR="008A2F65" w:rsidRPr="008A2F65" w:rsidRDefault="008A2F65" w:rsidP="008A2F65">
      <w:pPr>
        <w:pStyle w:val="CodePACKT"/>
      </w:pPr>
    </w:p>
    <w:p w14:paraId="30CD5B38" w14:textId="4268D71E" w:rsidR="008A2F65" w:rsidRPr="008A2F65" w:rsidRDefault="008A2F65" w:rsidP="008A2F65">
      <w:pPr>
        <w:pStyle w:val="CodePACKT"/>
      </w:pPr>
      <w:r w:rsidRPr="008A2F65">
        <w:t>$DHCPServers = </w:t>
      </w:r>
      <w:r w:rsidR="00FE2913">
        <w:t>'</w:t>
      </w:r>
      <w:r w:rsidRPr="008A2F65">
        <w:t>DC1.Reskit.Org</w:t>
      </w:r>
      <w:r w:rsidR="00FE2913">
        <w:t>'</w:t>
      </w:r>
      <w:r w:rsidRPr="008A2F65">
        <w:t>, </w:t>
      </w:r>
      <w:r w:rsidR="00FE2913">
        <w:t>'</w:t>
      </w:r>
      <w:r w:rsidRPr="008A2F65">
        <w:t>DC2.Reskit.Org</w:t>
      </w:r>
      <w:r w:rsidR="00FE2913">
        <w:t>'</w:t>
      </w:r>
      <w:r w:rsidRPr="008A2F65">
        <w:t> </w:t>
      </w:r>
    </w:p>
    <w:p w14:paraId="5131465D" w14:textId="77777777" w:rsidR="008A2F65" w:rsidRPr="008A2F65" w:rsidRDefault="008A2F65" w:rsidP="008A2F65">
      <w:pPr>
        <w:pStyle w:val="CodePACKT"/>
      </w:pPr>
      <w:r w:rsidRPr="008A2F65">
        <w:t>$DHCPServers |   </w:t>
      </w:r>
    </w:p>
    <w:p w14:paraId="6A654183" w14:textId="77777777" w:rsidR="008A2F65" w:rsidRPr="008A2F65" w:rsidRDefault="008A2F65" w:rsidP="008A2F65">
      <w:pPr>
        <w:pStyle w:val="CodePACKT"/>
      </w:pPr>
      <w:r w:rsidRPr="008A2F65">
        <w:t>  ForEach-Object { </w:t>
      </w:r>
    </w:p>
    <w:p w14:paraId="498F35BA" w14:textId="79F90FA7" w:rsidR="008A2F65" w:rsidRPr="008A2F65" w:rsidRDefault="008A2F65" w:rsidP="008A2F65">
      <w:pPr>
        <w:pStyle w:val="CodePACKT"/>
      </w:pPr>
      <w:r w:rsidRPr="008A2F65">
        <w:t>    </w:t>
      </w:r>
      <w:r w:rsidR="00FE2913">
        <w:t>"</w:t>
      </w:r>
      <w:r w:rsidRPr="008A2F65">
        <w:t>Server $_</w:t>
      </w:r>
      <w:r w:rsidR="00FE2913">
        <w:t>"</w:t>
      </w:r>
      <w:r w:rsidRPr="008A2F65">
        <w:t>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0A0AF509" w:rsidR="008A2F65" w:rsidRPr="008A2F65" w:rsidRDefault="008A2F65" w:rsidP="008A2F65">
      <w:pPr>
        <w:pStyle w:val="NumberedBulletPACKT"/>
        <w:rPr>
          <w:color w:val="000000"/>
          <w:lang w:val="en-GB" w:eastAsia="en-GB"/>
        </w:rPr>
      </w:pPr>
      <w:r w:rsidRPr="008A2F65">
        <w:rPr>
          <w:lang w:val="en-GB" w:eastAsia="en-GB"/>
        </w:rPr>
        <w:t>Viewing DHCP </w:t>
      </w:r>
      <w:r w:rsidR="00F1757D">
        <w:rPr>
          <w:lang w:val="en-GB" w:eastAsia="en-GB"/>
        </w:rPr>
        <w:t>s</w:t>
      </w:r>
      <w:r w:rsidR="00F1757D" w:rsidRPr="008A2F65">
        <w:rPr>
          <w:lang w:val="en-GB" w:eastAsia="en-GB"/>
        </w:rPr>
        <w:t>erver </w:t>
      </w:r>
      <w:r w:rsidR="00F1757D">
        <w:rPr>
          <w:lang w:val="en-GB" w:eastAsia="en-GB"/>
        </w:rPr>
        <w:t>s</w:t>
      </w:r>
      <w:r w:rsidR="00F1757D" w:rsidRPr="008A2F65">
        <w:rPr>
          <w:lang w:val="en-GB" w:eastAsia="en-GB"/>
        </w:rPr>
        <w:t>tatistics </w:t>
      </w:r>
      <w:r w:rsidRPr="008A2F65">
        <w:rPr>
          <w:lang w:val="en-GB" w:eastAsia="en-GB"/>
        </w:rPr>
        <w:t>from both DHCP </w:t>
      </w:r>
      <w:r w:rsidR="00BD6379">
        <w:rPr>
          <w:lang w:val="en-GB" w:eastAsia="en-GB"/>
        </w:rPr>
        <w:t>s</w:t>
      </w:r>
      <w:r w:rsidRPr="008A2F65">
        <w:rPr>
          <w:lang w:val="en-GB" w:eastAsia="en-GB"/>
        </w:rPr>
        <w:t>ervers</w:t>
      </w:r>
      <w:del w:id="69" w:author="Thomas Lee" w:date="2021-06-15T09:43:00Z">
        <w:r w:rsidR="00BD6379" w:rsidDel="00F46AA5">
          <w:rPr>
            <w:lang w:val="en-GB" w:eastAsia="en-GB"/>
          </w:rPr>
          <w:delText>:</w:delText>
        </w:r>
      </w:del>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$DHCPServers |</w:t>
      </w:r>
    </w:p>
    <w:p w14:paraId="747D4774" w14:textId="77777777" w:rsidR="008A2F65" w:rsidRPr="008A2F65" w:rsidRDefault="008A2F65" w:rsidP="008A2F65">
      <w:pPr>
        <w:pStyle w:val="CodePACKT"/>
      </w:pPr>
      <w:r w:rsidRPr="008A2F65">
        <w:t>  ForEach-Object {</w:t>
      </w:r>
    </w:p>
    <w:p w14:paraId="052B1D3D" w14:textId="728231C1" w:rsidR="008A2F65" w:rsidRPr="008A2F65" w:rsidRDefault="008A2F65" w:rsidP="008A2F65">
      <w:pPr>
        <w:pStyle w:val="CodePACKT"/>
      </w:pPr>
      <w:r w:rsidRPr="008A2F65">
        <w:t>    </w:t>
      </w:r>
      <w:r w:rsidR="00FE2913">
        <w:t>"</w:t>
      </w:r>
      <w:r w:rsidRPr="008A2F65">
        <w:t>Server $_</w:t>
      </w:r>
      <w:r w:rsidR="00FE2913">
        <w:t>"</w:t>
      </w:r>
      <w:r w:rsidRPr="008A2F65">
        <w:t> | Format-Table</w:t>
      </w:r>
    </w:p>
    <w:p w14:paraId="620D5672" w14:textId="77777777" w:rsidR="008A2F65" w:rsidRPr="008A2F65" w:rsidRDefault="008A2F65" w:rsidP="008A2F65">
      <w:pPr>
        <w:pStyle w:val="CodePACKT"/>
      </w:pPr>
      <w:r w:rsidRPr="008A2F65">
        <w:t>    </w:t>
      </w:r>
      <w:commentRangeStart w:id="70"/>
      <w:commentRangeStart w:id="71"/>
      <w:r w:rsidRPr="008A2F65">
        <w:t>Get-DhcpServerv4ScopeStatistics -ComputerName $_  | Format-Table</w:t>
      </w:r>
      <w:commentRangeEnd w:id="70"/>
      <w:r w:rsidR="00D60068">
        <w:rPr>
          <w:rStyle w:val="CommentReference"/>
          <w:rFonts w:ascii="Arial" w:hAnsi="Arial"/>
          <w:color w:val="auto"/>
          <w:lang w:eastAsia="en-US"/>
        </w:rPr>
        <w:commentReference w:id="70"/>
      </w:r>
      <w:commentRangeEnd w:id="71"/>
      <w:r w:rsidR="00F2352F">
        <w:rPr>
          <w:rStyle w:val="CommentReference"/>
          <w:rFonts w:ascii="Arial" w:hAnsi="Arial"/>
          <w:color w:val="auto"/>
          <w:lang w:eastAsia="en-US"/>
        </w:rPr>
        <w:commentReference w:id="71"/>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47BE2A1F" w:rsidR="008A2F65" w:rsidRDefault="008A2F65" w:rsidP="008A2F65">
      <w:pPr>
        <w:pStyle w:val="NormalPACKT"/>
        <w:rPr>
          <w:lang w:val="en-GB"/>
        </w:rPr>
      </w:pPr>
      <w:r>
        <w:rPr>
          <w:lang w:val="en-GB"/>
        </w:rPr>
        <w:t xml:space="preserve">Using the first three steps in this recipe, you install the DHCP </w:t>
      </w:r>
      <w:r w:rsidR="002917A4">
        <w:rPr>
          <w:lang w:val="en-GB"/>
        </w:rPr>
        <w:t>s</w:t>
      </w:r>
      <w:r>
        <w:rPr>
          <w:lang w:val="en-GB"/>
        </w:rPr>
        <w:t xml:space="preserve">erver feature on </w:t>
      </w:r>
      <w:r w:rsidRPr="004D3E58">
        <w:rPr>
          <w:rStyle w:val="CodeInTextPACKT"/>
        </w:rPr>
        <w:t>DC2</w:t>
      </w:r>
      <w:r>
        <w:rPr>
          <w:lang w:val="en-GB"/>
        </w:rPr>
        <w:t>. Th</w:t>
      </w:r>
      <w:r w:rsidR="000239C8">
        <w:rPr>
          <w:lang w:val="en-GB"/>
        </w:rPr>
        <w:t xml:space="preserve">ese steps duplicate </w:t>
      </w:r>
      <w:r>
        <w:rPr>
          <w:lang w:val="en-GB"/>
        </w:rPr>
        <w:t>the approach you used in</w:t>
      </w:r>
      <w:r w:rsidR="00072BA0">
        <w:rPr>
          <w:lang w:val="en-GB"/>
        </w:rPr>
        <w:t xml:space="preserve"> the</w:t>
      </w:r>
      <w:r>
        <w:rPr>
          <w:lang w:val="en-GB"/>
        </w:rPr>
        <w:t xml:space="preserve"> </w:t>
      </w:r>
      <w:r w:rsidRPr="007764BB">
        <w:rPr>
          <w:rStyle w:val="ItalicsPACKT"/>
        </w:rPr>
        <w:t>Installing DHCP</w:t>
      </w:r>
      <w:r>
        <w:rPr>
          <w:lang w:val="en-GB"/>
        </w:rPr>
        <w:t xml:space="preserve"> </w:t>
      </w:r>
      <w:r w:rsidR="00072BA0">
        <w:rPr>
          <w:lang w:val="en-GB"/>
        </w:rPr>
        <w:t xml:space="preserve">recipe </w:t>
      </w:r>
      <w:r>
        <w:rPr>
          <w:lang w:val="en-GB"/>
        </w:rPr>
        <w:t xml:space="preserve">to install DHCP on </w:t>
      </w:r>
      <w:r w:rsidRPr="004D3E58">
        <w:rPr>
          <w:rStyle w:val="CodeInTextPACKT"/>
        </w:rPr>
        <w:t>DC1</w:t>
      </w:r>
      <w:r>
        <w:rPr>
          <w:lang w:val="en-GB"/>
        </w:rPr>
        <w:t>.</w:t>
      </w:r>
    </w:p>
    <w:p w14:paraId="31613AB9" w14:textId="6562D26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3F71FDBC" w:rsidR="008A2F65" w:rsidRDefault="00F1757D" w:rsidP="001107DD">
      <w:pPr>
        <w:pStyle w:val="FigurePACKT"/>
        <w:rPr>
          <w:lang w:val="en-GB"/>
        </w:rPr>
      </w:pPr>
      <w:r>
        <w:drawing>
          <wp:inline distT="0" distB="0" distL="0" distR="0" wp14:anchorId="412C1B16" wp14:editId="3CF4797F">
            <wp:extent cx="3663109" cy="1266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859" cy="1280918"/>
                    </a:xfrm>
                    <a:prstGeom prst="rect">
                      <a:avLst/>
                    </a:prstGeom>
                  </pic:spPr>
                </pic:pic>
              </a:graphicData>
            </a:graphic>
          </wp:inline>
        </w:drawing>
      </w:r>
    </w:p>
    <w:p w14:paraId="779D25BC" w14:textId="7C7AC93E" w:rsidR="0049375A" w:rsidRPr="0066121C" w:rsidRDefault="0049375A" w:rsidP="001107DD">
      <w:pPr>
        <w:pStyle w:val="FigurePACKT"/>
        <w:rPr>
          <w:rStyle w:val="FigureCaptionPACKT"/>
        </w:rPr>
      </w:pPr>
      <w:r w:rsidRPr="0066121C">
        <w:rPr>
          <w:rStyle w:val="FigureCaptionPACKT"/>
        </w:rPr>
        <w:t>Figure 7.28:</w:t>
      </w:r>
      <w:r w:rsidR="0066121C" w:rsidRPr="0066121C">
        <w:rPr>
          <w:rStyle w:val="FigureCaptionPACKT"/>
        </w:rPr>
        <w:t xml:space="preserve"> Installing the DHCP server feature on DC2</w:t>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42611ECE"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w:t>
      </w:r>
      <w:r w:rsidR="00A713E9">
        <w:t>ill</w:t>
      </w:r>
      <w:r w:rsidRPr="008A2F65">
        <w:t xml:space="preserve"> see a message indicating that additional configuration </w:t>
      </w:r>
      <w:r w:rsidR="002938A6">
        <w:t>i</w:t>
      </w:r>
      <w:r w:rsidRPr="008A2F65">
        <w:t>s required. This step produces no output</w:t>
      </w:r>
      <w:r w:rsidR="00A713E9">
        <w:t>.</w:t>
      </w:r>
    </w:p>
    <w:p w14:paraId="005095B4" w14:textId="358C114B" w:rsidR="008A2F65" w:rsidRDefault="008A2F65" w:rsidP="008A2F65">
      <w:r>
        <w:t>I</w:t>
      </w:r>
      <w:r w:rsidR="001107DD">
        <w:t>n</w:t>
      </w:r>
      <w:r>
        <w:t xml:space="preserve"> </w:t>
      </w:r>
      <w:r w:rsidRPr="001107DD">
        <w:rPr>
          <w:rStyle w:val="ItalicsPACKT"/>
        </w:rPr>
        <w:t>step 3</w:t>
      </w:r>
      <w:r>
        <w:t xml:space="preserve">, you import the DHCP </w:t>
      </w:r>
      <w:r w:rsidR="00AF3144">
        <w:t>s</w:t>
      </w:r>
      <w:r>
        <w:t xml:space="preserve">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56C564EB" w:rsidR="001107DD"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2079" cy="885227"/>
                    </a:xfrm>
                    <a:prstGeom prst="rect">
                      <a:avLst/>
                    </a:prstGeom>
                  </pic:spPr>
                </pic:pic>
              </a:graphicData>
            </a:graphic>
          </wp:inline>
        </w:drawing>
      </w:r>
    </w:p>
    <w:p w14:paraId="6DBD5CAB" w14:textId="68D42A20" w:rsidR="000F006F" w:rsidRPr="000F006F" w:rsidRDefault="000F006F" w:rsidP="001107DD">
      <w:pPr>
        <w:pStyle w:val="FigurePACKT"/>
        <w:rPr>
          <w:rStyle w:val="FigureCaptionPACKT"/>
        </w:rPr>
      </w:pPr>
      <w:r w:rsidRPr="000F006F">
        <w:rPr>
          <w:rStyle w:val="FigureCaptionPACKT"/>
        </w:rPr>
        <w:t>Figure 7.29: Viewing authorized DHCP servers in the Reskit domain</w:t>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6EDDE907" w:rsidR="001107DD" w:rsidRPr="001107DD" w:rsidRDefault="001107DD" w:rsidP="001107DD">
      <w:r>
        <w:t xml:space="preserve">In </w:t>
      </w:r>
      <w:r w:rsidRPr="001107DD">
        <w:rPr>
          <w:rStyle w:val="ItalicsPACKT"/>
        </w:rPr>
        <w:t>step 5</w:t>
      </w:r>
      <w:r>
        <w:t>, you configure DHCP load balancing and failover</w:t>
      </w:r>
      <w:r w:rsidR="000A6F52">
        <w:t>, with output like this:</w:t>
      </w:r>
      <w:r>
        <w:t xml:space="preserve"> </w:t>
      </w:r>
    </w:p>
    <w:p w14:paraId="4F602055" w14:textId="2E8BBFDB" w:rsidR="004A67B7" w:rsidRDefault="004A67B7" w:rsidP="00B761AD">
      <w:pPr>
        <w:pStyle w:val="NumberedBulletPACKT"/>
        <w:numPr>
          <w:ilvl w:val="0"/>
          <w:numId w:val="0"/>
        </w:numPr>
        <w:ind w:left="360" w:hanging="360"/>
      </w:pPr>
    </w:p>
    <w:p w14:paraId="29916AE8" w14:textId="09AE4FEE" w:rsidR="008A2F65" w:rsidRDefault="00A72C9D" w:rsidP="001107DD">
      <w:pPr>
        <w:pStyle w:val="FigurePACKT"/>
      </w:pPr>
      <w:r>
        <w:drawing>
          <wp:inline distT="0" distB="0" distL="0" distR="0" wp14:anchorId="3B2F85ED" wp14:editId="2122CD4F">
            <wp:extent cx="4224270" cy="36957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5176" cy="3722739"/>
                    </a:xfrm>
                    <a:prstGeom prst="rect">
                      <a:avLst/>
                    </a:prstGeom>
                  </pic:spPr>
                </pic:pic>
              </a:graphicData>
            </a:graphic>
          </wp:inline>
        </w:drawing>
      </w:r>
    </w:p>
    <w:p w14:paraId="656E8A9D" w14:textId="5241AFF2" w:rsidR="00A807E4" w:rsidRPr="000D7E43" w:rsidRDefault="00A807E4" w:rsidP="001107DD">
      <w:pPr>
        <w:pStyle w:val="FigurePACKT"/>
        <w:rPr>
          <w:rStyle w:val="FigureCaptionPACKT"/>
        </w:rPr>
      </w:pPr>
      <w:r w:rsidRPr="000D7E43">
        <w:rPr>
          <w:rStyle w:val="FigureCaptionPACKT"/>
        </w:rPr>
        <w:t xml:space="preserve">Figure 7.30: </w:t>
      </w:r>
      <w:r w:rsidR="000D7E43">
        <w:rPr>
          <w:rStyle w:val="FigureCaptionPACKT"/>
        </w:rPr>
        <w:t>Configuring failover and load balancing</w:t>
      </w:r>
    </w:p>
    <w:p w14:paraId="7F034B06" w14:textId="5BEB0C92" w:rsidR="001107DD" w:rsidRDefault="001107DD" w:rsidP="001107DD">
      <w:pPr>
        <w:pStyle w:val="LayoutInformationPACKT"/>
        <w:numPr>
          <w:ilvl w:val="0"/>
          <w:numId w:val="3"/>
        </w:numPr>
        <w:rPr>
          <w:noProof/>
        </w:rPr>
      </w:pPr>
      <w:r>
        <w:t xml:space="preserve">Insert image </w:t>
      </w:r>
      <w:r>
        <w:rPr>
          <w:noProof/>
        </w:rPr>
        <w:t>B167</w:t>
      </w:r>
      <w:r w:rsidR="00D13E63">
        <w:rPr>
          <w:noProof/>
        </w:rPr>
        <w:t>6</w:t>
      </w:r>
      <w:r>
        <w:rPr>
          <w:noProof/>
        </w:rPr>
        <w:t>2_</w:t>
      </w:r>
      <w:r w:rsidR="00F1757D">
        <w:rPr>
          <w:noProof/>
        </w:rPr>
        <w:t>07</w:t>
      </w:r>
      <w:r w:rsidR="00D13E63">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291AFC5C" w:rsidR="001107DD" w:rsidRDefault="000239C8" w:rsidP="001107DD">
      <w:pPr>
        <w:pStyle w:val="FigurePACKT"/>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775" cy="1931024"/>
                    </a:xfrm>
                    <a:prstGeom prst="rect">
                      <a:avLst/>
                    </a:prstGeom>
                  </pic:spPr>
                </pic:pic>
              </a:graphicData>
            </a:graphic>
          </wp:inline>
        </w:drawing>
      </w:r>
      <w:r>
        <w:t xml:space="preserve"> </w:t>
      </w:r>
    </w:p>
    <w:p w14:paraId="0B5029DF" w14:textId="65F99325" w:rsidR="00286BF3" w:rsidRPr="00286BF3" w:rsidRDefault="00286BF3" w:rsidP="001107DD">
      <w:pPr>
        <w:pStyle w:val="FigurePACKT"/>
        <w:rPr>
          <w:rStyle w:val="FigureCaptionPACKT"/>
        </w:rPr>
      </w:pPr>
      <w:r w:rsidRPr="00286BF3">
        <w:rPr>
          <w:rStyle w:val="FigureCaptionPACKT"/>
        </w:rPr>
        <w:t>Figure 7.31: Getting active leases in the scope from both servers</w:t>
      </w:r>
    </w:p>
    <w:p w14:paraId="7E4B3177" w14:textId="204A7472" w:rsidR="001107DD" w:rsidRDefault="001107DD" w:rsidP="001107DD">
      <w:pPr>
        <w:pStyle w:val="LayoutInformationPACKT"/>
        <w:numPr>
          <w:ilvl w:val="0"/>
          <w:numId w:val="3"/>
        </w:numPr>
        <w:rPr>
          <w:noProof/>
        </w:rPr>
      </w:pPr>
      <w:r>
        <w:t xml:space="preserve">Insert image </w:t>
      </w:r>
      <w:r>
        <w:rPr>
          <w:noProof/>
        </w:rPr>
        <w:t>B167</w:t>
      </w:r>
      <w:r w:rsidR="006555EC">
        <w:rPr>
          <w:noProof/>
        </w:rPr>
        <w:t>6</w:t>
      </w:r>
      <w:r>
        <w:rPr>
          <w:noProof/>
        </w:rPr>
        <w:t>2_0</w:t>
      </w:r>
      <w:r w:rsidR="006555EC">
        <w:rPr>
          <w:noProof/>
        </w:rPr>
        <w:t>7</w:t>
      </w:r>
      <w:r w:rsidRPr="00023EAD">
        <w:rPr>
          <w:noProof/>
        </w:rPr>
        <w:t>_</w:t>
      </w:r>
      <w:r>
        <w:rPr>
          <w:noProof/>
        </w:rPr>
        <w:t>31.png</w:t>
      </w:r>
    </w:p>
    <w:p w14:paraId="746AC2D0" w14:textId="6D8D1155"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r w:rsidR="00072BA0">
        <w:t>:</w:t>
      </w:r>
    </w:p>
    <w:p w14:paraId="06AF0683" w14:textId="08ED92E2" w:rsidR="001107DD" w:rsidRDefault="00A72C9D" w:rsidP="001107DD">
      <w:pPr>
        <w:pStyle w:val="FigurePACKT"/>
        <w:rPr>
          <w:u w:val="words"/>
        </w:rPr>
      </w:pPr>
      <w:r>
        <w:drawing>
          <wp:inline distT="0" distB="0" distL="0" distR="0" wp14:anchorId="5112BFC8" wp14:editId="7FAB77BF">
            <wp:extent cx="3411494" cy="1771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337" cy="1799612"/>
                    </a:xfrm>
                    <a:prstGeom prst="rect">
                      <a:avLst/>
                    </a:prstGeom>
                  </pic:spPr>
                </pic:pic>
              </a:graphicData>
            </a:graphic>
          </wp:inline>
        </w:drawing>
      </w:r>
    </w:p>
    <w:p w14:paraId="5C014493" w14:textId="48F6DD9D" w:rsidR="009842B6" w:rsidRPr="009842B6" w:rsidRDefault="009842B6" w:rsidP="001107DD">
      <w:pPr>
        <w:pStyle w:val="FigurePACKT"/>
        <w:rPr>
          <w:rStyle w:val="FigureCaptionPACKT"/>
        </w:rPr>
      </w:pPr>
      <w:r w:rsidRPr="009842B6">
        <w:rPr>
          <w:rStyle w:val="FigureCaptionPACKT"/>
        </w:rPr>
        <w:t>Figure 7.32: Viewing DHCP statistics from both servers</w:t>
      </w:r>
    </w:p>
    <w:p w14:paraId="317E1898" w14:textId="609610AC" w:rsidR="001107DD" w:rsidRDefault="001107DD" w:rsidP="001107DD">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32.png</w:t>
      </w:r>
    </w:p>
    <w:p w14:paraId="5FCC2094" w14:textId="07BBBFD7" w:rsidR="00B761AD" w:rsidRDefault="00B761AD" w:rsidP="00B761AD">
      <w:pPr>
        <w:pStyle w:val="Heading2"/>
      </w:pPr>
      <w:r>
        <w:t>There</w:t>
      </w:r>
      <w:r w:rsidR="00FE2913">
        <w:t>'</w:t>
      </w:r>
      <w:r>
        <w:t>s more...</w:t>
      </w:r>
    </w:p>
    <w:p w14:paraId="350AA6B5" w14:textId="4A968D47" w:rsidR="00B761AD" w:rsidRDefault="001107DD" w:rsidP="001107DD">
      <w:pPr>
        <w:pStyle w:val="NormalPACKT"/>
      </w:pPr>
      <w:r>
        <w:t>Unlike in</w:t>
      </w:r>
      <w:r w:rsidR="00072BA0">
        <w:t xml:space="preserve"> the </w:t>
      </w:r>
      <w:r w:rsidRPr="009F299A">
        <w:rPr>
          <w:rStyle w:val="ItalicsPACKT"/>
        </w:rPr>
        <w:t>Installing DHCP</w:t>
      </w:r>
      <w:r w:rsidR="00072BA0">
        <w:t xml:space="preserve"> recipe,</w:t>
      </w:r>
      <w:r>
        <w:t xml:space="preserve"> </w:t>
      </w:r>
      <w:r w:rsidR="008875C4">
        <w:t xml:space="preserve">in this recipe, </w:t>
      </w:r>
      <w:r>
        <w:t>you do not add the DHCP</w:t>
      </w:r>
      <w:r w:rsidR="00C04F65">
        <w:t>-</w:t>
      </w:r>
      <w:r>
        <w:t xml:space="preserve">related local security groups on </w:t>
      </w:r>
      <w:r w:rsidRPr="008875C4">
        <w:rPr>
          <w:rStyle w:val="CodeInTextPACKT"/>
        </w:rPr>
        <w:t>DC2</w:t>
      </w:r>
      <w:r>
        <w:t>. If you plan to delegate administrative priv</w:t>
      </w:r>
      <w:r w:rsidR="008875C4">
        <w:t>i</w:t>
      </w:r>
      <w:r>
        <w:t>leges, you may wish to add those groups</w:t>
      </w:r>
      <w:r w:rsidR="00072BA0">
        <w:t>,</w:t>
      </w:r>
      <w:r>
        <w:t xml:space="preserve"> as you did in the earlier recipe.</w:t>
      </w:r>
    </w:p>
    <w:p w14:paraId="252FCE06" w14:textId="7C097ECF" w:rsidR="001107DD" w:rsidRDefault="001107DD" w:rsidP="001107DD">
      <w:pPr>
        <w:pStyle w:val="NormalPACKT"/>
      </w:pPr>
      <w:r>
        <w:t xml:space="preserve">In </w:t>
      </w:r>
      <w:r w:rsidRPr="001107DD">
        <w:rPr>
          <w:rStyle w:val="ItalicsPACKT"/>
        </w:rPr>
        <w:t>step 5</w:t>
      </w:r>
      <w:r>
        <w:t xml:space="preserve">, you establish a load balancing and failover relationship between the two DHCP </w:t>
      </w:r>
      <w:r w:rsidR="00A72C9D">
        <w:t>servers</w:t>
      </w:r>
      <w:r>
        <w:t xml:space="preserve">. By using the </w:t>
      </w:r>
      <w:r w:rsidRPr="001B7611">
        <w:rPr>
          <w:rStyle w:val="CodeInTextPACKT"/>
        </w:rPr>
        <w:t>-Verbose</w:t>
      </w:r>
      <w:r>
        <w:t xml:space="preserve"> switch </w:t>
      </w:r>
      <w:r w:rsidR="00AE06A2">
        <w:t>for</w:t>
      </w:r>
      <w:r>
        <w:t xml:space="preserve"> the </w:t>
      </w:r>
      <w:r w:rsidRPr="001107DD">
        <w:rPr>
          <w:rStyle w:val="CodeInTextPACKT"/>
        </w:rPr>
        <w:t>Add-DhcpServerV4Failover</w:t>
      </w:r>
      <w:r>
        <w:t xml:space="preserve"> cmdlet, you can see precisely what the command is doing, step by step. As you can see in the output</w:t>
      </w:r>
      <w:r w:rsidR="00EE587F">
        <w:t xml:space="preserve"> in </w:t>
      </w:r>
      <w:r w:rsidR="00EE587F" w:rsidRPr="002D7C63">
        <w:rPr>
          <w:i/>
          <w:iCs/>
        </w:rPr>
        <w:t>Figure 7.30</w:t>
      </w:r>
      <w:r>
        <w: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 that the relationship is on a scope</w:t>
      </w:r>
      <w:r w:rsidR="00072BA0">
        <w:t>-</w:t>
      </w:r>
      <w:r>
        <w:t>by</w:t>
      </w:r>
      <w:r w:rsidR="00072BA0">
        <w:t>-</w:t>
      </w:r>
      <w:r>
        <w:t>scope basis.</w:t>
      </w:r>
    </w:p>
    <w:p w14:paraId="64B72615" w14:textId="1B060371"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-ServerRole</w:t>
      </w:r>
      <w:r>
        <w:t xml:space="preserve"> parameter. For more details on this parameter and others</w:t>
      </w:r>
      <w:r w:rsidR="00072BA0">
        <w:t xml:space="preserve"> that</w:t>
      </w:r>
      <w:r>
        <w:t xml:space="preserve"> you can use to fine</w:t>
      </w:r>
      <w:r w:rsidR="008875C4">
        <w:t>-</w:t>
      </w:r>
      <w:r>
        <w:t xml:space="preserve">tune the relationship between the two partners, see </w:t>
      </w:r>
      <w:r w:rsidRPr="0041014D">
        <w:rPr>
          <w:rStyle w:val="URLPACKT"/>
        </w:rPr>
        <w:t>https://docs.microsoft.com/powershell/module/dhcpserver/add-dhcpserverv4failover</w:t>
      </w:r>
      <w:r w:rsidRPr="002D7C63">
        <w:t>.</w:t>
      </w:r>
    </w:p>
    <w:p w14:paraId="31771ECE" w14:textId="67442357" w:rsidR="008875C4" w:rsidRPr="008875C4" w:rsidRDefault="008875C4" w:rsidP="008875C4">
      <w:pPr>
        <w:pStyle w:val="NormalPACKT"/>
      </w:pPr>
      <w:r>
        <w:t xml:space="preserve">The DHCP </w:t>
      </w:r>
      <w:r w:rsidR="009A6A04">
        <w:t>f</w:t>
      </w:r>
      <w:r>
        <w:t>ailover feature provides several additional settings to control precisely when to failover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15B5CEAF" w:rsidR="00B761AD" w:rsidRDefault="005E7620" w:rsidP="005E7620">
      <w:pPr>
        <w:pStyle w:val="NormalPACKT"/>
      </w:pPr>
      <w:r>
        <w:t xml:space="preserve">When you installed Active Directory in </w:t>
      </w:r>
      <w:r w:rsidR="00291369" w:rsidRPr="00BB0152">
        <w:rPr>
          <w:rStyle w:val="ChapterrefPACKT"/>
        </w:rPr>
        <w:t>C</w:t>
      </w:r>
      <w:r w:rsidRPr="00BB0152">
        <w:rPr>
          <w:rStyle w:val="ChapterrefPACKT"/>
        </w:rPr>
        <w:t>hapter 6</w:t>
      </w:r>
      <w:r>
        <w:t xml:space="preserve">,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xml:space="preserve">, </w:t>
      </w:r>
      <w:r w:rsidR="00084857">
        <w:t xml:space="preserve">and when you added the child domain with </w:t>
      </w:r>
      <w:r w:rsidR="00084857" w:rsidRPr="00BB0152">
        <w:rPr>
          <w:rStyle w:val="CodeInTextPACKT"/>
        </w:rPr>
        <w:t>UKDC1</w:t>
      </w:r>
      <w:r w:rsidR="00084857">
        <w:t xml:space="preserve">, </w:t>
      </w:r>
      <w:r w:rsidRPr="005E7620">
        <w:t>you did not set</w:t>
      </w:r>
      <w:r>
        <w:t xml:space="preserve"> </w:t>
      </w:r>
      <w:r w:rsidRPr="005E7620">
        <w:t xml:space="preserve">up </w:t>
      </w:r>
      <w:r w:rsidR="00084857">
        <w:t xml:space="preserve">any additional </w:t>
      </w:r>
      <w:r w:rsidRPr="005E7620">
        <w:t xml:space="preserve">DNS </w:t>
      </w:r>
      <w:r w:rsidR="008D7129">
        <w:t>s</w:t>
      </w:r>
      <w:r w:rsidRPr="005E7620">
        <w:t>erver</w:t>
      </w:r>
      <w:r w:rsidR="00A77A89">
        <w:t xml:space="preserve">s </w:t>
      </w:r>
      <w:r w:rsidR="00084857">
        <w:t>in your forest</w:t>
      </w:r>
      <w:r w:rsidR="00A77A89">
        <w:t>.</w:t>
      </w:r>
      <w:r w:rsidRPr="005E7620">
        <w:t xml:space="preserve">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rsidR="00C21630">
        <w:t xml:space="preserve">so that they </w:t>
      </w:r>
      <w:r>
        <w:t>u</w:t>
      </w:r>
      <w:r w:rsidRPr="005E7620">
        <w:t>se</w:t>
      </w:r>
      <w:r w:rsidR="00084857">
        <w:t xml:space="preserve"> at least two</w:t>
      </w:r>
      <w:r w:rsidRPr="005E7620">
        <w:t xml:space="preserve"> </w:t>
      </w:r>
      <w:r>
        <w:t xml:space="preserve">DNS servers. </w:t>
      </w:r>
      <w:r w:rsidR="00084857">
        <w:t xml:space="preserve">For servers with a static DNS setting, you </w:t>
      </w:r>
      <w:r>
        <w:t xml:space="preserve">should </w:t>
      </w:r>
      <w:r w:rsidR="00084857">
        <w:t xml:space="preserve">also </w:t>
      </w:r>
      <w:r>
        <w:t xml:space="preserve">update </w:t>
      </w:r>
      <w:r w:rsidR="00084857">
        <w:t xml:space="preserve">the DHCP DNS server option </w:t>
      </w:r>
      <w:r>
        <w:t xml:space="preserve">settings </w:t>
      </w:r>
      <w:r w:rsidR="00084857">
        <w:t>to</w:t>
      </w:r>
      <w:r>
        <w:t xml:space="preserve"> ensure that </w:t>
      </w:r>
      <w:r w:rsidR="00084857">
        <w:t xml:space="preserve">your </w:t>
      </w:r>
      <w:r>
        <w:t>DHCP servers also provide two DNS server entries</w:t>
      </w:r>
      <w:r w:rsidR="00084857">
        <w:t xml:space="preserve"> to DHCP </w:t>
      </w:r>
      <w:r w:rsidR="00F7182A">
        <w:t>c</w:t>
      </w:r>
      <w:r w:rsidR="00084857">
        <w:t>lients</w:t>
      </w:r>
      <w:r>
        <w:t>.</w:t>
      </w:r>
    </w:p>
    <w:p w14:paraId="482EF979" w14:textId="26057E87" w:rsidR="005E7620" w:rsidRDefault="005E7620" w:rsidP="005E7620">
      <w:pPr>
        <w:pStyle w:val="NormalPACKT"/>
      </w:pPr>
      <w:r>
        <w:t xml:space="preserve">In most </w:t>
      </w:r>
      <w:r w:rsidR="000F104F">
        <w:t>organizations</w:t>
      </w:r>
      <w:r>
        <w:t xml:space="preserve">, there are several DNS service configuration options you may wish to set. These include whether to allow DNS server recursion on the server, the maximum size of the DNS cache, and whether to use </w:t>
      </w:r>
      <w:r w:rsidRPr="00F016EC">
        <w:rPr>
          <w:b/>
          <w:bCs/>
        </w:rPr>
        <w:t>Extended DNS</w:t>
      </w:r>
      <w:r>
        <w:t xml:space="preserve"> (</w:t>
      </w:r>
      <w:r w:rsidRPr="00F016EC">
        <w:rPr>
          <w:b/>
          <w:bCs/>
        </w:rPr>
        <w:t>EDNS</w:t>
      </w:r>
      <w:r>
        <w:t>)</w:t>
      </w:r>
      <w:r w:rsidR="0008611B">
        <w:t>.</w:t>
      </w:r>
    </w:p>
    <w:p w14:paraId="3892FE89" w14:textId="7AC6BD94" w:rsidR="005E7620" w:rsidRDefault="005E7620" w:rsidP="005E7620">
      <w:pPr>
        <w:pStyle w:val="NormalPACKT"/>
      </w:pPr>
      <w:r>
        <w:t>EDNS (also referred to as EDNS0 or</w:t>
      </w:r>
      <w:r w:rsidR="00C21630">
        <w:t>,</w:t>
      </w:r>
      <w:r>
        <w:t xml:space="preserve"> more recently</w:t>
      </w:r>
      <w:r w:rsidR="00C21630">
        <w:t>,</w:t>
      </w:r>
      <w:r>
        <w:t xml:space="preserve"> EDNS(0)) is an extension mechanism that enables more recent DNS servers to interact with older servers that may not be capable of specific actions. For more details on EDNS(0), see </w:t>
      </w:r>
      <w:r w:rsidRPr="0008611B">
        <w:rPr>
          <w:rStyle w:val="URLPACKT"/>
        </w:rPr>
        <w:t>https://en.wikipedia.org/wiki/Extension_mechanisms_for_DNS#:~:text=Extension%20mechanisms%20for%20DNS%20(EDNS,increasing%20functionality%20of%20the%20protocol</w:t>
      </w:r>
      <w:r w:rsidRPr="005E7620">
        <w:t>.</w:t>
      </w:r>
      <w:r>
        <w:t xml:space="preserve"> </w:t>
      </w:r>
    </w:p>
    <w:p w14:paraId="4BBE60E9" w14:textId="743B7C36" w:rsidR="005E7620" w:rsidRDefault="005E7620" w:rsidP="005E7620">
      <w:pPr>
        <w:pStyle w:val="NormalPACKT"/>
      </w:pPr>
      <w:r>
        <w:t xml:space="preserve">This recipe is a starting point. There are other DNS server options you may wish to consider updating, such as DNS </w:t>
      </w:r>
      <w:r w:rsidR="00A5465F">
        <w:t>s</w:t>
      </w:r>
      <w:r>
        <w:t xml:space="preserve">ecurity. Additionally, you may need to reconfigure other servers and update the static IP address settings (to point to both DNS </w:t>
      </w:r>
      <w:r w:rsidR="003326D1">
        <w:t>s</w:t>
      </w:r>
      <w:r>
        <w:t xml:space="preserve">ervers). And finally, in the Reskit.Org forest, you should also be updating the child domain </w:t>
      </w:r>
      <w:r w:rsidRPr="000F104F">
        <w:rPr>
          <w:rStyle w:val="CodeInTextPACKT"/>
        </w:rPr>
        <w:t>UK.Reskit.Org</w:t>
      </w:r>
      <w:r>
        <w:t>.</w:t>
      </w:r>
    </w:p>
    <w:p w14:paraId="1807387C" w14:textId="09F29BE8" w:rsidR="005E7620" w:rsidRDefault="005E7620" w:rsidP="005E7620">
      <w:pPr>
        <w:pStyle w:val="NormalPACKT"/>
      </w:pPr>
      <w:r>
        <w:t xml:space="preserve">In this recipe, you update the domain-wide DNS settings in the Reskit.Org domain. These settings include ensuring that you configure </w:t>
      </w:r>
      <w:r w:rsidRPr="00086698">
        <w:t>DC2</w:t>
      </w:r>
      <w:r w:rsidR="00FE2913" w:rsidRPr="00C21630">
        <w:t>'</w:t>
      </w:r>
      <w:r w:rsidRPr="00C21630">
        <w:t>s</w:t>
      </w:r>
      <w:r>
        <w:t xml:space="preserve"> DNS service </w:t>
      </w:r>
      <w:r w:rsidR="003E7C87">
        <w:t xml:space="preserve">in </w:t>
      </w:r>
      <w:r>
        <w:t>the same</w:t>
      </w:r>
      <w:r w:rsidR="003E7C87">
        <w:t xml:space="preserve"> way</w:t>
      </w:r>
      <w:r>
        <w:t xml:space="preserve"> as </w:t>
      </w:r>
      <w:r w:rsidRPr="005E7620">
        <w:rPr>
          <w:rStyle w:val="CodeInTextPACKT"/>
        </w:rPr>
        <w:t>DC1</w:t>
      </w:r>
      <w:r>
        <w:t xml:space="preserve">, </w:t>
      </w:r>
      <w:r w:rsidR="00A72C9D">
        <w:t>updat</w:t>
      </w:r>
      <w:r w:rsidR="00DB4A65">
        <w:t>ing</w:t>
      </w:r>
      <w:r w:rsidR="00A72C9D">
        <w:t xml:space="preserve"> </w:t>
      </w:r>
      <w:r>
        <w:t>DNS server configuration settings</w:t>
      </w:r>
      <w:r w:rsidR="008E6B30">
        <w:t>,</w:t>
      </w:r>
      <w:r w:rsidR="00A72C9D">
        <w:t xml:space="preserve"> configur</w:t>
      </w:r>
      <w:r w:rsidR="00DB4A65">
        <w:t>ing</w:t>
      </w:r>
      <w:r>
        <w:t xml:space="preserve"> both </w:t>
      </w:r>
      <w:r w:rsidRPr="005E7620">
        <w:rPr>
          <w:rStyle w:val="CodeInTextPACKT"/>
        </w:rPr>
        <w:t>DC1</w:t>
      </w:r>
      <w:r>
        <w:t xml:space="preserve"> and </w:t>
      </w:r>
      <w:r w:rsidRPr="005E7620">
        <w:rPr>
          <w:rStyle w:val="CodeInTextPACKT"/>
        </w:rPr>
        <w:t>DC2</w:t>
      </w:r>
      <w:r>
        <w:t xml:space="preserve"> </w:t>
      </w:r>
      <w:r w:rsidR="00A61A11">
        <w:t xml:space="preserve">to </w:t>
      </w:r>
      <w:r>
        <w:t>point to the correct DNS servers</w:t>
      </w:r>
      <w:r w:rsidR="00B424DB">
        <w:t>,</w:t>
      </w:r>
      <w:r>
        <w:t xml:space="preserve"> and updat</w:t>
      </w:r>
      <w:r w:rsidR="00DB4A65">
        <w:t>ing</w:t>
      </w:r>
      <w:r>
        <w:t xml:space="preserve"> DHCP </w:t>
      </w:r>
      <w:r w:rsidR="004F1060">
        <w:t xml:space="preserve">to </w:t>
      </w:r>
      <w:r>
        <w:t xml:space="preserve">issue both DNS server addresses. You </w:t>
      </w:r>
      <w:r w:rsidR="004D3E58">
        <w:t xml:space="preserve">then examine </w:t>
      </w:r>
      <w:r>
        <w:t xml:space="preserve">the </w:t>
      </w:r>
      <w:r w:rsidR="004D3E58">
        <w:t xml:space="preserve">DNS </w:t>
      </w:r>
      <w:r>
        <w:t>settings.</w:t>
      </w:r>
    </w:p>
    <w:p w14:paraId="79373855" w14:textId="219C03F3" w:rsidR="004D3E58" w:rsidRPr="005E7620" w:rsidRDefault="004D3E58" w:rsidP="005E7620">
      <w:pPr>
        <w:pStyle w:val="NormalPACKT"/>
      </w:pPr>
      <w:r>
        <w:t>In</w:t>
      </w:r>
      <w:r w:rsidR="00C21630">
        <w:t xml:space="preserve"> the</w:t>
      </w:r>
      <w:r>
        <w:t xml:space="preserve"> </w:t>
      </w:r>
      <w:r w:rsidRPr="006F028D">
        <w:rPr>
          <w:rStyle w:val="ItalicsPACKT"/>
        </w:rPr>
        <w:t>Configur</w:t>
      </w:r>
      <w:r w:rsidR="006F028D" w:rsidRPr="006F028D">
        <w:rPr>
          <w:rStyle w:val="ItalicsPACKT"/>
        </w:rPr>
        <w:t>ing</w:t>
      </w:r>
      <w:r w:rsidRPr="006F028D">
        <w:rPr>
          <w:rStyle w:val="ItalicsPACKT"/>
        </w:rPr>
        <w:t xml:space="preserve"> IP </w:t>
      </w:r>
      <w:r w:rsidR="006F028D">
        <w:rPr>
          <w:rStyle w:val="ItalicsPACKT"/>
        </w:rPr>
        <w:t>a</w:t>
      </w:r>
      <w:r w:rsidRPr="006F028D">
        <w:rPr>
          <w:rStyle w:val="ItalicsPACKT"/>
        </w:rPr>
        <w:t>ddressing</w:t>
      </w:r>
      <w:r w:rsidR="00C21630">
        <w:t xml:space="preserve"> recipe,</w:t>
      </w:r>
      <w:r>
        <w:t xml:space="preserve"> you configured </w:t>
      </w:r>
      <w:r w:rsidRPr="00500486">
        <w:rPr>
          <w:rStyle w:val="CodeInTextPACKT"/>
        </w:rPr>
        <w:t>SRV2</w:t>
      </w:r>
      <w:r>
        <w:t xml:space="preserve">, a workgroup host, to update DNS. You configured the Reskit.Org zone on </w:t>
      </w:r>
      <w:r w:rsidRPr="00663591">
        <w:rPr>
          <w:rStyle w:val="CodeInTextPACKT"/>
        </w:rPr>
        <w:t>DC1</w:t>
      </w:r>
      <w:r>
        <w:t xml:space="preserve"> to allow non-domain members to update their DNS registrations using dynamic DNS. This configuration is not a best</w:t>
      </w:r>
      <w:r w:rsidR="00C21630">
        <w:t xml:space="preserve"> </w:t>
      </w:r>
      <w:r>
        <w:t>practice configuration. I</w:t>
      </w:r>
      <w:r w:rsidR="004571BA">
        <w:t>n</w:t>
      </w:r>
      <w:r>
        <w:t xml:space="preserve"> the final steps </w:t>
      </w:r>
      <w:r w:rsidR="00C21630">
        <w:t xml:space="preserve">of </w:t>
      </w:r>
      <w:r>
        <w:t xml:space="preserve">this recipe, you update the DNS zones for Reskit.Org to allow only secure updates and join </w:t>
      </w:r>
      <w:r w:rsidRPr="00663591">
        <w:rPr>
          <w:rStyle w:val="CodeInTextPACKT"/>
        </w:rPr>
        <w:t>SRV2</w:t>
      </w:r>
      <w:r>
        <w:t xml:space="preserve"> to the </w:t>
      </w:r>
      <w:r w:rsidRPr="00BC6FC6">
        <w:t>Reskit.Org</w:t>
      </w:r>
      <w:r>
        <w:t xml:space="preserve"> domain with a static IP address. </w:t>
      </w:r>
    </w:p>
    <w:p w14:paraId="5AC911EA" w14:textId="368C651C" w:rsidR="00B761AD" w:rsidRDefault="00B761AD" w:rsidP="00B761AD">
      <w:pPr>
        <w:pStyle w:val="Heading2"/>
        <w:tabs>
          <w:tab w:val="left" w:pos="0"/>
        </w:tabs>
      </w:pPr>
      <w:r>
        <w:t xml:space="preserve">Getting </w:t>
      </w:r>
      <w:r w:rsidR="006E6694">
        <w:t>r</w:t>
      </w:r>
      <w:r>
        <w:t>eady</w:t>
      </w:r>
    </w:p>
    <w:p w14:paraId="6EC1282E" w14:textId="16942FD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t>How to do it...</w:t>
      </w:r>
    </w:p>
    <w:p w14:paraId="23C61657" w14:textId="674F3C28" w:rsidR="005E7620" w:rsidRPr="004E5E70" w:rsidRDefault="005E7620" w:rsidP="004E5E70">
      <w:pPr>
        <w:pStyle w:val="NumberedBulletPACKT"/>
        <w:numPr>
          <w:ilvl w:val="0"/>
          <w:numId w:val="37"/>
        </w:numPr>
        <w:rPr>
          <w:color w:val="000000"/>
          <w:lang w:val="en-GB" w:eastAsia="en-GB"/>
        </w:rPr>
      </w:pPr>
      <w:r w:rsidRPr="004E5E70">
        <w:rPr>
          <w:lang w:val="en-GB" w:eastAsia="en-GB"/>
        </w:rPr>
        <w:t>Installing the DNS feature on </w:t>
      </w:r>
      <w:r w:rsidRPr="004D3E58">
        <w:rPr>
          <w:rStyle w:val="CodeInTextPACKT"/>
        </w:rPr>
        <w:t>DC2</w:t>
      </w:r>
      <w:del w:id="72" w:author="Thomas Lee" w:date="2021-06-15T09:43:00Z">
        <w:r w:rsidR="00FA7A1D" w:rsidDel="00F46AA5">
          <w:rPr>
            <w:lang w:val="en-GB" w:eastAsia="en-GB"/>
          </w:rPr>
          <w:delText>:</w:delText>
        </w:r>
      </w:del>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commentRangeStart w:id="73"/>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commentRangeEnd w:id="73"/>
      <w:r w:rsidR="00F46AA5">
        <w:rPr>
          <w:rStyle w:val="CommentReference"/>
          <w:rFonts w:ascii="Arial" w:hAnsi="Arial"/>
          <w:color w:val="auto"/>
          <w:lang w:eastAsia="en-US"/>
        </w:rPr>
        <w:commentReference w:id="73"/>
      </w:r>
    </w:p>
    <w:p w14:paraId="60003CEC" w14:textId="77777777" w:rsidR="005E7620" w:rsidRPr="005E7620" w:rsidRDefault="005E7620" w:rsidP="000F104F">
      <w:pPr>
        <w:pStyle w:val="CodePACKT"/>
        <w:rPr>
          <w:lang w:val="en-GB"/>
        </w:rPr>
      </w:pPr>
    </w:p>
    <w:p w14:paraId="042E0663" w14:textId="2F7A776D" w:rsidR="005E7620" w:rsidRPr="004D3E58" w:rsidRDefault="005E7620" w:rsidP="004E5E70">
      <w:pPr>
        <w:pStyle w:val="NumberedBulletPACKT"/>
        <w:numPr>
          <w:ilvl w:val="0"/>
          <w:numId w:val="37"/>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del w:id="74" w:author="Thomas Lee" w:date="2021-06-15T09:43:00Z">
        <w:r w:rsidR="00FA7A1D" w:rsidDel="00F46AA5">
          <w:rPr>
            <w:lang w:val="en-GB" w:eastAsia="en-GB"/>
          </w:rPr>
          <w:delText>:</w:delText>
        </w:r>
      </w:del>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Set-DnsServerRecursion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Set-DnsServerCache  -MaxKBSize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EnableProbes    = $true</w:t>
      </w:r>
    </w:p>
    <w:p w14:paraId="233C0256" w14:textId="77777777" w:rsidR="005E7620" w:rsidRPr="000F104F" w:rsidRDefault="005E7620" w:rsidP="000F104F">
      <w:pPr>
        <w:pStyle w:val="CodePACKT"/>
      </w:pPr>
      <w:r w:rsidRPr="000F104F">
        <w:t>    EnableReception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Set-DnsServerEDns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Set-DnsServerGlobalNameZone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08446173" w:rsidR="005E7620" w:rsidRPr="005E7620" w:rsidRDefault="005E7620" w:rsidP="004E5E70">
      <w:pPr>
        <w:pStyle w:val="NormalPACKT"/>
        <w:numPr>
          <w:ilvl w:val="0"/>
          <w:numId w:val="37"/>
        </w:numPr>
        <w:rPr>
          <w:color w:val="000000"/>
          <w:lang w:val="en-GB" w:eastAsia="en-GB"/>
        </w:rPr>
      </w:pPr>
      <w:r w:rsidRPr="005E7620">
        <w:rPr>
          <w:lang w:val="en-GB" w:eastAsia="en-GB"/>
        </w:rPr>
        <w:t>Reconfiguring DNS on </w:t>
      </w:r>
      <w:r w:rsidRPr="000F104F">
        <w:rPr>
          <w:rStyle w:val="CodeInTextPACKT"/>
        </w:rPr>
        <w:t>DC2</w:t>
      </w:r>
      <w:r w:rsidR="004D3E58" w:rsidRPr="00775D09">
        <w:t xml:space="preserve"> and</w:t>
      </w:r>
      <w:r w:rsidRPr="005E7620">
        <w:rPr>
          <w:lang w:val="en-GB" w:eastAsia="en-GB"/>
        </w:rPr>
        <w:t> </w:t>
      </w:r>
      <w:r w:rsidRPr="000F104F">
        <w:rPr>
          <w:rStyle w:val="CodeInTextPACKT"/>
        </w:rPr>
        <w:t>DC1</w:t>
      </w:r>
      <w:del w:id="75" w:author="Thomas Lee" w:date="2021-06-15T09:43:00Z">
        <w:r w:rsidR="00FA7A1D" w:rsidDel="00F46AA5">
          <w:rPr>
            <w:lang w:val="en-GB" w:eastAsia="en-GB"/>
          </w:rPr>
          <w:delText>:</w:delText>
        </w:r>
      </w:del>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-ScriptBlock $SB1</w:t>
      </w:r>
    </w:p>
    <w:p w14:paraId="429DF358" w14:textId="77777777" w:rsidR="005E7620" w:rsidRPr="005E7620" w:rsidRDefault="005E7620" w:rsidP="00863CF7">
      <w:pPr>
        <w:pStyle w:val="CodePACKT"/>
        <w:rPr>
          <w:lang w:val="en-GB"/>
        </w:rPr>
      </w:pPr>
      <w:r w:rsidRPr="005E7620">
        <w:rPr>
          <w:lang w:val="en-GB"/>
        </w:rPr>
        <w:t>Invoke-Command -ScriptBlock $SB1 -ComputerName DC1</w:t>
      </w:r>
    </w:p>
    <w:p w14:paraId="408D4651" w14:textId="77777777" w:rsidR="005E7620" w:rsidRPr="005E7620" w:rsidRDefault="005E7620" w:rsidP="00863CF7">
      <w:pPr>
        <w:pStyle w:val="CodePACKT"/>
        <w:rPr>
          <w:lang w:val="en-GB"/>
        </w:rPr>
      </w:pPr>
    </w:p>
    <w:p w14:paraId="06CF78FB" w14:textId="66789C3B" w:rsidR="005E7620" w:rsidRPr="005E7620" w:rsidRDefault="005E7620" w:rsidP="004E5E70">
      <w:pPr>
        <w:pStyle w:val="NumberedBulletPACKT"/>
        <w:numPr>
          <w:ilvl w:val="0"/>
          <w:numId w:val="37"/>
        </w:numPr>
        <w:rPr>
          <w:color w:val="000000"/>
          <w:lang w:val="en-GB" w:eastAsia="en-GB"/>
        </w:rPr>
      </w:pPr>
      <w:commentRangeStart w:id="76"/>
      <w:r w:rsidRPr="005E7620">
        <w:rPr>
          <w:lang w:val="en-GB" w:eastAsia="en-GB"/>
        </w:rPr>
        <w:t>Creating </w:t>
      </w:r>
      <w:r w:rsidR="00272D3F">
        <w:rPr>
          <w:lang w:val="en-GB" w:eastAsia="en-GB"/>
        </w:rPr>
        <w:t>a</w:t>
      </w:r>
      <w:del w:id="77" w:author="Thomas Lee" w:date="2021-06-15T09:43:00Z">
        <w:r w:rsidR="00272D3F" w:rsidDel="00F46AA5">
          <w:rPr>
            <w:lang w:val="en-GB" w:eastAsia="en-GB"/>
          </w:rPr>
          <w:delText xml:space="preserve"> </w:delText>
        </w:r>
      </w:del>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del w:id="78" w:author="Thomas Lee" w:date="2021-06-15T09:43:00Z">
        <w:r w:rsidR="00775D09" w:rsidDel="00F46AA5">
          <w:rPr>
            <w:lang w:val="en-GB" w:eastAsia="en-GB"/>
          </w:rPr>
          <w:delText>:</w:delText>
        </w:r>
      </w:del>
      <w:commentRangeEnd w:id="76"/>
      <w:r w:rsidR="00F46AA5">
        <w:rPr>
          <w:rStyle w:val="CommentReference"/>
          <w:rFonts w:ascii="Arial" w:hAnsi="Arial"/>
        </w:rPr>
        <w:commentReference w:id="76"/>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2ADE379B" w:rsidR="005E7620" w:rsidRPr="005E7620" w:rsidRDefault="005E7620" w:rsidP="00AA70FA">
      <w:pPr>
        <w:pStyle w:val="CodePACKT"/>
        <w:ind w:left="0" w:right="-1152"/>
        <w:rPr>
          <w:lang w:val="en-GB"/>
        </w:rPr>
      </w:pPr>
      <w:r w:rsidRPr="005E7620">
        <w:rPr>
          <w:lang w:val="en-GB"/>
        </w:rPr>
        <w:t>    </w:t>
      </w:r>
      <w:r w:rsidR="00084857">
        <w:rPr>
          <w:lang w:val="en-GB"/>
        </w:rPr>
        <w:t xml:space="preserve"> </w:t>
      </w:r>
      <w:r w:rsidRPr="005E7620">
        <w:rPr>
          <w:lang w:val="en-GB"/>
        </w:rPr>
        <w:t>Get-NetIPInterface -InterfaceAlias </w:t>
      </w:r>
      <w:r w:rsidR="00FE2913">
        <w:rPr>
          <w:color w:val="A31515"/>
          <w:lang w:val="en-GB"/>
        </w:rPr>
        <w:t>"</w:t>
      </w:r>
      <w:r w:rsidRPr="005E7620">
        <w:rPr>
          <w:color w:val="A31515"/>
          <w:lang w:val="en-GB"/>
        </w:rPr>
        <w:t>Ethernet</w:t>
      </w:r>
      <w:r w:rsidR="00FE2913">
        <w:rPr>
          <w:color w:val="A31515"/>
          <w:lang w:val="en-GB"/>
        </w:rPr>
        <w:t>"</w:t>
      </w:r>
      <w:r w:rsidRPr="005E7620">
        <w:rPr>
          <w:lang w:val="en-GB"/>
        </w:rPr>
        <w:t> -AddressFamily IPv4</w:t>
      </w:r>
    </w:p>
    <w:p w14:paraId="4B4D31BE" w14:textId="0483A4AC" w:rsidR="005E7620" w:rsidRPr="005E7620" w:rsidRDefault="005E7620" w:rsidP="00863CF7">
      <w:pPr>
        <w:pStyle w:val="CodePACKT"/>
        <w:rPr>
          <w:lang w:val="en-GB"/>
        </w:rPr>
      </w:pPr>
      <w:r w:rsidRPr="005E7620">
        <w:rPr>
          <w:lang w:val="en-GB"/>
        </w:rPr>
        <w:t>  $DNSSERVERS = (</w:t>
      </w:r>
      <w:r w:rsidR="00FE2913">
        <w:rPr>
          <w:color w:val="A31515"/>
          <w:lang w:val="en-GB"/>
        </w:rPr>
        <w:t>'</w:t>
      </w:r>
      <w:r w:rsidRPr="005E7620">
        <w:rPr>
          <w:color w:val="A31515"/>
          <w:lang w:val="en-GB"/>
        </w:rPr>
        <w:t>127.0.0.1</w:t>
      </w:r>
      <w:r w:rsidR="00FE2913">
        <w:rPr>
          <w:color w:val="A31515"/>
          <w:lang w:val="en-GB"/>
        </w:rPr>
        <w:t>'</w:t>
      </w:r>
      <w:r w:rsidRPr="005E7620">
        <w:rPr>
          <w:lang w:val="en-GB"/>
        </w:rPr>
        <w:t>,</w:t>
      </w:r>
      <w:r w:rsidR="00FE2913">
        <w:rPr>
          <w:color w:val="A31515"/>
          <w:lang w:val="en-GB"/>
        </w:rPr>
        <w:t>'</w:t>
      </w:r>
      <w:r w:rsidRPr="005E7620">
        <w:rPr>
          <w:color w:val="A31515"/>
          <w:lang w:val="en-GB"/>
        </w:rPr>
        <w:t>10.10.10.10</w:t>
      </w:r>
      <w:r w:rsidR="00FE2913">
        <w:rPr>
          <w:color w:val="A31515"/>
          <w:lang w:val="en-GB"/>
        </w:rPr>
        <w:t>'</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37753C">
        <w:t>@</w:t>
      </w:r>
      <w:r w:rsidRPr="005E7620">
        <w:rPr>
          <w:lang w:val="en-GB"/>
        </w:rPr>
        <w:t>{</w:t>
      </w:r>
    </w:p>
    <w:p w14:paraId="451FCA3C" w14:textId="77777777" w:rsidR="005E7620" w:rsidRPr="005E7620" w:rsidRDefault="005E7620" w:rsidP="00863CF7">
      <w:pPr>
        <w:pStyle w:val="CodePACKT"/>
        <w:rPr>
          <w:lang w:val="en-GB"/>
        </w:rPr>
      </w:pPr>
      <w:r w:rsidRPr="005E7620">
        <w:rPr>
          <w:lang w:val="en-GB"/>
        </w:rPr>
        <w:t>    InterfaceIndex  = $NIC.InterfaceIndex</w:t>
      </w:r>
    </w:p>
    <w:p w14:paraId="6F9E4639" w14:textId="77777777" w:rsidR="005E7620" w:rsidRPr="005E7620" w:rsidRDefault="005E7620" w:rsidP="00863CF7">
      <w:pPr>
        <w:pStyle w:val="CodePACKT"/>
        <w:rPr>
          <w:lang w:val="en-GB"/>
        </w:rPr>
      </w:pPr>
      <w:r w:rsidRPr="005E7620">
        <w:rPr>
          <w:lang w:val="en-GB"/>
        </w:rPr>
        <w:t>    ServerAddresses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Set-DnsClientServerAddress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4D7A7BB3"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w:t>
      </w:r>
      <w:r w:rsidR="00A72C9D">
        <w:rPr>
          <w:lang w:val="en-GB" w:eastAsia="en-GB"/>
        </w:rPr>
        <w:t>s</w:t>
      </w:r>
      <w:r w:rsidR="00A72C9D" w:rsidRPr="005E7620">
        <w:rPr>
          <w:lang w:val="en-GB" w:eastAsia="en-GB"/>
        </w:rPr>
        <w:t>ervers</w:t>
      </w:r>
      <w:del w:id="79" w:author="Thomas Lee" w:date="2021-06-15T09:44:00Z">
        <w:r w:rsidR="0029709A" w:rsidDel="00F46AA5">
          <w:rPr>
            <w:lang w:val="en-GB" w:eastAsia="en-GB"/>
          </w:rPr>
          <w:delText>:</w:delText>
        </w:r>
      </w:del>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-ScriptBlock $SB2</w:t>
      </w:r>
    </w:p>
    <w:p w14:paraId="4C8F743E" w14:textId="77777777" w:rsidR="005E7620" w:rsidRPr="000F104F" w:rsidRDefault="005E7620" w:rsidP="000F104F">
      <w:pPr>
        <w:pStyle w:val="CodePACKT"/>
      </w:pPr>
    </w:p>
    <w:p w14:paraId="366B5C72" w14:textId="6EE85F3C" w:rsidR="005E7620" w:rsidRPr="005E7620" w:rsidRDefault="005E7620" w:rsidP="004E5E70">
      <w:pPr>
        <w:pStyle w:val="NumberedBulletPACKT"/>
        <w:numPr>
          <w:ilvl w:val="0"/>
          <w:numId w:val="37"/>
        </w:numPr>
        <w:rPr>
          <w:color w:val="000000"/>
          <w:lang w:val="en-GB" w:eastAsia="en-GB"/>
        </w:rPr>
      </w:pPr>
      <w:commentRangeStart w:id="80"/>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del w:id="81" w:author="Thomas Lee" w:date="2021-06-15T09:44:00Z">
        <w:r w:rsidR="009B4EE4" w:rsidDel="00F46AA5">
          <w:rPr>
            <w:lang w:val="en-GB" w:eastAsia="en-GB"/>
          </w:rPr>
          <w:delText>:</w:delText>
        </w:r>
      </w:del>
      <w:commentRangeEnd w:id="80"/>
      <w:r w:rsidR="00F46AA5">
        <w:rPr>
          <w:rStyle w:val="CommentReference"/>
          <w:rFonts w:ascii="Arial" w:hAnsi="Arial"/>
        </w:rPr>
        <w:commentReference w:id="80"/>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4777322F" w:rsidR="005E7620" w:rsidRPr="000F104F" w:rsidRDefault="005E7620" w:rsidP="000F104F">
      <w:pPr>
        <w:pStyle w:val="CodePACKT"/>
      </w:pPr>
      <w:r w:rsidRPr="000F104F">
        <w:t>    G</w:t>
      </w:r>
      <w:commentRangeStart w:id="82"/>
      <w:commentRangeStart w:id="83"/>
      <w:r w:rsidRPr="000F104F">
        <w:t>et-NetIPInterface -InterfaceAlias </w:t>
      </w:r>
      <w:r w:rsidR="00FE2913">
        <w:t>"</w:t>
      </w:r>
      <w:r w:rsidRPr="000F104F">
        <w:t>Ethernet</w:t>
      </w:r>
      <w:r w:rsidR="00FE2913">
        <w:t>"</w:t>
      </w:r>
      <w:r w:rsidRPr="000F104F">
        <w:t> -AddressFamily IPv4</w:t>
      </w:r>
      <w:commentRangeEnd w:id="82"/>
      <w:r w:rsidR="00D60068">
        <w:rPr>
          <w:rStyle w:val="CommentReference"/>
          <w:rFonts w:ascii="Arial" w:hAnsi="Arial"/>
          <w:color w:val="auto"/>
          <w:lang w:eastAsia="en-US"/>
        </w:rPr>
        <w:commentReference w:id="82"/>
      </w:r>
      <w:commentRangeEnd w:id="83"/>
      <w:r w:rsidR="00816884">
        <w:rPr>
          <w:rStyle w:val="CommentReference"/>
          <w:rFonts w:ascii="Arial" w:hAnsi="Arial"/>
          <w:color w:val="auto"/>
          <w:lang w:eastAsia="en-US"/>
        </w:rPr>
        <w:commentReference w:id="83"/>
      </w:r>
    </w:p>
    <w:p w14:paraId="1A894484" w14:textId="025CB4F0" w:rsidR="005E7620" w:rsidRPr="000F104F" w:rsidRDefault="005E7620" w:rsidP="000F104F">
      <w:pPr>
        <w:pStyle w:val="CodePACKT"/>
      </w:pPr>
      <w:r w:rsidRPr="000F104F">
        <w:t>  $DNSSERVERS = (</w:t>
      </w:r>
      <w:r w:rsidR="00FE2913">
        <w:t>'</w:t>
      </w:r>
      <w:r w:rsidRPr="000F104F">
        <w:t>127.0.0.1</w:t>
      </w:r>
      <w:r w:rsidR="00FE2913">
        <w:t>'</w:t>
      </w:r>
      <w:r w:rsidRPr="000F104F">
        <w:t>,</w:t>
      </w:r>
      <w:r w:rsidR="00FE2913">
        <w:t>'</w:t>
      </w:r>
      <w:r w:rsidRPr="000F104F">
        <w:t>10.10.10.11</w:t>
      </w:r>
      <w:r w:rsidR="00FE2913">
        <w:t>'</w:t>
      </w:r>
      <w:r w:rsidRPr="000F104F">
        <w:t>)</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InterfaceIndex  = $NIC.InterfaceIndex</w:t>
      </w:r>
    </w:p>
    <w:p w14:paraId="13FAD76E" w14:textId="77777777" w:rsidR="005E7620" w:rsidRPr="000F104F" w:rsidRDefault="005E7620" w:rsidP="000F104F">
      <w:pPr>
        <w:pStyle w:val="CodePACKT"/>
      </w:pPr>
      <w:r w:rsidRPr="000F104F">
        <w:t>    ServerAddresses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Set-DnsClientServerAddress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456BC46E" w:rsidR="005E7620" w:rsidRPr="005E7620" w:rsidRDefault="005E7620" w:rsidP="004E5E70">
      <w:pPr>
        <w:pStyle w:val="NumberedBulletPACKT"/>
        <w:numPr>
          <w:ilvl w:val="0"/>
          <w:numId w:val="37"/>
        </w:numPr>
        <w:rPr>
          <w:color w:val="000000"/>
          <w:lang w:val="en-GB" w:eastAsia="en-GB"/>
        </w:rPr>
      </w:pPr>
      <w:commentRangeStart w:id="84"/>
      <w:r w:rsidRPr="005E7620">
        <w:rPr>
          <w:lang w:val="en-GB" w:eastAsia="en-GB"/>
        </w:rPr>
        <w:t>Configuring </w:t>
      </w:r>
      <w:r w:rsidRPr="00863CF7">
        <w:rPr>
          <w:rStyle w:val="CodeInTextPACKT"/>
        </w:rPr>
        <w:t>DC</w:t>
      </w:r>
      <w:r w:rsidR="00D60068">
        <w:rPr>
          <w:rStyle w:val="CodeInTextPACKT"/>
        </w:rPr>
        <w:t>1</w:t>
      </w:r>
      <w:r w:rsidRPr="005E7620">
        <w:rPr>
          <w:lang w:val="en-GB" w:eastAsia="en-GB"/>
        </w:rPr>
        <w:t> to have two DNS </w:t>
      </w:r>
      <w:r w:rsidR="00D60068">
        <w:rPr>
          <w:lang w:val="en-GB" w:eastAsia="en-GB"/>
        </w:rPr>
        <w:t>s</w:t>
      </w:r>
      <w:r w:rsidRPr="005E7620">
        <w:rPr>
          <w:lang w:val="en-GB" w:eastAsia="en-GB"/>
        </w:rPr>
        <w:t>ervers</w:t>
      </w:r>
      <w:del w:id="85" w:author="Thomas Lee" w:date="2021-06-15T09:44:00Z">
        <w:r w:rsidR="001C3584" w:rsidDel="00F46AA5">
          <w:rPr>
            <w:lang w:val="en-GB" w:eastAsia="en-GB"/>
          </w:rPr>
          <w:delText>:</w:delText>
        </w:r>
      </w:del>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-ScriptBlock $SB3 -ComputerName DC1</w:t>
      </w:r>
    </w:p>
    <w:p w14:paraId="08160125" w14:textId="77777777" w:rsidR="005E7620" w:rsidRPr="000F104F" w:rsidRDefault="005E7620" w:rsidP="000F104F">
      <w:pPr>
        <w:pStyle w:val="CodePACKT"/>
      </w:pPr>
    </w:p>
    <w:p w14:paraId="4F36A2CF" w14:textId="62A86CEE" w:rsidR="005E7620" w:rsidRPr="004E5E70" w:rsidRDefault="005E7620" w:rsidP="004E5E70">
      <w:pPr>
        <w:pStyle w:val="NumberedBulletPACKT"/>
        <w:rPr>
          <w:color w:val="000000"/>
          <w:lang w:val="en-GB" w:eastAsia="en-GB"/>
        </w:rPr>
      </w:pPr>
      <w:r w:rsidRPr="004E5E70">
        <w:rPr>
          <w:lang w:val="en-GB" w:eastAsia="en-GB"/>
        </w:rPr>
        <w:t>Updat</w:t>
      </w:r>
      <w:r w:rsidR="00231F3C" w:rsidRPr="004E5E70">
        <w:rPr>
          <w:lang w:val="en-GB" w:eastAsia="en-GB"/>
        </w:rPr>
        <w:t>ing</w:t>
      </w:r>
      <w:r w:rsidRPr="004E5E70">
        <w:rPr>
          <w:lang w:val="en-GB" w:eastAsia="en-GB"/>
        </w:rPr>
        <w:t> DHCP scope to add </w:t>
      </w:r>
      <w:r w:rsidR="00BE2ACB">
        <w:rPr>
          <w:lang w:val="en-GB" w:eastAsia="en-GB"/>
        </w:rPr>
        <w:t>two</w:t>
      </w:r>
      <w:r w:rsidRPr="004E5E70">
        <w:rPr>
          <w:lang w:val="en-GB" w:eastAsia="en-GB"/>
        </w:rPr>
        <w:t> DNS entries</w:t>
      </w:r>
      <w:del w:id="86" w:author="Thomas Lee" w:date="2021-06-15T09:44:00Z">
        <w:r w:rsidR="001C3584" w:rsidDel="00F46AA5">
          <w:rPr>
            <w:lang w:val="en-GB" w:eastAsia="en-GB"/>
          </w:rPr>
          <w:delText>:</w:delText>
        </w:r>
      </w:del>
      <w:commentRangeEnd w:id="84"/>
      <w:r w:rsidR="0073129D">
        <w:rPr>
          <w:rStyle w:val="CommentReference"/>
          <w:rFonts w:ascii="Arial" w:hAnsi="Arial"/>
        </w:rPr>
        <w:commentReference w:id="84"/>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4F3E6497" w:rsidR="005E7620" w:rsidRPr="000F104F" w:rsidRDefault="005E7620" w:rsidP="000F104F">
      <w:pPr>
        <w:pStyle w:val="CodePACKT"/>
      </w:pPr>
      <w:r w:rsidRPr="000F104F">
        <w:t>  DnsServer    = </w:t>
      </w:r>
      <w:r w:rsidR="00FE2913">
        <w:t>'</w:t>
      </w:r>
      <w:r w:rsidRPr="000F104F">
        <w:t>10.10.10.11</w:t>
      </w:r>
      <w:r w:rsidR="00FE2913">
        <w:t>'</w:t>
      </w:r>
      <w:r w:rsidRPr="000F104F">
        <w:t>,</w:t>
      </w:r>
    </w:p>
    <w:p w14:paraId="422BB1EB" w14:textId="229AAA70" w:rsidR="005E7620" w:rsidRPr="000F104F" w:rsidRDefault="005E7620" w:rsidP="000F104F">
      <w:pPr>
        <w:pStyle w:val="CodePACKT"/>
      </w:pPr>
      <w:r w:rsidRPr="000F104F">
        <w:t>                 </w:t>
      </w:r>
      <w:r w:rsidR="00FE2913">
        <w:t>'</w:t>
      </w:r>
      <w:r w:rsidRPr="000F104F">
        <w:t>10.10.10.10</w:t>
      </w:r>
      <w:r w:rsidR="00FE2913">
        <w:t>'</w:t>
      </w:r>
      <w:r w:rsidRPr="000F104F">
        <w:t>    # Client DNS Servers</w:t>
      </w:r>
    </w:p>
    <w:p w14:paraId="21556C60" w14:textId="0730D6C7" w:rsidR="005E7620" w:rsidRPr="000F104F" w:rsidRDefault="005E7620" w:rsidP="000F104F">
      <w:pPr>
        <w:pStyle w:val="CodePACKT"/>
      </w:pPr>
      <w:r w:rsidRPr="000F104F">
        <w:t>  DnsDomain    = </w:t>
      </w:r>
      <w:r w:rsidR="00FE2913">
        <w:t>'</w:t>
      </w:r>
      <w:r w:rsidRPr="000F104F">
        <w:t>Reskit.Org</w:t>
      </w:r>
      <w:r w:rsidR="00FE2913">
        <w:t>'</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commentRangeStart w:id="87"/>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commentRangeEnd w:id="87"/>
      <w:r w:rsidR="00F46AA5">
        <w:rPr>
          <w:rStyle w:val="CommentReference"/>
          <w:rFonts w:ascii="Arial" w:hAnsi="Arial"/>
          <w:color w:val="auto"/>
          <w:lang w:eastAsia="en-US"/>
        </w:rPr>
        <w:commentReference w:id="87"/>
      </w:r>
    </w:p>
    <w:p w14:paraId="1CC73A51" w14:textId="77777777" w:rsidR="005E7620" w:rsidRPr="000F104F" w:rsidRDefault="005E7620" w:rsidP="000F104F">
      <w:pPr>
        <w:pStyle w:val="CodePACKT"/>
      </w:pPr>
    </w:p>
    <w:p w14:paraId="2214F8B7" w14:textId="48539775" w:rsidR="005E7620" w:rsidRPr="005E7620" w:rsidRDefault="005E7620" w:rsidP="000F104F">
      <w:pPr>
        <w:pStyle w:val="NumberedBulletPACKT"/>
        <w:rPr>
          <w:color w:val="000000"/>
          <w:lang w:val="en-GB" w:eastAsia="en-GB"/>
        </w:rPr>
      </w:pPr>
      <w:r w:rsidRPr="005E7620">
        <w:rPr>
          <w:lang w:val="en-GB" w:eastAsia="en-GB"/>
        </w:rPr>
        <w:t>Getting DNS </w:t>
      </w:r>
      <w:r w:rsidR="00D60068">
        <w:rPr>
          <w:lang w:val="en-GB" w:eastAsia="en-GB"/>
        </w:rPr>
        <w:t>s</w:t>
      </w:r>
      <w:r w:rsidRPr="005E7620">
        <w:rPr>
          <w:lang w:val="en-GB" w:eastAsia="en-GB"/>
        </w:rPr>
        <w:t>ervice details</w:t>
      </w:r>
      <w:del w:id="88" w:author="Thomas Lee" w:date="2021-06-15T13:57:00Z">
        <w:r w:rsidR="00025DBB" w:rsidDel="00F46AA5">
          <w:rPr>
            <w:lang w:val="en-GB" w:eastAsia="en-GB"/>
          </w:rPr>
          <w:delText>:</w:delText>
        </w:r>
      </w:del>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Get-DNSServer -ComputerName DC2.Reskit.Org</w:t>
      </w:r>
    </w:p>
    <w:p w14:paraId="33943C2D" w14:textId="77777777" w:rsidR="005E7620" w:rsidRPr="005E7620" w:rsidRDefault="005E7620" w:rsidP="000F104F">
      <w:pPr>
        <w:pStyle w:val="CodePACKT"/>
        <w:rPr>
          <w:lang w:val="en-GB"/>
        </w:rPr>
      </w:pPr>
    </w:p>
    <w:p w14:paraId="58D55AE5" w14:textId="49E63926" w:rsidR="005E7620" w:rsidRPr="005E7620" w:rsidRDefault="005E7620" w:rsidP="000F104F">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w:t>
      </w:r>
      <w:r w:rsidR="009D1E85">
        <w:rPr>
          <w:lang w:val="en-GB" w:eastAsia="en-GB"/>
        </w:rPr>
        <w:t>r</w:t>
      </w:r>
      <w:r w:rsidRPr="005E7620">
        <w:rPr>
          <w:lang w:val="en-GB" w:eastAsia="en-GB"/>
        </w:rPr>
        <w:t>ecursion </w:t>
      </w:r>
      <w:r w:rsidR="000F104F" w:rsidRPr="005E7620">
        <w:rPr>
          <w:lang w:val="en-GB" w:eastAsia="en-GB"/>
        </w:rPr>
        <w:t>settings</w:t>
      </w:r>
      <w:del w:id="89" w:author="Thomas Lee" w:date="2021-06-15T13:57:00Z">
        <w:r w:rsidR="00025DBB" w:rsidDel="00F46AA5">
          <w:rPr>
            <w:lang w:val="en-GB" w:eastAsia="en-GB"/>
          </w:rPr>
          <w:delText>:</w:delText>
        </w:r>
      </w:del>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-ExpandProperty ServerRecursion</w:t>
      </w:r>
    </w:p>
    <w:p w14:paraId="0336D766" w14:textId="77777777" w:rsidR="005E7620" w:rsidRPr="003B2FFB" w:rsidRDefault="005E7620" w:rsidP="003B2FFB">
      <w:pPr>
        <w:pStyle w:val="CodePACKT"/>
      </w:pPr>
    </w:p>
    <w:p w14:paraId="69F21821" w14:textId="202B31E3" w:rsidR="005E7620" w:rsidRPr="005E7620" w:rsidRDefault="005E7620" w:rsidP="00231F3C">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del w:id="90" w:author="Thomas Lee" w:date="2021-06-15T13:57:00Z">
        <w:r w:rsidR="008F335D" w:rsidDel="00F46AA5">
          <w:rPr>
            <w:lang w:val="en-GB" w:eastAsia="en-GB"/>
          </w:rPr>
          <w:delText>:</w:delText>
        </w:r>
      </w:del>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-ExpandProperty ServerCache</w:t>
      </w:r>
    </w:p>
    <w:p w14:paraId="6D36EB2C" w14:textId="77777777" w:rsidR="005E7620" w:rsidRPr="005E7620" w:rsidRDefault="005E7620" w:rsidP="00231F3C">
      <w:pPr>
        <w:pStyle w:val="CodePACKT"/>
        <w:rPr>
          <w:lang w:val="en-GB"/>
        </w:rPr>
      </w:pPr>
    </w:p>
    <w:p w14:paraId="6EE8F41D" w14:textId="34258517" w:rsidR="005E7620" w:rsidRPr="005E7620" w:rsidRDefault="005E7620" w:rsidP="00231F3C">
      <w:pPr>
        <w:pStyle w:val="NumberedBulletPACKT"/>
        <w:rPr>
          <w:color w:val="000000"/>
          <w:lang w:val="en-GB" w:eastAsia="en-GB"/>
        </w:rPr>
      </w:pPr>
      <w:r w:rsidRPr="005E7620">
        <w:rPr>
          <w:lang w:val="en-GB" w:eastAsia="en-GB"/>
        </w:rPr>
        <w:t>View</w:t>
      </w:r>
      <w:r w:rsidR="005E5F39">
        <w:rPr>
          <w:lang w:val="en-GB" w:eastAsia="en-GB"/>
        </w:rPr>
        <w:t>ing</w:t>
      </w:r>
      <w:r w:rsidRPr="005E7620">
        <w:rPr>
          <w:lang w:val="en-GB" w:eastAsia="en-GB"/>
        </w:rPr>
        <w:t>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del w:id="91" w:author="Thomas Lee" w:date="2021-06-15T13:58:00Z">
        <w:r w:rsidR="008F335D" w:rsidDel="00F46AA5">
          <w:rPr>
            <w:lang w:val="en-GB" w:eastAsia="en-GB"/>
          </w:rPr>
          <w:delText>:</w:delText>
        </w:r>
      </w:del>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-ExpandProperty ServerEdns</w:t>
      </w:r>
    </w:p>
    <w:p w14:paraId="585F4FC9" w14:textId="77777777" w:rsidR="008E5144" w:rsidRDefault="008E5144" w:rsidP="00231F3C">
      <w:pPr>
        <w:pStyle w:val="CodePACKT"/>
        <w:rPr>
          <w:rStyle w:val="CodeInTextPACKT"/>
          <w:color w:val="7030A0"/>
        </w:rPr>
      </w:pPr>
    </w:p>
    <w:p w14:paraId="1BC63D86" w14:textId="1E6FA2F7" w:rsidR="008E5144" w:rsidRPr="008E5144" w:rsidRDefault="008E5144" w:rsidP="008E5144">
      <w:pPr>
        <w:pStyle w:val="NumberedBulletPACKT"/>
        <w:rPr>
          <w:color w:val="000000"/>
        </w:rPr>
      </w:pPr>
      <w:r w:rsidRPr="008E5144">
        <w:t>Set</w:t>
      </w:r>
      <w:r>
        <w:t>ting</w:t>
      </w:r>
      <w:r w:rsidRPr="008E5144">
        <w:t> Reskit.Org zone to be secure only</w:t>
      </w:r>
      <w:del w:id="92" w:author="Thomas Lee" w:date="2021-06-15T13:58:00Z">
        <w:r w:rsidR="008F335D" w:rsidDel="00F46AA5">
          <w:delText>:</w:delText>
        </w:r>
      </w:del>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43B209D3" w:rsidR="008E5144" w:rsidRPr="008E5144" w:rsidRDefault="008E5144" w:rsidP="008E5144">
      <w:pPr>
        <w:pStyle w:val="CodePACKT"/>
      </w:pPr>
      <w:r w:rsidRPr="008E5144">
        <w:t>    Name          = </w:t>
      </w:r>
      <w:r w:rsidR="00FE2913">
        <w:t>'</w:t>
      </w:r>
      <w:r w:rsidRPr="008E5144">
        <w:t>Reskit.Org</w:t>
      </w:r>
      <w:r w:rsidR="00FE2913">
        <w:t>'</w:t>
      </w:r>
    </w:p>
    <w:p w14:paraId="71C85294" w14:textId="5FB99CA5" w:rsidR="008E5144" w:rsidRPr="008E5144" w:rsidRDefault="008E5144" w:rsidP="008E5144">
      <w:pPr>
        <w:pStyle w:val="CodePACKT"/>
      </w:pPr>
      <w:r w:rsidRPr="008E5144">
        <w:t>    DynamicUpdate = </w:t>
      </w:r>
      <w:r w:rsidR="00FE2913">
        <w:t>'</w:t>
      </w:r>
      <w:r w:rsidRPr="008E5144">
        <w:t>Secure</w:t>
      </w:r>
      <w:r w:rsidR="00FE2913">
        <w:t>'</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Set-DnsServerPrimaryZone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DC1 -ScriptBlock $DNSSSB</w:t>
      </w:r>
    </w:p>
    <w:p w14:paraId="4B9147BF" w14:textId="77777777" w:rsidR="008E5144" w:rsidRPr="008E5144" w:rsidRDefault="008E5144" w:rsidP="008E5144">
      <w:pPr>
        <w:pStyle w:val="CodePACKT"/>
      </w:pPr>
      <w:r w:rsidRPr="008E5144">
        <w:t>Invoke-Command -ComputerName DC2 -ScriptBlock $DNSSSB</w:t>
      </w:r>
    </w:p>
    <w:p w14:paraId="1F7A353E" w14:textId="77777777" w:rsidR="008E5144" w:rsidRPr="008E5144" w:rsidRDefault="008E5144" w:rsidP="008E5144">
      <w:pPr>
        <w:pStyle w:val="CodePACKT"/>
      </w:pPr>
    </w:p>
    <w:p w14:paraId="17283A09" w14:textId="52DF5417" w:rsidR="008E5144" w:rsidDel="00F46AA5" w:rsidRDefault="008E5144" w:rsidP="008E5144">
      <w:pPr>
        <w:pStyle w:val="NumberedBulletPACKT"/>
        <w:rPr>
          <w:del w:id="93" w:author="Thomas Lee" w:date="2021-06-15T14:15:00Z"/>
        </w:rPr>
      </w:pPr>
      <w:del w:id="94" w:author="Thomas Lee" w:date="2021-06-15T14:15:00Z">
        <w:r w:rsidDel="00F46AA5">
          <w:delText xml:space="preserve">Pre-staging </w:delText>
        </w:r>
        <w:r w:rsidRPr="008E5144" w:rsidDel="00F46AA5">
          <w:rPr>
            <w:rStyle w:val="CodeInTextPACKT"/>
          </w:rPr>
          <w:delText>SRV2</w:delText>
        </w:r>
        <w:r w:rsidDel="00F46AA5">
          <w:delText xml:space="preserve"> in AD</w:delText>
        </w:r>
      </w:del>
      <w:del w:id="95" w:author="Thomas Lee" w:date="2021-06-15T13:59:00Z">
        <w:r w:rsidR="008F335D" w:rsidDel="00F46AA5">
          <w:delText>:</w:delText>
        </w:r>
      </w:del>
    </w:p>
    <w:p w14:paraId="3D044283" w14:textId="5CA9CE05" w:rsidR="008E5144" w:rsidDel="00F46AA5" w:rsidRDefault="008E5144" w:rsidP="008E5144">
      <w:pPr>
        <w:pStyle w:val="CodePACKT"/>
        <w:rPr>
          <w:del w:id="96" w:author="Thomas Lee" w:date="2021-06-15T14:15:00Z"/>
        </w:rPr>
      </w:pPr>
    </w:p>
    <w:p w14:paraId="7D471A3F" w14:textId="61B646B2" w:rsidR="008E5144" w:rsidDel="00F46AA5" w:rsidRDefault="008E5144" w:rsidP="008E5144">
      <w:pPr>
        <w:pStyle w:val="CodePACKT"/>
        <w:rPr>
          <w:del w:id="97" w:author="Thomas Lee" w:date="2021-06-15T14:15:00Z"/>
        </w:rPr>
      </w:pPr>
      <w:commentRangeStart w:id="98"/>
      <w:del w:id="99" w:author="Thomas Lee" w:date="2021-06-15T14:15:00Z">
        <w:r w:rsidDel="00F46AA5">
          <w:delText>New-ADComputer -Name SRV2</w:delText>
        </w:r>
        <w:commentRangeEnd w:id="98"/>
        <w:r w:rsidR="003C23A2" w:rsidDel="00F46AA5">
          <w:rPr>
            <w:rStyle w:val="CommentReference"/>
            <w:rFonts w:ascii="Arial" w:hAnsi="Arial"/>
            <w:color w:val="auto"/>
            <w:lang w:eastAsia="en-US"/>
          </w:rPr>
          <w:commentReference w:id="98"/>
        </w:r>
      </w:del>
    </w:p>
    <w:p w14:paraId="2BC6DED2" w14:textId="2FB283FA" w:rsidR="008E5144" w:rsidRDefault="008E5144" w:rsidP="008E5144">
      <w:pPr>
        <w:pStyle w:val="CodePACKT"/>
      </w:pPr>
    </w:p>
    <w:p w14:paraId="6E7DEA0E" w14:textId="0C04B2C0" w:rsidR="0092799D" w:rsidRDefault="0092799D" w:rsidP="00D72074">
      <w:pPr>
        <w:pStyle w:val="InformationBoxPACKT"/>
      </w:pPr>
      <w:r w:rsidRPr="00273B23">
        <w:rPr>
          <w:b/>
          <w:bCs/>
        </w:rPr>
        <w:t>Note:</w:t>
      </w:r>
      <w:r>
        <w:t xml:space="preserve"> </w:t>
      </w:r>
      <w:r w:rsidR="00C21630">
        <w:t>R</w:t>
      </w:r>
      <w:r>
        <w:t xml:space="preserve">un the next step on </w:t>
      </w:r>
      <w:r w:rsidRPr="002E344A">
        <w:rPr>
          <w:rStyle w:val="CodeInTextPACKT"/>
        </w:rPr>
        <w:t>SRV2</w:t>
      </w:r>
      <w:r w:rsidR="00D72074">
        <w:t>.</w:t>
      </w:r>
      <w:r>
        <w:t xml:space="preserve"> </w:t>
      </w:r>
    </w:p>
    <w:p w14:paraId="72E70818" w14:textId="77777777" w:rsidR="0092799D" w:rsidRDefault="0092799D" w:rsidP="008E5144">
      <w:pPr>
        <w:pStyle w:val="CodePACKT"/>
      </w:pPr>
    </w:p>
    <w:p w14:paraId="5E2600E8" w14:textId="2B4A2806" w:rsidR="008E5144" w:rsidRDefault="008E5144" w:rsidP="00160FAC">
      <w:pPr>
        <w:pStyle w:val="NumberedBulletPACKT"/>
      </w:pPr>
      <w:r>
        <w:t xml:space="preserve">Adding </w:t>
      </w:r>
      <w:r w:rsidRPr="00160FAC">
        <w:rPr>
          <w:rStyle w:val="CodeInTextPACKT"/>
        </w:rPr>
        <w:t>SRV2</w:t>
      </w:r>
      <w:r>
        <w:t xml:space="preserve"> to </w:t>
      </w:r>
      <w:r w:rsidR="0092799D">
        <w:t>domain</w:t>
      </w:r>
      <w:del w:id="100" w:author="Thomas Lee" w:date="2021-06-15T14:18:00Z">
        <w:r w:rsidR="002E344A" w:rsidDel="00F46AA5">
          <w:delText>:</w:delText>
        </w:r>
      </w:del>
    </w:p>
    <w:p w14:paraId="72FD9B45" w14:textId="24C65C93" w:rsidR="008E5144" w:rsidRPr="008E5144" w:rsidRDefault="008E5144" w:rsidP="008E5144">
      <w:pPr>
        <w:pStyle w:val="CodePACKT"/>
      </w:pPr>
      <w:r w:rsidRPr="008E5144">
        <w:t xml:space="preserve">$User  = </w:t>
      </w:r>
      <w:r w:rsidR="00FE2913">
        <w:t>'</w:t>
      </w:r>
      <w:r w:rsidRPr="008E5144">
        <w:t>Reskit\Administrator</w:t>
      </w:r>
      <w:r w:rsidR="00FE2913">
        <w:t>'</w:t>
      </w:r>
    </w:p>
    <w:p w14:paraId="063AA1DA" w14:textId="16E6B6D3" w:rsidR="008E5144" w:rsidRPr="008E5144" w:rsidRDefault="008E5144" w:rsidP="008E5144">
      <w:pPr>
        <w:pStyle w:val="CodePACKT"/>
      </w:pPr>
      <w:r w:rsidRPr="008E5144">
        <w:t xml:space="preserve">$Pass  = </w:t>
      </w:r>
      <w:r w:rsidR="00FE2913">
        <w:t>'</w:t>
      </w:r>
      <w:r w:rsidRPr="008E5144">
        <w:t>Pa$$w0rd</w:t>
      </w:r>
      <w:r w:rsidR="00FE2913">
        <w:t>'</w:t>
      </w:r>
    </w:p>
    <w:p w14:paraId="125FDE5F" w14:textId="77777777" w:rsidR="008E5144" w:rsidRPr="008E5144" w:rsidRDefault="008E5144" w:rsidP="008E5144">
      <w:pPr>
        <w:pStyle w:val="CodePACKT"/>
      </w:pPr>
      <w:r w:rsidRPr="008E5144">
        <w:t>$PSS   = $Pass | ConvertTo-SecureString -Force -AsPlainText</w:t>
      </w:r>
    </w:p>
    <w:p w14:paraId="02E2A281" w14:textId="77777777" w:rsidR="008E5144" w:rsidRPr="008E5144" w:rsidRDefault="008E5144" w:rsidP="008E5144">
      <w:pPr>
        <w:pStyle w:val="CodePACKT"/>
      </w:pPr>
      <w:r w:rsidRPr="008E5144">
        <w:t>$CRED  = [PSCredential]::new($User,$PSS)</w:t>
      </w:r>
    </w:p>
    <w:p w14:paraId="4B80E6FC" w14:textId="77777777" w:rsidR="008E5144" w:rsidRPr="008E5144" w:rsidRDefault="008E5144" w:rsidP="008E5144">
      <w:pPr>
        <w:pStyle w:val="CodePACKT"/>
      </w:pPr>
      <w:r w:rsidRPr="008E5144">
        <w:t>$Sess  = New-PSSession -UseWindowsPowerShell</w:t>
      </w:r>
    </w:p>
    <w:p w14:paraId="2B2A2D43" w14:textId="77777777" w:rsidR="008E5144" w:rsidRPr="008E5144" w:rsidRDefault="008E5144" w:rsidP="008E5144">
      <w:pPr>
        <w:pStyle w:val="CodePACKT"/>
      </w:pPr>
      <w:r w:rsidRPr="008E5144">
        <w:t>Invoke-Command -Session $Sess -Scriptblock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$using:Cred </w:t>
      </w:r>
    </w:p>
    <w:p w14:paraId="17633E0A" w14:textId="2761B918" w:rsidR="008E5144" w:rsidRPr="008E5144" w:rsidRDefault="008E5144" w:rsidP="008E5144">
      <w:pPr>
        <w:pStyle w:val="CodePACKT"/>
      </w:pPr>
      <w:r w:rsidRPr="008E5144">
        <w:t xml:space="preserve">    Domain     = </w:t>
      </w:r>
      <w:r w:rsidR="00FE2913">
        <w:t>'</w:t>
      </w:r>
      <w:r w:rsidRPr="008E5144">
        <w:t>Reskit.org</w:t>
      </w:r>
      <w:r w:rsidR="00FE2913">
        <w:t>'</w:t>
      </w:r>
      <w:r w:rsidRPr="008E5144">
        <w:t xml:space="preserve">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4A4D30CF" w:rsidR="004D3E58" w:rsidRDefault="008E5144" w:rsidP="008E5144">
      <w:pPr>
        <w:pStyle w:val="CodePACKT"/>
      </w:pPr>
      <w:r>
        <w:t>}</w:t>
      </w:r>
      <w:ins w:id="101" w:author="Thomas Lee" w:date="2021-06-15T14:15:00Z">
        <w:r w:rsidR="00F46AA5">
          <w:t xml:space="preserve"> | </w:t>
        </w:r>
      </w:ins>
      <w:ins w:id="102" w:author="Thomas Lee" w:date="2021-06-15T14:22:00Z">
        <w:r w:rsidR="00F46AA5">
          <w:t>O</w:t>
        </w:r>
      </w:ins>
      <w:ins w:id="103" w:author="Thomas Lee" w:date="2021-06-15T14:15:00Z">
        <w:r w:rsidR="00F46AA5">
          <w:t>ut-Null</w:t>
        </w:r>
      </w:ins>
    </w:p>
    <w:p w14:paraId="2CA7D6CD" w14:textId="6D670DE0" w:rsidR="00B761AD" w:rsidRDefault="00B761AD" w:rsidP="00231F3C">
      <w:pPr>
        <w:pStyle w:val="Heading2"/>
      </w:pPr>
      <w:r>
        <w:t>How it works...</w:t>
      </w:r>
    </w:p>
    <w:p w14:paraId="10D11034" w14:textId="56EE3177" w:rsidR="00231F3C" w:rsidRDefault="009D1E85" w:rsidP="009D1E85">
      <w:pPr>
        <w:pStyle w:val="NormalPACKT"/>
      </w:pPr>
      <w:r>
        <w:t xml:space="preserve">In </w:t>
      </w:r>
      <w:r w:rsidRPr="009D1E85">
        <w:rPr>
          <w:rStyle w:val="ItalicsPACKT"/>
        </w:rPr>
        <w:t>step 1</w:t>
      </w:r>
      <w:r>
        <w:t xml:space="preserve">, you install the DNS feature on </w:t>
      </w:r>
      <w:r w:rsidRPr="009D1E85">
        <w:rPr>
          <w:rStyle w:val="CodeInTextPACKT"/>
        </w:rPr>
        <w:t>DC1</w:t>
      </w:r>
      <w:r>
        <w:t>, with output like this:</w:t>
      </w:r>
    </w:p>
    <w:p w14:paraId="6BC507E0" w14:textId="0C4AE2E8"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9789" cy="836989"/>
                    </a:xfrm>
                    <a:prstGeom prst="rect">
                      <a:avLst/>
                    </a:prstGeom>
                  </pic:spPr>
                </pic:pic>
              </a:graphicData>
            </a:graphic>
          </wp:inline>
        </w:drawing>
      </w:r>
    </w:p>
    <w:p w14:paraId="2FEF8C4A" w14:textId="545BB4A9" w:rsidR="00BA7F05" w:rsidRPr="00202B0F" w:rsidRDefault="00BA7F05" w:rsidP="009D1E85">
      <w:pPr>
        <w:pStyle w:val="FigurePACKT"/>
        <w:rPr>
          <w:rStyle w:val="FigureCaptionPACKT"/>
        </w:rPr>
      </w:pPr>
      <w:r w:rsidRPr="00202B0F">
        <w:rPr>
          <w:rStyle w:val="FigureCaptionPACKT"/>
        </w:rPr>
        <w:t>Figure 7.33: Installing the DNS feature on DC2</w:t>
      </w:r>
    </w:p>
    <w:p w14:paraId="3DE86712" w14:textId="37BD10E5" w:rsidR="009D1E85" w:rsidRDefault="009D1E85" w:rsidP="009D1E85">
      <w:pPr>
        <w:pStyle w:val="LayoutInformationPACKT"/>
        <w:numPr>
          <w:ilvl w:val="0"/>
          <w:numId w:val="3"/>
        </w:numPr>
        <w:rPr>
          <w:noProof/>
        </w:rPr>
      </w:pPr>
      <w:r>
        <w:t xml:space="preserve">Insert image </w:t>
      </w:r>
      <w:r>
        <w:rPr>
          <w:noProof/>
        </w:rPr>
        <w:t>B167</w:t>
      </w:r>
      <w:r w:rsidR="003B4E29">
        <w:rPr>
          <w:noProof/>
        </w:rPr>
        <w:t>6</w:t>
      </w:r>
      <w:r>
        <w:rPr>
          <w:noProof/>
        </w:rPr>
        <w:t>2_0</w:t>
      </w:r>
      <w:r w:rsidR="003B4E29">
        <w:rPr>
          <w:noProof/>
        </w:rPr>
        <w:t>7</w:t>
      </w:r>
      <w:r w:rsidRPr="00023EAD">
        <w:rPr>
          <w:noProof/>
        </w:rPr>
        <w:t>_</w:t>
      </w:r>
      <w:r>
        <w:rPr>
          <w:noProof/>
        </w:rPr>
        <w:t>33.png</w:t>
      </w:r>
    </w:p>
    <w:p w14:paraId="6D080858" w14:textId="7FFE2155"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w:t>
      </w:r>
      <w:r w:rsidR="00FE2913">
        <w:t>'</w:t>
      </w:r>
      <w:r w:rsidR="0092799D">
        <w:t>s</w:t>
      </w:r>
      <w:r w:rsidR="007F3B46">
        <w:t xml:space="preserve"> DHCP options to ensure the DHCP server on both hosts supplies two DNS server IP addresses to clients of either DHCP server. These seven steps produce no output.</w:t>
      </w:r>
    </w:p>
    <w:p w14:paraId="62E467CE" w14:textId="5351BE5A" w:rsidR="007F3B46" w:rsidRDefault="007F3B46" w:rsidP="009D1E85">
      <w:pPr>
        <w:pStyle w:val="NormalPACKT"/>
      </w:pPr>
      <w:r>
        <w:t xml:space="preserve">In </w:t>
      </w:r>
      <w:r w:rsidRPr="007F3B46">
        <w:rPr>
          <w:rStyle w:val="ItalicsPACKT"/>
        </w:rPr>
        <w:t>step 9</w:t>
      </w:r>
      <w:r>
        <w:t xml:space="preserve">, you get the DNS </w:t>
      </w:r>
      <w:r w:rsidR="002A0B04">
        <w:t>s</w:t>
      </w:r>
      <w:r>
        <w:t xml:space="preserve">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3220CABF" w:rsidR="007F3B46" w:rsidRDefault="0092799D" w:rsidP="007F3B46">
      <w:pPr>
        <w:pStyle w:val="FigurePACKT"/>
      </w:pPr>
      <w:r>
        <w:drawing>
          <wp:inline distT="0" distB="0" distL="0" distR="0" wp14:anchorId="7AB99E33" wp14:editId="2DC155F3">
            <wp:extent cx="2807713" cy="114187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2145" cy="1159944"/>
                    </a:xfrm>
                    <a:prstGeom prst="rect">
                      <a:avLst/>
                    </a:prstGeom>
                  </pic:spPr>
                </pic:pic>
              </a:graphicData>
            </a:graphic>
          </wp:inline>
        </w:drawing>
      </w:r>
    </w:p>
    <w:p w14:paraId="37720D36" w14:textId="1707F919" w:rsidR="0024645F" w:rsidRPr="0024645F" w:rsidRDefault="0024645F" w:rsidP="007F3B46">
      <w:pPr>
        <w:pStyle w:val="FigurePACKT"/>
        <w:rPr>
          <w:rStyle w:val="FigureCaptionPACKT"/>
        </w:rPr>
      </w:pPr>
      <w:r w:rsidRPr="0024645F">
        <w:rPr>
          <w:rStyle w:val="FigureCaptionPACKT"/>
        </w:rPr>
        <w:t>Figure 7.34: Viewing DNS server recursion settings</w:t>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020061EF"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r w:rsidR="00A33B1D">
        <w:t>:</w:t>
      </w:r>
    </w:p>
    <w:p w14:paraId="072C307E" w14:textId="4105F672" w:rsidR="007F3B46" w:rsidRDefault="007F3B46" w:rsidP="007F3B46">
      <w:pPr>
        <w:pStyle w:val="FigurePACKT"/>
      </w:pPr>
      <w:r>
        <w:drawing>
          <wp:inline distT="0" distB="0" distL="0" distR="0" wp14:anchorId="4E3A85C6" wp14:editId="7C2DE67B">
            <wp:extent cx="2895600" cy="1302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8460" cy="1317167"/>
                    </a:xfrm>
                    <a:prstGeom prst="rect">
                      <a:avLst/>
                    </a:prstGeom>
                  </pic:spPr>
                </pic:pic>
              </a:graphicData>
            </a:graphic>
          </wp:inline>
        </w:drawing>
      </w:r>
    </w:p>
    <w:p w14:paraId="1CCC39ED" w14:textId="15796958" w:rsidR="007352EB" w:rsidRPr="00A33B1D" w:rsidRDefault="007352EB" w:rsidP="007F3B46">
      <w:pPr>
        <w:pStyle w:val="FigurePACKT"/>
        <w:rPr>
          <w:rStyle w:val="FigureCaptionPACKT"/>
        </w:rPr>
      </w:pPr>
      <w:r w:rsidRPr="00A33B1D">
        <w:rPr>
          <w:rStyle w:val="FigureCaptionPACKT"/>
        </w:rPr>
        <w:t>Figure 7.35: Viewing server cache settings</w:t>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63B9BC21"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with output like this</w:t>
      </w:r>
      <w:r w:rsidR="00A33B1D">
        <w:t>:</w:t>
      </w:r>
      <w:r>
        <w:t xml:space="preserve"> </w:t>
      </w:r>
    </w:p>
    <w:p w14:paraId="5408B8E1" w14:textId="0B6083F5" w:rsidR="007F3B46" w:rsidRDefault="007F3B46" w:rsidP="007F3B46">
      <w:pPr>
        <w:pStyle w:val="FigurePACKT"/>
      </w:pPr>
      <w:r>
        <w:drawing>
          <wp:inline distT="0" distB="0" distL="0" distR="0" wp14:anchorId="5339B7D2" wp14:editId="478D2ED1">
            <wp:extent cx="2867025" cy="8607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4244" cy="880907"/>
                    </a:xfrm>
                    <a:prstGeom prst="rect">
                      <a:avLst/>
                    </a:prstGeom>
                  </pic:spPr>
                </pic:pic>
              </a:graphicData>
            </a:graphic>
          </wp:inline>
        </w:drawing>
      </w:r>
    </w:p>
    <w:p w14:paraId="10B31171" w14:textId="598E9174" w:rsidR="00D253EE" w:rsidRPr="00D253EE" w:rsidRDefault="00D253EE" w:rsidP="007F3B46">
      <w:pPr>
        <w:pStyle w:val="FigurePACKT"/>
        <w:rPr>
          <w:rStyle w:val="FigureCaptionPACKT"/>
        </w:rPr>
      </w:pPr>
      <w:r w:rsidRPr="00D253EE">
        <w:rPr>
          <w:rStyle w:val="FigureCaptionPACKT"/>
        </w:rPr>
        <w:t>Figure 7.36: Viewing EDNS settings on DC2</w:t>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32C1B417" w14:textId="77777777" w:rsidR="00F46AA5" w:rsidRDefault="008E5144" w:rsidP="008E5144">
      <w:pPr>
        <w:rPr>
          <w:ins w:id="104" w:author="Thomas Lee" w:date="2021-06-15T14:20:00Z"/>
        </w:rPr>
      </w:pPr>
      <w:r>
        <w:t xml:space="preserve">In </w:t>
      </w:r>
      <w:r w:rsidRPr="008E5144">
        <w:rPr>
          <w:rStyle w:val="ItalicsPACKT"/>
        </w:rPr>
        <w:t>step 13</w:t>
      </w:r>
      <w:r>
        <w:t xml:space="preserve">, you change the DNS domain for Reskit.Org </w:t>
      </w:r>
      <w:r w:rsidR="00C21630">
        <w:t xml:space="preserve">so that it </w:t>
      </w:r>
      <w:r>
        <w:t>only accept</w:t>
      </w:r>
      <w:r w:rsidR="00C21630">
        <w:t>s</w:t>
      </w:r>
      <w:r>
        <w:t xml:space="preserve"> secure dynamic updates on both DNS servers in the domain. </w:t>
      </w:r>
      <w:del w:id="105" w:author="Thomas Lee" w:date="2021-06-15T14:19:00Z">
        <w:r w:rsidDel="00F46AA5">
          <w:delText xml:space="preserve">Next, in </w:delText>
        </w:r>
        <w:r w:rsidRPr="008E5144" w:rsidDel="00F46AA5">
          <w:rPr>
            <w:rStyle w:val="ItalicsPACKT"/>
          </w:rPr>
          <w:delText>step 14</w:delText>
        </w:r>
        <w:r w:rsidDel="00F46AA5">
          <w:delText xml:space="preserve">, you pre-stage an AD computer account in the AD by creating a computer account for </w:delText>
        </w:r>
        <w:r w:rsidRPr="008E5144" w:rsidDel="00F46AA5">
          <w:rPr>
            <w:rStyle w:val="CodeInTextPACKT"/>
          </w:rPr>
          <w:delText>SRV2</w:delText>
        </w:r>
        <w:r w:rsidDel="00F46AA5">
          <w:delText xml:space="preserve">. </w:delText>
        </w:r>
      </w:del>
    </w:p>
    <w:p w14:paraId="0D82546C" w14:textId="700E2562" w:rsidR="008E5144" w:rsidRDefault="00F46AA5" w:rsidP="008E5144">
      <w:ins w:id="106" w:author="Thomas Lee" w:date="2021-06-15T14:20:00Z">
        <w:r>
          <w:t xml:space="preserve">In the final step in thie recipe,  </w:t>
        </w:r>
      </w:ins>
      <w:del w:id="107" w:author="Thomas Lee" w:date="2021-06-15T14:20:00Z">
        <w:r w:rsidR="008E5144" w:rsidDel="00F46AA5">
          <w:delText xml:space="preserve">And </w:delText>
        </w:r>
      </w:del>
      <w:r w:rsidR="008E5144">
        <w:t xml:space="preserve">in </w:t>
      </w:r>
      <w:r w:rsidR="008E5144" w:rsidRPr="008E5144">
        <w:rPr>
          <w:rStyle w:val="ItalicsPACKT"/>
        </w:rPr>
        <w:t xml:space="preserve">step </w:t>
      </w:r>
      <w:del w:id="108" w:author="Thomas Lee" w:date="2021-06-15T14:19:00Z">
        <w:r w:rsidR="008E5144" w:rsidRPr="008E5144" w:rsidDel="00F46AA5">
          <w:rPr>
            <w:rStyle w:val="ItalicsPACKT"/>
          </w:rPr>
          <w:delText>15</w:delText>
        </w:r>
      </w:del>
      <w:ins w:id="109" w:author="Thomas Lee" w:date="2021-06-15T14:19:00Z">
        <w:r w:rsidRPr="008E5144">
          <w:rPr>
            <w:rStyle w:val="ItalicsPACKT"/>
          </w:rPr>
          <w:t>1</w:t>
        </w:r>
        <w:r>
          <w:rPr>
            <w:rStyle w:val="ItalicsPACKT"/>
          </w:rPr>
          <w:t>4</w:t>
        </w:r>
      </w:ins>
      <w:r w:rsidR="008E5144">
        <w:t xml:space="preserve">, you add </w:t>
      </w:r>
      <w:r w:rsidR="008E5144" w:rsidRPr="008E5144">
        <w:rPr>
          <w:rStyle w:val="CodeInTextPACKT"/>
        </w:rPr>
        <w:t>SRV2</w:t>
      </w:r>
      <w:r w:rsidR="008E5144" w:rsidRPr="00C50CA8">
        <w:rPr>
          <w:rStyle w:val="NormalPACKTChar"/>
        </w:rPr>
        <w:t xml:space="preserve"> </w:t>
      </w:r>
      <w:r w:rsidR="008E5144">
        <w:t xml:space="preserve">to the </w:t>
      </w:r>
      <w:r w:rsidR="008E5144" w:rsidRPr="00CC42F0">
        <w:rPr>
          <w:rStyle w:val="NormalPACKTChar"/>
        </w:rPr>
        <w:t>Reskit.Org</w:t>
      </w:r>
      <w:r w:rsidR="008E5144">
        <w:t xml:space="preserve"> domain.</w:t>
      </w:r>
      <w:ins w:id="110" w:author="Thomas Lee" w:date="2021-06-15T14:19:00Z">
        <w:r>
          <w:t xml:space="preserve"> Th</w:t>
        </w:r>
      </w:ins>
      <w:ins w:id="111" w:author="Thomas Lee" w:date="2021-06-15T14:20:00Z">
        <w:r>
          <w:t>is</w:t>
        </w:r>
      </w:ins>
      <w:ins w:id="112" w:author="Thomas Lee" w:date="2021-06-15T14:19:00Z">
        <w:r>
          <w:t xml:space="preserve"> step produce</w:t>
        </w:r>
      </w:ins>
      <w:ins w:id="113" w:author="Thomas Lee" w:date="2021-06-15T14:20:00Z">
        <w:r>
          <w:t>s</w:t>
        </w:r>
      </w:ins>
      <w:ins w:id="114" w:author="Thomas Lee" w:date="2021-06-15T14:19:00Z">
        <w:r>
          <w:t xml:space="preserve"> no output.</w:t>
        </w:r>
      </w:ins>
    </w:p>
    <w:p w14:paraId="4508D21B" w14:textId="76770BBA" w:rsidR="00B761AD" w:rsidRDefault="00B761AD" w:rsidP="00B761AD">
      <w:pPr>
        <w:pStyle w:val="Heading2"/>
      </w:pPr>
      <w:r>
        <w:t>There</w:t>
      </w:r>
      <w:r w:rsidR="00FE2913">
        <w:t>'</w:t>
      </w:r>
      <w:r>
        <w:t>s more...</w:t>
      </w:r>
    </w:p>
    <w:p w14:paraId="35383BA0" w14:textId="77D5893B"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 xml:space="preserve">set DNS server options on both DNS </w:t>
      </w:r>
      <w:r w:rsidR="000C22D8">
        <w:t>s</w:t>
      </w:r>
      <w:r>
        <w:t>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w:t>
      </w:r>
      <w:r w:rsidR="00C21630">
        <w:t xml:space="preserve">so that they </w:t>
      </w:r>
      <w:r>
        <w:t>point to themselves</w:t>
      </w:r>
      <w:r w:rsidR="009D56F1">
        <w:t xml:space="preserve"> first</w:t>
      </w:r>
      <w:r>
        <w:t xml:space="preserve"> and</w:t>
      </w:r>
      <w:r w:rsidR="00C21630">
        <w:t xml:space="preserve"> to</w:t>
      </w:r>
      <w:r>
        <w:t xml:space="preserve">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06CAB1EA" w:rsidR="00863CF7" w:rsidRDefault="00863CF7" w:rsidP="00863CF7">
      <w:pPr>
        <w:pStyle w:val="NormalPACKT"/>
      </w:pPr>
      <w:r>
        <w:t xml:space="preserve">In </w:t>
      </w:r>
      <w:r w:rsidR="003C5AC4">
        <w:t>an</w:t>
      </w:r>
      <w:r>
        <w:t xml:space="preserve"> earlier recipe, you configured your DHCP servers </w:t>
      </w:r>
      <w:r w:rsidR="00C21630">
        <w:t xml:space="preserve">so that they </w:t>
      </w:r>
      <w:r>
        <w:t>provide</w:t>
      </w:r>
      <w:r w:rsidR="00C21630">
        <w:t>d</w:t>
      </w:r>
      <w:r>
        <w:t xml:space="preserve"> a single DNS server IP address to DHCP clients. In </w:t>
      </w:r>
      <w:r w:rsidRPr="00863CF7">
        <w:rPr>
          <w:rStyle w:val="ItalicsPACKT"/>
        </w:rPr>
        <w:t>step 8</w:t>
      </w:r>
      <w:r>
        <w:t xml:space="preserve">, you update DHCP to provide two DNS server IP addresses. </w:t>
      </w:r>
    </w:p>
    <w:p w14:paraId="56ED4899" w14:textId="1A1342DA"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757128C6" w:rsidR="008E5144" w:rsidRDefault="008E5144" w:rsidP="00863CF7">
      <w:pPr>
        <w:pStyle w:val="NormalPACKT"/>
      </w:pPr>
      <w:r>
        <w:t>In</w:t>
      </w:r>
      <w:r w:rsidR="00C21630">
        <w:t xml:space="preserve"> the</w:t>
      </w:r>
      <w:r>
        <w:t xml:space="preserve"> </w:t>
      </w:r>
      <w:r w:rsidRPr="003B41EA">
        <w:rPr>
          <w:rStyle w:val="ItalicsPACKT"/>
        </w:rPr>
        <w:t>Configur</w:t>
      </w:r>
      <w:r w:rsidR="0068004A" w:rsidRPr="003B41EA">
        <w:rPr>
          <w:rStyle w:val="ItalicsPACKT"/>
        </w:rPr>
        <w:t>ing</w:t>
      </w:r>
      <w:r w:rsidRPr="003B41EA">
        <w:rPr>
          <w:rStyle w:val="ItalicsPACKT"/>
        </w:rPr>
        <w:t xml:space="preserve"> IP addressing</w:t>
      </w:r>
      <w:r w:rsidR="00C21630">
        <w:t xml:space="preserve"> recipe,</w:t>
      </w:r>
      <w:r>
        <w:t xml:space="preserve"> you used a workgroup computer, </w:t>
      </w:r>
      <w:r w:rsidRPr="008E5144">
        <w:rPr>
          <w:rStyle w:val="CodeInTextPACKT"/>
        </w:rPr>
        <w:t>SRV2</w:t>
      </w:r>
      <w:r>
        <w:t xml:space="preserve">, and enabled it to register with DNS by setting the domain to accept insecure updates. Using non-secure DNS </w:t>
      </w:r>
      <w:r w:rsidR="00047000">
        <w:t>u</w:t>
      </w:r>
      <w:r>
        <w:t xml:space="preserve">pdates is not a best practice as it could allow a rogue computer to </w:t>
      </w:r>
      <w:r w:rsidR="00FE2913">
        <w:t>"</w:t>
      </w:r>
      <w:r>
        <w:t>steal</w:t>
      </w:r>
      <w:r w:rsidR="00FE2913">
        <w:t>"</w:t>
      </w:r>
      <w:r>
        <w:t xml:space="preserve"> a real DNS name. In </w:t>
      </w:r>
      <w:r w:rsidRPr="008E5144">
        <w:rPr>
          <w:rStyle w:val="ItalicsPACKT"/>
        </w:rPr>
        <w:t>step 13</w:t>
      </w:r>
      <w:r>
        <w:t>, you ensure that the Reskit.Org DNS domain only allows secure updates. Then</w:t>
      </w:r>
      <w:r w:rsidR="00C21630">
        <w:t>,</w:t>
      </w:r>
      <w:r>
        <w:t xml:space="preserve">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w:t>
      </w:r>
      <w:r w:rsidR="00C21630">
        <w:t xml:space="preserve">For </w:t>
      </w:r>
      <w:r>
        <w:t xml:space="preserve">the remainder of this book, </w:t>
      </w:r>
      <w:r w:rsidRPr="00B8526B">
        <w:rPr>
          <w:rStyle w:val="CodeInTextPACKT"/>
        </w:rPr>
        <w:t>SRV2</w:t>
      </w:r>
      <w:r>
        <w:t xml:space="preserve"> is a domain-joined computer and not a workgroup system. These last three steps produce no output.</w:t>
      </w:r>
    </w:p>
    <w:p w14:paraId="523A0D8E" w14:textId="02A576DD" w:rsidR="00050961" w:rsidRDefault="00050961" w:rsidP="00863CF7">
      <w:pPr>
        <w:pStyle w:val="NormalPACKT"/>
      </w:pPr>
      <w:r>
        <w:t>In this recipe, you set</w:t>
      </w:r>
      <w:r w:rsidR="00186530">
        <w:t xml:space="preserve"> </w:t>
      </w:r>
      <w:r>
        <w:t xml:space="preserve">up DNS for use in the Reskit.Org domain. You made no changes to DNS with respect to the UK.Reskit.Org sub-domain. In production, you would want at least a second DC and would need to update </w:t>
      </w:r>
      <w:r w:rsidR="00C21630">
        <w:t xml:space="preserve">your </w:t>
      </w:r>
      <w:r>
        <w:t>DNS server address settings for servers in the UK domain.</w:t>
      </w:r>
    </w:p>
    <w:p w14:paraId="62F3D9AD" w14:textId="411CBB86" w:rsidR="00050961" w:rsidRDefault="00050961" w:rsidP="00863CF7">
      <w:pPr>
        <w:pStyle w:val="NormalPACKT"/>
      </w:pPr>
      <w:r>
        <w:t xml:space="preserve">Another production aspect regards replication of domains. In this chapter, you created a DNS zone for Reskit.Org. The recipes you use set that domain to be AD integrated and to be replicated to every DC in the Reskit.Org forest. This means </w:t>
      </w:r>
      <w:r w:rsidR="00C21630">
        <w:t xml:space="preserve">that </w:t>
      </w:r>
      <w:r>
        <w:t xml:space="preserve">all DNS server changes to the Reskit.Org domain are replicated automatically to </w:t>
      </w:r>
      <w:r w:rsidRPr="00186530">
        <w:rPr>
          <w:rStyle w:val="CodeInTextPACKT"/>
        </w:rPr>
        <w:t>UKDC1</w:t>
      </w:r>
      <w:r>
        <w:t xml:space="preserve">. Depending on your usage scenario, you may wish to adjust </w:t>
      </w:r>
      <w:r w:rsidR="00C21630">
        <w:t xml:space="preserve">the </w:t>
      </w:r>
      <w:r>
        <w:t>zone replication scope for AD-integrated zones.</w:t>
      </w:r>
    </w:p>
    <w:p w14:paraId="594955E1" w14:textId="1D540B16" w:rsidR="00B761AD" w:rsidRPr="009D0F10" w:rsidRDefault="00B761AD" w:rsidP="00B761AD">
      <w:pPr>
        <w:pStyle w:val="Heading1"/>
        <w:tabs>
          <w:tab w:val="left" w:pos="0"/>
        </w:tabs>
      </w:pPr>
      <w:r w:rsidRPr="00B761AD">
        <w:rPr>
          <w:lang w:val="en-US"/>
        </w:rPr>
        <w:t xml:space="preserve">Configuring DNS </w:t>
      </w:r>
      <w:r w:rsidR="002C73A4">
        <w:rPr>
          <w:lang w:val="en-US"/>
        </w:rPr>
        <w:t>f</w:t>
      </w:r>
      <w:r w:rsidRPr="00B761AD">
        <w:rPr>
          <w:lang w:val="en-US"/>
        </w:rPr>
        <w:t>orwarding</w:t>
      </w:r>
    </w:p>
    <w:p w14:paraId="6D7079FE" w14:textId="1D496BF5" w:rsidR="00B761AD" w:rsidRDefault="00C276BD" w:rsidP="00253E16">
      <w:pPr>
        <w:pStyle w:val="NormalPACKT"/>
      </w:pPr>
      <w:r>
        <w:t xml:space="preserve">When a DNS </w:t>
      </w:r>
      <w:r w:rsidR="00253E16">
        <w:t>s</w:t>
      </w:r>
      <w:r>
        <w:t xml:space="preserve">erver gets a query for a </w:t>
      </w:r>
      <w:r w:rsidRPr="007C45A4">
        <w:rPr>
          <w:b/>
          <w:bCs/>
        </w:rPr>
        <w:t>resource record</w:t>
      </w:r>
      <w:r>
        <w:t xml:space="preserve"> (</w:t>
      </w:r>
      <w:r w:rsidRPr="007C45A4">
        <w:rPr>
          <w:b/>
          <w:bCs/>
        </w:rPr>
        <w:t>RR</w:t>
      </w:r>
      <w:r>
        <w:t xml:space="preserve">)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7E77A6">
        <w:rPr>
          <w:rStyle w:val="URL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36A8C48B" w:rsidR="00C276BD" w:rsidRDefault="00C276BD" w:rsidP="00253E16">
      <w:pPr>
        <w:pStyle w:val="NormalPACKT"/>
      </w:pPr>
      <w:r>
        <w:t xml:space="preserve">If you are resolving publicly available names, this process works great. But you might have internally supplied DNS names that </w:t>
      </w:r>
      <w:r w:rsidR="00C21630">
        <w:t xml:space="preserve">the </w:t>
      </w:r>
      <w:r>
        <w:t>DNS can</w:t>
      </w:r>
      <w:r w:rsidR="00FE2913">
        <w:t>'</w:t>
      </w:r>
      <w:r>
        <w:t>t resolve via the mechanism. A</w:t>
      </w:r>
      <w:r w:rsidR="00B85247">
        <w:t>n</w:t>
      </w:r>
      <w:r>
        <w:t xml:space="preserve"> example might be when two companies merge. There may be internal </w:t>
      </w:r>
      <w:r w:rsidR="00E270CF">
        <w:t>hostnames</w:t>
      </w:r>
      <w:r>
        <w:t xml:space="preserve"> (</w:t>
      </w:r>
      <w:r w:rsidR="00C21630">
        <w:t>for example,</w:t>
      </w:r>
      <w:r>
        <w:t xml:space="preserve"> </w:t>
      </w:r>
      <w:r w:rsidRPr="007E77A6">
        <w:rPr>
          <w:rStyle w:val="URLPACKT"/>
        </w:rPr>
        <w:t>intranet.kapoho.com</w:t>
      </w:r>
      <w:r>
        <w:t xml:space="preserve"> and </w:t>
      </w:r>
      <w:r w:rsidRPr="007E77A6">
        <w:rPr>
          <w:rStyle w:val="URLPACKT"/>
        </w:rPr>
        <w:t>intranet.reskit.org</w:t>
      </w:r>
      <w:r>
        <w:t>)</w:t>
      </w:r>
      <w:r w:rsidR="00253E16">
        <w:t xml:space="preserve"> </w:t>
      </w:r>
      <w:r w:rsidR="00C21630">
        <w:t xml:space="preserve">that </w:t>
      </w:r>
      <w:r w:rsidR="00E270CF">
        <w:t xml:space="preserve">your </w:t>
      </w:r>
      <w:r>
        <w:t>organization</w:t>
      </w:r>
      <w:r w:rsidR="00FE2913">
        <w:t>'</w:t>
      </w:r>
      <w:r>
        <w:t>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you can set</w:t>
      </w:r>
      <w:r w:rsidR="005D0897">
        <w:t xml:space="preserve"> </w:t>
      </w:r>
      <w:r>
        <w:t xml:space="preserve">up </w:t>
      </w:r>
      <w:r w:rsidR="009D56F1">
        <w:t xml:space="preserve">conditional forwarding. </w:t>
      </w:r>
      <w:r w:rsidR="00253E16">
        <w:t xml:space="preserve">Conditional forwarding </w:t>
      </w:r>
      <w:r w:rsidR="009D56F1">
        <w:t xml:space="preserve">enables one DNS server to forward a query </w:t>
      </w:r>
      <w:r w:rsidR="00253E16">
        <w:t>to a</w:t>
      </w:r>
      <w:r w:rsidR="00C21630">
        <w:t>nother</w:t>
      </w:r>
      <w:r w:rsidR="00253E16">
        <w:t xml:space="preserve"> DNS </w:t>
      </w:r>
      <w:r w:rsidR="009D56F1">
        <w:t xml:space="preserve">server or set of servers and not use recursion. </w:t>
      </w:r>
      <w:r w:rsidR="00253E16">
        <w:t xml:space="preserve">You can learn a bit more about conditional forwarding here: </w:t>
      </w:r>
      <w:r w:rsidR="00253E16" w:rsidRPr="00B14ABF">
        <w:rPr>
          <w:rStyle w:val="URLPACKT"/>
        </w:rPr>
        <w:t>https://medium.com/tech-jobs-academy/dns-forwarding-and-conditional-forwarding-f3118bc93984</w:t>
      </w:r>
      <w:r w:rsidR="00253E16" w:rsidRPr="00270287">
        <w:t>.</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7E042F">
        <w:rPr>
          <w:rStyle w:val="URLPACKT"/>
        </w:rPr>
        <w:t>https://blogs.msmvps.com/acefekay/2018/03/20/what-should-i-use-a-stub-conditional-forwader-forwarder-or-secondary-zone/</w:t>
      </w:r>
      <w:r w:rsidRPr="00C21630">
        <w:t>.</w:t>
      </w:r>
    </w:p>
    <w:p w14:paraId="4D5CBA54" w14:textId="10EE58AD" w:rsidR="00B761AD" w:rsidRDefault="00B761AD" w:rsidP="00B761AD">
      <w:pPr>
        <w:pStyle w:val="Heading2"/>
        <w:tabs>
          <w:tab w:val="left" w:pos="0"/>
        </w:tabs>
      </w:pPr>
      <w:r>
        <w:t xml:space="preserve">Getting </w:t>
      </w:r>
      <w:r w:rsidR="006E6694">
        <w:t>re</w:t>
      </w:r>
      <w:r>
        <w:t>ady</w:t>
      </w:r>
    </w:p>
    <w:p w14:paraId="323518F3" w14:textId="4CFAF5BE"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w:t>
      </w:r>
      <w:r w:rsidR="00C21630">
        <w:rPr>
          <w:lang w:val="en-GB"/>
        </w:rPr>
        <w:t>R</w:t>
      </w:r>
      <w:r>
        <w:rPr>
          <w:lang w:val="en-GB"/>
        </w:rPr>
        <w:t>eskit.</w:t>
      </w:r>
      <w:r w:rsidR="00C21630">
        <w:rPr>
          <w:lang w:val="en-GB"/>
        </w:rPr>
        <w:t>O</w:t>
      </w:r>
      <w:r>
        <w:rPr>
          <w:lang w:val="en-GB"/>
        </w:rPr>
        <w:t xml:space="preserve">rg. You have previously promoted </w:t>
      </w:r>
      <w:r w:rsidRPr="004D3E58">
        <w:rPr>
          <w:rStyle w:val="CodeInTextPACKT"/>
        </w:rPr>
        <w:t>DC1</w:t>
      </w:r>
      <w:r>
        <w:rPr>
          <w:lang w:val="en-GB"/>
        </w:rPr>
        <w:t xml:space="preserve"> to be a DC and installed/configured DNS </w:t>
      </w:r>
      <w:r w:rsidR="00C21630">
        <w:rPr>
          <w:lang w:val="en-GB"/>
        </w:rPr>
        <w:t xml:space="preserve">by following the </w:t>
      </w:r>
      <w:r>
        <w:rPr>
          <w:lang w:val="en-GB"/>
        </w:rPr>
        <w:t xml:space="preserve">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5D171342"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 </w:t>
      </w:r>
      <w:r w:rsidR="0092799D">
        <w:rPr>
          <w:lang w:val="en-GB" w:eastAsia="en-GB"/>
        </w:rPr>
        <w:t>a</w:t>
      </w:r>
      <w:r w:rsidR="0092799D" w:rsidRPr="00A31326">
        <w:rPr>
          <w:lang w:val="en-GB" w:eastAsia="en-GB"/>
        </w:rPr>
        <w:t>ddresses</w:t>
      </w:r>
      <w:r w:rsidRPr="00A31326">
        <w:rPr>
          <w:lang w:val="en-GB" w:eastAsia="en-GB"/>
        </w:rPr>
        <w:t> of DNS servers for </w:t>
      </w:r>
      <w:r w:rsidR="0092799D">
        <w:rPr>
          <w:lang w:val="en-GB" w:eastAsia="en-GB"/>
        </w:rPr>
        <w:t>p</w:t>
      </w:r>
      <w:r w:rsidRPr="00A31326">
        <w:rPr>
          <w:lang w:val="en-GB" w:eastAsia="en-GB"/>
        </w:rPr>
        <w:t>ackt.</w:t>
      </w:r>
      <w:r w:rsidR="0092799D">
        <w:rPr>
          <w:lang w:val="en-GB" w:eastAsia="en-GB"/>
        </w:rPr>
        <w:t>c</w:t>
      </w:r>
      <w:r w:rsidRPr="00A31326">
        <w:rPr>
          <w:lang w:val="en-GB" w:eastAsia="en-GB"/>
        </w:rPr>
        <w:t>om</w:t>
      </w:r>
      <w:del w:id="115" w:author="Thomas Lee" w:date="2021-06-15T14:24:00Z">
        <w:r w:rsidR="00842F1D" w:rsidDel="00F46AA5">
          <w:rPr>
            <w:lang w:val="en-GB" w:eastAsia="en-GB"/>
          </w:rPr>
          <w:delText>:</w:delText>
        </w:r>
      </w:del>
    </w:p>
    <w:p w14:paraId="12D21E7C" w14:textId="77777777" w:rsidR="00C276BD" w:rsidRDefault="00C276BD" w:rsidP="00C276BD">
      <w:pPr>
        <w:pStyle w:val="CodePACKT"/>
        <w:rPr>
          <w:lang w:val="en-GB"/>
        </w:rPr>
      </w:pPr>
    </w:p>
    <w:p w14:paraId="512E0CFD" w14:textId="09656E6A" w:rsidR="00C276BD" w:rsidRPr="00D571B3" w:rsidRDefault="00C276BD" w:rsidP="00D571B3">
      <w:pPr>
        <w:pStyle w:val="CodePACKT"/>
      </w:pPr>
      <w:r w:rsidRPr="00D571B3">
        <w:t>$NS = Resolve-DnsName -Name </w:t>
      </w:r>
      <w:r w:rsidR="0092799D" w:rsidRPr="00D571B3">
        <w:t>packt</w:t>
      </w:r>
      <w:r w:rsidRPr="00D571B3">
        <w:t>.</w:t>
      </w:r>
      <w:r w:rsidR="0092799D" w:rsidRPr="00D571B3">
        <w:t>com </w:t>
      </w:r>
      <w:r w:rsidRPr="00D571B3">
        <w:t>-Type NS | </w:t>
      </w:r>
    </w:p>
    <w:p w14:paraId="6EB51BED" w14:textId="65717E00" w:rsidR="00C276BD" w:rsidRPr="00D571B3" w:rsidRDefault="00C276BD" w:rsidP="00D571B3">
      <w:pPr>
        <w:pStyle w:val="CodePACKT"/>
      </w:pPr>
      <w:r w:rsidRPr="00D571B3">
        <w:t>  Where-Object Name -eq </w:t>
      </w:r>
      <w:r w:rsidR="00FE2913">
        <w:t>'</w:t>
      </w:r>
      <w:r w:rsidR="0092799D" w:rsidRPr="00D571B3">
        <w:t>packt</w:t>
      </w:r>
      <w:r w:rsidRPr="00D571B3">
        <w:t>.</w:t>
      </w:r>
      <w:r w:rsidR="0092799D" w:rsidRPr="00D571B3">
        <w:t>com</w:t>
      </w:r>
      <w:r w:rsidR="00FE2913">
        <w:t>'</w:t>
      </w:r>
    </w:p>
    <w:p w14:paraId="34FD4105" w14:textId="77777777" w:rsidR="00C276BD" w:rsidRPr="00D571B3" w:rsidRDefault="00C276BD" w:rsidP="00D571B3">
      <w:pPr>
        <w:pStyle w:val="CodePACKT"/>
      </w:pPr>
      <w:r w:rsidRPr="00D571B3">
        <w:t>$NS</w:t>
      </w:r>
    </w:p>
    <w:p w14:paraId="72B42246" w14:textId="77777777" w:rsidR="00C276BD" w:rsidRPr="00C276BD" w:rsidRDefault="00C276BD" w:rsidP="00C276BD">
      <w:pPr>
        <w:pStyle w:val="CodePACKT"/>
        <w:rPr>
          <w:lang w:val="en-GB"/>
        </w:rPr>
      </w:pPr>
    </w:p>
    <w:p w14:paraId="0393BFE2" w14:textId="594ABF57"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IPV4 addresses for these hosts</w:t>
      </w:r>
      <w:del w:id="116" w:author="Thomas Lee" w:date="2021-06-15T14:24:00Z">
        <w:r w:rsidR="001E49C9" w:rsidDel="00F46AA5">
          <w:rPr>
            <w:lang w:val="en-GB" w:eastAsia="en-GB"/>
          </w:rPr>
          <w:delText>:</w:delText>
        </w:r>
      </w:del>
    </w:p>
    <w:p w14:paraId="642DDAEB" w14:textId="77777777" w:rsidR="00C276BD" w:rsidRDefault="00C276BD" w:rsidP="00C276BD">
      <w:pPr>
        <w:pStyle w:val="CodePACKT"/>
        <w:rPr>
          <w:lang w:val="en-GB"/>
        </w:rPr>
      </w:pPr>
    </w:p>
    <w:p w14:paraId="5634FCAB" w14:textId="69B14599" w:rsidR="00C276BD" w:rsidRPr="00D571B3" w:rsidRDefault="00C276BD" w:rsidP="00D571B3">
      <w:pPr>
        <w:pStyle w:val="CodePACKT"/>
      </w:pPr>
      <w:r w:rsidRPr="00D571B3">
        <w:t>$NSIPS = foreach ($Server in $NS) {</w:t>
      </w:r>
    </w:p>
    <w:p w14:paraId="49CE1578" w14:textId="77777777" w:rsidR="00C276BD" w:rsidRPr="00D571B3" w:rsidRDefault="00C276BD" w:rsidP="00D571B3">
      <w:pPr>
        <w:pStyle w:val="CodePACKT"/>
      </w:pPr>
      <w:r w:rsidRPr="00D571B3">
        <w:t>  (Resolve-DnsName -Name $Server.NameHost -Type A).IPAddress</w:t>
      </w:r>
    </w:p>
    <w:p w14:paraId="021A8546" w14:textId="77777777" w:rsidR="00C276BD" w:rsidRPr="00D571B3" w:rsidRDefault="00C276BD" w:rsidP="00D571B3">
      <w:pPr>
        <w:pStyle w:val="CodePACKT"/>
      </w:pPr>
      <w:r w:rsidRPr="00D571B3">
        <w:t>}</w:t>
      </w:r>
    </w:p>
    <w:p w14:paraId="4E777864" w14:textId="77777777" w:rsidR="00C276BD" w:rsidRPr="00D571B3" w:rsidRDefault="00C276BD" w:rsidP="00D571B3">
      <w:pPr>
        <w:pStyle w:val="CodePACKT"/>
      </w:pPr>
      <w:r w:rsidRPr="00D571B3">
        <w:t>$NSIPS</w:t>
      </w:r>
    </w:p>
    <w:p w14:paraId="58526361" w14:textId="77777777" w:rsidR="00C276BD" w:rsidRPr="00C276BD" w:rsidRDefault="00C276BD" w:rsidP="00C276BD">
      <w:pPr>
        <w:pStyle w:val="CodePACKT"/>
        <w:rPr>
          <w:lang w:val="en-GB"/>
        </w:rPr>
      </w:pPr>
    </w:p>
    <w:p w14:paraId="6BBB62EB" w14:textId="239B49D1"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Adding conditional forwarder on </w:t>
      </w:r>
      <w:r w:rsidRPr="00C276BD">
        <w:rPr>
          <w:rStyle w:val="CodeInTextPACKT"/>
        </w:rPr>
        <w:t>DC1</w:t>
      </w:r>
      <w:del w:id="117" w:author="Thomas Lee" w:date="2021-06-15T14:24:00Z">
        <w:r w:rsidR="00FE352C" w:rsidDel="00F46AA5">
          <w:rPr>
            <w:lang w:val="en-GB" w:eastAsia="en-GB"/>
          </w:rPr>
          <w:delText>:</w:delText>
        </w:r>
      </w:del>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4EA7ADCC" w:rsidR="00C276BD" w:rsidRPr="00C276BD" w:rsidRDefault="00C276BD" w:rsidP="00C276BD">
      <w:pPr>
        <w:pStyle w:val="CodePACKT"/>
      </w:pPr>
      <w:r w:rsidRPr="00C276BD">
        <w:t>  Name          = </w:t>
      </w:r>
      <w:r w:rsidR="00FE2913">
        <w:rPr>
          <w:lang w:val="en-GB"/>
        </w:rPr>
        <w:t>'</w:t>
      </w:r>
      <w:r w:rsidRPr="00C276BD">
        <w:t>Packt.Com</w:t>
      </w:r>
      <w:r w:rsidR="00FE2913">
        <w:rPr>
          <w:lang w:val="en-GB"/>
        </w:rPr>
        <w:t>'</w:t>
      </w:r>
    </w:p>
    <w:p w14:paraId="02DE95EC" w14:textId="77777777" w:rsidR="00C276BD" w:rsidRPr="00C276BD" w:rsidRDefault="00C276BD" w:rsidP="00C276BD">
      <w:pPr>
        <w:pStyle w:val="CodePACKT"/>
      </w:pPr>
      <w:r w:rsidRPr="00C276BD">
        <w:t>  MasterServers = $NSIPS</w:t>
      </w:r>
    </w:p>
    <w:p w14:paraId="302A2A92" w14:textId="68FDD2E3" w:rsidR="00C276BD" w:rsidRPr="00C276BD" w:rsidRDefault="00C276BD" w:rsidP="00C276BD">
      <w:pPr>
        <w:pStyle w:val="CodePACKT"/>
      </w:pPr>
      <w:r w:rsidRPr="00C276BD">
        <w:t>}</w:t>
      </w:r>
    </w:p>
    <w:p w14:paraId="5CAFE07B" w14:textId="77777777" w:rsidR="00C276BD" w:rsidRPr="00C276BD" w:rsidRDefault="00C276BD" w:rsidP="00C276BD">
      <w:pPr>
        <w:pStyle w:val="CodePACKT"/>
      </w:pPr>
      <w:r w:rsidRPr="00C276BD">
        <w:t>Add-DnsServerConditionalForwarderZone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176BAF45"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Checking zone on </w:t>
      </w:r>
      <w:r w:rsidRPr="00C276BD">
        <w:rPr>
          <w:rStyle w:val="CodeInTextPACKT"/>
        </w:rPr>
        <w:t>DC1</w:t>
      </w:r>
      <w:del w:id="118" w:author="Thomas Lee" w:date="2021-06-15T14:24:00Z">
        <w:r w:rsidR="004A4DA8" w:rsidDel="00F46AA5">
          <w:rPr>
            <w:lang w:val="en-GB" w:eastAsia="en-GB"/>
          </w:rPr>
          <w:delText>:</w:delText>
        </w:r>
      </w:del>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Get-DnsServerZone -Name Packt.Com</w:t>
      </w:r>
    </w:p>
    <w:p w14:paraId="63C59ECA" w14:textId="77777777" w:rsidR="00C276BD" w:rsidRPr="00C276BD" w:rsidRDefault="00C276BD" w:rsidP="00C276BD">
      <w:pPr>
        <w:pStyle w:val="CodePACKT"/>
        <w:rPr>
          <w:lang w:val="en-GB"/>
        </w:rPr>
      </w:pPr>
    </w:p>
    <w:p w14:paraId="2F69861F" w14:textId="192FA377"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Testing conditional forwarding</w:t>
      </w:r>
      <w:del w:id="119" w:author="Thomas Lee" w:date="2021-06-15T14:24:00Z">
        <w:r w:rsidR="0092699C" w:rsidDel="00F46AA5">
          <w:rPr>
            <w:lang w:val="en-GB" w:eastAsia="en-GB"/>
          </w:rPr>
          <w:delText>:</w:delText>
        </w:r>
      </w:del>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t>How it works...</w:t>
      </w:r>
    </w:p>
    <w:p w14:paraId="219C2417" w14:textId="673E461D"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xml:space="preserve">, you resolve the name servers serving the </w:t>
      </w:r>
      <w:r w:rsidR="00050961">
        <w:rPr>
          <w:lang w:val="en-GB"/>
        </w:rPr>
        <w:t>packt</w:t>
      </w:r>
      <w:r w:rsidR="00E270CF">
        <w:rPr>
          <w:lang w:val="en-GB"/>
        </w:rPr>
        <w:t>.</w:t>
      </w:r>
      <w:r w:rsidR="00050961">
        <w:rPr>
          <w:lang w:val="en-GB"/>
        </w:rPr>
        <w:t>c</w:t>
      </w:r>
      <w:r w:rsidR="00E270CF">
        <w:rPr>
          <w:lang w:val="en-GB"/>
        </w:rPr>
        <w:t>om domain on the Internet,</w:t>
      </w:r>
      <w:r w:rsidR="00272D3F">
        <w:rPr>
          <w:lang w:val="en-GB"/>
        </w:rPr>
        <w:t xml:space="preserve"> and</w:t>
      </w:r>
      <w:r w:rsidR="00E270CF">
        <w:rPr>
          <w:lang w:val="en-GB"/>
        </w:rPr>
        <w:t xml:space="preserve"> then you display the </w:t>
      </w:r>
      <w:r w:rsidR="00945AE4">
        <w:rPr>
          <w:lang w:val="en-GB"/>
        </w:rPr>
        <w:t>results</w:t>
      </w:r>
      <w:r w:rsidR="00C21630">
        <w:rPr>
          <w:lang w:val="en-GB"/>
        </w:rPr>
        <w:t>,</w:t>
      </w:r>
      <w:r w:rsidR="00E270CF">
        <w:rPr>
          <w:lang w:val="en-GB"/>
        </w:rPr>
        <w:t xml:space="preserve"> like this:</w:t>
      </w:r>
    </w:p>
    <w:p w14:paraId="541FC4B7" w14:textId="6D7528CD" w:rsidR="00050961" w:rsidRDefault="00050961" w:rsidP="00C36172">
      <w:pPr>
        <w:pStyle w:val="FigurePACKT"/>
        <w:rPr>
          <w:lang w:val="en-GB"/>
        </w:rPr>
      </w:pPr>
      <w:r>
        <w:drawing>
          <wp:inline distT="0" distB="0" distL="0" distR="0" wp14:anchorId="67383A9A" wp14:editId="0AA1F3B0">
            <wp:extent cx="3636598" cy="1140569"/>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3358" cy="1148962"/>
                    </a:xfrm>
                    <a:prstGeom prst="rect">
                      <a:avLst/>
                    </a:prstGeom>
                  </pic:spPr>
                </pic:pic>
              </a:graphicData>
            </a:graphic>
          </wp:inline>
        </w:drawing>
      </w:r>
    </w:p>
    <w:p w14:paraId="521E8524" w14:textId="597CB53D" w:rsidR="001B1667" w:rsidRPr="001B1667" w:rsidRDefault="001B1667" w:rsidP="00C36172">
      <w:pPr>
        <w:pStyle w:val="FigurePACKT"/>
        <w:rPr>
          <w:rStyle w:val="FigureCaptionPACKT"/>
        </w:rPr>
      </w:pPr>
      <w:r w:rsidRPr="001B1667">
        <w:rPr>
          <w:rStyle w:val="FigureCaptionPACKT"/>
        </w:rPr>
        <w:t>Figure 7.37: Obtaining</w:t>
      </w:r>
      <w:r w:rsidR="00C21630">
        <w:rPr>
          <w:rStyle w:val="FigureCaptionPACKT"/>
        </w:rPr>
        <w:t xml:space="preserve"> the</w:t>
      </w:r>
      <w:r w:rsidRPr="001B1667">
        <w:rPr>
          <w:rStyle w:val="FigureCaptionPACKT"/>
        </w:rPr>
        <w:t xml:space="preserve"> IP addresses of </w:t>
      </w:r>
      <w:r w:rsidR="00C21630">
        <w:rPr>
          <w:rStyle w:val="FigureCaptionPACKT"/>
        </w:rPr>
        <w:t xml:space="preserve">the </w:t>
      </w:r>
      <w:r w:rsidRPr="001B1667">
        <w:rPr>
          <w:rStyle w:val="FigureCaptionPACKT"/>
        </w:rPr>
        <w:t>DNS servers for packt.com</w:t>
      </w:r>
    </w:p>
    <w:p w14:paraId="0CCDC815" w14:textId="440434A4" w:rsidR="00E270CF" w:rsidRDefault="00E270CF" w:rsidP="00E270CF">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37.png</w:t>
      </w:r>
    </w:p>
    <w:p w14:paraId="11932020" w14:textId="45B1C27F"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w:t>
      </w:r>
      <w:r w:rsidR="00E44BA2">
        <w:rPr>
          <w:lang w:val="en-GB"/>
        </w:rPr>
        <w:t>s</w:t>
      </w:r>
      <w:r w:rsidR="0077510A">
        <w:rPr>
          <w:lang w:val="en-GB"/>
        </w:rPr>
        <w:t xml:space="preserve">ervers you just </w:t>
      </w:r>
      <w:r w:rsidR="00945AE4">
        <w:rPr>
          <w:lang w:val="en-GB"/>
        </w:rPr>
        <w:t>retrieved</w:t>
      </w:r>
      <w:r w:rsidR="0077510A">
        <w:rPr>
          <w:lang w:val="en-GB"/>
        </w:rPr>
        <w:t xml:space="preserve"> and resolve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r w:rsidR="00C21630">
        <w:rPr>
          <w:lang w:val="en-GB"/>
        </w:rPr>
        <w:t>:</w:t>
      </w:r>
    </w:p>
    <w:p w14:paraId="280BCF43" w14:textId="0BBAA6E0"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5775" cy="1309447"/>
                    </a:xfrm>
                    <a:prstGeom prst="rect">
                      <a:avLst/>
                    </a:prstGeom>
                  </pic:spPr>
                </pic:pic>
              </a:graphicData>
            </a:graphic>
          </wp:inline>
        </w:drawing>
      </w:r>
    </w:p>
    <w:p w14:paraId="12A08D76" w14:textId="042FB884" w:rsidR="001E7B18" w:rsidRPr="001E7B18" w:rsidRDefault="001E7B18" w:rsidP="0077510A">
      <w:pPr>
        <w:pStyle w:val="FigurePACKT"/>
        <w:rPr>
          <w:rStyle w:val="FigureCaptionPACKT"/>
        </w:rPr>
      </w:pPr>
      <w:r w:rsidRPr="001E7B18">
        <w:rPr>
          <w:rStyle w:val="FigureCaptionPACKT"/>
        </w:rPr>
        <w:t>Figure 7.38: Obtaining the IPv4 addresses for hosts</w:t>
      </w:r>
    </w:p>
    <w:p w14:paraId="519FC463" w14:textId="66E8FEC9"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20FDB122"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5BE2FF03"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5100" cy="772197"/>
                    </a:xfrm>
                    <a:prstGeom prst="rect">
                      <a:avLst/>
                    </a:prstGeom>
                  </pic:spPr>
                </pic:pic>
              </a:graphicData>
            </a:graphic>
          </wp:inline>
        </w:drawing>
      </w:r>
    </w:p>
    <w:p w14:paraId="2E5DEB23" w14:textId="5DA85DA8" w:rsidR="00FD0913" w:rsidRPr="00FD0913" w:rsidRDefault="00FD0913" w:rsidP="00945AE4">
      <w:pPr>
        <w:pStyle w:val="FigurePACKT"/>
        <w:rPr>
          <w:rStyle w:val="FigureCaptionPACKT"/>
        </w:rPr>
      </w:pPr>
      <w:r w:rsidRPr="00FD0913">
        <w:rPr>
          <w:rStyle w:val="FigureCaptionPACKT"/>
        </w:rPr>
        <w:t>Figure 7.39: Checking</w:t>
      </w:r>
      <w:r w:rsidR="00C21630">
        <w:rPr>
          <w:rStyle w:val="FigureCaptionPACKT"/>
        </w:rPr>
        <w:t xml:space="preserve"> the</w:t>
      </w:r>
      <w:r w:rsidRPr="00FD0913">
        <w:rPr>
          <w:rStyle w:val="FigureCaptionPACKT"/>
        </w:rPr>
        <w:t xml:space="preserve"> zone on DC1</w:t>
      </w:r>
    </w:p>
    <w:p w14:paraId="147DD196" w14:textId="3511138B" w:rsidR="0077510A" w:rsidRDefault="0077510A" w:rsidP="0077510A">
      <w:pPr>
        <w:pStyle w:val="LayoutInformationPACKT"/>
        <w:numPr>
          <w:ilvl w:val="0"/>
          <w:numId w:val="3"/>
        </w:numPr>
        <w:rPr>
          <w:noProof/>
        </w:rPr>
      </w:pPr>
      <w:r>
        <w:t xml:space="preserve">Insert image </w:t>
      </w:r>
      <w:r>
        <w:rPr>
          <w:noProof/>
        </w:rPr>
        <w:t>B167</w:t>
      </w:r>
      <w:r w:rsidR="003622AC">
        <w:rPr>
          <w:noProof/>
        </w:rPr>
        <w:t>6</w:t>
      </w:r>
      <w:r>
        <w:rPr>
          <w:noProof/>
        </w:rPr>
        <w:t>2_0</w:t>
      </w:r>
      <w:r w:rsidR="003622AC">
        <w:rPr>
          <w:noProof/>
        </w:rPr>
        <w:t>7</w:t>
      </w:r>
      <w:r w:rsidRPr="00023EAD">
        <w:rPr>
          <w:noProof/>
        </w:rPr>
        <w:t>_</w:t>
      </w:r>
      <w:r>
        <w:rPr>
          <w:noProof/>
        </w:rPr>
        <w:t>39.png</w:t>
      </w:r>
    </w:p>
    <w:p w14:paraId="67A891FA" w14:textId="2230A007" w:rsidR="00C276BD" w:rsidRDefault="00C276BD" w:rsidP="00C276BD">
      <w:pPr>
        <w:pStyle w:val="NormalPACKT"/>
        <w:rPr>
          <w:lang w:val="en-GB"/>
        </w:rPr>
      </w:pPr>
      <w:r>
        <w:rPr>
          <w:lang w:val="en-GB"/>
        </w:rPr>
        <w:t xml:space="preserve">With the final step, </w:t>
      </w:r>
      <w:r w:rsidRPr="00882D97">
        <w:rPr>
          <w:rStyle w:val="ItalicsPACKT"/>
        </w:rPr>
        <w:t>step 5</w:t>
      </w:r>
      <w:r>
        <w:rPr>
          <w:lang w:val="en-GB"/>
        </w:rPr>
        <w:t>,</w:t>
      </w:r>
      <w:r w:rsidR="00945AE4">
        <w:rPr>
          <w:lang w:val="en-GB"/>
        </w:rPr>
        <w:t xml:space="preserve"> you resolve </w:t>
      </w:r>
      <w:r w:rsidR="00945AE4" w:rsidRPr="00805A28">
        <w:rPr>
          <w:rStyle w:val="URLPACKT"/>
        </w:rPr>
        <w:t>www.packt.com</w:t>
      </w:r>
      <w:r w:rsidR="00945AE4">
        <w:rPr>
          <w:lang w:val="en-GB"/>
        </w:rPr>
        <w:t>, which returns both IPv4 and IPv6 addresses, like this:</w:t>
      </w:r>
    </w:p>
    <w:p w14:paraId="28C2DEC7" w14:textId="47B158E9"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529" cy="1397045"/>
                    </a:xfrm>
                    <a:prstGeom prst="rect">
                      <a:avLst/>
                    </a:prstGeom>
                  </pic:spPr>
                </pic:pic>
              </a:graphicData>
            </a:graphic>
          </wp:inline>
        </w:drawing>
      </w:r>
    </w:p>
    <w:p w14:paraId="79ACB92F" w14:textId="101FD91D" w:rsidR="00882D97" w:rsidRPr="00882D97" w:rsidRDefault="00882D97" w:rsidP="00945AE4">
      <w:pPr>
        <w:pStyle w:val="FigurePACKT"/>
        <w:rPr>
          <w:rStyle w:val="FigureCaptionPACKT"/>
        </w:rPr>
      </w:pPr>
      <w:r w:rsidRPr="00882D97">
        <w:rPr>
          <w:rStyle w:val="FigureCaptionPACKT"/>
        </w:rPr>
        <w:t>Figure 7.40: Testing conditional forwarding</w:t>
      </w:r>
    </w:p>
    <w:p w14:paraId="5B65E714" w14:textId="1815613E" w:rsidR="00C276BD" w:rsidRPr="00945AE4" w:rsidRDefault="00945AE4" w:rsidP="00112506">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11C33870" w:rsidR="00B761AD" w:rsidRDefault="00B761AD" w:rsidP="00B761AD">
      <w:pPr>
        <w:pStyle w:val="Heading2"/>
      </w:pPr>
      <w:r>
        <w:t>There</w:t>
      </w:r>
      <w:r w:rsidR="00FE2913">
        <w:t>'</w:t>
      </w:r>
      <w:r>
        <w:t>s more...</w:t>
      </w:r>
    </w:p>
    <w:p w14:paraId="57F58500" w14:textId="513F80E7" w:rsidR="00945AE4" w:rsidRDefault="00665E84" w:rsidP="00665E84">
      <w:pPr>
        <w:pStyle w:val="NormalPACKT"/>
        <w:rPr>
          <w:lang w:val="en-GB"/>
        </w:rPr>
      </w:pPr>
      <w:r>
        <w:rPr>
          <w:lang w:val="en-GB"/>
        </w:rPr>
        <w:t xml:space="preserve">In </w:t>
      </w:r>
      <w:r w:rsidRPr="00945AE4">
        <w:rPr>
          <w:rStyle w:val="ItalicsPACKT"/>
        </w:rPr>
        <w:t>step 1</w:t>
      </w:r>
      <w:r>
        <w:rPr>
          <w:lang w:val="en-GB"/>
        </w:rPr>
        <w:t xml:space="preserve">, you discover the name server names for the DNS servers that serve </w:t>
      </w:r>
      <w:r w:rsidR="00A33A15">
        <w:rPr>
          <w:lang w:val="en-GB"/>
        </w:rPr>
        <w:t>p</w:t>
      </w:r>
      <w:r>
        <w:rPr>
          <w:lang w:val="en-GB"/>
        </w:rPr>
        <w:t>ack</w:t>
      </w:r>
      <w:r w:rsidR="00A33A15">
        <w:rPr>
          <w:lang w:val="en-GB"/>
        </w:rPr>
        <w:t>t</w:t>
      </w:r>
      <w:r>
        <w:rPr>
          <w:lang w:val="en-GB"/>
        </w:rPr>
        <w:t>.</w:t>
      </w:r>
      <w:r w:rsidR="00A33A15">
        <w:rPr>
          <w:lang w:val="en-GB"/>
        </w:rPr>
        <w:t>c</w:t>
      </w:r>
      <w:r>
        <w:rPr>
          <w:lang w:val="en-GB"/>
        </w:rPr>
        <w:t>om. I</w:t>
      </w:r>
      <w:r w:rsidR="00945AE4">
        <w:rPr>
          <w:lang w:val="en-GB"/>
        </w:rPr>
        <w:t>n</w:t>
      </w:r>
      <w:r>
        <w:rPr>
          <w:lang w:val="en-GB"/>
        </w:rPr>
        <w:t xml:space="preserve"> this case, these servers are part of Cloudflare</w:t>
      </w:r>
      <w:r w:rsidR="00FE2913">
        <w:rPr>
          <w:lang w:val="en-GB"/>
        </w:rPr>
        <w:t>'</w:t>
      </w:r>
      <w:r>
        <w:rPr>
          <w:lang w:val="en-GB"/>
        </w:rPr>
        <w:t xml:space="preserve">s distributed DNS service. For more information on how this </w:t>
      </w:r>
      <w:r w:rsidR="00945AE4">
        <w:rPr>
          <w:lang w:val="en-GB"/>
        </w:rPr>
        <w:t xml:space="preserve">service </w:t>
      </w:r>
      <w:r>
        <w:rPr>
          <w:lang w:val="en-GB"/>
        </w:rPr>
        <w:t xml:space="preserve">works, see </w:t>
      </w:r>
      <w:r w:rsidRPr="009E1636">
        <w:rPr>
          <w:rStyle w:val="URLPACKT"/>
          <w:lang w:val="en-GB"/>
        </w:rPr>
        <w:t>https://www.cloudflare.com/dns/</w:t>
      </w:r>
      <w:r w:rsidRPr="00000473">
        <w:t xml:space="preserve">. </w:t>
      </w:r>
    </w:p>
    <w:p w14:paraId="318BABD2" w14:textId="321D4E48"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2950E8FD"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w:t>
      </w:r>
      <w:r w:rsidRPr="0027032B">
        <w:rPr>
          <w:rStyle w:val="ItalicsPACKT"/>
        </w:rPr>
        <w:t>step 3</w:t>
      </w:r>
      <w:r>
        <w:t xml:space="preserve"> on </w:t>
      </w:r>
      <w:r w:rsidRPr="0077510A">
        <w:rPr>
          <w:rStyle w:val="CodeInTextPACKT"/>
        </w:rPr>
        <w:t>DC2</w:t>
      </w:r>
      <w:r>
        <w:t>.</w:t>
      </w:r>
    </w:p>
    <w:p w14:paraId="0CF33C67" w14:textId="5570059F"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conditional forwarding. Since the name servers you discovered support</w:t>
      </w:r>
      <w:r w:rsidR="004B687C">
        <w:t xml:space="preserve"> IPv6 </w:t>
      </w:r>
      <w:r>
        <w:t xml:space="preserve">AAAA </w:t>
      </w:r>
      <w:r w:rsidR="004B687C">
        <w:t xml:space="preserve">address </w:t>
      </w:r>
      <w:r>
        <w:t xml:space="preserve">records, this step returns both IPv4 and IPv6 addresses. If you are in an environment that supports IPv6, you should consider modifying </w:t>
      </w:r>
      <w:r w:rsidRPr="00272D3F">
        <w:rPr>
          <w:rStyle w:val="ItalicsPACKT"/>
        </w:rPr>
        <w:t>step 2</w:t>
      </w:r>
      <w:r>
        <w:t xml:space="preserve"> </w:t>
      </w:r>
      <w:r w:rsidR="00C21630">
        <w:t xml:space="preserve">so that it </w:t>
      </w:r>
      <w:r>
        <w:t>return</w:t>
      </w:r>
      <w:r w:rsidR="00C21630">
        <w:t>s</w:t>
      </w:r>
      <w:r>
        <w:t xml:space="preserve"> the IPv4 and IPv6 addresses</w:t>
      </w:r>
      <w:r w:rsidR="00272D3F">
        <w:t xml:space="preserve"> and then use them in </w:t>
      </w:r>
      <w:r w:rsidR="00272D3F" w:rsidRPr="00657AE2">
        <w:rPr>
          <w:rStyle w:val="ItalicsPACKT"/>
        </w:rPr>
        <w:t>step 3</w:t>
      </w:r>
      <w:r w:rsidR="00272D3F">
        <w:t>.</w:t>
      </w:r>
    </w:p>
    <w:p w14:paraId="17ED0CB7" w14:textId="7282DCB8" w:rsidR="00B761AD" w:rsidRPr="009D0F10" w:rsidRDefault="00B761AD" w:rsidP="00B761AD">
      <w:pPr>
        <w:pStyle w:val="Heading1"/>
        <w:tabs>
          <w:tab w:val="left" w:pos="0"/>
        </w:tabs>
      </w:pPr>
      <w:r w:rsidRPr="00B761AD">
        <w:t xml:space="preserve">Managing DNS </w:t>
      </w:r>
      <w:r w:rsidR="009E58FB">
        <w:t>z</w:t>
      </w:r>
      <w:r w:rsidRPr="00B761AD">
        <w:t xml:space="preserve">ones and </w:t>
      </w:r>
      <w:r w:rsidR="009E58FB">
        <w:t>r</w:t>
      </w:r>
      <w:r w:rsidRPr="00B761AD">
        <w:t xml:space="preserve">esource </w:t>
      </w:r>
      <w:r w:rsidR="009E58FB">
        <w:t>r</w:t>
      </w:r>
      <w:r w:rsidRPr="00B761AD">
        <w:t>ecords</w:t>
      </w:r>
    </w:p>
    <w:p w14:paraId="1F5319C8" w14:textId="215A6114" w:rsidR="004D3E58" w:rsidRDefault="004D3E58" w:rsidP="004D3E58">
      <w:pPr>
        <w:pStyle w:val="NormalPACKT"/>
      </w:pPr>
      <w:r>
        <w:t xml:space="preserve">The DNS </w:t>
      </w:r>
      <w:r w:rsidR="0067188D">
        <w:t>s</w:t>
      </w:r>
      <w:r>
        <w:t>ervice enables you to resolve names to other information. Most DNS usage resolves a hostname to its IP (IPv4 or IPv6) addresses. But there are other resolutions, such as determining email servers or for anti-spam</w:t>
      </w:r>
      <w:r w:rsidR="00E62A9F">
        <w:t>,</w:t>
      </w:r>
      <w:r>
        <w:t xml:space="preserve"> that also rely on DNS.</w:t>
      </w:r>
    </w:p>
    <w:p w14:paraId="3682E043" w14:textId="0D736D9E" w:rsidR="004D3E58" w:rsidRDefault="004D3E58" w:rsidP="004D3E58">
      <w:pPr>
        <w:pStyle w:val="NormalPACKT"/>
      </w:pPr>
      <w:r>
        <w:t xml:space="preserve">DNS servers hold zones. A DNS zone is a container for a set of </w:t>
      </w:r>
      <w:r w:rsidRPr="00FE0399">
        <w:rPr>
          <w:b/>
          <w:bCs/>
        </w:rPr>
        <w:t>Resource Records</w:t>
      </w:r>
      <w:r>
        <w:t xml:space="preserve"> (</w:t>
      </w:r>
      <w:r w:rsidRPr="00FE0399">
        <w:rPr>
          <w:b/>
          <w:bCs/>
        </w:rPr>
        <w:t>RRs</w:t>
      </w:r>
      <w:r>
        <w:t xml:space="preserve">) related to a specific DNS domain. When you enter </w:t>
      </w:r>
      <w:r w:rsidRPr="004D3E58">
        <w:rPr>
          <w:rStyle w:val="CodeInTextPACKT"/>
        </w:rPr>
        <w:t>www.packt.com</w:t>
      </w:r>
      <w:r>
        <w:t>, your browser use</w:t>
      </w:r>
      <w:r w:rsidR="00E62A9F">
        <w:t>s</w:t>
      </w:r>
      <w:r>
        <w:t xml:space="preserve"> DNS to resolve that website name into an IP address and contacts the server at that IP address. If you use an email client to send mail, for example</w:t>
      </w:r>
      <w:r w:rsidR="00767F76">
        <w:t>,</w:t>
      </w:r>
      <w:r>
        <w:t xml:space="preserve"> to </w:t>
      </w:r>
      <w:r w:rsidRPr="001F73CE">
        <w:rPr>
          <w:rStyle w:val="CodeInTextPACKT"/>
        </w:rPr>
        <w:t>DoctorDNS@Gmail.Com</w:t>
      </w:r>
      <w:r>
        <w:t xml:space="preserve">, the email client uses DNS to discover an email server to which to send the mail. </w:t>
      </w:r>
    </w:p>
    <w:p w14:paraId="61548E90" w14:textId="391BD5B7"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w:t>
      </w:r>
      <w:r w:rsidR="00331470" w:rsidRPr="00813335">
        <w:rPr>
          <w:rStyle w:val="ChapterrefPACKT"/>
        </w:rPr>
        <w:t>C</w:t>
      </w:r>
      <w:r w:rsidRPr="00813335">
        <w:rPr>
          <w:rStyle w:val="ChapterrefPACKT"/>
        </w:rPr>
        <w:t>hapter 6</w:t>
      </w:r>
      <w:r w:rsidR="00312F09">
        <w:rPr>
          <w:rStyle w:val="ChapterrefPACKT"/>
        </w:rPr>
        <w:t>, Managing Active Directory</w:t>
      </w:r>
      <w:r>
        <w:t xml:space="preserve">, you added a child domain to the </w:t>
      </w:r>
      <w:r w:rsidRPr="00136899">
        <w:t>Reskit.Org</w:t>
      </w:r>
      <w:r>
        <w:t xml:space="preserve"> forest, </w:t>
      </w:r>
      <w:r w:rsidRPr="00194212">
        <w:t>UK.Reskit.</w:t>
      </w:r>
      <w:r w:rsidR="008F39AB">
        <w:t>Org</w:t>
      </w:r>
      <w:r w:rsidR="000E4B91">
        <w:t>.</w:t>
      </w:r>
      <w:r>
        <w:t xml:space="preserve"> You could, for example, have one zone holding RRs for Reskit.</w:t>
      </w:r>
      <w:r w:rsidR="00BE009F">
        <w:t>O</w:t>
      </w:r>
      <w:r>
        <w:t xml:space="preserve">rg on </w:t>
      </w:r>
      <w:r w:rsidRPr="004D3E58">
        <w:rPr>
          <w:rStyle w:val="CodeInTextPACKT"/>
        </w:rPr>
        <w:t>DC1</w:t>
      </w:r>
      <w:r>
        <w:t xml:space="preserve"> and </w:t>
      </w:r>
      <w:r w:rsidRPr="004D3E58">
        <w:rPr>
          <w:rStyle w:val="CodeInTextPACKT"/>
        </w:rPr>
        <w:t>DC2</w:t>
      </w:r>
      <w:r>
        <w:t xml:space="preserve">, while delegating to a new zone, </w:t>
      </w:r>
      <w:r w:rsidR="00382F93">
        <w:t>U</w:t>
      </w:r>
      <w:r>
        <w:t>k.</w:t>
      </w:r>
      <w:r w:rsidR="00382F93">
        <w:t>R</w:t>
      </w:r>
      <w:r>
        <w:t>eskit</w:t>
      </w:r>
      <w:r w:rsidR="00382F93">
        <w:t>.O</w:t>
      </w:r>
      <w:r>
        <w:t xml:space="preserve">rg, on </w:t>
      </w:r>
      <w:r w:rsidRPr="004D3E58">
        <w:rPr>
          <w:rStyle w:val="CodeInTextPACKT"/>
        </w:rPr>
        <w:t>UKDC1</w:t>
      </w:r>
      <w:r>
        <w:rPr>
          <w:rStyle w:val="CodeInTextPACKT"/>
        </w:rPr>
        <w:t xml:space="preserve">. </w:t>
      </w:r>
    </w:p>
    <w:p w14:paraId="4F094609" w14:textId="71496492"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r w:rsidR="00821573" w:rsidRPr="00660F96">
        <w:rPr>
          <w:rStyle w:val="CodeInTextPACKT"/>
        </w:rPr>
        <w:t>nslookup.exe</w:t>
      </w:r>
      <w:r w:rsidR="0082157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command is one tool that uses the reverse lookup zone, for example. For more details on DNS in Windows, see </w:t>
      </w:r>
      <w:r w:rsidRPr="001B447C">
        <w:rPr>
          <w:rStyle w:val="URLPACKT"/>
        </w:rPr>
        <w:t>https://docs.microsoft.com/windows-server/networking/dns/dns-top</w:t>
      </w:r>
      <w:r w:rsidRPr="00EC199D">
        <w:t>.</w:t>
      </w:r>
    </w:p>
    <w:p w14:paraId="123124B6" w14:textId="34F7C9E5"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w:t>
      </w:r>
      <w:r w:rsidR="00821573">
        <w:rPr>
          <w:rStyle w:val="CodeInTextPACKT"/>
          <w:rFonts w:ascii="Times New Roman" w:hAnsi="Times New Roman"/>
          <w:color w:val="auto"/>
          <w:sz w:val="22"/>
          <w:szCs w:val="24"/>
        </w:rPr>
        <w:t xml:space="preserve">DNS </w:t>
      </w:r>
      <w:r>
        <w:rPr>
          <w:rStyle w:val="CodeInTextPACKT"/>
          <w:rFonts w:ascii="Times New Roman" w:hAnsi="Times New Roman"/>
          <w:color w:val="auto"/>
          <w:sz w:val="22"/>
          <w:szCs w:val="24"/>
        </w:rPr>
        <w:t xml:space="preserve">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7753C249" w:rsidR="004D3E58" w:rsidRPr="004D3E58" w:rsidRDefault="004D3E58" w:rsidP="004D3E58">
      <w:pPr>
        <w:pStyle w:val="NormalPACKT"/>
      </w:pPr>
      <w:r>
        <w:rPr>
          <w:rStyle w:val="CodeInTextPACKT"/>
          <w:rFonts w:ascii="Times New Roman" w:hAnsi="Times New Roman"/>
          <w:color w:val="auto"/>
          <w:sz w:val="22"/>
          <w:szCs w:val="24"/>
        </w:rPr>
        <w:t>With Windows 2000, Microsoft added AD-integrated zones. DNS stores the DNS data for these zone types within AD. These zones replicate their zone data via AD replication</w:t>
      </w:r>
      <w:r w:rsidR="00767F76">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which simplifies the setup.</w:t>
      </w:r>
      <w:r w:rsidR="00280821">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This also means that when you created the AD </w:t>
      </w:r>
      <w:r w:rsidR="00377914">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7825DB">
        <w:rPr>
          <w:rStyle w:val="URLPACKT"/>
        </w:rPr>
        <w:t>https://docs.microsoft.com/windows-server/identity/ad-ds/plan/active-directory-integrated-dns-zones</w:t>
      </w:r>
      <w:r w:rsidRPr="00146BB4">
        <w:t>.</w:t>
      </w:r>
    </w:p>
    <w:p w14:paraId="74249D17" w14:textId="4DC81DEE" w:rsidR="004D3E58" w:rsidRDefault="004D3E58" w:rsidP="004D3E58">
      <w:pPr>
        <w:pStyle w:val="NormalPACKT"/>
      </w:pPr>
      <w:r>
        <w:t>I</w:t>
      </w:r>
      <w:r w:rsidR="0000203A">
        <w:t>n</w:t>
      </w:r>
      <w:r>
        <w:t xml:space="preserve"> this recipe, you create </w:t>
      </w:r>
      <w:r w:rsidR="00532905">
        <w:t xml:space="preserve">a </w:t>
      </w:r>
      <w:r>
        <w:t>DNS forward and reverse look zone</w:t>
      </w:r>
      <w:r w:rsidR="00767F76">
        <w:t xml:space="preserve"> and</w:t>
      </w:r>
      <w:r>
        <w:t xml:space="preserve"> then create RRs in those zones. Once added, you test DNS resolution. </w:t>
      </w:r>
    </w:p>
    <w:p w14:paraId="71122D6F" w14:textId="1F66A988" w:rsidR="00B761AD" w:rsidRDefault="00B761AD" w:rsidP="00B761AD">
      <w:pPr>
        <w:pStyle w:val="Heading2"/>
        <w:tabs>
          <w:tab w:val="left" w:pos="0"/>
        </w:tabs>
      </w:pPr>
      <w:r>
        <w:t xml:space="preserve">Getting </w:t>
      </w:r>
      <w:r w:rsidR="006E6694">
        <w:t>r</w:t>
      </w:r>
      <w:r>
        <w:t>eady</w:t>
      </w:r>
    </w:p>
    <w:p w14:paraId="1E3EB4F0" w14:textId="5A57FB23" w:rsidR="00B761AD" w:rsidRDefault="004D3E58" w:rsidP="009E00BC">
      <w:pPr>
        <w:pStyle w:val="NormalPACKT"/>
      </w:pPr>
      <w:r>
        <w:rPr>
          <w:lang w:val="en-GB"/>
        </w:rPr>
        <w:t>You</w:t>
      </w:r>
      <w:r w:rsidR="004B687C">
        <w:rPr>
          <w:lang w:val="en-GB"/>
        </w:rPr>
        <w:t xml:space="preserve"> run this recipe on </w:t>
      </w:r>
      <w:r w:rsidR="004B687C" w:rsidRPr="004A259A">
        <w:rPr>
          <w:rStyle w:val="CodeInTextPACKT"/>
        </w:rPr>
        <w:t>DC1</w:t>
      </w:r>
      <w:r w:rsidR="004B687C">
        <w:rPr>
          <w:lang w:val="en-GB"/>
        </w:rPr>
        <w:t>, but you</w:t>
      </w:r>
      <w:r>
        <w:rPr>
          <w:lang w:val="en-GB"/>
        </w:rPr>
        <w:t xml:space="preserve"> need both </w:t>
      </w:r>
      <w:r w:rsidRPr="004D3E58">
        <w:rPr>
          <w:rStyle w:val="CodeInTextPACKT"/>
        </w:rPr>
        <w:t>DC1</w:t>
      </w:r>
      <w:r>
        <w:rPr>
          <w:lang w:val="en-GB"/>
        </w:rPr>
        <w:t xml:space="preserve"> and </w:t>
      </w:r>
      <w:r w:rsidRPr="004D3E58">
        <w:rPr>
          <w:rStyle w:val="CodeInTextPACKT"/>
        </w:rPr>
        <w:t>DC2</w:t>
      </w:r>
      <w:r>
        <w:rPr>
          <w:lang w:val="en-GB"/>
        </w:rPr>
        <w:t xml:space="preserve"> </w:t>
      </w:r>
      <w:r w:rsidR="004B687C">
        <w:rPr>
          <w:lang w:val="en-GB"/>
        </w:rPr>
        <w:t>online</w:t>
      </w:r>
      <w:r>
        <w:rPr>
          <w:lang w:val="en-GB"/>
        </w:rPr>
        <w:t>. You have installed AD and DNS on both servers, and by doing so, you created a single forward lookup zone for the Reskit.</w:t>
      </w:r>
      <w:r w:rsidR="00767F76">
        <w:rPr>
          <w:lang w:val="en-GB"/>
        </w:rPr>
        <w:t>O</w:t>
      </w:r>
      <w:r>
        <w:rPr>
          <w:lang w:val="en-GB"/>
        </w:rPr>
        <w:t xml:space="preserve">rg forest. </w:t>
      </w:r>
    </w:p>
    <w:p w14:paraId="66B00C30" w14:textId="77777777" w:rsidR="00B761AD" w:rsidRDefault="00B761AD" w:rsidP="00B761AD">
      <w:pPr>
        <w:pStyle w:val="Heading2"/>
        <w:tabs>
          <w:tab w:val="left" w:pos="0"/>
        </w:tabs>
      </w:pPr>
      <w:r>
        <w:t>How to do it...</w:t>
      </w:r>
    </w:p>
    <w:p w14:paraId="6408C0FF" w14:textId="539EC4F3" w:rsidR="004B687C" w:rsidRPr="009E00BC" w:rsidRDefault="004B687C" w:rsidP="009E00BC">
      <w:pPr>
        <w:pStyle w:val="NumberedBulletPACKT"/>
        <w:numPr>
          <w:ilvl w:val="0"/>
          <w:numId w:val="5"/>
        </w:numPr>
      </w:pPr>
      <w:r w:rsidRPr="009E00BC">
        <w:t>Creating a new primary forward DNS zone for Cookham.Net</w:t>
      </w:r>
      <w:del w:id="120" w:author="Thomas Lee" w:date="2021-06-15T14:25:00Z">
        <w:r w:rsidR="008B3CD3" w:rsidDel="00F46AA5">
          <w:delText>:</w:delText>
        </w:r>
      </w:del>
    </w:p>
    <w:p w14:paraId="4BF12774" w14:textId="77777777" w:rsidR="004B687C" w:rsidRPr="004B687C" w:rsidRDefault="004B687C" w:rsidP="009E00BC">
      <w:pPr>
        <w:pStyle w:val="CodePACKT"/>
      </w:pPr>
    </w:p>
    <w:p w14:paraId="3EE0F1AB" w14:textId="3C0CA3B5" w:rsidR="004B687C" w:rsidRPr="00607804" w:rsidRDefault="004B687C" w:rsidP="009E00BC">
      <w:pPr>
        <w:pStyle w:val="CodePACKT"/>
      </w:pPr>
      <w:r w:rsidRPr="00607804">
        <w:t>$ZHT1 = </w:t>
      </w:r>
      <w:r w:rsidRPr="009E00BC">
        <w:t>@</w:t>
      </w:r>
      <w:r w:rsidRPr="004B687C">
        <w:t>{</w:t>
      </w:r>
    </w:p>
    <w:p w14:paraId="56A410B3" w14:textId="4E5C1A7C" w:rsidR="004B687C" w:rsidRPr="004B687C" w:rsidRDefault="004B687C" w:rsidP="009E00BC">
      <w:pPr>
        <w:pStyle w:val="CodePACKT"/>
      </w:pPr>
      <w:r w:rsidRPr="00607804">
        <w:t>  Name              = </w:t>
      </w:r>
      <w:r w:rsidR="00FE2913">
        <w:t>'</w:t>
      </w:r>
      <w:r w:rsidRPr="009E00BC">
        <w:t>Cookham.Net</w:t>
      </w:r>
      <w:r w:rsidR="00FE2913">
        <w:t>'</w:t>
      </w:r>
    </w:p>
    <w:p w14:paraId="6F218C39" w14:textId="0B399899" w:rsidR="004B687C" w:rsidRPr="00607804" w:rsidRDefault="004B687C" w:rsidP="009E00BC">
      <w:pPr>
        <w:pStyle w:val="CodePACKT"/>
      </w:pPr>
      <w:r w:rsidRPr="00607804">
        <w:t>  ResponsiblePerson = </w:t>
      </w:r>
      <w:r w:rsidR="00FE2913">
        <w:t>'</w:t>
      </w:r>
      <w:r w:rsidRPr="009E00BC">
        <w:t>dnsadmin.cookham.net.</w:t>
      </w:r>
      <w:r w:rsidR="00FE2913">
        <w:t>'</w:t>
      </w:r>
      <w:r w:rsidRPr="004B687C">
        <w:t> </w:t>
      </w:r>
    </w:p>
    <w:p w14:paraId="750D67CE" w14:textId="7E82042D" w:rsidR="004B687C" w:rsidRPr="004B687C" w:rsidRDefault="004B687C" w:rsidP="009E00BC">
      <w:pPr>
        <w:pStyle w:val="CodePACKT"/>
      </w:pPr>
      <w:r w:rsidRPr="00607804">
        <w:t>  ReplicationScope  = </w:t>
      </w:r>
      <w:r w:rsidR="00FE2913">
        <w:t>'</w:t>
      </w:r>
      <w:r w:rsidRPr="009E00BC">
        <w:t>Forest</w:t>
      </w:r>
      <w:r w:rsidR="00FE2913">
        <w:t>'</w:t>
      </w:r>
    </w:p>
    <w:p w14:paraId="1E5448D7" w14:textId="2EB5E3F0" w:rsidR="004B687C" w:rsidRPr="004B687C" w:rsidRDefault="004B687C" w:rsidP="009E00BC">
      <w:pPr>
        <w:pStyle w:val="CodePACKT"/>
      </w:pPr>
      <w:r w:rsidRPr="00607804">
        <w:t>  ComputerName      = </w:t>
      </w:r>
      <w:r w:rsidR="00FE2913">
        <w:t>'</w:t>
      </w:r>
      <w:r w:rsidRPr="009E00BC">
        <w:t>DC1.Reskit.Org</w:t>
      </w:r>
      <w:r w:rsidR="00FE2913">
        <w:t>'</w:t>
      </w:r>
    </w:p>
    <w:p w14:paraId="227B3573" w14:textId="77777777" w:rsidR="004B687C" w:rsidRPr="001423EC" w:rsidRDefault="004B687C" w:rsidP="009E00BC">
      <w:pPr>
        <w:pStyle w:val="CodePACKT"/>
      </w:pPr>
      <w:r w:rsidRPr="001423EC">
        <w:t>}</w:t>
      </w:r>
    </w:p>
    <w:p w14:paraId="6BBE5258" w14:textId="77777777" w:rsidR="004B687C" w:rsidRPr="009F5FE6" w:rsidRDefault="004B687C" w:rsidP="009E00BC">
      <w:pPr>
        <w:pStyle w:val="CodePACKT"/>
      </w:pPr>
      <w:r w:rsidRPr="009F5FE6">
        <w:t>Add-DnsServerPrimaryZone @ZHT1</w:t>
      </w:r>
    </w:p>
    <w:p w14:paraId="7F69E470" w14:textId="77777777" w:rsidR="004B687C" w:rsidRPr="009F5FE6" w:rsidRDefault="004B687C" w:rsidP="009E00BC">
      <w:pPr>
        <w:pStyle w:val="CodePACKT"/>
      </w:pPr>
    </w:p>
    <w:p w14:paraId="1C6DA13D" w14:textId="0CF68B60" w:rsidR="004B687C" w:rsidRPr="000A7172" w:rsidRDefault="004B687C" w:rsidP="009E00BC">
      <w:pPr>
        <w:pStyle w:val="NumberedBulletPACKT"/>
        <w:numPr>
          <w:ilvl w:val="0"/>
          <w:numId w:val="5"/>
        </w:numPr>
        <w:rPr>
          <w:color w:val="000000"/>
        </w:rPr>
      </w:pPr>
      <w:r w:rsidRPr="000A7172">
        <w:t>Creating a reverse lookup zone</w:t>
      </w:r>
      <w:del w:id="121" w:author="Thomas Lee" w:date="2021-06-15T14:25:00Z">
        <w:r w:rsidR="00F841AF" w:rsidDel="00F46AA5">
          <w:delText>:</w:delText>
        </w:r>
      </w:del>
    </w:p>
    <w:p w14:paraId="76E5F5E3" w14:textId="77777777" w:rsidR="004B687C" w:rsidRPr="000A7172" w:rsidRDefault="004B687C" w:rsidP="009E00BC">
      <w:pPr>
        <w:pStyle w:val="CodePACKT"/>
      </w:pPr>
    </w:p>
    <w:p w14:paraId="34CF6113" w14:textId="0863C76A" w:rsidR="004B687C" w:rsidRPr="00607804" w:rsidRDefault="004B687C" w:rsidP="009E00BC">
      <w:pPr>
        <w:pStyle w:val="CodePACKT"/>
      </w:pPr>
      <w:r w:rsidRPr="00037632">
        <w:t>$ZHT2 = </w:t>
      </w:r>
      <w:r w:rsidRPr="009E00BC">
        <w:t>@</w:t>
      </w:r>
      <w:r w:rsidRPr="00607804">
        <w:t>{</w:t>
      </w:r>
    </w:p>
    <w:p w14:paraId="12CBED6C" w14:textId="08EED77E" w:rsidR="004B687C" w:rsidRPr="00607804" w:rsidRDefault="004B687C" w:rsidP="009E00BC">
      <w:pPr>
        <w:pStyle w:val="CodePACKT"/>
      </w:pPr>
      <w:r w:rsidRPr="00607804">
        <w:t>  NetworkID         = </w:t>
      </w:r>
      <w:r w:rsidR="00FE2913">
        <w:t>'</w:t>
      </w:r>
      <w:r w:rsidRPr="009E00BC">
        <w:t>10.10.10.0/24</w:t>
      </w:r>
      <w:r w:rsidR="00FE2913">
        <w:t>'</w:t>
      </w:r>
    </w:p>
    <w:p w14:paraId="346001B5" w14:textId="6673BE7B" w:rsidR="004B687C" w:rsidRPr="00607804" w:rsidRDefault="004B687C" w:rsidP="009E00BC">
      <w:pPr>
        <w:pStyle w:val="CodePACKT"/>
      </w:pPr>
      <w:r w:rsidRPr="00607804">
        <w:t>  ResponsiblePerson = </w:t>
      </w:r>
      <w:r w:rsidR="00FE2913">
        <w:t>'</w:t>
      </w:r>
      <w:r w:rsidRPr="009E00BC">
        <w:t>dnsadmin.reskit.org.</w:t>
      </w:r>
      <w:r w:rsidR="00FE2913">
        <w:t>'</w:t>
      </w:r>
      <w:r w:rsidRPr="00607804">
        <w:t> </w:t>
      </w:r>
    </w:p>
    <w:p w14:paraId="622E3C71" w14:textId="43D23422" w:rsidR="004B687C" w:rsidRPr="00607804" w:rsidRDefault="004B687C" w:rsidP="009E00BC">
      <w:pPr>
        <w:pStyle w:val="CodePACKT"/>
      </w:pPr>
      <w:r w:rsidRPr="00607804">
        <w:t>  ReplicationScope  = </w:t>
      </w:r>
      <w:r w:rsidR="00FE2913">
        <w:t>'</w:t>
      </w:r>
      <w:r w:rsidRPr="009E00BC">
        <w:t>Forest</w:t>
      </w:r>
      <w:r w:rsidR="00FE2913">
        <w:t>'</w:t>
      </w:r>
    </w:p>
    <w:p w14:paraId="22D1A407" w14:textId="5489EEBE" w:rsidR="004B687C" w:rsidRPr="00607804" w:rsidRDefault="004B687C" w:rsidP="009E00BC">
      <w:pPr>
        <w:pStyle w:val="CodePACKT"/>
      </w:pPr>
      <w:r w:rsidRPr="00607804">
        <w:t>  ComputerName      = </w:t>
      </w:r>
      <w:r w:rsidR="00FE2913">
        <w:t>'</w:t>
      </w:r>
      <w:r w:rsidRPr="009E00BC">
        <w:t>DC1.Reskit.Org</w:t>
      </w:r>
      <w:r w:rsidR="00FE2913">
        <w:t>'</w:t>
      </w:r>
    </w:p>
    <w:p w14:paraId="5F8E6660" w14:textId="77777777" w:rsidR="004B687C" w:rsidRPr="001423EC" w:rsidRDefault="004B687C" w:rsidP="009E00BC">
      <w:pPr>
        <w:pStyle w:val="CodePACKT"/>
      </w:pPr>
      <w:r w:rsidRPr="001423EC">
        <w:t>}</w:t>
      </w:r>
    </w:p>
    <w:p w14:paraId="74FA55CD" w14:textId="77777777" w:rsidR="004B687C" w:rsidRPr="009F5FE6" w:rsidRDefault="004B687C" w:rsidP="009E00BC">
      <w:pPr>
        <w:pStyle w:val="CodePACKT"/>
      </w:pPr>
      <w:r w:rsidRPr="009F5FE6">
        <w:t>Add-DnsServerPrimaryZone @ZHT2</w:t>
      </w:r>
    </w:p>
    <w:p w14:paraId="42BA8D03" w14:textId="77777777" w:rsidR="004B687C" w:rsidRPr="009F5FE6" w:rsidRDefault="004B687C" w:rsidP="009E00BC">
      <w:pPr>
        <w:pStyle w:val="CodePACKT"/>
      </w:pPr>
    </w:p>
    <w:p w14:paraId="09C08987" w14:textId="694DA755" w:rsidR="004B687C" w:rsidRPr="009E00BC" w:rsidRDefault="004B687C" w:rsidP="009E00BC">
      <w:pPr>
        <w:pStyle w:val="NumberedBulletPACKT"/>
        <w:numPr>
          <w:ilvl w:val="0"/>
          <w:numId w:val="5"/>
        </w:numPr>
      </w:pPr>
      <w:r w:rsidRPr="009E00BC">
        <w:t>Registering DNS for </w:t>
      </w:r>
      <w:r w:rsidRPr="00F4115E">
        <w:rPr>
          <w:rStyle w:val="CodeInTextPACKT"/>
        </w:rPr>
        <w:t>DC1</w:t>
      </w:r>
      <w:r w:rsidRPr="009E00BC">
        <w:t>, </w:t>
      </w:r>
      <w:r w:rsidRPr="00F4115E">
        <w:rPr>
          <w:rStyle w:val="CodeInTextPACKT"/>
        </w:rPr>
        <w:t>DC2</w:t>
      </w:r>
      <w:del w:id="122" w:author="Thomas Lee" w:date="2021-06-15T14:25:00Z">
        <w:r w:rsidR="00F841AF" w:rsidDel="00F46AA5">
          <w:delText>:</w:delText>
        </w:r>
      </w:del>
      <w:r w:rsidRPr="009E00BC">
        <w:t> </w:t>
      </w:r>
    </w:p>
    <w:p w14:paraId="152C8923" w14:textId="77777777" w:rsidR="00607804" w:rsidRPr="00607804" w:rsidRDefault="00607804" w:rsidP="009E00BC">
      <w:pPr>
        <w:pStyle w:val="CodePACKT"/>
      </w:pPr>
    </w:p>
    <w:p w14:paraId="3A68C6ED" w14:textId="5D1BF901" w:rsidR="004B687C" w:rsidRPr="001423EC" w:rsidRDefault="004B687C" w:rsidP="009E00BC">
      <w:pPr>
        <w:pStyle w:val="CodePACKT"/>
      </w:pPr>
      <w:r w:rsidRPr="001423EC">
        <w:t>Register-DnsClient</w:t>
      </w:r>
    </w:p>
    <w:p w14:paraId="60A4457E" w14:textId="77777777" w:rsidR="004B687C" w:rsidRPr="009F5FE6" w:rsidRDefault="004B687C" w:rsidP="009E00BC">
      <w:pPr>
        <w:pStyle w:val="CodePACKT"/>
      </w:pPr>
      <w:r w:rsidRPr="001423EC">
        <w:t>Invoke-Command -ComputerName DC2 -ScriptBlock {Register-DnsClient}</w:t>
      </w:r>
    </w:p>
    <w:p w14:paraId="190AD2FC" w14:textId="77777777" w:rsidR="004B687C" w:rsidRPr="009F5FE6" w:rsidRDefault="004B687C" w:rsidP="009E00BC">
      <w:pPr>
        <w:pStyle w:val="CodePACKT"/>
      </w:pPr>
    </w:p>
    <w:p w14:paraId="4F4CC9B7" w14:textId="63195054" w:rsidR="004B687C" w:rsidRPr="000A7172" w:rsidRDefault="004B687C" w:rsidP="009E00BC">
      <w:pPr>
        <w:pStyle w:val="NumberedBulletPACKT"/>
        <w:numPr>
          <w:ilvl w:val="0"/>
          <w:numId w:val="5"/>
        </w:numPr>
        <w:rPr>
          <w:color w:val="000000"/>
        </w:rPr>
      </w:pPr>
      <w:r w:rsidRPr="000A7172">
        <w:t>Checking the DNS zones on </w:t>
      </w:r>
      <w:r w:rsidRPr="00F4115E">
        <w:rPr>
          <w:rStyle w:val="CodeInTextPACKT"/>
        </w:rPr>
        <w:t>DC1</w:t>
      </w:r>
      <w:del w:id="123" w:author="Thomas Lee" w:date="2021-06-15T14:25:00Z">
        <w:r w:rsidR="00F841AF" w:rsidDel="00F46AA5">
          <w:delText>:</w:delText>
        </w:r>
      </w:del>
    </w:p>
    <w:p w14:paraId="25908BA4" w14:textId="77777777" w:rsidR="00607804" w:rsidRPr="000A7172" w:rsidRDefault="00607804" w:rsidP="009E00BC">
      <w:pPr>
        <w:pStyle w:val="CodePACKT"/>
      </w:pPr>
    </w:p>
    <w:p w14:paraId="4FE345D9" w14:textId="27027D60" w:rsidR="004B687C" w:rsidRPr="00037632" w:rsidRDefault="004B687C" w:rsidP="009E00BC">
      <w:pPr>
        <w:pStyle w:val="CodePACKT"/>
      </w:pPr>
      <w:r w:rsidRPr="00037632">
        <w:t>Get-DNSServerZone -ComputerName DC1</w:t>
      </w:r>
    </w:p>
    <w:p w14:paraId="5CFB83E6" w14:textId="77777777" w:rsidR="004B687C" w:rsidRPr="00037632" w:rsidRDefault="004B687C" w:rsidP="009E00BC">
      <w:pPr>
        <w:pStyle w:val="CodePACKT"/>
      </w:pPr>
    </w:p>
    <w:p w14:paraId="3800083D" w14:textId="5D2B884C" w:rsidR="004B687C" w:rsidRPr="001423EC" w:rsidRDefault="004B687C" w:rsidP="009E00BC">
      <w:pPr>
        <w:pStyle w:val="NumberedBulletPACKT"/>
        <w:numPr>
          <w:ilvl w:val="0"/>
          <w:numId w:val="5"/>
        </w:numPr>
        <w:rPr>
          <w:color w:val="000000"/>
        </w:rPr>
      </w:pPr>
      <w:r w:rsidRPr="00037632">
        <w:t>Adding </w:t>
      </w:r>
      <w:r w:rsidR="001C1816">
        <w:t>r</w:t>
      </w:r>
      <w:r w:rsidRPr="00037632">
        <w:t>esource </w:t>
      </w:r>
      <w:r w:rsidR="001C1816">
        <w:t>r</w:t>
      </w:r>
      <w:r w:rsidRPr="00037632">
        <w:t>ecord</w:t>
      </w:r>
      <w:r w:rsidR="001423EC">
        <w:t>s</w:t>
      </w:r>
      <w:r w:rsidRPr="001423EC">
        <w:t> to</w:t>
      </w:r>
      <w:r w:rsidR="008D1D2F">
        <w:t xml:space="preserve"> Cookham.Net</w:t>
      </w:r>
      <w:r w:rsidR="008D1D2F" w:rsidRPr="001423EC">
        <w:t xml:space="preserve"> </w:t>
      </w:r>
      <w:r w:rsidRPr="001423EC">
        <w:t>zone</w:t>
      </w:r>
      <w:del w:id="124" w:author="Thomas Lee" w:date="2021-06-15T14:25:00Z">
        <w:r w:rsidR="00F841AF" w:rsidDel="00F46AA5">
          <w:delText>:</w:delText>
        </w:r>
      </w:del>
    </w:p>
    <w:p w14:paraId="61F1E3E0" w14:textId="77777777" w:rsidR="00607804" w:rsidRPr="009E00BC" w:rsidRDefault="00607804" w:rsidP="009E00BC">
      <w:pPr>
        <w:pStyle w:val="CodePACKT"/>
      </w:pPr>
    </w:p>
    <w:p w14:paraId="7448E566" w14:textId="46FFE49B" w:rsidR="004B687C" w:rsidRPr="00607804" w:rsidRDefault="004B687C" w:rsidP="009E00BC">
      <w:pPr>
        <w:pStyle w:val="CodePACKT"/>
      </w:pPr>
      <w:r w:rsidRPr="009E00BC">
        <w:t># Adding an A record</w:t>
      </w:r>
    </w:p>
    <w:p w14:paraId="2B9560B5" w14:textId="77777777" w:rsidR="004B687C" w:rsidRPr="00607804" w:rsidRDefault="004B687C" w:rsidP="009E00BC">
      <w:pPr>
        <w:pStyle w:val="CodePACKT"/>
      </w:pPr>
      <w:r w:rsidRPr="00607804">
        <w:t>$RRHT1 = </w:t>
      </w:r>
      <w:r w:rsidRPr="009E00BC">
        <w:t>@</w:t>
      </w:r>
      <w:r w:rsidRPr="00607804">
        <w:t>{</w:t>
      </w:r>
    </w:p>
    <w:p w14:paraId="1CABD3E7" w14:textId="61A6A03B" w:rsidR="004B687C" w:rsidRPr="00607804" w:rsidRDefault="004B687C" w:rsidP="009E00BC">
      <w:pPr>
        <w:pStyle w:val="CodePACKT"/>
      </w:pPr>
      <w:r w:rsidRPr="00607804">
        <w:t>  ZoneName      =  </w:t>
      </w:r>
      <w:r w:rsidR="00FE2913">
        <w:t>'</w:t>
      </w:r>
      <w:r w:rsidRPr="009E00BC">
        <w:t>Cookham.Net</w:t>
      </w:r>
      <w:r w:rsidR="00FE2913">
        <w:t>'</w:t>
      </w:r>
    </w:p>
    <w:p w14:paraId="06ECF7B9" w14:textId="77777777" w:rsidR="004B687C" w:rsidRPr="00607804" w:rsidRDefault="004B687C" w:rsidP="009E00BC">
      <w:pPr>
        <w:pStyle w:val="CodePACKT"/>
      </w:pPr>
      <w:r w:rsidRPr="00607804">
        <w:t>  A              =  </w:t>
      </w:r>
      <w:r w:rsidRPr="009E00BC">
        <w:t>$true</w:t>
      </w:r>
    </w:p>
    <w:p w14:paraId="4BE82D87" w14:textId="3F28C2F1" w:rsidR="004B687C" w:rsidRPr="00607804" w:rsidRDefault="004B687C" w:rsidP="009E00BC">
      <w:pPr>
        <w:pStyle w:val="CodePACKT"/>
      </w:pPr>
      <w:r w:rsidRPr="00607804">
        <w:t>  Name           = </w:t>
      </w:r>
      <w:r w:rsidR="00FE2913">
        <w:t>'</w:t>
      </w:r>
      <w:r w:rsidRPr="009E00BC">
        <w:t>Home</w:t>
      </w:r>
      <w:r w:rsidR="00FE2913">
        <w:t>'</w:t>
      </w:r>
    </w:p>
    <w:p w14:paraId="25276C29" w14:textId="77777777" w:rsidR="004B687C" w:rsidRPr="00607804" w:rsidRDefault="004B687C" w:rsidP="009E00BC">
      <w:pPr>
        <w:pStyle w:val="CodePACKT"/>
      </w:pPr>
      <w:r w:rsidRPr="00607804">
        <w:t>  AllowUpdateAny =  </w:t>
      </w:r>
      <w:r w:rsidRPr="009E00BC">
        <w:t>$true</w:t>
      </w:r>
    </w:p>
    <w:p w14:paraId="746D2BBF" w14:textId="29F57B97" w:rsidR="004B687C" w:rsidRPr="00607804" w:rsidRDefault="004B687C" w:rsidP="009E00BC">
      <w:pPr>
        <w:pStyle w:val="CodePACKT"/>
      </w:pPr>
      <w:r w:rsidRPr="00607804">
        <w:t>  IPv4Address    = </w:t>
      </w:r>
      <w:r w:rsidR="00FE2913">
        <w:t>'</w:t>
      </w:r>
      <w:r w:rsidRPr="009E00BC">
        <w:t>10.42.42.42</w:t>
      </w:r>
      <w:r w:rsidR="00FE2913">
        <w:t>'</w:t>
      </w:r>
    </w:p>
    <w:p w14:paraId="1B3429D6" w14:textId="77777777" w:rsidR="004B687C" w:rsidRPr="001423EC" w:rsidRDefault="004B687C" w:rsidP="009E00BC">
      <w:pPr>
        <w:pStyle w:val="CodePACKT"/>
      </w:pPr>
      <w:r w:rsidRPr="001423EC">
        <w:t>}  </w:t>
      </w:r>
    </w:p>
    <w:p w14:paraId="3B35BC80" w14:textId="77777777" w:rsidR="004B687C" w:rsidRPr="001423EC" w:rsidRDefault="004B687C" w:rsidP="009E00BC">
      <w:pPr>
        <w:pStyle w:val="CodePACKT"/>
      </w:pPr>
      <w:r w:rsidRPr="001423EC">
        <w:t>Add-DnsServerResourceRecord @RRHT1</w:t>
      </w:r>
    </w:p>
    <w:p w14:paraId="0594C0DA" w14:textId="77777777" w:rsidR="00607804" w:rsidRDefault="00607804" w:rsidP="00607804">
      <w:pPr>
        <w:pStyle w:val="CodePACKT"/>
      </w:pPr>
    </w:p>
    <w:p w14:paraId="178D5876" w14:textId="7BEE71E8" w:rsidR="004B687C" w:rsidRPr="00607804" w:rsidRDefault="004B687C" w:rsidP="009E00BC">
      <w:pPr>
        <w:pStyle w:val="CodePACKT"/>
      </w:pPr>
      <w:r w:rsidRPr="009E00BC">
        <w:t># Adding a Cname record</w:t>
      </w:r>
    </w:p>
    <w:p w14:paraId="2487782B" w14:textId="77777777" w:rsidR="004B687C" w:rsidRPr="00607804" w:rsidRDefault="004B687C" w:rsidP="009E00BC">
      <w:pPr>
        <w:pStyle w:val="CodePACKT"/>
      </w:pPr>
      <w:r w:rsidRPr="00607804">
        <w:t>$RRHT2 = </w:t>
      </w:r>
      <w:r w:rsidRPr="009E00BC">
        <w:t>@</w:t>
      </w:r>
      <w:r w:rsidRPr="00607804">
        <w:t>{</w:t>
      </w:r>
    </w:p>
    <w:p w14:paraId="7C19C02A" w14:textId="2E099F75" w:rsidR="004B687C" w:rsidRPr="00607804" w:rsidRDefault="004B687C" w:rsidP="009E00BC">
      <w:pPr>
        <w:pStyle w:val="CodePACKT"/>
      </w:pPr>
      <w:r w:rsidRPr="00607804">
        <w:t>  ZoneName      = </w:t>
      </w:r>
      <w:r w:rsidR="00FE2913">
        <w:t>'</w:t>
      </w:r>
      <w:r w:rsidRPr="009E00BC">
        <w:t>Cookham.Net</w:t>
      </w:r>
      <w:r w:rsidR="00FE2913">
        <w:t>'</w:t>
      </w:r>
    </w:p>
    <w:p w14:paraId="02EE1475" w14:textId="57478229" w:rsidR="004B687C" w:rsidRPr="00607804" w:rsidRDefault="004B687C" w:rsidP="009E00BC">
      <w:pPr>
        <w:pStyle w:val="CodePACKT"/>
      </w:pPr>
      <w:r w:rsidRPr="00607804">
        <w:t>  Name          = </w:t>
      </w:r>
      <w:r w:rsidR="00FE2913">
        <w:t>'</w:t>
      </w:r>
      <w:r w:rsidRPr="009E00BC">
        <w:t>MAIL</w:t>
      </w:r>
      <w:r w:rsidR="00FE2913">
        <w:t>'</w:t>
      </w:r>
    </w:p>
    <w:p w14:paraId="02937019" w14:textId="12301DFD" w:rsidR="004B687C" w:rsidRPr="00607804" w:rsidRDefault="004B687C" w:rsidP="009E00BC">
      <w:pPr>
        <w:pStyle w:val="CodePACKT"/>
      </w:pPr>
      <w:r w:rsidRPr="00607804">
        <w:t>  HostNameAlias = </w:t>
      </w:r>
      <w:r w:rsidR="00FE2913">
        <w:t>'</w:t>
      </w:r>
      <w:r w:rsidRPr="009E00BC">
        <w:t>Home.Cookham.Net</w:t>
      </w:r>
      <w:r w:rsidR="00FE2913">
        <w:t>'</w:t>
      </w:r>
    </w:p>
    <w:p w14:paraId="6D402D46" w14:textId="77777777" w:rsidR="004B687C" w:rsidRPr="001423EC" w:rsidRDefault="004B687C" w:rsidP="009E00BC">
      <w:pPr>
        <w:pStyle w:val="CodePACKT"/>
      </w:pPr>
      <w:r w:rsidRPr="001423EC">
        <w:t>}</w:t>
      </w:r>
    </w:p>
    <w:p w14:paraId="5215BE20" w14:textId="77777777" w:rsidR="004B687C" w:rsidRPr="001423EC" w:rsidRDefault="004B687C" w:rsidP="009E00BC">
      <w:pPr>
        <w:pStyle w:val="CodePACKT"/>
      </w:pPr>
      <w:r w:rsidRPr="001423EC">
        <w:t>Add-DnsServerResourceRecordCName @RRHT2</w:t>
      </w:r>
    </w:p>
    <w:p w14:paraId="2CCC9F61" w14:textId="77777777" w:rsidR="00607804" w:rsidRDefault="00607804" w:rsidP="00607804">
      <w:pPr>
        <w:pStyle w:val="CodePACKT"/>
      </w:pPr>
    </w:p>
    <w:p w14:paraId="272BB2F5" w14:textId="36B73081" w:rsidR="004B687C" w:rsidRPr="00607804" w:rsidRDefault="004B687C" w:rsidP="009E00BC">
      <w:pPr>
        <w:pStyle w:val="CodePACKT"/>
      </w:pPr>
      <w:r w:rsidRPr="009E00BC">
        <w:t># Adding an MX record</w:t>
      </w:r>
    </w:p>
    <w:p w14:paraId="527D38F8" w14:textId="77777777" w:rsidR="004B687C" w:rsidRPr="00607804" w:rsidRDefault="004B687C" w:rsidP="009E00BC">
      <w:pPr>
        <w:pStyle w:val="CodePACKT"/>
      </w:pPr>
      <w:r w:rsidRPr="00607804">
        <w:t>$MXHT = </w:t>
      </w:r>
      <w:r w:rsidRPr="009E00BC">
        <w:t>@</w:t>
      </w:r>
      <w:r w:rsidRPr="00607804">
        <w:t>{</w:t>
      </w:r>
    </w:p>
    <w:p w14:paraId="28FF6560" w14:textId="77777777" w:rsidR="004B687C" w:rsidRPr="00607804" w:rsidRDefault="004B687C" w:rsidP="009E00BC">
      <w:pPr>
        <w:pStyle w:val="CodePACKT"/>
      </w:pPr>
      <w:r w:rsidRPr="00607804">
        <w:t>  Preference     = </w:t>
      </w:r>
      <w:r w:rsidRPr="009E00BC">
        <w:t>10</w:t>
      </w:r>
      <w:r w:rsidRPr="00607804">
        <w:t> </w:t>
      </w:r>
    </w:p>
    <w:p w14:paraId="68E0E133" w14:textId="73B6CAB3" w:rsidR="004B687C" w:rsidRPr="00607804" w:rsidRDefault="004B687C" w:rsidP="009E00BC">
      <w:pPr>
        <w:pStyle w:val="CodePACKT"/>
      </w:pPr>
      <w:r w:rsidRPr="00607804">
        <w:t>  Name           = </w:t>
      </w:r>
      <w:r w:rsidR="00FE2913">
        <w:t>'</w:t>
      </w:r>
      <w:r w:rsidRPr="009E00BC">
        <w:t>.</w:t>
      </w:r>
      <w:r w:rsidR="00FE2913">
        <w:t>'</w:t>
      </w:r>
    </w:p>
    <w:p w14:paraId="162C4CC1" w14:textId="61A356ED" w:rsidR="004B687C" w:rsidRPr="00607804" w:rsidRDefault="004B687C" w:rsidP="009E00BC">
      <w:pPr>
        <w:pStyle w:val="CodePACKT"/>
      </w:pPr>
      <w:r w:rsidRPr="00607804">
        <w:t>  TimeToLive     = </w:t>
      </w:r>
      <w:r w:rsidR="00FE2913">
        <w:t>'</w:t>
      </w:r>
      <w:r w:rsidRPr="009E00BC">
        <w:t>4:00:00</w:t>
      </w:r>
      <w:r w:rsidR="00FE2913">
        <w:t>'</w:t>
      </w:r>
    </w:p>
    <w:p w14:paraId="3C8938D1" w14:textId="153E617D" w:rsidR="004B687C" w:rsidRPr="00607804" w:rsidRDefault="004B687C" w:rsidP="009E00BC">
      <w:pPr>
        <w:pStyle w:val="CodePACKT"/>
      </w:pPr>
      <w:r w:rsidRPr="00607804">
        <w:t>  MailExchange   = </w:t>
      </w:r>
      <w:r w:rsidR="00FE2913">
        <w:t>'</w:t>
      </w:r>
      <w:r w:rsidRPr="009E00BC">
        <w:t>Mail.Cookham.Net</w:t>
      </w:r>
      <w:r w:rsidR="00FE2913">
        <w:t>'</w:t>
      </w:r>
    </w:p>
    <w:p w14:paraId="7755864F" w14:textId="3CD7FA5E" w:rsidR="004B687C" w:rsidRPr="00607804" w:rsidRDefault="004B687C" w:rsidP="009E00BC">
      <w:pPr>
        <w:pStyle w:val="CodePACKT"/>
      </w:pPr>
      <w:r w:rsidRPr="00607804">
        <w:t>  ZoneName       = </w:t>
      </w:r>
      <w:r w:rsidR="00FE2913">
        <w:t>'</w:t>
      </w:r>
      <w:r w:rsidRPr="009E00BC">
        <w:t>Cookham.Net</w:t>
      </w:r>
      <w:r w:rsidR="00FE2913">
        <w:t>'</w:t>
      </w:r>
    </w:p>
    <w:p w14:paraId="270E837B" w14:textId="77777777" w:rsidR="004B687C" w:rsidRPr="001423EC" w:rsidRDefault="004B687C" w:rsidP="009E00BC">
      <w:pPr>
        <w:pStyle w:val="CodePACKT"/>
      </w:pPr>
      <w:r w:rsidRPr="001423EC">
        <w:t>}</w:t>
      </w:r>
    </w:p>
    <w:p w14:paraId="72D6C60B" w14:textId="77777777" w:rsidR="004B687C" w:rsidRPr="001423EC" w:rsidRDefault="004B687C" w:rsidP="009E00BC">
      <w:pPr>
        <w:pStyle w:val="CodePACKT"/>
      </w:pPr>
      <w:r w:rsidRPr="001423EC">
        <w:t>Add-DnsServerResourceRecordMX @MXHT</w:t>
      </w:r>
    </w:p>
    <w:p w14:paraId="34789553" w14:textId="77777777" w:rsidR="004B687C" w:rsidRPr="009F5FE6" w:rsidRDefault="004B687C" w:rsidP="009E00BC">
      <w:pPr>
        <w:pStyle w:val="CodePACKT"/>
      </w:pPr>
    </w:p>
    <w:p w14:paraId="1105586A" w14:textId="6A18A705" w:rsidR="004B687C" w:rsidRPr="009F5FE6" w:rsidRDefault="004B687C" w:rsidP="009E00BC">
      <w:pPr>
        <w:pStyle w:val="NumberedBulletPACKT"/>
        <w:numPr>
          <w:ilvl w:val="0"/>
          <w:numId w:val="5"/>
        </w:numPr>
        <w:rPr>
          <w:color w:val="000000"/>
        </w:rPr>
      </w:pPr>
      <w:r w:rsidRPr="009F5FE6">
        <w:t>Restarting DNS </w:t>
      </w:r>
      <w:r w:rsidR="00195C3C">
        <w:t>s</w:t>
      </w:r>
      <w:r w:rsidRPr="009F5FE6">
        <w:t>ervice to ensure replication</w:t>
      </w:r>
      <w:del w:id="125" w:author="Thomas Lee" w:date="2021-06-15T14:25:00Z">
        <w:r w:rsidR="008F5C7D" w:rsidDel="00F46AA5">
          <w:delText>:</w:delText>
        </w:r>
      </w:del>
    </w:p>
    <w:p w14:paraId="2673F466" w14:textId="77777777" w:rsidR="00607804" w:rsidRPr="009F5FE6" w:rsidRDefault="00607804" w:rsidP="009E00BC">
      <w:pPr>
        <w:pStyle w:val="CodePACKT"/>
      </w:pPr>
    </w:p>
    <w:p w14:paraId="151D8405" w14:textId="69DEE13E" w:rsidR="004B687C" w:rsidRPr="000A7172" w:rsidRDefault="004B687C" w:rsidP="009E00BC">
      <w:pPr>
        <w:pStyle w:val="CodePACKT"/>
      </w:pPr>
      <w:r w:rsidRPr="000A7172">
        <w:t>Restart-Service -Name DNS</w:t>
      </w:r>
    </w:p>
    <w:p w14:paraId="285E7F6C" w14:textId="77777777" w:rsidR="004B687C" w:rsidRPr="000A7172" w:rsidRDefault="004B687C" w:rsidP="009E00BC">
      <w:pPr>
        <w:pStyle w:val="CodePACKT"/>
      </w:pPr>
      <w:r w:rsidRPr="000A7172">
        <w:t>$SB = {Restart-Service -Name DNS}</w:t>
      </w:r>
    </w:p>
    <w:p w14:paraId="4C4B1046" w14:textId="77777777" w:rsidR="004B687C" w:rsidRPr="00037632" w:rsidRDefault="004B687C" w:rsidP="009E00BC">
      <w:pPr>
        <w:pStyle w:val="CodePACKT"/>
      </w:pPr>
      <w:r w:rsidRPr="00037632">
        <w:t>Invoke-Command -ComputerName DC2 -ScriptBlock $SB</w:t>
      </w:r>
    </w:p>
    <w:p w14:paraId="76BC368D" w14:textId="77777777" w:rsidR="004B687C" w:rsidRPr="00037632" w:rsidRDefault="004B687C" w:rsidP="009E00BC">
      <w:pPr>
        <w:pStyle w:val="CodePACKT"/>
      </w:pPr>
    </w:p>
    <w:p w14:paraId="2D85B95B" w14:textId="4ECC5BBC" w:rsidR="004B687C" w:rsidRPr="00EB61F3" w:rsidRDefault="004B687C" w:rsidP="009E00BC">
      <w:pPr>
        <w:pStyle w:val="NumberedBulletPACKT"/>
        <w:numPr>
          <w:ilvl w:val="0"/>
          <w:numId w:val="5"/>
        </w:numPr>
        <w:rPr>
          <w:color w:val="000000"/>
        </w:rPr>
      </w:pPr>
      <w:r w:rsidRPr="00037632">
        <w:t>Checking results of RRs in Cookham.Net zone</w:t>
      </w:r>
      <w:del w:id="126" w:author="Thomas Lee" w:date="2021-06-15T14:26:00Z">
        <w:r w:rsidR="008F5C7D" w:rsidDel="00F46AA5">
          <w:delText>:</w:delText>
        </w:r>
      </w:del>
    </w:p>
    <w:p w14:paraId="7467597F" w14:textId="77777777" w:rsidR="00607804" w:rsidRPr="00F5769C" w:rsidRDefault="00607804" w:rsidP="009E00BC">
      <w:pPr>
        <w:pStyle w:val="CodePACKT"/>
      </w:pPr>
    </w:p>
    <w:p w14:paraId="7E24B4E4" w14:textId="312DC902" w:rsidR="004B687C" w:rsidRPr="00607804" w:rsidRDefault="004B687C" w:rsidP="009E00BC">
      <w:pPr>
        <w:pStyle w:val="CodePACKT"/>
      </w:pPr>
      <w:r w:rsidRPr="0014179B">
        <w:t>Get-DnsServerResourceRecord -ZoneName </w:t>
      </w:r>
      <w:r w:rsidR="00FE2913">
        <w:t>'</w:t>
      </w:r>
      <w:r w:rsidRPr="009E00BC">
        <w:t>Cookham.Net</w:t>
      </w:r>
      <w:r w:rsidR="00FE2913">
        <w:t>'</w:t>
      </w:r>
    </w:p>
    <w:p w14:paraId="613C910D" w14:textId="77777777" w:rsidR="004B687C" w:rsidRPr="00607804" w:rsidRDefault="004B687C" w:rsidP="009E00BC">
      <w:pPr>
        <w:pStyle w:val="CodePACKT"/>
      </w:pPr>
    </w:p>
    <w:p w14:paraId="6B95943C" w14:textId="10E80AE0" w:rsidR="004B687C" w:rsidRPr="00607804" w:rsidRDefault="004B687C" w:rsidP="009E00BC">
      <w:pPr>
        <w:pStyle w:val="NumberedBulletPACKT"/>
        <w:numPr>
          <w:ilvl w:val="0"/>
          <w:numId w:val="5"/>
        </w:numPr>
        <w:rPr>
          <w:color w:val="000000"/>
        </w:rPr>
      </w:pPr>
      <w:r w:rsidRPr="00607804">
        <w:t>Testing DNS resolution on </w:t>
      </w:r>
      <w:r w:rsidRPr="009E00BC">
        <w:rPr>
          <w:rStyle w:val="CodeInTextPACKT"/>
        </w:rPr>
        <w:t>DC2</w:t>
      </w:r>
      <w:r w:rsidRPr="00607804">
        <w:t>, </w:t>
      </w:r>
      <w:r w:rsidRPr="009E00BC">
        <w:rPr>
          <w:rStyle w:val="CodeInTextPACKT"/>
        </w:rPr>
        <w:t>DC1</w:t>
      </w:r>
      <w:del w:id="127" w:author="Thomas Lee" w:date="2021-06-15T14:26:00Z">
        <w:r w:rsidR="008F5C7D" w:rsidDel="00F46AA5">
          <w:delText>:</w:delText>
        </w:r>
      </w:del>
    </w:p>
    <w:p w14:paraId="3D411852" w14:textId="77777777" w:rsidR="00607804" w:rsidRPr="009E00BC" w:rsidRDefault="00607804" w:rsidP="009E00BC">
      <w:pPr>
        <w:pStyle w:val="CodePACKT"/>
      </w:pPr>
    </w:p>
    <w:p w14:paraId="6464ACF1" w14:textId="148D87F3" w:rsidR="004B687C" w:rsidRPr="00607804" w:rsidRDefault="004B687C" w:rsidP="009E00BC">
      <w:pPr>
        <w:pStyle w:val="CodePACKT"/>
      </w:pPr>
      <w:r w:rsidRPr="009E00BC">
        <w:t># Testing The C</w:t>
      </w:r>
      <w:r w:rsidR="00037632">
        <w:t>NAME</w:t>
      </w:r>
      <w:r w:rsidR="000A7172">
        <w:t xml:space="preserve"> from DC1</w:t>
      </w:r>
    </w:p>
    <w:p w14:paraId="054B902B" w14:textId="41C5E3CA" w:rsidR="004B687C" w:rsidRPr="00607804" w:rsidRDefault="004B687C" w:rsidP="009E00BC">
      <w:pPr>
        <w:pStyle w:val="CodePACKT"/>
      </w:pPr>
      <w:r w:rsidRPr="00607804">
        <w:t>Resolve-DnsName -Server DC1.Reskit.Org -Name </w:t>
      </w:r>
      <w:r w:rsidR="00FE2913">
        <w:t>'</w:t>
      </w:r>
      <w:r w:rsidRPr="009E00BC">
        <w:t>Mail.Cookham.Net</w:t>
      </w:r>
      <w:r w:rsidR="00FE2913">
        <w:t>'</w:t>
      </w:r>
    </w:p>
    <w:p w14:paraId="3EE66357" w14:textId="77777777" w:rsidR="004B687C" w:rsidRPr="00607804" w:rsidRDefault="004B687C" w:rsidP="009E00BC">
      <w:pPr>
        <w:pStyle w:val="CodePACKT"/>
      </w:pPr>
      <w:r w:rsidRPr="009E00BC">
        <w:t># Testing the MX on DC2</w:t>
      </w:r>
    </w:p>
    <w:p w14:paraId="277DD068" w14:textId="7BFC271B" w:rsidR="004B687C" w:rsidRPr="00607804" w:rsidRDefault="004B687C" w:rsidP="009E00BC">
      <w:pPr>
        <w:pStyle w:val="CodePACKT"/>
      </w:pPr>
      <w:r w:rsidRPr="00607804">
        <w:t>Resolve-DnsName -Server DC2.Reskit.Org -Name </w:t>
      </w:r>
      <w:r w:rsidR="00FE2913">
        <w:t>'</w:t>
      </w:r>
      <w:r w:rsidRPr="009E00BC">
        <w:t>Cookham.Net</w:t>
      </w:r>
      <w:r w:rsidR="00FE2913">
        <w:t>'</w:t>
      </w:r>
    </w:p>
    <w:p w14:paraId="20B0EA6B" w14:textId="77777777" w:rsidR="004B687C" w:rsidRPr="00607804" w:rsidRDefault="004B687C" w:rsidP="009E00BC">
      <w:pPr>
        <w:pStyle w:val="CodePACKT"/>
      </w:pPr>
    </w:p>
    <w:p w14:paraId="3E1DCD09" w14:textId="30F5E31B" w:rsidR="004B687C" w:rsidRPr="008F5C7D" w:rsidRDefault="004B687C" w:rsidP="008F5C7D">
      <w:pPr>
        <w:pStyle w:val="NumberedBulletPACKT"/>
        <w:numPr>
          <w:ilvl w:val="0"/>
          <w:numId w:val="5"/>
        </w:numPr>
      </w:pPr>
      <w:r w:rsidRPr="008F5C7D">
        <w:t>Testing </w:t>
      </w:r>
      <w:r w:rsidR="00607804" w:rsidRPr="008F5C7D">
        <w:t xml:space="preserve">the </w:t>
      </w:r>
      <w:r w:rsidRPr="008F5C7D">
        <w:t>reverse lookup zone</w:t>
      </w:r>
      <w:del w:id="128" w:author="Thomas Lee" w:date="2021-06-15T14:26:00Z">
        <w:r w:rsidR="008F5C7D" w:rsidDel="00F46AA5">
          <w:delText>:</w:delText>
        </w:r>
      </w:del>
    </w:p>
    <w:p w14:paraId="38A155A5" w14:textId="77777777" w:rsidR="00607804" w:rsidRPr="00607804" w:rsidRDefault="00607804" w:rsidP="009E00BC">
      <w:pPr>
        <w:pStyle w:val="CodePACKT"/>
      </w:pPr>
    </w:p>
    <w:p w14:paraId="7CA5EBF5" w14:textId="12B26114" w:rsidR="00B761AD" w:rsidRDefault="004B687C" w:rsidP="009E00BC">
      <w:pPr>
        <w:pStyle w:val="CodePACKT"/>
      </w:pPr>
      <w:r w:rsidRPr="00607804">
        <w:t>Resolve-DnsName -Name </w:t>
      </w:r>
      <w:r w:rsidR="00FE2913">
        <w:t>'</w:t>
      </w:r>
      <w:r w:rsidRPr="009E00BC">
        <w:t>10.10.10.10</w:t>
      </w:r>
      <w:r w:rsidR="00FE2913">
        <w:t>'</w:t>
      </w:r>
    </w:p>
    <w:p w14:paraId="0459FE3C" w14:textId="77777777" w:rsidR="00B761AD" w:rsidRDefault="00B761AD" w:rsidP="00B761AD">
      <w:pPr>
        <w:pStyle w:val="Heading2"/>
        <w:numPr>
          <w:ilvl w:val="1"/>
          <w:numId w:val="3"/>
        </w:numPr>
        <w:tabs>
          <w:tab w:val="left" w:pos="0"/>
        </w:tabs>
      </w:pPr>
      <w:r>
        <w:t>How it works...</w:t>
      </w:r>
    </w:p>
    <w:p w14:paraId="0B7AEA63" w14:textId="0943189B" w:rsidR="00B761AD" w:rsidRDefault="003B5E83" w:rsidP="003B5E83">
      <w:pPr>
        <w:pStyle w:val="NormalPACKT"/>
      </w:pPr>
      <w:r>
        <w:t xml:space="preserve">In </w:t>
      </w:r>
      <w:r w:rsidRPr="009E00BC">
        <w:rPr>
          <w:rStyle w:val="ItalicsPACKT"/>
        </w:rPr>
        <w:t>step 1</w:t>
      </w:r>
      <w:r w:rsidR="001423EC">
        <w:t xml:space="preserve">, which you run on </w:t>
      </w:r>
      <w:r w:rsidR="001423EC" w:rsidRPr="009E00BC">
        <w:rPr>
          <w:rStyle w:val="CodeInTextPACKT"/>
        </w:rPr>
        <w:t>DC1</w:t>
      </w:r>
      <w:r w:rsidR="001423EC">
        <w:t xml:space="preserve">, you create a new primary forward DNS zone for the DNS domain </w:t>
      </w:r>
      <w:r w:rsidR="001423EC" w:rsidRPr="009D7F5C">
        <w:t>Cookham.Net</w:t>
      </w:r>
      <w:r w:rsidR="001423EC">
        <w:t xml:space="preserve">. In </w:t>
      </w:r>
      <w:r w:rsidR="001423EC" w:rsidRPr="009E00BC">
        <w:rPr>
          <w:rStyle w:val="ItalicsPACKT"/>
        </w:rPr>
        <w:t>step 2</w:t>
      </w:r>
      <w:r w:rsidR="001423EC">
        <w:t xml:space="preserve">, you create a primary reverse lookup zone for </w:t>
      </w:r>
      <w:r w:rsidR="001423EC" w:rsidRPr="00494056">
        <w:rPr>
          <w:rStyle w:val="CodeInTextPACKT"/>
        </w:rPr>
        <w:t>10.10.10.0/24</w:t>
      </w:r>
      <w:r w:rsidR="001423EC">
        <w:t xml:space="preserve">. In </w:t>
      </w:r>
      <w:r w:rsidR="001423EC" w:rsidRPr="009E00BC">
        <w:rPr>
          <w:rStyle w:val="ItalicsPACKT"/>
        </w:rPr>
        <w:t>step 3</w:t>
      </w:r>
      <w:r w:rsidR="001423EC">
        <w:t xml:space="preserve">, you run </w:t>
      </w:r>
      <w:r w:rsidR="001423EC" w:rsidRPr="009E00BC">
        <w:rPr>
          <w:rStyle w:val="CodeInTextPACKT"/>
        </w:rPr>
        <w:t>Register-DNSClient</w:t>
      </w:r>
      <w:r w:rsidR="001423EC">
        <w:t xml:space="preserve"> on both </w:t>
      </w:r>
      <w:r w:rsidR="001423EC" w:rsidRPr="009E00BC">
        <w:rPr>
          <w:rStyle w:val="CodeInTextPACKT"/>
        </w:rPr>
        <w:t>DC1</w:t>
      </w:r>
      <w:r w:rsidR="001423EC">
        <w:t xml:space="preserve"> and </w:t>
      </w:r>
      <w:r w:rsidR="001423EC" w:rsidRPr="009E00BC">
        <w:rPr>
          <w:rStyle w:val="CodeInTextPACKT"/>
        </w:rPr>
        <w:t>DC2</w:t>
      </w:r>
      <w:r w:rsidR="001423EC">
        <w:t>. This ensures that both DCs have updated their DNS details. These three steps produce no console output.</w:t>
      </w:r>
    </w:p>
    <w:p w14:paraId="19A6AF4C" w14:textId="6E13B0A5" w:rsidR="001423EC" w:rsidRDefault="001423EC" w:rsidP="003B5E83">
      <w:pPr>
        <w:pStyle w:val="NormalPACKT"/>
      </w:pPr>
      <w:r>
        <w:t xml:space="preserve">In </w:t>
      </w:r>
      <w:r w:rsidRPr="009E00BC">
        <w:rPr>
          <w:rStyle w:val="ItalicsPACKT"/>
        </w:rPr>
        <w:t>step 4</w:t>
      </w:r>
      <w:r>
        <w:t xml:space="preserve">, you check the DNS zones </w:t>
      </w:r>
      <w:r w:rsidR="009F5FE6">
        <w:t xml:space="preserve">held by the DNS service on </w:t>
      </w:r>
      <w:r w:rsidR="009F5FE6" w:rsidRPr="009E00BC">
        <w:rPr>
          <w:rStyle w:val="CodeInTextPACKT"/>
        </w:rPr>
        <w:t>DC</w:t>
      </w:r>
      <w:r w:rsidRPr="009E00BC">
        <w:rPr>
          <w:rStyle w:val="CodeInTextPACKT"/>
        </w:rPr>
        <w:t>1</w:t>
      </w:r>
      <w:r>
        <w:t>. The output looks like this</w:t>
      </w:r>
      <w:r w:rsidR="009F5FE6">
        <w:t>:</w:t>
      </w:r>
    </w:p>
    <w:p w14:paraId="4A746B9D" w14:textId="5F9EBED4" w:rsidR="009F5FE6" w:rsidRDefault="009F5FE6" w:rsidP="009E00BC">
      <w:pPr>
        <w:pStyle w:val="FigurePACKT"/>
      </w:pPr>
      <w:r>
        <w:drawing>
          <wp:inline distT="0" distB="0" distL="0" distR="0" wp14:anchorId="680BBF87" wp14:editId="32FBEA32">
            <wp:extent cx="3946074" cy="1381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8803" cy="1392580"/>
                    </a:xfrm>
                    <a:prstGeom prst="rect">
                      <a:avLst/>
                    </a:prstGeom>
                  </pic:spPr>
                </pic:pic>
              </a:graphicData>
            </a:graphic>
          </wp:inline>
        </w:drawing>
      </w:r>
    </w:p>
    <w:p w14:paraId="3E47535F" w14:textId="51CA566D" w:rsidR="009F5FE6" w:rsidRPr="008F2C96" w:rsidRDefault="009F5FE6">
      <w:pPr>
        <w:pStyle w:val="FigurePACKT"/>
        <w:rPr>
          <w:rStyle w:val="FigureCaptionPACKT"/>
        </w:rPr>
      </w:pPr>
      <w:r w:rsidRPr="008F2C96">
        <w:rPr>
          <w:rStyle w:val="FigureCaptionPACKT"/>
        </w:rPr>
        <w:t xml:space="preserve">Figure 7.41: </w:t>
      </w:r>
      <w:r w:rsidR="000A7172" w:rsidRPr="008F2C96">
        <w:rPr>
          <w:rStyle w:val="FigureCaptionPACKT"/>
        </w:rPr>
        <w:t>Check</w:t>
      </w:r>
      <w:r w:rsidRPr="008F2C96">
        <w:rPr>
          <w:rStyle w:val="FigureCaptionPACKT"/>
        </w:rPr>
        <w:t>ing</w:t>
      </w:r>
      <w:r w:rsidR="00767F76">
        <w:rPr>
          <w:rStyle w:val="FigureCaptionPACKT"/>
        </w:rPr>
        <w:t xml:space="preserve"> the</w:t>
      </w:r>
      <w:r w:rsidRPr="008F2C96">
        <w:rPr>
          <w:rStyle w:val="FigureCaptionPACKT"/>
        </w:rPr>
        <w:t xml:space="preserve"> </w:t>
      </w:r>
      <w:r w:rsidR="000A7172" w:rsidRPr="008F2C96">
        <w:rPr>
          <w:rStyle w:val="FigureCaptionPACKT"/>
        </w:rPr>
        <w:t xml:space="preserve">DNS </w:t>
      </w:r>
      <w:r w:rsidR="008F2C96">
        <w:rPr>
          <w:rStyle w:val="FigureCaptionPACKT"/>
        </w:rPr>
        <w:t>z</w:t>
      </w:r>
      <w:r w:rsidR="000A7172" w:rsidRPr="008F2C96">
        <w:rPr>
          <w:rStyle w:val="FigureCaptionPACKT"/>
        </w:rPr>
        <w:t>ones on DC1</w:t>
      </w:r>
    </w:p>
    <w:p w14:paraId="51563C14" w14:textId="6909F8D3" w:rsidR="009F5FE6" w:rsidRPr="00945AE4" w:rsidRDefault="009F5FE6" w:rsidP="009F5FE6">
      <w:pPr>
        <w:pStyle w:val="LayoutInformationPACKT"/>
        <w:numPr>
          <w:ilvl w:val="0"/>
          <w:numId w:val="3"/>
        </w:numPr>
        <w:rPr>
          <w:lang w:val="en-GB"/>
        </w:rPr>
      </w:pPr>
      <w:r>
        <w:t xml:space="preserve">Insert image </w:t>
      </w:r>
      <w:r>
        <w:rPr>
          <w:noProof/>
        </w:rPr>
        <w:t>B1672_07</w:t>
      </w:r>
      <w:r w:rsidRPr="00023EAD">
        <w:rPr>
          <w:noProof/>
        </w:rPr>
        <w:t>_</w:t>
      </w:r>
      <w:r>
        <w:rPr>
          <w:noProof/>
        </w:rPr>
        <w:t>41.png</w:t>
      </w:r>
    </w:p>
    <w:p w14:paraId="3D7B4D0A" w14:textId="7DDE689E" w:rsidR="009F5FE6" w:rsidRDefault="009F5FE6" w:rsidP="009F5FE6">
      <w:pPr>
        <w:pStyle w:val="NormalPACKT"/>
      </w:pPr>
      <w:r>
        <w:t xml:space="preserve">In </w:t>
      </w:r>
      <w:r w:rsidRPr="009E00BC">
        <w:rPr>
          <w:rStyle w:val="ItalicsPACKT"/>
        </w:rPr>
        <w:t xml:space="preserve">step </w:t>
      </w:r>
      <w:r w:rsidR="000A7172">
        <w:rPr>
          <w:rStyle w:val="ItalicsPACKT"/>
        </w:rPr>
        <w:t>5</w:t>
      </w:r>
      <w:r>
        <w:t>, you add three RRs to Cookham.</w:t>
      </w:r>
      <w:r w:rsidR="009D1418">
        <w:t>N</w:t>
      </w:r>
      <w:r>
        <w:t>et: an A record, a CNAME record</w:t>
      </w:r>
      <w:r w:rsidR="00D21F9B">
        <w:t xml:space="preserve">, </w:t>
      </w:r>
      <w:r>
        <w:t>and a</w:t>
      </w:r>
      <w:r w:rsidR="00767F76">
        <w:t>n</w:t>
      </w:r>
      <w:r>
        <w:t xml:space="preserve"> MX record. In </w:t>
      </w:r>
      <w:r w:rsidRPr="009E00BC">
        <w:rPr>
          <w:rStyle w:val="ItalicsPACKT"/>
        </w:rPr>
        <w:t xml:space="preserve">step </w:t>
      </w:r>
      <w:r w:rsidR="000A7172">
        <w:rPr>
          <w:rStyle w:val="ItalicsPACKT"/>
        </w:rPr>
        <w:t>6</w:t>
      </w:r>
      <w:r>
        <w:t xml:space="preserve">, you restart the DNS service on both </w:t>
      </w:r>
      <w:r w:rsidRPr="009E00BC">
        <w:rPr>
          <w:rStyle w:val="CodeInTextPACKT"/>
        </w:rPr>
        <w:t>DC1</w:t>
      </w:r>
      <w:r>
        <w:t xml:space="preserve"> and </w:t>
      </w:r>
      <w:r w:rsidRPr="009E00BC">
        <w:rPr>
          <w:rStyle w:val="CodeInTextPACKT"/>
        </w:rPr>
        <w:t>DC2</w:t>
      </w:r>
      <w:r>
        <w:t xml:space="preserve"> to ensure replication has ensured both DNS servers are up to date. These two steps </w:t>
      </w:r>
      <w:r w:rsidRPr="009F5FE6">
        <w:t>generate</w:t>
      </w:r>
      <w:r>
        <w:t xml:space="preserve"> no console output.</w:t>
      </w:r>
    </w:p>
    <w:p w14:paraId="3D9045E3" w14:textId="3ACFCE05" w:rsidR="009F5FE6" w:rsidRDefault="009F5FE6" w:rsidP="009F5FE6">
      <w:pPr>
        <w:pStyle w:val="NormalPACKT"/>
      </w:pPr>
      <w:r>
        <w:t xml:space="preserve">In </w:t>
      </w:r>
      <w:r w:rsidRPr="009E00BC">
        <w:rPr>
          <w:rStyle w:val="ItalicsPACKT"/>
        </w:rPr>
        <w:t xml:space="preserve">step </w:t>
      </w:r>
      <w:r w:rsidR="000A7172">
        <w:rPr>
          <w:rStyle w:val="ItalicsPACKT"/>
        </w:rPr>
        <w:t>7</w:t>
      </w:r>
      <w:r>
        <w:t xml:space="preserve">, </w:t>
      </w:r>
      <w:r w:rsidR="000A7172">
        <w:t>you get all the DNS resource records for Cookham.Net, which looks like this:</w:t>
      </w:r>
    </w:p>
    <w:p w14:paraId="67099C70" w14:textId="490BABC6" w:rsidR="000A7172" w:rsidRDefault="000A7172" w:rsidP="000A7172">
      <w:pPr>
        <w:pStyle w:val="FigurePACKT"/>
        <w:rPr>
          <w:rStyle w:val="FigureCaptionPACKT"/>
        </w:rPr>
      </w:pPr>
      <w:r>
        <w:drawing>
          <wp:inline distT="0" distB="0" distL="0" distR="0" wp14:anchorId="5FC9AD02" wp14:editId="724D1E4F">
            <wp:extent cx="3723691" cy="1066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4497" cy="1075626"/>
                    </a:xfrm>
                    <a:prstGeom prst="rect">
                      <a:avLst/>
                    </a:prstGeom>
                  </pic:spPr>
                </pic:pic>
              </a:graphicData>
            </a:graphic>
          </wp:inline>
        </w:drawing>
      </w:r>
    </w:p>
    <w:p w14:paraId="210CF238" w14:textId="55F39A39" w:rsidR="000A7172" w:rsidRPr="00AB6914" w:rsidRDefault="000A7172" w:rsidP="000A7172">
      <w:pPr>
        <w:pStyle w:val="FigurePACKT"/>
        <w:rPr>
          <w:rStyle w:val="FigureCaptionPACKT"/>
        </w:rPr>
      </w:pPr>
      <w:r w:rsidRPr="00AB6914">
        <w:rPr>
          <w:rStyle w:val="FigureCaptionPACKT"/>
        </w:rPr>
        <w:t xml:space="preserve">Figure 7.42: Checking </w:t>
      </w:r>
      <w:r w:rsidR="00767F76">
        <w:rPr>
          <w:rStyle w:val="FigureCaptionPACKT"/>
        </w:rPr>
        <w:t xml:space="preserve">the </w:t>
      </w:r>
      <w:r w:rsidRPr="00AB6914">
        <w:rPr>
          <w:rStyle w:val="FigureCaptionPACKT"/>
        </w:rPr>
        <w:t>DNS RRs for Cookham.Net</w:t>
      </w:r>
    </w:p>
    <w:p w14:paraId="08B5239E" w14:textId="17D4EC2E" w:rsidR="000A7172" w:rsidRPr="00945AE4" w:rsidRDefault="000A7172" w:rsidP="000A7172">
      <w:pPr>
        <w:pStyle w:val="LayoutInformationPACKT"/>
        <w:numPr>
          <w:ilvl w:val="0"/>
          <w:numId w:val="3"/>
        </w:numPr>
        <w:rPr>
          <w:lang w:val="en-GB"/>
        </w:rPr>
      </w:pPr>
      <w:r>
        <w:t xml:space="preserve">Insert image </w:t>
      </w:r>
      <w:r>
        <w:rPr>
          <w:noProof/>
        </w:rPr>
        <w:t>B1672_07</w:t>
      </w:r>
      <w:r w:rsidRPr="00023EAD">
        <w:rPr>
          <w:noProof/>
        </w:rPr>
        <w:t>_</w:t>
      </w:r>
      <w:r>
        <w:rPr>
          <w:noProof/>
        </w:rPr>
        <w:t>4</w:t>
      </w:r>
      <w:r w:rsidR="00037632">
        <w:rPr>
          <w:noProof/>
        </w:rPr>
        <w:t>2</w:t>
      </w:r>
      <w:r>
        <w:rPr>
          <w:noProof/>
        </w:rPr>
        <w:t>.png</w:t>
      </w:r>
    </w:p>
    <w:p w14:paraId="09497BEC" w14:textId="287EE717" w:rsidR="00037632" w:rsidRDefault="000A7172" w:rsidP="003B5E83">
      <w:pPr>
        <w:pStyle w:val="NormalPACKT"/>
      </w:pPr>
      <w:r>
        <w:t xml:space="preserve">In </w:t>
      </w:r>
      <w:r w:rsidRPr="009E00BC">
        <w:rPr>
          <w:rStyle w:val="ItalicsPACKT"/>
        </w:rPr>
        <w:t>step 8</w:t>
      </w:r>
      <w:r>
        <w:t xml:space="preserve">, you test </w:t>
      </w:r>
      <w:r w:rsidR="00767F76">
        <w:t xml:space="preserve">the </w:t>
      </w:r>
      <w:r>
        <w:t xml:space="preserve">DNS name resolution from </w:t>
      </w:r>
      <w:r w:rsidRPr="009E00BC">
        <w:rPr>
          <w:rStyle w:val="CodeInTextPACKT"/>
        </w:rPr>
        <w:t>DC1</w:t>
      </w:r>
      <w:r>
        <w:t xml:space="preserve"> and </w:t>
      </w:r>
      <w:r w:rsidRPr="009E00BC">
        <w:rPr>
          <w:rStyle w:val="CodeInTextPACKT"/>
        </w:rPr>
        <w:t>DC2</w:t>
      </w:r>
      <w:r>
        <w:t xml:space="preserve">. You first resolve the </w:t>
      </w:r>
      <w:r w:rsidRPr="009E00BC">
        <w:rPr>
          <w:rStyle w:val="CodeInTextPACKT"/>
        </w:rPr>
        <w:t>Mail.Cookham.Net</w:t>
      </w:r>
      <w:r>
        <w:t xml:space="preserve"> CN</w:t>
      </w:r>
      <w:r w:rsidR="00037632">
        <w:t xml:space="preserve">AME </w:t>
      </w:r>
      <w:r>
        <w:t>R</w:t>
      </w:r>
      <w:r w:rsidR="00037632">
        <w:t xml:space="preserve">R from </w:t>
      </w:r>
      <w:r w:rsidR="00037632" w:rsidRPr="009E00BC">
        <w:rPr>
          <w:rStyle w:val="CodeInTextPACKT"/>
        </w:rPr>
        <w:t>DC1</w:t>
      </w:r>
      <w:r w:rsidR="00037632">
        <w:t xml:space="preserve">, then check the MX record from </w:t>
      </w:r>
      <w:r w:rsidR="00037632" w:rsidRPr="009E00BC">
        <w:rPr>
          <w:rStyle w:val="CodeInTextPACKT"/>
        </w:rPr>
        <w:t>DC2</w:t>
      </w:r>
      <w:r w:rsidR="00037632">
        <w:t>. The output from these two commands is as follows:</w:t>
      </w:r>
    </w:p>
    <w:p w14:paraId="6BB39244" w14:textId="54E11E40" w:rsidR="00037632" w:rsidRDefault="00037632" w:rsidP="00037632">
      <w:pPr>
        <w:pStyle w:val="FigurePACKT"/>
      </w:pPr>
      <w:r>
        <w:drawing>
          <wp:inline distT="0" distB="0" distL="0" distR="0" wp14:anchorId="5B5252F7" wp14:editId="4F55FB2C">
            <wp:extent cx="3716503" cy="22214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787" cy="2231786"/>
                    </a:xfrm>
                    <a:prstGeom prst="rect">
                      <a:avLst/>
                    </a:prstGeom>
                  </pic:spPr>
                </pic:pic>
              </a:graphicData>
            </a:graphic>
          </wp:inline>
        </w:drawing>
      </w:r>
    </w:p>
    <w:p w14:paraId="120B9236" w14:textId="30484CE8" w:rsidR="00037632" w:rsidRPr="00C5427E" w:rsidRDefault="00037632" w:rsidP="00037632">
      <w:pPr>
        <w:pStyle w:val="FigurePACKT"/>
        <w:rPr>
          <w:rStyle w:val="FigureCaptionPACKT"/>
        </w:rPr>
      </w:pPr>
      <w:r w:rsidRPr="00C5427E">
        <w:rPr>
          <w:rStyle w:val="FigureCaptionPACKT"/>
        </w:rPr>
        <w:t>Figure 7.43: Checking</w:t>
      </w:r>
      <w:r w:rsidR="00767F76">
        <w:rPr>
          <w:rStyle w:val="FigureCaptionPACKT"/>
        </w:rPr>
        <w:t xml:space="preserve"> the</w:t>
      </w:r>
      <w:r w:rsidRPr="00C5427E">
        <w:rPr>
          <w:rStyle w:val="FigureCaptionPACKT"/>
        </w:rPr>
        <w:t xml:space="preserve"> DNS name resolution from DC1 and DC2</w:t>
      </w:r>
    </w:p>
    <w:p w14:paraId="60F4E114" w14:textId="74C0053C" w:rsidR="00037632" w:rsidRPr="00945AE4" w:rsidRDefault="00037632" w:rsidP="00037632">
      <w:pPr>
        <w:pStyle w:val="LayoutInformationPACKT"/>
        <w:numPr>
          <w:ilvl w:val="0"/>
          <w:numId w:val="3"/>
        </w:numPr>
        <w:rPr>
          <w:lang w:val="en-GB"/>
        </w:rPr>
      </w:pPr>
      <w:r>
        <w:t xml:space="preserve">Insert image </w:t>
      </w:r>
      <w:r>
        <w:rPr>
          <w:noProof/>
        </w:rPr>
        <w:t>B1672_07</w:t>
      </w:r>
      <w:r w:rsidRPr="00023EAD">
        <w:rPr>
          <w:noProof/>
        </w:rPr>
        <w:t>_</w:t>
      </w:r>
      <w:r>
        <w:rPr>
          <w:noProof/>
        </w:rPr>
        <w:t>43.png</w:t>
      </w:r>
    </w:p>
    <w:p w14:paraId="75E6A485" w14:textId="60BB2EE1" w:rsidR="001423EC" w:rsidRDefault="00037632" w:rsidP="003B5E83">
      <w:pPr>
        <w:pStyle w:val="NormalPACKT"/>
      </w:pPr>
      <w:r>
        <w:t xml:space="preserve">In </w:t>
      </w:r>
      <w:r w:rsidRPr="009E00BC">
        <w:rPr>
          <w:rStyle w:val="ItalicsPACKT"/>
        </w:rPr>
        <w:t>step 9</w:t>
      </w:r>
      <w:r>
        <w:t xml:space="preserve">, you test the reverse lookup zone and resolve </w:t>
      </w:r>
      <w:r w:rsidRPr="009E00BC">
        <w:rPr>
          <w:rStyle w:val="CodeInTextPACKT"/>
        </w:rPr>
        <w:t>10.10.10.10</w:t>
      </w:r>
      <w:r>
        <w:t xml:space="preserve"> into a domain name, like this:</w:t>
      </w:r>
    </w:p>
    <w:p w14:paraId="330BC15C" w14:textId="32237EB5" w:rsidR="00037632" w:rsidRDefault="00037632" w:rsidP="009E00BC">
      <w:pPr>
        <w:pStyle w:val="FigurePACKT"/>
      </w:pPr>
      <w:r>
        <w:drawing>
          <wp:inline distT="0" distB="0" distL="0" distR="0" wp14:anchorId="16C0AAFE" wp14:editId="0469BB5A">
            <wp:extent cx="2981325" cy="7475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6616" cy="758946"/>
                    </a:xfrm>
                    <a:prstGeom prst="rect">
                      <a:avLst/>
                    </a:prstGeom>
                  </pic:spPr>
                </pic:pic>
              </a:graphicData>
            </a:graphic>
          </wp:inline>
        </w:drawing>
      </w:r>
    </w:p>
    <w:p w14:paraId="16481104" w14:textId="635C7FC9" w:rsidR="00037632" w:rsidRPr="002373BC" w:rsidRDefault="00037632" w:rsidP="00037632">
      <w:pPr>
        <w:pStyle w:val="FigurePACKT"/>
        <w:rPr>
          <w:rStyle w:val="FigureCaptionPACKT"/>
        </w:rPr>
      </w:pPr>
      <w:r w:rsidRPr="002373BC">
        <w:rPr>
          <w:rStyle w:val="FigureCaptionPACKT"/>
        </w:rPr>
        <w:t>Figure 7.44: Testing the reverse lookup zone</w:t>
      </w:r>
    </w:p>
    <w:p w14:paraId="3E65A72E" w14:textId="77777777" w:rsidR="00BD1CAD" w:rsidRDefault="00037632" w:rsidP="00BD1CAD">
      <w:pPr>
        <w:pStyle w:val="LayoutInformationPACKT"/>
        <w:rPr>
          <w:noProof/>
        </w:rPr>
      </w:pPr>
      <w:r>
        <w:t xml:space="preserve">Insert image </w:t>
      </w:r>
      <w:r>
        <w:rPr>
          <w:noProof/>
        </w:rPr>
        <w:t>B1672_07</w:t>
      </w:r>
      <w:r w:rsidRPr="00023EAD">
        <w:rPr>
          <w:noProof/>
        </w:rPr>
        <w:t>_</w:t>
      </w:r>
      <w:r>
        <w:rPr>
          <w:noProof/>
        </w:rPr>
        <w:t>44.png</w:t>
      </w:r>
    </w:p>
    <w:p w14:paraId="65DA3BA4" w14:textId="6B15CCFB" w:rsidR="00B761AD" w:rsidRDefault="00B761AD" w:rsidP="00B761AD">
      <w:pPr>
        <w:pStyle w:val="Heading2"/>
      </w:pPr>
      <w:r>
        <w:t>There</w:t>
      </w:r>
      <w:r w:rsidR="00FE2913">
        <w:t>'</w:t>
      </w:r>
      <w:r>
        <w:t>s more...</w:t>
      </w:r>
    </w:p>
    <w:p w14:paraId="26153DB5" w14:textId="4840129E" w:rsidR="00B761AD" w:rsidRPr="00FF5B0B" w:rsidRDefault="00037632" w:rsidP="00EB61F3">
      <w:pPr>
        <w:pStyle w:val="NormalPACKT"/>
        <w:rPr>
          <w:lang w:val="en-GB"/>
        </w:rPr>
      </w:pPr>
      <w:r w:rsidRPr="00037632">
        <w:t xml:space="preserve">In </w:t>
      </w:r>
      <w:r w:rsidRPr="009E00BC">
        <w:rPr>
          <w:rStyle w:val="ItalicsPACKT"/>
        </w:rPr>
        <w:t>step 5</w:t>
      </w:r>
      <w:r w:rsidRPr="00037632">
        <w:t>, you create some new RRs for the Cookham.Net zone</w:t>
      </w:r>
      <w:r w:rsidR="00767F76">
        <w:t>,</w:t>
      </w:r>
      <w:r>
        <w:t xml:space="preserve"> which you test in later steps. To ensure that AD and DNS replicate the new RRs from, in this case, </w:t>
      </w:r>
      <w:r w:rsidRPr="009E00BC">
        <w:rPr>
          <w:rStyle w:val="CodeInTextPACKT"/>
        </w:rPr>
        <w:t>DC1</w:t>
      </w:r>
      <w:r>
        <w:t xml:space="preserve"> to </w:t>
      </w:r>
      <w:r w:rsidRPr="009E00BC">
        <w:rPr>
          <w:rStyle w:val="CodeInTextPACKT"/>
        </w:rPr>
        <w:t>DC2</w:t>
      </w:r>
      <w:r>
        <w:t xml:space="preserve">, in </w:t>
      </w:r>
      <w:r w:rsidRPr="009E00BC">
        <w:rPr>
          <w:rStyle w:val="ItalicsPACKT"/>
        </w:rPr>
        <w:t>step 6</w:t>
      </w:r>
      <w:r w:rsidR="00767F76">
        <w:t xml:space="preserve">, </w:t>
      </w:r>
      <w:r>
        <w:t>you re</w:t>
      </w:r>
      <w:r w:rsidR="00EB61F3">
        <w:t>start</w:t>
      </w:r>
      <w:r>
        <w:t xml:space="preserve"> the DNS service on both DCs. </w:t>
      </w:r>
      <w:ins w:id="129" w:author="Thomas Lee" w:date="2021-06-15T14:22:00Z">
        <w:r w:rsidR="00F46AA5">
          <w:t xml:space="preserve">Restarting the DNS service </w:t>
        </w:r>
      </w:ins>
      <w:del w:id="130" w:author="Thomas Lee" w:date="2021-06-15T14:22:00Z">
        <w:r w:rsidR="00EB61F3" w:rsidDel="00F46AA5">
          <w:delText xml:space="preserve">This </w:delText>
        </w:r>
      </w:del>
      <w:r w:rsidR="00EB61F3">
        <w:t xml:space="preserve">ensures replication between the DNS services. </w:t>
      </w:r>
    </w:p>
    <w:sectPr w:rsidR="00B761AD" w:rsidRPr="00FF5B0B" w:rsidSect="0030784B">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6-08T15:30:00Z" w:initials="LW">
    <w:p w14:paraId="40B17947" w14:textId="77777777" w:rsidR="0004564D" w:rsidRDefault="0004564D" w:rsidP="00F338E7">
      <w:pPr>
        <w:pStyle w:val="CommentText"/>
      </w:pPr>
      <w:r>
        <w:rPr>
          <w:rStyle w:val="CommentReference"/>
        </w:rPr>
        <w:annotationRef/>
      </w:r>
      <w:r>
        <w:rPr>
          <w:b/>
          <w:bCs/>
        </w:rPr>
        <w:t>Josh</w:t>
      </w:r>
      <w:r>
        <w:t xml:space="preserve">: The Reskit build script has SRV2 created with the domain joined unattended xml file, so whenever we go to pre-stage (and then join) that server to the domain... it's already there if you've used the resources. Fixing this is just a case of changing the resource on github to use the non-domain joined answer file. </w:t>
      </w:r>
    </w:p>
    <w:p w14:paraId="05E039EF" w14:textId="77777777" w:rsidR="00F46AA5" w:rsidRDefault="00F46AA5" w:rsidP="00F338E7">
      <w:pPr>
        <w:pStyle w:val="CommentText"/>
      </w:pPr>
    </w:p>
    <w:p w14:paraId="2B5E48DD" w14:textId="4239028B" w:rsidR="00F46AA5" w:rsidRDefault="00F46AA5" w:rsidP="00F338E7">
      <w:pPr>
        <w:pStyle w:val="CommentText"/>
      </w:pPr>
      <w:r>
        <w:t>Fixed.</w:t>
      </w:r>
    </w:p>
  </w:comment>
  <w:comment w:id="7" w:author="Thomas Lee" w:date="2021-06-15T09:29:00Z" w:initials="TL">
    <w:p w14:paraId="4F73AC4B" w14:textId="57673EDE" w:rsidR="00F46AA5" w:rsidRDefault="00F46AA5">
      <w:pPr>
        <w:pStyle w:val="CommentText"/>
      </w:pPr>
      <w:r>
        <w:rPr>
          <w:rStyle w:val="CommentReference"/>
        </w:rPr>
        <w:annotationRef/>
      </w:r>
      <w:r>
        <w:t>Make sure these lines all fit withihn the width.</w:t>
      </w:r>
    </w:p>
  </w:comment>
  <w:comment w:id="10" w:author="Thomas Lee" w:date="2021-06-15T09:30:00Z" w:initials="TL">
    <w:p w14:paraId="269762DF" w14:textId="4AA2006A" w:rsidR="00F46AA5" w:rsidRDefault="00F46AA5">
      <w:pPr>
        <w:pStyle w:val="CommentText"/>
      </w:pPr>
      <w:r>
        <w:rPr>
          <w:rStyle w:val="CommentReference"/>
        </w:rPr>
        <w:annotationRef/>
      </w:r>
      <w:r>
        <w:t>Please fit in the line</w:t>
      </w:r>
    </w:p>
  </w:comment>
  <w:comment w:id="13" w:author="Thomas Lee" w:date="2021-06-15T09:30:00Z" w:initials="TL">
    <w:p w14:paraId="6E0B9853" w14:textId="1B29AB76" w:rsidR="00F46AA5" w:rsidRDefault="00F46AA5">
      <w:pPr>
        <w:pStyle w:val="CommentText"/>
      </w:pPr>
      <w:r>
        <w:rPr>
          <w:rStyle w:val="CommentReference"/>
        </w:rPr>
        <w:annotationRef/>
      </w:r>
      <w:r>
        <w:t>Please fit in the line</w:t>
      </w:r>
    </w:p>
  </w:comment>
  <w:comment w:id="16" w:author="Thomas Lee" w:date="2021-06-15T09:31:00Z" w:initials="TL">
    <w:p w14:paraId="5487AD9C" w14:textId="77777777" w:rsidR="00F46AA5" w:rsidRDefault="00F46AA5">
      <w:pPr>
        <w:pStyle w:val="CommentText"/>
      </w:pPr>
      <w:r>
        <w:rPr>
          <w:rStyle w:val="CommentReference"/>
        </w:rPr>
        <w:annotationRef/>
      </w:r>
    </w:p>
    <w:p w14:paraId="5B1A8C52" w14:textId="3ACF36FB" w:rsidR="00F46AA5" w:rsidRDefault="00F46AA5">
      <w:pPr>
        <w:pStyle w:val="CommentText"/>
      </w:pPr>
      <w:r>
        <w:t>Please fit on one line</w:t>
      </w:r>
    </w:p>
  </w:comment>
  <w:comment w:id="19" w:author="Thomas Lee" w:date="2021-02-22T17:43:00Z" w:initials="TL">
    <w:p w14:paraId="149D4A9E" w14:textId="0E49E713" w:rsidR="00037632" w:rsidRDefault="00037632" w:rsidP="004F2B12">
      <w:pPr>
        <w:pStyle w:val="CommentText"/>
      </w:pPr>
      <w:r>
        <w:rPr>
          <w:rStyle w:val="CommentReference"/>
        </w:rPr>
        <w:annotationRef/>
      </w:r>
      <w:r>
        <w:t>This should fit in one line</w:t>
      </w:r>
    </w:p>
  </w:comment>
  <w:comment w:id="20" w:author="Lucy Wan" w:date="2021-03-03T12:46:00Z" w:initials="LW">
    <w:p w14:paraId="57CFA4EC" w14:textId="77777777" w:rsidR="004F218A" w:rsidRDefault="004F218A">
      <w:pPr>
        <w:pStyle w:val="CommentText"/>
      </w:pPr>
      <w:r>
        <w:rPr>
          <w:rStyle w:val="CommentReference"/>
        </w:rPr>
        <w:annotationRef/>
      </w:r>
      <w:r>
        <w:t>For the TE ^^</w:t>
      </w:r>
    </w:p>
    <w:p w14:paraId="6A6584D9" w14:textId="77777777" w:rsidR="00F46AA5" w:rsidRDefault="00F46AA5">
      <w:pPr>
        <w:pStyle w:val="CommentText"/>
      </w:pPr>
    </w:p>
    <w:p w14:paraId="30BB2B44" w14:textId="77777777" w:rsidR="00F46AA5" w:rsidRDefault="00F46AA5">
      <w:pPr>
        <w:pStyle w:val="CommentText"/>
      </w:pPr>
    </w:p>
    <w:p w14:paraId="245B7ADE" w14:textId="77777777" w:rsidR="00F46AA5" w:rsidRDefault="00F46AA5">
      <w:pPr>
        <w:pStyle w:val="CommentText"/>
      </w:pPr>
      <w:r>
        <w:t>I do not know why this happened,. When I submitted this text I thought it was aigned OK</w:t>
      </w:r>
    </w:p>
    <w:p w14:paraId="6B4DDEB4" w14:textId="77777777" w:rsidR="00F46AA5" w:rsidRDefault="00F46AA5">
      <w:pPr>
        <w:pStyle w:val="CommentText"/>
      </w:pPr>
    </w:p>
    <w:p w14:paraId="071B5B06" w14:textId="77777777" w:rsidR="00F46AA5" w:rsidRDefault="00F46AA5">
      <w:pPr>
        <w:pStyle w:val="CommentText"/>
      </w:pPr>
      <w:r>
        <w:t>WHAT IS GOING ON?</w:t>
      </w:r>
    </w:p>
    <w:p w14:paraId="6972160E" w14:textId="46CED056" w:rsidR="00F46AA5" w:rsidRDefault="00F46AA5">
      <w:pPr>
        <w:pStyle w:val="CommentText"/>
      </w:pPr>
    </w:p>
  </w:comment>
  <w:comment w:id="28" w:author="Lucy Wan" w:date="2021-06-08T15:31:00Z" w:initials="LW">
    <w:p w14:paraId="216C4380" w14:textId="77777777" w:rsidR="00B9754D" w:rsidRDefault="00B9754D" w:rsidP="00473865">
      <w:pPr>
        <w:pStyle w:val="CommentText"/>
      </w:pPr>
      <w:r>
        <w:rPr>
          <w:rStyle w:val="CommentReference"/>
        </w:rPr>
        <w:annotationRef/>
      </w:r>
      <w:r>
        <w:rPr>
          <w:b/>
          <w:bCs/>
        </w:rPr>
        <w:t>Josh</w:t>
      </w:r>
      <w:r>
        <w:t>: AD RSAT tools not installed on SRV2, can use Invoke-Command to get around this. There is also a missing space (it's currently </w:t>
      </w:r>
      <w:r>
        <w:rPr>
          <w:b/>
          <w:bCs/>
        </w:rPr>
        <w:t>New-ADComputer-Name</w:t>
      </w:r>
      <w:r>
        <w:t xml:space="preserve">) </w:t>
      </w:r>
    </w:p>
    <w:p w14:paraId="5D7034C7" w14:textId="77777777" w:rsidR="00F46AA5" w:rsidRDefault="00F46AA5" w:rsidP="00473865">
      <w:pPr>
        <w:pStyle w:val="CommentText"/>
      </w:pPr>
    </w:p>
    <w:p w14:paraId="7CA3A779" w14:textId="77777777" w:rsidR="00F46AA5" w:rsidRDefault="00F46AA5" w:rsidP="00473865">
      <w:pPr>
        <w:pStyle w:val="CommentText"/>
      </w:pPr>
      <w:r>
        <w:t>Fixed both</w:t>
      </w:r>
    </w:p>
    <w:p w14:paraId="5CD2A8A8" w14:textId="77777777" w:rsidR="00F46AA5" w:rsidRDefault="00F46AA5" w:rsidP="00473865">
      <w:pPr>
        <w:pStyle w:val="CommentText"/>
      </w:pPr>
    </w:p>
    <w:p w14:paraId="5441AECE" w14:textId="75F45C6A" w:rsidR="00F46AA5" w:rsidRDefault="00F46AA5" w:rsidP="00473865">
      <w:pPr>
        <w:pStyle w:val="CommentText"/>
      </w:pPr>
      <w:r>
        <w:t>Also – mentioned this below</w:t>
      </w:r>
    </w:p>
  </w:comment>
  <w:comment w:id="32" w:author="Thomas Lee" w:date="2021-02-22T17:45:00Z" w:initials="TL">
    <w:p w14:paraId="52D97020" w14:textId="76DBE515" w:rsidR="00037632" w:rsidRDefault="00037632" w:rsidP="00B9754D">
      <w:pPr>
        <w:pStyle w:val="CommentText"/>
      </w:pPr>
      <w:r>
        <w:rPr>
          <w:rStyle w:val="CommentReference"/>
        </w:rPr>
        <w:annotationRef/>
      </w:r>
      <w:r>
        <w:t>This should fit on one line??</w:t>
      </w:r>
    </w:p>
  </w:comment>
  <w:comment w:id="33" w:author="Lucy Wan" w:date="2021-03-03T09:45:00Z" w:initials="LW">
    <w:p w14:paraId="56969236" w14:textId="4433DED4" w:rsidR="006870AC" w:rsidRDefault="006870AC" w:rsidP="008B3CD3">
      <w:pPr>
        <w:pStyle w:val="CommentText"/>
      </w:pPr>
      <w:r>
        <w:rPr>
          <w:rStyle w:val="CommentReference"/>
        </w:rPr>
        <w:annotationRef/>
      </w:r>
      <w:r>
        <w:t>For the TE ^^</w:t>
      </w:r>
    </w:p>
  </w:comment>
  <w:comment w:id="45" w:author="Thomas Lee" w:date="2021-06-15T09:41:00Z" w:initials="TL">
    <w:p w14:paraId="15ED9522" w14:textId="43F11C8C" w:rsidR="00F46AA5" w:rsidRDefault="00F46AA5">
      <w:pPr>
        <w:pStyle w:val="CommentText"/>
      </w:pPr>
      <w:r>
        <w:rPr>
          <w:rStyle w:val="CommentReference"/>
        </w:rPr>
        <w:annotationRef/>
      </w:r>
      <w:r>
        <w:t>Fit on one line</w:t>
      </w:r>
    </w:p>
  </w:comment>
  <w:comment w:id="47" w:author="Thomas Lee" w:date="2021-06-15T09:41:00Z" w:initials="TL">
    <w:p w14:paraId="3A3AE0D2" w14:textId="7FCFA922" w:rsidR="00F46AA5" w:rsidRDefault="00F46AA5">
      <w:pPr>
        <w:pStyle w:val="CommentText"/>
      </w:pPr>
      <w:r>
        <w:rPr>
          <w:rStyle w:val="CommentReference"/>
        </w:rPr>
        <w:annotationRef/>
      </w:r>
    </w:p>
  </w:comment>
  <w:comment w:id="51" w:author="Thomas Lee" w:date="2021-02-23T11:05:00Z" w:initials="TL">
    <w:p w14:paraId="3EA698BB" w14:textId="74026165" w:rsidR="00037632" w:rsidRDefault="00037632" w:rsidP="008B3CD3">
      <w:pPr>
        <w:pStyle w:val="CommentText"/>
      </w:pPr>
      <w:r>
        <w:rPr>
          <w:rStyle w:val="CommentReference"/>
        </w:rPr>
        <w:annotationRef/>
      </w:r>
      <w:r>
        <w:t>Should fit on one line</w:t>
      </w:r>
    </w:p>
  </w:comment>
  <w:comment w:id="52" w:author="Lucy Wan" w:date="2021-03-03T10:17:00Z" w:initials="LW">
    <w:p w14:paraId="3D0D8A0A" w14:textId="570831EC" w:rsidR="00C035B2" w:rsidRDefault="00C035B2" w:rsidP="008B3CD3">
      <w:pPr>
        <w:pStyle w:val="CommentText"/>
      </w:pPr>
      <w:r>
        <w:rPr>
          <w:rStyle w:val="CommentReference"/>
        </w:rPr>
        <w:annotationRef/>
      </w:r>
      <w:r>
        <w:t>For the TE ^^</w:t>
      </w:r>
    </w:p>
  </w:comment>
  <w:comment w:id="54" w:author="Lucy Wan" w:date="2021-06-08T15:32:00Z" w:initials="LW">
    <w:p w14:paraId="1FB18397" w14:textId="77777777" w:rsidR="002E366C" w:rsidRDefault="002E366C" w:rsidP="00554103">
      <w:pPr>
        <w:pStyle w:val="CommentText"/>
      </w:pPr>
      <w:r>
        <w:rPr>
          <w:rStyle w:val="CommentReference"/>
        </w:rPr>
        <w:annotationRef/>
      </w:r>
      <w:r>
        <w:rPr>
          <w:b/>
          <w:bCs/>
        </w:rPr>
        <w:t>Josh</w:t>
      </w:r>
      <w:r>
        <w:t>: InterfaceIndex not reliable (hard coded to 6 in this step), can re-use code from </w:t>
      </w:r>
      <w:r>
        <w:rPr>
          <w:b/>
          <w:bCs/>
        </w:rPr>
        <w:t>Step 1</w:t>
      </w:r>
      <w:r>
        <w:t> in </w:t>
      </w:r>
      <w:r>
        <w:rPr>
          <w:b/>
          <w:bCs/>
        </w:rPr>
        <w:t>Configuring IP addressing</w:t>
      </w:r>
      <w:r>
        <w:t xml:space="preserve"> to get the correct index. </w:t>
      </w:r>
    </w:p>
  </w:comment>
  <w:comment w:id="59" w:author="Thomas Lee" w:date="2021-02-23T11:08:00Z" w:initials="TL">
    <w:p w14:paraId="314BF383" w14:textId="7812010F" w:rsidR="00037632" w:rsidRDefault="00037632" w:rsidP="002E366C">
      <w:pPr>
        <w:pStyle w:val="CommentText"/>
      </w:pPr>
      <w:r>
        <w:rPr>
          <w:rStyle w:val="CommentReference"/>
        </w:rPr>
        <w:annotationRef/>
      </w:r>
      <w:r>
        <w:t>This should fit on one line</w:t>
      </w:r>
    </w:p>
  </w:comment>
  <w:comment w:id="60" w:author="Lucy Wan" w:date="2021-03-03T10:20:00Z" w:initials="LW">
    <w:p w14:paraId="2FAAE903" w14:textId="70301AE4" w:rsidR="001647F1" w:rsidRDefault="001647F1" w:rsidP="008B3CD3">
      <w:pPr>
        <w:pStyle w:val="CommentText"/>
      </w:pPr>
      <w:r>
        <w:rPr>
          <w:rStyle w:val="CommentReference"/>
        </w:rPr>
        <w:annotationRef/>
      </w:r>
      <w:r>
        <w:t>For the TE ^^</w:t>
      </w:r>
    </w:p>
  </w:comment>
  <w:comment w:id="64" w:author="Thomas Lee" w:date="2021-06-15T09:42:00Z" w:initials="TL">
    <w:p w14:paraId="7E5800A2" w14:textId="640A1897" w:rsidR="00F46AA5" w:rsidRDefault="00F46AA5">
      <w:pPr>
        <w:pStyle w:val="CommentText"/>
      </w:pPr>
      <w:r>
        <w:rPr>
          <w:rStyle w:val="CommentReference"/>
        </w:rPr>
        <w:annotationRef/>
      </w:r>
      <w:r>
        <w:t>Fit on one line</w:t>
      </w:r>
    </w:p>
  </w:comment>
  <w:comment w:id="67" w:author="Thomas Lee" w:date="2021-06-15T09:43:00Z" w:initials="TL">
    <w:p w14:paraId="19DD3B68" w14:textId="00A59425" w:rsidR="00F46AA5" w:rsidRDefault="00F46AA5">
      <w:pPr>
        <w:pStyle w:val="CommentText"/>
      </w:pPr>
      <w:r>
        <w:rPr>
          <w:rStyle w:val="CommentReference"/>
        </w:rPr>
        <w:annotationRef/>
      </w:r>
      <w:r>
        <w:t>Fit on one line</w:t>
      </w:r>
    </w:p>
  </w:comment>
  <w:comment w:id="70" w:author="Thomas Lee" w:date="2021-02-23T11:18:00Z" w:initials="TL">
    <w:p w14:paraId="2645BD4D" w14:textId="505BA82A" w:rsidR="00037632" w:rsidRDefault="00037632" w:rsidP="008B3CD3">
      <w:pPr>
        <w:pStyle w:val="CommentText"/>
      </w:pPr>
      <w:r>
        <w:rPr>
          <w:rStyle w:val="CommentReference"/>
        </w:rPr>
        <w:annotationRef/>
      </w:r>
      <w:r>
        <w:t>Should fit on one line</w:t>
      </w:r>
    </w:p>
  </w:comment>
  <w:comment w:id="71" w:author="Lucy Wan" w:date="2021-03-03T10:40:00Z" w:initials="LW">
    <w:p w14:paraId="162DB66B" w14:textId="3AFADEB6" w:rsidR="00F2352F" w:rsidRDefault="00F2352F" w:rsidP="008B3CD3">
      <w:pPr>
        <w:pStyle w:val="CommentText"/>
      </w:pPr>
      <w:r>
        <w:rPr>
          <w:rStyle w:val="CommentReference"/>
        </w:rPr>
        <w:annotationRef/>
      </w:r>
      <w:r>
        <w:t>For the TE ^^</w:t>
      </w:r>
    </w:p>
  </w:comment>
  <w:comment w:id="73" w:author="Thomas Lee" w:date="2021-06-15T09:43:00Z" w:initials="TL">
    <w:p w14:paraId="7B0383C9" w14:textId="4D640E40" w:rsidR="00F46AA5" w:rsidRDefault="00F46AA5">
      <w:pPr>
        <w:pStyle w:val="CommentText"/>
      </w:pPr>
      <w:r>
        <w:rPr>
          <w:rStyle w:val="CommentReference"/>
        </w:rPr>
        <w:annotationRef/>
      </w:r>
      <w:r>
        <w:t>Fit on one line</w:t>
      </w:r>
    </w:p>
  </w:comment>
  <w:comment w:id="76" w:author="Thomas Lee" w:date="2021-06-15T09:44:00Z" w:initials="TL">
    <w:p w14:paraId="3C0E6331" w14:textId="0E046615" w:rsidR="00F46AA5" w:rsidRDefault="00F46AA5">
      <w:pPr>
        <w:pStyle w:val="CommentText"/>
      </w:pPr>
      <w:r>
        <w:rPr>
          <w:rStyle w:val="CommentReference"/>
        </w:rPr>
        <w:annotationRef/>
      </w:r>
      <w:r>
        <w:t>Fit on one line</w:t>
      </w:r>
    </w:p>
  </w:comment>
  <w:comment w:id="80" w:author="Thomas Lee" w:date="2021-06-15T09:44:00Z" w:initials="TL">
    <w:p w14:paraId="639A7F80" w14:textId="7013E218" w:rsidR="00F46AA5" w:rsidRDefault="00F46AA5">
      <w:pPr>
        <w:pStyle w:val="CommentText"/>
      </w:pPr>
      <w:r>
        <w:rPr>
          <w:rStyle w:val="CommentReference"/>
        </w:rPr>
        <w:annotationRef/>
      </w:r>
      <w:r>
        <w:t>Fit on one line</w:t>
      </w:r>
    </w:p>
  </w:comment>
  <w:comment w:id="82" w:author="Thomas Lee" w:date="2021-02-23T11:19:00Z" w:initials="TL">
    <w:p w14:paraId="1F79640D" w14:textId="085325EC" w:rsidR="00037632" w:rsidRDefault="00037632" w:rsidP="008B3CD3">
      <w:pPr>
        <w:pStyle w:val="CommentText"/>
      </w:pPr>
      <w:r>
        <w:rPr>
          <w:rStyle w:val="CommentReference"/>
        </w:rPr>
        <w:annotationRef/>
      </w:r>
      <w:r>
        <w:t>Should fit on one line</w:t>
      </w:r>
    </w:p>
  </w:comment>
  <w:comment w:id="83" w:author="Lucy Wan" w:date="2021-03-03T12:21:00Z" w:initials="LW">
    <w:p w14:paraId="4D468D3B" w14:textId="3EAC280E" w:rsidR="00816884" w:rsidRDefault="00816884" w:rsidP="008B3CD3">
      <w:pPr>
        <w:pStyle w:val="CommentText"/>
      </w:pPr>
      <w:r>
        <w:rPr>
          <w:rStyle w:val="CommentReference"/>
        </w:rPr>
        <w:annotationRef/>
      </w:r>
      <w:r>
        <w:t>For the TE ^^</w:t>
      </w:r>
    </w:p>
  </w:comment>
  <w:comment w:id="84" w:author="Lucy Wan" w:date="2021-03-22T12:24:00Z" w:initials="LW">
    <w:p w14:paraId="51846371" w14:textId="21D3029B" w:rsidR="0073129D" w:rsidRDefault="0073129D">
      <w:pPr>
        <w:pStyle w:val="CommentText"/>
      </w:pPr>
      <w:r>
        <w:rPr>
          <w:rStyle w:val="CommentReference"/>
        </w:rPr>
        <w:annotationRef/>
      </w:r>
      <w:r w:rsidRPr="0073129D">
        <w:rPr>
          <w:b/>
          <w:bCs/>
        </w:rPr>
        <w:t>For the TE:</w:t>
      </w:r>
      <w:r>
        <w:t xml:space="preserve"> make sure steps are aligned properly</w:t>
      </w:r>
    </w:p>
  </w:comment>
  <w:comment w:id="87" w:author="Thomas Lee" w:date="2021-06-15T09:45:00Z" w:initials="TL">
    <w:p w14:paraId="7267CED5" w14:textId="6CC7CEC0" w:rsidR="00F46AA5" w:rsidRDefault="00F46AA5">
      <w:pPr>
        <w:pStyle w:val="CommentText"/>
      </w:pPr>
      <w:r>
        <w:rPr>
          <w:rStyle w:val="CommentReference"/>
        </w:rPr>
        <w:annotationRef/>
      </w:r>
      <w:r>
        <w:t xml:space="preserve">Fit </w:t>
      </w:r>
      <w:r>
        <w:t xml:space="preserve">each statement </w:t>
      </w:r>
      <w:r>
        <w:t>on one line</w:t>
      </w:r>
    </w:p>
  </w:comment>
  <w:comment w:id="98" w:author="Lucy Wan" w:date="2021-06-08T15:32:00Z" w:initials="LW">
    <w:p w14:paraId="3D0DA3CB" w14:textId="77777777" w:rsidR="003C23A2" w:rsidRDefault="003C23A2" w:rsidP="001B1BB8">
      <w:pPr>
        <w:pStyle w:val="CommentText"/>
      </w:pPr>
      <w:r>
        <w:rPr>
          <w:rStyle w:val="CommentReference"/>
        </w:rPr>
        <w:annotationRef/>
      </w:r>
      <w:r>
        <w:rPr>
          <w:b/>
          <w:bCs/>
        </w:rPr>
        <w:t>Josh</w:t>
      </w:r>
      <w:r>
        <w:t>: This was already done in </w:t>
      </w:r>
      <w:r>
        <w:rPr>
          <w:b/>
          <w:bCs/>
        </w:rPr>
        <w:t>Step 12</w:t>
      </w:r>
      <w:r>
        <w:t> of </w:t>
      </w:r>
      <w:r>
        <w:rPr>
          <w:b/>
          <w:bCs/>
        </w:rPr>
        <w:t>Configuring IP addressing</w:t>
      </w:r>
      <w:r>
        <w:t xml:space="preserve">. </w:t>
      </w:r>
    </w:p>
    <w:p w14:paraId="04F72EBA" w14:textId="77777777" w:rsidR="00F46AA5" w:rsidRDefault="00F46AA5" w:rsidP="001B1BB8">
      <w:pPr>
        <w:pStyle w:val="CommentText"/>
      </w:pPr>
    </w:p>
    <w:p w14:paraId="430DD2B8" w14:textId="42B1C4A1" w:rsidR="00F46AA5" w:rsidRDefault="00F46AA5" w:rsidP="001B1BB8">
      <w:pPr>
        <w:pStyle w:val="CommentText"/>
      </w:pPr>
      <w:r>
        <w:t>Removed – also fixed it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5E48DD" w15:done="0"/>
  <w15:commentEx w15:paraId="4F73AC4B" w15:done="0"/>
  <w15:commentEx w15:paraId="269762DF" w15:done="0"/>
  <w15:commentEx w15:paraId="6E0B9853" w15:done="0"/>
  <w15:commentEx w15:paraId="5B1A8C52" w15:done="0"/>
  <w15:commentEx w15:paraId="149D4A9E" w15:done="0"/>
  <w15:commentEx w15:paraId="6972160E" w15:paraIdParent="149D4A9E" w15:done="0"/>
  <w15:commentEx w15:paraId="5441AECE" w15:done="0"/>
  <w15:commentEx w15:paraId="52D97020" w15:done="0"/>
  <w15:commentEx w15:paraId="56969236" w15:paraIdParent="52D97020" w15:done="0"/>
  <w15:commentEx w15:paraId="15ED9522" w15:done="0"/>
  <w15:commentEx w15:paraId="3A3AE0D2" w15:done="0"/>
  <w15:commentEx w15:paraId="3EA698BB" w15:done="0"/>
  <w15:commentEx w15:paraId="3D0D8A0A" w15:paraIdParent="3EA698BB" w15:done="0"/>
  <w15:commentEx w15:paraId="1FB18397" w15:done="0"/>
  <w15:commentEx w15:paraId="314BF383" w15:done="0"/>
  <w15:commentEx w15:paraId="2FAAE903" w15:paraIdParent="314BF383" w15:done="0"/>
  <w15:commentEx w15:paraId="7E5800A2" w15:done="0"/>
  <w15:commentEx w15:paraId="19DD3B68" w15:done="0"/>
  <w15:commentEx w15:paraId="2645BD4D" w15:done="0"/>
  <w15:commentEx w15:paraId="162DB66B" w15:paraIdParent="2645BD4D" w15:done="0"/>
  <w15:commentEx w15:paraId="7B0383C9" w15:done="0"/>
  <w15:commentEx w15:paraId="3C0E6331" w15:done="0"/>
  <w15:commentEx w15:paraId="639A7F80" w15:done="0"/>
  <w15:commentEx w15:paraId="1F79640D" w15:done="0"/>
  <w15:commentEx w15:paraId="4D468D3B" w15:paraIdParent="1F79640D" w15:done="0"/>
  <w15:commentEx w15:paraId="51846371" w15:done="0"/>
  <w15:commentEx w15:paraId="7267CED5" w15:done="0"/>
  <w15:commentEx w15:paraId="430DD2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A0BAE" w16cex:dateUtc="2021-06-08T14:30:00Z"/>
  <w16cex:commentExtensible w16cex:durableId="2472F17F" w16cex:dateUtc="2021-06-15T08:29:00Z"/>
  <w16cex:commentExtensible w16cex:durableId="2472F1B9" w16cex:dateUtc="2021-06-15T08:30:00Z"/>
  <w16cex:commentExtensible w16cex:durableId="2472F1CF" w16cex:dateUtc="2021-06-15T08:30:00Z"/>
  <w16cex:commentExtensible w16cex:durableId="2472F1DB" w16cex:dateUtc="2021-06-15T08:31:00Z"/>
  <w16cex:commentExtensible w16cex:durableId="23DE6BDE" w16cex:dateUtc="2021-02-22T17:43:00Z"/>
  <w16cex:commentExtensible w16cex:durableId="23EA03A2" w16cex:dateUtc="2021-03-03T12:46:00Z"/>
  <w16cex:commentExtensible w16cex:durableId="246A0BC7" w16cex:dateUtc="2021-06-08T14:31:00Z"/>
  <w16cex:commentExtensible w16cex:durableId="23DE6C32" w16cex:dateUtc="2021-02-22T17:45:00Z"/>
  <w16cex:commentExtensible w16cex:durableId="23E9D947" w16cex:dateUtc="2021-03-03T09:45:00Z"/>
  <w16cex:commentExtensible w16cex:durableId="2472F438" w16cex:dateUtc="2021-06-15T08:41:00Z"/>
  <w16cex:commentExtensible w16cex:durableId="2472F456" w16cex:dateUtc="2021-06-15T08:41:00Z"/>
  <w16cex:commentExtensible w16cex:durableId="23DF6002" w16cex:dateUtc="2021-02-23T11:05:00Z"/>
  <w16cex:commentExtensible w16cex:durableId="23E9E0D2" w16cex:dateUtc="2021-03-03T10:17:00Z"/>
  <w16cex:commentExtensible w16cex:durableId="246A0C00" w16cex:dateUtc="2021-06-08T14:32:00Z"/>
  <w16cex:commentExtensible w16cex:durableId="23DF60C8" w16cex:dateUtc="2021-02-23T11:08:00Z"/>
  <w16cex:commentExtensible w16cex:durableId="23E9E181" w16cex:dateUtc="2021-03-03T10:20:00Z"/>
  <w16cex:commentExtensible w16cex:durableId="2472F494" w16cex:dateUtc="2021-06-15T08:42:00Z"/>
  <w16cex:commentExtensible w16cex:durableId="2472F4AF" w16cex:dateUtc="2021-06-15T08:43:00Z"/>
  <w16cex:commentExtensible w16cex:durableId="23DF6302" w16cex:dateUtc="2021-02-23T11:18:00Z"/>
  <w16cex:commentExtensible w16cex:durableId="23E9E632" w16cex:dateUtc="2021-03-03T10:40:00Z"/>
  <w16cex:commentExtensible w16cex:durableId="2472F4C7" w16cex:dateUtc="2021-06-15T08:43:00Z"/>
  <w16cex:commentExtensible w16cex:durableId="2472F4E7" w16cex:dateUtc="2021-06-15T08:44:00Z"/>
  <w16cex:commentExtensible w16cex:durableId="2472F509" w16cex:dateUtc="2021-06-15T08:44:00Z"/>
  <w16cex:commentExtensible w16cex:durableId="23DF634C" w16cex:dateUtc="2021-02-23T11:19:00Z"/>
  <w16cex:commentExtensible w16cex:durableId="23E9FDC9" w16cex:dateUtc="2021-03-03T12:21:00Z"/>
  <w16cex:commentExtensible w16cex:durableId="24030AE1" w16cex:dateUtc="2021-03-22T12:24:00Z"/>
  <w16cex:commentExtensible w16cex:durableId="2472F521" w16cex:dateUtc="2021-06-15T08:45:00Z"/>
  <w16cex:commentExtensible w16cex:durableId="246A0C2B" w16cex:dateUtc="2021-06-08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5E48DD" w16cid:durableId="246A0BAE"/>
  <w16cid:commentId w16cid:paraId="4F73AC4B" w16cid:durableId="2472F17F"/>
  <w16cid:commentId w16cid:paraId="269762DF" w16cid:durableId="2472F1B9"/>
  <w16cid:commentId w16cid:paraId="6E0B9853" w16cid:durableId="2472F1CF"/>
  <w16cid:commentId w16cid:paraId="5B1A8C52" w16cid:durableId="2472F1DB"/>
  <w16cid:commentId w16cid:paraId="149D4A9E" w16cid:durableId="23DE6BDE"/>
  <w16cid:commentId w16cid:paraId="6972160E" w16cid:durableId="23EA03A2"/>
  <w16cid:commentId w16cid:paraId="5441AECE" w16cid:durableId="246A0BC7"/>
  <w16cid:commentId w16cid:paraId="52D97020" w16cid:durableId="23DE6C32"/>
  <w16cid:commentId w16cid:paraId="56969236" w16cid:durableId="23E9D947"/>
  <w16cid:commentId w16cid:paraId="15ED9522" w16cid:durableId="2472F438"/>
  <w16cid:commentId w16cid:paraId="3A3AE0D2" w16cid:durableId="2472F456"/>
  <w16cid:commentId w16cid:paraId="3EA698BB" w16cid:durableId="23DF6002"/>
  <w16cid:commentId w16cid:paraId="3D0D8A0A" w16cid:durableId="23E9E0D2"/>
  <w16cid:commentId w16cid:paraId="1FB18397" w16cid:durableId="246A0C00"/>
  <w16cid:commentId w16cid:paraId="314BF383" w16cid:durableId="23DF60C8"/>
  <w16cid:commentId w16cid:paraId="2FAAE903" w16cid:durableId="23E9E181"/>
  <w16cid:commentId w16cid:paraId="7E5800A2" w16cid:durableId="2472F494"/>
  <w16cid:commentId w16cid:paraId="19DD3B68" w16cid:durableId="2472F4AF"/>
  <w16cid:commentId w16cid:paraId="2645BD4D" w16cid:durableId="23DF6302"/>
  <w16cid:commentId w16cid:paraId="162DB66B" w16cid:durableId="23E9E632"/>
  <w16cid:commentId w16cid:paraId="7B0383C9" w16cid:durableId="2472F4C7"/>
  <w16cid:commentId w16cid:paraId="3C0E6331" w16cid:durableId="2472F4E7"/>
  <w16cid:commentId w16cid:paraId="639A7F80" w16cid:durableId="2472F509"/>
  <w16cid:commentId w16cid:paraId="1F79640D" w16cid:durableId="23DF634C"/>
  <w16cid:commentId w16cid:paraId="4D468D3B" w16cid:durableId="23E9FDC9"/>
  <w16cid:commentId w16cid:paraId="51846371" w16cid:durableId="24030AE1"/>
  <w16cid:commentId w16cid:paraId="7267CED5" w16cid:durableId="2472F521"/>
  <w16cid:commentId w16cid:paraId="430DD2B8" w16cid:durableId="246A0C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DC6E3" w14:textId="77777777" w:rsidR="00BC5C9B" w:rsidRDefault="00BC5C9B" w:rsidP="00DB2DC9">
      <w:pPr>
        <w:spacing w:after="0"/>
      </w:pPr>
      <w:r>
        <w:separator/>
      </w:r>
    </w:p>
  </w:endnote>
  <w:endnote w:type="continuationSeparator" w:id="0">
    <w:p w14:paraId="27DECEB1" w14:textId="77777777" w:rsidR="00BC5C9B" w:rsidRDefault="00BC5C9B"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99D22" w14:textId="77777777" w:rsidR="00BC5C9B" w:rsidRDefault="00BC5C9B" w:rsidP="00DB2DC9">
      <w:pPr>
        <w:spacing w:after="0"/>
      </w:pPr>
      <w:r>
        <w:separator/>
      </w:r>
    </w:p>
  </w:footnote>
  <w:footnote w:type="continuationSeparator" w:id="0">
    <w:p w14:paraId="2F318D6D" w14:textId="77777777" w:rsidR="00BC5C9B" w:rsidRDefault="00BC5C9B"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6FACD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30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C82E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4680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A4F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2E0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440F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BA87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C98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74B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840CD7"/>
    <w:multiLevelType w:val="hybridMultilevel"/>
    <w:tmpl w:val="B7B651E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9">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4"/>
  <w:doNotDisplayPageBoundaries/>
  <w:mirrorMargins/>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oFAOmRlDwtAAAA"/>
  </w:docVars>
  <w:rsids>
    <w:rsidRoot w:val="009D0F10"/>
    <w:rsid w:val="00000473"/>
    <w:rsid w:val="0000165C"/>
    <w:rsid w:val="0000203A"/>
    <w:rsid w:val="000032D3"/>
    <w:rsid w:val="000039BC"/>
    <w:rsid w:val="00003AB8"/>
    <w:rsid w:val="0000422C"/>
    <w:rsid w:val="00010BDA"/>
    <w:rsid w:val="00013380"/>
    <w:rsid w:val="00014137"/>
    <w:rsid w:val="00015E5A"/>
    <w:rsid w:val="00016ED7"/>
    <w:rsid w:val="00020C32"/>
    <w:rsid w:val="00020D5C"/>
    <w:rsid w:val="00021026"/>
    <w:rsid w:val="00022AD5"/>
    <w:rsid w:val="00022B98"/>
    <w:rsid w:val="000239C8"/>
    <w:rsid w:val="00025731"/>
    <w:rsid w:val="00025DBB"/>
    <w:rsid w:val="00026FFD"/>
    <w:rsid w:val="000313A5"/>
    <w:rsid w:val="000326BF"/>
    <w:rsid w:val="00037632"/>
    <w:rsid w:val="0004340E"/>
    <w:rsid w:val="000447DA"/>
    <w:rsid w:val="0004564D"/>
    <w:rsid w:val="00047000"/>
    <w:rsid w:val="00047CA9"/>
    <w:rsid w:val="00050961"/>
    <w:rsid w:val="00051767"/>
    <w:rsid w:val="0005479A"/>
    <w:rsid w:val="00056BC3"/>
    <w:rsid w:val="000658AF"/>
    <w:rsid w:val="00066A8A"/>
    <w:rsid w:val="000671B9"/>
    <w:rsid w:val="00072BA0"/>
    <w:rsid w:val="00073F55"/>
    <w:rsid w:val="00076D04"/>
    <w:rsid w:val="00082255"/>
    <w:rsid w:val="00082D94"/>
    <w:rsid w:val="00083989"/>
    <w:rsid w:val="00084857"/>
    <w:rsid w:val="000859B3"/>
    <w:rsid w:val="0008611B"/>
    <w:rsid w:val="00086698"/>
    <w:rsid w:val="00087238"/>
    <w:rsid w:val="00087B9C"/>
    <w:rsid w:val="00094A73"/>
    <w:rsid w:val="00095D8A"/>
    <w:rsid w:val="0009626B"/>
    <w:rsid w:val="000A2115"/>
    <w:rsid w:val="000A3032"/>
    <w:rsid w:val="000A44F3"/>
    <w:rsid w:val="000A4AD8"/>
    <w:rsid w:val="000A528A"/>
    <w:rsid w:val="000A579E"/>
    <w:rsid w:val="000A6F52"/>
    <w:rsid w:val="000A7172"/>
    <w:rsid w:val="000B2331"/>
    <w:rsid w:val="000B2CFE"/>
    <w:rsid w:val="000B4063"/>
    <w:rsid w:val="000B415F"/>
    <w:rsid w:val="000B78B4"/>
    <w:rsid w:val="000C22D8"/>
    <w:rsid w:val="000C2566"/>
    <w:rsid w:val="000C2952"/>
    <w:rsid w:val="000C43CB"/>
    <w:rsid w:val="000C6C45"/>
    <w:rsid w:val="000C7A25"/>
    <w:rsid w:val="000D13ED"/>
    <w:rsid w:val="000D631B"/>
    <w:rsid w:val="000D63B5"/>
    <w:rsid w:val="000D669F"/>
    <w:rsid w:val="000D7E43"/>
    <w:rsid w:val="000E4B91"/>
    <w:rsid w:val="000F006F"/>
    <w:rsid w:val="000F104F"/>
    <w:rsid w:val="000F1422"/>
    <w:rsid w:val="000F1FB6"/>
    <w:rsid w:val="000F4512"/>
    <w:rsid w:val="000F52FC"/>
    <w:rsid w:val="00100333"/>
    <w:rsid w:val="00103227"/>
    <w:rsid w:val="00103BA3"/>
    <w:rsid w:val="00106996"/>
    <w:rsid w:val="00106F73"/>
    <w:rsid w:val="00107A81"/>
    <w:rsid w:val="001107DD"/>
    <w:rsid w:val="00111058"/>
    <w:rsid w:val="00111A20"/>
    <w:rsid w:val="00112506"/>
    <w:rsid w:val="00112EF1"/>
    <w:rsid w:val="00113B76"/>
    <w:rsid w:val="00120383"/>
    <w:rsid w:val="00124831"/>
    <w:rsid w:val="00124D6B"/>
    <w:rsid w:val="0012528E"/>
    <w:rsid w:val="00125D08"/>
    <w:rsid w:val="00127916"/>
    <w:rsid w:val="00132DF2"/>
    <w:rsid w:val="00132F6D"/>
    <w:rsid w:val="00136899"/>
    <w:rsid w:val="00136FA5"/>
    <w:rsid w:val="0014179B"/>
    <w:rsid w:val="001423EC"/>
    <w:rsid w:val="00142CF1"/>
    <w:rsid w:val="00146BB4"/>
    <w:rsid w:val="00147940"/>
    <w:rsid w:val="001502F6"/>
    <w:rsid w:val="001526F2"/>
    <w:rsid w:val="00160FAC"/>
    <w:rsid w:val="001647F1"/>
    <w:rsid w:val="00167431"/>
    <w:rsid w:val="00167446"/>
    <w:rsid w:val="00170C98"/>
    <w:rsid w:val="001716CF"/>
    <w:rsid w:val="00171CDE"/>
    <w:rsid w:val="00172F5E"/>
    <w:rsid w:val="00173060"/>
    <w:rsid w:val="001737B4"/>
    <w:rsid w:val="00176BC2"/>
    <w:rsid w:val="00177CC7"/>
    <w:rsid w:val="00186530"/>
    <w:rsid w:val="001924D3"/>
    <w:rsid w:val="00194212"/>
    <w:rsid w:val="00194881"/>
    <w:rsid w:val="00195C3C"/>
    <w:rsid w:val="001964B0"/>
    <w:rsid w:val="00196D8F"/>
    <w:rsid w:val="001A0096"/>
    <w:rsid w:val="001A1A7A"/>
    <w:rsid w:val="001A2302"/>
    <w:rsid w:val="001A5D40"/>
    <w:rsid w:val="001A6342"/>
    <w:rsid w:val="001A7AB0"/>
    <w:rsid w:val="001A7E33"/>
    <w:rsid w:val="001B08E0"/>
    <w:rsid w:val="001B141B"/>
    <w:rsid w:val="001B1667"/>
    <w:rsid w:val="001B3E00"/>
    <w:rsid w:val="001B447C"/>
    <w:rsid w:val="001B7611"/>
    <w:rsid w:val="001C0EB9"/>
    <w:rsid w:val="001C1816"/>
    <w:rsid w:val="001C34FE"/>
    <w:rsid w:val="001C3584"/>
    <w:rsid w:val="001D4841"/>
    <w:rsid w:val="001D55AC"/>
    <w:rsid w:val="001D682D"/>
    <w:rsid w:val="001E0CD6"/>
    <w:rsid w:val="001E380B"/>
    <w:rsid w:val="001E3985"/>
    <w:rsid w:val="001E49C9"/>
    <w:rsid w:val="001E7B18"/>
    <w:rsid w:val="001F21DA"/>
    <w:rsid w:val="001F500D"/>
    <w:rsid w:val="001F6AB8"/>
    <w:rsid w:val="001F73CE"/>
    <w:rsid w:val="00200DF5"/>
    <w:rsid w:val="00201823"/>
    <w:rsid w:val="00202B0F"/>
    <w:rsid w:val="002036BB"/>
    <w:rsid w:val="00203B0A"/>
    <w:rsid w:val="00204611"/>
    <w:rsid w:val="00205AD0"/>
    <w:rsid w:val="002067FA"/>
    <w:rsid w:val="002076A8"/>
    <w:rsid w:val="00210BB9"/>
    <w:rsid w:val="00211AF6"/>
    <w:rsid w:val="0021238A"/>
    <w:rsid w:val="00212732"/>
    <w:rsid w:val="00213F50"/>
    <w:rsid w:val="00214C5A"/>
    <w:rsid w:val="00217379"/>
    <w:rsid w:val="00223080"/>
    <w:rsid w:val="0022328E"/>
    <w:rsid w:val="00223B2E"/>
    <w:rsid w:val="002240C9"/>
    <w:rsid w:val="00231F3C"/>
    <w:rsid w:val="00236F7C"/>
    <w:rsid w:val="002373BC"/>
    <w:rsid w:val="00237512"/>
    <w:rsid w:val="002432CE"/>
    <w:rsid w:val="0024380B"/>
    <w:rsid w:val="00243CA7"/>
    <w:rsid w:val="0024645F"/>
    <w:rsid w:val="0025012D"/>
    <w:rsid w:val="002531B8"/>
    <w:rsid w:val="00253E16"/>
    <w:rsid w:val="002545E2"/>
    <w:rsid w:val="00255DEB"/>
    <w:rsid w:val="0026610C"/>
    <w:rsid w:val="00267AAA"/>
    <w:rsid w:val="00270287"/>
    <w:rsid w:val="0027032B"/>
    <w:rsid w:val="0027069D"/>
    <w:rsid w:val="00272D3F"/>
    <w:rsid w:val="00273454"/>
    <w:rsid w:val="00273B23"/>
    <w:rsid w:val="00275AF4"/>
    <w:rsid w:val="00275E3F"/>
    <w:rsid w:val="002761B1"/>
    <w:rsid w:val="00277147"/>
    <w:rsid w:val="00280821"/>
    <w:rsid w:val="00286BF3"/>
    <w:rsid w:val="002900E4"/>
    <w:rsid w:val="00291369"/>
    <w:rsid w:val="002917A4"/>
    <w:rsid w:val="002938A6"/>
    <w:rsid w:val="00294918"/>
    <w:rsid w:val="00294F03"/>
    <w:rsid w:val="00295323"/>
    <w:rsid w:val="0029709A"/>
    <w:rsid w:val="002A0B04"/>
    <w:rsid w:val="002A19E9"/>
    <w:rsid w:val="002A2E6F"/>
    <w:rsid w:val="002A6948"/>
    <w:rsid w:val="002A7C08"/>
    <w:rsid w:val="002A7C44"/>
    <w:rsid w:val="002B26E1"/>
    <w:rsid w:val="002B6383"/>
    <w:rsid w:val="002B6759"/>
    <w:rsid w:val="002B7EC1"/>
    <w:rsid w:val="002C2811"/>
    <w:rsid w:val="002C28EE"/>
    <w:rsid w:val="002C38E0"/>
    <w:rsid w:val="002C6972"/>
    <w:rsid w:val="002C73A4"/>
    <w:rsid w:val="002C7D22"/>
    <w:rsid w:val="002D460B"/>
    <w:rsid w:val="002D54C9"/>
    <w:rsid w:val="002D65B3"/>
    <w:rsid w:val="002D7C63"/>
    <w:rsid w:val="002E344A"/>
    <w:rsid w:val="002E366C"/>
    <w:rsid w:val="002E397B"/>
    <w:rsid w:val="002E3EEC"/>
    <w:rsid w:val="002F5A35"/>
    <w:rsid w:val="002F5BE9"/>
    <w:rsid w:val="002F6B2C"/>
    <w:rsid w:val="002F7636"/>
    <w:rsid w:val="003026E3"/>
    <w:rsid w:val="00303EBA"/>
    <w:rsid w:val="003045A5"/>
    <w:rsid w:val="003054CB"/>
    <w:rsid w:val="0030784B"/>
    <w:rsid w:val="00312F09"/>
    <w:rsid w:val="003136CE"/>
    <w:rsid w:val="00314693"/>
    <w:rsid w:val="00331470"/>
    <w:rsid w:val="003326D1"/>
    <w:rsid w:val="00332840"/>
    <w:rsid w:val="00332C98"/>
    <w:rsid w:val="00334E47"/>
    <w:rsid w:val="00342391"/>
    <w:rsid w:val="0034545F"/>
    <w:rsid w:val="00345DCC"/>
    <w:rsid w:val="003476B6"/>
    <w:rsid w:val="0035091D"/>
    <w:rsid w:val="00352CA5"/>
    <w:rsid w:val="003532F9"/>
    <w:rsid w:val="00354D22"/>
    <w:rsid w:val="003555F4"/>
    <w:rsid w:val="00357E24"/>
    <w:rsid w:val="003619AB"/>
    <w:rsid w:val="003622AC"/>
    <w:rsid w:val="003644D3"/>
    <w:rsid w:val="00365B21"/>
    <w:rsid w:val="00366939"/>
    <w:rsid w:val="00373F78"/>
    <w:rsid w:val="0037753C"/>
    <w:rsid w:val="00377914"/>
    <w:rsid w:val="00382BFD"/>
    <w:rsid w:val="00382F93"/>
    <w:rsid w:val="00384370"/>
    <w:rsid w:val="0038442F"/>
    <w:rsid w:val="0038657A"/>
    <w:rsid w:val="00387591"/>
    <w:rsid w:val="00394D53"/>
    <w:rsid w:val="003A36B7"/>
    <w:rsid w:val="003A43BA"/>
    <w:rsid w:val="003A51DC"/>
    <w:rsid w:val="003A5352"/>
    <w:rsid w:val="003A781F"/>
    <w:rsid w:val="003B2FFB"/>
    <w:rsid w:val="003B41EA"/>
    <w:rsid w:val="003B4E29"/>
    <w:rsid w:val="003B5E83"/>
    <w:rsid w:val="003C17EA"/>
    <w:rsid w:val="003C2030"/>
    <w:rsid w:val="003C23A2"/>
    <w:rsid w:val="003C514B"/>
    <w:rsid w:val="003C5AC4"/>
    <w:rsid w:val="003C63B4"/>
    <w:rsid w:val="003C76D0"/>
    <w:rsid w:val="003D0F84"/>
    <w:rsid w:val="003D49E0"/>
    <w:rsid w:val="003D5933"/>
    <w:rsid w:val="003E02D6"/>
    <w:rsid w:val="003E07A6"/>
    <w:rsid w:val="003E07EB"/>
    <w:rsid w:val="003E3CB3"/>
    <w:rsid w:val="003E4E45"/>
    <w:rsid w:val="003E7C87"/>
    <w:rsid w:val="003F0132"/>
    <w:rsid w:val="003F06AE"/>
    <w:rsid w:val="003F186D"/>
    <w:rsid w:val="003F2F41"/>
    <w:rsid w:val="003F4D47"/>
    <w:rsid w:val="003F537C"/>
    <w:rsid w:val="003F607E"/>
    <w:rsid w:val="003F6F40"/>
    <w:rsid w:val="00400740"/>
    <w:rsid w:val="004008BB"/>
    <w:rsid w:val="00404068"/>
    <w:rsid w:val="00405500"/>
    <w:rsid w:val="0041014D"/>
    <w:rsid w:val="00412512"/>
    <w:rsid w:val="00412D57"/>
    <w:rsid w:val="00413B43"/>
    <w:rsid w:val="004158DA"/>
    <w:rsid w:val="00421A8C"/>
    <w:rsid w:val="00430106"/>
    <w:rsid w:val="00430726"/>
    <w:rsid w:val="00431303"/>
    <w:rsid w:val="004338BA"/>
    <w:rsid w:val="00434CD1"/>
    <w:rsid w:val="00436B5E"/>
    <w:rsid w:val="00437F82"/>
    <w:rsid w:val="00444010"/>
    <w:rsid w:val="00444661"/>
    <w:rsid w:val="00447BAE"/>
    <w:rsid w:val="0045340A"/>
    <w:rsid w:val="00454A93"/>
    <w:rsid w:val="00456F02"/>
    <w:rsid w:val="004571BA"/>
    <w:rsid w:val="00465C6B"/>
    <w:rsid w:val="0046674D"/>
    <w:rsid w:val="004770FF"/>
    <w:rsid w:val="00480A88"/>
    <w:rsid w:val="0048333F"/>
    <w:rsid w:val="00483B66"/>
    <w:rsid w:val="00486FA8"/>
    <w:rsid w:val="0049044F"/>
    <w:rsid w:val="00490DE4"/>
    <w:rsid w:val="00491D3A"/>
    <w:rsid w:val="0049375A"/>
    <w:rsid w:val="00494056"/>
    <w:rsid w:val="00494F73"/>
    <w:rsid w:val="004952C4"/>
    <w:rsid w:val="004A06E6"/>
    <w:rsid w:val="004A259A"/>
    <w:rsid w:val="004A4DA8"/>
    <w:rsid w:val="004A67B7"/>
    <w:rsid w:val="004A6AC3"/>
    <w:rsid w:val="004B1001"/>
    <w:rsid w:val="004B1A3E"/>
    <w:rsid w:val="004B2CD2"/>
    <w:rsid w:val="004B5F74"/>
    <w:rsid w:val="004B687C"/>
    <w:rsid w:val="004B7845"/>
    <w:rsid w:val="004C07C9"/>
    <w:rsid w:val="004C0854"/>
    <w:rsid w:val="004C3264"/>
    <w:rsid w:val="004C42D0"/>
    <w:rsid w:val="004C6BCE"/>
    <w:rsid w:val="004C7546"/>
    <w:rsid w:val="004D0731"/>
    <w:rsid w:val="004D3E58"/>
    <w:rsid w:val="004D6912"/>
    <w:rsid w:val="004E210F"/>
    <w:rsid w:val="004E2153"/>
    <w:rsid w:val="004E218F"/>
    <w:rsid w:val="004E40C0"/>
    <w:rsid w:val="004E43A1"/>
    <w:rsid w:val="004E5E70"/>
    <w:rsid w:val="004E5F90"/>
    <w:rsid w:val="004F07B7"/>
    <w:rsid w:val="004F1060"/>
    <w:rsid w:val="004F218A"/>
    <w:rsid w:val="004F29BE"/>
    <w:rsid w:val="004F2B12"/>
    <w:rsid w:val="004F72A1"/>
    <w:rsid w:val="00500486"/>
    <w:rsid w:val="00502530"/>
    <w:rsid w:val="00504710"/>
    <w:rsid w:val="00504DCF"/>
    <w:rsid w:val="00510214"/>
    <w:rsid w:val="0051576C"/>
    <w:rsid w:val="00515BB6"/>
    <w:rsid w:val="00515FA5"/>
    <w:rsid w:val="00516C8E"/>
    <w:rsid w:val="00520099"/>
    <w:rsid w:val="00520162"/>
    <w:rsid w:val="0052016E"/>
    <w:rsid w:val="00526B11"/>
    <w:rsid w:val="00527F12"/>
    <w:rsid w:val="0053210E"/>
    <w:rsid w:val="00532905"/>
    <w:rsid w:val="0053570F"/>
    <w:rsid w:val="005378B5"/>
    <w:rsid w:val="00543E8B"/>
    <w:rsid w:val="00545DAC"/>
    <w:rsid w:val="00545F9C"/>
    <w:rsid w:val="00546CB1"/>
    <w:rsid w:val="00550798"/>
    <w:rsid w:val="005600BC"/>
    <w:rsid w:val="005621A1"/>
    <w:rsid w:val="005665C3"/>
    <w:rsid w:val="00567AC4"/>
    <w:rsid w:val="00581216"/>
    <w:rsid w:val="00582EAB"/>
    <w:rsid w:val="00582EC2"/>
    <w:rsid w:val="005834E5"/>
    <w:rsid w:val="005835B7"/>
    <w:rsid w:val="00583E05"/>
    <w:rsid w:val="00584B36"/>
    <w:rsid w:val="005871F0"/>
    <w:rsid w:val="00592104"/>
    <w:rsid w:val="00592562"/>
    <w:rsid w:val="00592F62"/>
    <w:rsid w:val="0059471D"/>
    <w:rsid w:val="00596996"/>
    <w:rsid w:val="005A0FB9"/>
    <w:rsid w:val="005A1254"/>
    <w:rsid w:val="005A217D"/>
    <w:rsid w:val="005A2A6E"/>
    <w:rsid w:val="005A3354"/>
    <w:rsid w:val="005B7418"/>
    <w:rsid w:val="005C0E91"/>
    <w:rsid w:val="005C1799"/>
    <w:rsid w:val="005C1F52"/>
    <w:rsid w:val="005C5598"/>
    <w:rsid w:val="005C6E53"/>
    <w:rsid w:val="005D0897"/>
    <w:rsid w:val="005D12DF"/>
    <w:rsid w:val="005D4999"/>
    <w:rsid w:val="005D532E"/>
    <w:rsid w:val="005D5C90"/>
    <w:rsid w:val="005D7109"/>
    <w:rsid w:val="005E2538"/>
    <w:rsid w:val="005E2FD6"/>
    <w:rsid w:val="005E5F39"/>
    <w:rsid w:val="005E7620"/>
    <w:rsid w:val="005F18D4"/>
    <w:rsid w:val="005F4155"/>
    <w:rsid w:val="005F4932"/>
    <w:rsid w:val="005F57ED"/>
    <w:rsid w:val="005F685D"/>
    <w:rsid w:val="006020BA"/>
    <w:rsid w:val="00607362"/>
    <w:rsid w:val="00607804"/>
    <w:rsid w:val="0061045E"/>
    <w:rsid w:val="006111CA"/>
    <w:rsid w:val="00612E08"/>
    <w:rsid w:val="00612FED"/>
    <w:rsid w:val="00623E72"/>
    <w:rsid w:val="00626EE3"/>
    <w:rsid w:val="0062761D"/>
    <w:rsid w:val="00627DAE"/>
    <w:rsid w:val="006320B4"/>
    <w:rsid w:val="00633BC1"/>
    <w:rsid w:val="0063580A"/>
    <w:rsid w:val="00643EC8"/>
    <w:rsid w:val="00645906"/>
    <w:rsid w:val="006461B9"/>
    <w:rsid w:val="006555EC"/>
    <w:rsid w:val="00657AE2"/>
    <w:rsid w:val="00660B4A"/>
    <w:rsid w:val="00660F96"/>
    <w:rsid w:val="0066121C"/>
    <w:rsid w:val="00661841"/>
    <w:rsid w:val="00661A66"/>
    <w:rsid w:val="00663591"/>
    <w:rsid w:val="00665E84"/>
    <w:rsid w:val="0067188D"/>
    <w:rsid w:val="00674114"/>
    <w:rsid w:val="00677067"/>
    <w:rsid w:val="0068004A"/>
    <w:rsid w:val="006836AA"/>
    <w:rsid w:val="00684E4B"/>
    <w:rsid w:val="0068522B"/>
    <w:rsid w:val="00686652"/>
    <w:rsid w:val="006870AC"/>
    <w:rsid w:val="006942B7"/>
    <w:rsid w:val="006A0DB7"/>
    <w:rsid w:val="006A10EB"/>
    <w:rsid w:val="006A2B22"/>
    <w:rsid w:val="006A3AD1"/>
    <w:rsid w:val="006A6793"/>
    <w:rsid w:val="006A7344"/>
    <w:rsid w:val="006B2662"/>
    <w:rsid w:val="006B6721"/>
    <w:rsid w:val="006C1A90"/>
    <w:rsid w:val="006C2672"/>
    <w:rsid w:val="006D63AB"/>
    <w:rsid w:val="006E1EEE"/>
    <w:rsid w:val="006E2233"/>
    <w:rsid w:val="006E3ECA"/>
    <w:rsid w:val="006E46B6"/>
    <w:rsid w:val="006E6694"/>
    <w:rsid w:val="006E6DE8"/>
    <w:rsid w:val="006E7544"/>
    <w:rsid w:val="006E7D04"/>
    <w:rsid w:val="006F028D"/>
    <w:rsid w:val="006F057D"/>
    <w:rsid w:val="006F17B3"/>
    <w:rsid w:val="006F5605"/>
    <w:rsid w:val="006F6432"/>
    <w:rsid w:val="00704619"/>
    <w:rsid w:val="007110AC"/>
    <w:rsid w:val="00717DB6"/>
    <w:rsid w:val="00721ECB"/>
    <w:rsid w:val="00723BE1"/>
    <w:rsid w:val="0073129D"/>
    <w:rsid w:val="00732921"/>
    <w:rsid w:val="00732F7B"/>
    <w:rsid w:val="00733916"/>
    <w:rsid w:val="007352EB"/>
    <w:rsid w:val="00737B95"/>
    <w:rsid w:val="00741CC2"/>
    <w:rsid w:val="00741F39"/>
    <w:rsid w:val="00743848"/>
    <w:rsid w:val="00744F4A"/>
    <w:rsid w:val="00745293"/>
    <w:rsid w:val="00754F2E"/>
    <w:rsid w:val="00755E02"/>
    <w:rsid w:val="00760795"/>
    <w:rsid w:val="00764324"/>
    <w:rsid w:val="0076719A"/>
    <w:rsid w:val="0076735E"/>
    <w:rsid w:val="00767F76"/>
    <w:rsid w:val="00770614"/>
    <w:rsid w:val="0077398D"/>
    <w:rsid w:val="0077510A"/>
    <w:rsid w:val="00775D09"/>
    <w:rsid w:val="007764BB"/>
    <w:rsid w:val="007825DB"/>
    <w:rsid w:val="0078280E"/>
    <w:rsid w:val="007840B5"/>
    <w:rsid w:val="00784B19"/>
    <w:rsid w:val="00784F5C"/>
    <w:rsid w:val="0079208F"/>
    <w:rsid w:val="00792EF3"/>
    <w:rsid w:val="0079371A"/>
    <w:rsid w:val="00794DC9"/>
    <w:rsid w:val="00797CAC"/>
    <w:rsid w:val="007A21AF"/>
    <w:rsid w:val="007A65A9"/>
    <w:rsid w:val="007B231D"/>
    <w:rsid w:val="007B3443"/>
    <w:rsid w:val="007B35BE"/>
    <w:rsid w:val="007B4980"/>
    <w:rsid w:val="007C0752"/>
    <w:rsid w:val="007C250C"/>
    <w:rsid w:val="007C300B"/>
    <w:rsid w:val="007C45A4"/>
    <w:rsid w:val="007C544F"/>
    <w:rsid w:val="007C695F"/>
    <w:rsid w:val="007C737A"/>
    <w:rsid w:val="007D0579"/>
    <w:rsid w:val="007D38FF"/>
    <w:rsid w:val="007D3C67"/>
    <w:rsid w:val="007D4C95"/>
    <w:rsid w:val="007D712A"/>
    <w:rsid w:val="007E042F"/>
    <w:rsid w:val="007E1DAA"/>
    <w:rsid w:val="007E32A8"/>
    <w:rsid w:val="007E39AA"/>
    <w:rsid w:val="007E5CB1"/>
    <w:rsid w:val="007E77A6"/>
    <w:rsid w:val="007F29CA"/>
    <w:rsid w:val="007F2AA6"/>
    <w:rsid w:val="007F3B46"/>
    <w:rsid w:val="007F525F"/>
    <w:rsid w:val="007F6538"/>
    <w:rsid w:val="00805A28"/>
    <w:rsid w:val="00806361"/>
    <w:rsid w:val="0080731C"/>
    <w:rsid w:val="00812D26"/>
    <w:rsid w:val="00813335"/>
    <w:rsid w:val="00814EEF"/>
    <w:rsid w:val="00816884"/>
    <w:rsid w:val="00820CC4"/>
    <w:rsid w:val="00821573"/>
    <w:rsid w:val="00822804"/>
    <w:rsid w:val="008233FE"/>
    <w:rsid w:val="00827FC2"/>
    <w:rsid w:val="008321DA"/>
    <w:rsid w:val="008369E1"/>
    <w:rsid w:val="008378E6"/>
    <w:rsid w:val="00840058"/>
    <w:rsid w:val="00840760"/>
    <w:rsid w:val="00842F1D"/>
    <w:rsid w:val="00843FD8"/>
    <w:rsid w:val="008478CE"/>
    <w:rsid w:val="00853E68"/>
    <w:rsid w:val="00853EF6"/>
    <w:rsid w:val="00861456"/>
    <w:rsid w:val="00863CF7"/>
    <w:rsid w:val="00867D28"/>
    <w:rsid w:val="0087112D"/>
    <w:rsid w:val="0087284C"/>
    <w:rsid w:val="0087308B"/>
    <w:rsid w:val="00874B4B"/>
    <w:rsid w:val="00877DB6"/>
    <w:rsid w:val="00882D97"/>
    <w:rsid w:val="0088666A"/>
    <w:rsid w:val="008875C4"/>
    <w:rsid w:val="00890B9A"/>
    <w:rsid w:val="008967FF"/>
    <w:rsid w:val="00896C3A"/>
    <w:rsid w:val="008A2B55"/>
    <w:rsid w:val="008A2F65"/>
    <w:rsid w:val="008A5624"/>
    <w:rsid w:val="008B136D"/>
    <w:rsid w:val="008B3CD3"/>
    <w:rsid w:val="008B3DEA"/>
    <w:rsid w:val="008B4565"/>
    <w:rsid w:val="008C77B6"/>
    <w:rsid w:val="008C7F68"/>
    <w:rsid w:val="008D0EBB"/>
    <w:rsid w:val="008D1D2F"/>
    <w:rsid w:val="008D30AF"/>
    <w:rsid w:val="008D3D81"/>
    <w:rsid w:val="008D3F8B"/>
    <w:rsid w:val="008D59C9"/>
    <w:rsid w:val="008D7129"/>
    <w:rsid w:val="008D79CB"/>
    <w:rsid w:val="008E4874"/>
    <w:rsid w:val="008E500B"/>
    <w:rsid w:val="008E5144"/>
    <w:rsid w:val="008E634D"/>
    <w:rsid w:val="008E6477"/>
    <w:rsid w:val="008E6B30"/>
    <w:rsid w:val="008F210B"/>
    <w:rsid w:val="008F2C96"/>
    <w:rsid w:val="008F335D"/>
    <w:rsid w:val="008F39AB"/>
    <w:rsid w:val="008F3FA5"/>
    <w:rsid w:val="008F4E74"/>
    <w:rsid w:val="008F5C7D"/>
    <w:rsid w:val="008F780A"/>
    <w:rsid w:val="008F7D83"/>
    <w:rsid w:val="00903C6E"/>
    <w:rsid w:val="009068CC"/>
    <w:rsid w:val="00911CCD"/>
    <w:rsid w:val="009135E2"/>
    <w:rsid w:val="00916E34"/>
    <w:rsid w:val="00922B72"/>
    <w:rsid w:val="0092699C"/>
    <w:rsid w:val="0092799D"/>
    <w:rsid w:val="009305FF"/>
    <w:rsid w:val="00930E10"/>
    <w:rsid w:val="00933CAD"/>
    <w:rsid w:val="0093468F"/>
    <w:rsid w:val="00935A55"/>
    <w:rsid w:val="00935EED"/>
    <w:rsid w:val="00936445"/>
    <w:rsid w:val="00936582"/>
    <w:rsid w:val="00942701"/>
    <w:rsid w:val="00945AE4"/>
    <w:rsid w:val="009463C6"/>
    <w:rsid w:val="00946C6D"/>
    <w:rsid w:val="00947697"/>
    <w:rsid w:val="0095048D"/>
    <w:rsid w:val="009520E0"/>
    <w:rsid w:val="00952699"/>
    <w:rsid w:val="00957536"/>
    <w:rsid w:val="009578F1"/>
    <w:rsid w:val="009637E0"/>
    <w:rsid w:val="00964CE2"/>
    <w:rsid w:val="009654C4"/>
    <w:rsid w:val="0097097B"/>
    <w:rsid w:val="009728CD"/>
    <w:rsid w:val="00973484"/>
    <w:rsid w:val="00975B5A"/>
    <w:rsid w:val="009774A3"/>
    <w:rsid w:val="0098366B"/>
    <w:rsid w:val="00983EAC"/>
    <w:rsid w:val="009842B6"/>
    <w:rsid w:val="009877A5"/>
    <w:rsid w:val="009A3412"/>
    <w:rsid w:val="009A419C"/>
    <w:rsid w:val="009A4919"/>
    <w:rsid w:val="009A664F"/>
    <w:rsid w:val="009A6A04"/>
    <w:rsid w:val="009B0C5F"/>
    <w:rsid w:val="009B2E90"/>
    <w:rsid w:val="009B4EE4"/>
    <w:rsid w:val="009B5855"/>
    <w:rsid w:val="009C7465"/>
    <w:rsid w:val="009C7490"/>
    <w:rsid w:val="009D0F10"/>
    <w:rsid w:val="009D1418"/>
    <w:rsid w:val="009D1E85"/>
    <w:rsid w:val="009D2813"/>
    <w:rsid w:val="009D40D2"/>
    <w:rsid w:val="009D56F1"/>
    <w:rsid w:val="009D61CF"/>
    <w:rsid w:val="009D7F5C"/>
    <w:rsid w:val="009E00BC"/>
    <w:rsid w:val="009E0DD5"/>
    <w:rsid w:val="009E11CF"/>
    <w:rsid w:val="009E1636"/>
    <w:rsid w:val="009E3EB8"/>
    <w:rsid w:val="009E58FB"/>
    <w:rsid w:val="009E6417"/>
    <w:rsid w:val="009F1AD3"/>
    <w:rsid w:val="009F1C7E"/>
    <w:rsid w:val="009F299A"/>
    <w:rsid w:val="009F2B4F"/>
    <w:rsid w:val="009F3647"/>
    <w:rsid w:val="009F5FE6"/>
    <w:rsid w:val="009F7475"/>
    <w:rsid w:val="00A01A72"/>
    <w:rsid w:val="00A0610F"/>
    <w:rsid w:val="00A0738E"/>
    <w:rsid w:val="00A10B09"/>
    <w:rsid w:val="00A12C28"/>
    <w:rsid w:val="00A15A64"/>
    <w:rsid w:val="00A169EF"/>
    <w:rsid w:val="00A23B2E"/>
    <w:rsid w:val="00A24171"/>
    <w:rsid w:val="00A26472"/>
    <w:rsid w:val="00A264AE"/>
    <w:rsid w:val="00A264F8"/>
    <w:rsid w:val="00A31173"/>
    <w:rsid w:val="00A31326"/>
    <w:rsid w:val="00A33A15"/>
    <w:rsid w:val="00A33B1D"/>
    <w:rsid w:val="00A34912"/>
    <w:rsid w:val="00A377A1"/>
    <w:rsid w:val="00A43C48"/>
    <w:rsid w:val="00A460D4"/>
    <w:rsid w:val="00A5006C"/>
    <w:rsid w:val="00A5465F"/>
    <w:rsid w:val="00A54874"/>
    <w:rsid w:val="00A562F1"/>
    <w:rsid w:val="00A60261"/>
    <w:rsid w:val="00A604D0"/>
    <w:rsid w:val="00A61A11"/>
    <w:rsid w:val="00A62151"/>
    <w:rsid w:val="00A64394"/>
    <w:rsid w:val="00A664A0"/>
    <w:rsid w:val="00A66D0E"/>
    <w:rsid w:val="00A708E9"/>
    <w:rsid w:val="00A711CA"/>
    <w:rsid w:val="00A713E9"/>
    <w:rsid w:val="00A715F5"/>
    <w:rsid w:val="00A722B0"/>
    <w:rsid w:val="00A72C9D"/>
    <w:rsid w:val="00A72D1E"/>
    <w:rsid w:val="00A733D1"/>
    <w:rsid w:val="00A76B9F"/>
    <w:rsid w:val="00A76FFB"/>
    <w:rsid w:val="00A77A89"/>
    <w:rsid w:val="00A807E4"/>
    <w:rsid w:val="00A80AD3"/>
    <w:rsid w:val="00A835A1"/>
    <w:rsid w:val="00A91683"/>
    <w:rsid w:val="00A91C7A"/>
    <w:rsid w:val="00A933E4"/>
    <w:rsid w:val="00A94A8D"/>
    <w:rsid w:val="00A9522B"/>
    <w:rsid w:val="00A965F5"/>
    <w:rsid w:val="00AA4805"/>
    <w:rsid w:val="00AA4E23"/>
    <w:rsid w:val="00AA5AF3"/>
    <w:rsid w:val="00AA70FA"/>
    <w:rsid w:val="00AB4FB3"/>
    <w:rsid w:val="00AB6914"/>
    <w:rsid w:val="00AC2AA1"/>
    <w:rsid w:val="00AC49F8"/>
    <w:rsid w:val="00AC7B12"/>
    <w:rsid w:val="00AD10B6"/>
    <w:rsid w:val="00AD2732"/>
    <w:rsid w:val="00AD4D03"/>
    <w:rsid w:val="00AE0069"/>
    <w:rsid w:val="00AE06A2"/>
    <w:rsid w:val="00AE1951"/>
    <w:rsid w:val="00AE34F3"/>
    <w:rsid w:val="00AE586A"/>
    <w:rsid w:val="00AF0AF2"/>
    <w:rsid w:val="00AF1260"/>
    <w:rsid w:val="00AF3144"/>
    <w:rsid w:val="00AF64F2"/>
    <w:rsid w:val="00B00672"/>
    <w:rsid w:val="00B01BBE"/>
    <w:rsid w:val="00B117F6"/>
    <w:rsid w:val="00B14359"/>
    <w:rsid w:val="00B14ABF"/>
    <w:rsid w:val="00B161D9"/>
    <w:rsid w:val="00B220D4"/>
    <w:rsid w:val="00B30419"/>
    <w:rsid w:val="00B34A5C"/>
    <w:rsid w:val="00B35F57"/>
    <w:rsid w:val="00B368FF"/>
    <w:rsid w:val="00B369E5"/>
    <w:rsid w:val="00B424DB"/>
    <w:rsid w:val="00B4539A"/>
    <w:rsid w:val="00B477C9"/>
    <w:rsid w:val="00B52F18"/>
    <w:rsid w:val="00B557D7"/>
    <w:rsid w:val="00B6022A"/>
    <w:rsid w:val="00B6578A"/>
    <w:rsid w:val="00B65827"/>
    <w:rsid w:val="00B70A33"/>
    <w:rsid w:val="00B70C10"/>
    <w:rsid w:val="00B75F98"/>
    <w:rsid w:val="00B761AD"/>
    <w:rsid w:val="00B7622F"/>
    <w:rsid w:val="00B767FC"/>
    <w:rsid w:val="00B776F2"/>
    <w:rsid w:val="00B8150D"/>
    <w:rsid w:val="00B82644"/>
    <w:rsid w:val="00B82964"/>
    <w:rsid w:val="00B85247"/>
    <w:rsid w:val="00B8526B"/>
    <w:rsid w:val="00B90A4D"/>
    <w:rsid w:val="00B94815"/>
    <w:rsid w:val="00B948FB"/>
    <w:rsid w:val="00B94D5C"/>
    <w:rsid w:val="00B95D82"/>
    <w:rsid w:val="00B9754D"/>
    <w:rsid w:val="00B97D62"/>
    <w:rsid w:val="00BA176A"/>
    <w:rsid w:val="00BA2320"/>
    <w:rsid w:val="00BA330B"/>
    <w:rsid w:val="00BA5A49"/>
    <w:rsid w:val="00BA7F05"/>
    <w:rsid w:val="00BB0152"/>
    <w:rsid w:val="00BB1799"/>
    <w:rsid w:val="00BC231B"/>
    <w:rsid w:val="00BC2578"/>
    <w:rsid w:val="00BC2ABC"/>
    <w:rsid w:val="00BC3C09"/>
    <w:rsid w:val="00BC5C9B"/>
    <w:rsid w:val="00BC6FC6"/>
    <w:rsid w:val="00BD1CAD"/>
    <w:rsid w:val="00BD2D2D"/>
    <w:rsid w:val="00BD41FC"/>
    <w:rsid w:val="00BD459B"/>
    <w:rsid w:val="00BD51D8"/>
    <w:rsid w:val="00BD6379"/>
    <w:rsid w:val="00BD6D93"/>
    <w:rsid w:val="00BE009F"/>
    <w:rsid w:val="00BE198E"/>
    <w:rsid w:val="00BE29BB"/>
    <w:rsid w:val="00BE2ACB"/>
    <w:rsid w:val="00BE3664"/>
    <w:rsid w:val="00BE4687"/>
    <w:rsid w:val="00BE6190"/>
    <w:rsid w:val="00BF11D6"/>
    <w:rsid w:val="00BF464A"/>
    <w:rsid w:val="00BF6FA1"/>
    <w:rsid w:val="00BF7E38"/>
    <w:rsid w:val="00C035B2"/>
    <w:rsid w:val="00C0369E"/>
    <w:rsid w:val="00C03E04"/>
    <w:rsid w:val="00C04E56"/>
    <w:rsid w:val="00C04F65"/>
    <w:rsid w:val="00C07891"/>
    <w:rsid w:val="00C07898"/>
    <w:rsid w:val="00C10F31"/>
    <w:rsid w:val="00C1229E"/>
    <w:rsid w:val="00C21630"/>
    <w:rsid w:val="00C22A18"/>
    <w:rsid w:val="00C255C9"/>
    <w:rsid w:val="00C268E7"/>
    <w:rsid w:val="00C276BD"/>
    <w:rsid w:val="00C32103"/>
    <w:rsid w:val="00C326DB"/>
    <w:rsid w:val="00C33EE0"/>
    <w:rsid w:val="00C36172"/>
    <w:rsid w:val="00C37676"/>
    <w:rsid w:val="00C40011"/>
    <w:rsid w:val="00C40DC3"/>
    <w:rsid w:val="00C41783"/>
    <w:rsid w:val="00C41CA3"/>
    <w:rsid w:val="00C45DBC"/>
    <w:rsid w:val="00C50CA8"/>
    <w:rsid w:val="00C5220B"/>
    <w:rsid w:val="00C52F93"/>
    <w:rsid w:val="00C5381A"/>
    <w:rsid w:val="00C5427E"/>
    <w:rsid w:val="00C55532"/>
    <w:rsid w:val="00C5796E"/>
    <w:rsid w:val="00C60AD6"/>
    <w:rsid w:val="00C64477"/>
    <w:rsid w:val="00C65372"/>
    <w:rsid w:val="00C7409E"/>
    <w:rsid w:val="00C76DF9"/>
    <w:rsid w:val="00C77283"/>
    <w:rsid w:val="00C77CA5"/>
    <w:rsid w:val="00C8158C"/>
    <w:rsid w:val="00C852AD"/>
    <w:rsid w:val="00C85588"/>
    <w:rsid w:val="00C86E4A"/>
    <w:rsid w:val="00C87648"/>
    <w:rsid w:val="00C91561"/>
    <w:rsid w:val="00C9597B"/>
    <w:rsid w:val="00C95A94"/>
    <w:rsid w:val="00C9738A"/>
    <w:rsid w:val="00CA07ED"/>
    <w:rsid w:val="00CA1AF8"/>
    <w:rsid w:val="00CB00A3"/>
    <w:rsid w:val="00CB1154"/>
    <w:rsid w:val="00CB335F"/>
    <w:rsid w:val="00CB354E"/>
    <w:rsid w:val="00CB5119"/>
    <w:rsid w:val="00CB75BC"/>
    <w:rsid w:val="00CC1E97"/>
    <w:rsid w:val="00CC3A31"/>
    <w:rsid w:val="00CC42F0"/>
    <w:rsid w:val="00CC71D1"/>
    <w:rsid w:val="00CD2180"/>
    <w:rsid w:val="00CD5C48"/>
    <w:rsid w:val="00CD61B7"/>
    <w:rsid w:val="00CE56CB"/>
    <w:rsid w:val="00CE785F"/>
    <w:rsid w:val="00CE7C67"/>
    <w:rsid w:val="00CF0839"/>
    <w:rsid w:val="00CF12A8"/>
    <w:rsid w:val="00CF45ED"/>
    <w:rsid w:val="00CF6B73"/>
    <w:rsid w:val="00CF7725"/>
    <w:rsid w:val="00D02B3C"/>
    <w:rsid w:val="00D02C46"/>
    <w:rsid w:val="00D048C6"/>
    <w:rsid w:val="00D057C5"/>
    <w:rsid w:val="00D13E46"/>
    <w:rsid w:val="00D13E63"/>
    <w:rsid w:val="00D15407"/>
    <w:rsid w:val="00D1738E"/>
    <w:rsid w:val="00D21F9B"/>
    <w:rsid w:val="00D253EE"/>
    <w:rsid w:val="00D264C8"/>
    <w:rsid w:val="00D31D44"/>
    <w:rsid w:val="00D36154"/>
    <w:rsid w:val="00D400A5"/>
    <w:rsid w:val="00D4078B"/>
    <w:rsid w:val="00D43776"/>
    <w:rsid w:val="00D44210"/>
    <w:rsid w:val="00D4487A"/>
    <w:rsid w:val="00D463B1"/>
    <w:rsid w:val="00D5389D"/>
    <w:rsid w:val="00D53AD1"/>
    <w:rsid w:val="00D53D8A"/>
    <w:rsid w:val="00D54659"/>
    <w:rsid w:val="00D560A0"/>
    <w:rsid w:val="00D5683C"/>
    <w:rsid w:val="00D568D0"/>
    <w:rsid w:val="00D571B3"/>
    <w:rsid w:val="00D573BC"/>
    <w:rsid w:val="00D57BB7"/>
    <w:rsid w:val="00D60068"/>
    <w:rsid w:val="00D63A49"/>
    <w:rsid w:val="00D673D9"/>
    <w:rsid w:val="00D72074"/>
    <w:rsid w:val="00D72DED"/>
    <w:rsid w:val="00D73F20"/>
    <w:rsid w:val="00D74966"/>
    <w:rsid w:val="00D74CDC"/>
    <w:rsid w:val="00D752E1"/>
    <w:rsid w:val="00D76F67"/>
    <w:rsid w:val="00D81269"/>
    <w:rsid w:val="00D81C64"/>
    <w:rsid w:val="00D826BF"/>
    <w:rsid w:val="00D84FAE"/>
    <w:rsid w:val="00D932BE"/>
    <w:rsid w:val="00D949FD"/>
    <w:rsid w:val="00D97066"/>
    <w:rsid w:val="00D97BC5"/>
    <w:rsid w:val="00DA125D"/>
    <w:rsid w:val="00DA14F8"/>
    <w:rsid w:val="00DA2CEC"/>
    <w:rsid w:val="00DA7034"/>
    <w:rsid w:val="00DB11F1"/>
    <w:rsid w:val="00DB2DC9"/>
    <w:rsid w:val="00DB3E32"/>
    <w:rsid w:val="00DB43A3"/>
    <w:rsid w:val="00DB4A65"/>
    <w:rsid w:val="00DB7CA3"/>
    <w:rsid w:val="00DB7E58"/>
    <w:rsid w:val="00DC41E2"/>
    <w:rsid w:val="00DC741D"/>
    <w:rsid w:val="00DC7D51"/>
    <w:rsid w:val="00DD0A34"/>
    <w:rsid w:val="00DD0F0D"/>
    <w:rsid w:val="00DD488C"/>
    <w:rsid w:val="00DE038A"/>
    <w:rsid w:val="00DF00DD"/>
    <w:rsid w:val="00DF1A8E"/>
    <w:rsid w:val="00DF314C"/>
    <w:rsid w:val="00DF4AFA"/>
    <w:rsid w:val="00DF7D12"/>
    <w:rsid w:val="00E002D0"/>
    <w:rsid w:val="00E05393"/>
    <w:rsid w:val="00E0607B"/>
    <w:rsid w:val="00E1279D"/>
    <w:rsid w:val="00E1377A"/>
    <w:rsid w:val="00E20C1B"/>
    <w:rsid w:val="00E20F0D"/>
    <w:rsid w:val="00E219DA"/>
    <w:rsid w:val="00E24A0C"/>
    <w:rsid w:val="00E270CF"/>
    <w:rsid w:val="00E3394C"/>
    <w:rsid w:val="00E3698F"/>
    <w:rsid w:val="00E426EA"/>
    <w:rsid w:val="00E44BA2"/>
    <w:rsid w:val="00E46A03"/>
    <w:rsid w:val="00E501C5"/>
    <w:rsid w:val="00E514CC"/>
    <w:rsid w:val="00E51DE7"/>
    <w:rsid w:val="00E51FC8"/>
    <w:rsid w:val="00E524E0"/>
    <w:rsid w:val="00E52C00"/>
    <w:rsid w:val="00E548BE"/>
    <w:rsid w:val="00E559BC"/>
    <w:rsid w:val="00E56441"/>
    <w:rsid w:val="00E574C7"/>
    <w:rsid w:val="00E57A3D"/>
    <w:rsid w:val="00E6088C"/>
    <w:rsid w:val="00E6191F"/>
    <w:rsid w:val="00E62A9F"/>
    <w:rsid w:val="00E632D5"/>
    <w:rsid w:val="00E638EF"/>
    <w:rsid w:val="00E65571"/>
    <w:rsid w:val="00E71B64"/>
    <w:rsid w:val="00E73D95"/>
    <w:rsid w:val="00E74076"/>
    <w:rsid w:val="00E76DCC"/>
    <w:rsid w:val="00E770B7"/>
    <w:rsid w:val="00E800C4"/>
    <w:rsid w:val="00E81E42"/>
    <w:rsid w:val="00E83973"/>
    <w:rsid w:val="00E90FFB"/>
    <w:rsid w:val="00E94376"/>
    <w:rsid w:val="00E95F08"/>
    <w:rsid w:val="00E97400"/>
    <w:rsid w:val="00E97651"/>
    <w:rsid w:val="00EA339D"/>
    <w:rsid w:val="00EA387E"/>
    <w:rsid w:val="00EB036D"/>
    <w:rsid w:val="00EB0996"/>
    <w:rsid w:val="00EB11E9"/>
    <w:rsid w:val="00EB273A"/>
    <w:rsid w:val="00EB3872"/>
    <w:rsid w:val="00EB55C8"/>
    <w:rsid w:val="00EB5DFE"/>
    <w:rsid w:val="00EB61F3"/>
    <w:rsid w:val="00EB74CE"/>
    <w:rsid w:val="00EB781C"/>
    <w:rsid w:val="00EB7B55"/>
    <w:rsid w:val="00EC017D"/>
    <w:rsid w:val="00EC03C6"/>
    <w:rsid w:val="00EC199D"/>
    <w:rsid w:val="00EC3D04"/>
    <w:rsid w:val="00EC653F"/>
    <w:rsid w:val="00EC76E8"/>
    <w:rsid w:val="00ED196D"/>
    <w:rsid w:val="00EE10DF"/>
    <w:rsid w:val="00EE147B"/>
    <w:rsid w:val="00EE266C"/>
    <w:rsid w:val="00EE3136"/>
    <w:rsid w:val="00EE4958"/>
    <w:rsid w:val="00EE4D8C"/>
    <w:rsid w:val="00EE587F"/>
    <w:rsid w:val="00EF0623"/>
    <w:rsid w:val="00EF4648"/>
    <w:rsid w:val="00EF7CA9"/>
    <w:rsid w:val="00F016EC"/>
    <w:rsid w:val="00F1757D"/>
    <w:rsid w:val="00F20F9A"/>
    <w:rsid w:val="00F21062"/>
    <w:rsid w:val="00F22396"/>
    <w:rsid w:val="00F22570"/>
    <w:rsid w:val="00F22BD7"/>
    <w:rsid w:val="00F2352F"/>
    <w:rsid w:val="00F236B6"/>
    <w:rsid w:val="00F24248"/>
    <w:rsid w:val="00F26728"/>
    <w:rsid w:val="00F27BE4"/>
    <w:rsid w:val="00F325EC"/>
    <w:rsid w:val="00F3266F"/>
    <w:rsid w:val="00F36C54"/>
    <w:rsid w:val="00F4115E"/>
    <w:rsid w:val="00F42850"/>
    <w:rsid w:val="00F42D40"/>
    <w:rsid w:val="00F43C4E"/>
    <w:rsid w:val="00F45382"/>
    <w:rsid w:val="00F45AB6"/>
    <w:rsid w:val="00F469AC"/>
    <w:rsid w:val="00F46AA5"/>
    <w:rsid w:val="00F46F5F"/>
    <w:rsid w:val="00F51742"/>
    <w:rsid w:val="00F53211"/>
    <w:rsid w:val="00F55968"/>
    <w:rsid w:val="00F574CF"/>
    <w:rsid w:val="00F5769C"/>
    <w:rsid w:val="00F57FB0"/>
    <w:rsid w:val="00F6105E"/>
    <w:rsid w:val="00F61A0F"/>
    <w:rsid w:val="00F6415C"/>
    <w:rsid w:val="00F64287"/>
    <w:rsid w:val="00F70AEC"/>
    <w:rsid w:val="00F71070"/>
    <w:rsid w:val="00F7182A"/>
    <w:rsid w:val="00F721C5"/>
    <w:rsid w:val="00F77A91"/>
    <w:rsid w:val="00F80E86"/>
    <w:rsid w:val="00F822F8"/>
    <w:rsid w:val="00F83BC6"/>
    <w:rsid w:val="00F841AF"/>
    <w:rsid w:val="00F84B04"/>
    <w:rsid w:val="00F84B85"/>
    <w:rsid w:val="00F857D3"/>
    <w:rsid w:val="00F91341"/>
    <w:rsid w:val="00F9670C"/>
    <w:rsid w:val="00F979F0"/>
    <w:rsid w:val="00F97ACA"/>
    <w:rsid w:val="00FA305B"/>
    <w:rsid w:val="00FA30D6"/>
    <w:rsid w:val="00FA6DED"/>
    <w:rsid w:val="00FA76B7"/>
    <w:rsid w:val="00FA7A1D"/>
    <w:rsid w:val="00FB521A"/>
    <w:rsid w:val="00FB5A21"/>
    <w:rsid w:val="00FB64E8"/>
    <w:rsid w:val="00FC1996"/>
    <w:rsid w:val="00FC4A1D"/>
    <w:rsid w:val="00FC53BD"/>
    <w:rsid w:val="00FD0913"/>
    <w:rsid w:val="00FD373E"/>
    <w:rsid w:val="00FD48A9"/>
    <w:rsid w:val="00FD53E3"/>
    <w:rsid w:val="00FD6D2A"/>
    <w:rsid w:val="00FE0399"/>
    <w:rsid w:val="00FE2913"/>
    <w:rsid w:val="00FE2C0C"/>
    <w:rsid w:val="00FE352C"/>
    <w:rsid w:val="00FE353A"/>
    <w:rsid w:val="00FE3969"/>
    <w:rsid w:val="00FE57AA"/>
    <w:rsid w:val="00FE5B21"/>
    <w:rsid w:val="00FE6602"/>
    <w:rsid w:val="00FF2E1E"/>
    <w:rsid w:val="00FF52A0"/>
    <w:rsid w:val="00FF5B0B"/>
    <w:rsid w:val="00FF6EA8"/>
    <w:rsid w:val="00FF7A92"/>
    <w:rsid w:val="00FF7F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25EC"/>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8B3CD3"/>
    <w:rPr>
      <w:rFonts w:ascii="Arial" w:hAnsi="Arial"/>
      <w:sz w:val="20"/>
      <w:szCs w:val="20"/>
    </w:rPr>
  </w:style>
  <w:style w:type="character" w:customStyle="1" w:styleId="CommentTextChar">
    <w:name w:val="Comment Text Char"/>
    <w:basedOn w:val="DefaultParagraphFont"/>
    <w:link w:val="CommentText"/>
    <w:uiPriority w:val="99"/>
    <w:rsid w:val="008B3CD3"/>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igureCaptionPACKT">
    <w:name w:val="Figure Caption [PACKT]"/>
    <w:basedOn w:val="DefaultParagraphFont"/>
    <w:uiPriority w:val="1"/>
    <w:qFormat/>
    <w:rsid w:val="002F7636"/>
    <w:rPr>
      <w:rFonts w:ascii="Times New Roman" w:hAnsi="Times New Roman"/>
      <w:sz w:val="20"/>
    </w:rPr>
  </w:style>
  <w:style w:type="character" w:customStyle="1" w:styleId="URLPACKT">
    <w:name w:val="URL [PACKT]"/>
    <w:basedOn w:val="DefaultParagraphFont"/>
    <w:uiPriority w:val="1"/>
    <w:rsid w:val="009A6A04"/>
    <w:rPr>
      <w:rFonts w:ascii="Lucida Console" w:hAnsi="Lucida Console"/>
      <w:color w:val="808080" w:themeColor="background1" w:themeShade="80"/>
      <w:sz w:val="19"/>
    </w:rPr>
  </w:style>
  <w:style w:type="character" w:customStyle="1" w:styleId="NormalPACKTChar">
    <w:name w:val="Normal [PACKT] Char"/>
    <w:basedOn w:val="DefaultParagraphFont"/>
    <w:link w:val="NormalPACKT"/>
    <w:uiPriority w:val="99"/>
    <w:rsid w:val="00F84B04"/>
    <w:rPr>
      <w:rFonts w:ascii="Times New Roman" w:eastAsia="Times New Roman" w:hAnsi="Times New Roman" w:cs="Times New Roman"/>
      <w:szCs w:val="24"/>
      <w:lang w:val="en-US"/>
    </w:rPr>
  </w:style>
  <w:style w:type="character" w:customStyle="1" w:styleId="ChapterrefPACKT">
    <w:name w:val="Chapterref [PACKT]"/>
    <w:uiPriority w:val="99"/>
    <w:rsid w:val="00DA125D"/>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D72074"/>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styleId="Revision">
    <w:name w:val="Revision"/>
    <w:hidden/>
    <w:uiPriority w:val="99"/>
    <w:semiHidden/>
    <w:rsid w:val="002B7EC1"/>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42">
      <w:bodyDiv w:val="1"/>
      <w:marLeft w:val="0"/>
      <w:marRight w:val="0"/>
      <w:marTop w:val="0"/>
      <w:marBottom w:val="0"/>
      <w:divBdr>
        <w:top w:val="none" w:sz="0" w:space="0" w:color="auto"/>
        <w:left w:val="none" w:sz="0" w:space="0" w:color="auto"/>
        <w:bottom w:val="none" w:sz="0" w:space="0" w:color="auto"/>
        <w:right w:val="none" w:sz="0" w:space="0" w:color="auto"/>
      </w:divBdr>
      <w:divsChild>
        <w:div w:id="1183665131">
          <w:marLeft w:val="0"/>
          <w:marRight w:val="0"/>
          <w:marTop w:val="0"/>
          <w:marBottom w:val="0"/>
          <w:divBdr>
            <w:top w:val="none" w:sz="0" w:space="0" w:color="auto"/>
            <w:left w:val="none" w:sz="0" w:space="0" w:color="auto"/>
            <w:bottom w:val="none" w:sz="0" w:space="0" w:color="auto"/>
            <w:right w:val="none" w:sz="0" w:space="0" w:color="auto"/>
          </w:divBdr>
          <w:divsChild>
            <w:div w:id="1029406589">
              <w:marLeft w:val="0"/>
              <w:marRight w:val="0"/>
              <w:marTop w:val="0"/>
              <w:marBottom w:val="0"/>
              <w:divBdr>
                <w:top w:val="none" w:sz="0" w:space="0" w:color="auto"/>
                <w:left w:val="none" w:sz="0" w:space="0" w:color="auto"/>
                <w:bottom w:val="none" w:sz="0" w:space="0" w:color="auto"/>
                <w:right w:val="none" w:sz="0" w:space="0" w:color="auto"/>
              </w:divBdr>
            </w:div>
            <w:div w:id="153834827">
              <w:marLeft w:val="0"/>
              <w:marRight w:val="0"/>
              <w:marTop w:val="0"/>
              <w:marBottom w:val="0"/>
              <w:divBdr>
                <w:top w:val="none" w:sz="0" w:space="0" w:color="auto"/>
                <w:left w:val="none" w:sz="0" w:space="0" w:color="auto"/>
                <w:bottom w:val="none" w:sz="0" w:space="0" w:color="auto"/>
                <w:right w:val="none" w:sz="0" w:space="0" w:color="auto"/>
              </w:divBdr>
            </w:div>
            <w:div w:id="1265655336">
              <w:marLeft w:val="0"/>
              <w:marRight w:val="0"/>
              <w:marTop w:val="0"/>
              <w:marBottom w:val="0"/>
              <w:divBdr>
                <w:top w:val="none" w:sz="0" w:space="0" w:color="auto"/>
                <w:left w:val="none" w:sz="0" w:space="0" w:color="auto"/>
                <w:bottom w:val="none" w:sz="0" w:space="0" w:color="auto"/>
                <w:right w:val="none" w:sz="0" w:space="0" w:color="auto"/>
              </w:divBdr>
            </w:div>
            <w:div w:id="933056799">
              <w:marLeft w:val="0"/>
              <w:marRight w:val="0"/>
              <w:marTop w:val="0"/>
              <w:marBottom w:val="0"/>
              <w:divBdr>
                <w:top w:val="none" w:sz="0" w:space="0" w:color="auto"/>
                <w:left w:val="none" w:sz="0" w:space="0" w:color="auto"/>
                <w:bottom w:val="none" w:sz="0" w:space="0" w:color="auto"/>
                <w:right w:val="none" w:sz="0" w:space="0" w:color="auto"/>
              </w:divBdr>
            </w:div>
            <w:div w:id="1035082887">
              <w:marLeft w:val="0"/>
              <w:marRight w:val="0"/>
              <w:marTop w:val="0"/>
              <w:marBottom w:val="0"/>
              <w:divBdr>
                <w:top w:val="none" w:sz="0" w:space="0" w:color="auto"/>
                <w:left w:val="none" w:sz="0" w:space="0" w:color="auto"/>
                <w:bottom w:val="none" w:sz="0" w:space="0" w:color="auto"/>
                <w:right w:val="none" w:sz="0" w:space="0" w:color="auto"/>
              </w:divBdr>
            </w:div>
            <w:div w:id="1984578787">
              <w:marLeft w:val="0"/>
              <w:marRight w:val="0"/>
              <w:marTop w:val="0"/>
              <w:marBottom w:val="0"/>
              <w:divBdr>
                <w:top w:val="none" w:sz="0" w:space="0" w:color="auto"/>
                <w:left w:val="none" w:sz="0" w:space="0" w:color="auto"/>
                <w:bottom w:val="none" w:sz="0" w:space="0" w:color="auto"/>
                <w:right w:val="none" w:sz="0" w:space="0" w:color="auto"/>
              </w:divBdr>
            </w:div>
            <w:div w:id="1280990635">
              <w:marLeft w:val="0"/>
              <w:marRight w:val="0"/>
              <w:marTop w:val="0"/>
              <w:marBottom w:val="0"/>
              <w:divBdr>
                <w:top w:val="none" w:sz="0" w:space="0" w:color="auto"/>
                <w:left w:val="none" w:sz="0" w:space="0" w:color="auto"/>
                <w:bottom w:val="none" w:sz="0" w:space="0" w:color="auto"/>
                <w:right w:val="none" w:sz="0" w:space="0" w:color="auto"/>
              </w:divBdr>
            </w:div>
            <w:div w:id="360976513">
              <w:marLeft w:val="0"/>
              <w:marRight w:val="0"/>
              <w:marTop w:val="0"/>
              <w:marBottom w:val="0"/>
              <w:divBdr>
                <w:top w:val="none" w:sz="0" w:space="0" w:color="auto"/>
                <w:left w:val="none" w:sz="0" w:space="0" w:color="auto"/>
                <w:bottom w:val="none" w:sz="0" w:space="0" w:color="auto"/>
                <w:right w:val="none" w:sz="0" w:space="0" w:color="auto"/>
              </w:divBdr>
            </w:div>
            <w:div w:id="834996238">
              <w:marLeft w:val="0"/>
              <w:marRight w:val="0"/>
              <w:marTop w:val="0"/>
              <w:marBottom w:val="0"/>
              <w:divBdr>
                <w:top w:val="none" w:sz="0" w:space="0" w:color="auto"/>
                <w:left w:val="none" w:sz="0" w:space="0" w:color="auto"/>
                <w:bottom w:val="none" w:sz="0" w:space="0" w:color="auto"/>
                <w:right w:val="none" w:sz="0" w:space="0" w:color="auto"/>
              </w:divBdr>
            </w:div>
            <w:div w:id="473640869">
              <w:marLeft w:val="0"/>
              <w:marRight w:val="0"/>
              <w:marTop w:val="0"/>
              <w:marBottom w:val="0"/>
              <w:divBdr>
                <w:top w:val="none" w:sz="0" w:space="0" w:color="auto"/>
                <w:left w:val="none" w:sz="0" w:space="0" w:color="auto"/>
                <w:bottom w:val="none" w:sz="0" w:space="0" w:color="auto"/>
                <w:right w:val="none" w:sz="0" w:space="0" w:color="auto"/>
              </w:divBdr>
            </w:div>
            <w:div w:id="1691182152">
              <w:marLeft w:val="0"/>
              <w:marRight w:val="0"/>
              <w:marTop w:val="0"/>
              <w:marBottom w:val="0"/>
              <w:divBdr>
                <w:top w:val="none" w:sz="0" w:space="0" w:color="auto"/>
                <w:left w:val="none" w:sz="0" w:space="0" w:color="auto"/>
                <w:bottom w:val="none" w:sz="0" w:space="0" w:color="auto"/>
                <w:right w:val="none" w:sz="0" w:space="0" w:color="auto"/>
              </w:divBdr>
            </w:div>
            <w:div w:id="1131899294">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68538709">
              <w:marLeft w:val="0"/>
              <w:marRight w:val="0"/>
              <w:marTop w:val="0"/>
              <w:marBottom w:val="0"/>
              <w:divBdr>
                <w:top w:val="none" w:sz="0" w:space="0" w:color="auto"/>
                <w:left w:val="none" w:sz="0" w:space="0" w:color="auto"/>
                <w:bottom w:val="none" w:sz="0" w:space="0" w:color="auto"/>
                <w:right w:val="none" w:sz="0" w:space="0" w:color="auto"/>
              </w:divBdr>
            </w:div>
            <w:div w:id="940189595">
              <w:marLeft w:val="0"/>
              <w:marRight w:val="0"/>
              <w:marTop w:val="0"/>
              <w:marBottom w:val="0"/>
              <w:divBdr>
                <w:top w:val="none" w:sz="0" w:space="0" w:color="auto"/>
                <w:left w:val="none" w:sz="0" w:space="0" w:color="auto"/>
                <w:bottom w:val="none" w:sz="0" w:space="0" w:color="auto"/>
                <w:right w:val="none" w:sz="0" w:space="0" w:color="auto"/>
              </w:divBdr>
            </w:div>
            <w:div w:id="1827552773">
              <w:marLeft w:val="0"/>
              <w:marRight w:val="0"/>
              <w:marTop w:val="0"/>
              <w:marBottom w:val="0"/>
              <w:divBdr>
                <w:top w:val="none" w:sz="0" w:space="0" w:color="auto"/>
                <w:left w:val="none" w:sz="0" w:space="0" w:color="auto"/>
                <w:bottom w:val="none" w:sz="0" w:space="0" w:color="auto"/>
                <w:right w:val="none" w:sz="0" w:space="0" w:color="auto"/>
              </w:divBdr>
            </w:div>
            <w:div w:id="1619489520">
              <w:marLeft w:val="0"/>
              <w:marRight w:val="0"/>
              <w:marTop w:val="0"/>
              <w:marBottom w:val="0"/>
              <w:divBdr>
                <w:top w:val="none" w:sz="0" w:space="0" w:color="auto"/>
                <w:left w:val="none" w:sz="0" w:space="0" w:color="auto"/>
                <w:bottom w:val="none" w:sz="0" w:space="0" w:color="auto"/>
                <w:right w:val="none" w:sz="0" w:space="0" w:color="auto"/>
              </w:divBdr>
            </w:div>
            <w:div w:id="282466293">
              <w:marLeft w:val="0"/>
              <w:marRight w:val="0"/>
              <w:marTop w:val="0"/>
              <w:marBottom w:val="0"/>
              <w:divBdr>
                <w:top w:val="none" w:sz="0" w:space="0" w:color="auto"/>
                <w:left w:val="none" w:sz="0" w:space="0" w:color="auto"/>
                <w:bottom w:val="none" w:sz="0" w:space="0" w:color="auto"/>
                <w:right w:val="none" w:sz="0" w:space="0" w:color="auto"/>
              </w:divBdr>
            </w:div>
            <w:div w:id="413358976">
              <w:marLeft w:val="0"/>
              <w:marRight w:val="0"/>
              <w:marTop w:val="0"/>
              <w:marBottom w:val="0"/>
              <w:divBdr>
                <w:top w:val="none" w:sz="0" w:space="0" w:color="auto"/>
                <w:left w:val="none" w:sz="0" w:space="0" w:color="auto"/>
                <w:bottom w:val="none" w:sz="0" w:space="0" w:color="auto"/>
                <w:right w:val="none" w:sz="0" w:space="0" w:color="auto"/>
              </w:divBdr>
            </w:div>
            <w:div w:id="1833138566">
              <w:marLeft w:val="0"/>
              <w:marRight w:val="0"/>
              <w:marTop w:val="0"/>
              <w:marBottom w:val="0"/>
              <w:divBdr>
                <w:top w:val="none" w:sz="0" w:space="0" w:color="auto"/>
                <w:left w:val="none" w:sz="0" w:space="0" w:color="auto"/>
                <w:bottom w:val="none" w:sz="0" w:space="0" w:color="auto"/>
                <w:right w:val="none" w:sz="0" w:space="0" w:color="auto"/>
              </w:divBdr>
            </w:div>
            <w:div w:id="1163355830">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62874000">
              <w:marLeft w:val="0"/>
              <w:marRight w:val="0"/>
              <w:marTop w:val="0"/>
              <w:marBottom w:val="0"/>
              <w:divBdr>
                <w:top w:val="none" w:sz="0" w:space="0" w:color="auto"/>
                <w:left w:val="none" w:sz="0" w:space="0" w:color="auto"/>
                <w:bottom w:val="none" w:sz="0" w:space="0" w:color="auto"/>
                <w:right w:val="none" w:sz="0" w:space="0" w:color="auto"/>
              </w:divBdr>
            </w:div>
            <w:div w:id="1891529804">
              <w:marLeft w:val="0"/>
              <w:marRight w:val="0"/>
              <w:marTop w:val="0"/>
              <w:marBottom w:val="0"/>
              <w:divBdr>
                <w:top w:val="none" w:sz="0" w:space="0" w:color="auto"/>
                <w:left w:val="none" w:sz="0" w:space="0" w:color="auto"/>
                <w:bottom w:val="none" w:sz="0" w:space="0" w:color="auto"/>
                <w:right w:val="none" w:sz="0" w:space="0" w:color="auto"/>
              </w:divBdr>
            </w:div>
            <w:div w:id="567035530">
              <w:marLeft w:val="0"/>
              <w:marRight w:val="0"/>
              <w:marTop w:val="0"/>
              <w:marBottom w:val="0"/>
              <w:divBdr>
                <w:top w:val="none" w:sz="0" w:space="0" w:color="auto"/>
                <w:left w:val="none" w:sz="0" w:space="0" w:color="auto"/>
                <w:bottom w:val="none" w:sz="0" w:space="0" w:color="auto"/>
                <w:right w:val="none" w:sz="0" w:space="0" w:color="auto"/>
              </w:divBdr>
            </w:div>
            <w:div w:id="785082447">
              <w:marLeft w:val="0"/>
              <w:marRight w:val="0"/>
              <w:marTop w:val="0"/>
              <w:marBottom w:val="0"/>
              <w:divBdr>
                <w:top w:val="none" w:sz="0" w:space="0" w:color="auto"/>
                <w:left w:val="none" w:sz="0" w:space="0" w:color="auto"/>
                <w:bottom w:val="none" w:sz="0" w:space="0" w:color="auto"/>
                <w:right w:val="none" w:sz="0" w:space="0" w:color="auto"/>
              </w:divBdr>
            </w:div>
            <w:div w:id="1109273576">
              <w:marLeft w:val="0"/>
              <w:marRight w:val="0"/>
              <w:marTop w:val="0"/>
              <w:marBottom w:val="0"/>
              <w:divBdr>
                <w:top w:val="none" w:sz="0" w:space="0" w:color="auto"/>
                <w:left w:val="none" w:sz="0" w:space="0" w:color="auto"/>
                <w:bottom w:val="none" w:sz="0" w:space="0" w:color="auto"/>
                <w:right w:val="none" w:sz="0" w:space="0" w:color="auto"/>
              </w:divBdr>
            </w:div>
            <w:div w:id="183132649">
              <w:marLeft w:val="0"/>
              <w:marRight w:val="0"/>
              <w:marTop w:val="0"/>
              <w:marBottom w:val="0"/>
              <w:divBdr>
                <w:top w:val="none" w:sz="0" w:space="0" w:color="auto"/>
                <w:left w:val="none" w:sz="0" w:space="0" w:color="auto"/>
                <w:bottom w:val="none" w:sz="0" w:space="0" w:color="auto"/>
                <w:right w:val="none" w:sz="0" w:space="0" w:color="auto"/>
              </w:divBdr>
            </w:div>
            <w:div w:id="1063484034">
              <w:marLeft w:val="0"/>
              <w:marRight w:val="0"/>
              <w:marTop w:val="0"/>
              <w:marBottom w:val="0"/>
              <w:divBdr>
                <w:top w:val="none" w:sz="0" w:space="0" w:color="auto"/>
                <w:left w:val="none" w:sz="0" w:space="0" w:color="auto"/>
                <w:bottom w:val="none" w:sz="0" w:space="0" w:color="auto"/>
                <w:right w:val="none" w:sz="0" w:space="0" w:color="auto"/>
              </w:divBdr>
            </w:div>
            <w:div w:id="1861436026">
              <w:marLeft w:val="0"/>
              <w:marRight w:val="0"/>
              <w:marTop w:val="0"/>
              <w:marBottom w:val="0"/>
              <w:divBdr>
                <w:top w:val="none" w:sz="0" w:space="0" w:color="auto"/>
                <w:left w:val="none" w:sz="0" w:space="0" w:color="auto"/>
                <w:bottom w:val="none" w:sz="0" w:space="0" w:color="auto"/>
                <w:right w:val="none" w:sz="0" w:space="0" w:color="auto"/>
              </w:divBdr>
            </w:div>
            <w:div w:id="1268809633">
              <w:marLeft w:val="0"/>
              <w:marRight w:val="0"/>
              <w:marTop w:val="0"/>
              <w:marBottom w:val="0"/>
              <w:divBdr>
                <w:top w:val="none" w:sz="0" w:space="0" w:color="auto"/>
                <w:left w:val="none" w:sz="0" w:space="0" w:color="auto"/>
                <w:bottom w:val="none" w:sz="0" w:space="0" w:color="auto"/>
                <w:right w:val="none" w:sz="0" w:space="0" w:color="auto"/>
              </w:divBdr>
            </w:div>
            <w:div w:id="1814249994">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470901654">
              <w:marLeft w:val="0"/>
              <w:marRight w:val="0"/>
              <w:marTop w:val="0"/>
              <w:marBottom w:val="0"/>
              <w:divBdr>
                <w:top w:val="none" w:sz="0" w:space="0" w:color="auto"/>
                <w:left w:val="none" w:sz="0" w:space="0" w:color="auto"/>
                <w:bottom w:val="none" w:sz="0" w:space="0" w:color="auto"/>
                <w:right w:val="none" w:sz="0" w:space="0" w:color="auto"/>
              </w:divBdr>
            </w:div>
            <w:div w:id="492842432">
              <w:marLeft w:val="0"/>
              <w:marRight w:val="0"/>
              <w:marTop w:val="0"/>
              <w:marBottom w:val="0"/>
              <w:divBdr>
                <w:top w:val="none" w:sz="0" w:space="0" w:color="auto"/>
                <w:left w:val="none" w:sz="0" w:space="0" w:color="auto"/>
                <w:bottom w:val="none" w:sz="0" w:space="0" w:color="auto"/>
                <w:right w:val="none" w:sz="0" w:space="0" w:color="auto"/>
              </w:divBdr>
            </w:div>
            <w:div w:id="1164275042">
              <w:marLeft w:val="0"/>
              <w:marRight w:val="0"/>
              <w:marTop w:val="0"/>
              <w:marBottom w:val="0"/>
              <w:divBdr>
                <w:top w:val="none" w:sz="0" w:space="0" w:color="auto"/>
                <w:left w:val="none" w:sz="0" w:space="0" w:color="auto"/>
                <w:bottom w:val="none" w:sz="0" w:space="0" w:color="auto"/>
                <w:right w:val="none" w:sz="0" w:space="0" w:color="auto"/>
              </w:divBdr>
            </w:div>
            <w:div w:id="1659111610">
              <w:marLeft w:val="0"/>
              <w:marRight w:val="0"/>
              <w:marTop w:val="0"/>
              <w:marBottom w:val="0"/>
              <w:divBdr>
                <w:top w:val="none" w:sz="0" w:space="0" w:color="auto"/>
                <w:left w:val="none" w:sz="0" w:space="0" w:color="auto"/>
                <w:bottom w:val="none" w:sz="0" w:space="0" w:color="auto"/>
                <w:right w:val="none" w:sz="0" w:space="0" w:color="auto"/>
              </w:divBdr>
            </w:div>
            <w:div w:id="1393580767">
              <w:marLeft w:val="0"/>
              <w:marRight w:val="0"/>
              <w:marTop w:val="0"/>
              <w:marBottom w:val="0"/>
              <w:divBdr>
                <w:top w:val="none" w:sz="0" w:space="0" w:color="auto"/>
                <w:left w:val="none" w:sz="0" w:space="0" w:color="auto"/>
                <w:bottom w:val="none" w:sz="0" w:space="0" w:color="auto"/>
                <w:right w:val="none" w:sz="0" w:space="0" w:color="auto"/>
              </w:divBdr>
            </w:div>
            <w:div w:id="1154377509">
              <w:marLeft w:val="0"/>
              <w:marRight w:val="0"/>
              <w:marTop w:val="0"/>
              <w:marBottom w:val="0"/>
              <w:divBdr>
                <w:top w:val="none" w:sz="0" w:space="0" w:color="auto"/>
                <w:left w:val="none" w:sz="0" w:space="0" w:color="auto"/>
                <w:bottom w:val="none" w:sz="0" w:space="0" w:color="auto"/>
                <w:right w:val="none" w:sz="0" w:space="0" w:color="auto"/>
              </w:divBdr>
            </w:div>
            <w:div w:id="271011355">
              <w:marLeft w:val="0"/>
              <w:marRight w:val="0"/>
              <w:marTop w:val="0"/>
              <w:marBottom w:val="0"/>
              <w:divBdr>
                <w:top w:val="none" w:sz="0" w:space="0" w:color="auto"/>
                <w:left w:val="none" w:sz="0" w:space="0" w:color="auto"/>
                <w:bottom w:val="none" w:sz="0" w:space="0" w:color="auto"/>
                <w:right w:val="none" w:sz="0" w:space="0" w:color="auto"/>
              </w:divBdr>
            </w:div>
            <w:div w:id="2104061881">
              <w:marLeft w:val="0"/>
              <w:marRight w:val="0"/>
              <w:marTop w:val="0"/>
              <w:marBottom w:val="0"/>
              <w:divBdr>
                <w:top w:val="none" w:sz="0" w:space="0" w:color="auto"/>
                <w:left w:val="none" w:sz="0" w:space="0" w:color="auto"/>
                <w:bottom w:val="none" w:sz="0" w:space="0" w:color="auto"/>
                <w:right w:val="none" w:sz="0" w:space="0" w:color="auto"/>
              </w:divBdr>
            </w:div>
            <w:div w:id="1131093472">
              <w:marLeft w:val="0"/>
              <w:marRight w:val="0"/>
              <w:marTop w:val="0"/>
              <w:marBottom w:val="0"/>
              <w:divBdr>
                <w:top w:val="none" w:sz="0" w:space="0" w:color="auto"/>
                <w:left w:val="none" w:sz="0" w:space="0" w:color="auto"/>
                <w:bottom w:val="none" w:sz="0" w:space="0" w:color="auto"/>
                <w:right w:val="none" w:sz="0" w:space="0" w:color="auto"/>
              </w:divBdr>
            </w:div>
            <w:div w:id="632714061">
              <w:marLeft w:val="0"/>
              <w:marRight w:val="0"/>
              <w:marTop w:val="0"/>
              <w:marBottom w:val="0"/>
              <w:divBdr>
                <w:top w:val="none" w:sz="0" w:space="0" w:color="auto"/>
                <w:left w:val="none" w:sz="0" w:space="0" w:color="auto"/>
                <w:bottom w:val="none" w:sz="0" w:space="0" w:color="auto"/>
                <w:right w:val="none" w:sz="0" w:space="0" w:color="auto"/>
              </w:divBdr>
            </w:div>
            <w:div w:id="1925793592">
              <w:marLeft w:val="0"/>
              <w:marRight w:val="0"/>
              <w:marTop w:val="0"/>
              <w:marBottom w:val="0"/>
              <w:divBdr>
                <w:top w:val="none" w:sz="0" w:space="0" w:color="auto"/>
                <w:left w:val="none" w:sz="0" w:space="0" w:color="auto"/>
                <w:bottom w:val="none" w:sz="0" w:space="0" w:color="auto"/>
                <w:right w:val="none" w:sz="0" w:space="0" w:color="auto"/>
              </w:divBdr>
            </w:div>
            <w:div w:id="1543593947">
              <w:marLeft w:val="0"/>
              <w:marRight w:val="0"/>
              <w:marTop w:val="0"/>
              <w:marBottom w:val="0"/>
              <w:divBdr>
                <w:top w:val="none" w:sz="0" w:space="0" w:color="auto"/>
                <w:left w:val="none" w:sz="0" w:space="0" w:color="auto"/>
                <w:bottom w:val="none" w:sz="0" w:space="0" w:color="auto"/>
                <w:right w:val="none" w:sz="0" w:space="0" w:color="auto"/>
              </w:divBdr>
            </w:div>
            <w:div w:id="1908808561">
              <w:marLeft w:val="0"/>
              <w:marRight w:val="0"/>
              <w:marTop w:val="0"/>
              <w:marBottom w:val="0"/>
              <w:divBdr>
                <w:top w:val="none" w:sz="0" w:space="0" w:color="auto"/>
                <w:left w:val="none" w:sz="0" w:space="0" w:color="auto"/>
                <w:bottom w:val="none" w:sz="0" w:space="0" w:color="auto"/>
                <w:right w:val="none" w:sz="0" w:space="0" w:color="auto"/>
              </w:divBdr>
            </w:div>
            <w:div w:id="1138571765">
              <w:marLeft w:val="0"/>
              <w:marRight w:val="0"/>
              <w:marTop w:val="0"/>
              <w:marBottom w:val="0"/>
              <w:divBdr>
                <w:top w:val="none" w:sz="0" w:space="0" w:color="auto"/>
                <w:left w:val="none" w:sz="0" w:space="0" w:color="auto"/>
                <w:bottom w:val="none" w:sz="0" w:space="0" w:color="auto"/>
                <w:right w:val="none" w:sz="0" w:space="0" w:color="auto"/>
              </w:divBdr>
            </w:div>
            <w:div w:id="103428842">
              <w:marLeft w:val="0"/>
              <w:marRight w:val="0"/>
              <w:marTop w:val="0"/>
              <w:marBottom w:val="0"/>
              <w:divBdr>
                <w:top w:val="none" w:sz="0" w:space="0" w:color="auto"/>
                <w:left w:val="none" w:sz="0" w:space="0" w:color="auto"/>
                <w:bottom w:val="none" w:sz="0" w:space="0" w:color="auto"/>
                <w:right w:val="none" w:sz="0" w:space="0" w:color="auto"/>
              </w:divBdr>
            </w:div>
            <w:div w:id="1130317747">
              <w:marLeft w:val="0"/>
              <w:marRight w:val="0"/>
              <w:marTop w:val="0"/>
              <w:marBottom w:val="0"/>
              <w:divBdr>
                <w:top w:val="none" w:sz="0" w:space="0" w:color="auto"/>
                <w:left w:val="none" w:sz="0" w:space="0" w:color="auto"/>
                <w:bottom w:val="none" w:sz="0" w:space="0" w:color="auto"/>
                <w:right w:val="none" w:sz="0" w:space="0" w:color="auto"/>
              </w:divBdr>
            </w:div>
            <w:div w:id="1049956462">
              <w:marLeft w:val="0"/>
              <w:marRight w:val="0"/>
              <w:marTop w:val="0"/>
              <w:marBottom w:val="0"/>
              <w:divBdr>
                <w:top w:val="none" w:sz="0" w:space="0" w:color="auto"/>
                <w:left w:val="none" w:sz="0" w:space="0" w:color="auto"/>
                <w:bottom w:val="none" w:sz="0" w:space="0" w:color="auto"/>
                <w:right w:val="none" w:sz="0" w:space="0" w:color="auto"/>
              </w:divBdr>
            </w:div>
            <w:div w:id="1541242830">
              <w:marLeft w:val="0"/>
              <w:marRight w:val="0"/>
              <w:marTop w:val="0"/>
              <w:marBottom w:val="0"/>
              <w:divBdr>
                <w:top w:val="none" w:sz="0" w:space="0" w:color="auto"/>
                <w:left w:val="none" w:sz="0" w:space="0" w:color="auto"/>
                <w:bottom w:val="none" w:sz="0" w:space="0" w:color="auto"/>
                <w:right w:val="none" w:sz="0" w:space="0" w:color="auto"/>
              </w:divBdr>
            </w:div>
            <w:div w:id="554049908">
              <w:marLeft w:val="0"/>
              <w:marRight w:val="0"/>
              <w:marTop w:val="0"/>
              <w:marBottom w:val="0"/>
              <w:divBdr>
                <w:top w:val="none" w:sz="0" w:space="0" w:color="auto"/>
                <w:left w:val="none" w:sz="0" w:space="0" w:color="auto"/>
                <w:bottom w:val="none" w:sz="0" w:space="0" w:color="auto"/>
                <w:right w:val="none" w:sz="0" w:space="0" w:color="auto"/>
              </w:divBdr>
            </w:div>
            <w:div w:id="2017420096">
              <w:marLeft w:val="0"/>
              <w:marRight w:val="0"/>
              <w:marTop w:val="0"/>
              <w:marBottom w:val="0"/>
              <w:divBdr>
                <w:top w:val="none" w:sz="0" w:space="0" w:color="auto"/>
                <w:left w:val="none" w:sz="0" w:space="0" w:color="auto"/>
                <w:bottom w:val="none" w:sz="0" w:space="0" w:color="auto"/>
                <w:right w:val="none" w:sz="0" w:space="0" w:color="auto"/>
              </w:divBdr>
            </w:div>
            <w:div w:id="811950587">
              <w:marLeft w:val="0"/>
              <w:marRight w:val="0"/>
              <w:marTop w:val="0"/>
              <w:marBottom w:val="0"/>
              <w:divBdr>
                <w:top w:val="none" w:sz="0" w:space="0" w:color="auto"/>
                <w:left w:val="none" w:sz="0" w:space="0" w:color="auto"/>
                <w:bottom w:val="none" w:sz="0" w:space="0" w:color="auto"/>
                <w:right w:val="none" w:sz="0" w:space="0" w:color="auto"/>
              </w:divBdr>
            </w:div>
            <w:div w:id="47920527">
              <w:marLeft w:val="0"/>
              <w:marRight w:val="0"/>
              <w:marTop w:val="0"/>
              <w:marBottom w:val="0"/>
              <w:divBdr>
                <w:top w:val="none" w:sz="0" w:space="0" w:color="auto"/>
                <w:left w:val="none" w:sz="0" w:space="0" w:color="auto"/>
                <w:bottom w:val="none" w:sz="0" w:space="0" w:color="auto"/>
                <w:right w:val="none" w:sz="0" w:space="0" w:color="auto"/>
              </w:divBdr>
            </w:div>
            <w:div w:id="1012799669">
              <w:marLeft w:val="0"/>
              <w:marRight w:val="0"/>
              <w:marTop w:val="0"/>
              <w:marBottom w:val="0"/>
              <w:divBdr>
                <w:top w:val="none" w:sz="0" w:space="0" w:color="auto"/>
                <w:left w:val="none" w:sz="0" w:space="0" w:color="auto"/>
                <w:bottom w:val="none" w:sz="0" w:space="0" w:color="auto"/>
                <w:right w:val="none" w:sz="0" w:space="0" w:color="auto"/>
              </w:divBdr>
            </w:div>
            <w:div w:id="2047556711">
              <w:marLeft w:val="0"/>
              <w:marRight w:val="0"/>
              <w:marTop w:val="0"/>
              <w:marBottom w:val="0"/>
              <w:divBdr>
                <w:top w:val="none" w:sz="0" w:space="0" w:color="auto"/>
                <w:left w:val="none" w:sz="0" w:space="0" w:color="auto"/>
                <w:bottom w:val="none" w:sz="0" w:space="0" w:color="auto"/>
                <w:right w:val="none" w:sz="0" w:space="0" w:color="auto"/>
              </w:divBdr>
            </w:div>
            <w:div w:id="1681002264">
              <w:marLeft w:val="0"/>
              <w:marRight w:val="0"/>
              <w:marTop w:val="0"/>
              <w:marBottom w:val="0"/>
              <w:divBdr>
                <w:top w:val="none" w:sz="0" w:space="0" w:color="auto"/>
                <w:left w:val="none" w:sz="0" w:space="0" w:color="auto"/>
                <w:bottom w:val="none" w:sz="0" w:space="0" w:color="auto"/>
                <w:right w:val="none" w:sz="0" w:space="0" w:color="auto"/>
              </w:divBdr>
            </w:div>
            <w:div w:id="290785918">
              <w:marLeft w:val="0"/>
              <w:marRight w:val="0"/>
              <w:marTop w:val="0"/>
              <w:marBottom w:val="0"/>
              <w:divBdr>
                <w:top w:val="none" w:sz="0" w:space="0" w:color="auto"/>
                <w:left w:val="none" w:sz="0" w:space="0" w:color="auto"/>
                <w:bottom w:val="none" w:sz="0" w:space="0" w:color="auto"/>
                <w:right w:val="none" w:sz="0" w:space="0" w:color="auto"/>
              </w:divBdr>
            </w:div>
            <w:div w:id="436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74259206">
      <w:bodyDiv w:val="1"/>
      <w:marLeft w:val="0"/>
      <w:marRight w:val="0"/>
      <w:marTop w:val="0"/>
      <w:marBottom w:val="0"/>
      <w:divBdr>
        <w:top w:val="none" w:sz="0" w:space="0" w:color="auto"/>
        <w:left w:val="none" w:sz="0" w:space="0" w:color="auto"/>
        <w:bottom w:val="none" w:sz="0" w:space="0" w:color="auto"/>
        <w:right w:val="none" w:sz="0" w:space="0" w:color="auto"/>
      </w:divBdr>
      <w:divsChild>
        <w:div w:id="1358694578">
          <w:marLeft w:val="0"/>
          <w:marRight w:val="0"/>
          <w:marTop w:val="0"/>
          <w:marBottom w:val="0"/>
          <w:divBdr>
            <w:top w:val="none" w:sz="0" w:space="0" w:color="auto"/>
            <w:left w:val="none" w:sz="0" w:space="0" w:color="auto"/>
            <w:bottom w:val="none" w:sz="0" w:space="0" w:color="auto"/>
            <w:right w:val="none" w:sz="0" w:space="0" w:color="auto"/>
          </w:divBdr>
          <w:divsChild>
            <w:div w:id="423654331">
              <w:marLeft w:val="0"/>
              <w:marRight w:val="0"/>
              <w:marTop w:val="0"/>
              <w:marBottom w:val="0"/>
              <w:divBdr>
                <w:top w:val="none" w:sz="0" w:space="0" w:color="auto"/>
                <w:left w:val="none" w:sz="0" w:space="0" w:color="auto"/>
                <w:bottom w:val="none" w:sz="0" w:space="0" w:color="auto"/>
                <w:right w:val="none" w:sz="0" w:space="0" w:color="auto"/>
              </w:divBdr>
            </w:div>
            <w:div w:id="1887526549">
              <w:marLeft w:val="0"/>
              <w:marRight w:val="0"/>
              <w:marTop w:val="0"/>
              <w:marBottom w:val="0"/>
              <w:divBdr>
                <w:top w:val="none" w:sz="0" w:space="0" w:color="auto"/>
                <w:left w:val="none" w:sz="0" w:space="0" w:color="auto"/>
                <w:bottom w:val="none" w:sz="0" w:space="0" w:color="auto"/>
                <w:right w:val="none" w:sz="0" w:space="0" w:color="auto"/>
              </w:divBdr>
            </w:div>
            <w:div w:id="611330300">
              <w:marLeft w:val="0"/>
              <w:marRight w:val="0"/>
              <w:marTop w:val="0"/>
              <w:marBottom w:val="0"/>
              <w:divBdr>
                <w:top w:val="none" w:sz="0" w:space="0" w:color="auto"/>
                <w:left w:val="none" w:sz="0" w:space="0" w:color="auto"/>
                <w:bottom w:val="none" w:sz="0" w:space="0" w:color="auto"/>
                <w:right w:val="none" w:sz="0" w:space="0" w:color="auto"/>
              </w:divBdr>
            </w:div>
            <w:div w:id="1502160371">
              <w:marLeft w:val="0"/>
              <w:marRight w:val="0"/>
              <w:marTop w:val="0"/>
              <w:marBottom w:val="0"/>
              <w:divBdr>
                <w:top w:val="none" w:sz="0" w:space="0" w:color="auto"/>
                <w:left w:val="none" w:sz="0" w:space="0" w:color="auto"/>
                <w:bottom w:val="none" w:sz="0" w:space="0" w:color="auto"/>
                <w:right w:val="none" w:sz="0" w:space="0" w:color="auto"/>
              </w:divBdr>
            </w:div>
            <w:div w:id="1995334664">
              <w:marLeft w:val="0"/>
              <w:marRight w:val="0"/>
              <w:marTop w:val="0"/>
              <w:marBottom w:val="0"/>
              <w:divBdr>
                <w:top w:val="none" w:sz="0" w:space="0" w:color="auto"/>
                <w:left w:val="none" w:sz="0" w:space="0" w:color="auto"/>
                <w:bottom w:val="none" w:sz="0" w:space="0" w:color="auto"/>
                <w:right w:val="none" w:sz="0" w:space="0" w:color="auto"/>
              </w:divBdr>
            </w:div>
            <w:div w:id="831484827">
              <w:marLeft w:val="0"/>
              <w:marRight w:val="0"/>
              <w:marTop w:val="0"/>
              <w:marBottom w:val="0"/>
              <w:divBdr>
                <w:top w:val="none" w:sz="0" w:space="0" w:color="auto"/>
                <w:left w:val="none" w:sz="0" w:space="0" w:color="auto"/>
                <w:bottom w:val="none" w:sz="0" w:space="0" w:color="auto"/>
                <w:right w:val="none" w:sz="0" w:space="0" w:color="auto"/>
              </w:divBdr>
            </w:div>
            <w:div w:id="897666853">
              <w:marLeft w:val="0"/>
              <w:marRight w:val="0"/>
              <w:marTop w:val="0"/>
              <w:marBottom w:val="0"/>
              <w:divBdr>
                <w:top w:val="none" w:sz="0" w:space="0" w:color="auto"/>
                <w:left w:val="none" w:sz="0" w:space="0" w:color="auto"/>
                <w:bottom w:val="none" w:sz="0" w:space="0" w:color="auto"/>
                <w:right w:val="none" w:sz="0" w:space="0" w:color="auto"/>
              </w:divBdr>
            </w:div>
            <w:div w:id="1354184052">
              <w:marLeft w:val="0"/>
              <w:marRight w:val="0"/>
              <w:marTop w:val="0"/>
              <w:marBottom w:val="0"/>
              <w:divBdr>
                <w:top w:val="none" w:sz="0" w:space="0" w:color="auto"/>
                <w:left w:val="none" w:sz="0" w:space="0" w:color="auto"/>
                <w:bottom w:val="none" w:sz="0" w:space="0" w:color="auto"/>
                <w:right w:val="none" w:sz="0" w:space="0" w:color="auto"/>
              </w:divBdr>
            </w:div>
            <w:div w:id="691490463">
              <w:marLeft w:val="0"/>
              <w:marRight w:val="0"/>
              <w:marTop w:val="0"/>
              <w:marBottom w:val="0"/>
              <w:divBdr>
                <w:top w:val="none" w:sz="0" w:space="0" w:color="auto"/>
                <w:left w:val="none" w:sz="0" w:space="0" w:color="auto"/>
                <w:bottom w:val="none" w:sz="0" w:space="0" w:color="auto"/>
                <w:right w:val="none" w:sz="0" w:space="0" w:color="auto"/>
              </w:divBdr>
            </w:div>
            <w:div w:id="1209994059">
              <w:marLeft w:val="0"/>
              <w:marRight w:val="0"/>
              <w:marTop w:val="0"/>
              <w:marBottom w:val="0"/>
              <w:divBdr>
                <w:top w:val="none" w:sz="0" w:space="0" w:color="auto"/>
                <w:left w:val="none" w:sz="0" w:space="0" w:color="auto"/>
                <w:bottom w:val="none" w:sz="0" w:space="0" w:color="auto"/>
                <w:right w:val="none" w:sz="0" w:space="0" w:color="auto"/>
              </w:divBdr>
            </w:div>
            <w:div w:id="1140265069">
              <w:marLeft w:val="0"/>
              <w:marRight w:val="0"/>
              <w:marTop w:val="0"/>
              <w:marBottom w:val="0"/>
              <w:divBdr>
                <w:top w:val="none" w:sz="0" w:space="0" w:color="auto"/>
                <w:left w:val="none" w:sz="0" w:space="0" w:color="auto"/>
                <w:bottom w:val="none" w:sz="0" w:space="0" w:color="auto"/>
                <w:right w:val="none" w:sz="0" w:space="0" w:color="auto"/>
              </w:divBdr>
            </w:div>
            <w:div w:id="756364710">
              <w:marLeft w:val="0"/>
              <w:marRight w:val="0"/>
              <w:marTop w:val="0"/>
              <w:marBottom w:val="0"/>
              <w:divBdr>
                <w:top w:val="none" w:sz="0" w:space="0" w:color="auto"/>
                <w:left w:val="none" w:sz="0" w:space="0" w:color="auto"/>
                <w:bottom w:val="none" w:sz="0" w:space="0" w:color="auto"/>
                <w:right w:val="none" w:sz="0" w:space="0" w:color="auto"/>
              </w:divBdr>
            </w:div>
            <w:div w:id="845289605">
              <w:marLeft w:val="0"/>
              <w:marRight w:val="0"/>
              <w:marTop w:val="0"/>
              <w:marBottom w:val="0"/>
              <w:divBdr>
                <w:top w:val="none" w:sz="0" w:space="0" w:color="auto"/>
                <w:left w:val="none" w:sz="0" w:space="0" w:color="auto"/>
                <w:bottom w:val="none" w:sz="0" w:space="0" w:color="auto"/>
                <w:right w:val="none" w:sz="0" w:space="0" w:color="auto"/>
              </w:divBdr>
            </w:div>
            <w:div w:id="1154685082">
              <w:marLeft w:val="0"/>
              <w:marRight w:val="0"/>
              <w:marTop w:val="0"/>
              <w:marBottom w:val="0"/>
              <w:divBdr>
                <w:top w:val="none" w:sz="0" w:space="0" w:color="auto"/>
                <w:left w:val="none" w:sz="0" w:space="0" w:color="auto"/>
                <w:bottom w:val="none" w:sz="0" w:space="0" w:color="auto"/>
                <w:right w:val="none" w:sz="0" w:space="0" w:color="auto"/>
              </w:divBdr>
            </w:div>
            <w:div w:id="1439639507">
              <w:marLeft w:val="0"/>
              <w:marRight w:val="0"/>
              <w:marTop w:val="0"/>
              <w:marBottom w:val="0"/>
              <w:divBdr>
                <w:top w:val="none" w:sz="0" w:space="0" w:color="auto"/>
                <w:left w:val="none" w:sz="0" w:space="0" w:color="auto"/>
                <w:bottom w:val="none" w:sz="0" w:space="0" w:color="auto"/>
                <w:right w:val="none" w:sz="0" w:space="0" w:color="auto"/>
              </w:divBdr>
            </w:div>
            <w:div w:id="1291664592">
              <w:marLeft w:val="0"/>
              <w:marRight w:val="0"/>
              <w:marTop w:val="0"/>
              <w:marBottom w:val="0"/>
              <w:divBdr>
                <w:top w:val="none" w:sz="0" w:space="0" w:color="auto"/>
                <w:left w:val="none" w:sz="0" w:space="0" w:color="auto"/>
                <w:bottom w:val="none" w:sz="0" w:space="0" w:color="auto"/>
                <w:right w:val="none" w:sz="0" w:space="0" w:color="auto"/>
              </w:divBdr>
            </w:div>
            <w:div w:id="152916786">
              <w:marLeft w:val="0"/>
              <w:marRight w:val="0"/>
              <w:marTop w:val="0"/>
              <w:marBottom w:val="0"/>
              <w:divBdr>
                <w:top w:val="none" w:sz="0" w:space="0" w:color="auto"/>
                <w:left w:val="none" w:sz="0" w:space="0" w:color="auto"/>
                <w:bottom w:val="none" w:sz="0" w:space="0" w:color="auto"/>
                <w:right w:val="none" w:sz="0" w:space="0" w:color="auto"/>
              </w:divBdr>
            </w:div>
            <w:div w:id="859389615">
              <w:marLeft w:val="0"/>
              <w:marRight w:val="0"/>
              <w:marTop w:val="0"/>
              <w:marBottom w:val="0"/>
              <w:divBdr>
                <w:top w:val="none" w:sz="0" w:space="0" w:color="auto"/>
                <w:left w:val="none" w:sz="0" w:space="0" w:color="auto"/>
                <w:bottom w:val="none" w:sz="0" w:space="0" w:color="auto"/>
                <w:right w:val="none" w:sz="0" w:space="0" w:color="auto"/>
              </w:divBdr>
            </w:div>
            <w:div w:id="1418593555">
              <w:marLeft w:val="0"/>
              <w:marRight w:val="0"/>
              <w:marTop w:val="0"/>
              <w:marBottom w:val="0"/>
              <w:divBdr>
                <w:top w:val="none" w:sz="0" w:space="0" w:color="auto"/>
                <w:left w:val="none" w:sz="0" w:space="0" w:color="auto"/>
                <w:bottom w:val="none" w:sz="0" w:space="0" w:color="auto"/>
                <w:right w:val="none" w:sz="0" w:space="0" w:color="auto"/>
              </w:divBdr>
            </w:div>
            <w:div w:id="877008311">
              <w:marLeft w:val="0"/>
              <w:marRight w:val="0"/>
              <w:marTop w:val="0"/>
              <w:marBottom w:val="0"/>
              <w:divBdr>
                <w:top w:val="none" w:sz="0" w:space="0" w:color="auto"/>
                <w:left w:val="none" w:sz="0" w:space="0" w:color="auto"/>
                <w:bottom w:val="none" w:sz="0" w:space="0" w:color="auto"/>
                <w:right w:val="none" w:sz="0" w:space="0" w:color="auto"/>
              </w:divBdr>
            </w:div>
            <w:div w:id="263346540">
              <w:marLeft w:val="0"/>
              <w:marRight w:val="0"/>
              <w:marTop w:val="0"/>
              <w:marBottom w:val="0"/>
              <w:divBdr>
                <w:top w:val="none" w:sz="0" w:space="0" w:color="auto"/>
                <w:left w:val="none" w:sz="0" w:space="0" w:color="auto"/>
                <w:bottom w:val="none" w:sz="0" w:space="0" w:color="auto"/>
                <w:right w:val="none" w:sz="0" w:space="0" w:color="auto"/>
              </w:divBdr>
            </w:div>
            <w:div w:id="354041626">
              <w:marLeft w:val="0"/>
              <w:marRight w:val="0"/>
              <w:marTop w:val="0"/>
              <w:marBottom w:val="0"/>
              <w:divBdr>
                <w:top w:val="none" w:sz="0" w:space="0" w:color="auto"/>
                <w:left w:val="none" w:sz="0" w:space="0" w:color="auto"/>
                <w:bottom w:val="none" w:sz="0" w:space="0" w:color="auto"/>
                <w:right w:val="none" w:sz="0" w:space="0" w:color="auto"/>
              </w:divBdr>
            </w:div>
            <w:div w:id="1878810847">
              <w:marLeft w:val="0"/>
              <w:marRight w:val="0"/>
              <w:marTop w:val="0"/>
              <w:marBottom w:val="0"/>
              <w:divBdr>
                <w:top w:val="none" w:sz="0" w:space="0" w:color="auto"/>
                <w:left w:val="none" w:sz="0" w:space="0" w:color="auto"/>
                <w:bottom w:val="none" w:sz="0" w:space="0" w:color="auto"/>
                <w:right w:val="none" w:sz="0" w:space="0" w:color="auto"/>
              </w:divBdr>
            </w:div>
            <w:div w:id="2100909259">
              <w:marLeft w:val="0"/>
              <w:marRight w:val="0"/>
              <w:marTop w:val="0"/>
              <w:marBottom w:val="0"/>
              <w:divBdr>
                <w:top w:val="none" w:sz="0" w:space="0" w:color="auto"/>
                <w:left w:val="none" w:sz="0" w:space="0" w:color="auto"/>
                <w:bottom w:val="none" w:sz="0" w:space="0" w:color="auto"/>
                <w:right w:val="none" w:sz="0" w:space="0" w:color="auto"/>
              </w:divBdr>
            </w:div>
            <w:div w:id="43188824">
              <w:marLeft w:val="0"/>
              <w:marRight w:val="0"/>
              <w:marTop w:val="0"/>
              <w:marBottom w:val="0"/>
              <w:divBdr>
                <w:top w:val="none" w:sz="0" w:space="0" w:color="auto"/>
                <w:left w:val="none" w:sz="0" w:space="0" w:color="auto"/>
                <w:bottom w:val="none" w:sz="0" w:space="0" w:color="auto"/>
                <w:right w:val="none" w:sz="0" w:space="0" w:color="auto"/>
              </w:divBdr>
            </w:div>
            <w:div w:id="1992440451">
              <w:marLeft w:val="0"/>
              <w:marRight w:val="0"/>
              <w:marTop w:val="0"/>
              <w:marBottom w:val="0"/>
              <w:divBdr>
                <w:top w:val="none" w:sz="0" w:space="0" w:color="auto"/>
                <w:left w:val="none" w:sz="0" w:space="0" w:color="auto"/>
                <w:bottom w:val="none" w:sz="0" w:space="0" w:color="auto"/>
                <w:right w:val="none" w:sz="0" w:space="0" w:color="auto"/>
              </w:divBdr>
            </w:div>
            <w:div w:id="1607494584">
              <w:marLeft w:val="0"/>
              <w:marRight w:val="0"/>
              <w:marTop w:val="0"/>
              <w:marBottom w:val="0"/>
              <w:divBdr>
                <w:top w:val="none" w:sz="0" w:space="0" w:color="auto"/>
                <w:left w:val="none" w:sz="0" w:space="0" w:color="auto"/>
                <w:bottom w:val="none" w:sz="0" w:space="0" w:color="auto"/>
                <w:right w:val="none" w:sz="0" w:space="0" w:color="auto"/>
              </w:divBdr>
            </w:div>
            <w:div w:id="443501247">
              <w:marLeft w:val="0"/>
              <w:marRight w:val="0"/>
              <w:marTop w:val="0"/>
              <w:marBottom w:val="0"/>
              <w:divBdr>
                <w:top w:val="none" w:sz="0" w:space="0" w:color="auto"/>
                <w:left w:val="none" w:sz="0" w:space="0" w:color="auto"/>
                <w:bottom w:val="none" w:sz="0" w:space="0" w:color="auto"/>
                <w:right w:val="none" w:sz="0" w:space="0" w:color="auto"/>
              </w:divBdr>
            </w:div>
            <w:div w:id="851602685">
              <w:marLeft w:val="0"/>
              <w:marRight w:val="0"/>
              <w:marTop w:val="0"/>
              <w:marBottom w:val="0"/>
              <w:divBdr>
                <w:top w:val="none" w:sz="0" w:space="0" w:color="auto"/>
                <w:left w:val="none" w:sz="0" w:space="0" w:color="auto"/>
                <w:bottom w:val="none" w:sz="0" w:space="0" w:color="auto"/>
                <w:right w:val="none" w:sz="0" w:space="0" w:color="auto"/>
              </w:divBdr>
            </w:div>
            <w:div w:id="1048067458">
              <w:marLeft w:val="0"/>
              <w:marRight w:val="0"/>
              <w:marTop w:val="0"/>
              <w:marBottom w:val="0"/>
              <w:divBdr>
                <w:top w:val="none" w:sz="0" w:space="0" w:color="auto"/>
                <w:left w:val="none" w:sz="0" w:space="0" w:color="auto"/>
                <w:bottom w:val="none" w:sz="0" w:space="0" w:color="auto"/>
                <w:right w:val="none" w:sz="0" w:space="0" w:color="auto"/>
              </w:divBdr>
            </w:div>
            <w:div w:id="864904080">
              <w:marLeft w:val="0"/>
              <w:marRight w:val="0"/>
              <w:marTop w:val="0"/>
              <w:marBottom w:val="0"/>
              <w:divBdr>
                <w:top w:val="none" w:sz="0" w:space="0" w:color="auto"/>
                <w:left w:val="none" w:sz="0" w:space="0" w:color="auto"/>
                <w:bottom w:val="none" w:sz="0" w:space="0" w:color="auto"/>
                <w:right w:val="none" w:sz="0" w:space="0" w:color="auto"/>
              </w:divBdr>
            </w:div>
            <w:div w:id="1108961475">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12277753">
              <w:marLeft w:val="0"/>
              <w:marRight w:val="0"/>
              <w:marTop w:val="0"/>
              <w:marBottom w:val="0"/>
              <w:divBdr>
                <w:top w:val="none" w:sz="0" w:space="0" w:color="auto"/>
                <w:left w:val="none" w:sz="0" w:space="0" w:color="auto"/>
                <w:bottom w:val="none" w:sz="0" w:space="0" w:color="auto"/>
                <w:right w:val="none" w:sz="0" w:space="0" w:color="auto"/>
              </w:divBdr>
            </w:div>
            <w:div w:id="611017169">
              <w:marLeft w:val="0"/>
              <w:marRight w:val="0"/>
              <w:marTop w:val="0"/>
              <w:marBottom w:val="0"/>
              <w:divBdr>
                <w:top w:val="none" w:sz="0" w:space="0" w:color="auto"/>
                <w:left w:val="none" w:sz="0" w:space="0" w:color="auto"/>
                <w:bottom w:val="none" w:sz="0" w:space="0" w:color="auto"/>
                <w:right w:val="none" w:sz="0" w:space="0" w:color="auto"/>
              </w:divBdr>
            </w:div>
            <w:div w:id="1048183284">
              <w:marLeft w:val="0"/>
              <w:marRight w:val="0"/>
              <w:marTop w:val="0"/>
              <w:marBottom w:val="0"/>
              <w:divBdr>
                <w:top w:val="none" w:sz="0" w:space="0" w:color="auto"/>
                <w:left w:val="none" w:sz="0" w:space="0" w:color="auto"/>
                <w:bottom w:val="none" w:sz="0" w:space="0" w:color="auto"/>
                <w:right w:val="none" w:sz="0" w:space="0" w:color="auto"/>
              </w:divBdr>
            </w:div>
            <w:div w:id="1880430656">
              <w:marLeft w:val="0"/>
              <w:marRight w:val="0"/>
              <w:marTop w:val="0"/>
              <w:marBottom w:val="0"/>
              <w:divBdr>
                <w:top w:val="none" w:sz="0" w:space="0" w:color="auto"/>
                <w:left w:val="none" w:sz="0" w:space="0" w:color="auto"/>
                <w:bottom w:val="none" w:sz="0" w:space="0" w:color="auto"/>
                <w:right w:val="none" w:sz="0" w:space="0" w:color="auto"/>
              </w:divBdr>
            </w:div>
            <w:div w:id="1286622900">
              <w:marLeft w:val="0"/>
              <w:marRight w:val="0"/>
              <w:marTop w:val="0"/>
              <w:marBottom w:val="0"/>
              <w:divBdr>
                <w:top w:val="none" w:sz="0" w:space="0" w:color="auto"/>
                <w:left w:val="none" w:sz="0" w:space="0" w:color="auto"/>
                <w:bottom w:val="none" w:sz="0" w:space="0" w:color="auto"/>
                <w:right w:val="none" w:sz="0" w:space="0" w:color="auto"/>
              </w:divBdr>
            </w:div>
            <w:div w:id="1706371174">
              <w:marLeft w:val="0"/>
              <w:marRight w:val="0"/>
              <w:marTop w:val="0"/>
              <w:marBottom w:val="0"/>
              <w:divBdr>
                <w:top w:val="none" w:sz="0" w:space="0" w:color="auto"/>
                <w:left w:val="none" w:sz="0" w:space="0" w:color="auto"/>
                <w:bottom w:val="none" w:sz="0" w:space="0" w:color="auto"/>
                <w:right w:val="none" w:sz="0" w:space="0" w:color="auto"/>
              </w:divBdr>
            </w:div>
            <w:div w:id="1519583252">
              <w:marLeft w:val="0"/>
              <w:marRight w:val="0"/>
              <w:marTop w:val="0"/>
              <w:marBottom w:val="0"/>
              <w:divBdr>
                <w:top w:val="none" w:sz="0" w:space="0" w:color="auto"/>
                <w:left w:val="none" w:sz="0" w:space="0" w:color="auto"/>
                <w:bottom w:val="none" w:sz="0" w:space="0" w:color="auto"/>
                <w:right w:val="none" w:sz="0" w:space="0" w:color="auto"/>
              </w:divBdr>
            </w:div>
            <w:div w:id="66390226">
              <w:marLeft w:val="0"/>
              <w:marRight w:val="0"/>
              <w:marTop w:val="0"/>
              <w:marBottom w:val="0"/>
              <w:divBdr>
                <w:top w:val="none" w:sz="0" w:space="0" w:color="auto"/>
                <w:left w:val="none" w:sz="0" w:space="0" w:color="auto"/>
                <w:bottom w:val="none" w:sz="0" w:space="0" w:color="auto"/>
                <w:right w:val="none" w:sz="0" w:space="0" w:color="auto"/>
              </w:divBdr>
            </w:div>
            <w:div w:id="2089113178">
              <w:marLeft w:val="0"/>
              <w:marRight w:val="0"/>
              <w:marTop w:val="0"/>
              <w:marBottom w:val="0"/>
              <w:divBdr>
                <w:top w:val="none" w:sz="0" w:space="0" w:color="auto"/>
                <w:left w:val="none" w:sz="0" w:space="0" w:color="auto"/>
                <w:bottom w:val="none" w:sz="0" w:space="0" w:color="auto"/>
                <w:right w:val="none" w:sz="0" w:space="0" w:color="auto"/>
              </w:divBdr>
            </w:div>
            <w:div w:id="1700661109">
              <w:marLeft w:val="0"/>
              <w:marRight w:val="0"/>
              <w:marTop w:val="0"/>
              <w:marBottom w:val="0"/>
              <w:divBdr>
                <w:top w:val="none" w:sz="0" w:space="0" w:color="auto"/>
                <w:left w:val="none" w:sz="0" w:space="0" w:color="auto"/>
                <w:bottom w:val="none" w:sz="0" w:space="0" w:color="auto"/>
                <w:right w:val="none" w:sz="0" w:space="0" w:color="auto"/>
              </w:divBdr>
            </w:div>
            <w:div w:id="254246276">
              <w:marLeft w:val="0"/>
              <w:marRight w:val="0"/>
              <w:marTop w:val="0"/>
              <w:marBottom w:val="0"/>
              <w:divBdr>
                <w:top w:val="none" w:sz="0" w:space="0" w:color="auto"/>
                <w:left w:val="none" w:sz="0" w:space="0" w:color="auto"/>
                <w:bottom w:val="none" w:sz="0" w:space="0" w:color="auto"/>
                <w:right w:val="none" w:sz="0" w:space="0" w:color="auto"/>
              </w:divBdr>
            </w:div>
            <w:div w:id="1333684521">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323555442">
              <w:marLeft w:val="0"/>
              <w:marRight w:val="0"/>
              <w:marTop w:val="0"/>
              <w:marBottom w:val="0"/>
              <w:divBdr>
                <w:top w:val="none" w:sz="0" w:space="0" w:color="auto"/>
                <w:left w:val="none" w:sz="0" w:space="0" w:color="auto"/>
                <w:bottom w:val="none" w:sz="0" w:space="0" w:color="auto"/>
                <w:right w:val="none" w:sz="0" w:space="0" w:color="auto"/>
              </w:divBdr>
            </w:div>
            <w:div w:id="1709913123">
              <w:marLeft w:val="0"/>
              <w:marRight w:val="0"/>
              <w:marTop w:val="0"/>
              <w:marBottom w:val="0"/>
              <w:divBdr>
                <w:top w:val="none" w:sz="0" w:space="0" w:color="auto"/>
                <w:left w:val="none" w:sz="0" w:space="0" w:color="auto"/>
                <w:bottom w:val="none" w:sz="0" w:space="0" w:color="auto"/>
                <w:right w:val="none" w:sz="0" w:space="0" w:color="auto"/>
              </w:divBdr>
            </w:div>
            <w:div w:id="1219822520">
              <w:marLeft w:val="0"/>
              <w:marRight w:val="0"/>
              <w:marTop w:val="0"/>
              <w:marBottom w:val="0"/>
              <w:divBdr>
                <w:top w:val="none" w:sz="0" w:space="0" w:color="auto"/>
                <w:left w:val="none" w:sz="0" w:space="0" w:color="auto"/>
                <w:bottom w:val="none" w:sz="0" w:space="0" w:color="auto"/>
                <w:right w:val="none" w:sz="0" w:space="0" w:color="auto"/>
              </w:divBdr>
            </w:div>
            <w:div w:id="749888496">
              <w:marLeft w:val="0"/>
              <w:marRight w:val="0"/>
              <w:marTop w:val="0"/>
              <w:marBottom w:val="0"/>
              <w:divBdr>
                <w:top w:val="none" w:sz="0" w:space="0" w:color="auto"/>
                <w:left w:val="none" w:sz="0" w:space="0" w:color="auto"/>
                <w:bottom w:val="none" w:sz="0" w:space="0" w:color="auto"/>
                <w:right w:val="none" w:sz="0" w:space="0" w:color="auto"/>
              </w:divBdr>
            </w:div>
            <w:div w:id="286354731">
              <w:marLeft w:val="0"/>
              <w:marRight w:val="0"/>
              <w:marTop w:val="0"/>
              <w:marBottom w:val="0"/>
              <w:divBdr>
                <w:top w:val="none" w:sz="0" w:space="0" w:color="auto"/>
                <w:left w:val="none" w:sz="0" w:space="0" w:color="auto"/>
                <w:bottom w:val="none" w:sz="0" w:space="0" w:color="auto"/>
                <w:right w:val="none" w:sz="0" w:space="0" w:color="auto"/>
              </w:divBdr>
            </w:div>
            <w:div w:id="1176463791">
              <w:marLeft w:val="0"/>
              <w:marRight w:val="0"/>
              <w:marTop w:val="0"/>
              <w:marBottom w:val="0"/>
              <w:divBdr>
                <w:top w:val="none" w:sz="0" w:space="0" w:color="auto"/>
                <w:left w:val="none" w:sz="0" w:space="0" w:color="auto"/>
                <w:bottom w:val="none" w:sz="0" w:space="0" w:color="auto"/>
                <w:right w:val="none" w:sz="0" w:space="0" w:color="auto"/>
              </w:divBdr>
            </w:div>
            <w:div w:id="2104107421">
              <w:marLeft w:val="0"/>
              <w:marRight w:val="0"/>
              <w:marTop w:val="0"/>
              <w:marBottom w:val="0"/>
              <w:divBdr>
                <w:top w:val="none" w:sz="0" w:space="0" w:color="auto"/>
                <w:left w:val="none" w:sz="0" w:space="0" w:color="auto"/>
                <w:bottom w:val="none" w:sz="0" w:space="0" w:color="auto"/>
                <w:right w:val="none" w:sz="0" w:space="0" w:color="auto"/>
              </w:divBdr>
            </w:div>
            <w:div w:id="434980673">
              <w:marLeft w:val="0"/>
              <w:marRight w:val="0"/>
              <w:marTop w:val="0"/>
              <w:marBottom w:val="0"/>
              <w:divBdr>
                <w:top w:val="none" w:sz="0" w:space="0" w:color="auto"/>
                <w:left w:val="none" w:sz="0" w:space="0" w:color="auto"/>
                <w:bottom w:val="none" w:sz="0" w:space="0" w:color="auto"/>
                <w:right w:val="none" w:sz="0" w:space="0" w:color="auto"/>
              </w:divBdr>
            </w:div>
            <w:div w:id="947782438">
              <w:marLeft w:val="0"/>
              <w:marRight w:val="0"/>
              <w:marTop w:val="0"/>
              <w:marBottom w:val="0"/>
              <w:divBdr>
                <w:top w:val="none" w:sz="0" w:space="0" w:color="auto"/>
                <w:left w:val="none" w:sz="0" w:space="0" w:color="auto"/>
                <w:bottom w:val="none" w:sz="0" w:space="0" w:color="auto"/>
                <w:right w:val="none" w:sz="0" w:space="0" w:color="auto"/>
              </w:divBdr>
            </w:div>
            <w:div w:id="1689211819">
              <w:marLeft w:val="0"/>
              <w:marRight w:val="0"/>
              <w:marTop w:val="0"/>
              <w:marBottom w:val="0"/>
              <w:divBdr>
                <w:top w:val="none" w:sz="0" w:space="0" w:color="auto"/>
                <w:left w:val="none" w:sz="0" w:space="0" w:color="auto"/>
                <w:bottom w:val="none" w:sz="0" w:space="0" w:color="auto"/>
                <w:right w:val="none" w:sz="0" w:space="0" w:color="auto"/>
              </w:divBdr>
            </w:div>
            <w:div w:id="1656907407">
              <w:marLeft w:val="0"/>
              <w:marRight w:val="0"/>
              <w:marTop w:val="0"/>
              <w:marBottom w:val="0"/>
              <w:divBdr>
                <w:top w:val="none" w:sz="0" w:space="0" w:color="auto"/>
                <w:left w:val="none" w:sz="0" w:space="0" w:color="auto"/>
                <w:bottom w:val="none" w:sz="0" w:space="0" w:color="auto"/>
                <w:right w:val="none" w:sz="0" w:space="0" w:color="auto"/>
              </w:divBdr>
            </w:div>
            <w:div w:id="348803266">
              <w:marLeft w:val="0"/>
              <w:marRight w:val="0"/>
              <w:marTop w:val="0"/>
              <w:marBottom w:val="0"/>
              <w:divBdr>
                <w:top w:val="none" w:sz="0" w:space="0" w:color="auto"/>
                <w:left w:val="none" w:sz="0" w:space="0" w:color="auto"/>
                <w:bottom w:val="none" w:sz="0" w:space="0" w:color="auto"/>
                <w:right w:val="none" w:sz="0" w:space="0" w:color="auto"/>
              </w:divBdr>
            </w:div>
            <w:div w:id="972373231">
              <w:marLeft w:val="0"/>
              <w:marRight w:val="0"/>
              <w:marTop w:val="0"/>
              <w:marBottom w:val="0"/>
              <w:divBdr>
                <w:top w:val="none" w:sz="0" w:space="0" w:color="auto"/>
                <w:left w:val="none" w:sz="0" w:space="0" w:color="auto"/>
                <w:bottom w:val="none" w:sz="0" w:space="0" w:color="auto"/>
                <w:right w:val="none" w:sz="0" w:space="0" w:color="auto"/>
              </w:divBdr>
            </w:div>
            <w:div w:id="856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648">
      <w:bodyDiv w:val="1"/>
      <w:marLeft w:val="0"/>
      <w:marRight w:val="0"/>
      <w:marTop w:val="0"/>
      <w:marBottom w:val="0"/>
      <w:divBdr>
        <w:top w:val="none" w:sz="0" w:space="0" w:color="auto"/>
        <w:left w:val="none" w:sz="0" w:space="0" w:color="auto"/>
        <w:bottom w:val="none" w:sz="0" w:space="0" w:color="auto"/>
        <w:right w:val="none" w:sz="0" w:space="0" w:color="auto"/>
      </w:divBdr>
      <w:divsChild>
        <w:div w:id="510224737">
          <w:marLeft w:val="0"/>
          <w:marRight w:val="0"/>
          <w:marTop w:val="0"/>
          <w:marBottom w:val="0"/>
          <w:divBdr>
            <w:top w:val="none" w:sz="0" w:space="0" w:color="auto"/>
            <w:left w:val="none" w:sz="0" w:space="0" w:color="auto"/>
            <w:bottom w:val="none" w:sz="0" w:space="0" w:color="auto"/>
            <w:right w:val="none" w:sz="0" w:space="0" w:color="auto"/>
          </w:divBdr>
          <w:divsChild>
            <w:div w:id="1352951415">
              <w:marLeft w:val="0"/>
              <w:marRight w:val="0"/>
              <w:marTop w:val="0"/>
              <w:marBottom w:val="0"/>
              <w:divBdr>
                <w:top w:val="none" w:sz="0" w:space="0" w:color="auto"/>
                <w:left w:val="none" w:sz="0" w:space="0" w:color="auto"/>
                <w:bottom w:val="none" w:sz="0" w:space="0" w:color="auto"/>
                <w:right w:val="none" w:sz="0" w:space="0" w:color="auto"/>
              </w:divBdr>
            </w:div>
            <w:div w:id="197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0079">
      <w:bodyDiv w:val="1"/>
      <w:marLeft w:val="0"/>
      <w:marRight w:val="0"/>
      <w:marTop w:val="0"/>
      <w:marBottom w:val="0"/>
      <w:divBdr>
        <w:top w:val="none" w:sz="0" w:space="0" w:color="auto"/>
        <w:left w:val="none" w:sz="0" w:space="0" w:color="auto"/>
        <w:bottom w:val="none" w:sz="0" w:space="0" w:color="auto"/>
        <w:right w:val="none" w:sz="0" w:space="0" w:color="auto"/>
      </w:divBdr>
      <w:divsChild>
        <w:div w:id="652565886">
          <w:marLeft w:val="0"/>
          <w:marRight w:val="0"/>
          <w:marTop w:val="0"/>
          <w:marBottom w:val="0"/>
          <w:divBdr>
            <w:top w:val="none" w:sz="0" w:space="0" w:color="auto"/>
            <w:left w:val="none" w:sz="0" w:space="0" w:color="auto"/>
            <w:bottom w:val="none" w:sz="0" w:space="0" w:color="auto"/>
            <w:right w:val="none" w:sz="0" w:space="0" w:color="auto"/>
          </w:divBdr>
          <w:divsChild>
            <w:div w:id="915436487">
              <w:marLeft w:val="0"/>
              <w:marRight w:val="0"/>
              <w:marTop w:val="0"/>
              <w:marBottom w:val="0"/>
              <w:divBdr>
                <w:top w:val="none" w:sz="0" w:space="0" w:color="auto"/>
                <w:left w:val="none" w:sz="0" w:space="0" w:color="auto"/>
                <w:bottom w:val="none" w:sz="0" w:space="0" w:color="auto"/>
                <w:right w:val="none" w:sz="0" w:space="0" w:color="auto"/>
              </w:divBdr>
            </w:div>
            <w:div w:id="12064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39940283">
      <w:bodyDiv w:val="1"/>
      <w:marLeft w:val="0"/>
      <w:marRight w:val="0"/>
      <w:marTop w:val="0"/>
      <w:marBottom w:val="0"/>
      <w:divBdr>
        <w:top w:val="none" w:sz="0" w:space="0" w:color="auto"/>
        <w:left w:val="none" w:sz="0" w:space="0" w:color="auto"/>
        <w:bottom w:val="none" w:sz="0" w:space="0" w:color="auto"/>
        <w:right w:val="none" w:sz="0" w:space="0" w:color="auto"/>
      </w:divBdr>
      <w:divsChild>
        <w:div w:id="1485665171">
          <w:marLeft w:val="0"/>
          <w:marRight w:val="0"/>
          <w:marTop w:val="0"/>
          <w:marBottom w:val="0"/>
          <w:divBdr>
            <w:top w:val="none" w:sz="0" w:space="0" w:color="auto"/>
            <w:left w:val="none" w:sz="0" w:space="0" w:color="auto"/>
            <w:bottom w:val="none" w:sz="0" w:space="0" w:color="auto"/>
            <w:right w:val="none" w:sz="0" w:space="0" w:color="auto"/>
          </w:divBdr>
          <w:divsChild>
            <w:div w:id="1400249739">
              <w:marLeft w:val="0"/>
              <w:marRight w:val="0"/>
              <w:marTop w:val="0"/>
              <w:marBottom w:val="0"/>
              <w:divBdr>
                <w:top w:val="none" w:sz="0" w:space="0" w:color="auto"/>
                <w:left w:val="none" w:sz="0" w:space="0" w:color="auto"/>
                <w:bottom w:val="none" w:sz="0" w:space="0" w:color="auto"/>
                <w:right w:val="none" w:sz="0" w:space="0" w:color="auto"/>
              </w:divBdr>
            </w:div>
            <w:div w:id="18570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doctordns/PACKT-PS7/tree/master/scripts/goodie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hyperlink" Target="https://github.com/doctordns/ReskitBuildScrip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BDE52-A5BE-46E9-BE16-DAB62529D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B56306-1426-44AA-9348-C06462883CD3}">
  <ds:schemaRefs>
    <ds:schemaRef ds:uri="http://schemas.microsoft.com/sharepoint/v3/contenttype/forms"/>
  </ds:schemaRefs>
</ds:datastoreItem>
</file>

<file path=customXml/itemProps3.xml><?xml version="1.0" encoding="utf-8"?>
<ds:datastoreItem xmlns:ds="http://schemas.openxmlformats.org/officeDocument/2006/customXml" ds:itemID="{31AF6B6A-0865-4485-A98C-78F86AFFB70B}">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631</TotalTime>
  <Pages>1</Pages>
  <Words>8220</Words>
  <Characters>46860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118</cp:revision>
  <dcterms:created xsi:type="dcterms:W3CDTF">2021-03-05T10:01:00Z</dcterms:created>
  <dcterms:modified xsi:type="dcterms:W3CDTF">2021-06-15T13:26:00Z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