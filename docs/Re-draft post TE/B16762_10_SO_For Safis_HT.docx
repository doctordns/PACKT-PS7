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3E0186"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59FFA80F" w:rsidR="00205AD0" w:rsidRDefault="00205AD0" w:rsidP="00205AD0">
      <w:pPr>
        <w:pStyle w:val="NormalPACKT"/>
      </w:pPr>
      <w:r>
        <w:t>In this chapter, we cover the following recipes:</w:t>
      </w:r>
    </w:p>
    <w:p w14:paraId="68DB7286" w14:textId="1DAF094E" w:rsidR="0098498E" w:rsidRDefault="0098498E" w:rsidP="0098498E">
      <w:pPr>
        <w:pStyle w:val="BulletPACKT"/>
      </w:pPr>
      <w:r>
        <w:t xml:space="preserve">Managing </w:t>
      </w:r>
      <w:r w:rsidR="00032A13">
        <w:t xml:space="preserve">NTFS </w:t>
      </w:r>
      <w:r>
        <w:t>file and folder</w:t>
      </w:r>
      <w:r w:rsidR="00C6635B">
        <w:t xml:space="preserve"> permissions</w:t>
      </w:r>
    </w:p>
    <w:p w14:paraId="4082853C" w14:textId="5C67F6ED" w:rsidR="0098498E" w:rsidRDefault="0098498E" w:rsidP="0098498E">
      <w:pPr>
        <w:pStyle w:val="BulletPACKT"/>
      </w:pPr>
      <w:r>
        <w:t xml:space="preserve">Setting up and </w:t>
      </w:r>
      <w:r w:rsidR="00735176">
        <w:t>s</w:t>
      </w:r>
      <w:r>
        <w:t xml:space="preserve">ecuring an SMB </w:t>
      </w:r>
      <w:r w:rsidR="00735176">
        <w:t>f</w:t>
      </w:r>
      <w:r>
        <w:t xml:space="preserve">ile </w:t>
      </w:r>
      <w:r w:rsidR="00735176">
        <w:t>s</w:t>
      </w:r>
      <w:r>
        <w:t>erver</w:t>
      </w:r>
    </w:p>
    <w:p w14:paraId="29F5C14B" w14:textId="600ECE46" w:rsidR="00C61350" w:rsidRDefault="00C61350" w:rsidP="0098498E">
      <w:pPr>
        <w:pStyle w:val="BulletPACKT"/>
      </w:pPr>
      <w:r>
        <w:t xml:space="preserve">Creating and </w:t>
      </w:r>
      <w:r w:rsidR="00735176">
        <w:t>s</w:t>
      </w:r>
      <w:r>
        <w:t xml:space="preserve">ecuring SMB </w:t>
      </w:r>
      <w:r w:rsidR="00735176">
        <w:t>s</w:t>
      </w:r>
      <w:r>
        <w:t>hares</w:t>
      </w:r>
    </w:p>
    <w:p w14:paraId="39067E8C" w14:textId="76A4510D" w:rsidR="00032A13" w:rsidRDefault="00032A13" w:rsidP="0098498E">
      <w:pPr>
        <w:pStyle w:val="BulletPACKT"/>
      </w:pPr>
      <w:r>
        <w:t>Accessing SM</w:t>
      </w:r>
      <w:r w:rsidRPr="00032A13">
        <w:t>B</w:t>
      </w:r>
      <w:r>
        <w:t xml:space="preserve"> </w:t>
      </w:r>
      <w:r w:rsidR="00735176">
        <w:t>s</w:t>
      </w:r>
      <w:r>
        <w:t>hares</w:t>
      </w:r>
    </w:p>
    <w:p w14:paraId="70084B99" w14:textId="5B9000E2" w:rsidR="0098498E" w:rsidRDefault="0098498E" w:rsidP="0098498E">
      <w:pPr>
        <w:pStyle w:val="BulletPACKT"/>
      </w:pPr>
      <w:r>
        <w:t xml:space="preserve">Creating an iSCSI </w:t>
      </w:r>
      <w:r w:rsidR="00AD32DA">
        <w:t>t</w:t>
      </w:r>
      <w:r>
        <w:t xml:space="preserve">arget </w:t>
      </w:r>
    </w:p>
    <w:p w14:paraId="094912CA" w14:textId="791F32D8" w:rsidR="0098498E" w:rsidRDefault="0098498E" w:rsidP="0098498E">
      <w:pPr>
        <w:pStyle w:val="BulletPACKT"/>
      </w:pPr>
      <w:bookmarkStart w:id="0" w:name="_Hlk65078811"/>
      <w:r>
        <w:t xml:space="preserve">Using an </w:t>
      </w:r>
      <w:r w:rsidR="00AD32DA">
        <w:t>i</w:t>
      </w:r>
      <w:r>
        <w:t xml:space="preserve">SCSI </w:t>
      </w:r>
      <w:r w:rsidR="00AD32DA">
        <w:t>t</w:t>
      </w:r>
      <w:r>
        <w:t>arget</w:t>
      </w:r>
      <w:bookmarkEnd w:id="0"/>
    </w:p>
    <w:p w14:paraId="53627991" w14:textId="51FEACCB" w:rsidR="0098498E" w:rsidRDefault="0098498E" w:rsidP="0098498E">
      <w:pPr>
        <w:pStyle w:val="BulletPACKT"/>
      </w:pPr>
      <w:bookmarkStart w:id="1" w:name="_Hlk65078849"/>
      <w:r>
        <w:t xml:space="preserve">Implementing FSRM </w:t>
      </w:r>
      <w:r w:rsidR="00AF3015">
        <w:t>q</w:t>
      </w:r>
      <w:r>
        <w:t>uotas</w:t>
      </w:r>
      <w:bookmarkEnd w:id="1"/>
    </w:p>
    <w:p w14:paraId="03DE93A2" w14:textId="22746D5C" w:rsidR="0098498E" w:rsidRDefault="0098498E" w:rsidP="0098498E">
      <w:pPr>
        <w:pStyle w:val="BulletPACKT"/>
      </w:pPr>
      <w:r>
        <w:t xml:space="preserve">Implementing FSRM </w:t>
      </w:r>
      <w:r w:rsidR="00AF3015">
        <w:t>r</w:t>
      </w:r>
      <w:r>
        <w:t>eporting</w:t>
      </w:r>
    </w:p>
    <w:p w14:paraId="442C0596" w14:textId="44FA85C2" w:rsidR="00C569CD" w:rsidRDefault="00C569CD" w:rsidP="00541F49">
      <w:pPr>
        <w:pStyle w:val="BulletPACKT"/>
      </w:pPr>
      <w:r>
        <w:t xml:space="preserve">Implementing FSRM </w:t>
      </w:r>
      <w:r w:rsidR="00AF3015">
        <w:t>f</w:t>
      </w:r>
      <w:r>
        <w:t xml:space="preserve">ile </w:t>
      </w:r>
      <w:r w:rsidR="00AF3015">
        <w:t>s</w:t>
      </w:r>
      <w:r>
        <w:t>cr</w:t>
      </w:r>
      <w:r w:rsidR="00126DF1">
        <w:t>e</w:t>
      </w:r>
      <w:r>
        <w:t>ening</w:t>
      </w:r>
    </w:p>
    <w:p w14:paraId="65ADF7C7" w14:textId="77777777" w:rsidR="00205AD0" w:rsidRDefault="00205AD0" w:rsidP="00205AD0">
      <w:pPr>
        <w:pStyle w:val="Heading1"/>
        <w:tabs>
          <w:tab w:val="left" w:pos="0"/>
        </w:tabs>
      </w:pPr>
      <w:r>
        <w:t>Introduction</w:t>
      </w:r>
    </w:p>
    <w:p w14:paraId="5450F18B" w14:textId="1F22A499"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use the data that you</w:t>
      </w:r>
      <w:r w:rsidR="00601785">
        <w:t>'</w:t>
      </w:r>
      <w:r w:rsidRPr="005675EB">
        <w:t xml:space="preserve">ve shared. </w:t>
      </w:r>
    </w:p>
    <w:p w14:paraId="2AD1E6CE" w14:textId="1FF38480" w:rsidR="0098498E" w:rsidRPr="00032A13" w:rsidRDefault="0098498E" w:rsidP="00032A13">
      <w:pPr>
        <w:pStyle w:val="NormalPACKT"/>
      </w:pPr>
      <w:r w:rsidRPr="00032A13">
        <w:t>Microsoft</w:t>
      </w:r>
      <w:r w:rsidR="00601785">
        <w:t>'</w:t>
      </w:r>
      <w:r w:rsidRPr="00032A13">
        <w:t>s LAN Manager was the company</w:t>
      </w:r>
      <w:r w:rsidR="00601785">
        <w:t>'</w:t>
      </w:r>
      <w:r w:rsidRPr="00032A13">
        <w:t xml:space="preserve">s first network offering. It enabled client computers to create, manage, and share files </w:t>
      </w:r>
      <w:r w:rsidR="00531738">
        <w:t>securely</w:t>
      </w:r>
      <w:r w:rsidRPr="00032A13">
        <w:t xml:space="preserve">. </w:t>
      </w:r>
      <w:r w:rsidR="00531738">
        <w:t>LAN Manager</w:t>
      </w:r>
      <w:r w:rsidR="00601785">
        <w:t>'</w:t>
      </w:r>
      <w:r w:rsidR="00531738">
        <w:t>s protocol</w:t>
      </w:r>
      <w:r w:rsidRPr="00032A13">
        <w:t xml:space="preserve"> to provide this client/server functionality was an early version of the </w:t>
      </w:r>
      <w:r w:rsidRPr="0072571C">
        <w:rPr>
          <w:rStyle w:val="KeyWordPACKT"/>
        </w:rPr>
        <w:t>Server</w:t>
      </w:r>
      <w:r w:rsidR="005675EB" w:rsidRPr="0072571C">
        <w:rPr>
          <w:rStyle w:val="KeyWordPACKT"/>
        </w:rPr>
        <w:t xml:space="preserve"> </w:t>
      </w:r>
      <w:r w:rsidRPr="0072571C">
        <w:rPr>
          <w:rStyle w:val="KeyWordPACKT"/>
        </w:rPr>
        <w:t xml:space="preserve">Message Block </w:t>
      </w:r>
      <w:r w:rsidRPr="00032A13">
        <w:t>(</w:t>
      </w:r>
      <w:r w:rsidRPr="0072571C">
        <w:rPr>
          <w:rStyle w:val="KeyWordPACKT"/>
        </w:rPr>
        <w:t>SMB</w:t>
      </w:r>
      <w:r w:rsidRPr="00032A13">
        <w:t>) protocol.</w:t>
      </w:r>
    </w:p>
    <w:p w14:paraId="54DB6D40" w14:textId="2DBC8D8B" w:rsidR="005675EB" w:rsidRPr="00032A13" w:rsidRDefault="0098498E" w:rsidP="00032A13">
      <w:pPr>
        <w:pStyle w:val="NormalPACKT"/>
      </w:pPr>
      <w:r w:rsidRPr="00032A13">
        <w:t xml:space="preserve">SMB is a file-level storage protocol running over TCP/IP. </w:t>
      </w:r>
      <w:r w:rsidR="0064620A">
        <w:t>With the S</w:t>
      </w:r>
      <w:r w:rsidR="00DD6A22">
        <w:t>M</w:t>
      </w:r>
      <w:r w:rsidR="0064620A">
        <w:t xml:space="preserve">B protocol, you can </w:t>
      </w:r>
      <w:r w:rsidRPr="00032A13">
        <w:t>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w:t>
      </w:r>
      <w:r w:rsidR="00DA074A" w:rsidRPr="003674A3">
        <w:rPr>
          <w:rStyle w:val="KeyWordPACKT"/>
        </w:rPr>
        <w:t>Scale</w:t>
      </w:r>
      <w:r w:rsidR="00531738" w:rsidRPr="003674A3">
        <w:rPr>
          <w:rStyle w:val="KeyWordPACKT"/>
        </w:rPr>
        <w:t>-</w:t>
      </w:r>
      <w:r w:rsidR="00DA074A" w:rsidRPr="003674A3">
        <w:rPr>
          <w:rStyle w:val="KeyWordPACKT"/>
        </w:rPr>
        <w:t>Out File Server</w:t>
      </w:r>
      <w:r w:rsidR="00531738" w:rsidRPr="003674A3">
        <w:rPr>
          <w:rStyle w:val="KeyWordPACKT"/>
        </w:rPr>
        <w:t xml:space="preserve"> </w:t>
      </w:r>
      <w:r w:rsidR="00531738">
        <w:t>(</w:t>
      </w:r>
      <w:r w:rsidR="00531738" w:rsidRPr="003674A3">
        <w:rPr>
          <w:rStyle w:val="KeyWordPACKT"/>
        </w:rPr>
        <w:t>SOFS</w:t>
      </w:r>
      <w:r w:rsidR="00531738">
        <w:t>)</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719CB8F9"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 xml:space="preserve">ging NTFS </w:t>
      </w:r>
      <w:r w:rsidR="00782D3E">
        <w:rPr>
          <w:rStyle w:val="ItalicsPACKT"/>
        </w:rPr>
        <w:t>f</w:t>
      </w:r>
      <w:r w:rsidRPr="00032A13">
        <w:rPr>
          <w:rStyle w:val="ItalicsPACKT"/>
        </w:rPr>
        <w:t>ile and</w:t>
      </w:r>
      <w:r w:rsidR="00782D3E">
        <w:rPr>
          <w:rStyle w:val="ItalicsPACKT"/>
        </w:rPr>
        <w:t xml:space="preserve"> f</w:t>
      </w:r>
      <w:r w:rsidRPr="00032A13">
        <w:rPr>
          <w:rStyle w:val="ItalicsPACKT"/>
        </w:rPr>
        <w:t>older</w:t>
      </w:r>
      <w:r w:rsidR="00782D3E">
        <w:rPr>
          <w:rStyle w:val="ItalicsPACKT"/>
        </w:rPr>
        <w:t xml:space="preserve"> p</w:t>
      </w:r>
      <w:r w:rsidRPr="00032A13">
        <w:rPr>
          <w:rStyle w:val="ItalicsPACKT"/>
        </w:rPr>
        <w:t>ermissions</w:t>
      </w:r>
      <w:r>
        <w:t xml:space="preserve">, you use the NTFS Security </w:t>
      </w:r>
      <w:r w:rsidR="00063BA3">
        <w:t>third</w:t>
      </w:r>
      <w:r w:rsidR="0086605F">
        <w:t>-</w:t>
      </w:r>
      <w:r>
        <w:t>party module to set ACLs and ACL inheritance for files held in NTFS</w:t>
      </w:r>
      <w:r w:rsidR="00531738">
        <w:t xml:space="preserve"> from </w:t>
      </w:r>
      <w:r w:rsidR="00531738" w:rsidRPr="000E3015">
        <w:rPr>
          <w:rStyle w:val="CodeInTextPACKT"/>
        </w:rPr>
        <w:t>SRV1</w:t>
      </w:r>
      <w:r>
        <w:t xml:space="preserve">. In the </w:t>
      </w:r>
      <w:r w:rsidR="00531738">
        <w:t>following</w:t>
      </w:r>
      <w:r>
        <w:t xml:space="preserve"> recipe,</w:t>
      </w:r>
      <w:r w:rsidR="00531738">
        <w:t xml:space="preserve"> </w:t>
      </w:r>
      <w:r w:rsidRPr="00DA074A">
        <w:rPr>
          <w:rStyle w:val="ItalicsPACKT"/>
        </w:rPr>
        <w:t xml:space="preserve">Setting up and </w:t>
      </w:r>
      <w:r w:rsidR="00782D3E">
        <w:rPr>
          <w:rStyle w:val="ItalicsPACKT"/>
        </w:rPr>
        <w:t>s</w:t>
      </w:r>
      <w:r w:rsidRPr="00DA074A">
        <w:rPr>
          <w:rStyle w:val="ItalicsPACKT"/>
        </w:rPr>
        <w:t>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You run that recipe</w:t>
      </w:r>
      <w:r w:rsidR="00136925">
        <w:t xml:space="preserve"> on</w:t>
      </w:r>
      <w:r w:rsidR="00531738">
        <w:t xml:space="preserve"> </w:t>
      </w:r>
      <w:r w:rsidR="00531738" w:rsidRPr="00F72DC0">
        <w:rPr>
          <w:rStyle w:val="CodeInTextPACKT"/>
        </w:rPr>
        <w:t>SRV2</w:t>
      </w:r>
      <w:r w:rsidR="00531738">
        <w:t>.</w:t>
      </w:r>
    </w:p>
    <w:p w14:paraId="692D113B" w14:textId="23A55E84" w:rsidR="00DA074A" w:rsidRPr="005675EB" w:rsidRDefault="00DA074A" w:rsidP="00DA074A">
      <w:pPr>
        <w:pStyle w:val="NormalPACKT"/>
      </w:pPr>
      <w:r w:rsidRPr="005675EB">
        <w:t xml:space="preserve">iSCSI is a popular </w:t>
      </w:r>
      <w:r w:rsidRPr="009E4CFE">
        <w:rPr>
          <w:rStyle w:val="KeyWordPACKT"/>
        </w:rPr>
        <w:t xml:space="preserve">Storage Area Networking </w:t>
      </w:r>
      <w:r w:rsidRPr="005675EB">
        <w:t>(</w:t>
      </w:r>
      <w:r w:rsidRPr="009E4CFE">
        <w:rPr>
          <w:rStyle w:val="KeyWordPACKT"/>
        </w:rPr>
        <w:t>SAN</w:t>
      </w:r>
      <w:r w:rsidRPr="005675EB">
        <w:t>)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0086605F">
        <w:t>In</w:t>
      </w:r>
      <w:r w:rsidR="0086605F" w:rsidRPr="005675EB">
        <w:t xml:space="preserve"> </w:t>
      </w:r>
      <w:r w:rsidRPr="005675EB">
        <w:t xml:space="preserve">the </w:t>
      </w:r>
      <w:r w:rsidRPr="00DA074A">
        <w:rPr>
          <w:rStyle w:val="ItalicsPACKT"/>
        </w:rPr>
        <w:t xml:space="preserve">Creating an iSCSI </w:t>
      </w:r>
      <w:r w:rsidR="00CA7893">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0294EE55" w:rsidR="00531738" w:rsidRDefault="00531738" w:rsidP="00032A13">
      <w:pPr>
        <w:pStyle w:val="NormalPACKT"/>
      </w:pPr>
      <w:r w:rsidRPr="00371F5B">
        <w:rPr>
          <w:rStyle w:val="KeyWordPACKT"/>
        </w:rPr>
        <w:t xml:space="preserve">File System Resource Manager </w:t>
      </w:r>
      <w:r>
        <w:t>(</w:t>
      </w:r>
      <w:r w:rsidRPr="00371F5B">
        <w:rPr>
          <w:rStyle w:val="KeyWordPACKT"/>
        </w:rPr>
        <w:t>FSRM</w:t>
      </w:r>
      <w:r>
        <w:t xml:space="preserve">) is a </w:t>
      </w:r>
      <w:r w:rsidR="006170A7">
        <w:t>Windows Server feature</w:t>
      </w:r>
      <w:r>
        <w:t xml:space="preserve"> designed to help you manage file servers.</w:t>
      </w:r>
      <w:r w:rsidR="00ED4B45">
        <w:t xml:space="preserve"> You can use FSRM to set user quotas for folders, set file screens, and create rich reports.</w:t>
      </w:r>
    </w:p>
    <w:p w14:paraId="35252686" w14:textId="0BC8F267" w:rsidR="0098498E" w:rsidRPr="005675EB" w:rsidRDefault="006170A7" w:rsidP="005675EB">
      <w:pPr>
        <w:pStyle w:val="NormalPACKT"/>
      </w:pPr>
      <w:r>
        <w:t>Several servers are</w:t>
      </w:r>
      <w:r w:rsidR="0098498E" w:rsidRPr="005675EB">
        <w:t xml:space="preserve"> involved in the recipes in this chapter</w:t>
      </w:r>
      <w:r w:rsidR="0086605F">
        <w:t xml:space="preserve"> – </w:t>
      </w:r>
      <w:r w:rsidR="0098498E" w:rsidRPr="005675EB">
        <w:t>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rsidR="0086605F">
        <w:t>,</w:t>
      </w:r>
      <w:r>
        <w:t xml:space="preserve"> </w:t>
      </w:r>
      <w:r w:rsidR="00DB4989">
        <w:t xml:space="preserve">on </w:t>
      </w:r>
      <w:r>
        <w:t>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0F8B1834" w:rsidR="0098498E" w:rsidRDefault="0098498E" w:rsidP="00032A13">
      <w:pPr>
        <w:pStyle w:val="Heading1"/>
        <w:ind w:left="720" w:hanging="720"/>
      </w:pPr>
      <w:r>
        <w:t xml:space="preserve">Managing </w:t>
      </w:r>
      <w:r w:rsidR="00541F49">
        <w:t>N</w:t>
      </w:r>
      <w:r w:rsidR="00032A13">
        <w:t>T</w:t>
      </w:r>
      <w:r w:rsidR="00541F49">
        <w:t xml:space="preserve">FS </w:t>
      </w:r>
      <w:r w:rsidR="00A13893">
        <w:t>f</w:t>
      </w:r>
      <w:r w:rsidR="00541F49">
        <w:t xml:space="preserve">ile and </w:t>
      </w:r>
      <w:r w:rsidR="00A13893">
        <w:t>f</w:t>
      </w:r>
      <w:r w:rsidR="00541F49">
        <w:t>o</w:t>
      </w:r>
      <w:r>
        <w:t>lder</w:t>
      </w:r>
      <w:r w:rsidR="00541F49">
        <w:t xml:space="preserve"> </w:t>
      </w:r>
      <w:r w:rsidR="00A13893">
        <w:t>p</w:t>
      </w:r>
      <w:r w:rsidR="00541F49">
        <w:t>ermissions</w:t>
      </w:r>
    </w:p>
    <w:p w14:paraId="5973884D" w14:textId="54513EE5" w:rsidR="00653C0E" w:rsidRPr="00653C0E" w:rsidRDefault="00653C0E" w:rsidP="00653C0E">
      <w:pPr>
        <w:pStyle w:val="NormalPACKT"/>
      </w:pPr>
      <w:r w:rsidRPr="00653C0E">
        <w:t xml:space="preserve">Every file and folder in an NTFS filesystem has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5FF104D8" w14:textId="0CB99F26"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w:t>
      </w:r>
      <w:r w:rsidR="00601785">
        <w:t>'</w:t>
      </w:r>
      <w:r>
        <w:t>s permissions</w:t>
      </w:r>
      <w:r w:rsidRPr="00653C0E">
        <w:t>. You can manage the ACL list to add or remove permissions</w:t>
      </w:r>
      <w:r>
        <w:t>,</w:t>
      </w:r>
      <w:r w:rsidRPr="00653C0E">
        <w:t xml:space="preserve"> and you can modify inheritance. </w:t>
      </w:r>
    </w:p>
    <w:p w14:paraId="7A9995B8" w14:textId="6A74A0B3" w:rsidR="00653C0E" w:rsidRPr="00653C0E" w:rsidRDefault="00653C0E" w:rsidP="00653C0E">
      <w:pPr>
        <w:pStyle w:val="NormalPACKT"/>
      </w:pPr>
      <w:r w:rsidRPr="00653C0E">
        <w:t>There</w:t>
      </w:r>
      <w:r w:rsidR="00601785">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003A0EE2">
        <w:t xml:space="preserve"> </w:t>
      </w:r>
      <w:r w:rsidR="00DA236A">
        <w:t xml:space="preserve">the </w:t>
      </w:r>
      <w:r w:rsidRPr="00653C0E">
        <w:t xml:space="preserve">.NET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5985A893" w:rsidR="00205AD0" w:rsidRDefault="00205AD0" w:rsidP="00205AD0">
      <w:pPr>
        <w:pStyle w:val="Heading2"/>
        <w:tabs>
          <w:tab w:val="left" w:pos="0"/>
        </w:tabs>
      </w:pPr>
      <w:r>
        <w:t xml:space="preserve">Getting </w:t>
      </w:r>
      <w:r w:rsidR="00FD5F50">
        <w:t>r</w:t>
      </w:r>
      <w:r>
        <w:t>eady</w:t>
      </w:r>
    </w:p>
    <w:p w14:paraId="4145F4E6" w14:textId="6FE9DADF"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E62EDC">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w:t>
      </w:r>
      <w:r w:rsidR="00E62EDC">
        <w:rPr>
          <w:lang w:val="en-GB"/>
        </w:rPr>
        <w:t xml:space="preserve">on </w:t>
      </w:r>
      <w:r w:rsidR="00414032">
        <w:rPr>
          <w:lang w:val="en-GB"/>
        </w:rPr>
        <w:t xml:space="preserve">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w:t>
      </w:r>
      <w:r w:rsidR="00E96E32" w:rsidRPr="00452B81">
        <w:rPr>
          <w:rStyle w:val="ChapterrefPACKT"/>
        </w:rPr>
        <w:t>Chapter 9, Managing Storage</w:t>
      </w:r>
      <w:r w:rsidR="000D5106">
        <w:rPr>
          <w:lang w:val="en-GB"/>
        </w:rPr>
        <w:t xml:space="preserve">, you added several virtual disks to </w:t>
      </w:r>
      <w:r w:rsidR="000D5106" w:rsidRPr="00551A25">
        <w:rPr>
          <w:rStyle w:val="CodeInTextPACKT"/>
        </w:rPr>
        <w:t>SRV1</w:t>
      </w:r>
      <w:r w:rsidR="000D5106">
        <w:rPr>
          <w:lang w:val="en-GB"/>
        </w:rPr>
        <w:t xml:space="preserve"> and </w:t>
      </w:r>
      <w:r w:rsidR="000D5106" w:rsidRPr="00551A25">
        <w:rPr>
          <w:rStyle w:val="CodeInTextPACKT"/>
        </w:rPr>
        <w:t>SRV2</w:t>
      </w:r>
      <w:r w:rsidR="000D5106">
        <w:rPr>
          <w:lang w:val="en-GB"/>
        </w:rPr>
        <w:t xml:space="preserve"> and set</w:t>
      </w:r>
      <w:r w:rsidR="002045DE">
        <w:rPr>
          <w:lang w:val="en-GB"/>
        </w:rPr>
        <w:t xml:space="preserve"> </w:t>
      </w:r>
      <w:r w:rsidR="000D5106">
        <w:rPr>
          <w:lang w:val="en-GB"/>
        </w:rPr>
        <w:t xml:space="preserve">up </w:t>
      </w:r>
      <w:r w:rsidR="00E943A4">
        <w:rPr>
          <w:lang w:val="en-GB"/>
        </w:rPr>
        <w:t xml:space="preserve">a </w:t>
      </w:r>
      <w:r w:rsidR="000D5106">
        <w:rPr>
          <w:lang w:val="en-GB"/>
        </w:rPr>
        <w:t xml:space="preserve">Storage Replica. You created an </w:t>
      </w:r>
      <w:r w:rsidR="000D5106" w:rsidRPr="00D350C3">
        <w:rPr>
          <w:rStyle w:val="CodeInTextPACKT"/>
        </w:rPr>
        <w:t>F:</w:t>
      </w:r>
      <w:r w:rsidR="000D5106">
        <w:rPr>
          <w:lang w:val="en-GB"/>
        </w:rPr>
        <w:t xml:space="preserve">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 xml:space="preserve">the </w:t>
      </w:r>
      <w:r w:rsidR="000D5106" w:rsidRPr="00D350C3">
        <w:rPr>
          <w:rStyle w:val="CodeInTextPACKT"/>
        </w:rPr>
        <w:t>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w:t>
      </w:r>
      <w:r w:rsidR="00CB1B87">
        <w:rPr>
          <w:lang w:val="en-GB"/>
        </w:rPr>
        <w:t>d</w:t>
      </w:r>
      <w:r w:rsidR="000D5106">
        <w:rPr>
          <w:lang w:val="en-GB"/>
        </w:rPr>
        <w:t xml:space="preserve">isk 1 on </w:t>
      </w:r>
      <w:r w:rsidR="000D5106" w:rsidRPr="000D5106">
        <w:rPr>
          <w:rStyle w:val="CodeInTextPACKT"/>
        </w:rPr>
        <w:t>SRV1</w:t>
      </w:r>
      <w:r w:rsidR="000D5106" w:rsidRPr="00CB1B87">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66496C29" w:rsidR="000D5106" w:rsidRPr="000D5106" w:rsidRDefault="000D5106" w:rsidP="000D5106">
      <w:pPr>
        <w:pStyle w:val="NumberedBulletPACKT"/>
        <w:rPr>
          <w:color w:val="000000"/>
        </w:rPr>
      </w:pPr>
      <w:r w:rsidRPr="000D5106">
        <w:t>Downloading </w:t>
      </w:r>
      <w:r w:rsidRPr="00956641">
        <w:rPr>
          <w:rStyle w:val="CodeInTextPACKT"/>
        </w:rPr>
        <w:t>NTFSSecurity</w:t>
      </w:r>
      <w:r w:rsidRPr="000D5106">
        <w:t> module from </w:t>
      </w:r>
      <w:proofErr w:type="spellStart"/>
      <w:r w:rsidRPr="000D5106">
        <w:t>PSGallery</w:t>
      </w:r>
      <w:proofErr w:type="spellEnd"/>
      <w:del w:id="2" w:author="Thomas Lee" w:date="2021-06-15T17:30:00Z">
        <w:r w:rsidR="00E943A4" w:rsidDel="00104512">
          <w:delText>:</w:delText>
        </w:r>
      </w:del>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29C741B4" w:rsidR="000D5106" w:rsidRPr="000D5106" w:rsidRDefault="000D5106" w:rsidP="000D5106">
      <w:pPr>
        <w:pStyle w:val="NumberedBulletPACKT"/>
        <w:rPr>
          <w:color w:val="000000"/>
        </w:rPr>
      </w:pPr>
      <w:r w:rsidRPr="000D5106">
        <w:t>Getting commands in the module</w:t>
      </w:r>
      <w:del w:id="3" w:author="Thomas Lee" w:date="2021-06-15T17:30:00Z">
        <w:r w:rsidR="00E943A4" w:rsidDel="00104512">
          <w:delText>:</w:delText>
        </w:r>
      </w:del>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C3063F1" w:rsidR="000D5106" w:rsidRPr="000D5106" w:rsidRDefault="000D5106" w:rsidP="000D5106">
      <w:pPr>
        <w:pStyle w:val="NumberedBulletPACKT"/>
        <w:rPr>
          <w:color w:val="000000"/>
        </w:rPr>
      </w:pPr>
      <w:r w:rsidRPr="000D5106">
        <w:t>Creating a new folder and a file in the folder</w:t>
      </w:r>
      <w:del w:id="4" w:author="Thomas Lee" w:date="2021-06-15T17:30:00Z">
        <w:r w:rsidR="00E943A4" w:rsidDel="00104512">
          <w:delText>:</w:delText>
        </w:r>
      </w:del>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50A0B220" w:rsidR="000D5106" w:rsidRPr="000D5106" w:rsidRDefault="00601785" w:rsidP="000D5106">
      <w:pPr>
        <w:pStyle w:val="CodePACKT"/>
      </w:pPr>
      <w:r>
        <w:t>"</w:t>
      </w:r>
      <w:r w:rsidR="000D5106" w:rsidRPr="000D5106">
        <w:t>Secure</w:t>
      </w:r>
      <w:r>
        <w:t>"</w:t>
      </w:r>
      <w:r w:rsidR="000D5106" w:rsidRPr="000D5106">
        <w:t>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4776EE51" w:rsidR="000D5106" w:rsidRPr="000D5106" w:rsidRDefault="000D5106" w:rsidP="000D5106">
      <w:pPr>
        <w:pStyle w:val="NumberedBulletPACKT"/>
        <w:rPr>
          <w:color w:val="000000"/>
        </w:rPr>
      </w:pPr>
      <w:r w:rsidRPr="000D5106">
        <w:t>Viewing ACL of the folder</w:t>
      </w:r>
      <w:del w:id="5" w:author="Thomas Lee" w:date="2021-06-15T17:30:00Z">
        <w:r w:rsidR="00E943A4" w:rsidDel="00104512">
          <w:delText>:</w:delText>
        </w:r>
      </w:del>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Get-NTFSAccess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8A16421" w:rsidR="000D5106" w:rsidRPr="000D5106" w:rsidRDefault="000D5106" w:rsidP="000D5106">
      <w:pPr>
        <w:pStyle w:val="NumberedBulletPACKT"/>
        <w:rPr>
          <w:color w:val="000000"/>
        </w:rPr>
      </w:pPr>
      <w:r w:rsidRPr="000D5106">
        <w:t>Viewing ACL of </w:t>
      </w:r>
      <w:r w:rsidR="00653C0E">
        <w:t xml:space="preserve">the </w:t>
      </w:r>
      <w:r w:rsidRPr="000D5106">
        <w:t>file</w:t>
      </w:r>
      <w:del w:id="6" w:author="Thomas Lee" w:date="2021-06-15T17:30:00Z">
        <w:r w:rsidR="00E943A4" w:rsidDel="00104512">
          <w:delText>:</w:delText>
        </w:r>
      </w:del>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Get-NTFSAccess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228B2380"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del w:id="7" w:author="Thomas Lee" w:date="2021-06-15T17:30:00Z">
        <w:r w:rsidR="00E943A4" w:rsidDel="00104512">
          <w:delText>:</w:delText>
        </w:r>
      </w:del>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59BBAA81" w:rsidR="000D5106" w:rsidRPr="000D5106" w:rsidRDefault="000D5106" w:rsidP="000D5106">
      <w:pPr>
        <w:pStyle w:val="CodePACKT"/>
      </w:pPr>
      <w:r w:rsidRPr="000D5106">
        <w:t>    Get-ADGroup -Identity </w:t>
      </w:r>
      <w:r w:rsidR="00601785">
        <w:t>'</w:t>
      </w:r>
      <w:r w:rsidRPr="000D5106">
        <w:t>Sales</w:t>
      </w:r>
      <w:r w:rsidR="00601785">
        <w:t>'</w:t>
      </w:r>
      <w:r w:rsidRPr="000D5106">
        <w:t>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DC1 -ScriptBlock $SB</w:t>
      </w:r>
    </w:p>
    <w:p w14:paraId="22348364" w14:textId="77777777" w:rsidR="000D5106" w:rsidRPr="000D5106" w:rsidRDefault="000D5106" w:rsidP="000D5106">
      <w:pPr>
        <w:pStyle w:val="CodePACKT"/>
      </w:pPr>
    </w:p>
    <w:p w14:paraId="53A162AD" w14:textId="4EDDB35A" w:rsidR="000D5106" w:rsidRPr="000D5106" w:rsidRDefault="000D5106" w:rsidP="000D5106">
      <w:pPr>
        <w:pStyle w:val="NumberedBulletPACKT"/>
        <w:rPr>
          <w:color w:val="000000"/>
        </w:rPr>
      </w:pPr>
      <w:r w:rsidRPr="000D5106">
        <w:t>Displaying Sales AD Group</w:t>
      </w:r>
      <w:del w:id="8" w:author="Thomas Lee" w:date="2021-06-15T17:30:00Z">
        <w:r w:rsidR="00E943A4" w:rsidDel="00104512">
          <w:delText>:</w:delText>
        </w:r>
      </w:del>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DC1 -ScriptBlock {</w:t>
      </w:r>
    </w:p>
    <w:p w14:paraId="28BF19F2" w14:textId="77777777" w:rsidR="000D5106" w:rsidRPr="000D5106" w:rsidRDefault="000D5106" w:rsidP="000D5106">
      <w:pPr>
        <w:pStyle w:val="CodePACKT"/>
      </w:pPr>
      <w:r w:rsidRPr="000D5106">
        <w:t>                                   Get-ADGroup -Identity Sales}</w:t>
      </w:r>
    </w:p>
    <w:p w14:paraId="46531921" w14:textId="77777777" w:rsidR="000D5106" w:rsidRPr="000D5106" w:rsidRDefault="000D5106" w:rsidP="000D5106">
      <w:pPr>
        <w:pStyle w:val="CodePACKT"/>
      </w:pPr>
    </w:p>
    <w:p w14:paraId="7CF7D403" w14:textId="2A3652F9" w:rsidR="000D5106" w:rsidRPr="000D5106" w:rsidRDefault="000D5106" w:rsidP="000D5106">
      <w:pPr>
        <w:pStyle w:val="NumberedBulletPACKT"/>
        <w:rPr>
          <w:color w:val="000000"/>
        </w:rPr>
      </w:pPr>
      <w:r w:rsidRPr="000D5106">
        <w:t>Adding explicit full control for Domain</w:t>
      </w:r>
      <w:r w:rsidR="002C0DD8">
        <w:t xml:space="preserve"> </w:t>
      </w:r>
      <w:r w:rsidRPr="000D5106">
        <w:t>Admins</w:t>
      </w:r>
      <w:del w:id="9" w:author="Thomas Lee" w:date="2021-06-15T17:30:00Z">
        <w:r w:rsidR="00E943A4" w:rsidDel="00104512">
          <w:delText>:</w:delText>
        </w:r>
      </w:del>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589F9DAD" w:rsidR="000D5106" w:rsidRPr="000D5106" w:rsidRDefault="000D5106" w:rsidP="000D5106">
      <w:pPr>
        <w:pStyle w:val="CodePACKT"/>
      </w:pPr>
      <w:r w:rsidRPr="000D5106">
        <w:t>  Path         = </w:t>
      </w:r>
      <w:r w:rsidR="00601785">
        <w:t>'</w:t>
      </w:r>
      <w:r w:rsidRPr="000D5106">
        <w:t>F:\Secure1</w:t>
      </w:r>
      <w:r w:rsidR="00601785">
        <w:t>'</w:t>
      </w:r>
    </w:p>
    <w:p w14:paraId="796F8CEF" w14:textId="592F60C9" w:rsidR="000D5106" w:rsidRPr="000D5106" w:rsidRDefault="000D5106" w:rsidP="000D5106">
      <w:pPr>
        <w:pStyle w:val="CodePACKT"/>
      </w:pPr>
      <w:r w:rsidRPr="000D5106">
        <w:t>  Account      = </w:t>
      </w:r>
      <w:r w:rsidR="00601785">
        <w:t>'</w:t>
      </w:r>
      <w:r w:rsidRPr="000D5106">
        <w:t>Reskit\Domain Admins</w:t>
      </w:r>
      <w:r w:rsidR="00601785">
        <w:t>'</w:t>
      </w:r>
      <w:r w:rsidRPr="000D5106">
        <w:t> </w:t>
      </w:r>
    </w:p>
    <w:p w14:paraId="477EB591" w14:textId="3BD0E828"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Add-NTFSAccess @AHT1</w:t>
      </w:r>
    </w:p>
    <w:p w14:paraId="09DB35BF" w14:textId="77777777" w:rsidR="000D5106" w:rsidRPr="000D5106" w:rsidRDefault="000D5106" w:rsidP="000D5106">
      <w:pPr>
        <w:pStyle w:val="CodePACKT"/>
      </w:pPr>
    </w:p>
    <w:p w14:paraId="39A99AAF" w14:textId="0119D4AE" w:rsidR="000D5106" w:rsidRPr="000D5106" w:rsidRDefault="000D5106" w:rsidP="000D5106">
      <w:pPr>
        <w:pStyle w:val="NumberedBulletPACKT"/>
        <w:rPr>
          <w:color w:val="000000"/>
        </w:rPr>
      </w:pPr>
      <w:r w:rsidRPr="000D5106">
        <w:t>Removing </w:t>
      </w:r>
      <w:r w:rsidRPr="00C36CD8">
        <w:rPr>
          <w:rStyle w:val="CodeInTextPACKT"/>
        </w:rPr>
        <w:t>builtin\</w:t>
      </w:r>
      <w:proofErr w:type="gramStart"/>
      <w:r w:rsidRPr="00C36CD8">
        <w:rPr>
          <w:rStyle w:val="CodeInTextPACKT"/>
        </w:rPr>
        <w:t>users</w:t>
      </w:r>
      <w:proofErr w:type="gramEnd"/>
      <w:r w:rsidRPr="000D5106">
        <w:t> access from </w:t>
      </w:r>
      <w:r w:rsidRPr="00032774">
        <w:rPr>
          <w:rStyle w:val="CodeInTextPACKT"/>
        </w:rPr>
        <w:t>secure.txt</w:t>
      </w:r>
      <w:r w:rsidRPr="000D5106">
        <w:t> file</w:t>
      </w:r>
      <w:del w:id="10" w:author="Thomas Lee" w:date="2021-06-15T17:31:00Z">
        <w:r w:rsidR="00E943A4" w:rsidDel="00104512">
          <w:delText>:</w:delText>
        </w:r>
      </w:del>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18E802D3" w:rsidR="000D5106" w:rsidRPr="000D5106" w:rsidRDefault="000D5106" w:rsidP="000D5106">
      <w:pPr>
        <w:pStyle w:val="CodePACKT"/>
      </w:pPr>
      <w:r w:rsidRPr="000D5106">
        <w:t>  Path         = </w:t>
      </w:r>
      <w:r w:rsidR="00601785">
        <w:t>'</w:t>
      </w:r>
      <w:r w:rsidRPr="000D5106">
        <w:t>F:\Secure1\Secure.Txt</w:t>
      </w:r>
      <w:r w:rsidR="00601785">
        <w:t>'</w:t>
      </w:r>
    </w:p>
    <w:p w14:paraId="5949495E" w14:textId="04175E34" w:rsidR="000D5106" w:rsidRPr="000D5106" w:rsidRDefault="000D5106" w:rsidP="000D5106">
      <w:pPr>
        <w:pStyle w:val="CodePACKT"/>
      </w:pPr>
      <w:r w:rsidRPr="000D5106">
        <w:t>  Account      = </w:t>
      </w:r>
      <w:r w:rsidR="00601785">
        <w:t>'</w:t>
      </w:r>
      <w:r w:rsidRPr="000D5106">
        <w:t>Builtin\Users</w:t>
      </w:r>
      <w:r w:rsidR="00601785">
        <w:t>'</w:t>
      </w:r>
      <w:r w:rsidRPr="000D5106">
        <w:t> </w:t>
      </w:r>
    </w:p>
    <w:p w14:paraId="6B907FB3" w14:textId="20913CF5"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Remove-NTFSAccess @AHT2</w:t>
      </w:r>
    </w:p>
    <w:p w14:paraId="5A92CCD3" w14:textId="77777777" w:rsidR="000D5106" w:rsidRPr="000D5106" w:rsidRDefault="000D5106" w:rsidP="000D5106">
      <w:pPr>
        <w:pStyle w:val="CodePACKT"/>
      </w:pPr>
    </w:p>
    <w:p w14:paraId="3D63BF20" w14:textId="5700CFDB" w:rsidR="000D5106" w:rsidRPr="000D5106" w:rsidRDefault="000D5106" w:rsidP="000D5106">
      <w:pPr>
        <w:pStyle w:val="NumberedBulletPACKT"/>
        <w:rPr>
          <w:color w:val="000000"/>
        </w:rPr>
      </w:pPr>
      <w:r w:rsidRPr="000D5106">
        <w:t>Removing inherited rights for the folder</w:t>
      </w:r>
      <w:del w:id="11" w:author="Thomas Lee" w:date="2021-06-15T17:31:00Z">
        <w:r w:rsidR="00E943A4" w:rsidDel="00104512">
          <w:delText>:</w:delText>
        </w:r>
      </w:del>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7D7351C0" w:rsidR="000D5106" w:rsidRPr="000D5106" w:rsidRDefault="000D5106" w:rsidP="000D5106">
      <w:pPr>
        <w:pStyle w:val="CodePACKT"/>
      </w:pPr>
      <w:r w:rsidRPr="000D5106">
        <w:t>  Path                       = </w:t>
      </w:r>
      <w:r w:rsidR="00601785">
        <w:t>'</w:t>
      </w:r>
      <w:r w:rsidRPr="000D5106">
        <w:t>F:\Secure1</w:t>
      </w:r>
      <w:r w:rsidR="00601785">
        <w:t>'</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5532EAB0" w:rsidR="000D5106" w:rsidRPr="000D5106" w:rsidRDefault="000D5106" w:rsidP="000D5106">
      <w:pPr>
        <w:pStyle w:val="NumberedBulletPACKT"/>
        <w:rPr>
          <w:color w:val="000000"/>
        </w:rPr>
      </w:pPr>
      <w:r w:rsidRPr="000D5106">
        <w:t>Adding Sales group access to the folder</w:t>
      </w:r>
      <w:del w:id="12" w:author="Thomas Lee" w:date="2021-06-15T17:31:00Z">
        <w:r w:rsidR="00E943A4" w:rsidDel="00104512">
          <w:delText>:</w:delText>
        </w:r>
      </w:del>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6F81993B" w:rsidR="000D5106" w:rsidRPr="000D5106" w:rsidRDefault="000D5106" w:rsidP="000D5106">
      <w:pPr>
        <w:pStyle w:val="CodePACKT"/>
      </w:pPr>
      <w:r w:rsidRPr="000D5106">
        <w:t>  Path         = </w:t>
      </w:r>
      <w:r w:rsidR="00601785">
        <w:t>'</w:t>
      </w:r>
      <w:r w:rsidRPr="000D5106">
        <w:t>F:\Secure1\</w:t>
      </w:r>
      <w:r w:rsidR="00601785">
        <w:t>'</w:t>
      </w:r>
    </w:p>
    <w:p w14:paraId="3F496FCC" w14:textId="7182EC02" w:rsidR="000D5106" w:rsidRPr="000D5106" w:rsidRDefault="000D5106" w:rsidP="000D5106">
      <w:pPr>
        <w:pStyle w:val="CodePACKT"/>
      </w:pPr>
      <w:r w:rsidRPr="000D5106">
        <w:t>  Account      = </w:t>
      </w:r>
      <w:r w:rsidR="00601785">
        <w:t>'</w:t>
      </w:r>
      <w:r w:rsidRPr="000D5106">
        <w:t>Reskit\Sales</w:t>
      </w:r>
      <w:r w:rsidR="00601785">
        <w:t>'</w:t>
      </w:r>
      <w:r w:rsidRPr="000D5106">
        <w:t> </w:t>
      </w:r>
    </w:p>
    <w:p w14:paraId="7F52CA55" w14:textId="7554C07A"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Add-NTFSAccess @AHT3</w:t>
      </w:r>
    </w:p>
    <w:p w14:paraId="33972CE9" w14:textId="77777777" w:rsidR="000D5106" w:rsidRPr="000D5106" w:rsidRDefault="000D5106" w:rsidP="000D5106">
      <w:pPr>
        <w:pStyle w:val="CodePACKT"/>
      </w:pPr>
    </w:p>
    <w:p w14:paraId="49A2ABF4" w14:textId="1D6236FC" w:rsidR="000D5106" w:rsidRPr="000D5106" w:rsidRDefault="000D5106" w:rsidP="000D5106">
      <w:pPr>
        <w:pStyle w:val="NumberedBulletPACKT"/>
        <w:rPr>
          <w:color w:val="000000"/>
        </w:rPr>
      </w:pPr>
      <w:r w:rsidRPr="000D5106">
        <w:t>Getting ACL on path</w:t>
      </w:r>
      <w:del w:id="13" w:author="Thomas Lee" w:date="2021-06-15T17:31:00Z">
        <w:r w:rsidR="00E943A4" w:rsidDel="00104512">
          <w:delText>:</w:delText>
        </w:r>
      </w:del>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Get-NTFSAccess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5BE41B3E" w:rsidR="000D5106" w:rsidRPr="000D5106" w:rsidRDefault="000D5106" w:rsidP="000D5106">
      <w:pPr>
        <w:pStyle w:val="NumberedBulletPACKT"/>
        <w:rPr>
          <w:color w:val="000000"/>
        </w:rPr>
      </w:pPr>
      <w:r w:rsidRPr="000D5106">
        <w:t>Getting resulting ACL on the file</w:t>
      </w:r>
      <w:del w:id="14" w:author="Thomas Lee" w:date="2021-06-15T17:31:00Z">
        <w:r w:rsidR="00E943A4" w:rsidDel="00104512">
          <w:delText>:</w:delText>
        </w:r>
      </w:del>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Get-NTFSAccess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12144C27"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w:t>
      </w:r>
      <w:r w:rsidR="00653C0E" w:rsidRPr="002A28B3">
        <w:rPr>
          <w:rStyle w:val="CodeInTextPACKT"/>
        </w:rPr>
        <w:t>NTFSSecurity</w:t>
      </w:r>
      <w:r w:rsidR="00653C0E">
        <w:rPr>
          <w:lang w:val="en-GB"/>
        </w:rPr>
        <w:t xml:space="preserve"> module from the PowerShell Gallery. This step creates no console output. In </w:t>
      </w:r>
      <w:r w:rsidR="00653C0E" w:rsidRPr="00653C0E">
        <w:rPr>
          <w:rStyle w:val="ItalicsPACKT"/>
        </w:rPr>
        <w:t>step 2</w:t>
      </w:r>
      <w:r w:rsidR="00653C0E">
        <w:rPr>
          <w:lang w:val="en-GB"/>
        </w:rPr>
        <w:t xml:space="preserve">, you take a look at the commands provided by the </w:t>
      </w:r>
      <w:r w:rsidR="00653C0E" w:rsidRPr="00D83086">
        <w:rPr>
          <w:rStyle w:val="CodeInTextPACKT"/>
        </w:rPr>
        <w:t>NTFSSecurity</w:t>
      </w:r>
      <w:r w:rsidR="00653C0E">
        <w:rPr>
          <w:lang w:val="en-GB"/>
        </w:rPr>
        <w:t xml:space="preserve">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1ADC34E8">
            <wp:extent cx="3382709" cy="472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323" cy="4749001"/>
                    </a:xfrm>
                    <a:prstGeom prst="rect">
                      <a:avLst/>
                    </a:prstGeom>
                  </pic:spPr>
                </pic:pic>
              </a:graphicData>
            </a:graphic>
          </wp:inline>
        </w:drawing>
      </w:r>
    </w:p>
    <w:p w14:paraId="10D16BE7" w14:textId="0E9BA092" w:rsidR="00996809" w:rsidRDefault="00996809" w:rsidP="00D31E8C">
      <w:pPr>
        <w:pStyle w:val="FigureCaptionPACKT"/>
      </w:pPr>
      <w:r>
        <w:t xml:space="preserve">Figure </w:t>
      </w:r>
      <w:r w:rsidR="00653C0E">
        <w:t>10</w:t>
      </w:r>
      <w:r>
        <w:t xml:space="preserve">.1: Viewing </w:t>
      </w:r>
      <w:r w:rsidR="00E943A4">
        <w:t xml:space="preserve">the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17AF75F"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3E9DEB51" w:rsidR="00653C0E" w:rsidRDefault="00653C0E" w:rsidP="00653C0E">
      <w:pPr>
        <w:pStyle w:val="FigurePACKT"/>
      </w:pPr>
      <w:r>
        <w:drawing>
          <wp:inline distT="0" distB="0" distL="0" distR="0" wp14:anchorId="778C08AB" wp14:editId="0025A0FE">
            <wp:extent cx="3129142"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067" cy="1335791"/>
                    </a:xfrm>
                    <a:prstGeom prst="rect">
                      <a:avLst/>
                    </a:prstGeom>
                  </pic:spPr>
                </pic:pic>
              </a:graphicData>
            </a:graphic>
          </wp:inline>
        </w:drawing>
      </w:r>
    </w:p>
    <w:p w14:paraId="4B59615C" w14:textId="258FD4FF" w:rsidR="00803050" w:rsidRDefault="00803050" w:rsidP="00D31E8C">
      <w:pPr>
        <w:pStyle w:val="FigureCaptionPACKT"/>
      </w:pPr>
      <w:r>
        <w:t>Figure 10.2: Creating a new folder and a file in the folder</w:t>
      </w:r>
    </w:p>
    <w:p w14:paraId="7BCC30AC" w14:textId="6A680E2F"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Get-NTFSAccess</w:t>
      </w:r>
      <w:r>
        <w:t xml:space="preserve"> cmdlet to return the ACL of the folder, with output like this:</w:t>
      </w:r>
    </w:p>
    <w:p w14:paraId="3AD7BA5D" w14:textId="62008E6A" w:rsidR="00653C0E" w:rsidRDefault="00123CB9" w:rsidP="00653C0E">
      <w:pPr>
        <w:pStyle w:val="FigurePACKT"/>
      </w:pPr>
      <w:r w:rsidRPr="00123CB9">
        <w:t xml:space="preserve"> </w:t>
      </w:r>
      <w:r>
        <w:drawing>
          <wp:inline distT="0" distB="0" distL="0" distR="0" wp14:anchorId="1ABE9600" wp14:editId="0FEB28D0">
            <wp:extent cx="4824258"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435" cy="1463459"/>
                    </a:xfrm>
                    <a:prstGeom prst="rect">
                      <a:avLst/>
                    </a:prstGeom>
                  </pic:spPr>
                </pic:pic>
              </a:graphicData>
            </a:graphic>
          </wp:inline>
        </w:drawing>
      </w:r>
    </w:p>
    <w:p w14:paraId="0CFDF062" w14:textId="44689D4A" w:rsidR="00653C0E" w:rsidRDefault="00653C0E" w:rsidP="00D31E8C">
      <w:pPr>
        <w:pStyle w:val="FigureCaptionPACKT"/>
      </w:pPr>
      <w:r>
        <w:t xml:space="preserve">Figure 10.3: Viewing </w:t>
      </w:r>
      <w:r w:rsidR="00E943A4">
        <w:t xml:space="preserve">the </w:t>
      </w:r>
      <w:r>
        <w:t xml:space="preserve">ACL of </w:t>
      </w:r>
      <w:r w:rsidR="003313A2">
        <w:t xml:space="preserve">the </w:t>
      </w:r>
      <w:r>
        <w:t>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4872E068" w:rsidR="00653C0E" w:rsidRPr="00653C0E" w:rsidRDefault="00653C0E" w:rsidP="00653C0E">
      <w:pPr>
        <w:pStyle w:val="NormalPACKT"/>
      </w:pPr>
      <w:r w:rsidRPr="00653C0E">
        <w:t xml:space="preserve">In </w:t>
      </w:r>
      <w:r w:rsidRPr="00653C0E">
        <w:rPr>
          <w:rStyle w:val="ItalicsPACKT"/>
        </w:rPr>
        <w:t>step 5</w:t>
      </w:r>
      <w:r w:rsidRPr="00653C0E">
        <w:t xml:space="preserve">, you view the ACL of the </w:t>
      </w:r>
      <w:r w:rsidRPr="00047E4A">
        <w:rPr>
          <w:rStyle w:val="CodeInTextPACKT"/>
        </w:rPr>
        <w:t>F:\Secure1\Secure.Txt</w:t>
      </w:r>
      <w:r w:rsidRPr="00653C0E">
        <w:t xml:space="preserve"> </w:t>
      </w:r>
      <w:r w:rsidR="003E7108">
        <w:t>file</w:t>
      </w:r>
      <w:r w:rsidR="00970D51">
        <w:t>,</w:t>
      </w:r>
      <w:r w:rsidR="003E7108">
        <w:t xml:space="preserve"> </w:t>
      </w:r>
      <w:r w:rsidRPr="00653C0E">
        <w:t>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0E2313B8">
            <wp:extent cx="4660431" cy="1447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5783" cy="1471209"/>
                    </a:xfrm>
                    <a:prstGeom prst="rect">
                      <a:avLst/>
                    </a:prstGeom>
                  </pic:spPr>
                </pic:pic>
              </a:graphicData>
            </a:graphic>
          </wp:inline>
        </w:drawing>
      </w:r>
    </w:p>
    <w:p w14:paraId="248A7570" w14:textId="3B2B1B63" w:rsidR="00653C0E" w:rsidRDefault="00653C0E" w:rsidP="00D31E8C">
      <w:pPr>
        <w:pStyle w:val="FigureCaptionPACKT"/>
      </w:pPr>
      <w:r>
        <w:t xml:space="preserve">Figure 10.4: Viewing </w:t>
      </w:r>
      <w:r w:rsidR="00E943A4">
        <w:t xml:space="preserve">the </w:t>
      </w:r>
      <w:r>
        <w:t xml:space="preserve">ACL of </w:t>
      </w:r>
      <w:r w:rsidR="00E943A4">
        <w:t xml:space="preserve">the </w:t>
      </w:r>
      <w:r>
        <w:t xml:space="preserve">F:\Secure1\Secure.txt </w:t>
      </w:r>
      <w:r w:rsidR="00123CB9">
        <w:t>file</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774B2BC2"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217E7B62">
            <wp:extent cx="3467100" cy="17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206" cy="1766929"/>
                    </a:xfrm>
                    <a:prstGeom prst="rect">
                      <a:avLst/>
                    </a:prstGeom>
                  </pic:spPr>
                </pic:pic>
              </a:graphicData>
            </a:graphic>
          </wp:inline>
        </w:drawing>
      </w:r>
    </w:p>
    <w:p w14:paraId="7C746583" w14:textId="5CF8826B" w:rsidR="00653C0E" w:rsidRDefault="00653C0E" w:rsidP="00D31E8C">
      <w:pPr>
        <w:pStyle w:val="FigureCaption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14EFB08A" w:rsidR="00653C0E" w:rsidRDefault="00653C0E" w:rsidP="00653C0E">
      <w:pPr>
        <w:pStyle w:val="NormalPACKT"/>
      </w:pPr>
      <w:r>
        <w:t xml:space="preserve">In </w:t>
      </w:r>
      <w:r w:rsidRPr="00653C0E">
        <w:rPr>
          <w:rStyle w:val="ItalicsPACKT"/>
        </w:rPr>
        <w:t>step 8</w:t>
      </w:r>
      <w:r>
        <w:t xml:space="preserve">, you add an explicit </w:t>
      </w:r>
      <w:r w:rsidR="006D5BA0">
        <w:t>ACE</w:t>
      </w:r>
      <w:r>
        <w:t xml:space="preserv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r w:rsidRPr="00653C0E">
        <w:rPr>
          <w:rStyle w:val="CodeInTextPACKT"/>
        </w:rPr>
        <w:t>builtin\users</w:t>
      </w:r>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03ED8B07" w:rsidR="00653C0E" w:rsidRDefault="00653C0E" w:rsidP="00653C0E">
      <w:pPr>
        <w:pStyle w:val="NormalPACKT"/>
      </w:pPr>
      <w:r>
        <w:t xml:space="preserve">In </w:t>
      </w:r>
      <w:r w:rsidRPr="00653C0E">
        <w:rPr>
          <w:rStyle w:val="ItalicsPACKT"/>
        </w:rPr>
        <w:t>step 12</w:t>
      </w:r>
      <w:r>
        <w:t xml:space="preserve">, you examine the updated ACL for the </w:t>
      </w:r>
      <w:r w:rsidRPr="00117CD4">
        <w:rPr>
          <w:rStyle w:val="CodeInTextPACKT"/>
        </w:rPr>
        <w:t>F:\Secure</w:t>
      </w:r>
      <w:r>
        <w:t xml:space="preserve"> folder, with output like this:</w:t>
      </w:r>
    </w:p>
    <w:p w14:paraId="1C7B4C95" w14:textId="520C2BDA" w:rsidR="00653C0E" w:rsidRDefault="00653C0E" w:rsidP="00653C0E">
      <w:pPr>
        <w:pStyle w:val="FigurePACKT"/>
      </w:pPr>
      <w:r>
        <w:drawing>
          <wp:inline distT="0" distB="0" distL="0" distR="0" wp14:anchorId="37FB25AF" wp14:editId="61F25533">
            <wp:extent cx="4427055" cy="1247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109" cy="1256528"/>
                    </a:xfrm>
                    <a:prstGeom prst="rect">
                      <a:avLst/>
                    </a:prstGeom>
                  </pic:spPr>
                </pic:pic>
              </a:graphicData>
            </a:graphic>
          </wp:inline>
        </w:drawing>
      </w:r>
    </w:p>
    <w:p w14:paraId="70E260A3" w14:textId="49B9BAB0" w:rsidR="00653C0E" w:rsidRDefault="00653C0E" w:rsidP="00D31E8C">
      <w:pPr>
        <w:pStyle w:val="FigureCaptionPACKT"/>
      </w:pPr>
      <w:r>
        <w:t xml:space="preserve">Figure 10.6: Viewing </w:t>
      </w:r>
      <w:r w:rsidR="00E943A4">
        <w:t xml:space="preserve">the </w:t>
      </w:r>
      <w:r>
        <w:t>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5B02B9F" w14:textId="70001CE3" w:rsidR="00653C0E" w:rsidRDefault="00653C0E" w:rsidP="00653C0E">
      <w:pPr>
        <w:pStyle w:val="NormalPACKT"/>
      </w:pPr>
      <w:r>
        <w:t xml:space="preserve">In </w:t>
      </w:r>
      <w:r w:rsidRPr="00653C0E">
        <w:rPr>
          <w:rStyle w:val="ItalicsPACKT"/>
        </w:rPr>
        <w:t>step 13</w:t>
      </w:r>
      <w:r>
        <w:t>, you look at the updated ACL for</w:t>
      </w:r>
      <w:r w:rsidR="00FD4E65">
        <w:t xml:space="preserve"> the</w:t>
      </w:r>
      <w:r>
        <w:t xml:space="preserve"> </w:t>
      </w:r>
      <w:r w:rsidRPr="00C13EEE">
        <w:rPr>
          <w:rStyle w:val="CodeInTextPACKT"/>
        </w:rPr>
        <w:t>F:\Secure\Secure1.txt</w:t>
      </w:r>
      <w:r>
        <w:t xml:space="preserve">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565" cy="1228562"/>
                    </a:xfrm>
                    <a:prstGeom prst="rect">
                      <a:avLst/>
                    </a:prstGeom>
                  </pic:spPr>
                </pic:pic>
              </a:graphicData>
            </a:graphic>
          </wp:inline>
        </w:drawing>
      </w:r>
    </w:p>
    <w:p w14:paraId="3FD0972A" w14:textId="3CB0B8B7" w:rsidR="00653C0E" w:rsidRDefault="00653C0E" w:rsidP="00D31E8C">
      <w:pPr>
        <w:pStyle w:val="FigureCaptionPACKT"/>
      </w:pPr>
      <w:r>
        <w:t>Figure 10.7: Viewing the update</w:t>
      </w:r>
      <w:r w:rsidR="00EF4303">
        <w:t>d</w:t>
      </w:r>
      <w:r>
        <w:t xml:space="preserve"> ACL for</w:t>
      </w:r>
      <w:r w:rsidR="00E943A4">
        <w:t xml:space="preserve"> the</w:t>
      </w:r>
      <w:r>
        <w:t xml:space="preserve"> F:\Secure</w:t>
      </w:r>
      <w:r w:rsidR="00EF4303">
        <w:t>1</w:t>
      </w:r>
      <w:r>
        <w:t>\Secure.Txt</w:t>
      </w:r>
      <w:r w:rsidR="00E943A4">
        <w:t xml:space="preserve"> file</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0ACC5631" w:rsidR="00205AD0" w:rsidRDefault="00205AD0" w:rsidP="00205AD0">
      <w:pPr>
        <w:pStyle w:val="Heading2"/>
      </w:pPr>
      <w:r>
        <w:t>There</w:t>
      </w:r>
      <w:r w:rsidR="00601785">
        <w:t>'</w:t>
      </w:r>
      <w:r>
        <w:t>s more...</w:t>
      </w:r>
    </w:p>
    <w:p w14:paraId="0A580275" w14:textId="5B8A1F6E"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w:t>
      </w:r>
      <w:r w:rsidR="005424A2">
        <w:rPr>
          <w:lang w:val="en-GB"/>
        </w:rPr>
        <w:t>looking at</w:t>
      </w:r>
      <w:r w:rsidR="005D2281">
        <w:rPr>
          <w:lang w:val="en-GB"/>
        </w:rPr>
        <w:t xml:space="preserve"> </w:t>
      </w:r>
      <w:r w:rsidR="005D2281" w:rsidRPr="005424A2">
        <w:rPr>
          <w:i/>
          <w:iCs/>
          <w:lang w:val="en-GB"/>
        </w:rPr>
        <w:t>Figure 10.1</w:t>
      </w:r>
      <w:r w:rsidR="005D2281">
        <w:rPr>
          <w:lang w:val="en-GB"/>
        </w:rPr>
        <w:t xml:space="preserve">, </w:t>
      </w:r>
      <w:r>
        <w:rPr>
          <w:lang w:val="en-GB"/>
        </w:rPr>
        <w:t xml:space="preserve">there are </w:t>
      </w:r>
      <w:r w:rsidR="00EF4303">
        <w:rPr>
          <w:lang w:val="en-GB"/>
        </w:rPr>
        <w:t>several</w:t>
      </w:r>
      <w:r>
        <w:rPr>
          <w:lang w:val="en-GB"/>
        </w:rPr>
        <w:t xml:space="preserve"> cmdlets in the </w:t>
      </w:r>
      <w:r w:rsidRPr="00A62576">
        <w:rPr>
          <w:rStyle w:val="CodeInTextPACKT"/>
        </w:rPr>
        <w:t>NTFSSecurity</w:t>
      </w:r>
      <w:r>
        <w:rPr>
          <w:lang w:val="en-GB"/>
        </w:rPr>
        <w:t xml:space="preserve">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w:t>
      </w:r>
      <w:r w:rsidR="00A8209D" w:rsidRPr="00A8209D">
        <w:rPr>
          <w:rStyle w:val="KeyWordPACKT"/>
        </w:rPr>
        <w:t>s</w:t>
      </w:r>
      <w:r w:rsidRPr="00A8209D">
        <w:rPr>
          <w:rStyle w:val="KeyWordPACKT"/>
        </w:rPr>
        <w:t>ystem</w:t>
      </w:r>
      <w:r w:rsidR="00A8209D" w:rsidRPr="00A8209D">
        <w:rPr>
          <w:rStyle w:val="KeyWordPACKT"/>
        </w:rPr>
        <w:t xml:space="preserve"> access control list </w:t>
      </w:r>
      <w:r>
        <w:rPr>
          <w:lang w:val="en-GB"/>
        </w:rPr>
        <w:t>(</w:t>
      </w:r>
      <w:r w:rsidRPr="00A8209D">
        <w:rPr>
          <w:rStyle w:val="KeyWordPACKT"/>
        </w:rPr>
        <w:t>SAC</w:t>
      </w:r>
      <w:r w:rsidR="00A8209D" w:rsidRPr="00A8209D">
        <w:rPr>
          <w:rStyle w:val="KeyWordPACKT"/>
        </w:rPr>
        <w:t>L</w:t>
      </w:r>
      <w:r>
        <w:rPr>
          <w:lang w:val="en-GB"/>
        </w:rPr>
        <w:t>)</w:t>
      </w:r>
      <w:r w:rsidR="00E943A4">
        <w:rPr>
          <w:lang w:val="en-GB"/>
        </w:rPr>
        <w:t xml:space="preserve">, which </w:t>
      </w:r>
      <w:r w:rsidR="000D6973">
        <w:rPr>
          <w:lang w:val="en-GB"/>
        </w:rPr>
        <w:t>enables</w:t>
      </w:r>
      <w:r w:rsidR="00E943A4">
        <w:rPr>
          <w:lang w:val="en-GB"/>
        </w:rPr>
        <w:t xml:space="preserve"> </w:t>
      </w:r>
      <w:r>
        <w:rPr>
          <w:lang w:val="en-GB"/>
        </w:rPr>
        <w:t xml:space="preserve">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sidRPr="00FD0083">
        <w:t>,</w:t>
      </w:r>
      <w:r>
        <w:rPr>
          <w:lang w:val="en-GB"/>
        </w:rPr>
        <w:t xml:space="preserve"> </w:t>
      </w:r>
      <w:r w:rsidR="00B71B65">
        <w:rPr>
          <w:lang w:val="en-GB"/>
        </w:rPr>
        <w:t>which</w:t>
      </w:r>
      <w:r>
        <w:rPr>
          <w:lang w:val="en-GB"/>
        </w:rPr>
        <w:t xml:space="preserve"> you may find </w:t>
      </w:r>
      <w:r w:rsidR="00126DF1">
        <w:rPr>
          <w:lang w:val="en-GB"/>
        </w:rPr>
        <w:t>help</w:t>
      </w:r>
      <w:r>
        <w:rPr>
          <w:lang w:val="en-GB"/>
        </w:rPr>
        <w:t>ful.</w:t>
      </w:r>
    </w:p>
    <w:p w14:paraId="1EECDE9B" w14:textId="0170895C" w:rsidR="0098498E" w:rsidRDefault="00541F49" w:rsidP="0098498E">
      <w:pPr>
        <w:pStyle w:val="Heading1"/>
      </w:pPr>
      <w:r>
        <w:t xml:space="preserve">Setting up and </w:t>
      </w:r>
      <w:r w:rsidR="00682A01">
        <w:t>s</w:t>
      </w:r>
      <w:r w:rsidR="00123CB9">
        <w:t xml:space="preserve">ecuring </w:t>
      </w:r>
      <w:r>
        <w:t xml:space="preserve">an SMB </w:t>
      </w:r>
      <w:r w:rsidR="00E00E39">
        <w:t>f</w:t>
      </w:r>
      <w:r>
        <w:t xml:space="preserve">ile </w:t>
      </w:r>
      <w:r w:rsidR="00E00E39">
        <w:t>s</w:t>
      </w:r>
      <w:r>
        <w:t>erver</w:t>
      </w:r>
    </w:p>
    <w:p w14:paraId="6D43163E" w14:textId="2B1C0AE9" w:rsidR="00653C0E" w:rsidRPr="00653C0E" w:rsidRDefault="00653C0E" w:rsidP="00653C0E">
      <w:pPr>
        <w:pStyle w:val="NormalPACKT"/>
      </w:pPr>
      <w:r w:rsidRPr="00653C0E">
        <w:t xml:space="preserve">The next step in creating a file server is to install the necessary features to the server, </w:t>
      </w:r>
      <w:r w:rsidR="00484A46">
        <w:t xml:space="preserve">and </w:t>
      </w:r>
      <w:r w:rsidRPr="00653C0E">
        <w:t xml:space="preserve">then harden it. You use the </w:t>
      </w:r>
      <w:r w:rsidRPr="00653C0E">
        <w:rPr>
          <w:rStyle w:val="CodeInTextPACKT"/>
        </w:rPr>
        <w:t>Add-WindowsFeature</w:t>
      </w:r>
      <w:r w:rsidRPr="00653C0E">
        <w:t xml:space="preserve"> cmdlet to add the features </w:t>
      </w:r>
      <w:r w:rsidR="00484A46">
        <w:t xml:space="preserve">that are </w:t>
      </w:r>
      <w:r w:rsidRPr="00653C0E">
        <w:t xml:space="preserve">necessary for a file server. You can then use the </w:t>
      </w:r>
      <w:r w:rsidRPr="00653C0E">
        <w:rPr>
          <w:rStyle w:val="CodeInTextPACKT"/>
        </w:rPr>
        <w:t>Set-SmbServerConfiguration</w:t>
      </w:r>
      <w:r w:rsidRPr="00653C0E">
        <w:t xml:space="preserve"> cmdlet to improve the configuration.</w:t>
      </w:r>
    </w:p>
    <w:p w14:paraId="38884C1A" w14:textId="6DDB6163" w:rsidR="00653C0E" w:rsidRDefault="00653C0E" w:rsidP="00653C0E">
      <w:pPr>
        <w:pStyle w:val="NormalPACKT"/>
      </w:pPr>
      <w:r w:rsidRPr="00653C0E">
        <w:t xml:space="preserve">Since your file server </w:t>
      </w:r>
      <w:r w:rsidR="00484A46">
        <w:t>may</w:t>
      </w:r>
      <w:r w:rsidR="00484A46" w:rsidRPr="00653C0E">
        <w:t xml:space="preserve"> </w:t>
      </w:r>
      <w:r w:rsidRPr="00653C0E">
        <w:t xml:space="preserve">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DFEEA06"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default</w:t>
      </w:r>
      <w:r w:rsidR="00E837D0">
        <w:t>,</w:t>
      </w:r>
      <w:r>
        <w:t xml:space="preserve"> Windows Server 2022 installs with SM</w:t>
      </w:r>
      <w:r w:rsidR="000B685D">
        <w:t>B</w:t>
      </w:r>
      <w:r>
        <w:t xml:space="preserve">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31F3FFCC" w:rsidR="0098498E" w:rsidRDefault="0098498E" w:rsidP="0098498E">
      <w:pPr>
        <w:pStyle w:val="Heading2"/>
        <w:tabs>
          <w:tab w:val="left" w:pos="0"/>
        </w:tabs>
      </w:pPr>
      <w:r>
        <w:t xml:space="preserve">Getting </w:t>
      </w:r>
      <w:r w:rsidR="0047365A">
        <w:t>r</w:t>
      </w:r>
      <w:r>
        <w:t>eady</w:t>
      </w:r>
    </w:p>
    <w:p w14:paraId="1B485E04" w14:textId="2073C092"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sidRPr="0071214D">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ECD978F" w:rsidR="0098498E" w:rsidRDefault="0098498E" w:rsidP="0098498E">
      <w:pPr>
        <w:pStyle w:val="Heading2"/>
        <w:tabs>
          <w:tab w:val="left" w:pos="0"/>
        </w:tabs>
      </w:pPr>
      <w:r>
        <w:t>How to do it</w:t>
      </w:r>
      <w:r w:rsidR="0030209D">
        <w:t>…</w:t>
      </w:r>
    </w:p>
    <w:p w14:paraId="7C853222" w14:textId="58F5EE1E" w:rsidR="00653C0E" w:rsidRPr="00653C0E" w:rsidRDefault="00653C0E" w:rsidP="00653C0E">
      <w:pPr>
        <w:pStyle w:val="NumberedBulletPACKT"/>
        <w:numPr>
          <w:ilvl w:val="0"/>
          <w:numId w:val="36"/>
        </w:numPr>
        <w:rPr>
          <w:color w:val="000000"/>
        </w:rPr>
      </w:pPr>
      <w:r w:rsidRPr="00653C0E">
        <w:t>Adding </w:t>
      </w:r>
      <w:r w:rsidR="00D17AAA">
        <w:t>f</w:t>
      </w:r>
      <w:r w:rsidRPr="00653C0E">
        <w:t>ile </w:t>
      </w:r>
      <w:r w:rsidR="00D17AAA">
        <w:t>s</w:t>
      </w:r>
      <w:r w:rsidRPr="00653C0E">
        <w:t>erver features to </w:t>
      </w:r>
      <w:r w:rsidRPr="00653C0E">
        <w:rPr>
          <w:rStyle w:val="CodeInTextPACKT"/>
        </w:rPr>
        <w:t>SRV2</w:t>
      </w:r>
      <w:del w:id="15" w:author="Thomas Lee" w:date="2021-06-15T17:31:00Z">
        <w:r w:rsidR="00484A46" w:rsidRPr="00C3265D" w:rsidDel="00104512">
          <w:delText>:</w:delText>
        </w:r>
      </w:del>
    </w:p>
    <w:p w14:paraId="7CF62298" w14:textId="77777777" w:rsidR="00653C0E" w:rsidRPr="00653C0E" w:rsidRDefault="00653C0E" w:rsidP="00653C0E">
      <w:pPr>
        <w:pStyle w:val="CodePACKT"/>
        <w:rPr>
          <w:rStyle w:val="CodeInTextPACKT"/>
          <w:color w:val="7030A0"/>
        </w:rPr>
      </w:pPr>
    </w:p>
    <w:p w14:paraId="1CE14C39" w14:textId="63986A0A" w:rsidR="00653C0E" w:rsidRPr="00653C0E" w:rsidRDefault="00653C0E" w:rsidP="00653C0E">
      <w:pPr>
        <w:pStyle w:val="CodePACKT"/>
        <w:rPr>
          <w:rStyle w:val="CodeInTextPACKT"/>
          <w:color w:val="7030A0"/>
        </w:rPr>
      </w:pPr>
      <w:r w:rsidRPr="00653C0E">
        <w:rPr>
          <w:rStyle w:val="CodeInTextPACKT"/>
          <w:color w:val="7030A0"/>
        </w:rPr>
        <w:t>$Features = </w:t>
      </w:r>
      <w:r w:rsidR="00601785">
        <w:rPr>
          <w:rStyle w:val="CodeInTextPACKT"/>
          <w:color w:val="7030A0"/>
        </w:rPr>
        <w:t>'</w:t>
      </w:r>
      <w:r w:rsidRPr="00653C0E">
        <w:rPr>
          <w:rStyle w:val="CodeInTextPACKT"/>
          <w:color w:val="7030A0"/>
        </w:rPr>
        <w:t>FileAndStorage-Services</w:t>
      </w:r>
      <w:r w:rsidR="00601785">
        <w:rPr>
          <w:rStyle w:val="CodeInTextPACKT"/>
          <w:color w:val="7030A0"/>
        </w:rPr>
        <w:t>'</w:t>
      </w:r>
      <w:r w:rsidRPr="00653C0E">
        <w:rPr>
          <w:rStyle w:val="CodeInTextPACKT"/>
          <w:color w:val="7030A0"/>
        </w:rPr>
        <w:t>,</w:t>
      </w:r>
    </w:p>
    <w:p w14:paraId="0A35E294" w14:textId="1A920762"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File-Services</w:t>
      </w:r>
      <w:r w:rsidR="00601785">
        <w:rPr>
          <w:rStyle w:val="CodeInTextPACKT"/>
          <w:color w:val="7030A0"/>
        </w:rPr>
        <w:t>'</w:t>
      </w:r>
      <w:r w:rsidRPr="00653C0E">
        <w:rPr>
          <w:rStyle w:val="CodeInTextPACKT"/>
          <w:color w:val="7030A0"/>
        </w:rPr>
        <w:t>,</w:t>
      </w:r>
    </w:p>
    <w:p w14:paraId="50420043" w14:textId="4F004BFB"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FS-FileServer</w:t>
      </w:r>
      <w:r w:rsidR="00601785">
        <w:rPr>
          <w:rStyle w:val="CodeInTextPACKT"/>
          <w:color w:val="7030A0"/>
        </w:rPr>
        <w:t>'</w:t>
      </w:r>
      <w:r w:rsidRPr="00653C0E">
        <w:rPr>
          <w:rStyle w:val="CodeInTextPACKT"/>
          <w:color w:val="7030A0"/>
        </w:rPr>
        <w:t>,</w:t>
      </w:r>
    </w:p>
    <w:p w14:paraId="0F10E289" w14:textId="67208D2E"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RSAT-File-Services</w:t>
      </w:r>
      <w:r w:rsidR="00601785">
        <w:rPr>
          <w:rStyle w:val="CodeInTextPACKT"/>
          <w:color w:val="7030A0"/>
        </w:rPr>
        <w:t>'</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6DBCD182"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del w:id="16" w:author="Thomas Lee" w:date="2021-06-15T17:31:00Z">
        <w:r w:rsidR="00484A46" w:rsidDel="00104512">
          <w:delText>:</w:delText>
        </w:r>
      </w:del>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Get-SmbServerConfiguration</w:t>
      </w:r>
    </w:p>
    <w:p w14:paraId="440B3BA6" w14:textId="77777777" w:rsidR="00653C0E" w:rsidRPr="00653C0E" w:rsidRDefault="00653C0E" w:rsidP="00653C0E">
      <w:pPr>
        <w:pStyle w:val="CodePACKT"/>
      </w:pPr>
    </w:p>
    <w:p w14:paraId="7DFC2D56" w14:textId="7FBE558B" w:rsidR="00653C0E" w:rsidRPr="00653C0E" w:rsidRDefault="00653C0E" w:rsidP="00653C0E">
      <w:pPr>
        <w:pStyle w:val="NumberedBulletPACKT"/>
        <w:rPr>
          <w:color w:val="000000"/>
        </w:rPr>
      </w:pPr>
      <w:r w:rsidRPr="00653C0E">
        <w:t>Turning off </w:t>
      </w:r>
      <w:r w:rsidRPr="00CC2D12">
        <w:rPr>
          <w:rStyle w:val="CodeInTextPACKT"/>
        </w:rPr>
        <w:t>SMB1</w:t>
      </w:r>
      <w:del w:id="17" w:author="Thomas Lee" w:date="2021-06-15T17:31:00Z">
        <w:r w:rsidR="00484A46" w:rsidRPr="00484A46" w:rsidDel="00104512">
          <w:delText>:</w:delText>
        </w:r>
      </w:del>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Set-SmbServerConfiguration @CHT</w:t>
      </w:r>
    </w:p>
    <w:p w14:paraId="0D72A82E" w14:textId="77777777" w:rsidR="00653C0E" w:rsidRPr="00653C0E" w:rsidRDefault="00653C0E" w:rsidP="00653C0E">
      <w:pPr>
        <w:pStyle w:val="CodePACKT"/>
      </w:pPr>
    </w:p>
    <w:p w14:paraId="02AAB219" w14:textId="43E4B64C" w:rsidR="00653C0E" w:rsidRPr="00653C0E" w:rsidRDefault="00653C0E" w:rsidP="00653C0E">
      <w:pPr>
        <w:pStyle w:val="NumberedBulletPACKT"/>
        <w:rPr>
          <w:color w:val="000000"/>
        </w:rPr>
      </w:pPr>
      <w:r w:rsidRPr="00653C0E">
        <w:t>Turning on SMB signing and encryption</w:t>
      </w:r>
      <w:del w:id="18" w:author="Thomas Lee" w:date="2021-06-15T17:31:00Z">
        <w:r w:rsidR="00484A46" w:rsidDel="00104512">
          <w:delText>:</w:delText>
        </w:r>
      </w:del>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RequireSecuritySignature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EncryptData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Set-SmbServerConfiguration @SHT1</w:t>
      </w:r>
    </w:p>
    <w:p w14:paraId="248EC892" w14:textId="77777777" w:rsidR="00653C0E" w:rsidRPr="00653C0E" w:rsidRDefault="00653C0E" w:rsidP="00653C0E">
      <w:pPr>
        <w:pStyle w:val="CodePACKT"/>
      </w:pPr>
    </w:p>
    <w:p w14:paraId="14B16128" w14:textId="383264BE" w:rsidR="00653C0E" w:rsidRPr="00653C0E" w:rsidRDefault="00653C0E" w:rsidP="00653C0E">
      <w:pPr>
        <w:pStyle w:val="NumberedBulletPACKT"/>
        <w:rPr>
          <w:color w:val="000000"/>
        </w:rPr>
      </w:pPr>
      <w:r w:rsidRPr="00653C0E">
        <w:t>Turning off default server and workstation shares</w:t>
      </w:r>
      <w:del w:id="19" w:author="Thomas Lee" w:date="2021-06-15T17:31:00Z">
        <w:r w:rsidR="00484A46" w:rsidDel="00104512">
          <w:delText>:</w:delText>
        </w:r>
      </w:del>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Set-SmbServerConfiguration @SHT2</w:t>
      </w:r>
    </w:p>
    <w:p w14:paraId="1259DE5F" w14:textId="77777777" w:rsidR="00653C0E" w:rsidRPr="00653C0E" w:rsidRDefault="00653C0E" w:rsidP="00653C0E">
      <w:pPr>
        <w:pStyle w:val="CodePACKT"/>
      </w:pPr>
    </w:p>
    <w:p w14:paraId="1CB4AC78" w14:textId="6733C9A6" w:rsidR="00653C0E" w:rsidRPr="00653C0E" w:rsidRDefault="00653C0E" w:rsidP="00653C0E">
      <w:pPr>
        <w:pStyle w:val="NumberedBulletPACKT"/>
        <w:rPr>
          <w:color w:val="000000"/>
        </w:rPr>
      </w:pPr>
      <w:r w:rsidRPr="00653C0E">
        <w:t>Turning off server announcements</w:t>
      </w:r>
      <w:del w:id="20" w:author="Thomas Lee" w:date="2021-06-15T17:31:00Z">
        <w:r w:rsidR="00484A46" w:rsidDel="00104512">
          <w:delText>:</w:delText>
        </w:r>
      </w:del>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Set-SmbServerConfiguration @SHT3</w:t>
      </w:r>
    </w:p>
    <w:p w14:paraId="68EDF2D4" w14:textId="77777777" w:rsidR="00653C0E" w:rsidRPr="00653C0E" w:rsidRDefault="00653C0E" w:rsidP="00653C0E">
      <w:pPr>
        <w:pStyle w:val="CodePACKT"/>
      </w:pPr>
    </w:p>
    <w:p w14:paraId="0B89AFD2" w14:textId="48CBD758" w:rsidR="00653C0E" w:rsidRPr="00653C0E" w:rsidRDefault="00653C0E" w:rsidP="00653C0E">
      <w:pPr>
        <w:pStyle w:val="NumberedBulletPACKT"/>
        <w:rPr>
          <w:color w:val="000000"/>
        </w:rPr>
      </w:pPr>
      <w:r w:rsidRPr="00653C0E">
        <w:t>Restarting SMB </w:t>
      </w:r>
      <w:r w:rsidR="00AF3ED9">
        <w:t>s</w:t>
      </w:r>
      <w:r w:rsidRPr="00653C0E">
        <w:t>erver service with the new configuration</w:t>
      </w:r>
      <w:del w:id="21" w:author="Thomas Lee" w:date="2021-06-15T17:31:00Z">
        <w:r w:rsidR="00484A46" w:rsidDel="00104512">
          <w:delText>:</w:delText>
        </w:r>
      </w:del>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C77E13" w:rsidRDefault="00653C0E" w:rsidP="00C77E13">
      <w:pPr>
        <w:pStyle w:val="CodePACKT"/>
        <w:rPr>
          <w:rStyle w:val="CodeInTextPACKT"/>
          <w:color w:val="7030A0"/>
        </w:rPr>
      </w:pPr>
      <w:r w:rsidRPr="00C77E13">
        <w:rPr>
          <w:rStyle w:val="CodeInTextPACKT"/>
          <w:color w:val="7030A0"/>
        </w:rPr>
        <w:t>Restart-Service lanmanserver -Force</w:t>
      </w:r>
    </w:p>
    <w:p w14:paraId="63F7EF58" w14:textId="148446D8" w:rsidR="0098498E" w:rsidRDefault="0098498E" w:rsidP="0098498E">
      <w:pPr>
        <w:pStyle w:val="Heading2"/>
        <w:numPr>
          <w:ilvl w:val="1"/>
          <w:numId w:val="3"/>
        </w:numPr>
        <w:tabs>
          <w:tab w:val="left" w:pos="0"/>
        </w:tabs>
      </w:pPr>
      <w:r>
        <w:t>How it works</w:t>
      </w:r>
      <w:r w:rsidR="0030209D">
        <w:t>…</w:t>
      </w:r>
    </w:p>
    <w:p w14:paraId="4632596C" w14:textId="4B882364" w:rsidR="00653C0E" w:rsidRDefault="00653C0E" w:rsidP="00653C0E">
      <w:pPr>
        <w:pStyle w:val="NormalPACKT"/>
        <w:rPr>
          <w:lang w:val="en-GB"/>
        </w:rPr>
      </w:pPr>
      <w:r>
        <w:rPr>
          <w:lang w:val="en-GB"/>
        </w:rPr>
        <w:t xml:space="preserve">In </w:t>
      </w:r>
      <w:r w:rsidRPr="00653C0E">
        <w:rPr>
          <w:rStyle w:val="ItalicsPACKT"/>
        </w:rPr>
        <w:t>step 1</w:t>
      </w:r>
      <w:r>
        <w:rPr>
          <w:lang w:val="en-GB"/>
        </w:rPr>
        <w:t xml:space="preserve">, you add the file server features to </w:t>
      </w:r>
      <w:r w:rsidRPr="00886AA6">
        <w:rPr>
          <w:rStyle w:val="CodeInTextPACKT"/>
        </w:rPr>
        <w:t>SRV2</w:t>
      </w:r>
      <w:r>
        <w:rPr>
          <w:lang w:val="en-GB"/>
        </w:rPr>
        <w:t>, with output like this</w:t>
      </w:r>
      <w:del w:id="22" w:author="Thomas Lee" w:date="2021-06-15T17:31:00Z">
        <w:r w:rsidDel="00104512">
          <w:rPr>
            <w:lang w:val="en-GB"/>
          </w:rPr>
          <w:delText>:</w:delText>
        </w:r>
      </w:del>
    </w:p>
    <w:p w14:paraId="181893FA" w14:textId="1E049F68" w:rsidR="00653C0E" w:rsidRDefault="00653C0E" w:rsidP="0098498E">
      <w:pPr>
        <w:pStyle w:val="FigurePACKT"/>
      </w:pPr>
      <w:r w:rsidRPr="00653C0E">
        <w:drawing>
          <wp:inline distT="0" distB="0" distL="0" distR="0" wp14:anchorId="68C83705" wp14:editId="3A57989F">
            <wp:extent cx="4125715" cy="1295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6435" cy="1305045"/>
                    </a:xfrm>
                    <a:prstGeom prst="rect">
                      <a:avLst/>
                    </a:prstGeom>
                  </pic:spPr>
                </pic:pic>
              </a:graphicData>
            </a:graphic>
          </wp:inline>
        </w:drawing>
      </w:r>
    </w:p>
    <w:p w14:paraId="088BBA4C" w14:textId="2C3AC94B" w:rsidR="00653C0E" w:rsidRDefault="00653C0E" w:rsidP="00D31E8C">
      <w:pPr>
        <w:pStyle w:val="FigureCaption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17578105"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Get-SmbServerConfiguration</w:t>
      </w:r>
      <w:r>
        <w:t xml:space="preserve"> cmdlet to return the SMB server settings for </w:t>
      </w:r>
      <w:r w:rsidRPr="00653C0E">
        <w:rPr>
          <w:rStyle w:val="CodeInTextPACKT"/>
        </w:rPr>
        <w:t>SRV2</w:t>
      </w:r>
      <w:r>
        <w:t>, which looks like this:</w:t>
      </w:r>
    </w:p>
    <w:p w14:paraId="7B0CD2EF" w14:textId="109EE594" w:rsidR="0030209D" w:rsidRDefault="0030209D" w:rsidP="0030209D">
      <w:pPr>
        <w:pStyle w:val="FigurePACKT"/>
      </w:pPr>
      <w:r>
        <w:drawing>
          <wp:inline distT="0" distB="0" distL="0" distR="0" wp14:anchorId="4D50AC99" wp14:editId="69DFA8CA">
            <wp:extent cx="2992143" cy="569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337" cy="5715356"/>
                    </a:xfrm>
                    <a:prstGeom prst="rect">
                      <a:avLst/>
                    </a:prstGeom>
                    <a:noFill/>
                    <a:ln>
                      <a:noFill/>
                    </a:ln>
                  </pic:spPr>
                </pic:pic>
              </a:graphicData>
            </a:graphic>
          </wp:inline>
        </w:drawing>
      </w:r>
    </w:p>
    <w:p w14:paraId="5066AFDD" w14:textId="5E79CD8A" w:rsidR="00653C0E" w:rsidRDefault="00653C0E" w:rsidP="00D31E8C">
      <w:pPr>
        <w:pStyle w:val="FigureCaptionPACKT"/>
      </w:pPr>
      <w:r>
        <w:t>Figure 10.9: Viewing</w:t>
      </w:r>
      <w:r w:rsidR="00484A46">
        <w:t xml:space="preserve"> the</w:t>
      </w:r>
      <w:r>
        <w:t xml:space="preserve"> SMB </w:t>
      </w:r>
      <w:r w:rsidR="00262C78">
        <w:t>s</w:t>
      </w:r>
      <w:r>
        <w:t>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0053DF40"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you turn on digital signing and encrypting of all SMB</w:t>
      </w:r>
      <w:r w:rsidR="00484A46">
        <w:t>-</w:t>
      </w:r>
      <w:r>
        <w:t xml:space="preserve">related data packets. </w:t>
      </w:r>
      <w:r w:rsidR="00484A46">
        <w:t xml:space="preserve">In </w:t>
      </w:r>
      <w:r w:rsidRPr="00653C0E">
        <w:rPr>
          <w:rStyle w:val="ItalicsPACKT"/>
        </w:rPr>
        <w:t>step 5</w:t>
      </w:r>
      <w:r>
        <w:t xml:space="preserve">, you turn off </w:t>
      </w:r>
      <w:r w:rsidR="00EF4303">
        <w:t xml:space="preserve">the </w:t>
      </w:r>
      <w:r>
        <w:t>default server and workstation share</w:t>
      </w:r>
      <w:r w:rsidR="00EF4303">
        <w:t>s,</w:t>
      </w:r>
      <w:r>
        <w:t xml:space="preserve"> </w:t>
      </w:r>
      <w:r w:rsidR="000646B7">
        <w:t>while in</w:t>
      </w:r>
      <w:r>
        <w:t xml:space="preserve"> </w:t>
      </w:r>
      <w:r w:rsidRPr="00EF4303">
        <w:rPr>
          <w:rStyle w:val="ItalicsPACKT"/>
        </w:rPr>
        <w:t>step 6</w:t>
      </w:r>
      <w:r>
        <w:t xml:space="preserve">, you turn off SMB </w:t>
      </w:r>
      <w:r w:rsidR="00D30168">
        <w:t>s</w:t>
      </w:r>
      <w:r>
        <w:t>erver announc</w:t>
      </w:r>
      <w:r w:rsidR="00EF4303">
        <w:t>e</w:t>
      </w:r>
      <w:r>
        <w:t xml:space="preserve">ments to improve security. These </w:t>
      </w:r>
      <w:r w:rsidR="000646B7">
        <w:t xml:space="preserve">four </w:t>
      </w:r>
      <w:r>
        <w:t>steps produce no output.</w:t>
      </w:r>
    </w:p>
    <w:p w14:paraId="03A13344" w14:textId="2EC71A30" w:rsidR="00653C0E" w:rsidRDefault="00653C0E" w:rsidP="00653C0E">
      <w:pPr>
        <w:pStyle w:val="NormalPACKT"/>
      </w:pPr>
      <w:r>
        <w:t xml:space="preserve">In </w:t>
      </w:r>
      <w:r w:rsidRPr="00653C0E">
        <w:rPr>
          <w:rStyle w:val="ItalicsPACKT"/>
        </w:rPr>
        <w:t>step 7</w:t>
      </w:r>
      <w:r>
        <w:t>, which also produces no output, you restart the LanManServer service</w:t>
      </w:r>
      <w:r w:rsidR="00EF4303">
        <w:t>,</w:t>
      </w:r>
      <w:r>
        <w:t xml:space="preserve"> which is the Windows service that provides SMB </w:t>
      </w:r>
      <w:r w:rsidR="00126DF1">
        <w:t>file sharing</w:t>
      </w:r>
      <w:r>
        <w:t>.</w:t>
      </w:r>
    </w:p>
    <w:p w14:paraId="79FC1E71" w14:textId="17E0F795" w:rsidR="0098498E" w:rsidRDefault="0098498E" w:rsidP="0098498E">
      <w:pPr>
        <w:pStyle w:val="Heading2"/>
      </w:pPr>
      <w:r>
        <w:t>There</w:t>
      </w:r>
      <w:r w:rsidR="00601785">
        <w:t>'</w:t>
      </w:r>
      <w:r>
        <w:t>s more...</w:t>
      </w:r>
    </w:p>
    <w:p w14:paraId="548BF59F" w14:textId="47704ED2" w:rsidR="00301227" w:rsidRDefault="00301227" w:rsidP="00653C0E">
      <w:pPr>
        <w:pStyle w:val="NormalPACKT"/>
        <w:rPr>
          <w:lang w:val="en-GB"/>
        </w:rPr>
      </w:pPr>
      <w:r>
        <w:rPr>
          <w:lang w:val="en-GB"/>
        </w:rPr>
        <w:t xml:space="preserve">In </w:t>
      </w:r>
      <w:r w:rsidRPr="0034603B">
        <w:rPr>
          <w:rStyle w:val="ItalicsPACKT"/>
        </w:rPr>
        <w:t>step</w:t>
      </w:r>
      <w:r w:rsidR="000646B7">
        <w:rPr>
          <w:rStyle w:val="ItalicsPACKT"/>
        </w:rPr>
        <w:t>s</w:t>
      </w:r>
      <w:r w:rsidRPr="0034603B">
        <w:rPr>
          <w:rStyle w:val="ItalicsPACKT"/>
        </w:rPr>
        <w:t xml:space="preserve"> 3</w:t>
      </w:r>
      <w:r>
        <w:rPr>
          <w:lang w:val="en-GB"/>
        </w:rPr>
        <w:t xml:space="preserve"> through </w:t>
      </w:r>
      <w:r w:rsidRPr="0034603B">
        <w:rPr>
          <w:rStyle w:val="ItalicsPACKT"/>
        </w:rPr>
        <w:t>6</w:t>
      </w:r>
      <w:r>
        <w:rPr>
          <w:lang w:val="en-GB"/>
        </w:rPr>
        <w:t>, you update the configuration of the SMB service to be more secure. The SM</w:t>
      </w:r>
      <w:r w:rsidRPr="0034603B">
        <w:rPr>
          <w:lang w:val="en-GB"/>
        </w:rPr>
        <w:t>B</w:t>
      </w:r>
      <w:r>
        <w:rPr>
          <w:lang w:val="en-GB"/>
        </w:rPr>
        <w:t xml:space="preserve"> 1.0 protocol has long been considered unsafe. By default, the Windows OS setup process never turns on version 1, but it</w:t>
      </w:r>
      <w:r w:rsidR="00601785">
        <w:rPr>
          <w:lang w:val="en-GB"/>
        </w:rPr>
        <w:t>'</w:t>
      </w:r>
      <w:r>
        <w:rPr>
          <w:lang w:val="en-GB"/>
        </w:rPr>
        <w:t xml:space="preserve">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44C90E8F" w14:textId="7DCFC8DD"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w:t>
      </w:r>
      <w:r w:rsidR="00301227">
        <w:rPr>
          <w:lang w:val="en-GB"/>
        </w:rPr>
        <w:t xml:space="preserve"> after making changes to the SMB service configuration</w:t>
      </w:r>
      <w:r w:rsidR="006A0810">
        <w:rPr>
          <w:lang w:val="en-GB"/>
        </w:rPr>
        <w:t xml:space="preserve">, </w:t>
      </w:r>
      <w:r>
        <w:rPr>
          <w:lang w:val="en-GB"/>
        </w:rPr>
        <w:t xml:space="preserve">you restart the LanManWorkstation service. You </w:t>
      </w:r>
      <w:r w:rsidR="00301227">
        <w:rPr>
          <w:lang w:val="en-GB"/>
        </w:rPr>
        <w:t xml:space="preserve">must </w:t>
      </w:r>
      <w:r>
        <w:rPr>
          <w:lang w:val="en-GB"/>
        </w:rPr>
        <w:t xml:space="preserve">restart this service to implement </w:t>
      </w:r>
      <w:r w:rsidR="00301227">
        <w:rPr>
          <w:lang w:val="en-GB"/>
        </w:rPr>
        <w:t xml:space="preserve">any changes to </w:t>
      </w:r>
      <w:r>
        <w:rPr>
          <w:lang w:val="en-GB"/>
        </w:rPr>
        <w:t xml:space="preserve">the </w:t>
      </w:r>
      <w:r w:rsidR="002279FE">
        <w:rPr>
          <w:lang w:val="en-GB"/>
        </w:rPr>
        <w:t>f</w:t>
      </w:r>
      <w:r>
        <w:rPr>
          <w:lang w:val="en-GB"/>
        </w:rPr>
        <w:t xml:space="preserve">ile </w:t>
      </w:r>
      <w:r w:rsidR="002279FE">
        <w:rPr>
          <w:lang w:val="en-GB"/>
        </w:rPr>
        <w:t>s</w:t>
      </w:r>
      <w:r>
        <w:rPr>
          <w:lang w:val="en-GB"/>
        </w:rPr>
        <w:t xml:space="preserve">erver configuration. </w:t>
      </w:r>
    </w:p>
    <w:p w14:paraId="2A47AC25" w14:textId="2B9C87A5" w:rsidR="00541F49" w:rsidRDefault="00541F49" w:rsidP="00541F49">
      <w:pPr>
        <w:pStyle w:val="Heading1"/>
      </w:pPr>
      <w:r>
        <w:t xml:space="preserve">Creating and </w:t>
      </w:r>
      <w:r w:rsidR="00733318">
        <w:t>s</w:t>
      </w:r>
      <w:r>
        <w:t xml:space="preserve">ecuring SMB </w:t>
      </w:r>
      <w:r w:rsidR="00733318">
        <w:t>s</w:t>
      </w:r>
      <w:r>
        <w:t>hares</w:t>
      </w:r>
    </w:p>
    <w:p w14:paraId="3B35CEBF" w14:textId="4CEC733F" w:rsidR="00653C0E" w:rsidRPr="00653C0E" w:rsidRDefault="00653C0E" w:rsidP="00653C0E">
      <w:pPr>
        <w:pStyle w:val="NormalPACKT"/>
      </w:pPr>
      <w:r w:rsidRPr="00653C0E">
        <w:t xml:space="preserve">With your file server service set up, the next step in deploying a file server is to create SMB shares and secure them. For decades, administrators have used the </w:t>
      </w:r>
      <w:r w:rsidRPr="001B0950">
        <w:rPr>
          <w:rStyle w:val="CodeInTextPACKT"/>
        </w:rPr>
        <w:t>net.exe</w:t>
      </w:r>
      <w:r w:rsidRPr="00653C0E">
        <w:t xml:space="preserve"> command to set up shared folders and more. Th</w:t>
      </w:r>
      <w:r w:rsidR="00301227">
        <w:t xml:space="preserve">is command </w:t>
      </w:r>
      <w:r w:rsidRPr="00653C0E">
        <w:t>continue</w:t>
      </w:r>
      <w:r w:rsidR="00301227">
        <w:t>s</w:t>
      </w:r>
      <w:r w:rsidRPr="00653C0E">
        <w:t xml:space="preserve"> to work, but you may find the </w:t>
      </w:r>
      <w:r w:rsidR="00301227">
        <w:t>SMB</w:t>
      </w:r>
      <w:r w:rsidR="00301227" w:rsidRPr="00653C0E">
        <w:t xml:space="preserve"> </w:t>
      </w:r>
      <w:r w:rsidRPr="00653C0E">
        <w:t>cmdlets easier to use, particularly if you</w:t>
      </w:r>
      <w:r w:rsidR="00601785">
        <w:t>'</w:t>
      </w:r>
      <w:r w:rsidRPr="00653C0E">
        <w:t>re automating large-scale SMB server deployments.</w:t>
      </w:r>
    </w:p>
    <w:p w14:paraId="75E9B56F" w14:textId="561F6C59" w:rsidR="00653C0E" w:rsidRPr="00653C0E" w:rsidRDefault="00653C0E" w:rsidP="00653C0E">
      <w:pPr>
        <w:pStyle w:val="NormalPACKT"/>
      </w:pPr>
      <w:r w:rsidRPr="00653C0E">
        <w:t xml:space="preserve">This recipe looks at creating and securing shares on a </w:t>
      </w:r>
      <w:r w:rsidR="00240926">
        <w:t xml:space="preserve">Windows </w:t>
      </w:r>
      <w:r w:rsidRPr="00653C0E">
        <w:t>Server 20</w:t>
      </w:r>
      <w:r>
        <w:t>22</w:t>
      </w:r>
      <w:r w:rsidRPr="00653C0E">
        <w:t xml:space="preserve"> platform using the PowerShell </w:t>
      </w:r>
      <w:r w:rsidRPr="00653C0E">
        <w:rPr>
          <w:rStyle w:val="CodeInTextPACKT"/>
        </w:rPr>
        <w:t>SMBServer</w:t>
      </w:r>
      <w:r w:rsidRPr="00653C0E">
        <w:t xml:space="preserve"> module. You also use cmdlets from the </w:t>
      </w:r>
      <w:r w:rsidRPr="00653C0E">
        <w:rPr>
          <w:rStyle w:val="CodeInTextPACKT"/>
        </w:rPr>
        <w:t>NTFSSecurity</w:t>
      </w:r>
      <w:r w:rsidRPr="00653C0E">
        <w:t xml:space="preserve"> module (a third-party module you</w:t>
      </w:r>
      <w:r w:rsidR="0057212D">
        <w:t xml:space="preserve"> </w:t>
      </w:r>
      <w:r w:rsidRPr="00653C0E">
        <w:t>download from the PS Gallery).</w:t>
      </w:r>
    </w:p>
    <w:p w14:paraId="6CBE9B02" w14:textId="767777C1" w:rsidR="00653C0E" w:rsidRPr="002F1488" w:rsidRDefault="00653C0E" w:rsidP="002F1488">
      <w:pPr>
        <w:pStyle w:val="NormalPACKT"/>
      </w:pPr>
      <w:r w:rsidRPr="002F1488">
        <w:t>You run this recipe on the file server (</w:t>
      </w:r>
      <w:r w:rsidRPr="00B956A8">
        <w:rPr>
          <w:rStyle w:val="CodeInTextPACKT"/>
        </w:rPr>
        <w:t>SRV2</w:t>
      </w:r>
      <w:r w:rsidRPr="002F1488">
        <w:t xml:space="preserve">) that you set up and hardened </w:t>
      </w:r>
      <w:r w:rsidR="0011254F">
        <w:t>in the</w:t>
      </w:r>
      <w:r w:rsidR="00EF4303" w:rsidRPr="002F1488">
        <w:t xml:space="preserve"> </w:t>
      </w:r>
      <w:r w:rsidR="0011254F" w:rsidRPr="009E021A">
        <w:rPr>
          <w:rStyle w:val="ItalicsPACKT"/>
        </w:rPr>
        <w:t xml:space="preserve">Setting up and </w:t>
      </w:r>
      <w:r w:rsidR="009E021A">
        <w:rPr>
          <w:rStyle w:val="ItalicsPACKT"/>
        </w:rPr>
        <w:t>s</w:t>
      </w:r>
      <w:r w:rsidR="0011254F" w:rsidRPr="009E021A">
        <w:rPr>
          <w:rStyle w:val="ItalicsPACKT"/>
        </w:rPr>
        <w:t xml:space="preserve">ecuring </w:t>
      </w:r>
      <w:r w:rsidRPr="0011254F">
        <w:rPr>
          <w:rStyle w:val="ItalicsPACKT"/>
        </w:rPr>
        <w:t xml:space="preserve">an SMB </w:t>
      </w:r>
      <w:r w:rsidR="009E021A">
        <w:rPr>
          <w:rStyle w:val="ItalicsPACKT"/>
        </w:rPr>
        <w:t>f</w:t>
      </w:r>
      <w:r w:rsidRPr="0011254F">
        <w:rPr>
          <w:rStyle w:val="ItalicsPACKT"/>
        </w:rPr>
        <w:t xml:space="preserve">ile </w:t>
      </w:r>
      <w:r w:rsidR="009E021A">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recipe. In this recipe, you share a folder (</w:t>
      </w:r>
      <w:r w:rsidRPr="00091333">
        <w:rPr>
          <w:rStyle w:val="CodeInTextPACKT"/>
        </w:rPr>
        <w:t>C:\</w:t>
      </w:r>
      <w:r w:rsidR="0011254F">
        <w:rPr>
          <w:rStyle w:val="CodeInTextPACKT"/>
        </w:rPr>
        <w:t>ITShare</w:t>
      </w:r>
      <w:r w:rsidRPr="002F1488">
        <w:t>) on the file server.</w:t>
      </w:r>
      <w:r w:rsidR="001B21BF">
        <w:t xml:space="preserve"> </w:t>
      </w:r>
      <w:r w:rsidRPr="002F1488">
        <w:t>Then, you create a file in the</w:t>
      </w:r>
      <w:r w:rsidRPr="002F1488">
        <w:rPr>
          <w:rStyle w:val="CodeInTextPACKT"/>
          <w:rFonts w:ascii="Times New Roman" w:hAnsi="Times New Roman"/>
          <w:color w:val="auto"/>
          <w:sz w:val="22"/>
          <w:szCs w:val="24"/>
        </w:rPr>
        <w:t xml:space="preserve"> </w:t>
      </w:r>
      <w:r w:rsidRPr="00091333">
        <w:rPr>
          <w:rStyle w:val="CodeInTextPACKT"/>
        </w:rPr>
        <w:t>C:\</w:t>
      </w:r>
      <w:r w:rsidR="0011254F">
        <w:rPr>
          <w:rStyle w:val="CodeInTextPACKT"/>
        </w:rPr>
        <w:t>ITShare</w:t>
      </w:r>
      <w:r w:rsidR="0011254F" w:rsidRPr="002F1488">
        <w:rPr>
          <w:rStyle w:val="CodeInTextPACKT"/>
          <w:rFonts w:ascii="Times New Roman" w:hAnsi="Times New Roman"/>
          <w:color w:val="auto"/>
          <w:sz w:val="22"/>
          <w:szCs w:val="24"/>
        </w:rPr>
        <w:t xml:space="preserve"> </w:t>
      </w:r>
      <w:r w:rsidRPr="002F1488">
        <w:t xml:space="preserve">folder you just shared and set the ACL for the files to be the same for the share. You use the </w:t>
      </w:r>
      <w:r w:rsidRPr="009E6C78">
        <w:rPr>
          <w:rStyle w:val="CodeInTextPACKT"/>
        </w:rPr>
        <w:t>Set-SMBPathAcl</w:t>
      </w:r>
      <w:r w:rsidRPr="002F1488">
        <w:t xml:space="preserve"> cmdlet to do this. You then review the ACL for both the folder and the file. </w:t>
      </w:r>
    </w:p>
    <w:p w14:paraId="446D5ACB" w14:textId="47BBA9F3" w:rsidR="00653C0E" w:rsidRPr="00653C0E" w:rsidRDefault="00653C0E" w:rsidP="00653C0E">
      <w:pPr>
        <w:pStyle w:val="NormalPACKT"/>
      </w:pPr>
      <w:r w:rsidRPr="00653C0E">
        <w:t xml:space="preserve">This recipe uses a </w:t>
      </w:r>
      <w:r w:rsidR="0011254F">
        <w:t>universal</w:t>
      </w:r>
      <w:r w:rsidR="0011254F" w:rsidRPr="00653C0E">
        <w:t xml:space="preserve"> </w:t>
      </w:r>
      <w:r w:rsidRPr="00653C0E">
        <w:t>security group, Sales, which you create in the Reskit.Org</w:t>
      </w:r>
      <w:r>
        <w:t xml:space="preserve"> </w:t>
      </w:r>
      <w:r w:rsidRPr="00653C0E">
        <w:t xml:space="preserve">domain. See the </w:t>
      </w:r>
      <w:r w:rsidR="0011254F" w:rsidRPr="00B65EF3">
        <w:rPr>
          <w:rStyle w:val="ItalicsPACKT"/>
        </w:rPr>
        <w:t>M</w:t>
      </w:r>
      <w:r w:rsidR="009451B9">
        <w:rPr>
          <w:rStyle w:val="ItalicsPACKT"/>
        </w:rPr>
        <w:t>anag</w:t>
      </w:r>
      <w:r w:rsidR="0011254F" w:rsidRPr="00B65EF3">
        <w:rPr>
          <w:rStyle w:val="ItalicsPACKT"/>
        </w:rPr>
        <w:t>ing printer security</w:t>
      </w:r>
      <w:r w:rsidR="0011254F">
        <w:t xml:space="preserve"> recipe in </w:t>
      </w:r>
      <w:r w:rsidRPr="004761E9">
        <w:rPr>
          <w:rStyle w:val="ChapterrefPACKT"/>
        </w:rPr>
        <w:t xml:space="preserve">Chapter </w:t>
      </w:r>
      <w:r w:rsidR="0011254F">
        <w:rPr>
          <w:rStyle w:val="ChapterrefPACKT"/>
        </w:rPr>
        <w:t>11</w:t>
      </w:r>
      <w:r w:rsidRPr="00047F27">
        <w:t xml:space="preserve">, </w:t>
      </w:r>
      <w:r w:rsidRPr="004761E9">
        <w:rPr>
          <w:rStyle w:val="ChapterrefPACKT"/>
        </w:rPr>
        <w:t>Managing Printers</w:t>
      </w:r>
      <w:r w:rsidRPr="00653C0E">
        <w:t>, for the script snippet</w:t>
      </w:r>
      <w:r>
        <w:t xml:space="preserve"> </w:t>
      </w:r>
      <w:r w:rsidRPr="00653C0E">
        <w:t>you can use to create the groups used by this recipe.</w:t>
      </w:r>
      <w:r>
        <w:t xml:space="preserve"> </w:t>
      </w:r>
      <w:r w:rsidRPr="00653C0E">
        <w:t xml:space="preserve">In this recipe, you use the </w:t>
      </w:r>
      <w:r w:rsidRPr="00653C0E">
        <w:rPr>
          <w:rStyle w:val="CodeInTextPACKT"/>
        </w:rPr>
        <w:t>Get</w:t>
      </w:r>
      <w:r w:rsidRPr="00653C0E">
        <w:rPr>
          <w:rStyle w:val="CodeInTextPACKT"/>
        </w:rPr>
        <w:noBreakHyphen/>
        <w:t>NTFSAccess</w:t>
      </w:r>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 xml:space="preserve">Managing NTFS </w:t>
      </w:r>
      <w:r w:rsidR="00340AFC">
        <w:rPr>
          <w:rStyle w:val="ItalicsPACKT"/>
        </w:rPr>
        <w:t>f</w:t>
      </w:r>
      <w:r w:rsidRPr="00653C0E">
        <w:rPr>
          <w:rStyle w:val="ItalicsPACKT"/>
        </w:rPr>
        <w:t xml:space="preserve">ile and </w:t>
      </w:r>
      <w:r w:rsidR="00340AFC">
        <w:rPr>
          <w:rStyle w:val="ItalicsPACKT"/>
        </w:rPr>
        <w:t>f</w:t>
      </w:r>
      <w:r w:rsidRPr="00653C0E">
        <w:rPr>
          <w:rStyle w:val="ItalicsPACKT"/>
        </w:rPr>
        <w:t xml:space="preserve">older </w:t>
      </w:r>
      <w:r w:rsidR="00340AFC">
        <w:rPr>
          <w:rStyle w:val="ItalicsPACKT"/>
        </w:rPr>
        <w:t>p</w:t>
      </w:r>
      <w:r w:rsidRPr="00653C0E">
        <w:rPr>
          <w:rStyle w:val="ItalicsPACKT"/>
        </w:rPr>
        <w:t>ermissions</w:t>
      </w:r>
      <w:r>
        <w:t xml:space="preserve"> </w:t>
      </w:r>
      <w:r w:rsidRPr="00653C0E">
        <w:t xml:space="preserve">recipe for more details about this module and </w:t>
      </w:r>
      <w:r w:rsidR="00EF4303">
        <w:t>instructions on downloading</w:t>
      </w:r>
      <w:r w:rsidRPr="00653C0E">
        <w:t xml:space="preserve"> it.</w:t>
      </w:r>
    </w:p>
    <w:p w14:paraId="1AA3D392" w14:textId="1CD00F88" w:rsidR="00541F49" w:rsidRDefault="00541F49" w:rsidP="00541F49">
      <w:pPr>
        <w:pStyle w:val="Heading2"/>
        <w:tabs>
          <w:tab w:val="left" w:pos="0"/>
        </w:tabs>
      </w:pPr>
      <w:r>
        <w:t xml:space="preserve">Getting </w:t>
      </w:r>
      <w:r w:rsidR="00A9731C">
        <w:t>r</w:t>
      </w:r>
      <w:r>
        <w:t>eady</w:t>
      </w:r>
    </w:p>
    <w:p w14:paraId="19F8507F" w14:textId="547B642C" w:rsidR="00541F49" w:rsidRPr="0011254F" w:rsidRDefault="00541F49" w:rsidP="00541F49">
      <w:pPr>
        <w:pStyle w:val="NormalPACKT"/>
        <w:rPr>
          <w:iCs/>
          <w:lang w:val="en-GB"/>
        </w:rPr>
      </w:pPr>
      <w:r>
        <w:rPr>
          <w:lang w:val="en-GB"/>
        </w:rPr>
        <w:t xml:space="preserve">This recipe uses </w:t>
      </w:r>
      <w:r w:rsidRPr="00911CCD">
        <w:rPr>
          <w:rStyle w:val="CodeInTextPACKT"/>
        </w:rPr>
        <w:t>SRV</w:t>
      </w:r>
      <w:r w:rsidR="000D5106">
        <w:rPr>
          <w:rStyle w:val="CodeInTextPACKT"/>
        </w:rPr>
        <w:t>2</w:t>
      </w:r>
      <w:r w:rsidRPr="00F74897">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should </w:t>
      </w:r>
      <w:r w:rsidR="004163B0">
        <w:rPr>
          <w:lang w:val="en-GB"/>
        </w:rPr>
        <w:t xml:space="preserve">also </w:t>
      </w:r>
      <w:r>
        <w:rPr>
          <w:lang w:val="en-GB"/>
        </w:rPr>
        <w:t xml:space="preserve">have </w:t>
      </w:r>
      <w:r w:rsidRPr="00414032">
        <w:rPr>
          <w:rStyle w:val="CodeInTextPACKT"/>
        </w:rPr>
        <w:t>DC1</w:t>
      </w:r>
      <w:r>
        <w:rPr>
          <w:lang w:val="en-GB"/>
        </w:rPr>
        <w:t xml:space="preserve"> online.</w:t>
      </w:r>
      <w:r w:rsidR="0011254F">
        <w:rPr>
          <w:lang w:val="en-GB"/>
        </w:rPr>
        <w:t xml:space="preserve"> If you have not created the Sales universal group</w:t>
      </w:r>
      <w:r w:rsidR="00245493">
        <w:rPr>
          <w:lang w:val="en-GB"/>
        </w:rPr>
        <w:t xml:space="preserve"> yet</w:t>
      </w:r>
      <w:r w:rsidR="0011254F">
        <w:rPr>
          <w:lang w:val="en-GB"/>
        </w:rPr>
        <w:t xml:space="preserve">, see the </w:t>
      </w:r>
      <w:r w:rsidR="007955D4">
        <w:rPr>
          <w:rStyle w:val="ItalicsPACKT"/>
        </w:rPr>
        <w:t>Manag</w:t>
      </w:r>
      <w:r w:rsidR="0011254F" w:rsidRPr="00987802">
        <w:rPr>
          <w:rStyle w:val="ItalicsPACKT"/>
        </w:rPr>
        <w:t>ing printer security</w:t>
      </w:r>
      <w:r w:rsidR="0011254F" w:rsidRPr="00E945EB">
        <w:t xml:space="preserve"> </w:t>
      </w:r>
      <w:r w:rsidR="00E945EB">
        <w:t xml:space="preserve">recipe </w:t>
      </w:r>
      <w:r w:rsidR="0011254F" w:rsidRPr="00E945EB">
        <w:t>in</w:t>
      </w:r>
      <w:r w:rsidR="0011254F">
        <w:rPr>
          <w:rStyle w:val="ItalicsPACKT"/>
          <w:i w:val="0"/>
          <w:iCs/>
        </w:rPr>
        <w:t xml:space="preserve"> </w:t>
      </w:r>
      <w:r w:rsidR="00E945EB" w:rsidRPr="00E945EB">
        <w:rPr>
          <w:rStyle w:val="ChapterrefPACKT"/>
        </w:rPr>
        <w:t>C</w:t>
      </w:r>
      <w:r w:rsidR="0011254F" w:rsidRPr="00E945EB">
        <w:rPr>
          <w:rStyle w:val="ChapterrefPACKT"/>
        </w:rPr>
        <w:t>hapter 11</w:t>
      </w:r>
      <w:r w:rsidR="0011254F">
        <w:rPr>
          <w:rStyle w:val="ItalicsPACKT"/>
          <w:i w:val="0"/>
          <w:iCs/>
        </w:rPr>
        <w:t>.</w:t>
      </w:r>
    </w:p>
    <w:p w14:paraId="6634E469" w14:textId="0694980A" w:rsidR="00541F49" w:rsidRDefault="00541F49" w:rsidP="00541F49">
      <w:pPr>
        <w:pStyle w:val="Heading2"/>
        <w:tabs>
          <w:tab w:val="left" w:pos="0"/>
        </w:tabs>
      </w:pPr>
      <w:r>
        <w:t>How to do it...</w:t>
      </w:r>
    </w:p>
    <w:p w14:paraId="4F0CEB6F" w14:textId="39733C2D" w:rsidR="00631CBF" w:rsidRPr="00631CBF" w:rsidRDefault="00631CBF" w:rsidP="00631CBF">
      <w:pPr>
        <w:pStyle w:val="NumberedBulletPACKT"/>
        <w:numPr>
          <w:ilvl w:val="0"/>
          <w:numId w:val="37"/>
        </w:numPr>
        <w:rPr>
          <w:color w:val="000000"/>
        </w:rPr>
      </w:pPr>
      <w:r w:rsidRPr="00631CBF">
        <w:t>Discovering existing shares and access rights</w:t>
      </w:r>
      <w:del w:id="23" w:author="Thomas Lee" w:date="2021-06-15T17:31:00Z">
        <w:r w:rsidR="00245493" w:rsidDel="00104512">
          <w:delText>:</w:delText>
        </w:r>
      </w:del>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Get-SmbShare -Name * | </w:t>
      </w:r>
    </w:p>
    <w:p w14:paraId="481086AF" w14:textId="77777777" w:rsidR="00631CBF" w:rsidRPr="00631CBF" w:rsidRDefault="00631CBF" w:rsidP="00631CBF">
      <w:pPr>
        <w:pStyle w:val="CodePACKT"/>
      </w:pPr>
      <w:r w:rsidRPr="00631CBF">
        <w:t>  Get-SmbShareAccess |</w:t>
      </w:r>
    </w:p>
    <w:p w14:paraId="3D0BC35D" w14:textId="77777777" w:rsidR="00631CBF" w:rsidRPr="00631CBF" w:rsidRDefault="00631CBF" w:rsidP="00631CBF">
      <w:pPr>
        <w:pStyle w:val="CodePACKT"/>
      </w:pPr>
      <w:r w:rsidRPr="00631CBF">
        <w:t>    Format-Table -GroupBy Name</w:t>
      </w:r>
    </w:p>
    <w:p w14:paraId="07528DD2" w14:textId="77777777" w:rsidR="00631CBF" w:rsidRPr="00631CBF" w:rsidRDefault="00631CBF" w:rsidP="00631CBF">
      <w:pPr>
        <w:pStyle w:val="CodePACKT"/>
      </w:pPr>
    </w:p>
    <w:p w14:paraId="05176C43" w14:textId="14D86683" w:rsidR="00631CBF" w:rsidRPr="00631CBF" w:rsidRDefault="00631CBF" w:rsidP="00631CBF">
      <w:pPr>
        <w:pStyle w:val="NumberedBulletPACKT"/>
        <w:rPr>
          <w:color w:val="000000"/>
        </w:rPr>
      </w:pPr>
      <w:r w:rsidRPr="00631CBF">
        <w:t>Sharing a </w:t>
      </w:r>
      <w:r w:rsidR="005069A4">
        <w:t xml:space="preserve">new </w:t>
      </w:r>
      <w:r w:rsidRPr="00631CBF">
        <w:t>folder</w:t>
      </w:r>
      <w:del w:id="24" w:author="Thomas Lee" w:date="2021-06-15T17:32:00Z">
        <w:r w:rsidR="00245493" w:rsidDel="00104512">
          <w:delText>:</w:delText>
        </w:r>
      </w:del>
      <w:r w:rsidRPr="00631CBF">
        <w:t> </w:t>
      </w:r>
    </w:p>
    <w:p w14:paraId="0AE8956C" w14:textId="77777777" w:rsidR="00631CBF" w:rsidRPr="00631CBF" w:rsidRDefault="00631CBF" w:rsidP="00631CBF">
      <w:pPr>
        <w:pStyle w:val="CodePACKT"/>
      </w:pPr>
    </w:p>
    <w:p w14:paraId="235FC3A1" w14:textId="32F49930" w:rsidR="00B6485F" w:rsidRDefault="005069A4" w:rsidP="00631CBF">
      <w:pPr>
        <w:pStyle w:val="CodePACKT"/>
      </w:pPr>
      <w:r w:rsidRPr="005069A4">
        <w:t xml:space="preserve">New-Item -Path </w:t>
      </w:r>
      <w:commentRangeStart w:id="25"/>
      <w:r w:rsidR="00240926">
        <w:t>C</w:t>
      </w:r>
      <w:r w:rsidRPr="005069A4">
        <w:t>:</w:t>
      </w:r>
      <w:commentRangeEnd w:id="25"/>
      <w:r w:rsidR="00C4221F">
        <w:rPr>
          <w:rStyle w:val="CommentReference"/>
          <w:rFonts w:ascii="Arial" w:hAnsi="Arial"/>
          <w:color w:val="auto"/>
          <w:lang w:eastAsia="en-US"/>
        </w:rPr>
        <w:commentReference w:id="25"/>
      </w:r>
      <w:ins w:id="26" w:author="Thomas Lee" w:date="2021-06-15T15:41:00Z">
        <w:r w:rsidR="002D110E">
          <w:t>\</w:t>
        </w:r>
      </w:ins>
      <w:r w:rsidRPr="005069A4">
        <w:t xml:space="preserve"> -Name </w:t>
      </w:r>
      <w:proofErr w:type="spellStart"/>
      <w:r w:rsidRPr="005069A4">
        <w:t>ITShare</w:t>
      </w:r>
      <w:proofErr w:type="spellEnd"/>
      <w:r w:rsidRPr="005069A4">
        <w:t xml:space="preserv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New-SmbShare -Name </w:t>
      </w:r>
      <w:r w:rsidR="005069A4">
        <w:t>ITShare</w:t>
      </w:r>
      <w:r w:rsidRPr="00631CBF">
        <w:t> -Path C:\</w:t>
      </w:r>
      <w:r w:rsidR="005069A4">
        <w:t>ITShare</w:t>
      </w:r>
    </w:p>
    <w:p w14:paraId="3054BBD5" w14:textId="77777777" w:rsidR="00631CBF" w:rsidRPr="00631CBF" w:rsidRDefault="00631CBF" w:rsidP="00631CBF">
      <w:pPr>
        <w:pStyle w:val="CodePACKT"/>
      </w:pPr>
    </w:p>
    <w:p w14:paraId="3DB6A7C8" w14:textId="4CE1731A" w:rsidR="00631CBF" w:rsidRPr="00631CBF" w:rsidRDefault="00631CBF" w:rsidP="00631CBF">
      <w:pPr>
        <w:pStyle w:val="NumberedBulletPACKT"/>
        <w:rPr>
          <w:color w:val="000000"/>
        </w:rPr>
      </w:pPr>
      <w:r w:rsidRPr="00631CBF">
        <w:t>Updating the share to have a description</w:t>
      </w:r>
      <w:del w:id="27" w:author="Thomas Lee" w:date="2021-06-15T17:32:00Z">
        <w:r w:rsidR="00245493" w:rsidDel="00104512">
          <w:delText>:</w:delText>
        </w:r>
      </w:del>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5D816432" w:rsidR="00631CBF" w:rsidRPr="00631CBF" w:rsidRDefault="00631CBF" w:rsidP="00631CBF">
      <w:pPr>
        <w:pStyle w:val="CodePACKT"/>
      </w:pPr>
      <w:r w:rsidRPr="00631CBF">
        <w:t>Set-SmbShare -Name </w:t>
      </w:r>
      <w:r w:rsidR="0011254F">
        <w:t>ITShare</w:t>
      </w:r>
      <w:r w:rsidR="0011254F" w:rsidRPr="00631CBF">
        <w:t> </w:t>
      </w:r>
      <w:r w:rsidRPr="00631CBF">
        <w:t>-Description </w:t>
      </w:r>
      <w:r w:rsidR="00601785">
        <w:t>'</w:t>
      </w:r>
      <w:r w:rsidRPr="00631CBF">
        <w:t>F</w:t>
      </w:r>
      <w:r w:rsidR="005069A4">
        <w:t>ile</w:t>
      </w:r>
      <w:r w:rsidRPr="00631CBF">
        <w:t> Share for IT</w:t>
      </w:r>
      <w:r w:rsidR="00601785">
        <w:t>'</w:t>
      </w:r>
      <w:r w:rsidRPr="00631CBF">
        <w:t> @CHT</w:t>
      </w:r>
    </w:p>
    <w:p w14:paraId="4E367F09" w14:textId="77777777" w:rsidR="00631CBF" w:rsidRPr="00631CBF" w:rsidRDefault="00631CBF" w:rsidP="00631CBF">
      <w:pPr>
        <w:pStyle w:val="CodePACKT"/>
      </w:pPr>
    </w:p>
    <w:p w14:paraId="1BB4512A" w14:textId="0009792D" w:rsidR="00631CBF" w:rsidRPr="00631CBF" w:rsidRDefault="00631CBF" w:rsidP="00631CBF">
      <w:pPr>
        <w:pStyle w:val="NumberedBulletPACKT"/>
        <w:rPr>
          <w:color w:val="000000"/>
        </w:rPr>
      </w:pPr>
      <w:r w:rsidRPr="00631CBF">
        <w:t>Setting folder enumeration mode</w:t>
      </w:r>
      <w:del w:id="28" w:author="Thomas Lee" w:date="2021-06-15T17:32:00Z">
        <w:r w:rsidR="00245493" w:rsidDel="00104512">
          <w:delText>:</w:delText>
        </w:r>
      </w:del>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067A66D4" w:rsidR="00631CBF" w:rsidRPr="00631CBF" w:rsidRDefault="00631CBF" w:rsidP="00631CBF">
      <w:pPr>
        <w:pStyle w:val="NumberedBulletPACKT"/>
        <w:rPr>
          <w:color w:val="000000"/>
        </w:rPr>
      </w:pPr>
      <w:r w:rsidRPr="00631CBF">
        <w:t>Setting encryption on for </w:t>
      </w:r>
      <w:proofErr w:type="spellStart"/>
      <w:r w:rsidR="005069A4" w:rsidRPr="00EF4303">
        <w:rPr>
          <w:rStyle w:val="CodeInTextPACKT"/>
        </w:rPr>
        <w:t>ITShare</w:t>
      </w:r>
      <w:proofErr w:type="spellEnd"/>
      <w:r w:rsidRPr="00631CBF">
        <w:t> share</w:t>
      </w:r>
      <w:del w:id="29" w:author="Thomas Lee" w:date="2021-06-15T17:32:00Z">
        <w:r w:rsidR="00245493" w:rsidDel="00104512">
          <w:delText>:</w:delText>
        </w:r>
      </w:del>
    </w:p>
    <w:p w14:paraId="70F6CDC8" w14:textId="77777777" w:rsidR="00631CBF" w:rsidRPr="00631CBF" w:rsidRDefault="00631CBF" w:rsidP="00631CBF">
      <w:pPr>
        <w:pStyle w:val="CodePACKT"/>
      </w:pPr>
    </w:p>
    <w:p w14:paraId="597D66FE" w14:textId="1171D242" w:rsidR="00631CBF" w:rsidRPr="00631CBF" w:rsidRDefault="00631CBF" w:rsidP="00631CBF">
      <w:pPr>
        <w:pStyle w:val="CodePACKT"/>
        <w:rPr>
          <w:rStyle w:val="CodeInTextPACKT"/>
          <w:color w:val="7030A0"/>
        </w:rPr>
      </w:pPr>
      <w:r w:rsidRPr="00631CBF">
        <w:rPr>
          <w:rStyle w:val="CodeInTextPACKT"/>
          <w:color w:val="7030A0"/>
        </w:rPr>
        <w:t>Set-SmbShare </w:t>
      </w:r>
      <w:r w:rsidR="00464478">
        <w:rPr>
          <w:rStyle w:val="CodeInTextPACKT"/>
          <w:color w:val="7030A0"/>
        </w:rPr>
        <w:t>-</w:t>
      </w:r>
      <w:r w:rsidRPr="00631CBF">
        <w:rPr>
          <w:rStyle w:val="CodeInTextPACKT"/>
          <w:color w:val="7030A0"/>
        </w:rPr>
        <w:t>Name </w:t>
      </w:r>
      <w:r w:rsidR="005069A4">
        <w:rPr>
          <w:rStyle w:val="CodeInTextPACKT"/>
          <w:color w:val="7030A0"/>
        </w:rPr>
        <w:t>ITShare</w:t>
      </w:r>
      <w:r w:rsidRPr="00631CBF">
        <w:rPr>
          <w:rStyle w:val="CodeInTextPACKT"/>
          <w:color w:val="7030A0"/>
        </w:rPr>
        <w:t> -EncryptData $true @CHT</w:t>
      </w:r>
    </w:p>
    <w:p w14:paraId="3AE4F6FD" w14:textId="77777777" w:rsidR="00631CBF" w:rsidRPr="00631CBF" w:rsidRDefault="00631CBF" w:rsidP="00631CBF">
      <w:pPr>
        <w:pStyle w:val="CodePACKT"/>
        <w:rPr>
          <w:rStyle w:val="CodeInTextPACKT"/>
          <w:color w:val="7030A0"/>
        </w:rPr>
      </w:pPr>
    </w:p>
    <w:p w14:paraId="7CE42425" w14:textId="20C77E54" w:rsidR="00631CBF" w:rsidRPr="00631CBF" w:rsidRDefault="00631CBF" w:rsidP="00631CBF">
      <w:pPr>
        <w:pStyle w:val="NumberedBulletPACKT"/>
        <w:rPr>
          <w:color w:val="000000"/>
        </w:rPr>
      </w:pPr>
      <w:r w:rsidRPr="00631CBF">
        <w:t>Removing all access to </w:t>
      </w:r>
      <w:r w:rsidR="005069A4" w:rsidRPr="00590306">
        <w:rPr>
          <w:rStyle w:val="CodeInTextPACKT"/>
        </w:rPr>
        <w:t>ITShare</w:t>
      </w:r>
      <w:r w:rsidRPr="00631CBF">
        <w:t> share</w:t>
      </w:r>
      <w:r w:rsidR="005069A4">
        <w:t xml:space="preserve"> for the Everyone group</w:t>
      </w:r>
      <w:del w:id="30" w:author="Thomas Lee" w:date="2021-06-15T17:32:00Z">
        <w:r w:rsidR="00245493" w:rsidDel="00104512">
          <w:delText>:</w:delText>
        </w:r>
      </w:del>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18677C11" w:rsidR="00631CBF" w:rsidRPr="00631CBF" w:rsidRDefault="00631CBF" w:rsidP="00631CBF">
      <w:pPr>
        <w:pStyle w:val="CodePACKT"/>
      </w:pPr>
      <w:r w:rsidRPr="00631CBF">
        <w:t>  Name        =  </w:t>
      </w:r>
      <w:r w:rsidR="00601785">
        <w:t>'</w:t>
      </w:r>
      <w:r w:rsidR="005069A4">
        <w:t>ITShare</w:t>
      </w:r>
      <w:r w:rsidR="00601785">
        <w:t>'</w:t>
      </w:r>
    </w:p>
    <w:p w14:paraId="3BCFAA95" w14:textId="4C19407F" w:rsidR="00631CBF" w:rsidRPr="00631CBF" w:rsidRDefault="00631CBF" w:rsidP="00631CBF">
      <w:pPr>
        <w:pStyle w:val="CodePACKT"/>
      </w:pPr>
      <w:r w:rsidRPr="00631CBF">
        <w:t>  AccountName = </w:t>
      </w:r>
      <w:r w:rsidR="00601785">
        <w:t>'</w:t>
      </w:r>
      <w:r w:rsidRPr="00631CBF">
        <w:t>Everyone</w:t>
      </w:r>
      <w:r w:rsidR="00601785">
        <w:t>'</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Revoke-SmbShareAccess @AHT1 | Out-Null</w:t>
      </w:r>
    </w:p>
    <w:p w14:paraId="11D35583" w14:textId="77777777" w:rsidR="00631CBF" w:rsidRPr="00631CBF" w:rsidRDefault="00631CBF" w:rsidP="00631CBF">
      <w:pPr>
        <w:pStyle w:val="CodePACKT"/>
      </w:pPr>
    </w:p>
    <w:p w14:paraId="73843803" w14:textId="20461D33" w:rsidR="00631CBF" w:rsidRPr="00631CBF" w:rsidRDefault="00631CBF" w:rsidP="00631CBF">
      <w:pPr>
        <w:pStyle w:val="NumberedBulletPACKT"/>
        <w:rPr>
          <w:color w:val="000000"/>
        </w:rPr>
      </w:pPr>
      <w:r w:rsidRPr="00631CBF">
        <w:t>Adding </w:t>
      </w:r>
      <w:r w:rsidRPr="00AF72CD">
        <w:rPr>
          <w:rStyle w:val="CodeInTextPACKT"/>
        </w:rPr>
        <w:t>Reskit\Administrators</w:t>
      </w:r>
      <w:r w:rsidRPr="00631CBF">
        <w:t> to have read perm</w:t>
      </w:r>
      <w:r w:rsidR="00EF4303">
        <w:t>i</w:t>
      </w:r>
      <w:r w:rsidRPr="00631CBF">
        <w:t>ssions</w:t>
      </w:r>
      <w:del w:id="31" w:author="Thomas Lee" w:date="2021-06-15T17:32:00Z">
        <w:r w:rsidR="00245493" w:rsidDel="00104512">
          <w:delText>:</w:delText>
        </w:r>
      </w:del>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6ED892F9" w:rsidR="00631CBF" w:rsidRPr="00631CBF" w:rsidRDefault="00631CBF" w:rsidP="00631CBF">
      <w:pPr>
        <w:pStyle w:val="CodePACKT"/>
      </w:pPr>
      <w:r w:rsidRPr="00631CBF">
        <w:t>    Name         = </w:t>
      </w:r>
      <w:r w:rsidR="00601785">
        <w:t>'</w:t>
      </w:r>
      <w:r w:rsidR="005069A4">
        <w:t>ITShare</w:t>
      </w:r>
      <w:r w:rsidR="00601785">
        <w:t>'</w:t>
      </w:r>
    </w:p>
    <w:p w14:paraId="13C2B735" w14:textId="0A9EC56A" w:rsidR="00631CBF" w:rsidRPr="00631CBF" w:rsidRDefault="00631CBF" w:rsidP="00631CBF">
      <w:pPr>
        <w:pStyle w:val="CodePACKT"/>
      </w:pPr>
      <w:r w:rsidRPr="00631CBF">
        <w:t>    AccessRight  = </w:t>
      </w:r>
      <w:r w:rsidR="00601785">
        <w:t>'</w:t>
      </w:r>
      <w:r w:rsidRPr="00631CBF">
        <w:t>Read</w:t>
      </w:r>
      <w:r w:rsidR="00601785">
        <w:t>'</w:t>
      </w:r>
    </w:p>
    <w:p w14:paraId="2FFB292C" w14:textId="55E2EF7F" w:rsidR="00631CBF" w:rsidRPr="00631CBF" w:rsidRDefault="00631CBF" w:rsidP="00631CBF">
      <w:pPr>
        <w:pStyle w:val="CodePACKT"/>
      </w:pPr>
      <w:r w:rsidRPr="00631CBF">
        <w:t>    AccountName  = </w:t>
      </w:r>
      <w:r w:rsidR="00601785">
        <w:t>'</w:t>
      </w:r>
      <w:r w:rsidRPr="00631CBF">
        <w:t>Reskit\ADMINISTRATOR</w:t>
      </w:r>
      <w:r w:rsidR="00601785">
        <w:t>'</w:t>
      </w:r>
    </w:p>
    <w:p w14:paraId="51674A4F" w14:textId="6504DBE5" w:rsidR="00631CBF" w:rsidRPr="00631CBF" w:rsidRDefault="00631CBF" w:rsidP="00631CBF">
      <w:pPr>
        <w:pStyle w:val="CodePACKT"/>
      </w:pPr>
      <w:r w:rsidRPr="00631CBF">
        <w:t>    Con</w:t>
      </w:r>
      <w:r w:rsidR="00205BAD">
        <w:t>f</w:t>
      </w:r>
      <w:r w:rsidRPr="00631CBF">
        <w:t>irm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Grant-SmbShareAccess @AHT2 | Out-Null</w:t>
      </w:r>
    </w:p>
    <w:p w14:paraId="762773DC" w14:textId="77777777" w:rsidR="00631CBF" w:rsidRPr="00631CBF" w:rsidRDefault="00631CBF" w:rsidP="00631CBF">
      <w:pPr>
        <w:pStyle w:val="CodePACKT"/>
      </w:pPr>
    </w:p>
    <w:p w14:paraId="6294AE55" w14:textId="3CDAF622" w:rsidR="00631CBF" w:rsidRPr="00631CBF" w:rsidRDefault="00631CBF" w:rsidP="00631CBF">
      <w:pPr>
        <w:pStyle w:val="NumberedBulletPACKT"/>
        <w:rPr>
          <w:color w:val="000000"/>
        </w:rPr>
      </w:pPr>
      <w:r w:rsidRPr="00631CBF">
        <w:t>Adding full access</w:t>
      </w:r>
      <w:r w:rsidR="000F57A5">
        <w:t xml:space="preserve"> to the system account</w:t>
      </w:r>
      <w:del w:id="32" w:author="Thomas Lee" w:date="2021-06-15T17:32:00Z">
        <w:r w:rsidR="00245493" w:rsidDel="00104512">
          <w:delText>:</w:delText>
        </w:r>
      </w:del>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0447AACB" w:rsidR="00631CBF" w:rsidRPr="00631CBF" w:rsidRDefault="00631CBF" w:rsidP="00631CBF">
      <w:pPr>
        <w:pStyle w:val="CodePACKT"/>
      </w:pPr>
      <w:r w:rsidRPr="00631CBF">
        <w:t>    Name          = </w:t>
      </w:r>
      <w:r w:rsidR="00601785">
        <w:t>'</w:t>
      </w:r>
      <w:r w:rsidR="005069A4">
        <w:t>ITShare</w:t>
      </w:r>
      <w:r w:rsidR="00601785">
        <w:t>'</w:t>
      </w:r>
    </w:p>
    <w:p w14:paraId="380887D1" w14:textId="12F0AAA9" w:rsidR="00631CBF" w:rsidRPr="00631CBF" w:rsidRDefault="00631CBF" w:rsidP="00631CBF">
      <w:pPr>
        <w:pStyle w:val="CodePACKT"/>
      </w:pPr>
      <w:r w:rsidRPr="00631CBF">
        <w:t>    AccessRight   = </w:t>
      </w:r>
      <w:r w:rsidR="00601785">
        <w:t>'</w:t>
      </w:r>
      <w:r w:rsidRPr="00631CBF">
        <w:t>Full</w:t>
      </w:r>
      <w:r w:rsidR="00601785">
        <w:t>'</w:t>
      </w:r>
    </w:p>
    <w:p w14:paraId="3A4F3963" w14:textId="72C84396" w:rsidR="00631CBF" w:rsidRPr="00631CBF" w:rsidRDefault="00631CBF" w:rsidP="00631CBF">
      <w:pPr>
        <w:pStyle w:val="CodePACKT"/>
      </w:pPr>
      <w:r w:rsidRPr="00631CBF">
        <w:t>    AccountName   = </w:t>
      </w:r>
      <w:r w:rsidR="00601785">
        <w:t>'</w:t>
      </w:r>
      <w:r w:rsidRPr="00631CBF">
        <w:t>NT Authority\SYSTEM</w:t>
      </w:r>
      <w:r w:rsidR="00601785">
        <w:t>'</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Grant-SmbShareAccess  @AHT3 | Out-Null</w:t>
      </w:r>
    </w:p>
    <w:p w14:paraId="1C8652A1" w14:textId="77777777" w:rsidR="00631CBF" w:rsidRPr="00631CBF" w:rsidRDefault="00631CBF" w:rsidP="00631CBF">
      <w:pPr>
        <w:pStyle w:val="CodePACKT"/>
      </w:pPr>
    </w:p>
    <w:p w14:paraId="681CBE2E" w14:textId="37215091" w:rsidR="00631CBF" w:rsidRPr="00631CBF" w:rsidRDefault="00631CBF" w:rsidP="00631CBF">
      <w:pPr>
        <w:pStyle w:val="NumberedBulletPACKT"/>
        <w:rPr>
          <w:color w:val="000000"/>
        </w:rPr>
      </w:pPr>
      <w:r w:rsidRPr="00631CBF">
        <w:t>Setting Creator/Owner to </w:t>
      </w:r>
      <w:r w:rsidR="000F57A5">
        <w:t>f</w:t>
      </w:r>
      <w:r w:rsidR="000F57A5" w:rsidRPr="00631CBF">
        <w:t>ull </w:t>
      </w:r>
      <w:r w:rsidR="000F57A5">
        <w:t>a</w:t>
      </w:r>
      <w:r w:rsidRPr="00631CBF">
        <w:t>ccess</w:t>
      </w:r>
      <w:del w:id="33" w:author="Thomas Lee" w:date="2021-06-15T17:32:00Z">
        <w:r w:rsidR="00245493" w:rsidDel="00104512">
          <w:delText>:</w:delText>
        </w:r>
      </w:del>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184EFE7C" w:rsidR="00631CBF" w:rsidRPr="00631CBF" w:rsidRDefault="00631CBF" w:rsidP="00631CBF">
      <w:pPr>
        <w:pStyle w:val="CodePACKT"/>
      </w:pPr>
      <w:r w:rsidRPr="00631CBF">
        <w:t>    Name         = </w:t>
      </w:r>
      <w:r w:rsidR="00601785">
        <w:t>'</w:t>
      </w:r>
      <w:r w:rsidR="000F57A5">
        <w:t>ITShare</w:t>
      </w:r>
      <w:r w:rsidR="00601785">
        <w:t>'</w:t>
      </w:r>
    </w:p>
    <w:p w14:paraId="0AE9009E" w14:textId="6044454E" w:rsidR="00631CBF" w:rsidRPr="00631CBF" w:rsidRDefault="00631CBF" w:rsidP="00631CBF">
      <w:pPr>
        <w:pStyle w:val="CodePACKT"/>
      </w:pPr>
      <w:r w:rsidRPr="00631CBF">
        <w:t>    AccessRight  = </w:t>
      </w:r>
      <w:r w:rsidR="00601785">
        <w:t>'</w:t>
      </w:r>
      <w:r w:rsidRPr="00631CBF">
        <w:t>Full</w:t>
      </w:r>
      <w:r w:rsidR="00601785">
        <w:t>'</w:t>
      </w:r>
    </w:p>
    <w:p w14:paraId="27C96705" w14:textId="50880CB7" w:rsidR="00631CBF" w:rsidRPr="00631CBF" w:rsidRDefault="00631CBF" w:rsidP="00631CBF">
      <w:pPr>
        <w:pStyle w:val="CodePACKT"/>
      </w:pPr>
      <w:r w:rsidRPr="00631CBF">
        <w:t>    AccountName  = </w:t>
      </w:r>
      <w:r w:rsidR="00601785">
        <w:t>'</w:t>
      </w:r>
      <w:r w:rsidRPr="00631CBF">
        <w:t>CREATOR OWNER</w:t>
      </w:r>
      <w:r w:rsidR="00601785">
        <w:t>'</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Grant-SmbShareAccess @AHT4  | Out-Null</w:t>
      </w:r>
    </w:p>
    <w:p w14:paraId="4D3E61B3" w14:textId="77777777" w:rsidR="00631CBF" w:rsidRPr="00631CBF" w:rsidRDefault="00631CBF" w:rsidP="00631CBF">
      <w:pPr>
        <w:pStyle w:val="CodePACKT"/>
      </w:pPr>
    </w:p>
    <w:p w14:paraId="38FDB611" w14:textId="141C98D4" w:rsidR="00631CBF" w:rsidRPr="00631CBF" w:rsidRDefault="00631CBF" w:rsidP="00C23E22">
      <w:pPr>
        <w:pStyle w:val="NumberedBulletPACKT"/>
      </w:pPr>
      <w:r w:rsidRPr="00631CBF">
        <w:t>Granting Sales group read access</w:t>
      </w:r>
      <w:del w:id="34" w:author="Thomas Lee" w:date="2021-06-15T17:32:00Z">
        <w:r w:rsidR="00245493" w:rsidDel="00104512">
          <w:delText>:</w:delText>
        </w:r>
      </w:del>
    </w:p>
    <w:p w14:paraId="7C2731E9" w14:textId="77777777" w:rsidR="00156E1C" w:rsidRDefault="00156E1C" w:rsidP="00631CBF">
      <w:pPr>
        <w:pStyle w:val="CodePACKT"/>
      </w:pPr>
    </w:p>
    <w:p w14:paraId="71855AFC" w14:textId="68400C5D" w:rsidR="00631CBF" w:rsidRPr="00631CBF" w:rsidRDefault="00631CBF" w:rsidP="00631CBF">
      <w:pPr>
        <w:pStyle w:val="CodePACKT"/>
      </w:pPr>
      <w:r w:rsidRPr="00631CBF">
        <w:t>$AHT5 = @{</w:t>
      </w:r>
    </w:p>
    <w:p w14:paraId="24007AD9" w14:textId="7F73358F" w:rsidR="00631CBF" w:rsidRPr="00631CBF" w:rsidRDefault="00631CBF" w:rsidP="00631CBF">
      <w:pPr>
        <w:pStyle w:val="CodePACKT"/>
      </w:pPr>
      <w:r w:rsidRPr="00631CBF">
        <w:t>    Name        = </w:t>
      </w:r>
      <w:r w:rsidR="00601785">
        <w:t>'</w:t>
      </w:r>
      <w:r w:rsidR="000F57A5">
        <w:t>ITShare</w:t>
      </w:r>
      <w:r w:rsidR="00601785">
        <w:t>'</w:t>
      </w:r>
    </w:p>
    <w:p w14:paraId="41758FB4" w14:textId="664D1ED3" w:rsidR="00631CBF" w:rsidRPr="00631CBF" w:rsidRDefault="00631CBF" w:rsidP="00631CBF">
      <w:pPr>
        <w:pStyle w:val="CodePACKT"/>
      </w:pPr>
      <w:r w:rsidRPr="00631CBF">
        <w:t>    AccessRight = </w:t>
      </w:r>
      <w:r w:rsidR="00601785">
        <w:t>'</w:t>
      </w:r>
      <w:r w:rsidRPr="00631CBF">
        <w:t>Read</w:t>
      </w:r>
      <w:r w:rsidR="00601785">
        <w:t>'</w:t>
      </w:r>
    </w:p>
    <w:p w14:paraId="5616C10F" w14:textId="155F22E2" w:rsidR="00631CBF" w:rsidRPr="00631CBF" w:rsidRDefault="00631CBF" w:rsidP="00631CBF">
      <w:pPr>
        <w:pStyle w:val="CodePACKT"/>
      </w:pPr>
      <w:r w:rsidRPr="00631CBF">
        <w:t>    AccountName = </w:t>
      </w:r>
      <w:r w:rsidR="00601785">
        <w:t>'</w:t>
      </w:r>
      <w:r w:rsidRPr="00631CBF">
        <w:t>Sales</w:t>
      </w:r>
      <w:r w:rsidR="00601785">
        <w:t>'</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Grant-SmbShareAccess @AHT5 | Out-Null</w:t>
      </w:r>
    </w:p>
    <w:p w14:paraId="3633D568" w14:textId="77777777" w:rsidR="00631CBF" w:rsidRPr="00631CBF" w:rsidRDefault="00631CBF" w:rsidP="00631CBF">
      <w:pPr>
        <w:pStyle w:val="CodePACKT"/>
      </w:pPr>
    </w:p>
    <w:p w14:paraId="7D8EC514" w14:textId="281FC1CD" w:rsidR="00631CBF" w:rsidRPr="00631CBF" w:rsidRDefault="00631CBF" w:rsidP="00631CBF">
      <w:pPr>
        <w:pStyle w:val="NumberedBulletPACKT"/>
        <w:rPr>
          <w:color w:val="000000"/>
        </w:rPr>
      </w:pPr>
      <w:r w:rsidRPr="00631CBF">
        <w:t>Reviewing share access</w:t>
      </w:r>
      <w:del w:id="35" w:author="Thomas Lee" w:date="2021-06-15T17:32:00Z">
        <w:r w:rsidR="00245493" w:rsidDel="00104512">
          <w:delText>:</w:delText>
        </w:r>
      </w:del>
    </w:p>
    <w:p w14:paraId="6D812E50" w14:textId="77777777" w:rsidR="00631CBF" w:rsidRPr="00631CBF" w:rsidRDefault="00631CBF" w:rsidP="00631CBF">
      <w:pPr>
        <w:pStyle w:val="CodePACKT"/>
      </w:pPr>
    </w:p>
    <w:p w14:paraId="692B8959" w14:textId="21FCDFEF" w:rsidR="00631CBF" w:rsidRPr="00631CBF" w:rsidRDefault="00631CBF" w:rsidP="00631CBF">
      <w:pPr>
        <w:pStyle w:val="CodePACKT"/>
      </w:pPr>
      <w:r w:rsidRPr="00631CBF">
        <w:t>Get-SmbShareAccess -Name </w:t>
      </w:r>
      <w:r w:rsidR="000F57A5">
        <w:t>ITShare</w:t>
      </w:r>
      <w:r w:rsidR="000F57A5" w:rsidRPr="00631CBF">
        <w:t> </w:t>
      </w:r>
      <w:r w:rsidRPr="00631CBF">
        <w:t>| </w:t>
      </w:r>
    </w:p>
    <w:p w14:paraId="4641098D" w14:textId="77777777" w:rsidR="00631CBF" w:rsidRPr="00631CBF" w:rsidRDefault="00631CBF" w:rsidP="00631CBF">
      <w:pPr>
        <w:pStyle w:val="CodePACKT"/>
      </w:pPr>
      <w:r w:rsidRPr="00631CBF">
        <w:t>  Sort-Object AccessRight</w:t>
      </w:r>
    </w:p>
    <w:p w14:paraId="4818477B" w14:textId="77777777" w:rsidR="00631CBF" w:rsidRPr="00631CBF" w:rsidRDefault="00631CBF" w:rsidP="00631CBF">
      <w:pPr>
        <w:pStyle w:val="CodePACKT"/>
      </w:pPr>
    </w:p>
    <w:p w14:paraId="667B0AAE" w14:textId="655AA592" w:rsidR="00631CBF" w:rsidRPr="00631CBF" w:rsidRDefault="00631CBF" w:rsidP="00631CBF">
      <w:pPr>
        <w:pStyle w:val="NumberedBulletPACKT"/>
        <w:rPr>
          <w:color w:val="000000"/>
        </w:rPr>
      </w:pPr>
      <w:r w:rsidRPr="00631CBF">
        <w:t>Set</w:t>
      </w:r>
      <w:r>
        <w:t>ting</w:t>
      </w:r>
      <w:r w:rsidRPr="00631CBF">
        <w:t> file ACL to be same as share </w:t>
      </w:r>
      <w:r w:rsidR="00EF4303">
        <w:t>ACL</w:t>
      </w:r>
      <w:del w:id="36" w:author="Thomas Lee" w:date="2021-06-15T17:32:00Z">
        <w:r w:rsidR="00245493" w:rsidDel="00104512">
          <w:delText>:</w:delText>
        </w:r>
      </w:del>
    </w:p>
    <w:p w14:paraId="4D479548" w14:textId="77777777" w:rsidR="00631CBF" w:rsidRPr="00631CBF" w:rsidRDefault="00631CBF" w:rsidP="00631CBF">
      <w:pPr>
        <w:pStyle w:val="CodePACKT"/>
      </w:pPr>
    </w:p>
    <w:p w14:paraId="19559C9D" w14:textId="21E93BCC" w:rsidR="00631CBF" w:rsidRPr="00631CBF" w:rsidRDefault="00631CBF" w:rsidP="00631CBF">
      <w:pPr>
        <w:pStyle w:val="CodePACKT"/>
      </w:pPr>
      <w:r w:rsidRPr="00631CBF">
        <w:t>Set-SmbPathAcl -ShareName </w:t>
      </w:r>
      <w:r w:rsidR="00601785">
        <w:t>'</w:t>
      </w:r>
      <w:r w:rsidR="000F57A5">
        <w:t>ITShare</w:t>
      </w:r>
      <w:r w:rsidR="00601785">
        <w:t>'</w:t>
      </w:r>
    </w:p>
    <w:p w14:paraId="0465FFFE" w14:textId="77777777" w:rsidR="00631CBF" w:rsidRPr="00631CBF" w:rsidRDefault="00631CBF" w:rsidP="00631CBF">
      <w:pPr>
        <w:pStyle w:val="CodePACKT"/>
      </w:pPr>
    </w:p>
    <w:p w14:paraId="581A554A" w14:textId="618EB28C" w:rsidR="00631CBF" w:rsidRPr="00631CBF" w:rsidRDefault="00631CBF" w:rsidP="00631CBF">
      <w:pPr>
        <w:pStyle w:val="NumberedBulletPACKT"/>
        <w:rPr>
          <w:color w:val="000000"/>
        </w:rPr>
      </w:pPr>
      <w:r w:rsidRPr="00631CBF">
        <w:t>Creating a file in </w:t>
      </w:r>
      <w:r w:rsidR="00821487" w:rsidRPr="00285900">
        <w:rPr>
          <w:rStyle w:val="CodeInTextPACKT"/>
        </w:rPr>
        <w:t>C</w:t>
      </w:r>
      <w:r w:rsidRPr="00285900">
        <w:rPr>
          <w:rStyle w:val="CodeInTextPACKT"/>
        </w:rPr>
        <w:t>:\</w:t>
      </w:r>
      <w:r w:rsidR="00602B50" w:rsidRPr="00285900">
        <w:rPr>
          <w:rStyle w:val="CodeInTextPACKT"/>
        </w:rPr>
        <w:t>ITShare</w:t>
      </w:r>
      <w:del w:id="37" w:author="Thomas Lee" w:date="2021-06-15T17:32:00Z">
        <w:r w:rsidR="00245493" w:rsidRPr="00C4636F" w:rsidDel="00104512">
          <w:delText>:</w:delText>
        </w:r>
      </w:del>
    </w:p>
    <w:p w14:paraId="59AE504A" w14:textId="77777777" w:rsidR="00631CBF" w:rsidRPr="00631CBF" w:rsidRDefault="00631CBF" w:rsidP="00631CBF">
      <w:pPr>
        <w:pStyle w:val="CodePACKT"/>
      </w:pPr>
    </w:p>
    <w:p w14:paraId="0546E38F" w14:textId="134EC39A" w:rsidR="00631CBF" w:rsidRPr="00631CBF" w:rsidRDefault="00601785" w:rsidP="00631CBF">
      <w:pPr>
        <w:pStyle w:val="CodePACKT"/>
      </w:pPr>
      <w:r>
        <w:t>'</w:t>
      </w:r>
      <w:r w:rsidR="00631CBF" w:rsidRPr="00631CBF">
        <w:t>File Contents</w:t>
      </w:r>
      <w:r>
        <w:t>'</w:t>
      </w:r>
      <w:r w:rsidR="00631CBF" w:rsidRPr="00631CBF">
        <w:t> | Out-File -FilePath C:\</w:t>
      </w:r>
      <w:r w:rsidR="000F57A5">
        <w:t>ITShare</w:t>
      </w:r>
      <w:r w:rsidR="00631CBF" w:rsidRPr="00631CBF">
        <w:t>\F</w:t>
      </w:r>
      <w:r w:rsidR="00D973CE">
        <w:t>ile</w:t>
      </w:r>
      <w:r w:rsidR="00631CBF" w:rsidRPr="00631CBF">
        <w:t>.Txt</w:t>
      </w:r>
    </w:p>
    <w:p w14:paraId="0B94991A" w14:textId="77777777" w:rsidR="00631CBF" w:rsidRPr="00631CBF" w:rsidRDefault="00631CBF" w:rsidP="00631CBF">
      <w:pPr>
        <w:pStyle w:val="CodePACKT"/>
      </w:pPr>
    </w:p>
    <w:p w14:paraId="5EC23E1B" w14:textId="3A647CE7"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del w:id="38" w:author="Thomas Lee" w:date="2021-06-15T17:32:00Z">
        <w:r w:rsidR="00245493" w:rsidDel="00104512">
          <w:delText>:</w:delText>
        </w:r>
      </w:del>
    </w:p>
    <w:p w14:paraId="26781914" w14:textId="77777777" w:rsidR="00631CBF" w:rsidRPr="00631CBF" w:rsidRDefault="00631CBF" w:rsidP="00631CBF">
      <w:pPr>
        <w:pStyle w:val="CodePACKT"/>
      </w:pPr>
    </w:p>
    <w:p w14:paraId="5CD56C78" w14:textId="553DBF1A" w:rsidR="00631CBF" w:rsidRPr="00631CBF" w:rsidRDefault="00631CBF" w:rsidP="00631CBF">
      <w:pPr>
        <w:pStyle w:val="CodePACKT"/>
      </w:pPr>
      <w:r w:rsidRPr="00631CBF">
        <w:t>Set-SmbPathAcl -ShareName </w:t>
      </w:r>
      <w:r w:rsidR="00601785">
        <w:t>'</w:t>
      </w:r>
      <w:r w:rsidR="000F57A5">
        <w:t>ITShare</w:t>
      </w:r>
      <w:r w:rsidR="00601785">
        <w:t>'</w:t>
      </w:r>
    </w:p>
    <w:p w14:paraId="02AF2F8F" w14:textId="77777777" w:rsidR="00631CBF" w:rsidRPr="00631CBF" w:rsidRDefault="00631CBF" w:rsidP="00631CBF">
      <w:pPr>
        <w:pStyle w:val="CodePACKT"/>
      </w:pPr>
    </w:p>
    <w:p w14:paraId="61B4A996" w14:textId="3C186DCE" w:rsidR="00631CBF" w:rsidRPr="00631CBF" w:rsidRDefault="00631CBF" w:rsidP="00631CBF">
      <w:pPr>
        <w:pStyle w:val="NumberedBulletPACKT"/>
        <w:rPr>
          <w:color w:val="000000"/>
        </w:rPr>
      </w:pPr>
      <w:r w:rsidRPr="00631CBF">
        <w:t>View</w:t>
      </w:r>
      <w:r>
        <w:t>ing the</w:t>
      </w:r>
      <w:r w:rsidRPr="00631CBF">
        <w:t> file ACL</w:t>
      </w:r>
      <w:del w:id="39" w:author="Thomas Lee" w:date="2021-06-15T17:32:00Z">
        <w:r w:rsidR="00245493" w:rsidDel="00104512">
          <w:delText>:</w:delText>
        </w:r>
      </w:del>
    </w:p>
    <w:p w14:paraId="1AEFFEFE" w14:textId="77777777" w:rsidR="00631CBF" w:rsidRDefault="00631CBF" w:rsidP="00631CBF">
      <w:pPr>
        <w:pStyle w:val="CodePACKT"/>
      </w:pPr>
    </w:p>
    <w:p w14:paraId="6ADAD880" w14:textId="1DC96132" w:rsidR="00631CBF" w:rsidRPr="00631CBF" w:rsidRDefault="00631CBF" w:rsidP="00631CBF">
      <w:pPr>
        <w:pStyle w:val="CodePACKT"/>
      </w:pPr>
      <w:r w:rsidRPr="00631CBF">
        <w:t>Get-NTFSAccess -Path </w:t>
      </w:r>
      <w:r w:rsidR="009D286B" w:rsidRPr="009D286B">
        <w:t xml:space="preserve"> </w:t>
      </w:r>
      <w:r w:rsidR="00CB1158">
        <w:t>C</w:t>
      </w:r>
      <w:r w:rsidR="009D286B" w:rsidRPr="009D286B">
        <w:t>:\ITShare\File.Txt</w:t>
      </w:r>
      <w:r w:rsidRPr="00631CBF">
        <w: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0800641B"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Get-SmbShare</w:t>
      </w:r>
      <w:r w:rsidR="00895EE8">
        <w:t xml:space="preserve"> to discover the current SMB </w:t>
      </w:r>
      <w:r w:rsidR="00DE1227">
        <w:t>s</w:t>
      </w:r>
      <w:r w:rsidR="00895EE8">
        <w:t xml:space="preserve">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54A362DB">
            <wp:extent cx="3267964" cy="1362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7630" cy="1374440"/>
                    </a:xfrm>
                    <a:prstGeom prst="rect">
                      <a:avLst/>
                    </a:prstGeom>
                  </pic:spPr>
                </pic:pic>
              </a:graphicData>
            </a:graphic>
          </wp:inline>
        </w:drawing>
      </w:r>
    </w:p>
    <w:p w14:paraId="3FE3FF33" w14:textId="67699279" w:rsidR="00653C0E" w:rsidRDefault="00653C0E" w:rsidP="00D31E8C">
      <w:pPr>
        <w:pStyle w:val="FigureCaptionPACKT"/>
      </w:pPr>
      <w:r>
        <w:t xml:space="preserve">Figure 10.10: </w:t>
      </w:r>
      <w:r w:rsidR="007723CD">
        <w:t>Discovering</w:t>
      </w:r>
      <w:r w:rsidR="005C1874">
        <w:t xml:space="preserve"> SMB</w:t>
      </w:r>
      <w:r w:rsidR="007723CD">
        <w:t xml:space="preserve"> shares</w:t>
      </w:r>
      <w:r w:rsidR="001A1500">
        <w:t xml:space="preserve"> and access rights</w:t>
      </w:r>
      <w:r>
        <w:t xml:space="preserve">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67D1C95" w14:textId="5BEEF90E"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w:t>
      </w:r>
      <w:r w:rsidR="00C5793F">
        <w:rPr>
          <w:rStyle w:val="CodeInTextPACKT"/>
        </w:rPr>
        <w:t>C</w:t>
      </w:r>
      <w:r w:rsidRPr="008B103A">
        <w:rPr>
          <w:rStyle w:val="CodeInTextPACKT"/>
        </w:rPr>
        <w:t>:\</w:t>
      </w:r>
      <w:r>
        <w:t xml:space="preserve"> drive and share the folder as </w:t>
      </w:r>
      <w:r w:rsidRPr="005069A4">
        <w:rPr>
          <w:rStyle w:val="CodeInTextPACKT"/>
        </w:rPr>
        <w:t>\\SRV2\ITShare</w:t>
      </w:r>
      <w:r>
        <w:t>. The output from this step looks like this:</w:t>
      </w:r>
    </w:p>
    <w:p w14:paraId="03169B43" w14:textId="243B63BD" w:rsidR="005069A4" w:rsidRDefault="00240926" w:rsidP="005069A4">
      <w:pPr>
        <w:pStyle w:val="FigurePACKT"/>
      </w:pPr>
      <w:r w:rsidRPr="00240926">
        <w:t xml:space="preserve"> </w:t>
      </w:r>
      <w:del w:id="40" w:author="Thomas Lee" w:date="2021-06-15T17:27:00Z">
        <w:r w:rsidDel="00104512">
          <w:drawing>
            <wp:inline distT="0" distB="0" distL="0" distR="0" wp14:anchorId="5A25F8C5" wp14:editId="045621AE">
              <wp:extent cx="3367089" cy="9620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400" cy="962400"/>
                      </a:xfrm>
                      <a:prstGeom prst="rect">
                        <a:avLst/>
                      </a:prstGeom>
                    </pic:spPr>
                  </pic:pic>
                </a:graphicData>
              </a:graphic>
            </wp:inline>
          </w:drawing>
        </w:r>
      </w:del>
      <w:ins w:id="41" w:author="Thomas Lee" w:date="2021-06-15T17:27:00Z">
        <w:r w:rsidR="00104512">
          <w:drawing>
            <wp:inline distT="0" distB="0" distL="0" distR="0" wp14:anchorId="156E03A8" wp14:editId="69FC7407">
              <wp:extent cx="3121291" cy="93439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500" cy="937156"/>
                      </a:xfrm>
                      <a:prstGeom prst="rect">
                        <a:avLst/>
                      </a:prstGeom>
                    </pic:spPr>
                  </pic:pic>
                </a:graphicData>
              </a:graphic>
            </wp:inline>
          </w:drawing>
        </w:r>
      </w:ins>
    </w:p>
    <w:p w14:paraId="169CD964" w14:textId="0BA2B0B2" w:rsidR="005069A4" w:rsidRDefault="005069A4" w:rsidP="00D31E8C">
      <w:pPr>
        <w:pStyle w:val="FigureCaptionPACKT"/>
      </w:pPr>
      <w:r>
        <w:t xml:space="preserve">Figure 10.11: Creating and sharing </w:t>
      </w:r>
      <w:r w:rsidR="00FA4220">
        <w:t>C</w:t>
      </w:r>
      <w:r>
        <w:t>:\ITShare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2BA2F7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w:t>
      </w:r>
      <w:r w:rsidR="00245493">
        <w:t>so that i</w:t>
      </w:r>
      <w:r w:rsidR="008F129A">
        <w:t>t</w:t>
      </w:r>
      <w:r w:rsidR="00245493">
        <w:t xml:space="preserve"> has</w:t>
      </w:r>
      <w:r>
        <w:t xml:space="preser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w:t>
      </w:r>
      <w:r w:rsidR="00A81624">
        <w:t xml:space="preserve">that’s </w:t>
      </w:r>
      <w:r>
        <w:t xml:space="preserve">transferred via the share. </w:t>
      </w:r>
      <w:r w:rsidR="00EF4303">
        <w:t xml:space="preserve">Next, </w:t>
      </w:r>
      <w:r w:rsidR="00A81624">
        <w:t xml:space="preserve">in </w:t>
      </w:r>
      <w:r w:rsidRPr="00FB1230">
        <w:rPr>
          <w:rStyle w:val="ItalicsPACKT"/>
        </w:rPr>
        <w:t>step 6</w:t>
      </w:r>
      <w:r>
        <w:t xml:space="preserve">, </w:t>
      </w:r>
      <w:r w:rsidR="00EF4303">
        <w:t xml:space="preserve">you </w:t>
      </w:r>
      <w:r>
        <w:t xml:space="preserve">remove access to the </w:t>
      </w:r>
      <w:r w:rsidRPr="009B2EAD">
        <w:rPr>
          <w:rStyle w:val="CodeInTextPACKT"/>
        </w:rPr>
        <w:t>ITShare</w:t>
      </w:r>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r w:rsidRPr="00EE3271">
        <w:rPr>
          <w:rStyle w:val="CodeInTextPACKT"/>
        </w:rPr>
        <w:t>ITShare</w:t>
      </w:r>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xml:space="preserve">, you grant the creator or owner of any file/folder full access to the file. These </w:t>
      </w:r>
      <w:r w:rsidR="00A81624">
        <w:t>seven</w:t>
      </w:r>
      <w:r>
        <w:t xml:space="preserve"> configuration steps produce no output.</w:t>
      </w:r>
    </w:p>
    <w:p w14:paraId="4F36A545" w14:textId="699890B3"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6425D2CF">
            <wp:extent cx="3544999" cy="1323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414" cy="1335334"/>
                    </a:xfrm>
                    <a:prstGeom prst="rect">
                      <a:avLst/>
                    </a:prstGeom>
                  </pic:spPr>
                </pic:pic>
              </a:graphicData>
            </a:graphic>
          </wp:inline>
        </w:drawing>
      </w:r>
    </w:p>
    <w:p w14:paraId="0D8648F4" w14:textId="31C3F5FC" w:rsidR="00B6485F" w:rsidRDefault="00B6485F" w:rsidP="00D31E8C">
      <w:pPr>
        <w:pStyle w:val="FigureCaption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5304367C"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Set-SM</w:t>
      </w:r>
      <w:r w:rsidR="00EF4303">
        <w:rPr>
          <w:rStyle w:val="CodeInTextPACKT"/>
        </w:rPr>
        <w:t>B</w:t>
      </w:r>
      <w:r w:rsidRPr="00B6485F">
        <w:rPr>
          <w:rStyle w:val="CodeInTextPACKT"/>
        </w:rPr>
        <w:t>PathAcl</w:t>
      </w:r>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r w:rsidRPr="00401299">
        <w:rPr>
          <w:rStyle w:val="CodeInTextPACKT"/>
        </w:rPr>
        <w:t>ITShare</w:t>
      </w:r>
      <w:r>
        <w:t xml:space="preserve"> and then ensure, in </w:t>
      </w:r>
      <w:r w:rsidRPr="00B6485F">
        <w:rPr>
          <w:rStyle w:val="ItalicsPACKT"/>
        </w:rPr>
        <w:t>step 14</w:t>
      </w:r>
      <w:r>
        <w:t>, that the file itself has the same ACL as the share. These three steps produce no output.</w:t>
      </w:r>
    </w:p>
    <w:p w14:paraId="1327CA4E" w14:textId="33AA172E" w:rsidR="00B6485F" w:rsidRDefault="00B6485F" w:rsidP="00B6485F">
      <w:pPr>
        <w:pStyle w:val="NormalPACKT"/>
      </w:pPr>
      <w:r>
        <w:t xml:space="preserve">In </w:t>
      </w:r>
      <w:r w:rsidRPr="00B6485F">
        <w:rPr>
          <w:rStyle w:val="ItalicsPACKT"/>
        </w:rPr>
        <w:t>step 15</w:t>
      </w:r>
      <w:r>
        <w:t xml:space="preserve">, you view the file, </w:t>
      </w:r>
      <w:r w:rsidR="0094416B">
        <w:rPr>
          <w:rStyle w:val="CodeInTextPACKT"/>
        </w:rPr>
        <w:t>C</w:t>
      </w:r>
      <w:r w:rsidRPr="007B5252">
        <w:rPr>
          <w:rStyle w:val="CodeInTextPACKT"/>
        </w:rPr>
        <w:t>:\ITShare\File.txt</w:t>
      </w:r>
      <w:r>
        <w:t>, which produces output like this:</w:t>
      </w:r>
    </w:p>
    <w:p w14:paraId="64BA136A" w14:textId="28217989" w:rsidR="00B6485F" w:rsidRDefault="00240926" w:rsidP="00B6485F">
      <w:pPr>
        <w:pStyle w:val="FigurePACKT"/>
      </w:pPr>
      <w:r w:rsidRPr="00240926">
        <w:t xml:space="preserve"> </w:t>
      </w:r>
      <w:r>
        <w:drawing>
          <wp:inline distT="0" distB="0" distL="0" distR="0" wp14:anchorId="4C9D3512" wp14:editId="3319FE9F">
            <wp:extent cx="4837840" cy="14573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28" cy="1488740"/>
                    </a:xfrm>
                    <a:prstGeom prst="rect">
                      <a:avLst/>
                    </a:prstGeom>
                  </pic:spPr>
                </pic:pic>
              </a:graphicData>
            </a:graphic>
          </wp:inline>
        </w:drawing>
      </w:r>
    </w:p>
    <w:p w14:paraId="036A097F" w14:textId="5DFAC75B" w:rsidR="00B6485F" w:rsidRDefault="00B6485F" w:rsidP="00D31E8C">
      <w:pPr>
        <w:pStyle w:val="FigureCaption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70F3DCF7" w:rsidR="00541F49" w:rsidRDefault="00541F49" w:rsidP="00541F49">
      <w:pPr>
        <w:pStyle w:val="Heading2"/>
      </w:pPr>
      <w:r>
        <w:t>There</w:t>
      </w:r>
      <w:r w:rsidR="00601785">
        <w:t>'</w:t>
      </w:r>
      <w:r>
        <w:t>s more...</w:t>
      </w:r>
    </w:p>
    <w:p w14:paraId="0E1C6F9B" w14:textId="79F8328E"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In</w:t>
      </w:r>
      <w:r w:rsidR="0018735D">
        <w:rPr>
          <w:lang w:val="en-GB"/>
        </w:rPr>
        <w:t xml:space="preserve"> the</w:t>
      </w:r>
      <w:r>
        <w:rPr>
          <w:lang w:val="en-GB"/>
        </w:rPr>
        <w:t xml:space="preserve"> </w:t>
      </w:r>
      <w:r w:rsidRPr="00895EE8">
        <w:rPr>
          <w:rStyle w:val="ItalicsPACKT"/>
        </w:rPr>
        <w:t xml:space="preserve">Setting up and </w:t>
      </w:r>
      <w:r w:rsidR="007B3E3B">
        <w:rPr>
          <w:rStyle w:val="ItalicsPACKT"/>
        </w:rPr>
        <w:t>s</w:t>
      </w:r>
      <w:r w:rsidRPr="00895EE8">
        <w:rPr>
          <w:rStyle w:val="ItalicsPACKT"/>
        </w:rPr>
        <w:t xml:space="preserve">ecuring an SMB </w:t>
      </w:r>
      <w:r w:rsidR="007B3E3B">
        <w:rPr>
          <w:rStyle w:val="ItalicsPACKT"/>
        </w:rPr>
        <w:t>f</w:t>
      </w:r>
      <w:r w:rsidRPr="00895EE8">
        <w:rPr>
          <w:rStyle w:val="ItalicsPACKT"/>
        </w:rPr>
        <w:t xml:space="preserve">ile </w:t>
      </w:r>
      <w:r w:rsidR="007B3E3B">
        <w:rPr>
          <w:rStyle w:val="ItalicsPACKT"/>
        </w:rPr>
        <w:t>s</w:t>
      </w:r>
      <w:r w:rsidRPr="00895EE8">
        <w:rPr>
          <w:rStyle w:val="ItalicsPACKT"/>
        </w:rPr>
        <w:t>erver</w:t>
      </w:r>
      <w:r>
        <w:rPr>
          <w:lang w:val="en-GB"/>
        </w:rPr>
        <w:t xml:space="preserve"> recipe, you configured the SMB service to remove the default shares on </w:t>
      </w:r>
      <w:r w:rsidRPr="008B103A">
        <w:rPr>
          <w:rStyle w:val="CodeInTextPACKT"/>
        </w:rPr>
        <w:t>SRV2</w:t>
      </w:r>
      <w:r>
        <w:rPr>
          <w:lang w:val="en-GB"/>
        </w:rPr>
        <w:t xml:space="preserve">. The only share you see in </w:t>
      </w:r>
      <w:r w:rsidRPr="00895EE8">
        <w:rPr>
          <w:rStyle w:val="ItalicsPACKT"/>
        </w:rPr>
        <w:t>step 1</w:t>
      </w:r>
      <w:r>
        <w:rPr>
          <w:lang w:val="en-GB"/>
        </w:rPr>
        <w:t xml:space="preserve"> is the </w:t>
      </w:r>
      <w:r w:rsidRPr="00F83967">
        <w:rPr>
          <w:rStyle w:val="CodeInTextPACKT"/>
        </w:rPr>
        <w:t>IPC$</w:t>
      </w:r>
      <w:r>
        <w:rPr>
          <w:lang w:val="en-GB"/>
        </w:rPr>
        <w:t xml:space="preserve"> share, which Windows uses for</w:t>
      </w:r>
      <w:r w:rsidR="00D36BD7">
        <w:rPr>
          <w:lang w:val="en-GB"/>
        </w:rPr>
        <w:t xml:space="preserve"> the</w:t>
      </w:r>
      <w:r>
        <w:rPr>
          <w:lang w:val="en-GB"/>
        </w:rPr>
        <w:t xml:space="preserve"> named pipes communication mechanism. For more details about this share, see </w:t>
      </w:r>
      <w:r w:rsidRPr="00DB33B1">
        <w:rPr>
          <w:rStyle w:val="URLPACKT"/>
        </w:rPr>
        <w:t>https://docs.microsoft.com/troubleshoot/windows-server/networking/inter-process-communication-share-null-session</w:t>
      </w:r>
      <w:r>
        <w:rPr>
          <w:lang w:val="en-GB"/>
        </w:rPr>
        <w:t>.</w:t>
      </w:r>
    </w:p>
    <w:p w14:paraId="5D89C765" w14:textId="333E85E6"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r w:rsidRPr="00CF6549">
        <w:rPr>
          <w:rStyle w:val="CodeInTextPACKT"/>
        </w:rPr>
        <w:t>ITShare</w:t>
      </w:r>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see</w:t>
      </w:r>
      <w:r w:rsidR="00463B54">
        <w:rPr>
          <w:lang w:val="en-GB"/>
        </w:rPr>
        <w:t>s</w:t>
      </w:r>
      <w:r>
        <w:rPr>
          <w:lang w:val="en-GB"/>
        </w:rPr>
        <w:t xml:space="preserv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w:t>
      </w:r>
      <w:r w:rsidR="0030570C">
        <w:rPr>
          <w:lang w:val="en-GB"/>
        </w:rPr>
        <w:t>z</w:t>
      </w:r>
      <w:r>
        <w:rPr>
          <w:lang w:val="en-GB"/>
        </w:rPr>
        <w:t>es administrative question</w:t>
      </w:r>
      <w:r w:rsidR="00EF4303">
        <w:rPr>
          <w:lang w:val="en-GB"/>
        </w:rPr>
        <w:t>s</w:t>
      </w:r>
      <w:r w:rsidR="00A81624">
        <w:rPr>
          <w:lang w:val="en-GB"/>
        </w:rPr>
        <w:t xml:space="preserve"> such as</w:t>
      </w:r>
      <w:r w:rsidR="00EF4303">
        <w:rPr>
          <w:lang w:val="en-GB"/>
        </w:rPr>
        <w:t>,</w:t>
      </w:r>
      <w:r>
        <w:rPr>
          <w:lang w:val="en-GB"/>
        </w:rPr>
        <w:t xml:space="preserve"> </w:t>
      </w:r>
      <w:r w:rsidR="00601785">
        <w:rPr>
          <w:lang w:val="en-GB"/>
        </w:rPr>
        <w:t>"</w:t>
      </w:r>
      <w:r w:rsidR="00EF4303">
        <w:rPr>
          <w:lang w:val="en-GB"/>
        </w:rPr>
        <w:t>W</w:t>
      </w:r>
      <w:r>
        <w:rPr>
          <w:lang w:val="en-GB"/>
        </w:rPr>
        <w:t>h</w:t>
      </w:r>
      <w:r w:rsidR="00EF4303">
        <w:rPr>
          <w:lang w:val="en-GB"/>
        </w:rPr>
        <w:t>at is this file/folder, and wh</w:t>
      </w:r>
      <w:r>
        <w:rPr>
          <w:lang w:val="en-GB"/>
        </w:rPr>
        <w:t>y can</w:t>
      </w:r>
      <w:r w:rsidR="00601785">
        <w:rPr>
          <w:lang w:val="en-GB"/>
        </w:rPr>
        <w:t>'</w:t>
      </w:r>
      <w:r>
        <w:rPr>
          <w:lang w:val="en-GB"/>
        </w:rPr>
        <w:t>t I have access to this file/folder</w:t>
      </w:r>
      <w:r w:rsidR="00463B54">
        <w:rPr>
          <w:lang w:val="en-GB"/>
        </w:rPr>
        <w:t>?</w:t>
      </w:r>
      <w:r w:rsidR="00601785">
        <w:rPr>
          <w:lang w:val="en-GB"/>
        </w:rPr>
        <w:t>"</w:t>
      </w:r>
    </w:p>
    <w:p w14:paraId="1B08E036" w14:textId="00A3AA44" w:rsidR="005069A4" w:rsidRPr="00895EE8" w:rsidRDefault="005069A4" w:rsidP="00895EE8">
      <w:pPr>
        <w:pStyle w:val="NormalPACKT"/>
        <w:rPr>
          <w:lang w:val="en-GB"/>
        </w:rPr>
      </w:pPr>
      <w:r>
        <w:rPr>
          <w:lang w:val="en-GB"/>
        </w:rPr>
        <w:t xml:space="preserve">In </w:t>
      </w:r>
      <w:r w:rsidRPr="005069A4">
        <w:rPr>
          <w:rStyle w:val="ItalicsPACKT"/>
        </w:rPr>
        <w:t>step 5</w:t>
      </w:r>
      <w:r>
        <w:rPr>
          <w:lang w:val="en-GB"/>
        </w:rPr>
        <w:t>, you set encryption</w:t>
      </w:r>
      <w:r w:rsidR="00A81624">
        <w:rPr>
          <w:lang w:val="en-GB"/>
        </w:rPr>
        <w:t xml:space="preserve"> to</w:t>
      </w:r>
      <w:r>
        <w:rPr>
          <w:lang w:val="en-GB"/>
        </w:rPr>
        <w:t xml:space="preserve"> on for the </w:t>
      </w:r>
      <w:r w:rsidRPr="00EF3ECE">
        <w:rPr>
          <w:rStyle w:val="CodeInTextPACKT"/>
        </w:rPr>
        <w:t>ITShare</w:t>
      </w:r>
      <w:r>
        <w:rPr>
          <w:lang w:val="en-GB"/>
        </w:rPr>
        <w:t xml:space="preserve"> share. This step ensures that Windows performs data encryption on any data transferred across this share. You can set this by default at the server level or, as in this case, at the share level.</w:t>
      </w:r>
    </w:p>
    <w:p w14:paraId="2E98C8E7" w14:textId="1BA77FA3" w:rsidR="0098498E" w:rsidRDefault="00C61350" w:rsidP="0098498E">
      <w:pPr>
        <w:pStyle w:val="Heading1"/>
      </w:pPr>
      <w:r>
        <w:t xml:space="preserve">Accessing SMB </w:t>
      </w:r>
      <w:r w:rsidR="00C8382B">
        <w:t>s</w:t>
      </w:r>
      <w:r>
        <w:t>hares</w:t>
      </w:r>
    </w:p>
    <w:p w14:paraId="30FCA015" w14:textId="604F11E7" w:rsidR="000A2E2C" w:rsidRDefault="00D36BD7" w:rsidP="00860A7C">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sidRPr="000C44E9">
        <w:rPr>
          <w:rStyle w:val="CodeInTextPACKT"/>
        </w:rPr>
        <w:t>SRV2</w:t>
      </w:r>
      <w:r w:rsidRPr="00D36BD7">
        <w:t>. Data you access using SMB</w:t>
      </w:r>
      <w:r w:rsidRPr="005F22BD">
        <w:t xml:space="preserve"> file sharing acts and feels like accessing local files via </w:t>
      </w:r>
      <w:r w:rsidR="0064620A">
        <w:t xml:space="preserve">Windows </w:t>
      </w:r>
      <w:r w:rsidRPr="005F22BD">
        <w:t>Explorer</w:t>
      </w:r>
      <w:r w:rsidR="0064620A">
        <w:t xml:space="preserve"> or the PowerShell console.</w:t>
      </w:r>
      <w:r w:rsidR="000A2E2C">
        <w:t xml:space="preserve"> </w:t>
      </w:r>
    </w:p>
    <w:p w14:paraId="03D862CA" w14:textId="21C7A0C9" w:rsidR="00D36BD7" w:rsidRPr="00D36BD7" w:rsidRDefault="00D36BD7" w:rsidP="00860A7C">
      <w:pPr>
        <w:pStyle w:val="NormalPACKT"/>
      </w:pPr>
      <w:r w:rsidRPr="005F22BD">
        <w:t xml:space="preserve">In this recipe, you access the </w:t>
      </w:r>
      <w:r w:rsidRPr="00860A7C">
        <w:rPr>
          <w:rStyle w:val="CodeInTextPACKT"/>
        </w:rPr>
        <w:t>ITShare</w:t>
      </w:r>
      <w:r w:rsidRPr="00D36BD7">
        <w:t xml:space="preserve"> share on </w:t>
      </w:r>
      <w:r w:rsidRPr="00860A7C">
        <w:rPr>
          <w:rStyle w:val="CodeInTextPACKT"/>
        </w:rPr>
        <w:t>SRV2</w:t>
      </w:r>
      <w:r w:rsidRPr="00860A7C">
        <w:t xml:space="preserve"> </w:t>
      </w:r>
      <w:r w:rsidRPr="00D36BD7">
        <w:t xml:space="preserve">from </w:t>
      </w:r>
      <w:r w:rsidRPr="00860A7C">
        <w:rPr>
          <w:rStyle w:val="CodeInTextPACKT"/>
        </w:rPr>
        <w:t>SRV1</w:t>
      </w:r>
      <w:r w:rsidRPr="00D36BD7">
        <w:t xml:space="preserve">. </w:t>
      </w:r>
    </w:p>
    <w:p w14:paraId="36600BE7" w14:textId="05CB2120" w:rsidR="0098498E" w:rsidRDefault="0098498E" w:rsidP="0098498E">
      <w:pPr>
        <w:pStyle w:val="Heading2"/>
        <w:tabs>
          <w:tab w:val="left" w:pos="0"/>
        </w:tabs>
      </w:pPr>
      <w:r>
        <w:t xml:space="preserve">Getting </w:t>
      </w:r>
      <w:r w:rsidR="007633F9">
        <w:t>r</w:t>
      </w:r>
      <w:r>
        <w:t>eady</w:t>
      </w:r>
    </w:p>
    <w:p w14:paraId="1DB5696C" w14:textId="2D14180D"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0D5106" w:rsidRPr="00D270EE">
        <w:t>,</w:t>
      </w:r>
      <w:r w:rsidR="003402E9" w:rsidRPr="00D270EE">
        <w:t xml:space="preserve"> </w:t>
      </w:r>
      <w:r w:rsidR="003402E9">
        <w:rPr>
          <w:lang w:val="en-GB"/>
        </w:rPr>
        <w:t>which you use in this recipe.</w:t>
      </w:r>
    </w:p>
    <w:p w14:paraId="539A192B" w14:textId="0CB332E0" w:rsidR="0098498E" w:rsidRDefault="0098498E" w:rsidP="0098498E">
      <w:pPr>
        <w:pStyle w:val="Heading2"/>
        <w:tabs>
          <w:tab w:val="left" w:pos="0"/>
        </w:tabs>
      </w:pPr>
      <w:r>
        <w:t>How to do it...</w:t>
      </w:r>
    </w:p>
    <w:p w14:paraId="635CAF56" w14:textId="1039410B" w:rsidR="007B5252" w:rsidRPr="007B5252" w:rsidRDefault="007B5252" w:rsidP="007B5252">
      <w:pPr>
        <w:pStyle w:val="NumberedBulletPACKT"/>
        <w:numPr>
          <w:ilvl w:val="0"/>
          <w:numId w:val="38"/>
        </w:numPr>
        <w:rPr>
          <w:color w:val="333333"/>
        </w:rPr>
      </w:pPr>
      <w:r w:rsidRPr="007B5252">
        <w:t>Examin</w:t>
      </w:r>
      <w:r>
        <w:t>ing</w:t>
      </w:r>
      <w:r w:rsidRPr="007B5252">
        <w:t> the SMB client</w:t>
      </w:r>
      <w:r w:rsidR="00601785">
        <w:t>'</w:t>
      </w:r>
      <w:r w:rsidRPr="007B5252">
        <w:t>s configuration</w:t>
      </w:r>
      <w:r>
        <w:t xml:space="preserve"> on </w:t>
      </w:r>
      <w:r w:rsidRPr="007B5252">
        <w:rPr>
          <w:rStyle w:val="CodeInTextPACKT"/>
        </w:rPr>
        <w:t>SRV</w:t>
      </w:r>
      <w:r w:rsidR="00D36BD7">
        <w:rPr>
          <w:rStyle w:val="CodeInTextPACKT"/>
        </w:rPr>
        <w:t>1</w:t>
      </w:r>
      <w:del w:id="42" w:author="Thomas Lee" w:date="2021-06-15T17:32:00Z">
        <w:r w:rsidR="00FC1E8B" w:rsidRPr="00A37C76" w:rsidDel="00104512">
          <w:delText>:</w:delText>
        </w:r>
      </w:del>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Get-SmbClientConfiguration</w:t>
      </w:r>
    </w:p>
    <w:p w14:paraId="49E86AD9" w14:textId="77777777" w:rsidR="007B5252" w:rsidRPr="007B5252" w:rsidRDefault="007B5252" w:rsidP="007B5252">
      <w:pPr>
        <w:pStyle w:val="CodePACKT"/>
      </w:pPr>
    </w:p>
    <w:p w14:paraId="7457EE74" w14:textId="7F81083A" w:rsidR="007B5252" w:rsidRPr="007B5252" w:rsidRDefault="007B5252" w:rsidP="007B5252">
      <w:pPr>
        <w:pStyle w:val="NumberedBulletPACKT"/>
        <w:rPr>
          <w:color w:val="333333"/>
        </w:rPr>
      </w:pPr>
      <w:r w:rsidRPr="007B5252">
        <w:t>Setting </w:t>
      </w:r>
      <w:r w:rsidR="00EF4303">
        <w:t>si</w:t>
      </w:r>
      <w:r w:rsidRPr="007B5252">
        <w:t>gning of SMB packets</w:t>
      </w:r>
      <w:del w:id="43" w:author="Thomas Lee" w:date="2021-06-15T17:32:00Z">
        <w:r w:rsidR="00FC1E8B" w:rsidDel="00104512">
          <w:delText>:</w:delText>
        </w:r>
      </w:del>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Set-SmbClientConfiguration -RequireSecuritySignature $True @CHT</w:t>
      </w:r>
    </w:p>
    <w:p w14:paraId="600E6415" w14:textId="77777777" w:rsidR="007B5252" w:rsidRPr="007B5252" w:rsidRDefault="007B5252" w:rsidP="007B5252">
      <w:pPr>
        <w:pStyle w:val="CodePACKT"/>
      </w:pPr>
    </w:p>
    <w:p w14:paraId="23226EAB" w14:textId="142592FB" w:rsidR="007B5252" w:rsidRPr="007B5252" w:rsidRDefault="007B5252" w:rsidP="007B5252">
      <w:pPr>
        <w:pStyle w:val="NumberedBulletPACKT"/>
        <w:rPr>
          <w:color w:val="333333"/>
        </w:rPr>
      </w:pPr>
      <w:r w:rsidRPr="007B5252">
        <w:t>Examin</w:t>
      </w:r>
      <w:r w:rsidR="00195006">
        <w:t>ing</w:t>
      </w:r>
      <w:r w:rsidR="00BC227D">
        <w:t xml:space="preserve"> the</w:t>
      </w:r>
      <w:r w:rsidRPr="007B5252">
        <w:t> SMB client</w:t>
      </w:r>
      <w:r w:rsidR="00601785">
        <w:t>'</w:t>
      </w:r>
      <w:r w:rsidRPr="007B5252">
        <w:t>s network interface</w:t>
      </w:r>
      <w:del w:id="44" w:author="Thomas Lee" w:date="2021-06-15T17:32:00Z">
        <w:r w:rsidR="00FC1E8B" w:rsidDel="00104512">
          <w:delText>:</w:delText>
        </w:r>
      </w:del>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Get-SmbClientNetworkInterface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00846F0B" w:rsidR="007B5252" w:rsidRPr="007B5252" w:rsidRDefault="007B5252" w:rsidP="007B5252">
      <w:pPr>
        <w:pStyle w:val="NumberedBulletPACKT"/>
        <w:rPr>
          <w:color w:val="333333"/>
        </w:rPr>
      </w:pPr>
      <w:r w:rsidRPr="007B5252">
        <w:t>Examining the shares provided by </w:t>
      </w:r>
      <w:r w:rsidRPr="007B5252">
        <w:rPr>
          <w:rStyle w:val="CodeInTextPACKT"/>
        </w:rPr>
        <w:t>SRV2</w:t>
      </w:r>
      <w:del w:id="45" w:author="Thomas Lee" w:date="2021-06-15T17:32:00Z">
        <w:r w:rsidR="00FC1E8B" w:rsidRPr="00B76708" w:rsidDel="00104512">
          <w:delText>:</w:delText>
        </w:r>
      </w:del>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73A4B3E3" w:rsidR="007B5252" w:rsidRPr="007B5252" w:rsidRDefault="007B5252" w:rsidP="007B5252">
      <w:pPr>
        <w:pStyle w:val="NumberedBulletPACKT"/>
        <w:rPr>
          <w:color w:val="333333"/>
        </w:rPr>
      </w:pPr>
      <w:r w:rsidRPr="007B5252">
        <w:t>Creating a drive mapping, mapping </w:t>
      </w:r>
      <w:r w:rsidR="00613278" w:rsidRPr="00C447B1">
        <w:rPr>
          <w:rStyle w:val="CodeInTextPACKT"/>
        </w:rPr>
        <w:t>R</w:t>
      </w:r>
      <w:r w:rsidRPr="00C447B1">
        <w:rPr>
          <w:rStyle w:val="CodeInTextPACKT"/>
        </w:rPr>
        <w:t>:</w:t>
      </w:r>
      <w:r w:rsidRPr="007B5252">
        <w:t> to the share on server </w:t>
      </w:r>
      <w:r w:rsidRPr="007B5252">
        <w:rPr>
          <w:rStyle w:val="CodeInTextPACKT"/>
        </w:rPr>
        <w:t>SRV2</w:t>
      </w:r>
      <w:del w:id="46" w:author="Thomas Lee" w:date="2021-06-15T17:32:00Z">
        <w:r w:rsidR="00B76708" w:rsidRPr="00B76708" w:rsidDel="00104512">
          <w:delText>:</w:delText>
        </w:r>
      </w:del>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New-SmbMapping -LocalPath </w:t>
      </w:r>
      <w:r>
        <w:t>R</w:t>
      </w:r>
      <w:r w:rsidRPr="007B5252">
        <w:t>: -RemotePath \\SRV2\ITShare</w:t>
      </w:r>
    </w:p>
    <w:p w14:paraId="7717C6AD" w14:textId="77777777" w:rsidR="007B5252" w:rsidRPr="007B5252" w:rsidRDefault="007B5252" w:rsidP="007B5252">
      <w:pPr>
        <w:pStyle w:val="CodePACKT"/>
      </w:pPr>
    </w:p>
    <w:p w14:paraId="662DC9F7" w14:textId="109602D4" w:rsidR="007B5252" w:rsidRPr="007B5252" w:rsidRDefault="007B5252" w:rsidP="007B5252">
      <w:pPr>
        <w:pStyle w:val="NumberedBulletPACKT"/>
        <w:rPr>
          <w:color w:val="333333"/>
        </w:rPr>
      </w:pPr>
      <w:r w:rsidRPr="007B5252">
        <w:t>Viewing the shared folder mapping</w:t>
      </w:r>
      <w:del w:id="47" w:author="Thomas Lee" w:date="2021-06-15T17:32:00Z">
        <w:r w:rsidR="00FC1E8B" w:rsidDel="00104512">
          <w:delText>:</w:delText>
        </w:r>
      </w:del>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Get-SmbMapping</w:t>
      </w:r>
    </w:p>
    <w:p w14:paraId="638DB3E1" w14:textId="77777777" w:rsidR="007B5252" w:rsidRPr="007B5252" w:rsidRDefault="007B5252" w:rsidP="007B5252">
      <w:pPr>
        <w:pStyle w:val="CodePACKT"/>
      </w:pPr>
    </w:p>
    <w:p w14:paraId="4E3AA683" w14:textId="65F74BAA" w:rsidR="007B5252" w:rsidRPr="007B5252" w:rsidRDefault="007B5252" w:rsidP="007B5252">
      <w:pPr>
        <w:pStyle w:val="NumberedBulletPACKT"/>
        <w:rPr>
          <w:color w:val="333333"/>
        </w:rPr>
      </w:pPr>
      <w:r w:rsidRPr="007B5252">
        <w:t>View</w:t>
      </w:r>
      <w:r w:rsidR="00257F4B">
        <w:t>ing</w:t>
      </w:r>
      <w:r w:rsidRPr="007B5252">
        <w:t> the shared folder contents</w:t>
      </w:r>
      <w:del w:id="48" w:author="Thomas Lee" w:date="2021-06-15T17:32:00Z">
        <w:r w:rsidR="00FC1E8B" w:rsidDel="00104512">
          <w:delText>:</w:delText>
        </w:r>
      </w:del>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5B1EB1FE" w:rsidR="007B5252" w:rsidRPr="007B5252" w:rsidRDefault="007B5252" w:rsidP="007B5252">
      <w:pPr>
        <w:pStyle w:val="NumberedBulletPACKT"/>
        <w:rPr>
          <w:color w:val="333333"/>
        </w:rPr>
      </w:pPr>
      <w:r w:rsidRPr="007B5252">
        <w:t>Viewing existing connections</w:t>
      </w:r>
      <w:del w:id="49" w:author="Thomas Lee" w:date="2021-06-15T17:32:00Z">
        <w:r w:rsidR="00FC1E8B" w:rsidDel="00104512">
          <w:delText>:</w:delText>
        </w:r>
      </w:del>
      <w:r w:rsidRPr="007B5252">
        <w:t>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Get-SmbConnection</w:t>
      </w:r>
    </w:p>
    <w:p w14:paraId="348C829F" w14:textId="77777777" w:rsidR="007B5252" w:rsidRPr="007B5252" w:rsidRDefault="007B5252" w:rsidP="007B5252">
      <w:pPr>
        <w:pStyle w:val="CodePACKT"/>
      </w:pPr>
    </w:p>
    <w:p w14:paraId="59C464A8" w14:textId="77777777" w:rsidR="0098498E" w:rsidRDefault="0098498E" w:rsidP="0098498E">
      <w:pPr>
        <w:pStyle w:val="Heading2"/>
        <w:numPr>
          <w:ilvl w:val="1"/>
          <w:numId w:val="3"/>
        </w:numPr>
        <w:tabs>
          <w:tab w:val="left" w:pos="0"/>
        </w:tabs>
      </w:pPr>
      <w:r>
        <w:t>How it works...</w:t>
      </w:r>
    </w:p>
    <w:p w14:paraId="741D1C59" w14:textId="0E6C382D" w:rsidR="00C4123E" w:rsidRDefault="007B5252" w:rsidP="00C4123E">
      <w:pPr>
        <w:pStyle w:val="NormalPACKT"/>
      </w:pPr>
      <w:r>
        <w:t xml:space="preserve">In </w:t>
      </w:r>
      <w:r w:rsidRPr="007B5252">
        <w:rPr>
          <w:rStyle w:val="ItalicsPACKT"/>
        </w:rPr>
        <w:t>step 1</w:t>
      </w:r>
      <w:r>
        <w:t>, you examine SMB client configuration</w:t>
      </w:r>
      <w:r w:rsidR="00FC1E8B">
        <w:t xml:space="preserve"> o</w:t>
      </w:r>
      <w:r w:rsidR="009D12BC">
        <w:t>n</w:t>
      </w:r>
      <w:r w:rsidR="00FC1E8B">
        <w:t xml:space="preserve"> </w:t>
      </w:r>
      <w:r w:rsidR="00FC1E8B" w:rsidRPr="009D12BC">
        <w:rPr>
          <w:rStyle w:val="CodeInTextPACKT"/>
        </w:rPr>
        <w:t>SRV1</w:t>
      </w:r>
      <w:r w:rsidR="00FC1E8B">
        <w:t>.</w:t>
      </w:r>
      <w:r>
        <w:t xml:space="preserve"> </w:t>
      </w:r>
      <w:r w:rsidR="00FC1E8B">
        <w:t xml:space="preserve">The </w:t>
      </w:r>
      <w:r>
        <w:t>output</w:t>
      </w:r>
      <w:r w:rsidR="00FC1E8B">
        <w:t xml:space="preserve"> looks</w:t>
      </w:r>
      <w:r>
        <w:t xml:space="preserve"> like this:</w:t>
      </w:r>
    </w:p>
    <w:p w14:paraId="6BECE762" w14:textId="5E260866" w:rsidR="007B5252" w:rsidRDefault="00E96DF4" w:rsidP="00C4123E">
      <w:pPr>
        <w:pStyle w:val="FigurePACKT"/>
      </w:pPr>
      <w:r>
        <w:br/>
      </w:r>
      <w:r>
        <w:drawing>
          <wp:inline distT="0" distB="0" distL="0" distR="0" wp14:anchorId="004B5543" wp14:editId="78250A48">
            <wp:extent cx="3276600" cy="2952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76" cy="2978946"/>
                    </a:xfrm>
                    <a:prstGeom prst="rect">
                      <a:avLst/>
                    </a:prstGeom>
                  </pic:spPr>
                </pic:pic>
              </a:graphicData>
            </a:graphic>
          </wp:inline>
        </w:drawing>
      </w:r>
    </w:p>
    <w:p w14:paraId="7D6C8E73" w14:textId="3378C29D" w:rsidR="007B5252" w:rsidRDefault="007B5252" w:rsidP="00D31E8C">
      <w:pPr>
        <w:pStyle w:val="FigureCaptionPACKT"/>
      </w:pPr>
      <w:r>
        <w:t xml:space="preserve">Figure 10.14: </w:t>
      </w:r>
      <w:r w:rsidR="00A72C7F">
        <w:t>Examining</w:t>
      </w:r>
      <w:r w:rsidR="00FC1E8B">
        <w:t xml:space="preserve"> the</w:t>
      </w:r>
      <w:r w:rsidR="00A72C7F">
        <w:t xml:space="preserve"> SMB client</w:t>
      </w:r>
      <w:r w:rsidR="00601785">
        <w:t>'</w:t>
      </w:r>
      <w:r w:rsidR="00A72C7F">
        <w:t>s configuration</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68B3DA88"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w:t>
      </w:r>
      <w:r w:rsidR="00786E07">
        <w:t>p</w:t>
      </w:r>
      <w:r>
        <w:t>ackets, irrespective of</w:t>
      </w:r>
      <w:r w:rsidR="00FC1E8B">
        <w:t xml:space="preserve"> the</w:t>
      </w:r>
      <w:r>
        <w:t xml:space="preserve"> settings on the SMB </w:t>
      </w:r>
      <w:r w:rsidR="00973250">
        <w:t>s</w:t>
      </w:r>
      <w:r>
        <w:t>erver (</w:t>
      </w:r>
      <w:r w:rsidRPr="007B5252">
        <w:rPr>
          <w:rStyle w:val="CodeInTextPACKT"/>
        </w:rPr>
        <w:t>SRV2</w:t>
      </w:r>
      <w:r>
        <w:t>). There is no output from this step.</w:t>
      </w:r>
    </w:p>
    <w:p w14:paraId="62D000AA" w14:textId="73BFE1EF"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63844D93" w:rsidR="007B5252" w:rsidRDefault="00240926" w:rsidP="007B5252">
      <w:pPr>
        <w:pStyle w:val="FigurePACKT"/>
      </w:pPr>
      <w:r w:rsidRPr="00240926">
        <w:t xml:space="preserve"> </w:t>
      </w:r>
      <w:r>
        <w:drawing>
          <wp:inline distT="0" distB="0" distL="0" distR="0" wp14:anchorId="7DD0C72C" wp14:editId="00FE0D59">
            <wp:extent cx="4933950" cy="85514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70" cy="874385"/>
                    </a:xfrm>
                    <a:prstGeom prst="rect">
                      <a:avLst/>
                    </a:prstGeom>
                  </pic:spPr>
                </pic:pic>
              </a:graphicData>
            </a:graphic>
          </wp:inline>
        </w:drawing>
      </w:r>
    </w:p>
    <w:p w14:paraId="498FDD76" w14:textId="7EF98567" w:rsidR="007B5252" w:rsidRDefault="007B5252" w:rsidP="00D31E8C">
      <w:pPr>
        <w:pStyle w:val="FigureCaption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234B943F" w:rsidR="007B5252" w:rsidRDefault="007B5252" w:rsidP="007B5252">
      <w:pPr>
        <w:pStyle w:val="NormalPACKT"/>
      </w:pPr>
      <w:r>
        <w:t xml:space="preserve">In </w:t>
      </w:r>
      <w:r w:rsidRPr="007B5252">
        <w:rPr>
          <w:rStyle w:val="ItalicsPACKT"/>
        </w:rPr>
        <w:t>step 4</w:t>
      </w:r>
      <w:r>
        <w:t xml:space="preserve">, you use the </w:t>
      </w:r>
      <w:r w:rsidRPr="00D33F47">
        <w:rPr>
          <w:rStyle w:val="CodeInTextPACKT"/>
        </w:rPr>
        <w:t>net.exe</w:t>
      </w:r>
      <w:r>
        <w:t xml:space="preserv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36F2BAB7">
            <wp:extent cx="3625353"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5518" cy="943791"/>
                    </a:xfrm>
                    <a:prstGeom prst="rect">
                      <a:avLst/>
                    </a:prstGeom>
                  </pic:spPr>
                </pic:pic>
              </a:graphicData>
            </a:graphic>
          </wp:inline>
        </w:drawing>
      </w:r>
    </w:p>
    <w:p w14:paraId="0A07970F" w14:textId="131430B2" w:rsidR="007B5252" w:rsidRDefault="007B5252" w:rsidP="00D31E8C">
      <w:pPr>
        <w:pStyle w:val="FigureCaptionPACKT"/>
      </w:pPr>
      <w:r>
        <w:t xml:space="preserve">Figure 10.16: Viewing </w:t>
      </w:r>
      <w:r w:rsidR="00FC1E8B">
        <w:t xml:space="preserve">the </w:t>
      </w:r>
      <w:r>
        <w:t>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192CE00A"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w:t>
      </w:r>
      <w:r w:rsidRPr="0016513E">
        <w:rPr>
          <w:rStyle w:val="CodeInTextPACKT"/>
        </w:rPr>
        <w:t>R:</w:t>
      </w:r>
      <w:r>
        <w:t xml:space="preserve"> drive to </w:t>
      </w:r>
      <w:r w:rsidRPr="007B5252">
        <w:rPr>
          <w:rStyle w:val="CodeInTextPACKT"/>
        </w:rPr>
        <w:t>\\SRV2\ITShare</w:t>
      </w:r>
      <w:r>
        <w:t>, which creates output that looks like this:</w:t>
      </w:r>
    </w:p>
    <w:p w14:paraId="6B81AC59" w14:textId="13888DD1" w:rsidR="007B5252" w:rsidRDefault="00257F4B" w:rsidP="007B5252">
      <w:pPr>
        <w:pStyle w:val="FigurePACKT"/>
      </w:pPr>
      <w:r>
        <w:drawing>
          <wp:inline distT="0" distB="0" distL="0" distR="0" wp14:anchorId="241F5E59" wp14:editId="4D2C4546">
            <wp:extent cx="4493413" cy="809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047" cy="820370"/>
                    </a:xfrm>
                    <a:prstGeom prst="rect">
                      <a:avLst/>
                    </a:prstGeom>
                  </pic:spPr>
                </pic:pic>
              </a:graphicData>
            </a:graphic>
          </wp:inline>
        </w:drawing>
      </w:r>
    </w:p>
    <w:p w14:paraId="2A728E73" w14:textId="1234085D" w:rsidR="007B5252" w:rsidRDefault="007B5252" w:rsidP="00D31E8C">
      <w:pPr>
        <w:pStyle w:val="FigureCaption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99BA8C3"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9368" cy="783177"/>
                    </a:xfrm>
                    <a:prstGeom prst="rect">
                      <a:avLst/>
                    </a:prstGeom>
                  </pic:spPr>
                </pic:pic>
              </a:graphicData>
            </a:graphic>
          </wp:inline>
        </w:drawing>
      </w:r>
    </w:p>
    <w:p w14:paraId="297AC89D" w14:textId="1C2E00D4" w:rsidR="007B5252" w:rsidRDefault="007B5252" w:rsidP="00D31E8C">
      <w:pPr>
        <w:pStyle w:val="FigureCaptionPACKT"/>
      </w:pPr>
      <w:r>
        <w:t xml:space="preserve">Figure 10.18: Viewing </w:t>
      </w:r>
      <w:r w:rsidR="00FC1E8B">
        <w:t xml:space="preserve">the </w:t>
      </w:r>
      <w:r>
        <w:t>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42A34E40"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 xml:space="preserve">Creating and </w:t>
      </w:r>
      <w:r w:rsidR="00CB6E99">
        <w:rPr>
          <w:rStyle w:val="ItalicsPACKT"/>
        </w:rPr>
        <w:t>s</w:t>
      </w:r>
      <w:r w:rsidRPr="007B5252">
        <w:rPr>
          <w:rStyle w:val="ItalicsPACKT"/>
        </w:rPr>
        <w:t xml:space="preserve">ecuring SMB </w:t>
      </w:r>
      <w:r w:rsidR="00CB6E99">
        <w:rPr>
          <w:rStyle w:val="ItalicsPACKT"/>
        </w:rPr>
        <w:t>s</w:t>
      </w:r>
      <w:r w:rsidRPr="007B5252">
        <w:rPr>
          <w:rStyle w:val="ItalicsPACKT"/>
        </w:rPr>
        <w:t>hares</w:t>
      </w:r>
      <w:r w:rsidR="00FC1E8B">
        <w:t xml:space="preserve">. The </w:t>
      </w:r>
      <w:r>
        <w:t xml:space="preserve">output </w:t>
      </w:r>
      <w:r w:rsidR="00FC1E8B">
        <w:t xml:space="preserve">looks </w:t>
      </w:r>
      <w:r>
        <w:t>like this:</w:t>
      </w:r>
    </w:p>
    <w:p w14:paraId="7E306104" w14:textId="1615BC1E" w:rsidR="007B5252" w:rsidRDefault="00E96DF4" w:rsidP="007B5252">
      <w:pPr>
        <w:pStyle w:val="FigurePACKT"/>
      </w:pPr>
      <w:r>
        <w:drawing>
          <wp:inline distT="0" distB="0" distL="0" distR="0" wp14:anchorId="62086494" wp14:editId="17C0A64C">
            <wp:extent cx="288553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450" cy="1041147"/>
                    </a:xfrm>
                    <a:prstGeom prst="rect">
                      <a:avLst/>
                    </a:prstGeom>
                  </pic:spPr>
                </pic:pic>
              </a:graphicData>
            </a:graphic>
          </wp:inline>
        </w:drawing>
      </w:r>
    </w:p>
    <w:p w14:paraId="16BF425D" w14:textId="695F1444" w:rsidR="007B5252" w:rsidRDefault="007B5252" w:rsidP="00D31E8C">
      <w:pPr>
        <w:pStyle w:val="FigureCaption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1D6E280F"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6DF1D8BB" w:rsidR="007B5252" w:rsidRDefault="00257F4B" w:rsidP="007B5252">
      <w:pPr>
        <w:pStyle w:val="FigurePACKT"/>
      </w:pPr>
      <w:r>
        <w:drawing>
          <wp:inline distT="0" distB="0" distL="0" distR="0" wp14:anchorId="2A4C5649" wp14:editId="45927A13">
            <wp:extent cx="4214192" cy="733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9293" cy="744755"/>
                    </a:xfrm>
                    <a:prstGeom prst="rect">
                      <a:avLst/>
                    </a:prstGeom>
                  </pic:spPr>
                </pic:pic>
              </a:graphicData>
            </a:graphic>
          </wp:inline>
        </w:drawing>
      </w:r>
      <w:r w:rsidRPr="00257F4B">
        <w:t xml:space="preserve"> </w:t>
      </w:r>
    </w:p>
    <w:p w14:paraId="5ADEB25D" w14:textId="32A00634" w:rsidR="007B5252" w:rsidRDefault="007B5252" w:rsidP="00D31E8C">
      <w:pPr>
        <w:pStyle w:val="FigureCaption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60899DFD" w:rsidR="0098498E" w:rsidRDefault="0098498E" w:rsidP="0098498E">
      <w:pPr>
        <w:pStyle w:val="Heading2"/>
      </w:pPr>
      <w:r>
        <w:t>There</w:t>
      </w:r>
      <w:r w:rsidR="00601785">
        <w:t>'</w:t>
      </w:r>
      <w:r>
        <w:t>s more...</w:t>
      </w:r>
    </w:p>
    <w:p w14:paraId="355AC2AF" w14:textId="260398AC"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w:t>
      </w:r>
      <w:r w:rsidRPr="00AA7793">
        <w:rPr>
          <w:rStyle w:val="CodeInTextPACKT"/>
        </w:rPr>
        <w:t>net.exe</w:t>
      </w:r>
      <w:r>
        <w:rPr>
          <w:lang w:val="en-GB"/>
        </w:rPr>
        <w:t xml:space="preserv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r w:rsidRPr="007B5252">
        <w:rPr>
          <w:rStyle w:val="CodeInTextPACKT"/>
        </w:rPr>
        <w:t>SMBShare</w:t>
      </w:r>
      <w:r>
        <w:rPr>
          <w:lang w:val="en-GB"/>
        </w:rPr>
        <w:t xml:space="preserve"> module does not provide a cmdlet that views shares offered by a remote host. </w:t>
      </w:r>
    </w:p>
    <w:p w14:paraId="7126CBF2" w14:textId="595AB88B" w:rsidR="0098498E" w:rsidRDefault="00541F49" w:rsidP="0098498E">
      <w:pPr>
        <w:pStyle w:val="Heading1"/>
      </w:pPr>
      <w:r w:rsidRPr="00541F49">
        <w:t xml:space="preserve">Creating an iSCSI </w:t>
      </w:r>
      <w:r w:rsidR="00EB6D7B">
        <w:t>t</w:t>
      </w:r>
      <w:r w:rsidRPr="00541F49">
        <w:t>arget</w:t>
      </w:r>
    </w:p>
    <w:p w14:paraId="09F0075D" w14:textId="6334C26B"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18935A64" w:rsidR="007B5252" w:rsidRPr="007B5252" w:rsidRDefault="00257F4B" w:rsidP="007B5252">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007B5252" w:rsidRPr="007B5252">
        <w:t xml:space="preserve">With iSCSI, you give each </w:t>
      </w:r>
      <w:r w:rsidR="00EA3E9F">
        <w:t xml:space="preserve">remotely </w:t>
      </w:r>
      <w:r w:rsidR="007B5252" w:rsidRPr="007B5252">
        <w:t xml:space="preserve">shared volume an iSCSI </w:t>
      </w:r>
      <w:r w:rsidR="002032EF">
        <w:t>L</w:t>
      </w:r>
      <w:r w:rsidR="00171ABB">
        <w:t>UN</w:t>
      </w:r>
      <w:r w:rsidR="007B5252" w:rsidRPr="007B5252">
        <w:t>. The iSCSI client then sees</w:t>
      </w:r>
      <w:r>
        <w:t xml:space="preserve"> the LUN as just another disk device attached to the local system.</w:t>
      </w:r>
      <w:r w:rsidR="00436A88">
        <w:t xml:space="preserve"> </w:t>
      </w:r>
      <w:r w:rsidR="007B5252" w:rsidRPr="007B5252">
        <w:t>From the iSCSI client, you can manage the disk just like locally</w:t>
      </w:r>
      <w:r w:rsidR="00FC1E8B">
        <w:t xml:space="preserve"> </w:t>
      </w:r>
      <w:r w:rsidR="007B5252" w:rsidRPr="007B5252">
        <w:t xml:space="preserve">attached storage. Windows Server 2022 includes both iSCSI target (server) and iSCSI initiator (client) features. </w:t>
      </w:r>
    </w:p>
    <w:p w14:paraId="428307D3" w14:textId="07205083"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w:t>
      </w:r>
      <w:r w:rsidR="00FC1E8B">
        <w:t>-</w:t>
      </w:r>
      <w:r w:rsidRPr="007B5252">
        <w:t xml:space="preserve">party initiators and targets, although if you mix and match, you need to carefully </w:t>
      </w:r>
      <w:r w:rsidR="00FC1E8B">
        <w:t xml:space="preserve">test </w:t>
      </w:r>
      <w:r w:rsidRPr="007B5252">
        <w:t>that the combination works in your environment.</w:t>
      </w:r>
    </w:p>
    <w:p w14:paraId="7E28D99B" w14:textId="3AFD6A25" w:rsidR="007B5252" w:rsidRPr="007B5252" w:rsidRDefault="007B5252" w:rsidP="007B5252">
      <w:pPr>
        <w:pStyle w:val="NormalPACKT"/>
      </w:pPr>
      <w:r w:rsidRPr="007B5252">
        <w:t xml:space="preserve">With iSCSI, a target is a single disk that the client accesses using the iSCSI </w:t>
      </w:r>
      <w:r w:rsidR="00B5573C">
        <w:t>c</w:t>
      </w:r>
      <w:r w:rsidRPr="007B5252">
        <w:t>lient. An iSCSI target</w:t>
      </w:r>
      <w:r>
        <w:t xml:space="preserve"> </w:t>
      </w:r>
      <w:r w:rsidRPr="007B5252">
        <w:t xml:space="preserve">server hosts one or more targets, where each iSCSI target is equivalent to a LUN on a Fiber Channel SAN. </w:t>
      </w:r>
    </w:p>
    <w:p w14:paraId="4831F3E9" w14:textId="6F68D4D6"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w:t>
      </w:r>
      <w:r w:rsidR="00FC1E8B">
        <w:t xml:space="preserve">, which </w:t>
      </w:r>
      <w:r w:rsidRPr="007B5252">
        <w:t>enables the VMs in that cluster</w:t>
      </w:r>
      <w:r w:rsidR="00126DF1">
        <w:t xml:space="preserve"> </w:t>
      </w:r>
      <w:r w:rsidRPr="007B5252">
        <w:t>to be highly</w:t>
      </w:r>
      <w:r>
        <w:t xml:space="preserve"> available.</w:t>
      </w:r>
    </w:p>
    <w:p w14:paraId="786AFA32" w14:textId="2CD3C075" w:rsidR="0098498E" w:rsidRDefault="0098498E" w:rsidP="0098498E">
      <w:pPr>
        <w:pStyle w:val="Heading2"/>
        <w:tabs>
          <w:tab w:val="left" w:pos="0"/>
        </w:tabs>
      </w:pPr>
      <w:r>
        <w:t xml:space="preserve">Getting </w:t>
      </w:r>
      <w:r w:rsidR="007074DD">
        <w:t>r</w:t>
      </w:r>
      <w:r>
        <w:t>eady</w:t>
      </w:r>
    </w:p>
    <w:p w14:paraId="3B0D56F6" w14:textId="23BA0DC8" w:rsidR="0098498E" w:rsidRDefault="0098498E" w:rsidP="0098498E">
      <w:pPr>
        <w:pStyle w:val="NormalPACKT"/>
        <w:rPr>
          <w:lang w:val="en-GB"/>
        </w:rPr>
      </w:pPr>
      <w:r>
        <w:rPr>
          <w:lang w:val="en-GB"/>
        </w:rPr>
        <w:t xml:space="preserve">This recipe uses </w:t>
      </w:r>
      <w:r w:rsidR="003402E9">
        <w:rPr>
          <w:rStyle w:val="CodeInTextPACKT"/>
        </w:rPr>
        <w:t>SS1</w:t>
      </w:r>
      <w:r w:rsidRPr="006A69F8">
        <w:t>,</w:t>
      </w:r>
      <w:r w:rsidR="00DC0FC8">
        <w:t xml:space="preserve"> </w:t>
      </w:r>
      <w:r w:rsidR="006A69F8">
        <w:t xml:space="preserve">a </w:t>
      </w:r>
      <w:r>
        <w:rPr>
          <w:lang w:val="en-GB"/>
        </w:rPr>
        <w:t xml:space="preserve">domain-joined host in the </w:t>
      </w:r>
      <w:r w:rsidRPr="00286C78">
        <w:rPr>
          <w:rStyle w:val="CodeInTextPACKT"/>
        </w:rPr>
        <w:t>Reskit.Org</w:t>
      </w:r>
      <w:r>
        <w:rPr>
          <w:lang w:val="en-GB"/>
        </w:rPr>
        <w:t xml:space="preserve"> domain,</w:t>
      </w:r>
      <w:r w:rsidR="008F129A">
        <w:rPr>
          <w:lang w:val="en-GB"/>
        </w:rPr>
        <w:t xml:space="preserve"> on</w:t>
      </w:r>
      <w:r>
        <w:rPr>
          <w:lang w:val="en-GB"/>
        </w:rPr>
        <w:t xml:space="preserve"> which you have installed PowerShell 7 and VS Code. </w:t>
      </w:r>
    </w:p>
    <w:p w14:paraId="09CDEC85" w14:textId="77AF43A2" w:rsidR="0098498E" w:rsidRDefault="0098498E" w:rsidP="0098498E">
      <w:pPr>
        <w:pStyle w:val="Heading2"/>
        <w:tabs>
          <w:tab w:val="left" w:pos="0"/>
        </w:tabs>
      </w:pPr>
      <w:r>
        <w:t>How to do it...</w:t>
      </w:r>
    </w:p>
    <w:p w14:paraId="2C88E7E2" w14:textId="439F3311" w:rsidR="007B5252" w:rsidRPr="007B5252" w:rsidRDefault="007B5252" w:rsidP="007B5252">
      <w:pPr>
        <w:pStyle w:val="NumberedBulletPACKT"/>
        <w:numPr>
          <w:ilvl w:val="0"/>
          <w:numId w:val="39"/>
        </w:numPr>
        <w:rPr>
          <w:color w:val="000000"/>
        </w:rPr>
      </w:pPr>
      <w:r w:rsidRPr="007B5252">
        <w:t>Installing the iSCSI target feature on </w:t>
      </w:r>
      <w:r w:rsidRPr="004205A5">
        <w:rPr>
          <w:rStyle w:val="CodeInTextPACKT"/>
        </w:rPr>
        <w:t>SS1</w:t>
      </w:r>
      <w:del w:id="50" w:author="Thomas Lee" w:date="2021-06-15T17:33:00Z">
        <w:r w:rsidR="00592495" w:rsidRPr="00663EB5" w:rsidDel="00104512">
          <w:delText>:</w:delText>
        </w:r>
      </w:del>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FS-iSCSITarget-Server</w:t>
      </w:r>
    </w:p>
    <w:p w14:paraId="4DA7D8D7" w14:textId="77777777" w:rsidR="007B5252" w:rsidRPr="007B5252" w:rsidRDefault="007B5252" w:rsidP="007B5252">
      <w:pPr>
        <w:pStyle w:val="CodePACKT"/>
      </w:pPr>
    </w:p>
    <w:p w14:paraId="3B36951C" w14:textId="33AF64D5" w:rsidR="007B5252" w:rsidRPr="007B5252" w:rsidRDefault="007B5252" w:rsidP="007B5252">
      <w:pPr>
        <w:pStyle w:val="NumberedBulletPACKT"/>
        <w:rPr>
          <w:color w:val="000000"/>
        </w:rPr>
      </w:pPr>
      <w:r w:rsidRPr="007B5252">
        <w:t>Exploring iSCSI target server settings</w:t>
      </w:r>
      <w:r w:rsidR="00592495">
        <w:t>:</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Get-IscsiTargetServerSetting</w:t>
      </w:r>
    </w:p>
    <w:p w14:paraId="6C082797" w14:textId="77777777" w:rsidR="007B5252" w:rsidRPr="007B5252" w:rsidRDefault="007B5252" w:rsidP="007B5252">
      <w:pPr>
        <w:pStyle w:val="CodePACKT"/>
      </w:pPr>
    </w:p>
    <w:p w14:paraId="0FE3AB8B" w14:textId="4D76EC31" w:rsidR="007B5252" w:rsidRPr="007B5252" w:rsidRDefault="007B5252" w:rsidP="007B5252">
      <w:pPr>
        <w:pStyle w:val="NumberedBulletPACKT"/>
        <w:rPr>
          <w:color w:val="000000"/>
        </w:rPr>
      </w:pPr>
      <w:r w:rsidRPr="007B5252">
        <w:t>Creating a folder on </w:t>
      </w:r>
      <w:r w:rsidRPr="00C765F6">
        <w:rPr>
          <w:rStyle w:val="CodeInTextPACKT"/>
        </w:rPr>
        <w:t>SS1</w:t>
      </w:r>
      <w:r w:rsidRPr="007B5252">
        <w:t> to hold the iSCSI virtual disk</w:t>
      </w:r>
      <w:del w:id="51" w:author="Thomas Lee" w:date="2021-06-15T17:33:00Z">
        <w:r w:rsidR="00592495" w:rsidDel="00104512">
          <w:delText>:</w:delText>
        </w:r>
      </w:del>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50CE3C41" w:rsidR="007B5252" w:rsidRPr="007B5252" w:rsidRDefault="007B5252" w:rsidP="007B5252">
      <w:pPr>
        <w:pStyle w:val="CodePACKT"/>
      </w:pPr>
      <w:r w:rsidRPr="007B5252">
        <w:t>  Path        = </w:t>
      </w:r>
      <w:r w:rsidR="00601785">
        <w:t>'</w:t>
      </w:r>
      <w:r w:rsidRPr="007B5252">
        <w:t>C:\iSCSI</w:t>
      </w:r>
      <w:r w:rsidR="00601785">
        <w:t>'</w:t>
      </w:r>
      <w:r w:rsidRPr="007B5252">
        <w:t> </w:t>
      </w:r>
    </w:p>
    <w:p w14:paraId="584F61C8" w14:textId="44F4BD79" w:rsidR="007B5252" w:rsidRPr="007B5252" w:rsidRDefault="007B5252" w:rsidP="007B5252">
      <w:pPr>
        <w:pStyle w:val="CodePACKT"/>
      </w:pPr>
      <w:r w:rsidRPr="007B5252">
        <w:t>  ItemType    = </w:t>
      </w:r>
      <w:r w:rsidR="00601785">
        <w:t>'</w:t>
      </w:r>
      <w:r w:rsidRPr="007B5252">
        <w:t>Directory</w:t>
      </w:r>
      <w:r w:rsidR="00601785">
        <w:t>'</w:t>
      </w:r>
    </w:p>
    <w:p w14:paraId="78672200" w14:textId="6E5C38A2" w:rsidR="007B5252" w:rsidRPr="007B5252" w:rsidRDefault="007B5252" w:rsidP="007B5252">
      <w:pPr>
        <w:pStyle w:val="CodePACKT"/>
      </w:pPr>
      <w:r w:rsidRPr="007B5252">
        <w:t>  ErrorAction = </w:t>
      </w:r>
      <w:r w:rsidR="00601785">
        <w:t>'</w:t>
      </w:r>
      <w:r w:rsidRPr="007B5252">
        <w:t>SilentlyContinue</w:t>
      </w:r>
      <w:r w:rsidR="00601785">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64FE58C" w:rsidR="007B5252" w:rsidRPr="007B5252" w:rsidRDefault="007B5252" w:rsidP="007B5252">
      <w:pPr>
        <w:pStyle w:val="NumberedBulletPACKT"/>
        <w:rPr>
          <w:color w:val="000000"/>
        </w:rPr>
      </w:pPr>
      <w:r w:rsidRPr="007B5252">
        <w:t>Creating an iSCSI virtual disk (that is</w:t>
      </w:r>
      <w:r w:rsidR="00592495">
        <w:t>,</w:t>
      </w:r>
      <w:r w:rsidRPr="007B5252">
        <w:t> a LUN)</w:t>
      </w:r>
      <w:del w:id="52" w:author="Thomas Lee" w:date="2021-06-15T17:33:00Z">
        <w:r w:rsidRPr="007B5252" w:rsidDel="00104512">
          <w:delText>:</w:delText>
        </w:r>
      </w:del>
    </w:p>
    <w:p w14:paraId="3EC0D115" w14:textId="77777777" w:rsidR="007B5252" w:rsidRPr="007B5252" w:rsidRDefault="007B5252" w:rsidP="007B5252">
      <w:pPr>
        <w:pStyle w:val="CodePACKT"/>
      </w:pPr>
    </w:p>
    <w:p w14:paraId="296F6FAD" w14:textId="4081801A" w:rsidR="007B5252" w:rsidRPr="007B5252" w:rsidRDefault="007B5252" w:rsidP="007B5252">
      <w:pPr>
        <w:pStyle w:val="CodePACKT"/>
      </w:pPr>
      <w:r w:rsidRPr="007B5252">
        <w:t>$LP = </w:t>
      </w:r>
      <w:r w:rsidR="00601785">
        <w:t>'</w:t>
      </w:r>
      <w:r w:rsidRPr="007B5252">
        <w:t>C:\iSCSI\</w:t>
      </w:r>
      <w:proofErr w:type="spellStart"/>
      <w:r w:rsidRPr="007B5252">
        <w:t>ITData.Vhdx</w:t>
      </w:r>
      <w:proofErr w:type="spellEnd"/>
      <w:r w:rsidR="00601785">
        <w:t>'</w:t>
      </w:r>
    </w:p>
    <w:p w14:paraId="331BF92B" w14:textId="5D34348D" w:rsidR="007B5252" w:rsidRPr="007B5252" w:rsidRDefault="007B5252" w:rsidP="007B5252">
      <w:pPr>
        <w:pStyle w:val="CodePACKT"/>
      </w:pPr>
      <w:r w:rsidRPr="007B5252">
        <w:t>$LN = </w:t>
      </w:r>
      <w:del w:id="53" w:author="Thomas Lee" w:date="2021-06-15T17:29:00Z">
        <w:r w:rsidR="00601785" w:rsidDel="00104512">
          <w:delText>'</w:delText>
        </w:r>
        <w:commentRangeStart w:id="54"/>
        <w:r w:rsidRPr="007B5252" w:rsidDel="00104512">
          <w:delText>SalesTarget</w:delText>
        </w:r>
        <w:commentRangeEnd w:id="54"/>
        <w:r w:rsidR="003B315B" w:rsidDel="00104512">
          <w:rPr>
            <w:rStyle w:val="CommentReference"/>
            <w:rFonts w:ascii="Arial" w:hAnsi="Arial"/>
            <w:color w:val="auto"/>
            <w:lang w:eastAsia="en-US"/>
          </w:rPr>
          <w:commentReference w:id="54"/>
        </w:r>
        <w:r w:rsidR="00601785" w:rsidDel="00104512">
          <w:delText>'</w:delText>
        </w:r>
      </w:del>
      <w:ins w:id="55" w:author="Thomas Lee" w:date="2021-06-15T17:29:00Z">
        <w:r w:rsidR="00104512">
          <w:t>'</w:t>
        </w:r>
        <w:proofErr w:type="spellStart"/>
        <w:r w:rsidR="00104512">
          <w:t>ITTarget</w:t>
        </w:r>
        <w:proofErr w:type="spellEnd"/>
        <w:r w:rsidR="00104512">
          <w:t>'</w:t>
        </w:r>
      </w:ins>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638CCA51" w:rsidR="007B5252" w:rsidRPr="007B5252" w:rsidRDefault="007B5252" w:rsidP="007B5252">
      <w:pPr>
        <w:pStyle w:val="CodePACKT"/>
      </w:pPr>
      <w:r w:rsidRPr="007B5252">
        <w:t>   Description = </w:t>
      </w:r>
      <w:r w:rsidR="00601785">
        <w:t>'</w:t>
      </w:r>
      <w:r w:rsidRPr="007B5252">
        <w:t>LUN For IT Group</w:t>
      </w:r>
      <w:r w:rsidR="00601785">
        <w:t>'</w:t>
      </w:r>
    </w:p>
    <w:p w14:paraId="79EDF93D" w14:textId="77777777" w:rsidR="007B5252" w:rsidRPr="007B5252" w:rsidRDefault="007B5252" w:rsidP="007B5252">
      <w:pPr>
        <w:pStyle w:val="CodePACKT"/>
      </w:pPr>
      <w:r w:rsidRPr="007B5252">
        <w:t>   SizeBytes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22260C38"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w:t>
      </w:r>
      <w:r w:rsidR="003C369F">
        <w:t>n</w:t>
      </w:r>
      <w:del w:id="56" w:author="Thomas Lee" w:date="2021-06-15T17:33:00Z">
        <w:r w:rsidR="00756434" w:rsidDel="00104512">
          <w:delText>:</w:delText>
        </w:r>
      </w:del>
      <w:r w:rsidRPr="007B5252">
        <w:t>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43AD042B" w:rsidR="007B5252" w:rsidRPr="007B5252" w:rsidRDefault="007B5252" w:rsidP="007B5252">
      <w:pPr>
        <w:pStyle w:val="CodePACKT"/>
      </w:pPr>
      <w:r w:rsidRPr="007B5252">
        <w:t>  InitiatorIds = </w:t>
      </w:r>
      <w:r w:rsidR="00601785">
        <w:t>'</w:t>
      </w:r>
      <w:r w:rsidRPr="007B5252">
        <w:t>DNSNAME:SRV1.Reskit.Org</w:t>
      </w:r>
      <w:r w:rsidR="00601785">
        <w:t>'</w:t>
      </w:r>
      <w:r w:rsidRPr="007B5252">
        <w:t>,</w:t>
      </w:r>
    </w:p>
    <w:p w14:paraId="74EC5572" w14:textId="0D6D58BE" w:rsidR="007B5252" w:rsidRPr="007B5252" w:rsidRDefault="007B5252" w:rsidP="007B5252">
      <w:pPr>
        <w:pStyle w:val="CodePACKT"/>
      </w:pPr>
      <w:r w:rsidRPr="007B5252">
        <w:t>                 </w:t>
      </w:r>
      <w:r w:rsidR="00601785">
        <w:t>'</w:t>
      </w:r>
      <w:r w:rsidRPr="007B5252">
        <w:t>DNSNAME:SRV2.Reskit.Org</w:t>
      </w:r>
      <w:r w:rsidR="00601785">
        <w:t>'</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New-IscsiServerTarget @THT</w:t>
      </w:r>
    </w:p>
    <w:p w14:paraId="7B6DE7FC" w14:textId="77777777" w:rsidR="007B5252" w:rsidRPr="007B5252" w:rsidRDefault="007B5252" w:rsidP="007B5252">
      <w:pPr>
        <w:pStyle w:val="CodePACKT"/>
      </w:pPr>
    </w:p>
    <w:p w14:paraId="4269AF80" w14:textId="28AF8A73" w:rsidR="007B5252" w:rsidRPr="007B5252" w:rsidRDefault="007B5252" w:rsidP="007B5252">
      <w:pPr>
        <w:pStyle w:val="NumberedBulletPACKT"/>
        <w:rPr>
          <w:color w:val="000000"/>
        </w:rPr>
      </w:pPr>
      <w:r w:rsidRPr="007B5252">
        <w:t>Creating</w:t>
      </w:r>
      <w:r w:rsidR="007C6D4F">
        <w:t xml:space="preserve"> an </w:t>
      </w:r>
      <w:r w:rsidRPr="007B5252">
        <w:t>iSCSI disk target mapping LUN name to </w:t>
      </w:r>
      <w:r>
        <w:t xml:space="preserve">a </w:t>
      </w:r>
      <w:r w:rsidRPr="007B5252">
        <w:t>local path</w:t>
      </w:r>
      <w:del w:id="57" w:author="Thomas Lee" w:date="2021-06-15T17:33:00Z">
        <w:r w:rsidR="00756434" w:rsidDel="00104512">
          <w:delText>:</w:delText>
        </w:r>
      </w:del>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Add-IscsiVirtualDiskTargetMapping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642A2C94"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649" cy="1096866"/>
                    </a:xfrm>
                    <a:prstGeom prst="rect">
                      <a:avLst/>
                    </a:prstGeom>
                  </pic:spPr>
                </pic:pic>
              </a:graphicData>
            </a:graphic>
          </wp:inline>
        </w:drawing>
      </w:r>
    </w:p>
    <w:p w14:paraId="523144ED" w14:textId="40FD26AC" w:rsidR="007B5252" w:rsidRDefault="007B5252" w:rsidP="00D31E8C">
      <w:pPr>
        <w:pStyle w:val="FigureCaptionPACKT"/>
      </w:pPr>
      <w:r>
        <w:t xml:space="preserve">Figure 10.21: Installing </w:t>
      </w:r>
      <w:r w:rsidR="00126DF1">
        <w:t xml:space="preserve">the </w:t>
      </w:r>
      <w:r>
        <w:t xml:space="preserve">iSCSI target feature </w:t>
      </w:r>
      <w:r w:rsidR="00756434">
        <w:t xml:space="preserve">on </w:t>
      </w:r>
      <w:r>
        <w:t>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78846566"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649091C9">
            <wp:extent cx="4872936" cy="933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9529" cy="953869"/>
                    </a:xfrm>
                    <a:prstGeom prst="rect">
                      <a:avLst/>
                    </a:prstGeom>
                  </pic:spPr>
                </pic:pic>
              </a:graphicData>
            </a:graphic>
          </wp:inline>
        </w:drawing>
      </w:r>
    </w:p>
    <w:p w14:paraId="3D3DD339" w14:textId="5444B990" w:rsidR="007B5252" w:rsidRDefault="007B5252" w:rsidP="00D31E8C">
      <w:pPr>
        <w:pStyle w:val="FigureCaptionPACKT"/>
      </w:pPr>
      <w:r>
        <w:t>Figure 10.22</w:t>
      </w:r>
      <w:r w:rsidR="00EB0483">
        <w:t>:</w:t>
      </w:r>
      <w:r>
        <w:t xml:space="preserve">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4AC28025" w:rsidR="007B5252" w:rsidRDefault="007B5252" w:rsidP="007B5252">
      <w:pPr>
        <w:pStyle w:val="NormalPACKT"/>
      </w:pPr>
      <w:r w:rsidRPr="007B5252">
        <w:t>I</w:t>
      </w:r>
      <w:r>
        <w:t xml:space="preserve">n </w:t>
      </w:r>
      <w:r w:rsidRPr="007B5252">
        <w:rPr>
          <w:rStyle w:val="ItalicsPACKT"/>
        </w:rPr>
        <w:t>step 3</w:t>
      </w:r>
      <w:r>
        <w:t xml:space="preserve">, you create a folder on </w:t>
      </w:r>
      <w:r w:rsidRPr="001E1F50">
        <w:rPr>
          <w:rStyle w:val="CodeInTextPACKT"/>
        </w:rPr>
        <w:t>SS1</w:t>
      </w:r>
      <w:r>
        <w:t xml:space="preserve"> to hol</w:t>
      </w:r>
      <w:r w:rsidR="00C43F3D">
        <w:t>d</w:t>
      </w:r>
      <w:r>
        <w:t xml:space="preserve"> the iSCSI virtual disk, which creates no output. In </w:t>
      </w:r>
      <w:r w:rsidRPr="007B5252">
        <w:rPr>
          <w:rStyle w:val="ItalicsPACKT"/>
        </w:rPr>
        <w:t>step 4</w:t>
      </w:r>
      <w:r>
        <w:t>, you create an iSCSI virtual disk (essentially a LUN)</w:t>
      </w:r>
      <w:r w:rsidR="001D7ADE">
        <w:t>,</w:t>
      </w:r>
      <w:r>
        <w:t xml:space="preserve"> with output that looks like this:</w:t>
      </w:r>
    </w:p>
    <w:p w14:paraId="61CF6006" w14:textId="40D81B79" w:rsidR="007B5252" w:rsidRDefault="007B5252" w:rsidP="007B5252">
      <w:pPr>
        <w:pStyle w:val="FigurePACKT"/>
      </w:pPr>
      <w:r>
        <w:drawing>
          <wp:inline distT="0" distB="0" distL="0" distR="0" wp14:anchorId="3DA2C04E" wp14:editId="58BCFFAF">
            <wp:extent cx="3390679" cy="2933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889" cy="2945129"/>
                    </a:xfrm>
                    <a:prstGeom prst="rect">
                      <a:avLst/>
                    </a:prstGeom>
                  </pic:spPr>
                </pic:pic>
              </a:graphicData>
            </a:graphic>
          </wp:inline>
        </w:drawing>
      </w:r>
    </w:p>
    <w:p w14:paraId="4647D158" w14:textId="13FBD6E4" w:rsidR="007B5252" w:rsidRDefault="007B5252" w:rsidP="00D31E8C">
      <w:pPr>
        <w:pStyle w:val="FigureCaptionPACKT"/>
      </w:pPr>
      <w:r>
        <w:t>Figure 10.23</w:t>
      </w:r>
      <w:r w:rsidR="00E14674">
        <w:t>:</w:t>
      </w:r>
      <w:r>
        <w:t xml:space="preserve">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076D37D6"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756B3B64">
            <wp:extent cx="3863397" cy="3048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1580" cy="3086013"/>
                    </a:xfrm>
                    <a:prstGeom prst="rect">
                      <a:avLst/>
                    </a:prstGeom>
                  </pic:spPr>
                </pic:pic>
              </a:graphicData>
            </a:graphic>
          </wp:inline>
        </w:drawing>
      </w:r>
    </w:p>
    <w:p w14:paraId="2EA6E8C9" w14:textId="2FEA01DE" w:rsidR="007B5252" w:rsidRDefault="007B5252" w:rsidP="00D31E8C">
      <w:pPr>
        <w:pStyle w:val="FigureCaptionPACKT"/>
      </w:pPr>
      <w:r>
        <w:t>Figure 10.24</w:t>
      </w:r>
      <w:r w:rsidR="000F6F43">
        <w:t>:</w:t>
      </w:r>
      <w:r>
        <w:t xml:space="preserve">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1CE10DD0" w:rsidR="007B5252" w:rsidRDefault="007B5252" w:rsidP="007B5252">
      <w:pPr>
        <w:pStyle w:val="NormalPACKT"/>
      </w:pPr>
      <w:r>
        <w:t xml:space="preserve">In the final step, </w:t>
      </w:r>
      <w:r w:rsidRPr="007B5252">
        <w:rPr>
          <w:rStyle w:val="ItalicsPACKT"/>
        </w:rPr>
        <w:t>step 6</w:t>
      </w:r>
      <w:r>
        <w:t>, you sp</w:t>
      </w:r>
      <w:r w:rsidR="00126DF1">
        <w:t>e</w:t>
      </w:r>
      <w:r>
        <w:t>cify the disk target mapping</w:t>
      </w:r>
      <w:r w:rsidR="0064620A">
        <w:t>,</w:t>
      </w:r>
      <w:r w:rsidR="00257F4B">
        <w:t xml:space="preserve"> which generates no output</w:t>
      </w:r>
      <w:r>
        <w:t xml:space="preserve">. This </w:t>
      </w:r>
      <w:r w:rsidR="00126DF1">
        <w:t xml:space="preserve">step </w:t>
      </w:r>
      <w:r>
        <w:t>creates a mapping between an iSCSI target name (</w:t>
      </w:r>
      <w:r w:rsidRPr="00126DF1">
        <w:rPr>
          <w:rStyle w:val="CodeInTextPACKT"/>
        </w:rPr>
        <w:t>ITTarget</w:t>
      </w:r>
      <w:r>
        <w:t>) and the local path where you st</w:t>
      </w:r>
      <w:r w:rsidR="00126DF1">
        <w:t>or</w:t>
      </w:r>
      <w:r>
        <w:t>ed the virtual iSCSI hard disk.</w:t>
      </w:r>
    </w:p>
    <w:p w14:paraId="01CA91EE" w14:textId="03B3E590" w:rsidR="0098498E" w:rsidRDefault="0098498E" w:rsidP="0098498E">
      <w:pPr>
        <w:pStyle w:val="Heading2"/>
      </w:pPr>
      <w:r>
        <w:t>There</w:t>
      </w:r>
      <w:r w:rsidR="00601785">
        <w:t>'</w:t>
      </w:r>
      <w:r>
        <w:t>s more...</w:t>
      </w:r>
    </w:p>
    <w:p w14:paraId="439C2718" w14:textId="07BA1763"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xml:space="preserve">, you use </w:t>
      </w:r>
      <w:r w:rsidRPr="00B76AC5">
        <w:rPr>
          <w:rStyle w:val="CodeInTextPACKT"/>
        </w:rPr>
        <w:t>Install-WindowsFeature</w:t>
      </w:r>
      <w:r>
        <w:rPr>
          <w:lang w:val="en-GB"/>
        </w:rPr>
        <w:t xml:space="preserve"> to add the feature to this storage server.</w:t>
      </w:r>
    </w:p>
    <w:p w14:paraId="2B65C02E" w14:textId="24456D72"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0567440E" w:rsidR="0098498E" w:rsidRDefault="00541F49" w:rsidP="0098498E">
      <w:pPr>
        <w:pStyle w:val="Heading1"/>
      </w:pPr>
      <w:r w:rsidRPr="00541F49">
        <w:t xml:space="preserve">Using an </w:t>
      </w:r>
      <w:r w:rsidR="00EE1C72">
        <w:t>i</w:t>
      </w:r>
      <w:r w:rsidRPr="00541F49">
        <w:t xml:space="preserve">SCSI </w:t>
      </w:r>
      <w:r w:rsidR="006445DD">
        <w:t>t</w:t>
      </w:r>
      <w:r w:rsidRPr="00541F49">
        <w:t>arget</w:t>
      </w:r>
    </w:p>
    <w:p w14:paraId="106AA3D7" w14:textId="46D92D9A" w:rsidR="009B0E96" w:rsidRPr="0064620A" w:rsidRDefault="009B0E96" w:rsidP="00874284">
      <w:pPr>
        <w:pStyle w:val="NormalPACKT"/>
      </w:pPr>
      <w:r>
        <w:rPr>
          <w:lang w:val="en-GB"/>
        </w:rPr>
        <w:t>Windows provides a built-</w:t>
      </w:r>
      <w:r w:rsidR="00874284">
        <w:rPr>
          <w:lang w:val="en-GB"/>
        </w:rPr>
        <w:t xml:space="preserve">in </w:t>
      </w:r>
      <w:r>
        <w:rPr>
          <w:lang w:val="en-GB"/>
        </w:rPr>
        <w:t>iSCSI client component you use to access an iSCSI target</w:t>
      </w:r>
      <w:r w:rsidR="00316A36">
        <w:rPr>
          <w:lang w:val="en-GB"/>
        </w:rPr>
        <w:t>.</w:t>
      </w:r>
      <w:r>
        <w:rPr>
          <w:lang w:val="en-GB"/>
        </w:rPr>
        <w:t xml:space="preserve"> To make use of the remotely shared disk via iSCSI, you attach to the iSCSI server and start usi</w:t>
      </w:r>
      <w:r w:rsidR="0064620A">
        <w:rPr>
          <w:lang w:val="en-GB"/>
        </w:rPr>
        <w:t>n</w:t>
      </w:r>
      <w:r>
        <w:rPr>
          <w:lang w:val="en-GB"/>
        </w:rPr>
        <w:t>g the disk as if it were attached</w:t>
      </w:r>
      <w:r w:rsidR="00316A36">
        <w:rPr>
          <w:lang w:val="en-GB"/>
        </w:rPr>
        <w:t xml:space="preserve"> locally</w:t>
      </w:r>
      <w:r>
        <w:rPr>
          <w:lang w:val="en-GB"/>
        </w:rPr>
        <w:t xml:space="preserve">. </w:t>
      </w:r>
    </w:p>
    <w:p w14:paraId="36554523" w14:textId="680C7E03" w:rsidR="0098498E" w:rsidRDefault="0098498E" w:rsidP="0098498E">
      <w:pPr>
        <w:pStyle w:val="Heading2"/>
        <w:tabs>
          <w:tab w:val="left" w:pos="0"/>
        </w:tabs>
      </w:pPr>
      <w:r>
        <w:t xml:space="preserve">Getting </w:t>
      </w:r>
      <w:r w:rsidR="0050007F">
        <w:t>r</w:t>
      </w:r>
      <w:r>
        <w:t>eady</w:t>
      </w:r>
    </w:p>
    <w:p w14:paraId="004A2F67" w14:textId="5C8DC466"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sidRPr="0050007F">
        <w:t>,</w:t>
      </w:r>
      <w:r w:rsidR="003402E9" w:rsidRPr="0050007F">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w:t>
      </w:r>
      <w:r w:rsidR="000D5106">
        <w:rPr>
          <w:lang w:val="en-GB"/>
        </w:rPr>
        <w:t>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15F29E7" w:rsidR="007B5252" w:rsidRPr="007B5252" w:rsidRDefault="007B5252" w:rsidP="007B5252">
      <w:pPr>
        <w:pStyle w:val="NumberedBulletPACKT"/>
        <w:numPr>
          <w:ilvl w:val="0"/>
          <w:numId w:val="40"/>
        </w:numPr>
        <w:rPr>
          <w:color w:val="000000"/>
        </w:rPr>
      </w:pPr>
      <w:r w:rsidRPr="007B5252">
        <w:t>Adjusting the iSCSI service to auto</w:t>
      </w:r>
      <w:r w:rsidR="002574C5">
        <w:t>-</w:t>
      </w:r>
      <w:r w:rsidRPr="007B5252">
        <w:t>start, then start</w:t>
      </w:r>
      <w:r w:rsidR="00B126B9">
        <w:t>ing</w:t>
      </w:r>
      <w:r w:rsidRPr="007B5252">
        <w:t> the service</w:t>
      </w:r>
      <w:del w:id="58" w:author="Thomas Lee" w:date="2021-06-15T17:33:00Z">
        <w:r w:rsidR="00316A36" w:rsidDel="00104512">
          <w:delText>:</w:delText>
        </w:r>
      </w:del>
      <w:r w:rsidRPr="007B5252">
        <w:t> </w:t>
      </w:r>
    </w:p>
    <w:p w14:paraId="605DF131" w14:textId="77777777" w:rsidR="007B5252" w:rsidRPr="007B5252" w:rsidRDefault="007B5252" w:rsidP="007B5252">
      <w:pPr>
        <w:pStyle w:val="CodePACKT"/>
      </w:pPr>
    </w:p>
    <w:p w14:paraId="42AD1D23" w14:textId="527947EE"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w:t>
      </w:r>
      <w:r w:rsidR="00601785">
        <w:t>'</w:t>
      </w:r>
      <w:r w:rsidRPr="007B5252">
        <w:t>Automatic</w:t>
      </w:r>
      <w:r w:rsidR="00601785">
        <w:t>'</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6AD771BC" w:rsidR="007B5252" w:rsidRPr="007B5252" w:rsidRDefault="007B5252" w:rsidP="007B5252">
      <w:pPr>
        <w:pStyle w:val="NumberedBulletPACKT"/>
        <w:rPr>
          <w:color w:val="000000"/>
        </w:rPr>
      </w:pPr>
      <w:r w:rsidRPr="007B5252">
        <w:t>Setting up the portal to </w:t>
      </w:r>
      <w:r w:rsidRPr="00F55237">
        <w:rPr>
          <w:rStyle w:val="CodeInTextPACKT"/>
        </w:rPr>
        <w:t>SS1</w:t>
      </w:r>
      <w:del w:id="59" w:author="Thomas Lee" w:date="2021-06-15T17:33:00Z">
        <w:r w:rsidR="00316A36" w:rsidRPr="00B3347E" w:rsidDel="00104512">
          <w:delText>:</w:delText>
        </w:r>
      </w:del>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0D8B68E7" w:rsidR="007B5252" w:rsidRPr="007B5252" w:rsidRDefault="007B5252" w:rsidP="007B5252">
      <w:pPr>
        <w:pStyle w:val="CodePACKT"/>
      </w:pPr>
      <w:r w:rsidRPr="007B5252">
        <w:t>  </w:t>
      </w:r>
      <w:proofErr w:type="spellStart"/>
      <w:r w:rsidRPr="007B5252">
        <w:t>TargetPortalAddress</w:t>
      </w:r>
      <w:proofErr w:type="spellEnd"/>
      <w:r w:rsidRPr="007B5252">
        <w:t>     = </w:t>
      </w:r>
      <w:r w:rsidR="00601785">
        <w:t>'</w:t>
      </w:r>
      <w:r w:rsidRPr="007B5252">
        <w:t>SS1.Reskit.Org</w:t>
      </w:r>
      <w:r w:rsidR="00601785">
        <w:t>'</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6332C03" w:rsidR="007B5252" w:rsidRPr="007B5252" w:rsidRDefault="007B5252" w:rsidP="007B5252">
      <w:pPr>
        <w:pStyle w:val="NumberedBulletPACKT"/>
        <w:rPr>
          <w:color w:val="000000"/>
        </w:rPr>
      </w:pPr>
      <w:r w:rsidRPr="007B5252">
        <w:t>Finding and viewing the </w:t>
      </w:r>
      <w:proofErr w:type="spellStart"/>
      <w:r w:rsidRPr="00E46686">
        <w:rPr>
          <w:rStyle w:val="CodeInTextPACKT"/>
        </w:rPr>
        <w:t>ITTarget</w:t>
      </w:r>
      <w:proofErr w:type="spellEnd"/>
      <w:r w:rsidRPr="007B5252">
        <w:t> on </w:t>
      </w:r>
      <w:r w:rsidR="00F55237">
        <w:t xml:space="preserve">the </w:t>
      </w:r>
      <w:r w:rsidRPr="007B5252">
        <w:t>portal</w:t>
      </w:r>
      <w:del w:id="60" w:author="Thomas Lee" w:date="2021-06-15T17:33:00Z">
        <w:r w:rsidR="00316A36" w:rsidDel="00104512">
          <w:delText>:</w:delText>
        </w:r>
      </w:del>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2D67F11E" w:rsidR="007B5252" w:rsidRPr="007B5252" w:rsidRDefault="007B5252" w:rsidP="007B5252">
      <w:pPr>
        <w:pStyle w:val="CodePACKT"/>
      </w:pPr>
      <w:r w:rsidRPr="007B5252">
        <w:t>               Where-Object </w:t>
      </w:r>
      <w:proofErr w:type="spellStart"/>
      <w:r w:rsidRPr="007B5252">
        <w:t>NodeAddress</w:t>
      </w:r>
      <w:proofErr w:type="spellEnd"/>
      <w:r w:rsidRPr="007B5252">
        <w:t> -Match </w:t>
      </w:r>
      <w:r w:rsidR="00601785">
        <w:t>'</w:t>
      </w:r>
      <w:proofErr w:type="spellStart"/>
      <w:r w:rsidRPr="007B5252">
        <w:t>ITTarget</w:t>
      </w:r>
      <w:proofErr w:type="spellEnd"/>
      <w:r w:rsidR="00601785">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542C4C86"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del w:id="61" w:author="Thomas Lee" w:date="2021-06-15T17:33:00Z">
        <w:r w:rsidR="00316A36" w:rsidRPr="00B3347E" w:rsidDel="00104512">
          <w:delText>:</w:delText>
        </w:r>
      </w:del>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79C1F960" w:rsidR="007B5252" w:rsidRPr="007B5252" w:rsidRDefault="007B5252" w:rsidP="007B5252">
      <w:pPr>
        <w:pStyle w:val="CodePACKT"/>
      </w:pPr>
      <w:r w:rsidRPr="007B5252">
        <w:t>  </w:t>
      </w:r>
      <w:proofErr w:type="spellStart"/>
      <w:r w:rsidRPr="007B5252">
        <w:t>TargetPortalAddress</w:t>
      </w:r>
      <w:proofErr w:type="spellEnd"/>
      <w:r w:rsidRPr="007B5252">
        <w:t> = </w:t>
      </w:r>
      <w:r w:rsidR="00601785">
        <w:t>'</w:t>
      </w:r>
      <w:r w:rsidRPr="007B5252">
        <w:t>SS1.Reskit.Org</w:t>
      </w:r>
      <w:r w:rsidR="00601785">
        <w:t>'</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42809DED" w:rsidR="007B5252" w:rsidRPr="007B5252" w:rsidRDefault="007B5252" w:rsidP="007B5252">
      <w:pPr>
        <w:pStyle w:val="NumberedBulletPACKT"/>
        <w:rPr>
          <w:color w:val="000000"/>
        </w:rPr>
      </w:pPr>
      <w:r w:rsidRPr="007B5252">
        <w:t>Viewing the </w:t>
      </w:r>
      <w:r w:rsidR="00E560E9">
        <w:t>i</w:t>
      </w:r>
      <w:r w:rsidRPr="007B5252">
        <w:t>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del w:id="62" w:author="Thomas Lee" w:date="2021-06-15T17:33:00Z">
        <w:r w:rsidR="00316A36" w:rsidRPr="00B3347E" w:rsidDel="00104512">
          <w:delText>:</w:delText>
        </w:r>
      </w:del>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5596D861" w:rsidR="007B5252" w:rsidRPr="007B5252" w:rsidRDefault="007B5252" w:rsidP="007B5252">
      <w:pPr>
        <w:pStyle w:val="CodePACKT"/>
      </w:pPr>
      <w:r w:rsidRPr="007B5252">
        <w:t>  Where-Object </w:t>
      </w:r>
      <w:proofErr w:type="spellStart"/>
      <w:r w:rsidRPr="007B5252">
        <w:t>BusType</w:t>
      </w:r>
      <w:proofErr w:type="spellEnd"/>
      <w:r w:rsidRPr="007B5252">
        <w:t> -eq </w:t>
      </w:r>
      <w:r w:rsidR="00601785">
        <w:t>'</w:t>
      </w:r>
      <w:proofErr w:type="spellStart"/>
      <w:r w:rsidRPr="007B5252">
        <w:t>iscsi</w:t>
      </w:r>
      <w:proofErr w:type="spellEnd"/>
      <w:r w:rsidR="00601785">
        <w:t>'</w:t>
      </w:r>
    </w:p>
    <w:p w14:paraId="73B841C5" w14:textId="77777777" w:rsidR="007B5252" w:rsidRPr="007B5252" w:rsidRDefault="007B5252" w:rsidP="007B5252">
      <w:pPr>
        <w:pStyle w:val="CodePACKT"/>
      </w:pPr>
      <w:r w:rsidRPr="007B5252">
        <w:t>$ISD | </w:t>
      </w:r>
    </w:p>
    <w:p w14:paraId="7EC01222" w14:textId="6831DD84" w:rsidR="007B5252" w:rsidRPr="007B5252" w:rsidRDefault="007B5252" w:rsidP="007B5252">
      <w:pPr>
        <w:pStyle w:val="CodePACKT"/>
      </w:pPr>
      <w:r w:rsidRPr="007B5252">
        <w:t>  Format-Table -AutoSize</w:t>
      </w:r>
      <w:r w:rsidR="00ED4B45">
        <w:t xml:space="preserve"> </w:t>
      </w:r>
    </w:p>
    <w:p w14:paraId="29848E06" w14:textId="77777777" w:rsidR="007B5252" w:rsidRPr="007B5252" w:rsidRDefault="007B5252" w:rsidP="007B5252">
      <w:pPr>
        <w:pStyle w:val="CodePACKT"/>
      </w:pPr>
    </w:p>
    <w:p w14:paraId="5D4956C4" w14:textId="5B37607E" w:rsidR="007B5252" w:rsidRPr="007B5252" w:rsidRDefault="007B5252" w:rsidP="007B5252">
      <w:pPr>
        <w:pStyle w:val="NumberedBulletPACKT"/>
        <w:rPr>
          <w:color w:val="000000"/>
        </w:rPr>
      </w:pPr>
      <w:r w:rsidRPr="007B5252">
        <w:t>Turning disk online and making disk R/W</w:t>
      </w:r>
      <w:del w:id="63" w:author="Thomas Lee" w:date="2021-06-15T17:33:00Z">
        <w:r w:rsidR="00316A36" w:rsidDel="00104512">
          <w:delText>:</w:delText>
        </w:r>
      </w:del>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767DA1FA" w:rsidR="007B5252" w:rsidRPr="007B5252" w:rsidRDefault="007B5252" w:rsidP="007B5252">
      <w:pPr>
        <w:pStyle w:val="NumberedBulletPACKT"/>
        <w:rPr>
          <w:color w:val="000000"/>
        </w:rPr>
      </w:pPr>
      <w:r w:rsidRPr="007B5252">
        <w:t>Format</w:t>
      </w:r>
      <w:r w:rsidR="008A5180">
        <w:t>t</w:t>
      </w:r>
      <w:r w:rsidRPr="007B5252">
        <w:t>ing the volume on </w:t>
      </w:r>
      <w:r w:rsidRPr="00F55237">
        <w:rPr>
          <w:rStyle w:val="CodeInTextPACKT"/>
        </w:rPr>
        <w:t>SS1</w:t>
      </w:r>
      <w:del w:id="64" w:author="Thomas Lee" w:date="2021-06-15T17:33:00Z">
        <w:r w:rsidR="00316A36" w:rsidRPr="00B3347E" w:rsidDel="00104512">
          <w:delText>:</w:delText>
        </w:r>
      </w:del>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6A309A1F" w:rsidR="007B5252" w:rsidRPr="007B5252" w:rsidRDefault="007B5252" w:rsidP="007B5252">
      <w:pPr>
        <w:pStyle w:val="CodePACKT"/>
      </w:pPr>
      <w:r w:rsidRPr="007B5252">
        <w:t>  </w:t>
      </w:r>
      <w:proofErr w:type="spellStart"/>
      <w:r w:rsidRPr="007B5252">
        <w:t>FriendlyName</w:t>
      </w:r>
      <w:proofErr w:type="spellEnd"/>
      <w:r w:rsidRPr="007B5252">
        <w:t> = </w:t>
      </w:r>
      <w:r w:rsidR="00601785">
        <w:t>'</w:t>
      </w:r>
      <w:proofErr w:type="spellStart"/>
      <w:r w:rsidRPr="007B5252">
        <w:t>ITData</w:t>
      </w:r>
      <w:proofErr w:type="spellEnd"/>
      <w:r w:rsidR="00601785">
        <w:t>'</w:t>
      </w:r>
    </w:p>
    <w:p w14:paraId="7F8D49DE" w14:textId="0DB1B035" w:rsidR="007B5252" w:rsidRPr="007B5252" w:rsidRDefault="007B5252" w:rsidP="007B5252">
      <w:pPr>
        <w:pStyle w:val="CodePACKT"/>
      </w:pPr>
      <w:r w:rsidRPr="007B5252">
        <w:t>  FileSystem   = </w:t>
      </w:r>
      <w:r w:rsidR="00601785">
        <w:t>'</w:t>
      </w:r>
      <w:r w:rsidRPr="007B5252">
        <w:t>NTFS</w:t>
      </w:r>
      <w:r w:rsidR="00601785">
        <w:t>'</w:t>
      </w:r>
    </w:p>
    <w:p w14:paraId="6A57CBF2" w14:textId="07D42759" w:rsidR="007B5252" w:rsidRPr="007B5252" w:rsidRDefault="007B5252" w:rsidP="007B5252">
      <w:pPr>
        <w:pStyle w:val="CodePACKT"/>
      </w:pPr>
      <w:r w:rsidRPr="007B5252">
        <w:t>  DriveLetter  = </w:t>
      </w:r>
      <w:r w:rsidR="00601785">
        <w:t>'</w:t>
      </w:r>
      <w:r w:rsidRPr="007B5252">
        <w:t>I</w:t>
      </w:r>
      <w:r w:rsidR="00601785">
        <w:t>'</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4CBBFCB7" w:rsidR="007B5252" w:rsidRPr="007B5252" w:rsidRDefault="007B5252" w:rsidP="007B5252">
      <w:pPr>
        <w:pStyle w:val="NumberedBulletPACKT"/>
        <w:rPr>
          <w:color w:val="000000"/>
        </w:rPr>
      </w:pPr>
      <w:r w:rsidRPr="007B5252">
        <w:t>Using the drive as a local drive</w:t>
      </w:r>
      <w:del w:id="65" w:author="Thomas Lee" w:date="2021-06-15T17:33:00Z">
        <w:r w:rsidR="00316A36" w:rsidDel="00104512">
          <w:delText>:</w:delText>
        </w:r>
      </w:del>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ITData -ItemType Directory |</w:t>
      </w:r>
    </w:p>
    <w:p w14:paraId="699375C9" w14:textId="77777777" w:rsidR="007B5252" w:rsidRPr="007B5252" w:rsidRDefault="007B5252" w:rsidP="007B5252">
      <w:pPr>
        <w:pStyle w:val="CodePACKT"/>
      </w:pPr>
      <w:r w:rsidRPr="007B5252">
        <w:t>  Out-Null</w:t>
      </w:r>
    </w:p>
    <w:p w14:paraId="591A973B" w14:textId="5F6B56F6" w:rsidR="007B5252" w:rsidRPr="007B5252" w:rsidRDefault="00601785" w:rsidP="007B5252">
      <w:pPr>
        <w:pStyle w:val="CodePACKT"/>
      </w:pPr>
      <w:r>
        <w:t>'</w:t>
      </w:r>
      <w:r w:rsidR="007B5252" w:rsidRPr="007B5252">
        <w:t>Testing 1-2-3</w:t>
      </w:r>
      <w:r>
        <w:t>'</w:t>
      </w:r>
      <w:r w:rsidR="007B5252" w:rsidRPr="007B5252">
        <w:t>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7CD387DC"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653596EC" w:rsidR="0098498E" w:rsidRDefault="00ED4B45" w:rsidP="0098498E">
      <w:pPr>
        <w:pStyle w:val="FigurePACKT"/>
      </w:pPr>
      <w:r>
        <w:drawing>
          <wp:inline distT="0" distB="0" distL="0" distR="0" wp14:anchorId="414A0003" wp14:editId="539A7168">
            <wp:extent cx="3273178" cy="1541068"/>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4735" cy="1555925"/>
                    </a:xfrm>
                    <a:prstGeom prst="rect">
                      <a:avLst/>
                    </a:prstGeom>
                  </pic:spPr>
                </pic:pic>
              </a:graphicData>
            </a:graphic>
          </wp:inline>
        </w:drawing>
      </w:r>
    </w:p>
    <w:p w14:paraId="0381E395" w14:textId="6F6A8139" w:rsidR="0098498E" w:rsidRDefault="0098498E" w:rsidP="00D31E8C">
      <w:pPr>
        <w:pStyle w:val="FigureCaption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3C0B2176" w:rsidR="00F55237" w:rsidRDefault="00F55237" w:rsidP="00F55237">
      <w:pPr>
        <w:pStyle w:val="NormalPACKT"/>
      </w:pPr>
      <w:r w:rsidRPr="00F55237">
        <w:t xml:space="preserve">In </w:t>
      </w:r>
      <w:r w:rsidRPr="00F55237">
        <w:rPr>
          <w:rStyle w:val="ItalicsPACKT"/>
        </w:rPr>
        <w:t>step 3</w:t>
      </w:r>
      <w:r w:rsidRPr="00F55237">
        <w:t xml:space="preserve">, </w:t>
      </w:r>
      <w:r>
        <w:t xml:space="preserve">you find and view the </w:t>
      </w:r>
      <w:r w:rsidRPr="007358C5">
        <w:rPr>
          <w:rStyle w:val="CodeInTextPACKT"/>
        </w:rPr>
        <w:t>ITTarget</w:t>
      </w:r>
      <w:r>
        <w:t xml:space="preserve"> LUN from </w:t>
      </w:r>
      <w:r w:rsidRPr="0023406C">
        <w:rPr>
          <w:rStyle w:val="CodeInTextPACKT"/>
        </w:rPr>
        <w:t>SS1</w:t>
      </w:r>
      <w:r>
        <w:t>.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0270" cy="945342"/>
                    </a:xfrm>
                    <a:prstGeom prst="rect">
                      <a:avLst/>
                    </a:prstGeom>
                  </pic:spPr>
                </pic:pic>
              </a:graphicData>
            </a:graphic>
          </wp:inline>
        </w:drawing>
      </w:r>
    </w:p>
    <w:p w14:paraId="0963E225" w14:textId="0DA7D01D" w:rsidR="00F55237" w:rsidRDefault="00F55237" w:rsidP="00D31E8C">
      <w:pPr>
        <w:pStyle w:val="FigureCaptionPACKT"/>
      </w:pPr>
      <w:r>
        <w:t>Figure 10.26: Viewing</w:t>
      </w:r>
      <w:r w:rsidR="00316A36">
        <w:t xml:space="preserve"> the</w:t>
      </w:r>
      <w:r>
        <w:t xml:space="preserve"> </w:t>
      </w:r>
      <w:r w:rsidR="00087644">
        <w:t>I</w:t>
      </w:r>
      <w:r>
        <w:t>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120F8C9A"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4C8015F5" w:rsidR="00F55237" w:rsidRDefault="00ED4B45" w:rsidP="00F55237">
      <w:pPr>
        <w:pStyle w:val="FigurePACKT"/>
      </w:pPr>
      <w:r w:rsidRPr="00ED4B45">
        <w:t xml:space="preserve"> </w:t>
      </w:r>
      <w:r>
        <w:drawing>
          <wp:inline distT="0" distB="0" distL="0" distR="0" wp14:anchorId="3E914B91" wp14:editId="7FC366EA">
            <wp:extent cx="3469966" cy="213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621" cy="2161672"/>
                    </a:xfrm>
                    <a:prstGeom prst="rect">
                      <a:avLst/>
                    </a:prstGeom>
                  </pic:spPr>
                </pic:pic>
              </a:graphicData>
            </a:graphic>
          </wp:inline>
        </w:drawing>
      </w:r>
    </w:p>
    <w:p w14:paraId="57E6E147" w14:textId="278289F5" w:rsidR="00F55237" w:rsidRDefault="00F55237" w:rsidP="00D31E8C">
      <w:pPr>
        <w:pStyle w:val="FigureCaption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7991B686" w:rsidR="00F55237" w:rsidRDefault="00F55237" w:rsidP="00F55237">
      <w:pPr>
        <w:pStyle w:val="NormalPACKT"/>
      </w:pPr>
      <w:r>
        <w:t xml:space="preserve">In </w:t>
      </w:r>
      <w:r w:rsidRPr="00F55237">
        <w:rPr>
          <w:rStyle w:val="ItalicsPACKT"/>
        </w:rPr>
        <w:t>step 5</w:t>
      </w:r>
      <w:r>
        <w:t xml:space="preserve">, you use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3E3EE9FE" w:rsidR="00F55237" w:rsidRDefault="00ED4B45" w:rsidP="00ED4B45">
      <w:pPr>
        <w:pStyle w:val="FigurePACKT"/>
      </w:pPr>
      <w:r w:rsidRPr="00ED4B45">
        <w:drawing>
          <wp:inline distT="0" distB="0" distL="0" distR="0" wp14:anchorId="629C2B9A" wp14:editId="646B0164">
            <wp:extent cx="5173731" cy="8953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1384" cy="915711"/>
                    </a:xfrm>
                    <a:prstGeom prst="rect">
                      <a:avLst/>
                    </a:prstGeom>
                  </pic:spPr>
                </pic:pic>
              </a:graphicData>
            </a:graphic>
          </wp:inline>
        </w:drawing>
      </w:r>
    </w:p>
    <w:p w14:paraId="598FED95" w14:textId="1232BAEC" w:rsidR="00F55237" w:rsidRDefault="00F55237" w:rsidP="00D31E8C">
      <w:pPr>
        <w:pStyle w:val="FigureCaption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38DCC32F" w:rsidR="00F55237" w:rsidRDefault="00F55237" w:rsidP="00F55237">
      <w:pPr>
        <w:pStyle w:val="NormalPACKT"/>
      </w:pPr>
      <w:r>
        <w:t xml:space="preserve">In </w:t>
      </w:r>
      <w:r w:rsidRPr="00F55237">
        <w:rPr>
          <w:rStyle w:val="ItalicsPACKT"/>
        </w:rPr>
        <w:t>step 6</w:t>
      </w:r>
      <w:r>
        <w:t>, you ensure the iSCSI disk is online and Read/Write</w:t>
      </w:r>
      <w:r w:rsidR="0088309F">
        <w:t xml:space="preserve">, </w:t>
      </w:r>
      <w:r>
        <w:t>a step th</w:t>
      </w:r>
      <w:r w:rsidR="00126DF1">
        <w:t>a</w:t>
      </w:r>
      <w:r>
        <w:t xml:space="preserve">t generates no output. In </w:t>
      </w:r>
      <w:r w:rsidRPr="00F55237">
        <w:rPr>
          <w:rStyle w:val="ItalicsPACKT"/>
        </w:rPr>
        <w:t>step 7</w:t>
      </w:r>
      <w:r>
        <w:t>, you create a new volume on the iSCSI disk</w:t>
      </w:r>
      <w:r w:rsidR="00126DF1">
        <w:t>,</w:t>
      </w:r>
      <w:r>
        <w:t xml:space="preserve"> which looks like this:</w:t>
      </w:r>
    </w:p>
    <w:p w14:paraId="22B84EF6" w14:textId="71DA70D3" w:rsidR="00F55237" w:rsidRDefault="00ED4B45" w:rsidP="00F55237">
      <w:pPr>
        <w:pStyle w:val="FigurePACKT"/>
      </w:pPr>
      <w:r>
        <w:drawing>
          <wp:inline distT="0" distB="0" distL="0" distR="0" wp14:anchorId="03967AC5" wp14:editId="0CBC114E">
            <wp:extent cx="4475607" cy="12192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7852" cy="1244328"/>
                    </a:xfrm>
                    <a:prstGeom prst="rect">
                      <a:avLst/>
                    </a:prstGeom>
                  </pic:spPr>
                </pic:pic>
              </a:graphicData>
            </a:graphic>
          </wp:inline>
        </w:drawing>
      </w:r>
    </w:p>
    <w:p w14:paraId="4AE402F7" w14:textId="69F25EFB" w:rsidR="00F55237" w:rsidRDefault="00F55237" w:rsidP="00D31E8C">
      <w:pPr>
        <w:pStyle w:val="FigureCaption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31F26609" w:rsidR="00F55237" w:rsidRDefault="00F55237" w:rsidP="00F55237">
      <w:pPr>
        <w:pStyle w:val="NormalPACKT"/>
      </w:pPr>
      <w:r>
        <w:t xml:space="preserve">In the final step </w:t>
      </w:r>
      <w:r w:rsidR="00640075">
        <w:t>of</w:t>
      </w:r>
      <w:r>
        <w:t xml:space="preserve"> this recipe, </w:t>
      </w:r>
      <w:r w:rsidRPr="00126DF1">
        <w:rPr>
          <w:rStyle w:val="ItalicsPACKT"/>
        </w:rPr>
        <w:t>step 8</w:t>
      </w:r>
      <w:r>
        <w:t>, you create a folder in the iSCSI disk. Then</w:t>
      </w:r>
      <w:r w:rsidR="00316A36">
        <w:t>,</w:t>
      </w:r>
      <w:r>
        <w:t xml:space="preserve">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6230" cy="1586355"/>
                    </a:xfrm>
                    <a:prstGeom prst="rect">
                      <a:avLst/>
                    </a:prstGeom>
                  </pic:spPr>
                </pic:pic>
              </a:graphicData>
            </a:graphic>
          </wp:inline>
        </w:drawing>
      </w:r>
    </w:p>
    <w:p w14:paraId="09E56FBC" w14:textId="51A995BC" w:rsidR="00F55237" w:rsidRDefault="00F55237" w:rsidP="00D31E8C">
      <w:pPr>
        <w:pStyle w:val="FigureCaptionPACKT"/>
      </w:pPr>
      <w:r>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30B10853" w:rsidR="0098498E" w:rsidRDefault="0098498E" w:rsidP="0098498E">
      <w:pPr>
        <w:pStyle w:val="Heading2"/>
      </w:pPr>
      <w:r>
        <w:t>There</w:t>
      </w:r>
      <w:r w:rsidR="00601785">
        <w:t>'</w:t>
      </w:r>
      <w:r>
        <w:t>s more...</w:t>
      </w:r>
    </w:p>
    <w:p w14:paraId="1BE98EA7" w14:textId="3B4133D9" w:rsidR="00F55237" w:rsidRPr="00F55237" w:rsidRDefault="00ED4B45" w:rsidP="00F55237">
      <w:pPr>
        <w:pStyle w:val="NormalPACKT"/>
        <w:rPr>
          <w:lang w:val="en-GB"/>
        </w:rPr>
      </w:pPr>
      <w:r>
        <w:rPr>
          <w:lang w:val="en-GB"/>
        </w:rPr>
        <w:t>Using an iSCSI disk is straightforward –</w:t>
      </w:r>
      <w:r w:rsidR="0064620A">
        <w:rPr>
          <w:lang w:val="en-GB"/>
        </w:rPr>
        <w:t xml:space="preserve"> </w:t>
      </w:r>
      <w:r>
        <w:rPr>
          <w:lang w:val="en-GB"/>
        </w:rPr>
        <w:t>connect to the iSCSI target and manage the disk volume locally</w:t>
      </w:r>
      <w:r w:rsidR="0064620A">
        <w:rPr>
          <w:lang w:val="en-GB"/>
        </w:rPr>
        <w:t xml:space="preserve">. Once connected, you can </w:t>
      </w:r>
      <w:r>
        <w:rPr>
          <w:lang w:val="en-GB"/>
        </w:rPr>
        <w:t xml:space="preserve">format </w:t>
      </w:r>
      <w:r w:rsidR="0064620A">
        <w:rPr>
          <w:lang w:val="en-GB"/>
        </w:rPr>
        <w:t>i</w:t>
      </w:r>
      <w:r>
        <w:rPr>
          <w:lang w:val="en-GB"/>
        </w:rPr>
        <w:t>t with a filesystem</w:t>
      </w:r>
      <w:r w:rsidR="0064620A">
        <w:rPr>
          <w:lang w:val="en-GB"/>
        </w:rPr>
        <w:t xml:space="preserve"> and </w:t>
      </w:r>
      <w:r>
        <w:rPr>
          <w:lang w:val="en-GB"/>
        </w:rPr>
        <w:t>then us</w:t>
      </w:r>
      <w:r w:rsidR="0064620A">
        <w:rPr>
          <w:lang w:val="en-GB"/>
        </w:rPr>
        <w:t>e</w:t>
      </w:r>
      <w:r>
        <w:rPr>
          <w:lang w:val="en-GB"/>
        </w:rPr>
        <w:t xml:space="preserve"> it to store data.</w:t>
      </w:r>
      <w:r w:rsidR="00E07C7C">
        <w:rPr>
          <w:lang w:val="en-GB"/>
        </w:rPr>
        <w:t xml:space="preserve"> </w:t>
      </w:r>
      <w:r>
        <w:rPr>
          <w:lang w:val="en-GB"/>
        </w:rPr>
        <w:t xml:space="preserve">In production, you may not be using a Windows Server host to serve as an iSCSI target. Many </w:t>
      </w:r>
      <w:r w:rsidRPr="004E2A0D">
        <w:rPr>
          <w:rStyle w:val="KeyWordPACKT"/>
        </w:rPr>
        <w:t>storage area network</w:t>
      </w:r>
      <w:r>
        <w:rPr>
          <w:lang w:val="en-GB"/>
        </w:rPr>
        <w:t xml:space="preserve"> (</w:t>
      </w:r>
      <w:r w:rsidRPr="004E2A0D">
        <w:rPr>
          <w:rStyle w:val="KeyWordPACKT"/>
        </w:rPr>
        <w:t>SAN</w:t>
      </w:r>
      <w:r>
        <w:rPr>
          <w:lang w:val="en-GB"/>
        </w:rPr>
        <w:t xml:space="preserve">) vendors add iSCSI target features to their SAN offerings. With </w:t>
      </w:r>
      <w:r w:rsidR="00E07C7C">
        <w:rPr>
          <w:lang w:val="en-GB"/>
        </w:rPr>
        <w:t xml:space="preserve">a </w:t>
      </w:r>
      <w:r>
        <w:rPr>
          <w:lang w:val="en-GB"/>
        </w:rPr>
        <w:t xml:space="preserve">SAN </w:t>
      </w:r>
      <w:r w:rsidR="0064620A">
        <w:rPr>
          <w:lang w:val="en-GB"/>
        </w:rPr>
        <w:t>offering</w:t>
      </w:r>
      <w:r>
        <w:rPr>
          <w:lang w:val="en-GB"/>
        </w:rPr>
        <w:t>, yo</w:t>
      </w:r>
      <w:r w:rsidR="0064620A">
        <w:rPr>
          <w:lang w:val="en-GB"/>
        </w:rPr>
        <w:t xml:space="preserve">u can </w:t>
      </w:r>
      <w:r>
        <w:rPr>
          <w:lang w:val="en-GB"/>
        </w:rPr>
        <w:t>use the Windows iSC</w:t>
      </w:r>
      <w:r w:rsidR="0064620A">
        <w:rPr>
          <w:lang w:val="en-GB"/>
        </w:rPr>
        <w:t>SI</w:t>
      </w:r>
      <w:r>
        <w:rPr>
          <w:lang w:val="en-GB"/>
        </w:rPr>
        <w:t xml:space="preserve"> initiator to access the SAN via iSCSI</w:t>
      </w:r>
      <w:r w:rsidR="0064620A">
        <w:rPr>
          <w:lang w:val="en-GB"/>
        </w:rPr>
        <w:t xml:space="preserve">, although some SAN vendors may provide an updated iSCSI initiator for you to use. </w:t>
      </w:r>
    </w:p>
    <w:p w14:paraId="5CC82D6D" w14:textId="26E651E8" w:rsidR="00C61350" w:rsidRDefault="00C61350" w:rsidP="00C61350">
      <w:pPr>
        <w:pStyle w:val="Heading1"/>
      </w:pPr>
      <w:r w:rsidRPr="00541F49">
        <w:t xml:space="preserve">Implementing FSRM </w:t>
      </w:r>
      <w:r w:rsidR="00344A27">
        <w:t>q</w:t>
      </w:r>
      <w:r w:rsidRPr="00541F49">
        <w:t>uotas</w:t>
      </w:r>
    </w:p>
    <w:p w14:paraId="74E17158" w14:textId="033F53BE" w:rsidR="00FC0786" w:rsidRPr="00FC0786" w:rsidRDefault="00FC0786" w:rsidP="00FC0786">
      <w:pPr>
        <w:pStyle w:val="NormalPACKT"/>
      </w:pPr>
      <w:r w:rsidRPr="00FC0786">
        <w:t>The</w:t>
      </w:r>
      <w:r w:rsidR="00ED4B45">
        <w:t xml:space="preserve"> </w:t>
      </w:r>
      <w:r w:rsidR="00ED4B45" w:rsidRPr="00A63963">
        <w:rPr>
          <w:rStyle w:val="KeyWordPACKT"/>
        </w:rPr>
        <w:t>File Server Resource Manager</w:t>
      </w:r>
      <w:r w:rsidR="00ED4B45">
        <w:t xml:space="preserve"> (</w:t>
      </w:r>
      <w:r w:rsidRPr="00A63963">
        <w:rPr>
          <w:rStyle w:val="KeyWordPACKT"/>
        </w:rPr>
        <w:t>FSRM</w:t>
      </w:r>
      <w:r w:rsidR="00ED4B45">
        <w:t>)</w:t>
      </w:r>
      <w:r w:rsidRPr="00FC0786">
        <w:t xml:space="preserve"> is a feature of Windows </w:t>
      </w:r>
      <w:r w:rsidR="003A63A6">
        <w:t>S</w:t>
      </w:r>
      <w:r w:rsidRPr="00FC0786">
        <w:t>erver that assists you in managing file servers. FSRM</w:t>
      </w:r>
      <w:r w:rsidR="00482C6D">
        <w:t xml:space="preserve"> </w:t>
      </w:r>
      <w:r w:rsidRPr="00FC0786">
        <w:t>has three key features:</w:t>
      </w:r>
    </w:p>
    <w:p w14:paraId="56C06687" w14:textId="7E17D23E" w:rsidR="00FC0786" w:rsidRPr="00A75A5D" w:rsidRDefault="00FC0786" w:rsidP="00482C6D">
      <w:pPr>
        <w:pStyle w:val="BulletPACKT"/>
      </w:pPr>
      <w:r w:rsidRPr="00C36544">
        <w:rPr>
          <w:rStyle w:val="KeyWordPACKT"/>
        </w:rPr>
        <w:t>Quota management</w:t>
      </w:r>
      <w:r w:rsidRPr="00A75A5D">
        <w:t>: With FSRM, you can set soft or hard quotas on volumes and</w:t>
      </w:r>
      <w:r w:rsidR="00126DF1">
        <w:t xml:space="preserve"> </w:t>
      </w:r>
      <w:r w:rsidRPr="00A75A5D">
        <w:t>folders.</w:t>
      </w:r>
      <w:r w:rsidR="005A16B8">
        <w:t xml:space="preserve"> S</w:t>
      </w:r>
      <w:r w:rsidRPr="00A75A5D">
        <w:t>oft quota</w:t>
      </w:r>
      <w:r w:rsidR="005A16B8">
        <w:t>s</w:t>
      </w:r>
      <w:r w:rsidRPr="00A75A5D">
        <w:t xml:space="preserve"> allow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 xml:space="preserve">You have different actions for different quota levels. This recipe shows </w:t>
      </w:r>
      <w:r w:rsidR="00A904CA">
        <w:t xml:space="preserve">you </w:t>
      </w:r>
      <w:r w:rsidRPr="00A75A5D">
        <w:t>how to use quotas.</w:t>
      </w:r>
    </w:p>
    <w:p w14:paraId="326D76BA" w14:textId="5F72194B" w:rsidR="00FC0786" w:rsidRPr="00A75A5D" w:rsidRDefault="00FC0786" w:rsidP="00482C6D">
      <w:pPr>
        <w:pStyle w:val="BulletPACKT"/>
      </w:pPr>
      <w:r w:rsidRPr="00C36544">
        <w:rPr>
          <w:rStyle w:val="KeyWordPACKT"/>
        </w:rPr>
        <w:t>File screening</w:t>
      </w:r>
      <w:r w:rsidRPr="00A75A5D">
        <w:t>: You can set up a file screen and stop a user from saving screened files. For example, you could screen for .MP3 or FLAC files</w:t>
      </w:r>
      <w:r w:rsidR="00D85FEB">
        <w:t>.</w:t>
      </w:r>
      <w:r w:rsidR="00C5360C">
        <w:t xml:space="preserve"> </w:t>
      </w:r>
      <w:r w:rsidR="00D85FEB">
        <w:t>S</w:t>
      </w:r>
      <w:r w:rsidRPr="00A75A5D">
        <w:t>hould a user then attempt to save a file (say, jg75-02-28D1T1.flac), the file screen rejects the request and doesn</w:t>
      </w:r>
      <w:r w:rsidR="00601785">
        <w:t>'</w:t>
      </w:r>
      <w:r w:rsidRPr="00A75A5D">
        <w:t>t allow the user to save the file.</w:t>
      </w:r>
    </w:p>
    <w:p w14:paraId="1CAC01AD" w14:textId="374130CE" w:rsidR="00FC0786" w:rsidRPr="00A75A5D" w:rsidRDefault="00FC0786" w:rsidP="00482C6D">
      <w:pPr>
        <w:pStyle w:val="BulletPACKT"/>
      </w:pPr>
      <w:r w:rsidRPr="00C36544">
        <w:rPr>
          <w:rStyle w:val="KeyWordPACKT"/>
        </w:rPr>
        <w:t>Reporting</w:t>
      </w:r>
      <w:r w:rsidRPr="00A75A5D">
        <w:t>: FSRM enables you to create a wealth of storage reports</w:t>
      </w:r>
      <w:r w:rsidR="00D85FEB">
        <w:t xml:space="preserve">, which </w:t>
      </w:r>
      <w:r w:rsidRPr="00A75A5D">
        <w:t xml:space="preserve">can be </w:t>
      </w:r>
      <w:r w:rsidR="00A75A5D" w:rsidRPr="00A75A5D">
        <w:t>h</w:t>
      </w:r>
      <w:r w:rsidRPr="00A75A5D">
        <w:t>ighly useful for management purposes</w:t>
      </w:r>
      <w:r w:rsidR="008E4844">
        <w:t>.</w:t>
      </w:r>
    </w:p>
    <w:p w14:paraId="4CCC05E4" w14:textId="5AFA3184"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57EBC926" w:rsidR="0098498E" w:rsidRDefault="0098498E" w:rsidP="0098498E">
      <w:pPr>
        <w:pStyle w:val="Heading2"/>
        <w:tabs>
          <w:tab w:val="left" w:pos="0"/>
        </w:tabs>
      </w:pPr>
      <w:r>
        <w:t xml:space="preserve">Getting </w:t>
      </w:r>
      <w:r w:rsidR="000C2264">
        <w:t>r</w:t>
      </w:r>
      <w:r>
        <w:t>eady</w:t>
      </w:r>
    </w:p>
    <w:p w14:paraId="22F5EA49" w14:textId="4B4A7742"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D90D59">
        <w:t xml:space="preserve">, </w:t>
      </w:r>
      <w:r>
        <w:rPr>
          <w:lang w:val="en-GB"/>
        </w:rPr>
        <w:t xml:space="preserve">a domain-joined host in the </w:t>
      </w:r>
      <w:commentRangeStart w:id="66"/>
      <w:commentRangeStart w:id="67"/>
      <w:r w:rsidRPr="00286C78">
        <w:rPr>
          <w:rStyle w:val="CodeInTextPACKT"/>
        </w:rPr>
        <w:t>Reskit.Org</w:t>
      </w:r>
      <w:r>
        <w:rPr>
          <w:lang w:val="en-GB"/>
        </w:rPr>
        <w:t xml:space="preserve"> </w:t>
      </w:r>
      <w:commentRangeEnd w:id="66"/>
      <w:r w:rsidR="008F129A">
        <w:rPr>
          <w:rStyle w:val="CommentReference"/>
          <w:rFonts w:ascii="Arial" w:hAnsi="Arial"/>
        </w:rPr>
        <w:commentReference w:id="66"/>
      </w:r>
      <w:commentRangeEnd w:id="67"/>
      <w:r w:rsidR="008614F8">
        <w:rPr>
          <w:rStyle w:val="CommentReference"/>
          <w:rFonts w:ascii="Arial" w:hAnsi="Arial"/>
        </w:rPr>
        <w:commentReference w:id="67"/>
      </w:r>
      <w:r>
        <w:rPr>
          <w:lang w:val="en-GB"/>
        </w:rPr>
        <w:t xml:space="preserve">domain, </w:t>
      </w:r>
      <w:r w:rsidR="008F129A">
        <w:rPr>
          <w:lang w:val="en-GB"/>
        </w:rPr>
        <w:t xml:space="preserve">on </w:t>
      </w:r>
      <w:r>
        <w:rPr>
          <w:lang w:val="en-GB"/>
        </w:rPr>
        <w:t>which you have installed PowerShell 7 and VS Code.</w:t>
      </w:r>
      <w:r w:rsidR="006B45BE">
        <w:rPr>
          <w:lang w:val="en-GB"/>
        </w:rPr>
        <w:t xml:space="preserve"> </w:t>
      </w:r>
      <w:r w:rsidR="00ED4B45">
        <w:rPr>
          <w:lang w:val="en-GB"/>
        </w:rPr>
        <w:t>You sh</w:t>
      </w:r>
      <w:r w:rsidR="0064620A">
        <w:rPr>
          <w:lang w:val="en-GB"/>
        </w:rPr>
        <w:t>o</w:t>
      </w:r>
      <w:r w:rsidR="00ED4B45">
        <w:rPr>
          <w:lang w:val="en-GB"/>
        </w:rPr>
        <w:t xml:space="preserve">uld have </w:t>
      </w:r>
      <w:r w:rsidR="00ED4B45" w:rsidRPr="00576BB9">
        <w:rPr>
          <w:rStyle w:val="CodeInTextPACKT"/>
        </w:rPr>
        <w:t>DC1</w:t>
      </w:r>
      <w:r w:rsidR="00ED4B45">
        <w:rPr>
          <w:lang w:val="en-GB"/>
        </w:rPr>
        <w:t xml:space="preserve"> online to provide authentication for </w:t>
      </w:r>
      <w:r w:rsidR="00ED4B45" w:rsidRPr="00576BB9">
        <w:rPr>
          <w:rStyle w:val="CodeInTextPACKT"/>
        </w:rPr>
        <w:t>SRV1</w:t>
      </w:r>
      <w:r w:rsidR="00ED4B45">
        <w:rPr>
          <w:lang w:val="en-GB"/>
        </w:rPr>
        <w:t xml:space="preserve">. </w:t>
      </w:r>
    </w:p>
    <w:p w14:paraId="21346D23" w14:textId="77777777" w:rsidR="00F6215C" w:rsidRDefault="005F22BD" w:rsidP="005F22BD">
      <w:pPr>
        <w:pStyle w:val="NormalPACKT"/>
      </w:pPr>
      <w:r>
        <w:t xml:space="preserve">FSRM has features that send email messages to an SMTP server. To test these features, as shown in this recipe, you need </w:t>
      </w:r>
      <w:r w:rsidR="00A75A5D" w:rsidRPr="00A75A5D">
        <w:t xml:space="preserve">an email server so that FSRM can send </w:t>
      </w:r>
      <w:r>
        <w:t>emails.</w:t>
      </w:r>
    </w:p>
    <w:p w14:paraId="0C629A73" w14:textId="29A45A99" w:rsidR="00A75A5D" w:rsidRDefault="0064620A" w:rsidP="005F22BD">
      <w:pPr>
        <w:pStyle w:val="NormalPACKT"/>
      </w:pPr>
      <w:r>
        <w:t>You can use</w:t>
      </w:r>
      <w:r w:rsidR="005F22BD">
        <w:t xml:space="preserve"> Internet Information Server </w:t>
      </w:r>
      <w:r>
        <w:t xml:space="preserve">within Windows Server </w:t>
      </w:r>
      <w:r w:rsidR="005F22BD">
        <w:t>to forward email</w:t>
      </w:r>
      <w:r>
        <w:t>s</w:t>
      </w:r>
      <w:r w:rsidR="005F22BD">
        <w:t xml:space="preserve"> to an SMTP email server. </w:t>
      </w:r>
      <w:r w:rsidR="00A75A5D">
        <w:t>T</w:t>
      </w:r>
      <w:r w:rsidR="00A75A5D" w:rsidRPr="00A75A5D">
        <w:t>h</w:t>
      </w:r>
      <w:r w:rsidR="00126DF1">
        <w:t xml:space="preserve">is recipe </w:t>
      </w:r>
      <w:r w:rsidR="005F22BD">
        <w:t xml:space="preserve">configures FSRM to </w:t>
      </w:r>
      <w:r w:rsidR="00126DF1">
        <w:t>send</w:t>
      </w:r>
      <w:r>
        <w:t xml:space="preserve"> mail to a host (SMTP.Reskit.Org), which then forwards</w:t>
      </w:r>
      <w:r w:rsidR="00A75A5D">
        <w:t xml:space="preserve"> </w:t>
      </w:r>
      <w:r w:rsidR="00126DF1">
        <w:t xml:space="preserve">the mail </w:t>
      </w:r>
      <w:r w:rsidR="00A75A5D" w:rsidRPr="00A75A5D">
        <w:t xml:space="preserve">to a free email service at </w:t>
      </w:r>
      <w:r w:rsidR="00A75A5D" w:rsidRPr="00CC6EB9">
        <w:rPr>
          <w:rStyle w:val="URLPACKT"/>
        </w:rPr>
        <w:t>https://www.sendgrid.com</w:t>
      </w:r>
      <w:r w:rsidR="00A75A5D" w:rsidRPr="00A75A5D">
        <w:t xml:space="preserve">.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46" w:history="1">
        <w:r w:rsidR="00A30048" w:rsidRPr="00ED3063">
          <w:rPr>
            <w:rStyle w:val="URLPACKT"/>
          </w:rPr>
          <w:t>https://tfl09.blogspot.com/2020/04/setting-up-smtp-relay-using-sendgrid.html</w:t>
        </w:r>
      </w:hyperlink>
      <w:r w:rsidR="00A30048">
        <w:t>. If you have an SMTP server that accepts mail from FSRM, then change this recipe to use that serve</w:t>
      </w:r>
      <w:r w:rsidR="00126DF1">
        <w:t>r.</w:t>
      </w:r>
    </w:p>
    <w:p w14:paraId="4F29AC83" w14:textId="22E33E1B" w:rsidR="0098498E" w:rsidRDefault="0098498E" w:rsidP="0098498E">
      <w:pPr>
        <w:pStyle w:val="Heading2"/>
        <w:tabs>
          <w:tab w:val="left" w:pos="0"/>
        </w:tabs>
      </w:pPr>
      <w:r>
        <w:t>How to do it...</w:t>
      </w:r>
    </w:p>
    <w:p w14:paraId="2E93C0D9" w14:textId="62DACCEC"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del w:id="68" w:author="Thomas Lee" w:date="2021-06-15T17:33:00Z">
        <w:r w:rsidR="00D85FEB" w:rsidRPr="00A904CA" w:rsidDel="00104512">
          <w:delText>:</w:delText>
        </w:r>
      </w:del>
    </w:p>
    <w:p w14:paraId="3AD1E664" w14:textId="77777777" w:rsidR="00E753A8" w:rsidRPr="00E753A8" w:rsidRDefault="00E753A8" w:rsidP="00E753A8">
      <w:pPr>
        <w:pStyle w:val="CodePACKT"/>
      </w:pPr>
    </w:p>
    <w:p w14:paraId="755A2317" w14:textId="0509AE5F" w:rsidR="00E753A8" w:rsidRPr="00E753A8" w:rsidRDefault="00E753A8" w:rsidP="00E753A8">
      <w:pPr>
        <w:pStyle w:val="CodePACKT"/>
      </w:pPr>
      <w:r w:rsidRPr="00E753A8">
        <w:t>Import-Module -Name ServerManager -WarningAction </w:t>
      </w:r>
      <w:r w:rsidR="00601785">
        <w:t>'</w:t>
      </w:r>
      <w:r w:rsidRPr="00E753A8">
        <w:t>SilentlyContinue</w:t>
      </w:r>
      <w:r w:rsidR="00601785">
        <w:t>'</w:t>
      </w:r>
    </w:p>
    <w:p w14:paraId="1E011687" w14:textId="77777777" w:rsidR="00E753A8" w:rsidRPr="00E753A8" w:rsidRDefault="00E753A8" w:rsidP="00E753A8">
      <w:pPr>
        <w:pStyle w:val="CodePACKT"/>
      </w:pPr>
      <w:r w:rsidRPr="00E753A8">
        <w:t>$IHT = @{</w:t>
      </w:r>
    </w:p>
    <w:p w14:paraId="2ACA058C" w14:textId="2509963A" w:rsidR="00E753A8" w:rsidRPr="00E753A8" w:rsidRDefault="00E753A8" w:rsidP="00E753A8">
      <w:pPr>
        <w:pStyle w:val="CodePACKT"/>
      </w:pPr>
      <w:r w:rsidRPr="00E753A8">
        <w:t>  Name                   = </w:t>
      </w:r>
      <w:r w:rsidR="00601785">
        <w:t>'</w:t>
      </w:r>
      <w:r w:rsidRPr="00E753A8">
        <w:t>FS-Resource-Manager</w:t>
      </w:r>
      <w:r w:rsidR="00601785">
        <w:t>'</w:t>
      </w:r>
      <w:r w:rsidRPr="00E753A8">
        <w:t> </w:t>
      </w:r>
    </w:p>
    <w:p w14:paraId="234390CC" w14:textId="77777777" w:rsidR="00E753A8" w:rsidRPr="00E753A8" w:rsidRDefault="00E753A8" w:rsidP="00E753A8">
      <w:pPr>
        <w:pStyle w:val="CodePACKT"/>
      </w:pPr>
      <w:r w:rsidRPr="00E753A8">
        <w:t>  IncludeManagementTools = $True</w:t>
      </w:r>
    </w:p>
    <w:p w14:paraId="721699C7" w14:textId="614E209E" w:rsidR="00E753A8" w:rsidRPr="00E753A8" w:rsidRDefault="00E753A8" w:rsidP="00E753A8">
      <w:pPr>
        <w:pStyle w:val="CodePACKT"/>
      </w:pPr>
      <w:r w:rsidRPr="00E753A8">
        <w:t>  WarningAction          = </w:t>
      </w:r>
      <w:r w:rsidR="00601785">
        <w:t>'</w:t>
      </w:r>
      <w:r w:rsidRPr="00E753A8">
        <w:t>SilentlyContinue</w:t>
      </w:r>
      <w:r w:rsidR="00601785">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7EF46EC5" w:rsidR="00E753A8" w:rsidRPr="00E753A8" w:rsidRDefault="00E753A8" w:rsidP="00E753A8">
      <w:pPr>
        <w:pStyle w:val="NumberedBulletPACKT"/>
        <w:rPr>
          <w:color w:val="000000"/>
        </w:rPr>
      </w:pPr>
      <w:r w:rsidRPr="00E753A8">
        <w:t>Setting SMTP settings in FSRM</w:t>
      </w:r>
      <w:del w:id="69" w:author="Thomas Lee" w:date="2021-06-15T17:33:00Z">
        <w:r w:rsidR="00D85FEB" w:rsidDel="00104512">
          <w:delText>:</w:delText>
        </w:r>
      </w:del>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45A48102" w:rsidR="00E753A8" w:rsidRPr="00E753A8" w:rsidRDefault="00E753A8" w:rsidP="00E753A8">
      <w:pPr>
        <w:pStyle w:val="CodePACKT"/>
      </w:pPr>
      <w:r w:rsidRPr="00E753A8">
        <w:t>  SmtpServer        = </w:t>
      </w:r>
      <w:r w:rsidR="00601785">
        <w:t>'</w:t>
      </w:r>
      <w:r w:rsidRPr="00E753A8">
        <w:t>SMTP.Reskit.Org</w:t>
      </w:r>
      <w:r w:rsidR="00601785">
        <w:t>'</w:t>
      </w:r>
      <w:r w:rsidRPr="00E753A8">
        <w:t>  </w:t>
      </w:r>
    </w:p>
    <w:p w14:paraId="7B2E1637" w14:textId="7D3E6E92" w:rsidR="00E753A8" w:rsidRPr="00E753A8" w:rsidRDefault="00E753A8" w:rsidP="00E753A8">
      <w:pPr>
        <w:pStyle w:val="CodePACKT"/>
      </w:pPr>
      <w:r w:rsidRPr="00E753A8">
        <w:t>  </w:t>
      </w:r>
      <w:proofErr w:type="spellStart"/>
      <w:r w:rsidRPr="00E753A8">
        <w:t>FromEmailAddress</w:t>
      </w:r>
      <w:proofErr w:type="spellEnd"/>
      <w:r w:rsidRPr="00E753A8">
        <w:t>  = </w:t>
      </w:r>
      <w:r w:rsidR="00601785">
        <w:t>'</w:t>
      </w:r>
      <w:r w:rsidRPr="00E753A8">
        <w:t>FSRM@Reskit.Org</w:t>
      </w:r>
      <w:r w:rsidR="00601785">
        <w:t>'</w:t>
      </w:r>
    </w:p>
    <w:p w14:paraId="32172CC0" w14:textId="2EC0F633" w:rsidR="00E753A8" w:rsidRPr="00E753A8" w:rsidRDefault="00E753A8" w:rsidP="00E753A8">
      <w:pPr>
        <w:pStyle w:val="CodePACKT"/>
      </w:pPr>
      <w:r w:rsidRPr="00E753A8">
        <w:t>  </w:t>
      </w:r>
      <w:proofErr w:type="spellStart"/>
      <w:r w:rsidRPr="00E753A8">
        <w:t>AdminEmailAddress</w:t>
      </w:r>
      <w:proofErr w:type="spellEnd"/>
      <w:r w:rsidRPr="00E753A8">
        <w:t> = </w:t>
      </w:r>
      <w:r w:rsidR="00601785">
        <w:t>'</w:t>
      </w:r>
      <w:r w:rsidRPr="00E753A8">
        <w:t>Doctordns@Gmail.Com</w:t>
      </w:r>
      <w:r w:rsidR="00601785">
        <w:t>'</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024A7122"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del w:id="70" w:author="Thomas Lee" w:date="2021-06-15T17:34:00Z">
        <w:r w:rsidR="00D85FEB" w:rsidDel="00104512">
          <w:delText>:</w:delText>
        </w:r>
      </w:del>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351ADD11" w:rsidR="00E753A8" w:rsidRPr="00E753A8" w:rsidRDefault="00E753A8" w:rsidP="00E753A8">
      <w:pPr>
        <w:pStyle w:val="CodePACKT"/>
      </w:pPr>
      <w:r w:rsidRPr="00E753A8">
        <w:t>  </w:t>
      </w:r>
      <w:proofErr w:type="spellStart"/>
      <w:r w:rsidRPr="00E753A8">
        <w:t>ToEmailAddress</w:t>
      </w:r>
      <w:proofErr w:type="spellEnd"/>
      <w:r w:rsidRPr="00E753A8">
        <w:t> = </w:t>
      </w:r>
      <w:r w:rsidR="00601785">
        <w:t>'</w:t>
      </w:r>
      <w:r w:rsidRPr="00E753A8">
        <w:t>DoctorDNS@gmail.com</w:t>
      </w:r>
      <w:r w:rsidR="00601785">
        <w:t>'</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Send-FsrmTestEmail @MHT</w:t>
      </w:r>
    </w:p>
    <w:p w14:paraId="63BDC452" w14:textId="77777777" w:rsidR="00E753A8" w:rsidRPr="00E753A8" w:rsidRDefault="00E753A8" w:rsidP="00E753A8">
      <w:pPr>
        <w:pStyle w:val="CodePACKT"/>
      </w:pPr>
    </w:p>
    <w:p w14:paraId="02217CCC" w14:textId="7CE2D8AD" w:rsidR="00E753A8" w:rsidRPr="00E753A8" w:rsidRDefault="00E753A8" w:rsidP="00E753A8">
      <w:pPr>
        <w:pStyle w:val="NumberedBulletPACKT"/>
        <w:rPr>
          <w:color w:val="000000"/>
        </w:rPr>
      </w:pPr>
      <w:r w:rsidRPr="00E753A8">
        <w:t>Creating a new FSRM quota template for a 10</w:t>
      </w:r>
      <w:r w:rsidR="00D85FEB">
        <w:t xml:space="preserve"> </w:t>
      </w:r>
      <w:r w:rsidRPr="00E753A8">
        <w:t>MB hard limit</w:t>
      </w:r>
      <w:del w:id="71" w:author="Thomas Lee" w:date="2021-06-15T17:34:00Z">
        <w:r w:rsidR="00D85FEB" w:rsidDel="00104512">
          <w:delText>:</w:delText>
        </w:r>
      </w:del>
    </w:p>
    <w:p w14:paraId="61431546" w14:textId="77777777" w:rsidR="00E753A8" w:rsidRDefault="00E753A8" w:rsidP="00E753A8">
      <w:pPr>
        <w:pStyle w:val="CodePACKT"/>
      </w:pPr>
    </w:p>
    <w:p w14:paraId="59BD4D03" w14:textId="0CACEE6A" w:rsidR="00E753A8" w:rsidRPr="005F22BD" w:rsidRDefault="00E753A8" w:rsidP="005F22BD">
      <w:pPr>
        <w:pStyle w:val="CodePACKT"/>
      </w:pPr>
      <w:r w:rsidRPr="005F22BD">
        <w:t>$QHT1 = </w:t>
      </w:r>
      <w:r w:rsidRPr="00C250B1">
        <w:t>@</w:t>
      </w:r>
      <w:r w:rsidRPr="005F22BD">
        <w:t>{</w:t>
      </w:r>
    </w:p>
    <w:p w14:paraId="4E40610E" w14:textId="00185F04" w:rsidR="00E753A8" w:rsidRPr="005F22BD" w:rsidRDefault="00E753A8" w:rsidP="005F22BD">
      <w:pPr>
        <w:pStyle w:val="CodePACKT"/>
      </w:pPr>
      <w:r w:rsidRPr="005F22BD">
        <w:t>  Name        = </w:t>
      </w:r>
      <w:r w:rsidR="00601785">
        <w:t>'</w:t>
      </w:r>
      <w:r w:rsidRPr="00524AFC">
        <w:t>10 MB Reskit Quota</w:t>
      </w:r>
      <w:r w:rsidR="00601785">
        <w:t>'</w:t>
      </w:r>
    </w:p>
    <w:p w14:paraId="16D83553" w14:textId="438C6F62" w:rsidR="00E753A8" w:rsidRPr="005F22BD" w:rsidRDefault="00E753A8" w:rsidP="005F22BD">
      <w:pPr>
        <w:pStyle w:val="CodePACKT"/>
      </w:pPr>
      <w:r w:rsidRPr="005F22BD">
        <w:t>  Description = </w:t>
      </w:r>
      <w:r w:rsidR="00601785">
        <w:t>'</w:t>
      </w:r>
      <w:r w:rsidRPr="00524AFC">
        <w:t>Filestore Quota (10mb)</w:t>
      </w:r>
      <w:r w:rsidR="00601785">
        <w:t>'</w:t>
      </w:r>
    </w:p>
    <w:p w14:paraId="7F825F74" w14:textId="77777777" w:rsidR="00E753A8" w:rsidRPr="005F22BD" w:rsidRDefault="00E753A8" w:rsidP="005F22BD">
      <w:pPr>
        <w:pStyle w:val="CodePACKT"/>
      </w:pPr>
      <w:r w:rsidRPr="005F22BD">
        <w:t>  Size        = </w:t>
      </w:r>
      <w:r w:rsidRPr="00524AFC">
        <w:t>10MB</w:t>
      </w:r>
    </w:p>
    <w:p w14:paraId="4794EF15" w14:textId="77777777" w:rsidR="00E753A8" w:rsidRPr="005F22BD" w:rsidRDefault="00E753A8" w:rsidP="005F22BD">
      <w:pPr>
        <w:pStyle w:val="CodePACKT"/>
      </w:pPr>
      <w:r w:rsidRPr="005F22BD">
        <w:t>}</w:t>
      </w:r>
    </w:p>
    <w:p w14:paraId="37A4E1E7" w14:textId="77777777" w:rsidR="00E753A8" w:rsidRPr="00E753A8" w:rsidRDefault="00E753A8" w:rsidP="00E753A8">
      <w:pPr>
        <w:pStyle w:val="CodePACKT"/>
      </w:pPr>
      <w:r w:rsidRPr="00E753A8">
        <w:t>New-FsrmQuotaTemplate @QHT1</w:t>
      </w:r>
    </w:p>
    <w:p w14:paraId="4B7B3CA0" w14:textId="77777777" w:rsidR="00E753A8" w:rsidRPr="00E753A8" w:rsidRDefault="00E753A8" w:rsidP="00E753A8">
      <w:pPr>
        <w:pStyle w:val="CodePACKT"/>
      </w:pPr>
    </w:p>
    <w:p w14:paraId="51D19A92" w14:textId="259F4EF3" w:rsidR="00E753A8" w:rsidRPr="00E753A8" w:rsidRDefault="00E753A8" w:rsidP="009E47AE">
      <w:pPr>
        <w:pStyle w:val="NumberedBulletPACKT"/>
        <w:rPr>
          <w:color w:val="000000"/>
        </w:rPr>
      </w:pPr>
      <w:r w:rsidRPr="00E753A8">
        <w:t>Viewing available FSRM quota </w:t>
      </w:r>
      <w:r w:rsidRPr="009E47AE">
        <w:t>templates</w:t>
      </w:r>
      <w:del w:id="72" w:author="Thomas Lee" w:date="2021-06-15T17:34:00Z">
        <w:r w:rsidR="00D85FEB" w:rsidDel="00104512">
          <w:delText>:</w:delText>
        </w:r>
      </w:del>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Get-FsrmQuotaTemplate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6BA4929F" w:rsidR="00E753A8" w:rsidRPr="00E753A8" w:rsidRDefault="00E753A8" w:rsidP="00E753A8">
      <w:pPr>
        <w:pStyle w:val="NumberedBulletPACKT"/>
        <w:rPr>
          <w:color w:val="000000"/>
        </w:rPr>
      </w:pPr>
      <w:r w:rsidRPr="00E753A8">
        <w:t>Creating a new folder on which to apply a quota</w:t>
      </w:r>
      <w:del w:id="73" w:author="Thomas Lee" w:date="2021-06-15T17:34:00Z">
        <w:r w:rsidR="00A904CA" w:rsidDel="00104512">
          <w:delText>:</w:delText>
        </w:r>
      </w:del>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2399CF81" w:rsidR="00E753A8" w:rsidRPr="00E753A8" w:rsidRDefault="00E753A8" w:rsidP="00E753A8">
      <w:pPr>
        <w:pStyle w:val="NumberedBulletPACKT"/>
        <w:rPr>
          <w:color w:val="000000"/>
        </w:rPr>
      </w:pPr>
      <w:r w:rsidRPr="00E753A8">
        <w:t>Building an FSRM </w:t>
      </w:r>
      <w:r>
        <w:t>a</w:t>
      </w:r>
      <w:r w:rsidRPr="00E753A8">
        <w:t>ction</w:t>
      </w:r>
      <w:del w:id="74" w:author="Thomas Lee" w:date="2021-06-15T17:34:00Z">
        <w:r w:rsidR="00D85FEB" w:rsidDel="00104512">
          <w:delText>:</w:delText>
        </w:r>
      </w:del>
    </w:p>
    <w:p w14:paraId="10431ECA" w14:textId="77777777" w:rsidR="00E753A8" w:rsidRPr="00E753A8" w:rsidRDefault="00E753A8" w:rsidP="00E753A8">
      <w:pPr>
        <w:pStyle w:val="CodePACKT"/>
      </w:pPr>
    </w:p>
    <w:p w14:paraId="30808AEE" w14:textId="12181352" w:rsidR="00E753A8" w:rsidRPr="00E753A8" w:rsidRDefault="00E753A8" w:rsidP="00E753A8">
      <w:pPr>
        <w:pStyle w:val="CodePACKT"/>
      </w:pPr>
      <w:r w:rsidRPr="00E753A8">
        <w:t>$Body = @</w:t>
      </w:r>
      <w:r w:rsidR="00601785">
        <w:t>'</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5358B756" w:rsidR="00E753A8" w:rsidRPr="00E753A8" w:rsidRDefault="00601785" w:rsidP="00E753A8">
      <w:pPr>
        <w:pStyle w:val="CodePACKT"/>
      </w:pPr>
      <w:r>
        <w:t>'</w:t>
      </w:r>
      <w:r w:rsidR="00E753A8" w:rsidRPr="00E753A8">
        <w:t>@</w:t>
      </w:r>
    </w:p>
    <w:p w14:paraId="2033B70D" w14:textId="77777777" w:rsidR="00E753A8" w:rsidRPr="00E753A8" w:rsidRDefault="00E753A8" w:rsidP="00E753A8">
      <w:pPr>
        <w:pStyle w:val="CodePACKT"/>
      </w:pPr>
      <w:r w:rsidRPr="00E753A8">
        <w:t>$NAHT = @{</w:t>
      </w:r>
    </w:p>
    <w:p w14:paraId="7B022996" w14:textId="485CF181" w:rsidR="00E753A8" w:rsidRPr="00E753A8" w:rsidRDefault="00E753A8" w:rsidP="00E753A8">
      <w:pPr>
        <w:pStyle w:val="CodePACKT"/>
      </w:pPr>
      <w:r w:rsidRPr="00E753A8">
        <w:t>  Type      = </w:t>
      </w:r>
      <w:r w:rsidR="00601785">
        <w:t>'</w:t>
      </w:r>
      <w:r w:rsidRPr="00E753A8">
        <w:t>Email</w:t>
      </w:r>
      <w:r w:rsidR="00601785">
        <w:t>'</w:t>
      </w:r>
    </w:p>
    <w:p w14:paraId="1D0264B8" w14:textId="6496DC0D" w:rsidR="00E753A8" w:rsidRPr="00E753A8" w:rsidRDefault="00E753A8" w:rsidP="00E753A8">
      <w:pPr>
        <w:pStyle w:val="CodePACKT"/>
      </w:pPr>
      <w:r w:rsidRPr="00E753A8">
        <w:t>  </w:t>
      </w:r>
      <w:proofErr w:type="spellStart"/>
      <w:r w:rsidRPr="00E753A8">
        <w:t>MailTo</w:t>
      </w:r>
      <w:proofErr w:type="spellEnd"/>
      <w:r w:rsidRPr="00E753A8">
        <w:t>    = </w:t>
      </w:r>
      <w:r w:rsidR="00601785">
        <w:t>'</w:t>
      </w:r>
      <w:r w:rsidRPr="00E753A8">
        <w:t>Doctordns@gmail.Com</w:t>
      </w:r>
      <w:r w:rsidR="00601785">
        <w:t>'</w:t>
      </w:r>
    </w:p>
    <w:p w14:paraId="7FDE98D1" w14:textId="445A3063" w:rsidR="00E753A8" w:rsidRPr="00E753A8" w:rsidRDefault="00E753A8" w:rsidP="00E753A8">
      <w:pPr>
        <w:pStyle w:val="CodePACKT"/>
      </w:pPr>
      <w:r w:rsidRPr="00E753A8">
        <w:t>  Subject   = </w:t>
      </w:r>
      <w:r w:rsidR="00601785">
        <w:t>'</w:t>
      </w:r>
      <w:r w:rsidRPr="00E753A8">
        <w:t>FSRM Over limit [Source Io Owner]</w:t>
      </w:r>
      <w:r w:rsidR="00601785">
        <w:t>'</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5EBA5783" w:rsidR="00E753A8" w:rsidRPr="00E753A8" w:rsidRDefault="00E753A8" w:rsidP="00E753A8">
      <w:pPr>
        <w:pStyle w:val="NumberedBulletPACKT"/>
        <w:rPr>
          <w:color w:val="000000"/>
        </w:rPr>
      </w:pPr>
      <w:r w:rsidRPr="00E753A8">
        <w:t>Creating an FSRM threshold</w:t>
      </w:r>
      <w:del w:id="75" w:author="Thomas Lee" w:date="2021-06-15T17:34:00Z">
        <w:r w:rsidR="00D85FEB" w:rsidDel="00104512">
          <w:delText>:</w:delText>
        </w:r>
      </w:del>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2DBC19A7" w:rsidR="00E753A8" w:rsidRPr="00E753A8" w:rsidRDefault="00E753A8" w:rsidP="00E753A8">
      <w:pPr>
        <w:pStyle w:val="NumberedBulletPACKT"/>
        <w:rPr>
          <w:color w:val="000000"/>
        </w:rPr>
      </w:pPr>
      <w:r w:rsidRPr="00E753A8">
        <w:t>Building a quota for the </w:t>
      </w:r>
      <w:r w:rsidRPr="00F1085D">
        <w:rPr>
          <w:rStyle w:val="CodeInTextPACKT"/>
        </w:rPr>
        <w:t>C:\Quota</w:t>
      </w:r>
      <w:r w:rsidRPr="00E753A8">
        <w:t> folder</w:t>
      </w:r>
      <w:del w:id="76" w:author="Thomas Lee" w:date="2021-06-15T17:34:00Z">
        <w:r w:rsidR="00D85FEB" w:rsidDel="00104512">
          <w:delText>:</w:delText>
        </w:r>
      </w:del>
    </w:p>
    <w:p w14:paraId="5189DC62" w14:textId="77777777" w:rsidR="00E753A8" w:rsidRDefault="00E753A8" w:rsidP="00E753A8">
      <w:pPr>
        <w:pStyle w:val="CodePACKT"/>
      </w:pPr>
    </w:p>
    <w:p w14:paraId="336F7ECC" w14:textId="665121C8" w:rsidR="00E753A8" w:rsidRPr="008D644F" w:rsidRDefault="00E753A8" w:rsidP="008D644F">
      <w:pPr>
        <w:pStyle w:val="CodePACKT"/>
      </w:pPr>
      <w:r w:rsidRPr="008D644F">
        <w:t>$NQHT1 = @{</w:t>
      </w:r>
    </w:p>
    <w:p w14:paraId="576017B9" w14:textId="3574944D" w:rsidR="00E753A8" w:rsidRPr="008D644F" w:rsidRDefault="00E753A8" w:rsidP="008D644F">
      <w:pPr>
        <w:pStyle w:val="CodePACKT"/>
      </w:pPr>
      <w:r w:rsidRPr="008D644F">
        <w:t>  Path      = </w:t>
      </w:r>
      <w:r w:rsidR="00601785">
        <w:t>'</w:t>
      </w:r>
      <w:r w:rsidRPr="008D644F">
        <w:t>C:\Quota</w:t>
      </w:r>
      <w:r w:rsidR="00601785">
        <w:t>'</w:t>
      </w:r>
    </w:p>
    <w:p w14:paraId="1C7AF637" w14:textId="5E1BB0D6" w:rsidR="00E753A8" w:rsidRPr="008D644F" w:rsidRDefault="00E753A8" w:rsidP="008D644F">
      <w:pPr>
        <w:pStyle w:val="CodePACKT"/>
      </w:pPr>
      <w:r w:rsidRPr="008D644F">
        <w:t>  Template  = </w:t>
      </w:r>
      <w:r w:rsidR="00601785">
        <w:t>'</w:t>
      </w:r>
      <w:r w:rsidRPr="008D644F">
        <w:t>10 MB Reskit Quota</w:t>
      </w:r>
      <w:r w:rsidR="00601785">
        <w:t>'</w:t>
      </w:r>
    </w:p>
    <w:p w14:paraId="344465F0" w14:textId="77777777" w:rsidR="00E753A8" w:rsidRPr="008D644F" w:rsidRDefault="00E753A8" w:rsidP="008D644F">
      <w:pPr>
        <w:pStyle w:val="CodePACKT"/>
      </w:pPr>
      <w:r w:rsidRPr="008D644F">
        <w:t>  Threshold = $Thresh</w:t>
      </w:r>
    </w:p>
    <w:p w14:paraId="3F076661" w14:textId="77777777" w:rsidR="00E753A8" w:rsidRPr="008D644F" w:rsidRDefault="00E753A8" w:rsidP="008D644F">
      <w:pPr>
        <w:pStyle w:val="CodePACKT"/>
      </w:pPr>
      <w:r w:rsidRPr="008D644F">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2430E613" w:rsidR="00E753A8" w:rsidRPr="00E753A8" w:rsidRDefault="00E753A8" w:rsidP="00E753A8">
      <w:pPr>
        <w:pStyle w:val="NumberedBulletPACKT"/>
        <w:rPr>
          <w:color w:val="000000"/>
        </w:rPr>
      </w:pPr>
      <w:r w:rsidRPr="00E753A8">
        <w:t>Testing the 85% soft quota limit on </w:t>
      </w:r>
      <w:r w:rsidRPr="00126DF1">
        <w:rPr>
          <w:rStyle w:val="CodeInTextPACKT"/>
        </w:rPr>
        <w:t>C:\Quota</w:t>
      </w:r>
      <w:del w:id="77" w:author="Thomas Lee" w:date="2021-06-15T17:34:00Z">
        <w:r w:rsidR="00D85FEB" w:rsidRPr="008E5DAA" w:rsidDel="00104512">
          <w:delText>:</w:delText>
        </w:r>
      </w:del>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1D618D2A" w:rsidR="00E753A8" w:rsidRPr="00E753A8" w:rsidRDefault="00E753A8" w:rsidP="00E753A8">
      <w:pPr>
        <w:pStyle w:val="CodePACKT"/>
      </w:pPr>
      <w:r w:rsidRPr="00E753A8">
        <w:t>$S = </w:t>
      </w:r>
      <w:r w:rsidR="00601785">
        <w:t>'</w:t>
      </w:r>
      <w:r w:rsidRPr="00E753A8">
        <w:t>+</w:t>
      </w:r>
      <w:r w:rsidR="00601785">
        <w:t>'</w:t>
      </w:r>
      <w:r w:rsidRPr="00E753A8">
        <w:t>.</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3C1FE88F" w:rsidR="00E753A8" w:rsidRPr="00E753A8" w:rsidRDefault="00E753A8" w:rsidP="00E753A8">
      <w:pPr>
        <w:pStyle w:val="CodePACKT"/>
      </w:pPr>
      <w:r w:rsidRPr="00E753A8">
        <w:t>$S2 = </w:t>
      </w:r>
      <w:r w:rsidR="00601785">
        <w:t>'</w:t>
      </w:r>
      <w:r w:rsidRPr="00E753A8">
        <w:t>+</w:t>
      </w:r>
      <w:r w:rsidR="00601785">
        <w:t>'</w:t>
      </w:r>
      <w:r w:rsidRPr="00E753A8">
        <w:t>.</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2F7288B" w:rsidR="00E753A8" w:rsidRPr="00E753A8" w:rsidRDefault="00E753A8" w:rsidP="009E47AE">
      <w:pPr>
        <w:pStyle w:val="NumberedBulletPACKT"/>
        <w:rPr>
          <w:color w:val="000000"/>
        </w:rPr>
      </w:pPr>
      <w:r w:rsidRPr="00E753A8">
        <w:t>Testing </w:t>
      </w:r>
      <w:r>
        <w:t>h</w:t>
      </w:r>
      <w:r w:rsidRPr="00E753A8">
        <w:t>ard limit quota</w:t>
      </w:r>
      <w:del w:id="78" w:author="Thomas Lee" w:date="2021-06-15T17:34:00Z">
        <w:r w:rsidR="00D85FEB" w:rsidDel="00104512">
          <w:delText>:</w:delText>
        </w:r>
      </w:del>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3659F109" w14:textId="5EDB1477" w:rsidR="009E47AE" w:rsidRPr="009E47AE" w:rsidRDefault="005F22BD" w:rsidP="009B709C">
      <w:pPr>
        <w:pStyle w:val="NumberedBulletPACKT"/>
      </w:pPr>
      <w:r>
        <w:t xml:space="preserve">Viewing the contents of the </w:t>
      </w:r>
      <w:r w:rsidRPr="009B709C">
        <w:rPr>
          <w:rStyle w:val="CodeInTextPACKT"/>
        </w:rPr>
        <w:t>C:\Quota</w:t>
      </w:r>
      <w:r>
        <w:t xml:space="preserve"> folder</w:t>
      </w:r>
      <w:del w:id="79" w:author="Thomas Lee" w:date="2021-06-15T17:34:00Z">
        <w:r w:rsidR="00D85FEB" w:rsidDel="00104512">
          <w:delText>:</w:delText>
        </w:r>
      </w:del>
    </w:p>
    <w:p w14:paraId="4E254EA9" w14:textId="77777777" w:rsidR="005F22BD" w:rsidRDefault="005F22BD" w:rsidP="009E47AE">
      <w:pPr>
        <w:pStyle w:val="CodePACKT"/>
      </w:pPr>
    </w:p>
    <w:p w14:paraId="3DEF0EC4" w14:textId="6094F91A"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0D1E9BA3"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w:t>
      </w:r>
      <w:r w:rsidRPr="001319D0">
        <w:rPr>
          <w:rStyle w:val="CodeInTextPACKT"/>
        </w:rPr>
        <w:t>FS-Resource</w:t>
      </w:r>
      <w:r w:rsidR="00301D7E">
        <w:rPr>
          <w:rStyle w:val="CodeInTextPACKT"/>
        </w:rPr>
        <w:t>-</w:t>
      </w:r>
      <w:r w:rsidRPr="001319D0">
        <w:rPr>
          <w:rStyle w:val="CodeInTextPACKT"/>
        </w:rPr>
        <w:t>Manager</w:t>
      </w:r>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4C7DAACF">
            <wp:extent cx="3779859"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445" cy="1437843"/>
                    </a:xfrm>
                    <a:prstGeom prst="rect">
                      <a:avLst/>
                    </a:prstGeom>
                  </pic:spPr>
                </pic:pic>
              </a:graphicData>
            </a:graphic>
          </wp:inline>
        </w:drawing>
      </w:r>
    </w:p>
    <w:p w14:paraId="05CB24C1" w14:textId="42698594" w:rsidR="00A75A5D" w:rsidRDefault="00A75A5D" w:rsidP="00D31E8C">
      <w:pPr>
        <w:pStyle w:val="FigureCaptionPACKT"/>
      </w:pPr>
      <w:r>
        <w:t xml:space="preserve">Figure 10.31: </w:t>
      </w:r>
      <w:r w:rsidR="00A30048">
        <w:t xml:space="preserve">Installing </w:t>
      </w:r>
      <w:r w:rsidR="00D85FEB">
        <w:t xml:space="preserve">the </w:t>
      </w:r>
      <w:r w:rsidR="00A30048">
        <w:t xml:space="preserve">FSRM </w:t>
      </w:r>
      <w:r w:rsidR="00E22D68">
        <w:t>f</w:t>
      </w:r>
      <w:r w:rsidR="00A30048">
        <w:t xml:space="preserve">eature </w:t>
      </w:r>
      <w:r w:rsidR="00D85FEB">
        <w:t xml:space="preserve">for </w:t>
      </w:r>
      <w:r w:rsidR="00A30048">
        <w:t>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726893B3" w14:textId="72E62D7A" w:rsidR="00A30048" w:rsidRDefault="00A30048" w:rsidP="00AF3007">
      <w:pPr>
        <w:pStyle w:val="NormalPACKT"/>
      </w:pPr>
      <w:r>
        <w:t xml:space="preserve">In </w:t>
      </w:r>
      <w:r w:rsidRPr="00A30048">
        <w:rPr>
          <w:rStyle w:val="ItalicsPACKT"/>
        </w:rPr>
        <w:t>step 2</w:t>
      </w:r>
      <w:r>
        <w:t>, you set SMTP details, including the SM</w:t>
      </w:r>
      <w:r w:rsidR="005E7B50">
        <w:t>TP</w:t>
      </w:r>
      <w:r>
        <w:t xml:space="preserve"> server name</w:t>
      </w:r>
      <w:r w:rsidR="00460BD0">
        <w:t xml:space="preserve"> and</w:t>
      </w:r>
      <w:r>
        <w:t xml:space="preserve"> the </w:t>
      </w:r>
      <w:r w:rsidR="00A24EA8">
        <w:t>F</w:t>
      </w:r>
      <w:r>
        <w:t xml:space="preserve">rom and </w:t>
      </w:r>
      <w:r w:rsidR="00A24EA8">
        <w:t>A</w:t>
      </w:r>
      <w:r>
        <w:t xml:space="preserve">dmin addresses. This step produces no output. In </w:t>
      </w:r>
      <w:r w:rsidRPr="00A30048">
        <w:rPr>
          <w:rStyle w:val="ItalicsPACKT"/>
        </w:rPr>
        <w:t>step 3</w:t>
      </w:r>
      <w:r>
        <w:t xml:space="preserve">, you use the </w:t>
      </w:r>
      <w:r w:rsidRPr="00A30048">
        <w:rPr>
          <w:rStyle w:val="CodeInTextPACKT"/>
        </w:rPr>
        <w:t>Send-FsrmTestEmail</w:t>
      </w:r>
      <w:r>
        <w:t xml:space="preserve"> cmdlet to test SMTP email handling. This step produces no console output but does generate an email, which looks like this:</w:t>
      </w:r>
    </w:p>
    <w:p w14:paraId="391D49F9" w14:textId="36522D78" w:rsidR="00A30048" w:rsidRDefault="003F3F43" w:rsidP="00A30048">
      <w:pPr>
        <w:pStyle w:val="FigurePACKT"/>
      </w:pPr>
      <w:r>
        <w:drawing>
          <wp:inline distT="0" distB="0" distL="0" distR="0" wp14:anchorId="09A72DB0" wp14:editId="4066145C">
            <wp:extent cx="4410075" cy="2752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4413" cy="2779937"/>
                    </a:xfrm>
                    <a:prstGeom prst="rect">
                      <a:avLst/>
                    </a:prstGeom>
                  </pic:spPr>
                </pic:pic>
              </a:graphicData>
            </a:graphic>
          </wp:inline>
        </w:drawing>
      </w:r>
    </w:p>
    <w:p w14:paraId="65CDE007" w14:textId="379DBB0A" w:rsidR="00A30048" w:rsidRDefault="00A30048" w:rsidP="00D31E8C">
      <w:pPr>
        <w:pStyle w:val="FigureCaption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036B868D" w:rsidR="00A30048" w:rsidRDefault="003F3F43" w:rsidP="00A75A5D">
      <w:pPr>
        <w:pStyle w:val="NormalPACKT"/>
      </w:pPr>
      <w:r>
        <w:t xml:space="preserve">In </w:t>
      </w:r>
      <w:r w:rsidRPr="003F3F43">
        <w:rPr>
          <w:rStyle w:val="ItalicsPACKT"/>
        </w:rPr>
        <w:t>step 4</w:t>
      </w:r>
      <w:r>
        <w:t>, you create a new FSRM quota template for a 10</w:t>
      </w:r>
      <w:r w:rsidR="00D85FEB">
        <w:t xml:space="preserve"> </w:t>
      </w:r>
      <w:r>
        <w:t>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227" cy="1789313"/>
                    </a:xfrm>
                    <a:prstGeom prst="rect">
                      <a:avLst/>
                    </a:prstGeom>
                  </pic:spPr>
                </pic:pic>
              </a:graphicData>
            </a:graphic>
          </wp:inline>
        </w:drawing>
      </w:r>
    </w:p>
    <w:p w14:paraId="2EF3F3EC" w14:textId="33436CFD" w:rsidR="003F3F43" w:rsidRDefault="003F3F43" w:rsidP="00D31E8C">
      <w:pPr>
        <w:pStyle w:val="FigureCaption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1885A71D"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34794AD9">
            <wp:extent cx="4052945" cy="2152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5223" cy="2164483"/>
                    </a:xfrm>
                    <a:prstGeom prst="rect">
                      <a:avLst/>
                    </a:prstGeom>
                  </pic:spPr>
                </pic:pic>
              </a:graphicData>
            </a:graphic>
          </wp:inline>
        </w:drawing>
      </w:r>
    </w:p>
    <w:p w14:paraId="7F0C615F" w14:textId="436130E3" w:rsidR="003F3F43" w:rsidRDefault="003F3F43" w:rsidP="00D31E8C">
      <w:pPr>
        <w:pStyle w:val="FigureCaptionPACKT"/>
      </w:pPr>
      <w:r>
        <w:t>Figure 10.34: Viewing</w:t>
      </w:r>
      <w:r w:rsidR="00D85FEB">
        <w:t xml:space="preserve"> the</w:t>
      </w:r>
      <w:r>
        <w:t xml:space="preserve">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3D4D594B" w:rsidR="003F3F43" w:rsidRDefault="003F3F43" w:rsidP="003F3F43">
      <w:pPr>
        <w:pStyle w:val="NormalPACKT"/>
      </w:pPr>
      <w:r>
        <w:t xml:space="preserve">In </w:t>
      </w:r>
      <w:r w:rsidRPr="003F3F43">
        <w:rPr>
          <w:rStyle w:val="ItalicsPACKT"/>
        </w:rPr>
        <w:t>step 6</w:t>
      </w:r>
      <w:r>
        <w:t xml:space="preserve">, you create a new folder, </w:t>
      </w:r>
      <w:r w:rsidRPr="00BE3C03">
        <w:rPr>
          <w:rStyle w:val="CodeInTextPACKT"/>
        </w:rPr>
        <w:t>C:\Quota</w:t>
      </w:r>
      <w:r>
        <w:t xml:space="preserve">.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03A12DC5"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4F183806">
            <wp:extent cx="2943225" cy="2314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3020" cy="2329661"/>
                    </a:xfrm>
                    <a:prstGeom prst="rect">
                      <a:avLst/>
                    </a:prstGeom>
                  </pic:spPr>
                </pic:pic>
              </a:graphicData>
            </a:graphic>
          </wp:inline>
        </w:drawing>
      </w:r>
    </w:p>
    <w:p w14:paraId="4A3F10A0" w14:textId="3FF95E63" w:rsidR="009E47AE" w:rsidRDefault="009E47AE" w:rsidP="00D31E8C">
      <w:pPr>
        <w:pStyle w:val="FigureCaptionPACKT"/>
      </w:pPr>
      <w:r>
        <w:t xml:space="preserve">Figure 10.35: Building a quota for </w:t>
      </w:r>
      <w:r w:rsidR="00D85FEB">
        <w:t xml:space="preserve">the </w:t>
      </w:r>
      <w:r>
        <w:t>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35F9547F"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w:t>
      </w:r>
      <w:r w:rsidR="00416546">
        <w:rPr>
          <w:rStyle w:val="CodeInTextPACKT"/>
        </w:rPr>
        <w:t>2</w:t>
      </w:r>
      <w:r w:rsidRPr="009E47AE">
        <w:rPr>
          <w:rStyle w:val="CodeInTextPACKT"/>
        </w:rPr>
        <w:t>.Txt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3747935E">
            <wp:extent cx="407741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7391" cy="2732151"/>
                    </a:xfrm>
                    <a:prstGeom prst="rect">
                      <a:avLst/>
                    </a:prstGeom>
                  </pic:spPr>
                </pic:pic>
              </a:graphicData>
            </a:graphic>
          </wp:inline>
        </w:drawing>
      </w:r>
    </w:p>
    <w:p w14:paraId="73E1337D" w14:textId="73696691" w:rsidR="009E47AE" w:rsidRDefault="009E47AE" w:rsidP="00D31E8C">
      <w:pPr>
        <w:pStyle w:val="FigureCaption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710872AA"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w:t>
      </w:r>
      <w:r w:rsidR="00BF74C0">
        <w:rPr>
          <w:rStyle w:val="CodeInTextPACKT"/>
        </w:rPr>
        <w:t>.t</w:t>
      </w:r>
      <w:r w:rsidRPr="00BF74C0">
        <w:rPr>
          <w:rStyle w:val="CodeInTextPACKT"/>
        </w:rPr>
        <w:t>xt</w:t>
      </w:r>
      <w:r w:rsidR="00BF74C0">
        <w:t xml:space="preserve">, </w:t>
      </w:r>
      <w:r w:rsidR="005F22BD" w:rsidRPr="00BF74C0">
        <w:t xml:space="preserve">by outputting the </w:t>
      </w:r>
      <w:r w:rsidR="005F22BD" w:rsidRPr="00C46BC5">
        <w:rPr>
          <w:rStyle w:val="CodeInTextPACKT"/>
        </w:rPr>
        <w:t>$S</w:t>
      </w:r>
      <w:r w:rsidR="005F22BD" w:rsidRPr="00BF74C0">
        <w:t xml:space="preserve"> array to a file</w:t>
      </w:r>
      <w:r w:rsidR="00C46BC5">
        <w:t>,</w:t>
      </w:r>
      <w:r w:rsidR="00C85D48" w:rsidRPr="00313CF7">
        <w:t xml:space="preserve"> </w:t>
      </w:r>
      <w:r w:rsidR="00C85D48" w:rsidRPr="00C85D48">
        <w:t xml:space="preserve">which </w:t>
      </w:r>
      <w:r w:rsidR="00E36BEB">
        <w:t xml:space="preserve">results in </w:t>
      </w:r>
      <w:r w:rsidR="005F22BD">
        <w:t xml:space="preserve">you </w:t>
      </w:r>
      <w:r w:rsidR="00C85D48" w:rsidRPr="00C85D48">
        <w:t>exceed</w:t>
      </w:r>
      <w:r w:rsidR="00E36BEB">
        <w:t>ing</w:t>
      </w:r>
      <w:r w:rsidR="00C85D48" w:rsidRPr="00C85D48">
        <w:t xml:space="preserve"> the hard-quota limit. You </w:t>
      </w:r>
      <w:r w:rsidR="005277BF">
        <w:t xml:space="preserve">should </w:t>
      </w:r>
      <w:r w:rsidR="00C85D48" w:rsidRPr="00C85D48">
        <w:t>see the following output:</w:t>
      </w:r>
    </w:p>
    <w:p w14:paraId="52DA8A34" w14:textId="48030774" w:rsidR="00C85D48" w:rsidRDefault="00C85D48" w:rsidP="00C85D48">
      <w:pPr>
        <w:pStyle w:val="FigurePACKT"/>
      </w:pPr>
      <w:r>
        <w:drawing>
          <wp:inline distT="0" distB="0" distL="0" distR="0" wp14:anchorId="3741BBBE" wp14:editId="35579B1F">
            <wp:extent cx="4074138" cy="466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174" cy="488724"/>
                    </a:xfrm>
                    <a:prstGeom prst="rect">
                      <a:avLst/>
                    </a:prstGeom>
                  </pic:spPr>
                </pic:pic>
              </a:graphicData>
            </a:graphic>
          </wp:inline>
        </w:drawing>
      </w:r>
    </w:p>
    <w:p w14:paraId="7F8DB2D9" w14:textId="1DA690C3" w:rsidR="00C85D48" w:rsidRDefault="00C85D48" w:rsidP="00D31E8C">
      <w:pPr>
        <w:pStyle w:val="FigureCaption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235481D4"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w:t>
      </w:r>
      <w:r w:rsidRPr="00A100E1">
        <w:t xml:space="preserve"> folder</w:t>
      </w:r>
      <w:r w:rsidRPr="00C85D48">
        <w:t>, which looks like this:</w:t>
      </w:r>
    </w:p>
    <w:p w14:paraId="2C8242FE" w14:textId="5AD96684" w:rsidR="00C85D48" w:rsidRDefault="005F22BD" w:rsidP="00D31E8C">
      <w:pPr>
        <w:pStyle w:val="FigureCaptionPACKT"/>
      </w:pPr>
      <w:r>
        <w:rPr>
          <w:noProof/>
        </w:rPr>
        <w:drawing>
          <wp:inline distT="0" distB="0" distL="0" distR="0" wp14:anchorId="3C053EF5" wp14:editId="5C08E7F2">
            <wp:extent cx="3285500" cy="1171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8832" cy="1183461"/>
                    </a:xfrm>
                    <a:prstGeom prst="rect">
                      <a:avLst/>
                    </a:prstGeom>
                  </pic:spPr>
                </pic:pic>
              </a:graphicData>
            </a:graphic>
          </wp:inline>
        </w:drawing>
      </w:r>
      <w:r>
        <w:br/>
      </w:r>
      <w:r w:rsidR="00C85D48">
        <w:t xml:space="preserve">Figure 10.38: Viewing </w:t>
      </w:r>
      <w:r w:rsidR="00E411D7">
        <w:t xml:space="preserve">the </w:t>
      </w:r>
      <w:r w:rsidR="00C85D48">
        <w:t>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6744B826" w:rsidR="0098498E" w:rsidRDefault="0098498E" w:rsidP="0098498E">
      <w:pPr>
        <w:pStyle w:val="Heading2"/>
      </w:pPr>
      <w:r>
        <w:t>There</w:t>
      </w:r>
      <w:r w:rsidR="00601785">
        <w:t>'</w:t>
      </w:r>
      <w:r>
        <w:t>s more...</w:t>
      </w:r>
    </w:p>
    <w:p w14:paraId="7C087D07" w14:textId="43D06B2E" w:rsidR="00B41DC2" w:rsidRDefault="00BF447C" w:rsidP="005F22BD">
      <w:pPr>
        <w:pStyle w:val="NormalPACKT"/>
      </w:pPr>
      <w:r w:rsidRPr="00090DAB">
        <w:t>In this recipe, you set up and test both a soft and a hard FSRM quota. With the soft</w:t>
      </w:r>
      <w:r w:rsidR="00090DAB">
        <w:t xml:space="preserve"> </w:t>
      </w:r>
      <w:r w:rsidRPr="00090DAB">
        <w:t>quota, you configure</w:t>
      </w:r>
      <w:r w:rsidR="0069225C">
        <w:t xml:space="preserve"> </w:t>
      </w:r>
      <w:r w:rsidRPr="00090DAB">
        <w:t xml:space="preserve">FSRM to send an email to inform the recipient that </w:t>
      </w:r>
      <w:r w:rsidR="00126DF1">
        <w:t xml:space="preserve">they </w:t>
      </w:r>
      <w:r w:rsidR="0069225C">
        <w:t>have e</w:t>
      </w:r>
      <w:r w:rsidR="00126DF1">
        <w:t xml:space="preserve">xceeded </w:t>
      </w:r>
      <w:r w:rsidRPr="00090DAB">
        <w:t>a quota</w:t>
      </w:r>
      <w:r w:rsidR="00404233">
        <w:t>.</w:t>
      </w:r>
      <w:r w:rsidRPr="00090DAB">
        <w:t xml:space="preserve"> </w:t>
      </w:r>
      <w:r w:rsidR="00404233">
        <w:t>You might want to send an email to either an administrator or a user who has exceeded the quota thresholds</w:t>
      </w:r>
      <w:r w:rsidR="00404233" w:rsidRPr="00BF447C">
        <w:rPr>
          <w:rFonts w:ascii="FranklinGothic-Book" w:hAnsi="FranklinGothic-Book"/>
          <w:color w:val="000000"/>
          <w:sz w:val="20"/>
          <w:szCs w:val="20"/>
        </w:rPr>
        <w:t>.</w:t>
      </w:r>
      <w:r w:rsidR="00404233">
        <w:rPr>
          <w:rFonts w:ascii="FranklinGothic-Book" w:hAnsi="FranklinGothic-Book"/>
          <w:color w:val="000000"/>
          <w:sz w:val="20"/>
          <w:szCs w:val="20"/>
        </w:rPr>
        <w:t xml:space="preserve"> </w:t>
      </w:r>
      <w:r w:rsidR="00090DAB" w:rsidRPr="00090DAB">
        <w:t xml:space="preserve"> </w:t>
      </w:r>
      <w:r w:rsidR="00E43F58">
        <w:t xml:space="preserve">For </w:t>
      </w:r>
      <w:r w:rsidR="00090DAB" w:rsidRPr="00090DAB">
        <w:t>the hard quota</w:t>
      </w:r>
      <w:r w:rsidR="00E43F58">
        <w:t>, FSRM writes application event</w:t>
      </w:r>
      <w:r w:rsidR="00E411D7">
        <w:t xml:space="preserve"> </w:t>
      </w:r>
      <w:r w:rsidR="00E43F58">
        <w:t>log entries and</w:t>
      </w:r>
      <w:r w:rsidR="00090DAB" w:rsidRPr="00090DAB">
        <w:t xml:space="preserve"> stops the user from saving </w:t>
      </w:r>
      <w:r w:rsidR="00825E4C">
        <w:t>excess data.</w:t>
      </w:r>
      <w:r w:rsidR="003A3E35">
        <w:t xml:space="preserve"> </w:t>
      </w: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change from, say, 10 MB to 10 GB would be simple to make.</w:t>
      </w:r>
      <w:r w:rsidR="00090DAB" w:rsidRPr="00090DAB">
        <w:t xml:space="preserve"> </w:t>
      </w:r>
    </w:p>
    <w:p w14:paraId="7F0EFF7F" w14:textId="6DF93326" w:rsidR="005F22BD" w:rsidRDefault="005F22BD" w:rsidP="005F22BD">
      <w:pPr>
        <w:pStyle w:val="NormalPACKT"/>
      </w:pPr>
      <w:r>
        <w:t xml:space="preserve">In </w:t>
      </w:r>
      <w:r w:rsidRPr="0033728D">
        <w:rPr>
          <w:rStyle w:val="ItalicsPACKT"/>
        </w:rPr>
        <w:t>step 1</w:t>
      </w:r>
      <w:r>
        <w:t xml:space="preserve">, you install </w:t>
      </w:r>
      <w:r w:rsidR="0064620A">
        <w:t xml:space="preserve">a </w:t>
      </w:r>
      <w:r>
        <w:t>new</w:t>
      </w:r>
      <w:r w:rsidR="0064620A">
        <w:t xml:space="preserve"> Windows</w:t>
      </w:r>
      <w:r>
        <w:t xml:space="preserve"> feature </w:t>
      </w:r>
      <w:r w:rsidR="0069225C">
        <w:t>to</w:t>
      </w:r>
      <w:r w:rsidR="00E411D7">
        <w:t xml:space="preserve"> </w:t>
      </w:r>
      <w:r w:rsidRPr="0033728D">
        <w:rPr>
          <w:rStyle w:val="CodeInTextPACKT"/>
        </w:rPr>
        <w:t>SRV1</w:t>
      </w:r>
      <w:r>
        <w:t xml:space="preserve">. From time to time, you may see the installation process just stall and not complete. In such cases, </w:t>
      </w:r>
      <w:r w:rsidR="0064620A">
        <w:t>rerunning the command in a new PowerShell console or rebo</w:t>
      </w:r>
      <w:r w:rsidR="00B41DC2">
        <w:t>o</w:t>
      </w:r>
      <w:r w:rsidR="0064620A">
        <w:t xml:space="preserve">ting the server enables you to add features. </w:t>
      </w:r>
    </w:p>
    <w:p w14:paraId="3DD005B9" w14:textId="0C2C2168"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w:t>
      </w:r>
      <w:r w:rsidR="00E411D7">
        <w:rPr>
          <w:lang w:val="en-GB"/>
        </w:rPr>
        <w:t xml:space="preserve"> quota limit</w:t>
      </w:r>
      <w:r>
        <w:rPr>
          <w:lang w:val="en-GB"/>
        </w:rPr>
        <w:t>, not a soft quota limit.</w:t>
      </w:r>
    </w:p>
    <w:p w14:paraId="6BFAA155" w14:textId="140A5C24"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w:t>
      </w:r>
      <w:r w:rsidRPr="008519B5">
        <w:rPr>
          <w:rStyle w:val="CodeInTextPACKT"/>
        </w:rPr>
        <w:t>C:\Quota</w:t>
      </w:r>
      <w:r>
        <w:rPr>
          <w:lang w:val="en-GB"/>
        </w:rPr>
        <w:t xml:space="preserve">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 xml:space="preserve">If you are planning on imposing hard quotas, you must ensure </w:t>
      </w:r>
      <w:r w:rsidR="00E411D7">
        <w:rPr>
          <w:lang w:val="en-GB"/>
        </w:rPr>
        <w:t xml:space="preserve">your </w:t>
      </w:r>
      <w:r w:rsidR="00EF7E4C">
        <w:rPr>
          <w:lang w:val="en-GB"/>
        </w:rPr>
        <w:t>users understand the implications of exceeding any hard quota limits.</w:t>
      </w:r>
    </w:p>
    <w:p w14:paraId="3B057BFA" w14:textId="5F87B92A" w:rsidR="00C61350" w:rsidRDefault="00C61350" w:rsidP="00C61350">
      <w:pPr>
        <w:pStyle w:val="Heading1"/>
      </w:pPr>
      <w:r>
        <w:t xml:space="preserve">Implementing FSRM </w:t>
      </w:r>
      <w:r w:rsidR="00130BD2">
        <w:t>r</w:t>
      </w:r>
      <w:r>
        <w:t>eporting</w:t>
      </w:r>
    </w:p>
    <w:p w14:paraId="74D7773E" w14:textId="2680426A" w:rsidR="005F22BD" w:rsidRDefault="005F22BD" w:rsidP="005F22BD">
      <w:pPr>
        <w:pStyle w:val="NormalPACKT"/>
      </w:pPr>
      <w:r w:rsidRPr="00C64F42">
        <w:t xml:space="preserve">A useful and often overlooked feature of the FSRM component is reporting. FSRM defines </w:t>
      </w:r>
      <w:r w:rsidR="0064620A">
        <w:t>several</w:t>
      </w:r>
      <w:r w:rsidRPr="00C64F42">
        <w:t xml:space="preserve"> basic report</w:t>
      </w:r>
      <w:r>
        <w:t xml:space="preserve"> </w:t>
      </w:r>
      <w:r w:rsidRPr="00C64F42">
        <w:t xml:space="preserve">types that you can </w:t>
      </w:r>
      <w:r w:rsidR="0064620A">
        <w:t>use</w:t>
      </w:r>
      <w:r w:rsidRPr="00C64F42">
        <w:t>. The</w:t>
      </w:r>
      <w:r w:rsidR="00E411D7">
        <w:t>se</w:t>
      </w:r>
      <w:r w:rsidRPr="00C64F42">
        <w:t xml:space="preserve"> reports can either be generated immediately (also known as</w:t>
      </w:r>
      <w:r>
        <w:t xml:space="preserve"> </w:t>
      </w:r>
      <w:r w:rsidR="00B055C6">
        <w:t>I</w:t>
      </w:r>
      <w:r w:rsidRPr="00C64F42">
        <w:t>nteractive) or at a scheduled time. The latter causes FSRM to generate reports on a weekly or</w:t>
      </w:r>
      <w:r>
        <w:t xml:space="preserve"> </w:t>
      </w:r>
      <w:r w:rsidRPr="00C64F42">
        <w:t>monthly basis.</w:t>
      </w:r>
    </w:p>
    <w:p w14:paraId="1E1596C1" w14:textId="346EE227" w:rsidR="005F22BD" w:rsidRDefault="005F22BD" w:rsidP="005F22BD">
      <w:pPr>
        <w:pStyle w:val="NormalPACKT"/>
      </w:pPr>
    </w:p>
    <w:p w14:paraId="1CE6C2CB" w14:textId="256F7785" w:rsidR="005F22BD" w:rsidRPr="005F22BD" w:rsidRDefault="005F22BD" w:rsidP="002C55E5">
      <w:pPr>
        <w:pStyle w:val="NormalPACKT"/>
      </w:pPr>
      <w:r>
        <w:t xml:space="preserve">FSRM produces reports </w:t>
      </w:r>
      <w:r w:rsidR="00C54277">
        <w:t>with</w:t>
      </w:r>
      <w:r>
        <w:t xml:space="preserve"> a fixed layout </w:t>
      </w:r>
      <w:r w:rsidR="0064620A">
        <w:t>that</w:t>
      </w:r>
      <w:r>
        <w:t xml:space="preserve"> you cannot change. FSRM can return the same data </w:t>
      </w:r>
      <w:r w:rsidR="0064620A">
        <w:t xml:space="preserve">contained in the HTML report but </w:t>
      </w:r>
      <w:r>
        <w:t>as an XML document</w:t>
      </w:r>
      <w:r w:rsidR="0064620A">
        <w:t>.</w:t>
      </w:r>
      <w:r>
        <w:t xml:space="preserve"> You can then</w:t>
      </w:r>
      <w:r w:rsidR="0064620A">
        <w:t xml:space="preserve"> </w:t>
      </w:r>
      <w:r>
        <w:t>use th</w:t>
      </w:r>
      <w:r w:rsidR="00E411D7">
        <w:t>at</w:t>
      </w:r>
      <w:r>
        <w:t xml:space="preserve"> XML document to create a report the way you need it. </w:t>
      </w:r>
    </w:p>
    <w:p w14:paraId="35FBA2EE" w14:textId="447B25F9" w:rsidR="0098498E" w:rsidRDefault="0098498E" w:rsidP="0098498E">
      <w:pPr>
        <w:pStyle w:val="Heading2"/>
        <w:tabs>
          <w:tab w:val="left" w:pos="0"/>
        </w:tabs>
      </w:pPr>
      <w:r>
        <w:t xml:space="preserve">Getting </w:t>
      </w:r>
      <w:r w:rsidR="006C350F">
        <w:t>r</w:t>
      </w:r>
      <w:r>
        <w:t>eady</w:t>
      </w:r>
    </w:p>
    <w:p w14:paraId="11A657EF" w14:textId="24F1B78D"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6C350F">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w:t>
      </w:r>
      <w:r w:rsidR="006B04C6">
        <w:rPr>
          <w:lang w:val="en-GB"/>
        </w:rPr>
        <w:t xml:space="preserve">In the previous recipe, </w:t>
      </w:r>
      <w:r w:rsidR="006B04C6" w:rsidRPr="006B04C6">
        <w:rPr>
          <w:rStyle w:val="ItalicsPACKT"/>
        </w:rPr>
        <w:t xml:space="preserve">Implementing FSRM </w:t>
      </w:r>
      <w:r w:rsidR="0074679A">
        <w:rPr>
          <w:rStyle w:val="ItalicsPACKT"/>
        </w:rPr>
        <w:t>q</w:t>
      </w:r>
      <w:r w:rsidR="006B04C6" w:rsidRPr="006B04C6">
        <w:rPr>
          <w:rStyle w:val="ItalicsPACKT"/>
        </w:rPr>
        <w:t>uotas</w:t>
      </w:r>
      <w:r w:rsidR="002659A8">
        <w:rPr>
          <w:lang w:val="en-GB"/>
        </w:rPr>
        <w:t>,</w:t>
      </w:r>
      <w:r w:rsidR="006B04C6">
        <w:rPr>
          <w:lang w:val="en-GB"/>
        </w:rPr>
        <w:t xml:space="preserve"> you installed FSRM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15AD0D60" w:rsidR="00C82C9B" w:rsidRPr="00C82C9B" w:rsidRDefault="00C82C9B" w:rsidP="00A92B44">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del w:id="80" w:author="Thomas Lee" w:date="2021-06-15T17:34:00Z">
        <w:r w:rsidR="00E411D7" w:rsidRPr="001A7BF1" w:rsidDel="00104512">
          <w:delText>:</w:delText>
        </w:r>
      </w:del>
    </w:p>
    <w:p w14:paraId="3C4231E8" w14:textId="77777777" w:rsidR="00C82C9B" w:rsidRDefault="00C82C9B" w:rsidP="00C82C9B">
      <w:pPr>
        <w:pStyle w:val="CodePACKT"/>
      </w:pPr>
    </w:p>
    <w:p w14:paraId="7344D36D" w14:textId="7B67129E" w:rsidR="00C82C9B" w:rsidRPr="00C54BA1" w:rsidRDefault="00C82C9B" w:rsidP="00C54BA1">
      <w:pPr>
        <w:pStyle w:val="CodePACKT"/>
      </w:pPr>
      <w:r w:rsidRPr="00C54BA1">
        <w:t>$NRHT = @{</w:t>
      </w:r>
    </w:p>
    <w:p w14:paraId="327000FF" w14:textId="3E2FEE36" w:rsidR="00C82C9B" w:rsidRPr="00C54BA1" w:rsidRDefault="00C82C9B" w:rsidP="00C54BA1">
      <w:pPr>
        <w:pStyle w:val="CodePACKT"/>
      </w:pPr>
      <w:r w:rsidRPr="00C54BA1">
        <w:t>  Name             = </w:t>
      </w:r>
      <w:r w:rsidR="00601785">
        <w:t>'</w:t>
      </w:r>
      <w:r w:rsidRPr="00C54BA1">
        <w:t>Large Files on SRV1</w:t>
      </w:r>
      <w:r w:rsidR="00601785">
        <w:t>'</w:t>
      </w:r>
    </w:p>
    <w:p w14:paraId="0DE30EFB" w14:textId="1D616A7E" w:rsidR="00C82C9B" w:rsidRPr="00C54BA1" w:rsidRDefault="00C82C9B" w:rsidP="00C54BA1">
      <w:pPr>
        <w:pStyle w:val="CodePACKT"/>
      </w:pPr>
      <w:r w:rsidRPr="00C54BA1">
        <w:t>  </w:t>
      </w:r>
      <w:proofErr w:type="spellStart"/>
      <w:r w:rsidRPr="00C54BA1">
        <w:t>NameSpace</w:t>
      </w:r>
      <w:proofErr w:type="spellEnd"/>
      <w:r w:rsidRPr="00C54BA1">
        <w:t>        = </w:t>
      </w:r>
      <w:r w:rsidR="00601785">
        <w:t>'</w:t>
      </w:r>
      <w:r w:rsidRPr="00C54BA1">
        <w:t>C:\</w:t>
      </w:r>
      <w:r w:rsidR="00601785">
        <w:t>'</w:t>
      </w:r>
    </w:p>
    <w:p w14:paraId="5AC26C94" w14:textId="7A46CF76" w:rsidR="00C82C9B" w:rsidRPr="00C54BA1" w:rsidRDefault="00C82C9B" w:rsidP="00C54BA1">
      <w:pPr>
        <w:pStyle w:val="CodePACKT"/>
      </w:pPr>
      <w:r w:rsidRPr="00C54BA1">
        <w:t>  </w:t>
      </w:r>
      <w:proofErr w:type="spellStart"/>
      <w:r w:rsidRPr="00C54BA1">
        <w:t>ReportType</w:t>
      </w:r>
      <w:proofErr w:type="spellEnd"/>
      <w:r w:rsidRPr="00C54BA1">
        <w:t>       = </w:t>
      </w:r>
      <w:r w:rsidR="00601785">
        <w:t>'</w:t>
      </w:r>
      <w:proofErr w:type="spellStart"/>
      <w:r w:rsidRPr="00C54BA1">
        <w:t>LargeFiles</w:t>
      </w:r>
      <w:proofErr w:type="spellEnd"/>
      <w:r w:rsidR="00601785">
        <w:t>'</w:t>
      </w:r>
    </w:p>
    <w:p w14:paraId="6FCC48D9" w14:textId="77777777" w:rsidR="00C82C9B" w:rsidRPr="00C54BA1" w:rsidRDefault="00C82C9B" w:rsidP="00C54BA1">
      <w:pPr>
        <w:pStyle w:val="CodePACKT"/>
      </w:pPr>
      <w:r w:rsidRPr="00C54BA1">
        <w:t>  </w:t>
      </w:r>
      <w:proofErr w:type="spellStart"/>
      <w:r w:rsidRPr="00C54BA1">
        <w:t>LargeFileMinimum</w:t>
      </w:r>
      <w:proofErr w:type="spellEnd"/>
      <w:r w:rsidRPr="00C54BA1">
        <w:t> = 10MB </w:t>
      </w:r>
    </w:p>
    <w:p w14:paraId="0B1399EE" w14:textId="77777777" w:rsidR="00C82C9B" w:rsidRPr="00C54BA1" w:rsidRDefault="00C82C9B" w:rsidP="00C54BA1">
      <w:pPr>
        <w:pStyle w:val="CodePACKT"/>
      </w:pPr>
      <w:r w:rsidRPr="00C54BA1">
        <w:t>  Interactive      = $true </w:t>
      </w:r>
    </w:p>
    <w:p w14:paraId="0A0504EC" w14:textId="77777777" w:rsidR="00C82C9B" w:rsidRPr="00C54BA1" w:rsidRDefault="00C82C9B" w:rsidP="00C54BA1">
      <w:pPr>
        <w:pStyle w:val="CodePACKT"/>
      </w:pPr>
      <w:r w:rsidRPr="00C54BA1">
        <w:t>}</w:t>
      </w:r>
    </w:p>
    <w:p w14:paraId="7D9A93D1" w14:textId="4E8750E7" w:rsidR="00C82C9B" w:rsidRPr="00C54BA1" w:rsidRDefault="00C82C9B" w:rsidP="00C54BA1">
      <w:pPr>
        <w:pStyle w:val="CodePACKT"/>
      </w:pPr>
      <w:r w:rsidRPr="00C54BA1">
        <w:t>New-FsrmStorageReport @NRHT</w:t>
      </w:r>
    </w:p>
    <w:p w14:paraId="38378D74" w14:textId="77777777" w:rsidR="00C82C9B" w:rsidRPr="00C82C9B" w:rsidRDefault="00C82C9B" w:rsidP="00C82C9B">
      <w:pPr>
        <w:pStyle w:val="CodePACKT"/>
      </w:pPr>
    </w:p>
    <w:p w14:paraId="796CAB06" w14:textId="57AA1457"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Get-FsrmStorageReport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2AE6D4D2" w:rsidR="00C82C9B" w:rsidRPr="00C82C9B" w:rsidRDefault="00C82C9B" w:rsidP="00C82C9B">
      <w:pPr>
        <w:pStyle w:val="NumberedBulletPACKT"/>
        <w:rPr>
          <w:color w:val="000000"/>
        </w:rPr>
      </w:pPr>
      <w:r w:rsidRPr="00C82C9B">
        <w:t>Viewing </w:t>
      </w:r>
      <w:r w:rsidR="00F613C7">
        <w:t>In</w:t>
      </w:r>
      <w:r w:rsidRPr="00C82C9B">
        <w:t>teractive reports available on </w:t>
      </w:r>
      <w:r w:rsidR="002C3F2F" w:rsidRPr="002C3F2F">
        <w:rPr>
          <w:rStyle w:val="CodeInTextPACKT"/>
        </w:rPr>
        <w:t>SRV1</w:t>
      </w:r>
      <w:del w:id="81" w:author="Thomas Lee" w:date="2021-06-15T17:34:00Z">
        <w:r w:rsidR="00E411D7" w:rsidRPr="001A7BF1" w:rsidDel="00104512">
          <w:delText>:</w:delText>
        </w:r>
      </w:del>
    </w:p>
    <w:p w14:paraId="42045A0B" w14:textId="77777777" w:rsidR="00C82C9B" w:rsidRPr="00C82C9B" w:rsidRDefault="00C82C9B" w:rsidP="00C82C9B">
      <w:pPr>
        <w:pStyle w:val="CodePACKT"/>
      </w:pPr>
    </w:p>
    <w:p w14:paraId="303BE61E" w14:textId="4C00D8BC" w:rsidR="00C82C9B" w:rsidRPr="00C54BA1" w:rsidRDefault="00C82C9B" w:rsidP="00C54BA1">
      <w:pPr>
        <w:pStyle w:val="CodePACKT"/>
      </w:pPr>
      <w:r w:rsidRPr="00C54BA1">
        <w:t>$Path = </w:t>
      </w:r>
      <w:r w:rsidR="00601785">
        <w:t>'</w:t>
      </w:r>
      <w:r w:rsidRPr="00C54BA1">
        <w:t>C:\StorageReports\Interactive</w:t>
      </w:r>
      <w:r w:rsidR="00601785">
        <w:t>'</w:t>
      </w:r>
    </w:p>
    <w:p w14:paraId="04F7E92D" w14:textId="77777777" w:rsidR="00C82C9B" w:rsidRPr="00C54BA1" w:rsidRDefault="00C82C9B" w:rsidP="00C54BA1">
      <w:pPr>
        <w:pStyle w:val="CodePACKT"/>
      </w:pPr>
      <w:r w:rsidRPr="00C54BA1">
        <w:t>Get-ChildItem -Path $Path</w:t>
      </w:r>
    </w:p>
    <w:p w14:paraId="35B91E21" w14:textId="4FEFA22D" w:rsidR="00C82C9B" w:rsidRPr="00C82C9B" w:rsidRDefault="00C82C9B" w:rsidP="00C82C9B">
      <w:pPr>
        <w:pStyle w:val="CodePACKT"/>
        <w:rPr>
          <w:rFonts w:ascii="Consolas" w:hAnsi="Consolas"/>
          <w:sz w:val="21"/>
          <w:szCs w:val="21"/>
        </w:rPr>
      </w:pPr>
    </w:p>
    <w:p w14:paraId="19C5B1B8" w14:textId="747F57EC" w:rsidR="00C82C9B" w:rsidRPr="00C82C9B" w:rsidRDefault="00C82C9B" w:rsidP="00C82C9B">
      <w:pPr>
        <w:pStyle w:val="NumberedBulletPACKT"/>
        <w:rPr>
          <w:color w:val="000000"/>
        </w:rPr>
      </w:pPr>
      <w:r w:rsidRPr="00C82C9B">
        <w:t>Viewing the report</w:t>
      </w:r>
      <w:del w:id="82" w:author="Thomas Lee" w:date="2021-06-15T17:34:00Z">
        <w:r w:rsidR="00E411D7" w:rsidDel="00104512">
          <w:delText>:</w:delText>
        </w:r>
      </w:del>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545CFE8E" w:rsidR="00C82C9B" w:rsidRPr="00C82C9B" w:rsidRDefault="00C82C9B" w:rsidP="00C82C9B">
      <w:pPr>
        <w:pStyle w:val="NumberedBulletPACKT"/>
        <w:rPr>
          <w:color w:val="000000"/>
        </w:rPr>
      </w:pPr>
      <w:r w:rsidRPr="00C82C9B">
        <w:t>Extracting key information from the FSRM XML output</w:t>
      </w:r>
      <w:del w:id="83" w:author="Thomas Lee" w:date="2021-06-15T17:34:00Z">
        <w:r w:rsidR="00E411D7" w:rsidDel="00104512">
          <w:delText>:</w:delText>
        </w:r>
      </w:del>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3003A508" w:rsidR="00C82C9B" w:rsidRPr="00C82C9B" w:rsidRDefault="00C82C9B" w:rsidP="00C82C9B">
      <w:pPr>
        <w:pStyle w:val="CodePACKT"/>
      </w:pPr>
      <w:r w:rsidRPr="00C82C9B">
        <w:t>$Files | Where-Object Path -</w:t>
      </w:r>
      <w:proofErr w:type="spellStart"/>
      <w:r w:rsidRPr="00C82C9B">
        <w:t>NotMatch</w:t>
      </w:r>
      <w:proofErr w:type="spellEnd"/>
      <w:r w:rsidRPr="00C82C9B">
        <w:t> </w:t>
      </w:r>
      <w:r w:rsidR="00601785">
        <w:t>'</w:t>
      </w:r>
      <w:r w:rsidRPr="00C82C9B">
        <w:t>^Windows|^Program|^Users</w:t>
      </w:r>
      <w:r w:rsidR="00601785">
        <w:t>'</w:t>
      </w:r>
      <w:r w:rsidRPr="00C82C9B">
        <w:t>|</w:t>
      </w:r>
    </w:p>
    <w:p w14:paraId="60F883FC" w14:textId="77777777" w:rsidR="00C82C9B" w:rsidRPr="00C82C9B" w:rsidRDefault="00C82C9B" w:rsidP="00C82C9B">
      <w:pPr>
        <w:pStyle w:val="CodePACKT"/>
      </w:pPr>
      <w:r w:rsidRPr="00C82C9B">
        <w:t>  Format-Table -Property name, path,</w:t>
      </w:r>
    </w:p>
    <w:p w14:paraId="38EC39C8" w14:textId="0EB92035" w:rsidR="00C82C9B" w:rsidRPr="00C82C9B" w:rsidRDefault="00C82C9B" w:rsidP="00C82C9B">
      <w:pPr>
        <w:pStyle w:val="CodePACKT"/>
      </w:pPr>
      <w:r w:rsidRPr="00C82C9B">
        <w:t>    @{ Name =</w:t>
      </w:r>
      <w:r w:rsidR="00601785">
        <w:t>'</w:t>
      </w:r>
      <w:proofErr w:type="spellStart"/>
      <w:r w:rsidRPr="00C82C9B">
        <w:t>Sizemb</w:t>
      </w:r>
      <w:proofErr w:type="spellEnd"/>
      <w:r w:rsidR="00601785">
        <w:t>'</w:t>
      </w:r>
    </w:p>
    <w:p w14:paraId="59718253" w14:textId="11497B38" w:rsidR="00C82C9B" w:rsidRPr="00C82C9B" w:rsidRDefault="00C82C9B" w:rsidP="00C82C9B">
      <w:pPr>
        <w:pStyle w:val="CodePACKT"/>
      </w:pPr>
      <w:r w:rsidRPr="00C82C9B">
        <w:t>       Expression = {(([int]$_.size)/1mb).</w:t>
      </w:r>
      <w:proofErr w:type="spellStart"/>
      <w:r w:rsidRPr="00C82C9B">
        <w:t>tostring</w:t>
      </w:r>
      <w:proofErr w:type="spellEnd"/>
      <w:r w:rsidRPr="00C82C9B">
        <w:t>(</w:t>
      </w:r>
      <w:r w:rsidR="00601785">
        <w:t>'</w:t>
      </w:r>
      <w:r w:rsidRPr="00C82C9B">
        <w:t>N2</w:t>
      </w:r>
      <w:r w:rsidR="00601785">
        <w:t>'</w:t>
      </w:r>
      <w:r w:rsidRPr="00C82C9B">
        <w:t>)}},</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0E9E7750"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del w:id="84" w:author="Thomas Lee" w:date="2021-06-15T17:34:00Z">
        <w:r w:rsidR="00E411D7" w:rsidDel="00104512">
          <w:delText>:</w:delText>
        </w:r>
      </w:del>
    </w:p>
    <w:p w14:paraId="270577DC" w14:textId="77777777" w:rsidR="00C82C9B" w:rsidRPr="00C82C9B" w:rsidRDefault="00C82C9B" w:rsidP="00C82C9B">
      <w:pPr>
        <w:pStyle w:val="CodePACKT"/>
      </w:pPr>
    </w:p>
    <w:p w14:paraId="218DF9EC" w14:textId="5D171568" w:rsidR="00C82C9B" w:rsidRPr="00C82C9B" w:rsidRDefault="00C82C9B" w:rsidP="00C82C9B">
      <w:pPr>
        <w:pStyle w:val="CodePACKT"/>
      </w:pPr>
      <w:r w:rsidRPr="00C82C9B">
        <w:t>$Date = Get-Date </w:t>
      </w:r>
      <w:r w:rsidR="00601785">
        <w:t>'</w:t>
      </w:r>
      <w:r w:rsidRPr="00C82C9B">
        <w:t>04:20</w:t>
      </w:r>
      <w:r w:rsidR="00601785">
        <w:t>'</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6656F5C9" w:rsidR="00C82C9B" w:rsidRPr="00C82C9B" w:rsidRDefault="00C82C9B" w:rsidP="00C82C9B">
      <w:pPr>
        <w:pStyle w:val="CodePACKT"/>
      </w:pPr>
      <w:r w:rsidRPr="00C82C9B">
        <w:t>  Name             = </w:t>
      </w:r>
      <w:r w:rsidR="00601785">
        <w:t>'</w:t>
      </w:r>
      <w:r w:rsidRPr="00C82C9B">
        <w:t>Monthly Files by files group report</w:t>
      </w:r>
      <w:r w:rsidR="00601785">
        <w:t>'</w:t>
      </w:r>
    </w:p>
    <w:p w14:paraId="187EAC62" w14:textId="2B9C6F21" w:rsidR="00C82C9B" w:rsidRPr="00C82C9B" w:rsidRDefault="00C82C9B" w:rsidP="00C82C9B">
      <w:pPr>
        <w:pStyle w:val="CodePACKT"/>
      </w:pPr>
      <w:r w:rsidRPr="00C82C9B">
        <w:t>  Namespace        = </w:t>
      </w:r>
      <w:r w:rsidR="00601785">
        <w:t>'</w:t>
      </w:r>
      <w:r w:rsidRPr="00C82C9B">
        <w:t>C:\</w:t>
      </w:r>
      <w:r w:rsidR="00601785">
        <w:t>'</w:t>
      </w:r>
    </w:p>
    <w:p w14:paraId="4EA7F7E1" w14:textId="77777777" w:rsidR="00C82C9B" w:rsidRPr="00C82C9B" w:rsidRDefault="00C82C9B" w:rsidP="00C82C9B">
      <w:pPr>
        <w:pStyle w:val="CodePACKT"/>
      </w:pPr>
      <w:r w:rsidRPr="00C82C9B">
        <w:t>  Schedule         = $Task </w:t>
      </w:r>
    </w:p>
    <w:p w14:paraId="1CDD4922" w14:textId="26A34ED0" w:rsidR="00C82C9B" w:rsidRPr="00C82C9B" w:rsidRDefault="00C82C9B" w:rsidP="00C82C9B">
      <w:pPr>
        <w:pStyle w:val="CodePACKT"/>
      </w:pPr>
      <w:r w:rsidRPr="00C82C9B">
        <w:t>  </w:t>
      </w:r>
      <w:proofErr w:type="spellStart"/>
      <w:r w:rsidRPr="00C82C9B">
        <w:t>ReportType</w:t>
      </w:r>
      <w:proofErr w:type="spellEnd"/>
      <w:r w:rsidRPr="00C82C9B">
        <w:t>       = </w:t>
      </w:r>
      <w:r w:rsidR="00601785">
        <w:t>'</w:t>
      </w:r>
      <w:proofErr w:type="spellStart"/>
      <w:r w:rsidRPr="00C82C9B">
        <w:t>FilesbyFileGroup</w:t>
      </w:r>
      <w:proofErr w:type="spellEnd"/>
      <w:r w:rsidR="00601785">
        <w:t>'</w:t>
      </w:r>
    </w:p>
    <w:p w14:paraId="704B6162" w14:textId="24946F90" w:rsidR="00C82C9B" w:rsidRPr="00C82C9B" w:rsidRDefault="00C82C9B" w:rsidP="00C82C9B">
      <w:pPr>
        <w:pStyle w:val="CodePACKT"/>
      </w:pPr>
      <w:r w:rsidRPr="00C82C9B">
        <w:t>  </w:t>
      </w:r>
      <w:proofErr w:type="spellStart"/>
      <w:r w:rsidRPr="00C82C9B">
        <w:t>FileGroupINclude</w:t>
      </w:r>
      <w:proofErr w:type="spellEnd"/>
      <w:r w:rsidRPr="00C82C9B">
        <w:t> = </w:t>
      </w:r>
      <w:r w:rsidR="00601785">
        <w:t>'</w:t>
      </w:r>
      <w:r w:rsidRPr="00C82C9B">
        <w:t>Text Files</w:t>
      </w:r>
      <w:r w:rsidR="00601785">
        <w:t>'</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New-FsrmStorageReport @NRHT | Out-Null</w:t>
      </w:r>
    </w:p>
    <w:p w14:paraId="26F6EE37" w14:textId="77777777" w:rsidR="00C82C9B" w:rsidRPr="00C82C9B" w:rsidRDefault="00C82C9B" w:rsidP="00C82C9B">
      <w:pPr>
        <w:pStyle w:val="CodePACKT"/>
      </w:pPr>
    </w:p>
    <w:p w14:paraId="6A1D8BCB" w14:textId="7053F6DA" w:rsidR="00C82C9B" w:rsidRPr="00C82C9B" w:rsidRDefault="00C82C9B" w:rsidP="00C82C9B">
      <w:pPr>
        <w:pStyle w:val="NumberedBulletPACKT"/>
        <w:rPr>
          <w:color w:val="000000"/>
        </w:rPr>
      </w:pPr>
      <w:r w:rsidRPr="00C82C9B">
        <w:t>Getting</w:t>
      </w:r>
      <w:r w:rsidR="00126DF1">
        <w:t xml:space="preserve"> d</w:t>
      </w:r>
      <w:r w:rsidRPr="00C82C9B">
        <w:t>etails of the task</w:t>
      </w:r>
      <w:del w:id="85" w:author="Thomas Lee" w:date="2021-06-15T17:35:00Z">
        <w:r w:rsidR="00E411D7" w:rsidDel="00104512">
          <w:delText>:</w:delText>
        </w:r>
      </w:del>
    </w:p>
    <w:p w14:paraId="3EA1E125" w14:textId="77777777" w:rsidR="00C82C9B" w:rsidRDefault="00C82C9B" w:rsidP="00C82C9B">
      <w:pPr>
        <w:pStyle w:val="CodePACKT"/>
      </w:pPr>
    </w:p>
    <w:p w14:paraId="0A88E675" w14:textId="4FE9279F" w:rsidR="00C82C9B" w:rsidRPr="0096202F" w:rsidRDefault="00C82C9B" w:rsidP="0096202F">
      <w:pPr>
        <w:pStyle w:val="CodePACKT"/>
      </w:pPr>
      <w:r w:rsidRPr="0096202F">
        <w:t>Get-</w:t>
      </w:r>
      <w:proofErr w:type="spellStart"/>
      <w:r w:rsidRPr="0096202F">
        <w:t>ScheduledTask</w:t>
      </w:r>
      <w:proofErr w:type="spellEnd"/>
      <w:r w:rsidRPr="0096202F">
        <w:t> | </w:t>
      </w:r>
    </w:p>
    <w:p w14:paraId="40FDC5B6" w14:textId="25FC86D2" w:rsidR="00C82C9B" w:rsidRPr="0096202F" w:rsidRDefault="00C82C9B" w:rsidP="0096202F">
      <w:pPr>
        <w:pStyle w:val="CodePACKT"/>
      </w:pPr>
      <w:r w:rsidRPr="0096202F">
        <w:t>  Where-Object </w:t>
      </w:r>
      <w:proofErr w:type="spellStart"/>
      <w:r w:rsidRPr="0096202F">
        <w:t>TaskName</w:t>
      </w:r>
      <w:proofErr w:type="spellEnd"/>
      <w:r w:rsidRPr="0096202F">
        <w:t> -Match </w:t>
      </w:r>
      <w:r w:rsidR="00601785">
        <w:t>'</w:t>
      </w:r>
      <w:r w:rsidRPr="0096202F">
        <w:t>Monthly</w:t>
      </w:r>
      <w:r w:rsidR="00601785">
        <w:t>'</w:t>
      </w:r>
      <w:r w:rsidRPr="0096202F">
        <w:t> |</w:t>
      </w:r>
    </w:p>
    <w:p w14:paraId="62969B3A" w14:textId="77777777" w:rsidR="00C82C9B" w:rsidRPr="0096202F" w:rsidRDefault="00C82C9B" w:rsidP="0096202F">
      <w:pPr>
        <w:pStyle w:val="CodePACKT"/>
      </w:pPr>
      <w:r w:rsidRPr="0096202F">
        <w:t>    Format-Table -AutoSize</w:t>
      </w:r>
    </w:p>
    <w:p w14:paraId="46CDDE2E" w14:textId="77777777" w:rsidR="00C82C9B" w:rsidRPr="00C82C9B" w:rsidRDefault="00C82C9B" w:rsidP="00C82C9B">
      <w:pPr>
        <w:pStyle w:val="CodePACKT"/>
      </w:pPr>
    </w:p>
    <w:p w14:paraId="62D169F1" w14:textId="6031EB46" w:rsidR="00C82C9B" w:rsidRPr="00C82C9B" w:rsidRDefault="00C82C9B" w:rsidP="00C82C9B">
      <w:pPr>
        <w:pStyle w:val="NumberedBulletPACKT"/>
        <w:rPr>
          <w:color w:val="000000"/>
        </w:rPr>
      </w:pPr>
      <w:r w:rsidRPr="00C82C9B">
        <w:t>Ru</w:t>
      </w:r>
      <w:r w:rsidR="00126DF1">
        <w:t>n</w:t>
      </w:r>
      <w:r w:rsidRPr="00C82C9B">
        <w:t>ning the task now</w:t>
      </w:r>
      <w:del w:id="86" w:author="Thomas Lee" w:date="2021-06-15T17:35:00Z">
        <w:r w:rsidR="00E411D7" w:rsidDel="00104512">
          <w:delText>:</w:delText>
        </w:r>
      </w:del>
    </w:p>
    <w:p w14:paraId="5FBF9611" w14:textId="77777777" w:rsidR="00C82C9B" w:rsidRPr="00C82C9B" w:rsidRDefault="00C82C9B" w:rsidP="00C82C9B">
      <w:pPr>
        <w:pStyle w:val="CodePACKT"/>
      </w:pPr>
    </w:p>
    <w:p w14:paraId="16DA3D96" w14:textId="35E00F7D"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601785">
        <w:t>'</w:t>
      </w:r>
      <w:r w:rsidRPr="00C82C9B">
        <w:t>*Monthly*</w:t>
      </w:r>
      <w:r w:rsidR="00601785">
        <w:t>'</w:t>
      </w:r>
      <w:r w:rsidRPr="00C82C9B">
        <w:t> | </w:t>
      </w:r>
    </w:p>
    <w:p w14:paraId="4D7960B5" w14:textId="77777777" w:rsidR="00C82C9B" w:rsidRPr="00C82C9B" w:rsidRDefault="00C82C9B" w:rsidP="00C82C9B">
      <w:pPr>
        <w:pStyle w:val="CodePACKT"/>
      </w:pPr>
      <w:r w:rsidRPr="00C82C9B">
        <w:t>  Start-</w:t>
      </w:r>
      <w:proofErr w:type="spellStart"/>
      <w:r w:rsidRPr="00C82C9B">
        <w:t>ScheduledTask</w:t>
      </w:r>
      <w:proofErr w:type="spellEnd"/>
    </w:p>
    <w:p w14:paraId="447FE8F4" w14:textId="16B30542"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601785">
        <w:t>'</w:t>
      </w:r>
      <w:r w:rsidRPr="00C82C9B">
        <w:t>*Monthly*</w:t>
      </w:r>
      <w:r w:rsidR="00601785">
        <w:t>'</w:t>
      </w:r>
    </w:p>
    <w:p w14:paraId="7A18B360" w14:textId="77777777" w:rsidR="00C82C9B" w:rsidRPr="00C82C9B" w:rsidRDefault="00C82C9B" w:rsidP="00C82C9B">
      <w:pPr>
        <w:pStyle w:val="CodePACKT"/>
      </w:pPr>
    </w:p>
    <w:p w14:paraId="20A668CE" w14:textId="761BD3CA"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del w:id="87" w:author="Thomas Lee" w:date="2021-06-15T17:35:00Z">
        <w:r w:rsidR="00E411D7" w:rsidDel="00104512">
          <w:delText>:</w:delText>
        </w:r>
      </w:del>
    </w:p>
    <w:p w14:paraId="6A3911F5" w14:textId="77777777" w:rsidR="00C82C9B" w:rsidRPr="00BF447C" w:rsidRDefault="00C82C9B" w:rsidP="00BF447C">
      <w:pPr>
        <w:pStyle w:val="CodePACKT"/>
      </w:pPr>
    </w:p>
    <w:p w14:paraId="2B0F754A" w14:textId="6E46F480" w:rsidR="00C82C9B" w:rsidRPr="00BF447C" w:rsidRDefault="00C82C9B" w:rsidP="00BF447C">
      <w:pPr>
        <w:pStyle w:val="CodePACKT"/>
      </w:pPr>
      <w:r w:rsidRPr="00BF447C">
        <w:t>$Path = </w:t>
      </w:r>
      <w:r w:rsidR="00601785">
        <w:t>'</w:t>
      </w:r>
      <w:r w:rsidRPr="00BF447C">
        <w:t>C:\StorageReports\Scheduled</w:t>
      </w:r>
      <w:r w:rsidR="00601785">
        <w:t>'</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2498D3C9" w:rsidR="00C82C9B" w:rsidRPr="00C82C9B" w:rsidRDefault="00C82C9B" w:rsidP="00C82C9B">
      <w:pPr>
        <w:pStyle w:val="NumberedBulletPACKT"/>
        <w:rPr>
          <w:color w:val="000000"/>
        </w:rPr>
      </w:pPr>
      <w:r w:rsidRPr="00C82C9B">
        <w:t>Viewing the report</w:t>
      </w:r>
      <w:del w:id="88" w:author="Thomas Lee" w:date="2021-06-15T17:35:00Z">
        <w:r w:rsidR="00E411D7" w:rsidDel="00104512">
          <w:delText>:</w:delText>
        </w:r>
      </w:del>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32773D62" w:rsidR="00075C63" w:rsidRDefault="00075C63" w:rsidP="00075C63">
      <w:pPr>
        <w:pStyle w:val="NormalPACKT"/>
        <w:rPr>
          <w:lang w:val="en-GB"/>
        </w:rPr>
      </w:pPr>
      <w:r>
        <w:rPr>
          <w:lang w:val="en-GB"/>
        </w:rPr>
        <w:t xml:space="preserve">In </w:t>
      </w:r>
      <w:r w:rsidRPr="00075C63">
        <w:rPr>
          <w:rStyle w:val="ItalicsPACKT"/>
        </w:rPr>
        <w:t>step 1</w:t>
      </w:r>
      <w:r>
        <w:rPr>
          <w:lang w:val="en-GB"/>
        </w:rPr>
        <w:t xml:space="preserve">, you create a new FSRM report to discover large files (over 10 MB in size) on the </w:t>
      </w:r>
      <w:r w:rsidRPr="00F00765">
        <w:rPr>
          <w:rStyle w:val="CodeInTextPACKT"/>
        </w:rPr>
        <w:t>C:\</w:t>
      </w:r>
      <w:r>
        <w:rPr>
          <w:lang w:val="en-GB"/>
        </w:rPr>
        <w:t xml:space="preserve"> drive. The output from this step looks like this:</w:t>
      </w:r>
    </w:p>
    <w:p w14:paraId="653999DE" w14:textId="27DD6798" w:rsidR="0098498E" w:rsidRDefault="00075C63" w:rsidP="00157268">
      <w:pPr>
        <w:pStyle w:val="FigurePACKT"/>
      </w:pPr>
      <w:r>
        <w:drawing>
          <wp:inline distT="0" distB="0" distL="0" distR="0" wp14:anchorId="4A883017" wp14:editId="614DB848">
            <wp:extent cx="4214347" cy="4429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6709" cy="4463136"/>
                    </a:xfrm>
                    <a:prstGeom prst="rect">
                      <a:avLst/>
                    </a:prstGeom>
                  </pic:spPr>
                </pic:pic>
              </a:graphicData>
            </a:graphic>
          </wp:inline>
        </w:drawing>
      </w:r>
    </w:p>
    <w:p w14:paraId="32B6B9BE" w14:textId="5C4A4B3A" w:rsidR="002C3F2F" w:rsidRDefault="002C3F2F" w:rsidP="00D31E8C">
      <w:pPr>
        <w:pStyle w:val="FigureCaption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4DED64F2" w:rsidR="00075C63" w:rsidRDefault="00075C63" w:rsidP="00075C63">
      <w:pPr>
        <w:pStyle w:val="NormalPACKT"/>
      </w:pPr>
      <w:r>
        <w:t xml:space="preserve">In </w:t>
      </w:r>
      <w:r w:rsidRPr="00075C63">
        <w:rPr>
          <w:rStyle w:val="ItalicsPACKT"/>
        </w:rPr>
        <w:t>step 2</w:t>
      </w:r>
      <w:r>
        <w:t>, you view the available FSRM reports, with output like this:</w:t>
      </w:r>
    </w:p>
    <w:p w14:paraId="2347F262" w14:textId="5D34D288" w:rsidR="00C97481" w:rsidRDefault="00C97481" w:rsidP="00C97481">
      <w:pPr>
        <w:pStyle w:val="FigurePACKT"/>
      </w:pPr>
      <w:r>
        <w:drawing>
          <wp:inline distT="0" distB="0" distL="0" distR="0" wp14:anchorId="6E1F3E4B" wp14:editId="0670CDB0">
            <wp:extent cx="3832042"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472"/>
                    <a:stretch/>
                  </pic:blipFill>
                  <pic:spPr bwMode="auto">
                    <a:xfrm>
                      <a:off x="0" y="0"/>
                      <a:ext cx="3866941" cy="1134186"/>
                    </a:xfrm>
                    <a:prstGeom prst="rect">
                      <a:avLst/>
                    </a:prstGeom>
                    <a:noFill/>
                    <a:ln>
                      <a:noFill/>
                    </a:ln>
                    <a:extLst>
                      <a:ext uri="{53640926-AAD7-44D8-BBD7-CCE9431645EC}">
                        <a14:shadowObscured xmlns:a14="http://schemas.microsoft.com/office/drawing/2010/main"/>
                      </a:ext>
                    </a:extLst>
                  </pic:spPr>
                </pic:pic>
              </a:graphicData>
            </a:graphic>
          </wp:inline>
        </w:drawing>
      </w:r>
    </w:p>
    <w:p w14:paraId="50EEF2E8" w14:textId="74CCEF9D" w:rsidR="00075C63" w:rsidRDefault="00075C63" w:rsidP="00D31E8C">
      <w:pPr>
        <w:pStyle w:val="FigureCaptionPACKT"/>
      </w:pPr>
      <w:r>
        <w:t xml:space="preserve">Figure 10.40: Viewing </w:t>
      </w:r>
      <w:r w:rsidR="00E411D7">
        <w:t xml:space="preserve">the </w:t>
      </w:r>
      <w:r>
        <w:t>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5680B406" w:rsidR="00075C63" w:rsidRDefault="00075C63" w:rsidP="00075C63">
      <w:pPr>
        <w:pStyle w:val="NormalPACKT"/>
      </w:pPr>
      <w:r w:rsidRPr="00075C63">
        <w:t xml:space="preserve">In </w:t>
      </w:r>
      <w:r w:rsidRPr="00075C63">
        <w:rPr>
          <w:rStyle w:val="ItalicsPACKT"/>
        </w:rPr>
        <w:t>step 3</w:t>
      </w:r>
      <w:r w:rsidRPr="00075C63">
        <w:t xml:space="preserve">, you examine the reports that have completed and </w:t>
      </w:r>
      <w:proofErr w:type="spellStart"/>
      <w:r w:rsidR="00E411D7">
        <w:t>been</w:t>
      </w:r>
      <w:proofErr w:type="spellEnd"/>
      <w:r w:rsidR="00E411D7" w:rsidRPr="00075C63">
        <w:t xml:space="preserve"> </w:t>
      </w:r>
      <w:r w:rsidRPr="00075C63">
        <w:t xml:space="preserve">output in the </w:t>
      </w:r>
      <w:r w:rsidRPr="00075C63">
        <w:rPr>
          <w:rStyle w:val="CodeInTextPACKT"/>
        </w:rPr>
        <w:t>C:\StorageReports</w:t>
      </w:r>
      <w:r w:rsidRPr="00075C63">
        <w:t xml:space="preserve"> folder</w:t>
      </w:r>
      <w:r>
        <w:t>. The output looks like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1126" cy="1411225"/>
                    </a:xfrm>
                    <a:prstGeom prst="rect">
                      <a:avLst/>
                    </a:prstGeom>
                  </pic:spPr>
                </pic:pic>
              </a:graphicData>
            </a:graphic>
          </wp:inline>
        </w:drawing>
      </w:r>
    </w:p>
    <w:p w14:paraId="167AE616" w14:textId="24007477" w:rsidR="00075C63" w:rsidRDefault="00075C63" w:rsidP="00D31E8C">
      <w:pPr>
        <w:pStyle w:val="FigureCaptionPACKT"/>
      </w:pPr>
      <w:r>
        <w:t xml:space="preserve">Figure 10.41: Viewing </w:t>
      </w:r>
      <w:r w:rsidR="00E411D7">
        <w:t xml:space="preserve">the </w:t>
      </w:r>
      <w:r>
        <w:t>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2287272B"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w:t>
      </w:r>
      <w:r w:rsidR="005F22BD">
        <w:t xml:space="preserve">your default </w:t>
      </w:r>
      <w:r>
        <w:t>browser, which looks like this:</w:t>
      </w:r>
    </w:p>
    <w:p w14:paraId="7343D9D0" w14:textId="225DCFF8" w:rsidR="00075C63" w:rsidRDefault="00075C63" w:rsidP="00075C63">
      <w:pPr>
        <w:pStyle w:val="FigurePACKT"/>
      </w:pPr>
      <w:r>
        <w:drawing>
          <wp:inline distT="0" distB="0" distL="0" distR="0" wp14:anchorId="04001033" wp14:editId="55243560">
            <wp:extent cx="4113751" cy="52002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3751" cy="5200299"/>
                    </a:xfrm>
                    <a:prstGeom prst="rect">
                      <a:avLst/>
                    </a:prstGeom>
                  </pic:spPr>
                </pic:pic>
              </a:graphicData>
            </a:graphic>
          </wp:inline>
        </w:drawing>
      </w:r>
    </w:p>
    <w:p w14:paraId="1B47BDB7" w14:textId="555EA921" w:rsidR="00075C63" w:rsidRDefault="00075C63" w:rsidP="00D31E8C">
      <w:pPr>
        <w:pStyle w:val="FigureCaptionPACKT"/>
      </w:pPr>
      <w:r w:rsidRPr="00075C63">
        <w:t xml:space="preserve"> </w:t>
      </w:r>
      <w:r>
        <w:t>Figure 10.42: Viewing</w:t>
      </w:r>
      <w:r w:rsidR="00E411D7">
        <w:t xml:space="preserve"> the</w:t>
      </w:r>
      <w:r>
        <w:t xml:space="preserve">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35F6600F" w:rsidR="00075C63" w:rsidRDefault="00075C63" w:rsidP="00075C63">
      <w:pPr>
        <w:pStyle w:val="NormalPACKT"/>
      </w:pPr>
      <w:r>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06DB86BA" w:rsidR="00075C63" w:rsidRDefault="005F22BD" w:rsidP="00075C63">
      <w:pPr>
        <w:pStyle w:val="FigurePACKT"/>
      </w:pPr>
      <w:r>
        <w:drawing>
          <wp:inline distT="0" distB="0" distL="0" distR="0" wp14:anchorId="749C6353" wp14:editId="3B211B09">
            <wp:extent cx="4952241" cy="3118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0448" cy="3136247"/>
                    </a:xfrm>
                    <a:prstGeom prst="rect">
                      <a:avLst/>
                    </a:prstGeom>
                  </pic:spPr>
                </pic:pic>
              </a:graphicData>
            </a:graphic>
          </wp:inline>
        </w:drawing>
      </w:r>
    </w:p>
    <w:p w14:paraId="5BFC84CA" w14:textId="5FD8E12A" w:rsidR="00075C63" w:rsidRDefault="00075C63" w:rsidP="00D31E8C">
      <w:pPr>
        <w:pStyle w:val="FigureCaption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47CFE535"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FilesbyFileGroup report. </w:t>
      </w:r>
      <w:r>
        <w:t>This step creates no ou</w:t>
      </w:r>
      <w:r w:rsidR="00126DF1">
        <w:t>t</w:t>
      </w:r>
      <w:r>
        <w:t xml:space="preserve">put. </w:t>
      </w:r>
    </w:p>
    <w:p w14:paraId="7BED493D" w14:textId="0874794B"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212ACEBB">
            <wp:extent cx="5046315" cy="10382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7564" cy="1056998"/>
                    </a:xfrm>
                    <a:prstGeom prst="rect">
                      <a:avLst/>
                    </a:prstGeom>
                  </pic:spPr>
                </pic:pic>
              </a:graphicData>
            </a:graphic>
          </wp:inline>
        </w:drawing>
      </w:r>
    </w:p>
    <w:p w14:paraId="72AB5A3A" w14:textId="2B83DE7A" w:rsidR="00075C63" w:rsidRDefault="00075C63" w:rsidP="00D31E8C">
      <w:pPr>
        <w:pStyle w:val="FigureCaptionPACKT"/>
      </w:pPr>
      <w:r>
        <w:t xml:space="preserve">Figure 10.44: </w:t>
      </w:r>
      <w:r w:rsidR="00AF49D3">
        <w:t>Getting details of the scheduled task</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0295AA29"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461B2C91" w:rsidR="00BF447C" w:rsidRDefault="005F22BD" w:rsidP="00BF447C">
      <w:pPr>
        <w:pStyle w:val="FigurePACKT"/>
      </w:pPr>
      <w:r>
        <w:drawing>
          <wp:inline distT="0" distB="0" distL="0" distR="0" wp14:anchorId="30DC5C8A" wp14:editId="347213E0">
            <wp:extent cx="4861275" cy="99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3552" cy="999215"/>
                    </a:xfrm>
                    <a:prstGeom prst="rect">
                      <a:avLst/>
                    </a:prstGeom>
                  </pic:spPr>
                </pic:pic>
              </a:graphicData>
            </a:graphic>
          </wp:inline>
        </w:drawing>
      </w:r>
    </w:p>
    <w:p w14:paraId="4E27B982" w14:textId="6B3BFFA1" w:rsidR="00BF447C" w:rsidRDefault="00BF447C" w:rsidP="00D31E8C">
      <w:pPr>
        <w:pStyle w:val="FigureCaption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34FCE1BE" w:rsidR="00BF447C" w:rsidRDefault="00BF447C" w:rsidP="00BF447C">
      <w:pPr>
        <w:pStyle w:val="NormalPACKT"/>
      </w:pPr>
      <w:r w:rsidRPr="00BF447C">
        <w:t xml:space="preserve">In </w:t>
      </w:r>
      <w:r w:rsidRPr="00BF447C">
        <w:rPr>
          <w:rStyle w:val="ItalicsPACKT"/>
        </w:rPr>
        <w:t>step 9</w:t>
      </w:r>
      <w:r>
        <w:t xml:space="preserve">, </w:t>
      </w:r>
      <w:r w:rsidRPr="00BF447C">
        <w:t xml:space="preserve">after FSRM </w:t>
      </w:r>
      <w:r w:rsidR="00BD2D92">
        <w:t>has finished</w:t>
      </w:r>
      <w:r w:rsidRPr="00BF447C">
        <w:t xml:space="preserve"> running the report, you</w:t>
      </w:r>
      <w:r>
        <w:t xml:space="preserve"> view the report output</w:t>
      </w:r>
      <w:r w:rsidR="00E411D7">
        <w:t>, which looks</w:t>
      </w:r>
      <w:r>
        <w:t xml:space="preserve"> like this:</w:t>
      </w:r>
    </w:p>
    <w:p w14:paraId="613D1326" w14:textId="2732898F" w:rsidR="00BF447C" w:rsidRDefault="00BF447C" w:rsidP="00BF447C">
      <w:pPr>
        <w:pStyle w:val="FigurePACKT"/>
      </w:pPr>
      <w:r>
        <w:drawing>
          <wp:inline distT="0" distB="0" distL="0" distR="0" wp14:anchorId="58D3E91F" wp14:editId="78000041">
            <wp:extent cx="3742835" cy="1266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0918" cy="1289869"/>
                    </a:xfrm>
                    <a:prstGeom prst="rect">
                      <a:avLst/>
                    </a:prstGeom>
                  </pic:spPr>
                </pic:pic>
              </a:graphicData>
            </a:graphic>
          </wp:inline>
        </w:drawing>
      </w:r>
    </w:p>
    <w:p w14:paraId="3B582D3F" w14:textId="33B1CCAF" w:rsidR="00BF447C" w:rsidRDefault="00BF447C" w:rsidP="00D31E8C">
      <w:pPr>
        <w:pStyle w:val="FigureCaption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1E83A838" w:rsidR="00BF447C" w:rsidRPr="00BF447C" w:rsidRDefault="00BF447C" w:rsidP="00BF447C">
      <w:pPr>
        <w:pStyle w:val="NormalPACKT"/>
      </w:pPr>
      <w:r w:rsidRPr="00BF447C">
        <w:t xml:space="preserve">In the final step </w:t>
      </w:r>
      <w:r w:rsidR="00E411D7">
        <w:t>of</w:t>
      </w:r>
      <w:r w:rsidR="00E411D7" w:rsidRPr="00BF447C">
        <w:t xml:space="preserve"> </w:t>
      </w:r>
      <w:r w:rsidRPr="00BF447C">
        <w:t xml:space="preserve">this recipe, </w:t>
      </w:r>
      <w:r w:rsidRPr="00BF447C">
        <w:rPr>
          <w:rStyle w:val="ItalicsPACKT"/>
        </w:rPr>
        <w:t>step 10</w:t>
      </w:r>
      <w:r w:rsidRPr="00BF447C">
        <w:t>, you view the report in the browser</w:t>
      </w:r>
      <w:r w:rsidR="00C36A82">
        <w:t>, which looks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262" cy="6103017"/>
                    </a:xfrm>
                    <a:prstGeom prst="rect">
                      <a:avLst/>
                    </a:prstGeom>
                  </pic:spPr>
                </pic:pic>
              </a:graphicData>
            </a:graphic>
          </wp:inline>
        </w:drawing>
      </w:r>
    </w:p>
    <w:p w14:paraId="65308723" w14:textId="2CAD9F46" w:rsidR="00BF447C" w:rsidRDefault="00BF447C" w:rsidP="00D31E8C">
      <w:pPr>
        <w:pStyle w:val="FigureCaptionPACKT"/>
      </w:pPr>
      <w:r>
        <w:t>Figure 10.47: Viewing the report</w:t>
      </w:r>
      <w:r w:rsidR="007D0385">
        <w:t xml:space="preserve"> in the browser</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3DC2F4F4" w:rsidR="0098498E" w:rsidRDefault="0098498E" w:rsidP="0098498E">
      <w:pPr>
        <w:pStyle w:val="Heading2"/>
      </w:pPr>
      <w:r>
        <w:t>There</w:t>
      </w:r>
      <w:r w:rsidR="00601785">
        <w:t>'</w:t>
      </w:r>
      <w:r>
        <w:t>s more...</w:t>
      </w:r>
    </w:p>
    <w:p w14:paraId="4D71F7C4" w14:textId="3942D09A" w:rsidR="005F22BD"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w:t>
      </w:r>
      <w:r w:rsidR="005F22BD">
        <w:rPr>
          <w:lang w:val="en-GB"/>
        </w:rPr>
        <w:t>When you view the report content fo</w:t>
      </w:r>
      <w:r w:rsidR="0064620A">
        <w:rPr>
          <w:lang w:val="en-GB"/>
        </w:rPr>
        <w:t>l</w:t>
      </w:r>
      <w:r w:rsidR="005F22BD">
        <w:rPr>
          <w:lang w:val="en-GB"/>
        </w:rPr>
        <w:t>der, for example</w:t>
      </w:r>
      <w:r w:rsidR="0064620A">
        <w:rPr>
          <w:lang w:val="en-GB"/>
        </w:rPr>
        <w:t>,</w:t>
      </w:r>
      <w:r w:rsidR="005F22BD">
        <w:rPr>
          <w:lang w:val="en-GB"/>
        </w:rPr>
        <w:t xml:space="preserve"> in </w:t>
      </w:r>
      <w:r w:rsidR="005F22BD" w:rsidRPr="00514285">
        <w:rPr>
          <w:rStyle w:val="ItalicsPACKT"/>
        </w:rPr>
        <w:t>step 3</w:t>
      </w:r>
      <w:r w:rsidR="005F22BD">
        <w:rPr>
          <w:lang w:val="en-GB"/>
        </w:rPr>
        <w:t xml:space="preserve">, you may initially see no report output. It can take FSRM some time to produce the report, so </w:t>
      </w:r>
      <w:r w:rsidR="0064620A">
        <w:rPr>
          <w:lang w:val="en-GB"/>
        </w:rPr>
        <w:t>you need to be patient</w:t>
      </w:r>
      <w:r w:rsidR="005F22BD">
        <w:rPr>
          <w:lang w:val="en-GB"/>
        </w:rPr>
        <w:t>.</w:t>
      </w:r>
    </w:p>
    <w:p w14:paraId="3CA114EA" w14:textId="7F63417C" w:rsidR="005F22BD" w:rsidRPr="00514285" w:rsidRDefault="005F22BD" w:rsidP="00BF447C">
      <w:pPr>
        <w:pStyle w:val="NormalPACKT"/>
        <w:rPr>
          <w:u w:val="double"/>
          <w:lang w:val="en-GB"/>
        </w:rPr>
      </w:pPr>
      <w:r>
        <w:rPr>
          <w:lang w:val="en-GB"/>
        </w:rPr>
        <w:t xml:space="preserve">In </w:t>
      </w:r>
      <w:r w:rsidRPr="00514285">
        <w:rPr>
          <w:rStyle w:val="ItalicsPACKT"/>
        </w:rPr>
        <w:t>step 4</w:t>
      </w:r>
      <w:r>
        <w:rPr>
          <w:lang w:val="en-GB"/>
        </w:rPr>
        <w:t xml:space="preserve">, you view the HTML report created by FSRM using your default browser. Depending on the configuration of your host, you may see a prompt asking which application you wish to use to view the report. </w:t>
      </w:r>
    </w:p>
    <w:p w14:paraId="49FB39E8" w14:textId="2C41C874" w:rsidR="00090DAB" w:rsidRDefault="00090DAB" w:rsidP="00BF447C">
      <w:pPr>
        <w:pStyle w:val="NormalPACKT"/>
        <w:rPr>
          <w:lang w:val="en-GB"/>
        </w:rPr>
      </w:pPr>
      <w:r>
        <w:rPr>
          <w:lang w:val="en-GB"/>
        </w:rPr>
        <w:t xml:space="preserve">As you can see from this recipe, FSRM creates report output </w:t>
      </w:r>
      <w:r w:rsidR="00E411D7">
        <w:rPr>
          <w:lang w:val="en-GB"/>
        </w:rPr>
        <w:t xml:space="preserve">in </w:t>
      </w:r>
      <w:r>
        <w:rPr>
          <w:lang w:val="en-GB"/>
        </w:rPr>
        <w:t>both HTML and XML</w:t>
      </w:r>
      <w:r w:rsidR="00E411D7">
        <w:rPr>
          <w:lang w:val="en-GB"/>
        </w:rPr>
        <w:t xml:space="preserve"> format</w:t>
      </w:r>
      <w:r>
        <w:rPr>
          <w:lang w:val="en-GB"/>
        </w:rPr>
        <w:t xml:space="preserve">. </w:t>
      </w:r>
      <w:r w:rsidR="002659A8">
        <w:rPr>
          <w:lang w:val="en-GB"/>
        </w:rPr>
        <w:t>You cannot change t</w:t>
      </w:r>
      <w:r>
        <w:rPr>
          <w:lang w:val="en-GB"/>
        </w:rPr>
        <w:t>he HTML format</w:t>
      </w:r>
      <w:r w:rsidR="00E411D7">
        <w:rPr>
          <w:lang w:val="en-GB"/>
        </w:rPr>
        <w:t>,</w:t>
      </w:r>
      <w:r>
        <w:rPr>
          <w:lang w:val="en-GB"/>
        </w:rPr>
        <w:t xml:space="preserve"> but it </w:t>
      </w:r>
      <w:r w:rsidR="008B452F">
        <w:rPr>
          <w:lang w:val="en-GB"/>
        </w:rPr>
        <w:t xml:space="preserve">is </w:t>
      </w:r>
      <w:r>
        <w:rPr>
          <w:lang w:val="en-GB"/>
        </w:rPr>
        <w:t>probably good enough for most uses.</w:t>
      </w:r>
      <w:r w:rsidR="002659A8">
        <w:rPr>
          <w:lang w:val="en-GB"/>
        </w:rPr>
        <w:t xml:space="preserve"> If you want a specific format or just some of the data, you </w:t>
      </w:r>
      <w:r w:rsidR="00E411D7">
        <w:rPr>
          <w:lang w:val="en-GB"/>
        </w:rPr>
        <w:t xml:space="preserve">can </w:t>
      </w:r>
      <w:r>
        <w:rPr>
          <w:lang w:val="en-GB"/>
        </w:rPr>
        <w:t>get the same information from XML and format it to suit your needs.</w:t>
      </w:r>
    </w:p>
    <w:p w14:paraId="33046CA1" w14:textId="60451DC0" w:rsidR="00C569CD" w:rsidRDefault="00C569CD" w:rsidP="00C569CD">
      <w:pPr>
        <w:pStyle w:val="Heading1"/>
      </w:pPr>
      <w:r>
        <w:t xml:space="preserve">Implementing FSRM </w:t>
      </w:r>
      <w:r w:rsidR="006A743D">
        <w:t>f</w:t>
      </w:r>
      <w:r>
        <w:t xml:space="preserve">ile </w:t>
      </w:r>
      <w:r w:rsidR="006A743D">
        <w:t>s</w:t>
      </w:r>
      <w:r>
        <w:t>creening</w:t>
      </w:r>
    </w:p>
    <w:p w14:paraId="4EB1A4DC" w14:textId="4DDAAB7C"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w:t>
      </w:r>
      <w:r w:rsidRPr="00A42425">
        <w:rPr>
          <w:rStyle w:val="CodeInTextPACKT"/>
        </w:rPr>
        <w:t>.MP3</w:t>
      </w:r>
      <w:r w:rsidRPr="00C569CD">
        <w:t xml:space="preserve"> or </w:t>
      </w:r>
      <w:r w:rsidRPr="00A42425">
        <w:rPr>
          <w:rStyle w:val="CodeInTextPACKT"/>
        </w:rPr>
        <w:t>.FLAC</w:t>
      </w:r>
      <w:r w:rsidRPr="00C569CD">
        <w:t xml:space="preserve"> extension) to your file server. With file screening, if a user attempts to save a file such as </w:t>
      </w:r>
      <w:r w:rsidRPr="00C569CD">
        <w:rPr>
          <w:rStyle w:val="CodeInTextPACKT"/>
        </w:rPr>
        <w:t>GD71-02-18.T09.FLAC</w:t>
      </w:r>
      <w:r w:rsidRPr="00C569CD">
        <w:t>, FSRM prevents the saving of the file.</w:t>
      </w:r>
    </w:p>
    <w:p w14:paraId="1B70A5BA" w14:textId="4ED9BE7E"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464D2A18"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00FB12AD">
        <w:rPr>
          <w:rStyle w:val="CodeInTextPACKT"/>
          <w:rFonts w:ascii="Times New Roman" w:hAnsi="Times New Roman"/>
          <w:color w:val="auto"/>
          <w:sz w:val="22"/>
          <w:szCs w:val="24"/>
        </w:rPr>
        <w:t>a</w:t>
      </w:r>
      <w:r w:rsidRPr="00C569CD">
        <w:rPr>
          <w:rStyle w:val="CodeInTextPACKT"/>
          <w:rFonts w:ascii="Times New Roman" w:hAnsi="Times New Roman"/>
          <w:color w:val="auto"/>
          <w:sz w:val="22"/>
          <w:szCs w:val="24"/>
        </w:rPr>
        <w:t xml:space="preserve">udio and </w:t>
      </w:r>
      <w:r w:rsidR="00FB12AD">
        <w:rPr>
          <w:rStyle w:val="CodeInTextPACKT"/>
          <w:rFonts w:ascii="Times New Roman" w:hAnsi="Times New Roman"/>
          <w:color w:val="auto"/>
          <w:sz w:val="22"/>
          <w:szCs w:val="24"/>
        </w:rPr>
        <w:t>v</w:t>
      </w:r>
      <w:r w:rsidRPr="00C569CD">
        <w:rPr>
          <w:rStyle w:val="CodeInTextPACKT"/>
          <w:rFonts w:ascii="Times New Roman" w:hAnsi="Times New Roman"/>
          <w:color w:val="auto"/>
          <w:sz w:val="22"/>
          <w:szCs w:val="24"/>
        </w:rPr>
        <w:t xml:space="preserve">ideo </w:t>
      </w:r>
      <w:r w:rsidR="00FB12AD">
        <w:rPr>
          <w:rStyle w:val="CodeInTextPACKT"/>
          <w:rFonts w:ascii="Times New Roman" w:hAnsi="Times New Roman"/>
          <w:color w:val="auto"/>
          <w:sz w:val="22"/>
          <w:szCs w:val="24"/>
        </w:rPr>
        <w:t>f</w:t>
      </w:r>
      <w:r w:rsidRPr="00C569CD">
        <w:rPr>
          <w:rStyle w:val="CodeInTextPACKT"/>
          <w:rFonts w:ascii="Times New Roman" w:hAnsi="Times New Roman"/>
          <w:color w:val="auto"/>
          <w:sz w:val="22"/>
          <w:szCs w:val="24"/>
        </w:rPr>
        <w:t>iles.</w:t>
      </w:r>
      <w:r w:rsidRPr="00C569CD">
        <w:t xml:space="preserve"> This group includes a wide variety of audio and video file extensions, including</w:t>
      </w:r>
      <w:r w:rsidR="001E2950">
        <w:t xml:space="preserve"> </w:t>
      </w:r>
      <w:r w:rsidRPr="00C569CD">
        <w:rPr>
          <w:rStyle w:val="CodeInTextPACKT"/>
        </w:rPr>
        <w:t>.AAC</w:t>
      </w:r>
      <w:r w:rsidRPr="003D6E76">
        <w:t xml:space="preserve">, </w:t>
      </w:r>
      <w:r w:rsidRPr="00C569CD">
        <w:rPr>
          <w:rStyle w:val="CodeInTextPACKT"/>
        </w:rPr>
        <w:t>.MP3</w:t>
      </w:r>
      <w:r w:rsidRPr="003D6E76">
        <w:t xml:space="preserve">, </w:t>
      </w:r>
      <w:r w:rsidRPr="00C569CD">
        <w:rPr>
          <w:rStyle w:val="CodeInTextPACKT"/>
        </w:rPr>
        <w:t>.FLAC</w:t>
      </w:r>
      <w:r w:rsidRPr="00C569CD">
        <w:t xml:space="preserve">, and more. Interestingly, this built-in file group does not block </w:t>
      </w:r>
      <w:r w:rsidRPr="00C569CD">
        <w:rPr>
          <w:rStyle w:val="CodeInTextPACKT"/>
        </w:rPr>
        <w:t>.SHN</w:t>
      </w:r>
      <w:r w:rsidRPr="00C569CD">
        <w:t xml:space="preserve"> (Shorten) files.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1954ACD8"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However, if you tried to s</w:t>
      </w:r>
      <w:r w:rsidR="0064620A">
        <w:t>t</w:t>
      </w:r>
      <w:r w:rsidRPr="00C569CD">
        <w:t xml:space="preserve">ore this file as </w:t>
      </w:r>
      <w:r w:rsidRPr="00C569CD">
        <w:rPr>
          <w:rStyle w:val="CodeInTextPACKT"/>
        </w:rPr>
        <w:t>GD71-02-18.T09.CALF</w:t>
      </w:r>
      <w:r w:rsidRPr="00C569CD">
        <w:t>, FSRM would allow the file to be stored.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3DE9459E" w:rsidR="00C569CD" w:rsidRDefault="00C569CD" w:rsidP="00C569CD">
      <w:pPr>
        <w:pStyle w:val="Heading2"/>
        <w:tabs>
          <w:tab w:val="left" w:pos="0"/>
        </w:tabs>
      </w:pPr>
      <w:r>
        <w:t xml:space="preserve">Getting </w:t>
      </w:r>
      <w:r w:rsidR="005478A3">
        <w:t>r</w:t>
      </w:r>
      <w:r>
        <w:t>eady</w:t>
      </w:r>
    </w:p>
    <w:p w14:paraId="5B79FEF2" w14:textId="0DB0DF98"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F06AE2">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which you have installed PowerShell 7 and VS Code. In</w:t>
      </w:r>
      <w:r w:rsidR="00BE52F7">
        <w:rPr>
          <w:lang w:val="en-GB"/>
        </w:rPr>
        <w:t xml:space="preserve"> </w:t>
      </w:r>
      <w:r w:rsidR="00D552F8">
        <w:rPr>
          <w:lang w:val="en-GB"/>
        </w:rPr>
        <w:t>a</w:t>
      </w:r>
      <w:r>
        <w:rPr>
          <w:lang w:val="en-GB"/>
        </w:rPr>
        <w:t xml:space="preserve"> previous recipe, </w:t>
      </w:r>
      <w:r w:rsidRPr="006B04C6">
        <w:rPr>
          <w:rStyle w:val="ItalicsPACKT"/>
        </w:rPr>
        <w:t xml:space="preserve">Implementing FSRM </w:t>
      </w:r>
      <w:r w:rsidR="00574441">
        <w:rPr>
          <w:rStyle w:val="ItalicsPACKT"/>
        </w:rPr>
        <w:t>q</w:t>
      </w:r>
      <w:r w:rsidRPr="006B04C6">
        <w:rPr>
          <w:rStyle w:val="ItalicsPACKT"/>
        </w:rPr>
        <w:t>uotas</w:t>
      </w:r>
      <w:r>
        <w:rPr>
          <w:lang w:val="en-GB"/>
        </w:rPr>
        <w:t xml:space="preserve">, you installed FSRM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160192F9"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del w:id="89" w:author="Thomas Lee" w:date="2021-06-15T17:35:00Z">
        <w:r w:rsidR="00E411D7" w:rsidDel="00104512">
          <w:delText>:</w:delText>
        </w:r>
      </w:del>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IncludePattern</w:t>
      </w:r>
    </w:p>
    <w:p w14:paraId="62179136" w14:textId="77777777" w:rsidR="00191844" w:rsidRPr="00191844" w:rsidRDefault="00191844" w:rsidP="00191844">
      <w:pPr>
        <w:pStyle w:val="CodePACKT"/>
      </w:pPr>
    </w:p>
    <w:p w14:paraId="3D2AB1F0" w14:textId="557022D6" w:rsidR="00191844" w:rsidRPr="00191844" w:rsidRDefault="00191844" w:rsidP="00191844">
      <w:pPr>
        <w:pStyle w:val="NumberedBulletPACKT"/>
        <w:rPr>
          <w:color w:val="000000"/>
        </w:rPr>
      </w:pPr>
      <w:r w:rsidRPr="00191844">
        <w:t>Examin</w:t>
      </w:r>
      <w:r>
        <w:t>ing</w:t>
      </w:r>
      <w:r w:rsidRPr="00191844">
        <w:t> </w:t>
      </w:r>
      <w:r w:rsidR="005F22BD">
        <w:t xml:space="preserve">the </w:t>
      </w:r>
      <w:r w:rsidRPr="00191844">
        <w:t>existing</w:t>
      </w:r>
      <w:r w:rsidR="00F64E75">
        <w:t xml:space="preserve"> f</w:t>
      </w:r>
      <w:r w:rsidR="008065C4">
        <w:t xml:space="preserve">ile </w:t>
      </w:r>
      <w:r w:rsidR="00F64E75">
        <w:t>s</w:t>
      </w:r>
      <w:r w:rsidR="008065C4">
        <w:t>creen</w:t>
      </w:r>
      <w:r w:rsidR="00F64E75">
        <w:t>ing</w:t>
      </w:r>
      <w:r w:rsidRPr="00191844">
        <w:t> templates</w:t>
      </w:r>
      <w:del w:id="90" w:author="Thomas Lee" w:date="2021-06-15T17:35:00Z">
        <w:r w:rsidR="00E411D7" w:rsidDel="00104512">
          <w:delText>:</w:delText>
        </w:r>
      </w:del>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49F5576A" w:rsidR="00191844" w:rsidRPr="00191844" w:rsidRDefault="00191844" w:rsidP="00191844">
      <w:pPr>
        <w:pStyle w:val="NumberedBulletPACKT"/>
        <w:rPr>
          <w:color w:val="000000"/>
        </w:rPr>
      </w:pPr>
      <w:r w:rsidRPr="00191844">
        <w:t>Creat</w:t>
      </w:r>
      <w:r>
        <w:t>ing</w:t>
      </w:r>
      <w:r w:rsidRPr="00191844">
        <w:t> a new folder</w:t>
      </w:r>
      <w:del w:id="91" w:author="Thomas Lee" w:date="2021-06-15T17:35:00Z">
        <w:r w:rsidR="00E411D7" w:rsidDel="00104512">
          <w:delText>:</w:delText>
        </w:r>
      </w:del>
    </w:p>
    <w:p w14:paraId="2C41782E" w14:textId="77777777" w:rsidR="00191844" w:rsidRPr="00191844" w:rsidRDefault="00191844" w:rsidP="00191844">
      <w:pPr>
        <w:pStyle w:val="CodePACKT"/>
      </w:pPr>
    </w:p>
    <w:p w14:paraId="3A9086FF" w14:textId="3258A1E7" w:rsidR="00191844" w:rsidRPr="00191844" w:rsidRDefault="00191844" w:rsidP="00191844">
      <w:pPr>
        <w:pStyle w:val="CodePACKT"/>
      </w:pPr>
      <w:r w:rsidRPr="00191844">
        <w:t>$Path = </w:t>
      </w:r>
      <w:r w:rsidR="00601785">
        <w:t>'</w:t>
      </w:r>
      <w:r w:rsidRPr="00191844">
        <w:t>C:\</w:t>
      </w:r>
      <w:proofErr w:type="spellStart"/>
      <w:r w:rsidRPr="00191844">
        <w:t>FileScreen</w:t>
      </w:r>
      <w:proofErr w:type="spellEnd"/>
      <w:r w:rsidR="00601785">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64275805" w:rsidR="00191844" w:rsidRPr="00191844" w:rsidRDefault="00191844" w:rsidP="00191844">
      <w:pPr>
        <w:pStyle w:val="NumberedBulletPACKT"/>
        <w:rPr>
          <w:color w:val="000000"/>
        </w:rPr>
      </w:pPr>
      <w:r w:rsidRPr="00191844">
        <w:t>Creat</w:t>
      </w:r>
      <w:r>
        <w:t>ing</w:t>
      </w:r>
      <w:r w:rsidRPr="00191844">
        <w:t> a new file screen</w:t>
      </w:r>
      <w:del w:id="92" w:author="Thomas Lee" w:date="2021-06-15T17:35:00Z">
        <w:r w:rsidR="00E411D7" w:rsidDel="00104512">
          <w:delText>:</w:delText>
        </w:r>
      </w:del>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0C2762BB" w:rsidR="00191844" w:rsidRPr="00191844" w:rsidRDefault="00191844" w:rsidP="00191844">
      <w:pPr>
        <w:pStyle w:val="CodePACKT"/>
      </w:pPr>
      <w:r w:rsidRPr="00191844">
        <w:t>  Description  = </w:t>
      </w:r>
      <w:r w:rsidR="00601785">
        <w:t>'</w:t>
      </w:r>
      <w:r w:rsidRPr="00191844">
        <w:t>Block Executable Files</w:t>
      </w:r>
      <w:r w:rsidR="00601785">
        <w:t>'</w:t>
      </w:r>
    </w:p>
    <w:p w14:paraId="6976014B" w14:textId="39AD01C7" w:rsidR="00191844" w:rsidRPr="00191844" w:rsidRDefault="00191844" w:rsidP="00191844">
      <w:pPr>
        <w:pStyle w:val="CodePACKT"/>
      </w:pPr>
      <w:r w:rsidRPr="00191844">
        <w:t>  </w:t>
      </w:r>
      <w:proofErr w:type="spellStart"/>
      <w:r w:rsidRPr="00191844">
        <w:t>IncludeGroup</w:t>
      </w:r>
      <w:proofErr w:type="spellEnd"/>
      <w:r w:rsidRPr="00191844">
        <w:t> = </w:t>
      </w:r>
      <w:r w:rsidR="00601785">
        <w:t>'</w:t>
      </w:r>
      <w:r w:rsidRPr="00191844">
        <w:t>Executable Files</w:t>
      </w:r>
      <w:r w:rsidR="00601785">
        <w:t>'</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5468A1D7" w:rsidR="00191844" w:rsidRPr="00191844" w:rsidRDefault="00191844" w:rsidP="00191844">
      <w:pPr>
        <w:pStyle w:val="NumberedBulletPACKT"/>
        <w:rPr>
          <w:color w:val="000000"/>
        </w:rPr>
      </w:pPr>
      <w:r w:rsidRPr="00191844">
        <w:t>Test</w:t>
      </w:r>
      <w:r>
        <w:t>ing</w:t>
      </w:r>
      <w:r w:rsidRPr="00191844">
        <w:t> file screen by copying </w:t>
      </w:r>
      <w:r w:rsidRPr="00CF77EF">
        <w:rPr>
          <w:rStyle w:val="CodeInTextPACKT"/>
        </w:rPr>
        <w:t>notepad.exe</w:t>
      </w:r>
      <w:del w:id="93" w:author="Thomas Lee" w:date="2021-06-15T17:35:00Z">
        <w:r w:rsidR="00E411D7" w:rsidRPr="00BE52F7" w:rsidDel="00104512">
          <w:delText>:</w:delText>
        </w:r>
      </w:del>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692D6C66" w:rsidR="00191844" w:rsidRPr="00191844" w:rsidRDefault="00191844" w:rsidP="00191844">
      <w:pPr>
        <w:pStyle w:val="CodePACKT"/>
      </w:pPr>
      <w:r w:rsidRPr="00191844">
        <w:t>  Path        = </w:t>
      </w:r>
      <w:r w:rsidR="00601785">
        <w:t>"</w:t>
      </w:r>
      <w:r w:rsidRPr="00191844">
        <w:t>$Env:windir\notepad.exe</w:t>
      </w:r>
      <w:r w:rsidR="00601785">
        <w:t>"</w:t>
      </w:r>
    </w:p>
    <w:p w14:paraId="5786F2B1" w14:textId="2DEB3D3F" w:rsidR="00191844" w:rsidRPr="00191844" w:rsidRDefault="00191844" w:rsidP="00191844">
      <w:pPr>
        <w:pStyle w:val="CodePACKT"/>
      </w:pPr>
      <w:r w:rsidRPr="00191844">
        <w:t>  Destination = </w:t>
      </w:r>
      <w:r w:rsidR="00601785">
        <w:t>'</w:t>
      </w:r>
      <w:r w:rsidRPr="00191844">
        <w:t>C:\</w:t>
      </w:r>
      <w:proofErr w:type="spellStart"/>
      <w:r w:rsidRPr="00191844">
        <w:t>FileScreen</w:t>
      </w:r>
      <w:proofErr w:type="spellEnd"/>
      <w:r w:rsidRPr="00191844">
        <w:t>\notepad.exe</w:t>
      </w:r>
      <w:r w:rsidR="00601785">
        <w:t>'</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4D158FC5" w:rsidR="00191844" w:rsidRPr="00191844" w:rsidRDefault="00191844" w:rsidP="00191844">
      <w:pPr>
        <w:pStyle w:val="NumberedBulletPACKT"/>
        <w:rPr>
          <w:color w:val="000000"/>
        </w:rPr>
      </w:pPr>
      <w:r w:rsidRPr="00191844">
        <w:t>Set</w:t>
      </w:r>
      <w:r>
        <w:t>ting up</w:t>
      </w:r>
      <w:r w:rsidRPr="00191844">
        <w:t> </w:t>
      </w:r>
      <w:r w:rsidR="005F22BD">
        <w:t>an active email notification</w:t>
      </w:r>
      <w:del w:id="94" w:author="Thomas Lee" w:date="2021-06-15T17:35:00Z">
        <w:r w:rsidR="00E411D7" w:rsidDel="00104512">
          <w:delText>:</w:delText>
        </w:r>
      </w:del>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571D97B8" w:rsidR="00191844" w:rsidRDefault="00601785" w:rsidP="00191844">
      <w:pPr>
        <w:pStyle w:val="CodePACKT"/>
      </w:pPr>
      <w:r>
        <w:t>"</w:t>
      </w:r>
      <w:r w:rsidR="00191844"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618C0B1F" w:rsidR="00191844" w:rsidRPr="00191844" w:rsidRDefault="00601785" w:rsidP="00191844">
      <w:pPr>
        <w:pStyle w:val="CodePACKT"/>
      </w:pPr>
      <w:r>
        <w:t>"</w:t>
      </w:r>
    </w:p>
    <w:p w14:paraId="7401696E" w14:textId="77777777" w:rsidR="00191844" w:rsidRPr="00191844" w:rsidRDefault="00191844" w:rsidP="00191844">
      <w:pPr>
        <w:pStyle w:val="CodePACKT"/>
      </w:pPr>
      <w:r w:rsidRPr="00191844">
        <w:t>$FSRMA = @{</w:t>
      </w:r>
    </w:p>
    <w:p w14:paraId="75369519" w14:textId="10147A09" w:rsidR="00191844" w:rsidRPr="00191844" w:rsidRDefault="00191844" w:rsidP="00191844">
      <w:pPr>
        <w:pStyle w:val="CodePACKT"/>
      </w:pPr>
      <w:r w:rsidRPr="00191844">
        <w:t>  Type             = </w:t>
      </w:r>
      <w:r w:rsidR="00601785">
        <w:t>'</w:t>
      </w:r>
      <w:r w:rsidRPr="00191844">
        <w:t>Email</w:t>
      </w:r>
      <w:r w:rsidR="00601785">
        <w:t>'</w:t>
      </w:r>
    </w:p>
    <w:p w14:paraId="4A02CEE7" w14:textId="60C13C97" w:rsidR="00191844" w:rsidRPr="00191844" w:rsidRDefault="00191844" w:rsidP="00191844">
      <w:pPr>
        <w:pStyle w:val="CodePACKT"/>
      </w:pPr>
      <w:r w:rsidRPr="00191844">
        <w:t>  </w:t>
      </w:r>
      <w:proofErr w:type="spellStart"/>
      <w:r w:rsidRPr="00191844">
        <w:t>MailTo</w:t>
      </w:r>
      <w:proofErr w:type="spellEnd"/>
      <w:r w:rsidRPr="00191844">
        <w:t>           = </w:t>
      </w:r>
      <w:r w:rsidR="00601785">
        <w:t>'</w:t>
      </w:r>
      <w:r w:rsidRPr="00191844">
        <w:t>DoctorDNS@Gmail.Com</w:t>
      </w:r>
      <w:r w:rsidR="00601785">
        <w:t>'</w:t>
      </w:r>
      <w:r w:rsidRPr="00191844">
        <w:t> </w:t>
      </w:r>
    </w:p>
    <w:p w14:paraId="68C84045" w14:textId="138E2037" w:rsidR="00191844" w:rsidRPr="00191844" w:rsidRDefault="00191844" w:rsidP="00191844">
      <w:pPr>
        <w:pStyle w:val="CodePACKT"/>
      </w:pPr>
      <w:r w:rsidRPr="00191844">
        <w:t>  Subject          = </w:t>
      </w:r>
      <w:r w:rsidR="00601785">
        <w:t>'</w:t>
      </w:r>
      <w:r w:rsidRPr="00191844">
        <w:t>Warning: attempted to save an executable file</w:t>
      </w:r>
      <w:r w:rsidR="00601785">
        <w:t>'</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58F7DA7B" w:rsidR="00191844" w:rsidRPr="00191844" w:rsidRDefault="00191844" w:rsidP="00191844">
      <w:pPr>
        <w:pStyle w:val="CodePACKT"/>
      </w:pPr>
      <w:r w:rsidRPr="00191844">
        <w:t>  </w:t>
      </w:r>
      <w:proofErr w:type="spellStart"/>
      <w:r w:rsidRPr="00191844">
        <w:t>IncludeGroup</w:t>
      </w:r>
      <w:proofErr w:type="spellEnd"/>
      <w:r w:rsidRPr="00191844">
        <w:t> = </w:t>
      </w:r>
      <w:r w:rsidR="00601785">
        <w:t>'</w:t>
      </w:r>
      <w:r w:rsidRPr="00191844">
        <w:t>Executable Files</w:t>
      </w:r>
      <w:r w:rsidR="00601785">
        <w:t>'</w:t>
      </w:r>
    </w:p>
    <w:p w14:paraId="6A61B6E7" w14:textId="48867D90" w:rsidR="00191844" w:rsidRPr="00191844" w:rsidRDefault="00191844" w:rsidP="00191844">
      <w:pPr>
        <w:pStyle w:val="CodePACKT"/>
      </w:pPr>
      <w:r w:rsidRPr="00191844">
        <w:t>  Description  = </w:t>
      </w:r>
      <w:r w:rsidR="00601785">
        <w:t>'</w:t>
      </w:r>
      <w:r w:rsidRPr="00191844">
        <w:t>Block any executable file</w:t>
      </w:r>
      <w:r w:rsidR="00601785">
        <w:t>'</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4F394A2A" w:rsidR="00191844" w:rsidRPr="00191844" w:rsidRDefault="00D12668" w:rsidP="00191844">
      <w:pPr>
        <w:pStyle w:val="NumberedBulletPACKT"/>
        <w:rPr>
          <w:color w:val="000000"/>
        </w:rPr>
      </w:pPr>
      <w:r>
        <w:t>Getting FSRM notification limits</w:t>
      </w:r>
      <w:del w:id="95" w:author="Thomas Lee" w:date="2021-06-15T17:35:00Z">
        <w:r w:rsidR="00E411D7" w:rsidDel="00104512">
          <w:delText>:</w:delText>
        </w:r>
      </w:del>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51794FF8" w:rsidR="00191844" w:rsidRPr="00191844" w:rsidRDefault="00191844" w:rsidP="00191844">
      <w:pPr>
        <w:pStyle w:val="CodePACKT"/>
      </w:pPr>
      <w:r w:rsidRPr="00191844">
        <w:t>  Format-List -Property </w:t>
      </w:r>
      <w:r w:rsidR="00601785">
        <w:t>"</w:t>
      </w:r>
      <w:r w:rsidRPr="00191844">
        <w:t>*</w:t>
      </w:r>
      <w:proofErr w:type="spellStart"/>
      <w:r w:rsidRPr="00191844">
        <w:t>NotificationLimit</w:t>
      </w:r>
      <w:proofErr w:type="spellEnd"/>
      <w:r w:rsidR="00601785">
        <w:t>"</w:t>
      </w:r>
    </w:p>
    <w:p w14:paraId="6ADFEC48" w14:textId="77777777" w:rsidR="00191844" w:rsidRPr="00191844" w:rsidRDefault="00191844" w:rsidP="00191844">
      <w:pPr>
        <w:pStyle w:val="CodePACKT"/>
      </w:pPr>
    </w:p>
    <w:p w14:paraId="2B7873A1" w14:textId="63DEFFAD" w:rsidR="00191844" w:rsidRPr="00191844" w:rsidRDefault="00191844" w:rsidP="00191844">
      <w:pPr>
        <w:pStyle w:val="NumberedBulletPACKT"/>
        <w:rPr>
          <w:color w:val="000000"/>
        </w:rPr>
      </w:pPr>
      <w:r w:rsidRPr="00191844">
        <w:t>Changing FSRM notification limits</w:t>
      </w:r>
      <w:del w:id="96" w:author="Thomas Lee" w:date="2021-06-15T17:35:00Z">
        <w:r w:rsidR="00E411D7" w:rsidDel="00104512">
          <w:delText>:</w:delText>
        </w:r>
      </w:del>
      <w:r w:rsidRPr="00191844">
        <w:t>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7D03888E" w:rsidR="00191844" w:rsidRPr="00191844" w:rsidRDefault="00191844" w:rsidP="00191844">
      <w:pPr>
        <w:pStyle w:val="NumberedBulletPACKT"/>
        <w:rPr>
          <w:color w:val="000000"/>
        </w:rPr>
      </w:pPr>
      <w:r w:rsidRPr="00191844">
        <w:t>Re-test</w:t>
      </w:r>
      <w:r>
        <w:t>ing</w:t>
      </w:r>
      <w:r w:rsidRPr="00191844">
        <w:t> the file screen to check the action</w:t>
      </w:r>
      <w:del w:id="97" w:author="Thomas Lee" w:date="2021-06-15T17:35:00Z">
        <w:r w:rsidR="00E411D7" w:rsidDel="00104512">
          <w:delText>:</w:delText>
        </w:r>
      </w:del>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0B9AA155" w:rsidR="00126DF1" w:rsidRPr="00A658B9"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del w:id="98" w:author="Thomas Lee" w:date="2021-06-15T17:35:00Z">
        <w:r w:rsidR="00BE52F7" w:rsidDel="00104512">
          <w:delText>:</w:delText>
        </w:r>
      </w:del>
    </w:p>
    <w:p w14:paraId="7899EB7F" w14:textId="77777777" w:rsidR="00A658B9" w:rsidRDefault="00A658B9" w:rsidP="00A658B9">
      <w:pPr>
        <w:pStyle w:val="NumberedBulletPACKT"/>
        <w:numPr>
          <w:ilvl w:val="0"/>
          <w:numId w:val="0"/>
        </w:numPr>
        <w:ind w:left="363"/>
        <w:rPr>
          <w:color w:val="000000"/>
        </w:rPr>
      </w:pPr>
    </w:p>
    <w:p w14:paraId="1ECDED6F" w14:textId="74F1B847" w:rsidR="00126DF1" w:rsidRPr="00126DF1" w:rsidRDefault="00126DF1" w:rsidP="00A658B9">
      <w:pPr>
        <w:pStyle w:val="NormalPACKT"/>
        <w:ind w:firstLine="363"/>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3D1C73FB"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4486CFCE">
            <wp:extent cx="4705350" cy="2586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4133" cy="2602042"/>
                    </a:xfrm>
                    <a:prstGeom prst="rect">
                      <a:avLst/>
                    </a:prstGeom>
                  </pic:spPr>
                </pic:pic>
              </a:graphicData>
            </a:graphic>
          </wp:inline>
        </w:drawing>
      </w:r>
    </w:p>
    <w:p w14:paraId="39FBD26C" w14:textId="079A436C" w:rsidR="004974A3" w:rsidRDefault="004974A3" w:rsidP="00D31E8C">
      <w:pPr>
        <w:pStyle w:val="FigureCaptionPACKT"/>
      </w:pPr>
      <w:r>
        <w:t xml:space="preserve">Figure 10.48: </w:t>
      </w:r>
      <w:r w:rsidR="00E1600B">
        <w:t>Examining existing FSRM file groups</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4419348A"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37F5779D" w14:textId="1946153A" w:rsidR="00E96DF4" w:rsidRDefault="00E96DF4" w:rsidP="00126DF1">
      <w:pPr>
        <w:pStyle w:val="FigurePACKT"/>
      </w:pPr>
      <w:r w:rsidRPr="00E96DF4">
        <w:t xml:space="preserve"> </w:t>
      </w:r>
    </w:p>
    <w:p w14:paraId="7C09556C" w14:textId="57AA3664" w:rsidR="00126DF1" w:rsidRDefault="00E96DF4" w:rsidP="00126DF1">
      <w:pPr>
        <w:pStyle w:val="FigurePACKT"/>
      </w:pPr>
      <w:r>
        <w:drawing>
          <wp:inline distT="0" distB="0" distL="0" distR="0" wp14:anchorId="53558644" wp14:editId="45AF9601">
            <wp:extent cx="4267200" cy="1321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3325" cy="1333061"/>
                    </a:xfrm>
                    <a:prstGeom prst="rect">
                      <a:avLst/>
                    </a:prstGeom>
                  </pic:spPr>
                </pic:pic>
              </a:graphicData>
            </a:graphic>
          </wp:inline>
        </w:drawing>
      </w:r>
    </w:p>
    <w:p w14:paraId="62DF78E8" w14:textId="7F92586B" w:rsidR="00126DF1" w:rsidRDefault="00126DF1" w:rsidP="00D31E8C">
      <w:pPr>
        <w:pStyle w:val="FigureCaptionPACKT"/>
      </w:pPr>
      <w:r>
        <w:t xml:space="preserve">Figure 10.49: Viewing </w:t>
      </w:r>
      <w:r w:rsidR="00644935">
        <w:t>f</w:t>
      </w:r>
      <w:r>
        <w:t xml:space="preserve">ile </w:t>
      </w:r>
      <w:r w:rsidR="00644935">
        <w:t>s</w:t>
      </w:r>
      <w:r>
        <w:t>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10DB051"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7755" cy="1717401"/>
                    </a:xfrm>
                    <a:prstGeom prst="rect">
                      <a:avLst/>
                    </a:prstGeom>
                  </pic:spPr>
                </pic:pic>
              </a:graphicData>
            </a:graphic>
          </wp:inline>
        </w:drawing>
      </w:r>
    </w:p>
    <w:p w14:paraId="0A8BCDB4" w14:textId="3B839D10" w:rsidR="00126DF1" w:rsidRDefault="00126DF1" w:rsidP="00D31E8C">
      <w:pPr>
        <w:pStyle w:val="FigureCaptionPACKT"/>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5B3C01F3" w:rsidR="00126DF1" w:rsidRDefault="00126DF1" w:rsidP="00126DF1">
      <w:pPr>
        <w:pStyle w:val="NormalPACKT"/>
      </w:pPr>
      <w:r>
        <w:t xml:space="preserve">To test the file screen, in </w:t>
      </w:r>
      <w:r w:rsidRPr="00126DF1">
        <w:rPr>
          <w:rStyle w:val="ItalicsPACKT"/>
        </w:rPr>
        <w:t>step 5</w:t>
      </w:r>
      <w:r>
        <w:t xml:space="preserve">, you copy </w:t>
      </w:r>
      <w:r w:rsidRPr="00682060">
        <w:rPr>
          <w:rStyle w:val="CodeInTextPACKT"/>
        </w:rPr>
        <w:t>notepad.exe</w:t>
      </w:r>
      <w:r>
        <w:t xml:space="preserv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06461" cy="1310457"/>
                    </a:xfrm>
                    <a:prstGeom prst="rect">
                      <a:avLst/>
                    </a:prstGeom>
                  </pic:spPr>
                </pic:pic>
              </a:graphicData>
            </a:graphic>
          </wp:inline>
        </w:drawing>
      </w:r>
    </w:p>
    <w:p w14:paraId="78FE39B8" w14:textId="41EFF23D" w:rsidR="00126DF1" w:rsidRDefault="00126DF1" w:rsidP="00D31E8C">
      <w:pPr>
        <w:pStyle w:val="FigureCaptionPACKT"/>
      </w:pPr>
      <w:r>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07C775E5" w:rsidR="00126DF1" w:rsidRDefault="00126DF1" w:rsidP="00126DF1">
      <w:pPr>
        <w:pStyle w:val="NormalPACKT"/>
      </w:pPr>
      <w:r>
        <w:t xml:space="preserve">In </w:t>
      </w:r>
      <w:r w:rsidRPr="00126DF1">
        <w:rPr>
          <w:rStyle w:val="ItalicsPACKT"/>
        </w:rPr>
        <w:t>step 7</w:t>
      </w:r>
      <w:r>
        <w:t>, you examine the FSRM notification limits</w:t>
      </w:r>
      <w:r w:rsidR="007F7020">
        <w:t>,</w:t>
      </w:r>
      <w:r>
        <w:t xml:space="preserve">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4673" cy="1055671"/>
                    </a:xfrm>
                    <a:prstGeom prst="rect">
                      <a:avLst/>
                    </a:prstGeom>
                  </pic:spPr>
                </pic:pic>
              </a:graphicData>
            </a:graphic>
          </wp:inline>
        </w:drawing>
      </w:r>
    </w:p>
    <w:p w14:paraId="3B6AF65C" w14:textId="70E3A03D" w:rsidR="00126DF1" w:rsidRDefault="00126DF1" w:rsidP="00D31E8C">
      <w:pPr>
        <w:pStyle w:val="FigureCaptionPACKT"/>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1C2DF58C"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w:t>
      </w:r>
      <w:r w:rsidR="00E411D7">
        <w:t xml:space="preserve">1 </w:t>
      </w:r>
      <w:r>
        <w:t>second. This step creates no console output.</w:t>
      </w:r>
    </w:p>
    <w:p w14:paraId="1951C9E4" w14:textId="31C32F8D" w:rsidR="00126DF1" w:rsidRDefault="00126DF1" w:rsidP="00126DF1">
      <w:pPr>
        <w:pStyle w:val="NormalPACKT"/>
      </w:pPr>
      <w:r>
        <w:t xml:space="preserve">In </w:t>
      </w:r>
      <w:r w:rsidRPr="00126DF1">
        <w:rPr>
          <w:rStyle w:val="ItalicsPACKT"/>
        </w:rPr>
        <w:t>step 9</w:t>
      </w:r>
      <w:r>
        <w:t>, you test the updated file screen by re</w:t>
      </w:r>
      <w:r w:rsidR="007F7020">
        <w:t>-</w:t>
      </w:r>
      <w:r>
        <w:t>attempting to save an executable to the screened folder</w:t>
      </w:r>
      <w:r w:rsidR="005F22BD">
        <w:t xml:space="preserve">. </w:t>
      </w:r>
      <w:r w:rsidR="00E411D7">
        <w:t>This results in</w:t>
      </w:r>
      <w:r>
        <w:t xml:space="preserve"> the following output:</w:t>
      </w:r>
    </w:p>
    <w:p w14:paraId="107B7846" w14:textId="26A2EBEC" w:rsidR="00126DF1" w:rsidRDefault="00126DF1" w:rsidP="00126DF1">
      <w:pPr>
        <w:pStyle w:val="FigurePACKT"/>
        <w:numPr>
          <w:ilvl w:val="0"/>
          <w:numId w:val="3"/>
        </w:numPr>
      </w:pPr>
      <w:r>
        <w:drawing>
          <wp:inline distT="0" distB="0" distL="0" distR="0" wp14:anchorId="53418EC8" wp14:editId="39A61F42">
            <wp:extent cx="3351900" cy="8953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3935" cy="903907"/>
                    </a:xfrm>
                    <a:prstGeom prst="rect">
                      <a:avLst/>
                    </a:prstGeom>
                  </pic:spPr>
                </pic:pic>
              </a:graphicData>
            </a:graphic>
          </wp:inline>
        </w:drawing>
      </w:r>
    </w:p>
    <w:p w14:paraId="117AFC9F" w14:textId="2DC2A8CC" w:rsidR="00126DF1" w:rsidRDefault="00126DF1" w:rsidP="00D31E8C">
      <w:pPr>
        <w:pStyle w:val="FigureCaptionPACKT"/>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2803F796"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34B466C5">
            <wp:extent cx="4454050" cy="22383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3196" cy="2263073"/>
                    </a:xfrm>
                    <a:prstGeom prst="rect">
                      <a:avLst/>
                    </a:prstGeom>
                  </pic:spPr>
                </pic:pic>
              </a:graphicData>
            </a:graphic>
          </wp:inline>
        </w:drawing>
      </w:r>
    </w:p>
    <w:p w14:paraId="3040AD36" w14:textId="54AB5E8C" w:rsidR="00126DF1" w:rsidRDefault="00126DF1" w:rsidP="00D31E8C">
      <w:pPr>
        <w:pStyle w:val="FigureCaptionPACKT"/>
      </w:pPr>
      <w:r>
        <w:t xml:space="preserve">Figure 10.54: </w:t>
      </w:r>
      <w:r w:rsidR="0075717B">
        <w:t>Viewing the file screen email</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123CBFAB" w:rsidR="00C569CD" w:rsidRDefault="00C569CD" w:rsidP="00C569CD">
      <w:pPr>
        <w:pStyle w:val="Heading2"/>
      </w:pPr>
      <w:r>
        <w:t>There</w:t>
      </w:r>
      <w:r w:rsidR="00601785">
        <w:t>'</w:t>
      </w:r>
      <w:r>
        <w:t>s more...</w:t>
      </w:r>
    </w:p>
    <w:p w14:paraId="51505543" w14:textId="43000515" w:rsidR="005F22BD" w:rsidRPr="0064620A" w:rsidRDefault="005F22BD" w:rsidP="003278D5">
      <w:pPr>
        <w:pStyle w:val="NormalPACKT"/>
      </w:pPr>
      <w:r>
        <w:rPr>
          <w:lang w:val="en-GB"/>
        </w:rPr>
        <w:t xml:space="preserve">In </w:t>
      </w:r>
      <w:r w:rsidRPr="003278D5">
        <w:rPr>
          <w:rStyle w:val="ItalicsPACKT"/>
        </w:rPr>
        <w:t>step 1</w:t>
      </w:r>
      <w:r>
        <w:rPr>
          <w:lang w:val="en-GB"/>
        </w:rPr>
        <w:t xml:space="preserve">, you look at the file extensions </w:t>
      </w:r>
      <w:r w:rsidR="00E411D7">
        <w:rPr>
          <w:lang w:val="en-GB"/>
        </w:rPr>
        <w:t xml:space="preserve">that </w:t>
      </w:r>
      <w:r>
        <w:rPr>
          <w:lang w:val="en-GB"/>
        </w:rPr>
        <w:t xml:space="preserve">FSRM recognizes by default. These cover most of the common scenarios. A small omission is that the </w:t>
      </w:r>
      <w:r w:rsidR="005F5DA5">
        <w:rPr>
          <w:lang w:val="en-GB"/>
        </w:rPr>
        <w:t>a</w:t>
      </w:r>
      <w:r>
        <w:rPr>
          <w:lang w:val="en-GB"/>
        </w:rPr>
        <w:t xml:space="preserve">udio and </w:t>
      </w:r>
      <w:r w:rsidR="005F5DA5">
        <w:rPr>
          <w:lang w:val="en-GB"/>
        </w:rPr>
        <w:t>v</w:t>
      </w:r>
      <w:r>
        <w:rPr>
          <w:lang w:val="en-GB"/>
        </w:rPr>
        <w:t>ideo files should include the extension SHN</w:t>
      </w:r>
      <w:r w:rsidR="00A02856">
        <w:rPr>
          <w:lang w:val="en-GB"/>
        </w:rPr>
        <w:t>.</w:t>
      </w:r>
      <w:r>
        <w:rPr>
          <w:lang w:val="en-GB"/>
        </w:rPr>
        <w:t xml:space="preserve"> SHN files are lossless audio files </w:t>
      </w:r>
      <w:r w:rsidR="00E411D7">
        <w:rPr>
          <w:lang w:val="en-GB"/>
        </w:rPr>
        <w:t xml:space="preserve">that use </w:t>
      </w:r>
      <w:r>
        <w:rPr>
          <w:lang w:val="en-GB"/>
        </w:rPr>
        <w:t xml:space="preserve">the Shorten compression algorithm. You can find a wealth of </w:t>
      </w:r>
      <w:r w:rsidR="0064620A">
        <w:rPr>
          <w:lang w:val="en-GB"/>
        </w:rPr>
        <w:t xml:space="preserve">legal </w:t>
      </w:r>
      <w:r>
        <w:rPr>
          <w:lang w:val="en-GB"/>
        </w:rPr>
        <w:t>SHN</w:t>
      </w:r>
      <w:r w:rsidR="00C14ECC">
        <w:rPr>
          <w:lang w:val="en-GB"/>
        </w:rPr>
        <w:t>-</w:t>
      </w:r>
      <w:r>
        <w:rPr>
          <w:lang w:val="en-GB"/>
        </w:rPr>
        <w:t xml:space="preserve">based concert recordings of many bands, such as The Grateful Dead. </w:t>
      </w:r>
      <w:r w:rsidR="0064620A">
        <w:rPr>
          <w:lang w:val="en-GB"/>
        </w:rPr>
        <w:t>For this reason, i</w:t>
      </w:r>
      <w:r>
        <w:rPr>
          <w:lang w:val="en-GB"/>
        </w:rPr>
        <w:t>n production</w:t>
      </w:r>
      <w:r w:rsidR="0064620A">
        <w:rPr>
          <w:lang w:val="en-GB"/>
        </w:rPr>
        <w:t>,</w:t>
      </w:r>
      <w:r>
        <w:rPr>
          <w:lang w:val="en-GB"/>
        </w:rPr>
        <w:t xml:space="preserve"> </w:t>
      </w:r>
      <w:r w:rsidR="0064620A">
        <w:rPr>
          <w:lang w:val="en-GB"/>
        </w:rPr>
        <w:t xml:space="preserve">you </w:t>
      </w:r>
      <w:r>
        <w:rPr>
          <w:lang w:val="en-GB"/>
        </w:rPr>
        <w:t>might want to update the FSRM file group to enable FSRM to screen SHN files when you use that FSRM file group in a screening rule.</w:t>
      </w:r>
    </w:p>
    <w:p w14:paraId="700A53DE" w14:textId="237D6974" w:rsidR="005F22BD" w:rsidRDefault="005F22BD" w:rsidP="005F22BD">
      <w:pPr>
        <w:pStyle w:val="NormalPACKT"/>
      </w:pPr>
      <w:r>
        <w:t>FSRM</w:t>
      </w:r>
      <w:r w:rsidR="00601785">
        <w:t>'</w:t>
      </w:r>
      <w:r>
        <w:t>s file screening feature does a good job of stopping a user from accidentally saving files that would violate the organization</w:t>
      </w:r>
      <w:r w:rsidR="00601785">
        <w:t>'</w:t>
      </w:r>
      <w:r>
        <w:t>s file storage policies. For example, the organization might stipulate that users may not save audio or video files to the organization</w:t>
      </w:r>
      <w:r w:rsidR="00601785">
        <w:t>'</w:t>
      </w:r>
      <w:r>
        <w:t xml:space="preserve">s file server. If a user </w:t>
      </w:r>
      <w:r w:rsidR="00E411D7">
        <w:t>“</w:t>
      </w:r>
      <w:r>
        <w:t>accidentally</w:t>
      </w:r>
      <w:r w:rsidR="00E411D7">
        <w:t>”</w:t>
      </w:r>
      <w:r>
        <w:t xml:space="preserve"> saves an MP3 file, FSRM </w:t>
      </w:r>
      <w:r w:rsidR="0064620A">
        <w:t>would</w:t>
      </w:r>
      <w:r>
        <w:t xml:space="preserve"> politely refuse. </w:t>
      </w:r>
      <w:r w:rsidR="0064620A">
        <w:t>However,</w:t>
      </w:r>
      <w:r w:rsidR="00DB42A3">
        <w:t xml:space="preserve"> </w:t>
      </w:r>
      <w:r w:rsidR="00CA157F">
        <w:t xml:space="preserve">as noted earlier, </w:t>
      </w:r>
      <w:r>
        <w:t>FSRM file screening is based solely on the file</w:t>
      </w:r>
      <w:r w:rsidR="00601785">
        <w:t>'</w:t>
      </w:r>
      <w:r>
        <w:t xml:space="preserve">s extension. Thus, if </w:t>
      </w:r>
      <w:r w:rsidR="00DB2CCE">
        <w:t>the user</w:t>
      </w:r>
      <w:r>
        <w:t xml:space="preserve"> save</w:t>
      </w:r>
      <w:r w:rsidR="00DB2CCE">
        <w:t>s</w:t>
      </w:r>
      <w:r>
        <w:t xml:space="preserve"> a file and change</w:t>
      </w:r>
      <w:r w:rsidR="00DB2CCE">
        <w:t>s</w:t>
      </w:r>
      <w:r>
        <w:t xml:space="preserve"> the extension, say to 3MP, FSRM does not object. Of course, in doing so, the user is deliberately breaking an organizational policy, which could be a career-limiting move. </w:t>
      </w:r>
    </w:p>
    <w:p w14:paraId="76913B9B" w14:textId="77777777" w:rsidR="00126DF1" w:rsidRPr="00126DF1" w:rsidRDefault="00126DF1" w:rsidP="005F22BD">
      <w:pPr>
        <w:pStyle w:val="NormalPACKT"/>
        <w:rPr>
          <w:lang w:val="en-GB"/>
        </w:rPr>
      </w:pPr>
    </w:p>
    <w:sectPr w:rsidR="00126DF1" w:rsidRPr="00126DF1" w:rsidSect="0060178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Lucy Wan" w:date="2021-06-08T15:37:00Z" w:initials="LW">
    <w:p w14:paraId="60DC3E50" w14:textId="77777777" w:rsidR="00C4221F" w:rsidRDefault="00C4221F" w:rsidP="00606FB6">
      <w:pPr>
        <w:pStyle w:val="CommentText"/>
      </w:pPr>
      <w:r>
        <w:rPr>
          <w:rStyle w:val="CommentReference"/>
        </w:rPr>
        <w:annotationRef/>
      </w:r>
      <w:r>
        <w:rPr>
          <w:b/>
          <w:bCs/>
        </w:rPr>
        <w:t>Josh</w:t>
      </w:r>
      <w:r>
        <w:t>: This needs to be C:\ otherwise the directory is created in the current directory.</w:t>
      </w:r>
    </w:p>
    <w:p w14:paraId="0E07806F" w14:textId="77777777" w:rsidR="002D110E" w:rsidRDefault="002D110E" w:rsidP="00606FB6">
      <w:pPr>
        <w:pStyle w:val="CommentText"/>
      </w:pPr>
    </w:p>
    <w:p w14:paraId="270FA1C8" w14:textId="77777777" w:rsidR="002D110E" w:rsidRDefault="002D110E" w:rsidP="00606FB6">
      <w:pPr>
        <w:pStyle w:val="CommentText"/>
      </w:pPr>
      <w:r>
        <w:t>Fixed</w:t>
      </w:r>
    </w:p>
    <w:p w14:paraId="12633A81" w14:textId="77777777" w:rsidR="00104512" w:rsidRDefault="00104512" w:rsidP="00606FB6">
      <w:pPr>
        <w:pStyle w:val="CommentText"/>
      </w:pPr>
    </w:p>
    <w:p w14:paraId="7BA13D06" w14:textId="649428E1" w:rsidR="00104512" w:rsidRDefault="00104512" w:rsidP="00606FB6">
      <w:pPr>
        <w:pStyle w:val="CommentText"/>
      </w:pPr>
      <w:r>
        <w:t xml:space="preserve">And updated graphic </w:t>
      </w:r>
      <w:proofErr w:type="spellStart"/>
      <w:r>
        <w:t>ans</w:t>
      </w:r>
      <w:proofErr w:type="spellEnd"/>
      <w:r>
        <w:t xml:space="preserve"> script</w:t>
      </w:r>
    </w:p>
  </w:comment>
  <w:comment w:id="54" w:author="Lucy Wan" w:date="2021-06-08T15:38:00Z" w:initials="LW">
    <w:p w14:paraId="11C9E1B2" w14:textId="77777777" w:rsidR="003B315B" w:rsidRDefault="003B315B" w:rsidP="00C073D2">
      <w:pPr>
        <w:rPr>
          <w:rFonts w:ascii="Arial" w:hAnsi="Arial"/>
          <w:sz w:val="20"/>
          <w:szCs w:val="20"/>
        </w:rPr>
      </w:pPr>
      <w:r>
        <w:rPr>
          <w:rStyle w:val="CommentReference"/>
        </w:rPr>
        <w:annotationRef/>
      </w:r>
      <w:r>
        <w:rPr>
          <w:b/>
          <w:bCs/>
        </w:rPr>
        <w:t>Josh</w:t>
      </w:r>
      <w:r>
        <w:t>: This says "SalesTarget" but the screenshots and next recipe are looking for "ITTarget". I assume that this should change to match rather than changing everything else, given the path and description.</w:t>
      </w:r>
    </w:p>
    <w:p w14:paraId="08E42DB4" w14:textId="77777777" w:rsidR="003B315B" w:rsidRDefault="003B315B" w:rsidP="00C073D2"/>
    <w:p w14:paraId="34BA032C" w14:textId="77777777" w:rsidR="003B315B" w:rsidRDefault="003B315B" w:rsidP="00C073D2">
      <w:pPr>
        <w:rPr>
          <w:rFonts w:ascii="Arial" w:hAnsi="Arial"/>
          <w:sz w:val="20"/>
          <w:szCs w:val="20"/>
        </w:rPr>
      </w:pPr>
      <w:r>
        <w:t>Change to:</w:t>
      </w:r>
    </w:p>
    <w:p w14:paraId="5F186BF9" w14:textId="77777777" w:rsidR="003B315B" w:rsidRDefault="003B315B" w:rsidP="00C073D2"/>
    <w:p w14:paraId="03EC1C05" w14:textId="77777777" w:rsidR="003B315B" w:rsidRDefault="003B315B" w:rsidP="00C073D2">
      <w:pPr>
        <w:pStyle w:val="CommentText"/>
      </w:pPr>
      <w:r>
        <w:t>$LN = '</w:t>
      </w:r>
      <w:proofErr w:type="spellStart"/>
      <w:r>
        <w:t>ITTarget</w:t>
      </w:r>
      <w:proofErr w:type="spellEnd"/>
      <w:r>
        <w:t>'</w:t>
      </w:r>
    </w:p>
    <w:p w14:paraId="351B28F0" w14:textId="77777777" w:rsidR="00104512" w:rsidRDefault="00104512" w:rsidP="00C073D2">
      <w:pPr>
        <w:pStyle w:val="CommentText"/>
      </w:pPr>
    </w:p>
    <w:p w14:paraId="46F32A1D" w14:textId="3A72EF0C" w:rsidR="00104512" w:rsidRDefault="00104512" w:rsidP="00C073D2">
      <w:pPr>
        <w:pStyle w:val="CommentText"/>
      </w:pPr>
      <w:r>
        <w:t>Good catch – script and figure below are correct.</w:t>
      </w:r>
    </w:p>
  </w:comment>
  <w:comment w:id="66" w:author="Safis Editor" w:date="2021-05-12T17:35:00Z" w:initials="I">
    <w:p w14:paraId="768764CA" w14:textId="79A381A2" w:rsidR="008F129A" w:rsidRDefault="008F129A" w:rsidP="003B315B">
      <w:pPr>
        <w:pStyle w:val="CommentText"/>
      </w:pPr>
      <w:r>
        <w:rPr>
          <w:rStyle w:val="CommentReference"/>
        </w:rPr>
        <w:annotationRef/>
      </w:r>
      <w:r>
        <w:t>Make style for this correct/consistent throughout</w:t>
      </w:r>
    </w:p>
  </w:comment>
  <w:comment w:id="67" w:author="Lucy Wan" w:date="2021-05-18T10:38:00Z" w:initials="LW">
    <w:p w14:paraId="77DE8D98" w14:textId="77777777" w:rsidR="008614F8" w:rsidRDefault="008614F8" w:rsidP="00343495">
      <w:pPr>
        <w:pStyle w:val="CommentText"/>
      </w:pPr>
      <w:r>
        <w:rPr>
          <w:rStyle w:val="CommentReference"/>
        </w:rPr>
        <w:annotationRef/>
      </w:r>
      <w:r>
        <w:rPr>
          <w:b/>
          <w:bCs/>
        </w:rPr>
        <w:t>For the TE:</w:t>
      </w:r>
      <w:r>
        <w:t xml:space="preserve"> I think it is inconsistent between chapters currently, please check throughout the whole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A13D06" w15:done="0"/>
  <w15:commentEx w15:paraId="46F32A1D" w15:done="0"/>
  <w15:commentEx w15:paraId="768764CA" w15:done="0"/>
  <w15:commentEx w15:paraId="77DE8D98" w15:paraIdParent="768764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A0D37" w16cex:dateUtc="2021-06-08T14:37:00Z"/>
  <w16cex:commentExtensible w16cex:durableId="246A0D8E" w16cex:dateUtc="2021-06-08T14:38:00Z"/>
  <w16cex:commentExtensible w16cex:durableId="24469076" w16cex:dateUtc="2021-05-12T16:35:00Z"/>
  <w16cex:commentExtensible w16cex:durableId="244E1795" w16cex:dateUtc="2021-05-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A13D06" w16cid:durableId="246A0D37"/>
  <w16cid:commentId w16cid:paraId="46F32A1D" w16cid:durableId="246A0D8E"/>
  <w16cid:commentId w16cid:paraId="768764CA" w16cid:durableId="24469076"/>
  <w16cid:commentId w16cid:paraId="77DE8D98" w16cid:durableId="244E1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76C11" w14:textId="77777777" w:rsidR="001D0EDB" w:rsidRDefault="001D0EDB" w:rsidP="00DB2DC9">
      <w:pPr>
        <w:spacing w:after="0"/>
      </w:pPr>
      <w:r>
        <w:separator/>
      </w:r>
    </w:p>
  </w:endnote>
  <w:endnote w:type="continuationSeparator" w:id="0">
    <w:p w14:paraId="587976C9" w14:textId="77777777" w:rsidR="001D0EDB" w:rsidRDefault="001D0EDB"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81147" w14:textId="77777777" w:rsidR="001D0EDB" w:rsidRDefault="001D0EDB" w:rsidP="00DB2DC9">
      <w:pPr>
        <w:spacing w:after="0"/>
      </w:pPr>
      <w:r>
        <w:separator/>
      </w:r>
    </w:p>
  </w:footnote>
  <w:footnote w:type="continuationSeparator" w:id="0">
    <w:p w14:paraId="14C591EF" w14:textId="77777777" w:rsidR="001D0EDB" w:rsidRDefault="001D0EDB"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A58A4262"/>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DF2A11"/>
    <w:multiLevelType w:val="multilevel"/>
    <w:tmpl w:val="6EDF2A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 w:ilvl="0">
        <w:start w:val="1"/>
        <w:numFmt w:val="decimal"/>
        <w:pStyle w:val="NumberedBulletPACKT"/>
        <w:lvlText w:val="%1."/>
        <w:lvlJc w:val="left"/>
        <w:pPr>
          <w:ind w:left="363" w:hanging="363"/>
        </w:pPr>
        <w:rPr>
          <w:rFonts w:ascii="Times New Roman" w:hAnsi="Times New Roman" w:cs="Times New Roman" w:hint="default"/>
          <w:color w:val="auto"/>
          <w:sz w:val="22"/>
          <w:szCs w:val="22"/>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ucy Wan">
    <w15:presenceInfo w15:providerId="AD" w15:userId="S::lucyw@packt.com::db97003a-82a3-4112-ba8a-ea61a7d5a6ce"/>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proofState w:spelling="clean" w:grammar="clean"/>
  <w:attachedTemplate r:id="rId1"/>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sFANo+OlktAAAA"/>
  </w:docVars>
  <w:rsids>
    <w:rsidRoot w:val="009D0F10"/>
    <w:rsid w:val="00000734"/>
    <w:rsid w:val="0000165C"/>
    <w:rsid w:val="00010BDA"/>
    <w:rsid w:val="00010F9F"/>
    <w:rsid w:val="00011537"/>
    <w:rsid w:val="00011908"/>
    <w:rsid w:val="00013692"/>
    <w:rsid w:val="00016461"/>
    <w:rsid w:val="00016E39"/>
    <w:rsid w:val="0001705A"/>
    <w:rsid w:val="0002126A"/>
    <w:rsid w:val="000213E3"/>
    <w:rsid w:val="000239C8"/>
    <w:rsid w:val="00032774"/>
    <w:rsid w:val="00032A13"/>
    <w:rsid w:val="00033FD3"/>
    <w:rsid w:val="000351B1"/>
    <w:rsid w:val="00045D0E"/>
    <w:rsid w:val="00046656"/>
    <w:rsid w:val="00046C9A"/>
    <w:rsid w:val="0004758E"/>
    <w:rsid w:val="00047CA9"/>
    <w:rsid w:val="00047E4A"/>
    <w:rsid w:val="00047F27"/>
    <w:rsid w:val="00050344"/>
    <w:rsid w:val="0005479A"/>
    <w:rsid w:val="00056233"/>
    <w:rsid w:val="00057481"/>
    <w:rsid w:val="00057ACD"/>
    <w:rsid w:val="00060490"/>
    <w:rsid w:val="000608F8"/>
    <w:rsid w:val="00063BA3"/>
    <w:rsid w:val="0006408F"/>
    <w:rsid w:val="000646B7"/>
    <w:rsid w:val="000658AF"/>
    <w:rsid w:val="00066A8A"/>
    <w:rsid w:val="000673D3"/>
    <w:rsid w:val="00067EB5"/>
    <w:rsid w:val="000722DA"/>
    <w:rsid w:val="00073F55"/>
    <w:rsid w:val="000751C6"/>
    <w:rsid w:val="00075C63"/>
    <w:rsid w:val="00076D04"/>
    <w:rsid w:val="00077F25"/>
    <w:rsid w:val="0008106F"/>
    <w:rsid w:val="0008311C"/>
    <w:rsid w:val="00084555"/>
    <w:rsid w:val="0008599D"/>
    <w:rsid w:val="00085F59"/>
    <w:rsid w:val="00087644"/>
    <w:rsid w:val="00090DAB"/>
    <w:rsid w:val="00090F57"/>
    <w:rsid w:val="00091333"/>
    <w:rsid w:val="000918CE"/>
    <w:rsid w:val="0009626B"/>
    <w:rsid w:val="000A0038"/>
    <w:rsid w:val="000A00AE"/>
    <w:rsid w:val="000A0D8B"/>
    <w:rsid w:val="000A2E2C"/>
    <w:rsid w:val="000A3032"/>
    <w:rsid w:val="000A3125"/>
    <w:rsid w:val="000A3457"/>
    <w:rsid w:val="000A3B1D"/>
    <w:rsid w:val="000B0C51"/>
    <w:rsid w:val="000B1FB5"/>
    <w:rsid w:val="000B2556"/>
    <w:rsid w:val="000B4F75"/>
    <w:rsid w:val="000B685D"/>
    <w:rsid w:val="000B6ED0"/>
    <w:rsid w:val="000C2264"/>
    <w:rsid w:val="000C2566"/>
    <w:rsid w:val="000C28A3"/>
    <w:rsid w:val="000C2F9B"/>
    <w:rsid w:val="000C33C5"/>
    <w:rsid w:val="000C3A8A"/>
    <w:rsid w:val="000C44E9"/>
    <w:rsid w:val="000C4648"/>
    <w:rsid w:val="000C4A97"/>
    <w:rsid w:val="000C7A25"/>
    <w:rsid w:val="000D27B4"/>
    <w:rsid w:val="000D4088"/>
    <w:rsid w:val="000D5106"/>
    <w:rsid w:val="000D669F"/>
    <w:rsid w:val="000D6736"/>
    <w:rsid w:val="000D6973"/>
    <w:rsid w:val="000D73D9"/>
    <w:rsid w:val="000E02AE"/>
    <w:rsid w:val="000E0EC2"/>
    <w:rsid w:val="000E21AA"/>
    <w:rsid w:val="000E3015"/>
    <w:rsid w:val="000E3EAC"/>
    <w:rsid w:val="000F104F"/>
    <w:rsid w:val="000F1210"/>
    <w:rsid w:val="000F2416"/>
    <w:rsid w:val="000F57A5"/>
    <w:rsid w:val="000F6691"/>
    <w:rsid w:val="000F6F43"/>
    <w:rsid w:val="000F7345"/>
    <w:rsid w:val="001037D4"/>
    <w:rsid w:val="00103FC4"/>
    <w:rsid w:val="00104512"/>
    <w:rsid w:val="00106996"/>
    <w:rsid w:val="001107DD"/>
    <w:rsid w:val="00111A20"/>
    <w:rsid w:val="0011254F"/>
    <w:rsid w:val="00113B76"/>
    <w:rsid w:val="00117CD4"/>
    <w:rsid w:val="001205E9"/>
    <w:rsid w:val="001237B6"/>
    <w:rsid w:val="00123C08"/>
    <w:rsid w:val="00123CB9"/>
    <w:rsid w:val="00124185"/>
    <w:rsid w:val="00124D6B"/>
    <w:rsid w:val="00126DF1"/>
    <w:rsid w:val="00130982"/>
    <w:rsid w:val="00130BA6"/>
    <w:rsid w:val="00130BD2"/>
    <w:rsid w:val="001319D0"/>
    <w:rsid w:val="00132DF2"/>
    <w:rsid w:val="00133A73"/>
    <w:rsid w:val="00136925"/>
    <w:rsid w:val="001511E5"/>
    <w:rsid w:val="001526F2"/>
    <w:rsid w:val="0015313D"/>
    <w:rsid w:val="001531D7"/>
    <w:rsid w:val="001561A8"/>
    <w:rsid w:val="00156E1C"/>
    <w:rsid w:val="00157268"/>
    <w:rsid w:val="00157F22"/>
    <w:rsid w:val="00162F3D"/>
    <w:rsid w:val="0016513E"/>
    <w:rsid w:val="00167446"/>
    <w:rsid w:val="00171ABB"/>
    <w:rsid w:val="001737B4"/>
    <w:rsid w:val="00175158"/>
    <w:rsid w:val="00177DE3"/>
    <w:rsid w:val="00180894"/>
    <w:rsid w:val="00180CDC"/>
    <w:rsid w:val="00182138"/>
    <w:rsid w:val="0018735D"/>
    <w:rsid w:val="001874E7"/>
    <w:rsid w:val="00191844"/>
    <w:rsid w:val="00193FA4"/>
    <w:rsid w:val="00194433"/>
    <w:rsid w:val="00194881"/>
    <w:rsid w:val="00195006"/>
    <w:rsid w:val="001A0A07"/>
    <w:rsid w:val="001A1368"/>
    <w:rsid w:val="001A1500"/>
    <w:rsid w:val="001A1784"/>
    <w:rsid w:val="001A1790"/>
    <w:rsid w:val="001A1A7A"/>
    <w:rsid w:val="001A2302"/>
    <w:rsid w:val="001A24DF"/>
    <w:rsid w:val="001A3CA5"/>
    <w:rsid w:val="001A7AB0"/>
    <w:rsid w:val="001A7BCF"/>
    <w:rsid w:val="001A7BF1"/>
    <w:rsid w:val="001B08E0"/>
    <w:rsid w:val="001B0950"/>
    <w:rsid w:val="001B21BF"/>
    <w:rsid w:val="001C2E10"/>
    <w:rsid w:val="001C6B61"/>
    <w:rsid w:val="001C7CC6"/>
    <w:rsid w:val="001D0EDB"/>
    <w:rsid w:val="001D20AC"/>
    <w:rsid w:val="001D34E5"/>
    <w:rsid w:val="001D5AC3"/>
    <w:rsid w:val="001D763C"/>
    <w:rsid w:val="001D7ADE"/>
    <w:rsid w:val="001E1F50"/>
    <w:rsid w:val="001E2950"/>
    <w:rsid w:val="001E380B"/>
    <w:rsid w:val="001E3C63"/>
    <w:rsid w:val="001E66F5"/>
    <w:rsid w:val="001F1BFF"/>
    <w:rsid w:val="001F21DA"/>
    <w:rsid w:val="001F361E"/>
    <w:rsid w:val="001F3884"/>
    <w:rsid w:val="00200DF5"/>
    <w:rsid w:val="002032EF"/>
    <w:rsid w:val="002045DE"/>
    <w:rsid w:val="00204611"/>
    <w:rsid w:val="0020506F"/>
    <w:rsid w:val="00205AD0"/>
    <w:rsid w:val="00205BAD"/>
    <w:rsid w:val="002076A8"/>
    <w:rsid w:val="0021253F"/>
    <w:rsid w:val="00212732"/>
    <w:rsid w:val="00214C5A"/>
    <w:rsid w:val="002150FF"/>
    <w:rsid w:val="00217379"/>
    <w:rsid w:val="00223080"/>
    <w:rsid w:val="00223739"/>
    <w:rsid w:val="00226B71"/>
    <w:rsid w:val="002279FE"/>
    <w:rsid w:val="00231F3C"/>
    <w:rsid w:val="0023406C"/>
    <w:rsid w:val="00234834"/>
    <w:rsid w:val="00237512"/>
    <w:rsid w:val="00240926"/>
    <w:rsid w:val="00240F83"/>
    <w:rsid w:val="0024128F"/>
    <w:rsid w:val="002416C6"/>
    <w:rsid w:val="002432CE"/>
    <w:rsid w:val="00243CA7"/>
    <w:rsid w:val="00243D4A"/>
    <w:rsid w:val="00245493"/>
    <w:rsid w:val="00246CFF"/>
    <w:rsid w:val="002501FA"/>
    <w:rsid w:val="0025267F"/>
    <w:rsid w:val="00253482"/>
    <w:rsid w:val="00253E16"/>
    <w:rsid w:val="002545E2"/>
    <w:rsid w:val="0025487E"/>
    <w:rsid w:val="002574C5"/>
    <w:rsid w:val="002574EF"/>
    <w:rsid w:val="00257F4B"/>
    <w:rsid w:val="00262C78"/>
    <w:rsid w:val="002659A8"/>
    <w:rsid w:val="00267AAA"/>
    <w:rsid w:val="00272D3F"/>
    <w:rsid w:val="00272F43"/>
    <w:rsid w:val="00273D0C"/>
    <w:rsid w:val="00275E3F"/>
    <w:rsid w:val="00277147"/>
    <w:rsid w:val="002815A0"/>
    <w:rsid w:val="0028188F"/>
    <w:rsid w:val="00282B8C"/>
    <w:rsid w:val="00285900"/>
    <w:rsid w:val="00286C78"/>
    <w:rsid w:val="00290B5C"/>
    <w:rsid w:val="00292405"/>
    <w:rsid w:val="00294F3B"/>
    <w:rsid w:val="002952D3"/>
    <w:rsid w:val="002966C3"/>
    <w:rsid w:val="00296B95"/>
    <w:rsid w:val="002A17F1"/>
    <w:rsid w:val="002A28B3"/>
    <w:rsid w:val="002A4442"/>
    <w:rsid w:val="002A6948"/>
    <w:rsid w:val="002A6BF9"/>
    <w:rsid w:val="002B1F1C"/>
    <w:rsid w:val="002B26E1"/>
    <w:rsid w:val="002B6759"/>
    <w:rsid w:val="002C0DD8"/>
    <w:rsid w:val="002C2140"/>
    <w:rsid w:val="002C3F2F"/>
    <w:rsid w:val="002C55E5"/>
    <w:rsid w:val="002D110E"/>
    <w:rsid w:val="002D258B"/>
    <w:rsid w:val="002D2891"/>
    <w:rsid w:val="002D3655"/>
    <w:rsid w:val="002D54C9"/>
    <w:rsid w:val="002D65B3"/>
    <w:rsid w:val="002D7C83"/>
    <w:rsid w:val="002E3EEC"/>
    <w:rsid w:val="002E680F"/>
    <w:rsid w:val="002F052D"/>
    <w:rsid w:val="002F05C9"/>
    <w:rsid w:val="002F1488"/>
    <w:rsid w:val="002F6DB1"/>
    <w:rsid w:val="002F7213"/>
    <w:rsid w:val="00301227"/>
    <w:rsid w:val="00301D7E"/>
    <w:rsid w:val="00301E42"/>
    <w:rsid w:val="0030209D"/>
    <w:rsid w:val="00303260"/>
    <w:rsid w:val="00303EBA"/>
    <w:rsid w:val="0030570C"/>
    <w:rsid w:val="00311626"/>
    <w:rsid w:val="003129EF"/>
    <w:rsid w:val="00313CF7"/>
    <w:rsid w:val="00314693"/>
    <w:rsid w:val="00316A36"/>
    <w:rsid w:val="003210AA"/>
    <w:rsid w:val="00322FE0"/>
    <w:rsid w:val="00323607"/>
    <w:rsid w:val="003278D5"/>
    <w:rsid w:val="00330F71"/>
    <w:rsid w:val="003313A2"/>
    <w:rsid w:val="00331636"/>
    <w:rsid w:val="00332C98"/>
    <w:rsid w:val="0033728D"/>
    <w:rsid w:val="003402E9"/>
    <w:rsid w:val="00340AFC"/>
    <w:rsid w:val="00344A27"/>
    <w:rsid w:val="00344D78"/>
    <w:rsid w:val="0034545F"/>
    <w:rsid w:val="0034603B"/>
    <w:rsid w:val="0034776E"/>
    <w:rsid w:val="00353524"/>
    <w:rsid w:val="003571D8"/>
    <w:rsid w:val="0036269F"/>
    <w:rsid w:val="00362AC7"/>
    <w:rsid w:val="003644D3"/>
    <w:rsid w:val="00365B21"/>
    <w:rsid w:val="003674A3"/>
    <w:rsid w:val="00371F5B"/>
    <w:rsid w:val="00380685"/>
    <w:rsid w:val="00381E4B"/>
    <w:rsid w:val="00382BFD"/>
    <w:rsid w:val="00384370"/>
    <w:rsid w:val="00385F32"/>
    <w:rsid w:val="00387591"/>
    <w:rsid w:val="003879C5"/>
    <w:rsid w:val="0039071A"/>
    <w:rsid w:val="00391282"/>
    <w:rsid w:val="003921C5"/>
    <w:rsid w:val="003975D8"/>
    <w:rsid w:val="003A0EE2"/>
    <w:rsid w:val="003A14A4"/>
    <w:rsid w:val="003A3E35"/>
    <w:rsid w:val="003A4BDB"/>
    <w:rsid w:val="003A63A6"/>
    <w:rsid w:val="003B2FFB"/>
    <w:rsid w:val="003B315B"/>
    <w:rsid w:val="003B3C4C"/>
    <w:rsid w:val="003C369F"/>
    <w:rsid w:val="003C514B"/>
    <w:rsid w:val="003C660C"/>
    <w:rsid w:val="003C76D0"/>
    <w:rsid w:val="003C7EFC"/>
    <w:rsid w:val="003D0662"/>
    <w:rsid w:val="003D3622"/>
    <w:rsid w:val="003D4D3C"/>
    <w:rsid w:val="003D6E76"/>
    <w:rsid w:val="003E07A6"/>
    <w:rsid w:val="003E07EB"/>
    <w:rsid w:val="003E30ED"/>
    <w:rsid w:val="003E4E45"/>
    <w:rsid w:val="003E67E9"/>
    <w:rsid w:val="003E7108"/>
    <w:rsid w:val="003F186D"/>
    <w:rsid w:val="003F2F41"/>
    <w:rsid w:val="003F3F43"/>
    <w:rsid w:val="003F607E"/>
    <w:rsid w:val="00400740"/>
    <w:rsid w:val="004008BB"/>
    <w:rsid w:val="00401299"/>
    <w:rsid w:val="00404233"/>
    <w:rsid w:val="0040490A"/>
    <w:rsid w:val="00405500"/>
    <w:rsid w:val="00412D57"/>
    <w:rsid w:val="00414032"/>
    <w:rsid w:val="00415E01"/>
    <w:rsid w:val="00415E46"/>
    <w:rsid w:val="004163B0"/>
    <w:rsid w:val="00416546"/>
    <w:rsid w:val="00416D34"/>
    <w:rsid w:val="0041775B"/>
    <w:rsid w:val="00420039"/>
    <w:rsid w:val="004205A5"/>
    <w:rsid w:val="00421A8C"/>
    <w:rsid w:val="0043042F"/>
    <w:rsid w:val="00431303"/>
    <w:rsid w:val="00432F11"/>
    <w:rsid w:val="004332E9"/>
    <w:rsid w:val="00434CD1"/>
    <w:rsid w:val="00436A88"/>
    <w:rsid w:val="004378C3"/>
    <w:rsid w:val="00441073"/>
    <w:rsid w:val="00443324"/>
    <w:rsid w:val="00447770"/>
    <w:rsid w:val="00451C47"/>
    <w:rsid w:val="00452B81"/>
    <w:rsid w:val="0045340A"/>
    <w:rsid w:val="00454A93"/>
    <w:rsid w:val="00456F02"/>
    <w:rsid w:val="00457ED6"/>
    <w:rsid w:val="00460BD0"/>
    <w:rsid w:val="00463B54"/>
    <w:rsid w:val="00464478"/>
    <w:rsid w:val="0046674D"/>
    <w:rsid w:val="0047365A"/>
    <w:rsid w:val="00475287"/>
    <w:rsid w:val="004761E9"/>
    <w:rsid w:val="00476639"/>
    <w:rsid w:val="00476D40"/>
    <w:rsid w:val="00480040"/>
    <w:rsid w:val="004809B7"/>
    <w:rsid w:val="004820A6"/>
    <w:rsid w:val="00482C6D"/>
    <w:rsid w:val="00484787"/>
    <w:rsid w:val="00484A46"/>
    <w:rsid w:val="00487DDD"/>
    <w:rsid w:val="00487FE1"/>
    <w:rsid w:val="0049044F"/>
    <w:rsid w:val="00490FDF"/>
    <w:rsid w:val="0049143C"/>
    <w:rsid w:val="004960B5"/>
    <w:rsid w:val="004962D9"/>
    <w:rsid w:val="00496A41"/>
    <w:rsid w:val="004974A3"/>
    <w:rsid w:val="004A06E6"/>
    <w:rsid w:val="004A347B"/>
    <w:rsid w:val="004A67B7"/>
    <w:rsid w:val="004B08BF"/>
    <w:rsid w:val="004B1A3E"/>
    <w:rsid w:val="004B4296"/>
    <w:rsid w:val="004B5F74"/>
    <w:rsid w:val="004C07C9"/>
    <w:rsid w:val="004C0854"/>
    <w:rsid w:val="004C42D0"/>
    <w:rsid w:val="004C4D38"/>
    <w:rsid w:val="004D2793"/>
    <w:rsid w:val="004D37A8"/>
    <w:rsid w:val="004D3E58"/>
    <w:rsid w:val="004D6912"/>
    <w:rsid w:val="004D7410"/>
    <w:rsid w:val="004D7F0D"/>
    <w:rsid w:val="004E2153"/>
    <w:rsid w:val="004E23D9"/>
    <w:rsid w:val="004E26D6"/>
    <w:rsid w:val="004E2A0D"/>
    <w:rsid w:val="004E2DD4"/>
    <w:rsid w:val="004E3B79"/>
    <w:rsid w:val="004E4187"/>
    <w:rsid w:val="004E5F49"/>
    <w:rsid w:val="004E6828"/>
    <w:rsid w:val="004F07B7"/>
    <w:rsid w:val="004F14F1"/>
    <w:rsid w:val="004F343A"/>
    <w:rsid w:val="004F4A7F"/>
    <w:rsid w:val="004F7147"/>
    <w:rsid w:val="004F72A1"/>
    <w:rsid w:val="0050007F"/>
    <w:rsid w:val="005020AB"/>
    <w:rsid w:val="00502530"/>
    <w:rsid w:val="00504710"/>
    <w:rsid w:val="00505027"/>
    <w:rsid w:val="00505A0B"/>
    <w:rsid w:val="005069A4"/>
    <w:rsid w:val="00510D80"/>
    <w:rsid w:val="005130BA"/>
    <w:rsid w:val="00514285"/>
    <w:rsid w:val="00515BB6"/>
    <w:rsid w:val="00517295"/>
    <w:rsid w:val="00520162"/>
    <w:rsid w:val="0052016E"/>
    <w:rsid w:val="005201F9"/>
    <w:rsid w:val="005205EE"/>
    <w:rsid w:val="00520B77"/>
    <w:rsid w:val="00521631"/>
    <w:rsid w:val="00522A39"/>
    <w:rsid w:val="00524434"/>
    <w:rsid w:val="00524AFC"/>
    <w:rsid w:val="005277BF"/>
    <w:rsid w:val="00527B2B"/>
    <w:rsid w:val="00531738"/>
    <w:rsid w:val="0053210E"/>
    <w:rsid w:val="00532871"/>
    <w:rsid w:val="0053494F"/>
    <w:rsid w:val="00534B1B"/>
    <w:rsid w:val="00536D31"/>
    <w:rsid w:val="00540AA7"/>
    <w:rsid w:val="00541F49"/>
    <w:rsid w:val="0054239E"/>
    <w:rsid w:val="005424A2"/>
    <w:rsid w:val="00543F78"/>
    <w:rsid w:val="0054514B"/>
    <w:rsid w:val="00545284"/>
    <w:rsid w:val="00545DAC"/>
    <w:rsid w:val="00545F9C"/>
    <w:rsid w:val="0054729F"/>
    <w:rsid w:val="005478A3"/>
    <w:rsid w:val="00550798"/>
    <w:rsid w:val="00551A25"/>
    <w:rsid w:val="00553333"/>
    <w:rsid w:val="00554ECF"/>
    <w:rsid w:val="005631E5"/>
    <w:rsid w:val="00567529"/>
    <w:rsid w:val="005675EB"/>
    <w:rsid w:val="0057085F"/>
    <w:rsid w:val="00570905"/>
    <w:rsid w:val="0057212D"/>
    <w:rsid w:val="00572175"/>
    <w:rsid w:val="0057244E"/>
    <w:rsid w:val="00572474"/>
    <w:rsid w:val="00574441"/>
    <w:rsid w:val="00576BB9"/>
    <w:rsid w:val="005777A5"/>
    <w:rsid w:val="005828FA"/>
    <w:rsid w:val="00582EAB"/>
    <w:rsid w:val="00582EC2"/>
    <w:rsid w:val="0058517F"/>
    <w:rsid w:val="0058654C"/>
    <w:rsid w:val="005871F0"/>
    <w:rsid w:val="0058741F"/>
    <w:rsid w:val="00590306"/>
    <w:rsid w:val="00591740"/>
    <w:rsid w:val="00592104"/>
    <w:rsid w:val="00592495"/>
    <w:rsid w:val="00592D7C"/>
    <w:rsid w:val="00595071"/>
    <w:rsid w:val="005A063B"/>
    <w:rsid w:val="005A0FB9"/>
    <w:rsid w:val="005A1414"/>
    <w:rsid w:val="005A16B8"/>
    <w:rsid w:val="005A217D"/>
    <w:rsid w:val="005A3354"/>
    <w:rsid w:val="005A48E1"/>
    <w:rsid w:val="005A576E"/>
    <w:rsid w:val="005A577D"/>
    <w:rsid w:val="005B07FD"/>
    <w:rsid w:val="005B12B2"/>
    <w:rsid w:val="005B6833"/>
    <w:rsid w:val="005B7418"/>
    <w:rsid w:val="005C0E91"/>
    <w:rsid w:val="005C0F5F"/>
    <w:rsid w:val="005C1874"/>
    <w:rsid w:val="005C1DC6"/>
    <w:rsid w:val="005C1F52"/>
    <w:rsid w:val="005C35DD"/>
    <w:rsid w:val="005C43DB"/>
    <w:rsid w:val="005D12DF"/>
    <w:rsid w:val="005D2281"/>
    <w:rsid w:val="005D3169"/>
    <w:rsid w:val="005D5842"/>
    <w:rsid w:val="005D5C90"/>
    <w:rsid w:val="005D782C"/>
    <w:rsid w:val="005E1FD6"/>
    <w:rsid w:val="005E3777"/>
    <w:rsid w:val="005E482E"/>
    <w:rsid w:val="005E7620"/>
    <w:rsid w:val="005E7B50"/>
    <w:rsid w:val="005F22BD"/>
    <w:rsid w:val="005F2628"/>
    <w:rsid w:val="005F3F1F"/>
    <w:rsid w:val="005F46D0"/>
    <w:rsid w:val="005F5DA5"/>
    <w:rsid w:val="00601785"/>
    <w:rsid w:val="006020BA"/>
    <w:rsid w:val="00602B50"/>
    <w:rsid w:val="0060324E"/>
    <w:rsid w:val="00603690"/>
    <w:rsid w:val="00604DE8"/>
    <w:rsid w:val="00607362"/>
    <w:rsid w:val="006077A4"/>
    <w:rsid w:val="00612E08"/>
    <w:rsid w:val="00612FED"/>
    <w:rsid w:val="00613278"/>
    <w:rsid w:val="00614329"/>
    <w:rsid w:val="006170A7"/>
    <w:rsid w:val="00617400"/>
    <w:rsid w:val="0062281A"/>
    <w:rsid w:val="00622B7A"/>
    <w:rsid w:val="006230BF"/>
    <w:rsid w:val="006245FA"/>
    <w:rsid w:val="00624B33"/>
    <w:rsid w:val="0062761D"/>
    <w:rsid w:val="00630DA1"/>
    <w:rsid w:val="006311EC"/>
    <w:rsid w:val="00631CBF"/>
    <w:rsid w:val="0063580A"/>
    <w:rsid w:val="00640075"/>
    <w:rsid w:val="00642400"/>
    <w:rsid w:val="00642E7A"/>
    <w:rsid w:val="006430FC"/>
    <w:rsid w:val="006445DD"/>
    <w:rsid w:val="00644935"/>
    <w:rsid w:val="0064620A"/>
    <w:rsid w:val="006523C5"/>
    <w:rsid w:val="00653C0E"/>
    <w:rsid w:val="006543A2"/>
    <w:rsid w:val="0065618E"/>
    <w:rsid w:val="00663EB5"/>
    <w:rsid w:val="00665AB8"/>
    <w:rsid w:val="00665E84"/>
    <w:rsid w:val="00672EC2"/>
    <w:rsid w:val="00674114"/>
    <w:rsid w:val="00682060"/>
    <w:rsid w:val="00682A01"/>
    <w:rsid w:val="006831F2"/>
    <w:rsid w:val="006836AA"/>
    <w:rsid w:val="00684E4B"/>
    <w:rsid w:val="00686C63"/>
    <w:rsid w:val="00687CF6"/>
    <w:rsid w:val="0069225C"/>
    <w:rsid w:val="00693B13"/>
    <w:rsid w:val="006943A0"/>
    <w:rsid w:val="006955A2"/>
    <w:rsid w:val="0069684B"/>
    <w:rsid w:val="006A061D"/>
    <w:rsid w:val="006A0810"/>
    <w:rsid w:val="006A10EB"/>
    <w:rsid w:val="006A2B22"/>
    <w:rsid w:val="006A3F63"/>
    <w:rsid w:val="006A40F7"/>
    <w:rsid w:val="006A4AD6"/>
    <w:rsid w:val="006A69F8"/>
    <w:rsid w:val="006A743D"/>
    <w:rsid w:val="006B04C6"/>
    <w:rsid w:val="006B0561"/>
    <w:rsid w:val="006B45BE"/>
    <w:rsid w:val="006B66D3"/>
    <w:rsid w:val="006B71E9"/>
    <w:rsid w:val="006C2D0D"/>
    <w:rsid w:val="006C2EA8"/>
    <w:rsid w:val="006C350F"/>
    <w:rsid w:val="006C4AD8"/>
    <w:rsid w:val="006C5B34"/>
    <w:rsid w:val="006C6722"/>
    <w:rsid w:val="006C6B60"/>
    <w:rsid w:val="006D38BA"/>
    <w:rsid w:val="006D5BA0"/>
    <w:rsid w:val="006E0878"/>
    <w:rsid w:val="006E0A64"/>
    <w:rsid w:val="006E1EEE"/>
    <w:rsid w:val="006E240D"/>
    <w:rsid w:val="006E6DE8"/>
    <w:rsid w:val="006E7757"/>
    <w:rsid w:val="006E7B14"/>
    <w:rsid w:val="006F20B9"/>
    <w:rsid w:val="0070236D"/>
    <w:rsid w:val="00704619"/>
    <w:rsid w:val="00704AFB"/>
    <w:rsid w:val="007074DD"/>
    <w:rsid w:val="0071214D"/>
    <w:rsid w:val="00714531"/>
    <w:rsid w:val="00715D98"/>
    <w:rsid w:val="00717175"/>
    <w:rsid w:val="00721526"/>
    <w:rsid w:val="00723BE1"/>
    <w:rsid w:val="007240DD"/>
    <w:rsid w:val="0072571C"/>
    <w:rsid w:val="00725FD5"/>
    <w:rsid w:val="00726934"/>
    <w:rsid w:val="00727146"/>
    <w:rsid w:val="0073045D"/>
    <w:rsid w:val="00732F7B"/>
    <w:rsid w:val="00733318"/>
    <w:rsid w:val="0073438C"/>
    <w:rsid w:val="00735176"/>
    <w:rsid w:val="007358C5"/>
    <w:rsid w:val="00737062"/>
    <w:rsid w:val="00737B95"/>
    <w:rsid w:val="00741785"/>
    <w:rsid w:val="00741CC2"/>
    <w:rsid w:val="00743848"/>
    <w:rsid w:val="00745293"/>
    <w:rsid w:val="00745763"/>
    <w:rsid w:val="0074679A"/>
    <w:rsid w:val="00747324"/>
    <w:rsid w:val="00754F2E"/>
    <w:rsid w:val="00755C89"/>
    <w:rsid w:val="00756434"/>
    <w:rsid w:val="0075717B"/>
    <w:rsid w:val="00760795"/>
    <w:rsid w:val="007633F9"/>
    <w:rsid w:val="00764324"/>
    <w:rsid w:val="00766C66"/>
    <w:rsid w:val="00767463"/>
    <w:rsid w:val="00770FEF"/>
    <w:rsid w:val="007723CD"/>
    <w:rsid w:val="0077398D"/>
    <w:rsid w:val="0077510A"/>
    <w:rsid w:val="00775D48"/>
    <w:rsid w:val="00775F57"/>
    <w:rsid w:val="00777560"/>
    <w:rsid w:val="00782D3E"/>
    <w:rsid w:val="00784F5C"/>
    <w:rsid w:val="00785936"/>
    <w:rsid w:val="00786DC5"/>
    <w:rsid w:val="00786E07"/>
    <w:rsid w:val="0079371A"/>
    <w:rsid w:val="007941C1"/>
    <w:rsid w:val="007955D4"/>
    <w:rsid w:val="00797315"/>
    <w:rsid w:val="00797CAC"/>
    <w:rsid w:val="007A7287"/>
    <w:rsid w:val="007B231D"/>
    <w:rsid w:val="007B35BE"/>
    <w:rsid w:val="007B3E3B"/>
    <w:rsid w:val="007B3F7A"/>
    <w:rsid w:val="007B4D00"/>
    <w:rsid w:val="007B5252"/>
    <w:rsid w:val="007B6EB5"/>
    <w:rsid w:val="007B73D2"/>
    <w:rsid w:val="007C0752"/>
    <w:rsid w:val="007C31C4"/>
    <w:rsid w:val="007C3CA8"/>
    <w:rsid w:val="007C68BA"/>
    <w:rsid w:val="007C695F"/>
    <w:rsid w:val="007C69F7"/>
    <w:rsid w:val="007C6D4F"/>
    <w:rsid w:val="007D0385"/>
    <w:rsid w:val="007D18D2"/>
    <w:rsid w:val="007D38FF"/>
    <w:rsid w:val="007D4CBA"/>
    <w:rsid w:val="007D5312"/>
    <w:rsid w:val="007D5F3B"/>
    <w:rsid w:val="007E1058"/>
    <w:rsid w:val="007E1FC9"/>
    <w:rsid w:val="007E39AA"/>
    <w:rsid w:val="007E4034"/>
    <w:rsid w:val="007E5CB1"/>
    <w:rsid w:val="007E65D1"/>
    <w:rsid w:val="007E6AA6"/>
    <w:rsid w:val="007F2AA6"/>
    <w:rsid w:val="007F3B46"/>
    <w:rsid w:val="007F525F"/>
    <w:rsid w:val="007F7020"/>
    <w:rsid w:val="008015C5"/>
    <w:rsid w:val="00803050"/>
    <w:rsid w:val="00805551"/>
    <w:rsid w:val="00806361"/>
    <w:rsid w:val="008065C4"/>
    <w:rsid w:val="0080731C"/>
    <w:rsid w:val="00811FA2"/>
    <w:rsid w:val="00821487"/>
    <w:rsid w:val="00822804"/>
    <w:rsid w:val="008235B7"/>
    <w:rsid w:val="00825E4C"/>
    <w:rsid w:val="008269AA"/>
    <w:rsid w:val="00827FC2"/>
    <w:rsid w:val="00831176"/>
    <w:rsid w:val="008341EE"/>
    <w:rsid w:val="00834953"/>
    <w:rsid w:val="00834CA0"/>
    <w:rsid w:val="008361CA"/>
    <w:rsid w:val="0083666C"/>
    <w:rsid w:val="008369E1"/>
    <w:rsid w:val="008436F4"/>
    <w:rsid w:val="008437A6"/>
    <w:rsid w:val="0084510F"/>
    <w:rsid w:val="008509B3"/>
    <w:rsid w:val="008519B5"/>
    <w:rsid w:val="00852135"/>
    <w:rsid w:val="00853BD9"/>
    <w:rsid w:val="008568D3"/>
    <w:rsid w:val="00856C4B"/>
    <w:rsid w:val="00860A7C"/>
    <w:rsid w:val="00860BF0"/>
    <w:rsid w:val="008614F8"/>
    <w:rsid w:val="00863C9F"/>
    <w:rsid w:val="00863CF7"/>
    <w:rsid w:val="00864D8E"/>
    <w:rsid w:val="0086605F"/>
    <w:rsid w:val="00867D28"/>
    <w:rsid w:val="00872744"/>
    <w:rsid w:val="00874284"/>
    <w:rsid w:val="0087447C"/>
    <w:rsid w:val="00874AF0"/>
    <w:rsid w:val="0088309F"/>
    <w:rsid w:val="00884AAA"/>
    <w:rsid w:val="0088666A"/>
    <w:rsid w:val="00886AA6"/>
    <w:rsid w:val="008875C4"/>
    <w:rsid w:val="00890B9A"/>
    <w:rsid w:val="00891DE9"/>
    <w:rsid w:val="008953CC"/>
    <w:rsid w:val="00895EE8"/>
    <w:rsid w:val="00896C3A"/>
    <w:rsid w:val="008A01CD"/>
    <w:rsid w:val="008A1744"/>
    <w:rsid w:val="008A2255"/>
    <w:rsid w:val="008A2B55"/>
    <w:rsid w:val="008A2F65"/>
    <w:rsid w:val="008A406C"/>
    <w:rsid w:val="008A5180"/>
    <w:rsid w:val="008A642E"/>
    <w:rsid w:val="008A7F18"/>
    <w:rsid w:val="008B103A"/>
    <w:rsid w:val="008B136D"/>
    <w:rsid w:val="008B452F"/>
    <w:rsid w:val="008B4565"/>
    <w:rsid w:val="008B5F21"/>
    <w:rsid w:val="008B74F5"/>
    <w:rsid w:val="008B7768"/>
    <w:rsid w:val="008C04D5"/>
    <w:rsid w:val="008C0B7A"/>
    <w:rsid w:val="008C2A20"/>
    <w:rsid w:val="008C67DC"/>
    <w:rsid w:val="008C6F7B"/>
    <w:rsid w:val="008D15E3"/>
    <w:rsid w:val="008D3792"/>
    <w:rsid w:val="008D3D81"/>
    <w:rsid w:val="008D5634"/>
    <w:rsid w:val="008D59C9"/>
    <w:rsid w:val="008D644F"/>
    <w:rsid w:val="008D6EBF"/>
    <w:rsid w:val="008D78C3"/>
    <w:rsid w:val="008E0D30"/>
    <w:rsid w:val="008E3B53"/>
    <w:rsid w:val="008E4137"/>
    <w:rsid w:val="008E4844"/>
    <w:rsid w:val="008E500B"/>
    <w:rsid w:val="008E5144"/>
    <w:rsid w:val="008E5DAA"/>
    <w:rsid w:val="008E634D"/>
    <w:rsid w:val="008E6386"/>
    <w:rsid w:val="008E6477"/>
    <w:rsid w:val="008F1184"/>
    <w:rsid w:val="008F129A"/>
    <w:rsid w:val="008F4343"/>
    <w:rsid w:val="008F4920"/>
    <w:rsid w:val="008F702B"/>
    <w:rsid w:val="008F7EAB"/>
    <w:rsid w:val="00900062"/>
    <w:rsid w:val="0090526A"/>
    <w:rsid w:val="009061F6"/>
    <w:rsid w:val="009068CC"/>
    <w:rsid w:val="00911CCD"/>
    <w:rsid w:val="00915467"/>
    <w:rsid w:val="00916E34"/>
    <w:rsid w:val="00917E48"/>
    <w:rsid w:val="00920319"/>
    <w:rsid w:val="0092184E"/>
    <w:rsid w:val="00924AE6"/>
    <w:rsid w:val="00925782"/>
    <w:rsid w:val="00931C9E"/>
    <w:rsid w:val="009343AA"/>
    <w:rsid w:val="00934F2F"/>
    <w:rsid w:val="00936582"/>
    <w:rsid w:val="00936B60"/>
    <w:rsid w:val="009372F2"/>
    <w:rsid w:val="009424A0"/>
    <w:rsid w:val="00943D34"/>
    <w:rsid w:val="0094416B"/>
    <w:rsid w:val="009442AE"/>
    <w:rsid w:val="00944955"/>
    <w:rsid w:val="009451B9"/>
    <w:rsid w:val="00945AE4"/>
    <w:rsid w:val="009463C6"/>
    <w:rsid w:val="0094667E"/>
    <w:rsid w:val="00947A6D"/>
    <w:rsid w:val="00952699"/>
    <w:rsid w:val="0095486B"/>
    <w:rsid w:val="009554C7"/>
    <w:rsid w:val="00956641"/>
    <w:rsid w:val="0096202F"/>
    <w:rsid w:val="009623DF"/>
    <w:rsid w:val="00964CE2"/>
    <w:rsid w:val="009676C5"/>
    <w:rsid w:val="00970D51"/>
    <w:rsid w:val="00973250"/>
    <w:rsid w:val="009738B1"/>
    <w:rsid w:val="00974F0B"/>
    <w:rsid w:val="0097545A"/>
    <w:rsid w:val="00981BDF"/>
    <w:rsid w:val="0098454A"/>
    <w:rsid w:val="0098498E"/>
    <w:rsid w:val="009863FE"/>
    <w:rsid w:val="009902A3"/>
    <w:rsid w:val="009908DB"/>
    <w:rsid w:val="00991233"/>
    <w:rsid w:val="009937CB"/>
    <w:rsid w:val="0099446F"/>
    <w:rsid w:val="00996809"/>
    <w:rsid w:val="009A0AA0"/>
    <w:rsid w:val="009A4919"/>
    <w:rsid w:val="009A4BB7"/>
    <w:rsid w:val="009A60E7"/>
    <w:rsid w:val="009A77E0"/>
    <w:rsid w:val="009B0E96"/>
    <w:rsid w:val="009B2D3A"/>
    <w:rsid w:val="009B2EAD"/>
    <w:rsid w:val="009B670D"/>
    <w:rsid w:val="009B709C"/>
    <w:rsid w:val="009B7C2C"/>
    <w:rsid w:val="009C1DC1"/>
    <w:rsid w:val="009C53D2"/>
    <w:rsid w:val="009C7465"/>
    <w:rsid w:val="009D0F10"/>
    <w:rsid w:val="009D12BC"/>
    <w:rsid w:val="009D1E85"/>
    <w:rsid w:val="009D2813"/>
    <w:rsid w:val="009D286B"/>
    <w:rsid w:val="009D56F1"/>
    <w:rsid w:val="009D6DF8"/>
    <w:rsid w:val="009E021A"/>
    <w:rsid w:val="009E0DD5"/>
    <w:rsid w:val="009E0F72"/>
    <w:rsid w:val="009E22A3"/>
    <w:rsid w:val="009E47AE"/>
    <w:rsid w:val="009E4CFE"/>
    <w:rsid w:val="009E6C78"/>
    <w:rsid w:val="009E73A9"/>
    <w:rsid w:val="009F3268"/>
    <w:rsid w:val="009F4402"/>
    <w:rsid w:val="009F4528"/>
    <w:rsid w:val="00A01A72"/>
    <w:rsid w:val="00A02791"/>
    <w:rsid w:val="00A02856"/>
    <w:rsid w:val="00A0654A"/>
    <w:rsid w:val="00A100E1"/>
    <w:rsid w:val="00A1087B"/>
    <w:rsid w:val="00A13072"/>
    <w:rsid w:val="00A1374D"/>
    <w:rsid w:val="00A13893"/>
    <w:rsid w:val="00A23B2E"/>
    <w:rsid w:val="00A24171"/>
    <w:rsid w:val="00A24A76"/>
    <w:rsid w:val="00A24EA8"/>
    <w:rsid w:val="00A2514C"/>
    <w:rsid w:val="00A2563A"/>
    <w:rsid w:val="00A264AE"/>
    <w:rsid w:val="00A30048"/>
    <w:rsid w:val="00A32390"/>
    <w:rsid w:val="00A33509"/>
    <w:rsid w:val="00A33B4B"/>
    <w:rsid w:val="00A35BD6"/>
    <w:rsid w:val="00A37C76"/>
    <w:rsid w:val="00A37DE3"/>
    <w:rsid w:val="00A41CC1"/>
    <w:rsid w:val="00A42425"/>
    <w:rsid w:val="00A47BE9"/>
    <w:rsid w:val="00A47C96"/>
    <w:rsid w:val="00A5126B"/>
    <w:rsid w:val="00A52047"/>
    <w:rsid w:val="00A545AD"/>
    <w:rsid w:val="00A54874"/>
    <w:rsid w:val="00A5508F"/>
    <w:rsid w:val="00A5631D"/>
    <w:rsid w:val="00A56A2D"/>
    <w:rsid w:val="00A60334"/>
    <w:rsid w:val="00A61FBD"/>
    <w:rsid w:val="00A62151"/>
    <w:rsid w:val="00A62576"/>
    <w:rsid w:val="00A63963"/>
    <w:rsid w:val="00A64394"/>
    <w:rsid w:val="00A65048"/>
    <w:rsid w:val="00A658B9"/>
    <w:rsid w:val="00A668A0"/>
    <w:rsid w:val="00A711CA"/>
    <w:rsid w:val="00A715F5"/>
    <w:rsid w:val="00A72275"/>
    <w:rsid w:val="00A72C7F"/>
    <w:rsid w:val="00A73589"/>
    <w:rsid w:val="00A75A5D"/>
    <w:rsid w:val="00A813A5"/>
    <w:rsid w:val="00A81624"/>
    <w:rsid w:val="00A8209D"/>
    <w:rsid w:val="00A835A1"/>
    <w:rsid w:val="00A904CA"/>
    <w:rsid w:val="00A91C7A"/>
    <w:rsid w:val="00A92B44"/>
    <w:rsid w:val="00A92F47"/>
    <w:rsid w:val="00A93517"/>
    <w:rsid w:val="00A94882"/>
    <w:rsid w:val="00A94A8D"/>
    <w:rsid w:val="00A96266"/>
    <w:rsid w:val="00A96626"/>
    <w:rsid w:val="00A9731C"/>
    <w:rsid w:val="00AA006C"/>
    <w:rsid w:val="00AA1B37"/>
    <w:rsid w:val="00AA5AF3"/>
    <w:rsid w:val="00AA76EB"/>
    <w:rsid w:val="00AA7793"/>
    <w:rsid w:val="00AB0E7F"/>
    <w:rsid w:val="00AB56C1"/>
    <w:rsid w:val="00AB56C5"/>
    <w:rsid w:val="00AB62CD"/>
    <w:rsid w:val="00AC2AA1"/>
    <w:rsid w:val="00AC609C"/>
    <w:rsid w:val="00AD0240"/>
    <w:rsid w:val="00AD10B6"/>
    <w:rsid w:val="00AD2732"/>
    <w:rsid w:val="00AD2D3A"/>
    <w:rsid w:val="00AD32DA"/>
    <w:rsid w:val="00AD5DE8"/>
    <w:rsid w:val="00AE0069"/>
    <w:rsid w:val="00AE08DF"/>
    <w:rsid w:val="00AE31EE"/>
    <w:rsid w:val="00AE445E"/>
    <w:rsid w:val="00AE586A"/>
    <w:rsid w:val="00AF0386"/>
    <w:rsid w:val="00AF1026"/>
    <w:rsid w:val="00AF3007"/>
    <w:rsid w:val="00AF3015"/>
    <w:rsid w:val="00AF3CCD"/>
    <w:rsid w:val="00AF3ED9"/>
    <w:rsid w:val="00AF49D3"/>
    <w:rsid w:val="00AF5F8B"/>
    <w:rsid w:val="00AF72CD"/>
    <w:rsid w:val="00AF7F21"/>
    <w:rsid w:val="00B0181D"/>
    <w:rsid w:val="00B02A9B"/>
    <w:rsid w:val="00B03A66"/>
    <w:rsid w:val="00B03C52"/>
    <w:rsid w:val="00B05449"/>
    <w:rsid w:val="00B055C6"/>
    <w:rsid w:val="00B061EF"/>
    <w:rsid w:val="00B07D8B"/>
    <w:rsid w:val="00B1152A"/>
    <w:rsid w:val="00B117F6"/>
    <w:rsid w:val="00B126B9"/>
    <w:rsid w:val="00B14359"/>
    <w:rsid w:val="00B16981"/>
    <w:rsid w:val="00B26F26"/>
    <w:rsid w:val="00B30419"/>
    <w:rsid w:val="00B31E06"/>
    <w:rsid w:val="00B3262B"/>
    <w:rsid w:val="00B328AD"/>
    <w:rsid w:val="00B3347E"/>
    <w:rsid w:val="00B36F48"/>
    <w:rsid w:val="00B41DC2"/>
    <w:rsid w:val="00B43197"/>
    <w:rsid w:val="00B43CBC"/>
    <w:rsid w:val="00B45D12"/>
    <w:rsid w:val="00B50860"/>
    <w:rsid w:val="00B528C1"/>
    <w:rsid w:val="00B52F18"/>
    <w:rsid w:val="00B5573C"/>
    <w:rsid w:val="00B557D7"/>
    <w:rsid w:val="00B6022A"/>
    <w:rsid w:val="00B6468F"/>
    <w:rsid w:val="00B6485F"/>
    <w:rsid w:val="00B65EF3"/>
    <w:rsid w:val="00B70A33"/>
    <w:rsid w:val="00B70C10"/>
    <w:rsid w:val="00B71B65"/>
    <w:rsid w:val="00B72B62"/>
    <w:rsid w:val="00B753A4"/>
    <w:rsid w:val="00B75F98"/>
    <w:rsid w:val="00B761AD"/>
    <w:rsid w:val="00B76708"/>
    <w:rsid w:val="00B76840"/>
    <w:rsid w:val="00B76905"/>
    <w:rsid w:val="00B76AC5"/>
    <w:rsid w:val="00B805A7"/>
    <w:rsid w:val="00B80799"/>
    <w:rsid w:val="00B8150D"/>
    <w:rsid w:val="00B863DB"/>
    <w:rsid w:val="00B948FB"/>
    <w:rsid w:val="00B956A8"/>
    <w:rsid w:val="00B966FA"/>
    <w:rsid w:val="00BA5B66"/>
    <w:rsid w:val="00BA761E"/>
    <w:rsid w:val="00BB34F0"/>
    <w:rsid w:val="00BB4A03"/>
    <w:rsid w:val="00BB62CD"/>
    <w:rsid w:val="00BC13BC"/>
    <w:rsid w:val="00BC227D"/>
    <w:rsid w:val="00BC231B"/>
    <w:rsid w:val="00BC2ABC"/>
    <w:rsid w:val="00BC43DE"/>
    <w:rsid w:val="00BC575E"/>
    <w:rsid w:val="00BD180D"/>
    <w:rsid w:val="00BD19C5"/>
    <w:rsid w:val="00BD2626"/>
    <w:rsid w:val="00BD2D92"/>
    <w:rsid w:val="00BD4FF7"/>
    <w:rsid w:val="00BD6977"/>
    <w:rsid w:val="00BE292E"/>
    <w:rsid w:val="00BE333F"/>
    <w:rsid w:val="00BE3664"/>
    <w:rsid w:val="00BE3C03"/>
    <w:rsid w:val="00BE3C41"/>
    <w:rsid w:val="00BE40DB"/>
    <w:rsid w:val="00BE52F7"/>
    <w:rsid w:val="00BE6190"/>
    <w:rsid w:val="00BE71E4"/>
    <w:rsid w:val="00BF0DBF"/>
    <w:rsid w:val="00BF21A5"/>
    <w:rsid w:val="00BF447C"/>
    <w:rsid w:val="00BF6BD7"/>
    <w:rsid w:val="00BF6D63"/>
    <w:rsid w:val="00BF6FA1"/>
    <w:rsid w:val="00BF74C0"/>
    <w:rsid w:val="00BF773B"/>
    <w:rsid w:val="00C03E04"/>
    <w:rsid w:val="00C07891"/>
    <w:rsid w:val="00C113AA"/>
    <w:rsid w:val="00C1229E"/>
    <w:rsid w:val="00C13EEE"/>
    <w:rsid w:val="00C14ECC"/>
    <w:rsid w:val="00C1752A"/>
    <w:rsid w:val="00C23E22"/>
    <w:rsid w:val="00C250B1"/>
    <w:rsid w:val="00C2765F"/>
    <w:rsid w:val="00C276BD"/>
    <w:rsid w:val="00C3265D"/>
    <w:rsid w:val="00C36172"/>
    <w:rsid w:val="00C361D0"/>
    <w:rsid w:val="00C36544"/>
    <w:rsid w:val="00C36A82"/>
    <w:rsid w:val="00C36CD8"/>
    <w:rsid w:val="00C37676"/>
    <w:rsid w:val="00C4123E"/>
    <w:rsid w:val="00C41783"/>
    <w:rsid w:val="00C4221F"/>
    <w:rsid w:val="00C43CE3"/>
    <w:rsid w:val="00C43F3D"/>
    <w:rsid w:val="00C447B1"/>
    <w:rsid w:val="00C44BEE"/>
    <w:rsid w:val="00C45FDB"/>
    <w:rsid w:val="00C4636F"/>
    <w:rsid w:val="00C46BC5"/>
    <w:rsid w:val="00C5124B"/>
    <w:rsid w:val="00C51815"/>
    <w:rsid w:val="00C5360C"/>
    <w:rsid w:val="00C53ED9"/>
    <w:rsid w:val="00C54277"/>
    <w:rsid w:val="00C54BA1"/>
    <w:rsid w:val="00C55532"/>
    <w:rsid w:val="00C562C1"/>
    <w:rsid w:val="00C569CD"/>
    <w:rsid w:val="00C5793F"/>
    <w:rsid w:val="00C5796E"/>
    <w:rsid w:val="00C61350"/>
    <w:rsid w:val="00C62E21"/>
    <w:rsid w:val="00C64F42"/>
    <w:rsid w:val="00C6635B"/>
    <w:rsid w:val="00C66F61"/>
    <w:rsid w:val="00C676F1"/>
    <w:rsid w:val="00C707F3"/>
    <w:rsid w:val="00C765F6"/>
    <w:rsid w:val="00C76DF9"/>
    <w:rsid w:val="00C77E13"/>
    <w:rsid w:val="00C82C9B"/>
    <w:rsid w:val="00C8323E"/>
    <w:rsid w:val="00C8330F"/>
    <w:rsid w:val="00C8382B"/>
    <w:rsid w:val="00C83B8F"/>
    <w:rsid w:val="00C83E09"/>
    <w:rsid w:val="00C85588"/>
    <w:rsid w:val="00C85D48"/>
    <w:rsid w:val="00C87E4F"/>
    <w:rsid w:val="00C9597B"/>
    <w:rsid w:val="00C95A94"/>
    <w:rsid w:val="00C97481"/>
    <w:rsid w:val="00C97EF1"/>
    <w:rsid w:val="00CA157F"/>
    <w:rsid w:val="00CA38D3"/>
    <w:rsid w:val="00CA5DE0"/>
    <w:rsid w:val="00CA7893"/>
    <w:rsid w:val="00CB00A3"/>
    <w:rsid w:val="00CB1154"/>
    <w:rsid w:val="00CB1158"/>
    <w:rsid w:val="00CB1B87"/>
    <w:rsid w:val="00CB354E"/>
    <w:rsid w:val="00CB42A4"/>
    <w:rsid w:val="00CB49CA"/>
    <w:rsid w:val="00CB5119"/>
    <w:rsid w:val="00CB6E99"/>
    <w:rsid w:val="00CC1E97"/>
    <w:rsid w:val="00CC2D12"/>
    <w:rsid w:val="00CC3A31"/>
    <w:rsid w:val="00CC48ED"/>
    <w:rsid w:val="00CC49F5"/>
    <w:rsid w:val="00CC4FD7"/>
    <w:rsid w:val="00CC62C8"/>
    <w:rsid w:val="00CC64B2"/>
    <w:rsid w:val="00CC6EB9"/>
    <w:rsid w:val="00CD402D"/>
    <w:rsid w:val="00CD4290"/>
    <w:rsid w:val="00CD50AC"/>
    <w:rsid w:val="00CD5C48"/>
    <w:rsid w:val="00CD61B7"/>
    <w:rsid w:val="00CD6A38"/>
    <w:rsid w:val="00CD711D"/>
    <w:rsid w:val="00CD7CE4"/>
    <w:rsid w:val="00CD7EDD"/>
    <w:rsid w:val="00CE2472"/>
    <w:rsid w:val="00CE3709"/>
    <w:rsid w:val="00CE7C67"/>
    <w:rsid w:val="00CF0783"/>
    <w:rsid w:val="00CF12A8"/>
    <w:rsid w:val="00CF12E0"/>
    <w:rsid w:val="00CF3BA9"/>
    <w:rsid w:val="00CF45ED"/>
    <w:rsid w:val="00CF5443"/>
    <w:rsid w:val="00CF6549"/>
    <w:rsid w:val="00CF77EF"/>
    <w:rsid w:val="00D003F9"/>
    <w:rsid w:val="00D02B3C"/>
    <w:rsid w:val="00D048C6"/>
    <w:rsid w:val="00D052AC"/>
    <w:rsid w:val="00D052E4"/>
    <w:rsid w:val="00D12343"/>
    <w:rsid w:val="00D12668"/>
    <w:rsid w:val="00D15A7D"/>
    <w:rsid w:val="00D15FAE"/>
    <w:rsid w:val="00D1692B"/>
    <w:rsid w:val="00D17591"/>
    <w:rsid w:val="00D17AAA"/>
    <w:rsid w:val="00D21866"/>
    <w:rsid w:val="00D21BCB"/>
    <w:rsid w:val="00D247C0"/>
    <w:rsid w:val="00D25DF7"/>
    <w:rsid w:val="00D270EE"/>
    <w:rsid w:val="00D27DE5"/>
    <w:rsid w:val="00D30168"/>
    <w:rsid w:val="00D31D44"/>
    <w:rsid w:val="00D31E8C"/>
    <w:rsid w:val="00D33F47"/>
    <w:rsid w:val="00D350C3"/>
    <w:rsid w:val="00D352FC"/>
    <w:rsid w:val="00D35630"/>
    <w:rsid w:val="00D36B6A"/>
    <w:rsid w:val="00D36BD7"/>
    <w:rsid w:val="00D36C7D"/>
    <w:rsid w:val="00D37ECA"/>
    <w:rsid w:val="00D4078B"/>
    <w:rsid w:val="00D44210"/>
    <w:rsid w:val="00D466B5"/>
    <w:rsid w:val="00D476B4"/>
    <w:rsid w:val="00D5389D"/>
    <w:rsid w:val="00D53AD1"/>
    <w:rsid w:val="00D552F8"/>
    <w:rsid w:val="00D55B96"/>
    <w:rsid w:val="00D560A0"/>
    <w:rsid w:val="00D568D0"/>
    <w:rsid w:val="00D57784"/>
    <w:rsid w:val="00D63A49"/>
    <w:rsid w:val="00D673D9"/>
    <w:rsid w:val="00D6761B"/>
    <w:rsid w:val="00D72DED"/>
    <w:rsid w:val="00D72F99"/>
    <w:rsid w:val="00D73DA6"/>
    <w:rsid w:val="00D752E1"/>
    <w:rsid w:val="00D75CD4"/>
    <w:rsid w:val="00D766A2"/>
    <w:rsid w:val="00D76F67"/>
    <w:rsid w:val="00D81317"/>
    <w:rsid w:val="00D81B66"/>
    <w:rsid w:val="00D81E5D"/>
    <w:rsid w:val="00D83086"/>
    <w:rsid w:val="00D833FE"/>
    <w:rsid w:val="00D85FEB"/>
    <w:rsid w:val="00D86C35"/>
    <w:rsid w:val="00D90D59"/>
    <w:rsid w:val="00D97066"/>
    <w:rsid w:val="00D973CE"/>
    <w:rsid w:val="00DA074A"/>
    <w:rsid w:val="00DA14F8"/>
    <w:rsid w:val="00DA236A"/>
    <w:rsid w:val="00DA752F"/>
    <w:rsid w:val="00DA7D1B"/>
    <w:rsid w:val="00DB0B85"/>
    <w:rsid w:val="00DB0E25"/>
    <w:rsid w:val="00DB2224"/>
    <w:rsid w:val="00DB2326"/>
    <w:rsid w:val="00DB2CCE"/>
    <w:rsid w:val="00DB2DC9"/>
    <w:rsid w:val="00DB33B1"/>
    <w:rsid w:val="00DB3E32"/>
    <w:rsid w:val="00DB4101"/>
    <w:rsid w:val="00DB42A3"/>
    <w:rsid w:val="00DB4350"/>
    <w:rsid w:val="00DB4989"/>
    <w:rsid w:val="00DB7E58"/>
    <w:rsid w:val="00DC0FC8"/>
    <w:rsid w:val="00DC1BBD"/>
    <w:rsid w:val="00DC2280"/>
    <w:rsid w:val="00DC3D7D"/>
    <w:rsid w:val="00DC4A3B"/>
    <w:rsid w:val="00DC7133"/>
    <w:rsid w:val="00DD1F53"/>
    <w:rsid w:val="00DD5036"/>
    <w:rsid w:val="00DD67DB"/>
    <w:rsid w:val="00DD6A22"/>
    <w:rsid w:val="00DE1227"/>
    <w:rsid w:val="00DE2766"/>
    <w:rsid w:val="00DE70F5"/>
    <w:rsid w:val="00DF314C"/>
    <w:rsid w:val="00DF37C3"/>
    <w:rsid w:val="00E001FA"/>
    <w:rsid w:val="00E00E39"/>
    <w:rsid w:val="00E01618"/>
    <w:rsid w:val="00E0185B"/>
    <w:rsid w:val="00E052B6"/>
    <w:rsid w:val="00E05393"/>
    <w:rsid w:val="00E07C7C"/>
    <w:rsid w:val="00E103E0"/>
    <w:rsid w:val="00E10BD4"/>
    <w:rsid w:val="00E11538"/>
    <w:rsid w:val="00E14674"/>
    <w:rsid w:val="00E1600B"/>
    <w:rsid w:val="00E16E19"/>
    <w:rsid w:val="00E20C1B"/>
    <w:rsid w:val="00E22D68"/>
    <w:rsid w:val="00E2595E"/>
    <w:rsid w:val="00E25F21"/>
    <w:rsid w:val="00E270CF"/>
    <w:rsid w:val="00E36BEB"/>
    <w:rsid w:val="00E37D50"/>
    <w:rsid w:val="00E411D7"/>
    <w:rsid w:val="00E41DCE"/>
    <w:rsid w:val="00E41E82"/>
    <w:rsid w:val="00E426EA"/>
    <w:rsid w:val="00E42A2E"/>
    <w:rsid w:val="00E43F58"/>
    <w:rsid w:val="00E44B71"/>
    <w:rsid w:val="00E46686"/>
    <w:rsid w:val="00E46A03"/>
    <w:rsid w:val="00E5091A"/>
    <w:rsid w:val="00E524E0"/>
    <w:rsid w:val="00E53965"/>
    <w:rsid w:val="00E554C7"/>
    <w:rsid w:val="00E560E9"/>
    <w:rsid w:val="00E57A3D"/>
    <w:rsid w:val="00E60074"/>
    <w:rsid w:val="00E6088C"/>
    <w:rsid w:val="00E6287F"/>
    <w:rsid w:val="00E62EDC"/>
    <w:rsid w:val="00E632D5"/>
    <w:rsid w:val="00E63883"/>
    <w:rsid w:val="00E65132"/>
    <w:rsid w:val="00E67922"/>
    <w:rsid w:val="00E71525"/>
    <w:rsid w:val="00E71A84"/>
    <w:rsid w:val="00E71B64"/>
    <w:rsid w:val="00E724C6"/>
    <w:rsid w:val="00E73D95"/>
    <w:rsid w:val="00E7436C"/>
    <w:rsid w:val="00E753A8"/>
    <w:rsid w:val="00E7562F"/>
    <w:rsid w:val="00E76252"/>
    <w:rsid w:val="00E770B7"/>
    <w:rsid w:val="00E80EB8"/>
    <w:rsid w:val="00E81E42"/>
    <w:rsid w:val="00E82704"/>
    <w:rsid w:val="00E82A5F"/>
    <w:rsid w:val="00E837D0"/>
    <w:rsid w:val="00E8609B"/>
    <w:rsid w:val="00E94376"/>
    <w:rsid w:val="00E943A4"/>
    <w:rsid w:val="00E945EB"/>
    <w:rsid w:val="00E9501A"/>
    <w:rsid w:val="00E95F08"/>
    <w:rsid w:val="00E96DF4"/>
    <w:rsid w:val="00E96E32"/>
    <w:rsid w:val="00EA339D"/>
    <w:rsid w:val="00EA3E9F"/>
    <w:rsid w:val="00EA4E04"/>
    <w:rsid w:val="00EA7E42"/>
    <w:rsid w:val="00EB0483"/>
    <w:rsid w:val="00EB6D7B"/>
    <w:rsid w:val="00EB6E0C"/>
    <w:rsid w:val="00EB74CE"/>
    <w:rsid w:val="00EB781C"/>
    <w:rsid w:val="00EB7B01"/>
    <w:rsid w:val="00EC03C6"/>
    <w:rsid w:val="00EC3016"/>
    <w:rsid w:val="00EC653F"/>
    <w:rsid w:val="00ED045E"/>
    <w:rsid w:val="00ED3063"/>
    <w:rsid w:val="00ED3CE8"/>
    <w:rsid w:val="00ED4B45"/>
    <w:rsid w:val="00EE1C72"/>
    <w:rsid w:val="00EE1F27"/>
    <w:rsid w:val="00EE266C"/>
    <w:rsid w:val="00EE3136"/>
    <w:rsid w:val="00EE3271"/>
    <w:rsid w:val="00EE42D2"/>
    <w:rsid w:val="00EE46DE"/>
    <w:rsid w:val="00EE521E"/>
    <w:rsid w:val="00EE56FF"/>
    <w:rsid w:val="00EE7548"/>
    <w:rsid w:val="00EF36F7"/>
    <w:rsid w:val="00EF3ECE"/>
    <w:rsid w:val="00EF4303"/>
    <w:rsid w:val="00EF4648"/>
    <w:rsid w:val="00EF6DFD"/>
    <w:rsid w:val="00EF6E6D"/>
    <w:rsid w:val="00EF7E4C"/>
    <w:rsid w:val="00F00765"/>
    <w:rsid w:val="00F00FF8"/>
    <w:rsid w:val="00F015E8"/>
    <w:rsid w:val="00F055C9"/>
    <w:rsid w:val="00F06AE2"/>
    <w:rsid w:val="00F06C97"/>
    <w:rsid w:val="00F0737F"/>
    <w:rsid w:val="00F07D5C"/>
    <w:rsid w:val="00F1085D"/>
    <w:rsid w:val="00F15E1F"/>
    <w:rsid w:val="00F21062"/>
    <w:rsid w:val="00F21990"/>
    <w:rsid w:val="00F22396"/>
    <w:rsid w:val="00F22570"/>
    <w:rsid w:val="00F26728"/>
    <w:rsid w:val="00F30C02"/>
    <w:rsid w:val="00F36C54"/>
    <w:rsid w:val="00F37B86"/>
    <w:rsid w:val="00F37F9B"/>
    <w:rsid w:val="00F41BBB"/>
    <w:rsid w:val="00F42850"/>
    <w:rsid w:val="00F42D40"/>
    <w:rsid w:val="00F435E0"/>
    <w:rsid w:val="00F43C4E"/>
    <w:rsid w:val="00F469AC"/>
    <w:rsid w:val="00F475C6"/>
    <w:rsid w:val="00F503BE"/>
    <w:rsid w:val="00F5162A"/>
    <w:rsid w:val="00F51742"/>
    <w:rsid w:val="00F55237"/>
    <w:rsid w:val="00F55968"/>
    <w:rsid w:val="00F613C7"/>
    <w:rsid w:val="00F6215C"/>
    <w:rsid w:val="00F64E75"/>
    <w:rsid w:val="00F67A90"/>
    <w:rsid w:val="00F70A3E"/>
    <w:rsid w:val="00F72DC0"/>
    <w:rsid w:val="00F73654"/>
    <w:rsid w:val="00F74897"/>
    <w:rsid w:val="00F822F8"/>
    <w:rsid w:val="00F83967"/>
    <w:rsid w:val="00F84B85"/>
    <w:rsid w:val="00F86F1C"/>
    <w:rsid w:val="00F87D70"/>
    <w:rsid w:val="00F97ACA"/>
    <w:rsid w:val="00FA305B"/>
    <w:rsid w:val="00FA30D6"/>
    <w:rsid w:val="00FA4220"/>
    <w:rsid w:val="00FA4235"/>
    <w:rsid w:val="00FA4CF9"/>
    <w:rsid w:val="00FB1230"/>
    <w:rsid w:val="00FB12AD"/>
    <w:rsid w:val="00FB4C18"/>
    <w:rsid w:val="00FB521A"/>
    <w:rsid w:val="00FB5700"/>
    <w:rsid w:val="00FB5A21"/>
    <w:rsid w:val="00FB64E8"/>
    <w:rsid w:val="00FB6A0C"/>
    <w:rsid w:val="00FC0786"/>
    <w:rsid w:val="00FC1996"/>
    <w:rsid w:val="00FC1E8B"/>
    <w:rsid w:val="00FC3730"/>
    <w:rsid w:val="00FC4A1D"/>
    <w:rsid w:val="00FD0083"/>
    <w:rsid w:val="00FD1286"/>
    <w:rsid w:val="00FD17BC"/>
    <w:rsid w:val="00FD28B2"/>
    <w:rsid w:val="00FD373E"/>
    <w:rsid w:val="00FD3BA2"/>
    <w:rsid w:val="00FD4A0B"/>
    <w:rsid w:val="00FD4E65"/>
    <w:rsid w:val="00FD5F50"/>
    <w:rsid w:val="00FE15B7"/>
    <w:rsid w:val="00FE23BE"/>
    <w:rsid w:val="00FE353A"/>
    <w:rsid w:val="00FE41CA"/>
    <w:rsid w:val="00FE57A1"/>
    <w:rsid w:val="00FE57AA"/>
    <w:rsid w:val="00FF5B0B"/>
    <w:rsid w:val="00FF6E0D"/>
    <w:rsid w:val="00FF72DF"/>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75D48"/>
    <w:rPr>
      <w:rFonts w:ascii="Arial" w:hAnsi="Arial"/>
      <w:sz w:val="20"/>
      <w:szCs w:val="20"/>
    </w:rPr>
  </w:style>
  <w:style w:type="character" w:customStyle="1" w:styleId="CommentTextChar">
    <w:name w:val="Comment Text Char"/>
    <w:basedOn w:val="DefaultParagraphFont"/>
    <w:link w:val="CommentText"/>
    <w:uiPriority w:val="99"/>
    <w:rsid w:val="00775D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 w:type="character" w:customStyle="1" w:styleId="ChapterrefPACKT">
    <w:name w:val="Chapterref [PACKT]"/>
    <w:uiPriority w:val="99"/>
    <w:locked/>
    <w:rsid w:val="00452B81"/>
    <w:rPr>
      <w:rFonts w:ascii="Times New Roman" w:hAnsi="Times New Roman"/>
      <w:i/>
      <w:dstrike w:val="0"/>
      <w:color w:val="808000"/>
      <w:sz w:val="22"/>
      <w:szCs w:val="22"/>
      <w:u w:val="none"/>
      <w:vertAlign w:val="baseline"/>
    </w:rPr>
  </w:style>
  <w:style w:type="character" w:customStyle="1" w:styleId="KeyWordPACKT">
    <w:name w:val="Key Word [PACKT]"/>
    <w:uiPriority w:val="99"/>
    <w:locked/>
    <w:rsid w:val="007E65D1"/>
    <w:rPr>
      <w:b/>
    </w:rPr>
  </w:style>
  <w:style w:type="paragraph" w:customStyle="1" w:styleId="FigureCaptionPACKT">
    <w:name w:val="Figure Caption [PACKT]"/>
    <w:basedOn w:val="FigurePACKT"/>
    <w:autoRedefine/>
    <w:uiPriority w:val="99"/>
    <w:qFormat/>
    <w:rsid w:val="00D31E8C"/>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2F1488"/>
    <w:pPr>
      <w:spacing w:after="0" w:line="240" w:lineRule="auto"/>
    </w:pPr>
    <w:rPr>
      <w:rFonts w:ascii="Times New Roman" w:eastAsia="Times New Roman" w:hAnsi="Times New Roman" w:cs="Times New Roman"/>
      <w:szCs w:val="24"/>
      <w:lang w:val="en-US"/>
    </w:rPr>
  </w:style>
  <w:style w:type="character" w:customStyle="1" w:styleId="URLPACKT">
    <w:name w:val="URL [PACKT]"/>
    <w:basedOn w:val="CodeInTextPACKT"/>
    <w:qFormat/>
    <w:rsid w:val="00DB33B1"/>
    <w:rPr>
      <w:rFonts w:ascii="Lucida Console" w:hAnsi="Lucida Console"/>
      <w:color w:val="0000FF"/>
      <w:sz w:val="19"/>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8335">
      <w:bodyDiv w:val="1"/>
      <w:marLeft w:val="0"/>
      <w:marRight w:val="0"/>
      <w:marTop w:val="0"/>
      <w:marBottom w:val="0"/>
      <w:divBdr>
        <w:top w:val="none" w:sz="0" w:space="0" w:color="auto"/>
        <w:left w:val="none" w:sz="0" w:space="0" w:color="auto"/>
        <w:bottom w:val="none" w:sz="0" w:space="0" w:color="auto"/>
        <w:right w:val="none" w:sz="0" w:space="0" w:color="auto"/>
      </w:divBdr>
      <w:divsChild>
        <w:div w:id="1761414849">
          <w:marLeft w:val="0"/>
          <w:marRight w:val="0"/>
          <w:marTop w:val="0"/>
          <w:marBottom w:val="0"/>
          <w:divBdr>
            <w:top w:val="none" w:sz="0" w:space="0" w:color="auto"/>
            <w:left w:val="none" w:sz="0" w:space="0" w:color="auto"/>
            <w:bottom w:val="none" w:sz="0" w:space="0" w:color="auto"/>
            <w:right w:val="none" w:sz="0" w:space="0" w:color="auto"/>
          </w:divBdr>
          <w:divsChild>
            <w:div w:id="407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993">
      <w:bodyDiv w:val="1"/>
      <w:marLeft w:val="0"/>
      <w:marRight w:val="0"/>
      <w:marTop w:val="0"/>
      <w:marBottom w:val="0"/>
      <w:divBdr>
        <w:top w:val="none" w:sz="0" w:space="0" w:color="auto"/>
        <w:left w:val="none" w:sz="0" w:space="0" w:color="auto"/>
        <w:bottom w:val="none" w:sz="0" w:space="0" w:color="auto"/>
        <w:right w:val="none" w:sz="0" w:space="0" w:color="auto"/>
      </w:divBdr>
      <w:divsChild>
        <w:div w:id="2078701083">
          <w:marLeft w:val="0"/>
          <w:marRight w:val="0"/>
          <w:marTop w:val="0"/>
          <w:marBottom w:val="0"/>
          <w:divBdr>
            <w:top w:val="none" w:sz="0" w:space="0" w:color="auto"/>
            <w:left w:val="none" w:sz="0" w:space="0" w:color="auto"/>
            <w:bottom w:val="none" w:sz="0" w:space="0" w:color="auto"/>
            <w:right w:val="none" w:sz="0" w:space="0" w:color="auto"/>
          </w:divBdr>
          <w:divsChild>
            <w:div w:id="17474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microsoft.com/office/2011/relationships/commentsExtended" Target="commentsExtended.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tfl09.blogspot.com/2020/04/setting-up-smtp-relay-using-sendgrid.html"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6DD940B6-C850-4113-A942-92D18353A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161AB6-AD25-4EF7-8BFD-097BB0E76EE4}">
  <ds:schemaRefs>
    <ds:schemaRef ds:uri="http://schemas.microsoft.com/sharepoint/v3/contenttype/forms"/>
  </ds:schemaRefs>
</ds:datastoreItem>
</file>

<file path=customXml/itemProps4.xml><?xml version="1.0" encoding="utf-8"?>
<ds:datastoreItem xmlns:ds="http://schemas.openxmlformats.org/officeDocument/2006/customXml" ds:itemID="{98E4B65F-DFC9-40D3-85B5-7C99A776DACC}">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1088</TotalTime>
  <Pages>1</Pages>
  <Words>7497</Words>
  <Characters>42739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87</cp:revision>
  <cp:lastPrinted>2021-02-25T16:53:00Z</cp:lastPrinted>
  <dcterms:created xsi:type="dcterms:W3CDTF">2021-05-10T04:41:00Z</dcterms:created>
  <dcterms:modified xsi:type="dcterms:W3CDTF">2021-06-15T16:36:00Z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