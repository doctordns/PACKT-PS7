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1139A" w14:textId="74B9A4EC" w:rsidR="00EC03C6" w:rsidRDefault="00EC03C6" w:rsidP="00EC03C6">
      <w:pPr>
        <w:pStyle w:val="ChapterNumberPACKT"/>
      </w:pPr>
      <w:commentRangeStart w:id="0"/>
      <w:r>
        <w:t>3</w:t>
      </w:r>
      <w:commentRangeEnd w:id="0"/>
      <w:r w:rsidR="006B2B07">
        <w:rPr>
          <w:rStyle w:val="CommentReference"/>
          <w:rFonts w:ascii="Calibri" w:hAnsi="Calibri" w:cs="Times New Roman"/>
          <w:bCs w:val="0"/>
          <w:color w:val="auto"/>
          <w:kern w:val="0"/>
          <w:lang w:val="en-US"/>
        </w:rPr>
        <w:commentReference w:id="0"/>
      </w:r>
    </w:p>
    <w:p w14:paraId="34E9B551" w14:textId="67538EF5" w:rsidR="00EC03C6" w:rsidRDefault="00EC03C6" w:rsidP="00EC03C6">
      <w:pPr>
        <w:pStyle w:val="ChapterTitlePACKT"/>
      </w:pPr>
      <w:r>
        <w:t xml:space="preserve">Exploring </w:t>
      </w:r>
      <w:r w:rsidR="00C03E04">
        <w:t>Compatibility</w:t>
      </w:r>
      <w:r>
        <w:t xml:space="preserve"> with Windows PowerShell</w:t>
      </w:r>
    </w:p>
    <w:p w14:paraId="04DDAB03" w14:textId="3C71C30E" w:rsidR="00EC03C6" w:rsidRDefault="00EC03C6" w:rsidP="00EC03C6">
      <w:pPr>
        <w:pStyle w:val="NormalPACKT"/>
      </w:pPr>
      <w:r>
        <w:t>In this chapter, we cover the following recipes:</w:t>
      </w:r>
    </w:p>
    <w:p w14:paraId="46F6499D" w14:textId="29F9DD50" w:rsidR="00EC03C6" w:rsidRDefault="00EC03C6" w:rsidP="00EC03C6">
      <w:pPr>
        <w:pStyle w:val="BulletPACKT"/>
      </w:pPr>
      <w:bookmarkStart w:id="1" w:name="_Hlk52466081"/>
      <w:r>
        <w:t xml:space="preserve">Exploring </w:t>
      </w:r>
      <w:r w:rsidR="001269AF">
        <w:t>c</w:t>
      </w:r>
      <w:r w:rsidR="00A62151">
        <w:t xml:space="preserve">ompatibility with </w:t>
      </w:r>
      <w:r>
        <w:t>Windows PowerShell</w:t>
      </w:r>
    </w:p>
    <w:p w14:paraId="7499BC81" w14:textId="59C0C7AB" w:rsidR="00A62151" w:rsidRDefault="00A62151" w:rsidP="00EC03C6">
      <w:pPr>
        <w:pStyle w:val="BulletPACKT"/>
      </w:pPr>
      <w:r>
        <w:t>Using the Windows PowerShell compatibility solution</w:t>
      </w:r>
    </w:p>
    <w:bookmarkEnd w:id="1"/>
    <w:p w14:paraId="7172D65D" w14:textId="05A6A72C" w:rsidR="00EC03C6" w:rsidRDefault="00EC03C6" w:rsidP="00EC03C6">
      <w:pPr>
        <w:pStyle w:val="BulletPACKT"/>
      </w:pPr>
      <w:r>
        <w:t xml:space="preserve">Exploring compatibility </w:t>
      </w:r>
      <w:r w:rsidR="0070121A">
        <w:t xml:space="preserve">solution </w:t>
      </w:r>
      <w:r>
        <w:t>limitations</w:t>
      </w:r>
    </w:p>
    <w:p w14:paraId="5D968ED1" w14:textId="547D891E" w:rsidR="00EC03C6" w:rsidRDefault="00EC03C6" w:rsidP="00EC03C6">
      <w:pPr>
        <w:pStyle w:val="BulletPACKT"/>
      </w:pPr>
      <w:bookmarkStart w:id="2" w:name="_Hlk52466159"/>
      <w:r>
        <w:t xml:space="preserve">Exploring the </w:t>
      </w:r>
      <w:r w:rsidR="008248CF">
        <w:t>m</w:t>
      </w:r>
      <w:r>
        <w:t>odule deny list</w:t>
      </w:r>
    </w:p>
    <w:bookmarkEnd w:id="2"/>
    <w:p w14:paraId="73F1CA74" w14:textId="0FE4C2B0" w:rsidR="00EC03C6" w:rsidRDefault="00EC03C6" w:rsidP="00EC03C6">
      <w:pPr>
        <w:pStyle w:val="BulletPACKT"/>
      </w:pPr>
      <w:r>
        <w:t xml:space="preserve">Importing </w:t>
      </w:r>
      <w:r w:rsidR="009156C9">
        <w:t>f</w:t>
      </w:r>
      <w:r w:rsidR="003D557E">
        <w:t>ormat</w:t>
      </w:r>
      <w:r>
        <w:t xml:space="preserve"> XML</w:t>
      </w:r>
    </w:p>
    <w:p w14:paraId="1DF0BEE0" w14:textId="77777777" w:rsidR="00EC03C6" w:rsidRDefault="00EC03C6" w:rsidP="00EC03C6">
      <w:pPr>
        <w:pStyle w:val="BulletPACKT"/>
      </w:pPr>
      <w:r>
        <w:t xml:space="preserve">Leveraging compatibility </w:t>
      </w:r>
    </w:p>
    <w:p w14:paraId="5C6D3BB0" w14:textId="77777777" w:rsidR="00EC03C6" w:rsidRDefault="00EC03C6" w:rsidP="00EC03C6">
      <w:pPr>
        <w:pStyle w:val="Heading1"/>
        <w:tabs>
          <w:tab w:val="left" w:pos="0"/>
        </w:tabs>
      </w:pPr>
      <w:r>
        <w:t>Introduction</w:t>
      </w:r>
    </w:p>
    <w:p w14:paraId="3FB46137" w14:textId="1B8BA529" w:rsidR="00275E3F" w:rsidRDefault="00332C98" w:rsidP="00EC03C6">
      <w:pPr>
        <w:pStyle w:val="NormalPACKT"/>
      </w:pPr>
      <w:r>
        <w:t xml:space="preserve">Microsoft built </w:t>
      </w:r>
      <w:r w:rsidR="00EC03C6">
        <w:t>Windows PowerShell to work with Microsoft</w:t>
      </w:r>
      <w:r w:rsidR="0067493F">
        <w:t>’</w:t>
      </w:r>
      <w:r w:rsidR="00EC03C6">
        <w:t xml:space="preserve">s .NET </w:t>
      </w:r>
      <w:r>
        <w:t>F</w:t>
      </w:r>
      <w:r w:rsidR="00EC03C6">
        <w:t xml:space="preserve">ramework. You can think of PowerShell as a layer on top of .NET. When you use </w:t>
      </w:r>
      <w:r w:rsidR="00EC03C6" w:rsidRPr="00275E3F">
        <w:rPr>
          <w:rStyle w:val="CodeInTextPACKT"/>
        </w:rPr>
        <w:t>Get-ChildItem</w:t>
      </w:r>
      <w:r w:rsidR="00EC03C6">
        <w:t xml:space="preserve"> to </w:t>
      </w:r>
      <w:r w:rsidR="00A62151">
        <w:t>return</w:t>
      </w:r>
      <w:r w:rsidR="00EC03C6">
        <w:t xml:space="preserve"> file or folder details, </w:t>
      </w:r>
      <w:r w:rsidR="00275E3F">
        <w:t xml:space="preserve">the cmdlet invokes a .NET </w:t>
      </w:r>
      <w:r w:rsidR="00996710">
        <w:t>c</w:t>
      </w:r>
      <w:r w:rsidR="00275E3F">
        <w:t xml:space="preserve">lass to do much of the heavy lifting involved. </w:t>
      </w:r>
      <w:r w:rsidR="004B1A3E">
        <w:t xml:space="preserve">In </w:t>
      </w:r>
      <w:r w:rsidR="004B1A3E" w:rsidRPr="00C31CB9">
        <w:rPr>
          <w:rStyle w:val="ChapterrefPACKT"/>
        </w:rPr>
        <w:t>Chapter 5</w:t>
      </w:r>
      <w:r w:rsidR="00991464" w:rsidRPr="00C31CB9">
        <w:t xml:space="preserve">, </w:t>
      </w:r>
      <w:r w:rsidR="00991464" w:rsidRPr="00C31CB9">
        <w:rPr>
          <w:rStyle w:val="ChapterrefPACKT"/>
        </w:rPr>
        <w:t>Exploring .NET</w:t>
      </w:r>
      <w:r w:rsidR="004B1A3E">
        <w:t xml:space="preserve">, you </w:t>
      </w:r>
      <w:r w:rsidR="00372EED">
        <w:t>learn</w:t>
      </w:r>
      <w:r w:rsidR="005E5241">
        <w:t xml:space="preserve"> </w:t>
      </w:r>
      <w:r w:rsidR="004B1A3E">
        <w:t>more about .NET.</w:t>
      </w:r>
    </w:p>
    <w:p w14:paraId="4590EBDC" w14:textId="31C7BF65" w:rsidR="004B1A3E" w:rsidRDefault="00275E3F" w:rsidP="00EC03C6">
      <w:pPr>
        <w:pStyle w:val="NormalPACKT"/>
      </w:pPr>
      <w:r>
        <w:t>As Windows PowerShell evolved, each new version t</w:t>
      </w:r>
      <w:r w:rsidR="00BC2ABC">
        <w:t>ook</w:t>
      </w:r>
      <w:r>
        <w:t xml:space="preserve"> advantage of improvements in newer versions of .NET</w:t>
      </w:r>
      <w:r w:rsidR="00BC2ABC">
        <w:t xml:space="preserve"> to provide additional features.</w:t>
      </w:r>
    </w:p>
    <w:p w14:paraId="71F6CB91" w14:textId="2378FD6E" w:rsidR="004B1A3E" w:rsidRDefault="004B1A3E" w:rsidP="00073F55">
      <w:pPr>
        <w:pStyle w:val="NormalPACKT"/>
      </w:pPr>
      <w:r>
        <w:t xml:space="preserve">In 2014, Microsoft announced that they would release the .NET Framework </w:t>
      </w:r>
      <w:r w:rsidR="00916634">
        <w:t>as</w:t>
      </w:r>
      <w:r>
        <w:t xml:space="preserve"> open source, </w:t>
      </w:r>
      <w:r w:rsidR="00BC2ABC">
        <w:t xml:space="preserve">to be known as </w:t>
      </w:r>
      <w:r>
        <w:t xml:space="preserve">.NET Core. Microsoft also </w:t>
      </w:r>
      <w:r w:rsidR="00332C98">
        <w:t>decided</w:t>
      </w:r>
      <w:r w:rsidR="00275E3F">
        <w:t xml:space="preserve"> to freeze development of Windows PowerShell, in </w:t>
      </w:r>
      <w:r w:rsidR="00B30419">
        <w:t>favor</w:t>
      </w:r>
      <w:r w:rsidR="00275E3F">
        <w:t xml:space="preserve"> of open</w:t>
      </w:r>
      <w:r w:rsidR="008F599E">
        <w:t xml:space="preserve"> </w:t>
      </w:r>
      <w:r w:rsidR="00275E3F">
        <w:t xml:space="preserve">sourcing </w:t>
      </w:r>
      <w:r w:rsidR="00073F55">
        <w:t xml:space="preserve">Windows </w:t>
      </w:r>
      <w:r w:rsidR="00A62151">
        <w:t>PowerShell.</w:t>
      </w:r>
      <w:r w:rsidR="00073F55">
        <w:t xml:space="preserve"> The first </w:t>
      </w:r>
      <w:r>
        <w:t xml:space="preserve">two initial versions </w:t>
      </w:r>
      <w:r w:rsidR="00073F55">
        <w:t>were</w:t>
      </w:r>
      <w:r>
        <w:t xml:space="preserve"> known as PowerShell Core.</w:t>
      </w:r>
      <w:r w:rsidR="00275E3F">
        <w:t xml:space="preserve"> </w:t>
      </w:r>
      <w:r>
        <w:t xml:space="preserve">With the release of PowerShell 7.0, the team </w:t>
      </w:r>
      <w:r w:rsidR="00A62151">
        <w:t>dropped</w:t>
      </w:r>
      <w:r>
        <w:t xml:space="preserve"> the name </w:t>
      </w:r>
      <w:r w:rsidR="008F599E">
        <w:t>“</w:t>
      </w:r>
      <w:r w:rsidR="001D5FF4">
        <w:t>C</w:t>
      </w:r>
      <w:r>
        <w:t>ore</w:t>
      </w:r>
      <w:r w:rsidR="008F599E">
        <w:t>”</w:t>
      </w:r>
      <w:r w:rsidR="00A62151">
        <w:t xml:space="preserve"> and announced that </w:t>
      </w:r>
      <w:r>
        <w:t xml:space="preserve">future versions </w:t>
      </w:r>
      <w:r w:rsidR="00A62151">
        <w:t xml:space="preserve">are </w:t>
      </w:r>
      <w:r>
        <w:t xml:space="preserve">to be known as just PowerShell. </w:t>
      </w:r>
      <w:r w:rsidR="00C93143">
        <w:t>This book refers to the latest version as simpl</w:t>
      </w:r>
      <w:r w:rsidR="008C3FC9">
        <w:t>y</w:t>
      </w:r>
      <w:r w:rsidR="00C93143">
        <w:t xml:space="preserve"> PowerShell 7.</w:t>
      </w:r>
    </w:p>
    <w:p w14:paraId="459BFDF3" w14:textId="6F68AAE4" w:rsidR="00073F55" w:rsidRDefault="00073F55" w:rsidP="004B1A3E">
      <w:pPr>
        <w:pStyle w:val="NormalPACKT"/>
      </w:pPr>
      <w:r>
        <w:t xml:space="preserve">As an IT </w:t>
      </w:r>
      <w:r w:rsidR="00F73DA1">
        <w:t>p</w:t>
      </w:r>
      <w:r>
        <w:t xml:space="preserve">rofessional, the </w:t>
      </w:r>
      <w:r w:rsidR="00365B21">
        <w:t>critical</w:t>
      </w:r>
      <w:r>
        <w:t xml:space="preserve"> question you should be asking is whether PowerShell 7 can run your specific workload. The answer, as ever, is </w:t>
      </w:r>
      <w:r w:rsidR="008F599E">
        <w:t>“</w:t>
      </w:r>
      <w:r>
        <w:t>it depends</w:t>
      </w:r>
      <w:r w:rsidR="008F599E">
        <w:t>”</w:t>
      </w:r>
      <w:r>
        <w:t xml:space="preserve">. It depends on </w:t>
      </w:r>
      <w:r w:rsidR="002E22F0">
        <w:t>the</w:t>
      </w:r>
      <w:r>
        <w:t xml:space="preserve"> </w:t>
      </w:r>
      <w:r>
        <w:lastRenderedPageBreak/>
        <w:t xml:space="preserve">specific Windows PowerShell features and modules/commands </w:t>
      </w:r>
      <w:r w:rsidR="00365B21">
        <w:t xml:space="preserve">on which </w:t>
      </w:r>
      <w:r>
        <w:t xml:space="preserve">you rely. And since there are many product teams involved, </w:t>
      </w:r>
      <w:r w:rsidR="00365B21">
        <w:t xml:space="preserve">a fully </w:t>
      </w:r>
      <w:r w:rsidR="00A62151">
        <w:t>coordinated</w:t>
      </w:r>
      <w:r w:rsidR="00365B21">
        <w:t xml:space="preserve"> solution</w:t>
      </w:r>
      <w:r>
        <w:t xml:space="preserve"> is not straightforward</w:t>
      </w:r>
      <w:r w:rsidR="00661D78">
        <w:t>.</w:t>
      </w:r>
      <w:r w:rsidR="00E1705D">
        <w:t xml:space="preserve"> As this book shows, there is very little you were able to do in Windows PowerShell that you cannot do in PowerShell 7. </w:t>
      </w:r>
    </w:p>
    <w:p w14:paraId="1A64D13B" w14:textId="402A8BA1" w:rsidR="000E67E4" w:rsidRDefault="00D65CDE" w:rsidP="00D65CDE">
      <w:pPr>
        <w:pStyle w:val="Heading2"/>
      </w:pPr>
      <w:commentRangeStart w:id="3"/>
      <w:r>
        <w:t>Module compatibility</w:t>
      </w:r>
      <w:commentRangeEnd w:id="3"/>
      <w:r w:rsidR="003113E0">
        <w:rPr>
          <w:rStyle w:val="CommentReference"/>
          <w:rFonts w:ascii="Calibri" w:hAnsi="Calibri" w:cs="Times New Roman"/>
          <w:b w:val="0"/>
          <w:bCs w:val="0"/>
          <w:iCs w:val="0"/>
          <w:color w:val="auto"/>
          <w:lang w:val="en-US"/>
        </w:rPr>
        <w:commentReference w:id="3"/>
      </w:r>
    </w:p>
    <w:p w14:paraId="0B4F13FE" w14:textId="464CFC6A" w:rsidR="00D560A0" w:rsidRDefault="00D560A0" w:rsidP="00D560A0">
      <w:pPr>
        <w:pStyle w:val="NormalPACKT"/>
      </w:pPr>
      <w:r>
        <w:t>In terms of compatib</w:t>
      </w:r>
      <w:r w:rsidR="00365B21">
        <w:t>il</w:t>
      </w:r>
      <w:r>
        <w:t xml:space="preserve">ity with Windows PowerShell, there are three sets of modules </w:t>
      </w:r>
      <w:r w:rsidR="00004E70">
        <w:t>containing different commands</w:t>
      </w:r>
      <w:r w:rsidR="00E1705D">
        <w:t xml:space="preserve"> to look at</w:t>
      </w:r>
      <w:r>
        <w:t>:</w:t>
      </w:r>
    </w:p>
    <w:p w14:paraId="2F166BCA" w14:textId="42EE0513" w:rsidR="002A6948" w:rsidRDefault="00D560A0" w:rsidP="002E2FFB">
      <w:pPr>
        <w:pStyle w:val="NormalPACKT"/>
        <w:numPr>
          <w:ilvl w:val="0"/>
          <w:numId w:val="4"/>
        </w:numPr>
      </w:pPr>
      <w:r>
        <w:t>Modules/commands shipped with Windows PowerShell</w:t>
      </w:r>
      <w:r w:rsidR="00047CA9">
        <w:t xml:space="preserve"> and on which your scripts depend</w:t>
      </w:r>
      <w:r w:rsidR="008F599E">
        <w:t>.</w:t>
      </w:r>
    </w:p>
    <w:p w14:paraId="5F8FC7C5" w14:textId="2BF69403" w:rsidR="00D560A0" w:rsidRDefault="00D560A0" w:rsidP="002E2FFB">
      <w:pPr>
        <w:pStyle w:val="NormalPACKT"/>
        <w:numPr>
          <w:ilvl w:val="0"/>
          <w:numId w:val="4"/>
        </w:numPr>
      </w:pPr>
      <w:r>
        <w:t>Modules/commands included as part of a Windows feature</w:t>
      </w:r>
      <w:r w:rsidR="00047CA9">
        <w:t xml:space="preserve"> </w:t>
      </w:r>
      <w:r w:rsidR="00195961">
        <w:t>–</w:t>
      </w:r>
      <w:r w:rsidR="00047CA9">
        <w:t xml:space="preserve"> these contain commands to manage aspects of Windows service, usually as part of the </w:t>
      </w:r>
      <w:r w:rsidR="00047CA9" w:rsidRPr="00731BEA">
        <w:rPr>
          <w:b/>
          <w:bCs/>
        </w:rPr>
        <w:t>Remote Server Administration Tool</w:t>
      </w:r>
      <w:r w:rsidR="00047CA9">
        <w:t xml:space="preserve"> (</w:t>
      </w:r>
      <w:r w:rsidR="00047CA9" w:rsidRPr="00731BEA">
        <w:rPr>
          <w:b/>
          <w:bCs/>
        </w:rPr>
        <w:t>RSAT</w:t>
      </w:r>
      <w:r w:rsidR="00047CA9">
        <w:t>)</w:t>
      </w:r>
      <w:r w:rsidR="008F599E">
        <w:t>,</w:t>
      </w:r>
      <w:r w:rsidR="00047CA9">
        <w:t xml:space="preserve"> which you can load</w:t>
      </w:r>
      <w:r w:rsidR="00CE7C67">
        <w:t xml:space="preserve"> </w:t>
      </w:r>
      <w:r w:rsidR="00047CA9">
        <w:t>independently of the services themselves.</w:t>
      </w:r>
    </w:p>
    <w:p w14:paraId="7BB39B63" w14:textId="735A536F" w:rsidR="00D560A0" w:rsidRDefault="00D560A0" w:rsidP="002E2FFB">
      <w:pPr>
        <w:pStyle w:val="NormalPACKT"/>
        <w:numPr>
          <w:ilvl w:val="0"/>
          <w:numId w:val="4"/>
        </w:numPr>
      </w:pPr>
      <w:r>
        <w:t xml:space="preserve">Other </w:t>
      </w:r>
      <w:r w:rsidR="00047CA9">
        <w:t>t</w:t>
      </w:r>
      <w:r>
        <w:t>hird-party modules</w:t>
      </w:r>
      <w:r w:rsidR="00047CA9">
        <w:t xml:space="preserve">, such as the </w:t>
      </w:r>
      <w:r w:rsidR="00047CA9" w:rsidRPr="00CE7C67">
        <w:rPr>
          <w:rStyle w:val="CodeInTextPACKT"/>
        </w:rPr>
        <w:t>NTF</w:t>
      </w:r>
      <w:r w:rsidR="003D557E">
        <w:rPr>
          <w:rStyle w:val="CodeInTextPACKT"/>
        </w:rPr>
        <w:t>S</w:t>
      </w:r>
      <w:r w:rsidR="00047CA9" w:rsidRPr="00CE7C67">
        <w:rPr>
          <w:rStyle w:val="CodeInTextPACKT"/>
        </w:rPr>
        <w:t>Security</w:t>
      </w:r>
      <w:r w:rsidR="00047CA9">
        <w:t xml:space="preserve"> module</w:t>
      </w:r>
      <w:r w:rsidR="008F599E">
        <w:t>.</w:t>
      </w:r>
      <w:r w:rsidR="00047CA9">
        <w:t xml:space="preserve"> </w:t>
      </w:r>
      <w:r w:rsidR="008F599E">
        <w:t>T</w:t>
      </w:r>
      <w:r w:rsidR="00047CA9">
        <w:t>his book makes use of several external modules whose authors may, or may not, have updated their modules to run on .NET Core.</w:t>
      </w:r>
    </w:p>
    <w:p w14:paraId="5541B2A6" w14:textId="673261FA" w:rsidR="00047CA9" w:rsidRDefault="00D560A0" w:rsidP="004B1A3E">
      <w:pPr>
        <w:pStyle w:val="NormalPACKT"/>
      </w:pPr>
      <w:r>
        <w:t>Windows PowerShell include</w:t>
      </w:r>
      <w:r w:rsidR="00047CA9">
        <w:t>d</w:t>
      </w:r>
      <w:r>
        <w:t xml:space="preserve"> modules that provide basic</w:t>
      </w:r>
      <w:r w:rsidR="00A54874">
        <w:t xml:space="preserve"> PowerShell</w:t>
      </w:r>
      <w:r>
        <w:t xml:space="preserve"> functionality. For example, </w:t>
      </w:r>
      <w:r w:rsidR="00047CA9">
        <w:t xml:space="preserve">the </w:t>
      </w:r>
      <w:r w:rsidRPr="00D560A0">
        <w:rPr>
          <w:rStyle w:val="CodeInTextPACKT"/>
        </w:rPr>
        <w:t>Microsoft.PowerShell.Management</w:t>
      </w:r>
      <w:r>
        <w:t xml:space="preserve"> </w:t>
      </w:r>
      <w:r w:rsidR="00047CA9">
        <w:t xml:space="preserve">module contains </w:t>
      </w:r>
      <w:r>
        <w:t xml:space="preserve">the </w:t>
      </w:r>
      <w:r w:rsidRPr="00D560A0">
        <w:rPr>
          <w:rStyle w:val="CodeInTextPACKT"/>
        </w:rPr>
        <w:t>Get-Process</w:t>
      </w:r>
      <w:r w:rsidR="00073F55">
        <w:t xml:space="preserve"> cmdlet.</w:t>
      </w:r>
      <w:r>
        <w:t xml:space="preserve"> </w:t>
      </w:r>
      <w:r w:rsidR="00073F55">
        <w:t xml:space="preserve">With </w:t>
      </w:r>
      <w:r>
        <w:t>PowerShell</w:t>
      </w:r>
      <w:r w:rsidR="00047CA9">
        <w:t> </w:t>
      </w:r>
      <w:r>
        <w:t>7</w:t>
      </w:r>
      <w:r w:rsidR="00073F55">
        <w:t xml:space="preserve">, the development team </w:t>
      </w:r>
      <w:r>
        <w:t>re-implement</w:t>
      </w:r>
      <w:r w:rsidR="00073F55">
        <w:t xml:space="preserve">ed the </w:t>
      </w:r>
      <w:r w:rsidR="00A54874">
        <w:t>fundamental</w:t>
      </w:r>
      <w:r>
        <w:t xml:space="preserve"> </w:t>
      </w:r>
      <w:r w:rsidR="00073F55">
        <w:t>Windows PowerShell command</w:t>
      </w:r>
      <w:r w:rsidR="00A54874">
        <w:t>s</w:t>
      </w:r>
      <w:r w:rsidR="00073F55">
        <w:t xml:space="preserve"> to </w:t>
      </w:r>
      <w:r>
        <w:t xml:space="preserve">provide </w:t>
      </w:r>
      <w:r w:rsidR="00073F55">
        <w:t>good</w:t>
      </w:r>
      <w:r>
        <w:t xml:space="preserve"> fidelity with Windows PowerShell. </w:t>
      </w:r>
      <w:r w:rsidR="00A54874">
        <w:t xml:space="preserve">A few Windows PowerShell commands made use of proprietary APIs, so </w:t>
      </w:r>
      <w:r w:rsidR="008F599E">
        <w:t xml:space="preserve">they </w:t>
      </w:r>
      <w:r w:rsidR="00A54874">
        <w:t>could not be included</w:t>
      </w:r>
      <w:r w:rsidR="003B6136">
        <w:t>,</w:t>
      </w:r>
      <w:r w:rsidR="00A54874">
        <w:t xml:space="preserve"> but the number is relatively small. </w:t>
      </w:r>
    </w:p>
    <w:p w14:paraId="35C20D04" w14:textId="58E2196B" w:rsidR="00073F55" w:rsidRDefault="00A62151" w:rsidP="004B1A3E">
      <w:pPr>
        <w:pStyle w:val="NormalPACKT"/>
      </w:pPr>
      <w:r>
        <w:t>These core modules (</w:t>
      </w:r>
      <w:proofErr w:type="spellStart"/>
      <w:r w:rsidRPr="00B30419">
        <w:rPr>
          <w:rStyle w:val="CodeInTextPACKT"/>
        </w:rPr>
        <w:t>Microsoft.PowerShell</w:t>
      </w:r>
      <w:proofErr w:type="spellEnd"/>
      <w:r w:rsidRPr="00B30419">
        <w:rPr>
          <w:rStyle w:val="CodeInTextPACKT"/>
        </w:rPr>
        <w:t>.*</w:t>
      </w:r>
      <w:r w:rsidR="0062761D">
        <w:t>)</w:t>
      </w:r>
      <w:r w:rsidR="00047CA9">
        <w:t xml:space="preserve"> </w:t>
      </w:r>
      <w:r w:rsidR="0062761D">
        <w:t>now reside in the PowerShell installation folder</w:t>
      </w:r>
      <w:r w:rsidR="008F599E">
        <w:t>,</w:t>
      </w:r>
      <w:r w:rsidR="0062761D">
        <w:t xml:space="preserve"> which simplifies side-by-side use of multiple version</w:t>
      </w:r>
      <w:r w:rsidR="00B30419">
        <w:t>s</w:t>
      </w:r>
      <w:r w:rsidR="0062761D">
        <w:t xml:space="preserve"> of PowerShell.</w:t>
      </w:r>
      <w:r w:rsidR="00047CA9">
        <w:t xml:space="preserve"> And through the use of the environment variable </w:t>
      </w:r>
      <w:proofErr w:type="spellStart"/>
      <w:r w:rsidR="00047CA9" w:rsidRPr="00047CA9">
        <w:rPr>
          <w:rStyle w:val="CodeInTextPACKT"/>
        </w:rPr>
        <w:t>PSModulePath</w:t>
      </w:r>
      <w:proofErr w:type="spellEnd"/>
      <w:r w:rsidR="00047CA9">
        <w:t xml:space="preserve">, when you call a cmdlet in PowerShell 7, you get the </w:t>
      </w:r>
      <w:r w:rsidR="008F599E">
        <w:t>“</w:t>
      </w:r>
      <w:r w:rsidR="00047CA9">
        <w:t>right</w:t>
      </w:r>
      <w:r w:rsidR="008F599E">
        <w:t>”</w:t>
      </w:r>
      <w:r w:rsidR="00047CA9">
        <w:t xml:space="preserve"> cmdlet and supported underpinnings. It is important to note that these core modules were developed by the Windows PowerShell team initially and are not part of the </w:t>
      </w:r>
      <w:proofErr w:type="gramStart"/>
      <w:r w:rsidR="00047CA9">
        <w:t>open</w:t>
      </w:r>
      <w:r w:rsidR="008F599E">
        <w:t xml:space="preserve"> </w:t>
      </w:r>
      <w:r w:rsidR="00047CA9">
        <w:t>source</w:t>
      </w:r>
      <w:proofErr w:type="gramEnd"/>
      <w:r w:rsidR="00047CA9">
        <w:t xml:space="preserve"> PowerShell.</w:t>
      </w:r>
    </w:p>
    <w:p w14:paraId="388E66B9" w14:textId="74F60A37" w:rsidR="00A62151" w:rsidRDefault="00047CA9" w:rsidP="004B1A3E">
      <w:pPr>
        <w:pStyle w:val="NormalPACKT"/>
      </w:pPr>
      <w:r>
        <w:t xml:space="preserve">The </w:t>
      </w:r>
      <w:r w:rsidR="00A54874">
        <w:t>Windows</w:t>
      </w:r>
      <w:r>
        <w:t xml:space="preserve"> client</w:t>
      </w:r>
      <w:r w:rsidR="00A54874">
        <w:t xml:space="preserve"> and Windows Server</w:t>
      </w:r>
      <w:r>
        <w:t xml:space="preserve"> also provide </w:t>
      </w:r>
      <w:r w:rsidR="00A54874">
        <w:t>modules t</w:t>
      </w:r>
      <w:r w:rsidR="0036154D">
        <w:t>hat</w:t>
      </w:r>
      <w:r w:rsidR="00A54874">
        <w:t xml:space="preserve"> </w:t>
      </w:r>
      <w:r>
        <w:t>enable</w:t>
      </w:r>
      <w:r w:rsidR="00A54874">
        <w:t xml:space="preserve"> you </w:t>
      </w:r>
      <w:r w:rsidR="00E632D5">
        <w:t xml:space="preserve">to </w:t>
      </w:r>
      <w:r w:rsidR="00A54874">
        <w:t>manage your systems. Modules like the Active Directory module give you the tools to manage AD in your environment.</w:t>
      </w:r>
      <w:r w:rsidR="00A62151">
        <w:t xml:space="preserve"> These</w:t>
      </w:r>
      <w:r>
        <w:t xml:space="preserve"> Windows </w:t>
      </w:r>
      <w:r w:rsidR="00A62151">
        <w:t xml:space="preserve">modules live in the </w:t>
      </w:r>
      <w:r w:rsidR="00A62151" w:rsidRPr="00421A8C">
        <w:rPr>
          <w:rStyle w:val="CodeInTextPACKT"/>
        </w:rPr>
        <w:t>C:\Windows\System32\WindowsPowerShell\v1.0\modules</w:t>
      </w:r>
      <w:r w:rsidR="00A62151">
        <w:t xml:space="preserve"> folder. </w:t>
      </w:r>
    </w:p>
    <w:p w14:paraId="56051DCF" w14:textId="38A6CE97" w:rsidR="00A54874" w:rsidRDefault="00A54874" w:rsidP="002A02D5">
      <w:pPr>
        <w:pStyle w:val="NormalPACKT"/>
      </w:pPr>
      <w:r>
        <w:t xml:space="preserve">The ownership of these </w:t>
      </w:r>
      <w:r w:rsidR="0062761D">
        <w:t>operating system</w:t>
      </w:r>
      <w:r w:rsidR="001C7B0B">
        <w:t>-</w:t>
      </w:r>
      <w:r w:rsidR="0062761D">
        <w:t xml:space="preserve">related </w:t>
      </w:r>
      <w:r>
        <w:t xml:space="preserve">modules lies </w:t>
      </w:r>
      <w:r w:rsidR="0062761D">
        <w:t>with</w:t>
      </w:r>
      <w:r>
        <w:t xml:space="preserve"> the individual product teams, some of whom have not been motivated to update their modules to run with</w:t>
      </w:r>
      <w:r w:rsidR="001C7B0B">
        <w:t xml:space="preserve"> </w:t>
      </w:r>
      <w:r>
        <w:t xml:space="preserve">.NET Core. </w:t>
      </w:r>
      <w:r w:rsidR="00047CA9">
        <w:t xml:space="preserve">Like so many things, this is a work in progress. </w:t>
      </w:r>
      <w:r w:rsidR="00332C98">
        <w:t xml:space="preserve">Some modules, such as the </w:t>
      </w:r>
      <w:r w:rsidR="00332C98" w:rsidRPr="00047CA9">
        <w:rPr>
          <w:rStyle w:val="CodeInTextPACKT"/>
        </w:rPr>
        <w:t>ActiveDirectory</w:t>
      </w:r>
      <w:r w:rsidR="00332C98">
        <w:t xml:space="preserve"> module, </w:t>
      </w:r>
      <w:r w:rsidR="0062761D">
        <w:t xml:space="preserve">have been updated and </w:t>
      </w:r>
      <w:r w:rsidR="00332C98">
        <w:t>are available natively in PowerShell 7.</w:t>
      </w:r>
      <w:r w:rsidR="00E1705D">
        <w:t xml:space="preserve"> For a quick look at compatib</w:t>
      </w:r>
      <w:r w:rsidR="00F633E1">
        <w:t>ilit</w:t>
      </w:r>
      <w:r w:rsidR="00E1705D">
        <w:t xml:space="preserve">y, view this document: </w:t>
      </w:r>
      <w:r w:rsidR="00E1705D" w:rsidRPr="002A02D5">
        <w:rPr>
          <w:rStyle w:val="URLPACKT"/>
        </w:rPr>
        <w:lastRenderedPageBreak/>
        <w:t>https://docs.microsoft.com/en-us/powershell/scripting/whats-new/module-compatibility?view=powershell-7.1</w:t>
      </w:r>
      <w:r w:rsidR="00E1705D" w:rsidRPr="009136EE">
        <w:t>. It is worth noting that updating these OS modules can only be done by upgrading to a newer version of the OS, which is unfortunate.</w:t>
      </w:r>
      <w:r w:rsidR="00E1705D">
        <w:rPr>
          <w:rStyle w:val="Hyperlink"/>
        </w:rPr>
        <w:t xml:space="preserve"> </w:t>
      </w:r>
    </w:p>
    <w:p w14:paraId="707708CA" w14:textId="2AB9961B" w:rsidR="00A54874" w:rsidRDefault="00A54874" w:rsidP="004B1A3E">
      <w:pPr>
        <w:pStyle w:val="NormalPACKT"/>
      </w:pPr>
      <w:r>
        <w:t xml:space="preserve">The final set of commands </w:t>
      </w:r>
      <w:r w:rsidR="007A380F">
        <w:t xml:space="preserve">to think about </w:t>
      </w:r>
      <w:r>
        <w:t>are third</w:t>
      </w:r>
      <w:r w:rsidR="00BD0FEA">
        <w:t>-</w:t>
      </w:r>
      <w:r>
        <w:t>party modules, possibly obtained from the PowerShell gallery, Spiceworks, or a host of other online sources. As the recipes in this book demonstrate, some third-party modules work fine natively in the latest versions of PowerShell 7</w:t>
      </w:r>
      <w:r w:rsidR="00BD0FEA">
        <w:t>,</w:t>
      </w:r>
      <w:r>
        <w:t xml:space="preserve"> while others do not and may never work.</w:t>
      </w:r>
      <w:r w:rsidR="00332C98">
        <w:t xml:space="preserve"> </w:t>
      </w:r>
    </w:p>
    <w:p w14:paraId="571F2E54" w14:textId="015F66A4" w:rsidR="00A62151" w:rsidRDefault="00A62151" w:rsidP="00A62151">
      <w:pPr>
        <w:pStyle w:val="NormalPACKT"/>
      </w:pPr>
      <w:r>
        <w:t>In</w:t>
      </w:r>
      <w:r w:rsidR="00BD0FEA">
        <w:t xml:space="preserve"> the</w:t>
      </w:r>
      <w:r w:rsidR="009D6745">
        <w:t xml:space="preserve"> </w:t>
      </w:r>
      <w:r w:rsidR="00D6059D" w:rsidRPr="0055233C">
        <w:rPr>
          <w:rStyle w:val="ItalicsPACKT"/>
        </w:rPr>
        <w:t>E</w:t>
      </w:r>
      <w:r w:rsidRPr="0055233C">
        <w:rPr>
          <w:rStyle w:val="ItalicsPACKT"/>
        </w:rPr>
        <w:t xml:space="preserve">xploring </w:t>
      </w:r>
      <w:r w:rsidR="00EF7B13" w:rsidRPr="0055233C">
        <w:rPr>
          <w:rStyle w:val="ItalicsPACKT"/>
        </w:rPr>
        <w:t>c</w:t>
      </w:r>
      <w:r w:rsidRPr="0055233C">
        <w:rPr>
          <w:rStyle w:val="ItalicsPACKT"/>
        </w:rPr>
        <w:t>ompatibility with Windows PowerShell</w:t>
      </w:r>
      <w:r w:rsidR="00BD0FEA">
        <w:t xml:space="preserve"> </w:t>
      </w:r>
      <w:r w:rsidR="000D26F0">
        <w:t>recipe</w:t>
      </w:r>
      <w:r w:rsidR="00BD0FEA">
        <w:t>,</w:t>
      </w:r>
      <w:r w:rsidRPr="00EB185E">
        <w:t xml:space="preserve"> </w:t>
      </w:r>
      <w:r>
        <w:t>you look specifically at the new commands you have available in PowerShell 7</w:t>
      </w:r>
      <w:r w:rsidR="00AA4AA3">
        <w:t xml:space="preserve">, </w:t>
      </w:r>
      <w:r w:rsidR="00332C98">
        <w:t>as</w:t>
      </w:r>
      <w:r w:rsidR="00AA4AA3">
        <w:t xml:space="preserve"> well as</w:t>
      </w:r>
      <w:r w:rsidR="00332C98">
        <w:t xml:space="preserve"> where PowerShell and Windows PowerShell find core commands.</w:t>
      </w:r>
    </w:p>
    <w:p w14:paraId="7E273815" w14:textId="7D90A561" w:rsidR="00047CA9" w:rsidRDefault="00E36D69" w:rsidP="00047CA9">
      <w:pPr>
        <w:pStyle w:val="NormalPACKT"/>
      </w:pPr>
      <w:r>
        <w:t xml:space="preserve">Since many of the </w:t>
      </w:r>
      <w:proofErr w:type="gramStart"/>
      <w:r>
        <w:t>Windows</w:t>
      </w:r>
      <w:proofErr w:type="gramEnd"/>
      <w:r>
        <w:t xml:space="preserve"> product teams and other module providers might not update their modules to work natively, the PowerShell team devised a compatibility solution </w:t>
      </w:r>
      <w:r w:rsidR="00BD0FEA">
        <w:t xml:space="preserve">that </w:t>
      </w:r>
      <w:r>
        <w:t>enables you to import and use Windows PowerShell modules more or less seamlessly in PowerShell 7.</w:t>
      </w:r>
      <w:r w:rsidR="002E7D6E">
        <w:t xml:space="preserve"> </w:t>
      </w:r>
      <w:r w:rsidR="00047CA9">
        <w:t>In</w:t>
      </w:r>
      <w:r w:rsidR="00BD0FEA">
        <w:t xml:space="preserve"> the</w:t>
      </w:r>
      <w:r w:rsidR="00047CA9">
        <w:t xml:space="preserve"> </w:t>
      </w:r>
      <w:r w:rsidR="00047CA9" w:rsidRPr="00EB185E">
        <w:rPr>
          <w:rStyle w:val="ItalicsPACKT"/>
        </w:rPr>
        <w:t xml:space="preserve">Using the Windows PowerShell </w:t>
      </w:r>
      <w:r w:rsidR="00AD5B8E" w:rsidRPr="00EB185E">
        <w:rPr>
          <w:rStyle w:val="ItalicsPACKT"/>
        </w:rPr>
        <w:t>c</w:t>
      </w:r>
      <w:r w:rsidR="00047CA9" w:rsidRPr="00EB185E">
        <w:rPr>
          <w:rStyle w:val="ItalicsPACKT"/>
        </w:rPr>
        <w:t>ompatibility solution</w:t>
      </w:r>
      <w:r w:rsidR="00047CA9">
        <w:t xml:space="preserve"> </w:t>
      </w:r>
      <w:r w:rsidR="000D26F0">
        <w:t>recipe</w:t>
      </w:r>
      <w:r w:rsidR="00BD0FEA">
        <w:t xml:space="preserve">, </w:t>
      </w:r>
      <w:r w:rsidR="00047CA9">
        <w:t>you investigate the workings of the Windows PowerShell compatibility solution.</w:t>
      </w:r>
    </w:p>
    <w:p w14:paraId="31257306" w14:textId="3EF6D550" w:rsidR="00C66C4F" w:rsidRDefault="009C4D3A" w:rsidP="002F1DF1">
      <w:pPr>
        <w:pStyle w:val="Heading2"/>
      </w:pPr>
      <w:commentRangeStart w:id="4"/>
      <w:r>
        <w:t xml:space="preserve">Incompatible modules </w:t>
      </w:r>
      <w:commentRangeEnd w:id="4"/>
      <w:r w:rsidR="003113E0">
        <w:rPr>
          <w:rStyle w:val="CommentReference"/>
          <w:rFonts w:ascii="Calibri" w:hAnsi="Calibri" w:cs="Times New Roman"/>
          <w:b w:val="0"/>
          <w:bCs w:val="0"/>
          <w:iCs w:val="0"/>
          <w:color w:val="auto"/>
          <w:lang w:val="en-US"/>
        </w:rPr>
        <w:commentReference w:id="4"/>
      </w:r>
    </w:p>
    <w:p w14:paraId="6C4CFB6D" w14:textId="445201B9" w:rsidR="00047CA9" w:rsidRDefault="00C35B51" w:rsidP="00047CA9">
      <w:pPr>
        <w:pStyle w:val="NormalPACKT"/>
      </w:pPr>
      <w:r>
        <w:t xml:space="preserve">With the compatibility solution, </w:t>
      </w:r>
      <w:r w:rsidR="0099108A">
        <w:t>t</w:t>
      </w:r>
      <w:r w:rsidR="00A54874">
        <w:t>he modules developed for Windows PowerShell work well, as demonstrated by many recipes in this book. However, there are some small and some more fundamental issues in a few cases.</w:t>
      </w:r>
      <w:r w:rsidR="00343CBB">
        <w:t xml:space="preserve"> S</w:t>
      </w:r>
      <w:r w:rsidR="00E632D5">
        <w:t>ome things</w:t>
      </w:r>
      <w:r w:rsidR="00047CA9">
        <w:t xml:space="preserve"> do not and may never work inside PowerShell 7 and beyond. </w:t>
      </w:r>
      <w:r w:rsidR="00B930E8">
        <w:t>For instance, d</w:t>
      </w:r>
      <w:r w:rsidR="002472FA">
        <w:t>espite the compatibility solution, the</w:t>
      </w:r>
      <w:r w:rsidR="00E73674">
        <w:t xml:space="preserve"> </w:t>
      </w:r>
      <w:proofErr w:type="spellStart"/>
      <w:r w:rsidR="00E73674" w:rsidRPr="00E73674">
        <w:rPr>
          <w:rFonts w:ascii="Lucida Console" w:hAnsi="Lucida Console"/>
          <w:color w:val="4472C4"/>
          <w:sz w:val="19"/>
          <w:szCs w:val="19"/>
        </w:rPr>
        <w:t>BestPractices</w:t>
      </w:r>
      <w:proofErr w:type="spellEnd"/>
      <w:r w:rsidR="00E73674">
        <w:t xml:space="preserve">, </w:t>
      </w:r>
      <w:proofErr w:type="spellStart"/>
      <w:r w:rsidR="00E73674" w:rsidRPr="00E73674">
        <w:rPr>
          <w:rFonts w:ascii="Lucida Console" w:hAnsi="Lucida Console"/>
          <w:color w:val="4472C4"/>
          <w:sz w:val="19"/>
          <w:szCs w:val="19"/>
        </w:rPr>
        <w:t>PSScheduledJob</w:t>
      </w:r>
      <w:proofErr w:type="spellEnd"/>
      <w:r w:rsidR="00E73674">
        <w:t xml:space="preserve">, and </w:t>
      </w:r>
      <w:proofErr w:type="spellStart"/>
      <w:r w:rsidR="00E73674" w:rsidRPr="00E73674">
        <w:rPr>
          <w:rFonts w:ascii="Lucida Console" w:hAnsi="Lucida Console"/>
          <w:color w:val="4472C4"/>
          <w:sz w:val="19"/>
          <w:szCs w:val="19"/>
        </w:rPr>
        <w:t>WindowsUpdate</w:t>
      </w:r>
      <w:proofErr w:type="spellEnd"/>
      <w:r w:rsidR="002472FA">
        <w:t xml:space="preserve"> modules will not work in PowerShell 7</w:t>
      </w:r>
      <w:r w:rsidR="00E73674">
        <w:t>.</w:t>
      </w:r>
    </w:p>
    <w:p w14:paraId="5A79186D" w14:textId="109AEC08" w:rsidR="00047CA9" w:rsidRPr="00047CA9" w:rsidRDefault="00E1705D" w:rsidP="00047CA9">
      <w:pPr>
        <w:pStyle w:val="NormalPACKT"/>
      </w:pPr>
      <w:r>
        <w:t xml:space="preserve">With Windows </w:t>
      </w:r>
      <w:proofErr w:type="spellStart"/>
      <w:r>
        <w:t>Powershell</w:t>
      </w:r>
      <w:proofErr w:type="spellEnd"/>
      <w:r>
        <w:t xml:space="preserve"> you </w:t>
      </w:r>
      <w:r w:rsidR="001E1336">
        <w:t xml:space="preserve">use </w:t>
      </w:r>
      <w:proofErr w:type="spellStart"/>
      <w:r w:rsidR="001E1336" w:rsidRPr="00553C04">
        <w:rPr>
          <w:rFonts w:ascii="Lucida Console" w:hAnsi="Lucida Console"/>
          <w:color w:val="4472C4"/>
          <w:sz w:val="19"/>
          <w:szCs w:val="19"/>
        </w:rPr>
        <w:t>WindowsUpdate</w:t>
      </w:r>
      <w:proofErr w:type="spellEnd"/>
      <w:r w:rsidR="00553C04">
        <w:t xml:space="preserve"> to manage </w:t>
      </w:r>
      <w:r w:rsidR="00553C04" w:rsidRPr="00C530EC">
        <w:rPr>
          <w:b/>
          <w:bCs/>
        </w:rPr>
        <w:t>Windows Server Update Services</w:t>
      </w:r>
      <w:r w:rsidR="00553C04">
        <w:t xml:space="preserve"> (</w:t>
      </w:r>
      <w:r w:rsidR="00553C04" w:rsidRPr="00C530EC">
        <w:rPr>
          <w:b/>
          <w:bCs/>
        </w:rPr>
        <w:t>WSUS</w:t>
      </w:r>
      <w:r w:rsidR="00553C04">
        <w:t xml:space="preserve">). </w:t>
      </w:r>
      <w:r w:rsidR="00E929B5">
        <w:t>WSUS</w:t>
      </w:r>
      <w:r w:rsidR="00047CA9" w:rsidRPr="00047CA9">
        <w:t xml:space="preserve">, the </w:t>
      </w:r>
      <w:proofErr w:type="spellStart"/>
      <w:r w:rsidR="00047CA9" w:rsidRPr="00803ECC">
        <w:rPr>
          <w:rStyle w:val="CodeInTextPACKT"/>
        </w:rPr>
        <w:t>UpdateServices</w:t>
      </w:r>
      <w:proofErr w:type="spellEnd"/>
      <w:r w:rsidR="00047CA9" w:rsidRPr="00047CA9">
        <w:t xml:space="preserve"> module, makes use of object methods. With the compatibility mechanism, these methods are not available in a PowerShell 7 session. Additionally, the module makes use of the SOAP protocol for which </w:t>
      </w:r>
      <w:r w:rsidR="00DB017D">
        <w:t>.</w:t>
      </w:r>
      <w:r w:rsidR="00047CA9" w:rsidRPr="00047CA9">
        <w:t xml:space="preserve">NET Core provides no support (and </w:t>
      </w:r>
      <w:r w:rsidR="00DB017D">
        <w:t xml:space="preserve">is </w:t>
      </w:r>
      <w:r w:rsidR="00047CA9" w:rsidRPr="00047CA9">
        <w:t>not likely to anytime soon). The other two modules make use of .NET types</w:t>
      </w:r>
      <w:r w:rsidR="004956B6">
        <w:t>,</w:t>
      </w:r>
      <w:r w:rsidR="00047CA9" w:rsidRPr="00047CA9">
        <w:t xml:space="preserve"> which are not provided with </w:t>
      </w:r>
      <w:r w:rsidR="005A37B5">
        <w:t>.</w:t>
      </w:r>
      <w:r w:rsidR="00047CA9" w:rsidRPr="00047CA9">
        <w:t xml:space="preserve">NET Core and </w:t>
      </w:r>
      <w:r w:rsidR="00047CA9">
        <w:t>are not likely to be updated.</w:t>
      </w:r>
    </w:p>
    <w:p w14:paraId="622299F1" w14:textId="24A6D1F7" w:rsidR="00047CA9" w:rsidRDefault="00047CA9" w:rsidP="00047CA9">
      <w:pPr>
        <w:pStyle w:val="NormalPACKT"/>
      </w:pPr>
      <w:r>
        <w:t xml:space="preserve">Other Windows PowerShell features that are not going </w:t>
      </w:r>
      <w:r w:rsidR="00D5246B">
        <w:t xml:space="preserve">to </w:t>
      </w:r>
      <w:r>
        <w:t xml:space="preserve">work in </w:t>
      </w:r>
      <w:proofErr w:type="spellStart"/>
      <w:r>
        <w:t>Powershell</w:t>
      </w:r>
      <w:proofErr w:type="spellEnd"/>
      <w:r>
        <w:t xml:space="preserve"> 7 include:</w:t>
      </w:r>
    </w:p>
    <w:p w14:paraId="79E3F689" w14:textId="033A48B7" w:rsidR="00047CA9" w:rsidRDefault="00047CA9" w:rsidP="002E2FFB">
      <w:pPr>
        <w:pStyle w:val="NormalPACKT"/>
        <w:numPr>
          <w:ilvl w:val="0"/>
          <w:numId w:val="14"/>
        </w:numPr>
      </w:pPr>
      <w:r>
        <w:t>Windows PowerShell workflows</w:t>
      </w:r>
      <w:r w:rsidR="004956B6">
        <w:t>:</w:t>
      </w:r>
      <w:r>
        <w:t xml:space="preserve"> </w:t>
      </w:r>
      <w:r w:rsidR="004956B6">
        <w:t>W</w:t>
      </w:r>
      <w:r>
        <w:t xml:space="preserve">orkflows require the Windows Workflow Foundation component of </w:t>
      </w:r>
      <w:r w:rsidR="004956B6">
        <w:t>.</w:t>
      </w:r>
      <w:r>
        <w:t>NET</w:t>
      </w:r>
      <w:r w:rsidR="004956B6">
        <w:t>,</w:t>
      </w:r>
      <w:r>
        <w:t xml:space="preserve"> which the .NET team has not ported to .NET Core.</w:t>
      </w:r>
    </w:p>
    <w:p w14:paraId="43D98068" w14:textId="73BF5D77" w:rsidR="00047CA9" w:rsidRDefault="00047CA9" w:rsidP="002E2FFB">
      <w:pPr>
        <w:pStyle w:val="NormalPACKT"/>
        <w:numPr>
          <w:ilvl w:val="0"/>
          <w:numId w:val="14"/>
        </w:numPr>
      </w:pPr>
      <w:r>
        <w:t>Windows PowerShell snap-ins</w:t>
      </w:r>
      <w:r w:rsidR="004956B6">
        <w:t>: S</w:t>
      </w:r>
      <w:r>
        <w:t xml:space="preserve">nap-ins provided a way to add new cmdlets in PowerShell </w:t>
      </w:r>
      <w:r w:rsidR="00E632D5">
        <w:t>V2. Modules r</w:t>
      </w:r>
      <w:r>
        <w:t xml:space="preserve">eplaced </w:t>
      </w:r>
      <w:r w:rsidR="00E632D5">
        <w:t xml:space="preserve">snap-ins as an add-in mechanism in </w:t>
      </w:r>
      <w:r>
        <w:t>PowerShell V2</w:t>
      </w:r>
      <w:r w:rsidR="004956B6">
        <w:t>,</w:t>
      </w:r>
      <w:r w:rsidR="00E632D5">
        <w:t xml:space="preserve"> and are the sole method you use to add commands to </w:t>
      </w:r>
      <w:r w:rsidR="00E632D5">
        <w:lastRenderedPageBreak/>
        <w:t>PowerShell</w:t>
      </w:r>
      <w:r>
        <w:t xml:space="preserve">. </w:t>
      </w:r>
      <w:r w:rsidR="00E632D5">
        <w:t xml:space="preserve">You can convert some </w:t>
      </w:r>
      <w:r>
        <w:t>older snap</w:t>
      </w:r>
      <w:r w:rsidR="00E632D5">
        <w:t>-</w:t>
      </w:r>
      <w:r>
        <w:t xml:space="preserve">ins </w:t>
      </w:r>
      <w:r w:rsidR="00E632D5">
        <w:t>int</w:t>
      </w:r>
      <w:r>
        <w:t xml:space="preserve">o modules by creating a </w:t>
      </w:r>
      <w:r w:rsidR="00E632D5">
        <w:t xml:space="preserve">module </w:t>
      </w:r>
      <w:r>
        <w:t>manifest</w:t>
      </w:r>
      <w:r w:rsidR="00E632D5">
        <w:t>,</w:t>
      </w:r>
      <w:r>
        <w:t xml:space="preserve"> </w:t>
      </w:r>
      <w:r w:rsidR="00E632D5">
        <w:t>but most require the authors to re-engineer their modules</w:t>
      </w:r>
      <w:r>
        <w:t>.</w:t>
      </w:r>
    </w:p>
    <w:p w14:paraId="79C8D45D" w14:textId="23EA482E" w:rsidR="00047CA9" w:rsidRDefault="00047CA9" w:rsidP="002E2FFB">
      <w:pPr>
        <w:pStyle w:val="NormalPACKT"/>
        <w:numPr>
          <w:ilvl w:val="0"/>
          <w:numId w:val="14"/>
        </w:numPr>
      </w:pPr>
      <w:r>
        <w:t>The WMI cmdlets</w:t>
      </w:r>
      <w:r w:rsidR="004956B6">
        <w:t>: T</w:t>
      </w:r>
      <w:r>
        <w:t xml:space="preserve">he </w:t>
      </w:r>
      <w:proofErr w:type="spellStart"/>
      <w:r w:rsidRPr="00047CA9">
        <w:rPr>
          <w:rStyle w:val="CodeInTextPACKT"/>
        </w:rPr>
        <w:t>C</w:t>
      </w:r>
      <w:r w:rsidRPr="005D1945">
        <w:rPr>
          <w:rStyle w:val="CodeInTextPACKT"/>
          <w:color w:val="4472C4"/>
        </w:rPr>
        <w:t>IMCmdle</w:t>
      </w:r>
      <w:r w:rsidRPr="00047CA9">
        <w:rPr>
          <w:rStyle w:val="CodeInTextPACKT"/>
        </w:rPr>
        <w:t>ts</w:t>
      </w:r>
      <w:proofErr w:type="spellEnd"/>
      <w:r>
        <w:t xml:space="preserve"> module replaces the older WMI Cmdlets.</w:t>
      </w:r>
    </w:p>
    <w:p w14:paraId="333C8B8E" w14:textId="78EF5418" w:rsidR="00047CA9" w:rsidRDefault="00047CA9" w:rsidP="002E2FFB">
      <w:pPr>
        <w:pStyle w:val="NormalPACKT"/>
        <w:numPr>
          <w:ilvl w:val="0"/>
          <w:numId w:val="14"/>
        </w:numPr>
      </w:pPr>
      <w:r>
        <w:t>Desired State Configuration</w:t>
      </w:r>
      <w:r w:rsidR="004956B6">
        <w:t>: T</w:t>
      </w:r>
      <w:r>
        <w:t xml:space="preserve">he core functions of DSC are not available to you from within PowerShell 7. </w:t>
      </w:r>
    </w:p>
    <w:p w14:paraId="01E0B962" w14:textId="07FC5721" w:rsidR="00047CA9" w:rsidRDefault="00047CA9" w:rsidP="002E2FFB">
      <w:pPr>
        <w:pStyle w:val="NormalPACKT"/>
        <w:numPr>
          <w:ilvl w:val="0"/>
          <w:numId w:val="14"/>
        </w:numPr>
      </w:pPr>
      <w:r>
        <w:t xml:space="preserve">The </w:t>
      </w:r>
      <w:proofErr w:type="spellStart"/>
      <w:r w:rsidRPr="00047CA9">
        <w:rPr>
          <w:rStyle w:val="CodeInTextPACKT"/>
        </w:rPr>
        <w:t>WebAdministration</w:t>
      </w:r>
      <w:proofErr w:type="spellEnd"/>
      <w:r>
        <w:t xml:space="preserve"> module</w:t>
      </w:r>
      <w:r w:rsidR="0067493F">
        <w:t>’</w:t>
      </w:r>
      <w:r>
        <w:t>s IIS provider</w:t>
      </w:r>
      <w:r w:rsidR="004956B6">
        <w:t>:</w:t>
      </w:r>
      <w:r>
        <w:t xml:space="preserve"> </w:t>
      </w:r>
      <w:r w:rsidR="004956B6">
        <w:t>T</w:t>
      </w:r>
      <w:r>
        <w:t xml:space="preserve">his means many IIS </w:t>
      </w:r>
      <w:r w:rsidR="002D7212">
        <w:t>c</w:t>
      </w:r>
      <w:r>
        <w:t>onfiguration scripts do not work in PowerShell 7</w:t>
      </w:r>
      <w:r w:rsidR="004956B6">
        <w:t>,</w:t>
      </w:r>
      <w:r>
        <w:t xml:space="preserve"> even with the compatibility solution.</w:t>
      </w:r>
    </w:p>
    <w:p w14:paraId="51DC8312" w14:textId="7133DE10" w:rsidR="00047CA9" w:rsidRDefault="00047CA9" w:rsidP="002E2FFB">
      <w:pPr>
        <w:pStyle w:val="NormalPACKT"/>
        <w:numPr>
          <w:ilvl w:val="0"/>
          <w:numId w:val="14"/>
        </w:numPr>
      </w:pPr>
      <w:r w:rsidRPr="002A5FDD">
        <w:t xml:space="preserve">The </w:t>
      </w:r>
      <w:r w:rsidRPr="005D1945">
        <w:rPr>
          <w:rStyle w:val="InlineCode"/>
          <w:rFonts w:ascii="Lucida Console" w:hAnsi="Lucida Console"/>
          <w:color w:val="4472C4"/>
          <w:sz w:val="19"/>
          <w:szCs w:val="19"/>
        </w:rPr>
        <w:t>Add-Computer</w:t>
      </w:r>
      <w:r w:rsidRPr="002A5FDD">
        <w:t xml:space="preserve">, </w:t>
      </w:r>
      <w:r w:rsidRPr="005D1945">
        <w:rPr>
          <w:rStyle w:val="InlineCode"/>
          <w:rFonts w:ascii="Lucida Console" w:hAnsi="Lucida Console"/>
          <w:color w:val="4472C4"/>
          <w:sz w:val="19"/>
          <w:szCs w:val="19"/>
        </w:rPr>
        <w:t>Checkpoint-Computer</w:t>
      </w:r>
      <w:r w:rsidRPr="002A5FDD">
        <w:t xml:space="preserve">, </w:t>
      </w:r>
      <w:r w:rsidRPr="005D1945">
        <w:rPr>
          <w:rStyle w:val="InlineCode"/>
          <w:rFonts w:ascii="Lucida Console" w:hAnsi="Lucida Console"/>
          <w:color w:val="4472C4"/>
          <w:sz w:val="19"/>
          <w:szCs w:val="19"/>
        </w:rPr>
        <w:t>Remove-Computer</w:t>
      </w:r>
      <w:r w:rsidRPr="002A5FDD">
        <w:t xml:space="preserve">, and </w:t>
      </w:r>
      <w:r w:rsidRPr="005D1945">
        <w:rPr>
          <w:rStyle w:val="InlineCode"/>
          <w:rFonts w:ascii="Lucida Console" w:hAnsi="Lucida Console"/>
          <w:color w:val="4472C4"/>
          <w:sz w:val="19"/>
          <w:szCs w:val="19"/>
        </w:rPr>
        <w:t>Restore-Computer</w:t>
      </w:r>
      <w:r w:rsidRPr="002A5FDD">
        <w:rPr>
          <w:rStyle w:val="InlineCode"/>
        </w:rPr>
        <w:t xml:space="preserve"> </w:t>
      </w:r>
      <w:r w:rsidRPr="002A5FDD">
        <w:t xml:space="preserve">commands from the </w:t>
      </w:r>
      <w:r w:rsidRPr="005D1945">
        <w:rPr>
          <w:rStyle w:val="InlineCode"/>
          <w:rFonts w:ascii="Lucida Console" w:hAnsi="Lucida Console"/>
          <w:color w:val="4472C4"/>
          <w:sz w:val="19"/>
          <w:szCs w:val="19"/>
        </w:rPr>
        <w:t>Microsoft.PowerShell.Management</w:t>
      </w:r>
      <w:r w:rsidRPr="005D1945">
        <w:rPr>
          <w:color w:val="4472C4"/>
        </w:rPr>
        <w:t xml:space="preserve"> </w:t>
      </w:r>
      <w:r w:rsidRPr="002A5FDD">
        <w:t>module</w:t>
      </w:r>
      <w:r>
        <w:t>.</w:t>
      </w:r>
    </w:p>
    <w:p w14:paraId="6DDB0DE3" w14:textId="2186EB86" w:rsidR="00047CA9" w:rsidRDefault="00047CA9" w:rsidP="00047CA9">
      <w:pPr>
        <w:pStyle w:val="NormalPACKT"/>
      </w:pPr>
      <w:r>
        <w:t xml:space="preserve">While there are a few Windows PowerShell features and commands you cannot use in PowerShell 7, even with the help of the Windows PowerShell compatibility solution, you can always use Windows PowerShell. </w:t>
      </w:r>
    </w:p>
    <w:p w14:paraId="1DF5C9E4" w14:textId="23C95727" w:rsidR="00A54874" w:rsidRDefault="00A54874" w:rsidP="004B1A3E">
      <w:pPr>
        <w:pStyle w:val="NormalPACKT"/>
      </w:pPr>
      <w:r>
        <w:t xml:space="preserve">As noted above, there are just three Microsoft authored modules that do not work in PowerShell 7, natively or via the compatibility mechanism. </w:t>
      </w:r>
      <w:r w:rsidR="00B30419">
        <w:t xml:space="preserve">If </w:t>
      </w:r>
      <w:r>
        <w:t xml:space="preserve">you try to use these, </w:t>
      </w:r>
      <w:r w:rsidR="00B30419">
        <w:t xml:space="preserve">you </w:t>
      </w:r>
      <w:r w:rsidR="00C5110B">
        <w:t xml:space="preserve">will </w:t>
      </w:r>
      <w:r w:rsidR="00B30419">
        <w:t xml:space="preserve">receive </w:t>
      </w:r>
      <w:r w:rsidR="007D13BF">
        <w:t xml:space="preserve">unhelpful </w:t>
      </w:r>
      <w:r>
        <w:t>error messages. To avoid an awful user experience (and no doubt tons of support calls)</w:t>
      </w:r>
      <w:r w:rsidR="00F6024E">
        <w:t>,</w:t>
      </w:r>
      <w:r>
        <w:t xml:space="preserve"> the PowerShell team devised a list of modules </w:t>
      </w:r>
      <w:r w:rsidR="00F6024E">
        <w:t xml:space="preserve">that </w:t>
      </w:r>
      <w:r>
        <w:t>PowerShell does not load. If you try to use these modules, you get an error message</w:t>
      </w:r>
      <w:r w:rsidR="00F6024E">
        <w:t>,</w:t>
      </w:r>
      <w:r>
        <w:t xml:space="preserve"> as you see in</w:t>
      </w:r>
      <w:r w:rsidR="00F6024E">
        <w:t xml:space="preserve"> the</w:t>
      </w:r>
      <w:r>
        <w:t xml:space="preserve"> </w:t>
      </w:r>
      <w:r w:rsidR="006A194D">
        <w:rPr>
          <w:i/>
          <w:iCs/>
          <w:color w:val="C00000"/>
        </w:rPr>
        <w:t>E</w:t>
      </w:r>
      <w:r w:rsidRPr="002C4B13">
        <w:rPr>
          <w:i/>
          <w:iCs/>
          <w:color w:val="C00000"/>
        </w:rPr>
        <w:t xml:space="preserve">xploring the </w:t>
      </w:r>
      <w:r w:rsidR="00487300">
        <w:rPr>
          <w:i/>
          <w:iCs/>
          <w:color w:val="C00000"/>
        </w:rPr>
        <w:t>mo</w:t>
      </w:r>
      <w:r w:rsidRPr="002C4B13">
        <w:rPr>
          <w:i/>
          <w:iCs/>
          <w:color w:val="C00000"/>
        </w:rPr>
        <w:t>dule deny list</w:t>
      </w:r>
      <w:r>
        <w:t xml:space="preserve"> </w:t>
      </w:r>
      <w:r w:rsidR="000D26F0">
        <w:t>recipe</w:t>
      </w:r>
      <w:r w:rsidR="00F6024E">
        <w:t>.</w:t>
      </w:r>
    </w:p>
    <w:p w14:paraId="3800ACDA" w14:textId="2CA8722F" w:rsidR="00A54874" w:rsidRDefault="00A54874" w:rsidP="004B1A3E">
      <w:pPr>
        <w:pStyle w:val="NormalPACKT"/>
      </w:pPr>
      <w:r>
        <w:t xml:space="preserve">One downside to the compatibility mechanism is that any </w:t>
      </w:r>
      <w:r w:rsidR="00487300">
        <w:t>format</w:t>
      </w:r>
      <w:r>
        <w:t xml:space="preserve"> XML included with the module does not get loaded into the PowerShell 7 session. Th</w:t>
      </w:r>
      <w:r w:rsidR="00365B21">
        <w:t xml:space="preserve">e result is that PowerShell </w:t>
      </w:r>
      <w:r w:rsidR="00E1705D">
        <w:t xml:space="preserve">7 </w:t>
      </w:r>
      <w:r w:rsidR="00365B21">
        <w:t xml:space="preserve">does not format </w:t>
      </w:r>
      <w:r>
        <w:t xml:space="preserve">objects </w:t>
      </w:r>
      <w:r w:rsidR="00365B21">
        <w:t xml:space="preserve">as </w:t>
      </w:r>
      <w:r>
        <w:t>nicely. Fortunately, the</w:t>
      </w:r>
      <w:r w:rsidR="00365B21">
        <w:t>r</w:t>
      </w:r>
      <w:r>
        <w:t>e is a way around th</w:t>
      </w:r>
      <w:r w:rsidR="00713F20">
        <w:t>is</w:t>
      </w:r>
      <w:r>
        <w:t xml:space="preserve">, as you see in </w:t>
      </w:r>
      <w:r w:rsidR="00C84868">
        <w:t>the</w:t>
      </w:r>
      <w:r w:rsidR="000B7700">
        <w:t xml:space="preserve"> </w:t>
      </w:r>
      <w:r w:rsidR="000B7700">
        <w:rPr>
          <w:rStyle w:val="ItalicsPACKT"/>
        </w:rPr>
        <w:t>I</w:t>
      </w:r>
      <w:r w:rsidRPr="00332C98">
        <w:rPr>
          <w:rStyle w:val="ItalicsPACKT"/>
        </w:rPr>
        <w:t xml:space="preserve">mporting </w:t>
      </w:r>
      <w:r w:rsidR="00487300">
        <w:rPr>
          <w:rStyle w:val="ItalicsPACKT"/>
        </w:rPr>
        <w:t>format</w:t>
      </w:r>
      <w:r w:rsidRPr="00332C98">
        <w:rPr>
          <w:rStyle w:val="ItalicsPACKT"/>
        </w:rPr>
        <w:t xml:space="preserve"> XML</w:t>
      </w:r>
      <w:r>
        <w:t xml:space="preserve"> </w:t>
      </w:r>
      <w:r w:rsidR="000D26F0">
        <w:t>recipe</w:t>
      </w:r>
      <w:r w:rsidR="00C84868">
        <w:t>.</w:t>
      </w:r>
    </w:p>
    <w:p w14:paraId="2180EECA" w14:textId="5E2CCCF0" w:rsidR="00365B21" w:rsidRDefault="00365B21" w:rsidP="004B1A3E">
      <w:pPr>
        <w:pStyle w:val="NormalPACKT"/>
      </w:pPr>
      <w:r>
        <w:t xml:space="preserve">The Windows PowerShell compatibility solution makes use of a specially created PowerShell remoting session. In </w:t>
      </w:r>
      <w:r w:rsidRPr="00332C98">
        <w:rPr>
          <w:rStyle w:val="ItalicsPACKT"/>
        </w:rPr>
        <w:t>Leveraging compatibility</w:t>
      </w:r>
      <w:r w:rsidR="00404061">
        <w:t xml:space="preserve">, </w:t>
      </w:r>
      <w:r>
        <w:t xml:space="preserve">you look at that session and </w:t>
      </w:r>
      <w:r w:rsidR="00D42CCE">
        <w:t xml:space="preserve">learn </w:t>
      </w:r>
      <w:r>
        <w:t>how you can take advantage of it.</w:t>
      </w:r>
    </w:p>
    <w:p w14:paraId="73896C59" w14:textId="591720FA" w:rsidR="00450B3C" w:rsidRDefault="00450B3C" w:rsidP="006136B7">
      <w:pPr>
        <w:pStyle w:val="InformationBoxPACKT"/>
      </w:pPr>
      <w:commentRangeStart w:id="5"/>
      <w:r>
        <w:t>Despite</w:t>
      </w:r>
      <w:commentRangeEnd w:id="5"/>
      <w:r w:rsidR="00F10670">
        <w:rPr>
          <w:rStyle w:val="CommentReference"/>
          <w:rFonts w:ascii="Calibri" w:hAnsi="Calibri"/>
        </w:rPr>
        <w:commentReference w:id="5"/>
      </w:r>
      <w:r>
        <w:t xml:space="preserve"> </w:t>
      </w:r>
      <w:proofErr w:type="spellStart"/>
      <w:r>
        <w:t>compatability</w:t>
      </w:r>
      <w:proofErr w:type="spellEnd"/>
      <w:r>
        <w:t xml:space="preserve"> issues, it is more than worthwhile to move forward to PowerShell 7 and away from Windows PowerShell. One key reason is improved performance. You can use the </w:t>
      </w:r>
      <w:r w:rsidRPr="00B45DE0">
        <w:rPr>
          <w:rStyle w:val="CodeInTextPACKT"/>
        </w:rPr>
        <w:t>ForEach-Object -Par</w:t>
      </w:r>
      <w:r>
        <w:rPr>
          <w:rStyle w:val="CodeInTextPACKT"/>
        </w:rPr>
        <w:t>a</w:t>
      </w:r>
      <w:r w:rsidRPr="00B45DE0">
        <w:rPr>
          <w:rStyle w:val="CodeInTextPACKT"/>
        </w:rPr>
        <w:t>llel</w:t>
      </w:r>
      <w:r>
        <w:t xml:space="preserve"> construct to run script blocks in parallel without having to resort to workflows. If your script has to perform actions on a large number of computers, or you are processing a large array, the performance improvements in PowerShell 7 justify moving forward. On top of this, there are all the newly added features, which make life so much easier. </w:t>
      </w:r>
    </w:p>
    <w:p w14:paraId="77BEF351" w14:textId="77777777" w:rsidR="00450B3C" w:rsidRDefault="00450B3C" w:rsidP="004B1A3E">
      <w:pPr>
        <w:pStyle w:val="NormalPACKT"/>
      </w:pPr>
    </w:p>
    <w:p w14:paraId="51776F60" w14:textId="6B06FE57" w:rsidR="00EC03C6" w:rsidRPr="009D0F10" w:rsidRDefault="00EC03C6" w:rsidP="00EC03C6">
      <w:pPr>
        <w:pStyle w:val="Heading1"/>
        <w:tabs>
          <w:tab w:val="left" w:pos="0"/>
        </w:tabs>
      </w:pPr>
      <w:r w:rsidRPr="00412A5B">
        <w:lastRenderedPageBreak/>
        <w:t xml:space="preserve">Exploring </w:t>
      </w:r>
      <w:r w:rsidR="00D55F62">
        <w:t>c</w:t>
      </w:r>
      <w:r w:rsidR="00A62151">
        <w:t xml:space="preserve">ompatibility with </w:t>
      </w:r>
      <w:r w:rsidRPr="00412A5B">
        <w:t>Windows PowerShell</w:t>
      </w:r>
    </w:p>
    <w:p w14:paraId="68E53502" w14:textId="1F2742EF" w:rsidR="00365B21" w:rsidRDefault="00365B21" w:rsidP="00EC03C6">
      <w:pPr>
        <w:pStyle w:val="BulletPACKT"/>
        <w:numPr>
          <w:ilvl w:val="0"/>
          <w:numId w:val="0"/>
        </w:numPr>
      </w:pPr>
      <w:r>
        <w:t>When you invoke a cmdlet, PowerShell has to load the module containing the cmdlet and can then run th</w:t>
      </w:r>
      <w:r w:rsidR="00C84868">
        <w:t>at</w:t>
      </w:r>
      <w:r>
        <w:t xml:space="preserve"> cmdlet. By default, PowerShell uses the paths on the environment variable </w:t>
      </w:r>
      <w:r w:rsidRPr="00365B21">
        <w:rPr>
          <w:rStyle w:val="CodeInTextPACKT"/>
        </w:rPr>
        <w:t>$</w:t>
      </w:r>
      <w:proofErr w:type="spellStart"/>
      <w:r w:rsidRPr="00365B21">
        <w:rPr>
          <w:rStyle w:val="CodeInTextPACKT"/>
        </w:rPr>
        <w:t>env:PSModulePath</w:t>
      </w:r>
      <w:proofErr w:type="spellEnd"/>
      <w:r>
        <w:t xml:space="preserve"> to discover the modules and the cmdlets contained in those modules. </w:t>
      </w:r>
    </w:p>
    <w:p w14:paraId="166502DF" w14:textId="106EEF23" w:rsidR="00365B21" w:rsidRDefault="00365B21" w:rsidP="00EC03C6">
      <w:pPr>
        <w:pStyle w:val="BulletPACKT"/>
        <w:numPr>
          <w:ilvl w:val="0"/>
          <w:numId w:val="0"/>
        </w:numPr>
      </w:pPr>
      <w:r>
        <w:t xml:space="preserve">As this recipe shows, the set of paths held by </w:t>
      </w:r>
      <w:r w:rsidRPr="00867D28">
        <w:rPr>
          <w:rStyle w:val="CodeInTextPACKT"/>
        </w:rPr>
        <w:t>$</w:t>
      </w:r>
      <w:proofErr w:type="spellStart"/>
      <w:r w:rsidRPr="00867D28">
        <w:rPr>
          <w:rStyle w:val="CodeInTextPACKT"/>
        </w:rPr>
        <w:t>env:PSModulePath</w:t>
      </w:r>
      <w:proofErr w:type="spellEnd"/>
      <w:r>
        <w:t xml:space="preserve"> ha</w:t>
      </w:r>
      <w:r w:rsidR="008F3D25">
        <w:t>s</w:t>
      </w:r>
      <w:r>
        <w:t xml:space="preserve"> changed between Windows PowerShell 5.1 and PowerShell 7.</w:t>
      </w:r>
    </w:p>
    <w:p w14:paraId="765A525F" w14:textId="67F01E3E" w:rsidR="00EC03C6" w:rsidRDefault="00365B21" w:rsidP="00EC03C6">
      <w:pPr>
        <w:pStyle w:val="BulletPACKT"/>
        <w:numPr>
          <w:ilvl w:val="0"/>
          <w:numId w:val="0"/>
        </w:numPr>
      </w:pPr>
      <w:r>
        <w:t xml:space="preserve">In this recipe, you examine the paths which PowerShell uses by default to load modules. You </w:t>
      </w:r>
      <w:r w:rsidR="00867D28">
        <w:t>also look</w:t>
      </w:r>
      <w:r>
        <w:t xml:space="preserve"> at the new commands now provided in PowerShell 7.</w:t>
      </w:r>
    </w:p>
    <w:p w14:paraId="0216F08A" w14:textId="666200AD" w:rsidR="00EC03C6" w:rsidRDefault="00EC03C6" w:rsidP="00EC03C6">
      <w:pPr>
        <w:pStyle w:val="Heading2"/>
        <w:tabs>
          <w:tab w:val="left" w:pos="0"/>
        </w:tabs>
      </w:pPr>
      <w:r>
        <w:t xml:space="preserve">Getting </w:t>
      </w:r>
      <w:r w:rsidR="0048507A">
        <w:t>r</w:t>
      </w:r>
      <w:r>
        <w:t>eady</w:t>
      </w:r>
    </w:p>
    <w:p w14:paraId="45169282" w14:textId="7EEB3964" w:rsidR="00EC03C6" w:rsidRPr="009D0F10" w:rsidRDefault="00365B21" w:rsidP="00EC03C6">
      <w:pPr>
        <w:pStyle w:val="NormalPACKT"/>
        <w:rPr>
          <w:lang w:val="en-GB"/>
        </w:rPr>
      </w:pPr>
      <w:r>
        <w:rPr>
          <w:lang w:val="en-GB"/>
        </w:rPr>
        <w:t xml:space="preserve">You use </w:t>
      </w:r>
      <w:r w:rsidRPr="00365B21">
        <w:rPr>
          <w:rStyle w:val="CodeInTextPACKT"/>
        </w:rPr>
        <w:t>SRV1</w:t>
      </w:r>
      <w:r>
        <w:rPr>
          <w:lang w:val="en-GB"/>
        </w:rPr>
        <w:t xml:space="preserve"> for this recipe after you have loaded PowerShell 7.1 and VS Code.</w:t>
      </w:r>
    </w:p>
    <w:p w14:paraId="18BE1A0D" w14:textId="77777777" w:rsidR="00EC03C6" w:rsidRDefault="00EC03C6" w:rsidP="00EC03C6">
      <w:pPr>
        <w:pStyle w:val="Heading2"/>
        <w:tabs>
          <w:tab w:val="left" w:pos="0"/>
        </w:tabs>
      </w:pPr>
      <w:r>
        <w:t>How to do it...</w:t>
      </w:r>
    </w:p>
    <w:p w14:paraId="525FAFD5" w14:textId="2105A3F7" w:rsidR="00365B21" w:rsidRPr="00365B21" w:rsidRDefault="00365B21" w:rsidP="00365B21">
      <w:pPr>
        <w:pStyle w:val="NumberedBulletPACKT"/>
        <w:rPr>
          <w:color w:val="333333"/>
          <w:lang w:val="en-GB" w:eastAsia="en-GB"/>
        </w:rPr>
      </w:pPr>
      <w:r w:rsidRPr="00365B21">
        <w:rPr>
          <w:lang w:val="en-GB" w:eastAsia="en-GB"/>
        </w:rPr>
        <w:t>Ensur</w:t>
      </w:r>
      <w:r w:rsidR="005862E1">
        <w:rPr>
          <w:lang w:val="en-GB" w:eastAsia="en-GB"/>
        </w:rPr>
        <w:t>ing</w:t>
      </w:r>
      <w:r w:rsidRPr="00365B21">
        <w:rPr>
          <w:lang w:val="en-GB" w:eastAsia="en-GB"/>
        </w:rPr>
        <w:t> PowerShell </w:t>
      </w:r>
      <w:r>
        <w:rPr>
          <w:lang w:val="en-GB" w:eastAsia="en-GB"/>
        </w:rPr>
        <w:t>r</w:t>
      </w:r>
      <w:r w:rsidRPr="00365B21">
        <w:rPr>
          <w:lang w:val="en-GB" w:eastAsia="en-GB"/>
        </w:rPr>
        <w:t>emoting is fully enabled</w:t>
      </w:r>
      <w:r w:rsidR="009E3A11">
        <w:rPr>
          <w:lang w:val="en-GB" w:eastAsia="en-GB"/>
        </w:rPr>
        <w:t>:</w:t>
      </w:r>
    </w:p>
    <w:p w14:paraId="5C592580" w14:textId="77777777" w:rsidR="00365B21" w:rsidRPr="00365B21" w:rsidRDefault="00365B21" w:rsidP="00365B21">
      <w:pPr>
        <w:pStyle w:val="CodePACKT"/>
        <w:rPr>
          <w:lang w:val="en-GB"/>
        </w:rPr>
      </w:pPr>
    </w:p>
    <w:p w14:paraId="3BE961E2" w14:textId="61678B55" w:rsidR="00365B21" w:rsidRPr="00365B21" w:rsidRDefault="00365B21" w:rsidP="00365B21">
      <w:pPr>
        <w:pStyle w:val="CodePACKT"/>
      </w:pPr>
      <w:r w:rsidRPr="00365B21">
        <w:t>Enable-</w:t>
      </w:r>
      <w:proofErr w:type="spellStart"/>
      <w:r w:rsidRPr="00365B21">
        <w:t>PSRemoting</w:t>
      </w:r>
      <w:proofErr w:type="spellEnd"/>
      <w:r w:rsidRPr="00365B21">
        <w:t> -Force -</w:t>
      </w:r>
      <w:proofErr w:type="spellStart"/>
      <w:r w:rsidRPr="00365B21">
        <w:t>WarningAction</w:t>
      </w:r>
      <w:proofErr w:type="spellEnd"/>
      <w:r w:rsidRPr="00365B21">
        <w:t> </w:t>
      </w:r>
      <w:proofErr w:type="spellStart"/>
      <w:r w:rsidRPr="00365B21">
        <w:t>SilentlyContinue</w:t>
      </w:r>
      <w:proofErr w:type="spellEnd"/>
      <w:r w:rsidRPr="00365B21">
        <w:t> |</w:t>
      </w:r>
    </w:p>
    <w:p w14:paraId="035CFD56" w14:textId="77777777" w:rsidR="00365B21" w:rsidRPr="00365B21" w:rsidRDefault="00365B21" w:rsidP="00365B21">
      <w:pPr>
        <w:pStyle w:val="CodePACKT"/>
      </w:pPr>
      <w:r w:rsidRPr="00365B21">
        <w:t>  Out-Null</w:t>
      </w:r>
    </w:p>
    <w:p w14:paraId="216F84BE" w14:textId="77777777" w:rsidR="00365B21" w:rsidRPr="00365B21" w:rsidRDefault="00365B21" w:rsidP="00365B21">
      <w:pPr>
        <w:pStyle w:val="CodePACKT"/>
        <w:rPr>
          <w:lang w:val="en-GB"/>
        </w:rPr>
      </w:pPr>
    </w:p>
    <w:p w14:paraId="4E441EDA" w14:textId="152E4998" w:rsidR="00365B21" w:rsidRPr="00365B21" w:rsidRDefault="00365B21" w:rsidP="00365B21">
      <w:pPr>
        <w:pStyle w:val="NumberedBulletPACKT"/>
        <w:rPr>
          <w:color w:val="333333"/>
          <w:lang w:val="en-GB" w:eastAsia="en-GB"/>
        </w:rPr>
      </w:pPr>
      <w:r w:rsidRPr="00365B21">
        <w:rPr>
          <w:lang w:val="en-GB" w:eastAsia="en-GB"/>
        </w:rPr>
        <w:t>Get</w:t>
      </w:r>
      <w:r w:rsidR="00893D63">
        <w:rPr>
          <w:lang w:val="en-GB" w:eastAsia="en-GB"/>
        </w:rPr>
        <w:t>ting</w:t>
      </w:r>
      <w:r w:rsidRPr="00365B21">
        <w:rPr>
          <w:lang w:val="en-GB" w:eastAsia="en-GB"/>
        </w:rPr>
        <w:t> </w:t>
      </w:r>
      <w:r>
        <w:rPr>
          <w:lang w:val="en-GB" w:eastAsia="en-GB"/>
        </w:rPr>
        <w:t>s</w:t>
      </w:r>
      <w:r w:rsidRPr="00365B21">
        <w:rPr>
          <w:lang w:val="en-GB" w:eastAsia="en-GB"/>
        </w:rPr>
        <w:t>ession using endpoint for Windo</w:t>
      </w:r>
      <w:r w:rsidR="003370BE">
        <w:rPr>
          <w:lang w:val="en-GB" w:eastAsia="en-GB"/>
        </w:rPr>
        <w:t>ws</w:t>
      </w:r>
      <w:r w:rsidRPr="00365B21">
        <w:rPr>
          <w:lang w:val="en-GB" w:eastAsia="en-GB"/>
        </w:rPr>
        <w:t> PowerShell 5.1</w:t>
      </w:r>
      <w:r w:rsidR="00146FE6">
        <w:rPr>
          <w:lang w:val="en-GB" w:eastAsia="en-GB"/>
        </w:rPr>
        <w:t>:</w:t>
      </w:r>
    </w:p>
    <w:p w14:paraId="36B598E6" w14:textId="77777777" w:rsidR="00365B21" w:rsidRPr="00365B21" w:rsidRDefault="00365B21" w:rsidP="00365B21">
      <w:pPr>
        <w:pStyle w:val="CodePACKT"/>
        <w:rPr>
          <w:rStyle w:val="CodeInTextPACKT"/>
          <w:color w:val="7030A0"/>
        </w:rPr>
      </w:pPr>
    </w:p>
    <w:p w14:paraId="26606305" w14:textId="4F9C354D" w:rsidR="00365B21" w:rsidRPr="00365B21" w:rsidRDefault="00365B21" w:rsidP="00365B21">
      <w:pPr>
        <w:pStyle w:val="CodePACKT"/>
      </w:pPr>
      <w:r w:rsidRPr="00365B21">
        <w:t>$SHT1 = @{</w:t>
      </w:r>
    </w:p>
    <w:p w14:paraId="5AC377C7" w14:textId="19BE2D7E" w:rsidR="00365B21" w:rsidRPr="00365B21" w:rsidRDefault="00365B21" w:rsidP="00365B21">
      <w:pPr>
        <w:pStyle w:val="CodePACKT"/>
      </w:pPr>
      <w:r w:rsidRPr="00365B21">
        <w:t>  ComputerName      = </w:t>
      </w:r>
      <w:r w:rsidR="00D32881">
        <w:t>'</w:t>
      </w:r>
      <w:r w:rsidRPr="00365B21">
        <w:t>localhost</w:t>
      </w:r>
      <w:r w:rsidR="00D32881">
        <w:t>'</w:t>
      </w:r>
    </w:p>
    <w:p w14:paraId="17D6F9A4" w14:textId="061AFF8C" w:rsidR="00365B21" w:rsidRPr="00365B21" w:rsidRDefault="00365B21" w:rsidP="00365B21">
      <w:pPr>
        <w:pStyle w:val="CodePACKT"/>
      </w:pPr>
      <w:r w:rsidRPr="00365B21">
        <w:t>  </w:t>
      </w:r>
      <w:proofErr w:type="spellStart"/>
      <w:r w:rsidRPr="00365B21">
        <w:t>ConfigurationName</w:t>
      </w:r>
      <w:proofErr w:type="spellEnd"/>
      <w:r w:rsidRPr="00365B21">
        <w:t> = </w:t>
      </w:r>
      <w:r w:rsidR="00D32881">
        <w:t>'</w:t>
      </w:r>
      <w:proofErr w:type="spellStart"/>
      <w:r w:rsidRPr="00365B21">
        <w:t>microsoft.powershell</w:t>
      </w:r>
      <w:proofErr w:type="spellEnd"/>
      <w:r w:rsidR="00D32881">
        <w:t>'</w:t>
      </w:r>
    </w:p>
    <w:p w14:paraId="2D33D515" w14:textId="77777777" w:rsidR="00365B21" w:rsidRPr="00365B21" w:rsidRDefault="00365B21" w:rsidP="00365B21">
      <w:pPr>
        <w:pStyle w:val="CodePACKT"/>
      </w:pPr>
      <w:r w:rsidRPr="00365B21">
        <w:t>}</w:t>
      </w:r>
    </w:p>
    <w:p w14:paraId="38824B90" w14:textId="77777777" w:rsidR="00365B21" w:rsidRPr="00365B21" w:rsidRDefault="00365B21" w:rsidP="00365B21">
      <w:pPr>
        <w:pStyle w:val="CodePACKT"/>
      </w:pPr>
      <w:r w:rsidRPr="00365B21">
        <w:t>$SWP51 = New-</w:t>
      </w:r>
      <w:proofErr w:type="spellStart"/>
      <w:r w:rsidRPr="00365B21">
        <w:t>PSSession</w:t>
      </w:r>
      <w:proofErr w:type="spellEnd"/>
      <w:r w:rsidRPr="00365B21">
        <w:t> @SHT1</w:t>
      </w:r>
    </w:p>
    <w:p w14:paraId="7999B158" w14:textId="77777777" w:rsidR="00365B21" w:rsidRPr="00365B21" w:rsidRDefault="00365B21" w:rsidP="00365B21">
      <w:pPr>
        <w:pStyle w:val="CodePACKT"/>
      </w:pPr>
    </w:p>
    <w:p w14:paraId="18357B9A" w14:textId="033FF4DA" w:rsidR="00365B21" w:rsidRPr="00365B21" w:rsidRDefault="00365B21" w:rsidP="00365B21">
      <w:pPr>
        <w:pStyle w:val="NumberedBulletPACKT"/>
        <w:rPr>
          <w:color w:val="333333"/>
          <w:lang w:val="en-GB" w:eastAsia="en-GB"/>
        </w:rPr>
      </w:pPr>
      <w:r w:rsidRPr="00365B21">
        <w:rPr>
          <w:lang w:val="en-GB" w:eastAsia="en-GB"/>
        </w:rPr>
        <w:t>Get</w:t>
      </w:r>
      <w:r w:rsidR="00893D63">
        <w:rPr>
          <w:lang w:val="en-GB" w:eastAsia="en-GB"/>
        </w:rPr>
        <w:t>ting</w:t>
      </w:r>
      <w:r w:rsidR="00146FE6">
        <w:rPr>
          <w:lang w:val="en-GB" w:eastAsia="en-GB"/>
        </w:rPr>
        <w:t xml:space="preserve"> </w:t>
      </w:r>
      <w:r>
        <w:rPr>
          <w:lang w:val="en-GB" w:eastAsia="en-GB"/>
        </w:rPr>
        <w:t>s</w:t>
      </w:r>
      <w:r w:rsidRPr="00365B21">
        <w:rPr>
          <w:lang w:val="en-GB" w:eastAsia="en-GB"/>
        </w:rPr>
        <w:t>ession using PowerShell 7.1 endpoint</w:t>
      </w:r>
      <w:r w:rsidR="00146FE6">
        <w:rPr>
          <w:lang w:val="en-GB" w:eastAsia="en-GB"/>
        </w:rPr>
        <w:t>:</w:t>
      </w:r>
    </w:p>
    <w:p w14:paraId="742BC30B" w14:textId="77777777" w:rsidR="00365B21" w:rsidRPr="00365B21" w:rsidRDefault="00365B21" w:rsidP="00365B21">
      <w:pPr>
        <w:pStyle w:val="CodePACKT"/>
      </w:pPr>
    </w:p>
    <w:p w14:paraId="56D37585" w14:textId="7FF1A3F4" w:rsidR="00365B21" w:rsidRPr="00365B21" w:rsidRDefault="00365B21" w:rsidP="00365B21">
      <w:pPr>
        <w:pStyle w:val="CodePACKT"/>
      </w:pPr>
      <w:r w:rsidRPr="00365B21">
        <w:t>$</w:t>
      </w:r>
      <w:proofErr w:type="spellStart"/>
      <w:r w:rsidRPr="00365B21">
        <w:t>CNFName</w:t>
      </w:r>
      <w:proofErr w:type="spellEnd"/>
      <w:r w:rsidRPr="00365B21">
        <w:t> = Get-</w:t>
      </w:r>
      <w:proofErr w:type="spellStart"/>
      <w:r w:rsidRPr="00365B21">
        <w:t>PSSessionConfiguration</w:t>
      </w:r>
      <w:proofErr w:type="spellEnd"/>
      <w:r w:rsidRPr="00365B21">
        <w:t> | </w:t>
      </w:r>
    </w:p>
    <w:p w14:paraId="09506076" w14:textId="734E8D09" w:rsidR="00365B21" w:rsidRPr="00365B21" w:rsidRDefault="00365B21" w:rsidP="00365B21">
      <w:pPr>
        <w:pStyle w:val="CodePACKT"/>
      </w:pPr>
      <w:r w:rsidRPr="00365B21">
        <w:t>             Where-Object </w:t>
      </w:r>
      <w:proofErr w:type="spellStart"/>
      <w:r w:rsidRPr="00365B21">
        <w:t>PSVersion</w:t>
      </w:r>
      <w:proofErr w:type="spellEnd"/>
      <w:r w:rsidRPr="00365B21">
        <w:t> -eq </w:t>
      </w:r>
      <w:r w:rsidR="004829F8">
        <w:t>'</w:t>
      </w:r>
      <w:r w:rsidRPr="00365B21">
        <w:t>7.1</w:t>
      </w:r>
      <w:r w:rsidR="004829F8">
        <w:t>'</w:t>
      </w:r>
      <w:r w:rsidRPr="00365B21">
        <w:t> |</w:t>
      </w:r>
    </w:p>
    <w:p w14:paraId="6B914CFB" w14:textId="77777777" w:rsidR="00365B21" w:rsidRPr="00365B21" w:rsidRDefault="00365B21" w:rsidP="00365B21">
      <w:pPr>
        <w:pStyle w:val="CodePACKT"/>
      </w:pPr>
      <w:r w:rsidRPr="00365B21">
        <w:t>               Select-Object -Last 1</w:t>
      </w:r>
    </w:p>
    <w:p w14:paraId="40432947" w14:textId="77777777" w:rsidR="00365B21" w:rsidRPr="00365B21" w:rsidRDefault="00365B21" w:rsidP="00365B21">
      <w:pPr>
        <w:pStyle w:val="CodePACKT"/>
      </w:pPr>
      <w:r w:rsidRPr="00365B21">
        <w:t>$SHT2 = @{</w:t>
      </w:r>
    </w:p>
    <w:p w14:paraId="6B935870" w14:textId="47E362E3" w:rsidR="00365B21" w:rsidRPr="00365B21" w:rsidRDefault="00365B21" w:rsidP="00365B21">
      <w:pPr>
        <w:pStyle w:val="CodePACKT"/>
      </w:pPr>
      <w:r w:rsidRPr="00365B21">
        <w:t>  ComputerName      = </w:t>
      </w:r>
      <w:r w:rsidR="004829F8">
        <w:t>'</w:t>
      </w:r>
      <w:r w:rsidRPr="00365B21">
        <w:t>localhost</w:t>
      </w:r>
      <w:r w:rsidR="004829F8">
        <w:t>'</w:t>
      </w:r>
    </w:p>
    <w:p w14:paraId="0EB4C41D" w14:textId="77777777" w:rsidR="00365B21" w:rsidRPr="00365B21" w:rsidRDefault="00365B21" w:rsidP="00365B21">
      <w:pPr>
        <w:pStyle w:val="CodePACKT"/>
      </w:pPr>
      <w:r w:rsidRPr="00365B21">
        <w:t>  </w:t>
      </w:r>
      <w:proofErr w:type="spellStart"/>
      <w:r w:rsidRPr="00365B21">
        <w:t>ConfigurationName</w:t>
      </w:r>
      <w:proofErr w:type="spellEnd"/>
      <w:r w:rsidRPr="00365B21">
        <w:t> = $</w:t>
      </w:r>
      <w:proofErr w:type="spellStart"/>
      <w:r w:rsidRPr="00365B21">
        <w:t>CNFName.Name</w:t>
      </w:r>
      <w:proofErr w:type="spellEnd"/>
    </w:p>
    <w:p w14:paraId="47D45717" w14:textId="77777777" w:rsidR="00365B21" w:rsidRPr="00365B21" w:rsidRDefault="00365B21" w:rsidP="00365B21">
      <w:pPr>
        <w:pStyle w:val="CodePACKT"/>
      </w:pPr>
      <w:r w:rsidRPr="00365B21">
        <w:t>}               </w:t>
      </w:r>
    </w:p>
    <w:p w14:paraId="381DDCEE" w14:textId="77777777" w:rsidR="00365B21" w:rsidRPr="00365B21" w:rsidRDefault="00365B21" w:rsidP="00365B21">
      <w:pPr>
        <w:pStyle w:val="CodePACKT"/>
        <w:rPr>
          <w:lang w:val="en-GB"/>
        </w:rPr>
      </w:pPr>
      <w:r w:rsidRPr="00365B21">
        <w:t>$SP71    = New-</w:t>
      </w:r>
      <w:proofErr w:type="spellStart"/>
      <w:r w:rsidRPr="00365B21">
        <w:t>PSSession</w:t>
      </w:r>
      <w:proofErr w:type="spellEnd"/>
      <w:r w:rsidRPr="00365B21">
        <w:t> @SHT2          </w:t>
      </w:r>
    </w:p>
    <w:p w14:paraId="6CB16C8D" w14:textId="77777777" w:rsidR="00365B21" w:rsidRPr="00365B21" w:rsidRDefault="00365B21" w:rsidP="00365B21">
      <w:pPr>
        <w:pStyle w:val="ListParagraph"/>
        <w:numPr>
          <w:ilvl w:val="0"/>
          <w:numId w:val="3"/>
        </w:numPr>
        <w:shd w:val="clear" w:color="auto" w:fill="FFFFFE"/>
        <w:spacing w:after="0" w:line="285" w:lineRule="atLeast"/>
        <w:rPr>
          <w:rFonts w:ascii="Consolas" w:hAnsi="Consolas"/>
          <w:color w:val="333333"/>
          <w:sz w:val="21"/>
          <w:szCs w:val="21"/>
          <w:lang w:val="en-GB" w:eastAsia="en-GB"/>
        </w:rPr>
      </w:pPr>
    </w:p>
    <w:p w14:paraId="6D9E521C" w14:textId="47A10405" w:rsidR="00365B21" w:rsidRPr="00365B21" w:rsidRDefault="00365B21" w:rsidP="00365B21">
      <w:pPr>
        <w:pStyle w:val="NumberedBulletPACKT"/>
        <w:rPr>
          <w:color w:val="333333"/>
          <w:lang w:val="en-GB" w:eastAsia="en-GB"/>
        </w:rPr>
      </w:pPr>
      <w:r>
        <w:rPr>
          <w:lang w:val="en-GB" w:eastAsia="en-GB"/>
        </w:rPr>
        <w:t>Defin</w:t>
      </w:r>
      <w:r w:rsidR="003026A4">
        <w:rPr>
          <w:lang w:val="en-GB" w:eastAsia="en-GB"/>
        </w:rPr>
        <w:t>ing</w:t>
      </w:r>
      <w:r>
        <w:rPr>
          <w:lang w:val="en-GB" w:eastAsia="en-GB"/>
        </w:rPr>
        <w:t xml:space="preserve"> a s</w:t>
      </w:r>
      <w:r w:rsidRPr="00365B21">
        <w:rPr>
          <w:lang w:val="en-GB" w:eastAsia="en-GB"/>
        </w:rPr>
        <w:t>cript </w:t>
      </w:r>
      <w:r>
        <w:rPr>
          <w:lang w:val="en-GB" w:eastAsia="en-GB"/>
        </w:rPr>
        <w:t>b</w:t>
      </w:r>
      <w:r w:rsidRPr="00365B21">
        <w:rPr>
          <w:lang w:val="en-GB" w:eastAsia="en-GB"/>
        </w:rPr>
        <w:t>lock to view default </w:t>
      </w:r>
      <w:r>
        <w:rPr>
          <w:lang w:val="en-GB" w:eastAsia="en-GB"/>
        </w:rPr>
        <w:t>m</w:t>
      </w:r>
      <w:r w:rsidRPr="00365B21">
        <w:rPr>
          <w:lang w:val="en-GB" w:eastAsia="en-GB"/>
        </w:rPr>
        <w:t>odule </w:t>
      </w:r>
      <w:r>
        <w:rPr>
          <w:lang w:val="en-GB" w:eastAsia="en-GB"/>
        </w:rPr>
        <w:t>p</w:t>
      </w:r>
      <w:r w:rsidRPr="00365B21">
        <w:rPr>
          <w:lang w:val="en-GB" w:eastAsia="en-GB"/>
        </w:rPr>
        <w:t>aths</w:t>
      </w:r>
      <w:r w:rsidR="00146FE6">
        <w:rPr>
          <w:lang w:val="en-GB" w:eastAsia="en-GB"/>
        </w:rPr>
        <w:t>:</w:t>
      </w:r>
    </w:p>
    <w:p w14:paraId="06DD810B" w14:textId="77777777" w:rsidR="00365B21" w:rsidRPr="00365B21" w:rsidRDefault="00365B21" w:rsidP="00146FE6">
      <w:pPr>
        <w:pStyle w:val="CodePACKT"/>
        <w:ind w:left="0"/>
      </w:pPr>
    </w:p>
    <w:p w14:paraId="6DC0E3CC" w14:textId="270F091E" w:rsidR="00365B21" w:rsidRPr="00365B21" w:rsidRDefault="00365B21" w:rsidP="00365B21">
      <w:pPr>
        <w:pStyle w:val="CodePACKT"/>
      </w:pPr>
      <w:r w:rsidRPr="00365B21">
        <w:t>$SBMP = {</w:t>
      </w:r>
    </w:p>
    <w:p w14:paraId="1BEFEB0B" w14:textId="77777777" w:rsidR="00365B21" w:rsidRPr="00365B21" w:rsidRDefault="00365B21" w:rsidP="00365B21">
      <w:pPr>
        <w:pStyle w:val="CodePACKT"/>
      </w:pPr>
      <w:r w:rsidRPr="00365B21">
        <w:t>  $</w:t>
      </w:r>
      <w:proofErr w:type="spellStart"/>
      <w:r w:rsidRPr="00365B21">
        <w:t>PSVersionTable</w:t>
      </w:r>
      <w:proofErr w:type="spellEnd"/>
    </w:p>
    <w:p w14:paraId="5E18C80E" w14:textId="3FEC0BDF" w:rsidR="00365B21" w:rsidRPr="00365B21" w:rsidRDefault="00365B21" w:rsidP="00365B21">
      <w:pPr>
        <w:pStyle w:val="CodePACKT"/>
      </w:pPr>
      <w:r w:rsidRPr="00365B21">
        <w:t>  $</w:t>
      </w:r>
      <w:proofErr w:type="spellStart"/>
      <w:r w:rsidRPr="00365B21">
        <w:t>env:PSModulePath</w:t>
      </w:r>
      <w:proofErr w:type="spellEnd"/>
      <w:r w:rsidRPr="00365B21">
        <w:t> -split </w:t>
      </w:r>
      <w:r w:rsidR="00C54941">
        <w:t>'</w:t>
      </w:r>
      <w:r w:rsidRPr="00365B21">
        <w:t>;</w:t>
      </w:r>
      <w:r w:rsidR="00C54941">
        <w:t>'</w:t>
      </w:r>
    </w:p>
    <w:p w14:paraId="77BFB0BA" w14:textId="77777777" w:rsidR="00365B21" w:rsidRPr="00365B21" w:rsidRDefault="00365B21" w:rsidP="00365B21">
      <w:pPr>
        <w:pStyle w:val="CodePACKT"/>
      </w:pPr>
      <w:r w:rsidRPr="00365B21">
        <w:t>}</w:t>
      </w:r>
    </w:p>
    <w:p w14:paraId="0FEBC224" w14:textId="77777777" w:rsidR="00365B21" w:rsidRPr="00365B21" w:rsidRDefault="00365B21" w:rsidP="00365B21">
      <w:pPr>
        <w:pStyle w:val="CodePACKT"/>
      </w:pPr>
    </w:p>
    <w:p w14:paraId="62838836" w14:textId="07240FD6" w:rsidR="00365B21" w:rsidRPr="00365B21" w:rsidRDefault="00365B21" w:rsidP="00365B21">
      <w:pPr>
        <w:pStyle w:val="NumberedBulletPACKT"/>
        <w:rPr>
          <w:color w:val="333333"/>
          <w:lang w:val="en-GB" w:eastAsia="en-GB"/>
        </w:rPr>
      </w:pPr>
      <w:r w:rsidRPr="00365B21">
        <w:rPr>
          <w:lang w:val="en-GB" w:eastAsia="en-GB"/>
        </w:rPr>
        <w:t>Review</w:t>
      </w:r>
      <w:r w:rsidR="00320374">
        <w:rPr>
          <w:lang w:val="en-GB" w:eastAsia="en-GB"/>
        </w:rPr>
        <w:t>ing</w:t>
      </w:r>
      <w:r w:rsidRPr="00365B21">
        <w:rPr>
          <w:lang w:val="en-GB" w:eastAsia="en-GB"/>
        </w:rPr>
        <w:t> paths in Windows PowerShell 5.1</w:t>
      </w:r>
      <w:r w:rsidR="00146FE6">
        <w:rPr>
          <w:lang w:val="en-GB" w:eastAsia="en-GB"/>
        </w:rPr>
        <w:t>:</w:t>
      </w:r>
    </w:p>
    <w:p w14:paraId="008B5FCC" w14:textId="77777777" w:rsidR="00365B21" w:rsidRPr="00365B21" w:rsidRDefault="00365B21" w:rsidP="00365B21">
      <w:pPr>
        <w:pStyle w:val="CodePACKT"/>
      </w:pPr>
    </w:p>
    <w:p w14:paraId="6B0D751A" w14:textId="08B0C53D" w:rsidR="00365B21" w:rsidRPr="00365B21" w:rsidRDefault="00365B21" w:rsidP="00365B21">
      <w:pPr>
        <w:pStyle w:val="CodePACKT"/>
      </w:pPr>
      <w:r w:rsidRPr="00365B21">
        <w:t>Invoke-Command -</w:t>
      </w:r>
      <w:proofErr w:type="spellStart"/>
      <w:r w:rsidRPr="00365B21">
        <w:t>ScriptBlock</w:t>
      </w:r>
      <w:proofErr w:type="spellEnd"/>
      <w:r w:rsidRPr="00365B21">
        <w:t> $SBMP -Session $SWP51</w:t>
      </w:r>
    </w:p>
    <w:p w14:paraId="7E525F73" w14:textId="77777777" w:rsidR="00365B21" w:rsidRPr="00365B21" w:rsidRDefault="00365B21" w:rsidP="00365B21">
      <w:pPr>
        <w:pStyle w:val="CodePACKT"/>
      </w:pPr>
    </w:p>
    <w:p w14:paraId="3924CC78" w14:textId="0D802AF6" w:rsidR="00365B21" w:rsidRPr="00365B21" w:rsidRDefault="00365B21" w:rsidP="00365B21">
      <w:pPr>
        <w:pStyle w:val="NumberedBulletPACKT"/>
      </w:pPr>
      <w:r w:rsidRPr="00365B21">
        <w:t>Review</w:t>
      </w:r>
      <w:r w:rsidR="005270A5">
        <w:t>ing</w:t>
      </w:r>
      <w:r w:rsidRPr="00365B21">
        <w:t> paths in PowerShell 7.1</w:t>
      </w:r>
      <w:r w:rsidR="00146FE6">
        <w:t>:</w:t>
      </w:r>
    </w:p>
    <w:p w14:paraId="423B38A0" w14:textId="77777777" w:rsidR="00365B21" w:rsidRPr="00365B21" w:rsidRDefault="00365B21" w:rsidP="00365B21">
      <w:pPr>
        <w:pStyle w:val="CodePACKT"/>
      </w:pPr>
    </w:p>
    <w:p w14:paraId="53C4DDA7" w14:textId="75BF2D56" w:rsidR="00365B21" w:rsidRPr="00365B21" w:rsidRDefault="00365B21" w:rsidP="00365B21">
      <w:pPr>
        <w:pStyle w:val="CodePACKT"/>
      </w:pPr>
      <w:r w:rsidRPr="00365B21">
        <w:t>Invoke-Command -</w:t>
      </w:r>
      <w:proofErr w:type="spellStart"/>
      <w:r w:rsidRPr="00365B21">
        <w:t>ScriptBlock</w:t>
      </w:r>
      <w:proofErr w:type="spellEnd"/>
      <w:r w:rsidRPr="00365B21">
        <w:t> $SBMP -Session $SP71</w:t>
      </w:r>
    </w:p>
    <w:p w14:paraId="42782323" w14:textId="77777777" w:rsidR="00365B21" w:rsidRPr="00365B21" w:rsidRDefault="00365B21" w:rsidP="00365B21">
      <w:pPr>
        <w:pStyle w:val="CodePACKT"/>
      </w:pPr>
    </w:p>
    <w:p w14:paraId="15E8DCE5" w14:textId="08FCC4E9" w:rsidR="00365B21" w:rsidRPr="00365B21" w:rsidRDefault="00365B21" w:rsidP="00365B21">
      <w:pPr>
        <w:pStyle w:val="NumberedBulletPACKT"/>
      </w:pPr>
      <w:r w:rsidRPr="00365B21">
        <w:t>Creat</w:t>
      </w:r>
      <w:r w:rsidR="008427A4">
        <w:t>ing</w:t>
      </w:r>
      <w:r w:rsidRPr="00365B21">
        <w:t> a script block to get commands</w:t>
      </w:r>
      <w:r>
        <w:t xml:space="preserve"> in PowerShell</w:t>
      </w:r>
      <w:r w:rsidR="00146FE6">
        <w:t>:</w:t>
      </w:r>
    </w:p>
    <w:p w14:paraId="63C23A11" w14:textId="77777777" w:rsidR="00365B21" w:rsidRPr="00365B21" w:rsidRDefault="00365B21" w:rsidP="00365B21">
      <w:pPr>
        <w:pStyle w:val="CodePACKT"/>
      </w:pPr>
    </w:p>
    <w:p w14:paraId="216EF53D" w14:textId="27EA54C1" w:rsidR="00365B21" w:rsidRPr="00365B21" w:rsidRDefault="00365B21" w:rsidP="00365B21">
      <w:pPr>
        <w:pStyle w:val="CodePACKT"/>
      </w:pPr>
      <w:r w:rsidRPr="00365B21">
        <w:t>$SBC = {</w:t>
      </w:r>
    </w:p>
    <w:p w14:paraId="38C2F9E8" w14:textId="4FE13AE2" w:rsidR="00365B21" w:rsidRPr="00365B21" w:rsidRDefault="00365B21" w:rsidP="00365B21">
      <w:pPr>
        <w:pStyle w:val="CodePACKT"/>
      </w:pPr>
      <w:r w:rsidRPr="00365B21">
        <w:t>  $</w:t>
      </w:r>
      <w:proofErr w:type="spellStart"/>
      <w:r w:rsidRPr="00365B21">
        <w:t>ModPaths</w:t>
      </w:r>
      <w:proofErr w:type="spellEnd"/>
      <w:r w:rsidRPr="00365B21">
        <w:t> = $</w:t>
      </w:r>
      <w:proofErr w:type="spellStart"/>
      <w:r w:rsidRPr="00365B21">
        <w:t>ENv:PSModulePath</w:t>
      </w:r>
      <w:proofErr w:type="spellEnd"/>
      <w:r w:rsidRPr="00365B21">
        <w:t> -split </w:t>
      </w:r>
      <w:r w:rsidR="00134B27">
        <w:t>'</w:t>
      </w:r>
      <w:r w:rsidRPr="00365B21">
        <w:t>;</w:t>
      </w:r>
      <w:r w:rsidR="00134B27">
        <w:t>'</w:t>
      </w:r>
    </w:p>
    <w:p w14:paraId="2AF9FD78" w14:textId="77777777" w:rsidR="00365B21" w:rsidRPr="00365B21" w:rsidRDefault="00365B21" w:rsidP="00365B21">
      <w:pPr>
        <w:pStyle w:val="CodePACKT"/>
      </w:pPr>
      <w:r w:rsidRPr="00365B21">
        <w:t>  $CMDS = @()</w:t>
      </w:r>
    </w:p>
    <w:p w14:paraId="537DA34F" w14:textId="77777777" w:rsidR="00365B21" w:rsidRPr="00365B21" w:rsidRDefault="00365B21" w:rsidP="00365B21">
      <w:pPr>
        <w:pStyle w:val="CodePACKT"/>
      </w:pPr>
      <w:r w:rsidRPr="00365B21">
        <w:t>  Foreach ($</w:t>
      </w:r>
      <w:proofErr w:type="spellStart"/>
      <w:r w:rsidRPr="00365B21">
        <w:t>ModPath</w:t>
      </w:r>
      <w:proofErr w:type="spellEnd"/>
      <w:r w:rsidRPr="00365B21">
        <w:t> in $</w:t>
      </w:r>
      <w:proofErr w:type="spellStart"/>
      <w:r w:rsidRPr="00365B21">
        <w:t>ModPaths</w:t>
      </w:r>
      <w:proofErr w:type="spellEnd"/>
      <w:r w:rsidRPr="00365B21">
        <w:t>) {</w:t>
      </w:r>
    </w:p>
    <w:p w14:paraId="15EEE8D1" w14:textId="77777777" w:rsidR="00365B21" w:rsidRPr="00365B21" w:rsidRDefault="00365B21" w:rsidP="00365B21">
      <w:pPr>
        <w:pStyle w:val="CodePACKT"/>
      </w:pPr>
      <w:r w:rsidRPr="00365B21">
        <w:t>    if (!(Test-Path $</w:t>
      </w:r>
      <w:proofErr w:type="spellStart"/>
      <w:r w:rsidRPr="00365B21">
        <w:t>Modpath</w:t>
      </w:r>
      <w:proofErr w:type="spellEnd"/>
      <w:r w:rsidRPr="00365B21">
        <w:t>)) {Continue}</w:t>
      </w:r>
    </w:p>
    <w:p w14:paraId="0966489C" w14:textId="77777777" w:rsidR="00365B21" w:rsidRPr="00365B21" w:rsidRDefault="00365B21" w:rsidP="00365B21">
      <w:pPr>
        <w:pStyle w:val="CodePACKT"/>
      </w:pPr>
      <w:r w:rsidRPr="00365B21">
        <w:t>    # Process modules found in an existing module path</w:t>
      </w:r>
    </w:p>
    <w:p w14:paraId="33FC425E" w14:textId="77777777" w:rsidR="00365B21" w:rsidRPr="00365B21" w:rsidRDefault="00365B21" w:rsidP="00365B21">
      <w:pPr>
        <w:pStyle w:val="CodePACKT"/>
      </w:pPr>
      <w:r w:rsidRPr="00365B21">
        <w:t>    $Mods = Get-ChildItem -Path $</w:t>
      </w:r>
      <w:proofErr w:type="spellStart"/>
      <w:r w:rsidRPr="00365B21">
        <w:t>ModPath</w:t>
      </w:r>
      <w:proofErr w:type="spellEnd"/>
      <w:r w:rsidRPr="00365B21">
        <w:t> -Directory</w:t>
      </w:r>
    </w:p>
    <w:p w14:paraId="6F8AE4BD" w14:textId="77777777" w:rsidR="00365B21" w:rsidRPr="00365B21" w:rsidRDefault="00365B21" w:rsidP="00365B21">
      <w:pPr>
        <w:pStyle w:val="CodePACKT"/>
      </w:pPr>
      <w:r w:rsidRPr="00365B21">
        <w:t>    foreach ($Mod in $Mods){</w:t>
      </w:r>
    </w:p>
    <w:p w14:paraId="3E7629A3" w14:textId="77777777" w:rsidR="00365B21" w:rsidRPr="00365B21" w:rsidRDefault="00365B21" w:rsidP="00365B21">
      <w:pPr>
        <w:pStyle w:val="CodePACKT"/>
      </w:pPr>
      <w:r w:rsidRPr="00365B21">
        <w:t>      $Name  = $</w:t>
      </w:r>
      <w:proofErr w:type="spellStart"/>
      <w:r w:rsidRPr="00365B21">
        <w:t>Mod.Name</w:t>
      </w:r>
      <w:proofErr w:type="spellEnd"/>
    </w:p>
    <w:p w14:paraId="5628192C" w14:textId="77777777" w:rsidR="00365B21" w:rsidRPr="00365B21" w:rsidRDefault="00365B21" w:rsidP="00365B21">
      <w:pPr>
        <w:pStyle w:val="CodePACKT"/>
      </w:pPr>
      <w:r w:rsidRPr="00365B21">
        <w:t>      $</w:t>
      </w:r>
      <w:proofErr w:type="spellStart"/>
      <w:r w:rsidRPr="00365B21">
        <w:t>Cmds</w:t>
      </w:r>
      <w:proofErr w:type="spellEnd"/>
      <w:r w:rsidRPr="00365B21">
        <w:t>  += Get-Command -Module $Name</w:t>
      </w:r>
    </w:p>
    <w:p w14:paraId="5B5A8759" w14:textId="77777777" w:rsidR="00365B21" w:rsidRPr="00365B21" w:rsidRDefault="00365B21" w:rsidP="00365B21">
      <w:pPr>
        <w:pStyle w:val="CodePACKT"/>
      </w:pPr>
      <w:r w:rsidRPr="00365B21">
        <w:t>    }</w:t>
      </w:r>
    </w:p>
    <w:p w14:paraId="3B073D6B" w14:textId="77777777" w:rsidR="00365B21" w:rsidRPr="00365B21" w:rsidRDefault="00365B21" w:rsidP="00365B21">
      <w:pPr>
        <w:pStyle w:val="CodePACKT"/>
      </w:pPr>
      <w:r w:rsidRPr="00365B21">
        <w:t>  }</w:t>
      </w:r>
    </w:p>
    <w:p w14:paraId="1FCC14C7" w14:textId="45F0AF32" w:rsidR="00365B21" w:rsidRPr="00365B21" w:rsidRDefault="00365B21" w:rsidP="00365B21">
      <w:pPr>
        <w:pStyle w:val="CodePACKT"/>
      </w:pPr>
      <w:r w:rsidRPr="00365B21">
        <w:t>  $</w:t>
      </w:r>
      <w:proofErr w:type="spellStart"/>
      <w:r w:rsidRPr="00365B21">
        <w:t>Cmds</w:t>
      </w:r>
      <w:proofErr w:type="spellEnd"/>
      <w:r>
        <w:t xml:space="preserve">  # return all commands discovered</w:t>
      </w:r>
    </w:p>
    <w:p w14:paraId="7345E723" w14:textId="77777777" w:rsidR="00365B21" w:rsidRPr="00365B21" w:rsidRDefault="00365B21" w:rsidP="00365B21">
      <w:pPr>
        <w:pStyle w:val="CodePACKT"/>
      </w:pPr>
      <w:r w:rsidRPr="00365B21">
        <w:t>}</w:t>
      </w:r>
    </w:p>
    <w:p w14:paraId="5BC1298B" w14:textId="77777777" w:rsidR="00365B21" w:rsidRPr="00365B21" w:rsidRDefault="00365B21" w:rsidP="00365B21">
      <w:pPr>
        <w:pStyle w:val="CodePACKT"/>
      </w:pPr>
    </w:p>
    <w:p w14:paraId="1C638ED8" w14:textId="50F61A11" w:rsidR="00365B21" w:rsidRPr="00867D28" w:rsidRDefault="00365B21" w:rsidP="00365B21">
      <w:pPr>
        <w:pStyle w:val="NumberedBulletPACKT"/>
        <w:rPr>
          <w:color w:val="333333"/>
          <w:lang w:val="en-GB" w:eastAsia="en-GB"/>
        </w:rPr>
      </w:pPr>
      <w:r>
        <w:rPr>
          <w:lang w:val="en-GB" w:eastAsia="en-GB"/>
        </w:rPr>
        <w:t>Discover</w:t>
      </w:r>
      <w:r w:rsidR="00C61099">
        <w:rPr>
          <w:lang w:val="en-GB" w:eastAsia="en-GB"/>
        </w:rPr>
        <w:t>ing</w:t>
      </w:r>
      <w:r>
        <w:rPr>
          <w:lang w:val="en-GB" w:eastAsia="en-GB"/>
        </w:rPr>
        <w:t xml:space="preserve"> all </w:t>
      </w:r>
      <w:r w:rsidRPr="00365B21">
        <w:rPr>
          <w:lang w:val="en-GB" w:eastAsia="en-GB"/>
        </w:rPr>
        <w:t>7.1 </w:t>
      </w:r>
      <w:r>
        <w:rPr>
          <w:lang w:val="en-GB" w:eastAsia="en-GB"/>
        </w:rPr>
        <w:t>cmdlets</w:t>
      </w:r>
      <w:r w:rsidR="00C26E84">
        <w:rPr>
          <w:lang w:val="en-GB" w:eastAsia="en-GB"/>
        </w:rPr>
        <w:t>:</w:t>
      </w:r>
    </w:p>
    <w:p w14:paraId="4AFCB0B3" w14:textId="77777777" w:rsidR="00867D28" w:rsidRPr="00867D28" w:rsidRDefault="00867D28" w:rsidP="00867D28">
      <w:pPr>
        <w:pStyle w:val="CodePACKT"/>
      </w:pPr>
    </w:p>
    <w:p w14:paraId="326BA3AD" w14:textId="77777777" w:rsidR="00365B21" w:rsidRPr="00867D28" w:rsidRDefault="00365B21" w:rsidP="00867D28">
      <w:pPr>
        <w:pStyle w:val="CodePACKT"/>
      </w:pPr>
      <w:r w:rsidRPr="00867D28">
        <w:t>$CMDS71 = Invoke-Command -</w:t>
      </w:r>
      <w:proofErr w:type="spellStart"/>
      <w:r w:rsidRPr="00867D28">
        <w:t>ScriptBlock</w:t>
      </w:r>
      <w:proofErr w:type="spellEnd"/>
      <w:r w:rsidRPr="00867D28">
        <w:t> $SBC -Session $SP71 | </w:t>
      </w:r>
    </w:p>
    <w:p w14:paraId="6672E7F5" w14:textId="08CCB08E" w:rsidR="00365B21" w:rsidRPr="00867D28" w:rsidRDefault="00365B21" w:rsidP="00867D28">
      <w:pPr>
        <w:pStyle w:val="CodePACKT"/>
      </w:pPr>
      <w:r w:rsidRPr="00867D28">
        <w:t>            Where-Object CommandType -eq </w:t>
      </w:r>
      <w:r w:rsidR="00210238">
        <w:t>'</w:t>
      </w:r>
      <w:r w:rsidRPr="00867D28">
        <w:t>Cmdlet</w:t>
      </w:r>
      <w:r w:rsidR="00210238">
        <w:t>'</w:t>
      </w:r>
    </w:p>
    <w:p w14:paraId="6139801D" w14:textId="6AD26C83" w:rsidR="00365B21" w:rsidRPr="00867D28" w:rsidRDefault="00040F18" w:rsidP="00867D28">
      <w:pPr>
        <w:pStyle w:val="CodePACKT"/>
      </w:pPr>
      <w:r>
        <w:t>"</w:t>
      </w:r>
      <w:r w:rsidR="00365B21" w:rsidRPr="00867D28">
        <w:t>Total commands available in PowerShell  7.1 [{0}]</w:t>
      </w:r>
      <w:r>
        <w:t>"</w:t>
      </w:r>
      <w:r w:rsidR="00365B21" w:rsidRPr="00867D28">
        <w:t> -f $Cmds71.count</w:t>
      </w:r>
    </w:p>
    <w:p w14:paraId="75F4B7C4" w14:textId="77777777" w:rsidR="00365B21" w:rsidRPr="00867D28" w:rsidRDefault="00365B21" w:rsidP="00867D28">
      <w:pPr>
        <w:pStyle w:val="CodePACKT"/>
      </w:pPr>
    </w:p>
    <w:p w14:paraId="2A7AF326" w14:textId="59581A9C" w:rsidR="00365B21" w:rsidRPr="00365B21" w:rsidRDefault="00365B21" w:rsidP="00365B21">
      <w:pPr>
        <w:pStyle w:val="NumberedBulletPACKT"/>
      </w:pPr>
      <w:r w:rsidRPr="00365B21">
        <w:t> Discover</w:t>
      </w:r>
      <w:r w:rsidR="009C073A">
        <w:t>ing</w:t>
      </w:r>
      <w:r w:rsidRPr="00365B21">
        <w:t> all </w:t>
      </w:r>
      <w:r w:rsidR="000C7A25">
        <w:t>5</w:t>
      </w:r>
      <w:r w:rsidRPr="00365B21">
        <w:t>.1 cmdlets</w:t>
      </w:r>
      <w:r w:rsidR="00C26E84">
        <w:t>:</w:t>
      </w:r>
    </w:p>
    <w:p w14:paraId="483AD53C" w14:textId="49CEC23C" w:rsidR="00365B21" w:rsidRPr="00365B21" w:rsidRDefault="00365B21" w:rsidP="00365B21">
      <w:pPr>
        <w:pStyle w:val="CodePACKT"/>
      </w:pPr>
    </w:p>
    <w:p w14:paraId="14134288" w14:textId="77777777" w:rsidR="00365B21" w:rsidRPr="00365B21" w:rsidRDefault="00365B21" w:rsidP="00365B21">
      <w:pPr>
        <w:pStyle w:val="CodePACKT"/>
      </w:pPr>
      <w:r w:rsidRPr="00365B21">
        <w:t>$CMDS51 = Invoke-Command -</w:t>
      </w:r>
      <w:proofErr w:type="spellStart"/>
      <w:r w:rsidRPr="00365B21">
        <w:t>ScriptBlock</w:t>
      </w:r>
      <w:proofErr w:type="spellEnd"/>
      <w:r w:rsidRPr="00365B21">
        <w:t> $SBC -Session $SWP51 |</w:t>
      </w:r>
    </w:p>
    <w:p w14:paraId="41EC05D1" w14:textId="06043AAE" w:rsidR="00365B21" w:rsidRPr="00365B21" w:rsidRDefault="00365B21" w:rsidP="00365B21">
      <w:pPr>
        <w:pStyle w:val="CodePACKT"/>
      </w:pPr>
      <w:r w:rsidRPr="00365B21">
        <w:t>            Where-Object CommandType -eq </w:t>
      </w:r>
      <w:r w:rsidR="00040F18">
        <w:t>'</w:t>
      </w:r>
      <w:r w:rsidRPr="00365B21">
        <w:t>Cmdlet</w:t>
      </w:r>
      <w:r w:rsidR="00040F18">
        <w:t>'</w:t>
      </w:r>
    </w:p>
    <w:p w14:paraId="16A7F56D" w14:textId="55375B23" w:rsidR="00365B21" w:rsidRPr="00365B21" w:rsidRDefault="00040F18" w:rsidP="00365B21">
      <w:pPr>
        <w:pStyle w:val="CodePACKT"/>
      </w:pPr>
      <w:r>
        <w:t>"</w:t>
      </w:r>
      <w:r w:rsidR="00365B21" w:rsidRPr="00365B21">
        <w:t>Total commands available in PowerShell  5.1 [{0}]</w:t>
      </w:r>
      <w:r w:rsidR="00632FE5">
        <w:t>"</w:t>
      </w:r>
      <w:r w:rsidR="00365B21" w:rsidRPr="00365B21">
        <w:t> -f $Cmds51.count</w:t>
      </w:r>
    </w:p>
    <w:p w14:paraId="447F098D" w14:textId="77777777" w:rsidR="00365B21" w:rsidRPr="00365B21" w:rsidRDefault="00365B21" w:rsidP="00365B21">
      <w:pPr>
        <w:pStyle w:val="CodePACKT"/>
      </w:pPr>
    </w:p>
    <w:p w14:paraId="589E2D7A" w14:textId="641AD231" w:rsidR="00365B21" w:rsidRPr="00365B21" w:rsidRDefault="00365B21" w:rsidP="00365B21">
      <w:pPr>
        <w:pStyle w:val="NumberedBulletPACKT"/>
        <w:rPr>
          <w:color w:val="333333"/>
          <w:lang w:val="en-GB" w:eastAsia="en-GB"/>
        </w:rPr>
      </w:pPr>
      <w:r w:rsidRPr="00365B21">
        <w:rPr>
          <w:lang w:val="en-GB" w:eastAsia="en-GB"/>
        </w:rPr>
        <w:t>Creat</w:t>
      </w:r>
      <w:r w:rsidR="000F39CF">
        <w:rPr>
          <w:lang w:val="en-GB" w:eastAsia="en-GB"/>
        </w:rPr>
        <w:t>ing</w:t>
      </w:r>
      <w:r w:rsidRPr="00365B21">
        <w:rPr>
          <w:lang w:val="en-GB" w:eastAsia="en-GB"/>
        </w:rPr>
        <w:t> arrays of just </w:t>
      </w:r>
      <w:r>
        <w:rPr>
          <w:lang w:val="en-GB" w:eastAsia="en-GB"/>
        </w:rPr>
        <w:t>cmdlet</w:t>
      </w:r>
      <w:r w:rsidRPr="00365B21">
        <w:rPr>
          <w:lang w:val="en-GB" w:eastAsia="en-GB"/>
        </w:rPr>
        <w:t> names</w:t>
      </w:r>
      <w:r w:rsidR="00C26E84">
        <w:rPr>
          <w:lang w:val="en-GB" w:eastAsia="en-GB"/>
        </w:rPr>
        <w:t>:</w:t>
      </w:r>
    </w:p>
    <w:p w14:paraId="1F4F82C7" w14:textId="77777777" w:rsidR="00365B21" w:rsidRPr="00365B21" w:rsidRDefault="00365B21" w:rsidP="00365B21">
      <w:pPr>
        <w:pStyle w:val="CodePACKT"/>
      </w:pPr>
    </w:p>
    <w:p w14:paraId="4743978F" w14:textId="71E5FE09" w:rsidR="00365B21" w:rsidRPr="00365B21" w:rsidRDefault="00365B21" w:rsidP="00365B21">
      <w:pPr>
        <w:pStyle w:val="CodePACKT"/>
      </w:pPr>
      <w:r w:rsidRPr="00365B21">
        <w:t>$Commands51 = $CMDS51 | </w:t>
      </w:r>
    </w:p>
    <w:p w14:paraId="071A148E" w14:textId="77777777" w:rsidR="00365B21" w:rsidRPr="00365B21" w:rsidRDefault="00365B21" w:rsidP="00365B21">
      <w:pPr>
        <w:pStyle w:val="CodePACKT"/>
      </w:pPr>
      <w:r w:rsidRPr="00365B21">
        <w:t>  Select-Object -</w:t>
      </w:r>
      <w:proofErr w:type="spellStart"/>
      <w:r w:rsidRPr="00365B21">
        <w:t>ExpandProperty</w:t>
      </w:r>
      <w:proofErr w:type="spellEnd"/>
      <w:r w:rsidRPr="00365B21">
        <w:t> Name |</w:t>
      </w:r>
    </w:p>
    <w:p w14:paraId="0E9349A1" w14:textId="77777777" w:rsidR="00365B21" w:rsidRPr="00365B21" w:rsidRDefault="00365B21" w:rsidP="00365B21">
      <w:pPr>
        <w:pStyle w:val="CodePACKT"/>
      </w:pPr>
      <w:r w:rsidRPr="00365B21">
        <w:t>    Sort-Object -Unique</w:t>
      </w:r>
    </w:p>
    <w:p w14:paraId="437C6840" w14:textId="77777777" w:rsidR="00365B21" w:rsidRPr="00365B21" w:rsidRDefault="00365B21" w:rsidP="00365B21">
      <w:pPr>
        <w:pStyle w:val="CodePACKT"/>
      </w:pPr>
      <w:r w:rsidRPr="00365B21">
        <w:t>$Commands71 = $CMDS71 |</w:t>
      </w:r>
    </w:p>
    <w:p w14:paraId="16B83306" w14:textId="77777777" w:rsidR="00365B21" w:rsidRPr="00365B21" w:rsidRDefault="00365B21" w:rsidP="00365B21">
      <w:pPr>
        <w:pStyle w:val="CodePACKT"/>
      </w:pPr>
      <w:r w:rsidRPr="00365B21">
        <w:t>  Select-Object -</w:t>
      </w:r>
      <w:proofErr w:type="spellStart"/>
      <w:r w:rsidRPr="00365B21">
        <w:t>ExpandProperty</w:t>
      </w:r>
      <w:proofErr w:type="spellEnd"/>
      <w:r w:rsidRPr="00365B21">
        <w:t> Name |</w:t>
      </w:r>
    </w:p>
    <w:p w14:paraId="338A2381" w14:textId="77777777" w:rsidR="00365B21" w:rsidRPr="00365B21" w:rsidRDefault="00365B21" w:rsidP="00365B21">
      <w:pPr>
        <w:pStyle w:val="CodePACKT"/>
      </w:pPr>
      <w:r w:rsidRPr="00365B21">
        <w:t>    Sort-Object -Unique</w:t>
      </w:r>
    </w:p>
    <w:p w14:paraId="5580D9CA" w14:textId="77777777" w:rsidR="00365B21" w:rsidRPr="00365B21" w:rsidRDefault="00365B21" w:rsidP="00365B21">
      <w:pPr>
        <w:pStyle w:val="CodePACKT"/>
      </w:pPr>
    </w:p>
    <w:p w14:paraId="4B2FF0A0" w14:textId="314EDCDC" w:rsidR="00365B21" w:rsidRPr="00365B21" w:rsidRDefault="00365B21" w:rsidP="00365B21">
      <w:pPr>
        <w:pStyle w:val="NumberedBulletPACKT"/>
        <w:rPr>
          <w:color w:val="333333"/>
          <w:lang w:val="en-GB" w:eastAsia="en-GB"/>
        </w:rPr>
      </w:pPr>
      <w:r w:rsidRPr="00365B21">
        <w:rPr>
          <w:lang w:val="en-GB" w:eastAsia="en-GB"/>
        </w:rPr>
        <w:t>Discover</w:t>
      </w:r>
      <w:r w:rsidR="002C7B24">
        <w:rPr>
          <w:lang w:val="en-GB" w:eastAsia="en-GB"/>
        </w:rPr>
        <w:t>ing</w:t>
      </w:r>
      <w:r w:rsidRPr="00365B21">
        <w:rPr>
          <w:lang w:val="en-GB" w:eastAsia="en-GB"/>
        </w:rPr>
        <w:t> new commands in PowerShell 7.1</w:t>
      </w:r>
      <w:r w:rsidR="00C26E84">
        <w:rPr>
          <w:lang w:val="en-GB" w:eastAsia="en-GB"/>
        </w:rPr>
        <w:t>:</w:t>
      </w:r>
    </w:p>
    <w:p w14:paraId="643E9214" w14:textId="77777777" w:rsidR="00365B21" w:rsidRPr="00365B21" w:rsidRDefault="00365B21" w:rsidP="00365B21">
      <w:pPr>
        <w:pStyle w:val="CodePACKT"/>
      </w:pPr>
    </w:p>
    <w:p w14:paraId="092F0697" w14:textId="72092788" w:rsidR="00365B21" w:rsidRPr="00365B21" w:rsidRDefault="00365B21" w:rsidP="00365B21">
      <w:pPr>
        <w:pStyle w:val="CodePACKT"/>
      </w:pPr>
      <w:r w:rsidRPr="00365B21">
        <w:t>Compare-Object $Commands51 $Commands71  | </w:t>
      </w:r>
    </w:p>
    <w:p w14:paraId="1D957EFC" w14:textId="2C8FE4BC" w:rsidR="00365B21" w:rsidRDefault="00365B21" w:rsidP="00365B21">
      <w:pPr>
        <w:pStyle w:val="CodePACKT"/>
      </w:pPr>
      <w:r w:rsidRPr="00365B21">
        <w:t>  Where-Object </w:t>
      </w:r>
      <w:proofErr w:type="spellStart"/>
      <w:r w:rsidRPr="00365B21">
        <w:t>sideindicator</w:t>
      </w:r>
      <w:proofErr w:type="spellEnd"/>
      <w:r w:rsidRPr="00365B21">
        <w:t> -match </w:t>
      </w:r>
      <w:r w:rsidR="00F7309B">
        <w:t>'</w:t>
      </w:r>
      <w:r w:rsidRPr="00365B21">
        <w:t>^=&gt;</w:t>
      </w:r>
      <w:r w:rsidR="00F7309B">
        <w:t>'</w:t>
      </w:r>
      <w:r w:rsidRPr="00365B21">
        <w:t>  </w:t>
      </w:r>
    </w:p>
    <w:p w14:paraId="4C99E9CD" w14:textId="47AB385C" w:rsidR="00A62151" w:rsidRDefault="00A62151" w:rsidP="00365B21">
      <w:pPr>
        <w:pStyle w:val="CodePACKT"/>
      </w:pPr>
    </w:p>
    <w:p w14:paraId="0E9E07ED" w14:textId="73FEA0CD" w:rsidR="00A62151" w:rsidRPr="00303EBA" w:rsidRDefault="00F36C54" w:rsidP="00A62151">
      <w:pPr>
        <w:pStyle w:val="NumberedBulletPACKT"/>
        <w:rPr>
          <w:rFonts w:ascii="Consolas" w:hAnsi="Consolas"/>
          <w:color w:val="333333"/>
          <w:sz w:val="21"/>
          <w:szCs w:val="21"/>
          <w:lang w:val="en-GB" w:eastAsia="en-GB"/>
        </w:rPr>
      </w:pPr>
      <w:r>
        <w:t>Creat</w:t>
      </w:r>
      <w:r w:rsidR="00CB6C3A">
        <w:t>ing</w:t>
      </w:r>
      <w:r w:rsidR="00C26E84">
        <w:t xml:space="preserve"> </w:t>
      </w:r>
      <w:r>
        <w:t>a script block to check core PowerShell modules</w:t>
      </w:r>
      <w:r w:rsidR="00C26E84">
        <w:t>:</w:t>
      </w:r>
    </w:p>
    <w:p w14:paraId="1F477A4A" w14:textId="77777777" w:rsidR="00332C98" w:rsidRPr="00332C98" w:rsidRDefault="00332C98" w:rsidP="00332C98">
      <w:pPr>
        <w:pStyle w:val="CodePACKT"/>
      </w:pPr>
    </w:p>
    <w:p w14:paraId="76804939" w14:textId="77777777" w:rsidR="00332C98" w:rsidRPr="00332C98" w:rsidRDefault="00332C98" w:rsidP="00332C98">
      <w:pPr>
        <w:pStyle w:val="CodePACKT"/>
      </w:pPr>
      <w:r w:rsidRPr="00332C98">
        <w:t>$CMSB = {</w:t>
      </w:r>
    </w:p>
    <w:p w14:paraId="3285F922" w14:textId="6D37D094" w:rsidR="00332C98" w:rsidRPr="00332C98" w:rsidRDefault="00332C98" w:rsidP="00332C98">
      <w:pPr>
        <w:pStyle w:val="CodePACKT"/>
      </w:pPr>
      <w:r w:rsidRPr="00332C98">
        <w:t>  $M = Get-Module -Name </w:t>
      </w:r>
      <w:r w:rsidR="009C580D">
        <w:t>'</w:t>
      </w:r>
      <w:proofErr w:type="spellStart"/>
      <w:r w:rsidRPr="00332C98">
        <w:t>Microsoft.PowerShell</w:t>
      </w:r>
      <w:proofErr w:type="spellEnd"/>
      <w:r w:rsidRPr="00332C98">
        <w:t>*</w:t>
      </w:r>
      <w:r w:rsidR="009C580D">
        <w:t>'</w:t>
      </w:r>
      <w:r w:rsidRPr="00332C98">
        <w:t> -</w:t>
      </w:r>
      <w:proofErr w:type="spellStart"/>
      <w:r w:rsidRPr="00332C98">
        <w:t>ListAvailable</w:t>
      </w:r>
      <w:proofErr w:type="spellEnd"/>
    </w:p>
    <w:p w14:paraId="58B356B5" w14:textId="77777777" w:rsidR="00332C98" w:rsidRPr="00332C98" w:rsidRDefault="00332C98" w:rsidP="00332C98">
      <w:pPr>
        <w:pStyle w:val="CodePACKT"/>
      </w:pPr>
      <w:r w:rsidRPr="00332C98">
        <w:t>  $M</w:t>
      </w:r>
    </w:p>
    <w:p w14:paraId="731230EC" w14:textId="1A45B667" w:rsidR="00332C98" w:rsidRPr="00332C98" w:rsidRDefault="00332C98" w:rsidP="00332C98">
      <w:pPr>
        <w:pStyle w:val="CodePACKT"/>
      </w:pPr>
      <w:r w:rsidRPr="00332C98">
        <w:t>  </w:t>
      </w:r>
      <w:r w:rsidR="00C31E61">
        <w:t>"</w:t>
      </w:r>
      <w:r w:rsidRPr="00332C98">
        <w:t>$($</w:t>
      </w:r>
      <w:proofErr w:type="spellStart"/>
      <w:r w:rsidRPr="00332C98">
        <w:t>M.count</w:t>
      </w:r>
      <w:proofErr w:type="spellEnd"/>
      <w:r w:rsidRPr="00332C98">
        <w:t>) modules found in $($</w:t>
      </w:r>
      <w:proofErr w:type="spellStart"/>
      <w:r w:rsidRPr="00332C98">
        <w:t>PSVersionTable.PSVersion</w:t>
      </w:r>
      <w:proofErr w:type="spellEnd"/>
      <w:r w:rsidRPr="00332C98">
        <w:t>)</w:t>
      </w:r>
      <w:r w:rsidR="00C31E61">
        <w:t>"</w:t>
      </w:r>
    </w:p>
    <w:p w14:paraId="1BEBBF67" w14:textId="77777777" w:rsidR="00332C98" w:rsidRPr="00332C98" w:rsidRDefault="00332C98" w:rsidP="00332C98">
      <w:pPr>
        <w:pStyle w:val="CodePACKT"/>
      </w:pPr>
      <w:r w:rsidRPr="00332C98">
        <w:t>}</w:t>
      </w:r>
    </w:p>
    <w:p w14:paraId="3E1A9B06" w14:textId="77777777" w:rsidR="00332C98" w:rsidRPr="00332C98" w:rsidRDefault="00332C98" w:rsidP="00332C98">
      <w:pPr>
        <w:pStyle w:val="CodePACKT"/>
      </w:pPr>
    </w:p>
    <w:p w14:paraId="1DBA0F65" w14:textId="0A6BD41C" w:rsidR="00332C98" w:rsidRPr="00332C98" w:rsidRDefault="00332C98" w:rsidP="00332C98">
      <w:pPr>
        <w:pStyle w:val="NumberedBulletPACKT"/>
        <w:rPr>
          <w:color w:val="333333"/>
          <w:lang w:val="en-GB" w:eastAsia="en-GB"/>
        </w:rPr>
      </w:pPr>
      <w:r w:rsidRPr="00332C98">
        <w:rPr>
          <w:lang w:val="en-GB" w:eastAsia="en-GB"/>
        </w:rPr>
        <w:t>View</w:t>
      </w:r>
      <w:r w:rsidR="002E4313">
        <w:rPr>
          <w:lang w:val="en-GB" w:eastAsia="en-GB"/>
        </w:rPr>
        <w:t>ing</w:t>
      </w:r>
      <w:r w:rsidRPr="00332C98">
        <w:rPr>
          <w:lang w:val="en-GB" w:eastAsia="en-GB"/>
        </w:rPr>
        <w:t> core modules in Windows PowerShell 5.1</w:t>
      </w:r>
      <w:r w:rsidR="00C26E84">
        <w:rPr>
          <w:lang w:val="en-GB" w:eastAsia="en-GB"/>
        </w:rPr>
        <w:t>:</w:t>
      </w:r>
    </w:p>
    <w:p w14:paraId="2F76A2E9" w14:textId="77777777" w:rsidR="00332C98" w:rsidRPr="00332C98" w:rsidRDefault="00332C98" w:rsidP="00332C98">
      <w:pPr>
        <w:pStyle w:val="CodePACKT"/>
      </w:pPr>
    </w:p>
    <w:p w14:paraId="05ED63D8" w14:textId="77777777" w:rsidR="00332C98" w:rsidRPr="00332C98" w:rsidRDefault="00332C98" w:rsidP="00332C98">
      <w:pPr>
        <w:pStyle w:val="CodePACKT"/>
      </w:pPr>
      <w:r w:rsidRPr="00332C98">
        <w:t>Invoke-Command -Session $SWP51 -</w:t>
      </w:r>
      <w:proofErr w:type="spellStart"/>
      <w:r w:rsidRPr="00332C98">
        <w:t>ScriptBlock</w:t>
      </w:r>
      <w:proofErr w:type="spellEnd"/>
      <w:r w:rsidRPr="00332C98">
        <w:t> $CMSB </w:t>
      </w:r>
    </w:p>
    <w:p w14:paraId="7F1C1A40" w14:textId="77777777" w:rsidR="00332C98" w:rsidRPr="00332C98" w:rsidRDefault="00332C98" w:rsidP="00332C98">
      <w:pPr>
        <w:pStyle w:val="CodePACKT"/>
      </w:pPr>
    </w:p>
    <w:p w14:paraId="7427FFB5" w14:textId="65B4DE8E" w:rsidR="00332C98" w:rsidRPr="00332C98" w:rsidRDefault="00332C98" w:rsidP="00332C98">
      <w:pPr>
        <w:pStyle w:val="NumberedBulletPACKT"/>
        <w:rPr>
          <w:color w:val="333333"/>
          <w:lang w:val="en-GB" w:eastAsia="en-GB"/>
        </w:rPr>
      </w:pPr>
      <w:r w:rsidRPr="00332C98">
        <w:rPr>
          <w:lang w:val="en-GB" w:eastAsia="en-GB"/>
        </w:rPr>
        <w:t>View</w:t>
      </w:r>
      <w:r w:rsidR="00E979F6">
        <w:rPr>
          <w:lang w:val="en-GB" w:eastAsia="en-GB"/>
        </w:rPr>
        <w:t>ing</w:t>
      </w:r>
      <w:r w:rsidRPr="00332C98">
        <w:rPr>
          <w:lang w:val="en-GB" w:eastAsia="en-GB"/>
        </w:rPr>
        <w:t> core modules in PowerShell 7.1</w:t>
      </w:r>
      <w:r w:rsidR="00C26E84">
        <w:rPr>
          <w:lang w:val="en-GB" w:eastAsia="en-GB"/>
        </w:rPr>
        <w:t>:</w:t>
      </w:r>
    </w:p>
    <w:p w14:paraId="4E015489" w14:textId="77777777" w:rsidR="00332C98" w:rsidRPr="00332C98" w:rsidRDefault="00332C98" w:rsidP="00332C98">
      <w:pPr>
        <w:pStyle w:val="CodePACKT"/>
        <w:rPr>
          <w:rStyle w:val="CodeInTextPACKT"/>
          <w:color w:val="7030A0"/>
        </w:rPr>
      </w:pPr>
    </w:p>
    <w:p w14:paraId="3D89C9B3" w14:textId="574A0727" w:rsidR="00332C98" w:rsidRPr="00332C98" w:rsidRDefault="00332C98" w:rsidP="00332C98">
      <w:pPr>
        <w:pStyle w:val="CodePACKT"/>
      </w:pPr>
      <w:r w:rsidRPr="00332C98">
        <w:t>Invoke-Command -Session $SP71 -</w:t>
      </w:r>
      <w:proofErr w:type="spellStart"/>
      <w:r w:rsidRPr="00332C98">
        <w:t>ScriptBlock</w:t>
      </w:r>
      <w:proofErr w:type="spellEnd"/>
      <w:r w:rsidRPr="00332C98">
        <w:t> $CMSB </w:t>
      </w:r>
    </w:p>
    <w:p w14:paraId="54767BCB" w14:textId="77777777" w:rsidR="00F36C54" w:rsidRPr="00365B21" w:rsidRDefault="00F36C54" w:rsidP="00303EBA">
      <w:pPr>
        <w:pStyle w:val="NumberedBulletPACKT"/>
        <w:numPr>
          <w:ilvl w:val="0"/>
          <w:numId w:val="0"/>
        </w:numPr>
        <w:ind w:left="360" w:hanging="360"/>
        <w:rPr>
          <w:rFonts w:ascii="Consolas" w:hAnsi="Consolas"/>
          <w:color w:val="333333"/>
          <w:sz w:val="21"/>
          <w:szCs w:val="21"/>
          <w:lang w:val="en-GB" w:eastAsia="en-GB"/>
        </w:rPr>
      </w:pPr>
    </w:p>
    <w:p w14:paraId="2D912C9A" w14:textId="77777777" w:rsidR="00EC03C6" w:rsidRDefault="00EC03C6" w:rsidP="00EC03C6">
      <w:pPr>
        <w:pStyle w:val="Heading2"/>
        <w:numPr>
          <w:ilvl w:val="1"/>
          <w:numId w:val="3"/>
        </w:numPr>
        <w:tabs>
          <w:tab w:val="left" w:pos="0"/>
        </w:tabs>
      </w:pPr>
      <w:r>
        <w:t>How it works...</w:t>
      </w:r>
    </w:p>
    <w:p w14:paraId="13D241B9" w14:textId="3F32C7F8" w:rsidR="00EC03C6" w:rsidRDefault="00365B21" w:rsidP="00365B21">
      <w:pPr>
        <w:pStyle w:val="NumberedBulletPACKT"/>
        <w:numPr>
          <w:ilvl w:val="0"/>
          <w:numId w:val="0"/>
        </w:numPr>
      </w:pPr>
      <w:r>
        <w:t xml:space="preserve">In </w:t>
      </w:r>
      <w:r w:rsidRPr="000C7A25">
        <w:rPr>
          <w:rStyle w:val="ItalicsPACKT"/>
        </w:rPr>
        <w:t>step 1</w:t>
      </w:r>
      <w:r>
        <w:t xml:space="preserve">, you ensure that PowerShell remoting is enabled fully within PowerShell 7. This should not be necessary, but this step, which produces no output, makes </w:t>
      </w:r>
      <w:r w:rsidR="000C7A25">
        <w:t>sure</w:t>
      </w:r>
      <w:r>
        <w:t xml:space="preserve"> that remoting is fully enabled</w:t>
      </w:r>
      <w:r w:rsidR="00867D28">
        <w:t xml:space="preserve"> and ensures that the endpoints you use later in this recipe exist.</w:t>
      </w:r>
    </w:p>
    <w:p w14:paraId="25C7608D" w14:textId="1FB32C4B" w:rsidR="00365B21" w:rsidRDefault="00365B21" w:rsidP="00365B21">
      <w:pPr>
        <w:pStyle w:val="NumberedBulletPACKT"/>
        <w:numPr>
          <w:ilvl w:val="0"/>
          <w:numId w:val="0"/>
        </w:numPr>
      </w:pPr>
      <w:r>
        <w:t xml:space="preserve">In </w:t>
      </w:r>
      <w:r w:rsidRPr="000C7A25">
        <w:rPr>
          <w:rStyle w:val="ItalicsPACKT"/>
        </w:rPr>
        <w:t>step 2</w:t>
      </w:r>
      <w:r>
        <w:t>, you create a new PowerShell remoting session to a Windows PowerShell 5.1 endpoint on the local computer. The endpoint</w:t>
      </w:r>
      <w:r w:rsidR="0067493F">
        <w:t>’</w:t>
      </w:r>
      <w:r>
        <w:t xml:space="preserve">s configuration name, </w:t>
      </w:r>
      <w:proofErr w:type="spellStart"/>
      <w:r w:rsidRPr="00365B21">
        <w:rPr>
          <w:rStyle w:val="CodeInTextPACKT"/>
        </w:rPr>
        <w:t>microsoft.powershell</w:t>
      </w:r>
      <w:proofErr w:type="spellEnd"/>
      <w:r>
        <w:t>, is a well-known configuration name that runs Windows PowerShell 5.1.</w:t>
      </w:r>
    </w:p>
    <w:p w14:paraId="46A63278" w14:textId="5A369311" w:rsidR="00365B21" w:rsidRDefault="00365B21" w:rsidP="00365B21">
      <w:pPr>
        <w:pStyle w:val="NumberedBulletPACKT"/>
        <w:numPr>
          <w:ilvl w:val="0"/>
          <w:numId w:val="0"/>
        </w:numPr>
      </w:pPr>
      <w:r>
        <w:lastRenderedPageBreak/>
        <w:t xml:space="preserve">With </w:t>
      </w:r>
      <w:r w:rsidRPr="00365B21">
        <w:rPr>
          <w:rStyle w:val="ItalicsPACKT"/>
        </w:rPr>
        <w:t>step 3</w:t>
      </w:r>
      <w:r>
        <w:t xml:space="preserve">, you then repeat the operation and create a new </w:t>
      </w:r>
      <w:r w:rsidR="00303EBA">
        <w:t>PowerShell</w:t>
      </w:r>
      <w:r>
        <w:t xml:space="preserve"> remoting session to a PowerShell 7.1 endpoint. This step produces no output.</w:t>
      </w:r>
    </w:p>
    <w:p w14:paraId="15794B89" w14:textId="03503C98" w:rsidR="00365B21" w:rsidRDefault="00365B21" w:rsidP="00365B21">
      <w:pPr>
        <w:pStyle w:val="NumberedBulletPACKT"/>
        <w:numPr>
          <w:ilvl w:val="0"/>
          <w:numId w:val="0"/>
        </w:numPr>
      </w:pPr>
      <w:r>
        <w:t xml:space="preserve">In </w:t>
      </w:r>
      <w:r w:rsidRPr="00365B21">
        <w:rPr>
          <w:rStyle w:val="ItalicsPACKT"/>
        </w:rPr>
        <w:t>step 4</w:t>
      </w:r>
      <w:r>
        <w:t xml:space="preserve">, you create a simple script block that displays the </w:t>
      </w:r>
      <w:r w:rsidR="00303EBA">
        <w:t>PowerShell</w:t>
      </w:r>
      <w:r>
        <w:t xml:space="preserve"> version table and shows the endpoint</w:t>
      </w:r>
      <w:r w:rsidR="0067493F">
        <w:t>’</w:t>
      </w:r>
      <w:r>
        <w:t>s module paths.</w:t>
      </w:r>
    </w:p>
    <w:p w14:paraId="65BDEC8B" w14:textId="54A5D585" w:rsidR="00365B21" w:rsidRDefault="00365B21" w:rsidP="00365B21">
      <w:pPr>
        <w:pStyle w:val="NumberedBulletPACKT"/>
        <w:numPr>
          <w:ilvl w:val="0"/>
          <w:numId w:val="0"/>
        </w:numPr>
      </w:pPr>
      <w:r>
        <w:t xml:space="preserve">In </w:t>
      </w:r>
      <w:r w:rsidRPr="000C7A25">
        <w:rPr>
          <w:rStyle w:val="ItalicsPACKT"/>
        </w:rPr>
        <w:t>step 5</w:t>
      </w:r>
      <w:r>
        <w:t xml:space="preserve">, you view the version of </w:t>
      </w:r>
      <w:r w:rsidR="00303EBA">
        <w:t>PowerShell</w:t>
      </w:r>
      <w:r>
        <w:t xml:space="preserve"> running (inside the remoting session) and that version</w:t>
      </w:r>
      <w:r w:rsidR="0067493F">
        <w:t>’</w:t>
      </w:r>
      <w:r>
        <w:t>s module paths. The output of this step looks like this:</w:t>
      </w:r>
    </w:p>
    <w:p w14:paraId="2FD66475" w14:textId="1D90B305" w:rsidR="00303EBA" w:rsidRDefault="009C7B90" w:rsidP="002C4429">
      <w:pPr>
        <w:pStyle w:val="FigurePACKT"/>
      </w:pPr>
      <w:r>
        <w:drawing>
          <wp:inline distT="0" distB="0" distL="0" distR="0" wp14:anchorId="66398086" wp14:editId="632A534D">
            <wp:extent cx="3762375" cy="180407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7183" cy="1820763"/>
                    </a:xfrm>
                    <a:prstGeom prst="rect">
                      <a:avLst/>
                    </a:prstGeom>
                  </pic:spPr>
                </pic:pic>
              </a:graphicData>
            </a:graphic>
          </wp:inline>
        </w:drawing>
      </w:r>
    </w:p>
    <w:p w14:paraId="09AADDD9" w14:textId="76170D50" w:rsidR="00421166" w:rsidRPr="005D4376" w:rsidRDefault="00421166" w:rsidP="00C97A50">
      <w:pPr>
        <w:pStyle w:val="FigurePACKT"/>
      </w:pPr>
      <w:r w:rsidRPr="005D4376">
        <w:t xml:space="preserve">Figure 3.1: Inspecting the </w:t>
      </w:r>
      <w:r w:rsidR="005D4376" w:rsidRPr="005D4376">
        <w:t xml:space="preserve">PowerShell </w:t>
      </w:r>
      <w:r w:rsidR="00D6241C">
        <w:t>5.1 version</w:t>
      </w:r>
      <w:r w:rsidR="005D4376" w:rsidRPr="005D4376">
        <w:t xml:space="preserve"> and module paths</w:t>
      </w:r>
    </w:p>
    <w:p w14:paraId="5FAA048E" w14:textId="14300B9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01.png</w:t>
      </w:r>
    </w:p>
    <w:p w14:paraId="0683ED13" w14:textId="0E2AB92A" w:rsidR="00365B21" w:rsidRDefault="00365B21" w:rsidP="00365B21">
      <w:pPr>
        <w:pStyle w:val="NumberedBulletPACKT"/>
        <w:numPr>
          <w:ilvl w:val="0"/>
          <w:numId w:val="0"/>
        </w:numPr>
      </w:pPr>
    </w:p>
    <w:p w14:paraId="2FDBF407" w14:textId="32906A39" w:rsidR="00365B21" w:rsidRDefault="00365B21" w:rsidP="00365B21">
      <w:pPr>
        <w:pStyle w:val="NumberedBulletPACKT"/>
        <w:numPr>
          <w:ilvl w:val="0"/>
          <w:numId w:val="0"/>
        </w:numPr>
      </w:pPr>
      <w:r>
        <w:t xml:space="preserve">In </w:t>
      </w:r>
      <w:r w:rsidRPr="000C7A25">
        <w:rPr>
          <w:rStyle w:val="ItalicsPACKT"/>
        </w:rPr>
        <w:t xml:space="preserve">step </w:t>
      </w:r>
      <w:r w:rsidR="000C7A25">
        <w:rPr>
          <w:rStyle w:val="ItalicsPACKT"/>
        </w:rPr>
        <w:t>6</w:t>
      </w:r>
      <w:r w:rsidR="000C7A25">
        <w:t xml:space="preserve">, you view the paths inside a PowerShell 7.1 endpoint, which looks like this: </w:t>
      </w:r>
    </w:p>
    <w:p w14:paraId="08E09474" w14:textId="6DA1D5D2" w:rsidR="000C7A25" w:rsidRDefault="009C7B90" w:rsidP="002C4429">
      <w:pPr>
        <w:pStyle w:val="FigurePACKT"/>
      </w:pPr>
      <w:r>
        <w:drawing>
          <wp:inline distT="0" distB="0" distL="0" distR="0" wp14:anchorId="7FC7FB36" wp14:editId="4C6BC13A">
            <wp:extent cx="4411425" cy="1764375"/>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5300" cy="1773924"/>
                    </a:xfrm>
                    <a:prstGeom prst="rect">
                      <a:avLst/>
                    </a:prstGeom>
                  </pic:spPr>
                </pic:pic>
              </a:graphicData>
            </a:graphic>
          </wp:inline>
        </w:drawing>
      </w:r>
    </w:p>
    <w:p w14:paraId="3C4AFBF4" w14:textId="2FB950FF" w:rsidR="00442DA1" w:rsidRPr="00D6241C" w:rsidRDefault="00D6241C" w:rsidP="00C97A50">
      <w:pPr>
        <w:pStyle w:val="FigurePACKT"/>
      </w:pPr>
      <w:r w:rsidRPr="00D6241C">
        <w:t>Figure 3.2: Inspecting the PowerShell 7.1 version and module paths</w:t>
      </w:r>
    </w:p>
    <w:p w14:paraId="690F1434" w14:textId="0CFFBB1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02.png</w:t>
      </w:r>
    </w:p>
    <w:p w14:paraId="0FBEE946" w14:textId="11845665" w:rsidR="000C7A25" w:rsidRDefault="000C7A25" w:rsidP="00365B21">
      <w:pPr>
        <w:pStyle w:val="NumberedBulletPACKT"/>
        <w:numPr>
          <w:ilvl w:val="0"/>
          <w:numId w:val="0"/>
        </w:numPr>
      </w:pPr>
      <w:r>
        <w:lastRenderedPageBreak/>
        <w:t xml:space="preserve">In </w:t>
      </w:r>
      <w:r w:rsidRPr="000C7A25">
        <w:rPr>
          <w:rStyle w:val="ItalicsPACKT"/>
        </w:rPr>
        <w:t>step 7</w:t>
      </w:r>
      <w:r>
        <w:t xml:space="preserve">, you create a script block which gets </w:t>
      </w:r>
      <w:r w:rsidR="00E128DD">
        <w:t xml:space="preserve">the </w:t>
      </w:r>
      <w:r>
        <w:t>details of each module available in a given remoting endpoint. This step produces no output</w:t>
      </w:r>
      <w:r w:rsidR="00303EBA">
        <w:t>.</w:t>
      </w:r>
      <w:r>
        <w:t xml:space="preserve"> </w:t>
      </w:r>
      <w:r w:rsidR="00303EBA">
        <w:t>I</w:t>
      </w:r>
      <w:r>
        <w:t xml:space="preserve">n </w:t>
      </w:r>
      <w:r w:rsidRPr="000C7A25">
        <w:rPr>
          <w:rStyle w:val="ItalicsPACKT"/>
        </w:rPr>
        <w:t>step 8</w:t>
      </w:r>
      <w:r>
        <w:t xml:space="preserve">, </w:t>
      </w:r>
      <w:r w:rsidR="00953A7E">
        <w:t xml:space="preserve">you </w:t>
      </w:r>
      <w:r>
        <w:t>run the script block in a PowerShell 7.1 remoting endpoint to discover the commands available, which looks like this:</w:t>
      </w:r>
    </w:p>
    <w:p w14:paraId="7F07493C" w14:textId="133190D5" w:rsidR="000C7A25" w:rsidRDefault="00047CA9" w:rsidP="002C4429">
      <w:pPr>
        <w:pStyle w:val="FigurePACKT"/>
      </w:pPr>
      <w:r>
        <w:drawing>
          <wp:inline distT="0" distB="0" distL="0" distR="0" wp14:anchorId="3F53455E" wp14:editId="5550CDF4">
            <wp:extent cx="3797643" cy="65972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5760" cy="669824"/>
                    </a:xfrm>
                    <a:prstGeom prst="rect">
                      <a:avLst/>
                    </a:prstGeom>
                  </pic:spPr>
                </pic:pic>
              </a:graphicData>
            </a:graphic>
          </wp:inline>
        </w:drawing>
      </w:r>
    </w:p>
    <w:p w14:paraId="6F8DE689" w14:textId="7F64DC11" w:rsidR="00953A7E" w:rsidRPr="00953A7E" w:rsidRDefault="00953A7E" w:rsidP="00C97A50">
      <w:pPr>
        <w:pStyle w:val="FigurePACKT"/>
      </w:pPr>
      <w:r w:rsidRPr="00953A7E">
        <w:t>Figure 3.3: Discovering all cm</w:t>
      </w:r>
      <w:r w:rsidR="00D138C7">
        <w:t>d</w:t>
      </w:r>
      <w:r w:rsidRPr="00953A7E">
        <w:t>lets in PowerShell 7.1</w:t>
      </w:r>
    </w:p>
    <w:p w14:paraId="49B8D0E0" w14:textId="606B1A90"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03.png</w:t>
      </w:r>
    </w:p>
    <w:p w14:paraId="7C2FE66F" w14:textId="54A82669" w:rsidR="000C7A25" w:rsidRDefault="000C7A25" w:rsidP="00365B21">
      <w:pPr>
        <w:pStyle w:val="NumberedBulletPACKT"/>
        <w:numPr>
          <w:ilvl w:val="0"/>
          <w:numId w:val="0"/>
        </w:numPr>
      </w:pPr>
    </w:p>
    <w:p w14:paraId="51D66E2C" w14:textId="1CF31DD6" w:rsidR="000C7A25" w:rsidRDefault="000C7A25" w:rsidP="00365B21">
      <w:pPr>
        <w:pStyle w:val="NumberedBulletPACKT"/>
        <w:numPr>
          <w:ilvl w:val="0"/>
          <w:numId w:val="0"/>
        </w:numPr>
      </w:pPr>
      <w:r>
        <w:t xml:space="preserve">In </w:t>
      </w:r>
      <w:r w:rsidRPr="000C7A25">
        <w:rPr>
          <w:rStyle w:val="ItalicsPACKT"/>
        </w:rPr>
        <w:t>step 9</w:t>
      </w:r>
      <w:r>
        <w:t>, you run this script block inside the Windows PowerShell endpoint to produce output like the following:</w:t>
      </w:r>
    </w:p>
    <w:p w14:paraId="27E4C93C" w14:textId="067065D4" w:rsidR="000C7A25" w:rsidRDefault="00047CA9" w:rsidP="002C4429">
      <w:pPr>
        <w:pStyle w:val="FigurePACKT"/>
      </w:pPr>
      <w:r>
        <w:drawing>
          <wp:inline distT="0" distB="0" distL="0" distR="0" wp14:anchorId="61EE58C6" wp14:editId="699943BE">
            <wp:extent cx="3407921" cy="567861"/>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6155" cy="590895"/>
                    </a:xfrm>
                    <a:prstGeom prst="rect">
                      <a:avLst/>
                    </a:prstGeom>
                  </pic:spPr>
                </pic:pic>
              </a:graphicData>
            </a:graphic>
          </wp:inline>
        </w:drawing>
      </w:r>
    </w:p>
    <w:p w14:paraId="20FF2E97" w14:textId="229669C8" w:rsidR="00487C44" w:rsidRPr="00487C44" w:rsidRDefault="00487C44" w:rsidP="00C97A50">
      <w:pPr>
        <w:pStyle w:val="FigurePACKT"/>
      </w:pPr>
      <w:r w:rsidRPr="00487C44">
        <w:t xml:space="preserve">Figure 3.4: </w:t>
      </w:r>
      <w:r w:rsidR="00D138C7">
        <w:t>Discovering all cmdlets in PowerShell 5.1</w:t>
      </w:r>
    </w:p>
    <w:p w14:paraId="43D5346E" w14:textId="49320D78" w:rsidR="00303EBA" w:rsidRDefault="00303EBA" w:rsidP="00303EBA">
      <w:pPr>
        <w:pStyle w:val="LayoutInformationPACKT"/>
      </w:pPr>
      <w:r>
        <w:t xml:space="preserve">Insert </w:t>
      </w:r>
      <w:r w:rsidRPr="00C41783">
        <w:t>image</w:t>
      </w:r>
      <w:r>
        <w:t xml:space="preserve"> </w:t>
      </w:r>
      <w:r>
        <w:rPr>
          <w:noProof/>
        </w:rPr>
        <w:t>B42024_03</w:t>
      </w:r>
      <w:r w:rsidRPr="00023EAD">
        <w:rPr>
          <w:noProof/>
        </w:rPr>
        <w:t>_</w:t>
      </w:r>
      <w:r>
        <w:rPr>
          <w:noProof/>
        </w:rPr>
        <w:t>04.png</w:t>
      </w:r>
    </w:p>
    <w:p w14:paraId="2CEE9A41" w14:textId="29D692D9" w:rsidR="000C7A25" w:rsidRDefault="000C7A25" w:rsidP="00365B21">
      <w:pPr>
        <w:pStyle w:val="NumberedBulletPACKT"/>
        <w:numPr>
          <w:ilvl w:val="0"/>
          <w:numId w:val="0"/>
        </w:numPr>
      </w:pPr>
      <w:r>
        <w:t xml:space="preserve">In </w:t>
      </w:r>
      <w:r w:rsidRPr="000C7A25">
        <w:rPr>
          <w:rStyle w:val="ItalicsPACKT"/>
        </w:rPr>
        <w:t>step 10</w:t>
      </w:r>
      <w:r>
        <w:t xml:space="preserve">, you create arrays to contain the name of the commands available. You compare these in </w:t>
      </w:r>
      <w:r w:rsidRPr="000C7A25">
        <w:rPr>
          <w:rStyle w:val="ItalicsPACKT"/>
        </w:rPr>
        <w:t>step 11</w:t>
      </w:r>
      <w:r>
        <w:t>, to discover the commands in PowerShell 7.1 that are not in Windows PowerShell 5.1, which looks like this:</w:t>
      </w:r>
    </w:p>
    <w:p w14:paraId="27CC5F75" w14:textId="1B04232B" w:rsidR="00303EBA" w:rsidRDefault="00047CA9" w:rsidP="002C4429">
      <w:pPr>
        <w:pStyle w:val="FigurePACKT"/>
      </w:pPr>
      <w:commentRangeStart w:id="6"/>
      <w:del w:id="7" w:author="Thomas Lee" w:date="2021-06-11T22:31:00Z">
        <w:r w:rsidDel="00CF6012">
          <w:lastRenderedPageBreak/>
          <w:drawing>
            <wp:inline distT="0" distB="0" distL="0" distR="0" wp14:anchorId="5193EF5F" wp14:editId="231BA1E8">
              <wp:extent cx="2665603" cy="270162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1486" cy="2717723"/>
                      </a:xfrm>
                      <a:prstGeom prst="rect">
                        <a:avLst/>
                      </a:prstGeom>
                    </pic:spPr>
                  </pic:pic>
                </a:graphicData>
              </a:graphic>
            </wp:inline>
          </w:drawing>
        </w:r>
      </w:del>
      <w:commentRangeEnd w:id="6"/>
      <w:r w:rsidR="00CB4F90">
        <w:rPr>
          <w:rStyle w:val="CommentReference"/>
          <w:rFonts w:ascii="Calibri" w:hAnsi="Calibri"/>
          <w:noProof w:val="0"/>
        </w:rPr>
        <w:commentReference w:id="6"/>
      </w:r>
      <w:ins w:id="8" w:author="Thomas Lee" w:date="2021-06-11T22:31:00Z">
        <w:r w:rsidR="00CF6012">
          <w:drawing>
            <wp:inline distT="0" distB="0" distL="0" distR="0" wp14:anchorId="08C5DB5A" wp14:editId="3292D9B6">
              <wp:extent cx="3067880" cy="2599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4332" cy="2605158"/>
                      </a:xfrm>
                      <a:prstGeom prst="rect">
                        <a:avLst/>
                      </a:prstGeom>
                    </pic:spPr>
                  </pic:pic>
                </a:graphicData>
              </a:graphic>
            </wp:inline>
          </w:drawing>
        </w:r>
      </w:ins>
    </w:p>
    <w:p w14:paraId="77198AFC" w14:textId="3BCE358B" w:rsidR="00125EC1" w:rsidRPr="005B1D9E" w:rsidRDefault="00125EC1" w:rsidP="00C97A50">
      <w:pPr>
        <w:pStyle w:val="FigurePACKT"/>
      </w:pPr>
      <w:r w:rsidRPr="005B1D9E">
        <w:t xml:space="preserve">Figure 3.5: </w:t>
      </w:r>
      <w:r w:rsidR="005B1D9E" w:rsidRPr="005B1D9E">
        <w:t>Discovering cmdlets that are in PowerShell 7.1 but not 5.1</w:t>
      </w:r>
    </w:p>
    <w:p w14:paraId="203B9BD9" w14:textId="55429517"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05.png</w:t>
      </w:r>
    </w:p>
    <w:p w14:paraId="765E79C8" w14:textId="35CC569C" w:rsidR="003F607E" w:rsidRDefault="003F607E" w:rsidP="003F607E">
      <w:r>
        <w:t xml:space="preserve">In </w:t>
      </w:r>
      <w:r w:rsidRPr="003F607E">
        <w:rPr>
          <w:rStyle w:val="ItalicsPACKT"/>
        </w:rPr>
        <w:t>step 12</w:t>
      </w:r>
      <w:r>
        <w:t>, you create a script block that you can use to discover the core PowerShell modules and t</w:t>
      </w:r>
      <w:r w:rsidR="000C2566">
        <w:t>heir file storage locations</w:t>
      </w:r>
      <w:r>
        <w:t xml:space="preserve">. This step creates no output. In </w:t>
      </w:r>
      <w:r w:rsidRPr="003F607E">
        <w:rPr>
          <w:rStyle w:val="ItalicsPACKT"/>
        </w:rPr>
        <w:t>step 13</w:t>
      </w:r>
      <w:r>
        <w:t xml:space="preserve">, you run this script block inside the Windows </w:t>
      </w:r>
      <w:r w:rsidR="00DF332E">
        <w:t xml:space="preserve">PowerShell </w:t>
      </w:r>
      <w:r>
        <w:t>remoting session you created earlier, which looks like this:</w:t>
      </w:r>
    </w:p>
    <w:p w14:paraId="3097EF25" w14:textId="59667D0D" w:rsidR="003F607E" w:rsidRDefault="00DF332E" w:rsidP="002C4429">
      <w:pPr>
        <w:pStyle w:val="FigurePACKT"/>
      </w:pPr>
      <w:commentRangeStart w:id="9"/>
      <w:del w:id="10" w:author="Thomas Lee" w:date="2021-06-11T22:34:00Z">
        <w:r w:rsidDel="00CF6012">
          <w:lastRenderedPageBreak/>
          <w:drawing>
            <wp:inline distT="0" distB="0" distL="0" distR="0" wp14:anchorId="1D26F87F" wp14:editId="58E36534">
              <wp:extent cx="5588368" cy="180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9778" cy="1823160"/>
                      </a:xfrm>
                      <a:prstGeom prst="rect">
                        <a:avLst/>
                      </a:prstGeom>
                    </pic:spPr>
                  </pic:pic>
                </a:graphicData>
              </a:graphic>
            </wp:inline>
          </w:drawing>
        </w:r>
      </w:del>
      <w:commentRangeEnd w:id="9"/>
      <w:r w:rsidR="00CB4F90">
        <w:rPr>
          <w:rStyle w:val="CommentReference"/>
          <w:rFonts w:ascii="Calibri" w:hAnsi="Calibri"/>
          <w:noProof w:val="0"/>
        </w:rPr>
        <w:commentReference w:id="9"/>
      </w:r>
      <w:ins w:id="11" w:author="Thomas Lee" w:date="2021-06-11T22:34:00Z">
        <w:r w:rsidR="00CF6012">
          <w:drawing>
            <wp:inline distT="0" distB="0" distL="0" distR="0" wp14:anchorId="4BD83C3B" wp14:editId="33C69EC1">
              <wp:extent cx="4970010" cy="15995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3523" cy="1600696"/>
                      </a:xfrm>
                      <a:prstGeom prst="rect">
                        <a:avLst/>
                      </a:prstGeom>
                    </pic:spPr>
                  </pic:pic>
                </a:graphicData>
              </a:graphic>
            </wp:inline>
          </w:drawing>
        </w:r>
      </w:ins>
    </w:p>
    <w:p w14:paraId="4B958FFD" w14:textId="1B6612DD" w:rsidR="00DF332E" w:rsidRDefault="00DF332E" w:rsidP="00C97A50">
      <w:pPr>
        <w:pStyle w:val="FigurePACKT"/>
      </w:pPr>
      <w:r w:rsidRPr="005B1D9E">
        <w:t>Figure 3.</w:t>
      </w:r>
      <w:r>
        <w:t>6</w:t>
      </w:r>
      <w:r w:rsidRPr="005B1D9E">
        <w:t xml:space="preserve">: </w:t>
      </w:r>
      <w:r>
        <w:t>Viewing core modules in PowerShell 5.1</w:t>
      </w:r>
    </w:p>
    <w:p w14:paraId="59C8663A" w14:textId="2641FBE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06.png</w:t>
      </w:r>
    </w:p>
    <w:p w14:paraId="7D078454" w14:textId="48F9CB9D" w:rsidR="00DF332E" w:rsidRDefault="003F607E" w:rsidP="002C4429">
      <w:r>
        <w:t xml:space="preserve">You then rerun this script block in a PowerShell 7.1 endpoint, in </w:t>
      </w:r>
      <w:r w:rsidRPr="00332C98">
        <w:rPr>
          <w:rStyle w:val="ItalicsPACKT"/>
        </w:rPr>
        <w:t>step 14</w:t>
      </w:r>
      <w:r>
        <w:t>. The output from this step looks like this:</w:t>
      </w:r>
    </w:p>
    <w:p w14:paraId="15CCE7CC" w14:textId="442D3C9D" w:rsidR="00DF332E" w:rsidRDefault="00DF332E" w:rsidP="002C4429">
      <w:pPr>
        <w:pStyle w:val="FigurePACKT"/>
      </w:pPr>
      <w:commentRangeStart w:id="12"/>
      <w:del w:id="13" w:author="Thomas Lee" w:date="2021-06-11T22:34:00Z">
        <w:r w:rsidDel="00CF6012">
          <w:lastRenderedPageBreak/>
          <w:drawing>
            <wp:inline distT="0" distB="0" distL="0" distR="0" wp14:anchorId="0FC295D2" wp14:editId="5554226B">
              <wp:extent cx="5429090" cy="214312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1291" cy="2155836"/>
                      </a:xfrm>
                      <a:prstGeom prst="rect">
                        <a:avLst/>
                      </a:prstGeom>
                    </pic:spPr>
                  </pic:pic>
                </a:graphicData>
              </a:graphic>
            </wp:inline>
          </w:drawing>
        </w:r>
      </w:del>
      <w:commentRangeEnd w:id="12"/>
      <w:r w:rsidR="00FF481D">
        <w:rPr>
          <w:rStyle w:val="CommentReference"/>
          <w:rFonts w:ascii="Calibri" w:hAnsi="Calibri"/>
          <w:noProof w:val="0"/>
        </w:rPr>
        <w:commentReference w:id="12"/>
      </w:r>
      <w:ins w:id="14" w:author="Thomas Lee" w:date="2021-06-11T22:37:00Z">
        <w:r w:rsidR="00CF6012">
          <w:drawing>
            <wp:inline distT="0" distB="0" distL="0" distR="0" wp14:anchorId="167B2875" wp14:editId="5A1912AA">
              <wp:extent cx="5446391" cy="21139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0081" cy="2115347"/>
                      </a:xfrm>
                      <a:prstGeom prst="rect">
                        <a:avLst/>
                      </a:prstGeom>
                    </pic:spPr>
                  </pic:pic>
                </a:graphicData>
              </a:graphic>
            </wp:inline>
          </w:drawing>
        </w:r>
      </w:ins>
    </w:p>
    <w:p w14:paraId="4F7D6A03" w14:textId="4D9C50B6" w:rsidR="00017FE5" w:rsidRPr="0007521F" w:rsidRDefault="00017FE5" w:rsidP="00C97A50">
      <w:pPr>
        <w:pStyle w:val="FigurePACKT"/>
      </w:pPr>
      <w:r w:rsidRPr="0007521F">
        <w:t xml:space="preserve">Figure 3.7: </w:t>
      </w:r>
      <w:r w:rsidR="0007521F" w:rsidRPr="0007521F">
        <w:t>Viewing core modules in PowerShell 7.1</w:t>
      </w:r>
    </w:p>
    <w:p w14:paraId="14053F85" w14:textId="675C281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07.png</w:t>
      </w:r>
    </w:p>
    <w:p w14:paraId="043008DD" w14:textId="245CE6FB" w:rsidR="00EC03C6" w:rsidRDefault="00EC03C6" w:rsidP="00EC03C6">
      <w:pPr>
        <w:pStyle w:val="Heading2"/>
      </w:pPr>
      <w:r>
        <w:t>There</w:t>
      </w:r>
      <w:r w:rsidR="0067493F">
        <w:t>’</w:t>
      </w:r>
      <w:r>
        <w:t>s more...</w:t>
      </w:r>
    </w:p>
    <w:p w14:paraId="1C31D5C6" w14:textId="76C0DFC5" w:rsidR="00365B21" w:rsidRDefault="00365B21" w:rsidP="00365B21">
      <w:pPr>
        <w:pStyle w:val="NumberedBulletPACKT"/>
        <w:numPr>
          <w:ilvl w:val="0"/>
          <w:numId w:val="0"/>
        </w:numPr>
      </w:pPr>
      <w:r>
        <w:t xml:space="preserve">The code in </w:t>
      </w:r>
      <w:r w:rsidRPr="00365B21">
        <w:rPr>
          <w:rStyle w:val="ItalicsPACKT"/>
        </w:rPr>
        <w:t xml:space="preserve">step </w:t>
      </w:r>
      <w:r w:rsidR="00ED3947">
        <w:rPr>
          <w:rStyle w:val="ItalicsPACKT"/>
        </w:rPr>
        <w:t>2</w:t>
      </w:r>
      <w:r>
        <w:t xml:space="preserve"> creates a PowerShell remoting endpoint to a well-known endpoint for Windows PowerShell 5. </w:t>
      </w:r>
      <w:r w:rsidR="000C7A25">
        <w:t xml:space="preserve">You </w:t>
      </w:r>
      <w:r w:rsidR="003F607E">
        <w:t>cannot</w:t>
      </w:r>
      <w:r w:rsidR="000C7A25">
        <w:t xml:space="preserve"> view Windows PowerShell remoting endpoint configurations from within PowerShell 7.1.</w:t>
      </w:r>
    </w:p>
    <w:p w14:paraId="31D8B154" w14:textId="24F95BC3" w:rsidR="00332C98" w:rsidRDefault="00365B21" w:rsidP="00614E17">
      <w:pPr>
        <w:pStyle w:val="NormalPACKT"/>
        <w:rPr>
          <w:rStyle w:val="ItalicsPACKT"/>
        </w:rPr>
      </w:pPr>
      <w:r>
        <w:t xml:space="preserve">In </w:t>
      </w:r>
      <w:r w:rsidRPr="00365B21">
        <w:rPr>
          <w:rStyle w:val="ItalicsPACKT"/>
        </w:rPr>
        <w:t>step 3</w:t>
      </w:r>
      <w:r>
        <w:t>, you get a session that provides PowerShell 7.1 using a s</w:t>
      </w:r>
      <w:r w:rsidR="000C7A25">
        <w:t>lig</w:t>
      </w:r>
      <w:r>
        <w:t xml:space="preserve">htly different technique than you used in </w:t>
      </w:r>
      <w:r w:rsidRPr="00365B21">
        <w:rPr>
          <w:rStyle w:val="ItalicsPACKT"/>
        </w:rPr>
        <w:t xml:space="preserve">step </w:t>
      </w:r>
      <w:r w:rsidR="00ED3947">
        <w:rPr>
          <w:rStyle w:val="ItalicsPACKT"/>
        </w:rPr>
        <w:t>2</w:t>
      </w:r>
      <w:r>
        <w:t>. PowerShell 7.1 has multiple endpoints</w:t>
      </w:r>
      <w:r w:rsidR="000C7A25">
        <w:t>,</w:t>
      </w:r>
      <w:r>
        <w:t xml:space="preserve"> especially if you have both a release version and a preview version loaded side</w:t>
      </w:r>
      <w:r w:rsidR="000C7A25">
        <w:t>-</w:t>
      </w:r>
      <w:r>
        <w:t>by</w:t>
      </w:r>
      <w:r w:rsidR="000C7A25">
        <w:t>-</w:t>
      </w:r>
      <w:r>
        <w:t xml:space="preserve">side. You can use </w:t>
      </w:r>
      <w:r w:rsidRPr="00365B21">
        <w:rPr>
          <w:rStyle w:val="CodeInTextPACKT"/>
        </w:rPr>
        <w:t>Get</w:t>
      </w:r>
      <w:r>
        <w:rPr>
          <w:rStyle w:val="CodeInTextPACKT"/>
        </w:rPr>
        <w:noBreakHyphen/>
      </w:r>
      <w:proofErr w:type="spellStart"/>
      <w:r w:rsidRPr="00365B21">
        <w:rPr>
          <w:rStyle w:val="CodeInTextPACKT"/>
        </w:rPr>
        <w:t>PSSessionConfiguration</w:t>
      </w:r>
      <w:proofErr w:type="spellEnd"/>
      <w:r w:rsidRPr="00614E17">
        <w:t xml:space="preserve"> </w:t>
      </w:r>
      <w:r>
        <w:t>to view the available rem</w:t>
      </w:r>
      <w:r w:rsidR="000C7A25">
        <w:t>o</w:t>
      </w:r>
      <w:r>
        <w:t xml:space="preserve">ting endpoint configurations </w:t>
      </w:r>
      <w:r w:rsidR="000C7A25">
        <w:t>in</w:t>
      </w:r>
      <w:r>
        <w:t xml:space="preserve"> your specific </w:t>
      </w:r>
      <w:r w:rsidR="000C7A25">
        <w:t xml:space="preserve">PowerShell 7 </w:t>
      </w:r>
      <w:r>
        <w:t>host.</w:t>
      </w:r>
      <w:r w:rsidR="00332C98">
        <w:t xml:space="preserve"> Thus, yo</w:t>
      </w:r>
      <w:r>
        <w:t xml:space="preserve">u </w:t>
      </w:r>
      <w:r w:rsidR="00332C98">
        <w:t>do</w:t>
      </w:r>
      <w:r>
        <w:t xml:space="preserve"> not see the Windows PowerShell </w:t>
      </w:r>
      <w:r>
        <w:lastRenderedPageBreak/>
        <w:t>remoting endpoints</w:t>
      </w:r>
      <w:r w:rsidR="00332C98">
        <w:t xml:space="preserve"> inside PowerShell </w:t>
      </w:r>
      <w:r w:rsidR="00DF332E">
        <w:t>7</w:t>
      </w:r>
      <w:r w:rsidR="00332C98">
        <w:t>.</w:t>
      </w:r>
      <w:r>
        <w:t xml:space="preserve"> </w:t>
      </w:r>
      <w:r w:rsidR="00332C98">
        <w:t xml:space="preserve">And although </w:t>
      </w:r>
      <w:r w:rsidR="000C7A25">
        <w:t>the</w:t>
      </w:r>
      <w:r>
        <w:t xml:space="preserve"> </w:t>
      </w:r>
      <w:r w:rsidRPr="000C7A25">
        <w:rPr>
          <w:rStyle w:val="CodeInTextPACKT"/>
        </w:rPr>
        <w:t>Get-</w:t>
      </w:r>
      <w:proofErr w:type="spellStart"/>
      <w:r w:rsidRPr="000C7A25">
        <w:rPr>
          <w:rStyle w:val="CodeInTextPACKT"/>
        </w:rPr>
        <w:t>PSSessionConfiguration</w:t>
      </w:r>
      <w:proofErr w:type="spellEnd"/>
      <w:r>
        <w:t xml:space="preserve"> </w:t>
      </w:r>
      <w:r w:rsidR="000C7A25">
        <w:t xml:space="preserve">cmdlet </w:t>
      </w:r>
      <w:r>
        <w:t>does not return any Windows PowerShell configuration details, the remoting endpoints do exist</w:t>
      </w:r>
      <w:r w:rsidR="00332C98">
        <w:t>,</w:t>
      </w:r>
      <w:r>
        <w:t xml:space="preserve"> </w:t>
      </w:r>
      <w:r w:rsidR="00332C98">
        <w:t xml:space="preserve">and you can use them, </w:t>
      </w:r>
      <w:r>
        <w:t xml:space="preserve">as you see in </w:t>
      </w:r>
      <w:r w:rsidRPr="00365B21">
        <w:rPr>
          <w:rStyle w:val="ItalicsPACKT"/>
        </w:rPr>
        <w:t>step 2</w:t>
      </w:r>
      <w:r w:rsidR="00332C98">
        <w:rPr>
          <w:rStyle w:val="ItalicsPACKT"/>
        </w:rPr>
        <w:t>.</w:t>
      </w:r>
    </w:p>
    <w:p w14:paraId="20B3D74B" w14:textId="08904C39" w:rsidR="00365B21" w:rsidRDefault="00332C98" w:rsidP="00332C98">
      <w:pPr>
        <w:pStyle w:val="NormalPACKT"/>
      </w:pPr>
      <w:r>
        <w:t xml:space="preserve">In </w:t>
      </w:r>
      <w:r w:rsidRPr="00332C98">
        <w:rPr>
          <w:rStyle w:val="ItalicsPACKT"/>
        </w:rPr>
        <w:t>step</w:t>
      </w:r>
      <w:r w:rsidR="00067134">
        <w:rPr>
          <w:rStyle w:val="ItalicsPACKT"/>
        </w:rPr>
        <w:t>s</w:t>
      </w:r>
      <w:r w:rsidRPr="00332C98">
        <w:rPr>
          <w:rStyle w:val="ItalicsPACKT"/>
        </w:rPr>
        <w:t xml:space="preserve"> 5</w:t>
      </w:r>
      <w:r>
        <w:t xml:space="preserve"> and </w:t>
      </w:r>
      <w:r w:rsidRPr="00332C98">
        <w:rPr>
          <w:rStyle w:val="ItalicsPACKT"/>
        </w:rPr>
        <w:t>6</w:t>
      </w:r>
      <w:r>
        <w:t xml:space="preserve">, you discover the default module paths in Windows PowerShell and PowerShell 7.1. As you can see, in PowerShell 7, there are five default module paths, versus just three in Windows PowerShell 5.1. The first </w:t>
      </w:r>
      <w:r w:rsidR="00067134">
        <w:t>three</w:t>
      </w:r>
      <w:r>
        <w:t xml:space="preserve"> module folders with PowerShell 7 enable PowerShell 7 to pick up commands from PowerShell 7.1</w:t>
      </w:r>
      <w:r w:rsidR="00067134">
        <w:t>-</w:t>
      </w:r>
      <w:r>
        <w:t>specific folders (if they exist)</w:t>
      </w:r>
      <w:r w:rsidR="0006632E">
        <w:t>,</w:t>
      </w:r>
      <w:r>
        <w:t xml:space="preserve"> and the last two modules enabl</w:t>
      </w:r>
      <w:r w:rsidR="0006632E">
        <w:t>e</w:t>
      </w:r>
      <w:r>
        <w:t xml:space="preserve"> you to access older Windows PowerShell commands which you do not have with PowerShell 7. </w:t>
      </w:r>
    </w:p>
    <w:p w14:paraId="711312D2" w14:textId="7EE3F69A" w:rsidR="00365B21" w:rsidRDefault="003F607E" w:rsidP="002E4B1B">
      <w:pPr>
        <w:pStyle w:val="NormalPACKT"/>
      </w:pPr>
      <w:r>
        <w:t xml:space="preserve">In </w:t>
      </w:r>
      <w:r w:rsidRPr="00332C98">
        <w:rPr>
          <w:rStyle w:val="ItalicsPACKT"/>
        </w:rPr>
        <w:t>step</w:t>
      </w:r>
      <w:r w:rsidR="00067134">
        <w:rPr>
          <w:rStyle w:val="ItalicsPACKT"/>
        </w:rPr>
        <w:t>s</w:t>
      </w:r>
      <w:r w:rsidRPr="00332C98">
        <w:rPr>
          <w:rStyle w:val="ItalicsPACKT"/>
        </w:rPr>
        <w:t xml:space="preserve"> 13</w:t>
      </w:r>
      <w:r>
        <w:t xml:space="preserve"> and </w:t>
      </w:r>
      <w:r w:rsidRPr="00332C98">
        <w:rPr>
          <w:rStyle w:val="ItalicsPACKT"/>
        </w:rPr>
        <w:t>14</w:t>
      </w:r>
      <w:r>
        <w:t xml:space="preserve">, you discover the core modules inside Windows PowerShell. These core modules contain the basic internal </w:t>
      </w:r>
      <w:r w:rsidR="00332C98">
        <w:t>PowerShell</w:t>
      </w:r>
      <w:r>
        <w:t xml:space="preserve"> commands, such as </w:t>
      </w:r>
      <w:r w:rsidR="00332C98" w:rsidRPr="002C2D82">
        <w:rPr>
          <w:rStyle w:val="CodeInTextPACKT"/>
        </w:rPr>
        <w:t>Get-ChildItem</w:t>
      </w:r>
      <w:r w:rsidR="002E4B1B">
        <w:t xml:space="preserve">, </w:t>
      </w:r>
      <w:r w:rsidR="00332C98">
        <w:t xml:space="preserve">found in the </w:t>
      </w:r>
      <w:r w:rsidR="00332C98" w:rsidRPr="00332C98">
        <w:rPr>
          <w:rStyle w:val="CodeInTextPACKT"/>
        </w:rPr>
        <w:t>Microsoft.PowerShell.Management</w:t>
      </w:r>
      <w:r w:rsidR="00332C98">
        <w:t xml:space="preserve"> module.</w:t>
      </w:r>
      <w:r w:rsidR="00365B21">
        <w:t xml:space="preserve"> </w:t>
      </w:r>
    </w:p>
    <w:p w14:paraId="7DA3B1C9" w14:textId="7F1F0E8F" w:rsidR="00EC03C6" w:rsidRDefault="00A62151" w:rsidP="00EC03C6">
      <w:pPr>
        <w:pStyle w:val="Heading1"/>
        <w:tabs>
          <w:tab w:val="left" w:pos="0"/>
        </w:tabs>
      </w:pPr>
      <w:r>
        <w:t>Using</w:t>
      </w:r>
      <w:r w:rsidR="00EC03C6" w:rsidRPr="00412A5B">
        <w:t xml:space="preserve"> </w:t>
      </w:r>
      <w:r w:rsidR="00867D28">
        <w:t xml:space="preserve">the Windows </w:t>
      </w:r>
      <w:r w:rsidR="00D552E9">
        <w:t xml:space="preserve">PowerShell </w:t>
      </w:r>
      <w:r w:rsidR="00D55F62">
        <w:t>c</w:t>
      </w:r>
      <w:r w:rsidR="00867D28">
        <w:t xml:space="preserve">ompatibility </w:t>
      </w:r>
      <w:r w:rsidR="00D55F62">
        <w:t>s</w:t>
      </w:r>
      <w:r w:rsidR="00867D28">
        <w:t>olution</w:t>
      </w:r>
    </w:p>
    <w:p w14:paraId="50E2AE91" w14:textId="5E2AAACE" w:rsidR="00332C98" w:rsidRDefault="00332C98" w:rsidP="00332C98">
      <w:pPr>
        <w:pStyle w:val="NormalPACKT"/>
        <w:rPr>
          <w:lang w:val="en-GB"/>
        </w:rPr>
      </w:pPr>
      <w:r>
        <w:rPr>
          <w:lang w:val="en-GB"/>
        </w:rPr>
        <w:t xml:space="preserve">The PowerShell 7 Windows </w:t>
      </w:r>
      <w:r w:rsidR="005B32FC">
        <w:rPr>
          <w:lang w:val="en-GB"/>
        </w:rPr>
        <w:t>c</w:t>
      </w:r>
      <w:r w:rsidR="00C03E04">
        <w:rPr>
          <w:lang w:val="en-GB"/>
        </w:rPr>
        <w:t>ompatibility</w:t>
      </w:r>
      <w:r>
        <w:rPr>
          <w:lang w:val="en-GB"/>
        </w:rPr>
        <w:t xml:space="preserve"> solution allows you to use older Windows PowerShell commands whose developers have not (yet) ported the commands to work natively in PowerShell 7. PowerShell 7 creates a special remoting session into a Windows PowerShell 5.1 endpoint, loads the modules into the remote session, then uses implicit remoting to expose proxy functions inside the PowerShell 7 session. </w:t>
      </w:r>
      <w:r w:rsidR="008369E1">
        <w:rPr>
          <w:lang w:val="en-GB"/>
        </w:rPr>
        <w:t xml:space="preserve">This remoting session has a unique session name, </w:t>
      </w:r>
      <w:proofErr w:type="spellStart"/>
      <w:r w:rsidR="008369E1" w:rsidRPr="00B30419">
        <w:rPr>
          <w:rStyle w:val="CodeInTextPACKT"/>
        </w:rPr>
        <w:t>WinPSCompatSession</w:t>
      </w:r>
      <w:proofErr w:type="spellEnd"/>
      <w:r w:rsidR="008369E1">
        <w:t>. Should you use multiple Windows PowerShell modules, PowerShell 7 loads them all into a single remoting session. Also, this session use</w:t>
      </w:r>
      <w:r w:rsidR="000C2566">
        <w:t>s</w:t>
      </w:r>
      <w:r w:rsidR="008369E1">
        <w:t xml:space="preserve"> the </w:t>
      </w:r>
      <w:r w:rsidR="0067493F">
        <w:t>“</w:t>
      </w:r>
      <w:r w:rsidR="008369E1">
        <w:t>process</w:t>
      </w:r>
      <w:r w:rsidR="0067493F">
        <w:t>”</w:t>
      </w:r>
      <w:r w:rsidR="008369E1">
        <w:t xml:space="preserve"> transport mechanism versus</w:t>
      </w:r>
      <w:r w:rsidR="00304456">
        <w:t xml:space="preserve"> </w:t>
      </w:r>
      <w:r w:rsidR="00304456" w:rsidRPr="00204605">
        <w:rPr>
          <w:b/>
          <w:bCs/>
        </w:rPr>
        <w:t>Windows Remote Management</w:t>
      </w:r>
      <w:r w:rsidR="00304456">
        <w:t xml:space="preserve"> (</w:t>
      </w:r>
      <w:r w:rsidR="008369E1" w:rsidRPr="00204605">
        <w:rPr>
          <w:b/>
          <w:bCs/>
        </w:rPr>
        <w:t>WinRM</w:t>
      </w:r>
      <w:r w:rsidR="00304456">
        <w:t>)</w:t>
      </w:r>
      <w:r w:rsidR="008369E1">
        <w:t xml:space="preserve">. </w:t>
      </w:r>
      <w:r w:rsidR="00304456">
        <w:t xml:space="preserve">WinRM is the core transport protocol used with PowerShell remoting. </w:t>
      </w:r>
      <w:r w:rsidR="008369E1">
        <w:t>The process transport is the transport used to run background jobs</w:t>
      </w:r>
      <w:r w:rsidR="00287D21">
        <w:t>; it</w:t>
      </w:r>
      <w:r w:rsidR="008369E1">
        <w:t xml:space="preserve"> has less overhead th</w:t>
      </w:r>
      <w:r w:rsidR="000C2566">
        <w:t>a</w:t>
      </w:r>
      <w:r w:rsidR="008369E1">
        <w:t xml:space="preserve">n using WinRM, so is more efficient. </w:t>
      </w:r>
    </w:p>
    <w:p w14:paraId="5FE19933" w14:textId="4ABDE22D" w:rsidR="008369E1" w:rsidRDefault="00332C98" w:rsidP="00332C98">
      <w:pPr>
        <w:pStyle w:val="NormalPACKT"/>
        <w:rPr>
          <w:lang w:val="en-GB"/>
        </w:rPr>
      </w:pPr>
      <w:r>
        <w:rPr>
          <w:lang w:val="en-GB"/>
        </w:rPr>
        <w:t>An example of</w:t>
      </w:r>
      <w:r w:rsidR="008369E1">
        <w:rPr>
          <w:lang w:val="en-GB"/>
        </w:rPr>
        <w:t xml:space="preserve"> </w:t>
      </w:r>
      <w:r>
        <w:rPr>
          <w:lang w:val="en-GB"/>
        </w:rPr>
        <w:t>th</w:t>
      </w:r>
      <w:r w:rsidR="008369E1">
        <w:rPr>
          <w:lang w:val="en-GB"/>
        </w:rPr>
        <w:t xml:space="preserve">e compatibility mechanism </w:t>
      </w:r>
      <w:r>
        <w:rPr>
          <w:lang w:val="en-GB"/>
        </w:rPr>
        <w:t xml:space="preserve">is using </w:t>
      </w:r>
      <w:r w:rsidRPr="00332C98">
        <w:rPr>
          <w:rStyle w:val="CodeInTextPACKT"/>
        </w:rPr>
        <w:t>Get-WindowsFeature</w:t>
      </w:r>
      <w:r>
        <w:rPr>
          <w:lang w:val="en-GB"/>
        </w:rPr>
        <w:t xml:space="preserve">, a cmdlet inside the </w:t>
      </w:r>
      <w:proofErr w:type="spellStart"/>
      <w:r w:rsidR="00C03E04" w:rsidRPr="008369E1">
        <w:rPr>
          <w:rStyle w:val="CodeInTextPACKT"/>
        </w:rPr>
        <w:t>ServerManager</w:t>
      </w:r>
      <w:proofErr w:type="spellEnd"/>
      <w:r>
        <w:rPr>
          <w:lang w:val="en-GB"/>
        </w:rPr>
        <w:t xml:space="preserve"> module. You use the command to get </w:t>
      </w:r>
      <w:r w:rsidR="008369E1">
        <w:rPr>
          <w:lang w:val="en-GB"/>
        </w:rPr>
        <w:t xml:space="preserve">details of </w:t>
      </w:r>
      <w:r>
        <w:rPr>
          <w:lang w:val="en-GB"/>
        </w:rPr>
        <w:t xml:space="preserve">features </w:t>
      </w:r>
      <w:r w:rsidR="008369E1">
        <w:rPr>
          <w:lang w:val="en-GB"/>
        </w:rPr>
        <w:t xml:space="preserve">which </w:t>
      </w:r>
      <w:r>
        <w:rPr>
          <w:lang w:val="en-GB"/>
        </w:rPr>
        <w:t xml:space="preserve">are </w:t>
      </w:r>
      <w:r w:rsidR="008369E1">
        <w:rPr>
          <w:lang w:val="en-GB"/>
        </w:rPr>
        <w:t>installed</w:t>
      </w:r>
      <w:r>
        <w:rPr>
          <w:lang w:val="en-GB"/>
        </w:rPr>
        <w:t xml:space="preserve">, or not, inside Windows Server. </w:t>
      </w:r>
      <w:r w:rsidR="008369E1">
        <w:rPr>
          <w:lang w:val="en-GB"/>
        </w:rPr>
        <w:t xml:space="preserve">You use other commands in the </w:t>
      </w:r>
      <w:proofErr w:type="spellStart"/>
      <w:r w:rsidR="008369E1" w:rsidRPr="008369E1">
        <w:rPr>
          <w:rStyle w:val="CodeInTextPACKT"/>
        </w:rPr>
        <w:t>ServerManager</w:t>
      </w:r>
      <w:proofErr w:type="spellEnd"/>
      <w:r w:rsidR="008369E1">
        <w:rPr>
          <w:lang w:val="en-GB"/>
        </w:rPr>
        <w:t xml:space="preserve"> module to install and remove features. Unfortunately, the Windows Server team has not yet updated this module to work within PowerShell core</w:t>
      </w:r>
      <w:r w:rsidR="000C2566">
        <w:rPr>
          <w:lang w:val="en-GB"/>
        </w:rPr>
        <w:t xml:space="preserve">. </w:t>
      </w:r>
      <w:r w:rsidR="00304456">
        <w:rPr>
          <w:lang w:val="en-GB"/>
        </w:rPr>
        <w:t>Via</w:t>
      </w:r>
      <w:r w:rsidR="008369E1">
        <w:rPr>
          <w:lang w:val="en-GB"/>
        </w:rPr>
        <w:t xml:space="preserve"> the compatibility solution, the commands</w:t>
      </w:r>
      <w:r w:rsidR="00304456">
        <w:rPr>
          <w:lang w:val="en-GB"/>
        </w:rPr>
        <w:t xml:space="preserve"> in the </w:t>
      </w:r>
      <w:proofErr w:type="spellStart"/>
      <w:r w:rsidR="00304456" w:rsidRPr="00114E2B">
        <w:rPr>
          <w:rStyle w:val="CodeInTextPACKT"/>
        </w:rPr>
        <w:t>ServerManager</w:t>
      </w:r>
      <w:proofErr w:type="spellEnd"/>
      <w:r w:rsidR="00304456">
        <w:rPr>
          <w:lang w:val="en-GB"/>
        </w:rPr>
        <w:t xml:space="preserve"> module</w:t>
      </w:r>
      <w:r w:rsidR="008369E1">
        <w:rPr>
          <w:lang w:val="en-GB"/>
        </w:rPr>
        <w:t xml:space="preserve"> enable you to add, remove, and view features. The Windows PowerShell compatibility mechanism allows you to use existing </w:t>
      </w:r>
      <w:r w:rsidR="00FD373E">
        <w:rPr>
          <w:lang w:val="en-GB"/>
        </w:rPr>
        <w:t xml:space="preserve">Windows PowerShell </w:t>
      </w:r>
      <w:r w:rsidR="008369E1">
        <w:rPr>
          <w:lang w:val="en-GB"/>
        </w:rPr>
        <w:t>scripts</w:t>
      </w:r>
      <w:r w:rsidR="00FD373E">
        <w:rPr>
          <w:lang w:val="en-GB"/>
        </w:rPr>
        <w:t xml:space="preserve"> in PowerShell 7, although with some very minor caveats.</w:t>
      </w:r>
    </w:p>
    <w:p w14:paraId="6C7B3942" w14:textId="5FA2D8E9" w:rsidR="00332C98" w:rsidRDefault="00332C98" w:rsidP="00332C98">
      <w:pPr>
        <w:pStyle w:val="NormalPACKT"/>
        <w:rPr>
          <w:lang w:val="en-GB"/>
        </w:rPr>
      </w:pPr>
      <w:r>
        <w:rPr>
          <w:lang w:val="en-GB"/>
        </w:rPr>
        <w:t xml:space="preserve">When you invoke </w:t>
      </w:r>
      <w:r w:rsidR="008369E1">
        <w:rPr>
          <w:lang w:val="en-GB"/>
        </w:rPr>
        <w:t xml:space="preserve">commands </w:t>
      </w:r>
      <w:r>
        <w:rPr>
          <w:lang w:val="en-GB"/>
        </w:rPr>
        <w:t xml:space="preserve">in PowerShell 7, PowerShell uses its command discovery mechanism to determine </w:t>
      </w:r>
      <w:r w:rsidR="008369E1">
        <w:rPr>
          <w:lang w:val="en-GB"/>
        </w:rPr>
        <w:t>which module contains your desired command</w:t>
      </w:r>
      <w:r w:rsidR="00413DE2">
        <w:rPr>
          <w:lang w:val="en-GB"/>
        </w:rPr>
        <w:t>. I</w:t>
      </w:r>
      <w:r w:rsidR="008369E1">
        <w:rPr>
          <w:lang w:val="en-GB"/>
        </w:rPr>
        <w:t>n this case</w:t>
      </w:r>
      <w:r w:rsidR="000C2566">
        <w:rPr>
          <w:lang w:val="en-GB"/>
        </w:rPr>
        <w:t>,</w:t>
      </w:r>
      <w:r w:rsidR="008369E1">
        <w:rPr>
          <w:lang w:val="en-GB"/>
        </w:rPr>
        <w:t xml:space="preserve"> </w:t>
      </w:r>
      <w:r>
        <w:rPr>
          <w:lang w:val="en-GB"/>
        </w:rPr>
        <w:t>th</w:t>
      </w:r>
      <w:r w:rsidR="00FD373E">
        <w:rPr>
          <w:lang w:val="en-GB"/>
        </w:rPr>
        <w:t xml:space="preserve">at </w:t>
      </w:r>
      <w:r w:rsidR="00FD373E">
        <w:rPr>
          <w:lang w:val="en-GB"/>
        </w:rPr>
        <w:lastRenderedPageBreak/>
        <w:t xml:space="preserve">module is the </w:t>
      </w:r>
      <w:proofErr w:type="spellStart"/>
      <w:r w:rsidRPr="00332C98">
        <w:rPr>
          <w:rStyle w:val="CodeInTextPACKT"/>
        </w:rPr>
        <w:t>ServerManager</w:t>
      </w:r>
      <w:proofErr w:type="spellEnd"/>
      <w:r w:rsidR="008369E1" w:rsidRPr="00114E2B">
        <w:t xml:space="preserve"> </w:t>
      </w:r>
      <w:r w:rsidR="008369E1" w:rsidRPr="008369E1">
        <w:t>Windows PowerS</w:t>
      </w:r>
      <w:r w:rsidR="008369E1">
        <w:t>h</w:t>
      </w:r>
      <w:r w:rsidR="008369E1" w:rsidRPr="008369E1">
        <w:t xml:space="preserve">ell </w:t>
      </w:r>
      <w:r w:rsidR="00FD373E">
        <w:rPr>
          <w:lang w:val="en-GB"/>
        </w:rPr>
        <w:t>module</w:t>
      </w:r>
      <w:r>
        <w:rPr>
          <w:lang w:val="en-GB"/>
        </w:rPr>
        <w:t>. PowerShell 7 then creates the remoting session and</w:t>
      </w:r>
      <w:r w:rsidR="00DE63CB">
        <w:rPr>
          <w:lang w:val="en-GB"/>
        </w:rPr>
        <w:t>,</w:t>
      </w:r>
      <w:r>
        <w:rPr>
          <w:lang w:val="en-GB"/>
        </w:rPr>
        <w:t xml:space="preserve"> </w:t>
      </w:r>
      <w:r w:rsidR="008369E1">
        <w:rPr>
          <w:lang w:val="en-GB"/>
        </w:rPr>
        <w:t xml:space="preserve">using implicit remoting, </w:t>
      </w:r>
      <w:r>
        <w:rPr>
          <w:lang w:val="en-GB"/>
        </w:rPr>
        <w:t>imports the command</w:t>
      </w:r>
      <w:r w:rsidR="008369E1">
        <w:rPr>
          <w:lang w:val="en-GB"/>
        </w:rPr>
        <w:t>s</w:t>
      </w:r>
      <w:r>
        <w:rPr>
          <w:lang w:val="en-GB"/>
        </w:rPr>
        <w:t xml:space="preserve"> </w:t>
      </w:r>
      <w:r w:rsidR="008369E1">
        <w:rPr>
          <w:lang w:val="en-GB"/>
        </w:rPr>
        <w:t xml:space="preserve">in the module as </w:t>
      </w:r>
      <w:r>
        <w:rPr>
          <w:lang w:val="en-GB"/>
        </w:rPr>
        <w:t>proxy function</w:t>
      </w:r>
      <w:r w:rsidR="000C2566">
        <w:rPr>
          <w:lang w:val="en-GB"/>
        </w:rPr>
        <w:t>s. You then invoke the proxy functions to accomplish your goal</w:t>
      </w:r>
      <w:r>
        <w:rPr>
          <w:lang w:val="en-GB"/>
        </w:rPr>
        <w:t xml:space="preserve">. </w:t>
      </w:r>
      <w:r w:rsidR="00FD373E">
        <w:rPr>
          <w:lang w:val="en-GB"/>
        </w:rPr>
        <w:t>For the most part, this is totally transparent</w:t>
      </w:r>
      <w:r w:rsidR="000C2566">
        <w:rPr>
          <w:lang w:val="en-GB"/>
        </w:rPr>
        <w:t>. Y</w:t>
      </w:r>
      <w:r w:rsidR="00FD373E">
        <w:rPr>
          <w:lang w:val="en-GB"/>
        </w:rPr>
        <w:t>ou use the</w:t>
      </w:r>
      <w:r w:rsidR="000C2566">
        <w:rPr>
          <w:lang w:val="en-GB"/>
        </w:rPr>
        <w:t xml:space="preserve"> module</w:t>
      </w:r>
      <w:r w:rsidR="0067493F">
        <w:rPr>
          <w:lang w:val="en-GB"/>
        </w:rPr>
        <w:t>’</w:t>
      </w:r>
      <w:r w:rsidR="000C2566">
        <w:rPr>
          <w:lang w:val="en-GB"/>
        </w:rPr>
        <w:t xml:space="preserve">s </w:t>
      </w:r>
      <w:r w:rsidR="00FD373E">
        <w:rPr>
          <w:lang w:val="en-GB"/>
        </w:rPr>
        <w:t>command</w:t>
      </w:r>
      <w:r w:rsidR="000C2566">
        <w:rPr>
          <w:lang w:val="en-GB"/>
        </w:rPr>
        <w:t>s,</w:t>
      </w:r>
      <w:r w:rsidR="00FD373E">
        <w:rPr>
          <w:lang w:val="en-GB"/>
        </w:rPr>
        <w:t xml:space="preserve"> and </w:t>
      </w:r>
      <w:r w:rsidR="000C2566">
        <w:rPr>
          <w:lang w:val="en-GB"/>
        </w:rPr>
        <w:t>they</w:t>
      </w:r>
      <w:r w:rsidR="00FD373E">
        <w:rPr>
          <w:lang w:val="en-GB"/>
        </w:rPr>
        <w:t xml:space="preserve"> return the object</w:t>
      </w:r>
      <w:r w:rsidR="000C2566">
        <w:rPr>
          <w:lang w:val="en-GB"/>
        </w:rPr>
        <w:t>(</w:t>
      </w:r>
      <w:r w:rsidR="00FD373E">
        <w:rPr>
          <w:lang w:val="en-GB"/>
        </w:rPr>
        <w:t>s</w:t>
      </w:r>
      <w:r w:rsidR="000C2566">
        <w:rPr>
          <w:lang w:val="en-GB"/>
        </w:rPr>
        <w:t>)</w:t>
      </w:r>
      <w:r w:rsidR="00FD373E">
        <w:rPr>
          <w:lang w:val="en-GB"/>
        </w:rPr>
        <w:t xml:space="preserve"> you </w:t>
      </w:r>
      <w:r w:rsidR="000C2566">
        <w:rPr>
          <w:lang w:val="en-GB"/>
        </w:rPr>
        <w:t>request</w:t>
      </w:r>
      <w:r w:rsidR="00FD373E">
        <w:rPr>
          <w:lang w:val="en-GB"/>
        </w:rPr>
        <w:t xml:space="preserve">. </w:t>
      </w:r>
      <w:r w:rsidR="000C2566">
        <w:rPr>
          <w:lang w:val="en-GB"/>
        </w:rPr>
        <w:t>A</w:t>
      </w:r>
      <w:r w:rsidR="00FD373E">
        <w:rPr>
          <w:lang w:val="en-GB"/>
        </w:rPr>
        <w:t xml:space="preserve"> minor caveat is that the</w:t>
      </w:r>
      <w:r w:rsidR="000C2566">
        <w:rPr>
          <w:lang w:val="en-GB"/>
        </w:rPr>
        <w:t xml:space="preserve"> compatibility mechanism does not import </w:t>
      </w:r>
      <w:r w:rsidR="000C661F">
        <w:rPr>
          <w:lang w:val="en-GB"/>
        </w:rPr>
        <w:t>format</w:t>
      </w:r>
      <w:r w:rsidR="00FD373E">
        <w:rPr>
          <w:lang w:val="en-GB"/>
        </w:rPr>
        <w:t xml:space="preserve"> XML</w:t>
      </w:r>
      <w:r w:rsidR="000C2566">
        <w:rPr>
          <w:lang w:val="en-GB"/>
        </w:rPr>
        <w:t xml:space="preserve"> for the Windows PowerShell module. The result is that </w:t>
      </w:r>
      <w:r w:rsidR="00FD373E">
        <w:rPr>
          <w:lang w:val="en-GB"/>
        </w:rPr>
        <w:t xml:space="preserve">the default </w:t>
      </w:r>
      <w:r w:rsidR="00B30419">
        <w:rPr>
          <w:lang w:val="en-GB"/>
        </w:rPr>
        <w:t>output</w:t>
      </w:r>
      <w:r w:rsidR="00FD373E">
        <w:rPr>
          <w:lang w:val="en-GB"/>
        </w:rPr>
        <w:t xml:space="preserve"> of some objects is not the same</w:t>
      </w:r>
      <w:r w:rsidR="000C2566">
        <w:rPr>
          <w:lang w:val="en-GB"/>
        </w:rPr>
        <w:t>. T</w:t>
      </w:r>
      <w:r w:rsidR="00FD373E">
        <w:rPr>
          <w:lang w:val="en-GB"/>
        </w:rPr>
        <w:t>here is a workaround for this</w:t>
      </w:r>
      <w:r w:rsidR="00DE63CB">
        <w:rPr>
          <w:lang w:val="en-GB"/>
        </w:rPr>
        <w:t>,</w:t>
      </w:r>
      <w:r w:rsidR="00FD373E">
        <w:rPr>
          <w:lang w:val="en-GB"/>
        </w:rPr>
        <w:t xml:space="preserve"> </w:t>
      </w:r>
      <w:r w:rsidR="00304456">
        <w:rPr>
          <w:lang w:val="en-GB"/>
        </w:rPr>
        <w:t xml:space="preserve">described </w:t>
      </w:r>
      <w:r w:rsidR="000C2566">
        <w:rPr>
          <w:lang w:val="en-GB"/>
        </w:rPr>
        <w:t xml:space="preserve">in </w:t>
      </w:r>
      <w:r w:rsidR="002F4227">
        <w:rPr>
          <w:lang w:val="en-GB"/>
        </w:rPr>
        <w:t xml:space="preserve">the </w:t>
      </w:r>
      <w:r w:rsidR="005F0B5E" w:rsidRPr="00A339CC">
        <w:rPr>
          <w:rStyle w:val="ItalicsPACKT"/>
        </w:rPr>
        <w:t>I</w:t>
      </w:r>
      <w:r w:rsidR="000C2566" w:rsidRPr="00A339CC">
        <w:rPr>
          <w:rStyle w:val="ItalicsPACKT"/>
        </w:rPr>
        <w:t>mporting</w:t>
      </w:r>
      <w:r w:rsidR="000C2566" w:rsidRPr="000C2566">
        <w:rPr>
          <w:rStyle w:val="ItalicsPACKT"/>
        </w:rPr>
        <w:t xml:space="preserve"> </w:t>
      </w:r>
      <w:r w:rsidR="002956F5">
        <w:rPr>
          <w:rStyle w:val="ItalicsPACKT"/>
        </w:rPr>
        <w:t>format</w:t>
      </w:r>
      <w:r w:rsidR="000C2566" w:rsidRPr="000C2566">
        <w:rPr>
          <w:rStyle w:val="ItalicsPACKT"/>
        </w:rPr>
        <w:t xml:space="preserve"> XML</w:t>
      </w:r>
      <w:r w:rsidR="002F4227">
        <w:rPr>
          <w:lang w:val="en-GB"/>
        </w:rPr>
        <w:t xml:space="preserve"> </w:t>
      </w:r>
      <w:r w:rsidR="000D26F0">
        <w:rPr>
          <w:lang w:val="en-GB"/>
        </w:rPr>
        <w:t>recipe</w:t>
      </w:r>
      <w:r w:rsidR="002F4227">
        <w:rPr>
          <w:lang w:val="en-GB"/>
        </w:rPr>
        <w:t>.</w:t>
      </w:r>
    </w:p>
    <w:p w14:paraId="65AB2A47" w14:textId="6F8D2A06" w:rsidR="00FD373E" w:rsidRDefault="00332C98" w:rsidP="00332C98">
      <w:pPr>
        <w:pStyle w:val="NormalPACKT"/>
        <w:rPr>
          <w:lang w:val="en-GB"/>
        </w:rPr>
      </w:pPr>
      <w:r>
        <w:rPr>
          <w:lang w:val="en-GB"/>
        </w:rPr>
        <w:t xml:space="preserve">With implicit remoting, PowerShell creates a function inside </w:t>
      </w:r>
      <w:r w:rsidR="008369E1">
        <w:rPr>
          <w:lang w:val="en-GB"/>
        </w:rPr>
        <w:t xml:space="preserve">a </w:t>
      </w:r>
      <w:r>
        <w:rPr>
          <w:lang w:val="en-GB"/>
        </w:rPr>
        <w:t>PowerShell 7 session with the same name and parameters as the actual command</w:t>
      </w:r>
      <w:r w:rsidR="008369E1">
        <w:rPr>
          <w:lang w:val="en-GB"/>
        </w:rPr>
        <w:t xml:space="preserve"> (in the remote session)</w:t>
      </w:r>
      <w:r>
        <w:rPr>
          <w:lang w:val="en-GB"/>
        </w:rPr>
        <w:t xml:space="preserve">. </w:t>
      </w:r>
      <w:r w:rsidR="00FD373E">
        <w:rPr>
          <w:lang w:val="en-GB"/>
        </w:rPr>
        <w:t xml:space="preserve">You can view the function definition in the </w:t>
      </w:r>
      <w:r w:rsidR="00FD373E" w:rsidRPr="000A250D">
        <w:rPr>
          <w:rStyle w:val="CodeInTextPACKT"/>
        </w:rPr>
        <w:t>Function</w:t>
      </w:r>
      <w:r w:rsidR="00FD373E">
        <w:rPr>
          <w:lang w:val="en-GB"/>
        </w:rPr>
        <w:t xml:space="preserve"> drive (</w:t>
      </w:r>
      <w:r w:rsidR="00FD373E" w:rsidRPr="00FD373E">
        <w:rPr>
          <w:rStyle w:val="CodeInTextPACKT"/>
        </w:rPr>
        <w:t xml:space="preserve">Get-Item </w:t>
      </w:r>
      <w:proofErr w:type="spellStart"/>
      <w:r w:rsidR="00FD373E" w:rsidRPr="00FD373E">
        <w:rPr>
          <w:rStyle w:val="CodeInTextPACKT"/>
        </w:rPr>
        <w:t>Function:Get-WindowsFeature</w:t>
      </w:r>
      <w:proofErr w:type="spellEnd"/>
      <w:r w:rsidR="00FD373E" w:rsidRPr="00FD373E">
        <w:rPr>
          <w:rStyle w:val="CodeInTextPACKT"/>
        </w:rPr>
        <w:t xml:space="preserve"> | Format-List -Property *</w:t>
      </w:r>
      <w:r w:rsidR="00FD373E">
        <w:rPr>
          <w:lang w:val="en-GB"/>
        </w:rPr>
        <w:t>). The output show</w:t>
      </w:r>
      <w:r w:rsidR="000C2566">
        <w:rPr>
          <w:lang w:val="en-GB"/>
        </w:rPr>
        <w:t>s</w:t>
      </w:r>
      <w:r w:rsidR="00FD373E">
        <w:rPr>
          <w:lang w:val="en-GB"/>
        </w:rPr>
        <w:t xml:space="preserve"> the proxy function definition which PowerShell 7 creates when it imports the remote module. </w:t>
      </w:r>
    </w:p>
    <w:p w14:paraId="01AF2D2E" w14:textId="23B6A2D4" w:rsidR="00332C98" w:rsidRDefault="00332C98" w:rsidP="00332C98">
      <w:pPr>
        <w:pStyle w:val="NormalPACKT"/>
        <w:rPr>
          <w:lang w:val="en-GB"/>
        </w:rPr>
      </w:pPr>
      <w:r>
        <w:rPr>
          <w:lang w:val="en-GB"/>
        </w:rPr>
        <w:t xml:space="preserve">When you invoke the command by name, </w:t>
      </w:r>
      <w:r w:rsidR="002F4227">
        <w:rPr>
          <w:lang w:val="en-GB"/>
        </w:rPr>
        <w:t xml:space="preserve">for example, </w:t>
      </w:r>
      <w:proofErr w:type="gramStart"/>
      <w:r w:rsidRPr="00332C98">
        <w:rPr>
          <w:rStyle w:val="CodeInTextPACKT"/>
        </w:rPr>
        <w:t>Get</w:t>
      </w:r>
      <w:proofErr w:type="gramEnd"/>
      <w:r w:rsidRPr="00332C98">
        <w:rPr>
          <w:rStyle w:val="CodeInTextPACKT"/>
        </w:rPr>
        <w:noBreakHyphen/>
        <w:t>WindowsFeature</w:t>
      </w:r>
      <w:r>
        <w:rPr>
          <w:lang w:val="en-GB"/>
        </w:rPr>
        <w:t>, PowerShell runs the function</w:t>
      </w:r>
      <w:r w:rsidR="00FD373E">
        <w:rPr>
          <w:lang w:val="en-GB"/>
        </w:rPr>
        <w:t>. The function then invokes t</w:t>
      </w:r>
      <w:r>
        <w:rPr>
          <w:lang w:val="en-GB"/>
        </w:rPr>
        <w:t>he</w:t>
      </w:r>
      <w:r w:rsidR="00FD373E">
        <w:rPr>
          <w:lang w:val="en-GB"/>
        </w:rPr>
        <w:t xml:space="preserve"> remote cmdlet </w:t>
      </w:r>
      <w:r>
        <w:rPr>
          <w:lang w:val="en-GB"/>
        </w:rPr>
        <w:t>using the steppable pipeline.</w:t>
      </w:r>
      <w:r w:rsidR="00FD373E">
        <w:rPr>
          <w:lang w:val="en-GB"/>
        </w:rPr>
        <w:t xml:space="preserve"> </w:t>
      </w:r>
      <w:r w:rsidR="00454A93">
        <w:rPr>
          <w:lang w:val="en-GB"/>
        </w:rPr>
        <w:t xml:space="preserve">Implicit </w:t>
      </w:r>
      <w:r w:rsidR="004E3645">
        <w:rPr>
          <w:lang w:val="en-GB"/>
        </w:rPr>
        <w:t>remoting</w:t>
      </w:r>
      <w:r w:rsidR="00454A93">
        <w:rPr>
          <w:lang w:val="en-GB"/>
        </w:rPr>
        <w:t xml:space="preserve"> </w:t>
      </w:r>
      <w:r w:rsidR="00FD373E">
        <w:rPr>
          <w:lang w:val="en-GB"/>
        </w:rPr>
        <w:t xml:space="preserve">is a complex feature that is virtually transparent in operation. </w:t>
      </w:r>
      <w:r>
        <w:rPr>
          <w:lang w:val="en-GB"/>
        </w:rPr>
        <w:t xml:space="preserve">You can read more about implicit remoting </w:t>
      </w:r>
      <w:r w:rsidR="002F4227">
        <w:rPr>
          <w:lang w:val="en-GB"/>
        </w:rPr>
        <w:t xml:space="preserve">at </w:t>
      </w:r>
      <w:r w:rsidRPr="003668A3">
        <w:rPr>
          <w:rStyle w:val="URLPACKT"/>
        </w:rPr>
        <w:t>https://www.techtutsonline.com/implicit-remoting-windows-powershell/</w:t>
      </w:r>
      <w:r>
        <w:rPr>
          <w:lang w:val="en-GB"/>
        </w:rPr>
        <w:t>.</w:t>
      </w:r>
    </w:p>
    <w:p w14:paraId="3CB23266" w14:textId="7D4934AF" w:rsidR="00EC03C6" w:rsidRDefault="00EC03C6" w:rsidP="00EC03C6">
      <w:pPr>
        <w:pStyle w:val="Heading2"/>
        <w:tabs>
          <w:tab w:val="left" w:pos="0"/>
        </w:tabs>
      </w:pPr>
      <w:r>
        <w:t xml:space="preserve">Getting </w:t>
      </w:r>
      <w:r w:rsidR="00462C48">
        <w:t>r</w:t>
      </w:r>
      <w:r>
        <w:t>eady</w:t>
      </w:r>
    </w:p>
    <w:p w14:paraId="1B4445B4" w14:textId="309173FC" w:rsidR="00EC03C6" w:rsidRDefault="00332C98" w:rsidP="00EC03C6">
      <w:pPr>
        <w:pStyle w:val="NormalPACKT"/>
        <w:rPr>
          <w:lang w:val="en-GB"/>
        </w:rPr>
      </w:pPr>
      <w:r>
        <w:rPr>
          <w:lang w:val="en-GB"/>
        </w:rPr>
        <w:t xml:space="preserve">You run this recipe on </w:t>
      </w:r>
      <w:r w:rsidRPr="00332C98">
        <w:rPr>
          <w:rStyle w:val="CodeInTextPACKT"/>
        </w:rPr>
        <w:t>SRV1</w:t>
      </w:r>
      <w:r>
        <w:rPr>
          <w:lang w:val="en-GB"/>
        </w:rPr>
        <w:t>, after installing PowerShell 7 and VS Code.</w:t>
      </w:r>
    </w:p>
    <w:p w14:paraId="240731B9" w14:textId="7AA4FB54" w:rsidR="000C2566" w:rsidRPr="009D0F10" w:rsidRDefault="000C2566" w:rsidP="000C2566">
      <w:pPr>
        <w:pStyle w:val="Heading2"/>
      </w:pPr>
      <w:r>
        <w:t>How to do it…</w:t>
      </w:r>
    </w:p>
    <w:p w14:paraId="36F79DE5" w14:textId="799052B2" w:rsidR="00332C98" w:rsidRPr="00332C98" w:rsidRDefault="00332C98" w:rsidP="002E2FFB">
      <w:pPr>
        <w:pStyle w:val="NumberedBulletPACKT"/>
        <w:numPr>
          <w:ilvl w:val="0"/>
          <w:numId w:val="5"/>
        </w:numPr>
        <w:rPr>
          <w:color w:val="333333"/>
          <w:lang w:val="en-GB" w:eastAsia="en-GB"/>
        </w:rPr>
      </w:pPr>
      <w:r w:rsidRPr="00332C98">
        <w:rPr>
          <w:lang w:val="en-GB" w:eastAsia="en-GB"/>
        </w:rPr>
        <w:t>Discove</w:t>
      </w:r>
      <w:r w:rsidR="00164D46">
        <w:rPr>
          <w:lang w:val="en-GB" w:eastAsia="en-GB"/>
        </w:rPr>
        <w:t>r</w:t>
      </w:r>
      <w:r w:rsidR="0033286C">
        <w:rPr>
          <w:lang w:val="en-GB" w:eastAsia="en-GB"/>
        </w:rPr>
        <w:t>ing</w:t>
      </w:r>
      <w:r w:rsidRPr="00332C98">
        <w:rPr>
          <w:lang w:val="en-GB" w:eastAsia="en-GB"/>
        </w:rPr>
        <w:t> the </w:t>
      </w:r>
      <w:proofErr w:type="spellStart"/>
      <w:r w:rsidRPr="00EB185E">
        <w:rPr>
          <w:rStyle w:val="CodeInTextPACKT"/>
        </w:rPr>
        <w:t>ServerManager</w:t>
      </w:r>
      <w:proofErr w:type="spellEnd"/>
      <w:r w:rsidRPr="00332C98">
        <w:rPr>
          <w:lang w:val="en-GB" w:eastAsia="en-GB"/>
        </w:rPr>
        <w:t> module</w:t>
      </w:r>
      <w:r w:rsidR="00164D46">
        <w:rPr>
          <w:lang w:val="en-GB" w:eastAsia="en-GB"/>
        </w:rPr>
        <w:t>:</w:t>
      </w:r>
    </w:p>
    <w:p w14:paraId="723C478F" w14:textId="77777777" w:rsidR="00332C98" w:rsidRPr="00332C98" w:rsidRDefault="00332C98" w:rsidP="00332C98">
      <w:pPr>
        <w:pStyle w:val="CodePACKT"/>
        <w:rPr>
          <w:rStyle w:val="CodeInTextPACKT"/>
          <w:color w:val="7030A0"/>
        </w:rPr>
      </w:pPr>
    </w:p>
    <w:p w14:paraId="54713681" w14:textId="7EDEB68B" w:rsidR="00332C98" w:rsidRPr="00332C98" w:rsidRDefault="00332C98" w:rsidP="00332C98">
      <w:pPr>
        <w:pStyle w:val="CodePACKT"/>
      </w:pPr>
      <w:r w:rsidRPr="00332C98">
        <w:t>Get-Module -Name </w:t>
      </w:r>
      <w:proofErr w:type="spellStart"/>
      <w:r w:rsidRPr="00332C98">
        <w:t>ServerManager</w:t>
      </w:r>
      <w:proofErr w:type="spellEnd"/>
      <w:r w:rsidR="00304456">
        <w:t xml:space="preserve"> -</w:t>
      </w:r>
      <w:proofErr w:type="spellStart"/>
      <w:r w:rsidR="00304456">
        <w:t>ListAvailable</w:t>
      </w:r>
      <w:proofErr w:type="spellEnd"/>
    </w:p>
    <w:p w14:paraId="1644C450" w14:textId="77777777" w:rsidR="00332C98" w:rsidRPr="00332C98" w:rsidRDefault="00332C98" w:rsidP="00332C98">
      <w:pPr>
        <w:pStyle w:val="CodePACKT"/>
      </w:pPr>
    </w:p>
    <w:p w14:paraId="672BF58B" w14:textId="29C1BB56" w:rsidR="00332C98" w:rsidRPr="00332C98" w:rsidRDefault="00332C98" w:rsidP="00332C98">
      <w:pPr>
        <w:pStyle w:val="NumberedBulletPACKT"/>
        <w:rPr>
          <w:color w:val="333333"/>
          <w:lang w:val="en-GB" w:eastAsia="en-GB"/>
        </w:rPr>
      </w:pPr>
      <w:r w:rsidRPr="00332C98">
        <w:rPr>
          <w:lang w:val="en-GB" w:eastAsia="en-GB"/>
        </w:rPr>
        <w:t>Discover</w:t>
      </w:r>
      <w:r w:rsidR="0033286C">
        <w:rPr>
          <w:lang w:val="en-GB" w:eastAsia="en-GB"/>
        </w:rPr>
        <w:t>ing</w:t>
      </w:r>
      <w:r w:rsidRPr="00332C98">
        <w:rPr>
          <w:lang w:val="en-GB" w:eastAsia="en-GB"/>
        </w:rPr>
        <w:t> a command in the </w:t>
      </w:r>
      <w:proofErr w:type="spellStart"/>
      <w:r w:rsidRPr="00B30419">
        <w:rPr>
          <w:rStyle w:val="CodeInTextPACKT"/>
        </w:rPr>
        <w:t>ServerManager</w:t>
      </w:r>
      <w:proofErr w:type="spellEnd"/>
      <w:r w:rsidRPr="00332C98">
        <w:rPr>
          <w:lang w:val="en-GB" w:eastAsia="en-GB"/>
        </w:rPr>
        <w:t> module</w:t>
      </w:r>
      <w:r w:rsidR="00164D46">
        <w:rPr>
          <w:lang w:val="en-GB" w:eastAsia="en-GB"/>
        </w:rPr>
        <w:t>:</w:t>
      </w:r>
    </w:p>
    <w:p w14:paraId="29D10481" w14:textId="77777777" w:rsidR="00332C98" w:rsidRPr="00332C98" w:rsidRDefault="00332C98" w:rsidP="00332C98">
      <w:pPr>
        <w:pStyle w:val="CodePACKT"/>
      </w:pPr>
    </w:p>
    <w:p w14:paraId="1C77D673" w14:textId="5BA202B3" w:rsidR="00332C98" w:rsidRPr="00332C98" w:rsidRDefault="00332C98" w:rsidP="00332C98">
      <w:pPr>
        <w:pStyle w:val="CodePACKT"/>
      </w:pPr>
      <w:r w:rsidRPr="00332C98">
        <w:t>Get-Command -Name Get-</w:t>
      </w:r>
      <w:r w:rsidR="008369E1">
        <w:t>WindowsFeature</w:t>
      </w:r>
    </w:p>
    <w:p w14:paraId="3C6AC468" w14:textId="77777777" w:rsidR="00332C98" w:rsidRPr="00332C98" w:rsidRDefault="00332C98" w:rsidP="00332C98">
      <w:pPr>
        <w:pStyle w:val="CodePACKT"/>
      </w:pPr>
    </w:p>
    <w:p w14:paraId="66FDA052" w14:textId="651976B0" w:rsidR="00332C98" w:rsidRPr="00332C98" w:rsidRDefault="00332C98" w:rsidP="00332C98">
      <w:pPr>
        <w:pStyle w:val="NumberedBulletPACKT"/>
        <w:rPr>
          <w:color w:val="333333"/>
          <w:lang w:val="en-GB" w:eastAsia="en-GB"/>
        </w:rPr>
      </w:pPr>
      <w:r w:rsidRPr="00332C98">
        <w:rPr>
          <w:lang w:val="en-GB" w:eastAsia="en-GB"/>
        </w:rPr>
        <w:t>Import</w:t>
      </w:r>
      <w:r w:rsidR="0033286C">
        <w:rPr>
          <w:lang w:val="en-GB" w:eastAsia="en-GB"/>
        </w:rPr>
        <w:t xml:space="preserve">ing </w:t>
      </w:r>
      <w:r w:rsidRPr="00332C98">
        <w:rPr>
          <w:lang w:val="en-GB" w:eastAsia="en-GB"/>
        </w:rPr>
        <w:t>the module explicitly</w:t>
      </w:r>
      <w:r w:rsidR="00164D46">
        <w:rPr>
          <w:lang w:val="en-GB" w:eastAsia="en-GB"/>
        </w:rPr>
        <w:t>:</w:t>
      </w:r>
    </w:p>
    <w:p w14:paraId="3C3E32FE" w14:textId="77777777" w:rsidR="00332C98" w:rsidRPr="00332C98" w:rsidRDefault="00332C98" w:rsidP="00332C98">
      <w:pPr>
        <w:pStyle w:val="CodePACKT"/>
      </w:pPr>
    </w:p>
    <w:p w14:paraId="2AFC6220" w14:textId="480D2B2D" w:rsidR="00332C98" w:rsidRPr="00332C98" w:rsidRDefault="00332C98" w:rsidP="00332C98">
      <w:pPr>
        <w:pStyle w:val="CodePACKT"/>
      </w:pPr>
      <w:r w:rsidRPr="00332C98">
        <w:t>Import-Module -Name </w:t>
      </w:r>
      <w:proofErr w:type="spellStart"/>
      <w:r w:rsidRPr="00332C98">
        <w:t>ServerManager</w:t>
      </w:r>
      <w:proofErr w:type="spellEnd"/>
    </w:p>
    <w:p w14:paraId="2F4D3487" w14:textId="77777777" w:rsidR="00332C98" w:rsidRPr="00332C98" w:rsidRDefault="00332C98" w:rsidP="00332C98">
      <w:pPr>
        <w:pStyle w:val="CodePACKT"/>
      </w:pPr>
    </w:p>
    <w:p w14:paraId="62249038" w14:textId="6CA4F2FD" w:rsidR="00332C98" w:rsidRPr="00332C98" w:rsidRDefault="00332C98" w:rsidP="00502530">
      <w:pPr>
        <w:pStyle w:val="NumberedBulletPACKT"/>
      </w:pPr>
      <w:r w:rsidRPr="008369E1">
        <w:rPr>
          <w:lang w:val="en-GB" w:eastAsia="en-GB"/>
        </w:rPr>
        <w:t>Discover</w:t>
      </w:r>
      <w:r w:rsidR="003A5B2A">
        <w:rPr>
          <w:lang w:val="en-GB" w:eastAsia="en-GB"/>
        </w:rPr>
        <w:t>ing</w:t>
      </w:r>
      <w:r w:rsidRPr="008369E1">
        <w:rPr>
          <w:lang w:val="en-GB" w:eastAsia="en-GB"/>
        </w:rPr>
        <w:t> the </w:t>
      </w:r>
      <w:r w:rsidR="008369E1" w:rsidRPr="008369E1">
        <w:rPr>
          <w:lang w:val="en-GB" w:eastAsia="en-GB"/>
        </w:rPr>
        <w:t xml:space="preserve">commands inside the </w:t>
      </w:r>
      <w:r w:rsidRPr="008369E1">
        <w:rPr>
          <w:lang w:val="en-GB" w:eastAsia="en-GB"/>
        </w:rPr>
        <w:t>module</w:t>
      </w:r>
      <w:r w:rsidR="00164D46">
        <w:rPr>
          <w:lang w:val="en-GB" w:eastAsia="en-GB"/>
        </w:rPr>
        <w:t>:</w:t>
      </w:r>
    </w:p>
    <w:p w14:paraId="7881B9F1" w14:textId="77777777" w:rsidR="008369E1" w:rsidRDefault="008369E1" w:rsidP="00332C98">
      <w:pPr>
        <w:pStyle w:val="CodePACKT"/>
      </w:pPr>
    </w:p>
    <w:p w14:paraId="49F6D845" w14:textId="2B29AA94" w:rsidR="00332C98" w:rsidRPr="00332C98" w:rsidRDefault="00332C98" w:rsidP="00332C98">
      <w:pPr>
        <w:pStyle w:val="CodePACKT"/>
      </w:pPr>
      <w:r w:rsidRPr="00332C98">
        <w:t>Get-Module -Name </w:t>
      </w:r>
      <w:proofErr w:type="spellStart"/>
      <w:r w:rsidRPr="00332C98">
        <w:t>ServerManager</w:t>
      </w:r>
      <w:proofErr w:type="spellEnd"/>
      <w:r w:rsidRPr="00332C98">
        <w:t> | Format-List</w:t>
      </w:r>
    </w:p>
    <w:p w14:paraId="1DD3B353" w14:textId="77777777" w:rsidR="00332C98" w:rsidRPr="00332C98" w:rsidRDefault="00332C98" w:rsidP="00332C98">
      <w:pPr>
        <w:pStyle w:val="CodePACKT"/>
      </w:pPr>
    </w:p>
    <w:p w14:paraId="5D932BFA" w14:textId="13F51E46" w:rsidR="00332C98" w:rsidRPr="00332C98" w:rsidRDefault="00332C98" w:rsidP="00332C98">
      <w:pPr>
        <w:pStyle w:val="NumberedBulletPACKT"/>
        <w:rPr>
          <w:color w:val="333333"/>
          <w:lang w:val="en-GB" w:eastAsia="en-GB"/>
        </w:rPr>
      </w:pPr>
      <w:r>
        <w:rPr>
          <w:lang w:val="en-GB" w:eastAsia="en-GB"/>
        </w:rPr>
        <w:lastRenderedPageBreak/>
        <w:t>Us</w:t>
      </w:r>
      <w:r w:rsidR="00EE2569">
        <w:rPr>
          <w:lang w:val="en-GB" w:eastAsia="en-GB"/>
        </w:rPr>
        <w:t>ing</w:t>
      </w:r>
      <w:r w:rsidRPr="00332C98">
        <w:rPr>
          <w:lang w:val="en-GB" w:eastAsia="en-GB"/>
        </w:rPr>
        <w:t> a command in the </w:t>
      </w:r>
      <w:proofErr w:type="spellStart"/>
      <w:r w:rsidRPr="00B30419">
        <w:rPr>
          <w:rStyle w:val="CodeInTextPACKT"/>
        </w:rPr>
        <w:t>ServerManager</w:t>
      </w:r>
      <w:proofErr w:type="spellEnd"/>
      <w:r>
        <w:rPr>
          <w:lang w:val="en-GB" w:eastAsia="en-GB"/>
        </w:rPr>
        <w:t xml:space="preserve"> </w:t>
      </w:r>
      <w:r w:rsidRPr="00332C98">
        <w:rPr>
          <w:lang w:val="en-GB" w:eastAsia="en-GB"/>
        </w:rPr>
        <w:t>module</w:t>
      </w:r>
      <w:r w:rsidR="00164D46">
        <w:rPr>
          <w:lang w:val="en-GB" w:eastAsia="en-GB"/>
        </w:rPr>
        <w:t>:</w:t>
      </w:r>
    </w:p>
    <w:p w14:paraId="7BEA3A1E" w14:textId="77777777" w:rsidR="00332C98" w:rsidRPr="00332C98" w:rsidRDefault="00332C98" w:rsidP="00332C98">
      <w:pPr>
        <w:pStyle w:val="CodePACKT"/>
      </w:pPr>
    </w:p>
    <w:p w14:paraId="720AF1D4" w14:textId="52A9EB8B" w:rsidR="00332C98" w:rsidRPr="00332C98" w:rsidRDefault="00332C98" w:rsidP="00332C98">
      <w:pPr>
        <w:pStyle w:val="CodePACKT"/>
      </w:pPr>
      <w:r w:rsidRPr="00332C98">
        <w:t>Get-WindowsFeature -Name </w:t>
      </w:r>
      <w:r>
        <w:t>TFTP-Client</w:t>
      </w:r>
    </w:p>
    <w:p w14:paraId="7DC9F6C7" w14:textId="77777777" w:rsidR="00332C98" w:rsidRPr="00332C98" w:rsidRDefault="00332C98" w:rsidP="00332C98">
      <w:pPr>
        <w:pStyle w:val="CodePACKT"/>
      </w:pPr>
    </w:p>
    <w:p w14:paraId="0D6B7C79" w14:textId="2259929D" w:rsidR="00332C98" w:rsidRPr="00332C98" w:rsidRDefault="00332C98" w:rsidP="00332C98">
      <w:pPr>
        <w:pStyle w:val="NumberedBulletPACKT"/>
        <w:rPr>
          <w:color w:val="333333"/>
          <w:lang w:val="en-GB" w:eastAsia="en-GB"/>
        </w:rPr>
      </w:pPr>
      <w:r>
        <w:rPr>
          <w:lang w:val="en-GB" w:eastAsia="en-GB"/>
        </w:rPr>
        <w:t>Run</w:t>
      </w:r>
      <w:r w:rsidR="00EE2569">
        <w:rPr>
          <w:lang w:val="en-GB" w:eastAsia="en-GB"/>
        </w:rPr>
        <w:t>ning</w:t>
      </w:r>
      <w:r w:rsidRPr="00332C98">
        <w:rPr>
          <w:lang w:val="en-GB" w:eastAsia="en-GB"/>
        </w:rPr>
        <w:t> the command in a remoting session</w:t>
      </w:r>
      <w:r w:rsidR="00164D46">
        <w:rPr>
          <w:lang w:val="en-GB" w:eastAsia="en-GB"/>
        </w:rPr>
        <w:t>:</w:t>
      </w:r>
    </w:p>
    <w:p w14:paraId="558BCFAE" w14:textId="77777777" w:rsidR="00332C98" w:rsidRPr="00332C98" w:rsidRDefault="00332C98" w:rsidP="00332C98">
      <w:pPr>
        <w:pStyle w:val="CodePACKT"/>
      </w:pPr>
    </w:p>
    <w:p w14:paraId="6F92E7A6" w14:textId="2FBBD380" w:rsidR="00332C98" w:rsidRPr="00332C98" w:rsidRDefault="00332C98" w:rsidP="00332C98">
      <w:pPr>
        <w:pStyle w:val="CodePACKT"/>
      </w:pPr>
      <w:r w:rsidRPr="00332C98">
        <w:t>$Session = Get-</w:t>
      </w:r>
      <w:proofErr w:type="spellStart"/>
      <w:r w:rsidRPr="00332C98">
        <w:t>PSSession</w:t>
      </w:r>
      <w:proofErr w:type="spellEnd"/>
      <w:r w:rsidRPr="00332C98">
        <w:t> -Name </w:t>
      </w:r>
      <w:proofErr w:type="spellStart"/>
      <w:r w:rsidRPr="00332C98">
        <w:t>W</w:t>
      </w:r>
      <w:r w:rsidR="008369E1">
        <w:t>i</w:t>
      </w:r>
      <w:r w:rsidRPr="00332C98">
        <w:t>nPSCompatSession</w:t>
      </w:r>
      <w:proofErr w:type="spellEnd"/>
    </w:p>
    <w:p w14:paraId="71CDC642" w14:textId="77777777" w:rsidR="00332C98" w:rsidRPr="00332C98" w:rsidRDefault="00332C98" w:rsidP="00332C98">
      <w:pPr>
        <w:pStyle w:val="CodePACKT"/>
      </w:pPr>
      <w:r w:rsidRPr="00332C98">
        <w:t>Invoke-Command -Session $Session -</w:t>
      </w:r>
      <w:proofErr w:type="spellStart"/>
      <w:r w:rsidRPr="00332C98">
        <w:t>ScriptBlock</w:t>
      </w:r>
      <w:proofErr w:type="spellEnd"/>
      <w:r w:rsidRPr="00332C98">
        <w:t> {</w:t>
      </w:r>
    </w:p>
    <w:p w14:paraId="7E3BD506" w14:textId="77777777" w:rsidR="00332C98" w:rsidRPr="00332C98" w:rsidRDefault="00332C98" w:rsidP="00332C98">
      <w:pPr>
        <w:pStyle w:val="CodePACKT"/>
      </w:pPr>
      <w:r w:rsidRPr="00332C98">
        <w:t>  Get-WindowsFeature -Name DHCP |</w:t>
      </w:r>
    </w:p>
    <w:p w14:paraId="58683B8B" w14:textId="77777777" w:rsidR="00332C98" w:rsidRPr="00332C98" w:rsidRDefault="00332C98" w:rsidP="00332C98">
      <w:pPr>
        <w:pStyle w:val="CodePACKT"/>
      </w:pPr>
      <w:r w:rsidRPr="00332C98">
        <w:t>    Format-Table</w:t>
      </w:r>
    </w:p>
    <w:p w14:paraId="31C120C8" w14:textId="6FAB33FA" w:rsidR="00332C98" w:rsidRPr="00332C98" w:rsidRDefault="00332C98" w:rsidP="00332C98">
      <w:pPr>
        <w:pStyle w:val="CodePACKT"/>
      </w:pPr>
      <w:r w:rsidRPr="00332C98">
        <w:t>}</w:t>
      </w:r>
    </w:p>
    <w:p w14:paraId="7AFA2C83" w14:textId="50B295E9" w:rsidR="00332C98" w:rsidRPr="00332C98" w:rsidRDefault="00332C98" w:rsidP="00332C98">
      <w:pPr>
        <w:pStyle w:val="NumberedBulletPACKT"/>
        <w:rPr>
          <w:color w:val="333333"/>
          <w:lang w:val="en-GB" w:eastAsia="en-GB"/>
        </w:rPr>
      </w:pPr>
      <w:r w:rsidRPr="00332C98">
        <w:rPr>
          <w:lang w:val="en-GB" w:eastAsia="en-GB"/>
        </w:rPr>
        <w:t>Remo</w:t>
      </w:r>
      <w:r w:rsidR="00EE2569">
        <w:rPr>
          <w:lang w:val="en-GB" w:eastAsia="en-GB"/>
        </w:rPr>
        <w:t>ving</w:t>
      </w:r>
      <w:r w:rsidRPr="00332C98">
        <w:rPr>
          <w:lang w:val="en-GB" w:eastAsia="en-GB"/>
        </w:rPr>
        <w:t> the </w:t>
      </w:r>
      <w:proofErr w:type="spellStart"/>
      <w:r w:rsidRPr="00B30419">
        <w:rPr>
          <w:rStyle w:val="CodeInTextPACKT"/>
        </w:rPr>
        <w:t>ServerManager</w:t>
      </w:r>
      <w:proofErr w:type="spellEnd"/>
      <w:r>
        <w:rPr>
          <w:lang w:val="en-GB" w:eastAsia="en-GB"/>
        </w:rPr>
        <w:t xml:space="preserve"> </w:t>
      </w:r>
      <w:r w:rsidRPr="00332C98">
        <w:rPr>
          <w:lang w:val="en-GB" w:eastAsia="en-GB"/>
        </w:rPr>
        <w:t>module</w:t>
      </w:r>
      <w:r>
        <w:rPr>
          <w:lang w:val="en-GB" w:eastAsia="en-GB"/>
        </w:rPr>
        <w:t xml:space="preserve"> from the current session</w:t>
      </w:r>
      <w:r w:rsidR="00164D46">
        <w:rPr>
          <w:lang w:val="en-GB" w:eastAsia="en-GB"/>
        </w:rPr>
        <w:t>:</w:t>
      </w:r>
    </w:p>
    <w:p w14:paraId="6D33E6E5" w14:textId="77777777" w:rsidR="00332C98" w:rsidRPr="00332C98" w:rsidRDefault="00332C98" w:rsidP="00332C98">
      <w:pPr>
        <w:pStyle w:val="CodePACKT"/>
        <w:rPr>
          <w:rStyle w:val="CodeInTextPACKT"/>
          <w:color w:val="7030A0"/>
        </w:rPr>
      </w:pPr>
    </w:p>
    <w:p w14:paraId="6A8A98C5" w14:textId="5B79DD84" w:rsidR="00332C98" w:rsidRPr="00332C98" w:rsidRDefault="00332C98" w:rsidP="00332C98">
      <w:pPr>
        <w:pStyle w:val="CodePACKT"/>
      </w:pPr>
      <w:r w:rsidRPr="00332C98">
        <w:t>Get-Module -Name </w:t>
      </w:r>
      <w:proofErr w:type="spellStart"/>
      <w:r w:rsidRPr="00332C98">
        <w:t>ServerManager</w:t>
      </w:r>
      <w:proofErr w:type="spellEnd"/>
      <w:r w:rsidRPr="00332C98">
        <w:t> |</w:t>
      </w:r>
    </w:p>
    <w:p w14:paraId="6213AF15" w14:textId="77777777" w:rsidR="00332C98" w:rsidRPr="00332C98" w:rsidRDefault="00332C98" w:rsidP="00332C98">
      <w:pPr>
        <w:pStyle w:val="CodePACKT"/>
      </w:pPr>
      <w:r w:rsidRPr="00332C98">
        <w:t>  Remove-Module</w:t>
      </w:r>
    </w:p>
    <w:p w14:paraId="28309997" w14:textId="77777777" w:rsidR="00332C98" w:rsidRPr="00332C98" w:rsidRDefault="00332C98" w:rsidP="00332C98">
      <w:pPr>
        <w:pStyle w:val="CodePACKT"/>
      </w:pPr>
    </w:p>
    <w:p w14:paraId="6B80EAFA" w14:textId="221645EC" w:rsidR="00332C98" w:rsidRPr="00332C98" w:rsidRDefault="00B30419" w:rsidP="00332C98">
      <w:pPr>
        <w:pStyle w:val="NumberedBulletPACKT"/>
        <w:rPr>
          <w:color w:val="333333"/>
          <w:lang w:val="en-GB" w:eastAsia="en-GB"/>
        </w:rPr>
      </w:pPr>
      <w:r w:rsidRPr="00332C98">
        <w:rPr>
          <w:lang w:val="en-GB" w:eastAsia="en-GB"/>
        </w:rPr>
        <w:t>Install</w:t>
      </w:r>
      <w:r w:rsidR="004F1B50">
        <w:rPr>
          <w:lang w:val="en-GB" w:eastAsia="en-GB"/>
        </w:rPr>
        <w:t>ing</w:t>
      </w:r>
      <w:r w:rsidR="00332C98" w:rsidRPr="00332C98">
        <w:rPr>
          <w:lang w:val="en-GB" w:eastAsia="en-GB"/>
        </w:rPr>
        <w:t> a Windows </w:t>
      </w:r>
      <w:r w:rsidR="00900A0B">
        <w:rPr>
          <w:lang w:val="en-GB" w:eastAsia="en-GB"/>
        </w:rPr>
        <w:t>f</w:t>
      </w:r>
      <w:r w:rsidR="00332C98" w:rsidRPr="00332C98">
        <w:rPr>
          <w:lang w:val="en-GB" w:eastAsia="en-GB"/>
        </w:rPr>
        <w:t>eature using module autoload</w:t>
      </w:r>
      <w:r w:rsidR="00164D46">
        <w:rPr>
          <w:lang w:val="en-GB" w:eastAsia="en-GB"/>
        </w:rPr>
        <w:t>:</w:t>
      </w:r>
    </w:p>
    <w:p w14:paraId="10AF68EC" w14:textId="77777777" w:rsidR="00332C98" w:rsidRPr="00332C98" w:rsidRDefault="00332C98" w:rsidP="00332C98">
      <w:pPr>
        <w:pStyle w:val="CodePACKT"/>
      </w:pPr>
    </w:p>
    <w:p w14:paraId="4BC370B5" w14:textId="030C79F5" w:rsidR="00332C98" w:rsidRPr="00332C98" w:rsidRDefault="00332C98" w:rsidP="00332C98">
      <w:pPr>
        <w:pStyle w:val="CodePACKT"/>
      </w:pPr>
      <w:r w:rsidRPr="00332C98">
        <w:t>Install-WindowsFeature -Name TFTP-Client </w:t>
      </w:r>
    </w:p>
    <w:p w14:paraId="23C79B35" w14:textId="77777777" w:rsidR="00332C98" w:rsidRPr="00332C98" w:rsidRDefault="00332C98" w:rsidP="00332C98">
      <w:pPr>
        <w:pStyle w:val="CodePACKT"/>
      </w:pPr>
    </w:p>
    <w:p w14:paraId="3B9A16B9" w14:textId="37D841FD" w:rsidR="00332C98" w:rsidRPr="00332C98" w:rsidRDefault="00332C98" w:rsidP="00332C98">
      <w:pPr>
        <w:pStyle w:val="NumberedBulletPACKT"/>
        <w:rPr>
          <w:color w:val="333333"/>
          <w:lang w:val="en-GB" w:eastAsia="en-GB"/>
        </w:rPr>
      </w:pPr>
      <w:r w:rsidRPr="00332C98">
        <w:rPr>
          <w:lang w:val="en-GB" w:eastAsia="en-GB"/>
        </w:rPr>
        <w:t>Discover</w:t>
      </w:r>
      <w:r w:rsidR="00836FC8">
        <w:rPr>
          <w:lang w:val="en-GB" w:eastAsia="en-GB"/>
        </w:rPr>
        <w:t>ing</w:t>
      </w:r>
      <w:r w:rsidRPr="00332C98">
        <w:rPr>
          <w:lang w:val="en-GB" w:eastAsia="en-GB"/>
        </w:rPr>
        <w:t> the feature</w:t>
      </w:r>
      <w:r w:rsidR="00164D46">
        <w:rPr>
          <w:lang w:val="en-GB" w:eastAsia="en-GB"/>
        </w:rPr>
        <w:t>:</w:t>
      </w:r>
    </w:p>
    <w:p w14:paraId="3B2F01E2" w14:textId="77777777" w:rsidR="00332C98" w:rsidRPr="00332C98" w:rsidRDefault="00332C98" w:rsidP="00332C98">
      <w:pPr>
        <w:pStyle w:val="CodePACKT"/>
      </w:pPr>
    </w:p>
    <w:p w14:paraId="21668236" w14:textId="37F7DEE6" w:rsidR="00332C98" w:rsidRPr="00332C98" w:rsidRDefault="00332C98" w:rsidP="00332C98">
      <w:pPr>
        <w:pStyle w:val="CodePACKT"/>
      </w:pPr>
      <w:r w:rsidRPr="00332C98">
        <w:t>Get-WindowsFeature -Name TFTP-Client</w:t>
      </w:r>
    </w:p>
    <w:p w14:paraId="749E24A3" w14:textId="77777777" w:rsidR="00332C98" w:rsidRPr="00332C98" w:rsidRDefault="00332C98" w:rsidP="00332C98">
      <w:pPr>
        <w:pStyle w:val="CodePACKT"/>
      </w:pPr>
    </w:p>
    <w:p w14:paraId="71F064F1" w14:textId="56FBBED0" w:rsidR="00332C98" w:rsidRPr="00332C98" w:rsidRDefault="00332C98" w:rsidP="00332C98">
      <w:pPr>
        <w:pStyle w:val="NumberedBulletPACKT"/>
        <w:rPr>
          <w:color w:val="333333"/>
          <w:lang w:val="en-GB" w:eastAsia="en-GB"/>
        </w:rPr>
      </w:pPr>
      <w:r w:rsidRPr="00332C98">
        <w:rPr>
          <w:lang w:val="en-GB" w:eastAsia="en-GB"/>
        </w:rPr>
        <w:t>View</w:t>
      </w:r>
      <w:r w:rsidR="0035351B">
        <w:rPr>
          <w:lang w:val="en-GB" w:eastAsia="en-GB"/>
        </w:rPr>
        <w:t>ing</w:t>
      </w:r>
      <w:r w:rsidRPr="00332C98">
        <w:rPr>
          <w:lang w:val="en-GB" w:eastAsia="en-GB"/>
        </w:rPr>
        <w:t> output inside Windows PowerShell </w:t>
      </w:r>
      <w:r w:rsidR="00597AB5">
        <w:rPr>
          <w:lang w:val="en-GB" w:eastAsia="en-GB"/>
        </w:rPr>
        <w:t>s</w:t>
      </w:r>
      <w:r w:rsidRPr="00332C98">
        <w:rPr>
          <w:lang w:val="en-GB" w:eastAsia="en-GB"/>
        </w:rPr>
        <w:t>ession</w:t>
      </w:r>
      <w:r w:rsidR="00164D46">
        <w:rPr>
          <w:lang w:val="en-GB" w:eastAsia="en-GB"/>
        </w:rPr>
        <w:t>:</w:t>
      </w:r>
    </w:p>
    <w:p w14:paraId="2968AF67" w14:textId="77777777" w:rsidR="00332C98" w:rsidRPr="00332C98" w:rsidRDefault="00332C98" w:rsidP="00332C98">
      <w:pPr>
        <w:pStyle w:val="CodePACKT"/>
        <w:rPr>
          <w:rStyle w:val="CodeInTextPACKT"/>
          <w:color w:val="7030A0"/>
        </w:rPr>
      </w:pPr>
    </w:p>
    <w:p w14:paraId="2E5D68C3" w14:textId="25903C5E" w:rsidR="00332C98" w:rsidRPr="00332C98" w:rsidRDefault="00332C98" w:rsidP="00332C98">
      <w:pPr>
        <w:pStyle w:val="CodePACKT"/>
      </w:pPr>
      <w:r w:rsidRPr="00332C98">
        <w:t>Invoke-Command -Session $Session -</w:t>
      </w:r>
      <w:proofErr w:type="spellStart"/>
      <w:r w:rsidRPr="00332C98">
        <w:t>ScriptBlock</w:t>
      </w:r>
      <w:proofErr w:type="spellEnd"/>
      <w:r w:rsidRPr="00332C98">
        <w:t> {</w:t>
      </w:r>
    </w:p>
    <w:p w14:paraId="5088DA61" w14:textId="715E49CC" w:rsidR="00332C98" w:rsidRPr="00332C98" w:rsidRDefault="00332C98" w:rsidP="00332C98">
      <w:pPr>
        <w:pStyle w:val="CodePACKT"/>
      </w:pPr>
      <w:r w:rsidRPr="00332C98">
        <w:t>    Get-WindowsFeature -Name </w:t>
      </w:r>
      <w:r w:rsidR="008603D5">
        <w:t>'</w:t>
      </w:r>
      <w:r w:rsidRPr="00332C98">
        <w:t>TFTP-Client</w:t>
      </w:r>
      <w:r w:rsidR="00CF5750">
        <w:t>'</w:t>
      </w:r>
      <w:r w:rsidRPr="00332C98">
        <w:t> |</w:t>
      </w:r>
    </w:p>
    <w:p w14:paraId="2D2E9767" w14:textId="77777777" w:rsidR="00332C98" w:rsidRPr="00332C98" w:rsidRDefault="00332C98" w:rsidP="00332C98">
      <w:pPr>
        <w:pStyle w:val="CodePACKT"/>
      </w:pPr>
      <w:r w:rsidRPr="00332C98">
        <w:t>      Format-Table</w:t>
      </w:r>
    </w:p>
    <w:p w14:paraId="6F730DED" w14:textId="77777777" w:rsidR="00332C98" w:rsidRPr="00332C98" w:rsidRDefault="00332C98" w:rsidP="00332C98">
      <w:pPr>
        <w:pStyle w:val="CodePACKT"/>
      </w:pPr>
      <w:r w:rsidRPr="00332C98">
        <w:t>}</w:t>
      </w:r>
    </w:p>
    <w:p w14:paraId="065C39FE" w14:textId="77777777" w:rsidR="00EC03C6" w:rsidRDefault="00EC03C6" w:rsidP="00EC03C6">
      <w:pPr>
        <w:pStyle w:val="Heading2"/>
        <w:numPr>
          <w:ilvl w:val="1"/>
          <w:numId w:val="3"/>
        </w:numPr>
        <w:tabs>
          <w:tab w:val="left" w:pos="0"/>
        </w:tabs>
      </w:pPr>
      <w:r>
        <w:t>How it works...</w:t>
      </w:r>
    </w:p>
    <w:p w14:paraId="1B298BC9" w14:textId="7A7A1DF3" w:rsidR="00EC03C6" w:rsidRDefault="00332C98" w:rsidP="00332C98">
      <w:pPr>
        <w:pStyle w:val="NormalPACKT"/>
      </w:pPr>
      <w:r>
        <w:t xml:space="preserve">In </w:t>
      </w:r>
      <w:r w:rsidRPr="00332C98">
        <w:rPr>
          <w:rStyle w:val="ItalicsPACKT"/>
        </w:rPr>
        <w:t>step 1</w:t>
      </w:r>
      <w:r>
        <w:t xml:space="preserve">, you use the </w:t>
      </w:r>
      <w:r w:rsidRPr="00332C98">
        <w:rPr>
          <w:rStyle w:val="CodeInTextPACKT"/>
        </w:rPr>
        <w:t>Get-Module</w:t>
      </w:r>
      <w:r>
        <w:t xml:space="preserve"> command to discover the commands in the </w:t>
      </w:r>
      <w:proofErr w:type="spellStart"/>
      <w:r w:rsidRPr="00EE266C">
        <w:rPr>
          <w:rStyle w:val="CodeInTextPACKT"/>
        </w:rPr>
        <w:t>ServerManager</w:t>
      </w:r>
      <w:proofErr w:type="spellEnd"/>
      <w:r>
        <w:t xml:space="preserve"> module. </w:t>
      </w:r>
      <w:r w:rsidR="00304456">
        <w:t xml:space="preserve">Despite using the </w:t>
      </w:r>
      <w:r w:rsidR="00304456" w:rsidRPr="00B14F78">
        <w:rPr>
          <w:rStyle w:val="CodeInTextPACKT"/>
        </w:rPr>
        <w:t>-</w:t>
      </w:r>
      <w:proofErr w:type="spellStart"/>
      <w:r w:rsidR="00304456" w:rsidRPr="00B14F78">
        <w:rPr>
          <w:rStyle w:val="CodeInTextPACKT"/>
        </w:rPr>
        <w:t>ListAvailable</w:t>
      </w:r>
      <w:proofErr w:type="spellEnd"/>
      <w:r w:rsidR="00304456">
        <w:t xml:space="preserve"> switch, s</w:t>
      </w:r>
      <w:r>
        <w:t>ince this module does not work natively in PowerShell 7, this command returns no output.</w:t>
      </w:r>
    </w:p>
    <w:p w14:paraId="31DF514E" w14:textId="72A3B8B8" w:rsidR="00332C98" w:rsidRDefault="00332C98" w:rsidP="00332C98">
      <w:pPr>
        <w:pStyle w:val="NormalPACKT"/>
      </w:pPr>
      <w:r>
        <w:t xml:space="preserve">In </w:t>
      </w:r>
      <w:r w:rsidRPr="00332C98">
        <w:rPr>
          <w:rStyle w:val="ItalicsPACKT"/>
        </w:rPr>
        <w:t>step 2</w:t>
      </w:r>
      <w:r>
        <w:t xml:space="preserve">, you use </w:t>
      </w:r>
      <w:r w:rsidRPr="00332C98">
        <w:rPr>
          <w:rStyle w:val="CodeInTextPACKT"/>
        </w:rPr>
        <w:t>Get-Command</w:t>
      </w:r>
      <w:r>
        <w:t xml:space="preserve"> to discover the </w:t>
      </w:r>
      <w:r w:rsidRPr="00332C98">
        <w:rPr>
          <w:rStyle w:val="CodeInTextPACKT"/>
        </w:rPr>
        <w:t>Get-WindowsFeature</w:t>
      </w:r>
      <w:r>
        <w:t xml:space="preserve"> command</w:t>
      </w:r>
      <w:r w:rsidR="00EE266C">
        <w:t xml:space="preserve">. The output </w:t>
      </w:r>
      <w:r>
        <w:t>looks like this:</w:t>
      </w:r>
    </w:p>
    <w:p w14:paraId="22C3B190" w14:textId="1D245EBA" w:rsidR="00332C98" w:rsidRDefault="00047CA9" w:rsidP="0044613B">
      <w:pPr>
        <w:pStyle w:val="FigurePACKT"/>
      </w:pPr>
      <w:r>
        <w:lastRenderedPageBreak/>
        <w:drawing>
          <wp:inline distT="0" distB="0" distL="0" distR="0" wp14:anchorId="63E20A86" wp14:editId="2880044C">
            <wp:extent cx="3895725" cy="94436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1350" cy="950578"/>
                    </a:xfrm>
                    <a:prstGeom prst="rect">
                      <a:avLst/>
                    </a:prstGeom>
                  </pic:spPr>
                </pic:pic>
              </a:graphicData>
            </a:graphic>
          </wp:inline>
        </w:drawing>
      </w:r>
    </w:p>
    <w:p w14:paraId="1752C1D1" w14:textId="74CF9CEC" w:rsidR="00F66DF7" w:rsidRPr="00F66DF7" w:rsidRDefault="00F66DF7" w:rsidP="00C97A50">
      <w:pPr>
        <w:pStyle w:val="FigurePACKT"/>
      </w:pPr>
      <w:r w:rsidRPr="00F66DF7">
        <w:t>Figure 3.8: Discovering the Get-WindowsFeature command</w:t>
      </w:r>
    </w:p>
    <w:p w14:paraId="672D0593" w14:textId="1FAD4F3E"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08.png</w:t>
      </w:r>
    </w:p>
    <w:p w14:paraId="56C5BA10" w14:textId="4CDB85AF" w:rsidR="00332C98" w:rsidRDefault="00332C98" w:rsidP="00332C98">
      <w:r>
        <w:t xml:space="preserve">In </w:t>
      </w:r>
      <w:r w:rsidRPr="00332C98">
        <w:rPr>
          <w:rStyle w:val="ItalicsPACKT"/>
        </w:rPr>
        <w:t>step 3</w:t>
      </w:r>
      <w:r>
        <w:t xml:space="preserve">, you import the </w:t>
      </w:r>
      <w:proofErr w:type="spellStart"/>
      <w:r w:rsidRPr="00EE266C">
        <w:rPr>
          <w:rStyle w:val="CodeInTextPACKT"/>
        </w:rPr>
        <w:t>ServerManager</w:t>
      </w:r>
      <w:proofErr w:type="spellEnd"/>
      <w:r>
        <w:t xml:space="preserve"> module explicitly, which looks like this:</w:t>
      </w:r>
    </w:p>
    <w:p w14:paraId="1090A207" w14:textId="5BC3EE5D" w:rsidR="00332C98" w:rsidRDefault="00047CA9" w:rsidP="0044613B">
      <w:pPr>
        <w:pStyle w:val="FigurePACKT"/>
      </w:pPr>
      <w:r>
        <w:drawing>
          <wp:inline distT="0" distB="0" distL="0" distR="0" wp14:anchorId="79EE04BB" wp14:editId="444A3F20">
            <wp:extent cx="4283675" cy="1107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9132" cy="1122040"/>
                    </a:xfrm>
                    <a:prstGeom prst="rect">
                      <a:avLst/>
                    </a:prstGeom>
                  </pic:spPr>
                </pic:pic>
              </a:graphicData>
            </a:graphic>
          </wp:inline>
        </w:drawing>
      </w:r>
    </w:p>
    <w:p w14:paraId="069C3D88" w14:textId="65C93312" w:rsidR="00F66DF7" w:rsidRPr="00F66DF7" w:rsidRDefault="00F66DF7" w:rsidP="00C97A50">
      <w:pPr>
        <w:pStyle w:val="FigurePACKT"/>
      </w:pPr>
      <w:r w:rsidRPr="00F66DF7">
        <w:t xml:space="preserve">Figure 3.9: </w:t>
      </w:r>
      <w:r w:rsidR="00082BA6">
        <w:t>Importing the ServerManager module explictly</w:t>
      </w:r>
    </w:p>
    <w:p w14:paraId="479C28F1" w14:textId="71A448B9"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09.png</w:t>
      </w:r>
    </w:p>
    <w:p w14:paraId="20E3816C" w14:textId="0B653232" w:rsidR="00332C98" w:rsidRDefault="00332C98" w:rsidP="00EE266C">
      <w:pPr>
        <w:pStyle w:val="NormalPACKT"/>
      </w:pPr>
      <w:r>
        <w:t xml:space="preserve">Now that PowerShell 7 has imported the module, you can now see the output from </w:t>
      </w:r>
      <w:r w:rsidRPr="00332C98">
        <w:rPr>
          <w:rStyle w:val="CodeInTextPACKT"/>
        </w:rPr>
        <w:t>Get-Module</w:t>
      </w:r>
      <w:r w:rsidR="00EE266C" w:rsidRPr="004014B6">
        <w:rPr>
          <w:rStyle w:val="CodeInTextPACKT"/>
          <w:rFonts w:ascii="Times New Roman" w:hAnsi="Times New Roman"/>
          <w:color w:val="auto"/>
          <w:sz w:val="22"/>
          <w:szCs w:val="22"/>
        </w:rPr>
        <w:t xml:space="preserve">. </w:t>
      </w:r>
      <w:r w:rsidR="00EE266C" w:rsidRPr="00EE266C">
        <w:t xml:space="preserve">The output from </w:t>
      </w:r>
      <w:r w:rsidRPr="00EE266C">
        <w:rPr>
          <w:rStyle w:val="ItalicsPACKT"/>
        </w:rPr>
        <w:t>step 4</w:t>
      </w:r>
      <w:r w:rsidRPr="00EE266C">
        <w:t xml:space="preserve"> looks like </w:t>
      </w:r>
      <w:r>
        <w:t>this:</w:t>
      </w:r>
    </w:p>
    <w:p w14:paraId="733C272B" w14:textId="44436B86" w:rsidR="00332C98" w:rsidRDefault="00047CA9" w:rsidP="0044613B">
      <w:pPr>
        <w:pStyle w:val="FigurePACKT"/>
      </w:pPr>
      <w:r>
        <w:drawing>
          <wp:inline distT="0" distB="0" distL="0" distR="0" wp14:anchorId="59B0767A" wp14:editId="0FC18649">
            <wp:extent cx="5012672" cy="18382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2955" cy="1853012"/>
                    </a:xfrm>
                    <a:prstGeom prst="rect">
                      <a:avLst/>
                    </a:prstGeom>
                  </pic:spPr>
                </pic:pic>
              </a:graphicData>
            </a:graphic>
          </wp:inline>
        </w:drawing>
      </w:r>
    </w:p>
    <w:p w14:paraId="6980D8D5" w14:textId="2E26AB6F" w:rsidR="00EF6F2E" w:rsidRPr="002B481E" w:rsidRDefault="00EF6F2E" w:rsidP="00C97A50">
      <w:pPr>
        <w:pStyle w:val="FigurePACKT"/>
      </w:pPr>
      <w:r w:rsidRPr="002B481E">
        <w:t>Figure 3.10:</w:t>
      </w:r>
      <w:r w:rsidR="002B481E">
        <w:t xml:space="preserve"> </w:t>
      </w:r>
      <w:r w:rsidR="00DD2F04">
        <w:t>D</w:t>
      </w:r>
      <w:r w:rsidR="000D1FDA">
        <w:t>iscovering the ServerManager module</w:t>
      </w:r>
    </w:p>
    <w:p w14:paraId="2CD84A5D" w14:textId="66BACF3F"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10.png</w:t>
      </w:r>
    </w:p>
    <w:p w14:paraId="190192A6" w14:textId="3E2FD577" w:rsidR="00332C98" w:rsidRDefault="00332C98" w:rsidP="00332C98">
      <w:pPr>
        <w:pStyle w:val="NormalPACKT"/>
      </w:pPr>
      <w:r>
        <w:lastRenderedPageBreak/>
        <w:t xml:space="preserve">To illustrate that an older Windows PowerShell command works with PowerShell 7, in </w:t>
      </w:r>
      <w:r w:rsidRPr="00332C98">
        <w:rPr>
          <w:rStyle w:val="ItalicsPACKT"/>
        </w:rPr>
        <w:t xml:space="preserve">step </w:t>
      </w:r>
      <w:r>
        <w:rPr>
          <w:rStyle w:val="ItalicsPACKT"/>
        </w:rPr>
        <w:t>5,</w:t>
      </w:r>
      <w:r>
        <w:t xml:space="preserve"> you invoke </w:t>
      </w:r>
      <w:r w:rsidRPr="00332C98">
        <w:rPr>
          <w:rStyle w:val="CodeInTextPACKT"/>
        </w:rPr>
        <w:t>Get-WindowsFeature</w:t>
      </w:r>
      <w:r w:rsidR="004B51D5">
        <w:t xml:space="preserve">. </w:t>
      </w:r>
      <w:r w:rsidRPr="00332C98">
        <w:t>This command discovers</w:t>
      </w:r>
      <w:r>
        <w:t xml:space="preserve"> whether the TFTP Client fe</w:t>
      </w:r>
      <w:r w:rsidR="00EE266C">
        <w:t>a</w:t>
      </w:r>
      <w:r>
        <w:t>ture is installed, which looks like this:</w:t>
      </w:r>
    </w:p>
    <w:p w14:paraId="298BEF54" w14:textId="00997BCC" w:rsidR="00332C98" w:rsidRDefault="00047CA9" w:rsidP="0044613B">
      <w:pPr>
        <w:pStyle w:val="FigurePACKT"/>
      </w:pPr>
      <w:r>
        <w:drawing>
          <wp:inline distT="0" distB="0" distL="0" distR="0" wp14:anchorId="13355F19" wp14:editId="70B7CED8">
            <wp:extent cx="3068692" cy="77269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284" cy="778884"/>
                    </a:xfrm>
                    <a:prstGeom prst="rect">
                      <a:avLst/>
                    </a:prstGeom>
                  </pic:spPr>
                </pic:pic>
              </a:graphicData>
            </a:graphic>
          </wp:inline>
        </w:drawing>
      </w:r>
    </w:p>
    <w:p w14:paraId="1B2EF064" w14:textId="17E7368F" w:rsidR="00B35288" w:rsidRPr="00FD1A07" w:rsidRDefault="00B35288" w:rsidP="00C97A50">
      <w:pPr>
        <w:pStyle w:val="FigurePACKT"/>
      </w:pPr>
      <w:r w:rsidRPr="00FD1A07">
        <w:t>Figure 3.11:</w:t>
      </w:r>
      <w:r w:rsidR="00FD1A07" w:rsidRPr="00FD1A07">
        <w:t xml:space="preserve"> Invoking the Get-WindowsFeature command</w:t>
      </w:r>
    </w:p>
    <w:p w14:paraId="3A90061C" w14:textId="6E44202D"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11.png</w:t>
      </w:r>
    </w:p>
    <w:p w14:paraId="469348BF" w14:textId="12D409AE" w:rsidR="00332C98" w:rsidRDefault="00332C98" w:rsidP="00332C98">
      <w:r>
        <w:t xml:space="preserve">In </w:t>
      </w:r>
      <w:r w:rsidRPr="00332C98">
        <w:rPr>
          <w:rStyle w:val="ItalicsPACKT"/>
        </w:rPr>
        <w:t>step 6</w:t>
      </w:r>
      <w:r>
        <w:t xml:space="preserve">, you rerun the </w:t>
      </w:r>
      <w:r w:rsidRPr="00332C98">
        <w:rPr>
          <w:rStyle w:val="CodeInTextPACKT"/>
        </w:rPr>
        <w:t>Get-WindowsFeature</w:t>
      </w:r>
      <w:r>
        <w:t xml:space="preserve"> command inside the Windows PowerShell remoting session, with output like this:</w:t>
      </w:r>
    </w:p>
    <w:p w14:paraId="7FB90611" w14:textId="6E321F5F" w:rsidR="00332C98" w:rsidRDefault="00047CA9" w:rsidP="0044613B">
      <w:pPr>
        <w:pStyle w:val="FigurePACKT"/>
      </w:pPr>
      <w:commentRangeStart w:id="15"/>
      <w:del w:id="16" w:author="Thomas Lee" w:date="2021-06-11T22:41:00Z">
        <w:r w:rsidDel="00CF6012">
          <w:drawing>
            <wp:inline distT="0" distB="0" distL="0" distR="0" wp14:anchorId="72E0CCEE" wp14:editId="1AAD9EA8">
              <wp:extent cx="3013903" cy="130672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0279" cy="1326834"/>
                      </a:xfrm>
                      <a:prstGeom prst="rect">
                        <a:avLst/>
                      </a:prstGeom>
                    </pic:spPr>
                  </pic:pic>
                </a:graphicData>
              </a:graphic>
            </wp:inline>
          </w:drawing>
        </w:r>
      </w:del>
      <w:commentRangeEnd w:id="15"/>
      <w:r w:rsidR="00917E00">
        <w:rPr>
          <w:rStyle w:val="CommentReference"/>
          <w:rFonts w:ascii="Calibri" w:hAnsi="Calibri"/>
          <w:noProof w:val="0"/>
        </w:rPr>
        <w:commentReference w:id="15"/>
      </w:r>
      <w:ins w:id="17" w:author="Thomas Lee" w:date="2021-06-11T22:41:00Z">
        <w:r w:rsidR="00CF6012">
          <w:drawing>
            <wp:inline distT="0" distB="0" distL="0" distR="0" wp14:anchorId="13EA7D52" wp14:editId="218D773B">
              <wp:extent cx="3018871" cy="1075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4256" cy="1081172"/>
                      </a:xfrm>
                      <a:prstGeom prst="rect">
                        <a:avLst/>
                      </a:prstGeom>
                    </pic:spPr>
                  </pic:pic>
                </a:graphicData>
              </a:graphic>
            </wp:inline>
          </w:drawing>
        </w:r>
      </w:ins>
    </w:p>
    <w:p w14:paraId="49C7BF26" w14:textId="4732EF3B" w:rsidR="00FD1A07" w:rsidRPr="00FD1A07" w:rsidRDefault="00FD1A07" w:rsidP="00C97A50">
      <w:pPr>
        <w:pStyle w:val="FigurePACKT"/>
      </w:pPr>
      <w:r w:rsidRPr="00FD1A07">
        <w:t>Figure 3.12: Invoking Get-WindowsFeature in a remoting session</w:t>
      </w:r>
    </w:p>
    <w:p w14:paraId="014B998C" w14:textId="71A24A1A"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12.png</w:t>
      </w:r>
    </w:p>
    <w:p w14:paraId="01DFB9BD" w14:textId="32C952EB" w:rsidR="00332C98" w:rsidRDefault="00332C98" w:rsidP="00332C98">
      <w:r>
        <w:t xml:space="preserve">In </w:t>
      </w:r>
      <w:r w:rsidRPr="00332C98">
        <w:rPr>
          <w:rStyle w:val="ItalicsPACKT"/>
        </w:rPr>
        <w:t>step 7,</w:t>
      </w:r>
      <w:r>
        <w:t xml:space="preserve"> you remo</w:t>
      </w:r>
      <w:r w:rsidR="00EE266C">
        <w:t>v</w:t>
      </w:r>
      <w:r>
        <w:t xml:space="preserve">e the </w:t>
      </w:r>
      <w:proofErr w:type="spellStart"/>
      <w:r w:rsidRPr="00EE266C">
        <w:rPr>
          <w:rStyle w:val="CodeInTextPACKT"/>
        </w:rPr>
        <w:t>ServerManager</w:t>
      </w:r>
      <w:proofErr w:type="spellEnd"/>
      <w:r>
        <w:t xml:space="preserve"> module from the current PowerShell session, producing no output. In </w:t>
      </w:r>
      <w:r w:rsidRPr="00332C98">
        <w:rPr>
          <w:rStyle w:val="ItalicsPACKT"/>
        </w:rPr>
        <w:t>step 8</w:t>
      </w:r>
      <w:r>
        <w:t xml:space="preserve">, you install the </w:t>
      </w:r>
      <w:r w:rsidRPr="00752DB6">
        <w:rPr>
          <w:rStyle w:val="CodeInTextPACKT"/>
        </w:rPr>
        <w:t>TFTP</w:t>
      </w:r>
      <w:r w:rsidR="00752DB6" w:rsidRPr="00752DB6">
        <w:rPr>
          <w:rStyle w:val="CodeInTextPACKT"/>
        </w:rPr>
        <w:t>-</w:t>
      </w:r>
      <w:r w:rsidRPr="00752DB6">
        <w:rPr>
          <w:rStyle w:val="CodeInTextPACKT"/>
        </w:rPr>
        <w:t>Client</w:t>
      </w:r>
      <w:r>
        <w:t xml:space="preserve"> feature, which looks like this</w:t>
      </w:r>
      <w:r w:rsidR="004B51D5">
        <w:t>:</w:t>
      </w:r>
    </w:p>
    <w:p w14:paraId="381C4131" w14:textId="478EA86C" w:rsidR="00332C98" w:rsidRDefault="00047CA9" w:rsidP="0044613B">
      <w:pPr>
        <w:pStyle w:val="FigurePACKT"/>
      </w:pPr>
      <w:commentRangeStart w:id="18"/>
      <w:del w:id="19" w:author="Thomas Lee" w:date="2021-06-11T22:42:00Z">
        <w:r w:rsidDel="00CF6012">
          <w:lastRenderedPageBreak/>
          <w:drawing>
            <wp:inline distT="0" distB="0" distL="0" distR="0" wp14:anchorId="61F1D30C" wp14:editId="43EA6B40">
              <wp:extent cx="3924300" cy="9139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7697" cy="924009"/>
                      </a:xfrm>
                      <a:prstGeom prst="rect">
                        <a:avLst/>
                      </a:prstGeom>
                    </pic:spPr>
                  </pic:pic>
                </a:graphicData>
              </a:graphic>
            </wp:inline>
          </w:drawing>
        </w:r>
      </w:del>
      <w:commentRangeEnd w:id="18"/>
      <w:r w:rsidR="00961B4B">
        <w:rPr>
          <w:rStyle w:val="CommentReference"/>
          <w:rFonts w:ascii="Calibri" w:hAnsi="Calibri"/>
          <w:noProof w:val="0"/>
        </w:rPr>
        <w:commentReference w:id="18"/>
      </w:r>
      <w:ins w:id="20" w:author="Thomas Lee" w:date="2021-06-11T22:45:00Z">
        <w:r w:rsidR="00CF6012">
          <w:drawing>
            <wp:inline distT="0" distB="0" distL="0" distR="0" wp14:anchorId="46E000E4" wp14:editId="162B5734">
              <wp:extent cx="3962400" cy="883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6508" cy="888911"/>
                      </a:xfrm>
                      <a:prstGeom prst="rect">
                        <a:avLst/>
                      </a:prstGeom>
                    </pic:spPr>
                  </pic:pic>
                </a:graphicData>
              </a:graphic>
            </wp:inline>
          </w:drawing>
        </w:r>
      </w:ins>
    </w:p>
    <w:p w14:paraId="11614927" w14:textId="6A126CCB" w:rsidR="00CD6113" w:rsidRPr="002A19BB" w:rsidRDefault="00CD6113" w:rsidP="00C97A50">
      <w:pPr>
        <w:pStyle w:val="FigurePACKT"/>
      </w:pPr>
      <w:r w:rsidRPr="002A19BB">
        <w:t xml:space="preserve">Figure 3.13: </w:t>
      </w:r>
      <w:r w:rsidR="002A19BB" w:rsidRPr="002A19BB">
        <w:t>Installing TFTP</w:t>
      </w:r>
      <w:r w:rsidR="00304E23">
        <w:t>-</w:t>
      </w:r>
      <w:r w:rsidR="002A19BB" w:rsidRPr="002A19BB">
        <w:t>Client</w:t>
      </w:r>
    </w:p>
    <w:p w14:paraId="7924A66E" w14:textId="15E5EC60"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13.png</w:t>
      </w:r>
    </w:p>
    <w:p w14:paraId="30A9E289" w14:textId="6B842310" w:rsidR="00332C98" w:rsidRDefault="00332C98" w:rsidP="00732F7B">
      <w:pPr>
        <w:pStyle w:val="NormalPACKT"/>
      </w:pPr>
      <w:r>
        <w:t xml:space="preserve">In </w:t>
      </w:r>
      <w:r w:rsidRPr="00332C98">
        <w:rPr>
          <w:rStyle w:val="ItalicsPACKT"/>
        </w:rPr>
        <w:t>step 9</w:t>
      </w:r>
      <w:r>
        <w:t>, you rerun</w:t>
      </w:r>
      <w:r w:rsidR="002F4227">
        <w:t xml:space="preserve"> the</w:t>
      </w:r>
      <w:r>
        <w:t xml:space="preserve"> </w:t>
      </w:r>
      <w:r w:rsidRPr="00732F7B">
        <w:rPr>
          <w:rStyle w:val="CodeInTextPACKT"/>
        </w:rPr>
        <w:t>Get-W</w:t>
      </w:r>
      <w:r w:rsidR="00732F7B" w:rsidRPr="00732F7B">
        <w:rPr>
          <w:rStyle w:val="CodeInTextPACKT"/>
        </w:rPr>
        <w:t>i</w:t>
      </w:r>
      <w:r w:rsidRPr="00732F7B">
        <w:rPr>
          <w:rStyle w:val="CodeInTextPACKT"/>
        </w:rPr>
        <w:t>ndowsFeature</w:t>
      </w:r>
      <w:r w:rsidRPr="00732F7B">
        <w:t xml:space="preserve"> </w:t>
      </w:r>
      <w:r w:rsidR="00732F7B" w:rsidRPr="00732F7B">
        <w:t xml:space="preserve">command </w:t>
      </w:r>
      <w:r>
        <w:t xml:space="preserve">to check the state of the </w:t>
      </w:r>
      <w:r w:rsidRPr="00EE266C">
        <w:rPr>
          <w:rStyle w:val="CodeInTextPACKT"/>
        </w:rPr>
        <w:t>TFTP</w:t>
      </w:r>
      <w:r w:rsidR="00EE266C" w:rsidRPr="00EE266C">
        <w:rPr>
          <w:rStyle w:val="CodeInTextPACKT"/>
        </w:rPr>
        <w:t>-</w:t>
      </w:r>
      <w:r w:rsidRPr="00EE266C">
        <w:rPr>
          <w:rStyle w:val="CodeInTextPACKT"/>
        </w:rPr>
        <w:t>Client</w:t>
      </w:r>
      <w:r>
        <w:t xml:space="preserve"> feature, which looks like this:</w:t>
      </w:r>
    </w:p>
    <w:p w14:paraId="4F943E20" w14:textId="08D6B9E1" w:rsidR="00332C98" w:rsidRDefault="00047CA9" w:rsidP="0044613B">
      <w:pPr>
        <w:pStyle w:val="FigurePACKT"/>
      </w:pPr>
      <w:r>
        <w:drawing>
          <wp:inline distT="0" distB="0" distL="0" distR="0" wp14:anchorId="0A97A7FB" wp14:editId="104B0A47">
            <wp:extent cx="2847975" cy="8973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5037" cy="902769"/>
                    </a:xfrm>
                    <a:prstGeom prst="rect">
                      <a:avLst/>
                    </a:prstGeom>
                  </pic:spPr>
                </pic:pic>
              </a:graphicData>
            </a:graphic>
          </wp:inline>
        </w:drawing>
      </w:r>
    </w:p>
    <w:p w14:paraId="30A59FEA" w14:textId="448E96D5" w:rsidR="002A19BB" w:rsidRPr="00D60C65" w:rsidRDefault="002A19BB" w:rsidP="00C97A50">
      <w:pPr>
        <w:pStyle w:val="FigurePACKT"/>
      </w:pPr>
      <w:r w:rsidRPr="00D60C65">
        <w:t xml:space="preserve">Figure 3.14: </w:t>
      </w:r>
      <w:r w:rsidR="00D60C65" w:rsidRPr="00D60C65">
        <w:t>Checking the state of TFTP</w:t>
      </w:r>
      <w:r w:rsidR="00B83BEA">
        <w:t>-</w:t>
      </w:r>
      <w:r w:rsidR="00D60C65" w:rsidRPr="00D60C65">
        <w:t>Client</w:t>
      </w:r>
    </w:p>
    <w:p w14:paraId="052027CC" w14:textId="225EC7C2"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14.png</w:t>
      </w:r>
    </w:p>
    <w:p w14:paraId="29222F4D" w14:textId="4B43B819" w:rsidR="00332C98" w:rsidRDefault="00332C98" w:rsidP="00332C98">
      <w:r>
        <w:t xml:space="preserve">In </w:t>
      </w:r>
      <w:r w:rsidRPr="00332C98">
        <w:rPr>
          <w:rStyle w:val="ItalicsPACKT"/>
        </w:rPr>
        <w:t>step 10</w:t>
      </w:r>
      <w:r>
        <w:t>, you re</w:t>
      </w:r>
      <w:r w:rsidR="0044613B">
        <w:t>-</w:t>
      </w:r>
      <w:r>
        <w:t xml:space="preserve">view the </w:t>
      </w:r>
      <w:r w:rsidRPr="00B83BEA">
        <w:rPr>
          <w:rStyle w:val="CodeInTextPACKT"/>
        </w:rPr>
        <w:t>TFTP</w:t>
      </w:r>
      <w:r w:rsidR="00B83BEA" w:rsidRPr="00B83BEA">
        <w:rPr>
          <w:rStyle w:val="CodeInTextPACKT"/>
        </w:rPr>
        <w:t>-</w:t>
      </w:r>
      <w:r w:rsidRPr="00B83BEA">
        <w:rPr>
          <w:rStyle w:val="CodeInTextPACKT"/>
        </w:rPr>
        <w:t>Client</w:t>
      </w:r>
      <w:r>
        <w:t xml:space="preserve"> feature inside the Windows PowerShell remoting session, which looks like this:</w:t>
      </w:r>
    </w:p>
    <w:p w14:paraId="6E19B193" w14:textId="554DF68D" w:rsidR="00332C98" w:rsidRDefault="00047CA9" w:rsidP="00095635">
      <w:pPr>
        <w:pStyle w:val="FigurePACKT"/>
      </w:pPr>
      <w:commentRangeStart w:id="21"/>
      <w:del w:id="22" w:author="Thomas Lee" w:date="2021-06-11T22:47:00Z">
        <w:r w:rsidDel="00CF6012">
          <w:lastRenderedPageBreak/>
          <w:drawing>
            <wp:inline distT="0" distB="0" distL="0" distR="0" wp14:anchorId="10890516" wp14:editId="4CCDB975">
              <wp:extent cx="3409950" cy="1322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0505" cy="1353509"/>
                      </a:xfrm>
                      <a:prstGeom prst="rect">
                        <a:avLst/>
                      </a:prstGeom>
                    </pic:spPr>
                  </pic:pic>
                </a:graphicData>
              </a:graphic>
            </wp:inline>
          </w:drawing>
        </w:r>
      </w:del>
      <w:commentRangeEnd w:id="21"/>
      <w:r w:rsidR="00931C28">
        <w:rPr>
          <w:rStyle w:val="CommentReference"/>
          <w:rFonts w:ascii="Calibri" w:hAnsi="Calibri"/>
          <w:noProof w:val="0"/>
        </w:rPr>
        <w:commentReference w:id="21"/>
      </w:r>
      <w:ins w:id="23" w:author="Thomas Lee" w:date="2021-06-11T22:47:00Z">
        <w:r w:rsidR="00CF6012">
          <w:drawing>
            <wp:inline distT="0" distB="0" distL="0" distR="0" wp14:anchorId="2AF85A30" wp14:editId="370E1CF3">
              <wp:extent cx="3629025" cy="10534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6156" cy="1058398"/>
                      </a:xfrm>
                      <a:prstGeom prst="rect">
                        <a:avLst/>
                      </a:prstGeom>
                    </pic:spPr>
                  </pic:pic>
                </a:graphicData>
              </a:graphic>
            </wp:inline>
          </w:drawing>
        </w:r>
      </w:ins>
    </w:p>
    <w:p w14:paraId="771D9AE2" w14:textId="2375E721" w:rsidR="00890AEB" w:rsidRPr="00890AEB" w:rsidRDefault="00890AEB" w:rsidP="00C97A50">
      <w:pPr>
        <w:pStyle w:val="FigurePACKT"/>
      </w:pPr>
      <w:r w:rsidRPr="00890AEB">
        <w:t xml:space="preserve">Figure 3.15: </w:t>
      </w:r>
      <w:r w:rsidR="00FE6398">
        <w:t>Viewing TFTP</w:t>
      </w:r>
      <w:r w:rsidR="002F4227">
        <w:t>-</w:t>
      </w:r>
      <w:r w:rsidR="00FE6398">
        <w:t>Client inside</w:t>
      </w:r>
      <w:r w:rsidR="002F4227">
        <w:t xml:space="preserve"> the</w:t>
      </w:r>
      <w:r w:rsidR="00500EB9">
        <w:t xml:space="preserve"> remoting session</w:t>
      </w:r>
    </w:p>
    <w:p w14:paraId="20512257" w14:textId="4AA58A12"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15.png</w:t>
      </w:r>
    </w:p>
    <w:p w14:paraId="08A72BDB" w14:textId="05550982" w:rsidR="00EC03C6" w:rsidRDefault="00EC03C6" w:rsidP="00EC03C6">
      <w:pPr>
        <w:pStyle w:val="Heading2"/>
      </w:pPr>
      <w:r>
        <w:t>There</w:t>
      </w:r>
      <w:r w:rsidR="0067493F">
        <w:t>’</w:t>
      </w:r>
      <w:r>
        <w:t>s more...</w:t>
      </w:r>
    </w:p>
    <w:p w14:paraId="104A2ADB" w14:textId="6744AB28" w:rsidR="00EC03C6" w:rsidRDefault="00332C98" w:rsidP="00332C98">
      <w:pPr>
        <w:pStyle w:val="NormalPACKT"/>
      </w:pPr>
      <w:r>
        <w:t xml:space="preserve">In </w:t>
      </w:r>
      <w:r w:rsidRPr="00332C98">
        <w:rPr>
          <w:rStyle w:val="ItalicsPACKT"/>
        </w:rPr>
        <w:t>step 1</w:t>
      </w:r>
      <w:r>
        <w:t xml:space="preserve">, you attempted to find the </w:t>
      </w:r>
      <w:proofErr w:type="spellStart"/>
      <w:r w:rsidRPr="00EE266C">
        <w:rPr>
          <w:rStyle w:val="CodeInTextPACKT"/>
        </w:rPr>
        <w:t>ServerManager</w:t>
      </w:r>
      <w:proofErr w:type="spellEnd"/>
      <w:r>
        <w:t xml:space="preserve"> module</w:t>
      </w:r>
      <w:r w:rsidR="00835F33">
        <w:t xml:space="preserve"> using the </w:t>
      </w:r>
      <w:r w:rsidR="00835F33" w:rsidRPr="00CB6D7E">
        <w:rPr>
          <w:rStyle w:val="CodeInTextPACKT"/>
        </w:rPr>
        <w:t>-</w:t>
      </w:r>
      <w:proofErr w:type="spellStart"/>
      <w:r w:rsidR="00835F33" w:rsidRPr="00CB6D7E">
        <w:rPr>
          <w:rStyle w:val="CodeInTextPACKT"/>
        </w:rPr>
        <w:t>ListAvaila</w:t>
      </w:r>
      <w:r w:rsidR="00CB6D7E" w:rsidRPr="00CB6D7E">
        <w:rPr>
          <w:rStyle w:val="CodeInTextPACKT"/>
        </w:rPr>
        <w:t>bl</w:t>
      </w:r>
      <w:r w:rsidR="00835F33" w:rsidRPr="00CB6D7E">
        <w:rPr>
          <w:rStyle w:val="CodeInTextPACKT"/>
        </w:rPr>
        <w:t>e</w:t>
      </w:r>
      <w:proofErr w:type="spellEnd"/>
      <w:r w:rsidR="00835F33">
        <w:t xml:space="preserve"> switch</w:t>
      </w:r>
      <w:r>
        <w:t>. This module is not available natively in PowerShell 7, hence the lack of output. Even though the compatibility mechanism can find the module, by default</w:t>
      </w:r>
      <w:r w:rsidR="00EE266C">
        <w:t>,</w:t>
      </w:r>
      <w:r>
        <w:t xml:space="preserve"> </w:t>
      </w:r>
      <w:r w:rsidRPr="00332C98">
        <w:rPr>
          <w:rStyle w:val="CodeInTextPACKT"/>
        </w:rPr>
        <w:t>Get-Module</w:t>
      </w:r>
      <w:r>
        <w:t xml:space="preserve"> does not display the module.</w:t>
      </w:r>
      <w:r w:rsidR="00835F33">
        <w:t xml:space="preserve"> </w:t>
      </w:r>
    </w:p>
    <w:p w14:paraId="5F527A3A" w14:textId="6891AF08" w:rsidR="00EC03C6" w:rsidRDefault="00732F7B" w:rsidP="00732F7B">
      <w:pPr>
        <w:pStyle w:val="NormalPACKT"/>
      </w:pPr>
      <w:r>
        <w:t xml:space="preserve">In </w:t>
      </w:r>
      <w:r w:rsidRPr="00732F7B">
        <w:rPr>
          <w:rStyle w:val="ItalicsPACKT"/>
        </w:rPr>
        <w:t>step 2</w:t>
      </w:r>
      <w:r>
        <w:t xml:space="preserve">, you discover the </w:t>
      </w:r>
      <w:r w:rsidRPr="00594E37">
        <w:rPr>
          <w:rFonts w:ascii="Lucida Console" w:hAnsi="Lucida Console"/>
          <w:color w:val="4472C4"/>
          <w:sz w:val="19"/>
          <w:szCs w:val="19"/>
        </w:rPr>
        <w:t>Get-WindowsFeature</w:t>
      </w:r>
      <w:r w:rsidRPr="00594E37">
        <w:rPr>
          <w:color w:val="4472C4"/>
        </w:rPr>
        <w:t xml:space="preserve"> </w:t>
      </w:r>
      <w:r>
        <w:t xml:space="preserve">command comes from the </w:t>
      </w:r>
      <w:proofErr w:type="spellStart"/>
      <w:r w:rsidRPr="0053019C">
        <w:rPr>
          <w:rStyle w:val="CodeInTextPACKT"/>
        </w:rPr>
        <w:t>ServerManager</w:t>
      </w:r>
      <w:proofErr w:type="spellEnd"/>
      <w:r>
        <w:t xml:space="preserve"> </w:t>
      </w:r>
      <w:r w:rsidR="00F130D3">
        <w:t>m</w:t>
      </w:r>
      <w:r>
        <w:t xml:space="preserve">odule, which you then load explicitly in </w:t>
      </w:r>
      <w:r w:rsidRPr="005F5A73">
        <w:rPr>
          <w:rStyle w:val="ItalicsPACKT"/>
        </w:rPr>
        <w:t>step 3</w:t>
      </w:r>
      <w:r>
        <w:t xml:space="preserve">. Loading the module </w:t>
      </w:r>
      <w:r w:rsidR="00EE266C">
        <w:t xml:space="preserve">using </w:t>
      </w:r>
      <w:r w:rsidR="00EE266C" w:rsidRPr="00594E37">
        <w:rPr>
          <w:rFonts w:ascii="Lucida Console" w:hAnsi="Lucida Console"/>
          <w:color w:val="4472C4"/>
          <w:sz w:val="19"/>
          <w:szCs w:val="19"/>
        </w:rPr>
        <w:t>Import-Module</w:t>
      </w:r>
      <w:r w:rsidRPr="00594E37">
        <w:rPr>
          <w:color w:val="4472C4"/>
        </w:rPr>
        <w:t xml:space="preserve"> </w:t>
      </w:r>
      <w:r>
        <w:t xml:space="preserve">generates the warning message you can see in the output. Note that </w:t>
      </w:r>
      <w:r w:rsidR="00594E37">
        <w:t>i</w:t>
      </w:r>
      <w:r w:rsidR="00EE266C">
        <w:t>n PowerShell 7, t</w:t>
      </w:r>
      <w:r>
        <w:t xml:space="preserve">he </w:t>
      </w:r>
      <w:r w:rsidRPr="00EE266C">
        <w:rPr>
          <w:rStyle w:val="CodeInTextPACKT"/>
        </w:rPr>
        <w:t>Get-WindowsFeature</w:t>
      </w:r>
      <w:r>
        <w:t xml:space="preserve"> command is a function, rather than a cmdlet. </w:t>
      </w:r>
      <w:r w:rsidR="00EE266C">
        <w:t>T</w:t>
      </w:r>
      <w:r>
        <w:t>he implicit remoting process creates a proxy function</w:t>
      </w:r>
      <w:r w:rsidR="00EE266C">
        <w:t xml:space="preserve"> (</w:t>
      </w:r>
      <w:r>
        <w:t>in the PowerShell 7 session</w:t>
      </w:r>
      <w:r w:rsidR="00EE266C">
        <w:t>)</w:t>
      </w:r>
      <w:r>
        <w:t xml:space="preserve">, which </w:t>
      </w:r>
      <w:r w:rsidR="00EE266C">
        <w:t>then invokes the underlying command in the remote session. You can examine the function</w:t>
      </w:r>
      <w:r w:rsidR="0067493F">
        <w:t>’</w:t>
      </w:r>
      <w:r w:rsidR="00EE266C">
        <w:t>s definition to see how the proxy function invokes the remote function.</w:t>
      </w:r>
    </w:p>
    <w:p w14:paraId="30D3D5F2" w14:textId="645D6579" w:rsidR="002D54C9" w:rsidRDefault="00732F7B" w:rsidP="00EE266C">
      <w:pPr>
        <w:pStyle w:val="NormalPACKT"/>
      </w:pPr>
      <w:r>
        <w:t xml:space="preserve">In </w:t>
      </w:r>
      <w:r w:rsidRPr="00732F7B">
        <w:rPr>
          <w:rStyle w:val="ItalicsPACKT"/>
        </w:rPr>
        <w:t>step</w:t>
      </w:r>
      <w:r w:rsidR="002F4227">
        <w:rPr>
          <w:rStyle w:val="ItalicsPACKT"/>
        </w:rPr>
        <w:t>s</w:t>
      </w:r>
      <w:r w:rsidRPr="00732F7B">
        <w:rPr>
          <w:rStyle w:val="ItalicsPACKT"/>
        </w:rPr>
        <w:t xml:space="preserve"> 9</w:t>
      </w:r>
      <w:r>
        <w:t xml:space="preserve"> and </w:t>
      </w:r>
      <w:r w:rsidRPr="00732F7B">
        <w:rPr>
          <w:rStyle w:val="ItalicsPACKT"/>
        </w:rPr>
        <w:t>10</w:t>
      </w:r>
      <w:r>
        <w:t>, you view the o</w:t>
      </w:r>
      <w:r w:rsidR="00EE266C">
        <w:t>utp</w:t>
      </w:r>
      <w:r>
        <w:t xml:space="preserve">ut from </w:t>
      </w:r>
      <w:r w:rsidRPr="00EE266C">
        <w:rPr>
          <w:rStyle w:val="CodeInTextPACKT"/>
        </w:rPr>
        <w:t>Get-WindowsFeature</w:t>
      </w:r>
      <w:r>
        <w:t xml:space="preserve"> inside PowerShell 7 and then inside the remoting session to Windows PowerShell. In </w:t>
      </w:r>
      <w:r w:rsidRPr="00732F7B">
        <w:rPr>
          <w:rStyle w:val="ItalicsPACKT"/>
        </w:rPr>
        <w:t>step 9</w:t>
      </w:r>
      <w:r>
        <w:t xml:space="preserve">, you see a different output from </w:t>
      </w:r>
      <w:r w:rsidRPr="00732F7B">
        <w:rPr>
          <w:rStyle w:val="ItalicsPACKT"/>
        </w:rPr>
        <w:t>step 10</w:t>
      </w:r>
      <w:r w:rsidR="00EE266C">
        <w:rPr>
          <w:rStyle w:val="ItalicsPACKT"/>
        </w:rPr>
        <w:t>,</w:t>
      </w:r>
      <w:r>
        <w:t xml:space="preserve"> which is the result of PowerShell 7 not importing the </w:t>
      </w:r>
      <w:r w:rsidR="00527D7B">
        <w:t>format</w:t>
      </w:r>
      <w:r>
        <w:t xml:space="preserve"> XML for this modul</w:t>
      </w:r>
      <w:r w:rsidR="00EE266C">
        <w:t xml:space="preserve">e. You can see how to get around this minor issue in </w:t>
      </w:r>
      <w:r w:rsidR="00EE266C" w:rsidRPr="0052003C">
        <w:rPr>
          <w:i/>
          <w:iCs/>
          <w:color w:val="C00000"/>
        </w:rPr>
        <w:t xml:space="preserve">Importing </w:t>
      </w:r>
      <w:r w:rsidR="006C347B">
        <w:rPr>
          <w:i/>
          <w:iCs/>
          <w:color w:val="C00000"/>
        </w:rPr>
        <w:t>format</w:t>
      </w:r>
      <w:r w:rsidR="00EE266C" w:rsidRPr="0052003C">
        <w:rPr>
          <w:i/>
          <w:iCs/>
          <w:color w:val="C00000"/>
        </w:rPr>
        <w:t xml:space="preserve"> XML</w:t>
      </w:r>
      <w:r w:rsidR="00EE266C" w:rsidRPr="0052003C">
        <w:rPr>
          <w:color w:val="C00000"/>
        </w:rPr>
        <w:t xml:space="preserve"> </w:t>
      </w:r>
      <w:r w:rsidR="00EE266C">
        <w:t>later in this chapter.</w:t>
      </w:r>
    </w:p>
    <w:p w14:paraId="7287ED42" w14:textId="2BAA2079" w:rsidR="00732F7B" w:rsidRPr="00732F7B" w:rsidRDefault="00732F7B" w:rsidP="00732F7B">
      <w:pPr>
        <w:pStyle w:val="NormalPACKT"/>
        <w:rPr>
          <w:lang w:val="en-GB"/>
        </w:rPr>
      </w:pPr>
      <w:r>
        <w:rPr>
          <w:lang w:val="en-GB"/>
        </w:rPr>
        <w:lastRenderedPageBreak/>
        <w:t>The Windows PowerS</w:t>
      </w:r>
      <w:r w:rsidR="00EE266C">
        <w:rPr>
          <w:lang w:val="en-GB"/>
        </w:rPr>
        <w:t>h</w:t>
      </w:r>
      <w:r>
        <w:rPr>
          <w:lang w:val="en-GB"/>
        </w:rPr>
        <w:t>ell compatibility mechanism in PowerShell 7 does a</w:t>
      </w:r>
      <w:r w:rsidR="00EE266C">
        <w:rPr>
          <w:lang w:val="en-GB"/>
        </w:rPr>
        <w:t>n excellent</w:t>
      </w:r>
      <w:r>
        <w:rPr>
          <w:lang w:val="en-GB"/>
        </w:rPr>
        <w:t xml:space="preserve"> job of supporting otherwise incompatible Windows PowerShell modules. </w:t>
      </w:r>
      <w:r w:rsidR="00EE266C">
        <w:rPr>
          <w:lang w:val="en-GB"/>
        </w:rPr>
        <w:t>But even with this, there are some commands and modules that are just not going to work</w:t>
      </w:r>
      <w:r w:rsidR="00204C80">
        <w:rPr>
          <w:lang w:val="en-GB"/>
        </w:rPr>
        <w:t>.</w:t>
      </w:r>
    </w:p>
    <w:p w14:paraId="226DF227" w14:textId="22F9C60B" w:rsidR="00EE266C" w:rsidRDefault="00EE266C" w:rsidP="00EE266C">
      <w:pPr>
        <w:pStyle w:val="Heading1"/>
      </w:pPr>
      <w:r>
        <w:t xml:space="preserve">Exploring </w:t>
      </w:r>
      <w:r w:rsidR="00D55F62">
        <w:t>c</w:t>
      </w:r>
      <w:r>
        <w:t xml:space="preserve">ompatibility </w:t>
      </w:r>
      <w:r w:rsidR="00D55F62">
        <w:t>s</w:t>
      </w:r>
      <w:r>
        <w:t xml:space="preserve">olution </w:t>
      </w:r>
      <w:r w:rsidR="00D55F62">
        <w:t>l</w:t>
      </w:r>
      <w:r>
        <w:t>imitations</w:t>
      </w:r>
    </w:p>
    <w:p w14:paraId="32D079D5" w14:textId="2581AD12" w:rsidR="00EE266C" w:rsidRDefault="00EE266C" w:rsidP="00EE266C">
      <w:pPr>
        <w:pStyle w:val="NormalPACKT"/>
        <w:rPr>
          <w:lang w:val="en-GB"/>
        </w:rPr>
      </w:pPr>
      <w:r>
        <w:rPr>
          <w:lang w:val="en-GB"/>
        </w:rPr>
        <w:t>I</w:t>
      </w:r>
      <w:r w:rsidR="00DD7BCA">
        <w:rPr>
          <w:lang w:val="en-GB"/>
        </w:rPr>
        <w:t>n</w:t>
      </w:r>
      <w:r>
        <w:rPr>
          <w:lang w:val="en-GB"/>
        </w:rPr>
        <w:t xml:space="preserve"> the previous recipe, you saw how you could use the Windows PowerS</w:t>
      </w:r>
      <w:r w:rsidR="00A91C7A">
        <w:rPr>
          <w:lang w:val="en-GB"/>
        </w:rPr>
        <w:t>h</w:t>
      </w:r>
      <w:r>
        <w:rPr>
          <w:lang w:val="en-GB"/>
        </w:rPr>
        <w:t>ell compatibil</w:t>
      </w:r>
      <w:r w:rsidR="00A91C7A">
        <w:rPr>
          <w:lang w:val="en-GB"/>
        </w:rPr>
        <w:t>ity</w:t>
      </w:r>
      <w:r>
        <w:rPr>
          <w:lang w:val="en-GB"/>
        </w:rPr>
        <w:t xml:space="preserve"> mechanism built into PowerShell 7. This solution provides you with access to </w:t>
      </w:r>
      <w:r w:rsidR="00454A93">
        <w:rPr>
          <w:lang w:val="en-GB"/>
        </w:rPr>
        <w:t xml:space="preserve">modules </w:t>
      </w:r>
      <w:r>
        <w:rPr>
          <w:lang w:val="en-GB"/>
        </w:rPr>
        <w:t>that</w:t>
      </w:r>
      <w:r w:rsidR="00454A93">
        <w:rPr>
          <w:lang w:val="en-GB"/>
        </w:rPr>
        <w:t xml:space="preserve"> their owners</w:t>
      </w:r>
      <w:r>
        <w:rPr>
          <w:lang w:val="en-GB"/>
        </w:rPr>
        <w:t xml:space="preserve"> have not yet converted to run </w:t>
      </w:r>
      <w:r w:rsidR="00454A93">
        <w:rPr>
          <w:lang w:val="en-GB"/>
        </w:rPr>
        <w:t xml:space="preserve">natively </w:t>
      </w:r>
      <w:r>
        <w:rPr>
          <w:lang w:val="en-GB"/>
        </w:rPr>
        <w:t xml:space="preserve">in PowerShell 7. This solution </w:t>
      </w:r>
      <w:r w:rsidR="00454A93">
        <w:rPr>
          <w:lang w:val="en-GB"/>
        </w:rPr>
        <w:t xml:space="preserve">provides improved compatibility but </w:t>
      </w:r>
      <w:r>
        <w:rPr>
          <w:lang w:val="en-GB"/>
        </w:rPr>
        <w:t>does have some</w:t>
      </w:r>
      <w:r w:rsidR="00454A93">
        <w:rPr>
          <w:lang w:val="en-GB"/>
        </w:rPr>
        <w:t xml:space="preserve"> minor</w:t>
      </w:r>
      <w:r>
        <w:rPr>
          <w:lang w:val="en-GB"/>
        </w:rPr>
        <w:t xml:space="preserve"> limitations.</w:t>
      </w:r>
    </w:p>
    <w:p w14:paraId="71340763" w14:textId="7EEEB799" w:rsidR="00EE266C" w:rsidRDefault="00EE266C" w:rsidP="00EE266C">
      <w:pPr>
        <w:pStyle w:val="NormalPACKT"/>
        <w:rPr>
          <w:lang w:val="en-GB"/>
        </w:rPr>
      </w:pPr>
      <w:r>
        <w:rPr>
          <w:lang w:val="en-GB"/>
        </w:rPr>
        <w:t>The first limitation is discovery. You can</w:t>
      </w:r>
      <w:r w:rsidR="0067493F">
        <w:rPr>
          <w:lang w:val="en-GB"/>
        </w:rPr>
        <w:t>’</w:t>
      </w:r>
      <w:r>
        <w:rPr>
          <w:lang w:val="en-GB"/>
        </w:rPr>
        <w:t xml:space="preserve">t </w:t>
      </w:r>
      <w:r w:rsidR="00FD7FF8">
        <w:rPr>
          <w:lang w:val="en-GB"/>
        </w:rPr>
        <w:t xml:space="preserve">easily </w:t>
      </w:r>
      <w:r>
        <w:rPr>
          <w:lang w:val="en-GB"/>
        </w:rPr>
        <w:t xml:space="preserve">discover unsupported commands. You </w:t>
      </w:r>
      <w:r w:rsidR="00B30419">
        <w:rPr>
          <w:lang w:val="en-GB"/>
        </w:rPr>
        <w:t>cannot</w:t>
      </w:r>
      <w:r>
        <w:rPr>
          <w:lang w:val="en-GB"/>
        </w:rPr>
        <w:t>, for example</w:t>
      </w:r>
      <w:r w:rsidR="00A91C7A">
        <w:rPr>
          <w:lang w:val="en-GB"/>
        </w:rPr>
        <w:t>,</w:t>
      </w:r>
      <w:r>
        <w:rPr>
          <w:lang w:val="en-GB"/>
        </w:rPr>
        <w:t xml:space="preserve"> use PowerShell </w:t>
      </w:r>
      <w:r w:rsidR="00835F33">
        <w:rPr>
          <w:lang w:val="en-GB"/>
        </w:rPr>
        <w:t>7</w:t>
      </w:r>
      <w:r w:rsidR="0067493F">
        <w:rPr>
          <w:lang w:val="en-GB"/>
        </w:rPr>
        <w:t>’</w:t>
      </w:r>
      <w:r w:rsidR="00835F33">
        <w:rPr>
          <w:lang w:val="en-GB"/>
        </w:rPr>
        <w:t xml:space="preserve">s </w:t>
      </w:r>
      <w:r w:rsidRPr="00EE266C">
        <w:rPr>
          <w:rStyle w:val="CodeInTextPACKT"/>
        </w:rPr>
        <w:t>Get-Module</w:t>
      </w:r>
      <w:r>
        <w:rPr>
          <w:lang w:val="en-GB"/>
        </w:rPr>
        <w:t xml:space="preserve"> to list the </w:t>
      </w:r>
      <w:proofErr w:type="spellStart"/>
      <w:r w:rsidRPr="00B30419">
        <w:rPr>
          <w:rStyle w:val="CodeInTextPACKT"/>
        </w:rPr>
        <w:t>ServerManager</w:t>
      </w:r>
      <w:proofErr w:type="spellEnd"/>
      <w:r>
        <w:rPr>
          <w:lang w:val="en-GB"/>
        </w:rPr>
        <w:t xml:space="preserve"> module, even though you can use </w:t>
      </w:r>
      <w:r w:rsidRPr="00EE266C">
        <w:rPr>
          <w:rStyle w:val="CodeInTextPACKT"/>
        </w:rPr>
        <w:t>Get-Command</w:t>
      </w:r>
      <w:r>
        <w:rPr>
          <w:lang w:val="en-GB"/>
        </w:rPr>
        <w:t xml:space="preserve"> to discover commands inside the module. </w:t>
      </w:r>
    </w:p>
    <w:p w14:paraId="62E8E8C8" w14:textId="0B3820ED" w:rsidR="00EE266C" w:rsidRDefault="00EE266C" w:rsidP="00EE266C">
      <w:pPr>
        <w:pStyle w:val="NormalPACKT"/>
        <w:rPr>
          <w:lang w:val="en-GB"/>
        </w:rPr>
      </w:pPr>
      <w:r>
        <w:rPr>
          <w:lang w:val="en-GB"/>
        </w:rPr>
        <w:t>Another limitation of the compatibility solution is that PowerShell 7 does not import any display or type XML contained in the module. Th</w:t>
      </w:r>
      <w:r w:rsidR="00454A93">
        <w:rPr>
          <w:lang w:val="en-GB"/>
        </w:rPr>
        <w:t xml:space="preserve">e result is that </w:t>
      </w:r>
      <w:r>
        <w:rPr>
          <w:lang w:val="en-GB"/>
        </w:rPr>
        <w:t>some commands may display output slightly differently. There are ways around this, including just running the entire command inside a remoting session.</w:t>
      </w:r>
    </w:p>
    <w:p w14:paraId="1F42578E" w14:textId="2475E689" w:rsidR="00EE266C" w:rsidRPr="00EE266C" w:rsidRDefault="00EE266C" w:rsidP="00EE266C">
      <w:pPr>
        <w:pStyle w:val="NormalPACKT"/>
        <w:rPr>
          <w:lang w:val="en-GB"/>
        </w:rPr>
      </w:pPr>
      <w:r w:rsidRPr="00EE266C">
        <w:rPr>
          <w:lang w:val="en-GB"/>
        </w:rPr>
        <w:t xml:space="preserve">Despite the compatibility solution, </w:t>
      </w:r>
      <w:r w:rsidR="00A91C7A">
        <w:rPr>
          <w:lang w:val="en-GB"/>
        </w:rPr>
        <w:t>some Windows Server modules</w:t>
      </w:r>
      <w:r w:rsidRPr="00EE266C">
        <w:rPr>
          <w:lang w:val="en-GB"/>
        </w:rPr>
        <w:t xml:space="preserve"> simply do not work at all in PowerS</w:t>
      </w:r>
      <w:r>
        <w:rPr>
          <w:lang w:val="en-GB"/>
        </w:rPr>
        <w:t>h</w:t>
      </w:r>
      <w:r w:rsidRPr="00EE266C">
        <w:rPr>
          <w:lang w:val="en-GB"/>
        </w:rPr>
        <w:t xml:space="preserve">ell </w:t>
      </w:r>
      <w:r>
        <w:rPr>
          <w:lang w:val="en-GB"/>
        </w:rPr>
        <w:t xml:space="preserve">7. If you load one of these modules manually, </w:t>
      </w:r>
      <w:r w:rsidR="00EF4648">
        <w:rPr>
          <w:lang w:val="en-GB"/>
        </w:rPr>
        <w:t xml:space="preserve">the </w:t>
      </w:r>
      <w:r>
        <w:rPr>
          <w:lang w:val="en-GB"/>
        </w:rPr>
        <w:t xml:space="preserve">module may load, but </w:t>
      </w:r>
      <w:r w:rsidR="00EF4648">
        <w:rPr>
          <w:lang w:val="en-GB"/>
        </w:rPr>
        <w:t>some or all of the commands in the module do not work and often return error messages that are not actionable</w:t>
      </w:r>
      <w:r w:rsidR="001568B5">
        <w:rPr>
          <w:lang w:val="en-GB"/>
        </w:rPr>
        <w:t>.</w:t>
      </w:r>
    </w:p>
    <w:p w14:paraId="1B8EBD29" w14:textId="2AA6BFAA" w:rsidR="002D54C9" w:rsidRDefault="002D54C9" w:rsidP="0062761D">
      <w:pPr>
        <w:pStyle w:val="Heading2"/>
      </w:pPr>
      <w:r>
        <w:t xml:space="preserve">Getting </w:t>
      </w:r>
      <w:r w:rsidR="00B7113E">
        <w:t>r</w:t>
      </w:r>
      <w:r>
        <w:t>eady</w:t>
      </w:r>
    </w:p>
    <w:p w14:paraId="4DFB96E0" w14:textId="7AD94BC0" w:rsidR="002D54C9" w:rsidRPr="009D0F10" w:rsidRDefault="00732F7B" w:rsidP="002D54C9">
      <w:pPr>
        <w:pStyle w:val="NormalPACKT"/>
        <w:rPr>
          <w:lang w:val="en-GB"/>
        </w:rPr>
      </w:pPr>
      <w:r>
        <w:rPr>
          <w:lang w:val="en-GB"/>
        </w:rPr>
        <w:t>Run this in a new PowerShell sessi</w:t>
      </w:r>
      <w:r w:rsidR="00EE266C">
        <w:rPr>
          <w:lang w:val="en-GB"/>
        </w:rPr>
        <w:t>o</w:t>
      </w:r>
      <w:r>
        <w:rPr>
          <w:lang w:val="en-GB"/>
        </w:rPr>
        <w:t xml:space="preserve">n on </w:t>
      </w:r>
      <w:r w:rsidRPr="00732F7B">
        <w:rPr>
          <w:rStyle w:val="CodeInTextPACKT"/>
        </w:rPr>
        <w:t>SRV1</w:t>
      </w:r>
      <w:r>
        <w:rPr>
          <w:lang w:val="en-GB"/>
        </w:rPr>
        <w:t xml:space="preserve"> after you have installed PowerShell 7 and VS Code.</w:t>
      </w:r>
    </w:p>
    <w:p w14:paraId="40A1FA16" w14:textId="77777777" w:rsidR="002D54C9" w:rsidRDefault="002D54C9" w:rsidP="002D54C9">
      <w:pPr>
        <w:pStyle w:val="Heading2"/>
        <w:tabs>
          <w:tab w:val="left" w:pos="0"/>
        </w:tabs>
      </w:pPr>
      <w:r>
        <w:t>How to do it...</w:t>
      </w:r>
    </w:p>
    <w:p w14:paraId="2EBC17EF" w14:textId="1733B016" w:rsidR="00732F7B" w:rsidRPr="00732F7B" w:rsidRDefault="00732F7B" w:rsidP="002E2FFB">
      <w:pPr>
        <w:pStyle w:val="NumberedBulletPACKT"/>
        <w:numPr>
          <w:ilvl w:val="0"/>
          <w:numId w:val="6"/>
        </w:numPr>
        <w:rPr>
          <w:color w:val="333333"/>
          <w:lang w:val="en-GB" w:eastAsia="en-GB"/>
        </w:rPr>
      </w:pPr>
      <w:r w:rsidRPr="00732F7B">
        <w:rPr>
          <w:lang w:val="en-GB" w:eastAsia="en-GB"/>
        </w:rPr>
        <w:t>Attempt</w:t>
      </w:r>
      <w:r w:rsidR="00ED3947">
        <w:rPr>
          <w:lang w:val="en-GB" w:eastAsia="en-GB"/>
        </w:rPr>
        <w:t>ing</w:t>
      </w:r>
      <w:r w:rsidRPr="00732F7B">
        <w:rPr>
          <w:lang w:val="en-GB" w:eastAsia="en-GB"/>
        </w:rPr>
        <w:t> to view </w:t>
      </w:r>
      <w:r w:rsidR="00EE266C">
        <w:rPr>
          <w:lang w:val="en-GB" w:eastAsia="en-GB"/>
        </w:rPr>
        <w:t xml:space="preserve">a </w:t>
      </w:r>
      <w:r w:rsidRPr="00732F7B">
        <w:rPr>
          <w:lang w:val="en-GB" w:eastAsia="en-GB"/>
        </w:rPr>
        <w:t>Windows PowerShell module</w:t>
      </w:r>
      <w:r w:rsidR="003C5D13">
        <w:rPr>
          <w:lang w:val="en-GB" w:eastAsia="en-GB"/>
        </w:rPr>
        <w:t>:</w:t>
      </w:r>
    </w:p>
    <w:p w14:paraId="78C360A7" w14:textId="77777777" w:rsidR="00732F7B" w:rsidRPr="00732F7B" w:rsidRDefault="00732F7B" w:rsidP="00732F7B">
      <w:pPr>
        <w:pStyle w:val="CodePACKT"/>
      </w:pPr>
    </w:p>
    <w:p w14:paraId="58E8C919" w14:textId="3D834367" w:rsidR="00732F7B" w:rsidRPr="00732F7B" w:rsidRDefault="00732F7B" w:rsidP="00732F7B">
      <w:pPr>
        <w:pStyle w:val="CodePACKT"/>
      </w:pPr>
      <w:r w:rsidRPr="00732F7B">
        <w:t>Get-Module -Name </w:t>
      </w:r>
      <w:proofErr w:type="spellStart"/>
      <w:r w:rsidRPr="00732F7B">
        <w:t>ServerManager</w:t>
      </w:r>
      <w:proofErr w:type="spellEnd"/>
      <w:r w:rsidR="00835F33">
        <w:t xml:space="preserve"> -</w:t>
      </w:r>
      <w:proofErr w:type="spellStart"/>
      <w:r w:rsidR="00835F33">
        <w:t>ListAvailable</w:t>
      </w:r>
      <w:proofErr w:type="spellEnd"/>
    </w:p>
    <w:p w14:paraId="7577A8EF" w14:textId="77777777" w:rsidR="00732F7B" w:rsidRPr="00732F7B" w:rsidRDefault="00732F7B" w:rsidP="00732F7B">
      <w:pPr>
        <w:pStyle w:val="CodePACKT"/>
      </w:pPr>
    </w:p>
    <w:p w14:paraId="0A98C566" w14:textId="1B8BAC15" w:rsidR="00732F7B" w:rsidRPr="00732F7B" w:rsidRDefault="00732F7B" w:rsidP="00732F7B">
      <w:pPr>
        <w:pStyle w:val="NumberedBulletPACKT"/>
        <w:rPr>
          <w:color w:val="333333"/>
          <w:lang w:val="en-GB" w:eastAsia="en-GB"/>
        </w:rPr>
      </w:pPr>
      <w:r>
        <w:rPr>
          <w:lang w:val="en-GB" w:eastAsia="en-GB"/>
        </w:rPr>
        <w:t>Try</w:t>
      </w:r>
      <w:r w:rsidR="00ED3947">
        <w:rPr>
          <w:lang w:val="en-GB" w:eastAsia="en-GB"/>
        </w:rPr>
        <w:t>ing</w:t>
      </w:r>
      <w:r>
        <w:rPr>
          <w:lang w:val="en-GB" w:eastAsia="en-GB"/>
        </w:rPr>
        <w:t xml:space="preserve"> to load</w:t>
      </w:r>
      <w:r w:rsidRPr="00732F7B">
        <w:rPr>
          <w:lang w:val="en-GB" w:eastAsia="en-GB"/>
        </w:rPr>
        <w:t> a module without edition check</w:t>
      </w:r>
      <w:r w:rsidR="00A92D5D">
        <w:rPr>
          <w:lang w:val="en-GB" w:eastAsia="en-GB"/>
        </w:rPr>
        <w:t>:</w:t>
      </w:r>
    </w:p>
    <w:p w14:paraId="3F831D10" w14:textId="77777777" w:rsidR="00732F7B" w:rsidRPr="00732F7B" w:rsidRDefault="00732F7B" w:rsidP="00732F7B">
      <w:pPr>
        <w:pStyle w:val="CodePACKT"/>
      </w:pPr>
    </w:p>
    <w:p w14:paraId="21D9952D" w14:textId="4C965D38" w:rsidR="00732F7B" w:rsidRPr="00732F7B" w:rsidRDefault="00732F7B" w:rsidP="00732F7B">
      <w:pPr>
        <w:pStyle w:val="CodePACKT"/>
      </w:pPr>
      <w:r w:rsidRPr="00732F7B">
        <w:t>Import-Module -Name </w:t>
      </w:r>
      <w:proofErr w:type="spellStart"/>
      <w:r w:rsidRPr="00732F7B">
        <w:t>ServerManager</w:t>
      </w:r>
      <w:proofErr w:type="spellEnd"/>
      <w:r w:rsidRPr="00732F7B">
        <w:t> -</w:t>
      </w:r>
      <w:proofErr w:type="spellStart"/>
      <w:r w:rsidRPr="00732F7B">
        <w:t>SkipEditionCheck</w:t>
      </w:r>
      <w:proofErr w:type="spellEnd"/>
    </w:p>
    <w:p w14:paraId="333C9EE3" w14:textId="77777777" w:rsidR="00732F7B" w:rsidRPr="00732F7B" w:rsidRDefault="00732F7B" w:rsidP="00732F7B">
      <w:pPr>
        <w:pStyle w:val="CodePACKT"/>
      </w:pPr>
    </w:p>
    <w:p w14:paraId="37A84581" w14:textId="4AA595D3" w:rsidR="00732F7B" w:rsidRPr="00732F7B" w:rsidRDefault="0062761D" w:rsidP="00732F7B">
      <w:pPr>
        <w:pStyle w:val="NumberedBulletPACKT"/>
        <w:rPr>
          <w:color w:val="333333"/>
          <w:lang w:val="en-GB" w:eastAsia="en-GB"/>
        </w:rPr>
      </w:pPr>
      <w:r>
        <w:rPr>
          <w:lang w:val="en-GB" w:eastAsia="en-GB"/>
        </w:rPr>
        <w:t>Discover</w:t>
      </w:r>
      <w:r w:rsidR="00ED3947">
        <w:rPr>
          <w:lang w:val="en-GB" w:eastAsia="en-GB"/>
        </w:rPr>
        <w:t>ing</w:t>
      </w:r>
      <w:r w:rsidR="00732F7B">
        <w:rPr>
          <w:lang w:val="en-GB" w:eastAsia="en-GB"/>
        </w:rPr>
        <w:t xml:space="preserve"> </w:t>
      </w:r>
      <w:r w:rsidR="00AE0069">
        <w:rPr>
          <w:lang w:val="en-GB" w:eastAsia="en-GB"/>
        </w:rPr>
        <w:t xml:space="preserve">the </w:t>
      </w:r>
      <w:r w:rsidR="00AE0069" w:rsidRPr="00AE0069">
        <w:rPr>
          <w:rStyle w:val="CodeInTextPACKT"/>
        </w:rPr>
        <w:t>Get-WindowsFeature</w:t>
      </w:r>
      <w:r w:rsidR="00AE0069">
        <w:rPr>
          <w:lang w:val="en-GB" w:eastAsia="en-GB"/>
        </w:rPr>
        <w:t xml:space="preserve"> </w:t>
      </w:r>
      <w:r w:rsidR="00732F7B">
        <w:rPr>
          <w:lang w:val="en-GB" w:eastAsia="en-GB"/>
        </w:rPr>
        <w:t>Windows PowerShell command</w:t>
      </w:r>
      <w:r w:rsidR="00A92D5D">
        <w:rPr>
          <w:lang w:val="en-GB" w:eastAsia="en-GB"/>
        </w:rPr>
        <w:t>:</w:t>
      </w:r>
    </w:p>
    <w:p w14:paraId="5196FA37" w14:textId="77777777" w:rsidR="00732F7B" w:rsidRPr="00732F7B" w:rsidRDefault="00732F7B" w:rsidP="00732F7B">
      <w:pPr>
        <w:pStyle w:val="CodePACKT"/>
      </w:pPr>
    </w:p>
    <w:p w14:paraId="4D7F33F0" w14:textId="2E8C25E8" w:rsidR="00732F7B" w:rsidRPr="00732F7B" w:rsidRDefault="00732F7B" w:rsidP="00732F7B">
      <w:pPr>
        <w:pStyle w:val="CodePACKT"/>
      </w:pPr>
      <w:r w:rsidRPr="00732F7B">
        <w:t>Get-Command -Name Get-WindowsFeature</w:t>
      </w:r>
    </w:p>
    <w:p w14:paraId="23F8625E" w14:textId="77777777" w:rsidR="00732F7B" w:rsidRPr="00732F7B" w:rsidRDefault="00732F7B" w:rsidP="00732F7B">
      <w:pPr>
        <w:pStyle w:val="CodePACKT"/>
      </w:pPr>
    </w:p>
    <w:p w14:paraId="0AE2845F" w14:textId="7D3BF823" w:rsidR="00732F7B" w:rsidRPr="00732F7B" w:rsidRDefault="00ED3947" w:rsidP="00732F7B">
      <w:pPr>
        <w:pStyle w:val="NumberedBulletPACKT"/>
        <w:rPr>
          <w:color w:val="333333"/>
          <w:lang w:val="en-GB" w:eastAsia="en-GB"/>
        </w:rPr>
      </w:pPr>
      <w:r w:rsidRPr="00732F7B">
        <w:rPr>
          <w:lang w:val="en-GB" w:eastAsia="en-GB"/>
        </w:rPr>
        <w:t>Examin</w:t>
      </w:r>
      <w:r>
        <w:rPr>
          <w:lang w:val="en-GB" w:eastAsia="en-GB"/>
        </w:rPr>
        <w:t>ing</w:t>
      </w:r>
      <w:r w:rsidRPr="00732F7B">
        <w:rPr>
          <w:lang w:val="en-GB" w:eastAsia="en-GB"/>
        </w:rPr>
        <w:t> </w:t>
      </w:r>
      <w:r w:rsidR="00732F7B">
        <w:rPr>
          <w:lang w:val="en-GB" w:eastAsia="en-GB"/>
        </w:rPr>
        <w:t>the</w:t>
      </w:r>
      <w:r w:rsidR="00835F33">
        <w:rPr>
          <w:lang w:val="en-GB" w:eastAsia="en-GB"/>
        </w:rPr>
        <w:t xml:space="preserve"> Windows PowerShell</w:t>
      </w:r>
      <w:r w:rsidR="00732F7B">
        <w:rPr>
          <w:lang w:val="en-GB" w:eastAsia="en-GB"/>
        </w:rPr>
        <w:t xml:space="preserve"> compatibility </w:t>
      </w:r>
      <w:r w:rsidR="00BA102A">
        <w:rPr>
          <w:lang w:val="en-GB" w:eastAsia="en-GB"/>
        </w:rPr>
        <w:t>r</w:t>
      </w:r>
      <w:r w:rsidR="00732F7B" w:rsidRPr="00732F7B">
        <w:rPr>
          <w:lang w:val="en-GB" w:eastAsia="en-GB"/>
        </w:rPr>
        <w:t>emote </w:t>
      </w:r>
      <w:r w:rsidR="00BA102A">
        <w:rPr>
          <w:lang w:val="en-GB" w:eastAsia="en-GB"/>
        </w:rPr>
        <w:t>s</w:t>
      </w:r>
      <w:r w:rsidR="00732F7B" w:rsidRPr="00732F7B">
        <w:rPr>
          <w:lang w:val="en-GB" w:eastAsia="en-GB"/>
        </w:rPr>
        <w:t>ession</w:t>
      </w:r>
      <w:r w:rsidR="00A92D5D">
        <w:rPr>
          <w:lang w:val="en-GB" w:eastAsia="en-GB"/>
        </w:rPr>
        <w:t>:</w:t>
      </w:r>
    </w:p>
    <w:p w14:paraId="191CE70D" w14:textId="77777777" w:rsidR="00732F7B" w:rsidRPr="00732F7B" w:rsidRDefault="00732F7B" w:rsidP="00732F7B">
      <w:pPr>
        <w:pStyle w:val="CodePACKT"/>
      </w:pPr>
    </w:p>
    <w:p w14:paraId="2EFCEA48" w14:textId="6A13EAA0" w:rsidR="00732F7B" w:rsidRPr="00732F7B" w:rsidRDefault="00732F7B" w:rsidP="00732F7B">
      <w:pPr>
        <w:pStyle w:val="CodePACKT"/>
      </w:pPr>
      <w:r w:rsidRPr="00732F7B">
        <w:t>$Session = Get-</w:t>
      </w:r>
      <w:proofErr w:type="spellStart"/>
      <w:r w:rsidRPr="00732F7B">
        <w:t>PSSession</w:t>
      </w:r>
      <w:proofErr w:type="spellEnd"/>
    </w:p>
    <w:p w14:paraId="37B4A7B8" w14:textId="77777777" w:rsidR="00732F7B" w:rsidRPr="00732F7B" w:rsidRDefault="00732F7B" w:rsidP="00732F7B">
      <w:pPr>
        <w:pStyle w:val="CodePACKT"/>
      </w:pPr>
      <w:r w:rsidRPr="00732F7B">
        <w:t>$Session | Format-Table -AutoSize</w:t>
      </w:r>
    </w:p>
    <w:p w14:paraId="28931656" w14:textId="77777777" w:rsidR="00732F7B" w:rsidRPr="00732F7B" w:rsidRDefault="00732F7B" w:rsidP="00732F7B">
      <w:pPr>
        <w:pStyle w:val="CodePACKT"/>
      </w:pPr>
    </w:p>
    <w:p w14:paraId="2DCCA893" w14:textId="00AB4C6E" w:rsidR="00732F7B" w:rsidRPr="00732F7B" w:rsidRDefault="00ED3947" w:rsidP="00732F7B">
      <w:pPr>
        <w:pStyle w:val="NumberedBulletPACKT"/>
        <w:rPr>
          <w:color w:val="333333"/>
          <w:lang w:val="en-GB" w:eastAsia="en-GB"/>
        </w:rPr>
      </w:pPr>
      <w:r w:rsidRPr="00732F7B">
        <w:rPr>
          <w:lang w:val="en-GB" w:eastAsia="en-GB"/>
        </w:rPr>
        <w:t>Examin</w:t>
      </w:r>
      <w:r>
        <w:rPr>
          <w:lang w:val="en-GB" w:eastAsia="en-GB"/>
        </w:rPr>
        <w:t>ing</w:t>
      </w:r>
      <w:r w:rsidRPr="00732F7B">
        <w:rPr>
          <w:lang w:val="en-GB" w:eastAsia="en-GB"/>
        </w:rPr>
        <w:t> </w:t>
      </w:r>
      <w:r w:rsidR="00732F7B" w:rsidRPr="00AE0069">
        <w:rPr>
          <w:rStyle w:val="CodeInTextPACKT"/>
        </w:rPr>
        <w:t>Get-WindowsFeature</w:t>
      </w:r>
      <w:r w:rsidR="00732F7B" w:rsidRPr="00732F7B">
        <w:rPr>
          <w:lang w:val="en-GB" w:eastAsia="en-GB"/>
        </w:rPr>
        <w:t> in the remote session</w:t>
      </w:r>
      <w:r w:rsidR="00BD7317">
        <w:rPr>
          <w:lang w:val="en-GB" w:eastAsia="en-GB"/>
        </w:rPr>
        <w:t>:</w:t>
      </w:r>
    </w:p>
    <w:p w14:paraId="5C3B1163" w14:textId="77777777" w:rsidR="00732F7B" w:rsidRPr="00732F7B" w:rsidRDefault="00732F7B" w:rsidP="00732F7B">
      <w:pPr>
        <w:pStyle w:val="CodePACKT"/>
      </w:pPr>
    </w:p>
    <w:p w14:paraId="1F6BE63F" w14:textId="0DF3C78C" w:rsidR="00732F7B" w:rsidRPr="00732F7B" w:rsidRDefault="00732F7B" w:rsidP="00732F7B">
      <w:pPr>
        <w:pStyle w:val="CodePACKT"/>
      </w:pPr>
      <w:r w:rsidRPr="00732F7B">
        <w:t>$SBRC = {Get-Command -Name Get-WindowsFeature}</w:t>
      </w:r>
    </w:p>
    <w:p w14:paraId="096CC65F" w14:textId="77777777" w:rsidR="00732F7B" w:rsidRPr="00732F7B" w:rsidRDefault="00732F7B" w:rsidP="00732F7B">
      <w:pPr>
        <w:pStyle w:val="CodePACKT"/>
      </w:pPr>
      <w:r w:rsidRPr="00732F7B">
        <w:t>Invoke-Command -Session $Session -</w:t>
      </w:r>
      <w:proofErr w:type="spellStart"/>
      <w:r w:rsidRPr="00732F7B">
        <w:t>ScriptBlock</w:t>
      </w:r>
      <w:proofErr w:type="spellEnd"/>
      <w:r w:rsidRPr="00732F7B">
        <w:t> $SBRC</w:t>
      </w:r>
    </w:p>
    <w:p w14:paraId="2D02E8EE" w14:textId="77777777" w:rsidR="00732F7B" w:rsidRPr="00732F7B" w:rsidRDefault="00732F7B" w:rsidP="00732F7B">
      <w:pPr>
        <w:pStyle w:val="CodePACKT"/>
      </w:pPr>
    </w:p>
    <w:p w14:paraId="63AEB1B3" w14:textId="469FD939" w:rsidR="00732F7B" w:rsidRPr="00732F7B" w:rsidRDefault="00ED3947" w:rsidP="00732F7B">
      <w:pPr>
        <w:pStyle w:val="NumberedBulletPACKT"/>
        <w:rPr>
          <w:color w:val="333333"/>
          <w:lang w:val="en-GB" w:eastAsia="en-GB"/>
        </w:rPr>
      </w:pPr>
      <w:r>
        <w:rPr>
          <w:lang w:val="en-GB" w:eastAsia="en-GB"/>
        </w:rPr>
        <w:t>Invoking</w:t>
      </w:r>
      <w:r w:rsidRPr="00732F7B">
        <w:rPr>
          <w:lang w:val="en-GB" w:eastAsia="en-GB"/>
        </w:rPr>
        <w:t> </w:t>
      </w:r>
      <w:r w:rsidR="00AE0069" w:rsidRPr="00AE0069">
        <w:rPr>
          <w:rStyle w:val="CodeInTextPACKT"/>
        </w:rPr>
        <w:t>Get-WindowsFeature</w:t>
      </w:r>
      <w:r w:rsidR="00AE0069" w:rsidRPr="00732F7B">
        <w:rPr>
          <w:lang w:val="en-GB" w:eastAsia="en-GB"/>
        </w:rPr>
        <w:t> </w:t>
      </w:r>
      <w:r w:rsidR="00AE0069">
        <w:rPr>
          <w:lang w:val="en-GB" w:eastAsia="en-GB"/>
        </w:rPr>
        <w:t>l</w:t>
      </w:r>
      <w:r w:rsidR="00732F7B" w:rsidRPr="00732F7B">
        <w:rPr>
          <w:lang w:val="en-GB" w:eastAsia="en-GB"/>
        </w:rPr>
        <w:t>ocally</w:t>
      </w:r>
      <w:r w:rsidR="003C5D13">
        <w:rPr>
          <w:lang w:val="en-GB" w:eastAsia="en-GB"/>
        </w:rPr>
        <w:t>:</w:t>
      </w:r>
    </w:p>
    <w:p w14:paraId="1BD865D4" w14:textId="77777777" w:rsidR="00732F7B" w:rsidRPr="00732F7B" w:rsidRDefault="00732F7B" w:rsidP="00732F7B">
      <w:pPr>
        <w:pStyle w:val="CodePACKT"/>
      </w:pPr>
    </w:p>
    <w:p w14:paraId="3FE4058E" w14:textId="463935F9" w:rsidR="00732F7B" w:rsidRPr="00732F7B" w:rsidRDefault="00732F7B" w:rsidP="00732F7B">
      <w:pPr>
        <w:pStyle w:val="CodePACKT"/>
      </w:pPr>
      <w:r w:rsidRPr="00732F7B">
        <w:t>Invoke-Command $SBRC</w:t>
      </w:r>
    </w:p>
    <w:p w14:paraId="0EC56826" w14:textId="77777777" w:rsidR="00732F7B" w:rsidRPr="00732F7B" w:rsidRDefault="00732F7B" w:rsidP="00732F7B">
      <w:pPr>
        <w:pStyle w:val="CodePACKT"/>
      </w:pPr>
    </w:p>
    <w:p w14:paraId="798BE925" w14:textId="271558C0" w:rsidR="002D54C9" w:rsidRDefault="002D54C9" w:rsidP="002D54C9">
      <w:pPr>
        <w:pStyle w:val="Heading2"/>
        <w:numPr>
          <w:ilvl w:val="1"/>
          <w:numId w:val="3"/>
        </w:numPr>
        <w:tabs>
          <w:tab w:val="left" w:pos="0"/>
        </w:tabs>
      </w:pPr>
      <w:r>
        <w:t>How it works...</w:t>
      </w:r>
    </w:p>
    <w:p w14:paraId="78FA7A37" w14:textId="44370A15" w:rsidR="0062761D" w:rsidRDefault="0062761D" w:rsidP="0062761D">
      <w:pPr>
        <w:pStyle w:val="NormalPACKT"/>
        <w:rPr>
          <w:lang w:val="en-GB"/>
        </w:rPr>
      </w:pPr>
      <w:r>
        <w:rPr>
          <w:lang w:val="en-GB"/>
        </w:rPr>
        <w:t xml:space="preserve">In </w:t>
      </w:r>
      <w:r w:rsidRPr="0062761D">
        <w:rPr>
          <w:rStyle w:val="ItalicsPACKT"/>
        </w:rPr>
        <w:t>step 1</w:t>
      </w:r>
      <w:r>
        <w:rPr>
          <w:lang w:val="en-GB"/>
        </w:rPr>
        <w:t xml:space="preserve">, you use the </w:t>
      </w:r>
      <w:r w:rsidRPr="0061759A">
        <w:rPr>
          <w:rStyle w:val="CodeInTextPACKT"/>
        </w:rPr>
        <w:t>Get-Module</w:t>
      </w:r>
      <w:r>
        <w:rPr>
          <w:lang w:val="en-GB"/>
        </w:rPr>
        <w:t xml:space="preserve"> cmdlet to get details of the </w:t>
      </w:r>
      <w:proofErr w:type="spellStart"/>
      <w:r w:rsidRPr="00B30419">
        <w:rPr>
          <w:rStyle w:val="CodeInTextPACKT"/>
        </w:rPr>
        <w:t>ServerManager</w:t>
      </w:r>
      <w:proofErr w:type="spellEnd"/>
      <w:r>
        <w:rPr>
          <w:lang w:val="en-GB"/>
        </w:rPr>
        <w:t xml:space="preserve"> module. However, since this module is not supported natively, </w:t>
      </w:r>
      <w:r w:rsidRPr="0061759A">
        <w:rPr>
          <w:rStyle w:val="CodeInTextPACKT"/>
        </w:rPr>
        <w:t>Get-Module</w:t>
      </w:r>
      <w:r w:rsidRPr="0062761D">
        <w:t xml:space="preserve"> </w:t>
      </w:r>
      <w:r>
        <w:rPr>
          <w:lang w:val="en-GB"/>
        </w:rPr>
        <w:t>returns no output when you invoke it within a PowerShell 7 session</w:t>
      </w:r>
      <w:r w:rsidR="002F4227">
        <w:rPr>
          <w:lang w:val="en-GB"/>
        </w:rPr>
        <w:t>,</w:t>
      </w:r>
      <w:r w:rsidR="00835F33">
        <w:rPr>
          <w:lang w:val="en-GB"/>
        </w:rPr>
        <w:t xml:space="preserve"> even though you use the </w:t>
      </w:r>
      <w:r w:rsidR="00835F33" w:rsidRPr="0061759A">
        <w:rPr>
          <w:rStyle w:val="CodeInTextPACKT"/>
        </w:rPr>
        <w:t>-</w:t>
      </w:r>
      <w:proofErr w:type="spellStart"/>
      <w:r w:rsidR="00835F33" w:rsidRPr="0061759A">
        <w:rPr>
          <w:rStyle w:val="CodeInTextPACKT"/>
        </w:rPr>
        <w:t>ListAvailable</w:t>
      </w:r>
      <w:proofErr w:type="spellEnd"/>
      <w:r w:rsidR="00835F33">
        <w:rPr>
          <w:lang w:val="en-GB"/>
        </w:rPr>
        <w:t xml:space="preserve"> switch</w:t>
      </w:r>
      <w:r w:rsidR="00563F15">
        <w:rPr>
          <w:lang w:val="en-GB"/>
        </w:rPr>
        <w:t>.</w:t>
      </w:r>
    </w:p>
    <w:p w14:paraId="7DE3A11B" w14:textId="1D62EEFF" w:rsidR="0062761D" w:rsidRPr="0062761D" w:rsidRDefault="0062761D" w:rsidP="0062761D">
      <w:pPr>
        <w:pStyle w:val="NormalPACKT"/>
        <w:rPr>
          <w:lang w:val="en-GB"/>
        </w:rPr>
      </w:pPr>
      <w:r>
        <w:rPr>
          <w:lang w:val="en-GB"/>
        </w:rPr>
        <w:t xml:space="preserve">In </w:t>
      </w:r>
      <w:r w:rsidRPr="0062761D">
        <w:rPr>
          <w:rStyle w:val="ItalicsPACKT"/>
        </w:rPr>
        <w:t>step 2</w:t>
      </w:r>
      <w:r>
        <w:rPr>
          <w:lang w:val="en-GB"/>
        </w:rPr>
        <w:t xml:space="preserve">, you use the </w:t>
      </w:r>
      <w:r w:rsidRPr="0062761D">
        <w:rPr>
          <w:rStyle w:val="CodeInTextPACKT"/>
        </w:rPr>
        <w:t>-</w:t>
      </w:r>
      <w:proofErr w:type="spellStart"/>
      <w:r w:rsidRPr="0062761D">
        <w:rPr>
          <w:rStyle w:val="CodeInTextPACKT"/>
        </w:rPr>
        <w:t>SkipEditionCheck</w:t>
      </w:r>
      <w:proofErr w:type="spellEnd"/>
      <w:r>
        <w:rPr>
          <w:lang w:val="en-GB"/>
        </w:rPr>
        <w:t xml:space="preserve"> switch to instruct </w:t>
      </w:r>
      <w:r w:rsidRPr="0062761D">
        <w:rPr>
          <w:rStyle w:val="CodeInTextPACKT"/>
        </w:rPr>
        <w:t>Import-Module</w:t>
      </w:r>
      <w:r w:rsidRPr="00563F15">
        <w:t xml:space="preserve"> </w:t>
      </w:r>
      <w:r>
        <w:rPr>
          <w:lang w:val="en-GB"/>
        </w:rPr>
        <w:t xml:space="preserve">to try to load the </w:t>
      </w:r>
      <w:proofErr w:type="spellStart"/>
      <w:r w:rsidRPr="0062761D">
        <w:rPr>
          <w:rStyle w:val="CodeInTextPACKT"/>
        </w:rPr>
        <w:t>ServerManager</w:t>
      </w:r>
      <w:proofErr w:type="spellEnd"/>
      <w:r>
        <w:rPr>
          <w:lang w:val="en-GB"/>
        </w:rPr>
        <w:t xml:space="preserve"> module into the PowerShell 7 session, which looks like this:</w:t>
      </w:r>
    </w:p>
    <w:p w14:paraId="56878B56" w14:textId="777B83D1" w:rsidR="009463C6" w:rsidRDefault="009463C6" w:rsidP="00B614DD">
      <w:pPr>
        <w:pStyle w:val="FigurePACKT"/>
      </w:pPr>
      <w:r>
        <w:drawing>
          <wp:inline distT="0" distB="0" distL="0" distR="0" wp14:anchorId="0F054B72" wp14:editId="6D51C36F">
            <wp:extent cx="5121115" cy="6286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4256" cy="640084"/>
                    </a:xfrm>
                    <a:prstGeom prst="rect">
                      <a:avLst/>
                    </a:prstGeom>
                  </pic:spPr>
                </pic:pic>
              </a:graphicData>
            </a:graphic>
          </wp:inline>
        </w:drawing>
      </w:r>
    </w:p>
    <w:p w14:paraId="587CD918" w14:textId="149E68F0" w:rsidR="0033590C" w:rsidRPr="0064530A" w:rsidRDefault="0033590C" w:rsidP="00C97A50">
      <w:pPr>
        <w:pStyle w:val="FigurePACKT"/>
      </w:pPr>
      <w:r w:rsidRPr="0064530A">
        <w:t xml:space="preserve">Figure 3.16: </w:t>
      </w:r>
      <w:r w:rsidR="0064530A" w:rsidRPr="0064530A">
        <w:t>Loading ServerManager without edition check</w:t>
      </w:r>
    </w:p>
    <w:p w14:paraId="00027974" w14:textId="6D50F9AE"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16.png</w:t>
      </w:r>
    </w:p>
    <w:p w14:paraId="0AAC6799" w14:textId="65594A1E" w:rsidR="00732F7B" w:rsidRDefault="0062761D" w:rsidP="0062761D">
      <w:pPr>
        <w:pStyle w:val="NormalPACKT"/>
      </w:pPr>
      <w:r>
        <w:t xml:space="preserve">As you can see in the output, </w:t>
      </w:r>
      <w:r w:rsidRPr="0062761D">
        <w:rPr>
          <w:rStyle w:val="CodeInTextPACKT"/>
        </w:rPr>
        <w:t>Import-Module</w:t>
      </w:r>
      <w:r w:rsidRPr="0062761D">
        <w:t xml:space="preserve"> errors out when it</w:t>
      </w:r>
      <w:r>
        <w:t xml:space="preserve"> </w:t>
      </w:r>
      <w:r w:rsidRPr="0062761D">
        <w:t xml:space="preserve">attempts to load </w:t>
      </w:r>
      <w:r>
        <w:t>the module in PowerShell 7</w:t>
      </w:r>
      <w:r w:rsidR="00F42EE9">
        <w:t>,</w:t>
      </w:r>
      <w:r>
        <w:t xml:space="preserve"> with an error message stating</w:t>
      </w:r>
      <w:r w:rsidR="00F42EE9">
        <w:t xml:space="preserve"> that</w:t>
      </w:r>
      <w:r>
        <w:t xml:space="preserve"> </w:t>
      </w:r>
      <w:r w:rsidRPr="0062761D">
        <w:rPr>
          <w:rStyle w:val="CodeInTextPACKT"/>
        </w:rPr>
        <w:t>Import-Module</w:t>
      </w:r>
      <w:r>
        <w:t xml:space="preserve"> was not able to load the .NET type, </w:t>
      </w:r>
      <w:proofErr w:type="spellStart"/>
      <w:r w:rsidRPr="0062761D">
        <w:rPr>
          <w:rStyle w:val="CodeInTextPACKT"/>
        </w:rPr>
        <w:t>System.Diagnostics.Eventing.EventDescriptor</w:t>
      </w:r>
      <w:proofErr w:type="spellEnd"/>
      <w:r>
        <w:t xml:space="preserve">. Since the </w:t>
      </w:r>
      <w:proofErr w:type="spellStart"/>
      <w:r w:rsidRPr="00B30419">
        <w:rPr>
          <w:rStyle w:val="CodeInTextPACKT"/>
        </w:rPr>
        <w:t>EventDescrip</w:t>
      </w:r>
      <w:r w:rsidR="00B30419">
        <w:rPr>
          <w:rStyle w:val="CodeInTextPACKT"/>
        </w:rPr>
        <w:t>t</w:t>
      </w:r>
      <w:r w:rsidRPr="00B30419">
        <w:rPr>
          <w:rStyle w:val="CodeInTextPACKT"/>
        </w:rPr>
        <w:t>or</w:t>
      </w:r>
      <w:proofErr w:type="spellEnd"/>
      <w:r>
        <w:t xml:space="preserve"> type is not available in </w:t>
      </w:r>
      <w:r w:rsidR="005E0218">
        <w:t>.</w:t>
      </w:r>
      <w:r>
        <w:t xml:space="preserve">NET Core, you </w:t>
      </w:r>
      <w:r w:rsidR="00B30419">
        <w:t>cannot</w:t>
      </w:r>
      <w:r>
        <w:t xml:space="preserve"> use the </w:t>
      </w:r>
      <w:proofErr w:type="spellStart"/>
      <w:r w:rsidRPr="00563F15">
        <w:rPr>
          <w:rStyle w:val="CodeInTextPACKT"/>
        </w:rPr>
        <w:t>ServerManager</w:t>
      </w:r>
      <w:proofErr w:type="spellEnd"/>
      <w:r>
        <w:t xml:space="preserve"> module natively. The only alternatives are for the Server Manager team to update their code, or </w:t>
      </w:r>
      <w:r w:rsidR="00835F33">
        <w:t xml:space="preserve">for you to </w:t>
      </w:r>
      <w:r>
        <w:t>run the cmdlet in Windows PowerShell (either explicitly or via the compatibility mechanism).</w:t>
      </w:r>
    </w:p>
    <w:p w14:paraId="4B21BB90" w14:textId="0CF8D15B" w:rsidR="0062761D" w:rsidRDefault="0062761D" w:rsidP="0062761D">
      <w:pPr>
        <w:pStyle w:val="NormalPACKT"/>
      </w:pPr>
      <w:r>
        <w:lastRenderedPageBreak/>
        <w:t xml:space="preserve">In </w:t>
      </w:r>
      <w:r w:rsidRPr="0062761D">
        <w:rPr>
          <w:rStyle w:val="ItalicsPACKT"/>
        </w:rPr>
        <w:t>step 3</w:t>
      </w:r>
      <w:r>
        <w:t xml:space="preserve">, you use </w:t>
      </w:r>
      <w:r w:rsidRPr="0062761D">
        <w:rPr>
          <w:rStyle w:val="CodeInTextPACKT"/>
        </w:rPr>
        <w:t>Get-Command</w:t>
      </w:r>
      <w:r>
        <w:t xml:space="preserve"> to </w:t>
      </w:r>
      <w:r w:rsidR="00AE0069">
        <w:t>discover</w:t>
      </w:r>
      <w:r>
        <w:t xml:space="preserve"> the </w:t>
      </w:r>
      <w:r w:rsidRPr="0062761D">
        <w:rPr>
          <w:rStyle w:val="CodeInTextPACKT"/>
        </w:rPr>
        <w:t>Get-WindowsFeature</w:t>
      </w:r>
      <w:r>
        <w:t xml:space="preserve"> command, which succeeds, as you can see in the output from this step:</w:t>
      </w:r>
    </w:p>
    <w:p w14:paraId="3327AA6B" w14:textId="78274DE4" w:rsidR="0062761D" w:rsidRDefault="009463C6" w:rsidP="00C21FB9">
      <w:pPr>
        <w:pStyle w:val="FigurePACKT"/>
      </w:pPr>
      <w:r>
        <w:drawing>
          <wp:inline distT="0" distB="0" distL="0" distR="0" wp14:anchorId="6750565D" wp14:editId="5075D1E1">
            <wp:extent cx="2971800" cy="7834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089" cy="808596"/>
                    </a:xfrm>
                    <a:prstGeom prst="rect">
                      <a:avLst/>
                    </a:prstGeom>
                  </pic:spPr>
                </pic:pic>
              </a:graphicData>
            </a:graphic>
          </wp:inline>
        </w:drawing>
      </w:r>
    </w:p>
    <w:p w14:paraId="16E40C0E" w14:textId="30B81B36" w:rsidR="00657F3C" w:rsidRPr="00657F3C" w:rsidRDefault="00657F3C" w:rsidP="00C97A50">
      <w:pPr>
        <w:pStyle w:val="FigurePACKT"/>
      </w:pPr>
      <w:r w:rsidRPr="00657F3C">
        <w:t>Figure 3.17: Discovering the Get-WindowsFeature command</w:t>
      </w:r>
    </w:p>
    <w:p w14:paraId="6ACE7A0C" w14:textId="73DAAD67"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17.png</w:t>
      </w:r>
    </w:p>
    <w:p w14:paraId="047FE6D2" w14:textId="15DBE4E4" w:rsidR="0062761D" w:rsidRDefault="0062761D" w:rsidP="0062761D">
      <w:pPr>
        <w:pStyle w:val="NormalPACKT"/>
      </w:pPr>
      <w:r>
        <w:t xml:space="preserve">In </w:t>
      </w:r>
      <w:r w:rsidRPr="0062761D">
        <w:rPr>
          <w:rStyle w:val="ItalicsPACKT"/>
        </w:rPr>
        <w:t>step 4</w:t>
      </w:r>
      <w:r>
        <w:t xml:space="preserve">, you use </w:t>
      </w:r>
      <w:r w:rsidRPr="0062761D">
        <w:rPr>
          <w:rStyle w:val="CodeInTextPACKT"/>
        </w:rPr>
        <w:t>Get-</w:t>
      </w:r>
      <w:proofErr w:type="spellStart"/>
      <w:r w:rsidRPr="0062761D">
        <w:rPr>
          <w:rStyle w:val="CodeInTextPACKT"/>
        </w:rPr>
        <w:t>PSSession</w:t>
      </w:r>
      <w:proofErr w:type="spellEnd"/>
      <w:r>
        <w:t xml:space="preserve"> to discover the </w:t>
      </w:r>
      <w:r w:rsidR="00835F33">
        <w:t xml:space="preserve">Windows PowerShell </w:t>
      </w:r>
      <w:r>
        <w:t xml:space="preserve">compatibility remote session. The output of this step </w:t>
      </w:r>
      <w:r w:rsidR="00EF4648">
        <w:t>is as follows</w:t>
      </w:r>
      <w:r>
        <w:t>:</w:t>
      </w:r>
    </w:p>
    <w:p w14:paraId="06286F7C" w14:textId="47B38886" w:rsidR="0062761D" w:rsidRDefault="009463C6" w:rsidP="00C21FB9">
      <w:pPr>
        <w:pStyle w:val="FigurePACKT"/>
      </w:pPr>
      <w:commentRangeStart w:id="24"/>
      <w:del w:id="25" w:author="Thomas Lee" w:date="2021-06-11T22:50:00Z">
        <w:r w:rsidDel="00CF6012">
          <w:drawing>
            <wp:inline distT="0" distB="0" distL="0" distR="0" wp14:anchorId="5BBBA3F4" wp14:editId="558F97E8">
              <wp:extent cx="4490790" cy="834871"/>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7545" cy="836127"/>
                      </a:xfrm>
                      <a:prstGeom prst="rect">
                        <a:avLst/>
                      </a:prstGeom>
                    </pic:spPr>
                  </pic:pic>
                </a:graphicData>
              </a:graphic>
            </wp:inline>
          </w:drawing>
        </w:r>
      </w:del>
      <w:commentRangeEnd w:id="24"/>
      <w:r w:rsidR="00961B4B">
        <w:rPr>
          <w:rStyle w:val="CommentReference"/>
          <w:rFonts w:ascii="Calibri" w:hAnsi="Calibri"/>
          <w:noProof w:val="0"/>
        </w:rPr>
        <w:commentReference w:id="24"/>
      </w:r>
      <w:ins w:id="26" w:author="Thomas Lee" w:date="2021-06-11T22:50:00Z">
        <w:r w:rsidR="00CF6012">
          <w:drawing>
            <wp:inline distT="0" distB="0" distL="0" distR="0" wp14:anchorId="4D895971" wp14:editId="077607EE">
              <wp:extent cx="4419600" cy="74162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0613" cy="746826"/>
                      </a:xfrm>
                      <a:prstGeom prst="rect">
                        <a:avLst/>
                      </a:prstGeom>
                    </pic:spPr>
                  </pic:pic>
                </a:graphicData>
              </a:graphic>
            </wp:inline>
          </w:drawing>
        </w:r>
      </w:ins>
    </w:p>
    <w:p w14:paraId="49A9E5B2" w14:textId="45980594" w:rsidR="002758DF" w:rsidRPr="00903451" w:rsidRDefault="002758DF" w:rsidP="00C97A50">
      <w:pPr>
        <w:pStyle w:val="FigurePACKT"/>
      </w:pPr>
      <w:r w:rsidRPr="00903451">
        <w:t xml:space="preserve">Figure 3.18: </w:t>
      </w:r>
      <w:r w:rsidR="00903451" w:rsidRPr="00903451">
        <w:t>Discovering the compatibility remote session</w:t>
      </w:r>
    </w:p>
    <w:p w14:paraId="7C87FBE7" w14:textId="7C6395E6"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18.png</w:t>
      </w:r>
    </w:p>
    <w:p w14:paraId="55AD8303" w14:textId="38ADACF0" w:rsidR="0062761D" w:rsidRDefault="00AE0069" w:rsidP="0062761D">
      <w:pPr>
        <w:pStyle w:val="NormalPACKT"/>
      </w:pPr>
      <w:r>
        <w:t xml:space="preserve">In </w:t>
      </w:r>
      <w:r w:rsidRPr="009463C6">
        <w:rPr>
          <w:rStyle w:val="ItalicsPACKT"/>
        </w:rPr>
        <w:t>step 5</w:t>
      </w:r>
      <w:r>
        <w:t xml:space="preserve">, you invoke the </w:t>
      </w:r>
      <w:r w:rsidRPr="002943C4">
        <w:rPr>
          <w:rFonts w:ascii="Lucida Console" w:hAnsi="Lucida Console"/>
          <w:color w:val="4472C4"/>
          <w:sz w:val="19"/>
          <w:szCs w:val="19"/>
        </w:rPr>
        <w:t>Get-WindowsFeature</w:t>
      </w:r>
      <w:r>
        <w:t xml:space="preserve"> command inside the remoting session to view the command details inside Windows PowerShell 5.1, like this:</w:t>
      </w:r>
    </w:p>
    <w:p w14:paraId="79D05650" w14:textId="29CDA161" w:rsidR="00AE0069" w:rsidRDefault="009463C6" w:rsidP="00C21FB9">
      <w:pPr>
        <w:pStyle w:val="FigurePACKT"/>
      </w:pPr>
      <w:r>
        <w:drawing>
          <wp:inline distT="0" distB="0" distL="0" distR="0" wp14:anchorId="5578CD08" wp14:editId="0D2E281C">
            <wp:extent cx="4061254" cy="98674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6397" cy="990421"/>
                    </a:xfrm>
                    <a:prstGeom prst="rect">
                      <a:avLst/>
                    </a:prstGeom>
                  </pic:spPr>
                </pic:pic>
              </a:graphicData>
            </a:graphic>
          </wp:inline>
        </w:drawing>
      </w:r>
    </w:p>
    <w:p w14:paraId="50B4C015" w14:textId="67BD3AB6" w:rsidR="00924FA5" w:rsidRPr="00924FA5" w:rsidRDefault="00924FA5" w:rsidP="00C97A50">
      <w:pPr>
        <w:pStyle w:val="FigurePACKT"/>
      </w:pPr>
      <w:r w:rsidRPr="00924FA5">
        <w:t xml:space="preserve">Figure 3.19: </w:t>
      </w:r>
      <w:r w:rsidR="00882A04">
        <w:t>Invoking Get-WindowsFeature in the remote session</w:t>
      </w:r>
    </w:p>
    <w:p w14:paraId="13B1FFD3" w14:textId="6EB37DE3" w:rsidR="00AE0069" w:rsidRDefault="00AE0069" w:rsidP="00AE0069">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19.png</w:t>
      </w:r>
    </w:p>
    <w:p w14:paraId="2A1C9407" w14:textId="2B6087BB" w:rsidR="009463C6" w:rsidRDefault="00AE0069" w:rsidP="009463C6">
      <w:pPr>
        <w:pStyle w:val="NormalPACKT"/>
      </w:pPr>
      <w:r>
        <w:t xml:space="preserve">With </w:t>
      </w:r>
      <w:r w:rsidRPr="00AE0069">
        <w:rPr>
          <w:rStyle w:val="ItalicsPACKT"/>
        </w:rPr>
        <w:t>step 6</w:t>
      </w:r>
      <w:r>
        <w:t xml:space="preserve">, you run </w:t>
      </w:r>
      <w:r w:rsidR="0040513B">
        <w:rPr>
          <w:rStyle w:val="CodeInTextPACKT"/>
        </w:rPr>
        <w:t>Get-</w:t>
      </w:r>
      <w:r w:rsidR="00543445">
        <w:rPr>
          <w:rStyle w:val="CodeInTextPACKT"/>
        </w:rPr>
        <w:t>Command</w:t>
      </w:r>
      <w:r>
        <w:t xml:space="preserve"> to discover the details about this command inside your PowerShell 7 console. The output of this step is as follows:</w:t>
      </w:r>
    </w:p>
    <w:p w14:paraId="69C00395" w14:textId="24C6894B" w:rsidR="00AE0069" w:rsidRDefault="00835F33" w:rsidP="003C1F58">
      <w:pPr>
        <w:pStyle w:val="FigurePACKT"/>
      </w:pPr>
      <w:r>
        <w:drawing>
          <wp:inline distT="0" distB="0" distL="0" distR="0" wp14:anchorId="1DDB455A" wp14:editId="272F9557">
            <wp:extent cx="3133725" cy="8417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9098" cy="859262"/>
                    </a:xfrm>
                    <a:prstGeom prst="rect">
                      <a:avLst/>
                    </a:prstGeom>
                  </pic:spPr>
                </pic:pic>
              </a:graphicData>
            </a:graphic>
          </wp:inline>
        </w:drawing>
      </w:r>
    </w:p>
    <w:p w14:paraId="2E68CBBE" w14:textId="36131FA7" w:rsidR="00760A83" w:rsidRPr="0098542F" w:rsidRDefault="00760A83" w:rsidP="00C97A50">
      <w:pPr>
        <w:pStyle w:val="FigurePACKT"/>
      </w:pPr>
      <w:r w:rsidRPr="0098542F">
        <w:t xml:space="preserve">Figure 3.20: </w:t>
      </w:r>
      <w:r w:rsidR="0098542F" w:rsidRPr="0098542F">
        <w:t>Invoking Get-WindowsFeature locally</w:t>
      </w:r>
    </w:p>
    <w:p w14:paraId="31E722BE" w14:textId="7AB2F498"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20.png</w:t>
      </w:r>
    </w:p>
    <w:p w14:paraId="21CF6D03" w14:textId="3D5EA837" w:rsidR="002D54C9" w:rsidRDefault="002D54C9" w:rsidP="002D54C9">
      <w:pPr>
        <w:pStyle w:val="Heading2"/>
      </w:pPr>
      <w:r>
        <w:t>There</w:t>
      </w:r>
      <w:r w:rsidR="0067493F">
        <w:t>’</w:t>
      </w:r>
      <w:r>
        <w:t>s more...</w:t>
      </w:r>
    </w:p>
    <w:p w14:paraId="11B2384A" w14:textId="44D6994E" w:rsidR="00AE0069" w:rsidRDefault="00AE0069" w:rsidP="00AE0069">
      <w:pPr>
        <w:pStyle w:val="NormalPACKT"/>
        <w:rPr>
          <w:lang w:val="en-GB"/>
        </w:rPr>
      </w:pPr>
      <w:r>
        <w:rPr>
          <w:lang w:val="en-GB"/>
        </w:rPr>
        <w:t xml:space="preserve">As you can see from the steps in this recipe, </w:t>
      </w:r>
      <w:r w:rsidR="00371D63">
        <w:rPr>
          <w:lang w:val="en-GB"/>
        </w:rPr>
        <w:t>t</w:t>
      </w:r>
      <w:r>
        <w:rPr>
          <w:lang w:val="en-GB"/>
        </w:rPr>
        <w:t xml:space="preserve">he Windows PowerShell compatibility solution imposes some minor restrictions on features Windows PowerShell </w:t>
      </w:r>
      <w:r w:rsidR="00CE3D9E">
        <w:rPr>
          <w:lang w:val="en-GB"/>
        </w:rPr>
        <w:t xml:space="preserve">users </w:t>
      </w:r>
      <w:r>
        <w:rPr>
          <w:lang w:val="en-GB"/>
        </w:rPr>
        <w:t>have grown accustomed to having. These limitations are relatively minor, and there are some workarounds.</w:t>
      </w:r>
    </w:p>
    <w:p w14:paraId="28B30FE1" w14:textId="52764BA2" w:rsidR="00AE0069" w:rsidRDefault="00AE0069" w:rsidP="00AE0069">
      <w:pPr>
        <w:pStyle w:val="NormalPACKT"/>
        <w:rPr>
          <w:lang w:val="en-GB"/>
        </w:rPr>
      </w:pPr>
      <w:r>
        <w:rPr>
          <w:lang w:val="en-GB"/>
        </w:rPr>
        <w:t xml:space="preserve">As you can see in </w:t>
      </w:r>
      <w:r w:rsidRPr="00AE0069">
        <w:rPr>
          <w:rStyle w:val="ItalicsPACKT"/>
        </w:rPr>
        <w:t>step 1</w:t>
      </w:r>
      <w:r>
        <w:rPr>
          <w:lang w:val="en-GB"/>
        </w:rPr>
        <w:t xml:space="preserve">, some modules are not directly discoverable in PowerShell 7. Attempting to force load a module into a PowerShell 7 session, as you attempt in </w:t>
      </w:r>
      <w:r w:rsidRPr="00AE0069">
        <w:rPr>
          <w:rStyle w:val="ItalicsPACKT"/>
        </w:rPr>
        <w:t>step 2</w:t>
      </w:r>
      <w:r>
        <w:rPr>
          <w:lang w:val="en-GB"/>
        </w:rPr>
        <w:t xml:space="preserve">, fails (with a rather unhelpful message for the user). </w:t>
      </w:r>
    </w:p>
    <w:p w14:paraId="5BE7299C" w14:textId="60286416" w:rsidR="00AE0069" w:rsidRDefault="00AE0069" w:rsidP="00AE0069">
      <w:pPr>
        <w:pStyle w:val="NormalPACKT"/>
        <w:rPr>
          <w:lang w:val="en-GB"/>
        </w:rPr>
      </w:pPr>
      <w:r>
        <w:rPr>
          <w:lang w:val="en-GB"/>
        </w:rPr>
        <w:t xml:space="preserve">In this case, when PowerShell 7 begins to load the module, PowerShell attempts to utilize a type (a .NET object) that does exist in the full .NET CLR, </w:t>
      </w:r>
      <w:r w:rsidR="0037260A">
        <w:rPr>
          <w:lang w:val="en-GB"/>
        </w:rPr>
        <w:t xml:space="preserve">but </w:t>
      </w:r>
      <w:r>
        <w:rPr>
          <w:lang w:val="en-GB"/>
        </w:rPr>
        <w:t xml:space="preserve">not in .NET Core. This .NET type is not only not </w:t>
      </w:r>
      <w:r w:rsidR="00B30419">
        <w:rPr>
          <w:lang w:val="en-GB"/>
        </w:rPr>
        <w:t>implemented</w:t>
      </w:r>
      <w:r>
        <w:rPr>
          <w:lang w:val="en-GB"/>
        </w:rPr>
        <w:t xml:space="preserve"> in .NET core, but the .NET team have effectively deprecated</w:t>
      </w:r>
      <w:r w:rsidR="00DD758A">
        <w:rPr>
          <w:lang w:val="en-GB"/>
        </w:rPr>
        <w:t xml:space="preserve"> </w:t>
      </w:r>
      <w:r w:rsidR="00315161">
        <w:rPr>
          <w:lang w:val="en-GB"/>
        </w:rPr>
        <w:t>it</w:t>
      </w:r>
      <w:r>
        <w:rPr>
          <w:lang w:val="en-GB"/>
        </w:rPr>
        <w:t xml:space="preserve">. To read through the discussions on this, see </w:t>
      </w:r>
      <w:r w:rsidRPr="00532897">
        <w:rPr>
          <w:rFonts w:ascii="Lucida Console" w:hAnsi="Lucida Console"/>
          <w:color w:val="4472C4"/>
          <w:sz w:val="19"/>
          <w:szCs w:val="19"/>
          <w:lang w:val="en-GB"/>
        </w:rPr>
        <w:t>https://github.com/dotnet/core/issues/2933</w:t>
      </w:r>
      <w:r>
        <w:rPr>
          <w:lang w:val="en-GB"/>
        </w:rPr>
        <w:t>. Th</w:t>
      </w:r>
      <w:r w:rsidR="00454A93">
        <w:rPr>
          <w:lang w:val="en-GB"/>
        </w:rPr>
        <w:t>e discussion in this post</w:t>
      </w:r>
      <w:r>
        <w:rPr>
          <w:lang w:val="en-GB"/>
        </w:rPr>
        <w:t xml:space="preserve"> is an outstanding example of the transparency of </w:t>
      </w:r>
      <w:proofErr w:type="gramStart"/>
      <w:r>
        <w:rPr>
          <w:lang w:val="en-GB"/>
        </w:rPr>
        <w:t>open source</w:t>
      </w:r>
      <w:proofErr w:type="gramEnd"/>
      <w:r>
        <w:rPr>
          <w:lang w:val="en-GB"/>
        </w:rPr>
        <w:t xml:space="preserve"> software</w:t>
      </w:r>
      <w:r w:rsidR="00454A93">
        <w:rPr>
          <w:lang w:val="en-GB"/>
        </w:rPr>
        <w:t xml:space="preserve"> where you can see the problem and trace its resolution</w:t>
      </w:r>
      <w:r>
        <w:rPr>
          <w:lang w:val="en-GB"/>
        </w:rPr>
        <w:t xml:space="preserve">. </w:t>
      </w:r>
    </w:p>
    <w:p w14:paraId="1EA09429" w14:textId="3E32405A" w:rsidR="00AE0069" w:rsidRDefault="00AE0069" w:rsidP="00AE0069">
      <w:pPr>
        <w:pStyle w:val="NormalPACKT"/>
        <w:rPr>
          <w:lang w:val="en-GB"/>
        </w:rPr>
      </w:pPr>
      <w:r>
        <w:rPr>
          <w:lang w:val="en-GB"/>
        </w:rPr>
        <w:t xml:space="preserve">The </w:t>
      </w:r>
      <w:proofErr w:type="spellStart"/>
      <w:r w:rsidRPr="00B30419">
        <w:rPr>
          <w:rStyle w:val="CodeInTextPACKT"/>
        </w:rPr>
        <w:t>ServerMan</w:t>
      </w:r>
      <w:r w:rsidR="00835F33">
        <w:rPr>
          <w:rStyle w:val="CodeInTextPACKT"/>
        </w:rPr>
        <w:t>a</w:t>
      </w:r>
      <w:r w:rsidRPr="00B30419">
        <w:rPr>
          <w:rStyle w:val="CodeInTextPACKT"/>
        </w:rPr>
        <w:t>ger</w:t>
      </w:r>
      <w:proofErr w:type="spellEnd"/>
      <w:r>
        <w:rPr>
          <w:lang w:val="en-GB"/>
        </w:rPr>
        <w:t xml:space="preserve"> module is one of many Windows team modules that require updating before </w:t>
      </w:r>
      <w:r w:rsidR="00E669A8">
        <w:rPr>
          <w:lang w:val="en-GB"/>
        </w:rPr>
        <w:t>it</w:t>
      </w:r>
      <w:r w:rsidR="00770D22">
        <w:rPr>
          <w:lang w:val="en-GB"/>
        </w:rPr>
        <w:t xml:space="preserve"> </w:t>
      </w:r>
      <w:r>
        <w:rPr>
          <w:lang w:val="en-GB"/>
        </w:rPr>
        <w:t xml:space="preserve">can be used natively in PowerShell 7. </w:t>
      </w:r>
      <w:r w:rsidR="00B30419">
        <w:rPr>
          <w:lang w:val="en-GB"/>
        </w:rPr>
        <w:t>Hopefully</w:t>
      </w:r>
      <w:r>
        <w:rPr>
          <w:lang w:val="en-GB"/>
        </w:rPr>
        <w:t xml:space="preserve">, future releases of Windows Server might address these modules. But in the </w:t>
      </w:r>
      <w:r w:rsidR="00B30419">
        <w:rPr>
          <w:lang w:val="en-GB"/>
        </w:rPr>
        <w:t>meantime</w:t>
      </w:r>
      <w:r>
        <w:rPr>
          <w:lang w:val="en-GB"/>
        </w:rPr>
        <w:t xml:space="preserve">, the Windows </w:t>
      </w:r>
      <w:r w:rsidR="00B30419">
        <w:rPr>
          <w:lang w:val="en-GB"/>
        </w:rPr>
        <w:t>PowerShell compatibility</w:t>
      </w:r>
      <w:r>
        <w:rPr>
          <w:lang w:val="en-GB"/>
        </w:rPr>
        <w:t xml:space="preserve"> mechanism provides a</w:t>
      </w:r>
      <w:r w:rsidR="00454A93">
        <w:rPr>
          <w:lang w:val="en-GB"/>
        </w:rPr>
        <w:t>n excellent</w:t>
      </w:r>
      <w:r>
        <w:rPr>
          <w:lang w:val="en-GB"/>
        </w:rPr>
        <w:t xml:space="preserve"> solution to most of the non-compatible modules.</w:t>
      </w:r>
    </w:p>
    <w:p w14:paraId="0794A67F" w14:textId="28DB8CCC" w:rsidR="00AE0069" w:rsidRPr="00AE0069" w:rsidRDefault="00AE0069" w:rsidP="00AE0069">
      <w:pPr>
        <w:pStyle w:val="NormalPACKT"/>
        <w:rPr>
          <w:lang w:val="en-GB"/>
        </w:rPr>
      </w:pPr>
      <w:r>
        <w:rPr>
          <w:lang w:val="en-GB"/>
        </w:rPr>
        <w:t xml:space="preserve">In </w:t>
      </w:r>
      <w:r w:rsidRPr="00072DD2">
        <w:rPr>
          <w:i/>
          <w:iCs/>
          <w:color w:val="C00000"/>
          <w:lang w:val="en-GB"/>
        </w:rPr>
        <w:t>step</w:t>
      </w:r>
      <w:r w:rsidR="002F4227">
        <w:rPr>
          <w:i/>
          <w:iCs/>
          <w:color w:val="C00000"/>
          <w:lang w:val="en-GB"/>
        </w:rPr>
        <w:t>s</w:t>
      </w:r>
      <w:r w:rsidRPr="00072DD2">
        <w:rPr>
          <w:i/>
          <w:iCs/>
          <w:color w:val="C00000"/>
          <w:lang w:val="en-GB"/>
        </w:rPr>
        <w:t xml:space="preserve"> 5</w:t>
      </w:r>
      <w:r>
        <w:rPr>
          <w:lang w:val="en-GB"/>
        </w:rPr>
        <w:t xml:space="preserve"> and </w:t>
      </w:r>
      <w:r w:rsidRPr="00072DD2">
        <w:rPr>
          <w:i/>
          <w:iCs/>
          <w:color w:val="C00000"/>
          <w:lang w:val="en-GB"/>
        </w:rPr>
        <w:t>6</w:t>
      </w:r>
      <w:r>
        <w:rPr>
          <w:lang w:val="en-GB"/>
        </w:rPr>
        <w:t xml:space="preserve">, you examine the details </w:t>
      </w:r>
      <w:r w:rsidR="00072DD2">
        <w:rPr>
          <w:lang w:val="en-GB"/>
        </w:rPr>
        <w:t>of</w:t>
      </w:r>
      <w:r>
        <w:rPr>
          <w:lang w:val="en-GB"/>
        </w:rPr>
        <w:t xml:space="preserve"> the </w:t>
      </w:r>
      <w:r w:rsidRPr="00B30419">
        <w:rPr>
          <w:rStyle w:val="CodeInTextPACKT"/>
        </w:rPr>
        <w:t>Get-WindowsFeature</w:t>
      </w:r>
      <w:r>
        <w:rPr>
          <w:lang w:val="en-GB"/>
        </w:rPr>
        <w:t xml:space="preserve"> command. Inside Windows PowerShell 5.1, this command is a cmdlet</w:t>
      </w:r>
      <w:r w:rsidR="00454A93">
        <w:rPr>
          <w:lang w:val="en-GB"/>
        </w:rPr>
        <w:t>.</w:t>
      </w:r>
      <w:r>
        <w:rPr>
          <w:lang w:val="en-GB"/>
        </w:rPr>
        <w:t xml:space="preserve"> When, in </w:t>
      </w:r>
      <w:r w:rsidRPr="001F1EA2">
        <w:rPr>
          <w:i/>
          <w:iCs/>
          <w:color w:val="C00000"/>
          <w:lang w:val="en-GB"/>
        </w:rPr>
        <w:t>step 6</w:t>
      </w:r>
      <w:r>
        <w:rPr>
          <w:lang w:val="en-GB"/>
        </w:rPr>
        <w:t>, you view the command inside the PowerShell 7.1 console, you can see the command is a (proxy) function. If you view</w:t>
      </w:r>
      <w:r w:rsidR="00930524">
        <w:rPr>
          <w:lang w:val="en-GB"/>
        </w:rPr>
        <w:t xml:space="preserve"> the</w:t>
      </w:r>
      <w:r>
        <w:rPr>
          <w:lang w:val="en-GB"/>
        </w:rPr>
        <w:t xml:space="preserve"> function definition (</w:t>
      </w:r>
      <w:r w:rsidRPr="00AE0069">
        <w:rPr>
          <w:rStyle w:val="CodeInTextPACKT"/>
        </w:rPr>
        <w:t xml:space="preserve">ls </w:t>
      </w:r>
      <w:proofErr w:type="spellStart"/>
      <w:r w:rsidRPr="00AE0069">
        <w:rPr>
          <w:rStyle w:val="CodeInTextPACKT"/>
        </w:rPr>
        <w:t>function:get-</w:t>
      </w:r>
      <w:r w:rsidRPr="00AE0069">
        <w:rPr>
          <w:rStyle w:val="CodeInTextPACKT"/>
        </w:rPr>
        <w:lastRenderedPageBreak/>
        <w:t>WindowsFeatue</w:t>
      </w:r>
      <w:proofErr w:type="spellEnd"/>
      <w:r w:rsidRPr="00AE0069">
        <w:rPr>
          <w:rStyle w:val="CodeInTextPACKT"/>
        </w:rPr>
        <w:t>).definition</w:t>
      </w:r>
      <w:r>
        <w:rPr>
          <w:lang w:val="en-GB"/>
        </w:rPr>
        <w:t>), you can see how PowerShell uses the steppable pipeline to run the command in the remote session. For more background on the st</w:t>
      </w:r>
      <w:r w:rsidR="006513AC">
        <w:rPr>
          <w:lang w:val="en-GB"/>
        </w:rPr>
        <w:t>e</w:t>
      </w:r>
      <w:r>
        <w:rPr>
          <w:lang w:val="en-GB"/>
        </w:rPr>
        <w:t xml:space="preserve">ppable pipeline, which has been a feature of Windows PowerShell </w:t>
      </w:r>
      <w:r w:rsidR="00835F33">
        <w:rPr>
          <w:lang w:val="en-GB"/>
        </w:rPr>
        <w:t>since version 2</w:t>
      </w:r>
      <w:r w:rsidR="00F84D59">
        <w:rPr>
          <w:lang w:val="en-GB"/>
        </w:rPr>
        <w:t>,</w:t>
      </w:r>
      <w:r>
        <w:rPr>
          <w:lang w:val="en-GB"/>
        </w:rPr>
        <w:t xml:space="preserve"> see </w:t>
      </w:r>
      <w:r w:rsidRPr="00532897">
        <w:rPr>
          <w:rFonts w:ascii="Lucida Console" w:hAnsi="Lucida Console"/>
          <w:color w:val="4472C4"/>
          <w:sz w:val="19"/>
          <w:szCs w:val="19"/>
          <w:lang w:val="en-GB"/>
        </w:rPr>
        <w:t>https://livebook.manning.com/book/windows-powershell-in-action-third-edition/chapter-10/327</w:t>
      </w:r>
      <w:r>
        <w:rPr>
          <w:lang w:val="en-GB"/>
        </w:rPr>
        <w:t xml:space="preserve">. </w:t>
      </w:r>
    </w:p>
    <w:p w14:paraId="7A27E79F" w14:textId="3BCC0A44" w:rsidR="00EC03C6" w:rsidRPr="009D0F10" w:rsidRDefault="00EC03C6" w:rsidP="00EC03C6">
      <w:pPr>
        <w:pStyle w:val="Heading1"/>
        <w:tabs>
          <w:tab w:val="left" w:pos="0"/>
        </w:tabs>
      </w:pPr>
      <w:r w:rsidRPr="00412A5B">
        <w:t xml:space="preserve">Exploring the </w:t>
      </w:r>
      <w:r w:rsidR="00D55F62">
        <w:t>m</w:t>
      </w:r>
      <w:r w:rsidRPr="00412A5B">
        <w:t xml:space="preserve">odule </w:t>
      </w:r>
      <w:r w:rsidR="00D55F62">
        <w:t>d</w:t>
      </w:r>
      <w:r w:rsidR="00835F33" w:rsidRPr="00412A5B">
        <w:t xml:space="preserve">eny </w:t>
      </w:r>
      <w:r w:rsidR="00D55F62">
        <w:t>l</w:t>
      </w:r>
      <w:r w:rsidR="00835F33" w:rsidRPr="00412A5B">
        <w:t>ist</w:t>
      </w:r>
    </w:p>
    <w:p w14:paraId="67EDB5D2" w14:textId="66253C87" w:rsidR="00EC03C6" w:rsidRDefault="00AE0069" w:rsidP="00EC03C6">
      <w:pPr>
        <w:pStyle w:val="BulletPACKT"/>
        <w:numPr>
          <w:ilvl w:val="0"/>
          <w:numId w:val="0"/>
        </w:numPr>
      </w:pPr>
      <w:r>
        <w:t xml:space="preserve">During the development of PowerShell 7, it became clear that a few Windows PowerShell modules did not work with PowerShell 7 despite the </w:t>
      </w:r>
      <w:proofErr w:type="spellStart"/>
      <w:r>
        <w:t>comp</w:t>
      </w:r>
      <w:r w:rsidR="00F0466B">
        <w:t>a</w:t>
      </w:r>
      <w:r>
        <w:t>tability</w:t>
      </w:r>
      <w:proofErr w:type="spellEnd"/>
      <w:r>
        <w:t xml:space="preserve"> solution. Worse, if you attempted to use them, the error messages that resulted were cryptic and non-actionable. One suggested solution was to create a list of modules that were known to not be usable within Powe</w:t>
      </w:r>
      <w:r w:rsidR="00B30419">
        <w:t>r</w:t>
      </w:r>
      <w:r>
        <w:t xml:space="preserve">Shell 7. When </w:t>
      </w:r>
      <w:r w:rsidRPr="00B30419">
        <w:rPr>
          <w:rStyle w:val="CodeInTextPACKT"/>
        </w:rPr>
        <w:t>Import-Module</w:t>
      </w:r>
      <w:r>
        <w:t xml:space="preserve"> attempts to load any module on this list, the failure is more graceful with a cleaner message. </w:t>
      </w:r>
    </w:p>
    <w:p w14:paraId="5295D0EF" w14:textId="29352BE4" w:rsidR="00AE0069" w:rsidRDefault="00AE0069" w:rsidP="00EC03C6">
      <w:pPr>
        <w:pStyle w:val="BulletPACKT"/>
        <w:numPr>
          <w:ilvl w:val="0"/>
          <w:numId w:val="0"/>
        </w:numPr>
      </w:pPr>
      <w:r>
        <w:t>One possible issue that such a deny</w:t>
      </w:r>
      <w:r w:rsidR="00126DCC">
        <w:t xml:space="preserve"> </w:t>
      </w:r>
      <w:r>
        <w:t xml:space="preserve">list might cause would </w:t>
      </w:r>
      <w:r w:rsidR="00385221">
        <w:t>be if</w:t>
      </w:r>
      <w:r>
        <w:t xml:space="preserve"> the module owners </w:t>
      </w:r>
      <w:r w:rsidR="00385221">
        <w:t xml:space="preserve">were to </w:t>
      </w:r>
      <w:r>
        <w:t>release an updated module</w:t>
      </w:r>
      <w:r w:rsidR="00381CDA">
        <w:t xml:space="preserve"> previously on the deny</w:t>
      </w:r>
      <w:r w:rsidR="00126DCC">
        <w:t xml:space="preserve"> </w:t>
      </w:r>
      <w:r w:rsidR="00381CDA">
        <w:t>list</w:t>
      </w:r>
      <w:r>
        <w:t xml:space="preserve"> that </w:t>
      </w:r>
      <w:r w:rsidR="00385221">
        <w:t>now</w:t>
      </w:r>
      <w:r w:rsidR="00AF5738">
        <w:t xml:space="preserve"> </w:t>
      </w:r>
      <w:r>
        <w:t>work</w:t>
      </w:r>
      <w:r w:rsidR="00AF5738">
        <w:t>s</w:t>
      </w:r>
      <w:r>
        <w:t xml:space="preserve">. To simplify this situation, </w:t>
      </w:r>
      <w:r w:rsidR="000C2566">
        <w:t xml:space="preserve">PowerShell 7 stores </w:t>
      </w:r>
      <w:r>
        <w:t xml:space="preserve">the deny list </w:t>
      </w:r>
      <w:r w:rsidR="000C2566">
        <w:t xml:space="preserve">in a configuration </w:t>
      </w:r>
      <w:r>
        <w:t>file</w:t>
      </w:r>
      <w:r w:rsidR="000C2566">
        <w:t xml:space="preserve"> in the </w:t>
      </w:r>
      <w:r w:rsidR="000C2566" w:rsidRPr="000C2566">
        <w:rPr>
          <w:rStyle w:val="CodeInTextPACKT"/>
        </w:rPr>
        <w:t>$PSHOME</w:t>
      </w:r>
      <w:r w:rsidR="000C2566">
        <w:t xml:space="preserve"> folder. </w:t>
      </w:r>
    </w:p>
    <w:p w14:paraId="42AA4EBD" w14:textId="74378E8C" w:rsidR="00AE0069" w:rsidRDefault="00EF4648" w:rsidP="00AE0069">
      <w:pPr>
        <w:pStyle w:val="NormalPACKT"/>
      </w:pPr>
      <w:r>
        <w:t>In PowerShell 7.1</w:t>
      </w:r>
      <w:r w:rsidR="009B619C">
        <w:t>,</w:t>
      </w:r>
      <w:r>
        <w:t xml:space="preserve"> t</w:t>
      </w:r>
      <w:r w:rsidR="00AE0069">
        <w:t xml:space="preserve">here are three modules which are in the deny list: </w:t>
      </w:r>
    </w:p>
    <w:p w14:paraId="39EFFFF2" w14:textId="330D5360" w:rsidR="00AE0069" w:rsidRDefault="00AE0069" w:rsidP="002E2FFB">
      <w:pPr>
        <w:pStyle w:val="NormalPACKT"/>
        <w:numPr>
          <w:ilvl w:val="0"/>
          <w:numId w:val="7"/>
        </w:numPr>
      </w:pPr>
      <w:proofErr w:type="spellStart"/>
      <w:r w:rsidRPr="000C2566">
        <w:rPr>
          <w:rStyle w:val="CodeInTextPACKT"/>
        </w:rPr>
        <w:t>PSScheduledJob</w:t>
      </w:r>
      <w:proofErr w:type="spellEnd"/>
      <w:r w:rsidR="000F7E0B">
        <w:t>:</w:t>
      </w:r>
      <w:r>
        <w:t xml:space="preserve"> Windows PowerShell commands to manage the Windows Task Manager service.</w:t>
      </w:r>
      <w:r w:rsidR="00B30419">
        <w:t xml:space="preserve"> This module is installed in Windows Server by default.</w:t>
      </w:r>
    </w:p>
    <w:p w14:paraId="298DD4D9" w14:textId="58059167" w:rsidR="00AE0069" w:rsidRDefault="00AE0069" w:rsidP="002E2FFB">
      <w:pPr>
        <w:pStyle w:val="NormalPACKT"/>
        <w:numPr>
          <w:ilvl w:val="0"/>
          <w:numId w:val="7"/>
        </w:numPr>
      </w:pPr>
      <w:proofErr w:type="spellStart"/>
      <w:r w:rsidRPr="000C2566">
        <w:rPr>
          <w:rStyle w:val="CodeInTextPACKT"/>
        </w:rPr>
        <w:t>BestPractices</w:t>
      </w:r>
      <w:proofErr w:type="spellEnd"/>
      <w:r w:rsidR="000F7E0B">
        <w:t>:</w:t>
      </w:r>
      <w:r>
        <w:t xml:space="preserve"> Windows Server commands to view, run</w:t>
      </w:r>
      <w:r w:rsidR="008F20B8">
        <w:t>,</w:t>
      </w:r>
      <w:r>
        <w:t xml:space="preserve"> and view the results of best practice scans of core Windows Server services. </w:t>
      </w:r>
      <w:r w:rsidR="00B30419">
        <w:t>This module is installed in Windows Server by default.</w:t>
      </w:r>
    </w:p>
    <w:p w14:paraId="25042C4E" w14:textId="281C7134" w:rsidR="00AE0069" w:rsidRDefault="00AE0069" w:rsidP="002E2FFB">
      <w:pPr>
        <w:pStyle w:val="NormalPACKT"/>
        <w:numPr>
          <w:ilvl w:val="0"/>
          <w:numId w:val="7"/>
        </w:numPr>
      </w:pPr>
      <w:proofErr w:type="spellStart"/>
      <w:r w:rsidRPr="000C2566">
        <w:rPr>
          <w:rStyle w:val="CodeInTextPACKT"/>
        </w:rPr>
        <w:t>UpdateServices</w:t>
      </w:r>
      <w:proofErr w:type="spellEnd"/>
      <w:r w:rsidR="000F7E0B">
        <w:t>:</w:t>
      </w:r>
      <w:r>
        <w:t xml:space="preserve"> </w:t>
      </w:r>
      <w:r w:rsidR="000F7E0B">
        <w:t>Y</w:t>
      </w:r>
      <w:r>
        <w:t>ou use th</w:t>
      </w:r>
      <w:r w:rsidR="00CD2C94">
        <w:t>is</w:t>
      </w:r>
      <w:r>
        <w:t xml:space="preserve"> module to manage </w:t>
      </w:r>
      <w:r w:rsidR="00CD2C94">
        <w:t xml:space="preserve">the </w:t>
      </w:r>
      <w:r w:rsidRPr="001D4962">
        <w:rPr>
          <w:b/>
          <w:bCs/>
        </w:rPr>
        <w:t>Windows Server Update Service</w:t>
      </w:r>
      <w:r>
        <w:t xml:space="preserve"> (</w:t>
      </w:r>
      <w:r w:rsidRPr="001D4962">
        <w:rPr>
          <w:b/>
          <w:bCs/>
        </w:rPr>
        <w:t>WSUS</w:t>
      </w:r>
      <w:r>
        <w:t>)</w:t>
      </w:r>
      <w:r w:rsidR="000F7E0B">
        <w:t>,</w:t>
      </w:r>
      <w:r w:rsidR="00B30419">
        <w:t xml:space="preserve"> which you can install along with WSUS, or as part of the </w:t>
      </w:r>
      <w:r w:rsidR="00B30419" w:rsidRPr="001D4962">
        <w:rPr>
          <w:b/>
          <w:bCs/>
        </w:rPr>
        <w:t>remote server administrati</w:t>
      </w:r>
      <w:r w:rsidR="000C2566" w:rsidRPr="001D4962">
        <w:rPr>
          <w:b/>
          <w:bCs/>
        </w:rPr>
        <w:t>o</w:t>
      </w:r>
      <w:r w:rsidR="00B30419" w:rsidRPr="001D4962">
        <w:rPr>
          <w:b/>
          <w:bCs/>
        </w:rPr>
        <w:t>n</w:t>
      </w:r>
      <w:r w:rsidR="00B30419">
        <w:t xml:space="preserve"> (</w:t>
      </w:r>
      <w:r w:rsidR="00B30419" w:rsidRPr="001D4962">
        <w:rPr>
          <w:b/>
          <w:bCs/>
        </w:rPr>
        <w:t>RSAT</w:t>
      </w:r>
      <w:r w:rsidR="00B30419">
        <w:t xml:space="preserve">) tools. </w:t>
      </w:r>
      <w:r>
        <w:t xml:space="preserve">This </w:t>
      </w:r>
      <w:r w:rsidRPr="000E154B">
        <w:t xml:space="preserve">module </w:t>
      </w:r>
      <w:r w:rsidRPr="00961108">
        <w:t>makes</w:t>
      </w:r>
      <w:r w:rsidRPr="000E154B">
        <w:t xml:space="preserve"> use</w:t>
      </w:r>
      <w:r>
        <w:t xml:space="preserve"> of object methods to manage the WSUS service</w:t>
      </w:r>
      <w:r w:rsidR="000F7E0B">
        <w:t>,</w:t>
      </w:r>
      <w:r>
        <w:t xml:space="preserve"> and </w:t>
      </w:r>
      <w:r w:rsidR="000B0E34">
        <w:t xml:space="preserve">these </w:t>
      </w:r>
      <w:r>
        <w:t xml:space="preserve">methods are not available via the compatibility mechanism. This module also makes use of the </w:t>
      </w:r>
      <w:r w:rsidRPr="005468BA">
        <w:rPr>
          <w:b/>
          <w:bCs/>
        </w:rPr>
        <w:t>Simple Object A</w:t>
      </w:r>
      <w:r w:rsidR="00502530" w:rsidRPr="005468BA">
        <w:rPr>
          <w:b/>
          <w:bCs/>
        </w:rPr>
        <w:t>c</w:t>
      </w:r>
      <w:r w:rsidRPr="005468BA">
        <w:rPr>
          <w:b/>
          <w:bCs/>
        </w:rPr>
        <w:t>cess Protocol</w:t>
      </w:r>
      <w:r>
        <w:t xml:space="preserve"> (</w:t>
      </w:r>
      <w:r w:rsidRPr="005468BA">
        <w:rPr>
          <w:b/>
          <w:bCs/>
        </w:rPr>
        <w:t>SOAP</w:t>
      </w:r>
      <w:r>
        <w:t>)</w:t>
      </w:r>
      <w:r w:rsidR="000F7E0B">
        <w:t>,</w:t>
      </w:r>
      <w:r>
        <w:t xml:space="preserve"> which is also not implemented in .NET Core. For this reason, </w:t>
      </w:r>
      <w:r w:rsidR="005468BA">
        <w:t>enabling you</w:t>
      </w:r>
      <w:r>
        <w:t xml:space="preserve"> to manage WSUS natively in </w:t>
      </w:r>
      <w:r w:rsidR="00B30419">
        <w:t>PowerShell</w:t>
      </w:r>
      <w:r>
        <w:t xml:space="preserve"> 7 requires a significant development </w:t>
      </w:r>
      <w:r w:rsidR="00B97D7F">
        <w:t>effort</w:t>
      </w:r>
      <w:r>
        <w:t xml:space="preserve">. Microsoft has </w:t>
      </w:r>
      <w:r w:rsidR="000C2566">
        <w:t xml:space="preserve">not committed to </w:t>
      </w:r>
      <w:r>
        <w:t>undertake this work</w:t>
      </w:r>
      <w:r w:rsidR="00EF4648">
        <w:t xml:space="preserve"> at this time</w:t>
      </w:r>
      <w:r>
        <w:t>.</w:t>
      </w:r>
    </w:p>
    <w:p w14:paraId="53212BFB" w14:textId="16A29157" w:rsidR="00AD4040" w:rsidRDefault="00BC604D" w:rsidP="00092CC4">
      <w:pPr>
        <w:pStyle w:val="NormalPACKT"/>
      </w:pPr>
      <w:r>
        <w:t xml:space="preserve">It might be tempting to edit the deny list and to remove modules from it. However, such actions have no practical value. You can import the </w:t>
      </w:r>
      <w:proofErr w:type="spellStart"/>
      <w:r w:rsidRPr="00B30419">
        <w:rPr>
          <w:rStyle w:val="CodeInTextPACKT"/>
        </w:rPr>
        <w:t>BestPractices</w:t>
      </w:r>
      <w:proofErr w:type="spellEnd"/>
      <w:r>
        <w:t xml:space="preserve"> module explicitly into a PowerShell 7 session, but the cmdlets in the module fail with more cryptic and non-actionable error messages.</w:t>
      </w:r>
    </w:p>
    <w:p w14:paraId="1082339D" w14:textId="1FBCB4D5" w:rsidR="00AE0069" w:rsidRDefault="00092CC4" w:rsidP="00092CC4">
      <w:pPr>
        <w:pStyle w:val="NormalPACKT"/>
      </w:pPr>
      <w:r>
        <w:lastRenderedPageBreak/>
        <w:t>I</w:t>
      </w:r>
      <w:r w:rsidR="00AE0069">
        <w:t>n this recipe, you look at PowerShell</w:t>
      </w:r>
      <w:r w:rsidR="0067493F">
        <w:t>’</w:t>
      </w:r>
      <w:r w:rsidR="00AE0069">
        <w:t>s module load deny list and discover how it works in practice.</w:t>
      </w:r>
    </w:p>
    <w:p w14:paraId="35394105" w14:textId="78B74C08" w:rsidR="00EC03C6" w:rsidRDefault="00EC03C6" w:rsidP="00EC03C6">
      <w:pPr>
        <w:pStyle w:val="Heading2"/>
        <w:tabs>
          <w:tab w:val="left" w:pos="0"/>
        </w:tabs>
      </w:pPr>
      <w:r>
        <w:t xml:space="preserve">Getting </w:t>
      </w:r>
      <w:r w:rsidR="00810A7F">
        <w:t>r</w:t>
      </w:r>
      <w:r>
        <w:t>eady</w:t>
      </w:r>
    </w:p>
    <w:p w14:paraId="70801F93" w14:textId="25720807" w:rsidR="00EC03C6" w:rsidRPr="009D0F10" w:rsidRDefault="00AE0069" w:rsidP="00EC03C6">
      <w:pPr>
        <w:pStyle w:val="NormalPACKT"/>
        <w:rPr>
          <w:lang w:val="en-GB"/>
        </w:rPr>
      </w:pPr>
      <w:r>
        <w:rPr>
          <w:lang w:val="en-GB"/>
        </w:rPr>
        <w:t xml:space="preserve">You run this recipe on </w:t>
      </w:r>
      <w:r w:rsidRPr="00B30419">
        <w:rPr>
          <w:rStyle w:val="CodeInTextPACKT"/>
        </w:rPr>
        <w:t>SRV1</w:t>
      </w:r>
      <w:r>
        <w:rPr>
          <w:lang w:val="en-GB"/>
        </w:rPr>
        <w:t>, a Windows Server Datacenter Edition server with PowerShell 7 and VS Code installed.</w:t>
      </w:r>
    </w:p>
    <w:p w14:paraId="357A189B" w14:textId="77777777" w:rsidR="00EC03C6" w:rsidRDefault="00EC03C6" w:rsidP="00EC03C6">
      <w:pPr>
        <w:pStyle w:val="Heading2"/>
        <w:tabs>
          <w:tab w:val="left" w:pos="0"/>
        </w:tabs>
      </w:pPr>
      <w:r>
        <w:t>How to do it...</w:t>
      </w:r>
    </w:p>
    <w:p w14:paraId="4CEACBA6" w14:textId="168B452F" w:rsidR="00DA14F8" w:rsidRPr="00DA14F8" w:rsidRDefault="00DA14F8" w:rsidP="002E2FFB">
      <w:pPr>
        <w:pStyle w:val="NumberedBulletPACKT"/>
        <w:numPr>
          <w:ilvl w:val="0"/>
          <w:numId w:val="8"/>
        </w:numPr>
        <w:rPr>
          <w:color w:val="333333"/>
          <w:lang w:val="en-GB" w:eastAsia="en-GB"/>
        </w:rPr>
      </w:pPr>
      <w:r w:rsidRPr="00DA14F8">
        <w:rPr>
          <w:lang w:val="en-GB" w:eastAsia="en-GB"/>
        </w:rPr>
        <w:t>Get</w:t>
      </w:r>
      <w:r w:rsidR="00ED3947">
        <w:rPr>
          <w:lang w:val="en-GB" w:eastAsia="en-GB"/>
        </w:rPr>
        <w:t>ting</w:t>
      </w:r>
      <w:r w:rsidRPr="00DA14F8">
        <w:rPr>
          <w:lang w:val="en-GB" w:eastAsia="en-GB"/>
        </w:rPr>
        <w:t> the PowerShell configuration file</w:t>
      </w:r>
      <w:r w:rsidR="005F0ABB">
        <w:rPr>
          <w:lang w:val="en-GB" w:eastAsia="en-GB"/>
        </w:rPr>
        <w:t>:</w:t>
      </w:r>
    </w:p>
    <w:p w14:paraId="54652460" w14:textId="77777777" w:rsidR="00DA14F8" w:rsidRPr="00DA14F8" w:rsidRDefault="00DA14F8" w:rsidP="00DA14F8">
      <w:pPr>
        <w:pStyle w:val="CodePACKT"/>
      </w:pPr>
    </w:p>
    <w:p w14:paraId="669389B3" w14:textId="2648DA5B" w:rsidR="00DA14F8" w:rsidRPr="00DA14F8" w:rsidRDefault="00DA14F8" w:rsidP="00DA14F8">
      <w:pPr>
        <w:pStyle w:val="CodePACKT"/>
      </w:pPr>
      <w:r w:rsidRPr="00DA14F8">
        <w:t>$</w:t>
      </w:r>
      <w:proofErr w:type="spellStart"/>
      <w:r w:rsidRPr="00DA14F8">
        <w:t>CFFile</w:t>
      </w:r>
      <w:proofErr w:type="spellEnd"/>
      <w:r w:rsidRPr="00DA14F8">
        <w:t> = </w:t>
      </w:r>
      <w:r w:rsidR="0085007F">
        <w:t>"</w:t>
      </w:r>
      <w:r w:rsidRPr="00DA14F8">
        <w:t>$PSH</w:t>
      </w:r>
      <w:r w:rsidR="000C2566">
        <w:t>OME</w:t>
      </w:r>
      <w:r w:rsidRPr="00DA14F8">
        <w:t>/</w:t>
      </w:r>
      <w:proofErr w:type="spellStart"/>
      <w:r w:rsidRPr="00DA14F8">
        <w:t>powershell.config.json</w:t>
      </w:r>
      <w:proofErr w:type="spellEnd"/>
      <w:r w:rsidR="0085007F">
        <w:t>"</w:t>
      </w:r>
    </w:p>
    <w:p w14:paraId="45169588" w14:textId="77777777" w:rsidR="00DA14F8" w:rsidRPr="00DA14F8" w:rsidRDefault="00DA14F8" w:rsidP="00DA14F8">
      <w:pPr>
        <w:pStyle w:val="CodePACKT"/>
      </w:pPr>
      <w:r w:rsidRPr="00DA14F8">
        <w:t>Get-Item -Path $</w:t>
      </w:r>
      <w:proofErr w:type="spellStart"/>
      <w:r w:rsidRPr="00DA14F8">
        <w:t>CFFile</w:t>
      </w:r>
      <w:proofErr w:type="spellEnd"/>
    </w:p>
    <w:p w14:paraId="0E7365C4" w14:textId="77777777" w:rsidR="00DA14F8" w:rsidRPr="00DA14F8" w:rsidRDefault="00DA14F8" w:rsidP="00DA14F8">
      <w:pPr>
        <w:pStyle w:val="CodePACKT"/>
      </w:pPr>
    </w:p>
    <w:p w14:paraId="7C13BE21" w14:textId="22AAB44F" w:rsidR="00DA14F8" w:rsidRPr="00DA14F8" w:rsidRDefault="00DA14F8" w:rsidP="00DA14F8">
      <w:pPr>
        <w:pStyle w:val="NumberedBulletPACKT"/>
        <w:rPr>
          <w:color w:val="333333"/>
          <w:lang w:val="en-GB" w:eastAsia="en-GB"/>
        </w:rPr>
      </w:pPr>
      <w:r w:rsidRPr="00DA14F8">
        <w:rPr>
          <w:lang w:val="en-GB" w:eastAsia="en-GB"/>
        </w:rPr>
        <w:t>View</w:t>
      </w:r>
      <w:r w:rsidR="00ED3947">
        <w:rPr>
          <w:lang w:val="en-GB" w:eastAsia="en-GB"/>
        </w:rPr>
        <w:t>ing</w:t>
      </w:r>
      <w:r w:rsidRPr="00DA14F8">
        <w:rPr>
          <w:lang w:val="en-GB" w:eastAsia="en-GB"/>
        </w:rPr>
        <w:t> contents</w:t>
      </w:r>
      <w:r w:rsidR="005F0ABB">
        <w:rPr>
          <w:lang w:val="en-GB" w:eastAsia="en-GB"/>
        </w:rPr>
        <w:t>:</w:t>
      </w:r>
    </w:p>
    <w:p w14:paraId="4371C46C" w14:textId="77777777" w:rsidR="00DA14F8" w:rsidRPr="00DA14F8" w:rsidRDefault="00DA14F8" w:rsidP="00DA14F8">
      <w:pPr>
        <w:pStyle w:val="CodePACKT"/>
      </w:pPr>
    </w:p>
    <w:p w14:paraId="1C720575" w14:textId="430C2199" w:rsidR="00DA14F8" w:rsidRPr="00DA14F8" w:rsidRDefault="00DA14F8" w:rsidP="00DA14F8">
      <w:pPr>
        <w:pStyle w:val="CodePACKT"/>
      </w:pPr>
      <w:r w:rsidRPr="00DA14F8">
        <w:t>Get-Content -Path $</w:t>
      </w:r>
      <w:proofErr w:type="spellStart"/>
      <w:r w:rsidRPr="00DA14F8">
        <w:t>CFFile</w:t>
      </w:r>
      <w:proofErr w:type="spellEnd"/>
    </w:p>
    <w:p w14:paraId="5D480A95" w14:textId="77777777" w:rsidR="00DA14F8" w:rsidRPr="00DA14F8" w:rsidRDefault="00DA14F8" w:rsidP="00DA14F8">
      <w:pPr>
        <w:pStyle w:val="CodePACKT"/>
      </w:pPr>
    </w:p>
    <w:p w14:paraId="2FCACEFF" w14:textId="35551CF4" w:rsidR="00DA14F8" w:rsidRPr="00DA14F8" w:rsidRDefault="00DA14F8" w:rsidP="00DA14F8">
      <w:pPr>
        <w:pStyle w:val="NumberedBulletPACKT"/>
        <w:rPr>
          <w:color w:val="333333"/>
          <w:lang w:val="en-GB" w:eastAsia="en-GB"/>
        </w:rPr>
      </w:pPr>
      <w:r w:rsidRPr="00DA14F8">
        <w:rPr>
          <w:lang w:val="en-GB" w:eastAsia="en-GB"/>
        </w:rPr>
        <w:t>Attempt</w:t>
      </w:r>
      <w:r w:rsidR="00F957CE">
        <w:rPr>
          <w:lang w:val="en-GB" w:eastAsia="en-GB"/>
        </w:rPr>
        <w:t>ing</w:t>
      </w:r>
      <w:r w:rsidRPr="00DA14F8">
        <w:rPr>
          <w:lang w:val="en-GB" w:eastAsia="en-GB"/>
        </w:rPr>
        <w:t> to load a module </w:t>
      </w:r>
      <w:r w:rsidR="00A314DC">
        <w:rPr>
          <w:lang w:val="en-GB" w:eastAsia="en-GB"/>
        </w:rPr>
        <w:t>on the</w:t>
      </w:r>
      <w:r w:rsidR="005F0ABB">
        <w:rPr>
          <w:lang w:val="en-GB" w:eastAsia="en-GB"/>
        </w:rPr>
        <w:t xml:space="preserve"> </w:t>
      </w:r>
      <w:r w:rsidRPr="00DA14F8">
        <w:rPr>
          <w:lang w:val="en-GB" w:eastAsia="en-GB"/>
        </w:rPr>
        <w:t>deny list</w:t>
      </w:r>
      <w:r w:rsidR="005F0ABB">
        <w:rPr>
          <w:lang w:val="en-GB" w:eastAsia="en-GB"/>
        </w:rPr>
        <w:t>:</w:t>
      </w:r>
    </w:p>
    <w:p w14:paraId="6A5FA19D" w14:textId="77777777" w:rsidR="00DA14F8" w:rsidRPr="00DA14F8" w:rsidRDefault="00DA14F8" w:rsidP="00DA14F8">
      <w:pPr>
        <w:pStyle w:val="CodePACKT"/>
      </w:pPr>
    </w:p>
    <w:p w14:paraId="1273D073" w14:textId="666FCEDB" w:rsidR="00DA14F8" w:rsidRPr="00DA14F8" w:rsidRDefault="00DA14F8" w:rsidP="00DA14F8">
      <w:pPr>
        <w:pStyle w:val="CodePACKT"/>
      </w:pPr>
      <w:r w:rsidRPr="00DA14F8">
        <w:t>Import-Module -Name </w:t>
      </w:r>
      <w:proofErr w:type="spellStart"/>
      <w:r w:rsidRPr="00DA14F8">
        <w:t>BestPractices</w:t>
      </w:r>
      <w:proofErr w:type="spellEnd"/>
    </w:p>
    <w:p w14:paraId="00108E05" w14:textId="77777777" w:rsidR="00DA14F8" w:rsidRPr="00DA14F8" w:rsidRDefault="00DA14F8" w:rsidP="00DA14F8">
      <w:pPr>
        <w:pStyle w:val="CodePACKT"/>
      </w:pPr>
    </w:p>
    <w:p w14:paraId="1624F8D0" w14:textId="0501A4E0" w:rsidR="00DA14F8" w:rsidRPr="00DA14F8" w:rsidRDefault="00DA14F8" w:rsidP="00DA14F8">
      <w:pPr>
        <w:pStyle w:val="NumberedBulletPACKT"/>
        <w:rPr>
          <w:color w:val="333333"/>
          <w:lang w:val="en-GB" w:eastAsia="en-GB"/>
        </w:rPr>
      </w:pPr>
      <w:r w:rsidRPr="00DA14F8">
        <w:rPr>
          <w:lang w:val="en-GB" w:eastAsia="en-GB"/>
        </w:rPr>
        <w:t>Load</w:t>
      </w:r>
      <w:r w:rsidR="00ED3947">
        <w:rPr>
          <w:lang w:val="en-GB" w:eastAsia="en-GB"/>
        </w:rPr>
        <w:t>ing</w:t>
      </w:r>
      <w:r w:rsidRPr="00DA14F8">
        <w:rPr>
          <w:lang w:val="en-GB" w:eastAsia="en-GB"/>
        </w:rPr>
        <w:t> the module overriding edition check</w:t>
      </w:r>
      <w:r w:rsidR="005F0ABB">
        <w:rPr>
          <w:lang w:val="en-GB" w:eastAsia="en-GB"/>
        </w:rPr>
        <w:t>:</w:t>
      </w:r>
    </w:p>
    <w:p w14:paraId="6E04F9C1" w14:textId="77777777" w:rsidR="00DA14F8" w:rsidRPr="00DA14F8" w:rsidRDefault="00DA14F8" w:rsidP="00DA14F8">
      <w:pPr>
        <w:pStyle w:val="CodePACKT"/>
      </w:pPr>
    </w:p>
    <w:p w14:paraId="2369F060" w14:textId="1CE73C67" w:rsidR="00DA14F8" w:rsidRPr="00DA14F8" w:rsidRDefault="00DA14F8" w:rsidP="00DA14F8">
      <w:pPr>
        <w:pStyle w:val="CodePACKT"/>
      </w:pPr>
      <w:r w:rsidRPr="00DA14F8">
        <w:t>Import-Module -Name </w:t>
      </w:r>
      <w:proofErr w:type="spellStart"/>
      <w:r w:rsidRPr="00DA14F8">
        <w:t>BestPractices</w:t>
      </w:r>
      <w:proofErr w:type="spellEnd"/>
      <w:r w:rsidRPr="00DA14F8">
        <w:t> -</w:t>
      </w:r>
      <w:proofErr w:type="spellStart"/>
      <w:r w:rsidRPr="00DA14F8">
        <w:t>SkipEditionCheck</w:t>
      </w:r>
      <w:proofErr w:type="spellEnd"/>
    </w:p>
    <w:p w14:paraId="32374579" w14:textId="77777777" w:rsidR="00DA14F8" w:rsidRPr="00DA14F8" w:rsidRDefault="00DA14F8" w:rsidP="00DA14F8">
      <w:pPr>
        <w:pStyle w:val="CodePACKT"/>
      </w:pPr>
    </w:p>
    <w:p w14:paraId="0D70F5DF" w14:textId="0DF3D4D7" w:rsidR="00DA14F8" w:rsidRPr="00DA14F8" w:rsidRDefault="00DA14F8" w:rsidP="00DA14F8">
      <w:pPr>
        <w:pStyle w:val="NumberedBulletPACKT"/>
        <w:rPr>
          <w:color w:val="333333"/>
          <w:lang w:val="en-GB" w:eastAsia="en-GB"/>
        </w:rPr>
      </w:pPr>
      <w:r w:rsidRPr="00DA14F8">
        <w:rPr>
          <w:lang w:val="en-GB" w:eastAsia="en-GB"/>
        </w:rPr>
        <w:t>View</w:t>
      </w:r>
      <w:r w:rsidR="00ED3947">
        <w:rPr>
          <w:lang w:val="en-GB" w:eastAsia="en-GB"/>
        </w:rPr>
        <w:t>ing</w:t>
      </w:r>
      <w:r w:rsidRPr="00DA14F8">
        <w:rPr>
          <w:lang w:val="en-GB" w:eastAsia="en-GB"/>
        </w:rPr>
        <w:t> the module definition</w:t>
      </w:r>
      <w:r w:rsidR="00CF38B8">
        <w:rPr>
          <w:lang w:val="en-GB" w:eastAsia="en-GB"/>
        </w:rPr>
        <w:t>:</w:t>
      </w:r>
    </w:p>
    <w:p w14:paraId="53A654EF" w14:textId="77777777" w:rsidR="00DA14F8" w:rsidRPr="00DA14F8" w:rsidRDefault="00DA14F8" w:rsidP="00DA14F8">
      <w:pPr>
        <w:pStyle w:val="CodePACKT"/>
      </w:pPr>
    </w:p>
    <w:p w14:paraId="4195275B" w14:textId="77F02AC9" w:rsidR="00DA14F8" w:rsidRPr="00DA14F8" w:rsidRDefault="00DA14F8" w:rsidP="00DA14F8">
      <w:pPr>
        <w:pStyle w:val="CodePACKT"/>
      </w:pPr>
      <w:r w:rsidRPr="00DA14F8">
        <w:t>Get-Module -Name </w:t>
      </w:r>
      <w:proofErr w:type="spellStart"/>
      <w:r w:rsidRPr="00DA14F8">
        <w:t>BestPractices</w:t>
      </w:r>
      <w:proofErr w:type="spellEnd"/>
    </w:p>
    <w:p w14:paraId="1213A282" w14:textId="77777777" w:rsidR="00DA14F8" w:rsidRPr="00DA14F8" w:rsidRDefault="00DA14F8" w:rsidP="00DA14F8">
      <w:pPr>
        <w:pStyle w:val="CodePACKT"/>
      </w:pPr>
    </w:p>
    <w:p w14:paraId="164DFD8A" w14:textId="4C17B359" w:rsidR="00DA14F8" w:rsidRPr="00DA14F8" w:rsidRDefault="00DA14F8" w:rsidP="00DA14F8">
      <w:pPr>
        <w:pStyle w:val="NumberedBulletPACKT"/>
        <w:rPr>
          <w:color w:val="333333"/>
          <w:lang w:val="en-GB" w:eastAsia="en-GB"/>
        </w:rPr>
      </w:pPr>
      <w:r w:rsidRPr="00DA14F8">
        <w:rPr>
          <w:lang w:val="en-GB" w:eastAsia="en-GB"/>
        </w:rPr>
        <w:t>Attempt</w:t>
      </w:r>
      <w:r w:rsidR="00ED3947">
        <w:rPr>
          <w:lang w:val="en-GB" w:eastAsia="en-GB"/>
        </w:rPr>
        <w:t>ing</w:t>
      </w:r>
      <w:r w:rsidRPr="00DA14F8">
        <w:rPr>
          <w:lang w:val="en-GB" w:eastAsia="en-GB"/>
        </w:rPr>
        <w:t> to use </w:t>
      </w:r>
      <w:r w:rsidRPr="00DA14F8">
        <w:rPr>
          <w:rStyle w:val="CodeInTextPACKT"/>
        </w:rPr>
        <w:t>Get-</w:t>
      </w:r>
      <w:proofErr w:type="spellStart"/>
      <w:r w:rsidRPr="00DA14F8">
        <w:rPr>
          <w:rStyle w:val="CodeInTextPACKT"/>
        </w:rPr>
        <w:t>BpaModel</w:t>
      </w:r>
      <w:proofErr w:type="spellEnd"/>
      <w:r w:rsidR="00F957CE">
        <w:rPr>
          <w:lang w:val="en-GB" w:eastAsia="en-GB"/>
        </w:rPr>
        <w:t>:</w:t>
      </w:r>
    </w:p>
    <w:p w14:paraId="26FC8460" w14:textId="77777777" w:rsidR="00DA14F8" w:rsidRPr="00DA14F8" w:rsidRDefault="00DA14F8" w:rsidP="00DA14F8">
      <w:pPr>
        <w:pStyle w:val="CodePACKT"/>
      </w:pPr>
    </w:p>
    <w:p w14:paraId="29E3D20E" w14:textId="50B3A67A" w:rsidR="00EC03C6" w:rsidRPr="009D0F10" w:rsidRDefault="00DA14F8" w:rsidP="00DA14F8">
      <w:pPr>
        <w:pStyle w:val="CodePACKT"/>
      </w:pPr>
      <w:r w:rsidRPr="00DA14F8">
        <w:t>Get-</w:t>
      </w:r>
      <w:proofErr w:type="spellStart"/>
      <w:r w:rsidRPr="00DA14F8">
        <w:t>BpaModel</w:t>
      </w:r>
      <w:proofErr w:type="spellEnd"/>
      <w:r w:rsidRPr="00DA14F8">
        <w:t> </w:t>
      </w:r>
    </w:p>
    <w:p w14:paraId="23FE2D91" w14:textId="71F1CDA3" w:rsidR="00EC03C6" w:rsidRDefault="00EC03C6" w:rsidP="00EC03C6">
      <w:pPr>
        <w:pStyle w:val="Heading2"/>
        <w:numPr>
          <w:ilvl w:val="1"/>
          <w:numId w:val="3"/>
        </w:numPr>
        <w:tabs>
          <w:tab w:val="left" w:pos="0"/>
        </w:tabs>
      </w:pPr>
      <w:r>
        <w:t>How it works...</w:t>
      </w:r>
    </w:p>
    <w:p w14:paraId="64A19F97" w14:textId="09D40448" w:rsidR="000C2566" w:rsidRDefault="000C2566" w:rsidP="00C97A50">
      <w:pPr>
        <w:pStyle w:val="NormalPACKT"/>
        <w:rPr>
          <w:lang w:val="en-GB"/>
        </w:rPr>
      </w:pPr>
      <w:r>
        <w:rPr>
          <w:lang w:val="en-GB"/>
        </w:rPr>
        <w:t xml:space="preserve">In </w:t>
      </w:r>
      <w:r w:rsidRPr="009463C6">
        <w:rPr>
          <w:rStyle w:val="ItalicsPACKT"/>
        </w:rPr>
        <w:t>step 1</w:t>
      </w:r>
      <w:r>
        <w:rPr>
          <w:lang w:val="en-GB"/>
        </w:rPr>
        <w:t>, you locate and view file details of PowerShell</w:t>
      </w:r>
      <w:r w:rsidR="0067493F">
        <w:rPr>
          <w:lang w:val="en-GB"/>
        </w:rPr>
        <w:t>’</w:t>
      </w:r>
      <w:r>
        <w:rPr>
          <w:lang w:val="en-GB"/>
        </w:rPr>
        <w:t xml:space="preserve">s configuration file, </w:t>
      </w:r>
      <w:proofErr w:type="spellStart"/>
      <w:r w:rsidRPr="000C2566">
        <w:rPr>
          <w:rStyle w:val="CodeInTextPACKT"/>
        </w:rPr>
        <w:t>powershell.config.json</w:t>
      </w:r>
      <w:proofErr w:type="spellEnd"/>
      <w:r>
        <w:rPr>
          <w:lang w:val="en-GB"/>
        </w:rPr>
        <w:t>. This file is in the PowerShell installation folder. You can see the output in th</w:t>
      </w:r>
      <w:r w:rsidR="000F7E0B">
        <w:rPr>
          <w:lang w:val="en-GB"/>
        </w:rPr>
        <w:t>e following screenshot</w:t>
      </w:r>
      <w:r>
        <w:rPr>
          <w:lang w:val="en-GB"/>
        </w:rPr>
        <w:t>:</w:t>
      </w:r>
    </w:p>
    <w:p w14:paraId="0E579084" w14:textId="2A15AEEB" w:rsidR="00C97A50" w:rsidRDefault="00C97A50" w:rsidP="00733EDF">
      <w:pPr>
        <w:pStyle w:val="FigurePACKT"/>
        <w:rPr>
          <w:sz w:val="18"/>
          <w:szCs w:val="28"/>
          <w:lang w:val="en-GB"/>
        </w:rPr>
      </w:pPr>
      <w:r>
        <w:lastRenderedPageBreak/>
        <w:drawing>
          <wp:inline distT="0" distB="0" distL="0" distR="0" wp14:anchorId="188FF782" wp14:editId="095183D3">
            <wp:extent cx="3438525" cy="1188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5941" cy="1215120"/>
                    </a:xfrm>
                    <a:prstGeom prst="rect">
                      <a:avLst/>
                    </a:prstGeom>
                    <a:noFill/>
                    <a:ln>
                      <a:noFill/>
                    </a:ln>
                  </pic:spPr>
                </pic:pic>
              </a:graphicData>
            </a:graphic>
          </wp:inline>
        </w:drawing>
      </w:r>
    </w:p>
    <w:p w14:paraId="1B7A7719" w14:textId="504FD971" w:rsidR="003C0C30" w:rsidRPr="0052429C" w:rsidRDefault="003C0C30" w:rsidP="00C97A50">
      <w:pPr>
        <w:pStyle w:val="FigurePACKT"/>
        <w:rPr>
          <w:lang w:val="en-GB"/>
        </w:rPr>
      </w:pPr>
      <w:r w:rsidRPr="0052429C">
        <w:rPr>
          <w:lang w:val="en-GB"/>
        </w:rPr>
        <w:t xml:space="preserve">Figure 3.21: </w:t>
      </w:r>
      <w:r w:rsidR="0052429C" w:rsidRPr="0052429C">
        <w:rPr>
          <w:lang w:val="en-GB"/>
        </w:rPr>
        <w:t>Getting the PowerShell configuration file</w:t>
      </w:r>
    </w:p>
    <w:p w14:paraId="1C3D8D96" w14:textId="1B6A2647"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21.png</w:t>
      </w:r>
    </w:p>
    <w:p w14:paraId="524B217B" w14:textId="5C4A7F15" w:rsidR="000C2566" w:rsidRDefault="000C2566" w:rsidP="000C2566">
      <w:r>
        <w:t xml:space="preserve">In </w:t>
      </w:r>
      <w:r w:rsidRPr="000C2566">
        <w:rPr>
          <w:rStyle w:val="ItalicsPACKT"/>
        </w:rPr>
        <w:t>step 2</w:t>
      </w:r>
      <w:r>
        <w:t>, you view the contents of this file, which looks like this:</w:t>
      </w:r>
    </w:p>
    <w:p w14:paraId="30FA1FEC" w14:textId="3374BF8F" w:rsidR="000C2566" w:rsidRDefault="009463C6" w:rsidP="00733EDF">
      <w:pPr>
        <w:pStyle w:val="FigurePACKT"/>
      </w:pPr>
      <w:r>
        <w:drawing>
          <wp:inline distT="0" distB="0" distL="0" distR="0" wp14:anchorId="56D7609B" wp14:editId="08535EE6">
            <wp:extent cx="3667125" cy="11457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6688" cy="1154959"/>
                    </a:xfrm>
                    <a:prstGeom prst="rect">
                      <a:avLst/>
                    </a:prstGeom>
                  </pic:spPr>
                </pic:pic>
              </a:graphicData>
            </a:graphic>
          </wp:inline>
        </w:drawing>
      </w:r>
    </w:p>
    <w:p w14:paraId="7B802F17" w14:textId="6CD55410" w:rsidR="00CD3C21" w:rsidRPr="00F31403" w:rsidRDefault="00F02990" w:rsidP="00C97A50">
      <w:pPr>
        <w:pStyle w:val="FigurePACKT"/>
      </w:pPr>
      <w:r w:rsidRPr="00F31403">
        <w:t xml:space="preserve">Figure 3.22: </w:t>
      </w:r>
      <w:r w:rsidR="00F31403" w:rsidRPr="00F31403">
        <w:t>Viewing the contents of the configuration file</w:t>
      </w:r>
    </w:p>
    <w:p w14:paraId="4EC3010D" w14:textId="38271F5A" w:rsidR="000C2566" w:rsidRPr="000C2566" w:rsidRDefault="000C2566" w:rsidP="000C2566">
      <w:pPr>
        <w:pStyle w:val="LayoutInformationPACKT"/>
        <w:rPr>
          <w:noProof/>
        </w:rPr>
      </w:pPr>
      <w:r w:rsidRPr="000C2566">
        <w:rPr>
          <w:noProof/>
        </w:rPr>
        <w:t>Insert image B42024_03_22.png</w:t>
      </w:r>
    </w:p>
    <w:p w14:paraId="4FEA89F3" w14:textId="25B4FFDF" w:rsidR="000C2566" w:rsidRDefault="000C2566" w:rsidP="000C2566">
      <w:r>
        <w:t xml:space="preserve">In </w:t>
      </w:r>
      <w:r w:rsidRPr="000C2566">
        <w:rPr>
          <w:rStyle w:val="ItalicsPACKT"/>
        </w:rPr>
        <w:t>step 3</w:t>
      </w:r>
      <w:r>
        <w:t xml:space="preserve">, you attempt to use </w:t>
      </w:r>
      <w:r w:rsidRPr="00244423">
        <w:rPr>
          <w:rFonts w:ascii="Lucida Console" w:hAnsi="Lucida Console"/>
          <w:color w:val="4472C4"/>
          <w:sz w:val="19"/>
          <w:szCs w:val="19"/>
        </w:rPr>
        <w:t>Import-Module</w:t>
      </w:r>
      <w:r w:rsidRPr="00244423">
        <w:rPr>
          <w:color w:val="4472C4"/>
        </w:rPr>
        <w:t xml:space="preserve"> </w:t>
      </w:r>
      <w:r>
        <w:t xml:space="preserve">to import a module you can see (in the output from </w:t>
      </w:r>
      <w:r w:rsidRPr="008B6BC1">
        <w:rPr>
          <w:i/>
          <w:iCs/>
          <w:color w:val="C00000"/>
        </w:rPr>
        <w:t>step 2</w:t>
      </w:r>
      <w:r>
        <w:t>) is on the module deny list. The output of this step looks like this:</w:t>
      </w:r>
    </w:p>
    <w:p w14:paraId="3A234347" w14:textId="5AB1F133" w:rsidR="000C2566" w:rsidRDefault="009463C6" w:rsidP="00733EDF">
      <w:pPr>
        <w:pStyle w:val="FigurePACKT"/>
      </w:pPr>
      <w:r>
        <w:drawing>
          <wp:inline distT="0" distB="0" distL="0" distR="0" wp14:anchorId="718C05A6" wp14:editId="2812EAC8">
            <wp:extent cx="4292591" cy="676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7673" cy="681802"/>
                    </a:xfrm>
                    <a:prstGeom prst="rect">
                      <a:avLst/>
                    </a:prstGeom>
                  </pic:spPr>
                </pic:pic>
              </a:graphicData>
            </a:graphic>
          </wp:inline>
        </w:drawing>
      </w:r>
    </w:p>
    <w:p w14:paraId="777F0A77" w14:textId="789B5BE2" w:rsidR="00C779BF" w:rsidRPr="00C779BF" w:rsidRDefault="00C779BF" w:rsidP="00C97A50">
      <w:pPr>
        <w:pStyle w:val="FigurePACKT"/>
      </w:pPr>
      <w:r w:rsidRPr="00C779BF">
        <w:t>Figure 3.23: Attempting to load BestPractices</w:t>
      </w:r>
      <w:r w:rsidR="00B24983">
        <w:t xml:space="preserve">, which is </w:t>
      </w:r>
      <w:r w:rsidR="00CD191D">
        <w:t>on</w:t>
      </w:r>
      <w:r w:rsidR="00B24983">
        <w:t xml:space="preserve"> the deny list</w:t>
      </w:r>
    </w:p>
    <w:p w14:paraId="3B55565F" w14:textId="3804A5C4"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23.png</w:t>
      </w:r>
    </w:p>
    <w:p w14:paraId="29211843" w14:textId="2E58F1FA" w:rsidR="000C2566" w:rsidRDefault="000C2566" w:rsidP="000C2566">
      <w:r>
        <w:t xml:space="preserve">With PowerShell 7, you can force </w:t>
      </w:r>
      <w:r w:rsidRPr="000C2566">
        <w:rPr>
          <w:rStyle w:val="CodeInTextPACKT"/>
        </w:rPr>
        <w:t>Import-Module</w:t>
      </w:r>
      <w:r>
        <w:t xml:space="preserve"> to ignore the deny list and attempt to load the module in a PowerShell 7 session, as you can see in </w:t>
      </w:r>
      <w:r w:rsidRPr="000C2566">
        <w:rPr>
          <w:rStyle w:val="ItalicsPACKT"/>
        </w:rPr>
        <w:t>step 4</w:t>
      </w:r>
      <w:r>
        <w:t xml:space="preserve">. To do this, you specify the switch </w:t>
      </w:r>
      <w:r w:rsidRPr="00EC3112">
        <w:rPr>
          <w:rStyle w:val="ItalicsPACKT"/>
          <w:rFonts w:ascii="Lucida Console" w:hAnsi="Lucida Console"/>
          <w:i w:val="0"/>
          <w:iCs/>
          <w:color w:val="4472C4"/>
          <w:sz w:val="19"/>
          <w:szCs w:val="19"/>
        </w:rPr>
        <w:noBreakHyphen/>
      </w:r>
      <w:proofErr w:type="spellStart"/>
      <w:r w:rsidRPr="00EC3112">
        <w:rPr>
          <w:rStyle w:val="ItalicsPACKT"/>
          <w:rFonts w:ascii="Lucida Console" w:hAnsi="Lucida Console"/>
          <w:i w:val="0"/>
          <w:iCs/>
          <w:color w:val="4472C4"/>
          <w:sz w:val="19"/>
          <w:szCs w:val="19"/>
        </w:rPr>
        <w:t>SkipEditionCheck</w:t>
      </w:r>
      <w:proofErr w:type="spellEnd"/>
      <w:r>
        <w:t xml:space="preserve">. This switch tells PowerShell to import the module without checking compatibility or attempting to load the module in the compatibility session. </w:t>
      </w:r>
    </w:p>
    <w:p w14:paraId="0043DC38" w14:textId="516B764B" w:rsidR="000C2566" w:rsidRDefault="000C2566" w:rsidP="000C2566">
      <w:r>
        <w:lastRenderedPageBreak/>
        <w:t xml:space="preserve">With </w:t>
      </w:r>
      <w:r w:rsidRPr="000C2566">
        <w:rPr>
          <w:rStyle w:val="ItalicsPACKT"/>
        </w:rPr>
        <w:t>step 5</w:t>
      </w:r>
      <w:r>
        <w:t xml:space="preserve">, the import appears to work in that </w:t>
      </w:r>
      <w:r w:rsidRPr="00EF4648">
        <w:rPr>
          <w:rStyle w:val="CodeInTextPACKT"/>
        </w:rPr>
        <w:t>Import-Module</w:t>
      </w:r>
      <w:r>
        <w:t xml:space="preserve"> does import the module</w:t>
      </w:r>
      <w:r w:rsidR="00445D55">
        <w:t>,</w:t>
      </w:r>
      <w:r>
        <w:t xml:space="preserve"> as you can see in the output from this step:</w:t>
      </w:r>
    </w:p>
    <w:p w14:paraId="75F86B23" w14:textId="690D580A" w:rsidR="000C2566" w:rsidRDefault="009463C6" w:rsidP="00733EDF">
      <w:pPr>
        <w:pStyle w:val="FigurePACKT"/>
      </w:pPr>
      <w:r>
        <w:drawing>
          <wp:inline distT="0" distB="0" distL="0" distR="0" wp14:anchorId="36DC7BF5" wp14:editId="32D7BCF8">
            <wp:extent cx="3781425" cy="7892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3609" cy="798103"/>
                    </a:xfrm>
                    <a:prstGeom prst="rect">
                      <a:avLst/>
                    </a:prstGeom>
                  </pic:spPr>
                </pic:pic>
              </a:graphicData>
            </a:graphic>
          </wp:inline>
        </w:drawing>
      </w:r>
    </w:p>
    <w:p w14:paraId="3FF7797C" w14:textId="24EBED58" w:rsidR="00445D55" w:rsidRPr="00CB022B" w:rsidRDefault="00445D55" w:rsidP="00C97A50">
      <w:pPr>
        <w:pStyle w:val="FigurePACKT"/>
      </w:pPr>
      <w:r w:rsidRPr="00CB022B">
        <w:t xml:space="preserve">Figure 3.24: </w:t>
      </w:r>
      <w:r w:rsidR="00CB022B" w:rsidRPr="00CB022B">
        <w:t>Viewing the BestPractices module definition</w:t>
      </w:r>
    </w:p>
    <w:p w14:paraId="4DE86B39" w14:textId="355CCD7E"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24.png</w:t>
      </w:r>
    </w:p>
    <w:p w14:paraId="72F077DC" w14:textId="22A60A4B" w:rsidR="000C2566" w:rsidRDefault="000C2566" w:rsidP="000C2566">
      <w:r>
        <w:t xml:space="preserve">As you can see in </w:t>
      </w:r>
      <w:r w:rsidRPr="00B948FB">
        <w:rPr>
          <w:rStyle w:val="ItalicsPACKT"/>
        </w:rPr>
        <w:t>step 6</w:t>
      </w:r>
      <w:r>
        <w:t xml:space="preserve">, running </w:t>
      </w:r>
      <w:r w:rsidR="00454A93">
        <w:t>c</w:t>
      </w:r>
      <w:r>
        <w:t>ommands in module</w:t>
      </w:r>
      <w:r w:rsidR="00454A93">
        <w:t>s</w:t>
      </w:r>
      <w:r>
        <w:t xml:space="preserve"> on the deny list </w:t>
      </w:r>
      <w:r w:rsidR="00454A93">
        <w:t>is</w:t>
      </w:r>
      <w:r>
        <w:t xml:space="preserve"> likely to fail. In this case, the cmdlet </w:t>
      </w:r>
      <w:r w:rsidRPr="000C2566">
        <w:rPr>
          <w:rStyle w:val="CodeInTextPACKT"/>
        </w:rPr>
        <w:t>Get</w:t>
      </w:r>
      <w:r w:rsidR="00B948FB">
        <w:rPr>
          <w:rStyle w:val="CodeInTextPACKT"/>
        </w:rPr>
        <w:t>-</w:t>
      </w:r>
      <w:proofErr w:type="spellStart"/>
      <w:r w:rsidRPr="000C2566">
        <w:rPr>
          <w:rStyle w:val="CodeInTextPACKT"/>
        </w:rPr>
        <w:t>BpaModel</w:t>
      </w:r>
      <w:proofErr w:type="spellEnd"/>
      <w:r>
        <w:t xml:space="preserve"> makes use of a .NET type that does not exist in .NET Core, rendering the cmdlet unable to function</w:t>
      </w:r>
      <w:r w:rsidR="000F7E0B">
        <w:t>:</w:t>
      </w:r>
    </w:p>
    <w:p w14:paraId="7BE6CE72" w14:textId="7CE4EE40" w:rsidR="00B948FB" w:rsidRDefault="00B948FB" w:rsidP="00733EDF">
      <w:pPr>
        <w:pStyle w:val="FigurePACKT"/>
      </w:pPr>
      <w:r>
        <w:drawing>
          <wp:inline distT="0" distB="0" distL="0" distR="0" wp14:anchorId="1FB572E2" wp14:editId="37DA52F6">
            <wp:extent cx="4982770" cy="6000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0611" cy="619084"/>
                    </a:xfrm>
                    <a:prstGeom prst="rect">
                      <a:avLst/>
                    </a:prstGeom>
                  </pic:spPr>
                </pic:pic>
              </a:graphicData>
            </a:graphic>
          </wp:inline>
        </w:drawing>
      </w:r>
    </w:p>
    <w:p w14:paraId="7595188A" w14:textId="515EA96A" w:rsidR="003149AF" w:rsidRPr="00D01B23" w:rsidRDefault="003149AF" w:rsidP="00C97A50">
      <w:pPr>
        <w:pStyle w:val="FigurePACKT"/>
      </w:pPr>
      <w:r w:rsidRPr="00D01B23">
        <w:t xml:space="preserve">Figure 3.25: </w:t>
      </w:r>
      <w:r w:rsidR="00D01B23" w:rsidRPr="00D01B23">
        <w:t>Attem</w:t>
      </w:r>
      <w:r w:rsidR="00EE6992">
        <w:t>p</w:t>
      </w:r>
      <w:r w:rsidR="00D01B23" w:rsidRPr="00D01B23">
        <w:t>ting to use Get-BpaModel</w:t>
      </w:r>
    </w:p>
    <w:p w14:paraId="7CA6E166" w14:textId="2947098B" w:rsidR="00B948FB" w:rsidRDefault="00B948FB" w:rsidP="00B948FB">
      <w:pPr>
        <w:pStyle w:val="LayoutInformationPACKT"/>
        <w:rPr>
          <w:noProof/>
        </w:rPr>
      </w:pPr>
      <w:r>
        <w:t xml:space="preserve">Insert </w:t>
      </w:r>
      <w:r w:rsidRPr="00C41783">
        <w:t>image</w:t>
      </w:r>
      <w:r>
        <w:t xml:space="preserve"> </w:t>
      </w:r>
      <w:r>
        <w:rPr>
          <w:noProof/>
        </w:rPr>
        <w:t>B42024_03</w:t>
      </w:r>
      <w:r w:rsidRPr="00023EAD">
        <w:rPr>
          <w:noProof/>
        </w:rPr>
        <w:t>_</w:t>
      </w:r>
      <w:r>
        <w:rPr>
          <w:noProof/>
        </w:rPr>
        <w:t>25png</w:t>
      </w:r>
    </w:p>
    <w:p w14:paraId="00DB5DB5" w14:textId="41544835" w:rsidR="000C2566" w:rsidRPr="000C2566" w:rsidRDefault="000C2566" w:rsidP="000C2566">
      <w:r>
        <w:t xml:space="preserve">The compatibility mechanism means many older Windows PowerShell modules are going to be usable by your older scripts. </w:t>
      </w:r>
      <w:r w:rsidR="000F7E0B">
        <w:t>However</w:t>
      </w:r>
      <w:r>
        <w:t xml:space="preserve">, some modules (just </w:t>
      </w:r>
      <w:r w:rsidR="000F7E0B">
        <w:t>three,</w:t>
      </w:r>
      <w:r>
        <w:t xml:space="preserve"> as it turns out) are not usable directly in PowerShell 7 or via the Windows PowerShell compatibility mechanism. </w:t>
      </w:r>
    </w:p>
    <w:p w14:paraId="58F85AA9" w14:textId="11CABD4D" w:rsidR="00EC03C6" w:rsidRDefault="00EC03C6" w:rsidP="00EC03C6">
      <w:pPr>
        <w:pStyle w:val="Heading2"/>
      </w:pPr>
      <w:r>
        <w:t>There</w:t>
      </w:r>
      <w:r w:rsidR="0067493F">
        <w:t>’</w:t>
      </w:r>
      <w:r>
        <w:t>s more...</w:t>
      </w:r>
    </w:p>
    <w:p w14:paraId="4ABAF08B" w14:textId="73833B72" w:rsidR="00EC03C6" w:rsidRPr="000C2566" w:rsidRDefault="000C2566" w:rsidP="000C2566">
      <w:r>
        <w:t xml:space="preserve">In </w:t>
      </w:r>
      <w:r w:rsidRPr="000C2566">
        <w:rPr>
          <w:rStyle w:val="ItalicsPACKT"/>
        </w:rPr>
        <w:t>step 2</w:t>
      </w:r>
      <w:r>
        <w:t>, you view the configuration file. This file contains two sets of settings. The first creates the module deny list, and the other sets the starting execution policy. You can use</w:t>
      </w:r>
      <w:r w:rsidR="00416E4C">
        <w:t xml:space="preserve"> the</w:t>
      </w:r>
      <w:r>
        <w:t xml:space="preserve"> </w:t>
      </w:r>
      <w:r w:rsidRPr="00416E4C">
        <w:rPr>
          <w:rFonts w:ascii="Lucida Console" w:hAnsi="Lucida Console"/>
          <w:color w:val="4472C4"/>
          <w:sz w:val="19"/>
          <w:szCs w:val="19"/>
        </w:rPr>
        <w:t>Set-</w:t>
      </w:r>
      <w:proofErr w:type="spellStart"/>
      <w:r w:rsidRPr="00416E4C">
        <w:rPr>
          <w:rFonts w:ascii="Lucida Console" w:hAnsi="Lucida Console"/>
          <w:color w:val="4472C4"/>
          <w:sz w:val="19"/>
          <w:szCs w:val="19"/>
        </w:rPr>
        <w:t>ExecutionPolicy</w:t>
      </w:r>
      <w:proofErr w:type="spellEnd"/>
      <w:r w:rsidRPr="00416E4C">
        <w:rPr>
          <w:color w:val="4472C4"/>
        </w:rPr>
        <w:t xml:space="preserve"> </w:t>
      </w:r>
      <w:r>
        <w:t xml:space="preserve">cmdlet to change the execution policy, in which case PowerShell writes an updated version of this file reflecting the updated execution policy. The module deny list in this configuration file contains the three module names whose contents are known not to work in PowerShell 7, as you saw in earlier recipes in this chapter. </w:t>
      </w:r>
    </w:p>
    <w:p w14:paraId="6EFF7516" w14:textId="261EFA1A" w:rsidR="000C2566" w:rsidRDefault="000C2566" w:rsidP="000C2566">
      <w:r>
        <w:t xml:space="preserve">As you can see in </w:t>
      </w:r>
      <w:r w:rsidRPr="003D63E9">
        <w:rPr>
          <w:i/>
          <w:iCs/>
          <w:color w:val="C00000"/>
        </w:rPr>
        <w:t>step</w:t>
      </w:r>
      <w:r w:rsidR="000F7E0B">
        <w:rPr>
          <w:i/>
          <w:iCs/>
          <w:color w:val="C00000"/>
        </w:rPr>
        <w:t>s</w:t>
      </w:r>
      <w:r w:rsidRPr="003D63E9">
        <w:rPr>
          <w:i/>
          <w:iCs/>
          <w:color w:val="C00000"/>
        </w:rPr>
        <w:t xml:space="preserve"> 4</w:t>
      </w:r>
      <w:r>
        <w:t xml:space="preserve"> and </w:t>
      </w:r>
      <w:r w:rsidRPr="003D63E9">
        <w:rPr>
          <w:i/>
          <w:iCs/>
          <w:color w:val="C00000"/>
        </w:rPr>
        <w:t>5</w:t>
      </w:r>
      <w:r>
        <w:t>, you can import modules that are not compatible with</w:t>
      </w:r>
      <w:r w:rsidR="008C0519">
        <w:t xml:space="preserve"> </w:t>
      </w:r>
      <w:r>
        <w:t xml:space="preserve">.NET Core. The result is that, although you can import a non-compatible module, the </w:t>
      </w:r>
      <w:r>
        <w:lastRenderedPageBreak/>
        <w:t xml:space="preserve">commands in that module are not likely to work as expected. And when they fail, the error message is cryptic and not directly actionable. </w:t>
      </w:r>
    </w:p>
    <w:p w14:paraId="4823A4F1" w14:textId="70D5A4BB" w:rsidR="000C2566" w:rsidRDefault="000C2566" w:rsidP="000C2566">
      <w:r>
        <w:t>In summary, the Windows PowerShell compatibility mechanism enables you to use a large number of additional commands in PowerShell 7. The mechanism is not perfect as it does impose a few limitations</w:t>
      </w:r>
      <w:r w:rsidR="001E483C">
        <w:t>,</w:t>
      </w:r>
      <w:r>
        <w:t xml:space="preserve"> but</w:t>
      </w:r>
      <w:r w:rsidR="001E483C">
        <w:t xml:space="preserve"> it</w:t>
      </w:r>
      <w:r>
        <w:t xml:space="preserve"> is a functional approach in almost all cases. Further</w:t>
      </w:r>
      <w:r w:rsidR="008111D6">
        <w:t>more</w:t>
      </w:r>
      <w:r>
        <w:t xml:space="preserve">, although you can, explicitly bypassing the compatibility mechanism is probably not very useful. </w:t>
      </w:r>
    </w:p>
    <w:p w14:paraId="34AAABBA" w14:textId="696A0F7C" w:rsidR="00EC03C6" w:rsidRPr="000C2566" w:rsidRDefault="00EC03C6" w:rsidP="000C2566">
      <w:pPr>
        <w:pStyle w:val="Heading1"/>
      </w:pPr>
      <w:r w:rsidRPr="000C2566">
        <w:t xml:space="preserve">Importing </w:t>
      </w:r>
      <w:r w:rsidR="00D55F62">
        <w:t>f</w:t>
      </w:r>
      <w:r w:rsidR="00C5796E">
        <w:t xml:space="preserve">ormat </w:t>
      </w:r>
      <w:r w:rsidRPr="000C2566">
        <w:t>XML</w:t>
      </w:r>
    </w:p>
    <w:p w14:paraId="22F259D9" w14:textId="04730D39" w:rsidR="000C2566" w:rsidRDefault="000C2566" w:rsidP="000C2566">
      <w:pPr>
        <w:pStyle w:val="NormalPACKT"/>
        <w:rPr>
          <w:rStyle w:val="CodeInTextPACKT"/>
          <w:rFonts w:ascii="Times New Roman" w:hAnsi="Times New Roman"/>
          <w:color w:val="auto"/>
          <w:sz w:val="22"/>
          <w:szCs w:val="24"/>
        </w:rPr>
      </w:pPr>
      <w:r w:rsidRPr="000C2566">
        <w:rPr>
          <w:rStyle w:val="CodeInTextPACKT"/>
          <w:rFonts w:ascii="Times New Roman" w:hAnsi="Times New Roman"/>
          <w:color w:val="auto"/>
          <w:sz w:val="22"/>
          <w:szCs w:val="24"/>
        </w:rPr>
        <w:t xml:space="preserve">PowerShell, ever since the very beginning, has </w:t>
      </w:r>
      <w:r>
        <w:rPr>
          <w:rStyle w:val="CodeInTextPACKT"/>
          <w:rFonts w:ascii="Times New Roman" w:hAnsi="Times New Roman"/>
          <w:color w:val="auto"/>
          <w:sz w:val="22"/>
          <w:szCs w:val="24"/>
        </w:rPr>
        <w:t>display</w:t>
      </w:r>
      <w:r w:rsidR="00EF4648">
        <w:rPr>
          <w:rStyle w:val="CodeInTextPACKT"/>
          <w:rFonts w:ascii="Times New Roman" w:hAnsi="Times New Roman"/>
          <w:color w:val="auto"/>
          <w:sz w:val="22"/>
          <w:szCs w:val="24"/>
        </w:rPr>
        <w:t>ed</w:t>
      </w:r>
      <w:r>
        <w:rPr>
          <w:rStyle w:val="CodeInTextPACKT"/>
          <w:rFonts w:ascii="Times New Roman" w:hAnsi="Times New Roman"/>
          <w:color w:val="auto"/>
          <w:sz w:val="22"/>
          <w:szCs w:val="24"/>
        </w:rPr>
        <w:t xml:space="preserve"> objects automatically and with nice</w:t>
      </w:r>
      <w:r w:rsidR="00A86767">
        <w:rPr>
          <w:rStyle w:val="CodeInTextPACKT"/>
          <w:rFonts w:ascii="Times New Roman" w:hAnsi="Times New Roman"/>
          <w:color w:val="auto"/>
          <w:sz w:val="22"/>
          <w:szCs w:val="24"/>
        </w:rPr>
        <w:t>-</w:t>
      </w:r>
      <w:r w:rsidR="00454A93">
        <w:rPr>
          <w:rStyle w:val="CodeInTextPACKT"/>
          <w:rFonts w:ascii="Times New Roman" w:hAnsi="Times New Roman"/>
          <w:color w:val="auto"/>
          <w:sz w:val="22"/>
          <w:szCs w:val="24"/>
        </w:rPr>
        <w:t>looking</w:t>
      </w:r>
      <w:r>
        <w:rPr>
          <w:rStyle w:val="CodeInTextPACKT"/>
          <w:rFonts w:ascii="Times New Roman" w:hAnsi="Times New Roman"/>
          <w:color w:val="auto"/>
          <w:sz w:val="22"/>
          <w:szCs w:val="24"/>
        </w:rPr>
        <w:t xml:space="preserve"> output. By default, PowerShell display objects and properties for any object. </w:t>
      </w:r>
      <w:r w:rsidR="00461406">
        <w:rPr>
          <w:rStyle w:val="CodeInTextPACKT"/>
          <w:rFonts w:ascii="Times New Roman" w:hAnsi="Times New Roman"/>
          <w:color w:val="auto"/>
          <w:sz w:val="22"/>
          <w:szCs w:val="24"/>
        </w:rPr>
        <w:t>It</w:t>
      </w:r>
      <w:r>
        <w:rPr>
          <w:rStyle w:val="CodeInTextPACKT"/>
          <w:rFonts w:ascii="Times New Roman" w:hAnsi="Times New Roman"/>
          <w:color w:val="auto"/>
          <w:sz w:val="22"/>
          <w:szCs w:val="24"/>
        </w:rPr>
        <w:t xml:space="preserve"> create</w:t>
      </w:r>
      <w:r w:rsidR="00EF4648">
        <w:rPr>
          <w:rStyle w:val="CodeInTextPACKT"/>
          <w:rFonts w:ascii="Times New Roman" w:hAnsi="Times New Roman"/>
          <w:color w:val="auto"/>
          <w:sz w:val="22"/>
          <w:szCs w:val="24"/>
        </w:rPr>
        <w:t>s</w:t>
      </w:r>
      <w:r>
        <w:rPr>
          <w:rStyle w:val="CodeInTextPACKT"/>
          <w:rFonts w:ascii="Times New Roman" w:hAnsi="Times New Roman"/>
          <w:color w:val="auto"/>
          <w:sz w:val="22"/>
          <w:szCs w:val="24"/>
        </w:rPr>
        <w:t xml:space="preserve"> a table if the object to be displayed </w:t>
      </w:r>
      <w:r w:rsidR="00454A93">
        <w:rPr>
          <w:rStyle w:val="CodeInTextPACKT"/>
          <w:rFonts w:ascii="Times New Roman" w:hAnsi="Times New Roman"/>
          <w:color w:val="auto"/>
          <w:sz w:val="22"/>
          <w:szCs w:val="24"/>
        </w:rPr>
        <w:t>contains</w:t>
      </w:r>
      <w:r>
        <w:rPr>
          <w:rStyle w:val="CodeInTextPACKT"/>
          <w:rFonts w:ascii="Times New Roman" w:hAnsi="Times New Roman"/>
          <w:color w:val="auto"/>
          <w:sz w:val="22"/>
          <w:szCs w:val="24"/>
        </w:rPr>
        <w:t xml:space="preserve"> fewer than </w:t>
      </w:r>
      <w:r w:rsidR="00A86767">
        <w:rPr>
          <w:rStyle w:val="CodeInTextPACKT"/>
          <w:rFonts w:ascii="Times New Roman" w:hAnsi="Times New Roman"/>
          <w:color w:val="auto"/>
          <w:sz w:val="22"/>
          <w:szCs w:val="24"/>
        </w:rPr>
        <w:t>five</w:t>
      </w:r>
      <w:r>
        <w:rPr>
          <w:rStyle w:val="CodeInTextPACKT"/>
          <w:rFonts w:ascii="Times New Roman" w:hAnsi="Times New Roman"/>
          <w:color w:val="auto"/>
          <w:sz w:val="22"/>
          <w:szCs w:val="24"/>
        </w:rPr>
        <w:t xml:space="preserve"> properties</w:t>
      </w:r>
      <w:r w:rsidR="00F822F8">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w:t>
      </w:r>
      <w:r w:rsidR="00454A93">
        <w:rPr>
          <w:rStyle w:val="CodeInTextPACKT"/>
          <w:rFonts w:ascii="Times New Roman" w:hAnsi="Times New Roman"/>
          <w:color w:val="auto"/>
          <w:sz w:val="22"/>
          <w:szCs w:val="24"/>
        </w:rPr>
        <w:t>or</w:t>
      </w:r>
      <w:r>
        <w:rPr>
          <w:rStyle w:val="CodeInTextPACKT"/>
          <w:rFonts w:ascii="Times New Roman" w:hAnsi="Times New Roman"/>
          <w:color w:val="auto"/>
          <w:sz w:val="22"/>
          <w:szCs w:val="24"/>
        </w:rPr>
        <w:t xml:space="preserve"> </w:t>
      </w:r>
      <w:r w:rsidR="00EF4648">
        <w:rPr>
          <w:rStyle w:val="CodeInTextPACKT"/>
          <w:rFonts w:ascii="Times New Roman" w:hAnsi="Times New Roman"/>
          <w:color w:val="auto"/>
          <w:sz w:val="22"/>
          <w:szCs w:val="24"/>
        </w:rPr>
        <w:t xml:space="preserve">it creates a </w:t>
      </w:r>
      <w:r>
        <w:rPr>
          <w:rStyle w:val="CodeInTextPACKT"/>
          <w:rFonts w:ascii="Times New Roman" w:hAnsi="Times New Roman"/>
          <w:color w:val="auto"/>
          <w:sz w:val="22"/>
          <w:szCs w:val="24"/>
        </w:rPr>
        <w:t>list</w:t>
      </w:r>
      <w:r w:rsidR="00EF4648">
        <w:rPr>
          <w:rStyle w:val="CodeInTextPACKT"/>
          <w:rFonts w:ascii="Times New Roman" w:hAnsi="Times New Roman"/>
          <w:color w:val="auto"/>
          <w:sz w:val="22"/>
          <w:szCs w:val="24"/>
        </w:rPr>
        <w:t>. PowerShell formats each property by calling the</w:t>
      </w:r>
      <w:r w:rsidR="00CE315F">
        <w:rPr>
          <w:rStyle w:val="CodeInTextPACKT"/>
          <w:rFonts w:ascii="Times New Roman" w:hAnsi="Times New Roman"/>
          <w:color w:val="auto"/>
          <w:sz w:val="22"/>
          <w:szCs w:val="24"/>
        </w:rPr>
        <w:t xml:space="preserve"> </w:t>
      </w:r>
      <w:r w:rsidR="00EF4648" w:rsidRPr="00EF4648">
        <w:rPr>
          <w:rStyle w:val="CodeInTextPACKT"/>
        </w:rPr>
        <w:t>.</w:t>
      </w:r>
      <w:proofErr w:type="spellStart"/>
      <w:r w:rsidR="00EF4648" w:rsidRPr="00EF4648">
        <w:rPr>
          <w:rStyle w:val="CodeInTextPACKT"/>
        </w:rPr>
        <w:t>ToString</w:t>
      </w:r>
      <w:proofErr w:type="spellEnd"/>
      <w:r w:rsidR="00EF4648" w:rsidRPr="00EF4648">
        <w:rPr>
          <w:rStyle w:val="CodeInTextPACKT"/>
        </w:rPr>
        <w:t>()</w:t>
      </w:r>
      <w:r w:rsidR="00EF4648">
        <w:rPr>
          <w:rStyle w:val="CodeInTextPACKT"/>
          <w:rFonts w:ascii="Times New Roman" w:hAnsi="Times New Roman"/>
          <w:color w:val="auto"/>
          <w:sz w:val="22"/>
          <w:szCs w:val="24"/>
        </w:rPr>
        <w:t xml:space="preserve"> method</w:t>
      </w:r>
      <w:r w:rsidR="00F822F8">
        <w:rPr>
          <w:rStyle w:val="CodeInTextPACKT"/>
          <w:rFonts w:ascii="Times New Roman" w:hAnsi="Times New Roman"/>
          <w:color w:val="auto"/>
          <w:sz w:val="22"/>
          <w:szCs w:val="24"/>
        </w:rPr>
        <w:t xml:space="preserve"> for each property</w:t>
      </w:r>
      <w:r w:rsidR="00EF4648">
        <w:rPr>
          <w:rStyle w:val="CodeInTextPACKT"/>
          <w:rFonts w:ascii="Times New Roman" w:hAnsi="Times New Roman"/>
          <w:color w:val="auto"/>
          <w:sz w:val="22"/>
          <w:szCs w:val="24"/>
        </w:rPr>
        <w:t>.</w:t>
      </w:r>
    </w:p>
    <w:p w14:paraId="79BEF6E2" w14:textId="4CE755ED" w:rsidR="00EF4648" w:rsidRDefault="000C2566"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You or the cmdlet developer can improve the output by using </w:t>
      </w:r>
      <w:r w:rsidR="00674E40">
        <w:rPr>
          <w:rStyle w:val="CodeInTextPACKT"/>
          <w:rFonts w:ascii="Times New Roman" w:hAnsi="Times New Roman"/>
          <w:color w:val="auto"/>
          <w:sz w:val="22"/>
          <w:szCs w:val="24"/>
        </w:rPr>
        <w:t>f</w:t>
      </w:r>
      <w:r w:rsidR="00EF4648">
        <w:rPr>
          <w:rStyle w:val="CodeInTextPACKT"/>
          <w:rFonts w:ascii="Times New Roman" w:hAnsi="Times New Roman"/>
          <w:color w:val="auto"/>
          <w:sz w:val="22"/>
          <w:szCs w:val="24"/>
        </w:rPr>
        <w:t>ormat</w:t>
      </w:r>
      <w:r>
        <w:rPr>
          <w:rStyle w:val="CodeInTextPACKT"/>
          <w:rFonts w:ascii="Times New Roman" w:hAnsi="Times New Roman"/>
          <w:color w:val="auto"/>
          <w:sz w:val="22"/>
          <w:szCs w:val="24"/>
        </w:rPr>
        <w:t xml:space="preserve"> XML. </w:t>
      </w:r>
      <w:r w:rsidR="00EF4648">
        <w:rPr>
          <w:rStyle w:val="CodeInTextPACKT"/>
          <w:rFonts w:ascii="Times New Roman" w:hAnsi="Times New Roman"/>
          <w:color w:val="auto"/>
          <w:sz w:val="22"/>
          <w:szCs w:val="24"/>
        </w:rPr>
        <w:t>Format</w:t>
      </w:r>
      <w:r>
        <w:rPr>
          <w:rStyle w:val="CodeInTextPACKT"/>
          <w:rFonts w:ascii="Times New Roman" w:hAnsi="Times New Roman"/>
          <w:color w:val="auto"/>
          <w:sz w:val="22"/>
          <w:szCs w:val="24"/>
        </w:rPr>
        <w:t xml:space="preserve"> XML is </w:t>
      </w:r>
      <w:r w:rsidR="00EF4648">
        <w:rPr>
          <w:rStyle w:val="CodeInTextPACKT"/>
          <w:rFonts w:ascii="Times New Roman" w:hAnsi="Times New Roman"/>
          <w:color w:val="auto"/>
          <w:sz w:val="22"/>
          <w:szCs w:val="24"/>
        </w:rPr>
        <w:t>custom</w:t>
      </w:r>
      <w:r w:rsidR="00036614">
        <w:rPr>
          <w:rStyle w:val="CodeInTextPACKT"/>
          <w:rFonts w:ascii="Times New Roman" w:hAnsi="Times New Roman"/>
          <w:color w:val="auto"/>
          <w:sz w:val="22"/>
          <w:szCs w:val="24"/>
        </w:rPr>
        <w:t>-</w:t>
      </w:r>
      <w:r w:rsidR="00EF4648">
        <w:rPr>
          <w:rStyle w:val="CodeInTextPACKT"/>
          <w:rFonts w:ascii="Times New Roman" w:hAnsi="Times New Roman"/>
          <w:color w:val="auto"/>
          <w:sz w:val="22"/>
          <w:szCs w:val="24"/>
        </w:rPr>
        <w:t xml:space="preserve">written </w:t>
      </w:r>
      <w:r>
        <w:rPr>
          <w:rStyle w:val="CodeInTextPACKT"/>
          <w:rFonts w:ascii="Times New Roman" w:hAnsi="Times New Roman"/>
          <w:color w:val="auto"/>
          <w:sz w:val="22"/>
          <w:szCs w:val="24"/>
        </w:rPr>
        <w:t>XML</w:t>
      </w:r>
      <w:r w:rsidR="003149EA">
        <w:rPr>
          <w:rStyle w:val="CodeInTextPACKT"/>
          <w:rFonts w:ascii="Times New Roman" w:hAnsi="Times New Roman"/>
          <w:color w:val="auto"/>
          <w:sz w:val="22"/>
          <w:szCs w:val="24"/>
        </w:rPr>
        <w:t xml:space="preserve"> that</w:t>
      </w:r>
      <w:r>
        <w:rPr>
          <w:rStyle w:val="CodeInTextPACKT"/>
          <w:rFonts w:ascii="Times New Roman" w:hAnsi="Times New Roman"/>
          <w:color w:val="auto"/>
          <w:sz w:val="22"/>
          <w:szCs w:val="24"/>
        </w:rPr>
        <w:t xml:space="preserve"> you store in a </w:t>
      </w:r>
      <w:r w:rsidR="00674E40">
        <w:rPr>
          <w:rStyle w:val="CodeInTextPACKT"/>
        </w:rPr>
        <w:t>f</w:t>
      </w:r>
      <w:r w:rsidRPr="00EF4648">
        <w:rPr>
          <w:rStyle w:val="CodeInTextPACKT"/>
        </w:rPr>
        <w:t>ormat.ps1</w:t>
      </w:r>
      <w:r w:rsidR="00EF4648" w:rsidRPr="00EF4648">
        <w:rPr>
          <w:rStyle w:val="CodeInTextPACKT"/>
        </w:rPr>
        <w:t>XML</w:t>
      </w:r>
      <w:r>
        <w:rPr>
          <w:rStyle w:val="CodeInTextPACKT"/>
          <w:rFonts w:ascii="Times New Roman" w:hAnsi="Times New Roman"/>
          <w:color w:val="auto"/>
          <w:sz w:val="22"/>
          <w:szCs w:val="24"/>
        </w:rPr>
        <w:t xml:space="preserve"> file</w:t>
      </w:r>
      <w:r w:rsidR="00EF4648">
        <w:rPr>
          <w:rStyle w:val="CodeInTextPACKT"/>
          <w:rFonts w:ascii="Times New Roman" w:hAnsi="Times New Roman"/>
          <w:color w:val="auto"/>
          <w:sz w:val="22"/>
          <w:szCs w:val="24"/>
        </w:rPr>
        <w:t xml:space="preserve">. The </w:t>
      </w:r>
      <w:r w:rsidR="00674E40">
        <w:rPr>
          <w:rStyle w:val="CodeInTextPACKT"/>
          <w:rFonts w:ascii="Times New Roman" w:hAnsi="Times New Roman"/>
          <w:color w:val="auto"/>
          <w:sz w:val="22"/>
          <w:szCs w:val="24"/>
        </w:rPr>
        <w:t>f</w:t>
      </w:r>
      <w:r w:rsidR="00EF4648">
        <w:rPr>
          <w:rStyle w:val="CodeInTextPACKT"/>
          <w:rFonts w:ascii="Times New Roman" w:hAnsi="Times New Roman"/>
          <w:color w:val="auto"/>
          <w:sz w:val="22"/>
          <w:szCs w:val="24"/>
        </w:rPr>
        <w:t xml:space="preserve">ormat XML file </w:t>
      </w:r>
      <w:r>
        <w:rPr>
          <w:rStyle w:val="CodeInTextPACKT"/>
          <w:rFonts w:ascii="Times New Roman" w:hAnsi="Times New Roman"/>
          <w:color w:val="auto"/>
          <w:sz w:val="22"/>
          <w:szCs w:val="24"/>
        </w:rPr>
        <w:t>tells PowerShell precisely how to display a particular object type (as a table or a list), which properties to display,</w:t>
      </w:r>
      <w:r w:rsidR="00EF4648">
        <w:rPr>
          <w:rStyle w:val="CodeInTextPACKT"/>
          <w:rFonts w:ascii="Times New Roman" w:hAnsi="Times New Roman"/>
          <w:color w:val="auto"/>
          <w:sz w:val="22"/>
          <w:szCs w:val="24"/>
        </w:rPr>
        <w:t xml:space="preserve"> what headings to use (for tables), </w:t>
      </w:r>
      <w:r>
        <w:rPr>
          <w:rStyle w:val="CodeInTextPACKT"/>
          <w:rFonts w:ascii="Times New Roman" w:hAnsi="Times New Roman"/>
          <w:color w:val="auto"/>
          <w:sz w:val="22"/>
          <w:szCs w:val="24"/>
        </w:rPr>
        <w:t>and how to display individual properties.</w:t>
      </w:r>
      <w:r w:rsidR="00EF4648">
        <w:rPr>
          <w:rStyle w:val="CodeInTextPACKT"/>
          <w:rFonts w:ascii="Times New Roman" w:hAnsi="Times New Roman"/>
          <w:color w:val="auto"/>
          <w:sz w:val="22"/>
          <w:szCs w:val="24"/>
        </w:rPr>
        <w:t xml:space="preserve"> </w:t>
      </w:r>
    </w:p>
    <w:p w14:paraId="19195ABE" w14:textId="4CCEE9D8" w:rsidR="000C2566" w:rsidRDefault="00EF4648" w:rsidP="00EF464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w:t>
      </w:r>
      <w:r w:rsidR="000C2566">
        <w:rPr>
          <w:rStyle w:val="CodeInTextPACKT"/>
          <w:rFonts w:ascii="Times New Roman" w:hAnsi="Times New Roman"/>
          <w:color w:val="auto"/>
          <w:sz w:val="22"/>
          <w:szCs w:val="24"/>
        </w:rPr>
        <w:t>Windows PowerS</w:t>
      </w:r>
      <w:r w:rsidR="00454A93">
        <w:rPr>
          <w:rStyle w:val="CodeInTextPACKT"/>
          <w:rFonts w:ascii="Times New Roman" w:hAnsi="Times New Roman"/>
          <w:color w:val="auto"/>
          <w:sz w:val="22"/>
          <w:szCs w:val="24"/>
        </w:rPr>
        <w:t>h</w:t>
      </w:r>
      <w:r w:rsidR="000C2566">
        <w:rPr>
          <w:rStyle w:val="CodeInTextPACKT"/>
          <w:rFonts w:ascii="Times New Roman" w:hAnsi="Times New Roman"/>
          <w:color w:val="auto"/>
          <w:sz w:val="22"/>
          <w:szCs w:val="24"/>
        </w:rPr>
        <w:t>ell</w:t>
      </w:r>
      <w:r>
        <w:rPr>
          <w:rStyle w:val="CodeInTextPACKT"/>
          <w:rFonts w:ascii="Times New Roman" w:hAnsi="Times New Roman"/>
          <w:color w:val="auto"/>
          <w:sz w:val="22"/>
          <w:szCs w:val="24"/>
        </w:rPr>
        <w:t xml:space="preserve">, Microsoft included several </w:t>
      </w:r>
      <w:r w:rsidR="00B832E6">
        <w:rPr>
          <w:rStyle w:val="CodeInTextPACKT"/>
          <w:rFonts w:ascii="Times New Roman" w:hAnsi="Times New Roman"/>
          <w:color w:val="auto"/>
          <w:sz w:val="22"/>
          <w:szCs w:val="24"/>
        </w:rPr>
        <w:t>f</w:t>
      </w:r>
      <w:r>
        <w:rPr>
          <w:rStyle w:val="CodeInTextPACKT"/>
          <w:rFonts w:ascii="Times New Roman" w:hAnsi="Times New Roman"/>
          <w:color w:val="auto"/>
          <w:sz w:val="22"/>
          <w:szCs w:val="24"/>
        </w:rPr>
        <w:t xml:space="preserve">ormat XML files which you can see in the Windows PowerShell home folder. You can view these </w:t>
      </w:r>
      <w:r w:rsidR="000C2566">
        <w:rPr>
          <w:rStyle w:val="CodeInTextPACKT"/>
          <w:rFonts w:ascii="Times New Roman" w:hAnsi="Times New Roman"/>
          <w:color w:val="auto"/>
          <w:sz w:val="22"/>
          <w:szCs w:val="24"/>
        </w:rPr>
        <w:t xml:space="preserve">by typing </w:t>
      </w:r>
      <w:r w:rsidR="000C2566" w:rsidRPr="000C2566">
        <w:rPr>
          <w:rStyle w:val="CodeInTextPACKT"/>
        </w:rPr>
        <w:t>ls $PSHOME/*.format.p</w:t>
      </w:r>
      <w:r w:rsidR="000C2566">
        <w:rPr>
          <w:rStyle w:val="CodeInTextPACKT"/>
        </w:rPr>
        <w:t>s</w:t>
      </w:r>
      <w:r w:rsidR="000C2566" w:rsidRPr="000C2566">
        <w:rPr>
          <w:rStyle w:val="CodeInTextPACKT"/>
        </w:rPr>
        <w:t>1xml</w:t>
      </w:r>
      <w:r w:rsidR="00B91F98">
        <w:rPr>
          <w:rStyle w:val="CodeInTextPACKT"/>
          <w:rFonts w:ascii="Times New Roman" w:hAnsi="Times New Roman"/>
          <w:color w:val="auto"/>
          <w:sz w:val="22"/>
          <w:szCs w:val="24"/>
        </w:rPr>
        <w:t xml:space="preserve">. </w:t>
      </w:r>
    </w:p>
    <w:p w14:paraId="4A8F05CA" w14:textId="382413BF"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PowerShell 7, the default format XML </w:t>
      </w:r>
      <w:r w:rsidR="00F822F8">
        <w:rPr>
          <w:rStyle w:val="CodeInTextPACKT"/>
          <w:rFonts w:ascii="Times New Roman" w:hAnsi="Times New Roman"/>
          <w:color w:val="auto"/>
          <w:sz w:val="22"/>
          <w:szCs w:val="24"/>
        </w:rPr>
        <w:t xml:space="preserve">is inside </w:t>
      </w:r>
      <w:r>
        <w:rPr>
          <w:rStyle w:val="CodeInTextPACKT"/>
          <w:rFonts w:ascii="Times New Roman" w:hAnsi="Times New Roman"/>
          <w:color w:val="auto"/>
          <w:sz w:val="22"/>
          <w:szCs w:val="24"/>
        </w:rPr>
        <w:t>the code implementing each cmdlet</w:t>
      </w:r>
      <w:r w:rsidR="00F84BE4">
        <w:rPr>
          <w:rStyle w:val="CodeInTextPACKT"/>
          <w:rFonts w:ascii="Times New Roman" w:hAnsi="Times New Roman"/>
          <w:color w:val="auto"/>
          <w:sz w:val="22"/>
          <w:szCs w:val="24"/>
        </w:rPr>
        <w:t>,</w:t>
      </w:r>
      <w:r w:rsidR="00F822F8">
        <w:rPr>
          <w:rStyle w:val="CodeInTextPACKT"/>
          <w:rFonts w:ascii="Times New Roman" w:hAnsi="Times New Roman"/>
          <w:color w:val="auto"/>
          <w:sz w:val="22"/>
          <w:szCs w:val="24"/>
        </w:rPr>
        <w:t xml:space="preserve"> instead of being a separate file as in Windows PowerShell. The result is that there are, by default, </w:t>
      </w:r>
      <w:r>
        <w:rPr>
          <w:rStyle w:val="CodeInTextPACKT"/>
          <w:rFonts w:ascii="Times New Roman" w:hAnsi="Times New Roman"/>
          <w:color w:val="auto"/>
          <w:sz w:val="22"/>
          <w:szCs w:val="24"/>
        </w:rPr>
        <w:t xml:space="preserve">no </w:t>
      </w:r>
      <w:r w:rsidR="007970C7">
        <w:rPr>
          <w:rStyle w:val="CodeInTextPACKT"/>
        </w:rPr>
        <w:t>f</w:t>
      </w:r>
      <w:r w:rsidR="007970C7" w:rsidRPr="00F822F8">
        <w:rPr>
          <w:rStyle w:val="CodeInTextPACKT"/>
        </w:rPr>
        <w:t>ormat</w:t>
      </w:r>
      <w:r w:rsidRPr="00F822F8">
        <w:rPr>
          <w:rStyle w:val="CodeInTextPACKT"/>
        </w:rPr>
        <w:t>.ps1XML</w:t>
      </w:r>
      <w:r>
        <w:rPr>
          <w:rStyle w:val="CodeInTextPACKT"/>
          <w:rFonts w:ascii="Times New Roman" w:hAnsi="Times New Roman"/>
          <w:color w:val="auto"/>
          <w:sz w:val="22"/>
          <w:szCs w:val="24"/>
        </w:rPr>
        <w:t xml:space="preserve"> files in PowerShell 7</w:t>
      </w:r>
      <w:r w:rsidR="0067493F">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s </w:t>
      </w:r>
      <w:r w:rsidRPr="00F822F8">
        <w:rPr>
          <w:rStyle w:val="CodeInTextPACKT"/>
        </w:rPr>
        <w:t>$PSHOME</w:t>
      </w:r>
      <w:r>
        <w:rPr>
          <w:rStyle w:val="CodeInTextPACKT"/>
          <w:rFonts w:ascii="Times New Roman" w:hAnsi="Times New Roman"/>
          <w:color w:val="auto"/>
          <w:sz w:val="22"/>
          <w:szCs w:val="24"/>
        </w:rPr>
        <w:t xml:space="preserve"> folder. As with Windows </w:t>
      </w:r>
      <w:r w:rsidR="00F822F8">
        <w:rPr>
          <w:rStyle w:val="CodeInTextPACKT"/>
          <w:rFonts w:ascii="Times New Roman" w:hAnsi="Times New Roman"/>
          <w:color w:val="auto"/>
          <w:sz w:val="22"/>
          <w:szCs w:val="24"/>
        </w:rPr>
        <w:t>P</w:t>
      </w:r>
      <w:r>
        <w:rPr>
          <w:rStyle w:val="CodeInTextPACKT"/>
          <w:rFonts w:ascii="Times New Roman" w:hAnsi="Times New Roman"/>
          <w:color w:val="auto"/>
          <w:sz w:val="22"/>
          <w:szCs w:val="24"/>
        </w:rPr>
        <w:t xml:space="preserve">owerShell, you can </w:t>
      </w:r>
      <w:r w:rsidR="00F822F8">
        <w:rPr>
          <w:rStyle w:val="CodeInTextPACKT"/>
          <w:rFonts w:ascii="Times New Roman" w:hAnsi="Times New Roman"/>
          <w:color w:val="auto"/>
          <w:sz w:val="22"/>
          <w:szCs w:val="24"/>
        </w:rPr>
        <w:t xml:space="preserve">always </w:t>
      </w:r>
      <w:r>
        <w:rPr>
          <w:rStyle w:val="CodeInTextPACKT"/>
          <w:rFonts w:ascii="Times New Roman" w:hAnsi="Times New Roman"/>
          <w:color w:val="auto"/>
          <w:sz w:val="22"/>
          <w:szCs w:val="24"/>
        </w:rPr>
        <w:t>write your own cus</w:t>
      </w:r>
      <w:r w:rsidR="00F822F8">
        <w:rPr>
          <w:rStyle w:val="CodeInTextPACKT"/>
          <w:rFonts w:ascii="Times New Roman" w:hAnsi="Times New Roman"/>
          <w:color w:val="auto"/>
          <w:sz w:val="22"/>
          <w:szCs w:val="24"/>
        </w:rPr>
        <w:t>t</w:t>
      </w:r>
      <w:r>
        <w:rPr>
          <w:rStyle w:val="CodeInTextPACKT"/>
          <w:rFonts w:ascii="Times New Roman" w:hAnsi="Times New Roman"/>
          <w:color w:val="auto"/>
          <w:sz w:val="22"/>
          <w:szCs w:val="24"/>
        </w:rPr>
        <w:t xml:space="preserve">om format XML files </w:t>
      </w:r>
      <w:r w:rsidR="00F822F8">
        <w:rPr>
          <w:rStyle w:val="CodeInTextPACKT"/>
          <w:rFonts w:ascii="Times New Roman" w:hAnsi="Times New Roman"/>
          <w:color w:val="auto"/>
          <w:sz w:val="22"/>
          <w:szCs w:val="24"/>
        </w:rPr>
        <w:t xml:space="preserve">to </w:t>
      </w:r>
      <w:r>
        <w:rPr>
          <w:rStyle w:val="CodeInTextPACKT"/>
          <w:rFonts w:ascii="Times New Roman" w:hAnsi="Times New Roman"/>
          <w:color w:val="auto"/>
          <w:sz w:val="22"/>
          <w:szCs w:val="24"/>
        </w:rPr>
        <w:t>customize how PowerShell displays object</w:t>
      </w:r>
      <w:r w:rsidR="00F822F8">
        <w:rPr>
          <w:rStyle w:val="CodeInTextPACKT"/>
          <w:rFonts w:ascii="Times New Roman" w:hAnsi="Times New Roman"/>
          <w:color w:val="auto"/>
          <w:sz w:val="22"/>
          <w:szCs w:val="24"/>
        </w:rPr>
        <w:t>s by default</w:t>
      </w:r>
      <w:r>
        <w:rPr>
          <w:rStyle w:val="CodeInTextPACKT"/>
          <w:rFonts w:ascii="Times New Roman" w:hAnsi="Times New Roman"/>
          <w:color w:val="auto"/>
          <w:sz w:val="22"/>
          <w:szCs w:val="24"/>
        </w:rPr>
        <w:t>.</w:t>
      </w:r>
    </w:p>
    <w:p w14:paraId="46D3583C" w14:textId="45C99570"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The</w:t>
      </w:r>
      <w:r w:rsidR="007970C7">
        <w:rPr>
          <w:rStyle w:val="CodeInTextPACKT"/>
          <w:rFonts w:ascii="Times New Roman" w:hAnsi="Times New Roman"/>
          <w:color w:val="auto"/>
          <w:sz w:val="22"/>
          <w:szCs w:val="24"/>
        </w:rPr>
        <w:t xml:space="preserve"> use of customized</w:t>
      </w:r>
      <w:r>
        <w:rPr>
          <w:rStyle w:val="CodeInTextPACKT"/>
          <w:rFonts w:ascii="Times New Roman" w:hAnsi="Times New Roman"/>
          <w:color w:val="auto"/>
          <w:sz w:val="22"/>
          <w:szCs w:val="24"/>
        </w:rPr>
        <w:t xml:space="preserve"> </w:t>
      </w:r>
      <w:r w:rsidR="007970C7">
        <w:rPr>
          <w:rStyle w:val="CodeInTextPACKT"/>
          <w:rFonts w:ascii="Times New Roman" w:hAnsi="Times New Roman"/>
          <w:color w:val="auto"/>
          <w:sz w:val="22"/>
          <w:szCs w:val="24"/>
        </w:rPr>
        <w:t xml:space="preserve">format </w:t>
      </w:r>
      <w:r>
        <w:rPr>
          <w:rStyle w:val="CodeInTextPACKT"/>
          <w:rFonts w:ascii="Times New Roman" w:hAnsi="Times New Roman"/>
          <w:color w:val="auto"/>
          <w:sz w:val="22"/>
          <w:szCs w:val="24"/>
        </w:rPr>
        <w:t xml:space="preserve">XML is a great solution where you are displaying </w:t>
      </w:r>
      <w:r w:rsidR="00F822F8">
        <w:rPr>
          <w:rStyle w:val="CodeInTextPACKT"/>
          <w:rFonts w:ascii="Times New Roman" w:hAnsi="Times New Roman"/>
          <w:color w:val="auto"/>
          <w:sz w:val="22"/>
          <w:szCs w:val="24"/>
        </w:rPr>
        <w:t>particular</w:t>
      </w:r>
      <w:r>
        <w:rPr>
          <w:rStyle w:val="CodeInTextPACKT"/>
          <w:rFonts w:ascii="Times New Roman" w:hAnsi="Times New Roman"/>
          <w:color w:val="auto"/>
          <w:sz w:val="22"/>
          <w:szCs w:val="24"/>
        </w:rPr>
        <w:t xml:space="preserve"> objects, typically from the command line, and the default display is not adequate for your purposes. You can implement</w:t>
      </w:r>
      <w:r w:rsidR="006566E7">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that tells PowerShell 7 to display objects as you want them displayed and import the format XML in your profile file. </w:t>
      </w:r>
    </w:p>
    <w:p w14:paraId="2AD6D37A" w14:textId="47E2774F" w:rsidR="00F428A2"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An alternative to creating</w:t>
      </w:r>
      <w:r w:rsidR="007134F9">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is to pipe the objects to </w:t>
      </w:r>
      <w:r w:rsidRPr="00A96668">
        <w:rPr>
          <w:rStyle w:val="CodeInTextPACKT"/>
          <w:color w:val="4472C4"/>
          <w:szCs w:val="19"/>
        </w:rPr>
        <w:t>Format-Table</w:t>
      </w:r>
      <w:r w:rsidRPr="00A96668">
        <w:rPr>
          <w:rStyle w:val="CodeInTextPACKT"/>
          <w:rFonts w:ascii="Times New Roman" w:hAnsi="Times New Roman"/>
          <w:color w:val="4472C4"/>
          <w:sz w:val="22"/>
          <w:szCs w:val="24"/>
        </w:rPr>
        <w:t xml:space="preserve"> </w:t>
      </w:r>
      <w:r>
        <w:rPr>
          <w:rStyle w:val="CodeInTextPACKT"/>
          <w:rFonts w:ascii="Times New Roman" w:hAnsi="Times New Roman"/>
          <w:color w:val="auto"/>
          <w:sz w:val="22"/>
          <w:szCs w:val="24"/>
        </w:rPr>
        <w:t xml:space="preserve">or </w:t>
      </w:r>
      <w:r w:rsidRPr="00A96668">
        <w:rPr>
          <w:rStyle w:val="CodeInTextPACKT"/>
          <w:color w:val="4472C4"/>
          <w:szCs w:val="19"/>
        </w:rPr>
        <w:t>Format-List</w:t>
      </w:r>
      <w:r>
        <w:rPr>
          <w:rStyle w:val="CodeInTextPACKT"/>
          <w:rFonts w:ascii="Times New Roman" w:hAnsi="Times New Roman"/>
          <w:color w:val="auto"/>
          <w:sz w:val="22"/>
          <w:szCs w:val="24"/>
        </w:rPr>
        <w:t>, specifying the properties that you wish to disp</w:t>
      </w:r>
      <w:r w:rsidR="00F822F8">
        <w:rPr>
          <w:rStyle w:val="CodeInTextPACKT"/>
          <w:rFonts w:ascii="Times New Roman" w:hAnsi="Times New Roman"/>
          <w:color w:val="auto"/>
          <w:sz w:val="22"/>
          <w:szCs w:val="24"/>
        </w:rPr>
        <w:t>l</w:t>
      </w:r>
      <w:r>
        <w:rPr>
          <w:rStyle w:val="CodeInTextPACKT"/>
          <w:rFonts w:ascii="Times New Roman" w:hAnsi="Times New Roman"/>
          <w:color w:val="auto"/>
          <w:sz w:val="22"/>
          <w:szCs w:val="24"/>
        </w:rPr>
        <w:t xml:space="preserve">ay. You can even use hash tables with </w:t>
      </w:r>
      <w:r w:rsidRPr="00F822F8">
        <w:rPr>
          <w:rStyle w:val="CodeInTextPACKT"/>
        </w:rPr>
        <w:t>Format-Table</w:t>
      </w:r>
      <w:r>
        <w:rPr>
          <w:rStyle w:val="CodeInTextPACKT"/>
          <w:rFonts w:ascii="Times New Roman" w:hAnsi="Times New Roman"/>
          <w:color w:val="auto"/>
          <w:sz w:val="22"/>
          <w:szCs w:val="24"/>
        </w:rPr>
        <w:t xml:space="preserve"> to define how properties are formatted. Depending on how often you display </w:t>
      </w:r>
      <w:r w:rsidR="00F822F8">
        <w:rPr>
          <w:rStyle w:val="CodeInTextPACKT"/>
          <w:rFonts w:ascii="Times New Roman" w:hAnsi="Times New Roman"/>
          <w:color w:val="auto"/>
          <w:sz w:val="22"/>
          <w:szCs w:val="24"/>
        </w:rPr>
        <w:t xml:space="preserve">any given </w:t>
      </w:r>
      <w:r>
        <w:rPr>
          <w:rStyle w:val="CodeInTextPACKT"/>
          <w:rFonts w:ascii="Times New Roman" w:hAnsi="Times New Roman"/>
          <w:color w:val="auto"/>
          <w:sz w:val="22"/>
          <w:szCs w:val="24"/>
        </w:rPr>
        <w:t>object, format XML can be useful</w:t>
      </w:r>
      <w:r w:rsidR="00F822F8">
        <w:rPr>
          <w:rStyle w:val="CodeInTextPACKT"/>
          <w:rFonts w:ascii="Times New Roman" w:hAnsi="Times New Roman"/>
          <w:color w:val="auto"/>
          <w:sz w:val="22"/>
          <w:szCs w:val="24"/>
        </w:rPr>
        <w:t xml:space="preserve"> to alter the information you see, especially at the console</w:t>
      </w:r>
      <w:r>
        <w:rPr>
          <w:rStyle w:val="CodeInTextPACKT"/>
          <w:rFonts w:ascii="Times New Roman" w:hAnsi="Times New Roman"/>
          <w:color w:val="auto"/>
          <w:sz w:val="22"/>
          <w:szCs w:val="24"/>
        </w:rPr>
        <w:t xml:space="preserve">. </w:t>
      </w:r>
    </w:p>
    <w:p w14:paraId="59124006" w14:textId="06169174"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lastRenderedPageBreak/>
        <w:t xml:space="preserve">For more information about format XML, see </w:t>
      </w:r>
      <w:r w:rsidRPr="000936D0">
        <w:rPr>
          <w:rStyle w:val="URLPACKT"/>
        </w:rPr>
        <w:t>https://docs.microsoft.com/en-us/powershell/module/microsoft.powershell.core/about/about_format.ps1xml</w:t>
      </w:r>
      <w:r>
        <w:rPr>
          <w:rStyle w:val="CodeInTextPACKT"/>
          <w:rFonts w:ascii="Times New Roman" w:hAnsi="Times New Roman"/>
          <w:color w:val="auto"/>
          <w:sz w:val="22"/>
          <w:szCs w:val="24"/>
        </w:rPr>
        <w:t>.</w:t>
      </w:r>
    </w:p>
    <w:p w14:paraId="3532A0EB" w14:textId="6DB489BD"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Module developers often create</w:t>
      </w:r>
      <w:r w:rsidR="00B64813">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to help display objects generated by commands inside the module. The </w:t>
      </w:r>
      <w:proofErr w:type="spellStart"/>
      <w:r w:rsidRPr="00EF4648">
        <w:rPr>
          <w:rStyle w:val="CodeInTextPACKT"/>
        </w:rPr>
        <w:t>ServerManager</w:t>
      </w:r>
      <w:proofErr w:type="spellEnd"/>
      <w:r>
        <w:rPr>
          <w:rStyle w:val="CodeInTextPACKT"/>
          <w:rFonts w:ascii="Times New Roman" w:hAnsi="Times New Roman"/>
          <w:color w:val="auto"/>
          <w:sz w:val="22"/>
          <w:szCs w:val="24"/>
        </w:rPr>
        <w:t xml:space="preserve"> module, for example, has format XML that enables the pretty output created with </w:t>
      </w:r>
      <w:r w:rsidRPr="00EF4648">
        <w:rPr>
          <w:rStyle w:val="CodeInTextPACKT"/>
        </w:rPr>
        <w:t>Get-WindowsFeature</w:t>
      </w:r>
      <w:r>
        <w:rPr>
          <w:rStyle w:val="CodeInTextPACKT"/>
          <w:rFonts w:ascii="Times New Roman" w:hAnsi="Times New Roman"/>
          <w:color w:val="auto"/>
          <w:sz w:val="22"/>
          <w:szCs w:val="24"/>
        </w:rPr>
        <w:t>.</w:t>
      </w:r>
      <w:r w:rsidR="00E05393">
        <w:rPr>
          <w:rStyle w:val="CodeInTextPACKT"/>
          <w:rFonts w:ascii="Times New Roman" w:hAnsi="Times New Roman"/>
          <w:color w:val="auto"/>
          <w:sz w:val="22"/>
          <w:szCs w:val="24"/>
        </w:rPr>
        <w:t xml:space="preserve"> This module is not directly supported by PowerShell 7. You can access the commands in the module thanks to the Windows PowerShell compatibility mechanism described earlier in this chapter. One restriction, by default, of the compatibility mechanism is that it does not import format XML (if it exists). The net result is that output can look different when you run scripts or issue console commands in PowerShell 7 v</w:t>
      </w:r>
      <w:r w:rsidR="00A86767">
        <w:rPr>
          <w:rStyle w:val="CodeInTextPACKT"/>
          <w:rFonts w:ascii="Times New Roman" w:hAnsi="Times New Roman"/>
          <w:color w:val="auto"/>
          <w:sz w:val="22"/>
          <w:szCs w:val="24"/>
        </w:rPr>
        <w:t>ersu</w:t>
      </w:r>
      <w:r w:rsidR="00E05393">
        <w:rPr>
          <w:rStyle w:val="CodeInTextPACKT"/>
          <w:rFonts w:ascii="Times New Roman" w:hAnsi="Times New Roman"/>
          <w:color w:val="auto"/>
          <w:sz w:val="22"/>
          <w:szCs w:val="24"/>
        </w:rPr>
        <w:t xml:space="preserve">s Windows PowerShell. </w:t>
      </w:r>
    </w:p>
    <w:p w14:paraId="592E03FF" w14:textId="1FDCC058" w:rsidR="00E05393" w:rsidRDefault="00E05393"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The simple way around this is to import the format XML manually</w:t>
      </w:r>
      <w:r w:rsidR="00A86767">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as you</w:t>
      </w:r>
      <w:r w:rsidR="009D455D">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see in this recipe.</w:t>
      </w:r>
    </w:p>
    <w:p w14:paraId="15144B17" w14:textId="49AD371C" w:rsidR="00EC03C6" w:rsidRDefault="00EC03C6" w:rsidP="00EC03C6">
      <w:pPr>
        <w:pStyle w:val="Heading2"/>
        <w:tabs>
          <w:tab w:val="left" w:pos="0"/>
        </w:tabs>
      </w:pPr>
      <w:r>
        <w:t xml:space="preserve">Getting </w:t>
      </w:r>
      <w:r w:rsidR="00C571C4">
        <w:t>r</w:t>
      </w:r>
      <w:r>
        <w:t>eady</w:t>
      </w:r>
    </w:p>
    <w:p w14:paraId="4691771D" w14:textId="74572D5A" w:rsidR="00EC03C6" w:rsidRPr="009D0F10" w:rsidRDefault="00E05393" w:rsidP="00EC03C6">
      <w:pPr>
        <w:pStyle w:val="NormalPACKT"/>
        <w:rPr>
          <w:lang w:val="en-GB"/>
        </w:rPr>
      </w:pPr>
      <w:r>
        <w:rPr>
          <w:lang w:val="en-GB"/>
        </w:rPr>
        <w:t xml:space="preserve">You run this recipe on </w:t>
      </w:r>
      <w:r w:rsidRPr="00E05393">
        <w:rPr>
          <w:rStyle w:val="CodeInTextPACKT"/>
        </w:rPr>
        <w:t>SRV1</w:t>
      </w:r>
      <w:r>
        <w:rPr>
          <w:lang w:val="en-GB"/>
        </w:rPr>
        <w:t>, a workgroup server running</w:t>
      </w:r>
      <w:r w:rsidR="00D02601">
        <w:rPr>
          <w:lang w:val="en-GB"/>
        </w:rPr>
        <w:t xml:space="preserve"> </w:t>
      </w:r>
      <w:r>
        <w:rPr>
          <w:lang w:val="en-GB"/>
        </w:rPr>
        <w:t xml:space="preserve">Windows Server Datacenter edition and on which you have installed PowerShell 7 and VS Code. </w:t>
      </w:r>
    </w:p>
    <w:p w14:paraId="1475E670" w14:textId="77777777" w:rsidR="00EC03C6" w:rsidRDefault="00EC03C6" w:rsidP="00EC03C6">
      <w:pPr>
        <w:pStyle w:val="Heading2"/>
        <w:tabs>
          <w:tab w:val="left" w:pos="0"/>
        </w:tabs>
      </w:pPr>
      <w:r>
        <w:t>How to do it...</w:t>
      </w:r>
    </w:p>
    <w:p w14:paraId="10B061CE" w14:textId="75E86555" w:rsidR="002B26E1" w:rsidRPr="002B26E1" w:rsidRDefault="002B26E1" w:rsidP="002E2FFB">
      <w:pPr>
        <w:pStyle w:val="NumberedBulletPACKT"/>
        <w:numPr>
          <w:ilvl w:val="0"/>
          <w:numId w:val="9"/>
        </w:numPr>
        <w:rPr>
          <w:color w:val="333333"/>
          <w:lang w:val="en-GB" w:eastAsia="en-GB"/>
        </w:rPr>
      </w:pPr>
      <w:r w:rsidRPr="002B26E1">
        <w:rPr>
          <w:lang w:val="en-GB" w:eastAsia="en-GB"/>
        </w:rPr>
        <w:t>Import</w:t>
      </w:r>
      <w:r w:rsidR="00ED3947">
        <w:rPr>
          <w:lang w:val="en-GB" w:eastAsia="en-GB"/>
        </w:rPr>
        <w:t>ing</w:t>
      </w:r>
      <w:r w:rsidRPr="002B26E1">
        <w:rPr>
          <w:lang w:val="en-GB" w:eastAsia="en-GB"/>
        </w:rPr>
        <w:t> the </w:t>
      </w:r>
      <w:proofErr w:type="spellStart"/>
      <w:r w:rsidRPr="004F5CBB">
        <w:rPr>
          <w:rStyle w:val="CodeInTextPACKT"/>
        </w:rPr>
        <w:t>ServerManager</w:t>
      </w:r>
      <w:proofErr w:type="spellEnd"/>
      <w:r w:rsidRPr="002B26E1">
        <w:rPr>
          <w:lang w:val="en-GB" w:eastAsia="en-GB"/>
        </w:rPr>
        <w:t> </w:t>
      </w:r>
      <w:r w:rsidR="00412CAF">
        <w:rPr>
          <w:lang w:val="en-GB" w:eastAsia="en-GB"/>
        </w:rPr>
        <w:t>m</w:t>
      </w:r>
      <w:r w:rsidRPr="002B26E1">
        <w:rPr>
          <w:lang w:val="en-GB" w:eastAsia="en-GB"/>
        </w:rPr>
        <w:t>odule</w:t>
      </w:r>
      <w:r w:rsidR="004F5CBB">
        <w:rPr>
          <w:lang w:val="en-GB" w:eastAsia="en-GB"/>
        </w:rPr>
        <w:t>:</w:t>
      </w:r>
    </w:p>
    <w:p w14:paraId="3964EA1F" w14:textId="77777777" w:rsidR="002B26E1" w:rsidRPr="002B26E1" w:rsidRDefault="002B26E1" w:rsidP="002B26E1">
      <w:pPr>
        <w:pStyle w:val="CodePACKT"/>
      </w:pPr>
    </w:p>
    <w:p w14:paraId="59A4E03F" w14:textId="6E366F9E" w:rsidR="002B26E1" w:rsidRPr="002B26E1" w:rsidRDefault="002B26E1" w:rsidP="002B26E1">
      <w:pPr>
        <w:pStyle w:val="CodePACKT"/>
      </w:pPr>
      <w:r w:rsidRPr="002B26E1">
        <w:t>Import-Module -Name </w:t>
      </w:r>
      <w:proofErr w:type="spellStart"/>
      <w:r w:rsidRPr="002B26E1">
        <w:t>ServerManager</w:t>
      </w:r>
      <w:proofErr w:type="spellEnd"/>
    </w:p>
    <w:p w14:paraId="253BA482" w14:textId="77777777" w:rsidR="002B26E1" w:rsidRPr="002B26E1" w:rsidRDefault="002B26E1" w:rsidP="002B26E1">
      <w:pPr>
        <w:pStyle w:val="CodePACKT"/>
      </w:pPr>
    </w:p>
    <w:p w14:paraId="7C22DDF9" w14:textId="4F73D958" w:rsidR="002B26E1" w:rsidRPr="002B26E1" w:rsidRDefault="002B26E1" w:rsidP="002B26E1">
      <w:pPr>
        <w:pStyle w:val="NumberedBulletPACKT"/>
        <w:rPr>
          <w:color w:val="333333"/>
          <w:lang w:val="en-GB" w:eastAsia="en-GB"/>
        </w:rPr>
      </w:pPr>
      <w:r w:rsidRPr="002B26E1">
        <w:rPr>
          <w:lang w:val="en-GB" w:eastAsia="en-GB"/>
        </w:rPr>
        <w:t>Check</w:t>
      </w:r>
      <w:r w:rsidR="00ED3947">
        <w:rPr>
          <w:lang w:val="en-GB" w:eastAsia="en-GB"/>
        </w:rPr>
        <w:t>ing</w:t>
      </w:r>
      <w:r w:rsidRPr="002B26E1">
        <w:rPr>
          <w:lang w:val="en-GB" w:eastAsia="en-GB"/>
        </w:rPr>
        <w:t> a Windows </w:t>
      </w:r>
      <w:r w:rsidR="00016897">
        <w:rPr>
          <w:lang w:val="en-GB" w:eastAsia="en-GB"/>
        </w:rPr>
        <w:t>f</w:t>
      </w:r>
      <w:r w:rsidRPr="002B26E1">
        <w:rPr>
          <w:lang w:val="en-GB" w:eastAsia="en-GB"/>
        </w:rPr>
        <w:t>eature</w:t>
      </w:r>
      <w:r w:rsidR="001D17CF">
        <w:rPr>
          <w:lang w:val="en-GB" w:eastAsia="en-GB"/>
        </w:rPr>
        <w:t>:</w:t>
      </w:r>
    </w:p>
    <w:p w14:paraId="79DEB739" w14:textId="77777777" w:rsidR="002B26E1" w:rsidRPr="002B26E1" w:rsidRDefault="002B26E1" w:rsidP="002B26E1">
      <w:pPr>
        <w:pStyle w:val="CodePACKT"/>
      </w:pPr>
    </w:p>
    <w:p w14:paraId="60AA95FC" w14:textId="699AFCBC" w:rsidR="002B26E1" w:rsidRPr="002B26E1" w:rsidRDefault="002B26E1" w:rsidP="002B26E1">
      <w:pPr>
        <w:pStyle w:val="CodePACKT"/>
      </w:pPr>
      <w:r w:rsidRPr="002B26E1">
        <w:t>Get-WindowsFeature -Name Simple-TCPIP</w:t>
      </w:r>
    </w:p>
    <w:p w14:paraId="0B48E08F" w14:textId="77777777" w:rsidR="002B26E1" w:rsidRPr="002B26E1" w:rsidRDefault="002B26E1" w:rsidP="002B26E1">
      <w:pPr>
        <w:pStyle w:val="CodePACKT"/>
      </w:pPr>
    </w:p>
    <w:p w14:paraId="05DB72AB" w14:textId="6831F271" w:rsidR="002B26E1" w:rsidRPr="002B26E1" w:rsidRDefault="002B26E1" w:rsidP="002B26E1">
      <w:pPr>
        <w:pStyle w:val="NumberedBulletPACKT"/>
        <w:rPr>
          <w:color w:val="333333"/>
          <w:lang w:val="en-GB" w:eastAsia="en-GB"/>
        </w:rPr>
      </w:pPr>
      <w:r w:rsidRPr="002B26E1">
        <w:rPr>
          <w:lang w:val="en-GB" w:eastAsia="en-GB"/>
        </w:rPr>
        <w:t>Run</w:t>
      </w:r>
      <w:r w:rsidR="00ED3947">
        <w:rPr>
          <w:lang w:val="en-GB" w:eastAsia="en-GB"/>
        </w:rPr>
        <w:t>ning</w:t>
      </w:r>
      <w:r w:rsidRPr="002B26E1">
        <w:rPr>
          <w:lang w:val="en-GB" w:eastAsia="en-GB"/>
        </w:rPr>
        <w:t> this command in the compatibility session</w:t>
      </w:r>
      <w:r w:rsidR="001C7F40">
        <w:rPr>
          <w:lang w:val="en-GB" w:eastAsia="en-GB"/>
        </w:rPr>
        <w:t>:</w:t>
      </w:r>
      <w:r w:rsidRPr="002B26E1">
        <w:rPr>
          <w:lang w:val="en-GB" w:eastAsia="en-GB"/>
        </w:rPr>
        <w:t> </w:t>
      </w:r>
    </w:p>
    <w:p w14:paraId="27216E7E" w14:textId="77777777" w:rsidR="002B26E1" w:rsidRPr="002B26E1" w:rsidRDefault="002B26E1" w:rsidP="002B26E1">
      <w:pPr>
        <w:pStyle w:val="CodePACKT"/>
      </w:pPr>
    </w:p>
    <w:p w14:paraId="4ECABDBF" w14:textId="09BE36EB" w:rsidR="002B26E1" w:rsidRPr="002B26E1" w:rsidRDefault="002B26E1" w:rsidP="002B26E1">
      <w:pPr>
        <w:pStyle w:val="CodePACKT"/>
      </w:pPr>
      <w:r w:rsidRPr="002B26E1">
        <w:t>$S = Get-</w:t>
      </w:r>
      <w:proofErr w:type="spellStart"/>
      <w:r w:rsidRPr="002B26E1">
        <w:t>PSSession</w:t>
      </w:r>
      <w:proofErr w:type="spellEnd"/>
      <w:r w:rsidRPr="002B26E1">
        <w:t> -Name </w:t>
      </w:r>
      <w:r w:rsidR="00176A3A">
        <w:t>'</w:t>
      </w:r>
      <w:proofErr w:type="spellStart"/>
      <w:r w:rsidRPr="002B26E1">
        <w:t>WinPSCompatSession</w:t>
      </w:r>
      <w:proofErr w:type="spellEnd"/>
      <w:r w:rsidR="00176A3A">
        <w:t>'</w:t>
      </w:r>
    </w:p>
    <w:p w14:paraId="52DE27FF" w14:textId="77777777" w:rsidR="002B26E1" w:rsidRPr="002B26E1" w:rsidRDefault="002B26E1" w:rsidP="002B26E1">
      <w:pPr>
        <w:pStyle w:val="CodePACKT"/>
      </w:pPr>
      <w:r w:rsidRPr="002B26E1">
        <w:t>Invoke-Command -Session $S -</w:t>
      </w:r>
      <w:proofErr w:type="spellStart"/>
      <w:r w:rsidRPr="002B26E1">
        <w:t>ScriptBlock</w:t>
      </w:r>
      <w:proofErr w:type="spellEnd"/>
      <w:r w:rsidRPr="002B26E1">
        <w:t> {</w:t>
      </w:r>
    </w:p>
    <w:p w14:paraId="2FB132C9" w14:textId="77777777" w:rsidR="002B26E1" w:rsidRPr="002B26E1" w:rsidRDefault="002B26E1" w:rsidP="002B26E1">
      <w:pPr>
        <w:pStyle w:val="CodePACKT"/>
      </w:pPr>
      <w:r w:rsidRPr="002B26E1">
        <w:t>    Get-WindowsFeature -Name Simple-TCPIP }</w:t>
      </w:r>
    </w:p>
    <w:p w14:paraId="3BF617FF" w14:textId="77777777" w:rsidR="002B26E1" w:rsidRPr="002B26E1" w:rsidRDefault="002B26E1" w:rsidP="002B26E1">
      <w:pPr>
        <w:pStyle w:val="CodePACKT"/>
      </w:pPr>
    </w:p>
    <w:p w14:paraId="6B035658" w14:textId="62D045C2" w:rsidR="002B26E1" w:rsidRPr="002B26E1" w:rsidRDefault="002B26E1" w:rsidP="002B26E1">
      <w:pPr>
        <w:pStyle w:val="NumberedBulletPACKT"/>
        <w:rPr>
          <w:color w:val="333333"/>
          <w:lang w:val="en-GB" w:eastAsia="en-GB"/>
        </w:rPr>
      </w:pPr>
      <w:r w:rsidRPr="002B26E1">
        <w:rPr>
          <w:lang w:val="en-GB" w:eastAsia="en-GB"/>
        </w:rPr>
        <w:t>Ru</w:t>
      </w:r>
      <w:r>
        <w:rPr>
          <w:lang w:val="en-GB" w:eastAsia="en-GB"/>
        </w:rPr>
        <w:t>n</w:t>
      </w:r>
      <w:r w:rsidR="00ED3947">
        <w:rPr>
          <w:lang w:val="en-GB" w:eastAsia="en-GB"/>
        </w:rPr>
        <w:t>ning</w:t>
      </w:r>
      <w:r w:rsidRPr="002B26E1">
        <w:rPr>
          <w:lang w:val="en-GB" w:eastAsia="en-GB"/>
        </w:rPr>
        <w:t> this command with formatting in the remote sessi</w:t>
      </w:r>
      <w:r>
        <w:rPr>
          <w:lang w:val="en-GB" w:eastAsia="en-GB"/>
        </w:rPr>
        <w:t>o</w:t>
      </w:r>
      <w:r w:rsidRPr="002B26E1">
        <w:rPr>
          <w:lang w:val="en-GB" w:eastAsia="en-GB"/>
        </w:rPr>
        <w:t>n</w:t>
      </w:r>
      <w:r w:rsidR="001C7F40">
        <w:rPr>
          <w:lang w:val="en-GB" w:eastAsia="en-GB"/>
        </w:rPr>
        <w:t>:</w:t>
      </w:r>
    </w:p>
    <w:p w14:paraId="697D5779" w14:textId="77777777" w:rsidR="002B26E1" w:rsidRPr="002B26E1" w:rsidRDefault="002B26E1" w:rsidP="002B26E1">
      <w:pPr>
        <w:pStyle w:val="CodePACKT"/>
      </w:pPr>
    </w:p>
    <w:p w14:paraId="7A145D75" w14:textId="248DA846" w:rsidR="002B26E1" w:rsidRPr="002B26E1" w:rsidRDefault="002B26E1" w:rsidP="002B26E1">
      <w:pPr>
        <w:pStyle w:val="CodePACKT"/>
      </w:pPr>
      <w:r w:rsidRPr="002B26E1">
        <w:t>Invoke-Command -Session $S -</w:t>
      </w:r>
      <w:proofErr w:type="spellStart"/>
      <w:r w:rsidRPr="002B26E1">
        <w:t>ScriptBlock</w:t>
      </w:r>
      <w:proofErr w:type="spellEnd"/>
      <w:r w:rsidRPr="002B26E1">
        <w:t> {</w:t>
      </w:r>
    </w:p>
    <w:p w14:paraId="7A525C7E" w14:textId="77777777" w:rsidR="002B26E1" w:rsidRPr="002B26E1" w:rsidRDefault="002B26E1" w:rsidP="002B26E1">
      <w:pPr>
        <w:pStyle w:val="CodePACKT"/>
      </w:pPr>
      <w:r w:rsidRPr="002B26E1">
        <w:t>                    Get-WindowsFeature -Name Simple-TCPIP | </w:t>
      </w:r>
    </w:p>
    <w:p w14:paraId="44B34BE1" w14:textId="77777777" w:rsidR="002B26E1" w:rsidRPr="002B26E1" w:rsidRDefault="002B26E1" w:rsidP="002B26E1">
      <w:pPr>
        <w:pStyle w:val="CodePACKT"/>
      </w:pPr>
      <w:r w:rsidRPr="002B26E1">
        <w:t>                      Format-Table}   </w:t>
      </w:r>
    </w:p>
    <w:p w14:paraId="2D72C531" w14:textId="77777777" w:rsidR="002B26E1" w:rsidRPr="002B26E1" w:rsidRDefault="002B26E1" w:rsidP="002B26E1">
      <w:pPr>
        <w:pStyle w:val="CodePACKT"/>
      </w:pPr>
    </w:p>
    <w:p w14:paraId="2703A319" w14:textId="21F6334E" w:rsidR="002B26E1" w:rsidRPr="002B26E1" w:rsidRDefault="002B26E1" w:rsidP="002B26E1">
      <w:pPr>
        <w:pStyle w:val="NumberedBulletPACKT"/>
        <w:rPr>
          <w:color w:val="333333"/>
          <w:lang w:val="en-GB" w:eastAsia="en-GB"/>
        </w:rPr>
      </w:pPr>
      <w:r w:rsidRPr="002B26E1">
        <w:rPr>
          <w:lang w:val="en-GB" w:eastAsia="en-GB"/>
        </w:rPr>
        <w:t>Get</w:t>
      </w:r>
      <w:r w:rsidR="00ED3947">
        <w:rPr>
          <w:lang w:val="en-GB" w:eastAsia="en-GB"/>
        </w:rPr>
        <w:t>ting</w:t>
      </w:r>
      <w:r w:rsidRPr="002B26E1">
        <w:rPr>
          <w:lang w:val="en-GB" w:eastAsia="en-GB"/>
        </w:rPr>
        <w:t> path to Windows PowerShell modules</w:t>
      </w:r>
      <w:r w:rsidR="001C7F40">
        <w:rPr>
          <w:lang w:val="en-GB" w:eastAsia="en-GB"/>
        </w:rPr>
        <w:t>:</w:t>
      </w:r>
    </w:p>
    <w:p w14:paraId="42EC6ADC" w14:textId="77777777" w:rsidR="002B26E1" w:rsidRPr="002B26E1" w:rsidRDefault="002B26E1" w:rsidP="002B26E1">
      <w:pPr>
        <w:pStyle w:val="CodePACKT"/>
      </w:pPr>
    </w:p>
    <w:p w14:paraId="5194B5B2" w14:textId="051FC520" w:rsidR="002B26E1" w:rsidRPr="002B26E1" w:rsidRDefault="002B26E1" w:rsidP="002B26E1">
      <w:pPr>
        <w:pStyle w:val="CodePACKT"/>
      </w:pPr>
      <w:r w:rsidRPr="002B26E1">
        <w:t>$Paths = $</w:t>
      </w:r>
      <w:proofErr w:type="spellStart"/>
      <w:r w:rsidRPr="002B26E1">
        <w:t>env:PSModulePath</w:t>
      </w:r>
      <w:proofErr w:type="spellEnd"/>
      <w:r w:rsidRPr="002B26E1">
        <w:t> -split </w:t>
      </w:r>
      <w:r w:rsidR="00541611">
        <w:t>'</w:t>
      </w:r>
      <w:r w:rsidRPr="002B26E1">
        <w:t>;</w:t>
      </w:r>
      <w:r w:rsidR="00541611">
        <w:t>'</w:t>
      </w:r>
      <w:r w:rsidRPr="002B26E1">
        <w:t> </w:t>
      </w:r>
    </w:p>
    <w:p w14:paraId="510B4FAB" w14:textId="77777777" w:rsidR="002B26E1" w:rsidRPr="002B26E1" w:rsidRDefault="002B26E1" w:rsidP="002B26E1">
      <w:pPr>
        <w:pStyle w:val="CodePACKT"/>
      </w:pPr>
      <w:r w:rsidRPr="002B26E1">
        <w:t>foreach ($Path in $Paths) {</w:t>
      </w:r>
    </w:p>
    <w:p w14:paraId="39FC4370" w14:textId="2836FEF0" w:rsidR="002B26E1" w:rsidRPr="002B26E1" w:rsidRDefault="002B26E1" w:rsidP="002B26E1">
      <w:pPr>
        <w:pStyle w:val="CodePACKT"/>
      </w:pPr>
      <w:r w:rsidRPr="002B26E1">
        <w:t>  if ($Path -match </w:t>
      </w:r>
      <w:r w:rsidR="00950928">
        <w:t>'</w:t>
      </w:r>
      <w:r w:rsidRPr="002B26E1">
        <w:t>system32</w:t>
      </w:r>
      <w:r w:rsidR="00950928">
        <w:t>'</w:t>
      </w:r>
      <w:r w:rsidRPr="002B26E1">
        <w:t>) {$S32Path = $Path; break}</w:t>
      </w:r>
    </w:p>
    <w:p w14:paraId="1DB4043E" w14:textId="77777777" w:rsidR="002B26E1" w:rsidRPr="002B26E1" w:rsidRDefault="002B26E1" w:rsidP="002B26E1">
      <w:pPr>
        <w:pStyle w:val="CodePACKT"/>
      </w:pPr>
      <w:r w:rsidRPr="002B26E1">
        <w:t>}</w:t>
      </w:r>
    </w:p>
    <w:p w14:paraId="1E138F39" w14:textId="0AAA3C7D" w:rsidR="002B26E1" w:rsidRPr="002B26E1" w:rsidRDefault="00950928" w:rsidP="002B26E1">
      <w:pPr>
        <w:pStyle w:val="CodePACKT"/>
      </w:pPr>
      <w:r>
        <w:t>"</w:t>
      </w:r>
      <w:r w:rsidR="002B26E1" w:rsidRPr="002B26E1">
        <w:t>System32 path: [$S32Path]</w:t>
      </w:r>
      <w:r>
        <w:t>"</w:t>
      </w:r>
    </w:p>
    <w:p w14:paraId="6F6A493B" w14:textId="77777777" w:rsidR="002B26E1" w:rsidRPr="002B26E1" w:rsidRDefault="002B26E1" w:rsidP="002B26E1">
      <w:pPr>
        <w:pStyle w:val="CodePACKT"/>
      </w:pPr>
    </w:p>
    <w:p w14:paraId="5B88603B" w14:textId="5A3A56D1" w:rsidR="002B26E1" w:rsidRPr="002B26E1" w:rsidRDefault="002B26E1" w:rsidP="002B26E1">
      <w:pPr>
        <w:pStyle w:val="NumberedBulletPACKT"/>
        <w:rPr>
          <w:color w:val="333333"/>
          <w:lang w:val="en-GB" w:eastAsia="en-GB"/>
        </w:rPr>
      </w:pPr>
      <w:r w:rsidRPr="002B26E1">
        <w:rPr>
          <w:lang w:val="en-GB" w:eastAsia="en-GB"/>
        </w:rPr>
        <w:t>Display</w:t>
      </w:r>
      <w:r w:rsidR="00ED3947">
        <w:rPr>
          <w:lang w:val="en-GB" w:eastAsia="en-GB"/>
        </w:rPr>
        <w:t>ing</w:t>
      </w:r>
      <w:r w:rsidRPr="002B26E1">
        <w:rPr>
          <w:lang w:val="en-GB" w:eastAsia="en-GB"/>
        </w:rPr>
        <w:t> path to the format XML for</w:t>
      </w:r>
      <w:r w:rsidR="002E6756">
        <w:rPr>
          <w:lang w:val="en-GB" w:eastAsia="en-GB"/>
        </w:rPr>
        <w:t xml:space="preserve"> the</w:t>
      </w:r>
      <w:r w:rsidRPr="002B26E1">
        <w:rPr>
          <w:lang w:val="en-GB" w:eastAsia="en-GB"/>
        </w:rPr>
        <w:t> </w:t>
      </w:r>
      <w:proofErr w:type="spellStart"/>
      <w:r w:rsidRPr="001C7F40">
        <w:rPr>
          <w:rStyle w:val="CodeInTextPACKT"/>
        </w:rPr>
        <w:t>ServerManager</w:t>
      </w:r>
      <w:proofErr w:type="spellEnd"/>
      <w:r w:rsidRPr="002B26E1">
        <w:rPr>
          <w:lang w:val="en-GB" w:eastAsia="en-GB"/>
        </w:rPr>
        <w:t> module</w:t>
      </w:r>
      <w:r w:rsidR="001C7F40">
        <w:rPr>
          <w:lang w:val="en-GB" w:eastAsia="en-GB"/>
        </w:rPr>
        <w:t>:</w:t>
      </w:r>
    </w:p>
    <w:p w14:paraId="707554C9" w14:textId="77777777" w:rsidR="002B26E1" w:rsidRPr="002B26E1" w:rsidRDefault="002B26E1" w:rsidP="002B26E1">
      <w:pPr>
        <w:pStyle w:val="CodePACKT"/>
      </w:pPr>
    </w:p>
    <w:p w14:paraId="19E0A4C2" w14:textId="604DD99F" w:rsidR="002B26E1" w:rsidRPr="002B26E1" w:rsidRDefault="002B26E1" w:rsidP="002B26E1">
      <w:pPr>
        <w:pStyle w:val="CodePACKT"/>
      </w:pPr>
      <w:r w:rsidRPr="002B26E1">
        <w:t>$FXML = </w:t>
      </w:r>
      <w:r w:rsidR="00DA5A60">
        <w:t>"</w:t>
      </w:r>
      <w:r w:rsidRPr="002B26E1">
        <w:t>$S32path/</w:t>
      </w:r>
      <w:proofErr w:type="spellStart"/>
      <w:r w:rsidRPr="002B26E1">
        <w:t>ServerManager</w:t>
      </w:r>
      <w:proofErr w:type="spellEnd"/>
      <w:r w:rsidR="00DA5A60">
        <w:t>"</w:t>
      </w:r>
    </w:p>
    <w:p w14:paraId="5A1D5A7A" w14:textId="77777777" w:rsidR="002B26E1" w:rsidRPr="002B26E1" w:rsidRDefault="002B26E1" w:rsidP="002B26E1">
      <w:pPr>
        <w:pStyle w:val="CodePACKT"/>
      </w:pPr>
      <w:r w:rsidRPr="002B26E1">
        <w:t>$FF = Get-ChildItem -Path $FXML\*.format.ps1xml </w:t>
      </w:r>
    </w:p>
    <w:p w14:paraId="3324D669" w14:textId="3D47E02A" w:rsidR="002B26E1" w:rsidRPr="002B26E1" w:rsidRDefault="00DA5A60" w:rsidP="002B26E1">
      <w:pPr>
        <w:pStyle w:val="CodePACKT"/>
      </w:pPr>
      <w:r>
        <w:t>"</w:t>
      </w:r>
      <w:r w:rsidR="002B26E1" w:rsidRPr="002B26E1">
        <w:t>Format XML file: [$FF]</w:t>
      </w:r>
      <w:r>
        <w:t>"</w:t>
      </w:r>
    </w:p>
    <w:p w14:paraId="274236B0" w14:textId="77777777" w:rsidR="002B26E1" w:rsidRPr="002B26E1" w:rsidRDefault="002B26E1" w:rsidP="002B26E1">
      <w:pPr>
        <w:pStyle w:val="CodePACKT"/>
      </w:pPr>
    </w:p>
    <w:p w14:paraId="3238CEC9" w14:textId="4E02C026" w:rsidR="002B26E1" w:rsidRPr="002B26E1" w:rsidRDefault="00ED3947" w:rsidP="002B26E1">
      <w:pPr>
        <w:pStyle w:val="NumberedBulletPACKT"/>
        <w:rPr>
          <w:color w:val="333333"/>
          <w:lang w:val="en-GB" w:eastAsia="en-GB"/>
        </w:rPr>
      </w:pPr>
      <w:r w:rsidRPr="002B26E1">
        <w:rPr>
          <w:lang w:val="en-GB" w:eastAsia="en-GB"/>
        </w:rPr>
        <w:t>Updat</w:t>
      </w:r>
      <w:r>
        <w:rPr>
          <w:lang w:val="en-GB" w:eastAsia="en-GB"/>
        </w:rPr>
        <w:t>ing</w:t>
      </w:r>
      <w:r w:rsidRPr="002B26E1">
        <w:rPr>
          <w:lang w:val="en-GB" w:eastAsia="en-GB"/>
        </w:rPr>
        <w:t> </w:t>
      </w:r>
      <w:r w:rsidR="002B26E1" w:rsidRPr="002B26E1">
        <w:rPr>
          <w:lang w:val="en-GB" w:eastAsia="en-GB"/>
        </w:rPr>
        <w:t>the format XML</w:t>
      </w:r>
      <w:r w:rsidR="001C7F40">
        <w:rPr>
          <w:lang w:val="en-GB" w:eastAsia="en-GB"/>
        </w:rPr>
        <w:t>:</w:t>
      </w:r>
    </w:p>
    <w:p w14:paraId="635FA181" w14:textId="77777777" w:rsidR="00F822F8" w:rsidRPr="00F822F8" w:rsidRDefault="00F822F8" w:rsidP="00F822F8">
      <w:pPr>
        <w:pStyle w:val="CodePACKT"/>
      </w:pPr>
    </w:p>
    <w:p w14:paraId="4861CE7C" w14:textId="36BBF2D5" w:rsidR="002B26E1" w:rsidRPr="00F822F8" w:rsidRDefault="002B26E1" w:rsidP="00F822F8">
      <w:pPr>
        <w:pStyle w:val="CodePACKT"/>
      </w:pPr>
      <w:r w:rsidRPr="00F822F8">
        <w:t>Foreach ($F in $FF) {</w:t>
      </w:r>
    </w:p>
    <w:p w14:paraId="6B3B403D" w14:textId="7E3F971D" w:rsidR="002B26E1" w:rsidRPr="00F822F8" w:rsidRDefault="002B26E1" w:rsidP="00F822F8">
      <w:pPr>
        <w:pStyle w:val="CodePACKT"/>
      </w:pPr>
      <w:r w:rsidRPr="00F822F8">
        <w:t>  Update-</w:t>
      </w:r>
      <w:proofErr w:type="spellStart"/>
      <w:r w:rsidRPr="00F822F8">
        <w:t>FormatData</w:t>
      </w:r>
      <w:proofErr w:type="spellEnd"/>
      <w:r w:rsidRPr="00F822F8">
        <w:t> -</w:t>
      </w:r>
      <w:proofErr w:type="spellStart"/>
      <w:r w:rsidRPr="00F822F8">
        <w:t>PrependPath</w:t>
      </w:r>
      <w:proofErr w:type="spellEnd"/>
      <w:r w:rsidRPr="00F822F8">
        <w:t> $</w:t>
      </w:r>
      <w:proofErr w:type="spellStart"/>
      <w:r w:rsidRPr="00F822F8">
        <w:t>F.FullName</w:t>
      </w:r>
      <w:proofErr w:type="spellEnd"/>
      <w:r w:rsidR="007970C7">
        <w:t>}</w:t>
      </w:r>
      <w:r w:rsidRPr="00F822F8">
        <w:t> </w:t>
      </w:r>
    </w:p>
    <w:p w14:paraId="5B1C5227" w14:textId="77777777" w:rsidR="002B26E1" w:rsidRPr="00F822F8" w:rsidRDefault="002B26E1" w:rsidP="00F822F8">
      <w:pPr>
        <w:pStyle w:val="CodePACKT"/>
      </w:pPr>
    </w:p>
    <w:p w14:paraId="688894E2" w14:textId="581E11CF" w:rsidR="002B26E1" w:rsidRPr="002B26E1" w:rsidRDefault="002B26E1" w:rsidP="002B26E1">
      <w:pPr>
        <w:pStyle w:val="NumberedBulletPACKT"/>
        <w:rPr>
          <w:color w:val="333333"/>
          <w:lang w:val="en-GB" w:eastAsia="en-GB"/>
        </w:rPr>
      </w:pPr>
      <w:r w:rsidRPr="002B26E1">
        <w:rPr>
          <w:lang w:val="en-GB" w:eastAsia="en-GB"/>
        </w:rPr>
        <w:t>View the Windows</w:t>
      </w:r>
      <w:r>
        <w:rPr>
          <w:lang w:val="en-GB" w:eastAsia="en-GB"/>
        </w:rPr>
        <w:t xml:space="preserve"> </w:t>
      </w:r>
      <w:r w:rsidRPr="00047CA9">
        <w:rPr>
          <w:rStyle w:val="CodeInTextPACKT"/>
        </w:rPr>
        <w:t>Simple-TCPIP</w:t>
      </w:r>
      <w:r w:rsidRPr="002B26E1">
        <w:rPr>
          <w:lang w:val="en-GB" w:eastAsia="en-GB"/>
        </w:rPr>
        <w:t> </w:t>
      </w:r>
      <w:r w:rsidR="001C7F40">
        <w:rPr>
          <w:lang w:val="en-GB" w:eastAsia="en-GB"/>
        </w:rPr>
        <w:t>f</w:t>
      </w:r>
      <w:r w:rsidRPr="002B26E1">
        <w:rPr>
          <w:lang w:val="en-GB" w:eastAsia="en-GB"/>
        </w:rPr>
        <w:t>eature</w:t>
      </w:r>
      <w:r w:rsidR="001C7F40">
        <w:rPr>
          <w:lang w:val="en-GB" w:eastAsia="en-GB"/>
        </w:rPr>
        <w:t>:</w:t>
      </w:r>
    </w:p>
    <w:p w14:paraId="0C5D5E56" w14:textId="77777777" w:rsidR="002B26E1" w:rsidRPr="002B26E1" w:rsidRDefault="002B26E1" w:rsidP="002B26E1">
      <w:pPr>
        <w:pStyle w:val="CodePACKT"/>
        <w:rPr>
          <w:rStyle w:val="CodeInTextPACKT"/>
        </w:rPr>
      </w:pPr>
    </w:p>
    <w:p w14:paraId="5AC47F76" w14:textId="7ED3547E" w:rsidR="002B26E1" w:rsidRPr="00F822F8" w:rsidRDefault="002B26E1" w:rsidP="00F822F8">
      <w:pPr>
        <w:pStyle w:val="CodePACKT"/>
      </w:pPr>
      <w:r w:rsidRPr="00F822F8">
        <w:t>Get-WindowsFeature -Name Simple-TCPIP</w:t>
      </w:r>
    </w:p>
    <w:p w14:paraId="3F5AB825" w14:textId="77777777" w:rsidR="002B26E1" w:rsidRPr="002B26E1" w:rsidRDefault="002B26E1" w:rsidP="002B26E1">
      <w:pPr>
        <w:pStyle w:val="CodePACKT"/>
        <w:rPr>
          <w:rStyle w:val="CodeInTextPACKT"/>
          <w:lang w:val="en-GB" w:eastAsia="en-GB"/>
        </w:rPr>
      </w:pPr>
    </w:p>
    <w:p w14:paraId="16573AF6" w14:textId="7194881B" w:rsidR="002B26E1" w:rsidRPr="002B26E1" w:rsidRDefault="002B26E1" w:rsidP="002B26E1">
      <w:pPr>
        <w:pStyle w:val="NumberedBulletPACKT"/>
      </w:pPr>
      <w:r w:rsidRPr="002B26E1">
        <w:t>Add</w:t>
      </w:r>
      <w:r w:rsidR="00ED3947">
        <w:t>ing</w:t>
      </w:r>
      <w:r w:rsidRPr="002B26E1">
        <w:t> </w:t>
      </w:r>
      <w:r w:rsidRPr="00BB2B43">
        <w:rPr>
          <w:rStyle w:val="CodeInTextPACKT"/>
        </w:rPr>
        <w:t>Simple-TC</w:t>
      </w:r>
      <w:r w:rsidR="00EB56EC" w:rsidRPr="00BB2B43">
        <w:rPr>
          <w:rStyle w:val="CodeInTextPACKT"/>
        </w:rPr>
        <w:t>PI</w:t>
      </w:r>
      <w:r w:rsidRPr="00BB2B43">
        <w:rPr>
          <w:rStyle w:val="CodeInTextPACKT"/>
        </w:rPr>
        <w:t>P</w:t>
      </w:r>
      <w:r w:rsidRPr="002B26E1">
        <w:t> </w:t>
      </w:r>
      <w:r w:rsidR="00AC5B94">
        <w:t>S</w:t>
      </w:r>
      <w:r w:rsidRPr="002B26E1">
        <w:t>ervices</w:t>
      </w:r>
      <w:r w:rsidR="001C7F40">
        <w:t>:</w:t>
      </w:r>
    </w:p>
    <w:p w14:paraId="430B4FF2" w14:textId="77777777" w:rsidR="002B26E1" w:rsidRPr="002B26E1" w:rsidRDefault="002B26E1" w:rsidP="002B26E1">
      <w:pPr>
        <w:pStyle w:val="CodePACKT"/>
      </w:pPr>
    </w:p>
    <w:p w14:paraId="2B7DA8D7" w14:textId="2D76D663" w:rsidR="002B26E1" w:rsidRPr="002B26E1" w:rsidRDefault="002B26E1" w:rsidP="002B26E1">
      <w:pPr>
        <w:pStyle w:val="CodePACKT"/>
      </w:pPr>
      <w:r w:rsidRPr="002B26E1">
        <w:t>Add-WindowsFeature -Name Simple-TCPIP</w:t>
      </w:r>
    </w:p>
    <w:p w14:paraId="0EC2FFCC" w14:textId="77777777" w:rsidR="002B26E1" w:rsidRPr="002B26E1" w:rsidRDefault="002B26E1" w:rsidP="002B26E1">
      <w:pPr>
        <w:pStyle w:val="CodePACKT"/>
      </w:pPr>
    </w:p>
    <w:p w14:paraId="69DBF7B8" w14:textId="3AE559AC" w:rsidR="002B26E1" w:rsidRPr="002B26E1" w:rsidRDefault="00ED3947" w:rsidP="002B26E1">
      <w:pPr>
        <w:pStyle w:val="NumberedBulletPACKT"/>
        <w:rPr>
          <w:color w:val="333333"/>
          <w:lang w:val="en-GB" w:eastAsia="en-GB"/>
        </w:rPr>
      </w:pPr>
      <w:r>
        <w:rPr>
          <w:lang w:val="en-GB" w:eastAsia="en-GB"/>
        </w:rPr>
        <w:t>E</w:t>
      </w:r>
      <w:r w:rsidRPr="002B26E1">
        <w:rPr>
          <w:lang w:val="en-GB" w:eastAsia="en-GB"/>
        </w:rPr>
        <w:t>xamin</w:t>
      </w:r>
      <w:r>
        <w:rPr>
          <w:lang w:val="en-GB" w:eastAsia="en-GB"/>
        </w:rPr>
        <w:t>ing</w:t>
      </w:r>
      <w:r w:rsidRPr="002B26E1">
        <w:rPr>
          <w:lang w:val="en-GB" w:eastAsia="en-GB"/>
        </w:rPr>
        <w:t> </w:t>
      </w:r>
      <w:r w:rsidR="00047CA9">
        <w:rPr>
          <w:lang w:val="en-GB" w:eastAsia="en-GB"/>
        </w:rPr>
        <w:t xml:space="preserve">the </w:t>
      </w:r>
      <w:r w:rsidR="002B26E1" w:rsidRPr="00047CA9">
        <w:rPr>
          <w:rStyle w:val="CodeInTextPACKT"/>
        </w:rPr>
        <w:t>Simple-TCPIP</w:t>
      </w:r>
      <w:r w:rsidR="002B26E1" w:rsidRPr="002B26E1">
        <w:rPr>
          <w:lang w:val="en-GB" w:eastAsia="en-GB"/>
        </w:rPr>
        <w:t> </w:t>
      </w:r>
      <w:r w:rsidR="001C7F40">
        <w:rPr>
          <w:lang w:val="en-GB" w:eastAsia="en-GB"/>
        </w:rPr>
        <w:t>feature:</w:t>
      </w:r>
    </w:p>
    <w:p w14:paraId="574CABA2" w14:textId="77777777" w:rsidR="002B26E1" w:rsidRPr="002B26E1" w:rsidRDefault="002B26E1" w:rsidP="002B26E1">
      <w:pPr>
        <w:pStyle w:val="CodePACKT"/>
        <w:rPr>
          <w:rStyle w:val="CodeInTextPACKT"/>
          <w:color w:val="7030A0"/>
        </w:rPr>
      </w:pPr>
    </w:p>
    <w:p w14:paraId="36BB3A0B" w14:textId="50877040" w:rsidR="002B26E1" w:rsidRDefault="002B26E1" w:rsidP="002B26E1">
      <w:pPr>
        <w:pStyle w:val="CodePACKT"/>
      </w:pPr>
      <w:r w:rsidRPr="002B26E1">
        <w:t>Get-WindowsFeature -Name Simple-TCPIP</w:t>
      </w:r>
    </w:p>
    <w:p w14:paraId="76EA1A91" w14:textId="77777777" w:rsidR="00F822F8" w:rsidRDefault="00F822F8" w:rsidP="002B26E1">
      <w:pPr>
        <w:pStyle w:val="CodePACKT"/>
      </w:pPr>
    </w:p>
    <w:p w14:paraId="75798302" w14:textId="0BADF21B" w:rsidR="00F822F8" w:rsidRPr="00F822F8" w:rsidRDefault="00ED3947" w:rsidP="00F822F8">
      <w:pPr>
        <w:pStyle w:val="NumberedBulletPACKT"/>
        <w:rPr>
          <w:color w:val="333333"/>
          <w:lang w:val="en-GB" w:eastAsia="en-GB"/>
        </w:rPr>
      </w:pPr>
      <w:r w:rsidRPr="00F822F8">
        <w:rPr>
          <w:lang w:val="en-GB" w:eastAsia="en-GB"/>
        </w:rPr>
        <w:t>Us</w:t>
      </w:r>
      <w:r>
        <w:rPr>
          <w:lang w:val="en-GB" w:eastAsia="en-GB"/>
        </w:rPr>
        <w:t>ing</w:t>
      </w:r>
      <w:r w:rsidRPr="00F822F8">
        <w:rPr>
          <w:lang w:val="en-GB" w:eastAsia="en-GB"/>
        </w:rPr>
        <w:t> </w:t>
      </w:r>
      <w:r w:rsidR="00F822F8" w:rsidRPr="00F822F8">
        <w:rPr>
          <w:lang w:val="en-GB" w:eastAsia="en-GB"/>
        </w:rPr>
        <w:t>the </w:t>
      </w:r>
      <w:r w:rsidR="00F822F8" w:rsidRPr="00EB56EC">
        <w:rPr>
          <w:rStyle w:val="CodeInTextPACKT"/>
        </w:rPr>
        <w:t>Simple</w:t>
      </w:r>
      <w:r w:rsidR="00EB56EC" w:rsidRPr="00EB56EC">
        <w:rPr>
          <w:rStyle w:val="CodeInTextPACKT"/>
        </w:rPr>
        <w:t>-</w:t>
      </w:r>
      <w:r w:rsidR="00F822F8" w:rsidRPr="00EB56EC">
        <w:rPr>
          <w:rStyle w:val="CodeInTextPACKT"/>
        </w:rPr>
        <w:t>TCPIP</w:t>
      </w:r>
      <w:r w:rsidR="00F822F8">
        <w:rPr>
          <w:lang w:val="en-GB" w:eastAsia="en-GB"/>
        </w:rPr>
        <w:t xml:space="preserve"> Windows </w:t>
      </w:r>
      <w:r w:rsidR="00F822F8" w:rsidRPr="00F822F8">
        <w:rPr>
          <w:lang w:val="en-GB" w:eastAsia="en-GB"/>
        </w:rPr>
        <w:t>feature</w:t>
      </w:r>
      <w:r w:rsidR="001C7F40">
        <w:rPr>
          <w:lang w:val="en-GB" w:eastAsia="en-GB"/>
        </w:rPr>
        <w:t>:</w:t>
      </w:r>
    </w:p>
    <w:p w14:paraId="4032C157" w14:textId="77777777" w:rsidR="00F822F8" w:rsidRPr="00F822F8" w:rsidRDefault="00F822F8" w:rsidP="00F822F8">
      <w:pPr>
        <w:pStyle w:val="CodePACKT"/>
        <w:rPr>
          <w:rStyle w:val="CodeInTextPACKT"/>
          <w:color w:val="7030A0"/>
        </w:rPr>
      </w:pPr>
    </w:p>
    <w:p w14:paraId="51A3E547" w14:textId="2E424A8D" w:rsidR="00F822F8" w:rsidRPr="00F822F8" w:rsidRDefault="00F822F8" w:rsidP="00F822F8">
      <w:pPr>
        <w:pStyle w:val="CodePACKT"/>
        <w:rPr>
          <w:rStyle w:val="CodeInTextPACKT"/>
          <w:color w:val="7030A0"/>
        </w:rPr>
      </w:pPr>
      <w:r w:rsidRPr="00F822F8">
        <w:rPr>
          <w:rStyle w:val="CodeInTextPACKT"/>
          <w:color w:val="7030A0"/>
        </w:rPr>
        <w:t>Install-WindowsFeature Telnet-Client |</w:t>
      </w:r>
    </w:p>
    <w:p w14:paraId="179FB0E2" w14:textId="42CE55E1" w:rsidR="00F822F8" w:rsidRPr="00F822F8" w:rsidRDefault="00F822F8" w:rsidP="00F822F8">
      <w:pPr>
        <w:pStyle w:val="CodePACKT"/>
        <w:rPr>
          <w:rStyle w:val="CodeInTextPACKT"/>
          <w:color w:val="7030A0"/>
        </w:rPr>
      </w:pPr>
      <w:r w:rsidRPr="00F822F8">
        <w:rPr>
          <w:rStyle w:val="CodeInTextPACKT"/>
          <w:color w:val="7030A0"/>
        </w:rPr>
        <w:t>  O</w:t>
      </w:r>
      <w:r w:rsidR="00B948FB">
        <w:rPr>
          <w:rStyle w:val="CodeInTextPACKT"/>
          <w:color w:val="7030A0"/>
        </w:rPr>
        <w:t>u</w:t>
      </w:r>
      <w:r w:rsidRPr="00F822F8">
        <w:rPr>
          <w:rStyle w:val="CodeInTextPACKT"/>
          <w:color w:val="7030A0"/>
        </w:rPr>
        <w:t>t-Null</w:t>
      </w:r>
    </w:p>
    <w:p w14:paraId="64518AA4" w14:textId="77777777" w:rsidR="00F822F8" w:rsidRPr="00F822F8" w:rsidRDefault="00F822F8" w:rsidP="00F822F8">
      <w:pPr>
        <w:pStyle w:val="CodePACKT"/>
        <w:rPr>
          <w:rStyle w:val="CodeInTextPACKT"/>
          <w:color w:val="7030A0"/>
        </w:rPr>
      </w:pPr>
      <w:r w:rsidRPr="00F822F8">
        <w:rPr>
          <w:rStyle w:val="CodeInTextPACKT"/>
          <w:color w:val="7030A0"/>
        </w:rPr>
        <w:t>Start-Service -Name </w:t>
      </w:r>
      <w:proofErr w:type="spellStart"/>
      <w:r w:rsidRPr="00F822F8">
        <w:rPr>
          <w:rStyle w:val="CodeInTextPACKT"/>
          <w:color w:val="7030A0"/>
        </w:rPr>
        <w:t>simptcp</w:t>
      </w:r>
      <w:proofErr w:type="spellEnd"/>
    </w:p>
    <w:p w14:paraId="2740ACCA" w14:textId="77777777" w:rsidR="00F822F8" w:rsidRPr="00F822F8" w:rsidRDefault="00F822F8" w:rsidP="00F822F8">
      <w:pPr>
        <w:pStyle w:val="CodePACKT"/>
        <w:rPr>
          <w:rStyle w:val="CodeInTextPACKT"/>
          <w:color w:val="7030A0"/>
        </w:rPr>
      </w:pPr>
    </w:p>
    <w:p w14:paraId="77319AD8" w14:textId="2B2DA863" w:rsidR="00F822F8" w:rsidRPr="00F822F8" w:rsidRDefault="00ED3947" w:rsidP="00B948FB">
      <w:pPr>
        <w:pStyle w:val="NumberedBulletPACKT"/>
        <w:rPr>
          <w:color w:val="333333"/>
          <w:lang w:val="en-GB" w:eastAsia="en-GB"/>
        </w:rPr>
      </w:pPr>
      <w:r w:rsidRPr="00F822F8">
        <w:rPr>
          <w:lang w:val="en-GB" w:eastAsia="en-GB"/>
        </w:rPr>
        <w:t>Us</w:t>
      </w:r>
      <w:r>
        <w:rPr>
          <w:lang w:val="en-GB" w:eastAsia="en-GB"/>
        </w:rPr>
        <w:t xml:space="preserve">ing </w:t>
      </w:r>
      <w:r w:rsidR="00F822F8" w:rsidRPr="00F822F8">
        <w:rPr>
          <w:lang w:val="en-GB" w:eastAsia="en-GB"/>
        </w:rPr>
        <w:t>the </w:t>
      </w:r>
      <w:r w:rsidR="006A7878">
        <w:rPr>
          <w:lang w:val="en-GB" w:eastAsia="en-GB"/>
        </w:rPr>
        <w:t>Q</w:t>
      </w:r>
      <w:r w:rsidR="00F822F8" w:rsidRPr="00F822F8">
        <w:rPr>
          <w:lang w:val="en-GB" w:eastAsia="en-GB"/>
        </w:rPr>
        <w:t>uote of the </w:t>
      </w:r>
      <w:r w:rsidR="006A7878">
        <w:rPr>
          <w:lang w:val="en-GB" w:eastAsia="en-GB"/>
        </w:rPr>
        <w:t>D</w:t>
      </w:r>
      <w:r w:rsidR="00F822F8" w:rsidRPr="00F822F8">
        <w:rPr>
          <w:lang w:val="en-GB" w:eastAsia="en-GB"/>
        </w:rPr>
        <w:t>ay service</w:t>
      </w:r>
      <w:r w:rsidR="004E59D5">
        <w:rPr>
          <w:lang w:val="en-GB" w:eastAsia="en-GB"/>
        </w:rPr>
        <w:t>:</w:t>
      </w:r>
    </w:p>
    <w:p w14:paraId="54E9A95F" w14:textId="77777777" w:rsidR="00B948FB" w:rsidRPr="00B948FB" w:rsidRDefault="00B948FB" w:rsidP="00B948FB">
      <w:pPr>
        <w:pStyle w:val="CodePACKT"/>
      </w:pPr>
    </w:p>
    <w:p w14:paraId="450E4C07" w14:textId="09A85120" w:rsidR="00F822F8" w:rsidRPr="00B948FB" w:rsidRDefault="00F822F8" w:rsidP="00B948FB">
      <w:pPr>
        <w:pStyle w:val="CodePACKT"/>
      </w:pPr>
      <w:r w:rsidRPr="00B948FB">
        <w:t>Telnet SRV1 </w:t>
      </w:r>
      <w:proofErr w:type="spellStart"/>
      <w:r w:rsidRPr="00B948FB">
        <w:t>qotd</w:t>
      </w:r>
      <w:proofErr w:type="spellEnd"/>
    </w:p>
    <w:p w14:paraId="2E0278DF" w14:textId="77777777" w:rsidR="00F822F8" w:rsidRPr="00B948FB" w:rsidRDefault="00F822F8" w:rsidP="00B948FB">
      <w:pPr>
        <w:pStyle w:val="CodePACKT"/>
      </w:pPr>
    </w:p>
    <w:p w14:paraId="17407F5F" w14:textId="77777777" w:rsidR="00EC03C6" w:rsidRDefault="00EC03C6" w:rsidP="00EC03C6">
      <w:pPr>
        <w:pStyle w:val="Heading2"/>
        <w:numPr>
          <w:ilvl w:val="1"/>
          <w:numId w:val="3"/>
        </w:numPr>
        <w:tabs>
          <w:tab w:val="left" w:pos="0"/>
        </w:tabs>
      </w:pPr>
      <w:r>
        <w:lastRenderedPageBreak/>
        <w:t>How it works...</w:t>
      </w:r>
    </w:p>
    <w:p w14:paraId="0660ECAF" w14:textId="6C1314BE" w:rsidR="00EC03C6" w:rsidRPr="002B26E1" w:rsidRDefault="002B26E1" w:rsidP="002B26E1">
      <w:pPr>
        <w:pStyle w:val="NormalPACKT"/>
      </w:pPr>
      <w:r w:rsidRPr="002B26E1">
        <w:t xml:space="preserve">In </w:t>
      </w:r>
      <w:r w:rsidRPr="002B26E1">
        <w:rPr>
          <w:rStyle w:val="ItalicsPACKT"/>
        </w:rPr>
        <w:t>step 1</w:t>
      </w:r>
      <w:r w:rsidRPr="002B26E1">
        <w:t xml:space="preserve">, inside a PowerShell 7.1 session, you import the </w:t>
      </w:r>
      <w:proofErr w:type="spellStart"/>
      <w:r w:rsidRPr="00C5796E">
        <w:rPr>
          <w:rStyle w:val="CodeInTextPACKT"/>
        </w:rPr>
        <w:t>ServerManager</w:t>
      </w:r>
      <w:proofErr w:type="spellEnd"/>
      <w:r w:rsidRPr="002B26E1">
        <w:t xml:space="preserve"> module, with output that looks like this:</w:t>
      </w:r>
    </w:p>
    <w:p w14:paraId="0ACEB6F9" w14:textId="193CE1C3" w:rsidR="002B26E1" w:rsidRDefault="00C5796E" w:rsidP="0064189F">
      <w:pPr>
        <w:pStyle w:val="FigurePACKT"/>
      </w:pPr>
      <w:r>
        <w:drawing>
          <wp:inline distT="0" distB="0" distL="0" distR="0" wp14:anchorId="34BBEBB5" wp14:editId="6D1B0FE9">
            <wp:extent cx="3581400" cy="88959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5524" cy="920428"/>
                    </a:xfrm>
                    <a:prstGeom prst="rect">
                      <a:avLst/>
                    </a:prstGeom>
                  </pic:spPr>
                </pic:pic>
              </a:graphicData>
            </a:graphic>
          </wp:inline>
        </w:drawing>
      </w:r>
    </w:p>
    <w:p w14:paraId="4FADC4F7" w14:textId="54B9C82C" w:rsidR="000D1CB4" w:rsidRPr="00227591" w:rsidRDefault="000D1CB4" w:rsidP="00C97A50">
      <w:pPr>
        <w:pStyle w:val="FigurePACKT"/>
      </w:pPr>
      <w:r w:rsidRPr="00227591">
        <w:t xml:space="preserve">Figure 3.26: </w:t>
      </w:r>
      <w:r w:rsidR="00227591" w:rsidRPr="00227591">
        <w:t>Importing the ServerManager module</w:t>
      </w:r>
    </w:p>
    <w:p w14:paraId="3E70E5B6" w14:textId="544E4941"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6</w:t>
      </w:r>
      <w:r>
        <w:rPr>
          <w:noProof/>
        </w:rPr>
        <w:t>.png</w:t>
      </w:r>
    </w:p>
    <w:p w14:paraId="0CB3AA2C" w14:textId="330FBB47" w:rsidR="002B26E1" w:rsidRDefault="002B26E1" w:rsidP="002B26E1">
      <w:r>
        <w:t xml:space="preserve">Next, in </w:t>
      </w:r>
      <w:r w:rsidRPr="002B26E1">
        <w:rPr>
          <w:rStyle w:val="ItalicsPACKT"/>
        </w:rPr>
        <w:t>step 2</w:t>
      </w:r>
      <w:r>
        <w:t xml:space="preserve">, you examine a Windows </w:t>
      </w:r>
      <w:r w:rsidR="00900A0B">
        <w:t>f</w:t>
      </w:r>
      <w:r>
        <w:t xml:space="preserve">eature, the </w:t>
      </w:r>
      <w:r w:rsidRPr="00F822F8">
        <w:rPr>
          <w:rStyle w:val="CodeInTextPACKT"/>
        </w:rPr>
        <w:t>Simple-TCPIP</w:t>
      </w:r>
      <w:r>
        <w:t xml:space="preserve"> services feature, using the </w:t>
      </w:r>
      <w:r w:rsidRPr="002B26E1">
        <w:rPr>
          <w:rStyle w:val="CodeInTextPACKT"/>
        </w:rPr>
        <w:t>Get</w:t>
      </w:r>
      <w:r w:rsidRPr="002B26E1">
        <w:rPr>
          <w:rStyle w:val="CodeInTextPACKT"/>
        </w:rPr>
        <w:noBreakHyphen/>
        <w:t>WindowsFeature</w:t>
      </w:r>
      <w:r>
        <w:t xml:space="preserve"> command, which produces output that looks like this:</w:t>
      </w:r>
    </w:p>
    <w:p w14:paraId="3D570996" w14:textId="73E86AE5" w:rsidR="002B26E1" w:rsidRDefault="00C5796E" w:rsidP="0064189F">
      <w:pPr>
        <w:pStyle w:val="FigurePACKT"/>
      </w:pPr>
      <w:r>
        <w:drawing>
          <wp:inline distT="0" distB="0" distL="0" distR="0" wp14:anchorId="74E9F485" wp14:editId="1EA5D71E">
            <wp:extent cx="2486025" cy="785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0625" cy="809488"/>
                    </a:xfrm>
                    <a:prstGeom prst="rect">
                      <a:avLst/>
                    </a:prstGeom>
                  </pic:spPr>
                </pic:pic>
              </a:graphicData>
            </a:graphic>
          </wp:inline>
        </w:drawing>
      </w:r>
    </w:p>
    <w:p w14:paraId="3659CED3" w14:textId="5D24264E" w:rsidR="00E60967" w:rsidRPr="00E60967" w:rsidRDefault="00E60967" w:rsidP="00C97A50">
      <w:pPr>
        <w:pStyle w:val="FigurePACKT"/>
      </w:pPr>
      <w:r w:rsidRPr="00E60967">
        <w:t>Figure 3.27: Examining</w:t>
      </w:r>
      <w:r w:rsidR="007970C7">
        <w:t xml:space="preserve"> the</w:t>
      </w:r>
      <w:r w:rsidRPr="00E60967">
        <w:t xml:space="preserve"> Simple-TCPIP</w:t>
      </w:r>
      <w:r w:rsidR="007970C7">
        <w:t xml:space="preserve"> feature</w:t>
      </w:r>
    </w:p>
    <w:p w14:paraId="07B45067" w14:textId="43F65ED6"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7</w:t>
      </w:r>
      <w:r>
        <w:rPr>
          <w:noProof/>
        </w:rPr>
        <w:t>.png</w:t>
      </w:r>
    </w:p>
    <w:p w14:paraId="7B569AA8" w14:textId="7D906F2D" w:rsidR="00F822F8" w:rsidRPr="00F822F8" w:rsidRDefault="00F822F8" w:rsidP="00F822F8">
      <w:r>
        <w:t>Note that, in the output, the Display Name column contains no information</w:t>
      </w:r>
      <w:r w:rsidR="00C5796E">
        <w:t xml:space="preserve">. </w:t>
      </w:r>
      <w:r w:rsidR="00E632D5">
        <w:t>PowerShell uses the format XML t</w:t>
      </w:r>
      <w:r w:rsidR="00E52612">
        <w:t>o</w:t>
      </w:r>
      <w:r w:rsidR="00E632D5">
        <w:t xml:space="preserve"> populate t</w:t>
      </w:r>
      <w:r w:rsidR="00C5796E">
        <w:t>he contents of this Display Name column</w:t>
      </w:r>
      <w:r w:rsidR="00E632D5">
        <w:t>.</w:t>
      </w:r>
      <w:r w:rsidR="00C5796E">
        <w:t xml:space="preserve"> Since </w:t>
      </w:r>
      <w:r w:rsidR="00E632D5">
        <w:t>the compatibility mechanism does not import the format XML</w:t>
      </w:r>
      <w:r w:rsidR="00571735">
        <w:t xml:space="preserve"> into</w:t>
      </w:r>
      <w:r w:rsidR="00C5796E">
        <w:t xml:space="preserve"> the PowerShell session, you see </w:t>
      </w:r>
      <w:r w:rsidR="00E632D5">
        <w:t>a s</w:t>
      </w:r>
      <w:r w:rsidR="00C5796E">
        <w:t xml:space="preserve">ub-optimal output. </w:t>
      </w:r>
    </w:p>
    <w:p w14:paraId="255FF4BC" w14:textId="696AA48A" w:rsidR="002B26E1" w:rsidRDefault="002B26E1" w:rsidP="002B26E1">
      <w:r>
        <w:t xml:space="preserve">In </w:t>
      </w:r>
      <w:r w:rsidRPr="002B26E1">
        <w:rPr>
          <w:rStyle w:val="ItalicsPACKT"/>
        </w:rPr>
        <w:t>step 3</w:t>
      </w:r>
      <w:r>
        <w:t xml:space="preserve">, you use the </w:t>
      </w:r>
      <w:r w:rsidR="00F822F8">
        <w:t xml:space="preserve">Windows PowerShell compatibility remoting session to run the </w:t>
      </w:r>
      <w:r w:rsidR="00F822F8" w:rsidRPr="00F822F8">
        <w:rPr>
          <w:rStyle w:val="CodeInTextPACKT"/>
        </w:rPr>
        <w:t>Get</w:t>
      </w:r>
      <w:r w:rsidR="00F822F8" w:rsidRPr="00F822F8">
        <w:rPr>
          <w:rStyle w:val="CodeInTextPACKT"/>
        </w:rPr>
        <w:noBreakHyphen/>
        <w:t>WindowsFeature</w:t>
      </w:r>
      <w:r w:rsidR="00F822F8">
        <w:t xml:space="preserve"> cmdlet in the remoting session. The output of this step looks like this:</w:t>
      </w:r>
    </w:p>
    <w:p w14:paraId="410CD663" w14:textId="29E0AC77" w:rsidR="00F822F8" w:rsidRDefault="00C5796E" w:rsidP="0064189F">
      <w:pPr>
        <w:pStyle w:val="FigurePACKT"/>
      </w:pPr>
      <w:r>
        <w:drawing>
          <wp:inline distT="0" distB="0" distL="0" distR="0" wp14:anchorId="3FAFB950" wp14:editId="2C67F1A7">
            <wp:extent cx="3438906" cy="10763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0311" cy="1089284"/>
                    </a:xfrm>
                    <a:prstGeom prst="rect">
                      <a:avLst/>
                    </a:prstGeom>
                  </pic:spPr>
                </pic:pic>
              </a:graphicData>
            </a:graphic>
          </wp:inline>
        </w:drawing>
      </w:r>
    </w:p>
    <w:p w14:paraId="2B450874" w14:textId="43E3006E" w:rsidR="00696C2C" w:rsidRPr="00696C2C" w:rsidRDefault="00696C2C" w:rsidP="00C97A50">
      <w:pPr>
        <w:pStyle w:val="FigurePACKT"/>
      </w:pPr>
      <w:r w:rsidRPr="00696C2C">
        <w:lastRenderedPageBreak/>
        <w:t>Figure 3.28: Running Get-WindowsFeature in the compatibility session</w:t>
      </w:r>
    </w:p>
    <w:p w14:paraId="37855BAF" w14:textId="68A58259" w:rsidR="00C5796E" w:rsidRDefault="00C5796E" w:rsidP="00C5796E">
      <w:pPr>
        <w:pStyle w:val="NormalPACKT"/>
      </w:pPr>
      <w:r>
        <w:t xml:space="preserve">In both </w:t>
      </w:r>
      <w:r w:rsidRPr="00C5796E">
        <w:rPr>
          <w:rStyle w:val="ItalicsPACKT"/>
        </w:rPr>
        <w:t>step</w:t>
      </w:r>
      <w:r w:rsidR="00A86767">
        <w:rPr>
          <w:rStyle w:val="ItalicsPACKT"/>
        </w:rPr>
        <w:t>s</w:t>
      </w:r>
      <w:r w:rsidRPr="00C5796E">
        <w:rPr>
          <w:rStyle w:val="ItalicsPACKT"/>
        </w:rPr>
        <w:t xml:space="preserve"> 2</w:t>
      </w:r>
      <w:r>
        <w:t xml:space="preserve"> and </w:t>
      </w:r>
      <w:r w:rsidRPr="00C5796E">
        <w:rPr>
          <w:rStyle w:val="ItalicsPACKT"/>
        </w:rPr>
        <w:t>3</w:t>
      </w:r>
      <w:r>
        <w:t xml:space="preserve">, the </w:t>
      </w:r>
      <w:r w:rsidRPr="00C5796E">
        <w:rPr>
          <w:rStyle w:val="CodeInTextPACKT"/>
        </w:rPr>
        <w:t>Get-WindowsFeature</w:t>
      </w:r>
      <w:r>
        <w:t xml:space="preserve"> cmdlet produces an object </w:t>
      </w:r>
      <w:r w:rsidR="00E632D5">
        <w:t xml:space="preserve">which the </w:t>
      </w:r>
      <w:r>
        <w:t xml:space="preserve">PowerShell 7 session </w:t>
      </w:r>
      <w:r w:rsidR="00E632D5">
        <w:t xml:space="preserve">formats without the benefit of </w:t>
      </w:r>
      <w:r>
        <w:t xml:space="preserve">format XML. </w:t>
      </w:r>
    </w:p>
    <w:p w14:paraId="24896471" w14:textId="04D94D93"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8</w:t>
      </w:r>
      <w:r>
        <w:rPr>
          <w:noProof/>
        </w:rPr>
        <w:t>.png</w:t>
      </w:r>
    </w:p>
    <w:p w14:paraId="73EBACC0" w14:textId="37CAB804" w:rsidR="00F822F8" w:rsidRDefault="00F822F8" w:rsidP="00F822F8">
      <w:r>
        <w:t xml:space="preserve">In </w:t>
      </w:r>
      <w:r w:rsidRPr="00F822F8">
        <w:rPr>
          <w:rStyle w:val="ItalicsPACKT"/>
        </w:rPr>
        <w:t>step 4</w:t>
      </w:r>
      <w:r>
        <w:t xml:space="preserve">, you run the </w:t>
      </w:r>
      <w:r w:rsidRPr="00F822F8">
        <w:rPr>
          <w:rStyle w:val="CodeInTextPACKT"/>
        </w:rPr>
        <w:t>Get-WindowsFeature</w:t>
      </w:r>
      <w:r>
        <w:t xml:space="preserve"> command </w:t>
      </w:r>
      <w:r w:rsidR="002C091B">
        <w:t xml:space="preserve">to retrieve the feature details then </w:t>
      </w:r>
      <w:r>
        <w:t>perform formatting in the remote session, with output like this:</w:t>
      </w:r>
    </w:p>
    <w:p w14:paraId="4F7A9B5E" w14:textId="6173AE2B" w:rsidR="00F822F8" w:rsidRDefault="00C5796E" w:rsidP="0063602F">
      <w:pPr>
        <w:pStyle w:val="FigurePACKT"/>
      </w:pPr>
      <w:r>
        <w:drawing>
          <wp:inline distT="0" distB="0" distL="0" distR="0" wp14:anchorId="50327E59" wp14:editId="0965A455">
            <wp:extent cx="3800475" cy="106401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5719" cy="1079482"/>
                    </a:xfrm>
                    <a:prstGeom prst="rect">
                      <a:avLst/>
                    </a:prstGeom>
                  </pic:spPr>
                </pic:pic>
              </a:graphicData>
            </a:graphic>
          </wp:inline>
        </w:drawing>
      </w:r>
    </w:p>
    <w:p w14:paraId="2DED9804" w14:textId="093A7699" w:rsidR="00D950B4" w:rsidRPr="00D950B4" w:rsidRDefault="00D950B4" w:rsidP="00C97A50">
      <w:pPr>
        <w:pStyle w:val="FigurePACKT"/>
      </w:pPr>
      <w:r w:rsidRPr="00D950B4">
        <w:t>Figure 3.29: Running Get-WindowsFeature in the remote session</w:t>
      </w:r>
    </w:p>
    <w:p w14:paraId="0B5BD4FF" w14:textId="3B3C6FE2" w:rsidR="00C5796E" w:rsidRDefault="00C5796E" w:rsidP="00C5796E">
      <w:pPr>
        <w:pStyle w:val="NormalPACKT"/>
      </w:pPr>
      <w:r>
        <w:t xml:space="preserve">You see the nicely formatted Display </w:t>
      </w:r>
      <w:r w:rsidR="00E632D5">
        <w:t>N</w:t>
      </w:r>
      <w:r>
        <w:t>ame fil</w:t>
      </w:r>
      <w:r w:rsidR="00E170F7">
        <w:t>l</w:t>
      </w:r>
      <w:r>
        <w:t>ed</w:t>
      </w:r>
      <w:r w:rsidR="00E170F7">
        <w:t>,</w:t>
      </w:r>
      <w:r>
        <w:t xml:space="preserve"> since </w:t>
      </w:r>
      <w:r w:rsidR="00E632D5">
        <w:t xml:space="preserve">Windows PowerShell performs the formatting of the output from </w:t>
      </w:r>
      <w:r w:rsidRPr="00C5796E">
        <w:rPr>
          <w:rStyle w:val="CodeInTextPACKT"/>
        </w:rPr>
        <w:t>Get-WindowsFeature</w:t>
      </w:r>
      <w:r>
        <w:t xml:space="preserve"> cmdlet</w:t>
      </w:r>
      <w:r w:rsidR="002C091B">
        <w:t xml:space="preserve"> fully within the compatibility session</w:t>
      </w:r>
      <w:r w:rsidR="00E632D5">
        <w:t xml:space="preserve">, where the </w:t>
      </w:r>
      <w:r>
        <w:t>format XML</w:t>
      </w:r>
      <w:r w:rsidR="00E632D5">
        <w:t xml:space="preserve"> exists</w:t>
      </w:r>
      <w:r>
        <w:t xml:space="preserve">. </w:t>
      </w:r>
    </w:p>
    <w:p w14:paraId="2DA73792" w14:textId="4F292189"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9</w:t>
      </w:r>
      <w:r>
        <w:rPr>
          <w:noProof/>
        </w:rPr>
        <w:t>.png</w:t>
      </w:r>
    </w:p>
    <w:p w14:paraId="29662A89" w14:textId="4743797A" w:rsidR="00F822F8" w:rsidRDefault="00F822F8" w:rsidP="00F822F8">
      <w:r>
        <w:t xml:space="preserve">In </w:t>
      </w:r>
      <w:r w:rsidRPr="00F822F8">
        <w:rPr>
          <w:rStyle w:val="ItalicsPACKT"/>
        </w:rPr>
        <w:t>step 5</w:t>
      </w:r>
      <w:r>
        <w:t xml:space="preserve">, you parse the </w:t>
      </w:r>
      <w:proofErr w:type="spellStart"/>
      <w:r w:rsidRPr="00F822F8">
        <w:rPr>
          <w:rStyle w:val="CodeInTextPACKT"/>
        </w:rPr>
        <w:t>PSModulePath</w:t>
      </w:r>
      <w:proofErr w:type="spellEnd"/>
      <w:r>
        <w:t xml:space="preserve"> Windows environment variable to discover the default path to the Windows PowerShell modules.</w:t>
      </w:r>
      <w:r w:rsidR="00C5796E">
        <w:t xml:space="preserve"> This path holds the modules added by core Windows services and include</w:t>
      </w:r>
      <w:r w:rsidR="00E632D5">
        <w:t>s</w:t>
      </w:r>
      <w:r w:rsidR="00C5796E">
        <w:t xml:space="preserve"> the </w:t>
      </w:r>
      <w:proofErr w:type="spellStart"/>
      <w:r w:rsidR="00C5796E" w:rsidRPr="00C5796E">
        <w:rPr>
          <w:rStyle w:val="CodeInTextPACKT"/>
        </w:rPr>
        <w:t>ServerManager</w:t>
      </w:r>
      <w:proofErr w:type="spellEnd"/>
      <w:r w:rsidR="00C5796E">
        <w:t xml:space="preserve"> module. </w:t>
      </w:r>
      <w:r>
        <w:t>The output of these commands looks like this:</w:t>
      </w:r>
    </w:p>
    <w:p w14:paraId="48C69518" w14:textId="7369BA01" w:rsidR="00F822F8" w:rsidRDefault="00C5796E" w:rsidP="0063602F">
      <w:pPr>
        <w:pStyle w:val="FigurePACKT"/>
      </w:pPr>
      <w:r>
        <w:drawing>
          <wp:inline distT="0" distB="0" distL="0" distR="0" wp14:anchorId="295E9DF2" wp14:editId="157ECE98">
            <wp:extent cx="3686175" cy="9740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7376" cy="992837"/>
                    </a:xfrm>
                    <a:prstGeom prst="rect">
                      <a:avLst/>
                    </a:prstGeom>
                  </pic:spPr>
                </pic:pic>
              </a:graphicData>
            </a:graphic>
          </wp:inline>
        </w:drawing>
      </w:r>
    </w:p>
    <w:p w14:paraId="3A11B7AB" w14:textId="58418ED0" w:rsidR="002D0816" w:rsidRPr="002D0816" w:rsidRDefault="002D0816" w:rsidP="00C97A50">
      <w:pPr>
        <w:pStyle w:val="FigurePACKT"/>
      </w:pPr>
      <w:r w:rsidRPr="002D0816">
        <w:t>Figure 3.30: Getting the path to Windows PowerShell modules</w:t>
      </w:r>
    </w:p>
    <w:p w14:paraId="05528507" w14:textId="07786FE7"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sidR="00B948FB">
        <w:rPr>
          <w:noProof/>
        </w:rPr>
        <w:t>30</w:t>
      </w:r>
      <w:r>
        <w:rPr>
          <w:noProof/>
        </w:rPr>
        <w:t>.png</w:t>
      </w:r>
    </w:p>
    <w:p w14:paraId="4F64AAB3" w14:textId="57F3BCAD" w:rsidR="00EC03C6" w:rsidRDefault="00F822F8" w:rsidP="00F822F8">
      <w:pPr>
        <w:pStyle w:val="NormalPACKT"/>
      </w:pPr>
      <w:r>
        <w:t xml:space="preserve">In </w:t>
      </w:r>
      <w:r w:rsidRPr="00F822F8">
        <w:rPr>
          <w:rStyle w:val="ItalicsPACKT"/>
        </w:rPr>
        <w:t>step 6</w:t>
      </w:r>
      <w:r>
        <w:t xml:space="preserve">, you discover the filename for the format XML for the </w:t>
      </w:r>
      <w:proofErr w:type="spellStart"/>
      <w:r w:rsidRPr="00C5796E">
        <w:rPr>
          <w:rStyle w:val="CodeInTextPACKT"/>
        </w:rPr>
        <w:t>ServerManager</w:t>
      </w:r>
      <w:proofErr w:type="spellEnd"/>
      <w:r>
        <w:t xml:space="preserve"> module, which produces output like this:</w:t>
      </w:r>
    </w:p>
    <w:p w14:paraId="31F43763" w14:textId="2DEBFC99" w:rsidR="00F822F8" w:rsidRDefault="00C5796E" w:rsidP="0063602F">
      <w:pPr>
        <w:pStyle w:val="FigurePACKT"/>
      </w:pPr>
      <w:commentRangeStart w:id="27"/>
      <w:del w:id="28" w:author="Thomas Lee" w:date="2021-06-11T22:54:00Z">
        <w:r w:rsidDel="00CF6012">
          <w:lastRenderedPageBreak/>
          <w:drawing>
            <wp:inline distT="0" distB="0" distL="0" distR="0" wp14:anchorId="527C7533" wp14:editId="11E4843E">
              <wp:extent cx="5452791" cy="683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77771" cy="711451"/>
                      </a:xfrm>
                      <a:prstGeom prst="rect">
                        <a:avLst/>
                      </a:prstGeom>
                    </pic:spPr>
                  </pic:pic>
                </a:graphicData>
              </a:graphic>
            </wp:inline>
          </w:drawing>
        </w:r>
      </w:del>
      <w:commentRangeEnd w:id="27"/>
      <w:r w:rsidR="00CB1172">
        <w:rPr>
          <w:rStyle w:val="CommentReference"/>
          <w:rFonts w:ascii="Calibri" w:hAnsi="Calibri"/>
          <w:noProof w:val="0"/>
        </w:rPr>
        <w:commentReference w:id="27"/>
      </w:r>
      <w:ins w:id="29" w:author="Thomas Lee" w:date="2021-06-11T22:54:00Z">
        <w:r w:rsidR="00CF6012">
          <w:drawing>
            <wp:inline distT="0" distB="0" distL="0" distR="0" wp14:anchorId="51463B5E" wp14:editId="279B9AAC">
              <wp:extent cx="5509187" cy="655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90" cy="664361"/>
                      </a:xfrm>
                      <a:prstGeom prst="rect">
                        <a:avLst/>
                      </a:prstGeom>
                    </pic:spPr>
                  </pic:pic>
                </a:graphicData>
              </a:graphic>
            </wp:inline>
          </w:drawing>
        </w:r>
      </w:ins>
    </w:p>
    <w:p w14:paraId="4EF10E07" w14:textId="61807187" w:rsidR="002827C4" w:rsidRPr="002827C4" w:rsidRDefault="002827C4" w:rsidP="00C97A50">
      <w:pPr>
        <w:pStyle w:val="FigurePACKT"/>
      </w:pPr>
      <w:r w:rsidRPr="002827C4">
        <w:t>Figure 3.31: Retrieving the path to the format XML for ServerManager</w:t>
      </w:r>
    </w:p>
    <w:p w14:paraId="4BEE3937" w14:textId="3CEA4C6C" w:rsidR="00C5796E" w:rsidRDefault="00C5796E" w:rsidP="00C5796E">
      <w:pPr>
        <w:pStyle w:val="NormalPACKT"/>
      </w:pPr>
      <w:r>
        <w:t>Most, but not all, Windows modules have a single format XML file</w:t>
      </w:r>
      <w:r w:rsidR="008C09B4">
        <w:t>.</w:t>
      </w:r>
    </w:p>
    <w:p w14:paraId="00FD9B39" w14:textId="1A2224E0"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1</w:t>
      </w:r>
      <w:r>
        <w:rPr>
          <w:noProof/>
        </w:rPr>
        <w:t>.png</w:t>
      </w:r>
    </w:p>
    <w:p w14:paraId="2A023692" w14:textId="2A4FDD19" w:rsidR="00F822F8" w:rsidRDefault="00F822F8" w:rsidP="00F822F8">
      <w:pPr>
        <w:pStyle w:val="NormalPACKT"/>
      </w:pPr>
      <w:r>
        <w:t xml:space="preserve">In </w:t>
      </w:r>
      <w:r w:rsidRPr="00F822F8">
        <w:rPr>
          <w:rStyle w:val="ItalicsPACKT"/>
        </w:rPr>
        <w:t>step 7</w:t>
      </w:r>
      <w:r>
        <w:t>, which produces no output, you update the format data for the current Windows PowerShell session.</w:t>
      </w:r>
      <w:r w:rsidR="00C5796E">
        <w:t xml:space="preserve"> If a module has multiple format XML files, this approach ensures they are all imported. </w:t>
      </w:r>
    </w:p>
    <w:p w14:paraId="0262946C" w14:textId="3C9A15D6" w:rsidR="00F822F8" w:rsidRDefault="00F822F8" w:rsidP="00F822F8">
      <w:pPr>
        <w:pStyle w:val="NormalPACKT"/>
      </w:pPr>
      <w:r>
        <w:t xml:space="preserve">In </w:t>
      </w:r>
      <w:r w:rsidRPr="00F822F8">
        <w:rPr>
          <w:rStyle w:val="ItalicsPACKT"/>
        </w:rPr>
        <w:t>step 8</w:t>
      </w:r>
      <w:r>
        <w:t>,</w:t>
      </w:r>
      <w:r w:rsidR="00C5796E">
        <w:t xml:space="preserve"> </w:t>
      </w:r>
      <w:r>
        <w:t xml:space="preserve">you view a Windows </w:t>
      </w:r>
      <w:r w:rsidR="00C5796E">
        <w:t>f</w:t>
      </w:r>
      <w:r>
        <w:t xml:space="preserve">eature, the Simple TCP/IP </w:t>
      </w:r>
      <w:r w:rsidR="002B59A6">
        <w:t>s</w:t>
      </w:r>
      <w:r>
        <w:t>ervice</w:t>
      </w:r>
      <w:r w:rsidR="00A86767">
        <w:t>,</w:t>
      </w:r>
      <w:r>
        <w:t xml:space="preserve"> </w:t>
      </w:r>
      <w:r w:rsidR="00C5796E">
        <w:t>which has t</w:t>
      </w:r>
      <w:r w:rsidR="00E632D5">
        <w:t>he</w:t>
      </w:r>
      <w:r w:rsidR="00C5796E">
        <w:t xml:space="preserve"> fe</w:t>
      </w:r>
      <w:r>
        <w:t xml:space="preserve">ature name </w:t>
      </w:r>
      <w:r w:rsidRPr="00F822F8">
        <w:rPr>
          <w:rStyle w:val="CodeInTextPACKT"/>
        </w:rPr>
        <w:t>Simple-TCPIP</w:t>
      </w:r>
      <w:r>
        <w:t>. The output from this command looks like this:</w:t>
      </w:r>
    </w:p>
    <w:p w14:paraId="64F189AA" w14:textId="6763BE0E" w:rsidR="00F822F8" w:rsidRDefault="00C5796E" w:rsidP="0063602F">
      <w:pPr>
        <w:pStyle w:val="FigurePACKT"/>
      </w:pPr>
      <w:commentRangeStart w:id="30"/>
      <w:del w:id="31" w:author="Thomas Lee" w:date="2021-06-11T22:55:00Z">
        <w:r w:rsidDel="00CF6012">
          <w:drawing>
            <wp:inline distT="0" distB="0" distL="0" distR="0" wp14:anchorId="519E2F5B" wp14:editId="0FC2E53D">
              <wp:extent cx="3324225" cy="91357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2287" cy="929529"/>
                      </a:xfrm>
                      <a:prstGeom prst="rect">
                        <a:avLst/>
                      </a:prstGeom>
                    </pic:spPr>
                  </pic:pic>
                </a:graphicData>
              </a:graphic>
            </wp:inline>
          </w:drawing>
        </w:r>
      </w:del>
      <w:commentRangeEnd w:id="30"/>
      <w:r w:rsidR="00AC5B94">
        <w:rPr>
          <w:rStyle w:val="CommentReference"/>
          <w:rFonts w:ascii="Calibri" w:hAnsi="Calibri"/>
          <w:noProof w:val="0"/>
        </w:rPr>
        <w:commentReference w:id="30"/>
      </w:r>
      <w:ins w:id="32" w:author="Thomas Lee" w:date="2021-06-11T22:55:00Z">
        <w:r w:rsidR="00CF6012">
          <w:drawing>
            <wp:inline distT="0" distB="0" distL="0" distR="0" wp14:anchorId="787EFD1E" wp14:editId="4A7B675E">
              <wp:extent cx="4007575" cy="10381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5937" cy="1040272"/>
                      </a:xfrm>
                      <a:prstGeom prst="rect">
                        <a:avLst/>
                      </a:prstGeom>
                    </pic:spPr>
                  </pic:pic>
                </a:graphicData>
              </a:graphic>
            </wp:inline>
          </w:drawing>
        </w:r>
      </w:ins>
    </w:p>
    <w:p w14:paraId="21F6961B" w14:textId="68785F29" w:rsidR="00767C5D" w:rsidRPr="00F9335D" w:rsidRDefault="00767C5D" w:rsidP="00C97A50">
      <w:pPr>
        <w:pStyle w:val="FigurePACKT"/>
      </w:pPr>
      <w:r w:rsidRPr="00F9335D">
        <w:t>Figure 3.32: Viewing Simple-TCPIP</w:t>
      </w:r>
    </w:p>
    <w:p w14:paraId="213B1F1E" w14:textId="22526122"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2</w:t>
      </w:r>
      <w:r>
        <w:rPr>
          <w:noProof/>
        </w:rPr>
        <w:t>.png</w:t>
      </w:r>
    </w:p>
    <w:p w14:paraId="5F70888D" w14:textId="1F29209C" w:rsidR="00F822F8" w:rsidRDefault="00F822F8" w:rsidP="00F822F8">
      <w:pPr>
        <w:pStyle w:val="NormalPACKT"/>
      </w:pPr>
      <w:r>
        <w:t xml:space="preserve">In </w:t>
      </w:r>
      <w:r w:rsidRPr="00F822F8">
        <w:rPr>
          <w:rStyle w:val="ItalicsPACKT"/>
        </w:rPr>
        <w:t>step 9</w:t>
      </w:r>
      <w:r>
        <w:t xml:space="preserve">, you add the </w:t>
      </w:r>
      <w:r w:rsidRPr="00A26A99">
        <w:rPr>
          <w:rStyle w:val="CodeInTextPACKT"/>
        </w:rPr>
        <w:t>Simple-TCPIP</w:t>
      </w:r>
      <w:r>
        <w:t xml:space="preserve"> Windows feature to </w:t>
      </w:r>
      <w:r w:rsidRPr="00A26A99">
        <w:rPr>
          <w:rStyle w:val="CodeInTextPACKT"/>
        </w:rPr>
        <w:t>SRV1</w:t>
      </w:r>
      <w:r>
        <w:t xml:space="preserve">, </w:t>
      </w:r>
      <w:r w:rsidR="004B2848">
        <w:t xml:space="preserve">which produces </w:t>
      </w:r>
      <w:r>
        <w:t>output like this:</w:t>
      </w:r>
    </w:p>
    <w:p w14:paraId="5FCD7ACA" w14:textId="53D323B3" w:rsidR="00F822F8" w:rsidRDefault="00C5796E" w:rsidP="0063602F">
      <w:pPr>
        <w:pStyle w:val="FigurePACKT"/>
      </w:pPr>
      <w:r>
        <w:lastRenderedPageBreak/>
        <w:drawing>
          <wp:inline distT="0" distB="0" distL="0" distR="0" wp14:anchorId="26EF8B8A" wp14:editId="705DC46A">
            <wp:extent cx="3390900" cy="77833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4701" cy="799869"/>
                    </a:xfrm>
                    <a:prstGeom prst="rect">
                      <a:avLst/>
                    </a:prstGeom>
                  </pic:spPr>
                </pic:pic>
              </a:graphicData>
            </a:graphic>
          </wp:inline>
        </w:drawing>
      </w:r>
    </w:p>
    <w:p w14:paraId="660D71CD" w14:textId="739B43CE" w:rsidR="00694737" w:rsidRPr="00694737" w:rsidRDefault="00694737" w:rsidP="00C97A50">
      <w:pPr>
        <w:pStyle w:val="FigurePACKT"/>
      </w:pPr>
      <w:r w:rsidRPr="00694737">
        <w:t>Figure 3.33: Adding Simple-TCPIP to SRV1</w:t>
      </w:r>
    </w:p>
    <w:p w14:paraId="68EC8D8B" w14:textId="3D09E566"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3</w:t>
      </w:r>
      <w:r>
        <w:rPr>
          <w:noProof/>
        </w:rPr>
        <w:t>.png</w:t>
      </w:r>
    </w:p>
    <w:p w14:paraId="7A361D0F" w14:textId="55B1DA3E" w:rsidR="00F822F8" w:rsidRDefault="00F822F8" w:rsidP="00F822F8">
      <w:pPr>
        <w:pStyle w:val="NormalPACKT"/>
      </w:pPr>
      <w:r>
        <w:t xml:space="preserve">In the </w:t>
      </w:r>
      <w:r w:rsidR="00A46195">
        <w:t>next</w:t>
      </w:r>
      <w:r w:rsidR="00A26A99">
        <w:t xml:space="preserve"> </w:t>
      </w:r>
      <w:r>
        <w:t xml:space="preserve">step, </w:t>
      </w:r>
      <w:r w:rsidRPr="00F822F8">
        <w:rPr>
          <w:rStyle w:val="ItalicsPACKT"/>
        </w:rPr>
        <w:t>step 10</w:t>
      </w:r>
      <w:r>
        <w:t xml:space="preserve">, you view the </w:t>
      </w:r>
      <w:r w:rsidRPr="00F822F8">
        <w:rPr>
          <w:rStyle w:val="CodeInTextPACKT"/>
        </w:rPr>
        <w:t>Simple-TCPIP</w:t>
      </w:r>
      <w:r>
        <w:t xml:space="preserve"> Windows feature</w:t>
      </w:r>
      <w:r w:rsidR="004B2848">
        <w:t>,</w:t>
      </w:r>
      <w:r>
        <w:t xml:space="preserve"> which</w:t>
      </w:r>
      <w:r w:rsidR="00C5796E">
        <w:t xml:space="preserve"> now</w:t>
      </w:r>
      <w:r>
        <w:t xml:space="preserve"> looks like this:</w:t>
      </w:r>
    </w:p>
    <w:p w14:paraId="68706E33" w14:textId="7D570BDD" w:rsidR="00F822F8" w:rsidRDefault="002C091B" w:rsidP="0063602F">
      <w:pPr>
        <w:pStyle w:val="FigurePACKT"/>
      </w:pPr>
      <w:r>
        <w:drawing>
          <wp:inline distT="0" distB="0" distL="0" distR="0" wp14:anchorId="51C29386" wp14:editId="79199297">
            <wp:extent cx="3614513" cy="892653"/>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5134" cy="897746"/>
                    </a:xfrm>
                    <a:prstGeom prst="rect">
                      <a:avLst/>
                    </a:prstGeom>
                  </pic:spPr>
                </pic:pic>
              </a:graphicData>
            </a:graphic>
          </wp:inline>
        </w:drawing>
      </w:r>
    </w:p>
    <w:p w14:paraId="086586A0" w14:textId="01E4735E" w:rsidR="006A09FC" w:rsidRPr="00B50BE8" w:rsidRDefault="006A09FC" w:rsidP="00C97A50">
      <w:pPr>
        <w:pStyle w:val="FigurePACKT"/>
      </w:pPr>
      <w:r w:rsidRPr="00B50BE8">
        <w:t xml:space="preserve">Figure 3.34: </w:t>
      </w:r>
      <w:r w:rsidR="00B50BE8" w:rsidRPr="00B50BE8">
        <w:t>Viewing Simple-TCPIP</w:t>
      </w:r>
    </w:p>
    <w:p w14:paraId="3C408500" w14:textId="33D6D191"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4</w:t>
      </w:r>
      <w:r>
        <w:rPr>
          <w:noProof/>
        </w:rPr>
        <w:t>.png</w:t>
      </w:r>
    </w:p>
    <w:p w14:paraId="7B64459F" w14:textId="5BF03126" w:rsidR="00F822F8" w:rsidRDefault="00F822F8" w:rsidP="00F822F8">
      <w:r>
        <w:t xml:space="preserve">To test the </w:t>
      </w:r>
      <w:r w:rsidR="005E7C9D" w:rsidRPr="00A26A99">
        <w:rPr>
          <w:rStyle w:val="CodeInTextPACKT"/>
        </w:rPr>
        <w:t>S</w:t>
      </w:r>
      <w:r w:rsidRPr="00A26A99">
        <w:rPr>
          <w:rStyle w:val="CodeInTextPACKT"/>
        </w:rPr>
        <w:t>imple</w:t>
      </w:r>
      <w:r w:rsidR="005E7C9D" w:rsidRPr="00A26A99">
        <w:rPr>
          <w:rStyle w:val="CodeInTextPACKT"/>
        </w:rPr>
        <w:t>-</w:t>
      </w:r>
      <w:r w:rsidRPr="00A26A99">
        <w:rPr>
          <w:rStyle w:val="CodeInTextPACKT"/>
        </w:rPr>
        <w:t>TCPIP</w:t>
      </w:r>
      <w:r>
        <w:t xml:space="preserve"> feature, you</w:t>
      </w:r>
      <w:r w:rsidR="0063602F">
        <w:t xml:space="preserve"> must</w:t>
      </w:r>
      <w:r>
        <w:t xml:space="preserve"> install the </w:t>
      </w:r>
      <w:r w:rsidR="00C5796E">
        <w:t>Te</w:t>
      </w:r>
      <w:r>
        <w:t>lnet client</w:t>
      </w:r>
      <w:r w:rsidR="00C5796E">
        <w:t xml:space="preserve">. Then you start </w:t>
      </w:r>
      <w:r>
        <w:t>the service</w:t>
      </w:r>
      <w:r w:rsidR="00C5796E">
        <w:t xml:space="preserve">. You perform both actions in </w:t>
      </w:r>
      <w:r w:rsidR="00C5796E" w:rsidRPr="00866AF2">
        <w:rPr>
          <w:i/>
          <w:iCs/>
          <w:color w:val="C00000"/>
        </w:rPr>
        <w:t>step 11</w:t>
      </w:r>
      <w:r w:rsidR="00C5796E">
        <w:t>, which pro</w:t>
      </w:r>
      <w:r>
        <w:t>duces no output.</w:t>
      </w:r>
    </w:p>
    <w:p w14:paraId="55EF432E" w14:textId="1BC5E6F6" w:rsidR="00F822F8" w:rsidRPr="00F822F8" w:rsidRDefault="00F822F8" w:rsidP="00F822F8">
      <w:r>
        <w:t xml:space="preserve">In </w:t>
      </w:r>
      <w:r w:rsidRPr="00F822F8">
        <w:rPr>
          <w:rStyle w:val="ItalicsPACKT"/>
        </w:rPr>
        <w:t>step 12</w:t>
      </w:r>
      <w:r>
        <w:t xml:space="preserve">, you use the </w:t>
      </w:r>
      <w:r w:rsidRPr="00412596">
        <w:rPr>
          <w:b/>
          <w:bCs/>
        </w:rPr>
        <w:t xml:space="preserve">Quote </w:t>
      </w:r>
      <w:proofErr w:type="gramStart"/>
      <w:r w:rsidR="00C5796E" w:rsidRPr="00412596">
        <w:rPr>
          <w:b/>
          <w:bCs/>
        </w:rPr>
        <w:t>O</w:t>
      </w:r>
      <w:r w:rsidRPr="00412596">
        <w:rPr>
          <w:b/>
          <w:bCs/>
        </w:rPr>
        <w:t>f</w:t>
      </w:r>
      <w:proofErr w:type="gramEnd"/>
      <w:r w:rsidRPr="00412596">
        <w:rPr>
          <w:b/>
          <w:bCs/>
        </w:rPr>
        <w:t xml:space="preserve"> The Day</w:t>
      </w:r>
      <w:r>
        <w:t xml:space="preserve"> (</w:t>
      </w:r>
      <w:r w:rsidRPr="00412596">
        <w:rPr>
          <w:b/>
          <w:bCs/>
        </w:rPr>
        <w:t>QOTD</w:t>
      </w:r>
      <w:r>
        <w:t>) protocol. You can use QOTD for debugging connectivity issues</w:t>
      </w:r>
      <w:r w:rsidR="008E2E44">
        <w:t xml:space="preserve">, </w:t>
      </w:r>
      <w:r>
        <w:t>as well as measuring network performance. RFC 8965 defines the QOTD protocol</w:t>
      </w:r>
      <w:r w:rsidR="00D156B0">
        <w:t xml:space="preserve">; </w:t>
      </w:r>
      <w:r>
        <w:t xml:space="preserve">you can view the protocol definition at </w:t>
      </w:r>
      <w:r w:rsidRPr="00C90DD0">
        <w:rPr>
          <w:rStyle w:val="URLPACKT"/>
        </w:rPr>
        <w:t>https://tools.ietf.org/html/rfc865</w:t>
      </w:r>
      <w:r w:rsidRPr="00056897">
        <w:rPr>
          <w:color w:val="4472C4"/>
        </w:rPr>
        <w:t xml:space="preserve"> </w:t>
      </w:r>
      <w:r>
        <w:t xml:space="preserve">and read more about using Quote of the Day at </w:t>
      </w:r>
      <w:r w:rsidR="00A46195" w:rsidRPr="00C90DD0">
        <w:rPr>
          <w:rStyle w:val="URLPACKT"/>
        </w:rPr>
        <w:t>https://searchcio.techtarget.com/tip/Quote-of-the-Day-A-troubleshooting-networking-protocol</w:t>
      </w:r>
      <w:r>
        <w:t>.</w:t>
      </w:r>
    </w:p>
    <w:p w14:paraId="481EDDDC" w14:textId="70C89DC8" w:rsidR="00F822F8" w:rsidRDefault="00F822F8" w:rsidP="00F822F8">
      <w:pPr>
        <w:pStyle w:val="Heading2"/>
      </w:pPr>
      <w:r>
        <w:t>There</w:t>
      </w:r>
      <w:r w:rsidR="0067493F">
        <w:t>’</w:t>
      </w:r>
      <w:r>
        <w:t>s more...</w:t>
      </w:r>
    </w:p>
    <w:p w14:paraId="739B48AA" w14:textId="187DBB8F" w:rsidR="007970C7" w:rsidRPr="008104AB" w:rsidRDefault="007970C7" w:rsidP="00D14859">
      <w:pPr>
        <w:pStyle w:val="NormalPACKT"/>
      </w:pPr>
      <w:r>
        <w:rPr>
          <w:lang w:val="en-GB"/>
        </w:rPr>
        <w:t xml:space="preserve">In </w:t>
      </w:r>
      <w:r w:rsidRPr="00D14859">
        <w:rPr>
          <w:rStyle w:val="ItalicsPACKT"/>
        </w:rPr>
        <w:t>step 1</w:t>
      </w:r>
      <w:r>
        <w:rPr>
          <w:lang w:val="en-GB"/>
        </w:rPr>
        <w:t xml:space="preserve">, you import the </w:t>
      </w:r>
      <w:proofErr w:type="spellStart"/>
      <w:r w:rsidRPr="00D14859">
        <w:rPr>
          <w:rStyle w:val="CodeInTextPACKT"/>
        </w:rPr>
        <w:t>ServerManager</w:t>
      </w:r>
      <w:proofErr w:type="spellEnd"/>
      <w:r>
        <w:rPr>
          <w:lang w:val="en-GB"/>
        </w:rPr>
        <w:t xml:space="preserve"> module. This ensures that the Windows </w:t>
      </w:r>
      <w:r w:rsidR="005A7DD6">
        <w:rPr>
          <w:lang w:val="en-GB"/>
        </w:rPr>
        <w:t>c</w:t>
      </w:r>
      <w:r>
        <w:rPr>
          <w:lang w:val="en-GB"/>
        </w:rPr>
        <w:t>ompatibili</w:t>
      </w:r>
      <w:r w:rsidR="003C1969">
        <w:rPr>
          <w:lang w:val="en-GB"/>
        </w:rPr>
        <w:t>t</w:t>
      </w:r>
      <w:r>
        <w:rPr>
          <w:lang w:val="en-GB"/>
        </w:rPr>
        <w:t>y remoting session is set</w:t>
      </w:r>
      <w:r w:rsidR="00D14859">
        <w:rPr>
          <w:lang w:val="en-GB"/>
        </w:rPr>
        <w:t xml:space="preserve"> </w:t>
      </w:r>
      <w:r>
        <w:rPr>
          <w:lang w:val="en-GB"/>
        </w:rPr>
        <w:t>up. If you have just run some of the earlier recipes in this chapter in the same PowerShell session, this step is redundant a</w:t>
      </w:r>
      <w:r w:rsidR="00A46195">
        <w:rPr>
          <w:lang w:val="en-GB"/>
        </w:rPr>
        <w:t>s</w:t>
      </w:r>
      <w:r>
        <w:rPr>
          <w:lang w:val="en-GB"/>
        </w:rPr>
        <w:t xml:space="preserve"> the compatibility remoting session has already </w:t>
      </w:r>
      <w:r w:rsidR="005A7DD6">
        <w:rPr>
          <w:lang w:val="en-GB"/>
        </w:rPr>
        <w:t xml:space="preserve">been </w:t>
      </w:r>
      <w:r>
        <w:rPr>
          <w:lang w:val="en-GB"/>
        </w:rPr>
        <w:t>set</w:t>
      </w:r>
      <w:r w:rsidR="005A7DD6">
        <w:rPr>
          <w:lang w:val="en-GB"/>
        </w:rPr>
        <w:t xml:space="preserve"> </w:t>
      </w:r>
      <w:r>
        <w:rPr>
          <w:lang w:val="en-GB"/>
        </w:rPr>
        <w:t>up</w:t>
      </w:r>
      <w:r w:rsidR="00A46195">
        <w:rPr>
          <w:lang w:val="en-GB"/>
        </w:rPr>
        <w:t xml:space="preserve"> and the </w:t>
      </w:r>
      <w:proofErr w:type="spellStart"/>
      <w:r w:rsidR="00A46195" w:rsidRPr="00D14859">
        <w:rPr>
          <w:rStyle w:val="CodeInTextPACKT"/>
        </w:rPr>
        <w:t>ServerManager</w:t>
      </w:r>
      <w:proofErr w:type="spellEnd"/>
      <w:r w:rsidR="00A46195">
        <w:rPr>
          <w:lang w:val="en-GB"/>
        </w:rPr>
        <w:t xml:space="preserve"> module is already loaded</w:t>
      </w:r>
      <w:r>
        <w:rPr>
          <w:lang w:val="en-GB"/>
        </w:rPr>
        <w:t xml:space="preserve">. </w:t>
      </w:r>
    </w:p>
    <w:p w14:paraId="57E64D3E" w14:textId="127E5A82" w:rsidR="00F822F8" w:rsidRDefault="00F822F8" w:rsidP="00F822F8">
      <w:pPr>
        <w:pStyle w:val="NormalPACKT"/>
        <w:rPr>
          <w:lang w:val="en-GB"/>
        </w:rPr>
      </w:pPr>
      <w:r>
        <w:rPr>
          <w:lang w:val="en-GB"/>
        </w:rPr>
        <w:t xml:space="preserve">In </w:t>
      </w:r>
      <w:r w:rsidRPr="00F822F8">
        <w:rPr>
          <w:rStyle w:val="ItalicsPACKT"/>
        </w:rPr>
        <w:t>step 2</w:t>
      </w:r>
      <w:r>
        <w:rPr>
          <w:lang w:val="en-GB"/>
        </w:rPr>
        <w:t xml:space="preserve">, you see that the output from </w:t>
      </w:r>
      <w:r w:rsidRPr="00C726B5">
        <w:rPr>
          <w:rFonts w:ascii="Lucida Console" w:hAnsi="Lucida Console"/>
          <w:color w:val="4472C4"/>
          <w:sz w:val="19"/>
          <w:szCs w:val="19"/>
          <w:lang w:val="en-GB"/>
        </w:rPr>
        <w:t>Get-WindowsFeature</w:t>
      </w:r>
      <w:r w:rsidRPr="00C726B5">
        <w:rPr>
          <w:color w:val="4472C4"/>
          <w:lang w:val="en-GB"/>
        </w:rPr>
        <w:t xml:space="preserve"> </w:t>
      </w:r>
      <w:r>
        <w:rPr>
          <w:lang w:val="en-GB"/>
        </w:rPr>
        <w:t xml:space="preserve">does not populate the Display Name column. Likewise, in </w:t>
      </w:r>
      <w:r w:rsidRPr="002168E4">
        <w:rPr>
          <w:rStyle w:val="ItalicsPACKT"/>
        </w:rPr>
        <w:t>step 3</w:t>
      </w:r>
      <w:r>
        <w:rPr>
          <w:lang w:val="en-GB"/>
        </w:rPr>
        <w:t xml:space="preserve">. In both of these steps, PowerShell performs basic default formatting. In </w:t>
      </w:r>
      <w:r w:rsidRPr="00F822F8">
        <w:rPr>
          <w:rStyle w:val="ItalicsPACKT"/>
        </w:rPr>
        <w:t>step 4</w:t>
      </w:r>
      <w:r>
        <w:rPr>
          <w:lang w:val="en-GB"/>
        </w:rPr>
        <w:t xml:space="preserve">, you get the details of the Windows feature and </w:t>
      </w:r>
      <w:r>
        <w:rPr>
          <w:lang w:val="en-GB"/>
        </w:rPr>
        <w:lastRenderedPageBreak/>
        <w:t>perform the formatting all in the remote session. As you can see, in the remote session, formatting makes use of format XML to produce superior output. In this case, the format XML populated the Display Name field and added an indication of whether the feature is installed (or not).</w:t>
      </w:r>
    </w:p>
    <w:p w14:paraId="7C74FC8C" w14:textId="7759F794" w:rsidR="00F822F8" w:rsidRDefault="00F822F8" w:rsidP="00F822F8">
      <w:pPr>
        <w:pStyle w:val="NormalPACKT"/>
        <w:rPr>
          <w:lang w:val="en-GB"/>
        </w:rPr>
      </w:pPr>
      <w:r>
        <w:rPr>
          <w:lang w:val="en-GB"/>
        </w:rPr>
        <w:t xml:space="preserve">In </w:t>
      </w:r>
      <w:r w:rsidRPr="00F822F8">
        <w:rPr>
          <w:rStyle w:val="ItalicsPACKT"/>
        </w:rPr>
        <w:t>step</w:t>
      </w:r>
      <w:r w:rsidR="004B2848">
        <w:rPr>
          <w:rStyle w:val="ItalicsPACKT"/>
        </w:rPr>
        <w:t>s</w:t>
      </w:r>
      <w:r w:rsidRPr="00F822F8">
        <w:rPr>
          <w:rStyle w:val="ItalicsPACKT"/>
        </w:rPr>
        <w:t xml:space="preserve"> 5</w:t>
      </w:r>
      <w:r>
        <w:rPr>
          <w:lang w:val="en-GB"/>
        </w:rPr>
        <w:t xml:space="preserve"> and </w:t>
      </w:r>
      <w:r w:rsidRPr="00F822F8">
        <w:rPr>
          <w:rStyle w:val="ItalicsPACKT"/>
        </w:rPr>
        <w:t>6</w:t>
      </w:r>
      <w:r>
        <w:rPr>
          <w:lang w:val="en-GB"/>
        </w:rPr>
        <w:t xml:space="preserve">, you discover the Windows PowerShell default modules folder and find the name of the format XML for this module. Having discovered the filename for the format XML, in </w:t>
      </w:r>
      <w:r w:rsidRPr="00F822F8">
        <w:rPr>
          <w:rStyle w:val="ItalicsPACKT"/>
        </w:rPr>
        <w:t>step 7</w:t>
      </w:r>
      <w:r w:rsidR="004B2848">
        <w:rPr>
          <w:lang w:val="en-GB"/>
        </w:rPr>
        <w:t xml:space="preserve">, </w:t>
      </w:r>
      <w:r>
        <w:rPr>
          <w:lang w:val="en-GB"/>
        </w:rPr>
        <w:t xml:space="preserve">you import this format information. With the format XML imported, in </w:t>
      </w:r>
      <w:r w:rsidRPr="00750A00">
        <w:rPr>
          <w:rStyle w:val="ItalicsPACKT"/>
        </w:rPr>
        <w:t>step</w:t>
      </w:r>
      <w:r w:rsidR="00750A00" w:rsidRPr="00750A00">
        <w:rPr>
          <w:rStyle w:val="ItalicsPACKT"/>
        </w:rPr>
        <w:t xml:space="preserve"> </w:t>
      </w:r>
      <w:r w:rsidRPr="00750A00">
        <w:rPr>
          <w:rStyle w:val="ItalicsPACKT"/>
        </w:rPr>
        <w:t>8</w:t>
      </w:r>
      <w:r>
        <w:rPr>
          <w:lang w:val="en-GB"/>
        </w:rPr>
        <w:t xml:space="preserve">, you run the </w:t>
      </w:r>
      <w:r w:rsidRPr="00DC30D4">
        <w:rPr>
          <w:rFonts w:ascii="Lucida Console" w:hAnsi="Lucida Console"/>
          <w:color w:val="4472C4"/>
          <w:sz w:val="19"/>
          <w:szCs w:val="19"/>
          <w:lang w:val="en-GB"/>
        </w:rPr>
        <w:t>Get</w:t>
      </w:r>
      <w:r w:rsidRPr="00DC30D4">
        <w:rPr>
          <w:rFonts w:ascii="Lucida Console" w:hAnsi="Lucida Console"/>
          <w:color w:val="4472C4"/>
          <w:sz w:val="19"/>
          <w:szCs w:val="19"/>
          <w:lang w:val="en-GB"/>
        </w:rPr>
        <w:noBreakHyphen/>
        <w:t>WindowsFeature</w:t>
      </w:r>
      <w:r w:rsidRPr="00DC30D4">
        <w:rPr>
          <w:color w:val="4472C4"/>
          <w:lang w:val="en-GB"/>
        </w:rPr>
        <w:t xml:space="preserve"> </w:t>
      </w:r>
      <w:r>
        <w:rPr>
          <w:lang w:val="en-GB"/>
        </w:rPr>
        <w:t xml:space="preserve">cmdlet to view a Windows </w:t>
      </w:r>
      <w:r w:rsidR="0054420B">
        <w:rPr>
          <w:lang w:val="en-GB"/>
        </w:rPr>
        <w:t>f</w:t>
      </w:r>
      <w:r>
        <w:rPr>
          <w:lang w:val="en-GB"/>
        </w:rPr>
        <w:t xml:space="preserve">eature. Since you have imported the format XML, the result is the output that is the same as you saw in </w:t>
      </w:r>
      <w:r w:rsidRPr="00200208">
        <w:rPr>
          <w:i/>
          <w:iCs/>
          <w:color w:val="C00000"/>
          <w:lang w:val="en-GB"/>
        </w:rPr>
        <w:t>step 4</w:t>
      </w:r>
      <w:r>
        <w:rPr>
          <w:lang w:val="en-GB"/>
        </w:rPr>
        <w:t>.</w:t>
      </w:r>
    </w:p>
    <w:p w14:paraId="7EBF8C6E" w14:textId="4287C4B9" w:rsidR="00F822F8" w:rsidRPr="00F822F8" w:rsidRDefault="00F822F8" w:rsidP="00F822F8">
      <w:pPr>
        <w:pStyle w:val="NormalPACKT"/>
        <w:rPr>
          <w:lang w:val="en-GB"/>
        </w:rPr>
      </w:pPr>
      <w:r>
        <w:rPr>
          <w:lang w:val="en-GB"/>
        </w:rPr>
        <w:t xml:space="preserve">This recipe uses the </w:t>
      </w:r>
      <w:r w:rsidRPr="005D00BD">
        <w:rPr>
          <w:rStyle w:val="CodeInTextPACKT"/>
        </w:rPr>
        <w:t>Simple-TCPIP</w:t>
      </w:r>
      <w:r>
        <w:rPr>
          <w:lang w:val="en-GB"/>
        </w:rPr>
        <w:t xml:space="preserve"> feature to demonstrate how you can use a command in PowerShell 7.1 and get the same output you are used to from using Windows PowerShell. The simple TCIP/IP services provided by this function are very old-school protocols, such as </w:t>
      </w:r>
      <w:r w:rsidR="00C5796E">
        <w:rPr>
          <w:lang w:val="en-GB"/>
        </w:rPr>
        <w:t>Quote of the Day</w:t>
      </w:r>
      <w:r w:rsidR="00E05201">
        <w:rPr>
          <w:lang w:val="en-GB"/>
        </w:rPr>
        <w:t>.</w:t>
      </w:r>
      <w:r w:rsidR="00C5796E">
        <w:rPr>
          <w:lang w:val="en-GB"/>
        </w:rPr>
        <w:t xml:space="preserve"> In production, these services are of potentially no value</w:t>
      </w:r>
      <w:r w:rsidR="004B2848">
        <w:rPr>
          <w:lang w:val="en-GB"/>
        </w:rPr>
        <w:t>,</w:t>
      </w:r>
      <w:r w:rsidR="00C5796E">
        <w:rPr>
          <w:lang w:val="en-GB"/>
        </w:rPr>
        <w:t xml:space="preserve"> and not adding them is a best practice.</w:t>
      </w:r>
    </w:p>
    <w:p w14:paraId="5332FB11" w14:textId="6853ED6E" w:rsidR="00365B21" w:rsidRDefault="00365B21" w:rsidP="00EC03C6">
      <w:pPr>
        <w:pStyle w:val="Heading1"/>
        <w:tabs>
          <w:tab w:val="left" w:pos="0"/>
        </w:tabs>
      </w:pPr>
      <w:r>
        <w:t xml:space="preserve">Leveraging </w:t>
      </w:r>
      <w:r w:rsidR="00D55F62">
        <w:t>c</w:t>
      </w:r>
      <w:r>
        <w:t>ompatibility</w:t>
      </w:r>
    </w:p>
    <w:p w14:paraId="2343E273" w14:textId="3AC89F66" w:rsidR="00365B21" w:rsidRDefault="00F822F8" w:rsidP="00365B21">
      <w:pPr>
        <w:pStyle w:val="BulletPACKT"/>
        <w:numPr>
          <w:ilvl w:val="0"/>
          <w:numId w:val="0"/>
        </w:numPr>
      </w:pPr>
      <w:r>
        <w:t xml:space="preserve">In this chapter so far, you have looked at the issue of compatibility between Windows PowerShell and PowerShell 7. </w:t>
      </w:r>
      <w:r w:rsidR="00047CA9">
        <w:t>You have examined the new features in PowerShell 7 and have looked at the Windows PowerShell compatibility mechanism.</w:t>
      </w:r>
    </w:p>
    <w:p w14:paraId="3D97CF7E" w14:textId="6221F076" w:rsidR="00047CA9" w:rsidRDefault="00047CA9" w:rsidP="00365B21">
      <w:pPr>
        <w:pStyle w:val="BulletPACKT"/>
        <w:numPr>
          <w:ilvl w:val="0"/>
          <w:numId w:val="0"/>
        </w:numPr>
      </w:pPr>
      <w:r>
        <w:t xml:space="preserve">The compatibility mechanism allows you to use incompatible Windows PowerShell cmdlets inside a PowerShell session. Incompatible Windows PowerShell cmdlets/modules rely on features which, while present in the full .NET CLR, are not available in .NET Core 5.0 (and are unlikely </w:t>
      </w:r>
      <w:r w:rsidR="00C5796E">
        <w:t>ever to</w:t>
      </w:r>
      <w:r>
        <w:t xml:space="preserve"> be added to .NET core). For example, the </w:t>
      </w:r>
      <w:r w:rsidRPr="00A83BB6">
        <w:rPr>
          <w:rFonts w:ascii="Lucida Console" w:hAnsi="Lucida Console"/>
          <w:color w:val="4472C4"/>
          <w:sz w:val="19"/>
          <w:szCs w:val="19"/>
        </w:rPr>
        <w:t>Get-WindowsFeature</w:t>
      </w:r>
      <w:r w:rsidRPr="00A83BB6">
        <w:rPr>
          <w:color w:val="4472C4"/>
        </w:rPr>
        <w:t xml:space="preserve"> </w:t>
      </w:r>
      <w:r>
        <w:t xml:space="preserve">cmdlet uses a .NET type </w:t>
      </w:r>
      <w:proofErr w:type="spellStart"/>
      <w:r w:rsidRPr="00C5796E">
        <w:rPr>
          <w:rStyle w:val="CodeInTextPACKT"/>
        </w:rPr>
        <w:t>System.Diagnostics.Eventing.EventDescriptor</w:t>
      </w:r>
      <w:proofErr w:type="spellEnd"/>
      <w:r w:rsidR="004B2848">
        <w:t xml:space="preserve">, </w:t>
      </w:r>
      <w:r>
        <w:t xml:space="preserve">as you saw earlier. </w:t>
      </w:r>
      <w:r w:rsidR="00C5796E">
        <w:t>A</w:t>
      </w:r>
      <w:r>
        <w:t>lthough the cmdlet cannot run natively in PowerShell 7, the compatibility mechanism allows you to make use of the cmdlet</w:t>
      </w:r>
      <w:r w:rsidR="004B2848">
        <w:t>’</w:t>
      </w:r>
      <w:r>
        <w:t>s functionality.</w:t>
      </w:r>
    </w:p>
    <w:p w14:paraId="1C47BE11" w14:textId="4B12C90A" w:rsidR="00047CA9" w:rsidRDefault="00047CA9" w:rsidP="00C5796E">
      <w:pPr>
        <w:pStyle w:val="NormalPACKT"/>
      </w:pPr>
      <w:r>
        <w:t xml:space="preserve">When </w:t>
      </w:r>
      <w:r w:rsidRPr="00C5796E">
        <w:rPr>
          <w:rStyle w:val="CodeInTextPACKT"/>
        </w:rPr>
        <w:t>Import-Module</w:t>
      </w:r>
      <w:r>
        <w:t xml:space="preserve"> begins loading an incompatible module, it checks to see </w:t>
      </w:r>
      <w:r w:rsidR="009C0231">
        <w:t>if</w:t>
      </w:r>
      <w:r>
        <w:t xml:space="preserve"> a remoting session with the name </w:t>
      </w:r>
      <w:proofErr w:type="spellStart"/>
      <w:r w:rsidRPr="00C5796E">
        <w:rPr>
          <w:rStyle w:val="CodeInTextPACKT"/>
        </w:rPr>
        <w:t>WinPSCompatSessio</w:t>
      </w:r>
      <w:r w:rsidR="00C5796E">
        <w:rPr>
          <w:rStyle w:val="CodeInTextPACKT"/>
        </w:rPr>
        <w:t>n</w:t>
      </w:r>
      <w:proofErr w:type="spellEnd"/>
      <w:r w:rsidR="00C5796E" w:rsidRPr="00C5796E">
        <w:t xml:space="preserve"> exists</w:t>
      </w:r>
      <w:r w:rsidRPr="00C5796E">
        <w:t>. I</w:t>
      </w:r>
      <w:r>
        <w:t>f that remoting session exists, PowerShell makes use of it. If the session doe</w:t>
      </w:r>
      <w:r w:rsidR="00C5796E">
        <w:t>s</w:t>
      </w:r>
      <w:r>
        <w:t xml:space="preserve"> not exist, </w:t>
      </w:r>
      <w:r w:rsidRPr="00047CA9">
        <w:rPr>
          <w:rStyle w:val="CodeInTextPACKT"/>
        </w:rPr>
        <w:t>Import-Module</w:t>
      </w:r>
      <w:r>
        <w:t xml:space="preserve"> creates a new remoting session</w:t>
      </w:r>
      <w:r w:rsidR="00C5796E">
        <w:t xml:space="preserve"> with that name</w:t>
      </w:r>
      <w:r>
        <w:t xml:space="preserve">. PowerShell 7 </w:t>
      </w:r>
      <w:r w:rsidR="00E632D5">
        <w:t xml:space="preserve">then </w:t>
      </w:r>
      <w:r>
        <w:t xml:space="preserve">imports the module in the remote session and creates proxy functions in the PowerShell 7 session. </w:t>
      </w:r>
    </w:p>
    <w:p w14:paraId="67855778" w14:textId="536FC3ED" w:rsidR="00047CA9" w:rsidRDefault="00047CA9" w:rsidP="00365B21">
      <w:pPr>
        <w:pStyle w:val="BulletPACKT"/>
        <w:numPr>
          <w:ilvl w:val="0"/>
          <w:numId w:val="0"/>
        </w:numPr>
      </w:pPr>
      <w:r>
        <w:t xml:space="preserve">Once </w:t>
      </w:r>
      <w:r w:rsidRPr="00C5796E">
        <w:rPr>
          <w:rStyle w:val="CodeInTextPACKT"/>
        </w:rPr>
        <w:t>Import-Module</w:t>
      </w:r>
      <w:r>
        <w:t xml:space="preserve"> has cre</w:t>
      </w:r>
      <w:r w:rsidR="00C5796E">
        <w:t>ated the remoting session, PowerShell uses that single session for all future use</w:t>
      </w:r>
      <w:r w:rsidR="009C0231">
        <w:t>, s</w:t>
      </w:r>
      <w:r w:rsidR="00C5796E">
        <w:t xml:space="preserve">o loading multiple modules utilizes a single remoting session. </w:t>
      </w:r>
    </w:p>
    <w:p w14:paraId="572B9F85" w14:textId="7BC10B83" w:rsidR="00365B21" w:rsidRDefault="00365B21" w:rsidP="00365B21">
      <w:pPr>
        <w:pStyle w:val="Heading2"/>
        <w:tabs>
          <w:tab w:val="left" w:pos="0"/>
        </w:tabs>
      </w:pPr>
      <w:r>
        <w:lastRenderedPageBreak/>
        <w:t xml:space="preserve">Getting </w:t>
      </w:r>
      <w:r w:rsidR="0043193D">
        <w:t>r</w:t>
      </w:r>
      <w:r>
        <w:t>eady</w:t>
      </w:r>
    </w:p>
    <w:p w14:paraId="1B3FC458" w14:textId="76038B56" w:rsidR="00365B21" w:rsidRDefault="00047CA9" w:rsidP="00365B21">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w:t>
      </w:r>
      <w:r w:rsidR="00B93183">
        <w:t>er</w:t>
      </w:r>
      <w:r>
        <w:t xml:space="preserve"> Edition.</w:t>
      </w:r>
    </w:p>
    <w:p w14:paraId="785C1618" w14:textId="77777777" w:rsidR="00365B21" w:rsidRDefault="00365B21" w:rsidP="00365B21">
      <w:pPr>
        <w:pStyle w:val="Heading2"/>
        <w:tabs>
          <w:tab w:val="left" w:pos="0"/>
        </w:tabs>
      </w:pPr>
      <w:r>
        <w:t>How to do it...</w:t>
      </w:r>
    </w:p>
    <w:p w14:paraId="6D6C5715" w14:textId="010553EA" w:rsidR="00047CA9" w:rsidRPr="00047CA9" w:rsidRDefault="00F6635C" w:rsidP="002E2FFB">
      <w:pPr>
        <w:pStyle w:val="NumberedBulletPACKT"/>
        <w:numPr>
          <w:ilvl w:val="0"/>
          <w:numId w:val="10"/>
        </w:numPr>
        <w:rPr>
          <w:color w:val="333333"/>
          <w:lang w:val="en-GB" w:eastAsia="en-GB"/>
        </w:rPr>
      </w:pPr>
      <w:r w:rsidRPr="00047CA9">
        <w:rPr>
          <w:lang w:val="en-GB" w:eastAsia="en-GB"/>
        </w:rPr>
        <w:t>Creat</w:t>
      </w:r>
      <w:r>
        <w:rPr>
          <w:lang w:val="en-GB" w:eastAsia="en-GB"/>
        </w:rPr>
        <w:t>ing</w:t>
      </w:r>
      <w:r w:rsidRPr="00047CA9">
        <w:rPr>
          <w:lang w:val="en-GB" w:eastAsia="en-GB"/>
        </w:rPr>
        <w:t> </w:t>
      </w:r>
      <w:r w:rsidR="00047CA9" w:rsidRPr="00047CA9">
        <w:rPr>
          <w:lang w:val="en-GB" w:eastAsia="en-GB"/>
        </w:rPr>
        <w:t>a session using the reserved name</w:t>
      </w:r>
      <w:r w:rsidR="00536329">
        <w:rPr>
          <w:lang w:val="en-GB" w:eastAsia="en-GB"/>
        </w:rPr>
        <w:t>:</w:t>
      </w:r>
    </w:p>
    <w:p w14:paraId="48275E23" w14:textId="77777777" w:rsidR="00047CA9" w:rsidRPr="00047CA9" w:rsidRDefault="00047CA9" w:rsidP="00047CA9">
      <w:pPr>
        <w:pStyle w:val="CodePACKT"/>
      </w:pPr>
    </w:p>
    <w:p w14:paraId="7055A914" w14:textId="16AB63FB" w:rsidR="00047CA9" w:rsidRPr="00047CA9" w:rsidRDefault="00047CA9" w:rsidP="00047CA9">
      <w:pPr>
        <w:pStyle w:val="CodePACKT"/>
      </w:pPr>
      <w:r w:rsidRPr="00047CA9">
        <w:t>$S1 = New-</w:t>
      </w:r>
      <w:proofErr w:type="spellStart"/>
      <w:r w:rsidRPr="00047CA9">
        <w:t>PSSession</w:t>
      </w:r>
      <w:proofErr w:type="spellEnd"/>
      <w:r w:rsidRPr="00047CA9">
        <w:t> -Name </w:t>
      </w:r>
      <w:proofErr w:type="spellStart"/>
      <w:r w:rsidRPr="00047CA9">
        <w:t>WinPSCompatSession</w:t>
      </w:r>
      <w:proofErr w:type="spellEnd"/>
      <w:r w:rsidRPr="00047CA9">
        <w:t> -ComputerName SRV1</w:t>
      </w:r>
    </w:p>
    <w:p w14:paraId="21444633" w14:textId="77777777" w:rsidR="00047CA9" w:rsidRPr="00047CA9" w:rsidRDefault="00047CA9" w:rsidP="00047CA9">
      <w:pPr>
        <w:pStyle w:val="CodePACKT"/>
      </w:pPr>
    </w:p>
    <w:p w14:paraId="5345D596" w14:textId="4470DA40" w:rsidR="00047CA9" w:rsidRPr="00047CA9" w:rsidRDefault="00047CA9" w:rsidP="00047CA9">
      <w:pPr>
        <w:pStyle w:val="NumberedBulletPACKT"/>
        <w:rPr>
          <w:color w:val="333333"/>
          <w:lang w:val="en-GB" w:eastAsia="en-GB"/>
        </w:rPr>
      </w:pPr>
      <w:r w:rsidRPr="00047CA9">
        <w:rPr>
          <w:lang w:val="en-GB" w:eastAsia="en-GB"/>
        </w:rPr>
        <w:t>Get</w:t>
      </w:r>
      <w:r w:rsidR="00F6635C">
        <w:rPr>
          <w:lang w:val="en-GB" w:eastAsia="en-GB"/>
        </w:rPr>
        <w:t>ting</w:t>
      </w:r>
      <w:r w:rsidRPr="00047CA9">
        <w:rPr>
          <w:lang w:val="en-GB" w:eastAsia="en-GB"/>
        </w:rPr>
        <w:t> loaded modules in </w:t>
      </w:r>
      <w:r>
        <w:rPr>
          <w:lang w:val="en-GB" w:eastAsia="en-GB"/>
        </w:rPr>
        <w:t xml:space="preserve">the </w:t>
      </w:r>
      <w:r w:rsidRPr="00047CA9">
        <w:rPr>
          <w:lang w:val="en-GB" w:eastAsia="en-GB"/>
        </w:rPr>
        <w:t>remote session</w:t>
      </w:r>
      <w:r w:rsidR="00536329">
        <w:rPr>
          <w:lang w:val="en-GB" w:eastAsia="en-GB"/>
        </w:rPr>
        <w:t>:</w:t>
      </w:r>
    </w:p>
    <w:p w14:paraId="48180D4E" w14:textId="77777777" w:rsidR="00047CA9" w:rsidRPr="00047CA9" w:rsidRDefault="00047CA9" w:rsidP="00047CA9">
      <w:pPr>
        <w:pStyle w:val="CodePACKT"/>
      </w:pPr>
    </w:p>
    <w:p w14:paraId="391FCB23" w14:textId="2DE1BCE3" w:rsidR="00047CA9" w:rsidRPr="00047CA9" w:rsidRDefault="00047CA9" w:rsidP="00047CA9">
      <w:pPr>
        <w:pStyle w:val="CodePACKT"/>
      </w:pPr>
      <w:r w:rsidRPr="00047CA9">
        <w:t>Invoke-Command -Session $S1 -</w:t>
      </w:r>
      <w:proofErr w:type="spellStart"/>
      <w:r w:rsidRPr="00047CA9">
        <w:t>ScriptBlock</w:t>
      </w:r>
      <w:proofErr w:type="spellEnd"/>
      <w:r w:rsidRPr="00047CA9">
        <w:t> {Get-Module}</w:t>
      </w:r>
    </w:p>
    <w:p w14:paraId="13C0C9EC" w14:textId="77777777" w:rsidR="00047CA9" w:rsidRPr="00047CA9" w:rsidRDefault="00047CA9" w:rsidP="00047CA9">
      <w:pPr>
        <w:pStyle w:val="CodePACKT"/>
      </w:pPr>
    </w:p>
    <w:p w14:paraId="660F0BCB" w14:textId="5FD737DE" w:rsidR="00047CA9" w:rsidRPr="00047CA9" w:rsidRDefault="00047CA9" w:rsidP="00047CA9">
      <w:pPr>
        <w:pStyle w:val="NumberedBulletPACKT"/>
        <w:rPr>
          <w:color w:val="333333"/>
          <w:lang w:val="en-GB" w:eastAsia="en-GB"/>
        </w:rPr>
      </w:pPr>
      <w:r w:rsidRPr="00047CA9">
        <w:rPr>
          <w:lang w:val="en-GB" w:eastAsia="en-GB"/>
        </w:rPr>
        <w:t>Load</w:t>
      </w:r>
      <w:r w:rsidR="00F6635C">
        <w:rPr>
          <w:lang w:val="en-GB" w:eastAsia="en-GB"/>
        </w:rPr>
        <w:t>ing</w:t>
      </w:r>
      <w:r>
        <w:rPr>
          <w:lang w:val="en-GB" w:eastAsia="en-GB"/>
        </w:rPr>
        <w:t xml:space="preserve"> the</w:t>
      </w:r>
      <w:r w:rsidRPr="00047CA9">
        <w:rPr>
          <w:lang w:val="en-GB" w:eastAsia="en-GB"/>
        </w:rPr>
        <w:t> </w:t>
      </w:r>
      <w:proofErr w:type="spellStart"/>
      <w:r w:rsidRPr="00047CA9">
        <w:rPr>
          <w:rStyle w:val="CodeInTextPACKT"/>
        </w:rPr>
        <w:t>ServerMan</w:t>
      </w:r>
      <w:r w:rsidR="00F36671">
        <w:rPr>
          <w:rStyle w:val="CodeInTextPACKT"/>
        </w:rPr>
        <w:t>a</w:t>
      </w:r>
      <w:r w:rsidRPr="00047CA9">
        <w:rPr>
          <w:rStyle w:val="CodeInTextPACKT"/>
        </w:rPr>
        <w:t>ger</w:t>
      </w:r>
      <w:proofErr w:type="spellEnd"/>
      <w:r w:rsidRPr="00047CA9">
        <w:rPr>
          <w:lang w:val="en-GB" w:eastAsia="en-GB"/>
        </w:rPr>
        <w:t> module in</w:t>
      </w:r>
      <w:r>
        <w:rPr>
          <w:lang w:val="en-GB" w:eastAsia="en-GB"/>
        </w:rPr>
        <w:t xml:space="preserve"> the</w:t>
      </w:r>
      <w:r w:rsidRPr="00047CA9">
        <w:rPr>
          <w:lang w:val="en-GB" w:eastAsia="en-GB"/>
        </w:rPr>
        <w:t> remote session</w:t>
      </w:r>
      <w:r w:rsidR="00536329">
        <w:rPr>
          <w:lang w:val="en-GB" w:eastAsia="en-GB"/>
        </w:rPr>
        <w:t>:</w:t>
      </w:r>
    </w:p>
    <w:p w14:paraId="29C9466E" w14:textId="77777777" w:rsidR="00047CA9" w:rsidRPr="00047CA9" w:rsidRDefault="00047CA9" w:rsidP="00047CA9">
      <w:pPr>
        <w:pStyle w:val="CodePACKT"/>
        <w:rPr>
          <w:rStyle w:val="CodeInTextPACKT"/>
          <w:color w:val="7030A0"/>
        </w:rPr>
      </w:pPr>
    </w:p>
    <w:p w14:paraId="6A445943" w14:textId="5DC3560E" w:rsidR="00047CA9" w:rsidRPr="00047CA9" w:rsidRDefault="00047CA9" w:rsidP="00047CA9">
      <w:pPr>
        <w:pStyle w:val="CodePACKT"/>
      </w:pPr>
      <w:r w:rsidRPr="00047CA9">
        <w:t>Import-Module -Name ServerManager -WarningAction SilentlyContinue |</w:t>
      </w:r>
    </w:p>
    <w:p w14:paraId="5B215C78" w14:textId="77777777" w:rsidR="00047CA9" w:rsidRPr="00047CA9" w:rsidRDefault="00047CA9" w:rsidP="00047CA9">
      <w:pPr>
        <w:pStyle w:val="CodePACKT"/>
      </w:pPr>
      <w:r w:rsidRPr="00047CA9">
        <w:t>  Out-Null</w:t>
      </w:r>
    </w:p>
    <w:p w14:paraId="29E54E79" w14:textId="77777777" w:rsidR="00047CA9" w:rsidRPr="00047CA9" w:rsidRDefault="00047CA9" w:rsidP="00047CA9">
      <w:pPr>
        <w:pStyle w:val="CodePACKT"/>
      </w:pPr>
    </w:p>
    <w:p w14:paraId="5D003A7E" w14:textId="3871A377" w:rsidR="00047CA9" w:rsidRPr="00047CA9" w:rsidRDefault="00047CA9" w:rsidP="00047CA9">
      <w:pPr>
        <w:pStyle w:val="NumberedBulletPACKT"/>
        <w:rPr>
          <w:color w:val="333333"/>
          <w:lang w:val="en-GB" w:eastAsia="en-GB"/>
        </w:rPr>
      </w:pPr>
      <w:r w:rsidRPr="00047CA9">
        <w:rPr>
          <w:lang w:val="en-GB" w:eastAsia="en-GB"/>
        </w:rPr>
        <w:t>Get</w:t>
      </w:r>
      <w:r w:rsidR="00F6635C">
        <w:rPr>
          <w:lang w:val="en-GB" w:eastAsia="en-GB"/>
        </w:rPr>
        <w:t>ting</w:t>
      </w:r>
      <w:r w:rsidRPr="00047CA9">
        <w:rPr>
          <w:lang w:val="en-GB" w:eastAsia="en-GB"/>
        </w:rPr>
        <w:t> loaded modules in </w:t>
      </w:r>
      <w:r w:rsidR="00196806">
        <w:rPr>
          <w:lang w:val="en-GB" w:eastAsia="en-GB"/>
        </w:rPr>
        <w:t xml:space="preserve">the </w:t>
      </w:r>
      <w:r w:rsidRPr="00047CA9">
        <w:rPr>
          <w:lang w:val="en-GB" w:eastAsia="en-GB"/>
        </w:rPr>
        <w:t>remote session</w:t>
      </w:r>
      <w:r w:rsidR="00D00845">
        <w:rPr>
          <w:lang w:val="en-GB" w:eastAsia="en-GB"/>
        </w:rPr>
        <w:t>:</w:t>
      </w:r>
    </w:p>
    <w:p w14:paraId="69E7157A" w14:textId="77777777" w:rsidR="00047CA9" w:rsidRPr="00047CA9" w:rsidRDefault="00047CA9" w:rsidP="00047CA9">
      <w:pPr>
        <w:pStyle w:val="CodePACKT"/>
      </w:pPr>
    </w:p>
    <w:p w14:paraId="6CD0D900" w14:textId="65061EE3" w:rsidR="00047CA9" w:rsidRDefault="00047CA9" w:rsidP="00047CA9">
      <w:pPr>
        <w:pStyle w:val="CodePACKT"/>
      </w:pPr>
      <w:r w:rsidRPr="00047CA9">
        <w:t>Invoke-Command -Session $S1 -</w:t>
      </w:r>
      <w:proofErr w:type="spellStart"/>
      <w:r w:rsidRPr="00047CA9">
        <w:t>ScriptBlock</w:t>
      </w:r>
      <w:proofErr w:type="spellEnd"/>
      <w:r w:rsidRPr="00047CA9">
        <w:t> {Get-Module}</w:t>
      </w:r>
    </w:p>
    <w:p w14:paraId="2321BE0D" w14:textId="77777777" w:rsidR="00047CA9" w:rsidRPr="00047CA9" w:rsidRDefault="00047CA9" w:rsidP="00047CA9">
      <w:pPr>
        <w:pStyle w:val="CodePACKT"/>
      </w:pPr>
    </w:p>
    <w:p w14:paraId="6084C5AC" w14:textId="7A98E5D7" w:rsidR="00047CA9" w:rsidRPr="00047CA9" w:rsidRDefault="00F6635C" w:rsidP="00047CA9">
      <w:pPr>
        <w:pStyle w:val="NumberedBulletPACKT"/>
        <w:rPr>
          <w:color w:val="333333"/>
          <w:lang w:val="en-GB" w:eastAsia="en-GB"/>
        </w:rPr>
      </w:pPr>
      <w:r w:rsidRPr="00047CA9">
        <w:rPr>
          <w:lang w:val="en-GB" w:eastAsia="en-GB"/>
        </w:rPr>
        <w:t>Us</w:t>
      </w:r>
      <w:r>
        <w:rPr>
          <w:lang w:val="en-GB" w:eastAsia="en-GB"/>
        </w:rPr>
        <w:t>ing</w:t>
      </w:r>
      <w:r w:rsidRPr="00047CA9">
        <w:rPr>
          <w:lang w:val="en-GB" w:eastAsia="en-GB"/>
        </w:rPr>
        <w:t> </w:t>
      </w:r>
      <w:r w:rsidR="00047CA9" w:rsidRPr="00154D88">
        <w:rPr>
          <w:rFonts w:ascii="Lucida Console" w:hAnsi="Lucida Console"/>
          <w:color w:val="4472C4"/>
          <w:sz w:val="19"/>
          <w:szCs w:val="19"/>
          <w:lang w:val="en-GB" w:eastAsia="en-GB"/>
        </w:rPr>
        <w:t>Get-Window</w:t>
      </w:r>
      <w:r w:rsidR="00154D88">
        <w:rPr>
          <w:rFonts w:ascii="Lucida Console" w:hAnsi="Lucida Console"/>
          <w:color w:val="4472C4"/>
          <w:sz w:val="19"/>
          <w:szCs w:val="19"/>
          <w:lang w:val="en-GB" w:eastAsia="en-GB"/>
        </w:rPr>
        <w:t>sFeature</w:t>
      </w:r>
      <w:r w:rsidR="00D00845">
        <w:rPr>
          <w:lang w:val="en-GB" w:eastAsia="en-GB"/>
        </w:rPr>
        <w:t>:</w:t>
      </w:r>
    </w:p>
    <w:p w14:paraId="75AD1C7E" w14:textId="77777777" w:rsidR="00047CA9" w:rsidRPr="00047CA9" w:rsidRDefault="00047CA9" w:rsidP="00047CA9">
      <w:pPr>
        <w:pStyle w:val="CodePACKT"/>
      </w:pPr>
    </w:p>
    <w:p w14:paraId="60A0463A" w14:textId="5EF4F021" w:rsidR="00047CA9" w:rsidRPr="00047CA9" w:rsidRDefault="00047CA9" w:rsidP="00047CA9">
      <w:pPr>
        <w:pStyle w:val="CodePACKT"/>
      </w:pPr>
      <w:r w:rsidRPr="00047CA9">
        <w:t>Get-WindowsFeature -Name PowerShell</w:t>
      </w:r>
    </w:p>
    <w:p w14:paraId="7FB30ABD" w14:textId="77777777" w:rsidR="00047CA9" w:rsidRPr="00047CA9" w:rsidRDefault="00047CA9" w:rsidP="00047CA9">
      <w:pPr>
        <w:pStyle w:val="CodePACKT"/>
      </w:pPr>
    </w:p>
    <w:p w14:paraId="12AFF58A" w14:textId="1DDBB937" w:rsidR="00047CA9" w:rsidRPr="00047CA9" w:rsidRDefault="00F6635C" w:rsidP="00047CA9">
      <w:pPr>
        <w:pStyle w:val="NumberedBulletPACKT"/>
        <w:rPr>
          <w:color w:val="333333"/>
          <w:lang w:val="en-GB" w:eastAsia="en-GB"/>
        </w:rPr>
      </w:pPr>
      <w:r w:rsidRPr="00047CA9">
        <w:rPr>
          <w:lang w:val="en-GB" w:eastAsia="en-GB"/>
        </w:rPr>
        <w:t>Clos</w:t>
      </w:r>
      <w:r w:rsidR="00D80DB1">
        <w:rPr>
          <w:lang w:val="en-GB" w:eastAsia="en-GB"/>
        </w:rPr>
        <w:t>ing</w:t>
      </w:r>
      <w:r w:rsidRPr="00047CA9">
        <w:rPr>
          <w:lang w:val="en-GB" w:eastAsia="en-GB"/>
        </w:rPr>
        <w:t> </w:t>
      </w:r>
      <w:r w:rsidR="00047CA9" w:rsidRPr="00047CA9">
        <w:rPr>
          <w:lang w:val="en-GB" w:eastAsia="en-GB"/>
        </w:rPr>
        <w:t>remoting sessions and removing module from current PS7 session</w:t>
      </w:r>
      <w:r w:rsidR="003D4AC2">
        <w:rPr>
          <w:lang w:val="en-GB" w:eastAsia="en-GB"/>
        </w:rPr>
        <w:t>:</w:t>
      </w:r>
    </w:p>
    <w:p w14:paraId="3CDA13F5" w14:textId="77777777" w:rsidR="00047CA9" w:rsidRPr="00047CA9" w:rsidRDefault="00047CA9" w:rsidP="00047CA9">
      <w:pPr>
        <w:pStyle w:val="CodePACKT"/>
      </w:pPr>
    </w:p>
    <w:p w14:paraId="036B72CC" w14:textId="3CDBC00A" w:rsidR="00047CA9" w:rsidRPr="00047CA9" w:rsidRDefault="00047CA9" w:rsidP="00047CA9">
      <w:pPr>
        <w:pStyle w:val="CodePACKT"/>
      </w:pPr>
      <w:r w:rsidRPr="00047CA9">
        <w:t>Get-</w:t>
      </w:r>
      <w:proofErr w:type="spellStart"/>
      <w:r w:rsidRPr="00047CA9">
        <w:t>PSSession</w:t>
      </w:r>
      <w:proofErr w:type="spellEnd"/>
      <w:r w:rsidR="00C5796E">
        <w:t xml:space="preserve"> </w:t>
      </w:r>
      <w:r w:rsidRPr="00047CA9">
        <w:t>| Remove-</w:t>
      </w:r>
      <w:proofErr w:type="spellStart"/>
      <w:r w:rsidRPr="00047CA9">
        <w:t>PSSession</w:t>
      </w:r>
      <w:proofErr w:type="spellEnd"/>
    </w:p>
    <w:p w14:paraId="4C1FB069" w14:textId="77777777" w:rsidR="00047CA9" w:rsidRPr="00047CA9" w:rsidRDefault="00047CA9" w:rsidP="00047CA9">
      <w:pPr>
        <w:pStyle w:val="CodePACKT"/>
      </w:pPr>
      <w:r w:rsidRPr="00047CA9">
        <w:t>Get-Module -Name </w:t>
      </w:r>
      <w:proofErr w:type="spellStart"/>
      <w:r w:rsidRPr="00047CA9">
        <w:t>ServerManager</w:t>
      </w:r>
      <w:proofErr w:type="spellEnd"/>
      <w:r w:rsidRPr="00047CA9">
        <w:t> | Remove-Module</w:t>
      </w:r>
    </w:p>
    <w:p w14:paraId="76BF7DBD" w14:textId="77777777" w:rsidR="00047CA9" w:rsidRPr="00047CA9" w:rsidRDefault="00047CA9" w:rsidP="00047CA9">
      <w:pPr>
        <w:pStyle w:val="CodePACKT"/>
      </w:pPr>
    </w:p>
    <w:p w14:paraId="2B47B472" w14:textId="115D452E" w:rsidR="00047CA9" w:rsidRPr="00047CA9" w:rsidRDefault="00F6635C" w:rsidP="00047CA9">
      <w:pPr>
        <w:pStyle w:val="NumberedBulletPACKT"/>
        <w:rPr>
          <w:color w:val="333333"/>
          <w:lang w:val="en-GB" w:eastAsia="en-GB"/>
        </w:rPr>
      </w:pPr>
      <w:r w:rsidRPr="00047CA9">
        <w:rPr>
          <w:lang w:val="en-GB" w:eastAsia="en-GB"/>
        </w:rPr>
        <w:t>Creat</w:t>
      </w:r>
      <w:r>
        <w:rPr>
          <w:lang w:val="en-GB" w:eastAsia="en-GB"/>
        </w:rPr>
        <w:t>ing</w:t>
      </w:r>
      <w:r w:rsidRPr="00047CA9">
        <w:rPr>
          <w:lang w:val="en-GB" w:eastAsia="en-GB"/>
        </w:rPr>
        <w:t> </w:t>
      </w:r>
      <w:r w:rsidR="00047CA9" w:rsidRPr="00047CA9">
        <w:rPr>
          <w:lang w:val="en-GB" w:eastAsia="en-GB"/>
        </w:rPr>
        <w:t>a default compatibility remoting session</w:t>
      </w:r>
      <w:r w:rsidR="003D4AC2">
        <w:rPr>
          <w:lang w:val="en-GB" w:eastAsia="en-GB"/>
        </w:rPr>
        <w:t>:</w:t>
      </w:r>
    </w:p>
    <w:p w14:paraId="4744D6CB" w14:textId="77777777" w:rsidR="00047CA9" w:rsidRPr="00047CA9" w:rsidRDefault="00047CA9" w:rsidP="00047CA9">
      <w:pPr>
        <w:pStyle w:val="CodePACKT"/>
      </w:pPr>
    </w:p>
    <w:p w14:paraId="78E24BC2" w14:textId="464E5CA4" w:rsidR="00047CA9" w:rsidRPr="00047CA9" w:rsidRDefault="00047CA9" w:rsidP="00047CA9">
      <w:pPr>
        <w:pStyle w:val="CodePACKT"/>
      </w:pPr>
      <w:r w:rsidRPr="00047CA9">
        <w:t>Import-Module -Name ServerManager -WarningAction SilentlyContinue</w:t>
      </w:r>
    </w:p>
    <w:p w14:paraId="1C814338" w14:textId="77777777" w:rsidR="00047CA9" w:rsidRPr="00047CA9" w:rsidRDefault="00047CA9" w:rsidP="00047CA9">
      <w:pPr>
        <w:pStyle w:val="CodePACKT"/>
      </w:pPr>
    </w:p>
    <w:p w14:paraId="25FC8AFF" w14:textId="5E48B1B7" w:rsidR="00047CA9" w:rsidRPr="00047CA9" w:rsidRDefault="00047CA9" w:rsidP="00047CA9">
      <w:pPr>
        <w:pStyle w:val="NumberedBulletPACKT"/>
        <w:rPr>
          <w:color w:val="333333"/>
          <w:lang w:val="en-GB" w:eastAsia="en-GB"/>
        </w:rPr>
      </w:pPr>
      <w:r w:rsidRPr="00047CA9">
        <w:rPr>
          <w:lang w:val="en-GB" w:eastAsia="en-GB"/>
        </w:rPr>
        <w:t>Get</w:t>
      </w:r>
      <w:r w:rsidR="00F6635C">
        <w:rPr>
          <w:lang w:val="en-GB" w:eastAsia="en-GB"/>
        </w:rPr>
        <w:t>ting</w:t>
      </w:r>
      <w:r w:rsidRPr="00047CA9">
        <w:rPr>
          <w:lang w:val="en-GB" w:eastAsia="en-GB"/>
        </w:rPr>
        <w:t> the new remoting session</w:t>
      </w:r>
      <w:r w:rsidR="003D4AC2">
        <w:rPr>
          <w:lang w:val="en-GB" w:eastAsia="en-GB"/>
        </w:rPr>
        <w:t>:</w:t>
      </w:r>
    </w:p>
    <w:p w14:paraId="2CC49F27" w14:textId="77777777" w:rsidR="00047CA9" w:rsidRPr="00047CA9" w:rsidRDefault="00047CA9" w:rsidP="00047CA9">
      <w:pPr>
        <w:pStyle w:val="CodePACKT"/>
      </w:pPr>
    </w:p>
    <w:p w14:paraId="646D0F55" w14:textId="454BEEC9" w:rsidR="00047CA9" w:rsidRPr="00047CA9" w:rsidRDefault="00047CA9" w:rsidP="00047CA9">
      <w:pPr>
        <w:pStyle w:val="CodePACKT"/>
      </w:pPr>
      <w:r w:rsidRPr="00047CA9">
        <w:t>$S2 = Get-</w:t>
      </w:r>
      <w:proofErr w:type="spellStart"/>
      <w:r w:rsidRPr="00047CA9">
        <w:t>P</w:t>
      </w:r>
      <w:r w:rsidR="00C5796E">
        <w:t>SS</w:t>
      </w:r>
      <w:r w:rsidRPr="00047CA9">
        <w:t>ession</w:t>
      </w:r>
      <w:proofErr w:type="spellEnd"/>
      <w:r w:rsidRPr="00047CA9">
        <w:t> -Name </w:t>
      </w:r>
      <w:r w:rsidR="00054AD1">
        <w:t>'</w:t>
      </w:r>
      <w:proofErr w:type="spellStart"/>
      <w:r w:rsidRPr="00047CA9">
        <w:t>WinPSCompatSession</w:t>
      </w:r>
      <w:proofErr w:type="spellEnd"/>
      <w:r w:rsidR="00054AD1">
        <w:t>'</w:t>
      </w:r>
    </w:p>
    <w:p w14:paraId="46F220A5" w14:textId="77777777" w:rsidR="00047CA9" w:rsidRPr="00047CA9" w:rsidRDefault="00047CA9" w:rsidP="00047CA9">
      <w:pPr>
        <w:pStyle w:val="CodePACKT"/>
      </w:pPr>
      <w:r w:rsidRPr="00047CA9">
        <w:t>$S2</w:t>
      </w:r>
    </w:p>
    <w:p w14:paraId="51DB41F1" w14:textId="77777777" w:rsidR="00047CA9" w:rsidRPr="00047CA9" w:rsidRDefault="00047CA9" w:rsidP="00047CA9">
      <w:pPr>
        <w:pStyle w:val="CodePACKT"/>
      </w:pPr>
    </w:p>
    <w:p w14:paraId="637D98E2" w14:textId="4233B327" w:rsidR="00047CA9" w:rsidRPr="00047CA9" w:rsidRDefault="00F6635C" w:rsidP="00047CA9">
      <w:pPr>
        <w:pStyle w:val="NumberedBulletPACKT"/>
        <w:rPr>
          <w:color w:val="333333"/>
          <w:lang w:val="en-GB" w:eastAsia="en-GB"/>
        </w:rPr>
      </w:pPr>
      <w:r w:rsidRPr="00047CA9">
        <w:rPr>
          <w:lang w:val="en-GB" w:eastAsia="en-GB"/>
        </w:rPr>
        <w:lastRenderedPageBreak/>
        <w:t>Examin</w:t>
      </w:r>
      <w:r>
        <w:rPr>
          <w:lang w:val="en-GB" w:eastAsia="en-GB"/>
        </w:rPr>
        <w:t>ing</w:t>
      </w:r>
      <w:r w:rsidRPr="00047CA9">
        <w:rPr>
          <w:lang w:val="en-GB" w:eastAsia="en-GB"/>
        </w:rPr>
        <w:t> </w:t>
      </w:r>
      <w:r w:rsidR="00047CA9" w:rsidRPr="00047CA9">
        <w:rPr>
          <w:lang w:val="en-GB" w:eastAsia="en-GB"/>
        </w:rPr>
        <w:t>modules in </w:t>
      </w:r>
      <w:proofErr w:type="spellStart"/>
      <w:r w:rsidR="00047CA9" w:rsidRPr="00C5796E">
        <w:rPr>
          <w:rStyle w:val="CodeInTextPACKT"/>
        </w:rPr>
        <w:t>WinPSCompatSession</w:t>
      </w:r>
      <w:proofErr w:type="spellEnd"/>
      <w:r w:rsidR="003D4AC2">
        <w:rPr>
          <w:lang w:val="en-GB" w:eastAsia="en-GB"/>
        </w:rPr>
        <w:t>:</w:t>
      </w:r>
    </w:p>
    <w:p w14:paraId="69F97145" w14:textId="77777777" w:rsidR="00047CA9" w:rsidRPr="00047CA9" w:rsidRDefault="00047CA9" w:rsidP="00047CA9">
      <w:pPr>
        <w:pStyle w:val="CodePACKT"/>
      </w:pPr>
    </w:p>
    <w:p w14:paraId="645F0A3D" w14:textId="532267EB" w:rsidR="00047CA9" w:rsidRPr="00047CA9" w:rsidRDefault="00047CA9" w:rsidP="00047CA9">
      <w:pPr>
        <w:pStyle w:val="CodePACKT"/>
      </w:pPr>
      <w:r w:rsidRPr="00047CA9">
        <w:t>Invoke-Command -Session $S2 -</w:t>
      </w:r>
      <w:proofErr w:type="spellStart"/>
      <w:r w:rsidRPr="00047CA9">
        <w:t>ScriptBlock</w:t>
      </w:r>
      <w:proofErr w:type="spellEnd"/>
      <w:r w:rsidRPr="00047CA9">
        <w:t> {Get-Module}</w:t>
      </w:r>
    </w:p>
    <w:p w14:paraId="2D18B4D5" w14:textId="77777777" w:rsidR="00047CA9" w:rsidRPr="00047CA9" w:rsidRDefault="00047CA9" w:rsidP="00047CA9">
      <w:pPr>
        <w:pStyle w:val="CodePACKT"/>
      </w:pPr>
    </w:p>
    <w:p w14:paraId="11E31D41" w14:textId="1D3D18D5" w:rsidR="00365B21" w:rsidRDefault="00365B21" w:rsidP="00365B21">
      <w:pPr>
        <w:pStyle w:val="Heading2"/>
        <w:numPr>
          <w:ilvl w:val="1"/>
          <w:numId w:val="3"/>
        </w:numPr>
        <w:tabs>
          <w:tab w:val="left" w:pos="0"/>
        </w:tabs>
      </w:pPr>
      <w:r>
        <w:t>How it works...</w:t>
      </w:r>
    </w:p>
    <w:p w14:paraId="4BEE5642" w14:textId="546CB6E8" w:rsidR="00047CA9" w:rsidRDefault="00047CA9" w:rsidP="00047CA9">
      <w:pPr>
        <w:pStyle w:val="NormalPACKT"/>
        <w:rPr>
          <w:lang w:val="en-GB"/>
        </w:rPr>
      </w:pPr>
      <w:r>
        <w:rPr>
          <w:lang w:val="en-GB"/>
        </w:rPr>
        <w:t xml:space="preserve">In </w:t>
      </w:r>
      <w:r w:rsidRPr="00047CA9">
        <w:rPr>
          <w:rStyle w:val="ItalicsPACKT"/>
        </w:rPr>
        <w:t>step 1</w:t>
      </w:r>
      <w:r>
        <w:rPr>
          <w:lang w:val="en-GB"/>
        </w:rPr>
        <w:t xml:space="preserve">, you create a new remoting session using the session name </w:t>
      </w:r>
      <w:proofErr w:type="spellStart"/>
      <w:r w:rsidRPr="00047CA9">
        <w:rPr>
          <w:rStyle w:val="CodeInTextPACKT"/>
        </w:rPr>
        <w:t>WinPSCompatSession</w:t>
      </w:r>
      <w:proofErr w:type="spellEnd"/>
      <w:r>
        <w:rPr>
          <w:lang w:val="en-GB"/>
        </w:rPr>
        <w:t xml:space="preserve">. This step </w:t>
      </w:r>
      <w:r w:rsidR="0064758F">
        <w:rPr>
          <w:lang w:val="en-GB"/>
        </w:rPr>
        <w:t>produces</w:t>
      </w:r>
      <w:r>
        <w:rPr>
          <w:lang w:val="en-GB"/>
        </w:rPr>
        <w:t xml:space="preserve"> no output, but it does create a remoting session to a Windows PowerShell endpoint. PowerShell 7 holds the name of the endpoint which </w:t>
      </w:r>
      <w:r w:rsidRPr="00047CA9">
        <w:rPr>
          <w:rStyle w:val="CodeInTextPACKT"/>
        </w:rPr>
        <w:t>New-</w:t>
      </w:r>
      <w:proofErr w:type="spellStart"/>
      <w:r w:rsidRPr="00047CA9">
        <w:rPr>
          <w:rStyle w:val="CodeInTextPACKT"/>
        </w:rPr>
        <w:t>PSSes</w:t>
      </w:r>
      <w:r w:rsidR="00A46195">
        <w:rPr>
          <w:rStyle w:val="CodeInTextPACKT"/>
        </w:rPr>
        <w:t>s</w:t>
      </w:r>
      <w:r w:rsidRPr="00047CA9">
        <w:rPr>
          <w:rStyle w:val="CodeInTextPACKT"/>
        </w:rPr>
        <w:t>ion</w:t>
      </w:r>
      <w:proofErr w:type="spellEnd"/>
      <w:r>
        <w:rPr>
          <w:lang w:val="en-GB"/>
        </w:rPr>
        <w:t xml:space="preserve"> uses</w:t>
      </w:r>
      <w:r w:rsidR="009B1D23">
        <w:rPr>
          <w:lang w:val="en-GB"/>
        </w:rPr>
        <w:t xml:space="preserve">, </w:t>
      </w:r>
      <w:r>
        <w:rPr>
          <w:lang w:val="en-GB"/>
        </w:rPr>
        <w:t xml:space="preserve">unless you </w:t>
      </w:r>
      <w:r w:rsidR="00A46195">
        <w:rPr>
          <w:lang w:val="en-GB"/>
        </w:rPr>
        <w:t xml:space="preserve">use the parameter </w:t>
      </w:r>
      <w:r w:rsidR="00A46195" w:rsidRPr="00A747EE">
        <w:rPr>
          <w:rStyle w:val="CodeInTextPACKT"/>
        </w:rPr>
        <w:t>-</w:t>
      </w:r>
      <w:proofErr w:type="spellStart"/>
      <w:r w:rsidR="00A46195" w:rsidRPr="00A747EE">
        <w:rPr>
          <w:rStyle w:val="CodeInTextPACKT"/>
        </w:rPr>
        <w:t>ConfigurationName</w:t>
      </w:r>
      <w:proofErr w:type="spellEnd"/>
      <w:r w:rsidR="00A46195" w:rsidRPr="00A747EE">
        <w:t xml:space="preserve"> </w:t>
      </w:r>
      <w:r w:rsidR="00A46195">
        <w:rPr>
          <w:lang w:val="en-GB"/>
        </w:rPr>
        <w:t xml:space="preserve">to </w:t>
      </w:r>
      <w:r>
        <w:rPr>
          <w:lang w:val="en-GB"/>
        </w:rPr>
        <w:t>specify an alternate configuration name when you create the new remoting session.</w:t>
      </w:r>
    </w:p>
    <w:p w14:paraId="3CEB549F" w14:textId="0087B51F" w:rsidR="00047CA9" w:rsidRDefault="00047CA9" w:rsidP="00047CA9">
      <w:pPr>
        <w:pStyle w:val="NormalPACKT"/>
        <w:rPr>
          <w:lang w:val="en-GB"/>
        </w:rPr>
      </w:pPr>
      <w:r>
        <w:rPr>
          <w:lang w:val="en-GB"/>
        </w:rPr>
        <w:t xml:space="preserve">In </w:t>
      </w:r>
      <w:r w:rsidRPr="00047CA9">
        <w:rPr>
          <w:rStyle w:val="ItalicsPACKT"/>
        </w:rPr>
        <w:t>step 2</w:t>
      </w:r>
      <w:r>
        <w:rPr>
          <w:lang w:val="en-GB"/>
        </w:rPr>
        <w:t xml:space="preserve">, you run the </w:t>
      </w:r>
      <w:r w:rsidRPr="00047CA9">
        <w:rPr>
          <w:rStyle w:val="CodeInTextPACKT"/>
        </w:rPr>
        <w:t>Get-Module</w:t>
      </w:r>
      <w:r>
        <w:rPr>
          <w:lang w:val="en-GB"/>
        </w:rPr>
        <w:t xml:space="preserve"> cmdlet to return the modules currently loaded in the remoting session you established in </w:t>
      </w:r>
      <w:r w:rsidRPr="00047CA9">
        <w:rPr>
          <w:rStyle w:val="ItalicsPACKT"/>
        </w:rPr>
        <w:t>step 1</w:t>
      </w:r>
      <w:r>
        <w:rPr>
          <w:lang w:val="en-GB"/>
        </w:rPr>
        <w:t>. PowerShell generates no</w:t>
      </w:r>
      <w:r w:rsidR="00E632D5">
        <w:rPr>
          <w:lang w:val="en-GB"/>
        </w:rPr>
        <w:t xml:space="preserve"> </w:t>
      </w:r>
      <w:r>
        <w:rPr>
          <w:lang w:val="en-GB"/>
        </w:rPr>
        <w:t>output for this step, indicating that there are no modules so far imported into the remoting session.</w:t>
      </w:r>
    </w:p>
    <w:p w14:paraId="7B2775AE" w14:textId="44495440" w:rsidR="00047CA9" w:rsidRDefault="00047CA9" w:rsidP="00047CA9">
      <w:pPr>
        <w:pStyle w:val="NormalPACKT"/>
        <w:rPr>
          <w:lang w:val="en-GB"/>
        </w:rPr>
      </w:pPr>
      <w:r>
        <w:rPr>
          <w:lang w:val="en-GB"/>
        </w:rPr>
        <w:t xml:space="preserve">With </w:t>
      </w:r>
      <w:r w:rsidRPr="00047CA9">
        <w:rPr>
          <w:rStyle w:val="ItalicsPACKT"/>
        </w:rPr>
        <w:t>step 3</w:t>
      </w:r>
      <w:r>
        <w:rPr>
          <w:lang w:val="en-GB"/>
        </w:rPr>
        <w:t xml:space="preserve">, you import the </w:t>
      </w:r>
      <w:proofErr w:type="spellStart"/>
      <w:r w:rsidRPr="003E38C6">
        <w:rPr>
          <w:rStyle w:val="CodeInTextPACKT"/>
        </w:rPr>
        <w:t>ServerManager</w:t>
      </w:r>
      <w:proofErr w:type="spellEnd"/>
      <w:r>
        <w:rPr>
          <w:lang w:val="en-GB"/>
        </w:rPr>
        <w:t xml:space="preserve"> module. Since this module is not compatible with PowerShell 7, PowerShell uses the Window PowerShell compatibility session you created earlier. </w:t>
      </w:r>
      <w:r w:rsidRPr="00047CA9">
        <w:rPr>
          <w:rStyle w:val="CodeInTextPACKT"/>
        </w:rPr>
        <w:t>Import-Module</w:t>
      </w:r>
      <w:r>
        <w:rPr>
          <w:lang w:val="en-GB"/>
        </w:rPr>
        <w:t xml:space="preserve"> only checks to see if there is an existing remoting session with the name </w:t>
      </w:r>
      <w:proofErr w:type="spellStart"/>
      <w:r w:rsidRPr="00047CA9">
        <w:rPr>
          <w:rStyle w:val="CodeInTextPACKT"/>
        </w:rPr>
        <w:t>WinPSCompatSession</w:t>
      </w:r>
      <w:proofErr w:type="spellEnd"/>
      <w:r>
        <w:rPr>
          <w:lang w:val="en-GB"/>
        </w:rPr>
        <w:t>. This step generates no output.</w:t>
      </w:r>
    </w:p>
    <w:p w14:paraId="42C42BB0" w14:textId="459F51D6" w:rsidR="00047CA9" w:rsidRDefault="00047CA9" w:rsidP="00047CA9">
      <w:pPr>
        <w:pStyle w:val="NormalPACKT"/>
        <w:rPr>
          <w:lang w:val="en-GB"/>
        </w:rPr>
      </w:pPr>
      <w:r>
        <w:rPr>
          <w:lang w:val="en-GB"/>
        </w:rPr>
        <w:t xml:space="preserve">In </w:t>
      </w:r>
      <w:r w:rsidRPr="00047CA9">
        <w:rPr>
          <w:rStyle w:val="ItalicsPACKT"/>
        </w:rPr>
        <w:t>step 4</w:t>
      </w:r>
      <w:r>
        <w:rPr>
          <w:lang w:val="en-GB"/>
        </w:rPr>
        <w:t>, you recheck the modules loaded into the remote session. As you can see in the output, this command discovers two module</w:t>
      </w:r>
      <w:r w:rsidR="00C5796E">
        <w:rPr>
          <w:lang w:val="en-GB"/>
        </w:rPr>
        <w:t>s</w:t>
      </w:r>
      <w:r>
        <w:rPr>
          <w:lang w:val="en-GB"/>
        </w:rPr>
        <w:t xml:space="preserve"> loaded in the remoting session, one of which is the </w:t>
      </w:r>
      <w:r w:rsidR="00C5796E">
        <w:rPr>
          <w:lang w:val="en-GB"/>
        </w:rPr>
        <w:t>Windows PowerShell</w:t>
      </w:r>
      <w:r>
        <w:rPr>
          <w:lang w:val="en-GB"/>
        </w:rPr>
        <w:t xml:space="preserve"> </w:t>
      </w:r>
      <w:proofErr w:type="spellStart"/>
      <w:r w:rsidRPr="00C5796E">
        <w:rPr>
          <w:rStyle w:val="CodeInTextPACKT"/>
        </w:rPr>
        <w:t>ServerManager</w:t>
      </w:r>
      <w:proofErr w:type="spellEnd"/>
      <w:r>
        <w:rPr>
          <w:lang w:val="en-GB"/>
        </w:rPr>
        <w:t xml:space="preserve"> module. The output from this step looks like this:</w:t>
      </w:r>
    </w:p>
    <w:p w14:paraId="1D616269" w14:textId="26E9FD31" w:rsidR="00047CA9" w:rsidRDefault="00C5796E" w:rsidP="002E340C">
      <w:pPr>
        <w:pStyle w:val="FigurePACKT"/>
      </w:pPr>
      <w:r>
        <w:drawing>
          <wp:inline distT="0" distB="0" distL="0" distR="0" wp14:anchorId="584108A3" wp14:editId="60C2807A">
            <wp:extent cx="5097196" cy="787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6498" cy="797928"/>
                    </a:xfrm>
                    <a:prstGeom prst="rect">
                      <a:avLst/>
                    </a:prstGeom>
                  </pic:spPr>
                </pic:pic>
              </a:graphicData>
            </a:graphic>
          </wp:inline>
        </w:drawing>
      </w:r>
    </w:p>
    <w:p w14:paraId="79A30B47" w14:textId="208446E0" w:rsidR="00205286" w:rsidRPr="004270FF" w:rsidRDefault="00205286" w:rsidP="00C97A50">
      <w:pPr>
        <w:pStyle w:val="FigurePACKT"/>
      </w:pPr>
      <w:r w:rsidRPr="004270FF">
        <w:t xml:space="preserve">Figure 3.35: </w:t>
      </w:r>
      <w:r w:rsidR="004270FF" w:rsidRPr="004270FF">
        <w:t>Getting loaded modules in the remote session</w:t>
      </w:r>
    </w:p>
    <w:p w14:paraId="368E3A34" w14:textId="094ACF70"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5</w:t>
      </w:r>
      <w:r>
        <w:rPr>
          <w:noProof/>
        </w:rPr>
        <w:t>.png</w:t>
      </w:r>
    </w:p>
    <w:p w14:paraId="112C4B15" w14:textId="245CB150" w:rsidR="00047CA9" w:rsidRDefault="00047CA9" w:rsidP="00047CA9">
      <w:pPr>
        <w:pStyle w:val="NormalPACKT"/>
        <w:rPr>
          <w:lang w:val="en-GB"/>
        </w:rPr>
      </w:pPr>
      <w:r>
        <w:rPr>
          <w:lang w:val="en-GB"/>
        </w:rPr>
        <w:t xml:space="preserve">In </w:t>
      </w:r>
      <w:r w:rsidRPr="00047CA9">
        <w:rPr>
          <w:rStyle w:val="ItalicsPACKT"/>
        </w:rPr>
        <w:t>step 5</w:t>
      </w:r>
      <w:r>
        <w:rPr>
          <w:lang w:val="en-GB"/>
        </w:rPr>
        <w:t xml:space="preserve">, you invoke </w:t>
      </w:r>
      <w:r w:rsidRPr="00047CA9">
        <w:rPr>
          <w:rStyle w:val="CodeInTextPACKT"/>
        </w:rPr>
        <w:t>Get-WindowsFeature</w:t>
      </w:r>
      <w:r>
        <w:rPr>
          <w:lang w:val="en-GB"/>
        </w:rPr>
        <w:t xml:space="preserve"> to discover the PowerShell feature. As you can see in the output, this feature is both available and installed in </w:t>
      </w:r>
      <w:r w:rsidRPr="00047CA9">
        <w:rPr>
          <w:rStyle w:val="CodeInTextPACKT"/>
        </w:rPr>
        <w:t>SRV1</w:t>
      </w:r>
      <w:r>
        <w:rPr>
          <w:lang w:val="en-GB"/>
        </w:rPr>
        <w:t>:</w:t>
      </w:r>
    </w:p>
    <w:p w14:paraId="61E16AAC" w14:textId="13CAC106" w:rsidR="00047CA9" w:rsidRDefault="00C5796E" w:rsidP="002E340C">
      <w:pPr>
        <w:pStyle w:val="FigurePACKT"/>
        <w:rPr>
          <w:lang w:val="en-GB"/>
        </w:rPr>
      </w:pPr>
      <w:r>
        <w:lastRenderedPageBreak/>
        <w:drawing>
          <wp:inline distT="0" distB="0" distL="0" distR="0" wp14:anchorId="3382F2B5" wp14:editId="6209C711">
            <wp:extent cx="2762250" cy="948957"/>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9713" cy="965263"/>
                    </a:xfrm>
                    <a:prstGeom prst="rect">
                      <a:avLst/>
                    </a:prstGeom>
                  </pic:spPr>
                </pic:pic>
              </a:graphicData>
            </a:graphic>
          </wp:inline>
        </w:drawing>
      </w:r>
    </w:p>
    <w:p w14:paraId="645BC291" w14:textId="43BAAD30" w:rsidR="00F967A6" w:rsidRPr="00F967A6" w:rsidRDefault="00F967A6" w:rsidP="00C97A50">
      <w:pPr>
        <w:pStyle w:val="FigurePACKT"/>
        <w:rPr>
          <w:lang w:val="en-GB"/>
        </w:rPr>
      </w:pPr>
      <w:r w:rsidRPr="00F967A6">
        <w:rPr>
          <w:lang w:val="en-GB"/>
        </w:rPr>
        <w:t>Figure 3.36: Invoking Get-WindowsFeature</w:t>
      </w:r>
    </w:p>
    <w:p w14:paraId="4557E12E" w14:textId="269645B4"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6</w:t>
      </w:r>
      <w:r>
        <w:rPr>
          <w:noProof/>
        </w:rPr>
        <w:t>.png</w:t>
      </w:r>
    </w:p>
    <w:p w14:paraId="37FF19D3" w14:textId="280DAC59" w:rsidR="00047CA9" w:rsidRPr="00047CA9" w:rsidRDefault="00047CA9" w:rsidP="00047CA9">
      <w:pPr>
        <w:pStyle w:val="NormalPACKT"/>
        <w:rPr>
          <w:lang w:val="en-GB"/>
        </w:rPr>
      </w:pPr>
      <w:r>
        <w:rPr>
          <w:lang w:val="en-GB"/>
        </w:rPr>
        <w:t xml:space="preserve">In </w:t>
      </w:r>
      <w:r w:rsidRPr="00047CA9">
        <w:rPr>
          <w:rStyle w:val="ItalicsPACKT"/>
        </w:rPr>
        <w:t>step 6</w:t>
      </w:r>
      <w:r>
        <w:rPr>
          <w:lang w:val="en-GB"/>
        </w:rPr>
        <w:t>, you close the remoting session that you created earlier in this recipe and remove all loaded modules. This step generates no output.</w:t>
      </w:r>
      <w:r w:rsidR="00C5796E">
        <w:rPr>
          <w:lang w:val="en-GB"/>
        </w:rPr>
        <w:t xml:space="preserve"> </w:t>
      </w:r>
      <w:r>
        <w:rPr>
          <w:lang w:val="en-GB"/>
        </w:rPr>
        <w:t xml:space="preserve">In </w:t>
      </w:r>
      <w:r w:rsidRPr="00047CA9">
        <w:rPr>
          <w:rStyle w:val="ItalicsPACKT"/>
        </w:rPr>
        <w:t>step 7</w:t>
      </w:r>
      <w:r>
        <w:rPr>
          <w:lang w:val="en-GB"/>
        </w:rPr>
        <w:t xml:space="preserve">, you import the (non-PowerShell 7 compatible) </w:t>
      </w:r>
      <w:proofErr w:type="spellStart"/>
      <w:r w:rsidRPr="00047CA9">
        <w:rPr>
          <w:rStyle w:val="CodeInTextPACKT"/>
        </w:rPr>
        <w:t>ServerMan</w:t>
      </w:r>
      <w:r w:rsidR="008E100A">
        <w:rPr>
          <w:rStyle w:val="CodeInTextPACKT"/>
        </w:rPr>
        <w:t>a</w:t>
      </w:r>
      <w:r w:rsidRPr="00047CA9">
        <w:rPr>
          <w:rStyle w:val="CodeInTextPACKT"/>
        </w:rPr>
        <w:t>ger</w:t>
      </w:r>
      <w:proofErr w:type="spellEnd"/>
      <w:r>
        <w:rPr>
          <w:lang w:val="en-GB"/>
        </w:rPr>
        <w:t xml:space="preserve"> module. As you have seen previously, this command creates a compatibility session, although there is no output from this step. </w:t>
      </w:r>
    </w:p>
    <w:p w14:paraId="50E60BFF" w14:textId="0526CED0" w:rsidR="00365B21" w:rsidRDefault="00047CA9" w:rsidP="00E57BB2">
      <w:pPr>
        <w:pStyle w:val="NumberedBulletPACKT"/>
        <w:numPr>
          <w:ilvl w:val="0"/>
          <w:numId w:val="0"/>
        </w:numPr>
        <w:tabs>
          <w:tab w:val="clear" w:pos="360"/>
        </w:tabs>
      </w:pPr>
      <w:r>
        <w:t xml:space="preserve">In </w:t>
      </w:r>
      <w:r w:rsidRPr="00047CA9">
        <w:rPr>
          <w:rStyle w:val="ItalicsPACKT"/>
        </w:rPr>
        <w:t>step 8</w:t>
      </w:r>
      <w:r>
        <w:t>, you get and then display the remoting session, which produces output like</w:t>
      </w:r>
      <w:r w:rsidR="002E340C">
        <w:t xml:space="preserve"> </w:t>
      </w:r>
      <w:r>
        <w:t>this:</w:t>
      </w:r>
    </w:p>
    <w:p w14:paraId="323A833B" w14:textId="5B605F94" w:rsidR="00047CA9" w:rsidRDefault="00C5796E" w:rsidP="00887105">
      <w:pPr>
        <w:pStyle w:val="FigurePACKT"/>
      </w:pPr>
      <w:r>
        <w:drawing>
          <wp:inline distT="0" distB="0" distL="0" distR="0" wp14:anchorId="166AB070" wp14:editId="3A67ACFD">
            <wp:extent cx="4924202" cy="906717"/>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2067" cy="915531"/>
                    </a:xfrm>
                    <a:prstGeom prst="rect">
                      <a:avLst/>
                    </a:prstGeom>
                  </pic:spPr>
                </pic:pic>
              </a:graphicData>
            </a:graphic>
          </wp:inline>
        </w:drawing>
      </w:r>
    </w:p>
    <w:p w14:paraId="1B3F9BD7" w14:textId="6967B05F" w:rsidR="00540D0A" w:rsidRPr="00540D0A" w:rsidRDefault="00540D0A" w:rsidP="00C97A50">
      <w:pPr>
        <w:pStyle w:val="FigurePACKT"/>
      </w:pPr>
      <w:r w:rsidRPr="00540D0A">
        <w:t>Figure 3.37: Getting loaded modules in the remote session</w:t>
      </w:r>
    </w:p>
    <w:p w14:paraId="5280C025" w14:textId="431BEF6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7</w:t>
      </w:r>
      <w:r>
        <w:rPr>
          <w:noProof/>
        </w:rPr>
        <w:t>.png</w:t>
      </w:r>
    </w:p>
    <w:p w14:paraId="58FD2F39" w14:textId="52DC2477" w:rsidR="00047CA9" w:rsidRPr="00047CA9" w:rsidRDefault="00047CA9" w:rsidP="00047CA9">
      <w:r>
        <w:t xml:space="preserve">In </w:t>
      </w:r>
      <w:r w:rsidRPr="00047CA9">
        <w:rPr>
          <w:rStyle w:val="ItalicsPACKT"/>
        </w:rPr>
        <w:t>step 9</w:t>
      </w:r>
      <w:r>
        <w:t xml:space="preserve">, you check to see the modules loaded in the Windows compatibility session (which you create in </w:t>
      </w:r>
      <w:r w:rsidRPr="003275C2">
        <w:rPr>
          <w:i/>
          <w:iCs/>
          <w:color w:val="C00000"/>
        </w:rPr>
        <w:t>step 7</w:t>
      </w:r>
      <w:r>
        <w:t xml:space="preserve"> by importing a module). The output from this step looks like this:</w:t>
      </w:r>
    </w:p>
    <w:p w14:paraId="51387AA1" w14:textId="41E56ACD" w:rsidR="00047CA9" w:rsidRDefault="00C5796E" w:rsidP="00E87B0E">
      <w:pPr>
        <w:pStyle w:val="FigurePACKT"/>
      </w:pPr>
      <w:commentRangeStart w:id="33"/>
      <w:del w:id="34" w:author="Thomas Lee" w:date="2021-06-11T22:59:00Z">
        <w:r w:rsidDel="00CF6012">
          <w:drawing>
            <wp:inline distT="0" distB="0" distL="0" distR="0" wp14:anchorId="33E9EF9C" wp14:editId="39A0CA50">
              <wp:extent cx="4883013" cy="649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0898" cy="658767"/>
                      </a:xfrm>
                      <a:prstGeom prst="rect">
                        <a:avLst/>
                      </a:prstGeom>
                    </pic:spPr>
                  </pic:pic>
                </a:graphicData>
              </a:graphic>
            </wp:inline>
          </w:drawing>
        </w:r>
      </w:del>
      <w:commentRangeEnd w:id="33"/>
      <w:r w:rsidR="000F0952">
        <w:rPr>
          <w:rStyle w:val="CommentReference"/>
          <w:rFonts w:ascii="Calibri" w:hAnsi="Calibri"/>
          <w:noProof w:val="0"/>
        </w:rPr>
        <w:commentReference w:id="33"/>
      </w:r>
      <w:ins w:id="35" w:author="Thomas Lee" w:date="2021-06-11T22:59:00Z">
        <w:r w:rsidR="00CF6012">
          <w:drawing>
            <wp:inline distT="0" distB="0" distL="0" distR="0" wp14:anchorId="193F1464" wp14:editId="3EBE8226">
              <wp:extent cx="4943475" cy="63353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2666" cy="634717"/>
                      </a:xfrm>
                      <a:prstGeom prst="rect">
                        <a:avLst/>
                      </a:prstGeom>
                    </pic:spPr>
                  </pic:pic>
                </a:graphicData>
              </a:graphic>
            </wp:inline>
          </w:drawing>
        </w:r>
      </w:ins>
    </w:p>
    <w:p w14:paraId="1B65BBA6" w14:textId="386BE5C3" w:rsidR="00540D0A" w:rsidRPr="003275C2" w:rsidRDefault="00540D0A" w:rsidP="00C97A50">
      <w:pPr>
        <w:pStyle w:val="FigurePACKT"/>
      </w:pPr>
      <w:r w:rsidRPr="003275C2">
        <w:t xml:space="preserve">Figure 3.38: </w:t>
      </w:r>
      <w:r w:rsidR="003275C2" w:rsidRPr="003275C2">
        <w:t>Checking modules loaded in the Windows compatibility session</w:t>
      </w:r>
    </w:p>
    <w:p w14:paraId="09B983BF" w14:textId="3FE88F2C" w:rsidR="00047CA9" w:rsidRDefault="00047CA9" w:rsidP="00047CA9">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3</w:t>
      </w:r>
      <w:r w:rsidR="00C5796E">
        <w:rPr>
          <w:noProof/>
        </w:rPr>
        <w:t>8</w:t>
      </w:r>
      <w:r>
        <w:rPr>
          <w:noProof/>
        </w:rPr>
        <w:t>.png</w:t>
      </w:r>
    </w:p>
    <w:p w14:paraId="21EEBFCE" w14:textId="20F5F2DF" w:rsidR="00365B21" w:rsidRDefault="00365B21" w:rsidP="00365B21">
      <w:pPr>
        <w:pStyle w:val="Heading2"/>
      </w:pPr>
      <w:r>
        <w:t>There</w:t>
      </w:r>
      <w:r w:rsidR="0067493F">
        <w:t>’</w:t>
      </w:r>
      <w:r>
        <w:t>s more...</w:t>
      </w:r>
    </w:p>
    <w:p w14:paraId="1007D6F1" w14:textId="06DD03A5" w:rsidR="00365B21" w:rsidRDefault="00047CA9" w:rsidP="00047CA9">
      <w:pPr>
        <w:pStyle w:val="NormalPACKT"/>
      </w:pPr>
      <w:r>
        <w:t>In this recipe</w:t>
      </w:r>
      <w:r w:rsidR="00E632D5">
        <w:t>,</w:t>
      </w:r>
      <w:r>
        <w:t xml:space="preserve"> you create two PowerShell remoting sessions. In </w:t>
      </w:r>
      <w:r w:rsidRPr="00047CA9">
        <w:rPr>
          <w:rStyle w:val="ItalicsPACKT"/>
        </w:rPr>
        <w:t>step 1</w:t>
      </w:r>
      <w:r>
        <w:t xml:space="preserve">, you create explicitly by using </w:t>
      </w:r>
      <w:r w:rsidRPr="00047CA9">
        <w:rPr>
          <w:rStyle w:val="CodeInTextPACKT"/>
        </w:rPr>
        <w:t>New-</w:t>
      </w:r>
      <w:proofErr w:type="spellStart"/>
      <w:r w:rsidRPr="00047CA9">
        <w:rPr>
          <w:rStyle w:val="CodeInTextPACKT"/>
        </w:rPr>
        <w:t>PSSession</w:t>
      </w:r>
      <w:proofErr w:type="spellEnd"/>
      <w:r>
        <w:t xml:space="preserve">. </w:t>
      </w:r>
      <w:r w:rsidR="00E632D5">
        <w:t>Later, i</w:t>
      </w:r>
      <w:r>
        <w:t xml:space="preserve">n </w:t>
      </w:r>
      <w:r w:rsidRPr="00047CA9">
        <w:rPr>
          <w:rStyle w:val="ItalicsPACKT"/>
        </w:rPr>
        <w:t>step 7</w:t>
      </w:r>
      <w:r>
        <w:t xml:space="preserve">, you call </w:t>
      </w:r>
      <w:r w:rsidRPr="00047CA9">
        <w:rPr>
          <w:rStyle w:val="CodeInTextPACKT"/>
        </w:rPr>
        <w:t>Import-Module</w:t>
      </w:r>
      <w:r>
        <w:t xml:space="preserve"> to import an incompatible module. </w:t>
      </w:r>
      <w:r w:rsidRPr="00E632D5">
        <w:rPr>
          <w:rStyle w:val="CodeInTextPACKT"/>
        </w:rPr>
        <w:t>Import-Module</w:t>
      </w:r>
      <w:r>
        <w:t xml:space="preserve"> then creates a remoting session, since one does not exist.</w:t>
      </w:r>
    </w:p>
    <w:p w14:paraId="609FE684" w14:textId="1A424459" w:rsidR="00047CA9" w:rsidRDefault="00047CA9" w:rsidP="00047CA9">
      <w:pPr>
        <w:pStyle w:val="NormalPACKT"/>
      </w:pPr>
      <w:r>
        <w:t xml:space="preserve">As you can see in this recipe, so long as there is a remoting session with the name </w:t>
      </w:r>
      <w:proofErr w:type="spellStart"/>
      <w:r w:rsidRPr="00047CA9">
        <w:rPr>
          <w:rStyle w:val="CodeInTextPACKT"/>
        </w:rPr>
        <w:t>WinPSCompatSession</w:t>
      </w:r>
      <w:proofErr w:type="spellEnd"/>
      <w:r>
        <w:t xml:space="preserve"> in PowerShell 7, </w:t>
      </w:r>
      <w:r w:rsidRPr="00E632D5">
        <w:rPr>
          <w:rStyle w:val="CodeInTextPACKT"/>
        </w:rPr>
        <w:t>Import-Module</w:t>
      </w:r>
      <w:r>
        <w:t xml:space="preserve"> uses that to attempt to load, in this case, the </w:t>
      </w:r>
      <w:proofErr w:type="spellStart"/>
      <w:r w:rsidRPr="00047CA9">
        <w:rPr>
          <w:rStyle w:val="CodeInTextPACKT"/>
        </w:rPr>
        <w:t>ServerManager</w:t>
      </w:r>
      <w:proofErr w:type="spellEnd"/>
      <w:r>
        <w:t xml:space="preserve"> module.</w:t>
      </w:r>
    </w:p>
    <w:p w14:paraId="7B44BE41" w14:textId="287CC14E" w:rsidR="00047CA9" w:rsidRDefault="00047CA9" w:rsidP="00047CA9">
      <w:pPr>
        <w:pStyle w:val="NormalPACKT"/>
      </w:pPr>
      <w:r>
        <w:t>One potential use for the approach shown in this recipe might be where you wish to create a constrained endpoint for use with delegated administration that relies on older Windows PowerShell cmdlets. You could create the endpoint configuration details and then</w:t>
      </w:r>
      <w:r w:rsidR="00E0374D">
        <w:t>,</w:t>
      </w:r>
      <w:r>
        <w:t xml:space="preserve"> in the scripts, create a remoting session using the customized endpoint and nam</w:t>
      </w:r>
      <w:r w:rsidR="00E0374D">
        <w:t>e</w:t>
      </w:r>
      <w:r>
        <w:t xml:space="preserve"> the session </w:t>
      </w:r>
      <w:proofErr w:type="spellStart"/>
      <w:r w:rsidRPr="00047CA9">
        <w:rPr>
          <w:rStyle w:val="CodeInTextPACKT"/>
        </w:rPr>
        <w:t>WinPSCompatSession</w:t>
      </w:r>
      <w:proofErr w:type="spellEnd"/>
      <w:r>
        <w:t xml:space="preserve">. </w:t>
      </w:r>
    </w:p>
    <w:sectPr w:rsidR="00047CA9" w:rsidSect="0067493F">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cy Wan" w:date="2021-02-23T16:53:00Z" w:initials="LW">
    <w:p w14:paraId="06CEE163" w14:textId="1304F040" w:rsidR="006B2B07" w:rsidRDefault="006B2B07" w:rsidP="00D074D0">
      <w:pPr>
        <w:pStyle w:val="CommentText"/>
      </w:pPr>
      <w:r>
        <w:rPr>
          <w:rStyle w:val="CommentReference"/>
        </w:rPr>
        <w:annotationRef/>
      </w:r>
      <w:r w:rsidRPr="006B2B07">
        <w:rPr>
          <w:b/>
          <w:bCs/>
        </w:rPr>
        <w:t>For the TE:</w:t>
      </w:r>
      <w:r>
        <w:t xml:space="preserve"> please</w:t>
      </w:r>
      <w:r w:rsidR="00ED750D">
        <w:t xml:space="preserve"> carefully</w:t>
      </w:r>
      <w:r>
        <w:t xml:space="preserve"> check that all the single and double quotation marks used in the code in this chapter are straight and not curly, as previously discussed. </w:t>
      </w:r>
    </w:p>
    <w:p w14:paraId="60815611" w14:textId="77777777" w:rsidR="00D074D0" w:rsidRDefault="00D074D0" w:rsidP="00D074D0">
      <w:pPr>
        <w:pStyle w:val="CommentText"/>
      </w:pPr>
    </w:p>
    <w:p w14:paraId="7A98516E" w14:textId="77777777" w:rsidR="00D074D0" w:rsidRDefault="00300C04" w:rsidP="00D074D0">
      <w:pPr>
        <w:pStyle w:val="CommentText"/>
      </w:pPr>
      <w:r>
        <w:rPr>
          <w:noProof/>
        </w:rPr>
        <w:drawing>
          <wp:inline distT="0" distB="0" distL="0" distR="0" wp14:anchorId="2CF077A5" wp14:editId="359C2E1E">
            <wp:extent cx="742950" cy="83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838200"/>
                    </a:xfrm>
                    <a:prstGeom prst="rect">
                      <a:avLst/>
                    </a:prstGeom>
                    <a:noFill/>
                    <a:ln>
                      <a:noFill/>
                    </a:ln>
                  </pic:spPr>
                </pic:pic>
              </a:graphicData>
            </a:graphic>
          </wp:inline>
        </w:drawing>
      </w:r>
    </w:p>
    <w:p w14:paraId="42DA5B92" w14:textId="77777777" w:rsidR="00300C04" w:rsidRDefault="00300C04" w:rsidP="00D074D0">
      <w:pPr>
        <w:pStyle w:val="CommentText"/>
      </w:pPr>
    </w:p>
    <w:p w14:paraId="756B560A" w14:textId="5AB41BAB" w:rsidR="00300C04" w:rsidRDefault="00300C04" w:rsidP="00D074D0">
      <w:pPr>
        <w:pStyle w:val="CommentText"/>
      </w:pPr>
      <w:r>
        <w:t>Left = bad, right = good</w:t>
      </w:r>
    </w:p>
  </w:comment>
  <w:comment w:id="3" w:author="Lucy Wan" w:date="2021-06-08T14:57:00Z" w:initials="LW">
    <w:p w14:paraId="74D88358" w14:textId="77777777" w:rsidR="003113E0" w:rsidRDefault="003113E0" w:rsidP="002B2DC7">
      <w:pPr>
        <w:pStyle w:val="CommentText"/>
      </w:pPr>
      <w:r>
        <w:rPr>
          <w:rStyle w:val="CommentReference"/>
        </w:rPr>
        <w:annotationRef/>
      </w:r>
      <w:r>
        <w:t>I've added this heading to break up the intro text a bit</w:t>
      </w:r>
    </w:p>
    <w:p w14:paraId="294D41AA" w14:textId="77777777" w:rsidR="00CF6012" w:rsidRDefault="00CF6012" w:rsidP="002B2DC7">
      <w:pPr>
        <w:pStyle w:val="CommentText"/>
      </w:pPr>
    </w:p>
    <w:p w14:paraId="45E4BA9D" w14:textId="28B4CCED" w:rsidR="00CF6012" w:rsidRDefault="00CF6012" w:rsidP="002B2DC7">
      <w:pPr>
        <w:pStyle w:val="CommentText"/>
      </w:pPr>
      <w:r>
        <w:t>JOK</w:t>
      </w:r>
    </w:p>
  </w:comment>
  <w:comment w:id="4" w:author="Lucy Wan" w:date="2021-06-08T14:57:00Z" w:initials="LW">
    <w:p w14:paraId="49DC6F01" w14:textId="77777777" w:rsidR="003113E0" w:rsidRDefault="003113E0" w:rsidP="008A61B9">
      <w:pPr>
        <w:pStyle w:val="CommentText"/>
      </w:pPr>
      <w:r>
        <w:rPr>
          <w:rStyle w:val="CommentReference"/>
        </w:rPr>
        <w:annotationRef/>
      </w:r>
      <w:r>
        <w:t>I've also added this heading</w:t>
      </w:r>
    </w:p>
    <w:p w14:paraId="68BA103C" w14:textId="77777777" w:rsidR="00CF6012" w:rsidRDefault="00CF6012" w:rsidP="008A61B9">
      <w:pPr>
        <w:pStyle w:val="CommentText"/>
      </w:pPr>
    </w:p>
    <w:p w14:paraId="574C0D04" w14:textId="0F748E7B" w:rsidR="00CF6012" w:rsidRDefault="00CF6012" w:rsidP="008A61B9">
      <w:pPr>
        <w:pStyle w:val="CommentText"/>
      </w:pPr>
      <w:r>
        <w:t>OK</w:t>
      </w:r>
    </w:p>
  </w:comment>
  <w:comment w:id="5" w:author="Lucy Wan" w:date="2021-06-08T14:58:00Z" w:initials="LW">
    <w:p w14:paraId="65A6AD0C" w14:textId="77777777" w:rsidR="00F10670" w:rsidRDefault="00F10670" w:rsidP="00BF3408">
      <w:pPr>
        <w:pStyle w:val="CommentText"/>
      </w:pPr>
      <w:r>
        <w:rPr>
          <w:rStyle w:val="CommentReference"/>
        </w:rPr>
        <w:annotationRef/>
      </w:r>
      <w:r>
        <w:t>I've moved this to the end here and put in an Information Box to draw some attention to it!</w:t>
      </w:r>
    </w:p>
    <w:p w14:paraId="0DAA0D4E" w14:textId="77777777" w:rsidR="00CF6012" w:rsidRDefault="00CF6012" w:rsidP="00BF3408">
      <w:pPr>
        <w:pStyle w:val="CommentText"/>
      </w:pPr>
    </w:p>
    <w:p w14:paraId="59E6DE93" w14:textId="0B726241" w:rsidR="00CF6012" w:rsidRDefault="00CF6012" w:rsidP="00BF3408">
      <w:pPr>
        <w:pStyle w:val="CommentText"/>
      </w:pPr>
      <w:r>
        <w:t>OK</w:t>
      </w:r>
    </w:p>
  </w:comment>
  <w:comment w:id="6" w:author="Lucy Wan" w:date="2021-06-07T17:32:00Z" w:initials="LW">
    <w:p w14:paraId="085BBF99" w14:textId="08F58E37" w:rsidR="00CB4F90" w:rsidRDefault="00CB4F90" w:rsidP="00F10670">
      <w:pPr>
        <w:pStyle w:val="CommentText"/>
      </w:pPr>
      <w:r>
        <w:rPr>
          <w:rStyle w:val="CommentReference"/>
        </w:rPr>
        <w:annotationRef/>
      </w:r>
      <w:r>
        <w:t>Change "Discover" to "Discovering"</w:t>
      </w:r>
    </w:p>
  </w:comment>
  <w:comment w:id="9" w:author="Lucy Wan" w:date="2021-06-07T17:32:00Z" w:initials="LW">
    <w:p w14:paraId="72A11B07" w14:textId="77777777" w:rsidR="00CB4F90" w:rsidRDefault="00CB4F90" w:rsidP="00EF6F79">
      <w:pPr>
        <w:pStyle w:val="CommentText"/>
      </w:pPr>
      <w:r>
        <w:rPr>
          <w:rStyle w:val="CommentReference"/>
        </w:rPr>
        <w:annotationRef/>
      </w:r>
      <w:r>
        <w:t>Change "View" to "Viewing" - also, see if you can change the wrapping to make the font bigger</w:t>
      </w:r>
    </w:p>
    <w:p w14:paraId="5C5C78FC" w14:textId="77777777" w:rsidR="00CF6012" w:rsidRDefault="00CF6012" w:rsidP="00EF6F79">
      <w:pPr>
        <w:pStyle w:val="CommentText"/>
      </w:pPr>
    </w:p>
    <w:p w14:paraId="10EBE784" w14:textId="34C409FB" w:rsidR="00CF6012" w:rsidRDefault="00CF6012" w:rsidP="00EF6F79">
      <w:pPr>
        <w:pStyle w:val="CommentText"/>
      </w:pPr>
      <w:r>
        <w:t>Fixed but not sure I van fix the                 font size for this or next graphic</w:t>
      </w:r>
    </w:p>
  </w:comment>
  <w:comment w:id="12" w:author="Lucy Wan" w:date="2021-06-07T17:33:00Z" w:initials="LW">
    <w:p w14:paraId="484FDC6A" w14:textId="77777777" w:rsidR="00FF481D" w:rsidRDefault="00FF481D" w:rsidP="00676FA5">
      <w:pPr>
        <w:pStyle w:val="CommentText"/>
      </w:pPr>
      <w:r>
        <w:rPr>
          <w:rStyle w:val="CommentReference"/>
        </w:rPr>
        <w:annotationRef/>
      </w:r>
      <w:r>
        <w:t>Change "View" to "Viewing", and see if you can make the font bigger</w:t>
      </w:r>
    </w:p>
  </w:comment>
  <w:comment w:id="15" w:author="Lucy Wan" w:date="2021-06-07T17:34:00Z" w:initials="LW">
    <w:p w14:paraId="0ABE3743" w14:textId="77777777" w:rsidR="00917E00" w:rsidRDefault="00917E00" w:rsidP="002851AE">
      <w:pPr>
        <w:pStyle w:val="CommentText"/>
      </w:pPr>
      <w:r>
        <w:rPr>
          <w:rStyle w:val="CommentReference"/>
        </w:rPr>
        <w:annotationRef/>
      </w:r>
      <w:r>
        <w:t>Change "Now run" to "Running"</w:t>
      </w:r>
    </w:p>
  </w:comment>
  <w:comment w:id="18" w:author="Lucy Wan" w:date="2021-06-07T17:34:00Z" w:initials="LW">
    <w:p w14:paraId="2B162120" w14:textId="77777777" w:rsidR="00961B4B" w:rsidRDefault="00961B4B" w:rsidP="00E97A67">
      <w:pPr>
        <w:pStyle w:val="CommentText"/>
      </w:pPr>
      <w:r>
        <w:rPr>
          <w:rStyle w:val="CommentReference"/>
        </w:rPr>
        <w:annotationRef/>
      </w:r>
      <w:proofErr w:type="spellStart"/>
      <w:r>
        <w:t>Uncapitalise</w:t>
      </w:r>
      <w:proofErr w:type="spellEnd"/>
      <w:r>
        <w:t xml:space="preserve"> "Feature"</w:t>
      </w:r>
    </w:p>
  </w:comment>
  <w:comment w:id="21" w:author="Lucy Wan" w:date="2021-06-07T17:34:00Z" w:initials="LW">
    <w:p w14:paraId="0937FB5F" w14:textId="0B019D86" w:rsidR="00931C28" w:rsidRDefault="00931C28" w:rsidP="00961B4B">
      <w:pPr>
        <w:pStyle w:val="CommentText"/>
      </w:pPr>
      <w:r>
        <w:rPr>
          <w:rStyle w:val="CommentReference"/>
        </w:rPr>
        <w:annotationRef/>
      </w:r>
      <w:proofErr w:type="spellStart"/>
      <w:r>
        <w:t>Uncapitalise</w:t>
      </w:r>
      <w:proofErr w:type="spellEnd"/>
      <w:r>
        <w:t xml:space="preserve"> "Session"</w:t>
      </w:r>
    </w:p>
  </w:comment>
  <w:comment w:id="24" w:author="Lucy Wan" w:date="2021-06-07T17:34:00Z" w:initials="LW">
    <w:p w14:paraId="21B470C6" w14:textId="77777777" w:rsidR="00961B4B" w:rsidRDefault="00961B4B" w:rsidP="00B31378">
      <w:pPr>
        <w:pStyle w:val="CommentText"/>
      </w:pPr>
      <w:r>
        <w:rPr>
          <w:rStyle w:val="CommentReference"/>
        </w:rPr>
        <w:annotationRef/>
      </w:r>
      <w:proofErr w:type="spellStart"/>
      <w:r>
        <w:t>Uncapitalise</w:t>
      </w:r>
      <w:proofErr w:type="spellEnd"/>
      <w:r>
        <w:t xml:space="preserve"> "Remote Session"</w:t>
      </w:r>
    </w:p>
  </w:comment>
  <w:comment w:id="27" w:author="Lucy Wan" w:date="2021-06-08T14:45:00Z" w:initials="LW">
    <w:p w14:paraId="30B70642" w14:textId="77777777" w:rsidR="00CB1172" w:rsidRDefault="00CB1172" w:rsidP="003A04BF">
      <w:pPr>
        <w:pStyle w:val="CommentText"/>
      </w:pPr>
      <w:r>
        <w:rPr>
          <w:rStyle w:val="CommentReference"/>
        </w:rPr>
        <w:annotationRef/>
      </w:r>
      <w:r>
        <w:t>Change "Display" to "Displaying"</w:t>
      </w:r>
    </w:p>
  </w:comment>
  <w:comment w:id="30" w:author="Lucy Wan" w:date="2021-06-08T14:45:00Z" w:initials="LW">
    <w:p w14:paraId="12F36A60" w14:textId="77777777" w:rsidR="00AC5B94" w:rsidRDefault="00AC5B94" w:rsidP="003F1BE4">
      <w:pPr>
        <w:pStyle w:val="CommentText"/>
      </w:pPr>
      <w:r>
        <w:rPr>
          <w:rStyle w:val="CommentReference"/>
        </w:rPr>
        <w:annotationRef/>
      </w:r>
      <w:r>
        <w:t>Change "Feature" to "feature"</w:t>
      </w:r>
    </w:p>
  </w:comment>
  <w:comment w:id="33" w:author="Lucy Wan" w:date="2021-06-08T14:47:00Z" w:initials="LW">
    <w:p w14:paraId="64053AD4" w14:textId="77777777" w:rsidR="000F0952" w:rsidRDefault="000F0952" w:rsidP="00177614">
      <w:pPr>
        <w:pStyle w:val="CommentText"/>
      </w:pPr>
      <w:r>
        <w:rPr>
          <w:rStyle w:val="CommentReference"/>
        </w:rPr>
        <w:annotationRef/>
      </w:r>
      <w:r>
        <w:t>The text is a little hard to read here, could we have it bigger?</w:t>
      </w:r>
    </w:p>
    <w:p w14:paraId="07EC8F04" w14:textId="77777777" w:rsidR="00CF6012" w:rsidRDefault="00CF6012" w:rsidP="00177614">
      <w:pPr>
        <w:pStyle w:val="CommentText"/>
      </w:pPr>
    </w:p>
    <w:p w14:paraId="37696380" w14:textId="589B01CE" w:rsidR="00CF6012" w:rsidRDefault="00CF6012" w:rsidP="00177614">
      <w:pPr>
        <w:pStyle w:val="CommentText"/>
      </w:pPr>
      <w:r>
        <w:t>Is this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6B560A" w15:done="0"/>
  <w15:commentEx w15:paraId="45E4BA9D" w15:done="0"/>
  <w15:commentEx w15:paraId="574C0D04" w15:done="0"/>
  <w15:commentEx w15:paraId="59E6DE93" w15:done="0"/>
  <w15:commentEx w15:paraId="085BBF99" w15:done="0"/>
  <w15:commentEx w15:paraId="10EBE784" w15:done="0"/>
  <w15:commentEx w15:paraId="484FDC6A" w15:done="0"/>
  <w15:commentEx w15:paraId="0ABE3743" w15:done="0"/>
  <w15:commentEx w15:paraId="2B162120" w15:done="0"/>
  <w15:commentEx w15:paraId="0937FB5F" w15:done="0"/>
  <w15:commentEx w15:paraId="21B470C6" w15:done="0"/>
  <w15:commentEx w15:paraId="30B70642" w15:done="0"/>
  <w15:commentEx w15:paraId="12F36A60" w15:done="0"/>
  <w15:commentEx w15:paraId="376963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DFB17B" w16cex:dateUtc="2021-02-23T16:53:00Z"/>
  <w16cex:commentExtensible w16cex:durableId="246A03EC" w16cex:dateUtc="2021-06-08T13:57:00Z"/>
  <w16cex:commentExtensible w16cex:durableId="246A03F6" w16cex:dateUtc="2021-06-08T13:57:00Z"/>
  <w16cex:commentExtensible w16cex:durableId="246A0419" w16cex:dateUtc="2021-06-08T13:58:00Z"/>
  <w16cex:commentExtensible w16cex:durableId="2468D6AB" w16cex:dateUtc="2021-06-07T16:32:00Z"/>
  <w16cex:commentExtensible w16cex:durableId="2468D6C5" w16cex:dateUtc="2021-06-07T16:32:00Z"/>
  <w16cex:commentExtensible w16cex:durableId="2468D6E2" w16cex:dateUtc="2021-06-07T16:33:00Z"/>
  <w16cex:commentExtensible w16cex:durableId="2468D708" w16cex:dateUtc="2021-06-07T16:34:00Z"/>
  <w16cex:commentExtensible w16cex:durableId="2468D72D" w16cex:dateUtc="2021-06-07T16:34:00Z"/>
  <w16cex:commentExtensible w16cex:durableId="2468D725" w16cex:dateUtc="2021-06-07T16:34:00Z"/>
  <w16cex:commentExtensible w16cex:durableId="2468D742" w16cex:dateUtc="2021-06-07T16:34:00Z"/>
  <w16cex:commentExtensible w16cex:durableId="246A0113" w16cex:dateUtc="2021-06-08T13:45:00Z"/>
  <w16cex:commentExtensible w16cex:durableId="246A011D" w16cex:dateUtc="2021-06-08T13:45:00Z"/>
  <w16cex:commentExtensible w16cex:durableId="246A0165" w16cex:dateUtc="2021-06-08T1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6B560A" w16cid:durableId="23DFB17B"/>
  <w16cid:commentId w16cid:paraId="45E4BA9D" w16cid:durableId="246A03EC"/>
  <w16cid:commentId w16cid:paraId="574C0D04" w16cid:durableId="246A03F6"/>
  <w16cid:commentId w16cid:paraId="59E6DE93" w16cid:durableId="246A0419"/>
  <w16cid:commentId w16cid:paraId="085BBF99" w16cid:durableId="2468D6AB"/>
  <w16cid:commentId w16cid:paraId="10EBE784" w16cid:durableId="2468D6C5"/>
  <w16cid:commentId w16cid:paraId="484FDC6A" w16cid:durableId="2468D6E2"/>
  <w16cid:commentId w16cid:paraId="0ABE3743" w16cid:durableId="2468D708"/>
  <w16cid:commentId w16cid:paraId="2B162120" w16cid:durableId="2468D72D"/>
  <w16cid:commentId w16cid:paraId="0937FB5F" w16cid:durableId="2468D725"/>
  <w16cid:commentId w16cid:paraId="21B470C6" w16cid:durableId="2468D742"/>
  <w16cid:commentId w16cid:paraId="30B70642" w16cid:durableId="246A0113"/>
  <w16cid:commentId w16cid:paraId="12F36A60" w16cid:durableId="246A011D"/>
  <w16cid:commentId w16cid:paraId="37696380" w16cid:durableId="246A01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90A31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4A61E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A67F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8AAE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4E4E7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76A5A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9A72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66C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7E049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3494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A0B787D"/>
    <w:multiLevelType w:val="hybridMultilevel"/>
    <w:tmpl w:val="56BAB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156AF9"/>
    <w:multiLevelType w:val="hybridMultilevel"/>
    <w:tmpl w:val="5B289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282977"/>
    <w:multiLevelType w:val="hybridMultilevel"/>
    <w:tmpl w:val="D3FE4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55707E"/>
    <w:multiLevelType w:val="hybridMultilevel"/>
    <w:tmpl w:val="C86ED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7D17F2"/>
    <w:multiLevelType w:val="hybridMultilevel"/>
    <w:tmpl w:val="B45EE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0"/>
  </w:num>
  <w:num w:numId="4">
    <w:abstractNumId w:val="12"/>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7"/>
  </w:num>
  <w:num w:numId="13">
    <w:abstractNumId w:val="11"/>
  </w:num>
  <w:num w:numId="14">
    <w:abstractNumId w:val="16"/>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mirrorMargins/>
  <w:hideSpellingErrors/>
  <w:hideGrammaticalError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oFALAv0j4tAAAA"/>
  </w:docVars>
  <w:rsids>
    <w:rsidRoot w:val="009D0F10"/>
    <w:rsid w:val="0000120A"/>
    <w:rsid w:val="0000165C"/>
    <w:rsid w:val="0000249A"/>
    <w:rsid w:val="00004E70"/>
    <w:rsid w:val="00010BDA"/>
    <w:rsid w:val="00012074"/>
    <w:rsid w:val="00013D65"/>
    <w:rsid w:val="00014C9E"/>
    <w:rsid w:val="00016405"/>
    <w:rsid w:val="00016897"/>
    <w:rsid w:val="00017FE5"/>
    <w:rsid w:val="00023150"/>
    <w:rsid w:val="00036614"/>
    <w:rsid w:val="00036BD6"/>
    <w:rsid w:val="00040F18"/>
    <w:rsid w:val="00047CA9"/>
    <w:rsid w:val="0005330E"/>
    <w:rsid w:val="0005479A"/>
    <w:rsid w:val="00054AD1"/>
    <w:rsid w:val="000565BD"/>
    <w:rsid w:val="00056897"/>
    <w:rsid w:val="00056AA3"/>
    <w:rsid w:val="0006123F"/>
    <w:rsid w:val="00063438"/>
    <w:rsid w:val="00063D28"/>
    <w:rsid w:val="000658AF"/>
    <w:rsid w:val="0006632E"/>
    <w:rsid w:val="00066A8A"/>
    <w:rsid w:val="00067134"/>
    <w:rsid w:val="00072DD2"/>
    <w:rsid w:val="00073090"/>
    <w:rsid w:val="00073F55"/>
    <w:rsid w:val="0007521F"/>
    <w:rsid w:val="00075D64"/>
    <w:rsid w:val="000767B4"/>
    <w:rsid w:val="00082BA6"/>
    <w:rsid w:val="00092CC4"/>
    <w:rsid w:val="000936D0"/>
    <w:rsid w:val="000937F4"/>
    <w:rsid w:val="00095635"/>
    <w:rsid w:val="0009626B"/>
    <w:rsid w:val="000A0A96"/>
    <w:rsid w:val="000A250D"/>
    <w:rsid w:val="000A339F"/>
    <w:rsid w:val="000A7B41"/>
    <w:rsid w:val="000B0E34"/>
    <w:rsid w:val="000B4FEB"/>
    <w:rsid w:val="000B584D"/>
    <w:rsid w:val="000B639F"/>
    <w:rsid w:val="000B7700"/>
    <w:rsid w:val="000C2566"/>
    <w:rsid w:val="000C58A6"/>
    <w:rsid w:val="000C661F"/>
    <w:rsid w:val="000C7A25"/>
    <w:rsid w:val="000D161D"/>
    <w:rsid w:val="000D1CB4"/>
    <w:rsid w:val="000D1FDA"/>
    <w:rsid w:val="000D26F0"/>
    <w:rsid w:val="000D312B"/>
    <w:rsid w:val="000D4070"/>
    <w:rsid w:val="000D4251"/>
    <w:rsid w:val="000D669F"/>
    <w:rsid w:val="000E154B"/>
    <w:rsid w:val="000E67E4"/>
    <w:rsid w:val="000F0952"/>
    <w:rsid w:val="000F0F4D"/>
    <w:rsid w:val="000F39CF"/>
    <w:rsid w:val="000F49A1"/>
    <w:rsid w:val="000F6B89"/>
    <w:rsid w:val="000F7E0B"/>
    <w:rsid w:val="00101C9B"/>
    <w:rsid w:val="00105824"/>
    <w:rsid w:val="0011195B"/>
    <w:rsid w:val="00111A20"/>
    <w:rsid w:val="00113B76"/>
    <w:rsid w:val="00114E2B"/>
    <w:rsid w:val="00124D6B"/>
    <w:rsid w:val="00125EC1"/>
    <w:rsid w:val="001269AF"/>
    <w:rsid w:val="00126DCC"/>
    <w:rsid w:val="0012794A"/>
    <w:rsid w:val="00134B27"/>
    <w:rsid w:val="00146FE6"/>
    <w:rsid w:val="001526F2"/>
    <w:rsid w:val="0015375F"/>
    <w:rsid w:val="00154D88"/>
    <w:rsid w:val="001568B5"/>
    <w:rsid w:val="0016348B"/>
    <w:rsid w:val="00163893"/>
    <w:rsid w:val="00164D46"/>
    <w:rsid w:val="00167446"/>
    <w:rsid w:val="00172693"/>
    <w:rsid w:val="001737B4"/>
    <w:rsid w:val="00174997"/>
    <w:rsid w:val="001753C0"/>
    <w:rsid w:val="00176A3A"/>
    <w:rsid w:val="00182BCB"/>
    <w:rsid w:val="0018486D"/>
    <w:rsid w:val="00191693"/>
    <w:rsid w:val="00195961"/>
    <w:rsid w:val="00196806"/>
    <w:rsid w:val="001A1A7A"/>
    <w:rsid w:val="001A2302"/>
    <w:rsid w:val="001A3369"/>
    <w:rsid w:val="001A7AB0"/>
    <w:rsid w:val="001A7C41"/>
    <w:rsid w:val="001B0192"/>
    <w:rsid w:val="001B08E0"/>
    <w:rsid w:val="001B0965"/>
    <w:rsid w:val="001B1BBA"/>
    <w:rsid w:val="001C7B0B"/>
    <w:rsid w:val="001C7F40"/>
    <w:rsid w:val="001D17CF"/>
    <w:rsid w:val="001D44F5"/>
    <w:rsid w:val="001D4962"/>
    <w:rsid w:val="001D4FDA"/>
    <w:rsid w:val="001D58FE"/>
    <w:rsid w:val="001D5FF4"/>
    <w:rsid w:val="001E1336"/>
    <w:rsid w:val="001E380B"/>
    <w:rsid w:val="001E483C"/>
    <w:rsid w:val="001E5E7F"/>
    <w:rsid w:val="001F1EA2"/>
    <w:rsid w:val="001F3904"/>
    <w:rsid w:val="00200208"/>
    <w:rsid w:val="00200DF5"/>
    <w:rsid w:val="00203552"/>
    <w:rsid w:val="00204605"/>
    <w:rsid w:val="00204611"/>
    <w:rsid w:val="00204C80"/>
    <w:rsid w:val="00205286"/>
    <w:rsid w:val="002065F1"/>
    <w:rsid w:val="00207040"/>
    <w:rsid w:val="00210238"/>
    <w:rsid w:val="00212732"/>
    <w:rsid w:val="00214C5A"/>
    <w:rsid w:val="002168E4"/>
    <w:rsid w:val="00217379"/>
    <w:rsid w:val="00227591"/>
    <w:rsid w:val="00230C7E"/>
    <w:rsid w:val="00233DD2"/>
    <w:rsid w:val="00242F82"/>
    <w:rsid w:val="002432CE"/>
    <w:rsid w:val="00243CA7"/>
    <w:rsid w:val="00243FEF"/>
    <w:rsid w:val="00244423"/>
    <w:rsid w:val="00245477"/>
    <w:rsid w:val="002472FA"/>
    <w:rsid w:val="00254206"/>
    <w:rsid w:val="002545E2"/>
    <w:rsid w:val="0025472C"/>
    <w:rsid w:val="00255F84"/>
    <w:rsid w:val="00263D35"/>
    <w:rsid w:val="002758DF"/>
    <w:rsid w:val="00275E3F"/>
    <w:rsid w:val="00276E35"/>
    <w:rsid w:val="002806B3"/>
    <w:rsid w:val="00282291"/>
    <w:rsid w:val="002827C4"/>
    <w:rsid w:val="00285061"/>
    <w:rsid w:val="00286F2B"/>
    <w:rsid w:val="00287D21"/>
    <w:rsid w:val="002920CF"/>
    <w:rsid w:val="00293B73"/>
    <w:rsid w:val="002943C4"/>
    <w:rsid w:val="002956F5"/>
    <w:rsid w:val="00297E77"/>
    <w:rsid w:val="002A02D5"/>
    <w:rsid w:val="002A19BB"/>
    <w:rsid w:val="002A319B"/>
    <w:rsid w:val="002A6948"/>
    <w:rsid w:val="002A73C8"/>
    <w:rsid w:val="002B038E"/>
    <w:rsid w:val="002B0652"/>
    <w:rsid w:val="002B1BE6"/>
    <w:rsid w:val="002B26E1"/>
    <w:rsid w:val="002B481E"/>
    <w:rsid w:val="002B4CEC"/>
    <w:rsid w:val="002B538D"/>
    <w:rsid w:val="002B59A6"/>
    <w:rsid w:val="002C091B"/>
    <w:rsid w:val="002C2D82"/>
    <w:rsid w:val="002C3084"/>
    <w:rsid w:val="002C4429"/>
    <w:rsid w:val="002C4B13"/>
    <w:rsid w:val="002C5C03"/>
    <w:rsid w:val="002C7888"/>
    <w:rsid w:val="002C7B24"/>
    <w:rsid w:val="002D0816"/>
    <w:rsid w:val="002D54C9"/>
    <w:rsid w:val="002D65B3"/>
    <w:rsid w:val="002D7212"/>
    <w:rsid w:val="002E1E1E"/>
    <w:rsid w:val="002E1F5B"/>
    <w:rsid w:val="002E22F0"/>
    <w:rsid w:val="002E26A6"/>
    <w:rsid w:val="002E2FFB"/>
    <w:rsid w:val="002E340C"/>
    <w:rsid w:val="002E3EEC"/>
    <w:rsid w:val="002E4313"/>
    <w:rsid w:val="002E4B1B"/>
    <w:rsid w:val="002E518E"/>
    <w:rsid w:val="002E6756"/>
    <w:rsid w:val="002E6BDC"/>
    <w:rsid w:val="002E7D6E"/>
    <w:rsid w:val="002F0A98"/>
    <w:rsid w:val="002F1DF1"/>
    <w:rsid w:val="002F4227"/>
    <w:rsid w:val="00300C04"/>
    <w:rsid w:val="003026A4"/>
    <w:rsid w:val="00303EBA"/>
    <w:rsid w:val="00304456"/>
    <w:rsid w:val="00304E23"/>
    <w:rsid w:val="003113E0"/>
    <w:rsid w:val="00314693"/>
    <w:rsid w:val="003149AF"/>
    <w:rsid w:val="003149EA"/>
    <w:rsid w:val="00315161"/>
    <w:rsid w:val="00320374"/>
    <w:rsid w:val="003211E8"/>
    <w:rsid w:val="00324101"/>
    <w:rsid w:val="003275C2"/>
    <w:rsid w:val="00330CCC"/>
    <w:rsid w:val="0033286C"/>
    <w:rsid w:val="003329B0"/>
    <w:rsid w:val="00332C98"/>
    <w:rsid w:val="0033590C"/>
    <w:rsid w:val="003370BE"/>
    <w:rsid w:val="0034001F"/>
    <w:rsid w:val="00343CBB"/>
    <w:rsid w:val="0034545F"/>
    <w:rsid w:val="0035351B"/>
    <w:rsid w:val="00355322"/>
    <w:rsid w:val="0036154D"/>
    <w:rsid w:val="00365B21"/>
    <w:rsid w:val="003668A3"/>
    <w:rsid w:val="00371D63"/>
    <w:rsid w:val="003721B1"/>
    <w:rsid w:val="0037260A"/>
    <w:rsid w:val="00372EED"/>
    <w:rsid w:val="00381CDA"/>
    <w:rsid w:val="0038214C"/>
    <w:rsid w:val="00383AF1"/>
    <w:rsid w:val="00384370"/>
    <w:rsid w:val="00384868"/>
    <w:rsid w:val="00385221"/>
    <w:rsid w:val="003902FD"/>
    <w:rsid w:val="00394E9B"/>
    <w:rsid w:val="003A4687"/>
    <w:rsid w:val="003A5B2A"/>
    <w:rsid w:val="003B6136"/>
    <w:rsid w:val="003C0C30"/>
    <w:rsid w:val="003C1969"/>
    <w:rsid w:val="003C1C6B"/>
    <w:rsid w:val="003C1F58"/>
    <w:rsid w:val="003C514B"/>
    <w:rsid w:val="003C5D13"/>
    <w:rsid w:val="003C6ED0"/>
    <w:rsid w:val="003C76D0"/>
    <w:rsid w:val="003D4AC2"/>
    <w:rsid w:val="003D4BA6"/>
    <w:rsid w:val="003D557E"/>
    <w:rsid w:val="003D63E9"/>
    <w:rsid w:val="003E2D15"/>
    <w:rsid w:val="003E38C6"/>
    <w:rsid w:val="003F186D"/>
    <w:rsid w:val="003F2EF3"/>
    <w:rsid w:val="003F2F41"/>
    <w:rsid w:val="003F607E"/>
    <w:rsid w:val="004008BB"/>
    <w:rsid w:val="004014B6"/>
    <w:rsid w:val="00404061"/>
    <w:rsid w:val="00404A05"/>
    <w:rsid w:val="00404C09"/>
    <w:rsid w:val="0040513B"/>
    <w:rsid w:val="00406142"/>
    <w:rsid w:val="00412596"/>
    <w:rsid w:val="00412CAF"/>
    <w:rsid w:val="00413DE2"/>
    <w:rsid w:val="00416E4C"/>
    <w:rsid w:val="00421166"/>
    <w:rsid w:val="00421A8C"/>
    <w:rsid w:val="00422459"/>
    <w:rsid w:val="004224FB"/>
    <w:rsid w:val="004270FF"/>
    <w:rsid w:val="00430D4D"/>
    <w:rsid w:val="0043193D"/>
    <w:rsid w:val="00432490"/>
    <w:rsid w:val="00434CD1"/>
    <w:rsid w:val="004422AE"/>
    <w:rsid w:val="00442DA1"/>
    <w:rsid w:val="00445D55"/>
    <w:rsid w:val="0044613B"/>
    <w:rsid w:val="00450B3C"/>
    <w:rsid w:val="00450E83"/>
    <w:rsid w:val="0045124B"/>
    <w:rsid w:val="0045340A"/>
    <w:rsid w:val="00454A93"/>
    <w:rsid w:val="00456F02"/>
    <w:rsid w:val="00457721"/>
    <w:rsid w:val="00460D6A"/>
    <w:rsid w:val="00461406"/>
    <w:rsid w:val="00462C48"/>
    <w:rsid w:val="0046674D"/>
    <w:rsid w:val="00467AC1"/>
    <w:rsid w:val="004829F8"/>
    <w:rsid w:val="0048507A"/>
    <w:rsid w:val="00487300"/>
    <w:rsid w:val="00487C44"/>
    <w:rsid w:val="00491054"/>
    <w:rsid w:val="004956B6"/>
    <w:rsid w:val="00496CDA"/>
    <w:rsid w:val="004A0081"/>
    <w:rsid w:val="004A2208"/>
    <w:rsid w:val="004B1A3E"/>
    <w:rsid w:val="004B2848"/>
    <w:rsid w:val="004B51D5"/>
    <w:rsid w:val="004C0854"/>
    <w:rsid w:val="004D375C"/>
    <w:rsid w:val="004D6912"/>
    <w:rsid w:val="004E092B"/>
    <w:rsid w:val="004E3645"/>
    <w:rsid w:val="004E4879"/>
    <w:rsid w:val="004E59D5"/>
    <w:rsid w:val="004E65FE"/>
    <w:rsid w:val="004E6651"/>
    <w:rsid w:val="004F07B7"/>
    <w:rsid w:val="004F0F14"/>
    <w:rsid w:val="004F1B50"/>
    <w:rsid w:val="004F2792"/>
    <w:rsid w:val="004F5CBB"/>
    <w:rsid w:val="004F72A1"/>
    <w:rsid w:val="00500EB9"/>
    <w:rsid w:val="005014E4"/>
    <w:rsid w:val="00502530"/>
    <w:rsid w:val="005036AF"/>
    <w:rsid w:val="005037B3"/>
    <w:rsid w:val="00504710"/>
    <w:rsid w:val="0050578A"/>
    <w:rsid w:val="00511009"/>
    <w:rsid w:val="0052003C"/>
    <w:rsid w:val="0052429C"/>
    <w:rsid w:val="005270A5"/>
    <w:rsid w:val="00527D7B"/>
    <w:rsid w:val="0053019C"/>
    <w:rsid w:val="00530E34"/>
    <w:rsid w:val="0053210E"/>
    <w:rsid w:val="00532897"/>
    <w:rsid w:val="00536329"/>
    <w:rsid w:val="00540D0A"/>
    <w:rsid w:val="00541611"/>
    <w:rsid w:val="00543445"/>
    <w:rsid w:val="005438C7"/>
    <w:rsid w:val="0054420B"/>
    <w:rsid w:val="005445FC"/>
    <w:rsid w:val="0054582D"/>
    <w:rsid w:val="005468BA"/>
    <w:rsid w:val="00550631"/>
    <w:rsid w:val="00550798"/>
    <w:rsid w:val="00551FE5"/>
    <w:rsid w:val="0055233C"/>
    <w:rsid w:val="00552B0A"/>
    <w:rsid w:val="00553C04"/>
    <w:rsid w:val="005544B0"/>
    <w:rsid w:val="00554C16"/>
    <w:rsid w:val="00563F15"/>
    <w:rsid w:val="00571735"/>
    <w:rsid w:val="0057306A"/>
    <w:rsid w:val="005765D8"/>
    <w:rsid w:val="00581892"/>
    <w:rsid w:val="00585870"/>
    <w:rsid w:val="005862E1"/>
    <w:rsid w:val="005871F0"/>
    <w:rsid w:val="00592104"/>
    <w:rsid w:val="00594E37"/>
    <w:rsid w:val="005957C1"/>
    <w:rsid w:val="0059590E"/>
    <w:rsid w:val="00597062"/>
    <w:rsid w:val="00597AB5"/>
    <w:rsid w:val="005A0FB9"/>
    <w:rsid w:val="005A1C67"/>
    <w:rsid w:val="005A217D"/>
    <w:rsid w:val="005A3354"/>
    <w:rsid w:val="005A37B5"/>
    <w:rsid w:val="005A544A"/>
    <w:rsid w:val="005A665B"/>
    <w:rsid w:val="005A7DD6"/>
    <w:rsid w:val="005B1D9E"/>
    <w:rsid w:val="005B32FC"/>
    <w:rsid w:val="005B44D7"/>
    <w:rsid w:val="005B5645"/>
    <w:rsid w:val="005C5065"/>
    <w:rsid w:val="005D00BD"/>
    <w:rsid w:val="005D12DF"/>
    <w:rsid w:val="005D1945"/>
    <w:rsid w:val="005D36BD"/>
    <w:rsid w:val="005D4376"/>
    <w:rsid w:val="005D5C90"/>
    <w:rsid w:val="005D6417"/>
    <w:rsid w:val="005E0218"/>
    <w:rsid w:val="005E5241"/>
    <w:rsid w:val="005E7C9D"/>
    <w:rsid w:val="005F0ABB"/>
    <w:rsid w:val="005F0B5E"/>
    <w:rsid w:val="005F4FFB"/>
    <w:rsid w:val="005F5A73"/>
    <w:rsid w:val="005F7E20"/>
    <w:rsid w:val="00601590"/>
    <w:rsid w:val="00601854"/>
    <w:rsid w:val="006020BA"/>
    <w:rsid w:val="0060236E"/>
    <w:rsid w:val="00607362"/>
    <w:rsid w:val="0061159E"/>
    <w:rsid w:val="00612E08"/>
    <w:rsid w:val="00612FED"/>
    <w:rsid w:val="006136B7"/>
    <w:rsid w:val="00613A0E"/>
    <w:rsid w:val="00614E17"/>
    <w:rsid w:val="00615E80"/>
    <w:rsid w:val="0061759A"/>
    <w:rsid w:val="00621618"/>
    <w:rsid w:val="00622ABE"/>
    <w:rsid w:val="00623CB6"/>
    <w:rsid w:val="0062761D"/>
    <w:rsid w:val="00632AF3"/>
    <w:rsid w:val="00632FE5"/>
    <w:rsid w:val="00634B4F"/>
    <w:rsid w:val="0063580A"/>
    <w:rsid w:val="0063602F"/>
    <w:rsid w:val="00637C0F"/>
    <w:rsid w:val="0064189F"/>
    <w:rsid w:val="0064530A"/>
    <w:rsid w:val="0064758F"/>
    <w:rsid w:val="006511B0"/>
    <w:rsid w:val="006513AC"/>
    <w:rsid w:val="00651AA6"/>
    <w:rsid w:val="00651CA6"/>
    <w:rsid w:val="00652AE4"/>
    <w:rsid w:val="00656162"/>
    <w:rsid w:val="00656691"/>
    <w:rsid w:val="006566E7"/>
    <w:rsid w:val="00657883"/>
    <w:rsid w:val="00657F3C"/>
    <w:rsid w:val="00661D78"/>
    <w:rsid w:val="00665A48"/>
    <w:rsid w:val="0067493F"/>
    <w:rsid w:val="00674E40"/>
    <w:rsid w:val="00676FBC"/>
    <w:rsid w:val="0067785E"/>
    <w:rsid w:val="00681AB0"/>
    <w:rsid w:val="00682B8D"/>
    <w:rsid w:val="00682E8B"/>
    <w:rsid w:val="00684E4B"/>
    <w:rsid w:val="00694737"/>
    <w:rsid w:val="00695033"/>
    <w:rsid w:val="00695C11"/>
    <w:rsid w:val="00696C2C"/>
    <w:rsid w:val="006A09FC"/>
    <w:rsid w:val="006A0BA4"/>
    <w:rsid w:val="006A10EB"/>
    <w:rsid w:val="006A194D"/>
    <w:rsid w:val="006A2B22"/>
    <w:rsid w:val="006A7878"/>
    <w:rsid w:val="006A7B56"/>
    <w:rsid w:val="006B0CAD"/>
    <w:rsid w:val="006B2B07"/>
    <w:rsid w:val="006B3FCB"/>
    <w:rsid w:val="006B7B60"/>
    <w:rsid w:val="006C1306"/>
    <w:rsid w:val="006C347B"/>
    <w:rsid w:val="006D2BF7"/>
    <w:rsid w:val="006D4E69"/>
    <w:rsid w:val="006E1EEE"/>
    <w:rsid w:val="006E6390"/>
    <w:rsid w:val="006E6DE8"/>
    <w:rsid w:val="006F7CAD"/>
    <w:rsid w:val="0070121A"/>
    <w:rsid w:val="00707CEF"/>
    <w:rsid w:val="0071084F"/>
    <w:rsid w:val="007134F9"/>
    <w:rsid w:val="00713F20"/>
    <w:rsid w:val="0071738E"/>
    <w:rsid w:val="00720305"/>
    <w:rsid w:val="0072214D"/>
    <w:rsid w:val="00723BE1"/>
    <w:rsid w:val="00726596"/>
    <w:rsid w:val="00731BEA"/>
    <w:rsid w:val="00732F7B"/>
    <w:rsid w:val="00733EDF"/>
    <w:rsid w:val="00736882"/>
    <w:rsid w:val="00740B53"/>
    <w:rsid w:val="00741CC2"/>
    <w:rsid w:val="00743848"/>
    <w:rsid w:val="007449A7"/>
    <w:rsid w:val="00747113"/>
    <w:rsid w:val="00750A00"/>
    <w:rsid w:val="00750AF2"/>
    <w:rsid w:val="00752DB6"/>
    <w:rsid w:val="00757945"/>
    <w:rsid w:val="00760795"/>
    <w:rsid w:val="00760A83"/>
    <w:rsid w:val="00767C5D"/>
    <w:rsid w:val="00770D22"/>
    <w:rsid w:val="0077398D"/>
    <w:rsid w:val="00777B60"/>
    <w:rsid w:val="0078224D"/>
    <w:rsid w:val="00784F5C"/>
    <w:rsid w:val="0078634A"/>
    <w:rsid w:val="007874EC"/>
    <w:rsid w:val="007901F4"/>
    <w:rsid w:val="007913C0"/>
    <w:rsid w:val="0079371A"/>
    <w:rsid w:val="00795D6D"/>
    <w:rsid w:val="00796CBC"/>
    <w:rsid w:val="007970C7"/>
    <w:rsid w:val="00797CAC"/>
    <w:rsid w:val="007A2A1E"/>
    <w:rsid w:val="007A380F"/>
    <w:rsid w:val="007A4EA1"/>
    <w:rsid w:val="007B193A"/>
    <w:rsid w:val="007B35BE"/>
    <w:rsid w:val="007B3DA5"/>
    <w:rsid w:val="007C4835"/>
    <w:rsid w:val="007C6489"/>
    <w:rsid w:val="007C695F"/>
    <w:rsid w:val="007D13BF"/>
    <w:rsid w:val="007F2AA6"/>
    <w:rsid w:val="007F525F"/>
    <w:rsid w:val="007F7989"/>
    <w:rsid w:val="008007B4"/>
    <w:rsid w:val="0080365B"/>
    <w:rsid w:val="00803ECC"/>
    <w:rsid w:val="00806361"/>
    <w:rsid w:val="00806F92"/>
    <w:rsid w:val="00807634"/>
    <w:rsid w:val="008076D8"/>
    <w:rsid w:val="008104AB"/>
    <w:rsid w:val="00810A7F"/>
    <w:rsid w:val="008111D6"/>
    <w:rsid w:val="00811C04"/>
    <w:rsid w:val="00814218"/>
    <w:rsid w:val="00814E18"/>
    <w:rsid w:val="008157B7"/>
    <w:rsid w:val="00815AEF"/>
    <w:rsid w:val="00822804"/>
    <w:rsid w:val="00823AD7"/>
    <w:rsid w:val="008248CF"/>
    <w:rsid w:val="008275DA"/>
    <w:rsid w:val="00827FC2"/>
    <w:rsid w:val="008301EB"/>
    <w:rsid w:val="008348DF"/>
    <w:rsid w:val="00835F33"/>
    <w:rsid w:val="008369E1"/>
    <w:rsid w:val="00836FC8"/>
    <w:rsid w:val="00841769"/>
    <w:rsid w:val="008427A4"/>
    <w:rsid w:val="00843FD3"/>
    <w:rsid w:val="0085007F"/>
    <w:rsid w:val="008560F8"/>
    <w:rsid w:val="008603D5"/>
    <w:rsid w:val="00866907"/>
    <w:rsid w:val="00866AF2"/>
    <w:rsid w:val="00867C4B"/>
    <w:rsid w:val="00867D28"/>
    <w:rsid w:val="0088106A"/>
    <w:rsid w:val="00882A04"/>
    <w:rsid w:val="00887105"/>
    <w:rsid w:val="00890AEB"/>
    <w:rsid w:val="00890B9A"/>
    <w:rsid w:val="00893D63"/>
    <w:rsid w:val="0089480C"/>
    <w:rsid w:val="008963AD"/>
    <w:rsid w:val="00897D4C"/>
    <w:rsid w:val="008A2B55"/>
    <w:rsid w:val="008B016A"/>
    <w:rsid w:val="008B05ED"/>
    <w:rsid w:val="008B136D"/>
    <w:rsid w:val="008B508B"/>
    <w:rsid w:val="008B6BC1"/>
    <w:rsid w:val="008C0519"/>
    <w:rsid w:val="008C09B4"/>
    <w:rsid w:val="008C3FC9"/>
    <w:rsid w:val="008D0651"/>
    <w:rsid w:val="008D3D81"/>
    <w:rsid w:val="008D59C9"/>
    <w:rsid w:val="008D7D37"/>
    <w:rsid w:val="008E100A"/>
    <w:rsid w:val="008E2560"/>
    <w:rsid w:val="008E2E44"/>
    <w:rsid w:val="008E4C17"/>
    <w:rsid w:val="008E634D"/>
    <w:rsid w:val="008E6477"/>
    <w:rsid w:val="008F20B8"/>
    <w:rsid w:val="008F30E6"/>
    <w:rsid w:val="008F3D25"/>
    <w:rsid w:val="008F599E"/>
    <w:rsid w:val="00900A0B"/>
    <w:rsid w:val="00901051"/>
    <w:rsid w:val="00903451"/>
    <w:rsid w:val="009036D1"/>
    <w:rsid w:val="009136EE"/>
    <w:rsid w:val="009156C9"/>
    <w:rsid w:val="0091660D"/>
    <w:rsid w:val="00916634"/>
    <w:rsid w:val="00916E34"/>
    <w:rsid w:val="00917E00"/>
    <w:rsid w:val="00924FA5"/>
    <w:rsid w:val="00925379"/>
    <w:rsid w:val="00930524"/>
    <w:rsid w:val="00931C28"/>
    <w:rsid w:val="00934A90"/>
    <w:rsid w:val="00936582"/>
    <w:rsid w:val="00936D80"/>
    <w:rsid w:val="0093739C"/>
    <w:rsid w:val="009411E5"/>
    <w:rsid w:val="009463C6"/>
    <w:rsid w:val="00950928"/>
    <w:rsid w:val="00952699"/>
    <w:rsid w:val="00953A7E"/>
    <w:rsid w:val="0095699B"/>
    <w:rsid w:val="00960EE9"/>
    <w:rsid w:val="00961108"/>
    <w:rsid w:val="00961B4B"/>
    <w:rsid w:val="0096221E"/>
    <w:rsid w:val="00976F0B"/>
    <w:rsid w:val="00981B84"/>
    <w:rsid w:val="00983487"/>
    <w:rsid w:val="0098354A"/>
    <w:rsid w:val="0098542F"/>
    <w:rsid w:val="00986050"/>
    <w:rsid w:val="0099108A"/>
    <w:rsid w:val="00991464"/>
    <w:rsid w:val="00991698"/>
    <w:rsid w:val="009934EC"/>
    <w:rsid w:val="00994D96"/>
    <w:rsid w:val="00996710"/>
    <w:rsid w:val="00996C04"/>
    <w:rsid w:val="009A3CAF"/>
    <w:rsid w:val="009A4919"/>
    <w:rsid w:val="009A7A78"/>
    <w:rsid w:val="009A7B45"/>
    <w:rsid w:val="009B1B98"/>
    <w:rsid w:val="009B1D23"/>
    <w:rsid w:val="009B619C"/>
    <w:rsid w:val="009C0231"/>
    <w:rsid w:val="009C073A"/>
    <w:rsid w:val="009C2703"/>
    <w:rsid w:val="009C42ED"/>
    <w:rsid w:val="009C4D3A"/>
    <w:rsid w:val="009C580D"/>
    <w:rsid w:val="009C61E2"/>
    <w:rsid w:val="009C7465"/>
    <w:rsid w:val="009C7B90"/>
    <w:rsid w:val="009D0F10"/>
    <w:rsid w:val="009D112B"/>
    <w:rsid w:val="009D2813"/>
    <w:rsid w:val="009D2F9F"/>
    <w:rsid w:val="009D411C"/>
    <w:rsid w:val="009D455D"/>
    <w:rsid w:val="009D56C4"/>
    <w:rsid w:val="009D6745"/>
    <w:rsid w:val="009E3A11"/>
    <w:rsid w:val="009F5812"/>
    <w:rsid w:val="009F6E65"/>
    <w:rsid w:val="00A02304"/>
    <w:rsid w:val="00A037A4"/>
    <w:rsid w:val="00A07B96"/>
    <w:rsid w:val="00A12F35"/>
    <w:rsid w:val="00A15386"/>
    <w:rsid w:val="00A233F0"/>
    <w:rsid w:val="00A264AE"/>
    <w:rsid w:val="00A268DE"/>
    <w:rsid w:val="00A26A99"/>
    <w:rsid w:val="00A314DC"/>
    <w:rsid w:val="00A339CC"/>
    <w:rsid w:val="00A4336B"/>
    <w:rsid w:val="00A43721"/>
    <w:rsid w:val="00A46195"/>
    <w:rsid w:val="00A50F1D"/>
    <w:rsid w:val="00A52E9E"/>
    <w:rsid w:val="00A54874"/>
    <w:rsid w:val="00A57142"/>
    <w:rsid w:val="00A61B79"/>
    <w:rsid w:val="00A62151"/>
    <w:rsid w:val="00A62570"/>
    <w:rsid w:val="00A630EB"/>
    <w:rsid w:val="00A64394"/>
    <w:rsid w:val="00A65E52"/>
    <w:rsid w:val="00A66296"/>
    <w:rsid w:val="00A715F5"/>
    <w:rsid w:val="00A72A45"/>
    <w:rsid w:val="00A747EE"/>
    <w:rsid w:val="00A834A5"/>
    <w:rsid w:val="00A837BD"/>
    <w:rsid w:val="00A83BB6"/>
    <w:rsid w:val="00A85227"/>
    <w:rsid w:val="00A86658"/>
    <w:rsid w:val="00A86767"/>
    <w:rsid w:val="00A91003"/>
    <w:rsid w:val="00A91C7A"/>
    <w:rsid w:val="00A92D5D"/>
    <w:rsid w:val="00A94392"/>
    <w:rsid w:val="00A96386"/>
    <w:rsid w:val="00A96668"/>
    <w:rsid w:val="00AA0DB9"/>
    <w:rsid w:val="00AA4AA3"/>
    <w:rsid w:val="00AA7E2F"/>
    <w:rsid w:val="00AB0942"/>
    <w:rsid w:val="00AB4782"/>
    <w:rsid w:val="00AB7C46"/>
    <w:rsid w:val="00AC2BB0"/>
    <w:rsid w:val="00AC3C65"/>
    <w:rsid w:val="00AC5B94"/>
    <w:rsid w:val="00AD0C9A"/>
    <w:rsid w:val="00AD10B6"/>
    <w:rsid w:val="00AD4040"/>
    <w:rsid w:val="00AD43BE"/>
    <w:rsid w:val="00AD5B1D"/>
    <w:rsid w:val="00AD5B8E"/>
    <w:rsid w:val="00AE0069"/>
    <w:rsid w:val="00AE5CF8"/>
    <w:rsid w:val="00AF04BF"/>
    <w:rsid w:val="00AF3974"/>
    <w:rsid w:val="00AF5738"/>
    <w:rsid w:val="00AF7E7A"/>
    <w:rsid w:val="00B042D2"/>
    <w:rsid w:val="00B117F6"/>
    <w:rsid w:val="00B133A0"/>
    <w:rsid w:val="00B14359"/>
    <w:rsid w:val="00B14F78"/>
    <w:rsid w:val="00B16047"/>
    <w:rsid w:val="00B24983"/>
    <w:rsid w:val="00B30419"/>
    <w:rsid w:val="00B30EB9"/>
    <w:rsid w:val="00B3131B"/>
    <w:rsid w:val="00B33026"/>
    <w:rsid w:val="00B35288"/>
    <w:rsid w:val="00B36CD1"/>
    <w:rsid w:val="00B40D85"/>
    <w:rsid w:val="00B454E2"/>
    <w:rsid w:val="00B45DE0"/>
    <w:rsid w:val="00B47916"/>
    <w:rsid w:val="00B50BE8"/>
    <w:rsid w:val="00B51901"/>
    <w:rsid w:val="00B52F18"/>
    <w:rsid w:val="00B565EF"/>
    <w:rsid w:val="00B614DD"/>
    <w:rsid w:val="00B6380D"/>
    <w:rsid w:val="00B64813"/>
    <w:rsid w:val="00B66243"/>
    <w:rsid w:val="00B70C10"/>
    <w:rsid w:val="00B7113E"/>
    <w:rsid w:val="00B75F98"/>
    <w:rsid w:val="00B76711"/>
    <w:rsid w:val="00B8150D"/>
    <w:rsid w:val="00B832E6"/>
    <w:rsid w:val="00B83BEA"/>
    <w:rsid w:val="00B83C65"/>
    <w:rsid w:val="00B873F0"/>
    <w:rsid w:val="00B91F98"/>
    <w:rsid w:val="00B930E8"/>
    <w:rsid w:val="00B93183"/>
    <w:rsid w:val="00B948FB"/>
    <w:rsid w:val="00B97D7F"/>
    <w:rsid w:val="00BA102A"/>
    <w:rsid w:val="00BA1177"/>
    <w:rsid w:val="00BA1B0B"/>
    <w:rsid w:val="00BA5A9C"/>
    <w:rsid w:val="00BB2B43"/>
    <w:rsid w:val="00BB404B"/>
    <w:rsid w:val="00BB46A5"/>
    <w:rsid w:val="00BC2ABC"/>
    <w:rsid w:val="00BC604D"/>
    <w:rsid w:val="00BC7534"/>
    <w:rsid w:val="00BD0FEA"/>
    <w:rsid w:val="00BD7317"/>
    <w:rsid w:val="00BE247F"/>
    <w:rsid w:val="00BE3415"/>
    <w:rsid w:val="00BE3664"/>
    <w:rsid w:val="00BE39D1"/>
    <w:rsid w:val="00BF6FA1"/>
    <w:rsid w:val="00C000FB"/>
    <w:rsid w:val="00C03E04"/>
    <w:rsid w:val="00C07891"/>
    <w:rsid w:val="00C16129"/>
    <w:rsid w:val="00C21FB9"/>
    <w:rsid w:val="00C26E84"/>
    <w:rsid w:val="00C31CB9"/>
    <w:rsid w:val="00C31E61"/>
    <w:rsid w:val="00C321D5"/>
    <w:rsid w:val="00C35B51"/>
    <w:rsid w:val="00C41783"/>
    <w:rsid w:val="00C46FD3"/>
    <w:rsid w:val="00C5110B"/>
    <w:rsid w:val="00C530EC"/>
    <w:rsid w:val="00C54941"/>
    <w:rsid w:val="00C54A2D"/>
    <w:rsid w:val="00C55532"/>
    <w:rsid w:val="00C571C4"/>
    <w:rsid w:val="00C5796E"/>
    <w:rsid w:val="00C57D6F"/>
    <w:rsid w:val="00C61099"/>
    <w:rsid w:val="00C66C4F"/>
    <w:rsid w:val="00C726B5"/>
    <w:rsid w:val="00C730EB"/>
    <w:rsid w:val="00C74823"/>
    <w:rsid w:val="00C76DF9"/>
    <w:rsid w:val="00C779BF"/>
    <w:rsid w:val="00C81317"/>
    <w:rsid w:val="00C82EEE"/>
    <w:rsid w:val="00C84868"/>
    <w:rsid w:val="00C84F26"/>
    <w:rsid w:val="00C85588"/>
    <w:rsid w:val="00C90DD0"/>
    <w:rsid w:val="00C91AE3"/>
    <w:rsid w:val="00C93143"/>
    <w:rsid w:val="00C9597B"/>
    <w:rsid w:val="00C95A94"/>
    <w:rsid w:val="00C97A50"/>
    <w:rsid w:val="00CA02DB"/>
    <w:rsid w:val="00CA2C0F"/>
    <w:rsid w:val="00CA606F"/>
    <w:rsid w:val="00CA69DC"/>
    <w:rsid w:val="00CA6EAF"/>
    <w:rsid w:val="00CB022B"/>
    <w:rsid w:val="00CB1079"/>
    <w:rsid w:val="00CB1154"/>
    <w:rsid w:val="00CB1172"/>
    <w:rsid w:val="00CB4F90"/>
    <w:rsid w:val="00CB5119"/>
    <w:rsid w:val="00CB6C3A"/>
    <w:rsid w:val="00CB6D7E"/>
    <w:rsid w:val="00CC1E97"/>
    <w:rsid w:val="00CC1FDC"/>
    <w:rsid w:val="00CC3A31"/>
    <w:rsid w:val="00CC3C60"/>
    <w:rsid w:val="00CD191D"/>
    <w:rsid w:val="00CD2C94"/>
    <w:rsid w:val="00CD3C21"/>
    <w:rsid w:val="00CD422B"/>
    <w:rsid w:val="00CD6113"/>
    <w:rsid w:val="00CD61B7"/>
    <w:rsid w:val="00CD6ADF"/>
    <w:rsid w:val="00CE15E4"/>
    <w:rsid w:val="00CE315F"/>
    <w:rsid w:val="00CE3D9E"/>
    <w:rsid w:val="00CE5948"/>
    <w:rsid w:val="00CE60EE"/>
    <w:rsid w:val="00CE7C67"/>
    <w:rsid w:val="00CF0406"/>
    <w:rsid w:val="00CF12A8"/>
    <w:rsid w:val="00CF38B8"/>
    <w:rsid w:val="00CF45ED"/>
    <w:rsid w:val="00CF5750"/>
    <w:rsid w:val="00CF6012"/>
    <w:rsid w:val="00CF65A7"/>
    <w:rsid w:val="00D00845"/>
    <w:rsid w:val="00D01B23"/>
    <w:rsid w:val="00D02601"/>
    <w:rsid w:val="00D048C6"/>
    <w:rsid w:val="00D0728E"/>
    <w:rsid w:val="00D074D0"/>
    <w:rsid w:val="00D07590"/>
    <w:rsid w:val="00D138C7"/>
    <w:rsid w:val="00D14859"/>
    <w:rsid w:val="00D156B0"/>
    <w:rsid w:val="00D26B4B"/>
    <w:rsid w:val="00D307FC"/>
    <w:rsid w:val="00D31D44"/>
    <w:rsid w:val="00D3213D"/>
    <w:rsid w:val="00D32881"/>
    <w:rsid w:val="00D3381F"/>
    <w:rsid w:val="00D37BC9"/>
    <w:rsid w:val="00D41A30"/>
    <w:rsid w:val="00D42CCE"/>
    <w:rsid w:val="00D44210"/>
    <w:rsid w:val="00D45F1E"/>
    <w:rsid w:val="00D5246B"/>
    <w:rsid w:val="00D5389D"/>
    <w:rsid w:val="00D552E9"/>
    <w:rsid w:val="00D55E3E"/>
    <w:rsid w:val="00D55F62"/>
    <w:rsid w:val="00D560A0"/>
    <w:rsid w:val="00D568D0"/>
    <w:rsid w:val="00D6059D"/>
    <w:rsid w:val="00D60C65"/>
    <w:rsid w:val="00D61CB9"/>
    <w:rsid w:val="00D6241C"/>
    <w:rsid w:val="00D624CC"/>
    <w:rsid w:val="00D63A49"/>
    <w:rsid w:val="00D65CDE"/>
    <w:rsid w:val="00D67E5B"/>
    <w:rsid w:val="00D726BC"/>
    <w:rsid w:val="00D72DED"/>
    <w:rsid w:val="00D752E1"/>
    <w:rsid w:val="00D75FAA"/>
    <w:rsid w:val="00D767A8"/>
    <w:rsid w:val="00D80DB1"/>
    <w:rsid w:val="00D8334F"/>
    <w:rsid w:val="00D85202"/>
    <w:rsid w:val="00D85C7E"/>
    <w:rsid w:val="00D950B4"/>
    <w:rsid w:val="00D963A1"/>
    <w:rsid w:val="00D97066"/>
    <w:rsid w:val="00DA14F8"/>
    <w:rsid w:val="00DA1BFC"/>
    <w:rsid w:val="00DA368E"/>
    <w:rsid w:val="00DA4A86"/>
    <w:rsid w:val="00DA5A60"/>
    <w:rsid w:val="00DA6078"/>
    <w:rsid w:val="00DB017D"/>
    <w:rsid w:val="00DB7E58"/>
    <w:rsid w:val="00DC30D4"/>
    <w:rsid w:val="00DD2F04"/>
    <w:rsid w:val="00DD41A4"/>
    <w:rsid w:val="00DD758A"/>
    <w:rsid w:val="00DD7BCA"/>
    <w:rsid w:val="00DE3FA2"/>
    <w:rsid w:val="00DE63CB"/>
    <w:rsid w:val="00DF150D"/>
    <w:rsid w:val="00DF332E"/>
    <w:rsid w:val="00DF3BB6"/>
    <w:rsid w:val="00DF3D72"/>
    <w:rsid w:val="00DF50C8"/>
    <w:rsid w:val="00E0353A"/>
    <w:rsid w:val="00E0374D"/>
    <w:rsid w:val="00E05201"/>
    <w:rsid w:val="00E05393"/>
    <w:rsid w:val="00E12180"/>
    <w:rsid w:val="00E128DD"/>
    <w:rsid w:val="00E1661C"/>
    <w:rsid w:val="00E1705D"/>
    <w:rsid w:val="00E170F7"/>
    <w:rsid w:val="00E20C1B"/>
    <w:rsid w:val="00E22485"/>
    <w:rsid w:val="00E22E27"/>
    <w:rsid w:val="00E27EBE"/>
    <w:rsid w:val="00E35B2B"/>
    <w:rsid w:val="00E36D69"/>
    <w:rsid w:val="00E453DC"/>
    <w:rsid w:val="00E52612"/>
    <w:rsid w:val="00E52F99"/>
    <w:rsid w:val="00E569E9"/>
    <w:rsid w:val="00E57A3D"/>
    <w:rsid w:val="00E57BB2"/>
    <w:rsid w:val="00E60967"/>
    <w:rsid w:val="00E632D5"/>
    <w:rsid w:val="00E6558A"/>
    <w:rsid w:val="00E669A8"/>
    <w:rsid w:val="00E70DB3"/>
    <w:rsid w:val="00E71B64"/>
    <w:rsid w:val="00E73674"/>
    <w:rsid w:val="00E73D95"/>
    <w:rsid w:val="00E73EB9"/>
    <w:rsid w:val="00E766CF"/>
    <w:rsid w:val="00E770B7"/>
    <w:rsid w:val="00E80624"/>
    <w:rsid w:val="00E87B0E"/>
    <w:rsid w:val="00E92831"/>
    <w:rsid w:val="00E929B5"/>
    <w:rsid w:val="00E92FCF"/>
    <w:rsid w:val="00E94376"/>
    <w:rsid w:val="00E95F08"/>
    <w:rsid w:val="00E979F6"/>
    <w:rsid w:val="00EB185E"/>
    <w:rsid w:val="00EB2B84"/>
    <w:rsid w:val="00EB56EC"/>
    <w:rsid w:val="00EB74CE"/>
    <w:rsid w:val="00EC03C6"/>
    <w:rsid w:val="00EC3112"/>
    <w:rsid w:val="00EC653F"/>
    <w:rsid w:val="00ED3947"/>
    <w:rsid w:val="00ED750D"/>
    <w:rsid w:val="00EE0CA6"/>
    <w:rsid w:val="00EE2569"/>
    <w:rsid w:val="00EE266C"/>
    <w:rsid w:val="00EE3429"/>
    <w:rsid w:val="00EE6992"/>
    <w:rsid w:val="00EF06EA"/>
    <w:rsid w:val="00EF4648"/>
    <w:rsid w:val="00EF621A"/>
    <w:rsid w:val="00EF6F2E"/>
    <w:rsid w:val="00EF7B13"/>
    <w:rsid w:val="00F0037F"/>
    <w:rsid w:val="00F02579"/>
    <w:rsid w:val="00F02990"/>
    <w:rsid w:val="00F0466B"/>
    <w:rsid w:val="00F10670"/>
    <w:rsid w:val="00F106A0"/>
    <w:rsid w:val="00F130D3"/>
    <w:rsid w:val="00F14D21"/>
    <w:rsid w:val="00F2055E"/>
    <w:rsid w:val="00F21062"/>
    <w:rsid w:val="00F22396"/>
    <w:rsid w:val="00F22570"/>
    <w:rsid w:val="00F22867"/>
    <w:rsid w:val="00F232EF"/>
    <w:rsid w:val="00F26B61"/>
    <w:rsid w:val="00F27ECD"/>
    <w:rsid w:val="00F31403"/>
    <w:rsid w:val="00F36671"/>
    <w:rsid w:val="00F36C54"/>
    <w:rsid w:val="00F42850"/>
    <w:rsid w:val="00F428A2"/>
    <w:rsid w:val="00F42EE9"/>
    <w:rsid w:val="00F43C4E"/>
    <w:rsid w:val="00F469AC"/>
    <w:rsid w:val="00F51742"/>
    <w:rsid w:val="00F54A70"/>
    <w:rsid w:val="00F6024E"/>
    <w:rsid w:val="00F62394"/>
    <w:rsid w:val="00F633E1"/>
    <w:rsid w:val="00F65BFC"/>
    <w:rsid w:val="00F6635C"/>
    <w:rsid w:val="00F66DF7"/>
    <w:rsid w:val="00F67948"/>
    <w:rsid w:val="00F7309B"/>
    <w:rsid w:val="00F73DA1"/>
    <w:rsid w:val="00F7418A"/>
    <w:rsid w:val="00F77477"/>
    <w:rsid w:val="00F81603"/>
    <w:rsid w:val="00F822F8"/>
    <w:rsid w:val="00F84BE4"/>
    <w:rsid w:val="00F84D59"/>
    <w:rsid w:val="00F860DE"/>
    <w:rsid w:val="00F9335D"/>
    <w:rsid w:val="00F957CE"/>
    <w:rsid w:val="00F95FA1"/>
    <w:rsid w:val="00F9612A"/>
    <w:rsid w:val="00F967A6"/>
    <w:rsid w:val="00F97ACA"/>
    <w:rsid w:val="00FA20B5"/>
    <w:rsid w:val="00FA62F8"/>
    <w:rsid w:val="00FB30DF"/>
    <w:rsid w:val="00FB64E8"/>
    <w:rsid w:val="00FC1996"/>
    <w:rsid w:val="00FC3529"/>
    <w:rsid w:val="00FC4A1D"/>
    <w:rsid w:val="00FC7F90"/>
    <w:rsid w:val="00FD1A07"/>
    <w:rsid w:val="00FD373E"/>
    <w:rsid w:val="00FD42B5"/>
    <w:rsid w:val="00FD482B"/>
    <w:rsid w:val="00FD5D5B"/>
    <w:rsid w:val="00FD7FF8"/>
    <w:rsid w:val="00FE6398"/>
    <w:rsid w:val="00FF0DCD"/>
    <w:rsid w:val="00FF0F10"/>
    <w:rsid w:val="00FF481D"/>
    <w:rsid w:val="00FF70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E2FFB"/>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D074D0"/>
    <w:rPr>
      <w:rFonts w:ascii="Calibri" w:hAnsi="Calibri"/>
      <w:sz w:val="20"/>
      <w:szCs w:val="20"/>
    </w:rPr>
  </w:style>
  <w:style w:type="character" w:customStyle="1" w:styleId="CommentTextChar">
    <w:name w:val="Comment Text Char"/>
    <w:basedOn w:val="DefaultParagraphFont"/>
    <w:link w:val="CommentText"/>
    <w:uiPriority w:val="99"/>
    <w:rsid w:val="00D074D0"/>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autoRedefine/>
    <w:qFormat/>
    <w:rsid w:val="00C97A50"/>
    <w:pPr>
      <w:spacing w:before="240" w:after="240" w:line="240" w:lineRule="auto"/>
      <w:jc w:val="center"/>
    </w:pPr>
    <w:rPr>
      <w:rFonts w:ascii="Times New Roman" w:eastAsia="Times New Roman" w:hAnsi="Times New Roman" w:cs="Times New Roman"/>
      <w:noProof/>
      <w:sz w:val="20"/>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13"/>
      </w:numPr>
      <w:spacing w:before="120" w:after="120" w:line="240" w:lineRule="auto"/>
      <w:contextualSpacing/>
    </w:pPr>
    <w:rPr>
      <w:rFonts w:ascii="Times New Roman" w:eastAsia="Times New Roman" w:hAnsi="Times New Roman" w:cs="Times New Roman"/>
      <w:snapToGrid w:val="0"/>
      <w:sz w:val="26"/>
      <w:szCs w:val="20"/>
      <w:lang w:val="en-US"/>
    </w:rPr>
  </w:style>
  <w:style w:type="character" w:styleId="UnresolvedMention">
    <w:name w:val="Unresolved Mention"/>
    <w:basedOn w:val="DefaultParagraphFont"/>
    <w:uiPriority w:val="99"/>
    <w:semiHidden/>
    <w:unhideWhenUsed/>
    <w:rsid w:val="00D61CB9"/>
    <w:rPr>
      <w:color w:val="605E5C"/>
      <w:shd w:val="clear" w:color="auto" w:fill="E1DFDD"/>
    </w:rPr>
  </w:style>
  <w:style w:type="paragraph" w:styleId="Revision">
    <w:name w:val="Revision"/>
    <w:hidden/>
    <w:uiPriority w:val="99"/>
    <w:semiHidden/>
    <w:rsid w:val="00AD5B8E"/>
    <w:pPr>
      <w:spacing w:after="0" w:line="240" w:lineRule="auto"/>
    </w:pPr>
    <w:rPr>
      <w:rFonts w:ascii="Times New Roman" w:eastAsia="Times New Roman" w:hAnsi="Times New Roman" w:cs="Times New Roman"/>
      <w:szCs w:val="24"/>
      <w:lang w:val="en-US"/>
    </w:rPr>
  </w:style>
  <w:style w:type="character" w:customStyle="1" w:styleId="URLPACKT">
    <w:name w:val="URL [PACKT]"/>
    <w:basedOn w:val="DefaultParagraphFont"/>
    <w:uiPriority w:val="1"/>
    <w:rsid w:val="002A02D5"/>
    <w:rPr>
      <w:rFonts w:ascii="Lucida Console" w:hAnsi="Lucida Console"/>
      <w:color w:val="808080" w:themeColor="background1" w:themeShade="80"/>
      <w:sz w:val="19"/>
    </w:rPr>
  </w:style>
  <w:style w:type="character" w:customStyle="1" w:styleId="ChapterrefPACKT">
    <w:name w:val="Chapterref [PACKT]"/>
    <w:uiPriority w:val="99"/>
    <w:locked/>
    <w:rsid w:val="00C31CB9"/>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6136B7"/>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yw\OneDrive%20-%20Packt\Packt\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C5ABF9-DBFE-42B4-A47A-04F34FB4E8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3.xml><?xml version="1.0" encoding="utf-8"?>
<ds:datastoreItem xmlns:ds="http://schemas.openxmlformats.org/officeDocument/2006/customXml" ds:itemID="{6F191724-2424-4B47-8747-3ACEE6E4C365}">
  <ds:schemaRefs>
    <ds:schemaRef ds:uri="http://schemas.microsoft.com/office/2006/metadata/properties"/>
    <ds:schemaRef ds:uri="http://schemas.microsoft.com/office/infopath/2007/PartnerControls"/>
    <ds:schemaRef ds:uri="e7df6e9d-0615-47e4-a4ad-60fe01bbcbf5"/>
  </ds:schemaRefs>
</ds:datastoreItem>
</file>

<file path=customXml/itemProps4.xml><?xml version="1.0" encoding="utf-8"?>
<ds:datastoreItem xmlns:ds="http://schemas.openxmlformats.org/officeDocument/2006/customXml" ds:itemID="{DBC8F309-A607-4603-BF7A-C71F8352818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250</TotalTime>
  <Pages>39</Pages>
  <Words>7740</Words>
  <Characters>44120</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172</cp:revision>
  <dcterms:created xsi:type="dcterms:W3CDTF">2021-02-16T10:07:00Z</dcterms:created>
  <dcterms:modified xsi:type="dcterms:W3CDTF">2021-06-11T21:59:00Z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