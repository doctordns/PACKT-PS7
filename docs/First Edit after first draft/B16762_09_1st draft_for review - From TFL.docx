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3D62E" w14:textId="3D1E962C" w:rsidR="00205AD0" w:rsidRDefault="00FE23BE" w:rsidP="00205AD0">
      <w:pPr>
        <w:pStyle w:val="ChapterNumberPACKT"/>
      </w:pPr>
      <w:commentRangeStart w:id="0"/>
      <w:commentRangeStart w:id="1"/>
      <w:commentRangeStart w:id="2"/>
      <w:r>
        <w:t>9</w:t>
      </w:r>
      <w:commentRangeEnd w:id="0"/>
      <w:commentRangeEnd w:id="1"/>
      <w:r w:rsidR="00407F83">
        <w:rPr>
          <w:rStyle w:val="CommentReference"/>
          <w:rFonts w:cs="Times New Roman"/>
          <w:bCs w:val="0"/>
          <w:color w:val="auto"/>
          <w:kern w:val="0"/>
          <w:lang w:val="en-US"/>
        </w:rPr>
        <w:commentReference w:id="0"/>
      </w:r>
      <w:r w:rsidR="002523F9">
        <w:rPr>
          <w:rStyle w:val="CommentReference"/>
          <w:rFonts w:ascii="Times New Roman" w:hAnsi="Times New Roman" w:cs="Times New Roman"/>
          <w:bCs w:val="0"/>
          <w:color w:val="auto"/>
          <w:kern w:val="0"/>
          <w:lang w:val="en-US"/>
        </w:rPr>
        <w:commentReference w:id="1"/>
      </w:r>
      <w:commentRangeEnd w:id="2"/>
      <w:r w:rsidR="00365428">
        <w:rPr>
          <w:rStyle w:val="CommentReference"/>
          <w:rFonts w:cs="Times New Roman"/>
          <w:bCs w:val="0"/>
          <w:color w:val="auto"/>
          <w:kern w:val="0"/>
          <w:lang w:val="en-US"/>
        </w:rPr>
        <w:commentReference w:id="2"/>
      </w:r>
    </w:p>
    <w:p w14:paraId="78ECA3A9" w14:textId="2900071A" w:rsidR="00205AD0" w:rsidRDefault="00205AD0" w:rsidP="00205AD0">
      <w:pPr>
        <w:pStyle w:val="ChapterTitlePACKT"/>
      </w:pPr>
      <w:r>
        <w:t xml:space="preserve">Managing </w:t>
      </w:r>
      <w:r w:rsidR="00FE23BE">
        <w:t>Storage</w:t>
      </w:r>
    </w:p>
    <w:p w14:paraId="294F7B63" w14:textId="77777777" w:rsidR="00205AD0" w:rsidRDefault="00205AD0" w:rsidP="00205AD0">
      <w:pPr>
        <w:pStyle w:val="NormalPACKT"/>
      </w:pPr>
      <w:r>
        <w:t>In this chapter, we cover the following recipes:</w:t>
      </w:r>
    </w:p>
    <w:p w14:paraId="3614F983" w14:textId="44D5602F" w:rsidR="00DD67DB" w:rsidRDefault="00DD67DB" w:rsidP="00DD67DB">
      <w:pPr>
        <w:pStyle w:val="BulletPACKT"/>
      </w:pPr>
      <w:r>
        <w:t xml:space="preserve">Managing </w:t>
      </w:r>
      <w:r w:rsidR="00B36756">
        <w:t>p</w:t>
      </w:r>
      <w:r>
        <w:t xml:space="preserve">hysical </w:t>
      </w:r>
      <w:r w:rsidR="00B36756">
        <w:t>di</w:t>
      </w:r>
      <w:r>
        <w:t xml:space="preserve">sks and </w:t>
      </w:r>
      <w:r w:rsidR="00B36756">
        <w:t>v</w:t>
      </w:r>
      <w:r>
        <w:t>olumes</w:t>
      </w:r>
    </w:p>
    <w:p w14:paraId="5DB4D9A6" w14:textId="2F45B3CD" w:rsidR="00DD67DB" w:rsidRDefault="00DD67DB" w:rsidP="00DD67DB">
      <w:pPr>
        <w:pStyle w:val="BulletPACKT"/>
      </w:pPr>
      <w:r>
        <w:t xml:space="preserve">Managing </w:t>
      </w:r>
      <w:r w:rsidR="00B36756">
        <w:t>file s</w:t>
      </w:r>
      <w:r>
        <w:t>ystems</w:t>
      </w:r>
    </w:p>
    <w:p w14:paraId="7E0EA4F2" w14:textId="1F2D081A" w:rsidR="00DD67DB" w:rsidRDefault="00DD67DB" w:rsidP="00DD67DB">
      <w:pPr>
        <w:pStyle w:val="BulletPACKT"/>
      </w:pPr>
      <w:r>
        <w:t xml:space="preserve">Exploring </w:t>
      </w:r>
      <w:r w:rsidR="00B36756">
        <w:t>p</w:t>
      </w:r>
      <w:r>
        <w:t xml:space="preserve">roviders and the </w:t>
      </w:r>
      <w:proofErr w:type="spellStart"/>
      <w:r w:rsidR="00B36756">
        <w:t>FileS</w:t>
      </w:r>
      <w:r>
        <w:t>ystem</w:t>
      </w:r>
      <w:proofErr w:type="spellEnd"/>
      <w:r>
        <w:t xml:space="preserve"> provider</w:t>
      </w:r>
    </w:p>
    <w:p w14:paraId="12DACA7C" w14:textId="60ACC21D" w:rsidR="00DD67DB" w:rsidRDefault="00DD67DB" w:rsidP="00DD67DB">
      <w:pPr>
        <w:pStyle w:val="BulletPACKT"/>
      </w:pPr>
      <w:bookmarkStart w:id="3" w:name="_Hlk63116853"/>
      <w:r>
        <w:t>Managing Storage Replica</w:t>
      </w:r>
    </w:p>
    <w:bookmarkEnd w:id="3"/>
    <w:p w14:paraId="07DB9263" w14:textId="078F6638" w:rsidR="00DD67DB" w:rsidRDefault="00DD67DB" w:rsidP="00DD67DB">
      <w:pPr>
        <w:pStyle w:val="BulletPACKT"/>
      </w:pPr>
      <w:r>
        <w:t>Deploying Storage Spaces</w:t>
      </w:r>
    </w:p>
    <w:p w14:paraId="65ADF7C7" w14:textId="77777777" w:rsidR="00205AD0" w:rsidRDefault="00205AD0" w:rsidP="00205AD0">
      <w:pPr>
        <w:pStyle w:val="Heading1"/>
        <w:tabs>
          <w:tab w:val="left" w:pos="0"/>
        </w:tabs>
      </w:pPr>
      <w:r>
        <w:t>Introduction</w:t>
      </w:r>
    </w:p>
    <w:p w14:paraId="315BA379" w14:textId="58147D33" w:rsidR="00DD67DB" w:rsidRDefault="00DD67DB" w:rsidP="00205AD0">
      <w:pPr>
        <w:pStyle w:val="NormalPACKT"/>
      </w:pPr>
      <w:commentRangeStart w:id="4"/>
      <w:commentRangeStart w:id="5"/>
      <w:r w:rsidRPr="00DD67DB">
        <w:t xml:space="preserve">Windows Server </w:t>
      </w:r>
      <w:del w:id="6" w:author="Thomas Lee" w:date="2021-04-05T12:21:00Z">
        <w:r w:rsidRPr="00DD67DB" w:rsidDel="00E70DBD">
          <w:delText xml:space="preserve">2019 </w:delText>
        </w:r>
      </w:del>
      <w:commentRangeEnd w:id="4"/>
      <w:commentRangeEnd w:id="5"/>
      <w:ins w:id="7" w:author="Thomas Lee" w:date="2021-04-05T12:21:00Z">
        <w:r w:rsidR="00E70DBD" w:rsidRPr="00DD67DB">
          <w:t>20</w:t>
        </w:r>
        <w:r w:rsidR="00E70DBD">
          <w:t>22</w:t>
        </w:r>
        <w:r w:rsidR="00E70DBD" w:rsidRPr="00DD67DB">
          <w:t xml:space="preserve"> </w:t>
        </w:r>
      </w:ins>
      <w:r w:rsidR="008C1754">
        <w:rPr>
          <w:rStyle w:val="CommentReference"/>
          <w:rFonts w:ascii="Arial" w:hAnsi="Arial"/>
        </w:rPr>
        <w:commentReference w:id="4"/>
      </w:r>
      <w:r w:rsidR="00E70DBD">
        <w:rPr>
          <w:rStyle w:val="CommentReference"/>
          <w:rFonts w:ascii="Arial" w:hAnsi="Arial"/>
        </w:rPr>
        <w:commentReference w:id="5"/>
      </w:r>
      <w:r w:rsidRPr="00DD67DB">
        <w:t>provides a range of features that allows access to a wide variety of</w:t>
      </w:r>
      <w:r>
        <w:t xml:space="preserve"> </w:t>
      </w:r>
      <w:r w:rsidRPr="00DD67DB">
        <w:t>storage and storage devices. Windows supports spinning disks, USB memory sticks, and SSD</w:t>
      </w:r>
      <w:r>
        <w:t xml:space="preserve"> </w:t>
      </w:r>
      <w:r w:rsidRPr="00DD67DB">
        <w:t xml:space="preserve">devices (including </w:t>
      </w:r>
      <w:commentRangeStart w:id="8"/>
      <w:r w:rsidRPr="00DD67DB">
        <w:t xml:space="preserve">MVMe </w:t>
      </w:r>
      <w:commentRangeEnd w:id="8"/>
      <w:r w:rsidR="007C20F9">
        <w:rPr>
          <w:rStyle w:val="CommentReference"/>
        </w:rPr>
        <w:commentReference w:id="8"/>
      </w:r>
      <w:r w:rsidRPr="00DD67DB">
        <w:t>SSD devices).</w:t>
      </w:r>
    </w:p>
    <w:p w14:paraId="7C4FDEDD" w14:textId="77777777" w:rsidR="00986123" w:rsidRDefault="00DD67DB" w:rsidP="00205AD0">
      <w:pPr>
        <w:pStyle w:val="NormalPACKT"/>
        <w:rPr>
          <w:ins w:id="9" w:author="Lucy Wan" w:date="2021-03-08T11:58:00Z"/>
        </w:rPr>
      </w:pPr>
      <w:r w:rsidRPr="00DD67DB">
        <w:t xml:space="preserve">Before </w:t>
      </w:r>
      <w:r w:rsidR="008F4343">
        <w:t xml:space="preserve">you can use </w:t>
      </w:r>
      <w:r w:rsidRPr="00DD67DB">
        <w:t xml:space="preserve">a disk </w:t>
      </w:r>
      <w:r w:rsidR="008F4343">
        <w:t>to hold files</w:t>
      </w:r>
      <w:r w:rsidRPr="00DD67DB">
        <w:t>, you need to create partitions or volumes on the device</w:t>
      </w:r>
      <w:r w:rsidR="008F4343">
        <w:t xml:space="preserve"> and format them</w:t>
      </w:r>
      <w:r w:rsidRPr="00DD67DB">
        <w:t>. When you first initialize a disk, you need to define which partitioning</w:t>
      </w:r>
      <w:r>
        <w:t xml:space="preserve"> </w:t>
      </w:r>
      <w:r w:rsidRPr="00DD67DB">
        <w:t xml:space="preserve">method to use. You have two choices: </w:t>
      </w:r>
    </w:p>
    <w:p w14:paraId="05F88C48" w14:textId="77777777" w:rsidR="00986123" w:rsidRPr="003F4B75" w:rsidRDefault="00DD67DB" w:rsidP="003F4B75">
      <w:pPr>
        <w:pStyle w:val="BulletEndPACKT"/>
      </w:pPr>
      <w:r w:rsidRPr="003F4B75">
        <w:rPr>
          <w:rStyle w:val="CodeInTextPACKT"/>
          <w:rFonts w:ascii="Times New Roman" w:hAnsi="Times New Roman"/>
          <w:color w:val="auto"/>
          <w:sz w:val="22"/>
          <w:szCs w:val="24"/>
        </w:rPr>
        <w:t>Master Boot Record (MBR)</w:t>
      </w:r>
    </w:p>
    <w:p w14:paraId="1516327F" w14:textId="62BD161F" w:rsidR="00986123" w:rsidRPr="003F4B75" w:rsidRDefault="00DD67DB" w:rsidP="003F4B75">
      <w:pPr>
        <w:pStyle w:val="BulletEndPACKT"/>
      </w:pPr>
      <w:r w:rsidRPr="003F4B75">
        <w:rPr>
          <w:rStyle w:val="CodeInTextPACKT"/>
          <w:rFonts w:ascii="Times New Roman" w:hAnsi="Times New Roman"/>
          <w:color w:val="auto"/>
          <w:sz w:val="22"/>
          <w:szCs w:val="24"/>
        </w:rPr>
        <w:t>GUID Partition Table (GPT)</w:t>
      </w:r>
    </w:p>
    <w:p w14:paraId="2225880D" w14:textId="5AA607A4" w:rsidR="00E70DBD" w:rsidRPr="00E70DBD" w:rsidRDefault="00E70DBD" w:rsidP="00E70DBD">
      <w:pPr>
        <w:pStyle w:val="NormalPACKT"/>
        <w:rPr>
          <w:ins w:id="10" w:author="Thomas Lee" w:date="2021-04-05T12:23:00Z"/>
        </w:rPr>
      </w:pPr>
      <w:ins w:id="11" w:author="Thomas Lee" w:date="2021-04-05T12:23:00Z">
        <w:r w:rsidRPr="00E70DBD">
          <w:t>These days, m</w:t>
        </w:r>
        <w:r w:rsidRPr="00E70DBD">
          <w:rPr>
            <w:rPrChange w:id="12" w:author="Thomas Lee" w:date="2021-04-05T12:23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 xml:space="preserve">ost PCs use the GUID Partition Table (GPT) disk type for hard drives and SSDs. GPT is more robust and allows for volumes bigger than 2 TB. The older MBR disk type is used </w:t>
        </w:r>
      </w:ins>
      <w:ins w:id="13" w:author="Thomas Lee" w:date="2021-04-05T12:24:00Z">
        <w:r>
          <w:t xml:space="preserve">typically7 </w:t>
        </w:r>
      </w:ins>
      <w:ins w:id="14" w:author="Thomas Lee" w:date="2021-04-05T12:23:00Z">
        <w:r w:rsidRPr="00E70DBD">
          <w:rPr>
            <w:rPrChange w:id="15" w:author="Thomas Lee" w:date="2021-04-05T12:23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by 32-bit PCs, older PCs, and removable drives such as memory cards</w:t>
        </w:r>
      </w:ins>
      <w:ins w:id="16" w:author="Thomas Lee" w:date="2021-04-05T12:24:00Z">
        <w:r>
          <w:t xml:space="preserve"> or external disk drives</w:t>
        </w:r>
      </w:ins>
      <w:ins w:id="17" w:author="Thomas Lee" w:date="2021-04-05T12:23:00Z">
        <w:r w:rsidRPr="00E70DBD">
          <w:rPr>
            <w:rPrChange w:id="18" w:author="Thomas Lee" w:date="2021-04-05T12:23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.</w:t>
        </w:r>
      </w:ins>
    </w:p>
    <w:p w14:paraId="1E17B095" w14:textId="0DDE0984" w:rsidR="00E70DBD" w:rsidRDefault="00E70DBD" w:rsidP="00986123">
      <w:pPr>
        <w:pStyle w:val="NormalPACKT"/>
        <w:rPr>
          <w:ins w:id="19" w:author="Thomas Lee" w:date="2021-04-05T12:23:00Z"/>
        </w:rPr>
      </w:pPr>
    </w:p>
    <w:p w14:paraId="1A1FC813" w14:textId="77777777" w:rsidR="00E70DBD" w:rsidRDefault="00E70DBD" w:rsidP="00986123">
      <w:pPr>
        <w:pStyle w:val="NormalPACKT"/>
        <w:rPr>
          <w:ins w:id="20" w:author="Thomas Lee" w:date="2021-04-05T12:22:00Z"/>
        </w:rPr>
      </w:pPr>
    </w:p>
    <w:p w14:paraId="63363E6E" w14:textId="39E4C623" w:rsidR="00DD67DB" w:rsidRDefault="00DD67DB" w:rsidP="00986123">
      <w:pPr>
        <w:pStyle w:val="NormalPACKT"/>
      </w:pPr>
      <w:commentRangeStart w:id="21"/>
      <w:r w:rsidRPr="00DD67DB">
        <w:t>For</w:t>
      </w:r>
      <w:commentRangeEnd w:id="21"/>
      <w:r w:rsidR="002D1DC5">
        <w:rPr>
          <w:rStyle w:val="CommentReference"/>
          <w:rFonts w:ascii="Arial" w:hAnsi="Arial"/>
        </w:rPr>
        <w:commentReference w:id="21"/>
      </w:r>
      <w:r w:rsidRPr="00DD67DB">
        <w:t xml:space="preserve"> a good discussion of the differences between these two mechanisms, see</w:t>
      </w:r>
      <w:r>
        <w:t xml:space="preserve"> </w:t>
      </w:r>
      <w:r w:rsidRPr="00CA748B">
        <w:rPr>
          <w:rStyle w:val="URLPACKT"/>
        </w:rPr>
        <w:t>https://www.howtogeek.com/193669/whats-the-difference-between-gptand-mbr-when-partitioning-a-drive/</w:t>
      </w:r>
      <w:r w:rsidRPr="00DD67DB">
        <w:rPr>
          <w:rStyle w:val="ItalicsPACKT"/>
        </w:rPr>
        <w:t>.</w:t>
      </w:r>
    </w:p>
    <w:p w14:paraId="0BD3F30A" w14:textId="422C9003" w:rsidR="00DD67DB" w:rsidRDefault="00DD67DB" w:rsidP="00205AD0">
      <w:pPr>
        <w:pStyle w:val="NormalPACKT"/>
      </w:pPr>
      <w:r w:rsidRPr="00DD67DB">
        <w:t xml:space="preserve">With a volume created, you can then format the disk volume. Windows supports five filesystems you can use: ReFS, NTFS, exFAT, UDF, and FAT32. For details of the latter four, see </w:t>
      </w:r>
      <w:r w:rsidRPr="002A1A10">
        <w:rPr>
          <w:rStyle w:val="URLPACKT"/>
        </w:rPr>
        <w:t>https://docs.microsoft.com/en-us/windows/desktop/fileio/filesystemfunctionality-comparison</w:t>
      </w:r>
      <w:r w:rsidRPr="00DD67DB">
        <w:t xml:space="preserve">. The ReFS filesystem is </w:t>
      </w:r>
      <w:r w:rsidR="008F4343">
        <w:t>more recent</w:t>
      </w:r>
      <w:r w:rsidRPr="00DD67DB">
        <w:t xml:space="preserve"> and is based on NFTS but </w:t>
      </w:r>
      <w:commentRangeStart w:id="22"/>
      <w:r w:rsidRPr="00DD67DB">
        <w:t xml:space="preserve">lacks </w:t>
      </w:r>
      <w:commentRangeEnd w:id="22"/>
      <w:r w:rsidR="00B30ED6">
        <w:rPr>
          <w:rStyle w:val="CommentReference"/>
        </w:rPr>
        <w:commentReference w:id="22"/>
      </w:r>
      <w:r w:rsidRPr="00DD67DB">
        <w:t xml:space="preserve">some features a file server might need (it has no encrypted files). </w:t>
      </w:r>
      <w:ins w:id="23" w:author="Thomas Lee" w:date="2021-04-05T12:26:00Z">
        <w:r w:rsidR="00E70DBD">
          <w:t xml:space="preserve">A benefit of the ReFS file system is the automatic integrity checking. </w:t>
        </w:r>
      </w:ins>
      <w:r w:rsidRPr="00DD67DB">
        <w:t xml:space="preserve">For a comparison between the ReFS and NTFS filesystems, see </w:t>
      </w:r>
      <w:r w:rsidRPr="00652D40">
        <w:rPr>
          <w:rStyle w:val="URLPACKT"/>
        </w:rPr>
        <w:t>https://www.iperiusbackup.net/en/refs-vs-ntfs-differences-and-performance-comparison-when-to-use/</w:t>
      </w:r>
      <w:r w:rsidRPr="00DD67DB">
        <w:rPr>
          <w:rStyle w:val="ItalicsPACKT"/>
        </w:rPr>
        <w:t>.</w:t>
      </w:r>
      <w:r>
        <w:rPr>
          <w:rStyle w:val="ItalicsPACKT"/>
        </w:rPr>
        <w:t xml:space="preserve"> </w:t>
      </w:r>
      <w:r w:rsidRPr="00DD67DB">
        <w:t xml:space="preserve">You examine partitioning and formatting volumes in the </w:t>
      </w:r>
      <w:r w:rsidRPr="00501E89">
        <w:rPr>
          <w:rStyle w:val="ItalicsPACKT"/>
        </w:rPr>
        <w:t>Managing physical disks and volumes</w:t>
      </w:r>
      <w:r w:rsidRPr="00DD67DB">
        <w:t xml:space="preserve"> recipe.</w:t>
      </w:r>
      <w:r>
        <w:t xml:space="preserve">  </w:t>
      </w:r>
    </w:p>
    <w:p w14:paraId="25154AC6" w14:textId="3A959C08" w:rsidR="00DD67DB" w:rsidRDefault="00DD67DB" w:rsidP="00205AD0">
      <w:pPr>
        <w:pStyle w:val="NormalPACKT"/>
      </w:pPr>
      <w:r w:rsidRPr="00DD67DB">
        <w:t xml:space="preserve">NTFS (and ReFS) volumes allow you to create </w:t>
      </w:r>
      <w:r w:rsidRPr="00C656D1">
        <w:rPr>
          <w:b/>
          <w:bCs/>
        </w:rPr>
        <w:t>access control lists</w:t>
      </w:r>
      <w:r w:rsidRPr="00DD67DB">
        <w:t xml:space="preserve"> (</w:t>
      </w:r>
      <w:r w:rsidRPr="00C656D1">
        <w:rPr>
          <w:b/>
          <w:bCs/>
        </w:rPr>
        <w:t>ACLs</w:t>
      </w:r>
      <w:r w:rsidRPr="00DD67DB">
        <w:t>) that control access</w:t>
      </w:r>
      <w:r>
        <w:t xml:space="preserve"> </w:t>
      </w:r>
      <w:r w:rsidRPr="00DD67DB">
        <w:t xml:space="preserve">to files and folders stored in Windows volumes. Managing ACLs is somewhat </w:t>
      </w:r>
      <w:r w:rsidR="008F4343">
        <w:t>tricky,</w:t>
      </w:r>
      <w:r w:rsidRPr="00DD67DB">
        <w:t xml:space="preserve"> and </w:t>
      </w:r>
      <w:r w:rsidR="008F4343">
        <w:t xml:space="preserve">PowerShell itself </w:t>
      </w:r>
      <w:r w:rsidRPr="00DD67DB">
        <w:t>lacks</w:t>
      </w:r>
      <w:r>
        <w:t xml:space="preserve"> </w:t>
      </w:r>
      <w:r w:rsidRPr="00DD67DB">
        <w:t>rich support</w:t>
      </w:r>
      <w:r w:rsidR="008F4343">
        <w:t xml:space="preserve"> for managing ACLs and ACL inheritance</w:t>
      </w:r>
      <w:r w:rsidRPr="00DD67DB">
        <w:t xml:space="preserve">. To manage ACLs on NTFS volumes, as you see in the </w:t>
      </w:r>
      <w:commentRangeStart w:id="24"/>
      <w:r w:rsidRPr="00DD67DB">
        <w:rPr>
          <w:rStyle w:val="ItalicsPACKT"/>
        </w:rPr>
        <w:t xml:space="preserve">Managing NTFS </w:t>
      </w:r>
      <w:r w:rsidR="00F1217D">
        <w:rPr>
          <w:rStyle w:val="ItalicsPACKT"/>
        </w:rPr>
        <w:t>p</w:t>
      </w:r>
      <w:r w:rsidRPr="00DD67DB">
        <w:rPr>
          <w:rStyle w:val="ItalicsPACKT"/>
        </w:rPr>
        <w:t>ermissions</w:t>
      </w:r>
      <w:r w:rsidRPr="00DD67DB">
        <w:t xml:space="preserve"> </w:t>
      </w:r>
      <w:commentRangeEnd w:id="24"/>
      <w:r w:rsidR="00DB774C">
        <w:rPr>
          <w:rStyle w:val="CommentReference"/>
          <w:rFonts w:ascii="Arial" w:hAnsi="Arial"/>
        </w:rPr>
        <w:commentReference w:id="24"/>
      </w:r>
      <w:r w:rsidRPr="00DD67DB">
        <w:t>recipe</w:t>
      </w:r>
      <w:ins w:id="25" w:author="Thomas Lee" w:date="2021-04-05T12:27:00Z">
        <w:r w:rsidR="00E70DBD">
          <w:t xml:space="preserve"> in Chapter 10</w:t>
        </w:r>
      </w:ins>
      <w:r w:rsidRPr="00DD67DB">
        <w:t xml:space="preserve">, you can download and use a third-party module, </w:t>
      </w:r>
      <w:r w:rsidRPr="00DD67DB">
        <w:rPr>
          <w:rStyle w:val="CodeInTextPACKT"/>
        </w:rPr>
        <w:t>NTFSSecurity</w:t>
      </w:r>
      <w:r w:rsidRPr="00DD67DB">
        <w:t>.</w:t>
      </w:r>
    </w:p>
    <w:p w14:paraId="6ADE550E" w14:textId="127E465C" w:rsidR="008F4343" w:rsidRDefault="008F4343" w:rsidP="00205AD0">
      <w:pPr>
        <w:pStyle w:val="NormalPACKT"/>
      </w:pPr>
      <w:r>
        <w:t>Storage Replica is a feature of Windows Server (Data</w:t>
      </w:r>
      <w:r w:rsidR="00DF4280">
        <w:t>c</w:t>
      </w:r>
      <w:r>
        <w:t>enter only)</w:t>
      </w:r>
      <w:del w:id="26" w:author="Lucy Wan" w:date="2021-03-08T12:10:00Z">
        <w:r w:rsidR="00286C78" w:rsidDel="002F2BD9">
          <w:delText>,</w:delText>
        </w:r>
      </w:del>
      <w:r w:rsidR="00286C78">
        <w:t xml:space="preserve"> which creates</w:t>
      </w:r>
      <w:r>
        <w:t xml:space="preserve"> a disk on a remote system. I</w:t>
      </w:r>
      <w:r w:rsidR="002F2BD9">
        <w:t>n</w:t>
      </w:r>
      <w:r>
        <w:t xml:space="preserve"> </w:t>
      </w:r>
      <w:r w:rsidRPr="0097415B">
        <w:rPr>
          <w:rStyle w:val="ItalicsPACKT"/>
        </w:rPr>
        <w:t>Managing Storage Replica</w:t>
      </w:r>
      <w:r>
        <w:t>, you create a replication partnership between two hosts and enable Windows Server to keep the replica up to date.</w:t>
      </w:r>
    </w:p>
    <w:p w14:paraId="318648E5" w14:textId="7D30E953" w:rsidR="008F4343" w:rsidRDefault="008F4343" w:rsidP="00205AD0">
      <w:pPr>
        <w:pStyle w:val="NormalPACKT"/>
      </w:pPr>
      <w:r>
        <w:t xml:space="preserve">Storage Spaces is a technology provided by Microsoft in Window 10 and Windows Server that can help you </w:t>
      </w:r>
      <w:r w:rsidR="00286C78">
        <w:t>protect against a disk drive</w:t>
      </w:r>
      <w:del w:id="27" w:author="Parvathy Nair" w:date="2021-04-03T00:11:00Z">
        <w:r w:rsidR="00A57D0D" w:rsidDel="00576EC0">
          <w:delText>'</w:delText>
        </w:r>
      </w:del>
      <w:ins w:id="28" w:author="Parvathy Nair" w:date="2021-04-03T00:11:00Z">
        <w:r w:rsidR="00576EC0">
          <w:t>’</w:t>
        </w:r>
      </w:ins>
      <w:r w:rsidR="00286C78">
        <w:t>s failur</w:t>
      </w:r>
      <w:r>
        <w:t xml:space="preserve">e. In effect, Storage Spaces provides software </w:t>
      </w:r>
      <w:commentRangeStart w:id="29"/>
      <w:r>
        <w:t>RAID</w:t>
      </w:r>
      <w:commentRangeEnd w:id="29"/>
      <w:r w:rsidR="001F071F">
        <w:rPr>
          <w:rStyle w:val="CommentReference"/>
          <w:rFonts w:ascii="Arial" w:hAnsi="Arial"/>
        </w:rPr>
        <w:commentReference w:id="29"/>
      </w:r>
      <w:r w:rsidR="00286C78">
        <w:t>,</w:t>
      </w:r>
      <w:r>
        <w:t xml:space="preserve"> which you investigate in </w:t>
      </w:r>
      <w:r w:rsidRPr="003C72A2">
        <w:rPr>
          <w:rStyle w:val="ItalicsPACKT"/>
        </w:rPr>
        <w:t>Deploying Storage Spaces</w:t>
      </w:r>
      <w:r>
        <w:t>.</w:t>
      </w:r>
    </w:p>
    <w:p w14:paraId="0EF9DCF7" w14:textId="391AD1B1" w:rsidR="00205AD0" w:rsidRDefault="00DD67DB" w:rsidP="00205AD0">
      <w:pPr>
        <w:pStyle w:val="Heading1"/>
        <w:tabs>
          <w:tab w:val="left" w:pos="0"/>
        </w:tabs>
        <w:rPr>
          <w:lang w:val="en-US"/>
        </w:rPr>
      </w:pPr>
      <w:bookmarkStart w:id="30" w:name="_Hlk68548532"/>
      <w:r>
        <w:rPr>
          <w:lang w:val="en-US"/>
        </w:rPr>
        <w:t xml:space="preserve">Managing </w:t>
      </w:r>
      <w:ins w:id="31" w:author="Lucy Wan" w:date="2021-03-08T14:23:00Z">
        <w:r w:rsidR="00F8353F">
          <w:rPr>
            <w:lang w:val="en-US"/>
          </w:rPr>
          <w:t>p</w:t>
        </w:r>
      </w:ins>
      <w:del w:id="32" w:author="Lucy Wan" w:date="2021-03-08T14:23:00Z">
        <w:r w:rsidDel="00F8353F">
          <w:rPr>
            <w:lang w:val="en-US"/>
          </w:rPr>
          <w:delText>P</w:delText>
        </w:r>
      </w:del>
      <w:r>
        <w:rPr>
          <w:lang w:val="en-US"/>
        </w:rPr>
        <w:t xml:space="preserve">hysical </w:t>
      </w:r>
      <w:ins w:id="33" w:author="Lucy Wan" w:date="2021-03-08T14:23:00Z">
        <w:r w:rsidR="00F8353F">
          <w:rPr>
            <w:lang w:val="en-US"/>
          </w:rPr>
          <w:t>d</w:t>
        </w:r>
      </w:ins>
      <w:del w:id="34" w:author="Lucy Wan" w:date="2021-03-08T14:23:00Z">
        <w:r w:rsidDel="00F8353F">
          <w:rPr>
            <w:lang w:val="en-US"/>
          </w:rPr>
          <w:delText>D</w:delText>
        </w:r>
      </w:del>
      <w:r>
        <w:rPr>
          <w:lang w:val="en-US"/>
        </w:rPr>
        <w:t xml:space="preserve">isks and </w:t>
      </w:r>
      <w:ins w:id="35" w:author="Lucy Wan" w:date="2021-03-08T14:23:00Z">
        <w:r w:rsidR="00F8353F">
          <w:rPr>
            <w:lang w:val="en-US"/>
          </w:rPr>
          <w:t>v</w:t>
        </w:r>
      </w:ins>
      <w:del w:id="36" w:author="Lucy Wan" w:date="2021-03-08T14:23:00Z">
        <w:r w:rsidDel="00F8353F">
          <w:rPr>
            <w:lang w:val="en-US"/>
          </w:rPr>
          <w:delText>V</w:delText>
        </w:r>
      </w:del>
      <w:r>
        <w:rPr>
          <w:lang w:val="en-US"/>
        </w:rPr>
        <w:t>olumes</w:t>
      </w:r>
    </w:p>
    <w:bookmarkEnd w:id="30"/>
    <w:p w14:paraId="587488F5" w14:textId="4F177460" w:rsidR="00414032" w:rsidRDefault="00414032" w:rsidP="00414032">
      <w:pPr>
        <w:pStyle w:val="NormalPACKT"/>
      </w:pPr>
      <w:r w:rsidRPr="00414032">
        <w:t>Windows Server 20</w:t>
      </w:r>
      <w:r>
        <w:t>22</w:t>
      </w:r>
      <w:r w:rsidRPr="00414032">
        <w:t xml:space="preserve"> requires a computer with at least one disk drive (</w:t>
      </w:r>
      <w:r>
        <w:t>in most cases</w:t>
      </w:r>
      <w:r w:rsidR="00286C78">
        <w:t>,</w:t>
      </w:r>
      <w:r>
        <w:t xml:space="preserve"> this is your</w:t>
      </w:r>
      <w:r w:rsidRPr="00414032">
        <w:t xml:space="preserve"> </w:t>
      </w:r>
      <w:r w:rsidRPr="00792599">
        <w:rPr>
          <w:rStyle w:val="CodeInTextPACKT"/>
        </w:rPr>
        <w:t>C:\</w:t>
      </w:r>
      <w:r w:rsidRPr="00414032">
        <w:t xml:space="preserve"> drive). </w:t>
      </w:r>
      <w:r w:rsidR="00286C78">
        <w:t>You can connect a</w:t>
      </w:r>
      <w:r w:rsidRPr="00414032">
        <w:t xml:space="preserve"> disk drive via different bus types, such as IDE, SATA, SAS, or USB. Before you can utilize a disk in Windows, you need to initialize it and create volumes or partitions. </w:t>
      </w:r>
    </w:p>
    <w:p w14:paraId="5FA6EE80" w14:textId="0BE64960" w:rsidR="00414032" w:rsidRDefault="00286C78" w:rsidP="00414032">
      <w:pPr>
        <w:pStyle w:val="NormalPACKT"/>
      </w:pPr>
      <w:r>
        <w:t>You can use two partitioning schemes: the older format of MBR</w:t>
      </w:r>
      <w:r w:rsidR="00414032" w:rsidRPr="00414032">
        <w:t xml:space="preserve"> and the </w:t>
      </w:r>
      <w:r>
        <w:t>more recent</w:t>
      </w:r>
      <w:r w:rsidR="00414032" w:rsidRPr="00414032">
        <w:t xml:space="preserve"> GPT. The MBR scheme, first introduced with the PC DOS 2 in 1983, had </w:t>
      </w:r>
      <w:r>
        <w:t>some</w:t>
      </w:r>
      <w:r w:rsidR="00414032" w:rsidRPr="00414032">
        <w:t xml:space="preserve"> restrictions. For example, the largest partition supported with MBR is just 2 TB. And creating more than four partitions required you to create an extended partition and create additional partitions inside the extended partition. The GPT scheme </w:t>
      </w:r>
      <w:r>
        <w:t>enabled</w:t>
      </w:r>
      <w:r w:rsidR="00414032" w:rsidRPr="00414032">
        <w:t xml:space="preserve"> much larger drives (partition limits are OS-imposed)</w:t>
      </w:r>
      <w:r>
        <w:t xml:space="preserve"> and</w:t>
      </w:r>
      <w:r w:rsidR="00414032" w:rsidRPr="00414032">
        <w:t xml:space="preserve"> up to 128 partitions per drive.</w:t>
      </w:r>
      <w:r w:rsidR="00AE445E">
        <w:t xml:space="preserve"> You typically use GPT partitioning with Windows Server.</w:t>
      </w:r>
    </w:p>
    <w:p w14:paraId="599B179D" w14:textId="3099F985" w:rsidR="00414032" w:rsidRPr="00414032" w:rsidRDefault="00414032" w:rsidP="00414032">
      <w:pPr>
        <w:pStyle w:val="NormalPACKT"/>
      </w:pPr>
      <w:r w:rsidRPr="00414032">
        <w:t xml:space="preserve">In this </w:t>
      </w:r>
      <w:r w:rsidR="00AE445E">
        <w:t>chapter,</w:t>
      </w:r>
      <w:r w:rsidRPr="00414032">
        <w:t xml:space="preserve"> you </w:t>
      </w:r>
      <w:r w:rsidR="00AE445E">
        <w:t xml:space="preserve">use </w:t>
      </w:r>
      <w:r>
        <w:t xml:space="preserve">eight </w:t>
      </w:r>
      <w:r w:rsidRPr="00414032">
        <w:t xml:space="preserve">new </w:t>
      </w:r>
      <w:r>
        <w:t xml:space="preserve">virtual </w:t>
      </w:r>
      <w:r w:rsidRPr="00414032">
        <w:t xml:space="preserve">disk devices </w:t>
      </w:r>
      <w:r w:rsidR="00AE445E">
        <w:t xml:space="preserve">in the </w:t>
      </w:r>
      <w:r w:rsidRPr="00414032">
        <w:t xml:space="preserve">server, </w:t>
      </w:r>
      <w:r w:rsidRPr="00AE445E">
        <w:rPr>
          <w:rStyle w:val="CodeInTextPACKT"/>
        </w:rPr>
        <w:t>SRV1</w:t>
      </w:r>
      <w:r w:rsidR="00AE445E">
        <w:t xml:space="preserve"> and </w:t>
      </w:r>
      <w:r w:rsidRPr="00AE445E">
        <w:t>create</w:t>
      </w:r>
      <w:r w:rsidR="00AE445E">
        <w:t>/</w:t>
      </w:r>
      <w:r w:rsidR="00286C78">
        <w:t>u</w:t>
      </w:r>
      <w:r w:rsidR="00AE445E">
        <w:t>se</w:t>
      </w:r>
      <w:r w:rsidRPr="00AE445E">
        <w:t xml:space="preserve"> new</w:t>
      </w:r>
      <w:r w:rsidR="00286C78">
        <w:t xml:space="preserve"> </w:t>
      </w:r>
      <w:r w:rsidRPr="00414032">
        <w:t>volumes/partitions on those disks</w:t>
      </w:r>
      <w:r>
        <w:t xml:space="preserve">. </w:t>
      </w:r>
      <w:r w:rsidR="00AE445E">
        <w:t xml:space="preserve">At the start of this recipe, you add all eight virtual disks to the </w:t>
      </w:r>
      <w:r w:rsidR="00AE445E" w:rsidRPr="00AE445E">
        <w:rPr>
          <w:rStyle w:val="CodeInTextPACKT"/>
        </w:rPr>
        <w:t>SRV1</w:t>
      </w:r>
      <w:r w:rsidR="00AE445E">
        <w:t xml:space="preserve"> VM. </w:t>
      </w:r>
      <w:r>
        <w:t>In th</w:t>
      </w:r>
      <w:r w:rsidR="00AE445E">
        <w:t>e</w:t>
      </w:r>
      <w:r>
        <w:t xml:space="preserve"> recipe</w:t>
      </w:r>
      <w:r w:rsidR="00AE445E">
        <w:t xml:space="preserve"> it</w:t>
      </w:r>
      <w:r w:rsidR="00286C78">
        <w:t>se</w:t>
      </w:r>
      <w:r w:rsidR="00AE445E">
        <w:t>lf</w:t>
      </w:r>
      <w:r>
        <w:t xml:space="preserve">, you use just the first two of these new disks. </w:t>
      </w:r>
    </w:p>
    <w:p w14:paraId="119AC353" w14:textId="020D67C9" w:rsidR="00205AD0" w:rsidRDefault="00205AD0" w:rsidP="00205AD0">
      <w:pPr>
        <w:pStyle w:val="Heading2"/>
        <w:tabs>
          <w:tab w:val="left" w:pos="0"/>
        </w:tabs>
      </w:pPr>
      <w:r>
        <w:t xml:space="preserve">Getting </w:t>
      </w:r>
      <w:ins w:id="37" w:author="Lucy Wan" w:date="2021-03-08T14:23:00Z">
        <w:r w:rsidR="00113694">
          <w:t>r</w:t>
        </w:r>
      </w:ins>
      <w:del w:id="38" w:author="Lucy Wan" w:date="2021-03-08T14:23:00Z">
        <w:r w:rsidDel="00113694">
          <w:delText>R</w:delText>
        </w:r>
      </w:del>
      <w:r>
        <w:t>eady</w:t>
      </w:r>
    </w:p>
    <w:p w14:paraId="4145F4E6" w14:textId="00162687" w:rsidR="00205AD0" w:rsidRDefault="00FE57AA" w:rsidP="00FE57AA">
      <w:pPr>
        <w:pStyle w:val="NormalPACKT"/>
        <w:rPr>
          <w:lang w:val="en-GB"/>
        </w:rPr>
      </w:pPr>
      <w:r>
        <w:rPr>
          <w:lang w:val="en-GB"/>
        </w:rPr>
        <w:t xml:space="preserve">This recipe uses </w:t>
      </w:r>
      <w:r w:rsidRPr="00911CCD">
        <w:rPr>
          <w:rStyle w:val="CodeInTextPACKT"/>
        </w:rPr>
        <w:t>SRV</w:t>
      </w:r>
      <w:r w:rsidR="00414032">
        <w:rPr>
          <w:rStyle w:val="CodeInTextPACKT"/>
        </w:rPr>
        <w:t>1</w:t>
      </w:r>
      <w:r w:rsidR="00286C78" w:rsidRPr="00AF5B84">
        <w:t>,</w:t>
      </w:r>
      <w:r w:rsidR="00286C78" w:rsidRPr="00286C78">
        <w:t xml:space="preserve"> </w:t>
      </w:r>
      <w:r>
        <w:rPr>
          <w:lang w:val="en-GB"/>
        </w:rPr>
        <w:t xml:space="preserve">a </w:t>
      </w:r>
      <w:r w:rsidR="00414032">
        <w:rPr>
          <w:lang w:val="en-GB"/>
        </w:rPr>
        <w:t>domain</w:t>
      </w:r>
      <w:r w:rsidR="00286C78">
        <w:rPr>
          <w:lang w:val="en-GB"/>
        </w:rPr>
        <w:t>-</w:t>
      </w:r>
      <w:r w:rsidR="00AE445E">
        <w:rPr>
          <w:lang w:val="en-GB"/>
        </w:rPr>
        <w:t>joined host</w:t>
      </w:r>
      <w:r w:rsidR="00414032">
        <w:rPr>
          <w:lang w:val="en-GB"/>
        </w:rPr>
        <w:t xml:space="preserve"> in the </w:t>
      </w:r>
      <w:r w:rsidR="00414032" w:rsidRPr="00286C78">
        <w:rPr>
          <w:rStyle w:val="CodeInTextPACKT"/>
        </w:rPr>
        <w:t>Reskit.Org</w:t>
      </w:r>
      <w:r w:rsidR="00414032">
        <w:rPr>
          <w:lang w:val="en-GB"/>
        </w:rPr>
        <w:t xml:space="preserve"> domain, on which you have installed PowerShell 7 and VS Code. You also use </w:t>
      </w:r>
      <w:r w:rsidR="00414032" w:rsidRPr="00414032">
        <w:rPr>
          <w:rStyle w:val="CodeInTextPACKT"/>
        </w:rPr>
        <w:t>SRV2</w:t>
      </w:r>
      <w:r w:rsidR="00414032">
        <w:rPr>
          <w:lang w:val="en-GB"/>
        </w:rPr>
        <w:t xml:space="preserve"> and should have </w:t>
      </w:r>
      <w:r w:rsidR="00414032" w:rsidRPr="00414032">
        <w:rPr>
          <w:rStyle w:val="CodeInTextPACKT"/>
        </w:rPr>
        <w:t>DC1</w:t>
      </w:r>
      <w:r w:rsidR="00414032">
        <w:rPr>
          <w:lang w:val="en-GB"/>
        </w:rPr>
        <w:t xml:space="preserve"> online.</w:t>
      </w:r>
    </w:p>
    <w:p w14:paraId="51733BFC" w14:textId="77019124" w:rsidR="00414032" w:rsidRDefault="00414032" w:rsidP="00FE57AA">
      <w:pPr>
        <w:pStyle w:val="NormalPACKT"/>
        <w:rPr>
          <w:lang w:val="en-GB"/>
        </w:rPr>
      </w:pPr>
      <w:r>
        <w:rPr>
          <w:lang w:val="en-GB"/>
        </w:rPr>
        <w:t xml:space="preserve">The recipes in this chapter make use of eight additional virtual disks. You can run the following script on the Hyper-V host to add the new disks to the </w:t>
      </w:r>
      <w:r w:rsidRPr="00F435E0">
        <w:t>SRV1</w:t>
      </w:r>
      <w:r>
        <w:rPr>
          <w:lang w:val="en-GB"/>
        </w:rPr>
        <w:t xml:space="preserve"> and </w:t>
      </w:r>
      <w:r w:rsidRPr="00F435E0">
        <w:t>SRV2</w:t>
      </w:r>
      <w:r>
        <w:rPr>
          <w:lang w:val="en-GB"/>
        </w:rPr>
        <w:t xml:space="preserve"> VMs.</w:t>
      </w:r>
    </w:p>
    <w:p w14:paraId="79A8FFEC" w14:textId="77777777" w:rsidR="00414032" w:rsidRPr="00414032" w:rsidRDefault="00414032" w:rsidP="00414032">
      <w:pPr>
        <w:pStyle w:val="CodePACKT"/>
      </w:pPr>
      <w:commentRangeStart w:id="39"/>
      <w:commentRangeStart w:id="40"/>
      <w:r w:rsidRPr="00414032">
        <w:t># 0. Add new disks to the SRV1, SRV2 VMs</w:t>
      </w:r>
      <w:commentRangeEnd w:id="39"/>
      <w:r w:rsidR="00CD1643">
        <w:rPr>
          <w:rStyle w:val="CommentReference"/>
          <w:rFonts w:ascii="Times New Roman" w:hAnsi="Times New Roman"/>
          <w:color w:val="auto"/>
          <w:lang w:eastAsia="en-US"/>
        </w:rPr>
        <w:commentReference w:id="39"/>
      </w:r>
      <w:commentRangeEnd w:id="40"/>
      <w:r w:rsidR="00E70DBD">
        <w:rPr>
          <w:rStyle w:val="CommentReference"/>
          <w:rFonts w:ascii="Arial" w:hAnsi="Arial"/>
          <w:color w:val="auto"/>
          <w:lang w:eastAsia="en-US"/>
        </w:rPr>
        <w:commentReference w:id="40"/>
      </w:r>
    </w:p>
    <w:p w14:paraId="636EEB35" w14:textId="77777777" w:rsidR="00414032" w:rsidRPr="00414032" w:rsidRDefault="00414032" w:rsidP="00414032">
      <w:pPr>
        <w:pStyle w:val="CodePACKT"/>
      </w:pPr>
      <w:r w:rsidRPr="00414032">
        <w:t># Run on VM host</w:t>
      </w:r>
    </w:p>
    <w:p w14:paraId="05B91FB2" w14:textId="77777777" w:rsidR="00414032" w:rsidRPr="00414032" w:rsidRDefault="00414032" w:rsidP="00414032">
      <w:pPr>
        <w:pStyle w:val="CodePACKT"/>
      </w:pPr>
      <w:r w:rsidRPr="00414032">
        <w:t># 0.1 Turning off the VMs</w:t>
      </w:r>
    </w:p>
    <w:p w14:paraId="2A01B5CC" w14:textId="77777777" w:rsidR="00414032" w:rsidRPr="00414032" w:rsidRDefault="00414032" w:rsidP="00414032">
      <w:pPr>
        <w:pStyle w:val="CodePACKT"/>
      </w:pPr>
      <w:r w:rsidRPr="00414032">
        <w:t>Get-VM -Name SRV1, SRV2 | Stop-VM -Force</w:t>
      </w:r>
    </w:p>
    <w:p w14:paraId="34E836EA" w14:textId="77777777" w:rsidR="00414032" w:rsidRPr="00414032" w:rsidRDefault="00414032" w:rsidP="00414032">
      <w:pPr>
        <w:pStyle w:val="CodePACKT"/>
      </w:pPr>
      <w:r w:rsidRPr="00414032">
        <w:t># 0.2 Getting Path for hard disks for SRV1, SRV2</w:t>
      </w:r>
    </w:p>
    <w:p w14:paraId="4B8F8DCB" w14:textId="77777777" w:rsidR="00414032" w:rsidRPr="00414032" w:rsidRDefault="00414032" w:rsidP="00414032">
      <w:pPr>
        <w:pStyle w:val="CodePACKT"/>
      </w:pPr>
      <w:r w:rsidRPr="00414032">
        <w:t>$Path1   = Get-</w:t>
      </w:r>
      <w:proofErr w:type="spellStart"/>
      <w:r w:rsidRPr="00414032">
        <w:t>VMHardDiskDrive</w:t>
      </w:r>
      <w:proofErr w:type="spellEnd"/>
      <w:r w:rsidRPr="00414032">
        <w:t> -</w:t>
      </w:r>
      <w:proofErr w:type="spellStart"/>
      <w:r w:rsidRPr="00414032">
        <w:t>VMName</w:t>
      </w:r>
      <w:proofErr w:type="spellEnd"/>
      <w:r w:rsidRPr="00414032">
        <w:t> SRV1</w:t>
      </w:r>
    </w:p>
    <w:p w14:paraId="5D3F75F8" w14:textId="77777777" w:rsidR="00414032" w:rsidRPr="00414032" w:rsidRDefault="00414032" w:rsidP="00414032">
      <w:pPr>
        <w:pStyle w:val="CodePACKT"/>
      </w:pPr>
      <w:r w:rsidRPr="00414032">
        <w:t>$Path2   = Get-</w:t>
      </w:r>
      <w:proofErr w:type="spellStart"/>
      <w:r w:rsidRPr="00414032">
        <w:t>VMHardDiskDrive</w:t>
      </w:r>
      <w:proofErr w:type="spellEnd"/>
      <w:r w:rsidRPr="00414032">
        <w:t> -</w:t>
      </w:r>
      <w:proofErr w:type="spellStart"/>
      <w:r w:rsidRPr="00414032">
        <w:t>VMName</w:t>
      </w:r>
      <w:proofErr w:type="spellEnd"/>
      <w:r w:rsidRPr="00414032">
        <w:t> SRV2</w:t>
      </w:r>
    </w:p>
    <w:p w14:paraId="669D8109" w14:textId="77777777" w:rsidR="00414032" w:rsidRPr="00414032" w:rsidRDefault="00414032" w:rsidP="00414032">
      <w:pPr>
        <w:pStyle w:val="CodePACKT"/>
      </w:pPr>
      <w:r w:rsidRPr="00414032">
        <w:t>$VMPath1 = Split-Path -Parent $Path1.Path </w:t>
      </w:r>
    </w:p>
    <w:p w14:paraId="436C1D39" w14:textId="77777777" w:rsidR="00414032" w:rsidRPr="00414032" w:rsidRDefault="00414032" w:rsidP="00414032">
      <w:pPr>
        <w:pStyle w:val="CodePACKT"/>
      </w:pPr>
      <w:r w:rsidRPr="00414032">
        <w:t>$VMPath2 = Split-Path -Parent $Path2.Path </w:t>
      </w:r>
    </w:p>
    <w:p w14:paraId="009841BA" w14:textId="77777777" w:rsidR="00414032" w:rsidRPr="00414032" w:rsidRDefault="00414032" w:rsidP="00414032">
      <w:pPr>
        <w:pStyle w:val="CodePACKT"/>
      </w:pPr>
      <w:r w:rsidRPr="00414032">
        <w:t># 0.3 Creating 8 disks to SRV1/2 for storage chapter</w:t>
      </w:r>
    </w:p>
    <w:p w14:paraId="6C1E3FA1" w14:textId="77777777" w:rsidR="00414032" w:rsidRPr="00414032" w:rsidRDefault="00414032" w:rsidP="00414032">
      <w:pPr>
        <w:pStyle w:val="CodePACKT"/>
      </w:pPr>
      <w:r w:rsidRPr="00414032">
        <w:t>0..7 | ForEach-Object {</w:t>
      </w:r>
    </w:p>
    <w:p w14:paraId="5F7BF322" w14:textId="77777777" w:rsidR="00414032" w:rsidRPr="00414032" w:rsidRDefault="00414032" w:rsidP="00414032">
      <w:pPr>
        <w:pStyle w:val="CodePACKT"/>
      </w:pPr>
      <w:r w:rsidRPr="00414032">
        <w:t>  New-VHD -Path $VMPath1\SRV1-D$_.vhdx -SizeBytes 64gb -Dynamic | Out-Null</w:t>
      </w:r>
    </w:p>
    <w:p w14:paraId="312B3718" w14:textId="77777777" w:rsidR="00414032" w:rsidRPr="00414032" w:rsidRDefault="00414032" w:rsidP="00414032">
      <w:pPr>
        <w:pStyle w:val="CodePACKT"/>
      </w:pPr>
      <w:r w:rsidRPr="00414032">
        <w:t>  New-VHD -Path $VMPath2\SRV2-D$_.vhdx -SizeBytes 64gb -Dynamic | Out-Null</w:t>
      </w:r>
    </w:p>
    <w:p w14:paraId="61ED6218" w14:textId="77777777" w:rsidR="00414032" w:rsidRPr="00414032" w:rsidRDefault="00414032" w:rsidP="00414032">
      <w:pPr>
        <w:pStyle w:val="CodePACKT"/>
      </w:pPr>
      <w:r w:rsidRPr="00414032">
        <w:t>}</w:t>
      </w:r>
    </w:p>
    <w:p w14:paraId="555E8DE1" w14:textId="77777777" w:rsidR="00414032" w:rsidRPr="002815A0" w:rsidRDefault="00414032" w:rsidP="002815A0">
      <w:pPr>
        <w:pStyle w:val="CodePACKT"/>
      </w:pPr>
      <w:r w:rsidRPr="002815A0">
        <w:t># 0.4 Adding disks to SRV1, SRV2</w:t>
      </w:r>
    </w:p>
    <w:p w14:paraId="2775E088" w14:textId="77777777" w:rsidR="00414032" w:rsidRPr="002815A0" w:rsidRDefault="00414032" w:rsidP="002815A0">
      <w:pPr>
        <w:pStyle w:val="CodePACKT"/>
      </w:pPr>
      <w:r w:rsidRPr="002815A0">
        <w:t>0..7 | ForEach-Object {</w:t>
      </w:r>
    </w:p>
    <w:p w14:paraId="70339B8B" w14:textId="77777777" w:rsidR="00414032" w:rsidRPr="002815A0" w:rsidRDefault="00414032" w:rsidP="002815A0">
      <w:pPr>
        <w:pStyle w:val="CodePACKT"/>
      </w:pPr>
      <w:r w:rsidRPr="002815A0">
        <w:t>  @DHT1 = @{</w:t>
      </w:r>
    </w:p>
    <w:p w14:paraId="06E3110C" w14:textId="257720BA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VMName</w:t>
      </w:r>
      <w:proofErr w:type="spellEnd"/>
      <w:r w:rsidRPr="002815A0">
        <w:t>           = </w:t>
      </w:r>
      <w:del w:id="41" w:author="Parvathy Nair" w:date="2021-04-03T00:11:00Z">
        <w:r w:rsidR="00A57D0D" w:rsidDel="00576EC0">
          <w:delText>'</w:delText>
        </w:r>
      </w:del>
      <w:ins w:id="42" w:author="Parvathy Nair" w:date="2021-04-03T00:11:00Z">
        <w:r w:rsidR="00576EC0">
          <w:t>’</w:t>
        </w:r>
      </w:ins>
      <w:r w:rsidRPr="002815A0">
        <w:t>SRV1</w:t>
      </w:r>
      <w:del w:id="43" w:author="Parvathy Nair" w:date="2021-04-03T00:11:00Z">
        <w:r w:rsidR="00A57D0D" w:rsidDel="00576EC0">
          <w:delText>'</w:delText>
        </w:r>
      </w:del>
      <w:ins w:id="44" w:author="Parvathy Nair" w:date="2021-04-03T00:11:00Z">
        <w:r w:rsidR="00576EC0">
          <w:t>’</w:t>
        </w:r>
      </w:ins>
    </w:p>
    <w:p w14:paraId="50119C0D" w14:textId="71D5B46A" w:rsidR="00414032" w:rsidRPr="002815A0" w:rsidRDefault="00414032" w:rsidP="002815A0">
      <w:pPr>
        <w:pStyle w:val="CodePACKT"/>
      </w:pPr>
      <w:r w:rsidRPr="002815A0">
        <w:t>    Path             = </w:t>
      </w:r>
      <w:del w:id="45" w:author="Parvathy Nair" w:date="2021-04-03T00:11:00Z">
        <w:r w:rsidR="00A57D0D" w:rsidDel="00576EC0">
          <w:delText>"</w:delText>
        </w:r>
      </w:del>
      <w:ins w:id="46" w:author="Parvathy Nair" w:date="2021-04-03T00:11:00Z">
        <w:r w:rsidR="00576EC0">
          <w:t>”</w:t>
        </w:r>
      </w:ins>
      <w:r w:rsidRPr="002815A0">
        <w:t>$VMPath1\SRV1-D$_.vhdx</w:t>
      </w:r>
      <w:del w:id="47" w:author="Parvathy Nair" w:date="2021-04-03T00:11:00Z">
        <w:r w:rsidR="00A57D0D" w:rsidDel="00576EC0">
          <w:delText>"</w:delText>
        </w:r>
      </w:del>
      <w:ins w:id="48" w:author="Parvathy Nair" w:date="2021-04-03T00:11:00Z">
        <w:r w:rsidR="00576EC0">
          <w:t>”</w:t>
        </w:r>
      </w:ins>
      <w:r w:rsidRPr="002815A0">
        <w:t> </w:t>
      </w:r>
    </w:p>
    <w:p w14:paraId="4E9C7C62" w14:textId="3E050B2B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ControllerType</w:t>
      </w:r>
      <w:proofErr w:type="spellEnd"/>
      <w:r w:rsidRPr="002815A0">
        <w:t>   = </w:t>
      </w:r>
      <w:del w:id="49" w:author="Parvathy Nair" w:date="2021-04-03T00:11:00Z">
        <w:r w:rsidR="00A57D0D" w:rsidDel="00576EC0">
          <w:delText>'</w:delText>
        </w:r>
      </w:del>
      <w:ins w:id="50" w:author="Parvathy Nair" w:date="2021-04-03T00:11:00Z">
        <w:r w:rsidR="00576EC0">
          <w:t>’</w:t>
        </w:r>
      </w:ins>
      <w:r w:rsidRPr="002815A0">
        <w:t>SCSI</w:t>
      </w:r>
      <w:del w:id="51" w:author="Parvathy Nair" w:date="2021-04-03T00:11:00Z">
        <w:r w:rsidR="00A57D0D" w:rsidDel="00576EC0">
          <w:delText>'</w:delText>
        </w:r>
      </w:del>
      <w:ins w:id="52" w:author="Parvathy Nair" w:date="2021-04-03T00:11:00Z">
        <w:r w:rsidR="00576EC0">
          <w:t>’</w:t>
        </w:r>
      </w:ins>
    </w:p>
    <w:p w14:paraId="645C9763" w14:textId="77777777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ControllerNumber</w:t>
      </w:r>
      <w:proofErr w:type="spellEnd"/>
      <w:r w:rsidRPr="002815A0">
        <w:t> = 0 </w:t>
      </w:r>
    </w:p>
    <w:p w14:paraId="4F289E5C" w14:textId="77777777" w:rsidR="00414032" w:rsidRPr="002815A0" w:rsidRDefault="00414032" w:rsidP="002815A0">
      <w:pPr>
        <w:pStyle w:val="CodePACKT"/>
      </w:pPr>
      <w:r w:rsidRPr="002815A0">
        <w:t>  }</w:t>
      </w:r>
    </w:p>
    <w:p w14:paraId="645010C0" w14:textId="77777777" w:rsidR="00414032" w:rsidRPr="002815A0" w:rsidRDefault="00414032" w:rsidP="002815A0">
      <w:pPr>
        <w:pStyle w:val="CodePACKT"/>
      </w:pPr>
      <w:r w:rsidRPr="002815A0">
        <w:t>  @DHT2 = @{</w:t>
      </w:r>
    </w:p>
    <w:p w14:paraId="6E9F9414" w14:textId="6B7D4363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VMName</w:t>
      </w:r>
      <w:proofErr w:type="spellEnd"/>
      <w:r w:rsidRPr="002815A0">
        <w:t>           = </w:t>
      </w:r>
      <w:del w:id="53" w:author="Parvathy Nair" w:date="2021-04-03T00:11:00Z">
        <w:r w:rsidR="00A57D0D" w:rsidDel="00576EC0">
          <w:delText>'</w:delText>
        </w:r>
      </w:del>
      <w:ins w:id="54" w:author="Parvathy Nair" w:date="2021-04-03T00:11:00Z">
        <w:r w:rsidR="00576EC0">
          <w:t>’</w:t>
        </w:r>
      </w:ins>
      <w:r w:rsidRPr="002815A0">
        <w:t>SRV2</w:t>
      </w:r>
      <w:del w:id="55" w:author="Parvathy Nair" w:date="2021-04-03T00:11:00Z">
        <w:r w:rsidR="00A57D0D" w:rsidDel="00576EC0">
          <w:delText>'</w:delText>
        </w:r>
      </w:del>
      <w:ins w:id="56" w:author="Parvathy Nair" w:date="2021-04-03T00:11:00Z">
        <w:r w:rsidR="00576EC0">
          <w:t>’</w:t>
        </w:r>
      </w:ins>
      <w:r w:rsidRPr="002815A0">
        <w:t> </w:t>
      </w:r>
    </w:p>
    <w:p w14:paraId="7B00A68B" w14:textId="310BA400" w:rsidR="00414032" w:rsidRPr="002815A0" w:rsidRDefault="00414032" w:rsidP="002815A0">
      <w:pPr>
        <w:pStyle w:val="CodePACKT"/>
      </w:pPr>
      <w:r w:rsidRPr="002815A0">
        <w:t>    Path             =  </w:t>
      </w:r>
      <w:del w:id="57" w:author="Parvathy Nair" w:date="2021-04-03T00:11:00Z">
        <w:r w:rsidR="00A57D0D" w:rsidDel="00576EC0">
          <w:delText>"</w:delText>
        </w:r>
      </w:del>
      <w:ins w:id="58" w:author="Parvathy Nair" w:date="2021-04-03T00:11:00Z">
        <w:r w:rsidR="00576EC0">
          <w:t>”</w:t>
        </w:r>
      </w:ins>
      <w:r w:rsidRPr="002815A0">
        <w:t>$VMPath2\SRV2-D$_.vhdx</w:t>
      </w:r>
      <w:del w:id="59" w:author="Parvathy Nair" w:date="2021-04-03T00:11:00Z">
        <w:r w:rsidR="00A57D0D" w:rsidDel="00576EC0">
          <w:delText>"</w:delText>
        </w:r>
      </w:del>
      <w:ins w:id="60" w:author="Parvathy Nair" w:date="2021-04-03T00:11:00Z">
        <w:r w:rsidR="00576EC0">
          <w:t>”</w:t>
        </w:r>
      </w:ins>
    </w:p>
    <w:p w14:paraId="63021642" w14:textId="6E974C79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ControllerType</w:t>
      </w:r>
      <w:proofErr w:type="spellEnd"/>
      <w:r w:rsidRPr="002815A0">
        <w:t>   = </w:t>
      </w:r>
      <w:del w:id="61" w:author="Parvathy Nair" w:date="2021-04-03T00:11:00Z">
        <w:r w:rsidR="00A57D0D" w:rsidDel="00576EC0">
          <w:delText>'</w:delText>
        </w:r>
      </w:del>
      <w:ins w:id="62" w:author="Parvathy Nair" w:date="2021-04-03T00:11:00Z">
        <w:r w:rsidR="00576EC0">
          <w:t>’</w:t>
        </w:r>
      </w:ins>
      <w:r w:rsidRPr="002815A0">
        <w:t>SCSI</w:t>
      </w:r>
      <w:del w:id="63" w:author="Parvathy Nair" w:date="2021-04-03T00:11:00Z">
        <w:r w:rsidR="00A57D0D" w:rsidDel="00576EC0">
          <w:delText>'</w:delText>
        </w:r>
      </w:del>
      <w:ins w:id="64" w:author="Parvathy Nair" w:date="2021-04-03T00:11:00Z">
        <w:r w:rsidR="00576EC0">
          <w:t>’</w:t>
        </w:r>
      </w:ins>
      <w:r w:rsidRPr="002815A0">
        <w:t> </w:t>
      </w:r>
    </w:p>
    <w:p w14:paraId="621CD43E" w14:textId="77777777" w:rsidR="00414032" w:rsidRPr="002815A0" w:rsidRDefault="00414032" w:rsidP="002815A0">
      <w:pPr>
        <w:pStyle w:val="CodePACKT"/>
      </w:pPr>
      <w:r w:rsidRPr="002815A0">
        <w:t>    </w:t>
      </w:r>
      <w:proofErr w:type="spellStart"/>
      <w:r w:rsidRPr="002815A0">
        <w:t>ControllerNumber</w:t>
      </w:r>
      <w:proofErr w:type="spellEnd"/>
      <w:r w:rsidRPr="002815A0">
        <w:t> =  0</w:t>
      </w:r>
    </w:p>
    <w:p w14:paraId="07072871" w14:textId="77777777" w:rsidR="00414032" w:rsidRPr="002815A0" w:rsidRDefault="00414032" w:rsidP="002815A0">
      <w:pPr>
        <w:pStyle w:val="CodePACKT"/>
      </w:pPr>
      <w:r w:rsidRPr="002815A0">
        <w:t>  }</w:t>
      </w:r>
    </w:p>
    <w:p w14:paraId="38A72954" w14:textId="77777777" w:rsidR="00414032" w:rsidRPr="002815A0" w:rsidRDefault="00414032" w:rsidP="002815A0">
      <w:pPr>
        <w:pStyle w:val="CodePACKT"/>
      </w:pPr>
      <w:r w:rsidRPr="002815A0">
        <w:t>  Add-</w:t>
      </w:r>
      <w:proofErr w:type="spellStart"/>
      <w:r w:rsidRPr="002815A0">
        <w:t>VMHardDiskDrive</w:t>
      </w:r>
      <w:proofErr w:type="spellEnd"/>
      <w:r w:rsidRPr="002815A0">
        <w:t> @DHT1</w:t>
      </w:r>
    </w:p>
    <w:p w14:paraId="7FE950C8" w14:textId="77777777" w:rsidR="00414032" w:rsidRPr="002815A0" w:rsidRDefault="00414032" w:rsidP="002815A0">
      <w:pPr>
        <w:pStyle w:val="CodePACKT"/>
      </w:pPr>
      <w:r w:rsidRPr="002815A0">
        <w:t>  Add-</w:t>
      </w:r>
      <w:proofErr w:type="spellStart"/>
      <w:r w:rsidRPr="002815A0">
        <w:t>VMHardDiskDrive</w:t>
      </w:r>
      <w:proofErr w:type="spellEnd"/>
      <w:r w:rsidRPr="002815A0">
        <w:t> @DHT2</w:t>
      </w:r>
    </w:p>
    <w:p w14:paraId="795AF1E6" w14:textId="04D72D3D" w:rsidR="00414032" w:rsidRPr="002815A0" w:rsidRDefault="00414032" w:rsidP="002815A0">
      <w:pPr>
        <w:pStyle w:val="CodePACKT"/>
      </w:pPr>
      <w:r w:rsidRPr="002815A0">
        <w:t>}  </w:t>
      </w:r>
    </w:p>
    <w:p w14:paraId="412466B5" w14:textId="77777777" w:rsidR="00414032" w:rsidRPr="00414032" w:rsidRDefault="00414032" w:rsidP="00414032">
      <w:pPr>
        <w:pStyle w:val="CodePACKT"/>
      </w:pPr>
      <w:r w:rsidRPr="00414032">
        <w:t># 0.5 Checking VM disks for SRV1, SRV2</w:t>
      </w:r>
    </w:p>
    <w:p w14:paraId="2C850F50" w14:textId="77777777" w:rsidR="00414032" w:rsidRPr="00414032" w:rsidRDefault="00414032" w:rsidP="00414032">
      <w:pPr>
        <w:pStyle w:val="CodePACKT"/>
      </w:pPr>
      <w:r w:rsidRPr="00414032">
        <w:t>Get-</w:t>
      </w:r>
      <w:proofErr w:type="spellStart"/>
      <w:r w:rsidRPr="00414032">
        <w:t>VMHardDiskDrive</w:t>
      </w:r>
      <w:proofErr w:type="spellEnd"/>
      <w:r w:rsidRPr="00414032">
        <w:t> -</w:t>
      </w:r>
      <w:proofErr w:type="spellStart"/>
      <w:r w:rsidRPr="00414032">
        <w:t>VMName</w:t>
      </w:r>
      <w:proofErr w:type="spellEnd"/>
      <w:r w:rsidRPr="00414032">
        <w:t> SRV1 | Format-Table</w:t>
      </w:r>
    </w:p>
    <w:p w14:paraId="07A93693" w14:textId="77777777" w:rsidR="00414032" w:rsidRPr="00414032" w:rsidRDefault="00414032" w:rsidP="00414032">
      <w:pPr>
        <w:pStyle w:val="CodePACKT"/>
      </w:pPr>
      <w:r w:rsidRPr="00414032">
        <w:t>Get-</w:t>
      </w:r>
      <w:proofErr w:type="spellStart"/>
      <w:r w:rsidRPr="00414032">
        <w:t>VMHardDiskDrive</w:t>
      </w:r>
      <w:proofErr w:type="spellEnd"/>
      <w:r w:rsidRPr="00414032">
        <w:t> -</w:t>
      </w:r>
      <w:proofErr w:type="spellStart"/>
      <w:r w:rsidRPr="00414032">
        <w:t>VMName</w:t>
      </w:r>
      <w:proofErr w:type="spellEnd"/>
      <w:r w:rsidRPr="00414032">
        <w:t> SRV2 | Format-Table</w:t>
      </w:r>
    </w:p>
    <w:p w14:paraId="58B16674" w14:textId="77777777" w:rsidR="00414032" w:rsidRPr="00414032" w:rsidRDefault="00414032" w:rsidP="00414032">
      <w:pPr>
        <w:pStyle w:val="CodePACKT"/>
      </w:pPr>
      <w:r w:rsidRPr="00414032">
        <w:t># 0.6 Restarting VMs</w:t>
      </w:r>
    </w:p>
    <w:p w14:paraId="28B450CD" w14:textId="77777777" w:rsidR="00414032" w:rsidRPr="00414032" w:rsidRDefault="00414032" w:rsidP="00414032">
      <w:pPr>
        <w:pStyle w:val="CodePACKT"/>
      </w:pPr>
      <w:r w:rsidRPr="00414032">
        <w:t>Start-VM -</w:t>
      </w:r>
      <w:proofErr w:type="spellStart"/>
      <w:r w:rsidRPr="00414032">
        <w:t>VMname</w:t>
      </w:r>
      <w:proofErr w:type="spellEnd"/>
      <w:r w:rsidRPr="00414032">
        <w:t> SRV1</w:t>
      </w:r>
    </w:p>
    <w:p w14:paraId="288C938D" w14:textId="5444A7AF" w:rsidR="00414032" w:rsidRDefault="00414032" w:rsidP="00414032">
      <w:pPr>
        <w:pStyle w:val="CodePACKT"/>
      </w:pPr>
      <w:r w:rsidRPr="00414032">
        <w:t>Start-VM -</w:t>
      </w:r>
      <w:proofErr w:type="spellStart"/>
      <w:r w:rsidRPr="00414032">
        <w:t>VMName</w:t>
      </w:r>
      <w:proofErr w:type="spellEnd"/>
      <w:r w:rsidRPr="00414032">
        <w:t> SRV2</w:t>
      </w:r>
    </w:p>
    <w:p w14:paraId="68E1D843" w14:textId="7F96E2C6" w:rsidR="002815A0" w:rsidRPr="002815A0" w:rsidRDefault="002815A0" w:rsidP="002815A0">
      <w:pPr>
        <w:pStyle w:val="NormalPACKT"/>
      </w:pPr>
      <w:r>
        <w:t xml:space="preserve">Once you have created the eight new disks for the two VMs, you can begin the recipe on </w:t>
      </w:r>
      <w:r w:rsidRPr="002815A0">
        <w:rPr>
          <w:rStyle w:val="CodeInTextPACKT"/>
        </w:rPr>
        <w:t>SRV1</w:t>
      </w:r>
      <w:r>
        <w:t xml:space="preserve">. </w:t>
      </w:r>
    </w:p>
    <w:p w14:paraId="64EBFEB4" w14:textId="6029CAC5" w:rsidR="00545F9C" w:rsidRDefault="00545F9C" w:rsidP="00545F9C">
      <w:pPr>
        <w:pStyle w:val="Heading2"/>
        <w:tabs>
          <w:tab w:val="left" w:pos="0"/>
        </w:tabs>
      </w:pPr>
      <w:r>
        <w:t>How to do it...</w:t>
      </w:r>
    </w:p>
    <w:p w14:paraId="67DE3E86" w14:textId="33DC27D2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Getting the first new physical disk on </w:t>
      </w:r>
      <w:r w:rsidRPr="002815A0">
        <w:rPr>
          <w:rStyle w:val="CodeInTextPACKT"/>
        </w:rPr>
        <w:t>SRV1</w:t>
      </w:r>
    </w:p>
    <w:p w14:paraId="185DE6A6" w14:textId="77777777" w:rsidR="002815A0" w:rsidRPr="002815A0" w:rsidRDefault="002815A0" w:rsidP="002815A0">
      <w:pPr>
        <w:pStyle w:val="CodePACKT"/>
      </w:pPr>
    </w:p>
    <w:p w14:paraId="54119663" w14:textId="72D960A7" w:rsidR="002815A0" w:rsidRPr="002815A0" w:rsidRDefault="002815A0" w:rsidP="002815A0">
      <w:pPr>
        <w:pStyle w:val="CodePACKT"/>
      </w:pPr>
      <w:r w:rsidRPr="002815A0">
        <w:t>$Disks = Get-Disk |</w:t>
      </w:r>
    </w:p>
    <w:p w14:paraId="41C32988" w14:textId="77777777" w:rsidR="002815A0" w:rsidRPr="002815A0" w:rsidRDefault="002815A0" w:rsidP="002815A0">
      <w:pPr>
        <w:pStyle w:val="CodePACKT"/>
      </w:pPr>
      <w:r w:rsidRPr="002815A0">
        <w:t>           Where-Object </w:t>
      </w:r>
      <w:proofErr w:type="spellStart"/>
      <w:r w:rsidRPr="002815A0">
        <w:t>PartitionStyle</w:t>
      </w:r>
      <w:proofErr w:type="spellEnd"/>
      <w:r w:rsidRPr="002815A0">
        <w:t> -eq Raw |</w:t>
      </w:r>
    </w:p>
    <w:p w14:paraId="771D30E0" w14:textId="77777777" w:rsidR="002815A0" w:rsidRPr="002815A0" w:rsidRDefault="002815A0" w:rsidP="002815A0">
      <w:pPr>
        <w:pStyle w:val="CodePACKT"/>
      </w:pPr>
      <w:r w:rsidRPr="002815A0">
        <w:t>             Select-Object -First 1</w:t>
      </w:r>
    </w:p>
    <w:p w14:paraId="35E905D9" w14:textId="77777777" w:rsidR="002815A0" w:rsidRPr="002815A0" w:rsidRDefault="002815A0" w:rsidP="002815A0">
      <w:pPr>
        <w:pStyle w:val="CodePACKT"/>
      </w:pPr>
      <w:r w:rsidRPr="002815A0">
        <w:t>$Disks | Format-Table -AutoSize</w:t>
      </w:r>
    </w:p>
    <w:p w14:paraId="47923511" w14:textId="77777777" w:rsidR="002815A0" w:rsidRPr="002815A0" w:rsidRDefault="002815A0" w:rsidP="002815A0">
      <w:pPr>
        <w:pStyle w:val="CodePACKT"/>
      </w:pPr>
    </w:p>
    <w:p w14:paraId="4F0AA1D8" w14:textId="60490558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Initializing the first disk</w:t>
      </w:r>
    </w:p>
    <w:p w14:paraId="1335ACBD" w14:textId="77777777" w:rsidR="002815A0" w:rsidRPr="002815A0" w:rsidRDefault="002815A0" w:rsidP="002815A0">
      <w:pPr>
        <w:pStyle w:val="CodePACKT"/>
      </w:pPr>
    </w:p>
    <w:p w14:paraId="65EFBF0C" w14:textId="6C5EFDA6" w:rsidR="002815A0" w:rsidRPr="002815A0" w:rsidRDefault="002815A0" w:rsidP="002815A0">
      <w:pPr>
        <w:pStyle w:val="CodePACKT"/>
      </w:pPr>
      <w:r w:rsidRPr="002815A0">
        <w:t>$Disks | </w:t>
      </w:r>
    </w:p>
    <w:p w14:paraId="3981188F" w14:textId="77777777" w:rsidR="002815A0" w:rsidRPr="002815A0" w:rsidRDefault="002815A0" w:rsidP="002815A0">
      <w:pPr>
        <w:pStyle w:val="CodePACKT"/>
      </w:pPr>
      <w:r w:rsidRPr="002815A0">
        <w:t>  Where-Object </w:t>
      </w:r>
      <w:proofErr w:type="spellStart"/>
      <w:r w:rsidRPr="002815A0">
        <w:t>PartitionStyle</w:t>
      </w:r>
      <w:proofErr w:type="spellEnd"/>
      <w:r w:rsidRPr="002815A0">
        <w:t> -eq Raw |</w:t>
      </w:r>
    </w:p>
    <w:p w14:paraId="289800B0" w14:textId="77777777" w:rsidR="002815A0" w:rsidRPr="002815A0" w:rsidRDefault="002815A0" w:rsidP="002815A0">
      <w:pPr>
        <w:pStyle w:val="CodePACKT"/>
      </w:pPr>
      <w:r w:rsidRPr="002815A0">
        <w:t>    Initialize-Disk -</w:t>
      </w:r>
      <w:proofErr w:type="spellStart"/>
      <w:r w:rsidRPr="002815A0">
        <w:t>PartitionStyle</w:t>
      </w:r>
      <w:proofErr w:type="spellEnd"/>
      <w:r w:rsidRPr="002815A0">
        <w:t> GPT</w:t>
      </w:r>
    </w:p>
    <w:p w14:paraId="6A5F3880" w14:textId="77777777" w:rsidR="002815A0" w:rsidRPr="002815A0" w:rsidRDefault="002815A0" w:rsidP="002815A0">
      <w:pPr>
        <w:pStyle w:val="CodePACKT"/>
      </w:pPr>
    </w:p>
    <w:p w14:paraId="62077B29" w14:textId="0D3083A3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Re-displaying all disks in </w:t>
      </w:r>
      <w:r w:rsidRPr="00F435E0">
        <w:rPr>
          <w:rStyle w:val="CodeInTextPACKT"/>
        </w:rPr>
        <w:t>SRV1</w:t>
      </w:r>
    </w:p>
    <w:p w14:paraId="09C71865" w14:textId="77777777" w:rsidR="002815A0" w:rsidRPr="002815A0" w:rsidRDefault="002815A0" w:rsidP="002815A0">
      <w:pPr>
        <w:pStyle w:val="CodePACKT"/>
      </w:pPr>
    </w:p>
    <w:p w14:paraId="540CCCFA" w14:textId="70CD29BD" w:rsidR="002815A0" w:rsidRPr="002815A0" w:rsidRDefault="002815A0" w:rsidP="002815A0">
      <w:pPr>
        <w:pStyle w:val="CodePACKT"/>
      </w:pPr>
      <w:r w:rsidRPr="002815A0">
        <w:t>Get-Disk |</w:t>
      </w:r>
    </w:p>
    <w:p w14:paraId="0A20810B" w14:textId="77777777" w:rsidR="002815A0" w:rsidRPr="002815A0" w:rsidRDefault="002815A0" w:rsidP="002815A0">
      <w:pPr>
        <w:pStyle w:val="CodePACKT"/>
      </w:pPr>
      <w:r w:rsidRPr="002815A0">
        <w:t>  Format-Table -AutoSize</w:t>
      </w:r>
    </w:p>
    <w:p w14:paraId="1C033DE4" w14:textId="77777777" w:rsidR="002815A0" w:rsidRPr="002815A0" w:rsidRDefault="002815A0" w:rsidP="002815A0">
      <w:pPr>
        <w:pStyle w:val="CodePACKT"/>
      </w:pPr>
    </w:p>
    <w:p w14:paraId="436A24D3" w14:textId="57B4697D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Viewing </w:t>
      </w:r>
      <w:commentRangeStart w:id="65"/>
      <w:ins w:id="66" w:author="Lucy Wan" w:date="2021-03-08T12:17:00Z">
        <w:r w:rsidR="00F54CDC">
          <w:t>v</w:t>
        </w:r>
      </w:ins>
      <w:del w:id="67" w:author="Lucy Wan" w:date="2021-03-08T12:17:00Z">
        <w:r w:rsidRPr="002815A0" w:rsidDel="00F54CDC">
          <w:delText>V</w:delText>
        </w:r>
      </w:del>
      <w:r w:rsidRPr="002815A0">
        <w:t>olumes</w:t>
      </w:r>
      <w:commentRangeEnd w:id="65"/>
      <w:r w:rsidR="00F54CDC">
        <w:rPr>
          <w:rStyle w:val="CommentReference"/>
          <w:rFonts w:ascii="Arial" w:hAnsi="Arial"/>
        </w:rPr>
        <w:commentReference w:id="65"/>
      </w:r>
      <w:r w:rsidRPr="002815A0">
        <w:t> on </w:t>
      </w:r>
      <w:r w:rsidRPr="002815A0">
        <w:rPr>
          <w:rStyle w:val="CodeInTextPACKT"/>
        </w:rPr>
        <w:t>SRV1</w:t>
      </w:r>
    </w:p>
    <w:p w14:paraId="0F8B167A" w14:textId="77777777" w:rsidR="002815A0" w:rsidRPr="002815A0" w:rsidRDefault="002815A0" w:rsidP="002815A0">
      <w:pPr>
        <w:pStyle w:val="CodePACKT"/>
      </w:pPr>
    </w:p>
    <w:p w14:paraId="5A139A0D" w14:textId="65EA015D" w:rsidR="002815A0" w:rsidRPr="002815A0" w:rsidRDefault="002815A0" w:rsidP="002815A0">
      <w:pPr>
        <w:pStyle w:val="CodePACKT"/>
      </w:pPr>
      <w:r w:rsidRPr="002815A0">
        <w:t>Get-Volume | Sort-Object -Property </w:t>
      </w:r>
      <w:proofErr w:type="spellStart"/>
      <w:r w:rsidRPr="002815A0">
        <w:t>DriveLetter</w:t>
      </w:r>
      <w:proofErr w:type="spellEnd"/>
    </w:p>
    <w:p w14:paraId="3D09D80A" w14:textId="77777777" w:rsidR="002815A0" w:rsidRPr="002815A0" w:rsidRDefault="002815A0" w:rsidP="002815A0">
      <w:pPr>
        <w:pStyle w:val="CodePACKT"/>
      </w:pPr>
    </w:p>
    <w:p w14:paraId="3DB1C004" w14:textId="34CA0600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Creating a </w:t>
      </w:r>
      <w:r w:rsidRPr="009C7962">
        <w:rPr>
          <w:rStyle w:val="CodeInTextPACKT"/>
        </w:rPr>
        <w:t>F:</w:t>
      </w:r>
      <w:r w:rsidRPr="002815A0">
        <w:t> volume in disk </w:t>
      </w:r>
      <w:r w:rsidR="00D55B96">
        <w:t>1</w:t>
      </w:r>
    </w:p>
    <w:p w14:paraId="4C905C35" w14:textId="77777777" w:rsidR="002815A0" w:rsidRPr="002815A0" w:rsidRDefault="002815A0" w:rsidP="002815A0">
      <w:pPr>
        <w:pStyle w:val="CodePACKT"/>
      </w:pPr>
    </w:p>
    <w:p w14:paraId="67201EC2" w14:textId="20287EAC" w:rsidR="002815A0" w:rsidRPr="002815A0" w:rsidRDefault="002815A0" w:rsidP="002815A0">
      <w:pPr>
        <w:pStyle w:val="CodePACKT"/>
      </w:pPr>
      <w:r w:rsidRPr="002815A0">
        <w:t>$NVHT1 = @{</w:t>
      </w:r>
    </w:p>
    <w:p w14:paraId="5648F95A" w14:textId="77777777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DiskNumber</w:t>
      </w:r>
      <w:proofErr w:type="spellEnd"/>
      <w:r w:rsidRPr="002815A0">
        <w:t>   =  $Disks[0].</w:t>
      </w:r>
      <w:proofErr w:type="spellStart"/>
      <w:r w:rsidRPr="002815A0">
        <w:t>DiskNumber</w:t>
      </w:r>
      <w:proofErr w:type="spellEnd"/>
    </w:p>
    <w:p w14:paraId="4892DBB8" w14:textId="5115940D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FriendlyName</w:t>
      </w:r>
      <w:proofErr w:type="spellEnd"/>
      <w:r w:rsidRPr="002815A0">
        <w:t> = </w:t>
      </w:r>
      <w:del w:id="68" w:author="Parvathy Nair" w:date="2021-04-03T00:11:00Z">
        <w:r w:rsidR="00A57D0D" w:rsidDel="00576EC0">
          <w:delText>'</w:delText>
        </w:r>
      </w:del>
      <w:ins w:id="69" w:author="Parvathy Nair" w:date="2021-04-03T00:11:00Z">
        <w:r w:rsidR="00576EC0">
          <w:t>’</w:t>
        </w:r>
      </w:ins>
      <w:r w:rsidRPr="002815A0">
        <w:t>Files</w:t>
      </w:r>
      <w:del w:id="70" w:author="Parvathy Nair" w:date="2021-04-03T00:11:00Z">
        <w:r w:rsidR="00A57D0D" w:rsidDel="00576EC0">
          <w:delText>'</w:delText>
        </w:r>
      </w:del>
      <w:ins w:id="71" w:author="Parvathy Nair" w:date="2021-04-03T00:11:00Z">
        <w:r w:rsidR="00576EC0">
          <w:t>’</w:t>
        </w:r>
      </w:ins>
      <w:r w:rsidRPr="002815A0">
        <w:t> </w:t>
      </w:r>
    </w:p>
    <w:p w14:paraId="4503FC82" w14:textId="26E2CBC5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FileSystem</w:t>
      </w:r>
      <w:proofErr w:type="spellEnd"/>
      <w:r w:rsidRPr="002815A0">
        <w:t>   = </w:t>
      </w:r>
      <w:del w:id="72" w:author="Parvathy Nair" w:date="2021-04-03T00:11:00Z">
        <w:r w:rsidR="00A57D0D" w:rsidDel="00576EC0">
          <w:delText>'</w:delText>
        </w:r>
      </w:del>
      <w:ins w:id="73" w:author="Parvathy Nair" w:date="2021-04-03T00:11:00Z">
        <w:r w:rsidR="00576EC0">
          <w:t>’</w:t>
        </w:r>
      </w:ins>
      <w:r w:rsidRPr="002815A0">
        <w:t>NTFS</w:t>
      </w:r>
      <w:del w:id="74" w:author="Parvathy Nair" w:date="2021-04-03T00:11:00Z">
        <w:r w:rsidR="00A57D0D" w:rsidDel="00576EC0">
          <w:delText>'</w:delText>
        </w:r>
      </w:del>
      <w:ins w:id="75" w:author="Parvathy Nair" w:date="2021-04-03T00:11:00Z">
        <w:r w:rsidR="00576EC0">
          <w:t>’</w:t>
        </w:r>
      </w:ins>
      <w:r w:rsidRPr="002815A0">
        <w:t> </w:t>
      </w:r>
    </w:p>
    <w:p w14:paraId="44FAD8D3" w14:textId="2DAE4E6F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DriveLetter</w:t>
      </w:r>
      <w:proofErr w:type="spellEnd"/>
      <w:r w:rsidRPr="002815A0">
        <w:t>  = </w:t>
      </w:r>
      <w:del w:id="76" w:author="Parvathy Nair" w:date="2021-04-03T00:11:00Z">
        <w:r w:rsidR="00A57D0D" w:rsidDel="00576EC0">
          <w:delText>'</w:delText>
        </w:r>
      </w:del>
      <w:ins w:id="77" w:author="Parvathy Nair" w:date="2021-04-03T00:11:00Z">
        <w:r w:rsidR="00576EC0">
          <w:t>’</w:t>
        </w:r>
      </w:ins>
      <w:r w:rsidRPr="002815A0">
        <w:t>F</w:t>
      </w:r>
      <w:del w:id="78" w:author="Parvathy Nair" w:date="2021-04-03T00:11:00Z">
        <w:r w:rsidR="00A57D0D" w:rsidDel="00576EC0">
          <w:delText>'</w:delText>
        </w:r>
      </w:del>
      <w:ins w:id="79" w:author="Parvathy Nair" w:date="2021-04-03T00:11:00Z">
        <w:r w:rsidR="00576EC0">
          <w:t>’</w:t>
        </w:r>
      </w:ins>
    </w:p>
    <w:p w14:paraId="665CE912" w14:textId="77777777" w:rsidR="002815A0" w:rsidRPr="002815A0" w:rsidRDefault="002815A0" w:rsidP="002815A0">
      <w:pPr>
        <w:pStyle w:val="CodePACKT"/>
      </w:pPr>
      <w:r w:rsidRPr="002815A0">
        <w:t>}</w:t>
      </w:r>
    </w:p>
    <w:p w14:paraId="15665040" w14:textId="77777777" w:rsidR="002815A0" w:rsidRPr="002815A0" w:rsidRDefault="002815A0" w:rsidP="002815A0">
      <w:pPr>
        <w:pStyle w:val="CodePACKT"/>
      </w:pPr>
      <w:r w:rsidRPr="002815A0">
        <w:t>New-Volume @NVHT1 </w:t>
      </w:r>
    </w:p>
    <w:p w14:paraId="112172A2" w14:textId="77777777" w:rsidR="002815A0" w:rsidRPr="002815A0" w:rsidRDefault="002815A0" w:rsidP="002815A0">
      <w:pPr>
        <w:pStyle w:val="CodePACKT"/>
      </w:pPr>
    </w:p>
    <w:p w14:paraId="4B3759FD" w14:textId="5F262110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Creating two partitions in disk 2 - first create S volume</w:t>
      </w:r>
    </w:p>
    <w:p w14:paraId="5E8B53CD" w14:textId="77777777" w:rsidR="002815A0" w:rsidRPr="002815A0" w:rsidRDefault="002815A0" w:rsidP="002815A0">
      <w:pPr>
        <w:pStyle w:val="CodePACKT"/>
      </w:pPr>
    </w:p>
    <w:p w14:paraId="25840E09" w14:textId="592E4148" w:rsidR="002815A0" w:rsidRPr="002815A0" w:rsidRDefault="002815A0" w:rsidP="002815A0">
      <w:pPr>
        <w:pStyle w:val="CodePACKT"/>
      </w:pPr>
      <w:r w:rsidRPr="002815A0">
        <w:t>Initialize-Disk -Number 2 -</w:t>
      </w:r>
      <w:proofErr w:type="spellStart"/>
      <w:r w:rsidRPr="002815A0">
        <w:t>PartitionStyle</w:t>
      </w:r>
      <w:proofErr w:type="spellEnd"/>
      <w:r w:rsidRPr="002815A0">
        <w:t> MBR</w:t>
      </w:r>
    </w:p>
    <w:p w14:paraId="561B41EA" w14:textId="77777777" w:rsidR="002815A0" w:rsidRPr="002815A0" w:rsidRDefault="002815A0" w:rsidP="002815A0">
      <w:pPr>
        <w:pStyle w:val="CodePACKT"/>
      </w:pPr>
      <w:r w:rsidRPr="002815A0">
        <w:t>New-Partition -</w:t>
      </w:r>
      <w:proofErr w:type="spellStart"/>
      <w:r w:rsidRPr="002815A0">
        <w:t>DiskNumber</w:t>
      </w:r>
      <w:proofErr w:type="spellEnd"/>
      <w:r w:rsidRPr="002815A0">
        <w:t> 2  -</w:t>
      </w:r>
      <w:proofErr w:type="spellStart"/>
      <w:r w:rsidRPr="002815A0">
        <w:t>DriveLetter</w:t>
      </w:r>
      <w:proofErr w:type="spellEnd"/>
      <w:r w:rsidRPr="002815A0">
        <w:t> S -Size 32gb</w:t>
      </w:r>
    </w:p>
    <w:p w14:paraId="6EBC9542" w14:textId="77777777" w:rsidR="002815A0" w:rsidRPr="002815A0" w:rsidRDefault="002815A0" w:rsidP="002815A0">
      <w:pPr>
        <w:pStyle w:val="CodePACKT"/>
      </w:pPr>
    </w:p>
    <w:p w14:paraId="53B6EA5B" w14:textId="54CF4A96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Creating a second partition T on disk 2</w:t>
      </w:r>
    </w:p>
    <w:p w14:paraId="7871AAA4" w14:textId="77777777" w:rsidR="002815A0" w:rsidRPr="002815A0" w:rsidRDefault="002815A0" w:rsidP="002815A0">
      <w:pPr>
        <w:pStyle w:val="CodePACKT"/>
      </w:pPr>
    </w:p>
    <w:p w14:paraId="2B4975C2" w14:textId="221AC7DA" w:rsidR="002815A0" w:rsidRPr="002815A0" w:rsidRDefault="002815A0" w:rsidP="002815A0">
      <w:pPr>
        <w:pStyle w:val="CodePACKT"/>
      </w:pPr>
      <w:r w:rsidRPr="002815A0">
        <w:t>New-Partition -</w:t>
      </w:r>
      <w:proofErr w:type="spellStart"/>
      <w:r w:rsidRPr="002815A0">
        <w:t>DiskNumber</w:t>
      </w:r>
      <w:proofErr w:type="spellEnd"/>
      <w:r w:rsidRPr="002815A0">
        <w:t> 2  -</w:t>
      </w:r>
      <w:proofErr w:type="spellStart"/>
      <w:r w:rsidRPr="002815A0">
        <w:t>DriveLetter</w:t>
      </w:r>
      <w:proofErr w:type="spellEnd"/>
      <w:r w:rsidRPr="002815A0">
        <w:t> T -</w:t>
      </w:r>
      <w:proofErr w:type="spellStart"/>
      <w:r w:rsidRPr="002815A0">
        <w:t>UseMaximumSize</w:t>
      </w:r>
      <w:proofErr w:type="spellEnd"/>
    </w:p>
    <w:p w14:paraId="3C375F01" w14:textId="77777777" w:rsidR="002815A0" w:rsidRPr="002815A0" w:rsidRDefault="002815A0" w:rsidP="002815A0">
      <w:pPr>
        <w:pStyle w:val="CodePACKT"/>
      </w:pPr>
    </w:p>
    <w:p w14:paraId="334486CD" w14:textId="06960F3B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Formatting </w:t>
      </w:r>
      <w:r w:rsidRPr="009C7962">
        <w:rPr>
          <w:rStyle w:val="CodeInTextPACKT"/>
        </w:rPr>
        <w:t>S:</w:t>
      </w:r>
      <w:r w:rsidRPr="002815A0">
        <w:t> and </w:t>
      </w:r>
      <w:r w:rsidRPr="009C7962">
        <w:rPr>
          <w:rStyle w:val="CodeInTextPACKT"/>
        </w:rPr>
        <w:t>T:</w:t>
      </w:r>
    </w:p>
    <w:p w14:paraId="45D2F36B" w14:textId="77777777" w:rsidR="002815A0" w:rsidRPr="002815A0" w:rsidRDefault="002815A0" w:rsidP="002815A0">
      <w:pPr>
        <w:pStyle w:val="CodePACKT"/>
      </w:pPr>
    </w:p>
    <w:p w14:paraId="66F42D5A" w14:textId="77777777" w:rsidR="002815A0" w:rsidRPr="002815A0" w:rsidRDefault="002815A0" w:rsidP="002815A0">
      <w:pPr>
        <w:pStyle w:val="CodePACKT"/>
      </w:pPr>
      <w:r w:rsidRPr="002815A0">
        <w:t>$NVHT1 = @{</w:t>
      </w:r>
    </w:p>
    <w:p w14:paraId="407CCF74" w14:textId="754C55AB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DriveLetter</w:t>
      </w:r>
      <w:proofErr w:type="spellEnd"/>
      <w:r w:rsidRPr="002815A0">
        <w:t>        = </w:t>
      </w:r>
      <w:r w:rsidR="00A57D0D">
        <w:t>'</w:t>
      </w:r>
      <w:r w:rsidRPr="002815A0">
        <w:t>s</w:t>
      </w:r>
      <w:r w:rsidR="00A57D0D">
        <w:t>'</w:t>
      </w:r>
    </w:p>
    <w:p w14:paraId="0F2F755A" w14:textId="12A81DDE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FileSystem</w:t>
      </w:r>
      <w:proofErr w:type="spellEnd"/>
      <w:r w:rsidRPr="002815A0">
        <w:t>         = </w:t>
      </w:r>
      <w:r w:rsidR="00A57D0D">
        <w:t>'</w:t>
      </w:r>
      <w:r w:rsidRPr="002815A0">
        <w:t>NTFS</w:t>
      </w:r>
      <w:r w:rsidR="00A57D0D">
        <w:t>'</w:t>
      </w:r>
      <w:r w:rsidRPr="002815A0">
        <w:t> </w:t>
      </w:r>
    </w:p>
    <w:p w14:paraId="2AB5B9DD" w14:textId="3F881BC0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NewFileSystemLabel</w:t>
      </w:r>
      <w:proofErr w:type="spellEnd"/>
      <w:r w:rsidRPr="002815A0">
        <w:t> = </w:t>
      </w:r>
      <w:r w:rsidR="00A57D0D">
        <w:t>'</w:t>
      </w:r>
      <w:r w:rsidRPr="002815A0">
        <w:t>GD Shows</w:t>
      </w:r>
      <w:r w:rsidR="00A57D0D">
        <w:t>'</w:t>
      </w:r>
      <w:r w:rsidRPr="002815A0">
        <w:t>}</w:t>
      </w:r>
    </w:p>
    <w:p w14:paraId="18A827A8" w14:textId="77777777" w:rsidR="002815A0" w:rsidRPr="002815A0" w:rsidRDefault="002815A0" w:rsidP="002815A0">
      <w:pPr>
        <w:pStyle w:val="CodePACKT"/>
      </w:pPr>
      <w:r w:rsidRPr="002815A0">
        <w:t>Format-Volume @NVHT1</w:t>
      </w:r>
    </w:p>
    <w:p w14:paraId="06061FBE" w14:textId="77777777" w:rsidR="002815A0" w:rsidRPr="002815A0" w:rsidRDefault="002815A0" w:rsidP="002815A0">
      <w:pPr>
        <w:pStyle w:val="CodePACKT"/>
      </w:pPr>
      <w:r w:rsidRPr="002815A0">
        <w:t>$NVHT2 = @{</w:t>
      </w:r>
    </w:p>
    <w:p w14:paraId="33FC68FB" w14:textId="28F9106B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DriveLetter</w:t>
      </w:r>
      <w:proofErr w:type="spellEnd"/>
      <w:r w:rsidRPr="002815A0">
        <w:t>        = </w:t>
      </w:r>
      <w:r w:rsidR="00A57D0D">
        <w:t>'</w:t>
      </w:r>
      <w:r w:rsidRPr="002815A0">
        <w:t>T</w:t>
      </w:r>
      <w:r w:rsidR="00A57D0D">
        <w:t>'</w:t>
      </w:r>
    </w:p>
    <w:p w14:paraId="75543E6C" w14:textId="37EC402E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FileSystem</w:t>
      </w:r>
      <w:proofErr w:type="spellEnd"/>
      <w:r w:rsidRPr="002815A0">
        <w:t>         = </w:t>
      </w:r>
      <w:r w:rsidR="00A57D0D">
        <w:t>'</w:t>
      </w:r>
      <w:r w:rsidRPr="002815A0">
        <w:t>FAT32</w:t>
      </w:r>
      <w:r w:rsidR="00A57D0D">
        <w:t>'</w:t>
      </w:r>
      <w:r w:rsidRPr="002815A0">
        <w:t> </w:t>
      </w:r>
    </w:p>
    <w:p w14:paraId="3BEB9BE3" w14:textId="34857260" w:rsidR="002815A0" w:rsidRPr="002815A0" w:rsidRDefault="002815A0" w:rsidP="002815A0">
      <w:pPr>
        <w:pStyle w:val="CodePACKT"/>
      </w:pPr>
      <w:r w:rsidRPr="002815A0">
        <w:t>  </w:t>
      </w:r>
      <w:proofErr w:type="spellStart"/>
      <w:r w:rsidRPr="002815A0">
        <w:t>NewFileSystemLabel</w:t>
      </w:r>
      <w:proofErr w:type="spellEnd"/>
      <w:r w:rsidRPr="002815A0">
        <w:t> = </w:t>
      </w:r>
      <w:r w:rsidR="00A57D0D">
        <w:t>'</w:t>
      </w:r>
      <w:r w:rsidRPr="002815A0">
        <w:t>GD</w:t>
      </w:r>
      <w:del w:id="80" w:author="Thomas Lee" w:date="2021-04-05T15:41:00Z">
        <w:r w:rsidRPr="002815A0" w:rsidDel="00E70DBD">
          <w:delText>Show</w:delText>
        </w:r>
      </w:del>
      <w:r w:rsidRPr="002815A0">
        <w:t> Pictures</w:t>
      </w:r>
      <w:r w:rsidR="00A57D0D">
        <w:t>'</w:t>
      </w:r>
      <w:r w:rsidRPr="002815A0">
        <w:t>}</w:t>
      </w:r>
    </w:p>
    <w:p w14:paraId="58C8279C" w14:textId="77777777" w:rsidR="002815A0" w:rsidRPr="002815A0" w:rsidRDefault="002815A0" w:rsidP="002815A0">
      <w:pPr>
        <w:pStyle w:val="CodePACKT"/>
      </w:pPr>
      <w:r w:rsidRPr="002815A0">
        <w:t>Format-Volume @NVHT2</w:t>
      </w:r>
    </w:p>
    <w:p w14:paraId="11A464D7" w14:textId="77777777" w:rsidR="002815A0" w:rsidRPr="002815A0" w:rsidRDefault="002815A0" w:rsidP="002815A0">
      <w:pPr>
        <w:pStyle w:val="CodePACKT"/>
      </w:pPr>
    </w:p>
    <w:p w14:paraId="6ABD456C" w14:textId="19998AE3" w:rsidR="002815A0" w:rsidRPr="002815A0" w:rsidRDefault="002815A0" w:rsidP="002815A0">
      <w:pPr>
        <w:pStyle w:val="NumberedBulletPACKT"/>
        <w:rPr>
          <w:rStyle w:val="CodeInTextPACKT"/>
        </w:rPr>
      </w:pPr>
      <w:r w:rsidRPr="002815A0">
        <w:t>Getting partitions on </w:t>
      </w:r>
      <w:r w:rsidRPr="002815A0">
        <w:rPr>
          <w:rStyle w:val="CodeInTextPACKT"/>
        </w:rPr>
        <w:t>SRV1</w:t>
      </w:r>
    </w:p>
    <w:p w14:paraId="57D0A10B" w14:textId="77777777" w:rsidR="002815A0" w:rsidRDefault="002815A0" w:rsidP="002815A0">
      <w:pPr>
        <w:pStyle w:val="CodePACKT"/>
      </w:pPr>
    </w:p>
    <w:p w14:paraId="7A1D3EB6" w14:textId="3271EE52" w:rsidR="002815A0" w:rsidRPr="002815A0" w:rsidRDefault="002815A0" w:rsidP="002815A0">
      <w:pPr>
        <w:pStyle w:val="CodePACKT"/>
      </w:pPr>
      <w:r w:rsidRPr="002815A0">
        <w:t>Get-Partition  | </w:t>
      </w:r>
    </w:p>
    <w:p w14:paraId="4EFBBD55" w14:textId="77777777" w:rsidR="002815A0" w:rsidRPr="002815A0" w:rsidRDefault="002815A0" w:rsidP="002815A0">
      <w:pPr>
        <w:pStyle w:val="CodePACKT"/>
      </w:pPr>
      <w:r w:rsidRPr="002815A0">
        <w:t>  Sort-Object -Property </w:t>
      </w:r>
      <w:proofErr w:type="spellStart"/>
      <w:r w:rsidRPr="002815A0">
        <w:t>DriveLetter</w:t>
      </w:r>
      <w:proofErr w:type="spellEnd"/>
      <w:r w:rsidRPr="002815A0">
        <w:t> |</w:t>
      </w:r>
    </w:p>
    <w:p w14:paraId="2A9B5167" w14:textId="77777777" w:rsidR="002815A0" w:rsidRPr="002815A0" w:rsidRDefault="002815A0" w:rsidP="002815A0">
      <w:pPr>
        <w:pStyle w:val="CodePACKT"/>
      </w:pPr>
      <w:r w:rsidRPr="002815A0">
        <w:t>    Format-Table -Property </w:t>
      </w:r>
      <w:proofErr w:type="spellStart"/>
      <w:r w:rsidRPr="002815A0">
        <w:t>DriveLetter</w:t>
      </w:r>
      <w:proofErr w:type="spellEnd"/>
      <w:r w:rsidRPr="002815A0">
        <w:t>, Size, Type, *name</w:t>
      </w:r>
    </w:p>
    <w:p w14:paraId="238EA8FF" w14:textId="77777777" w:rsidR="002815A0" w:rsidRPr="002815A0" w:rsidRDefault="002815A0" w:rsidP="002815A0">
      <w:pPr>
        <w:pStyle w:val="CodePACKT"/>
      </w:pPr>
    </w:p>
    <w:p w14:paraId="32F60A8A" w14:textId="6A9509A6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Getting volumes on </w:t>
      </w:r>
      <w:r w:rsidRPr="002815A0">
        <w:rPr>
          <w:rStyle w:val="CodeInTextPACKT"/>
        </w:rPr>
        <w:t>SRV1</w:t>
      </w:r>
    </w:p>
    <w:p w14:paraId="046FC20A" w14:textId="77777777" w:rsidR="002815A0" w:rsidRDefault="002815A0" w:rsidP="002815A0">
      <w:pPr>
        <w:pStyle w:val="CodePACKT"/>
      </w:pPr>
    </w:p>
    <w:p w14:paraId="23FF2A0C" w14:textId="72A0231B" w:rsidR="002815A0" w:rsidRPr="002815A0" w:rsidRDefault="002815A0" w:rsidP="002815A0">
      <w:pPr>
        <w:pStyle w:val="CodePACKT"/>
      </w:pPr>
      <w:r w:rsidRPr="002815A0">
        <w:t>Get-Volume | </w:t>
      </w:r>
    </w:p>
    <w:p w14:paraId="0EFCE701" w14:textId="77777777" w:rsidR="002815A0" w:rsidRPr="002815A0" w:rsidRDefault="002815A0" w:rsidP="002815A0">
      <w:pPr>
        <w:pStyle w:val="CodePACKT"/>
      </w:pPr>
      <w:r w:rsidRPr="002815A0">
        <w:t>  Sort-Object -Property </w:t>
      </w:r>
      <w:proofErr w:type="spellStart"/>
      <w:r w:rsidRPr="002815A0">
        <w:t>DriveLetter</w:t>
      </w:r>
      <w:proofErr w:type="spellEnd"/>
    </w:p>
    <w:p w14:paraId="1736C045" w14:textId="77777777" w:rsidR="002815A0" w:rsidRPr="002815A0" w:rsidRDefault="002815A0" w:rsidP="002815A0">
      <w:pPr>
        <w:pStyle w:val="CodePACKT"/>
      </w:pPr>
    </w:p>
    <w:p w14:paraId="2A7AE5AB" w14:textId="616E9E6D" w:rsidR="002815A0" w:rsidRPr="002815A0" w:rsidRDefault="002815A0" w:rsidP="002815A0">
      <w:pPr>
        <w:pStyle w:val="NumberedBulletPACKT"/>
        <w:rPr>
          <w:color w:val="000000"/>
        </w:rPr>
      </w:pPr>
      <w:r w:rsidRPr="002815A0">
        <w:t>Viewing disks in </w:t>
      </w:r>
      <w:r w:rsidRPr="002815A0">
        <w:rPr>
          <w:rStyle w:val="CodeInTextPACKT"/>
        </w:rPr>
        <w:t>SRV1</w:t>
      </w:r>
    </w:p>
    <w:p w14:paraId="473AB70B" w14:textId="77777777" w:rsidR="002815A0" w:rsidRDefault="002815A0" w:rsidP="002815A0">
      <w:pPr>
        <w:pStyle w:val="CodePACKT"/>
      </w:pPr>
    </w:p>
    <w:p w14:paraId="3E54BF88" w14:textId="3706A609" w:rsidR="002815A0" w:rsidRPr="002815A0" w:rsidRDefault="002815A0" w:rsidP="002815A0">
      <w:pPr>
        <w:pStyle w:val="CodePACKT"/>
        <w:rPr>
          <w:lang w:val="en-GB"/>
        </w:rPr>
      </w:pPr>
      <w:r w:rsidRPr="002815A0">
        <w:t>Get-Disk | Format-Table</w:t>
      </w:r>
    </w:p>
    <w:p w14:paraId="20DF7DBB" w14:textId="77A10919" w:rsidR="00205AD0" w:rsidRDefault="00205AD0" w:rsidP="00205AD0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0EDB3BE9" w14:textId="22529B69" w:rsidR="002815A0" w:rsidRPr="002815A0" w:rsidRDefault="002815A0" w:rsidP="002815A0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2815A0">
        <w:rPr>
          <w:rStyle w:val="ItalicsPACKT"/>
        </w:rPr>
        <w:t>step 1</w:t>
      </w:r>
      <w:r>
        <w:rPr>
          <w:lang w:val="en-GB"/>
        </w:rPr>
        <w:t xml:space="preserve">, you use the </w:t>
      </w:r>
      <w:r w:rsidRPr="00160852">
        <w:rPr>
          <w:rStyle w:val="CodeInTextPACKT"/>
        </w:rPr>
        <w:t>Get-Disk</w:t>
      </w:r>
      <w:r>
        <w:rPr>
          <w:lang w:val="en-GB"/>
        </w:rPr>
        <w:t xml:space="preserve"> cmdlet to get the </w:t>
      </w:r>
      <w:r w:rsidR="004332E9">
        <w:rPr>
          <w:lang w:val="en-GB"/>
        </w:rPr>
        <w:t xml:space="preserve">first </w:t>
      </w:r>
      <w:r>
        <w:rPr>
          <w:lang w:val="en-GB"/>
        </w:rPr>
        <w:t xml:space="preserve">virtual disk in the </w:t>
      </w:r>
      <w:r w:rsidRPr="002815A0">
        <w:rPr>
          <w:rStyle w:val="CodeInTextPACKT"/>
        </w:rPr>
        <w:t>SRV1</w:t>
      </w:r>
      <w:r>
        <w:rPr>
          <w:lang w:val="en-GB"/>
        </w:rPr>
        <w:t xml:space="preserve"> VM, </w:t>
      </w:r>
      <w:r w:rsidR="004332E9">
        <w:rPr>
          <w:lang w:val="en-GB"/>
        </w:rPr>
        <w:t xml:space="preserve">one of the </w:t>
      </w:r>
      <w:r>
        <w:rPr>
          <w:lang w:val="en-GB"/>
        </w:rPr>
        <w:t>eight new disks you added above. The output of this step looks like this:</w:t>
      </w:r>
    </w:p>
    <w:p w14:paraId="34889AA2" w14:textId="06797EA1" w:rsidR="002815A0" w:rsidRPr="002815A0" w:rsidRDefault="004332E9" w:rsidP="004332E9">
      <w:pPr>
        <w:pStyle w:val="FigurePACKT"/>
        <w:rPr>
          <w:lang w:val="en-GB"/>
        </w:rPr>
      </w:pPr>
      <w:r>
        <w:drawing>
          <wp:inline distT="0" distB="0" distL="0" distR="0" wp14:anchorId="7DFB929E" wp14:editId="6F32CE68">
            <wp:extent cx="4043371" cy="94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9511" cy="9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8FB1" w14:textId="355EEA2B" w:rsidR="002815A0" w:rsidRDefault="002815A0" w:rsidP="00040447">
      <w:pPr>
        <w:pStyle w:val="FigureCaptionPACKT"/>
      </w:pPr>
      <w:r>
        <w:t>Figure 9.1: Viewing the disks in SRV1</w:t>
      </w:r>
    </w:p>
    <w:p w14:paraId="014F571D" w14:textId="05FD442B" w:rsidR="002815A0" w:rsidRDefault="002815A0" w:rsidP="002815A0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01.png</w:t>
      </w:r>
    </w:p>
    <w:p w14:paraId="1E83E3BB" w14:textId="4554ECDD" w:rsidR="004332E9" w:rsidRDefault="004332E9" w:rsidP="004332E9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4332E9">
        <w:rPr>
          <w:rStyle w:val="ItalicsPACKT"/>
        </w:rPr>
        <w:t>step 2</w:t>
      </w:r>
      <w:r>
        <w:rPr>
          <w:lang w:val="en-GB"/>
        </w:rPr>
        <w:t>, you initialize the disk (disk number 1)</w:t>
      </w:r>
      <w:r w:rsidR="00286C78">
        <w:rPr>
          <w:lang w:val="en-GB"/>
        </w:rPr>
        <w:t>,</w:t>
      </w:r>
      <w:r>
        <w:rPr>
          <w:lang w:val="en-GB"/>
        </w:rPr>
        <w:t xml:space="preserve"> which </w:t>
      </w:r>
      <w:r w:rsidRPr="004332E9">
        <w:t>generates</w:t>
      </w:r>
      <w:r>
        <w:rPr>
          <w:lang w:val="en-GB"/>
        </w:rPr>
        <w:t xml:space="preserve"> no output. Then, in </w:t>
      </w:r>
      <w:r w:rsidRPr="004332E9">
        <w:rPr>
          <w:rStyle w:val="ItalicsPACKT"/>
        </w:rPr>
        <w:t>step 3</w:t>
      </w:r>
      <w:r>
        <w:rPr>
          <w:lang w:val="en-GB"/>
        </w:rPr>
        <w:t xml:space="preserve">, you view all the disks in </w:t>
      </w:r>
      <w:r w:rsidRPr="004332E9">
        <w:rPr>
          <w:rStyle w:val="CodeInTextPACKT"/>
        </w:rPr>
        <w:t>SRV1</w:t>
      </w:r>
      <w:r>
        <w:rPr>
          <w:lang w:val="en-GB"/>
        </w:rPr>
        <w:t>, with output that looks like this:</w:t>
      </w:r>
    </w:p>
    <w:p w14:paraId="16A2874B" w14:textId="6A4AC06B" w:rsidR="004332E9" w:rsidRDefault="004332E9" w:rsidP="004332E9">
      <w:pPr>
        <w:pStyle w:val="FigurePACKT"/>
        <w:rPr>
          <w:lang w:val="en-GB"/>
        </w:rPr>
      </w:pPr>
      <w:r>
        <w:drawing>
          <wp:inline distT="0" distB="0" distL="0" distR="0" wp14:anchorId="1559B38B" wp14:editId="34CC7FB0">
            <wp:extent cx="4060190" cy="1527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9711" cy="15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AE04" w14:textId="2DB32991" w:rsidR="004332E9" w:rsidRDefault="004332E9" w:rsidP="00040447">
      <w:pPr>
        <w:pStyle w:val="FigureCaptionPACKT"/>
      </w:pPr>
      <w:r>
        <w:t>Figure 9.2: Viewing all the disks in SRV1</w:t>
      </w:r>
    </w:p>
    <w:p w14:paraId="6448B2DC" w14:textId="4905F220" w:rsidR="002815A0" w:rsidRPr="004332E9" w:rsidRDefault="004332E9" w:rsidP="004332E9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02.png</w:t>
      </w:r>
      <w:r w:rsidRPr="004332E9">
        <w:rPr>
          <w:lang w:val="en-GB"/>
        </w:rPr>
        <w:t xml:space="preserve">                      </w:t>
      </w:r>
    </w:p>
    <w:p w14:paraId="7D674534" w14:textId="5233AAD2" w:rsidR="004332E9" w:rsidRDefault="004332E9" w:rsidP="004332E9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4332E9">
        <w:rPr>
          <w:rStyle w:val="ItalicsPACKT"/>
        </w:rPr>
        <w:t>step 4</w:t>
      </w:r>
      <w:r>
        <w:rPr>
          <w:lang w:val="en-GB"/>
        </w:rPr>
        <w:t xml:space="preserve">, you use the </w:t>
      </w:r>
      <w:r w:rsidRPr="004332E9">
        <w:rPr>
          <w:rStyle w:val="CodeInTextPACKT"/>
        </w:rPr>
        <w:t>Get-Volume</w:t>
      </w:r>
      <w:r>
        <w:rPr>
          <w:lang w:val="en-GB"/>
        </w:rPr>
        <w:t xml:space="preserve"> command to get the available volumes on </w:t>
      </w:r>
      <w:r w:rsidRPr="004332E9">
        <w:rPr>
          <w:rStyle w:val="CodeInTextPACKT"/>
        </w:rPr>
        <w:t>SRV1</w:t>
      </w:r>
      <w:r>
        <w:rPr>
          <w:lang w:val="en-GB"/>
        </w:rPr>
        <w:t>, with output like this:</w:t>
      </w:r>
    </w:p>
    <w:p w14:paraId="232D2B35" w14:textId="2D2381C7" w:rsidR="004332E9" w:rsidRDefault="004332E9" w:rsidP="004332E9">
      <w:pPr>
        <w:pStyle w:val="FigurePACKT"/>
      </w:pPr>
      <w:commentRangeStart w:id="81"/>
      <w:del w:id="82" w:author="Thomas Lee" w:date="2021-04-05T12:33:00Z">
        <w:r w:rsidDel="00E70DBD">
          <w:drawing>
            <wp:inline distT="0" distB="0" distL="0" distR="0" wp14:anchorId="07013DD9" wp14:editId="647ED8A5">
              <wp:extent cx="4202430" cy="864604"/>
              <wp:effectExtent l="0" t="0" r="762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25061" cy="869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81"/>
      <w:r w:rsidR="00040447">
        <w:rPr>
          <w:rStyle w:val="CommentReference"/>
          <w:rFonts w:ascii="Arial" w:hAnsi="Arial"/>
          <w:noProof w:val="0"/>
        </w:rPr>
        <w:commentReference w:id="81"/>
      </w:r>
      <w:ins w:id="83" w:author="Thomas Lee" w:date="2021-04-05T12:33:00Z">
        <w:r w:rsidR="00E70DBD" w:rsidRPr="00E70DBD">
          <w:t xml:space="preserve"> </w:t>
        </w:r>
        <w:r w:rsidR="00E70DBD">
          <w:drawing>
            <wp:inline distT="0" distB="0" distL="0" distR="0" wp14:anchorId="3971091A" wp14:editId="4CD50AB4">
              <wp:extent cx="4230710" cy="878193"/>
              <wp:effectExtent l="0" t="0" r="0" b="0"/>
              <wp:docPr id="64" name="Picture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92939" cy="891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3901CA" w14:textId="41F2DB9F" w:rsidR="004332E9" w:rsidRDefault="004332E9" w:rsidP="00040447">
      <w:pPr>
        <w:pStyle w:val="FigureCaptionPACKT"/>
      </w:pPr>
      <w:r>
        <w:t>Figure 9.</w:t>
      </w:r>
      <w:r w:rsidR="00D55B96">
        <w:t>3</w:t>
      </w:r>
      <w:r>
        <w:t>: Viewing volumes in SRV1</w:t>
      </w:r>
    </w:p>
    <w:p w14:paraId="320697A6" w14:textId="63EE95AE" w:rsidR="004332E9" w:rsidRPr="004332E9" w:rsidRDefault="004332E9" w:rsidP="004332E9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</w:t>
      </w:r>
      <w:r w:rsidR="00D55B96">
        <w:rPr>
          <w:noProof/>
        </w:rPr>
        <w:t>3</w:t>
      </w:r>
      <w:r>
        <w:rPr>
          <w:noProof/>
        </w:rPr>
        <w:t>.png</w:t>
      </w:r>
      <w:r w:rsidRPr="004332E9">
        <w:rPr>
          <w:lang w:val="en-GB"/>
        </w:rPr>
        <w:t xml:space="preserve">                      </w:t>
      </w:r>
    </w:p>
    <w:p w14:paraId="2C4CA047" w14:textId="03E5F4EE" w:rsidR="004332E9" w:rsidRDefault="00D55B96" w:rsidP="00D55B96">
      <w:pPr>
        <w:pStyle w:val="NormalPACKT"/>
      </w:pPr>
      <w:r>
        <w:t xml:space="preserve">With </w:t>
      </w:r>
      <w:r w:rsidRPr="00D55B96">
        <w:rPr>
          <w:rStyle w:val="ItalicsPACKT"/>
        </w:rPr>
        <w:t>step 5</w:t>
      </w:r>
      <w:r>
        <w:t>, you create a new volume, and format it with the NTFS file system. The output from this step looks like this:</w:t>
      </w:r>
    </w:p>
    <w:p w14:paraId="27F207DC" w14:textId="6286B937" w:rsidR="00D55B96" w:rsidRDefault="00D55B96" w:rsidP="00D55B96">
      <w:pPr>
        <w:pStyle w:val="FigurePACKT"/>
      </w:pPr>
      <w:r>
        <w:drawing>
          <wp:inline distT="0" distB="0" distL="0" distR="0" wp14:anchorId="657C4F5D" wp14:editId="7A293277">
            <wp:extent cx="4110990" cy="122200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9061" cy="12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5CD" w14:textId="29E97D9D" w:rsidR="00D55B96" w:rsidRDefault="00D55B96" w:rsidP="00ED650A">
      <w:pPr>
        <w:pStyle w:val="FigureCaptionPACKT"/>
      </w:pPr>
      <w:r>
        <w:t>Figure 9.4: Creating an F: volume</w:t>
      </w:r>
    </w:p>
    <w:p w14:paraId="12E0AB9F" w14:textId="77777777" w:rsidR="00D55B96" w:rsidRPr="00D55B96" w:rsidRDefault="00D55B96" w:rsidP="00D55B96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04.png</w:t>
      </w:r>
      <w:r w:rsidRPr="004332E9">
        <w:rPr>
          <w:lang w:val="en-GB"/>
        </w:rPr>
        <w:t xml:space="preserve">      </w:t>
      </w:r>
    </w:p>
    <w:p w14:paraId="711F84E2" w14:textId="31DC5AB8" w:rsidR="00D55B96" w:rsidRDefault="00D55B96" w:rsidP="00D55B96">
      <w:pPr>
        <w:pStyle w:val="NormalPACKT"/>
      </w:pPr>
      <w:r w:rsidRPr="00D55B96">
        <w:t>I</w:t>
      </w:r>
      <w:r>
        <w:t xml:space="preserve">n </w:t>
      </w:r>
      <w:r w:rsidRPr="00D55B96">
        <w:rPr>
          <w:rStyle w:val="ItalicsPACKT"/>
        </w:rPr>
        <w:t>step 6</w:t>
      </w:r>
      <w:r>
        <w:t>, you initialize disk 2 and create a 32 GB partition with the S: drive. The output of this step looks like this:</w:t>
      </w:r>
    </w:p>
    <w:p w14:paraId="6D911397" w14:textId="537D4206" w:rsidR="00D55B96" w:rsidRDefault="00D55B96" w:rsidP="00D55B96">
      <w:pPr>
        <w:pStyle w:val="FigurePACKT"/>
      </w:pPr>
      <w:r>
        <w:drawing>
          <wp:inline distT="0" distB="0" distL="0" distR="0" wp14:anchorId="075ACA82" wp14:editId="7146BF19">
            <wp:extent cx="4454784" cy="9239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8182" cy="93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CF85" w14:textId="5AE20665" w:rsidR="00D55B96" w:rsidRDefault="00D55B96" w:rsidP="0017466F">
      <w:pPr>
        <w:pStyle w:val="FigureCaptionPACKT"/>
      </w:pPr>
      <w:r>
        <w:t>Figure 9.5: Creating an S: partition</w:t>
      </w:r>
    </w:p>
    <w:p w14:paraId="70A40438" w14:textId="5435DFED" w:rsidR="00D55B96" w:rsidRPr="00D55B96" w:rsidRDefault="00D55B96" w:rsidP="00D55B96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05.png</w:t>
      </w:r>
      <w:r w:rsidRPr="004332E9">
        <w:rPr>
          <w:lang w:val="en-GB"/>
        </w:rPr>
        <w:t xml:space="preserve">      </w:t>
      </w:r>
    </w:p>
    <w:p w14:paraId="22E7BE27" w14:textId="7E696D4E" w:rsidR="00D55B96" w:rsidRDefault="00D55B96" w:rsidP="00D55B96">
      <w:pPr>
        <w:pStyle w:val="NormalPACKT"/>
      </w:pPr>
      <w:r>
        <w:t xml:space="preserve">In </w:t>
      </w:r>
      <w:r w:rsidRPr="00D55B96">
        <w:rPr>
          <w:rStyle w:val="ItalicsPACKT"/>
        </w:rPr>
        <w:t>step 7</w:t>
      </w:r>
      <w:r>
        <w:t>, you create a second partition on disk 2, with output like this:</w:t>
      </w:r>
    </w:p>
    <w:p w14:paraId="2D9337EE" w14:textId="476B81CC" w:rsidR="006D38BA" w:rsidRDefault="006D38BA" w:rsidP="006D38BA">
      <w:pPr>
        <w:pStyle w:val="FigurePACKT"/>
      </w:pPr>
      <w:r>
        <w:drawing>
          <wp:inline distT="0" distB="0" distL="0" distR="0" wp14:anchorId="025F5937" wp14:editId="52E46B45">
            <wp:extent cx="4313853" cy="809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130" cy="8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F8D5" w14:textId="1F7D0B2E" w:rsidR="00D55B96" w:rsidRDefault="00D55B96" w:rsidP="0017466F">
      <w:pPr>
        <w:pStyle w:val="FigureCaptionPACKT"/>
      </w:pPr>
      <w:r>
        <w:t>Figure 9.6: Creating a T: partition</w:t>
      </w:r>
    </w:p>
    <w:p w14:paraId="1D9CCB8A" w14:textId="076A1635" w:rsidR="00D55B96" w:rsidRPr="00D55B96" w:rsidRDefault="00D55B96" w:rsidP="00D55B96">
      <w:pPr>
        <w:pStyle w:val="LayoutInformationPACKT"/>
        <w:numPr>
          <w:ilvl w:val="0"/>
          <w:numId w:val="3"/>
        </w:numPr>
        <w:rPr>
          <w:noProof/>
        </w:rPr>
      </w:pPr>
      <w:r>
        <w:t xml:space="preserve">Insert </w:t>
      </w:r>
      <w:r w:rsidRPr="00C41783">
        <w:t>image</w:t>
      </w:r>
      <w:r>
        <w:t xml:space="preserve"> </w:t>
      </w:r>
      <w:r>
        <w:rPr>
          <w:noProof/>
        </w:rPr>
        <w:t>B42024_09</w:t>
      </w:r>
      <w:r w:rsidRPr="00023EAD">
        <w:rPr>
          <w:noProof/>
        </w:rPr>
        <w:t>_</w:t>
      </w:r>
      <w:r>
        <w:rPr>
          <w:noProof/>
        </w:rPr>
        <w:t>06.png</w:t>
      </w:r>
    </w:p>
    <w:p w14:paraId="0F2FCD8B" w14:textId="1D557C27" w:rsidR="00D55B96" w:rsidRDefault="00D55B96" w:rsidP="00D55B96">
      <w:pPr>
        <w:pStyle w:val="NormalPACKT"/>
      </w:pPr>
      <w:r>
        <w:t xml:space="preserve">In </w:t>
      </w:r>
      <w:r w:rsidRPr="009738B1">
        <w:rPr>
          <w:rStyle w:val="ItalicsPACKT"/>
        </w:rPr>
        <w:t>step 8</w:t>
      </w:r>
      <w:r>
        <w:t xml:space="preserve">, </w:t>
      </w:r>
      <w:r w:rsidR="006D38BA">
        <w:t>you format the newly create</w:t>
      </w:r>
      <w:ins w:id="84" w:author="Lucy Wan" w:date="2021-03-08T12:21:00Z">
        <w:r w:rsidR="0017466F">
          <w:t>d</w:t>
        </w:r>
      </w:ins>
      <w:r w:rsidR="006D38BA">
        <w:t xml:space="preserve"> </w:t>
      </w:r>
      <w:r w:rsidR="006D38BA" w:rsidRPr="00E70DBD">
        <w:rPr>
          <w:rStyle w:val="CodeInTextPACKT"/>
          <w:rPrChange w:id="85" w:author="Thomas Lee" w:date="2021-04-05T15:25:00Z">
            <w:rPr/>
          </w:rPrChange>
        </w:rPr>
        <w:t>S:</w:t>
      </w:r>
      <w:r w:rsidR="006D38BA">
        <w:t xml:space="preserve"> and </w:t>
      </w:r>
      <w:r w:rsidR="006D38BA" w:rsidRPr="00E70DBD">
        <w:rPr>
          <w:rStyle w:val="CodeInTextPACKT"/>
          <w:rPrChange w:id="86" w:author="Thomas Lee" w:date="2021-04-05T15:26:00Z">
            <w:rPr/>
          </w:rPrChange>
        </w:rPr>
        <w:t>T:</w:t>
      </w:r>
      <w:r w:rsidR="006D38BA">
        <w:t xml:space="preserve"> drives. You use the NTFS file system for the </w:t>
      </w:r>
      <w:r w:rsidR="006D38BA" w:rsidRPr="00E70DBD">
        <w:rPr>
          <w:rStyle w:val="CodeInTextPACKT"/>
          <w:rPrChange w:id="87" w:author="Thomas Lee" w:date="2021-04-05T15:26:00Z">
            <w:rPr/>
          </w:rPrChange>
        </w:rPr>
        <w:t>S:</w:t>
      </w:r>
      <w:r w:rsidR="006D38BA">
        <w:t xml:space="preserve"> drive and </w:t>
      </w:r>
      <w:commentRangeStart w:id="88"/>
      <w:commentRangeStart w:id="89"/>
      <w:commentRangeStart w:id="90"/>
      <w:r w:rsidR="006D38BA">
        <w:t>the F</w:t>
      </w:r>
      <w:ins w:id="91" w:author="Lucy Wan" w:date="2021-03-08T14:52:00Z">
        <w:r w:rsidR="006E2401">
          <w:t>AT</w:t>
        </w:r>
      </w:ins>
      <w:del w:id="92" w:author="Lucy Wan" w:date="2021-03-08T14:52:00Z">
        <w:r w:rsidR="006D38BA" w:rsidDel="006E2401">
          <w:delText>at</w:delText>
        </w:r>
      </w:del>
      <w:r w:rsidR="006D38BA">
        <w:t xml:space="preserve">32 file system </w:t>
      </w:r>
      <w:ins w:id="93" w:author="Lucy Wan" w:date="2021-03-08T12:21:00Z">
        <w:r w:rsidR="00DB5CB6">
          <w:t>for</w:t>
        </w:r>
      </w:ins>
      <w:del w:id="94" w:author="Lucy Wan" w:date="2021-03-08T12:21:00Z">
        <w:r w:rsidR="006D38BA" w:rsidDel="00DB5CB6">
          <w:delText>with</w:delText>
        </w:r>
      </w:del>
      <w:r w:rsidR="006D38BA">
        <w:t xml:space="preserve"> the </w:t>
      </w:r>
      <w:r w:rsidR="006D38BA" w:rsidRPr="00E70DBD">
        <w:rPr>
          <w:rStyle w:val="CodeInTextPACKT"/>
          <w:rPrChange w:id="95" w:author="Thomas Lee" w:date="2021-04-05T15:26:00Z">
            <w:rPr/>
          </w:rPrChange>
        </w:rPr>
        <w:t xml:space="preserve">T: </w:t>
      </w:r>
      <w:r w:rsidR="006D38BA">
        <w:t>drive</w:t>
      </w:r>
      <w:commentRangeEnd w:id="88"/>
      <w:r w:rsidR="005302A5">
        <w:rPr>
          <w:rStyle w:val="CommentReference"/>
        </w:rPr>
        <w:commentReference w:id="88"/>
      </w:r>
      <w:commentRangeEnd w:id="89"/>
      <w:r w:rsidR="0023008D">
        <w:rPr>
          <w:rStyle w:val="CommentReference"/>
        </w:rPr>
        <w:commentReference w:id="89"/>
      </w:r>
      <w:commentRangeEnd w:id="90"/>
      <w:r w:rsidR="00087572">
        <w:rPr>
          <w:rStyle w:val="CommentReference"/>
        </w:rPr>
        <w:commentReference w:id="90"/>
      </w:r>
      <w:r w:rsidR="006D38BA">
        <w:t>, with output like this:</w:t>
      </w:r>
    </w:p>
    <w:p w14:paraId="6AEB9C0F" w14:textId="1A58E77F" w:rsidR="006D38BA" w:rsidRDefault="001A24DF" w:rsidP="006D38BA">
      <w:pPr>
        <w:pStyle w:val="FigurePACKT"/>
      </w:pPr>
      <w:r>
        <w:drawing>
          <wp:inline distT="0" distB="0" distL="0" distR="0" wp14:anchorId="47D61A13" wp14:editId="561C76A5">
            <wp:extent cx="3882390" cy="1707202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774" cy="17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A431" w14:textId="01EC8D0B" w:rsidR="006D38BA" w:rsidRDefault="006D38BA" w:rsidP="00903FC4">
      <w:pPr>
        <w:pStyle w:val="FigureCaptionPACKT"/>
      </w:pPr>
      <w:r>
        <w:t>Figure 9.7: Formatting the S: and T: drives</w:t>
      </w:r>
    </w:p>
    <w:p w14:paraId="5AE7307D" w14:textId="5A43348F" w:rsidR="006D38BA" w:rsidRDefault="006D38BA" w:rsidP="006D38BA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B42024_09_07.png</w:t>
      </w:r>
    </w:p>
    <w:p w14:paraId="5F443F91" w14:textId="794567C8" w:rsidR="006D38BA" w:rsidRPr="006D38BA" w:rsidRDefault="006D38BA" w:rsidP="006D38BA">
      <w:pPr>
        <w:pStyle w:val="NormalPACKT"/>
      </w:pPr>
      <w:r w:rsidRPr="006D38BA">
        <w:t xml:space="preserve">In </w:t>
      </w:r>
      <w:r w:rsidRPr="006D38BA">
        <w:rPr>
          <w:rStyle w:val="ItalicsPACKT"/>
        </w:rPr>
        <w:t>step 9</w:t>
      </w:r>
      <w:r w:rsidRPr="006D38BA">
        <w:t xml:space="preserve">, you view the partitions available on </w:t>
      </w:r>
      <w:r w:rsidRPr="006D38BA">
        <w:rPr>
          <w:rStyle w:val="CodeInTextPACKT"/>
        </w:rPr>
        <w:t>SRV1</w:t>
      </w:r>
      <w:r w:rsidRPr="006D38BA">
        <w:t>, with output like this:</w:t>
      </w:r>
    </w:p>
    <w:p w14:paraId="4C2C559A" w14:textId="4F89203A" w:rsidR="006D38BA" w:rsidRDefault="001A24DF" w:rsidP="006D38BA">
      <w:pPr>
        <w:pStyle w:val="FigurePACKT"/>
      </w:pPr>
      <w:r>
        <w:drawing>
          <wp:inline distT="0" distB="0" distL="0" distR="0" wp14:anchorId="70E5C17D" wp14:editId="006576BF">
            <wp:extent cx="2907030" cy="158338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7385" cy="15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F733" w14:textId="3BA88CBF" w:rsidR="006D38BA" w:rsidRDefault="006D38BA" w:rsidP="00903FC4">
      <w:pPr>
        <w:pStyle w:val="FigureCaptionPACKT"/>
      </w:pPr>
      <w:r>
        <w:t>Figure 9.8: Formatting the S: and T: drives</w:t>
      </w:r>
    </w:p>
    <w:p w14:paraId="68971A9E" w14:textId="24F3EE4D" w:rsidR="006D38BA" w:rsidRPr="006D38BA" w:rsidRDefault="006D38BA" w:rsidP="006D38BA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B42024_09_0</w:t>
      </w:r>
      <w:r>
        <w:rPr>
          <w:rFonts w:ascii="Arial" w:hAnsi="Arial"/>
          <w:b/>
          <w:color w:val="FF0000"/>
          <w:sz w:val="28"/>
          <w:szCs w:val="28"/>
        </w:rPr>
        <w:t>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5D51E9C9" w14:textId="10A79669" w:rsidR="00D55B96" w:rsidRDefault="006D38BA" w:rsidP="00D55B96">
      <w:pPr>
        <w:pStyle w:val="NormalPACKT"/>
      </w:pPr>
      <w:r>
        <w:t xml:space="preserve">In </w:t>
      </w:r>
      <w:r w:rsidRPr="006D38BA">
        <w:rPr>
          <w:rStyle w:val="ItalicsPACKT"/>
        </w:rPr>
        <w:t>step 10</w:t>
      </w:r>
      <w:r>
        <w:t xml:space="preserve">, you view the volumes on </w:t>
      </w:r>
      <w:r w:rsidRPr="006D38BA">
        <w:rPr>
          <w:rStyle w:val="CodeInTextPACKT"/>
        </w:rPr>
        <w:t>SRV1</w:t>
      </w:r>
      <w:r>
        <w:t xml:space="preserve"> using the </w:t>
      </w:r>
      <w:r w:rsidRPr="00903FC4">
        <w:rPr>
          <w:rStyle w:val="CodeInTextPACKT"/>
        </w:rPr>
        <w:t>Get-Volume</w:t>
      </w:r>
      <w:r>
        <w:t xml:space="preserve"> command, with output like this:</w:t>
      </w:r>
    </w:p>
    <w:p w14:paraId="08420467" w14:textId="3D45A076" w:rsidR="006D38BA" w:rsidRDefault="001A24DF" w:rsidP="006D38BA">
      <w:pPr>
        <w:pStyle w:val="FigurePACKT"/>
      </w:pPr>
      <w:r>
        <w:drawing>
          <wp:inline distT="0" distB="0" distL="0" distR="0" wp14:anchorId="7AA7464C" wp14:editId="4686D27B">
            <wp:extent cx="3841750" cy="1077699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715" cy="10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9493" w14:textId="2BA3D56A" w:rsidR="006D38BA" w:rsidRDefault="006D38BA" w:rsidP="00346E5F">
      <w:pPr>
        <w:pStyle w:val="FigureCaptionPACKT"/>
      </w:pPr>
      <w:r>
        <w:t>Figure 9.9: Formatting the S: and T: drives</w:t>
      </w:r>
    </w:p>
    <w:p w14:paraId="4B4F9103" w14:textId="5A0DFFBF" w:rsidR="006D38BA" w:rsidRPr="006D38BA" w:rsidRDefault="006D38BA" w:rsidP="006D38BA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B42024_09_0</w:t>
      </w:r>
      <w:r>
        <w:rPr>
          <w:rFonts w:ascii="Arial" w:hAnsi="Arial"/>
          <w:b/>
          <w:color w:val="FF0000"/>
          <w:sz w:val="28"/>
          <w:szCs w:val="28"/>
        </w:rPr>
        <w:t>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7E44433" w14:textId="5DE86878" w:rsidR="006D38BA" w:rsidRDefault="00996809" w:rsidP="00D55B96">
      <w:pPr>
        <w:pStyle w:val="NormalPACKT"/>
      </w:pPr>
      <w:r>
        <w:t xml:space="preserve">In the final step in this recipe, </w:t>
      </w:r>
      <w:r w:rsidRPr="00DE2766">
        <w:rPr>
          <w:rStyle w:val="ItalicsPACKT"/>
        </w:rPr>
        <w:t>step 11</w:t>
      </w:r>
      <w:r>
        <w:t xml:space="preserve">, you view all the disks in </w:t>
      </w:r>
      <w:r w:rsidRPr="00DE2766">
        <w:rPr>
          <w:rStyle w:val="CodeInTextPACKT"/>
        </w:rPr>
        <w:t>SRV1</w:t>
      </w:r>
      <w:r>
        <w:t>, with output like this:</w:t>
      </w:r>
    </w:p>
    <w:p w14:paraId="650B8EE8" w14:textId="2E52F76C" w:rsidR="00DE2766" w:rsidRDefault="00DE2766" w:rsidP="00996809">
      <w:pPr>
        <w:pStyle w:val="FigurePACKT"/>
      </w:pPr>
      <w:r>
        <w:drawing>
          <wp:inline distT="0" distB="0" distL="0" distR="0" wp14:anchorId="3FEABD08" wp14:editId="520EC559">
            <wp:extent cx="4391004" cy="156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6440" cy="157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6BE7" w14:textId="240B6AC3" w:rsidR="00996809" w:rsidRDefault="00996809" w:rsidP="00062553">
      <w:pPr>
        <w:pStyle w:val="FigureCaptionPACKT"/>
      </w:pPr>
      <w:r>
        <w:t>Figure 9.10: Viewing all the disks in SRV1</w:t>
      </w:r>
    </w:p>
    <w:p w14:paraId="4D253E8E" w14:textId="52CD0F87" w:rsidR="00996809" w:rsidRPr="006D38BA" w:rsidRDefault="00996809" w:rsidP="00996809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7B5348A" w14:textId="60465ACF" w:rsidR="00205AD0" w:rsidRDefault="00205AD0" w:rsidP="00205AD0">
      <w:pPr>
        <w:pStyle w:val="Heading2"/>
      </w:pPr>
      <w:r>
        <w:t>There</w:t>
      </w:r>
      <w:del w:id="96" w:author="Parvathy Nair" w:date="2021-04-03T00:11:00Z">
        <w:r w:rsidR="00A57D0D" w:rsidDel="00576EC0">
          <w:delText>'</w:delText>
        </w:r>
      </w:del>
      <w:ins w:id="97" w:author="Parvathy Nair" w:date="2021-04-03T00:11:00Z">
        <w:r w:rsidR="00576EC0">
          <w:t>’</w:t>
        </w:r>
      </w:ins>
      <w:r>
        <w:t>s more...</w:t>
      </w:r>
    </w:p>
    <w:p w14:paraId="3028A972" w14:textId="05C5870C" w:rsidR="00DE2766" w:rsidRDefault="009738B1" w:rsidP="00DE2766">
      <w:pPr>
        <w:pStyle w:val="NormalPACKT"/>
        <w:rPr>
          <w:lang w:val="en-GB"/>
        </w:rPr>
      </w:pPr>
      <w:r>
        <w:rPr>
          <w:lang w:val="en-GB"/>
        </w:rPr>
        <w:t xml:space="preserve">With Windows (Windows 10 and Windows Server 2022), you create usable data drives using either the </w:t>
      </w:r>
      <w:r>
        <w:rPr>
          <w:rStyle w:val="CodeInTextPACKT"/>
        </w:rPr>
        <w:t>Ne</w:t>
      </w:r>
      <w:r w:rsidRPr="009738B1">
        <w:rPr>
          <w:rStyle w:val="CodeInTextPACKT"/>
        </w:rPr>
        <w:t>w</w:t>
      </w:r>
      <w:r>
        <w:rPr>
          <w:rStyle w:val="CodeInTextPACKT"/>
        </w:rPr>
        <w:noBreakHyphen/>
      </w:r>
      <w:r w:rsidRPr="009738B1">
        <w:rPr>
          <w:rStyle w:val="CodeInTextPACKT"/>
        </w:rPr>
        <w:t>Volume</w:t>
      </w:r>
      <w:r>
        <w:rPr>
          <w:lang w:val="en-GB"/>
        </w:rPr>
        <w:t xml:space="preserve"> or </w:t>
      </w:r>
      <w:r w:rsidRPr="009738B1">
        <w:rPr>
          <w:rStyle w:val="CodeInTextPACKT"/>
        </w:rPr>
        <w:t>New-Partition</w:t>
      </w:r>
      <w:r w:rsidRPr="009738B1">
        <w:t xml:space="preserve"> commands</w:t>
      </w:r>
      <w:r>
        <w:rPr>
          <w:lang w:val="en-GB"/>
        </w:rPr>
        <w:t xml:space="preserve">. The </w:t>
      </w:r>
      <w:r w:rsidRPr="009738B1">
        <w:rPr>
          <w:rStyle w:val="CodeInTextPACKT"/>
        </w:rPr>
        <w:t>New-Volume</w:t>
      </w:r>
      <w:r>
        <w:rPr>
          <w:lang w:val="en-GB"/>
        </w:rPr>
        <w:t xml:space="preserve"> cmdlet, shown in </w:t>
      </w:r>
      <w:r w:rsidRPr="009738B1">
        <w:rPr>
          <w:rStyle w:val="ItalicsPACKT"/>
        </w:rPr>
        <w:t>step 5</w:t>
      </w:r>
      <w:r>
        <w:rPr>
          <w:lang w:val="en-GB"/>
        </w:rPr>
        <w:t xml:space="preserve">, creates a partition on the specified disk, formats the partition with a file system, and gives it a label and a drive letter. In </w:t>
      </w:r>
      <w:r w:rsidRPr="009738B1">
        <w:rPr>
          <w:rStyle w:val="ItalicsPACKT"/>
        </w:rPr>
        <w:t>step 6</w:t>
      </w:r>
      <w:r>
        <w:rPr>
          <w:lang w:val="en-GB"/>
        </w:rPr>
        <w:t xml:space="preserve">, you initialise the disk with the MBR formatting and create a new partition in the disk. You create a second partition in </w:t>
      </w:r>
      <w:r w:rsidRPr="009738B1">
        <w:rPr>
          <w:rStyle w:val="ItalicsPACKT"/>
        </w:rPr>
        <w:t>step 7</w:t>
      </w:r>
      <w:r>
        <w:rPr>
          <w:lang w:val="en-GB"/>
        </w:rPr>
        <w:t xml:space="preserve"> and format the two partitions in </w:t>
      </w:r>
      <w:r w:rsidRPr="009738B1">
        <w:rPr>
          <w:rStyle w:val="ItalicsPACKT"/>
        </w:rPr>
        <w:t>step 8</w:t>
      </w:r>
      <w:r>
        <w:rPr>
          <w:lang w:val="en-GB"/>
        </w:rPr>
        <w:t>.</w:t>
      </w:r>
    </w:p>
    <w:p w14:paraId="52F7AD5A" w14:textId="483AB27C" w:rsidR="00E70DBD" w:rsidRDefault="009738B1" w:rsidP="00DE2766">
      <w:pPr>
        <w:pStyle w:val="NormalPACKT"/>
        <w:rPr>
          <w:ins w:id="98" w:author="Thomas Lee" w:date="2021-04-05T15:44:00Z"/>
          <w:lang w:val="en-GB"/>
        </w:rPr>
      </w:pPr>
      <w:r>
        <w:rPr>
          <w:lang w:val="en-GB"/>
        </w:rPr>
        <w:t xml:space="preserve">In </w:t>
      </w:r>
      <w:r w:rsidRPr="009738B1">
        <w:rPr>
          <w:rStyle w:val="ItalicsPACKT"/>
        </w:rPr>
        <w:t>step 10</w:t>
      </w:r>
      <w:r>
        <w:rPr>
          <w:lang w:val="en-GB"/>
        </w:rPr>
        <w:t xml:space="preserve">, you view the volumes on </w:t>
      </w:r>
      <w:r w:rsidRPr="001A24DF">
        <w:rPr>
          <w:rStyle w:val="CodeInTextPACKT"/>
        </w:rPr>
        <w:t>SRV1</w:t>
      </w:r>
      <w:r>
        <w:rPr>
          <w:lang w:val="en-GB"/>
        </w:rPr>
        <w:t xml:space="preserve">. Notice that although in </w:t>
      </w:r>
      <w:r w:rsidRPr="009738B1">
        <w:rPr>
          <w:rStyle w:val="ItalicsPACKT"/>
        </w:rPr>
        <w:t>step 8</w:t>
      </w:r>
      <w:r>
        <w:rPr>
          <w:lang w:val="en-GB"/>
        </w:rPr>
        <w:t xml:space="preserve">, you specified a volume label for the </w:t>
      </w:r>
      <w:r w:rsidRPr="00744D85">
        <w:rPr>
          <w:rStyle w:val="CodeInTextPACKT"/>
        </w:rPr>
        <w:t>T:</w:t>
      </w:r>
      <w:r>
        <w:rPr>
          <w:lang w:val="en-GB"/>
        </w:rPr>
        <w:t xml:space="preserve"> volume</w:t>
      </w:r>
      <w:ins w:id="99" w:author="Lucy Wan" w:date="2021-03-08T14:30:00Z">
        <w:r w:rsidR="00C06689">
          <w:rPr>
            <w:lang w:val="en-GB"/>
          </w:rPr>
          <w:t xml:space="preserve"> with</w:t>
        </w:r>
      </w:ins>
      <w:ins w:id="100" w:author="Thomas Lee" w:date="2021-04-05T15:44:00Z">
        <w:r w:rsidR="00E70DBD">
          <w:rPr>
            <w:lang w:val="en-GB"/>
          </w:rPr>
          <w:t xml:space="preserve"> </w:t>
        </w:r>
        <w:proofErr w:type="gramStart"/>
        <w:r w:rsidR="00E70DBD">
          <w:rPr>
            <w:lang w:val="en-GB"/>
          </w:rPr>
          <w:t>upp</w:t>
        </w:r>
      </w:ins>
      <w:ins w:id="101" w:author="Thomas Lee" w:date="2021-04-05T15:45:00Z">
        <w:r w:rsidR="00E70DBD">
          <w:rPr>
            <w:lang w:val="en-GB"/>
          </w:rPr>
          <w:t>er and lower case</w:t>
        </w:r>
        <w:proofErr w:type="gramEnd"/>
        <w:r w:rsidR="00E70DBD">
          <w:rPr>
            <w:lang w:val="en-GB"/>
          </w:rPr>
          <w:t xml:space="preserve"> letters. However, Windows converts this friendly name to all upper case when you create the partition. This is by design.</w:t>
        </w:r>
      </w:ins>
    </w:p>
    <w:p w14:paraId="3F0AEFBE" w14:textId="36770904" w:rsidR="009738B1" w:rsidRPr="00DE2766" w:rsidRDefault="009738B1" w:rsidP="00DE2766">
      <w:pPr>
        <w:pStyle w:val="NormalPACKT"/>
        <w:rPr>
          <w:lang w:val="en-GB"/>
        </w:rPr>
      </w:pPr>
      <w:del w:id="102" w:author="Thomas Lee" w:date="2021-04-05T15:45:00Z">
        <w:r w:rsidDel="00E70DBD">
          <w:rPr>
            <w:lang w:val="en-GB"/>
          </w:rPr>
          <w:delText xml:space="preserve">. Although </w:delText>
        </w:r>
        <w:r w:rsidRPr="009738B1" w:rsidDel="00E70DBD">
          <w:rPr>
            <w:rStyle w:val="CodeInTextPACKT"/>
          </w:rPr>
          <w:delText>Format-Volume</w:delText>
        </w:r>
        <w:r w:rsidDel="00E70DBD">
          <w:rPr>
            <w:lang w:val="en-GB"/>
          </w:rPr>
          <w:delText xml:space="preserve"> allows you to specify a file system label, </w:delText>
        </w:r>
        <w:commentRangeStart w:id="103"/>
        <w:r w:rsidDel="00E70DBD">
          <w:rPr>
            <w:lang w:val="en-GB"/>
          </w:rPr>
          <w:delText>the F</w:delText>
        </w:r>
      </w:del>
      <w:ins w:id="104" w:author="Lucy Wan" w:date="2021-03-08T14:52:00Z">
        <w:del w:id="105" w:author="Thomas Lee" w:date="2021-04-05T15:45:00Z">
          <w:r w:rsidR="00C6124C" w:rsidDel="00E70DBD">
            <w:rPr>
              <w:lang w:val="en-GB"/>
            </w:rPr>
            <w:delText>AT</w:delText>
          </w:r>
        </w:del>
      </w:ins>
      <w:del w:id="106" w:author="Thomas Lee" w:date="2021-04-05T15:45:00Z">
        <w:r w:rsidDel="00E70DBD">
          <w:rPr>
            <w:lang w:val="en-GB"/>
          </w:rPr>
          <w:delText xml:space="preserve">at32 </w:delText>
        </w:r>
        <w:r w:rsidR="001A24DF" w:rsidDel="00E70DBD">
          <w:rPr>
            <w:lang w:val="en-GB"/>
          </w:rPr>
          <w:delText xml:space="preserve">file </w:delText>
        </w:r>
        <w:r w:rsidDel="00E70DBD">
          <w:rPr>
            <w:lang w:val="en-GB"/>
          </w:rPr>
          <w:delText xml:space="preserve">system does not support </w:delText>
        </w:r>
        <w:r w:rsidR="001A24DF" w:rsidDel="00E70DBD">
          <w:rPr>
            <w:lang w:val="en-GB"/>
          </w:rPr>
          <w:delText xml:space="preserve">file system </w:delText>
        </w:r>
        <w:r w:rsidDel="00E70DBD">
          <w:rPr>
            <w:lang w:val="en-GB"/>
          </w:rPr>
          <w:delText>labels</w:delText>
        </w:r>
        <w:commentRangeEnd w:id="103"/>
        <w:r w:rsidR="001A3980" w:rsidDel="00E70DBD">
          <w:rPr>
            <w:rStyle w:val="CommentReference"/>
          </w:rPr>
          <w:commentReference w:id="103"/>
        </w:r>
        <w:r w:rsidDel="00E70DBD">
          <w:rPr>
            <w:lang w:val="en-GB"/>
          </w:rPr>
          <w:delText xml:space="preserve">. </w:delText>
        </w:r>
      </w:del>
    </w:p>
    <w:p w14:paraId="03345FF9" w14:textId="1E6F1955" w:rsidR="003E07EB" w:rsidRDefault="00DD67DB" w:rsidP="003E07EB">
      <w:pPr>
        <w:pStyle w:val="Heading1"/>
        <w:tabs>
          <w:tab w:val="left" w:pos="0"/>
        </w:tabs>
      </w:pPr>
      <w:r>
        <w:t xml:space="preserve">Managing </w:t>
      </w:r>
      <w:ins w:id="107" w:author="Lucy Wan" w:date="2021-03-08T12:22:00Z">
        <w:r w:rsidR="00062553">
          <w:t>f</w:t>
        </w:r>
      </w:ins>
      <w:del w:id="108" w:author="Lucy Wan" w:date="2021-03-08T12:22:00Z">
        <w:r w:rsidDel="00062553">
          <w:delText>F</w:delText>
        </w:r>
      </w:del>
      <w:r>
        <w:t xml:space="preserve">ile </w:t>
      </w:r>
      <w:ins w:id="109" w:author="Lucy Wan" w:date="2021-03-08T12:22:00Z">
        <w:r w:rsidR="00062553">
          <w:t>s</w:t>
        </w:r>
      </w:ins>
      <w:del w:id="110" w:author="Lucy Wan" w:date="2021-03-08T12:22:00Z">
        <w:r w:rsidDel="00062553">
          <w:delText>S</w:delText>
        </w:r>
      </w:del>
      <w:r>
        <w:t>ystems</w:t>
      </w:r>
    </w:p>
    <w:p w14:paraId="2D2E0CC9" w14:textId="4BC753FA" w:rsidR="00AE445E" w:rsidRDefault="00AE445E" w:rsidP="00AE445E">
      <w:pPr>
        <w:pStyle w:val="NormalPACKT"/>
        <w:rPr>
          <w:lang w:val="en-GB"/>
        </w:rPr>
      </w:pPr>
      <w:r>
        <w:rPr>
          <w:lang w:val="en-GB"/>
        </w:rPr>
        <w:t xml:space="preserve">To make use of a </w:t>
      </w:r>
      <w:del w:id="111" w:author="Parvathy Nair" w:date="2021-04-03T00:11:00Z">
        <w:r w:rsidR="00A57D0D" w:rsidDel="00576EC0">
          <w:rPr>
            <w:lang w:val="en-GB"/>
          </w:rPr>
          <w:delText>"</w:delText>
        </w:r>
      </w:del>
      <w:ins w:id="112" w:author="Parvathy Nair" w:date="2021-04-03T00:11:00Z">
        <w:r w:rsidR="00576EC0">
          <w:rPr>
            <w:lang w:val="en-GB"/>
          </w:rPr>
          <w:t>“</w:t>
        </w:r>
      </w:ins>
      <w:r>
        <w:rPr>
          <w:lang w:val="en-GB"/>
        </w:rPr>
        <w:t>disk</w:t>
      </w:r>
      <w:del w:id="113" w:author="Parvathy Nair" w:date="2021-04-03T00:11:00Z">
        <w:r w:rsidR="00A57D0D" w:rsidDel="00576EC0">
          <w:rPr>
            <w:lang w:val="en-GB"/>
          </w:rPr>
          <w:delText>"</w:delText>
        </w:r>
      </w:del>
      <w:ins w:id="114" w:author="Parvathy Nair" w:date="2021-04-03T00:11:00Z">
        <w:r w:rsidR="00576EC0">
          <w:rPr>
            <w:lang w:val="en-GB"/>
          </w:rPr>
          <w:t>”</w:t>
        </w:r>
      </w:ins>
      <w:r>
        <w:rPr>
          <w:lang w:val="en-GB"/>
        </w:rPr>
        <w:t xml:space="preserve"> device, whether a spinning disk, CD/DVD device or a solid-state device, you must format that device/drive with a file system. In Windows, in addition to allowing you to specify which specific file system to use, you can also give the partition a drive letter and file system label whilst formatting the drive. </w:t>
      </w:r>
    </w:p>
    <w:p w14:paraId="047DA671" w14:textId="06169071" w:rsidR="00AE445E" w:rsidRDefault="00AE445E" w:rsidP="00AE445E">
      <w:pPr>
        <w:pStyle w:val="NormalPACKT"/>
        <w:rPr>
          <w:lang w:val="en-GB"/>
        </w:rPr>
      </w:pPr>
      <w:r>
        <w:rPr>
          <w:lang w:val="en-GB"/>
        </w:rPr>
        <w:t>In most cases, you use NTFS as your file system of choice</w:t>
      </w:r>
      <w:r w:rsidR="00BE333F">
        <w:rPr>
          <w:lang w:val="en-GB"/>
        </w:rPr>
        <w:t>.</w:t>
      </w:r>
      <w:r>
        <w:rPr>
          <w:lang w:val="en-GB"/>
        </w:rPr>
        <w:t xml:space="preserve"> It is robust and reliable and provides </w:t>
      </w:r>
      <w:r w:rsidR="00BE333F">
        <w:rPr>
          <w:lang w:val="en-GB"/>
        </w:rPr>
        <w:t>efficient</w:t>
      </w:r>
      <w:r>
        <w:rPr>
          <w:lang w:val="en-GB"/>
        </w:rPr>
        <w:t xml:space="preserve"> access control as well as providing encryption and compression. </w:t>
      </w:r>
      <w:r w:rsidR="00BE333F">
        <w:rPr>
          <w:lang w:val="en-GB"/>
        </w:rPr>
        <w:t>ReFS might be a good choice for some specialised workloads</w:t>
      </w:r>
      <w:r>
        <w:rPr>
          <w:lang w:val="en-GB"/>
        </w:rPr>
        <w:t xml:space="preserve">, particularly on </w:t>
      </w:r>
      <w:r w:rsidR="00286C78">
        <w:rPr>
          <w:lang w:val="en-GB"/>
        </w:rPr>
        <w:t xml:space="preserve">a </w:t>
      </w:r>
      <w:r>
        <w:rPr>
          <w:lang w:val="en-GB"/>
        </w:rPr>
        <w:t xml:space="preserve">physical </w:t>
      </w:r>
      <w:r w:rsidR="00BE333F">
        <w:rPr>
          <w:lang w:val="en-GB"/>
        </w:rPr>
        <w:t>H</w:t>
      </w:r>
      <w:r>
        <w:rPr>
          <w:lang w:val="en-GB"/>
        </w:rPr>
        <w:t>yper-V host where you might use the ReFS file system on disks you use to hold your VM</w:t>
      </w:r>
      <w:del w:id="115" w:author="Parvathy Nair" w:date="2021-04-03T00:11:00Z">
        <w:r w:rsidR="00A57D0D" w:rsidDel="00576EC0">
          <w:rPr>
            <w:lang w:val="en-GB"/>
          </w:rPr>
          <w:delText>'</w:delText>
        </w:r>
      </w:del>
      <w:ins w:id="116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virtual hard drives. For interoperability with things like video and still cameras,</w:t>
      </w:r>
      <w:r w:rsidR="00BE333F">
        <w:rPr>
          <w:lang w:val="en-GB"/>
        </w:rPr>
        <w:t xml:space="preserve"> you might need to use the </w:t>
      </w:r>
      <w:r>
        <w:rPr>
          <w:lang w:val="en-GB"/>
        </w:rPr>
        <w:t xml:space="preserve">FAT, FAT32, </w:t>
      </w:r>
      <w:r w:rsidR="00BE333F">
        <w:rPr>
          <w:lang w:val="en-GB"/>
        </w:rPr>
        <w:t xml:space="preserve">or </w:t>
      </w:r>
      <w:r>
        <w:rPr>
          <w:lang w:val="en-GB"/>
        </w:rPr>
        <w:t>exFAT</w:t>
      </w:r>
      <w:r w:rsidR="00BE333F">
        <w:rPr>
          <w:lang w:val="en-GB"/>
        </w:rPr>
        <w:t xml:space="preserve"> file system</w:t>
      </w:r>
      <w:r>
        <w:rPr>
          <w:lang w:val="en-GB"/>
        </w:rPr>
        <w:t xml:space="preserve">. </w:t>
      </w:r>
    </w:p>
    <w:p w14:paraId="5BFBC00B" w14:textId="13C9FEBA" w:rsidR="00AE445E" w:rsidRDefault="00AE445E" w:rsidP="00AE445E">
      <w:pPr>
        <w:pStyle w:val="NormalPACKT"/>
        <w:rPr>
          <w:lang w:val="en-GB"/>
        </w:rPr>
      </w:pPr>
      <w:r>
        <w:rPr>
          <w:lang w:val="en-GB"/>
        </w:rPr>
        <w:t>For more details on the difference between NTFS, FAT, FAT32, and E</w:t>
      </w:r>
      <w:r w:rsidR="00286C78">
        <w:rPr>
          <w:lang w:val="en-GB"/>
        </w:rPr>
        <w:t>x</w:t>
      </w:r>
      <w:r>
        <w:rPr>
          <w:lang w:val="en-GB"/>
        </w:rPr>
        <w:t>FAT file systems</w:t>
      </w:r>
      <w:r w:rsidR="00286C78">
        <w:rPr>
          <w:lang w:val="en-GB"/>
        </w:rPr>
        <w:t>,</w:t>
      </w:r>
      <w:r>
        <w:rPr>
          <w:lang w:val="en-GB"/>
        </w:rPr>
        <w:t xml:space="preserve"> see </w:t>
      </w:r>
      <w:r w:rsidRPr="00E428FB">
        <w:rPr>
          <w:rStyle w:val="URLPACKT"/>
        </w:rPr>
        <w:t>https://medium.com/hetman-software/the-difference-between-ntfs-fat-fat32-and-exfat-file-systems-ec5172c60ccd</w:t>
      </w:r>
      <w:r>
        <w:rPr>
          <w:lang w:val="en-GB"/>
        </w:rPr>
        <w:t xml:space="preserve">. And for more details on the ReFS file system, see </w:t>
      </w:r>
      <w:r w:rsidRPr="007F1F2C">
        <w:rPr>
          <w:rStyle w:val="URLPACKT"/>
        </w:rPr>
        <w:t>https://docs.microsoft.com/en-us/windows-server/storage/refs/refs-overview</w:t>
      </w:r>
      <w:r>
        <w:rPr>
          <w:lang w:val="en-GB"/>
        </w:rPr>
        <w:t>.</w:t>
      </w:r>
    </w:p>
    <w:p w14:paraId="49C09D83" w14:textId="082CB2DD" w:rsidR="003E07EB" w:rsidRDefault="003E07EB" w:rsidP="003E07EB">
      <w:pPr>
        <w:pStyle w:val="Heading2"/>
        <w:tabs>
          <w:tab w:val="left" w:pos="0"/>
        </w:tabs>
      </w:pPr>
      <w:r>
        <w:t xml:space="preserve">Getting </w:t>
      </w:r>
      <w:ins w:id="117" w:author="Lucy Wan" w:date="2021-03-08T12:24:00Z">
        <w:r w:rsidR="00637314">
          <w:t>r</w:t>
        </w:r>
      </w:ins>
      <w:del w:id="118" w:author="Lucy Wan" w:date="2021-03-08T12:24:00Z">
        <w:r w:rsidDel="00637314">
          <w:delText>R</w:delText>
        </w:r>
      </w:del>
      <w:r>
        <w:t>eady</w:t>
      </w:r>
    </w:p>
    <w:p w14:paraId="52C9F06C" w14:textId="7E3E6135" w:rsidR="00AE445E" w:rsidRDefault="00AE445E" w:rsidP="00AE445E">
      <w:pPr>
        <w:pStyle w:val="NormalPACKT"/>
        <w:rPr>
          <w:lang w:val="en-GB"/>
        </w:rPr>
      </w:pPr>
      <w:r>
        <w:rPr>
          <w:lang w:val="en-GB"/>
        </w:rPr>
        <w:t xml:space="preserve">This recipe uses </w:t>
      </w:r>
      <w:r w:rsidRPr="00911CCD">
        <w:rPr>
          <w:rStyle w:val="CodeInTextPACKT"/>
        </w:rPr>
        <w:t>SRV</w:t>
      </w:r>
      <w:r>
        <w:rPr>
          <w:rStyle w:val="CodeInTextPACKT"/>
        </w:rPr>
        <w:t>1</w:t>
      </w:r>
      <w:r w:rsidR="00BE333F">
        <w:t>,</w:t>
      </w:r>
      <w:r w:rsidR="00BE333F" w:rsidRPr="00BE333F">
        <w:t xml:space="preserve"> </w:t>
      </w:r>
      <w:r>
        <w:rPr>
          <w:lang w:val="en-GB"/>
        </w:rPr>
        <w:t>a domain</w:t>
      </w:r>
      <w:r w:rsidR="00BE333F">
        <w:rPr>
          <w:lang w:val="en-GB"/>
        </w:rPr>
        <w:t>-</w:t>
      </w:r>
      <w:r>
        <w:rPr>
          <w:lang w:val="en-GB"/>
        </w:rPr>
        <w:t xml:space="preserve">joined host in the Reskit.Org domain, on which you have installed PowerShell 7 and VS Code. You also have </w:t>
      </w:r>
      <w:r w:rsidRPr="00414032">
        <w:rPr>
          <w:rStyle w:val="CodeInTextPACKT"/>
        </w:rPr>
        <w:t>DC1</w:t>
      </w:r>
      <w:r>
        <w:rPr>
          <w:lang w:val="en-GB"/>
        </w:rPr>
        <w:t xml:space="preserve"> online. In the </w:t>
      </w:r>
      <w:r w:rsidRPr="00BE333F">
        <w:rPr>
          <w:rStyle w:val="ItalicsPACKT"/>
        </w:rPr>
        <w:t>Managing</w:t>
      </w:r>
      <w:r w:rsidR="00106E3E">
        <w:rPr>
          <w:rStyle w:val="ItalicsPACKT"/>
        </w:rPr>
        <w:t xml:space="preserve"> p</w:t>
      </w:r>
      <w:r w:rsidRPr="00BE333F">
        <w:rPr>
          <w:rStyle w:val="ItalicsPACKT"/>
        </w:rPr>
        <w:t xml:space="preserve">hysical </w:t>
      </w:r>
      <w:r w:rsidR="00106E3E">
        <w:rPr>
          <w:rStyle w:val="ItalicsPACKT"/>
        </w:rPr>
        <w:t>d</w:t>
      </w:r>
      <w:r w:rsidRPr="00BE333F">
        <w:rPr>
          <w:rStyle w:val="ItalicsPACKT"/>
        </w:rPr>
        <w:t xml:space="preserve">isks and </w:t>
      </w:r>
      <w:r w:rsidR="00106E3E">
        <w:rPr>
          <w:rStyle w:val="ItalicsPACKT"/>
        </w:rPr>
        <w:t>v</w:t>
      </w:r>
      <w:r w:rsidRPr="00BE333F">
        <w:rPr>
          <w:rStyle w:val="ItalicsPACKT"/>
        </w:rPr>
        <w:t>olumes</w:t>
      </w:r>
      <w:r w:rsidR="00AE554F">
        <w:t xml:space="preserve"> recipe,</w:t>
      </w:r>
      <w:r>
        <w:rPr>
          <w:lang w:val="en-GB"/>
        </w:rPr>
        <w:t xml:space="preserve"> you added eight virtual </w:t>
      </w:r>
      <w:r w:rsidR="00BE333F">
        <w:rPr>
          <w:lang w:val="en-GB"/>
        </w:rPr>
        <w:t>d</w:t>
      </w:r>
      <w:r>
        <w:rPr>
          <w:lang w:val="en-GB"/>
        </w:rPr>
        <w:t xml:space="preserve">isks to the </w:t>
      </w:r>
      <w:r w:rsidRPr="00AE445E">
        <w:rPr>
          <w:rStyle w:val="CodeInTextPACKT"/>
        </w:rPr>
        <w:t>SRV1</w:t>
      </w:r>
      <w:r>
        <w:rPr>
          <w:lang w:val="en-GB"/>
        </w:rPr>
        <w:t xml:space="preserve"> VM and used the first two. In this recipe</w:t>
      </w:r>
      <w:r w:rsidR="00BE333F">
        <w:rPr>
          <w:lang w:val="en-GB"/>
        </w:rPr>
        <w:t>,</w:t>
      </w:r>
      <w:r>
        <w:rPr>
          <w:lang w:val="en-GB"/>
        </w:rPr>
        <w:t xml:space="preserve"> you use the third of those disks.</w:t>
      </w:r>
    </w:p>
    <w:p w14:paraId="63E74686" w14:textId="3266501F" w:rsidR="003E07EB" w:rsidRDefault="003E07EB" w:rsidP="003E07EB">
      <w:pPr>
        <w:pStyle w:val="Heading2"/>
        <w:tabs>
          <w:tab w:val="left" w:pos="0"/>
        </w:tabs>
      </w:pPr>
      <w:r>
        <w:t>How to do it...</w:t>
      </w:r>
    </w:p>
    <w:p w14:paraId="133BF4E8" w14:textId="2B58F103" w:rsidR="00E63883" w:rsidRPr="00E63883" w:rsidRDefault="00E63883" w:rsidP="00E63883">
      <w:pPr>
        <w:pStyle w:val="NumberedBulletPACKT"/>
        <w:numPr>
          <w:ilvl w:val="0"/>
          <w:numId w:val="31"/>
        </w:numPr>
      </w:pPr>
      <w:r w:rsidRPr="00E63883">
        <w:t>Getting disk to use on </w:t>
      </w:r>
      <w:r w:rsidRPr="00E63883">
        <w:rPr>
          <w:rStyle w:val="CodeInTextPACKT"/>
        </w:rPr>
        <w:t>SRV1</w:t>
      </w:r>
    </w:p>
    <w:p w14:paraId="6501CB54" w14:textId="77777777" w:rsidR="00E63883" w:rsidRPr="00E63883" w:rsidRDefault="00E63883" w:rsidP="00E63883">
      <w:pPr>
        <w:pStyle w:val="CodePACKT"/>
      </w:pPr>
    </w:p>
    <w:p w14:paraId="7E2F14DC" w14:textId="0E22B837" w:rsidR="00E63883" w:rsidRPr="00E63883" w:rsidRDefault="00E63883" w:rsidP="00E63883">
      <w:pPr>
        <w:pStyle w:val="CodePACKT"/>
      </w:pPr>
      <w:r w:rsidRPr="00E63883">
        <w:t>$Disk = Get-Disk |</w:t>
      </w:r>
    </w:p>
    <w:p w14:paraId="6F403F0B" w14:textId="2F9A2A72" w:rsidR="00E63883" w:rsidRPr="00E63883" w:rsidRDefault="00E63883" w:rsidP="00E63883">
      <w:pPr>
        <w:pStyle w:val="CodePACKT"/>
      </w:pPr>
      <w:r w:rsidRPr="00E63883">
        <w:t>          Where-Object </w:t>
      </w:r>
      <w:proofErr w:type="spellStart"/>
      <w:r w:rsidRPr="00E63883">
        <w:t>PartitionStyle</w:t>
      </w:r>
      <w:proofErr w:type="spellEnd"/>
      <w:r w:rsidRPr="00E63883">
        <w:t> -eq </w:t>
      </w:r>
      <w:r w:rsidR="00A57D0D">
        <w:t>'</w:t>
      </w:r>
      <w:r w:rsidRPr="00E63883">
        <w:t>RAW</w:t>
      </w:r>
      <w:r w:rsidR="00A57D0D">
        <w:t>'</w:t>
      </w:r>
      <w:r w:rsidRPr="00E63883">
        <w:t> |</w:t>
      </w:r>
    </w:p>
    <w:p w14:paraId="0EBF8468" w14:textId="77777777" w:rsidR="00E63883" w:rsidRPr="00E63883" w:rsidRDefault="00E63883" w:rsidP="00E63883">
      <w:pPr>
        <w:pStyle w:val="CodePACKT"/>
      </w:pPr>
      <w:r w:rsidRPr="00E63883">
        <w:t>            Select-Object -First 1</w:t>
      </w:r>
    </w:p>
    <w:p w14:paraId="6447438D" w14:textId="77777777" w:rsidR="00E63883" w:rsidRPr="00E63883" w:rsidRDefault="00E63883" w:rsidP="00E63883">
      <w:pPr>
        <w:pStyle w:val="CodePACKT"/>
      </w:pPr>
    </w:p>
    <w:p w14:paraId="1CF753CA" w14:textId="6477EAFB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Viewing disk            </w:t>
      </w:r>
    </w:p>
    <w:p w14:paraId="243D86FC" w14:textId="77777777" w:rsidR="00E63883" w:rsidRPr="00E63883" w:rsidRDefault="00E63883" w:rsidP="00E63883">
      <w:pPr>
        <w:pStyle w:val="CodePACKT"/>
      </w:pPr>
    </w:p>
    <w:p w14:paraId="57561E82" w14:textId="73FF4D18" w:rsidR="00E63883" w:rsidRPr="00E63883" w:rsidRDefault="00E63883" w:rsidP="00E63883">
      <w:pPr>
        <w:pStyle w:val="CodePACKT"/>
      </w:pPr>
      <w:r w:rsidRPr="00E63883">
        <w:t>$Disk | Format-List</w:t>
      </w:r>
    </w:p>
    <w:p w14:paraId="1DDD4EED" w14:textId="77777777" w:rsidR="00E63883" w:rsidRPr="00E63883" w:rsidRDefault="00E63883" w:rsidP="00E63883">
      <w:pPr>
        <w:pStyle w:val="CodePACKT"/>
      </w:pPr>
    </w:p>
    <w:p w14:paraId="4E298A93" w14:textId="783C0B84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Viewing partitions on the disk</w:t>
      </w:r>
    </w:p>
    <w:p w14:paraId="41291B26" w14:textId="77777777" w:rsidR="00E63883" w:rsidRPr="00E63883" w:rsidRDefault="00E63883" w:rsidP="00E63883">
      <w:pPr>
        <w:pStyle w:val="CodePACKT"/>
      </w:pPr>
    </w:p>
    <w:p w14:paraId="2AB61740" w14:textId="3292B4A6" w:rsidR="00E63883" w:rsidRPr="00E63883" w:rsidRDefault="00E63883" w:rsidP="00E63883">
      <w:pPr>
        <w:pStyle w:val="CodePACKT"/>
      </w:pPr>
      <w:r w:rsidRPr="00E63883">
        <w:t>$Disk | Get-Partition</w:t>
      </w:r>
    </w:p>
    <w:p w14:paraId="26A6B0AB" w14:textId="77777777" w:rsidR="00E63883" w:rsidRPr="00E63883" w:rsidRDefault="00E63883" w:rsidP="00E63883">
      <w:pPr>
        <w:pStyle w:val="CodePACKT"/>
      </w:pPr>
    </w:p>
    <w:p w14:paraId="63D44F5C" w14:textId="1F810AB7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Initializ</w:t>
      </w:r>
      <w:r w:rsidR="00B07D8B">
        <w:t>ing</w:t>
      </w:r>
      <w:r w:rsidRPr="00E63883">
        <w:t> this disk a</w:t>
      </w:r>
      <w:r>
        <w:t>n</w:t>
      </w:r>
      <w:r w:rsidRPr="00E63883">
        <w:t>d creat</w:t>
      </w:r>
      <w:r w:rsidR="00B07D8B">
        <w:t>ing</w:t>
      </w:r>
      <w:r w:rsidRPr="00E63883">
        <w:t> 4 partitions</w:t>
      </w:r>
    </w:p>
    <w:p w14:paraId="1D82C061" w14:textId="77777777" w:rsidR="00E63883" w:rsidRPr="00E63883" w:rsidRDefault="00E63883" w:rsidP="00E63883">
      <w:pPr>
        <w:pStyle w:val="CodePACKT"/>
      </w:pPr>
    </w:p>
    <w:p w14:paraId="62F561F3" w14:textId="77777777" w:rsidR="00E63883" w:rsidRPr="00E63883" w:rsidRDefault="00E63883" w:rsidP="00E63883">
      <w:pPr>
        <w:pStyle w:val="CodePACKT"/>
      </w:pPr>
      <w:r w:rsidRPr="00E63883">
        <w:t>Initialize-Disk -Number $</w:t>
      </w:r>
      <w:proofErr w:type="spellStart"/>
      <w:r w:rsidRPr="00E63883">
        <w:t>Disk.DiskNumber</w:t>
      </w:r>
      <w:proofErr w:type="spellEnd"/>
      <w:r w:rsidRPr="00E63883">
        <w:t> -</w:t>
      </w:r>
      <w:proofErr w:type="spellStart"/>
      <w:r w:rsidRPr="00E63883">
        <w:t>PartitionStyle</w:t>
      </w:r>
      <w:proofErr w:type="spellEnd"/>
      <w:r w:rsidRPr="00E63883">
        <w:t> GPT</w:t>
      </w:r>
    </w:p>
    <w:p w14:paraId="7ABB85D5" w14:textId="77777777" w:rsidR="00E63883" w:rsidRPr="00E63883" w:rsidRDefault="00E63883" w:rsidP="00E63883">
      <w:pPr>
        <w:pStyle w:val="CodePACKT"/>
      </w:pPr>
      <w:commentRangeStart w:id="119"/>
      <w:r w:rsidRPr="00E63883">
        <w:t>New-Partition -DiskNumber $Disk.DiskNumber  -DriveLetter W -Size 15gb</w:t>
      </w:r>
    </w:p>
    <w:p w14:paraId="070A456D" w14:textId="77777777" w:rsidR="00E63883" w:rsidRPr="00E63883" w:rsidRDefault="00E63883" w:rsidP="00E63883">
      <w:pPr>
        <w:pStyle w:val="CodePACKT"/>
      </w:pPr>
      <w:r w:rsidRPr="00E63883">
        <w:t>New-Partition -DiskNumber $Disk.DiskNumber  -DriveLetter X -Size 15gb</w:t>
      </w:r>
    </w:p>
    <w:p w14:paraId="3016229E" w14:textId="77777777" w:rsidR="00E63883" w:rsidRPr="00E63883" w:rsidRDefault="00E63883" w:rsidP="00E63883">
      <w:pPr>
        <w:pStyle w:val="CodePACKT"/>
      </w:pPr>
      <w:r w:rsidRPr="00E63883">
        <w:t>New-Partition -DiskNumber $Disk.DiskNumber  -DriveLetter Y -Size 15gb</w:t>
      </w:r>
    </w:p>
    <w:p w14:paraId="5C3ACDD4" w14:textId="77777777" w:rsidR="00E63883" w:rsidRPr="00E63883" w:rsidRDefault="00E63883" w:rsidP="00E63883">
      <w:pPr>
        <w:pStyle w:val="CodePACKT"/>
      </w:pPr>
      <w:r w:rsidRPr="00E63883">
        <w:t>$UMHT= @{UseMaximumSize = $true}</w:t>
      </w:r>
    </w:p>
    <w:p w14:paraId="56F73454" w14:textId="77777777" w:rsidR="00E63883" w:rsidRPr="00E63883" w:rsidRDefault="00E63883" w:rsidP="00E63883">
      <w:pPr>
        <w:pStyle w:val="CodePACKT"/>
      </w:pPr>
      <w:r w:rsidRPr="00E63883">
        <w:t>New-Partition -</w:t>
      </w:r>
      <w:proofErr w:type="spellStart"/>
      <w:r w:rsidRPr="00E63883">
        <w:t>DiskNumber</w:t>
      </w:r>
      <w:proofErr w:type="spellEnd"/>
      <w:r w:rsidRPr="00E63883">
        <w:t> $</w:t>
      </w:r>
      <w:proofErr w:type="spellStart"/>
      <w:r w:rsidRPr="00E63883">
        <w:t>Disk.DiskNumber</w:t>
      </w:r>
      <w:proofErr w:type="spellEnd"/>
      <w:r w:rsidRPr="00E63883">
        <w:t>  -</w:t>
      </w:r>
      <w:proofErr w:type="spellStart"/>
      <w:r w:rsidRPr="00E63883">
        <w:t>DriveLetter</w:t>
      </w:r>
      <w:proofErr w:type="spellEnd"/>
      <w:r w:rsidRPr="00E63883">
        <w:t> Z @UMHT</w:t>
      </w:r>
    </w:p>
    <w:commentRangeEnd w:id="119"/>
    <w:p w14:paraId="649F4D16" w14:textId="77777777" w:rsidR="00E63883" w:rsidRPr="00E63883" w:rsidRDefault="00E70DBD" w:rsidP="00E63883">
      <w:pPr>
        <w:pStyle w:val="CodePACKT"/>
      </w:pPr>
      <w:r>
        <w:rPr>
          <w:rStyle w:val="CommentReference"/>
          <w:rFonts w:ascii="Arial" w:hAnsi="Arial"/>
          <w:color w:val="auto"/>
          <w:lang w:eastAsia="en-US"/>
        </w:rPr>
        <w:commentReference w:id="119"/>
      </w:r>
    </w:p>
    <w:p w14:paraId="4E5D2546" w14:textId="4DF8BF5D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Formatting each </w:t>
      </w:r>
      <w:r w:rsidR="00B07D8B">
        <w:t>partition</w:t>
      </w:r>
    </w:p>
    <w:p w14:paraId="11BFD4F7" w14:textId="77777777" w:rsidR="00E63883" w:rsidRPr="00E63883" w:rsidRDefault="00E63883" w:rsidP="00E63883">
      <w:pPr>
        <w:pStyle w:val="CodePACKT"/>
      </w:pPr>
    </w:p>
    <w:p w14:paraId="666BD7ED" w14:textId="28459DB4" w:rsidR="00E63883" w:rsidRPr="00E63883" w:rsidRDefault="00E63883" w:rsidP="00E63883">
      <w:pPr>
        <w:pStyle w:val="CodePACKT"/>
      </w:pPr>
      <w:commentRangeStart w:id="120"/>
      <w:commentRangeStart w:id="121"/>
      <w:commentRangeStart w:id="122"/>
      <w:r w:rsidRPr="00E63883">
        <w:t>$FHT1 = @{</w:t>
      </w:r>
    </w:p>
    <w:p w14:paraId="524795B5" w14:textId="3E156E88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DriveLetter</w:t>
      </w:r>
      <w:proofErr w:type="spellEnd"/>
      <w:r w:rsidRPr="00E63883">
        <w:t>        = </w:t>
      </w:r>
      <w:r w:rsidR="00A57D0D">
        <w:t>'</w:t>
      </w:r>
      <w:r w:rsidRPr="00E63883">
        <w:t>W</w:t>
      </w:r>
      <w:r w:rsidR="00A57D0D">
        <w:t>'</w:t>
      </w:r>
    </w:p>
    <w:p w14:paraId="1F472F33" w14:textId="0997BCAE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FileSystem</w:t>
      </w:r>
      <w:proofErr w:type="spellEnd"/>
      <w:r w:rsidRPr="00E63883">
        <w:t>         = </w:t>
      </w:r>
      <w:r w:rsidR="00A57D0D">
        <w:t>'</w:t>
      </w:r>
      <w:r w:rsidRPr="00E63883">
        <w:t>FAT</w:t>
      </w:r>
      <w:r w:rsidR="00A57D0D">
        <w:t>'</w:t>
      </w:r>
      <w:r w:rsidRPr="00E63883">
        <w:t> </w:t>
      </w:r>
    </w:p>
    <w:p w14:paraId="08EA8754" w14:textId="0D502770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NewFileSystemLabel</w:t>
      </w:r>
      <w:proofErr w:type="spellEnd"/>
      <w:r w:rsidRPr="00E63883">
        <w:t> = </w:t>
      </w:r>
      <w:r w:rsidR="00A57D0D">
        <w:t>'</w:t>
      </w:r>
      <w:r w:rsidRPr="00E63883">
        <w:t>w-fat</w:t>
      </w:r>
      <w:r w:rsidR="00A57D0D">
        <w:t>'</w:t>
      </w:r>
    </w:p>
    <w:p w14:paraId="28566627" w14:textId="77777777" w:rsidR="00E63883" w:rsidRPr="00E63883" w:rsidRDefault="00E63883" w:rsidP="00E63883">
      <w:pPr>
        <w:pStyle w:val="CodePACKT"/>
      </w:pPr>
      <w:r w:rsidRPr="00E63883">
        <w:t>}</w:t>
      </w:r>
    </w:p>
    <w:p w14:paraId="1599A855" w14:textId="77777777" w:rsidR="00E63883" w:rsidRPr="00E63883" w:rsidRDefault="00E63883" w:rsidP="00E63883">
      <w:pPr>
        <w:pStyle w:val="CodePACKT"/>
      </w:pPr>
      <w:r w:rsidRPr="00E63883">
        <w:t>Format-Volume @FHT1</w:t>
      </w:r>
      <w:commentRangeEnd w:id="120"/>
      <w:r w:rsidR="008B2133">
        <w:rPr>
          <w:rStyle w:val="CommentReference"/>
          <w:rFonts w:ascii="Times New Roman" w:hAnsi="Times New Roman"/>
          <w:color w:val="auto"/>
          <w:lang w:eastAsia="en-US"/>
        </w:rPr>
        <w:commentReference w:id="120"/>
      </w:r>
      <w:commentRangeEnd w:id="121"/>
      <w:r w:rsidR="008C66ED">
        <w:rPr>
          <w:rStyle w:val="CommentReference"/>
          <w:rFonts w:ascii="Times New Roman" w:hAnsi="Times New Roman"/>
          <w:color w:val="auto"/>
          <w:lang w:eastAsia="en-US"/>
        </w:rPr>
        <w:commentReference w:id="121"/>
      </w:r>
      <w:commentRangeEnd w:id="122"/>
      <w:r w:rsidR="00877262">
        <w:rPr>
          <w:rStyle w:val="CommentReference"/>
          <w:rFonts w:ascii="Times New Roman" w:hAnsi="Times New Roman"/>
          <w:color w:val="auto"/>
          <w:lang w:eastAsia="en-US"/>
        </w:rPr>
        <w:commentReference w:id="122"/>
      </w:r>
    </w:p>
    <w:p w14:paraId="42DB8744" w14:textId="77777777" w:rsidR="00E63883" w:rsidRPr="00E63883" w:rsidRDefault="00E63883" w:rsidP="00E63883">
      <w:pPr>
        <w:pStyle w:val="CodePACKT"/>
      </w:pPr>
      <w:r w:rsidRPr="00E63883">
        <w:t>$FHT2 = @{</w:t>
      </w:r>
    </w:p>
    <w:p w14:paraId="7AE112FE" w14:textId="103DF8AC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DriveLetter</w:t>
      </w:r>
      <w:proofErr w:type="spellEnd"/>
      <w:r w:rsidRPr="00E63883">
        <w:t>        = </w:t>
      </w:r>
      <w:r w:rsidR="00A57D0D">
        <w:t>'</w:t>
      </w:r>
      <w:r w:rsidRPr="00E63883">
        <w:t>X</w:t>
      </w:r>
      <w:r w:rsidR="00A57D0D">
        <w:t>'</w:t>
      </w:r>
    </w:p>
    <w:p w14:paraId="27A28B91" w14:textId="443CBFCA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FileSystem</w:t>
      </w:r>
      <w:proofErr w:type="spellEnd"/>
      <w:r w:rsidRPr="00E63883">
        <w:t>         = </w:t>
      </w:r>
      <w:r w:rsidR="00A57D0D">
        <w:t>'</w:t>
      </w:r>
      <w:r w:rsidRPr="00E63883">
        <w:t>exFAT</w:t>
      </w:r>
      <w:r w:rsidR="00A57D0D">
        <w:t>'</w:t>
      </w:r>
    </w:p>
    <w:p w14:paraId="21D105BB" w14:textId="699675EE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NewFileSystemLabel</w:t>
      </w:r>
      <w:proofErr w:type="spellEnd"/>
      <w:r w:rsidRPr="00E63883">
        <w:t> = </w:t>
      </w:r>
      <w:r w:rsidR="00A57D0D">
        <w:t>'</w:t>
      </w:r>
      <w:r w:rsidRPr="00E63883">
        <w:t>x-exFAT</w:t>
      </w:r>
      <w:r w:rsidR="00A57D0D">
        <w:t>'</w:t>
      </w:r>
    </w:p>
    <w:p w14:paraId="6AD5986B" w14:textId="77777777" w:rsidR="00E63883" w:rsidRPr="00E63883" w:rsidRDefault="00E63883" w:rsidP="00E63883">
      <w:pPr>
        <w:pStyle w:val="CodePACKT"/>
      </w:pPr>
      <w:r w:rsidRPr="00E63883">
        <w:t>}</w:t>
      </w:r>
    </w:p>
    <w:p w14:paraId="1F4537A2" w14:textId="77777777" w:rsidR="00E63883" w:rsidRPr="00E63883" w:rsidRDefault="00E63883" w:rsidP="00E63883">
      <w:pPr>
        <w:pStyle w:val="CodePACKT"/>
      </w:pPr>
      <w:r w:rsidRPr="00E63883">
        <w:t>Format-Volume @FHT2</w:t>
      </w:r>
    </w:p>
    <w:p w14:paraId="3D7417F2" w14:textId="77777777" w:rsidR="00E63883" w:rsidRPr="00E63883" w:rsidRDefault="00E63883" w:rsidP="00E63883">
      <w:pPr>
        <w:pStyle w:val="CodePACKT"/>
      </w:pPr>
      <w:r w:rsidRPr="00E63883">
        <w:t>$FHT3 = @{</w:t>
      </w:r>
    </w:p>
    <w:p w14:paraId="29C76D71" w14:textId="5F2F95B7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DriveLetter</w:t>
      </w:r>
      <w:proofErr w:type="spellEnd"/>
      <w:r w:rsidRPr="00E63883">
        <w:t>        = </w:t>
      </w:r>
      <w:r w:rsidR="00A57D0D">
        <w:t>'</w:t>
      </w:r>
      <w:r w:rsidRPr="00E63883">
        <w:t>Y</w:t>
      </w:r>
      <w:r w:rsidR="00A57D0D">
        <w:t>'</w:t>
      </w:r>
    </w:p>
    <w:p w14:paraId="62BE4950" w14:textId="3F8F831E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FileSystem</w:t>
      </w:r>
      <w:proofErr w:type="spellEnd"/>
      <w:r w:rsidRPr="00E63883">
        <w:t>         = </w:t>
      </w:r>
      <w:r w:rsidR="00A57D0D">
        <w:t>'</w:t>
      </w:r>
      <w:r w:rsidRPr="00E63883">
        <w:t>FAT32</w:t>
      </w:r>
      <w:r w:rsidR="00A57D0D">
        <w:t>'</w:t>
      </w:r>
    </w:p>
    <w:p w14:paraId="390F63EB" w14:textId="7FA5F67A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NewFileSystemLabel</w:t>
      </w:r>
      <w:proofErr w:type="spellEnd"/>
      <w:r w:rsidRPr="00E63883">
        <w:t> = </w:t>
      </w:r>
      <w:r w:rsidR="00A57D0D">
        <w:t>'</w:t>
      </w:r>
      <w:r w:rsidRPr="00E63883">
        <w:t>Y-FAT32</w:t>
      </w:r>
      <w:r w:rsidR="00A57D0D">
        <w:t>'</w:t>
      </w:r>
    </w:p>
    <w:p w14:paraId="1E7910C1" w14:textId="77777777" w:rsidR="00E63883" w:rsidRPr="00E63883" w:rsidRDefault="00E63883" w:rsidP="00E63883">
      <w:pPr>
        <w:pStyle w:val="CodePACKT"/>
      </w:pPr>
      <w:r w:rsidRPr="00E63883">
        <w:t>}</w:t>
      </w:r>
    </w:p>
    <w:p w14:paraId="2584828C" w14:textId="77777777" w:rsidR="00E63883" w:rsidRPr="00E63883" w:rsidRDefault="00E63883" w:rsidP="00E63883">
      <w:pPr>
        <w:pStyle w:val="CodePACKT"/>
      </w:pPr>
      <w:r w:rsidRPr="00E63883">
        <w:t>Format-Volume  @FHT3</w:t>
      </w:r>
    </w:p>
    <w:p w14:paraId="679104CE" w14:textId="77777777" w:rsidR="00E63883" w:rsidRPr="00E63883" w:rsidRDefault="00E63883" w:rsidP="00E63883">
      <w:pPr>
        <w:pStyle w:val="CodePACKT"/>
      </w:pPr>
      <w:r w:rsidRPr="00E63883">
        <w:t>$FHT4 = @{</w:t>
      </w:r>
    </w:p>
    <w:p w14:paraId="41724BC5" w14:textId="64E08B6D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DriveLetter</w:t>
      </w:r>
      <w:proofErr w:type="spellEnd"/>
      <w:r w:rsidRPr="00E63883">
        <w:t>        = </w:t>
      </w:r>
      <w:r w:rsidR="00A57D0D">
        <w:t>'</w:t>
      </w:r>
      <w:r w:rsidRPr="00E63883">
        <w:t>Z</w:t>
      </w:r>
      <w:r w:rsidR="00A57D0D">
        <w:t>'</w:t>
      </w:r>
    </w:p>
    <w:p w14:paraId="58D1A4D9" w14:textId="4973388F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FileSystem</w:t>
      </w:r>
      <w:proofErr w:type="spellEnd"/>
      <w:r w:rsidRPr="00E63883">
        <w:t>         = </w:t>
      </w:r>
      <w:r w:rsidR="00A57D0D">
        <w:t>'</w:t>
      </w:r>
      <w:r w:rsidRPr="00E63883">
        <w:t>ReFS</w:t>
      </w:r>
      <w:r w:rsidR="00A57D0D">
        <w:t>'</w:t>
      </w:r>
    </w:p>
    <w:p w14:paraId="7DAE0254" w14:textId="0E8AF5FE" w:rsidR="00E63883" w:rsidRPr="00E63883" w:rsidRDefault="00E63883" w:rsidP="00E63883">
      <w:pPr>
        <w:pStyle w:val="CodePACKT"/>
      </w:pPr>
      <w:r w:rsidRPr="00E63883">
        <w:t>    </w:t>
      </w:r>
      <w:proofErr w:type="spellStart"/>
      <w:r w:rsidRPr="00E63883">
        <w:t>NewFileSystemLabel</w:t>
      </w:r>
      <w:proofErr w:type="spellEnd"/>
      <w:r w:rsidRPr="00E63883">
        <w:t> = </w:t>
      </w:r>
      <w:r w:rsidR="00A57D0D">
        <w:t>'</w:t>
      </w:r>
      <w:r w:rsidRPr="00E63883">
        <w:t>Z-</w:t>
      </w:r>
      <w:proofErr w:type="spellStart"/>
      <w:r w:rsidRPr="00E63883">
        <w:t>ReFS</w:t>
      </w:r>
      <w:r w:rsidR="00A57D0D">
        <w:t>'</w:t>
      </w:r>
      <w:proofErr w:type="spellEnd"/>
    </w:p>
    <w:p w14:paraId="179C4721" w14:textId="77777777" w:rsidR="00E63883" w:rsidRPr="00E63883" w:rsidRDefault="00E63883" w:rsidP="00E63883">
      <w:pPr>
        <w:pStyle w:val="CodePACKT"/>
      </w:pPr>
      <w:r w:rsidRPr="00E63883">
        <w:t>}</w:t>
      </w:r>
    </w:p>
    <w:p w14:paraId="61618524" w14:textId="77777777" w:rsidR="00E63883" w:rsidRPr="00E63883" w:rsidRDefault="00E63883" w:rsidP="00E63883">
      <w:pPr>
        <w:pStyle w:val="CodePACKT"/>
      </w:pPr>
      <w:r w:rsidRPr="00E63883">
        <w:t>Format-Volume @FHT4</w:t>
      </w:r>
    </w:p>
    <w:p w14:paraId="753DB335" w14:textId="77777777" w:rsidR="00E63883" w:rsidRPr="00E63883" w:rsidRDefault="00E63883" w:rsidP="00E63883">
      <w:pPr>
        <w:pStyle w:val="CodePACKT"/>
      </w:pPr>
    </w:p>
    <w:p w14:paraId="5B10DF21" w14:textId="1BB13D16" w:rsidR="00E63883" w:rsidRPr="00E63883" w:rsidRDefault="00E63883" w:rsidP="00E63883">
      <w:pPr>
        <w:pStyle w:val="NumberedBulletPACKT"/>
        <w:rPr>
          <w:color w:val="333333"/>
        </w:rPr>
      </w:pPr>
      <w:r w:rsidRPr="00E63883">
        <w:t>Getting volumes on </w:t>
      </w:r>
      <w:r w:rsidRPr="00E63883">
        <w:rPr>
          <w:rStyle w:val="CodeInTextPACKT"/>
        </w:rPr>
        <w:t>SRV1</w:t>
      </w:r>
    </w:p>
    <w:p w14:paraId="4C9F6B16" w14:textId="77777777" w:rsidR="00E63883" w:rsidRPr="00E63883" w:rsidRDefault="00E63883" w:rsidP="00E63883">
      <w:pPr>
        <w:pStyle w:val="CodePACKT"/>
      </w:pPr>
    </w:p>
    <w:p w14:paraId="314CDDF7" w14:textId="5B68555B" w:rsidR="00E63883" w:rsidRPr="00E63883" w:rsidRDefault="00E63883" w:rsidP="00E63883">
      <w:pPr>
        <w:pStyle w:val="CodePACKT"/>
      </w:pPr>
      <w:r w:rsidRPr="00E63883">
        <w:t>Get-Volume | Sort-Object </w:t>
      </w:r>
      <w:proofErr w:type="spellStart"/>
      <w:r w:rsidRPr="00E63883">
        <w:t>DriveLetter</w:t>
      </w:r>
      <w:proofErr w:type="spellEnd"/>
    </w:p>
    <w:p w14:paraId="235BF3AD" w14:textId="5AD22B6D" w:rsidR="003E07EB" w:rsidRDefault="003E07EB" w:rsidP="003E07EB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4BD8C9DE" w14:textId="6B101019" w:rsidR="00B07D8B" w:rsidRDefault="00B07D8B" w:rsidP="00B07D8B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D6761B">
        <w:rPr>
          <w:rStyle w:val="ItalicsPACKT"/>
        </w:rPr>
        <w:t>step 1</w:t>
      </w:r>
      <w:r>
        <w:rPr>
          <w:lang w:val="en-GB"/>
        </w:rPr>
        <w:t xml:space="preserve">, you get the first unused disk in </w:t>
      </w:r>
      <w:r w:rsidRPr="00D6761B">
        <w:rPr>
          <w:rStyle w:val="CodeInTextPACKT"/>
        </w:rPr>
        <w:t>SRV1</w:t>
      </w:r>
      <w:r>
        <w:rPr>
          <w:lang w:val="en-GB"/>
        </w:rPr>
        <w:t xml:space="preserve"> and store it in the variable </w:t>
      </w:r>
      <w:r w:rsidRPr="00B07D8B">
        <w:rPr>
          <w:rStyle w:val="CodeInTextPACKT"/>
        </w:rPr>
        <w:t>$Disk</w:t>
      </w:r>
      <w:r>
        <w:rPr>
          <w:lang w:val="en-GB"/>
        </w:rPr>
        <w:t>.</w:t>
      </w:r>
      <w:r w:rsidR="00D6761B">
        <w:rPr>
          <w:lang w:val="en-GB"/>
        </w:rPr>
        <w:t xml:space="preserve"> This step produces no output. In </w:t>
      </w:r>
      <w:r w:rsidR="00D6761B" w:rsidRPr="00D6761B">
        <w:rPr>
          <w:rStyle w:val="ItalicsPACKT"/>
        </w:rPr>
        <w:t>step 2</w:t>
      </w:r>
      <w:r w:rsidR="00D6761B">
        <w:rPr>
          <w:lang w:val="en-GB"/>
        </w:rPr>
        <w:t>, you view the disk object, with output like this:</w:t>
      </w:r>
    </w:p>
    <w:p w14:paraId="69A4BBE0" w14:textId="6F16AB0E" w:rsidR="00D6761B" w:rsidRDefault="00D6761B" w:rsidP="00D6761B">
      <w:pPr>
        <w:pStyle w:val="FigurePACKT"/>
        <w:rPr>
          <w:lang w:val="en-GB"/>
        </w:rPr>
      </w:pPr>
      <w:r>
        <w:drawing>
          <wp:inline distT="0" distB="0" distL="0" distR="0" wp14:anchorId="53AD1A64" wp14:editId="43041EED">
            <wp:extent cx="4590903" cy="16383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3674" cy="16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67AF" w14:textId="2CFCCAB8" w:rsidR="00D6761B" w:rsidRDefault="00D6761B" w:rsidP="00B06B65">
      <w:pPr>
        <w:pStyle w:val="FigureCaptionPACKT"/>
      </w:pPr>
      <w:r>
        <w:t>Figure 9.11: Viewing disk 3</w:t>
      </w:r>
    </w:p>
    <w:p w14:paraId="4E3A7067" w14:textId="78F9C1A4" w:rsidR="00D6761B" w:rsidRDefault="00D6761B" w:rsidP="00D6761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086B7C0" w14:textId="5BC6B42E" w:rsidR="00D6761B" w:rsidRDefault="00D6761B" w:rsidP="00D6761B">
      <w:pPr>
        <w:pStyle w:val="NormalPACKT"/>
      </w:pPr>
      <w:r>
        <w:t xml:space="preserve">In </w:t>
      </w:r>
      <w:r w:rsidRPr="00D6761B">
        <w:rPr>
          <w:rStyle w:val="ItalicsPACKT"/>
        </w:rPr>
        <w:t>step 3</w:t>
      </w:r>
      <w:r>
        <w:t>, you view the partitions on disk 3. Since there are no partitions (yet) on this disk drive</w:t>
      </w:r>
      <w:r w:rsidR="00286C78">
        <w:t>,</w:t>
      </w:r>
      <w:r>
        <w:t xml:space="preserve"> this step produces no output.</w:t>
      </w:r>
    </w:p>
    <w:p w14:paraId="2E0EFD4B" w14:textId="41B45231" w:rsidR="00D6761B" w:rsidRDefault="00D6761B" w:rsidP="00D6761B">
      <w:pPr>
        <w:pStyle w:val="NormalPACKT"/>
      </w:pPr>
      <w:r>
        <w:t xml:space="preserve">In </w:t>
      </w:r>
      <w:r w:rsidRPr="00BE333F">
        <w:rPr>
          <w:rStyle w:val="ItalicsPACKT"/>
        </w:rPr>
        <w:t>step 4</w:t>
      </w:r>
      <w:r>
        <w:t>, you create four partitions on disk 3. The first three occupy 15</w:t>
      </w:r>
      <w:ins w:id="123" w:author="Thomas Lee" w:date="2021-04-05T15:46:00Z">
        <w:r w:rsidR="00E70DBD">
          <w:t xml:space="preserve"> </w:t>
        </w:r>
      </w:ins>
      <w:r>
        <w:t>GB each, with the fourth taking up all remaining space in the disk. The output of this step looks like this:</w:t>
      </w:r>
    </w:p>
    <w:p w14:paraId="0CC1FA4B" w14:textId="02CF52A8" w:rsidR="00D6761B" w:rsidRDefault="00D6761B" w:rsidP="00D6761B">
      <w:pPr>
        <w:pStyle w:val="FigurePACKT"/>
      </w:pPr>
      <w:r>
        <w:drawing>
          <wp:inline distT="0" distB="0" distL="0" distR="0" wp14:anchorId="66A29DD8" wp14:editId="31825BF2">
            <wp:extent cx="4470576" cy="14859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14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C8F6" w14:textId="2201CEBC" w:rsidR="00D6761B" w:rsidRDefault="00D6761B" w:rsidP="0019546C">
      <w:pPr>
        <w:pStyle w:val="FigureCaptionPACKT"/>
      </w:pPr>
      <w:r>
        <w:t>Figure 9.12: Creating partitions on disk 3</w:t>
      </w:r>
    </w:p>
    <w:p w14:paraId="28755B3D" w14:textId="483EB4D4" w:rsidR="00D6761B" w:rsidRDefault="00D6761B" w:rsidP="00D6761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E407D10" w14:textId="072BC131" w:rsidR="00D6761B" w:rsidRDefault="00D6761B" w:rsidP="00D6761B">
      <w:pPr>
        <w:pStyle w:val="NormalPACKT"/>
      </w:pPr>
      <w:r>
        <w:t xml:space="preserve">In </w:t>
      </w:r>
      <w:r w:rsidRPr="00D6761B">
        <w:rPr>
          <w:rStyle w:val="ItalicsPACKT"/>
        </w:rPr>
        <w:t>step 5</w:t>
      </w:r>
      <w:r>
        <w:t>, you format each partition in disk 3</w:t>
      </w:r>
      <w:del w:id="124" w:author="Lucy Wan" w:date="2021-03-08T12:25:00Z">
        <w:r w:rsidDel="0019546C">
          <w:delText>,</w:delText>
        </w:r>
      </w:del>
      <w:r>
        <w:t xml:space="preserve"> using a different file system. </w:t>
      </w:r>
      <w:ins w:id="125" w:author="Thomas Lee" w:date="2021-04-05T15:49:00Z">
        <w:r w:rsidR="00E70DBD">
          <w:t xml:space="preserve">This includes attempting to create a </w:t>
        </w:r>
      </w:ins>
      <w:ins w:id="126" w:author="Thomas Lee" w:date="2021-04-05T15:51:00Z">
        <w:r w:rsidR="00E70DBD">
          <w:t xml:space="preserve">format the W: drive with the FAT file system, which generates and error since the largest partition you can use with FAT is </w:t>
        </w:r>
      </w:ins>
      <w:ins w:id="127" w:author="Thomas Lee" w:date="2021-04-05T16:00:00Z">
        <w:r w:rsidR="00E70DBD">
          <w:t>4</w:t>
        </w:r>
      </w:ins>
      <w:ins w:id="128" w:author="Thomas Lee" w:date="2021-04-05T15:51:00Z">
        <w:r w:rsidR="00E70DBD">
          <w:t>GB.</w:t>
        </w:r>
      </w:ins>
      <w:r>
        <w:t>The output looks like this:</w:t>
      </w:r>
    </w:p>
    <w:p w14:paraId="6ED2C2AE" w14:textId="00E29382" w:rsidR="00D6761B" w:rsidRDefault="00D6761B" w:rsidP="00D6761B">
      <w:pPr>
        <w:pStyle w:val="FigurePACKT"/>
      </w:pPr>
      <w:r>
        <w:drawing>
          <wp:inline distT="0" distB="0" distL="0" distR="0" wp14:anchorId="0F418140" wp14:editId="2A3241B3">
            <wp:extent cx="4070350" cy="3269448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906" cy="32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EE38" w14:textId="58E602EA" w:rsidR="00D6761B" w:rsidRDefault="00D6761B" w:rsidP="0019546C">
      <w:pPr>
        <w:pStyle w:val="FigureCaptionPACKT"/>
      </w:pPr>
      <w:r>
        <w:t>Figure 9.13: Formatting partitions on disk 3</w:t>
      </w:r>
    </w:p>
    <w:p w14:paraId="3D308D4C" w14:textId="650F2992" w:rsidR="00D6761B" w:rsidRDefault="00D6761B" w:rsidP="00D6761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11BAB310" w14:textId="662333BE" w:rsidR="00D6761B" w:rsidRDefault="00D6761B" w:rsidP="00D6761B">
      <w:pPr>
        <w:pStyle w:val="NormalPACKT"/>
      </w:pPr>
      <w:r>
        <w:t xml:space="preserve">In </w:t>
      </w:r>
      <w:r w:rsidRPr="00D6761B">
        <w:rPr>
          <w:rStyle w:val="ItalicsPACKT"/>
        </w:rPr>
        <w:t>step 6</w:t>
      </w:r>
      <w:r>
        <w:t xml:space="preserve">, you use the </w:t>
      </w:r>
      <w:r w:rsidRPr="00D6761B">
        <w:rPr>
          <w:rStyle w:val="CodeInTextPACKT"/>
        </w:rPr>
        <w:t>Get-Volume</w:t>
      </w:r>
      <w:r w:rsidRPr="00D6761B">
        <w:t xml:space="preserve"> </w:t>
      </w:r>
      <w:r>
        <w:t xml:space="preserve">command to get all the disk volumes in </w:t>
      </w:r>
      <w:r w:rsidRPr="00F435E0">
        <w:rPr>
          <w:rStyle w:val="CodeInTextPACKT"/>
        </w:rPr>
        <w:t>SRV1</w:t>
      </w:r>
      <w:r>
        <w:t>, which looks like this:</w:t>
      </w:r>
    </w:p>
    <w:p w14:paraId="6F84F7E8" w14:textId="2F23337B" w:rsidR="00D6761B" w:rsidRDefault="00D6761B" w:rsidP="00D6761B">
      <w:pPr>
        <w:pStyle w:val="FigurePACKT"/>
      </w:pPr>
      <w:r>
        <w:drawing>
          <wp:inline distT="0" distB="0" distL="0" distR="0" wp14:anchorId="747AC31E" wp14:editId="55159FBA">
            <wp:extent cx="3974209" cy="140017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8183" cy="14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F03C" w14:textId="007F1619" w:rsidR="00D6761B" w:rsidRDefault="00D6761B" w:rsidP="0019546C">
      <w:pPr>
        <w:pStyle w:val="FigureCaptionPACKT"/>
      </w:pPr>
      <w:commentRangeStart w:id="129"/>
      <w:r>
        <w:t>Figure 9.14: Viewing all volumes on SRV1</w:t>
      </w:r>
      <w:commentRangeEnd w:id="129"/>
      <w:r w:rsidR="00067B27">
        <w:rPr>
          <w:rStyle w:val="CommentReference"/>
        </w:rPr>
        <w:commentReference w:id="129"/>
      </w:r>
    </w:p>
    <w:p w14:paraId="22E00265" w14:textId="02C3077B" w:rsidR="00D6761B" w:rsidRDefault="00D6761B" w:rsidP="00D6761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14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6400413" w14:textId="37B83601" w:rsidR="00D6761B" w:rsidRDefault="00D6761B" w:rsidP="00D6761B">
      <w:pPr>
        <w:pStyle w:val="Heading2"/>
      </w:pPr>
      <w:r>
        <w:t>There</w:t>
      </w:r>
      <w:del w:id="130" w:author="Parvathy Nair" w:date="2021-04-03T00:11:00Z">
        <w:r w:rsidR="00A57D0D" w:rsidDel="00576EC0">
          <w:delText>'</w:delText>
        </w:r>
      </w:del>
      <w:ins w:id="131" w:author="Parvathy Nair" w:date="2021-04-03T00:11:00Z">
        <w:r w:rsidR="00576EC0">
          <w:t>’</w:t>
        </w:r>
      </w:ins>
      <w:r>
        <w:t>s more...</w:t>
      </w:r>
    </w:p>
    <w:p w14:paraId="7A6FC4CB" w14:textId="3DC1F93E" w:rsidR="00D6761B" w:rsidRPr="006D38BA" w:rsidRDefault="00AE445E" w:rsidP="00AE445E">
      <w:pPr>
        <w:rPr>
          <w:rFonts w:ascii="Arial" w:hAnsi="Arial"/>
          <w:b/>
          <w:color w:val="FF0000"/>
          <w:sz w:val="28"/>
          <w:szCs w:val="28"/>
        </w:rPr>
      </w:pPr>
      <w:r>
        <w:rPr>
          <w:lang w:val="en-GB"/>
        </w:rPr>
        <w:t xml:space="preserve">In </w:t>
      </w:r>
      <w:r w:rsidRPr="00AE445E">
        <w:rPr>
          <w:rStyle w:val="ItalicsPACKT"/>
        </w:rPr>
        <w:t>step 5</w:t>
      </w:r>
      <w:r>
        <w:rPr>
          <w:lang w:val="en-GB"/>
        </w:rPr>
        <w:t xml:space="preserve">, you attempt to format the </w:t>
      </w:r>
      <w:r w:rsidRPr="00CC78A4">
        <w:rPr>
          <w:rStyle w:val="CodeInTextPACKT"/>
        </w:rPr>
        <w:t>W:</w:t>
      </w:r>
      <w:r>
        <w:rPr>
          <w:lang w:val="en-GB"/>
        </w:rPr>
        <w:t xml:space="preserve"> partition with the FAT file system. You created this partition as 15 GB, which is too big for FAT. Thus</w:t>
      </w:r>
      <w:ins w:id="132" w:author="Thomas Lee" w:date="2021-04-05T15:47:00Z">
        <w:r w:rsidR="00E70DBD">
          <w:rPr>
            <w:lang w:val="en-GB"/>
          </w:rPr>
          <w:t>,</w:t>
        </w:r>
      </w:ins>
      <w:r>
        <w:rPr>
          <w:lang w:val="en-GB"/>
        </w:rPr>
        <w:t xml:space="preserve"> the error message you see. The other three partitions are successfully formatted. Notice that the </w:t>
      </w:r>
      <w:ins w:id="133" w:author="Lucy Wan" w:date="2021-03-08T12:26:00Z">
        <w:r w:rsidR="00904CA3">
          <w:rPr>
            <w:lang w:val="en-GB"/>
          </w:rPr>
          <w:t>f</w:t>
        </w:r>
      </w:ins>
      <w:del w:id="134" w:author="Lucy Wan" w:date="2021-03-08T12:26:00Z">
        <w:r w:rsidDel="00904CA3">
          <w:rPr>
            <w:lang w:val="en-GB"/>
          </w:rPr>
          <w:delText>F</w:delText>
        </w:r>
      </w:del>
      <w:r>
        <w:rPr>
          <w:lang w:val="en-GB"/>
        </w:rPr>
        <w:t xml:space="preserve">riendly name for the </w:t>
      </w:r>
      <w:r w:rsidRPr="006C339A">
        <w:rPr>
          <w:rStyle w:val="CodeInTextPACKT"/>
        </w:rPr>
        <w:t>Y:</w:t>
      </w:r>
      <w:r>
        <w:rPr>
          <w:lang w:val="en-GB"/>
        </w:rPr>
        <w:t xml:space="preserve"> partition is </w:t>
      </w:r>
      <w:r w:rsidR="00BE333F">
        <w:rPr>
          <w:lang w:val="en-GB"/>
        </w:rPr>
        <w:t xml:space="preserve">in </w:t>
      </w:r>
      <w:r>
        <w:rPr>
          <w:lang w:val="en-GB"/>
        </w:rPr>
        <w:t xml:space="preserve">upper case – although you supplied a friendly name with </w:t>
      </w:r>
      <w:proofErr w:type="gramStart"/>
      <w:r>
        <w:rPr>
          <w:lang w:val="en-GB"/>
        </w:rPr>
        <w:t>upper and lower case</w:t>
      </w:r>
      <w:proofErr w:type="gramEnd"/>
      <w:r>
        <w:rPr>
          <w:lang w:val="en-GB"/>
        </w:rPr>
        <w:t xml:space="preserve"> characters</w:t>
      </w:r>
      <w:r w:rsidR="00BE333F">
        <w:rPr>
          <w:lang w:val="en-GB"/>
        </w:rPr>
        <w:t xml:space="preserve">. </w:t>
      </w:r>
      <w:r w:rsidRPr="00DF1D22">
        <w:rPr>
          <w:rStyle w:val="CodeInTextPACKT"/>
        </w:rPr>
        <w:t>Format-Volume</w:t>
      </w:r>
      <w:r>
        <w:rPr>
          <w:lang w:val="en-GB"/>
        </w:rPr>
        <w:t xml:space="preserve"> converts the name to all upper case when formatting the partition</w:t>
      </w:r>
      <w:r w:rsidR="00BE333F">
        <w:rPr>
          <w:lang w:val="en-GB"/>
        </w:rPr>
        <w:t xml:space="preserve"> with the FAT32 file system</w:t>
      </w:r>
      <w:r>
        <w:rPr>
          <w:lang w:val="en-GB"/>
        </w:rPr>
        <w:t xml:space="preserve">. </w:t>
      </w:r>
    </w:p>
    <w:p w14:paraId="774EDA7F" w14:textId="17DF0B37" w:rsidR="00205AD0" w:rsidRDefault="00DD67DB" w:rsidP="00205AD0">
      <w:pPr>
        <w:pStyle w:val="Heading1"/>
        <w:tabs>
          <w:tab w:val="left" w:pos="0"/>
        </w:tabs>
      </w:pPr>
      <w:r w:rsidRPr="00DD67DB">
        <w:t xml:space="preserve">Exploring </w:t>
      </w:r>
      <w:r w:rsidR="007F5F59">
        <w:t>pr</w:t>
      </w:r>
      <w:r w:rsidRPr="00DD67DB">
        <w:t xml:space="preserve">oviders and the </w:t>
      </w:r>
      <w:proofErr w:type="spellStart"/>
      <w:r w:rsidR="002B71CA">
        <w:t>FileS</w:t>
      </w:r>
      <w:r w:rsidRPr="00DD67DB">
        <w:t>ystem</w:t>
      </w:r>
      <w:proofErr w:type="spellEnd"/>
      <w:r w:rsidRPr="00DD67DB">
        <w:t xml:space="preserve"> </w:t>
      </w:r>
      <w:r w:rsidR="002B71CA">
        <w:t>p</w:t>
      </w:r>
      <w:r w:rsidRPr="00DD67DB">
        <w:t>rovider</w:t>
      </w:r>
    </w:p>
    <w:p w14:paraId="6C19ED29" w14:textId="3BC27728" w:rsidR="00BE333F" w:rsidRDefault="00BE333F" w:rsidP="00AE445E">
      <w:pPr>
        <w:pStyle w:val="NormalPACKT"/>
        <w:rPr>
          <w:lang w:val="en-GB"/>
        </w:rPr>
      </w:pPr>
      <w:r>
        <w:rPr>
          <w:lang w:val="en-GB"/>
        </w:rPr>
        <w:t>On</w:t>
      </w:r>
      <w:ins w:id="135" w:author="Lucy Wan" w:date="2021-03-08T12:26:00Z">
        <w:r w:rsidR="0021086B">
          <w:rPr>
            <w:lang w:val="en-GB"/>
          </w:rPr>
          <w:t>e</w:t>
        </w:r>
      </w:ins>
      <w:r>
        <w:rPr>
          <w:lang w:val="en-GB"/>
        </w:rPr>
        <w:t xml:space="preserve"> innovation in PowerShell that IT professionals soon learn to love is the PowerShell </w:t>
      </w:r>
      <w:ins w:id="136" w:author="Lucy Wan" w:date="2021-03-08T12:26:00Z">
        <w:r w:rsidR="00CB40CA">
          <w:rPr>
            <w:lang w:val="en-GB"/>
          </w:rPr>
          <w:t>p</w:t>
        </w:r>
      </w:ins>
      <w:del w:id="137" w:author="Lucy Wan" w:date="2021-03-08T12:26:00Z">
        <w:r w:rsidDel="00CB40CA">
          <w:rPr>
            <w:lang w:val="en-GB"/>
          </w:rPr>
          <w:delText>P</w:delText>
        </w:r>
      </w:del>
      <w:r>
        <w:rPr>
          <w:lang w:val="en-GB"/>
        </w:rPr>
        <w:t>rovider</w:t>
      </w:r>
      <w:r w:rsidR="00286C78">
        <w:rPr>
          <w:lang w:val="en-GB"/>
        </w:rPr>
        <w:t>.</w:t>
      </w:r>
      <w:r>
        <w:rPr>
          <w:lang w:val="en-GB"/>
        </w:rPr>
        <w:t xml:space="preserve"> A provider is a component that provides access to specialized data stores for easy management. The provider makes the data appear in a drive with a path similar to how you access files in file stores.  </w:t>
      </w:r>
    </w:p>
    <w:p w14:paraId="74D50052" w14:textId="10F15A4C" w:rsidR="00AE445E" w:rsidRDefault="00BE333F" w:rsidP="00AE445E">
      <w:pPr>
        <w:pStyle w:val="NormalPACKT"/>
        <w:rPr>
          <w:lang w:val="en-GB"/>
        </w:rPr>
      </w:pPr>
      <w:r>
        <w:rPr>
          <w:lang w:val="en-GB"/>
        </w:rPr>
        <w:t>PowerShell 7.1 comes with the following providers:</w:t>
      </w:r>
    </w:p>
    <w:p w14:paraId="186A086E" w14:textId="3B7EA7F4" w:rsidR="00BE333F" w:rsidRPr="00BE333F" w:rsidRDefault="00BE333F" w:rsidP="005D3C95">
      <w:pPr>
        <w:pStyle w:val="BulletPACKT"/>
        <w:rPr>
          <w:lang w:val="en-GB"/>
        </w:rPr>
      </w:pPr>
      <w:commentRangeStart w:id="138"/>
      <w:r w:rsidRPr="005F397F">
        <w:rPr>
          <w:b/>
          <w:bCs/>
          <w:lang w:val="en-GB"/>
        </w:rPr>
        <w:t>Registry</w:t>
      </w:r>
      <w:r w:rsidR="005D3C95">
        <w:rPr>
          <w:lang w:val="en-GB"/>
        </w:rPr>
        <w:t>:</w:t>
      </w:r>
      <w:r>
        <w:rPr>
          <w:lang w:val="en-GB"/>
        </w:rPr>
        <w:t xml:space="preserve"> provides access to registry keys and registry values (</w:t>
      </w:r>
      <w:r w:rsidRPr="005D3C95">
        <w:rPr>
          <w:rStyle w:val="URLPACKT"/>
        </w:rPr>
        <w:t>https://docs.microsoft.com/powershell/module/microsoft.powershell.core/about/about_registry_provider?view=powershell-7.1</w:t>
      </w:r>
      <w:r>
        <w:rPr>
          <w:lang w:val="en-GB"/>
        </w:rPr>
        <w:t>).</w:t>
      </w:r>
    </w:p>
    <w:p w14:paraId="36D21437" w14:textId="30FC900B" w:rsidR="00BE333F" w:rsidRPr="00BE333F" w:rsidRDefault="00BE333F" w:rsidP="005D3C95">
      <w:pPr>
        <w:pStyle w:val="BulletPACKT"/>
        <w:rPr>
          <w:lang w:val="en-GB"/>
        </w:rPr>
      </w:pPr>
      <w:r w:rsidRPr="005F397F">
        <w:rPr>
          <w:b/>
          <w:bCs/>
          <w:lang w:val="en-GB"/>
        </w:rPr>
        <w:t>Alias</w:t>
      </w:r>
      <w:r w:rsidR="005F397F">
        <w:rPr>
          <w:lang w:val="en-GB"/>
        </w:rPr>
        <w:t xml:space="preserve">: </w:t>
      </w:r>
      <w:r>
        <w:rPr>
          <w:lang w:val="en-GB"/>
        </w:rPr>
        <w:t>provides access to PowerShell</w:t>
      </w:r>
      <w:del w:id="139" w:author="Parvathy Nair" w:date="2021-04-03T00:11:00Z">
        <w:r w:rsidR="00A57D0D" w:rsidDel="00576EC0">
          <w:rPr>
            <w:lang w:val="en-GB"/>
          </w:rPr>
          <w:delText>'</w:delText>
        </w:r>
      </w:del>
      <w:ins w:id="140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command aliases (</w:t>
      </w:r>
      <w:r w:rsidRPr="005D3C95">
        <w:rPr>
          <w:rStyle w:val="URLPACKT"/>
        </w:rPr>
        <w:t>https://docs.microsoft.com/powershell/module/microsoft.powershell.core/about/about_alias_provider?view=powershell-7.1</w:t>
      </w:r>
      <w:r>
        <w:rPr>
          <w:lang w:val="en-GB"/>
        </w:rPr>
        <w:t>).</w:t>
      </w:r>
    </w:p>
    <w:p w14:paraId="39DA6608" w14:textId="0CE3EF34" w:rsidR="00BE333F" w:rsidRPr="00BE333F" w:rsidRDefault="00BE333F" w:rsidP="005D3C95">
      <w:pPr>
        <w:pStyle w:val="BulletPACKT"/>
        <w:rPr>
          <w:lang w:val="en-GB"/>
        </w:rPr>
      </w:pPr>
      <w:r w:rsidRPr="00F47B9C">
        <w:rPr>
          <w:b/>
          <w:bCs/>
          <w:lang w:val="en-GB"/>
        </w:rPr>
        <w:t>Environment</w:t>
      </w:r>
      <w:r w:rsidR="00CB149B">
        <w:rPr>
          <w:lang w:val="en-GB"/>
        </w:rPr>
        <w:t xml:space="preserve">: </w:t>
      </w:r>
      <w:r>
        <w:rPr>
          <w:lang w:val="en-GB"/>
        </w:rPr>
        <w:t>provides access to Windows environment variables (</w:t>
      </w:r>
      <w:r w:rsidRPr="005D3C95">
        <w:rPr>
          <w:rStyle w:val="URLPACKT"/>
        </w:rPr>
        <w:t>https://docs.microsoft.com/powershell/module/microsoft.powershell.core/about/about_environment_provider?view=powershell-7.1</w:t>
      </w:r>
      <w:r>
        <w:rPr>
          <w:lang w:val="en-GB"/>
        </w:rPr>
        <w:t>).</w:t>
      </w:r>
    </w:p>
    <w:p w14:paraId="22D2DA84" w14:textId="69DF3188" w:rsidR="00BE333F" w:rsidRPr="00BE333F" w:rsidRDefault="00BE333F" w:rsidP="005D3C95">
      <w:pPr>
        <w:pStyle w:val="BulletPACKT"/>
        <w:rPr>
          <w:lang w:val="en-GB"/>
        </w:rPr>
      </w:pPr>
      <w:proofErr w:type="spellStart"/>
      <w:r w:rsidRPr="00EC025B">
        <w:rPr>
          <w:b/>
          <w:bCs/>
          <w:lang w:val="en-GB"/>
        </w:rPr>
        <w:t>FileSystem</w:t>
      </w:r>
      <w:proofErr w:type="spellEnd"/>
      <w:r w:rsidR="00EC025B">
        <w:rPr>
          <w:lang w:val="en-GB"/>
        </w:rPr>
        <w:t xml:space="preserve">: </w:t>
      </w:r>
      <w:r>
        <w:rPr>
          <w:lang w:val="en-GB"/>
        </w:rPr>
        <w:t>provides access to files in a partition (</w:t>
      </w:r>
      <w:r w:rsidRPr="00724C87">
        <w:rPr>
          <w:rStyle w:val="URLPACKT"/>
        </w:rPr>
        <w:t>https://docs.microsoft.com/powershell/module/microsoft.powershell.core/about/about_filesystem_provider?view=powershell-7.1</w:t>
      </w:r>
      <w:r>
        <w:rPr>
          <w:lang w:val="en-GB"/>
        </w:rPr>
        <w:t>).</w:t>
      </w:r>
    </w:p>
    <w:p w14:paraId="0E15B812" w14:textId="642EC964" w:rsidR="00BE333F" w:rsidRPr="00BE333F" w:rsidRDefault="00BE333F" w:rsidP="005D3C95">
      <w:pPr>
        <w:pStyle w:val="BulletPACKT"/>
        <w:rPr>
          <w:lang w:val="en-GB"/>
        </w:rPr>
      </w:pPr>
      <w:r w:rsidRPr="001B713C">
        <w:rPr>
          <w:b/>
          <w:bCs/>
          <w:lang w:val="en-GB"/>
        </w:rPr>
        <w:t>Function</w:t>
      </w:r>
      <w:r w:rsidR="001B713C">
        <w:rPr>
          <w:lang w:val="en-GB"/>
        </w:rPr>
        <w:t xml:space="preserve">: </w:t>
      </w:r>
      <w:r>
        <w:rPr>
          <w:lang w:val="en-GB"/>
        </w:rPr>
        <w:t>provides access to PowerShell</w:t>
      </w:r>
      <w:del w:id="141" w:author="Parvathy Nair" w:date="2021-04-03T00:11:00Z">
        <w:r w:rsidR="00A57D0D" w:rsidDel="00576EC0">
          <w:rPr>
            <w:lang w:val="en-GB"/>
          </w:rPr>
          <w:delText>'</w:delText>
        </w:r>
      </w:del>
      <w:ins w:id="142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function definitions (</w:t>
      </w:r>
      <w:r w:rsidRPr="00724C87">
        <w:rPr>
          <w:rStyle w:val="URLPACKT"/>
        </w:rPr>
        <w:t>https://docs.microsoft.com/powershell/module/microsoft.powershell.core/about/about_function_provider?view=powershell-7.1</w:t>
      </w:r>
      <w:r>
        <w:rPr>
          <w:lang w:val="en-GB"/>
        </w:rPr>
        <w:t>).</w:t>
      </w:r>
    </w:p>
    <w:p w14:paraId="72435444" w14:textId="71F0E189" w:rsidR="00BE333F" w:rsidRPr="00BE333F" w:rsidRDefault="00BE333F" w:rsidP="005D3C95">
      <w:pPr>
        <w:pStyle w:val="BulletPACKT"/>
        <w:rPr>
          <w:lang w:val="en-GB"/>
        </w:rPr>
      </w:pPr>
      <w:r w:rsidRPr="001B713C">
        <w:rPr>
          <w:b/>
          <w:bCs/>
          <w:lang w:val="en-GB"/>
        </w:rPr>
        <w:t>Variable</w:t>
      </w:r>
      <w:r w:rsidR="001B713C">
        <w:rPr>
          <w:lang w:val="en-GB"/>
        </w:rPr>
        <w:t xml:space="preserve">: </w:t>
      </w:r>
      <w:r>
        <w:rPr>
          <w:lang w:val="en-GB"/>
        </w:rPr>
        <w:t>provides access to PowerShell</w:t>
      </w:r>
      <w:del w:id="143" w:author="Parvathy Nair" w:date="2021-04-03T00:11:00Z">
        <w:r w:rsidR="00A57D0D" w:rsidDel="00576EC0">
          <w:rPr>
            <w:lang w:val="en-GB"/>
          </w:rPr>
          <w:delText>'</w:delText>
        </w:r>
      </w:del>
      <w:ins w:id="144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variables (</w:t>
      </w:r>
      <w:r w:rsidRPr="00724C87">
        <w:rPr>
          <w:rStyle w:val="URLPACKT"/>
        </w:rPr>
        <w:t>https://docs.microsoft.com/powershell/module/microsoft.powershell.core/about/about_variable_provider?view=powershell-7.1</w:t>
      </w:r>
      <w:r>
        <w:rPr>
          <w:lang w:val="en-GB"/>
        </w:rPr>
        <w:t>).</w:t>
      </w:r>
    </w:p>
    <w:p w14:paraId="1C04AAB8" w14:textId="4109274D" w:rsidR="00BE333F" w:rsidRPr="00BE333F" w:rsidRDefault="00BE333F" w:rsidP="005D3C95">
      <w:pPr>
        <w:pStyle w:val="BulletPACKT"/>
        <w:rPr>
          <w:lang w:val="en-GB"/>
        </w:rPr>
      </w:pPr>
      <w:r w:rsidRPr="00FC6F95">
        <w:rPr>
          <w:b/>
          <w:bCs/>
          <w:lang w:val="en-GB"/>
        </w:rPr>
        <w:t>Certificate</w:t>
      </w:r>
      <w:r w:rsidR="00FC6F95">
        <w:rPr>
          <w:lang w:val="en-GB"/>
        </w:rPr>
        <w:t xml:space="preserve">: </w:t>
      </w:r>
      <w:r>
        <w:rPr>
          <w:lang w:val="en-GB"/>
        </w:rPr>
        <w:t>provides access to the current user and local host</w:t>
      </w:r>
      <w:del w:id="145" w:author="Parvathy Nair" w:date="2021-04-03T00:11:00Z">
        <w:r w:rsidR="00A57D0D" w:rsidDel="00576EC0">
          <w:rPr>
            <w:lang w:val="en-GB"/>
          </w:rPr>
          <w:delText>'</w:delText>
        </w:r>
      </w:del>
      <w:ins w:id="146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X.509 digital certificate stores (</w:t>
      </w:r>
      <w:r w:rsidRPr="00724C87">
        <w:rPr>
          <w:rStyle w:val="URLPACKT"/>
        </w:rPr>
        <w:t>https://docs.microsoft.com/powershell/module/microsoft.powershell.security/about/about_certificate_provider?view=powershell-7.1</w:t>
      </w:r>
      <w:r>
        <w:rPr>
          <w:lang w:val="en-GB"/>
        </w:rPr>
        <w:t>).</w:t>
      </w:r>
    </w:p>
    <w:p w14:paraId="173BEA01" w14:textId="25E1C933" w:rsidR="00BE333F" w:rsidRDefault="00BE333F" w:rsidP="005D3C95">
      <w:pPr>
        <w:pStyle w:val="BulletPACKT"/>
        <w:rPr>
          <w:lang w:val="en-GB"/>
        </w:rPr>
      </w:pPr>
      <w:proofErr w:type="spellStart"/>
      <w:r w:rsidRPr="008A3CBB">
        <w:rPr>
          <w:b/>
          <w:bCs/>
          <w:lang w:val="en-GB"/>
        </w:rPr>
        <w:t>WSMan</w:t>
      </w:r>
      <w:proofErr w:type="spellEnd"/>
      <w:r w:rsidR="008A3CBB">
        <w:rPr>
          <w:lang w:val="en-GB"/>
        </w:rPr>
        <w:t>: p</w:t>
      </w:r>
      <w:r>
        <w:rPr>
          <w:lang w:val="en-GB"/>
        </w:rPr>
        <w:t>rovides a configuration surface that configures the WinRM service (</w:t>
      </w:r>
      <w:r w:rsidRPr="00724C87">
        <w:rPr>
          <w:rStyle w:val="URLPACKT"/>
        </w:rPr>
        <w:t>https://docs.microsoft.com/powershell/module/microsoft.wsman.management/about/about_wsman_provider?view=powershell-7.1</w:t>
      </w:r>
      <w:r>
        <w:rPr>
          <w:lang w:val="en-GB"/>
        </w:rPr>
        <w:t>).</w:t>
      </w:r>
      <w:commentRangeEnd w:id="138"/>
      <w:r w:rsidR="00BA78CC">
        <w:rPr>
          <w:rStyle w:val="CommentReference"/>
          <w:rFonts w:ascii="Arial" w:hAnsi="Arial"/>
        </w:rPr>
        <w:commentReference w:id="138"/>
      </w:r>
    </w:p>
    <w:p w14:paraId="10BEE9BB" w14:textId="37572997" w:rsidR="00BE333F" w:rsidRDefault="00BE333F" w:rsidP="00BE333F">
      <w:pPr>
        <w:pStyle w:val="NormalPACKT"/>
        <w:rPr>
          <w:lang w:val="en-GB"/>
        </w:rPr>
      </w:pPr>
      <w:r>
        <w:rPr>
          <w:lang w:val="en-GB"/>
        </w:rPr>
        <w:t xml:space="preserve">With PowerShell providers, you do not need a set of cmdlets for each underlying data store. You can use </w:t>
      </w:r>
      <w:r w:rsidRPr="00BE333F">
        <w:rPr>
          <w:rStyle w:val="CodeInTextPACKT"/>
        </w:rPr>
        <w:t>Get-Item</w:t>
      </w:r>
      <w:r>
        <w:rPr>
          <w:lang w:val="en-GB"/>
        </w:rPr>
        <w:t xml:space="preserve"> or </w:t>
      </w:r>
      <w:r w:rsidRPr="00BE333F">
        <w:rPr>
          <w:rStyle w:val="CodeInTextPACKT"/>
        </w:rPr>
        <w:t>Get-ChildItem</w:t>
      </w:r>
      <w:r>
        <w:rPr>
          <w:lang w:val="en-GB"/>
        </w:rPr>
        <w:t xml:space="preserve"> with any provider to return provider-specific data, as you can see in this recipe. </w:t>
      </w:r>
    </w:p>
    <w:p w14:paraId="621B52D4" w14:textId="1735896B" w:rsidR="00BE333F" w:rsidRDefault="00BE333F" w:rsidP="00BE333F">
      <w:pPr>
        <w:pStyle w:val="NormalPACKT"/>
        <w:rPr>
          <w:lang w:val="en-GB"/>
        </w:rPr>
      </w:pPr>
      <w:r>
        <w:rPr>
          <w:lang w:val="en-GB"/>
        </w:rPr>
        <w:t xml:space="preserve">Other applications can add providers to a given host. For example, the IIS administration module creates an </w:t>
      </w:r>
      <w:r w:rsidRPr="00696065">
        <w:rPr>
          <w:rStyle w:val="CodeInTextPACKT"/>
        </w:rPr>
        <w:t>IIS:</w:t>
      </w:r>
      <w:r>
        <w:rPr>
          <w:lang w:val="en-GB"/>
        </w:rPr>
        <w:t xml:space="preserve"> drive. And if you have your own data stores, you can also create providers. The </w:t>
      </w:r>
      <w:proofErr w:type="spellStart"/>
      <w:r>
        <w:rPr>
          <w:lang w:val="en-GB"/>
        </w:rPr>
        <w:t>SHiPS</w:t>
      </w:r>
      <w:proofErr w:type="spellEnd"/>
      <w:r>
        <w:rPr>
          <w:lang w:val="en-GB"/>
        </w:rPr>
        <w:t xml:space="preserve"> module, available from the PowerShell gallery</w:t>
      </w:r>
      <w:r w:rsidR="00286C78">
        <w:rPr>
          <w:lang w:val="en-GB"/>
        </w:rPr>
        <w:t>,</w:t>
      </w:r>
      <w:r>
        <w:rPr>
          <w:lang w:val="en-GB"/>
        </w:rPr>
        <w:t xml:space="preserve"> enables you to build a provider using PowerShell. As an example of the </w:t>
      </w:r>
      <w:proofErr w:type="spellStart"/>
      <w:r>
        <w:rPr>
          <w:lang w:val="en-GB"/>
        </w:rPr>
        <w:t>SHiPS</w:t>
      </w:r>
      <w:proofErr w:type="spellEnd"/>
      <w:r>
        <w:rPr>
          <w:lang w:val="en-GB"/>
        </w:rPr>
        <w:t xml:space="preserve"> platform</w:t>
      </w:r>
      <w:del w:id="147" w:author="Parvathy Nair" w:date="2021-04-03T00:11:00Z">
        <w:r w:rsidR="00A57D0D" w:rsidDel="00576EC0">
          <w:rPr>
            <w:lang w:val="en-GB"/>
          </w:rPr>
          <w:delText>'</w:delText>
        </w:r>
      </w:del>
      <w:ins w:id="148" w:author="Parvathy Nair" w:date="2021-04-03T00:11:00Z">
        <w:r w:rsidR="00576EC0">
          <w:rPr>
            <w:lang w:val="en-GB"/>
          </w:rPr>
          <w:t>’</w:t>
        </w:r>
      </w:ins>
      <w:r>
        <w:rPr>
          <w:lang w:val="en-GB"/>
        </w:rPr>
        <w:t>s capabilities, you can use a sample provider</w:t>
      </w:r>
      <w:r w:rsidR="00286C78">
        <w:rPr>
          <w:lang w:val="en-GB"/>
        </w:rPr>
        <w:t xml:space="preserve"> from</w:t>
      </w:r>
      <w:r>
        <w:rPr>
          <w:lang w:val="en-GB"/>
        </w:rPr>
        <w:t xml:space="preserve"> the </w:t>
      </w:r>
      <w:proofErr w:type="spellStart"/>
      <w:r w:rsidRPr="00286C78">
        <w:rPr>
          <w:rStyle w:val="CodeInTextPACKT"/>
        </w:rPr>
        <w:t>CimPSDrive</w:t>
      </w:r>
      <w:proofErr w:type="spellEnd"/>
      <w:r>
        <w:rPr>
          <w:lang w:val="en-GB"/>
        </w:rPr>
        <w:t xml:space="preserve"> module. This module contains a provider for the CIM repository. For more information on the </w:t>
      </w:r>
      <w:proofErr w:type="spellStart"/>
      <w:r>
        <w:rPr>
          <w:lang w:val="en-GB"/>
        </w:rPr>
        <w:t>SHiPS</w:t>
      </w:r>
      <w:proofErr w:type="spellEnd"/>
      <w:r>
        <w:rPr>
          <w:lang w:val="en-GB"/>
        </w:rPr>
        <w:t xml:space="preserve"> platform, see </w:t>
      </w:r>
      <w:r w:rsidRPr="00B21E0E">
        <w:rPr>
          <w:rStyle w:val="URLPACKT"/>
        </w:rPr>
        <w:t>https://github.com/PowerShell/SHiPS/tree/development/docs</w:t>
      </w:r>
      <w:r>
        <w:rPr>
          <w:lang w:val="en-GB"/>
        </w:rPr>
        <w:t>. For more details o</w:t>
      </w:r>
      <w:ins w:id="149" w:author="Lucy Wan" w:date="2021-03-08T12:33:00Z">
        <w:r w:rsidR="00BB4C30">
          <w:rPr>
            <w:lang w:val="en-GB"/>
          </w:rPr>
          <w:t>n</w:t>
        </w:r>
      </w:ins>
      <w:del w:id="150" w:author="Lucy Wan" w:date="2021-03-08T12:33:00Z">
        <w:r w:rsidDel="00BB4C30">
          <w:rPr>
            <w:lang w:val="en-GB"/>
          </w:rPr>
          <w:delText>f</w:delText>
        </w:r>
      </w:del>
      <w:r>
        <w:rPr>
          <w:lang w:val="en-GB"/>
        </w:rPr>
        <w:t xml:space="preserve"> the </w:t>
      </w:r>
      <w:proofErr w:type="spellStart"/>
      <w:r>
        <w:rPr>
          <w:lang w:val="en-GB"/>
        </w:rPr>
        <w:t>CimPSDrive</w:t>
      </w:r>
      <w:proofErr w:type="spellEnd"/>
      <w:r>
        <w:rPr>
          <w:lang w:val="en-GB"/>
        </w:rPr>
        <w:t xml:space="preserve"> provider, see </w:t>
      </w:r>
      <w:r w:rsidRPr="00B21E0E">
        <w:rPr>
          <w:rStyle w:val="URLPACKT"/>
        </w:rPr>
        <w:t>https://github.com/PowerShell/CimPSDrive</w:t>
      </w:r>
      <w:r>
        <w:rPr>
          <w:lang w:val="en-GB"/>
        </w:rPr>
        <w:t>.</w:t>
      </w:r>
    </w:p>
    <w:p w14:paraId="6AF66B30" w14:textId="717D8EFF" w:rsidR="00205AD0" w:rsidRDefault="00205AD0" w:rsidP="00205AD0">
      <w:pPr>
        <w:pStyle w:val="Heading2"/>
        <w:tabs>
          <w:tab w:val="left" w:pos="0"/>
        </w:tabs>
      </w:pPr>
      <w:r>
        <w:t xml:space="preserve">Getting </w:t>
      </w:r>
      <w:ins w:id="151" w:author="Lucy Wan" w:date="2021-03-08T12:33:00Z">
        <w:r w:rsidR="005E429B">
          <w:t>r</w:t>
        </w:r>
      </w:ins>
      <w:del w:id="152" w:author="Lucy Wan" w:date="2021-03-08T12:33:00Z">
        <w:r w:rsidDel="005E429B">
          <w:delText>R</w:delText>
        </w:r>
      </w:del>
      <w:r>
        <w:t>eady</w:t>
      </w:r>
    </w:p>
    <w:p w14:paraId="2A1E24A9" w14:textId="53E7BAB1" w:rsidR="00205AD0" w:rsidRPr="00AC2AA1" w:rsidRDefault="00223080" w:rsidP="00223080">
      <w:pPr>
        <w:pStyle w:val="NormalPACKT"/>
        <w:rPr>
          <w:lang w:val="en-GB"/>
        </w:rPr>
      </w:pPr>
      <w:r>
        <w:rPr>
          <w:lang w:val="en-GB"/>
        </w:rPr>
        <w:t xml:space="preserve">This recipe uses </w:t>
      </w:r>
      <w:r w:rsidR="00AE445E">
        <w:rPr>
          <w:rStyle w:val="CodeInTextPACKT"/>
        </w:rPr>
        <w:t>SRV1</w:t>
      </w:r>
      <w:r>
        <w:rPr>
          <w:lang w:val="en-GB"/>
        </w:rPr>
        <w:t>, a domain</w:t>
      </w:r>
      <w:r w:rsidR="00AE445E">
        <w:rPr>
          <w:lang w:val="en-GB"/>
        </w:rPr>
        <w:t xml:space="preserve">-joined host in the </w:t>
      </w:r>
      <w:r w:rsidRPr="00AC2AA1">
        <w:rPr>
          <w:rStyle w:val="CodeInTextPACKT"/>
        </w:rPr>
        <w:t>Reskit.Org</w:t>
      </w:r>
      <w:r>
        <w:rPr>
          <w:lang w:val="en-GB"/>
        </w:rPr>
        <w:t xml:space="preserve"> domain. </w:t>
      </w:r>
      <w:r w:rsidR="00AC2AA1">
        <w:rPr>
          <w:lang w:val="en-GB"/>
        </w:rPr>
        <w:t xml:space="preserve">You should have installed AD on this host and configured it as per earlier recipes in </w:t>
      </w:r>
      <w:r w:rsidR="00AC2AA1" w:rsidRPr="00B16E9D">
        <w:rPr>
          <w:rStyle w:val="ChapterrefPACKT"/>
        </w:rPr>
        <w:t>Chapter 5</w:t>
      </w:r>
      <w:ins w:id="153" w:author="Lucy Wan" w:date="2021-03-08T12:39:00Z">
        <w:r w:rsidR="00DF64F7">
          <w:rPr>
            <w:rStyle w:val="ChapterrefPACKT"/>
          </w:rPr>
          <w:t>, Exploring .NET</w:t>
        </w:r>
      </w:ins>
      <w:r w:rsidR="00AC2AA1">
        <w:rPr>
          <w:lang w:val="en-GB"/>
        </w:rPr>
        <w:t xml:space="preserve"> and </w:t>
      </w:r>
      <w:r w:rsidR="00AC2AA1" w:rsidRPr="00B16E9D">
        <w:rPr>
          <w:rStyle w:val="ChapterrefPACKT"/>
        </w:rPr>
        <w:t>Chapter 6</w:t>
      </w:r>
      <w:ins w:id="154" w:author="Lucy Wan" w:date="2021-03-08T12:39:00Z">
        <w:r w:rsidR="00DF64F7">
          <w:rPr>
            <w:rStyle w:val="ChapterrefPACKT"/>
          </w:rPr>
          <w:t xml:space="preserve">, </w:t>
        </w:r>
        <w:r w:rsidR="005D5243">
          <w:rPr>
            <w:rStyle w:val="ChapterrefPACKT"/>
          </w:rPr>
          <w:t>Managing Active Directory</w:t>
        </w:r>
      </w:ins>
      <w:r w:rsidR="00AC2AA1">
        <w:rPr>
          <w:lang w:val="en-GB"/>
        </w:rPr>
        <w:t xml:space="preserve">. </w:t>
      </w:r>
      <w:r w:rsidR="00AE445E">
        <w:rPr>
          <w:lang w:val="en-GB"/>
        </w:rPr>
        <w:t>You used this server in previous recipes in thi</w:t>
      </w:r>
      <w:r w:rsidR="00BE333F">
        <w:rPr>
          <w:lang w:val="en-GB"/>
        </w:rPr>
        <w:t>s</w:t>
      </w:r>
      <w:r w:rsidR="00AE445E">
        <w:rPr>
          <w:lang w:val="en-GB"/>
        </w:rPr>
        <w:t xml:space="preserve"> chapter</w:t>
      </w:r>
      <w:ins w:id="155" w:author="Lucy Wan" w:date="2021-03-08T12:39:00Z">
        <w:r w:rsidR="00B53E68">
          <w:rPr>
            <w:lang w:val="en-GB"/>
          </w:rPr>
          <w:t>.</w:t>
        </w:r>
      </w:ins>
    </w:p>
    <w:p w14:paraId="61712D87" w14:textId="283DE38A" w:rsidR="00205AD0" w:rsidRDefault="00205AD0" w:rsidP="00205AD0">
      <w:pPr>
        <w:pStyle w:val="Heading2"/>
        <w:tabs>
          <w:tab w:val="left" w:pos="0"/>
        </w:tabs>
      </w:pPr>
      <w:r>
        <w:t>How to do it...</w:t>
      </w:r>
    </w:p>
    <w:p w14:paraId="4E1330D4" w14:textId="2FF94DD8" w:rsidR="00BE333F" w:rsidRPr="00BE333F" w:rsidRDefault="00BE333F" w:rsidP="00BE333F">
      <w:pPr>
        <w:pStyle w:val="NumberedBulletPACKT"/>
        <w:numPr>
          <w:ilvl w:val="0"/>
          <w:numId w:val="32"/>
        </w:numPr>
        <w:rPr>
          <w:color w:val="333333"/>
        </w:rPr>
      </w:pPr>
      <w:r w:rsidRPr="00BE333F">
        <w:t>Getting providers  </w:t>
      </w:r>
    </w:p>
    <w:p w14:paraId="579D3FEF" w14:textId="77777777" w:rsidR="00BE333F" w:rsidRPr="00BE333F" w:rsidRDefault="00BE333F" w:rsidP="00BE333F">
      <w:pPr>
        <w:pStyle w:val="CodePACKT"/>
      </w:pPr>
    </w:p>
    <w:p w14:paraId="51450FD4" w14:textId="53F420DA" w:rsidR="00BE333F" w:rsidRPr="00BE333F" w:rsidRDefault="00BE333F" w:rsidP="00BE333F">
      <w:pPr>
        <w:pStyle w:val="CodePACKT"/>
      </w:pPr>
      <w:r w:rsidRPr="00BE333F">
        <w:t>Get-</w:t>
      </w:r>
      <w:proofErr w:type="spellStart"/>
      <w:r w:rsidRPr="00BE333F">
        <w:t>PSProvider</w:t>
      </w:r>
      <w:proofErr w:type="spellEnd"/>
    </w:p>
    <w:p w14:paraId="617D178C" w14:textId="77777777" w:rsidR="00BE333F" w:rsidRPr="00BE333F" w:rsidRDefault="00BE333F" w:rsidP="00BE333F">
      <w:pPr>
        <w:pStyle w:val="CodePACKT"/>
      </w:pPr>
    </w:p>
    <w:p w14:paraId="16FD4668" w14:textId="639D759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Getting registry drives</w:t>
      </w:r>
    </w:p>
    <w:p w14:paraId="094250AD" w14:textId="77777777" w:rsidR="00BE333F" w:rsidRPr="00BE333F" w:rsidRDefault="00BE333F" w:rsidP="00BE333F">
      <w:pPr>
        <w:pStyle w:val="CodePACKT"/>
      </w:pPr>
    </w:p>
    <w:p w14:paraId="0D82B084" w14:textId="3337641A" w:rsidR="00BE333F" w:rsidRPr="00BE333F" w:rsidRDefault="00BE333F" w:rsidP="00BE333F">
      <w:pPr>
        <w:pStyle w:val="CodePACKT"/>
      </w:pPr>
      <w:r w:rsidRPr="00BE333F">
        <w:t>Get-</w:t>
      </w:r>
      <w:proofErr w:type="spellStart"/>
      <w:r w:rsidRPr="00BE333F">
        <w:t>PSDrive</w:t>
      </w:r>
      <w:proofErr w:type="spellEnd"/>
      <w:r w:rsidRPr="00BE333F">
        <w:t> | Where-Object Provider -match </w:t>
      </w:r>
      <w:r w:rsidR="00A57D0D">
        <w:t>'</w:t>
      </w:r>
      <w:r w:rsidRPr="00BE333F">
        <w:t>registry</w:t>
      </w:r>
      <w:r w:rsidR="00A57D0D">
        <w:t>'</w:t>
      </w:r>
    </w:p>
    <w:p w14:paraId="69BA7C49" w14:textId="77777777" w:rsidR="00BE333F" w:rsidRPr="00BE333F" w:rsidRDefault="00BE333F" w:rsidP="00BE333F">
      <w:pPr>
        <w:pStyle w:val="CodePACKT"/>
      </w:pPr>
    </w:p>
    <w:p w14:paraId="323EEF89" w14:textId="40BD7D8A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Looking at a registry key</w:t>
      </w:r>
    </w:p>
    <w:p w14:paraId="1F38E49B" w14:textId="77777777" w:rsidR="00BE333F" w:rsidRDefault="00BE333F" w:rsidP="00BE333F">
      <w:pPr>
        <w:pStyle w:val="CodePACKT"/>
      </w:pPr>
    </w:p>
    <w:p w14:paraId="33782DA4" w14:textId="22269CB9" w:rsidR="00BE333F" w:rsidRPr="00BE333F" w:rsidRDefault="00BE333F" w:rsidP="00BE333F">
      <w:pPr>
        <w:pStyle w:val="CodePACKT"/>
      </w:pPr>
      <w:r w:rsidRPr="00BE333F">
        <w:t>$Path = </w:t>
      </w:r>
      <w:r w:rsidR="00A57D0D">
        <w:t>'</w:t>
      </w:r>
      <w:r w:rsidRPr="00BE333F">
        <w:t>HKLM:\SOFTWARE\Microsoft\Windows NT\CurrentVersion</w:t>
      </w:r>
      <w:r w:rsidR="00A57D0D">
        <w:t>'</w:t>
      </w:r>
    </w:p>
    <w:p w14:paraId="247BC25F" w14:textId="77777777" w:rsidR="00BE333F" w:rsidRPr="00BE333F" w:rsidRDefault="00BE333F" w:rsidP="00BE333F">
      <w:pPr>
        <w:pStyle w:val="CodePACKT"/>
      </w:pPr>
      <w:r w:rsidRPr="00BE333F">
        <w:t>Get-Item -Path $Path</w:t>
      </w:r>
    </w:p>
    <w:p w14:paraId="3ADC8F87" w14:textId="77777777" w:rsidR="00BE333F" w:rsidRPr="00BE333F" w:rsidRDefault="00BE333F" w:rsidP="00BE333F">
      <w:pPr>
        <w:pStyle w:val="CodePACKT"/>
        <w:rPr>
          <w:color w:val="333333"/>
        </w:rPr>
      </w:pPr>
    </w:p>
    <w:p w14:paraId="3A7AFFCA" w14:textId="5FA54E0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Getting </w:t>
      </w:r>
      <w:r>
        <w:t>r</w:t>
      </w:r>
      <w:r w:rsidRPr="00BE333F">
        <w:t>egis</w:t>
      </w:r>
      <w:r>
        <w:t>t</w:t>
      </w:r>
      <w:r w:rsidRPr="00BE333F">
        <w:t>ered owner from the registry</w:t>
      </w:r>
    </w:p>
    <w:p w14:paraId="07F7212C" w14:textId="77777777" w:rsidR="00BE333F" w:rsidRPr="00BE333F" w:rsidRDefault="00BE333F" w:rsidP="00BE333F">
      <w:pPr>
        <w:pStyle w:val="CodePACKT"/>
      </w:pPr>
    </w:p>
    <w:p w14:paraId="1BB3C8BE" w14:textId="12EC2293" w:rsidR="00BE333F" w:rsidRPr="00BE333F" w:rsidRDefault="00BE333F" w:rsidP="00850FFE">
      <w:pPr>
        <w:pStyle w:val="CodePACKT"/>
        <w:ind w:right="-302"/>
      </w:pPr>
      <w:r w:rsidRPr="00BE333F">
        <w:t>(Get-ItemProperty -Path $Path -Name RegisteredOwner).RegisteredOwner</w:t>
      </w:r>
    </w:p>
    <w:p w14:paraId="4BD11D1D" w14:textId="77777777" w:rsidR="00BE333F" w:rsidRPr="00BE333F" w:rsidRDefault="00BE333F" w:rsidP="00BE333F">
      <w:pPr>
        <w:pStyle w:val="CodePACKT"/>
      </w:pPr>
    </w:p>
    <w:p w14:paraId="3056D05B" w14:textId="0DBB7105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Counting aliases in the </w:t>
      </w:r>
      <w:r w:rsidRPr="00BE333F">
        <w:rPr>
          <w:rStyle w:val="CodeInTextPACKT"/>
        </w:rPr>
        <w:t>Alias:</w:t>
      </w:r>
      <w:r w:rsidRPr="00BE333F">
        <w:t> drive</w:t>
      </w:r>
    </w:p>
    <w:p w14:paraId="65E24338" w14:textId="77777777" w:rsidR="00BE333F" w:rsidRPr="00BE333F" w:rsidRDefault="00BE333F" w:rsidP="00BE333F">
      <w:pPr>
        <w:pStyle w:val="CodePACKT"/>
      </w:pPr>
    </w:p>
    <w:p w14:paraId="0D83FF57" w14:textId="6AEB7487" w:rsidR="00BE333F" w:rsidRPr="00BE333F" w:rsidRDefault="00BE333F" w:rsidP="00BE333F">
      <w:pPr>
        <w:pStyle w:val="CodePACKT"/>
      </w:pPr>
      <w:r w:rsidRPr="00BE333F">
        <w:t>Get-Item Alias:* | Measure-Object</w:t>
      </w:r>
    </w:p>
    <w:p w14:paraId="1BE75CA3" w14:textId="77777777" w:rsidR="00BE333F" w:rsidRPr="00BE333F" w:rsidRDefault="00BE333F" w:rsidP="00BE333F">
      <w:pPr>
        <w:pStyle w:val="CodePACKT"/>
      </w:pPr>
    </w:p>
    <w:p w14:paraId="15D99D41" w14:textId="6AED7EB0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Finding aliases for </w:t>
      </w:r>
      <w:r w:rsidRPr="00BE333F">
        <w:rPr>
          <w:rStyle w:val="CodeInTextPACKT"/>
        </w:rPr>
        <w:t>Remove-Item</w:t>
      </w:r>
    </w:p>
    <w:p w14:paraId="19948D7E" w14:textId="77777777" w:rsidR="00BE333F" w:rsidRPr="00BE333F" w:rsidRDefault="00BE333F" w:rsidP="00BE333F">
      <w:pPr>
        <w:pStyle w:val="CodePACKT"/>
      </w:pPr>
    </w:p>
    <w:p w14:paraId="54F3BD25" w14:textId="673677BC" w:rsidR="00BE333F" w:rsidRDefault="00BE333F" w:rsidP="00BE333F">
      <w:pPr>
        <w:pStyle w:val="CodePACKT"/>
      </w:pPr>
      <w:r w:rsidRPr="00BE333F">
        <w:t>Get-Child</w:t>
      </w:r>
      <w:r>
        <w:t>I</w:t>
      </w:r>
      <w:r w:rsidRPr="00BE333F">
        <w:t>tem Alias:* | </w:t>
      </w:r>
    </w:p>
    <w:p w14:paraId="58727764" w14:textId="2F913548" w:rsidR="00BE333F" w:rsidRPr="00BE333F" w:rsidRDefault="00BE333F" w:rsidP="00BE333F">
      <w:pPr>
        <w:pStyle w:val="CodePACKT"/>
      </w:pPr>
      <w:r>
        <w:t xml:space="preserve">  </w:t>
      </w:r>
      <w:r w:rsidRPr="00BE333F">
        <w:t>Where-Object </w:t>
      </w:r>
      <w:proofErr w:type="spellStart"/>
      <w:r w:rsidRPr="00BE333F">
        <w:t>ResolvedCommand</w:t>
      </w:r>
      <w:proofErr w:type="spellEnd"/>
      <w:r w:rsidRPr="00BE333F">
        <w:t> -match </w:t>
      </w:r>
      <w:r w:rsidR="00A57D0D">
        <w:t>'</w:t>
      </w:r>
      <w:r w:rsidRPr="00BE333F">
        <w:t>Remove-</w:t>
      </w:r>
      <w:r>
        <w:t>I</w:t>
      </w:r>
      <w:r w:rsidRPr="00BE333F">
        <w:t>tem$</w:t>
      </w:r>
      <w:r w:rsidR="00A57D0D">
        <w:t>'</w:t>
      </w:r>
    </w:p>
    <w:p w14:paraId="3A5B1AAF" w14:textId="77777777" w:rsidR="00BE333F" w:rsidRPr="00BE333F" w:rsidRDefault="00BE333F" w:rsidP="00BE333F">
      <w:pPr>
        <w:pStyle w:val="CodePACKT"/>
      </w:pPr>
    </w:p>
    <w:p w14:paraId="541B7FDE" w14:textId="120CCC26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Counting </w:t>
      </w:r>
      <w:r>
        <w:t>e</w:t>
      </w:r>
      <w:r w:rsidRPr="00BE333F">
        <w:t>nvironment </w:t>
      </w:r>
      <w:r>
        <w:t>v</w:t>
      </w:r>
      <w:r w:rsidRPr="00BE333F">
        <w:t>ariables on </w:t>
      </w:r>
      <w:r w:rsidRPr="00BE333F">
        <w:rPr>
          <w:rStyle w:val="CodeInTextPACKT"/>
        </w:rPr>
        <w:t>SRV1</w:t>
      </w:r>
    </w:p>
    <w:p w14:paraId="2D46BEAB" w14:textId="77777777" w:rsidR="00BE333F" w:rsidRPr="00BE333F" w:rsidRDefault="00BE333F" w:rsidP="00BE333F">
      <w:pPr>
        <w:pStyle w:val="CodePACKT"/>
        <w:rPr>
          <w:rStyle w:val="CodeInTextPACKT"/>
          <w:color w:val="7030A0"/>
        </w:rPr>
      </w:pPr>
    </w:p>
    <w:p w14:paraId="3E054EC0" w14:textId="0DF00290" w:rsidR="00BE333F" w:rsidRPr="00BE333F" w:rsidRDefault="00BE333F" w:rsidP="00BE333F">
      <w:pPr>
        <w:pStyle w:val="CodePACKT"/>
        <w:rPr>
          <w:rStyle w:val="CodeInTextPACKT"/>
          <w:color w:val="7030A0"/>
        </w:rPr>
      </w:pPr>
      <w:r w:rsidRPr="00BE333F">
        <w:rPr>
          <w:rStyle w:val="CodeInTextPACKT"/>
          <w:color w:val="7030A0"/>
        </w:rPr>
        <w:t>Get-Item ENV:*</w:t>
      </w:r>
      <w:r>
        <w:rPr>
          <w:rStyle w:val="CodeInTextPACKT"/>
          <w:color w:val="7030A0"/>
        </w:rPr>
        <w:t xml:space="preserve"> </w:t>
      </w:r>
      <w:r w:rsidRPr="00BE333F">
        <w:rPr>
          <w:rStyle w:val="CodeInTextPACKT"/>
          <w:color w:val="7030A0"/>
        </w:rPr>
        <w:t>| Measure-Object</w:t>
      </w:r>
    </w:p>
    <w:p w14:paraId="6CAAF330" w14:textId="77777777" w:rsidR="00BE333F" w:rsidRPr="00BE333F" w:rsidRDefault="00BE333F" w:rsidP="00BE333F">
      <w:pPr>
        <w:pStyle w:val="CodePACKT"/>
        <w:rPr>
          <w:rStyle w:val="CodeInTextPACKT"/>
          <w:color w:val="7030A0"/>
        </w:rPr>
      </w:pPr>
    </w:p>
    <w:p w14:paraId="754077AA" w14:textId="4B9F169E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Displaying Windows installation folder</w:t>
      </w:r>
    </w:p>
    <w:p w14:paraId="4E48FFE9" w14:textId="77777777" w:rsidR="00BE333F" w:rsidRPr="00BE333F" w:rsidRDefault="00BE333F" w:rsidP="00BE333F">
      <w:pPr>
        <w:pStyle w:val="CodePACKT"/>
      </w:pPr>
    </w:p>
    <w:p w14:paraId="453B9F15" w14:textId="099844EC" w:rsidR="00BE333F" w:rsidRPr="00BE333F" w:rsidRDefault="00A57D0D" w:rsidP="00BE333F">
      <w:pPr>
        <w:pStyle w:val="CodePACKT"/>
      </w:pPr>
      <w:r>
        <w:t>"</w:t>
      </w:r>
      <w:r w:rsidR="00BE333F" w:rsidRPr="00BE333F">
        <w:t>Windows </w:t>
      </w:r>
      <w:r w:rsidR="00BE333F">
        <w:t>i</w:t>
      </w:r>
      <w:r w:rsidR="00BE333F" w:rsidRPr="00BE333F">
        <w:t>nstallation folder is [$</w:t>
      </w:r>
      <w:proofErr w:type="spellStart"/>
      <w:r w:rsidR="00BE333F" w:rsidRPr="00BE333F">
        <w:t>env:windir</w:t>
      </w:r>
      <w:proofErr w:type="spellEnd"/>
      <w:r w:rsidR="00BE333F" w:rsidRPr="00BE333F">
        <w:t>]</w:t>
      </w:r>
      <w:r>
        <w:t>"</w:t>
      </w:r>
    </w:p>
    <w:p w14:paraId="1B52B8E1" w14:textId="77777777" w:rsidR="00BE333F" w:rsidRPr="00BE333F" w:rsidRDefault="00BE333F" w:rsidP="00BE333F">
      <w:pPr>
        <w:pStyle w:val="CodePACKT"/>
      </w:pPr>
    </w:p>
    <w:p w14:paraId="4F8B57D2" w14:textId="230108B9" w:rsidR="00BE333F" w:rsidRPr="00F435E0" w:rsidRDefault="00BE333F" w:rsidP="00BE333F">
      <w:pPr>
        <w:pStyle w:val="NumberedBulletPACKT"/>
        <w:rPr>
          <w:rStyle w:val="CodeInTextPACKT"/>
        </w:rPr>
      </w:pPr>
      <w:r w:rsidRPr="00BE333F">
        <w:t>Checking on </w:t>
      </w:r>
      <w:proofErr w:type="spellStart"/>
      <w:ins w:id="156" w:author="Thomas Lee" w:date="2021-04-05T11:59:00Z">
        <w:r w:rsidR="00E70DBD">
          <w:t>FileSystem</w:t>
        </w:r>
      </w:ins>
      <w:commentRangeStart w:id="157"/>
      <w:commentRangeStart w:id="158"/>
      <w:del w:id="159" w:author="Thomas Lee" w:date="2021-04-05T11:58:00Z">
        <w:r w:rsidRPr="00BE333F" w:rsidDel="00E70DBD">
          <w:delText>FileStore</w:delText>
        </w:r>
        <w:commentRangeEnd w:id="157"/>
        <w:r w:rsidR="00AD09DB" w:rsidDel="00E70DBD">
          <w:rPr>
            <w:rStyle w:val="CommentReference"/>
            <w:rFonts w:ascii="Arial" w:hAnsi="Arial"/>
          </w:rPr>
          <w:commentReference w:id="157"/>
        </w:r>
      </w:del>
      <w:commentRangeEnd w:id="158"/>
      <w:r w:rsidR="00E70DBD">
        <w:rPr>
          <w:rStyle w:val="CommentReference"/>
          <w:rFonts w:ascii="Arial" w:hAnsi="Arial"/>
        </w:rPr>
        <w:commentReference w:id="158"/>
      </w:r>
      <w:del w:id="160" w:author="Thomas Lee" w:date="2021-04-05T11:58:00Z">
        <w:r w:rsidRPr="00BE333F" w:rsidDel="00E70DBD">
          <w:delText> </w:delText>
        </w:r>
      </w:del>
      <w:r w:rsidRPr="00BE333F">
        <w:t>provider</w:t>
      </w:r>
      <w:proofErr w:type="spellEnd"/>
      <w:r w:rsidRPr="00BE333F">
        <w:t> drives on </w:t>
      </w:r>
      <w:r w:rsidRPr="00F435E0">
        <w:rPr>
          <w:rStyle w:val="CodeInTextPACKT"/>
        </w:rPr>
        <w:t>SRV1</w:t>
      </w:r>
    </w:p>
    <w:p w14:paraId="4E002044" w14:textId="77777777" w:rsidR="00BE333F" w:rsidRPr="00BE333F" w:rsidRDefault="00BE333F" w:rsidP="00BE333F">
      <w:pPr>
        <w:pStyle w:val="CodePACKT"/>
      </w:pPr>
    </w:p>
    <w:p w14:paraId="2FB4E317" w14:textId="7255508D" w:rsidR="00BE333F" w:rsidRPr="00BE333F" w:rsidRDefault="00BE333F" w:rsidP="00BE333F">
      <w:pPr>
        <w:pStyle w:val="CodePACKT"/>
      </w:pPr>
      <w:r w:rsidRPr="00BE333F">
        <w:t>Get-</w:t>
      </w:r>
      <w:proofErr w:type="spellStart"/>
      <w:r w:rsidRPr="00BE333F">
        <w:t>PSProvider</w:t>
      </w:r>
      <w:proofErr w:type="spellEnd"/>
      <w:r w:rsidRPr="00BE333F">
        <w:t> -</w:t>
      </w:r>
      <w:proofErr w:type="spellStart"/>
      <w:r w:rsidRPr="00BE333F">
        <w:t>PSProvider</w:t>
      </w:r>
      <w:proofErr w:type="spellEnd"/>
      <w:r w:rsidRPr="00BE333F">
        <w:t> </w:t>
      </w:r>
      <w:proofErr w:type="spellStart"/>
      <w:r w:rsidRPr="00BE333F">
        <w:t>FileSystem</w:t>
      </w:r>
      <w:proofErr w:type="spellEnd"/>
      <w:r w:rsidRPr="00BE333F">
        <w:t> | </w:t>
      </w:r>
    </w:p>
    <w:p w14:paraId="4978ADFD" w14:textId="77777777" w:rsidR="00BE333F" w:rsidRPr="00BE333F" w:rsidRDefault="00BE333F" w:rsidP="00BE333F">
      <w:pPr>
        <w:pStyle w:val="CodePACKT"/>
      </w:pPr>
      <w:r w:rsidRPr="00BE333F">
        <w:t>  Select-Object -</w:t>
      </w:r>
      <w:proofErr w:type="spellStart"/>
      <w:r w:rsidRPr="00BE333F">
        <w:t>ExpandProperty</w:t>
      </w:r>
      <w:proofErr w:type="spellEnd"/>
      <w:r w:rsidRPr="00BE333F">
        <w:t> Drives |</w:t>
      </w:r>
    </w:p>
    <w:p w14:paraId="35B7AB70" w14:textId="77777777" w:rsidR="00BE333F" w:rsidRPr="00BE333F" w:rsidRDefault="00BE333F" w:rsidP="00BE333F">
      <w:pPr>
        <w:pStyle w:val="CodePACKT"/>
      </w:pPr>
      <w:r w:rsidRPr="00BE333F">
        <w:t>    Sort-Object -Property Name</w:t>
      </w:r>
    </w:p>
    <w:p w14:paraId="6238AA12" w14:textId="77777777" w:rsidR="00BE333F" w:rsidRPr="00BE333F" w:rsidRDefault="00BE333F" w:rsidP="00BE333F">
      <w:pPr>
        <w:pStyle w:val="CodePACKT"/>
      </w:pPr>
    </w:p>
    <w:p w14:paraId="32E17232" w14:textId="012B14DF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Getting </w:t>
      </w:r>
      <w:commentRangeStart w:id="161"/>
      <w:r>
        <w:t>h</w:t>
      </w:r>
      <w:r w:rsidRPr="00BE333F">
        <w:t>ome </w:t>
      </w:r>
      <w:del w:id="162" w:author="Thomas Lee" w:date="2021-04-05T16:10:00Z">
        <w:r w:rsidDel="00E70DBD">
          <w:delText>d</w:delText>
        </w:r>
        <w:r w:rsidRPr="00BE333F" w:rsidDel="00E70DBD">
          <w:delText>rive </w:delText>
        </w:r>
      </w:del>
      <w:ins w:id="163" w:author="Thomas Lee" w:date="2021-04-05T16:10:00Z">
        <w:r w:rsidR="00E70DBD">
          <w:t>folder</w:t>
        </w:r>
        <w:r w:rsidR="00E70DBD" w:rsidRPr="00BE333F">
          <w:t> </w:t>
        </w:r>
      </w:ins>
      <w:r w:rsidRPr="00BE333F">
        <w:t>for </w:t>
      </w:r>
      <w:proofErr w:type="spellStart"/>
      <w:r w:rsidRPr="00BE333F">
        <w:t>FileSystem</w:t>
      </w:r>
      <w:proofErr w:type="spellEnd"/>
      <w:r w:rsidRPr="00BE333F">
        <w:t> provider</w:t>
      </w:r>
      <w:commentRangeEnd w:id="161"/>
      <w:r w:rsidR="00E70DBD">
        <w:rPr>
          <w:rStyle w:val="CommentReference"/>
          <w:rFonts w:ascii="Arial" w:hAnsi="Arial"/>
        </w:rPr>
        <w:commentReference w:id="161"/>
      </w:r>
    </w:p>
    <w:p w14:paraId="6B4671CD" w14:textId="77777777" w:rsidR="00BE333F" w:rsidRPr="00BE333F" w:rsidRDefault="00BE333F" w:rsidP="00BE333F">
      <w:pPr>
        <w:pStyle w:val="CodePACKT"/>
      </w:pPr>
    </w:p>
    <w:p w14:paraId="0DE6B319" w14:textId="63952201" w:rsidR="00BE333F" w:rsidRPr="00BE333F" w:rsidRDefault="00BE333F" w:rsidP="00BE333F">
      <w:pPr>
        <w:pStyle w:val="CodePACKT"/>
      </w:pPr>
      <w:r w:rsidRPr="00BE333F">
        <w:t>$HF = Get-</w:t>
      </w:r>
      <w:proofErr w:type="spellStart"/>
      <w:r w:rsidRPr="00BE333F">
        <w:t>PSProvider</w:t>
      </w:r>
      <w:proofErr w:type="spellEnd"/>
      <w:r w:rsidRPr="00BE333F">
        <w:t> -</w:t>
      </w:r>
      <w:proofErr w:type="spellStart"/>
      <w:r w:rsidRPr="00BE333F">
        <w:t>PSProvider</w:t>
      </w:r>
      <w:proofErr w:type="spellEnd"/>
      <w:r w:rsidRPr="00BE333F">
        <w:t> </w:t>
      </w:r>
      <w:proofErr w:type="spellStart"/>
      <w:r w:rsidRPr="00BE333F">
        <w:t>FileSystem</w:t>
      </w:r>
      <w:proofErr w:type="spellEnd"/>
      <w:r w:rsidRPr="00BE333F">
        <w:t> | </w:t>
      </w:r>
    </w:p>
    <w:p w14:paraId="66716BC5" w14:textId="77777777" w:rsidR="00BE333F" w:rsidRPr="00BE333F" w:rsidRDefault="00BE333F" w:rsidP="00BE333F">
      <w:pPr>
        <w:pStyle w:val="CodePACKT"/>
      </w:pPr>
      <w:r w:rsidRPr="00BE333F">
        <w:t>  Select-Object -</w:t>
      </w:r>
      <w:proofErr w:type="spellStart"/>
      <w:r w:rsidRPr="00BE333F">
        <w:t>ExpandProperty</w:t>
      </w:r>
      <w:proofErr w:type="spellEnd"/>
      <w:r w:rsidRPr="00BE333F">
        <w:t> Home    </w:t>
      </w:r>
    </w:p>
    <w:p w14:paraId="28404C6B" w14:textId="6EB942FC" w:rsidR="00BE333F" w:rsidRPr="00BE333F" w:rsidRDefault="00A57D0D" w:rsidP="00BE333F">
      <w:pPr>
        <w:pStyle w:val="CodePACKT"/>
      </w:pPr>
      <w:del w:id="164" w:author="Parvathy Nair" w:date="2021-04-03T00:11:00Z">
        <w:r w:rsidDel="00576EC0">
          <w:delText>"</w:delText>
        </w:r>
      </w:del>
      <w:ins w:id="165" w:author="Parvathy Nair" w:date="2021-04-03T00:11:00Z">
        <w:r w:rsidR="00576EC0">
          <w:t>“</w:t>
        </w:r>
      </w:ins>
      <w:r w:rsidR="00BE333F" w:rsidRPr="00BE333F">
        <w:t>Home </w:t>
      </w:r>
      <w:del w:id="166" w:author="Thomas Lee" w:date="2021-04-05T16:08:00Z">
        <w:r w:rsidR="00BE333F" w:rsidRPr="00BE333F" w:rsidDel="00E70DBD">
          <w:delText>Folder </w:delText>
        </w:r>
      </w:del>
      <w:ins w:id="167" w:author="Thomas Lee" w:date="2021-04-05T16:08:00Z">
        <w:r w:rsidR="00E70DBD">
          <w:t>f</w:t>
        </w:r>
        <w:r w:rsidR="00E70DBD" w:rsidRPr="00BE333F">
          <w:t>older </w:t>
        </w:r>
      </w:ins>
      <w:r w:rsidR="00BE333F" w:rsidRPr="00BE333F">
        <w:t>for SRV1 is [$HF]</w:t>
      </w:r>
      <w:del w:id="168" w:author="Parvathy Nair" w:date="2021-04-03T00:11:00Z">
        <w:r w:rsidDel="00576EC0">
          <w:delText>"</w:delText>
        </w:r>
      </w:del>
      <w:ins w:id="169" w:author="Parvathy Nair" w:date="2021-04-03T00:11:00Z">
        <w:r w:rsidR="00576EC0">
          <w:t>”</w:t>
        </w:r>
      </w:ins>
    </w:p>
    <w:p w14:paraId="45C07545" w14:textId="77777777" w:rsidR="00BE333F" w:rsidRPr="00BE333F" w:rsidRDefault="00BE333F" w:rsidP="00BE333F">
      <w:pPr>
        <w:pStyle w:val="CodePACKT"/>
      </w:pPr>
    </w:p>
    <w:p w14:paraId="035FAE17" w14:textId="59BE4A47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Checking Function drive</w:t>
      </w:r>
    </w:p>
    <w:p w14:paraId="3F2D8464" w14:textId="77777777" w:rsidR="00BE333F" w:rsidRPr="00BE333F" w:rsidRDefault="00BE333F" w:rsidP="00BE333F">
      <w:pPr>
        <w:pStyle w:val="CodePACKT"/>
      </w:pPr>
    </w:p>
    <w:p w14:paraId="08A6498D" w14:textId="1469F01F" w:rsidR="00BE333F" w:rsidRPr="00BE333F" w:rsidRDefault="00BE333F" w:rsidP="00BE333F">
      <w:pPr>
        <w:pStyle w:val="CodePACKT"/>
      </w:pPr>
      <w:r w:rsidRPr="00BE333F">
        <w:t>Get-Module | Remove-Module -</w:t>
      </w:r>
      <w:proofErr w:type="spellStart"/>
      <w:r w:rsidRPr="00BE333F">
        <w:t>WarningAction</w:t>
      </w:r>
      <w:proofErr w:type="spellEnd"/>
      <w:r w:rsidRPr="00BE333F">
        <w:t> </w:t>
      </w:r>
      <w:proofErr w:type="spellStart"/>
      <w:r w:rsidRPr="00BE333F">
        <w:t>SilentlyContinue</w:t>
      </w:r>
      <w:proofErr w:type="spellEnd"/>
    </w:p>
    <w:p w14:paraId="6E606B9B" w14:textId="77777777" w:rsidR="00BE333F" w:rsidRPr="00BE333F" w:rsidRDefault="00BE333F" w:rsidP="00BE333F">
      <w:pPr>
        <w:pStyle w:val="CodePACKT"/>
      </w:pPr>
      <w:r w:rsidRPr="00BE333F">
        <w:t>$Functions = Get-ChildItem -Path Function:</w:t>
      </w:r>
    </w:p>
    <w:p w14:paraId="040CFACB" w14:textId="1882BFFC" w:rsidR="00BE333F" w:rsidRPr="00BE333F" w:rsidRDefault="00A57D0D" w:rsidP="00BE333F">
      <w:pPr>
        <w:pStyle w:val="CodePACKT"/>
      </w:pPr>
      <w:r>
        <w:t>"</w:t>
      </w:r>
      <w:r w:rsidR="00BE333F" w:rsidRPr="00BE333F">
        <w:t>Functions available [$($</w:t>
      </w:r>
      <w:proofErr w:type="spellStart"/>
      <w:r w:rsidR="00BE333F" w:rsidRPr="00BE333F">
        <w:t>Functions.Count</w:t>
      </w:r>
      <w:proofErr w:type="spellEnd"/>
      <w:r w:rsidR="00BE333F" w:rsidRPr="00BE333F">
        <w:t>)]</w:t>
      </w:r>
      <w:r>
        <w:t>"</w:t>
      </w:r>
    </w:p>
    <w:p w14:paraId="00FDFD5D" w14:textId="77777777" w:rsidR="00BE333F" w:rsidRPr="00BE333F" w:rsidRDefault="00BE333F" w:rsidP="00BE333F">
      <w:pPr>
        <w:pStyle w:val="CodePACKT"/>
      </w:pPr>
    </w:p>
    <w:p w14:paraId="2AED946E" w14:textId="2DACA5CA" w:rsidR="00BE333F" w:rsidRPr="00BE333F" w:rsidRDefault="00BE333F">
      <w:pPr>
        <w:pStyle w:val="NumberedBulletPACKT"/>
        <w:tabs>
          <w:tab w:val="left" w:pos="5103"/>
        </w:tabs>
        <w:rPr>
          <w:color w:val="333333"/>
        </w:rPr>
        <w:pPrChange w:id="170" w:author="Thomas Lee" w:date="2021-04-05T16:03:00Z">
          <w:pPr>
            <w:pStyle w:val="NumberedBulletPACKT"/>
          </w:pPr>
        </w:pPrChange>
      </w:pPr>
      <w:r w:rsidRPr="00BE333F">
        <w:t>Creating a new function</w:t>
      </w:r>
    </w:p>
    <w:p w14:paraId="6BE0873D" w14:textId="77777777" w:rsidR="00BE333F" w:rsidRPr="00BE333F" w:rsidRDefault="00BE333F" w:rsidP="00BE333F">
      <w:pPr>
        <w:pStyle w:val="CodePACKT"/>
      </w:pPr>
    </w:p>
    <w:p w14:paraId="776409EA" w14:textId="45441579" w:rsidR="00BE333F" w:rsidRPr="00BE333F" w:rsidRDefault="00BE333F" w:rsidP="00BE333F">
      <w:pPr>
        <w:pStyle w:val="CodePACKT"/>
      </w:pPr>
      <w:r w:rsidRPr="00BE333F">
        <w:t>Function Get-HelloWorld {</w:t>
      </w:r>
      <w:r w:rsidR="00A57D0D">
        <w:t>'</w:t>
      </w:r>
      <w:r w:rsidRPr="00BE333F">
        <w:t>Hello World</w:t>
      </w:r>
      <w:r w:rsidR="00A57D0D">
        <w:t>'</w:t>
      </w:r>
      <w:r w:rsidRPr="00BE333F">
        <w:t>}</w:t>
      </w:r>
    </w:p>
    <w:p w14:paraId="53DD4610" w14:textId="77777777" w:rsidR="00BE333F" w:rsidRPr="00BE333F" w:rsidRDefault="00BE333F" w:rsidP="00BE333F">
      <w:pPr>
        <w:pStyle w:val="CodePACKT"/>
      </w:pPr>
    </w:p>
    <w:p w14:paraId="6AD5B332" w14:textId="5BA29DD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Checking Function drive</w:t>
      </w:r>
    </w:p>
    <w:p w14:paraId="6907AED1" w14:textId="77777777" w:rsidR="00BE333F" w:rsidRPr="00BE333F" w:rsidRDefault="00BE333F" w:rsidP="00BE333F">
      <w:pPr>
        <w:pStyle w:val="CodePACKT"/>
      </w:pPr>
    </w:p>
    <w:p w14:paraId="234867C6" w14:textId="77D2B21B" w:rsidR="00BE333F" w:rsidRPr="00BE333F" w:rsidRDefault="00BE333F" w:rsidP="00BE333F">
      <w:pPr>
        <w:pStyle w:val="CodePACKT"/>
      </w:pPr>
      <w:r w:rsidRPr="00BE333F">
        <w:t>$Functions2 = Get-ChildItem -Path Function:</w:t>
      </w:r>
    </w:p>
    <w:p w14:paraId="2BC1CBE8" w14:textId="626CEFB5" w:rsidR="00BE333F" w:rsidRPr="00BE333F" w:rsidRDefault="00A57D0D" w:rsidP="00BE333F">
      <w:pPr>
        <w:pStyle w:val="CodePACKT"/>
      </w:pPr>
      <w:r>
        <w:t>"</w:t>
      </w:r>
      <w:r w:rsidR="00BE333F" w:rsidRPr="00BE333F">
        <w:t>Functions now available [$($Functions2.Count)]</w:t>
      </w:r>
      <w:r>
        <w:t>"</w:t>
      </w:r>
    </w:p>
    <w:p w14:paraId="44B846DE" w14:textId="77777777" w:rsidR="00BE333F" w:rsidRPr="00BE333F" w:rsidRDefault="00BE333F" w:rsidP="00BE333F">
      <w:pPr>
        <w:pStyle w:val="CodePACKT"/>
      </w:pPr>
    </w:p>
    <w:p w14:paraId="6C838657" w14:textId="1C7E4A0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Viewing </w:t>
      </w:r>
      <w:r>
        <w:t>f</w:t>
      </w:r>
      <w:r w:rsidRPr="00BE333F">
        <w:t>unction definition</w:t>
      </w:r>
    </w:p>
    <w:p w14:paraId="01DB71FB" w14:textId="77777777" w:rsidR="00BE333F" w:rsidRPr="00BE333F" w:rsidRDefault="00BE333F" w:rsidP="00BE333F">
      <w:pPr>
        <w:pStyle w:val="CodePACKT"/>
      </w:pPr>
    </w:p>
    <w:p w14:paraId="0CC5B3B1" w14:textId="10575819" w:rsidR="00BE333F" w:rsidRPr="00BE333F" w:rsidRDefault="00BE333F" w:rsidP="00BE333F">
      <w:pPr>
        <w:pStyle w:val="CodePACKT"/>
      </w:pPr>
      <w:r w:rsidRPr="00BE333F">
        <w:t>Get-Item Function:\Get-HelloWorld | Format-List *</w:t>
      </w:r>
    </w:p>
    <w:p w14:paraId="178B38FD" w14:textId="77777777" w:rsidR="00BE333F" w:rsidRPr="00BE333F" w:rsidRDefault="00BE333F" w:rsidP="00BE333F">
      <w:pPr>
        <w:pStyle w:val="CodePACKT"/>
      </w:pPr>
    </w:p>
    <w:p w14:paraId="5315F16A" w14:textId="1337A4AD" w:rsidR="00BE333F" w:rsidRPr="00BE333F" w:rsidRDefault="00BE333F" w:rsidP="00BE333F">
      <w:pPr>
        <w:pStyle w:val="NumberedBulletPACKT"/>
        <w:rPr>
          <w:color w:val="333333"/>
        </w:rPr>
      </w:pPr>
      <w:r>
        <w:t>Counting defined v</w:t>
      </w:r>
      <w:r w:rsidRPr="00BE333F">
        <w:t>ariables</w:t>
      </w:r>
    </w:p>
    <w:p w14:paraId="015B9847" w14:textId="77777777" w:rsidR="00BE333F" w:rsidRPr="00BE333F" w:rsidRDefault="00BE333F" w:rsidP="00BE333F">
      <w:pPr>
        <w:pStyle w:val="CodePACKT"/>
      </w:pPr>
    </w:p>
    <w:p w14:paraId="0BDB4F7F" w14:textId="19162379" w:rsidR="00BE333F" w:rsidRPr="00BE333F" w:rsidRDefault="00BE333F" w:rsidP="00BE333F">
      <w:pPr>
        <w:pStyle w:val="CodePACKT"/>
      </w:pPr>
      <w:r w:rsidRPr="00BE333F">
        <w:t>$Variables = Get-ChildItem -Path Variable:</w:t>
      </w:r>
    </w:p>
    <w:p w14:paraId="77856265" w14:textId="6E995DDE" w:rsidR="00BE333F" w:rsidRPr="00BE333F" w:rsidRDefault="00A57D0D" w:rsidP="00BE333F">
      <w:pPr>
        <w:pStyle w:val="CodePACKT"/>
      </w:pPr>
      <w:r>
        <w:t>"</w:t>
      </w:r>
      <w:r w:rsidR="00BE333F" w:rsidRPr="00BE333F">
        <w:t>Variables defined </w:t>
      </w:r>
      <w:commentRangeStart w:id="171"/>
      <w:commentRangeStart w:id="172"/>
      <w:r w:rsidR="00BE333F" w:rsidRPr="00BE333F">
        <w:t>[$($</w:t>
      </w:r>
      <w:proofErr w:type="spellStart"/>
      <w:r w:rsidR="00BE333F" w:rsidRPr="00BE333F">
        <w:t>Variables.count</w:t>
      </w:r>
      <w:proofErr w:type="spellEnd"/>
      <w:r w:rsidR="00BE333F" w:rsidRPr="00BE333F">
        <w:t>)</w:t>
      </w:r>
      <w:ins w:id="173" w:author="Thomas Lee" w:date="2021-04-05T12:07:00Z">
        <w:r w:rsidR="00E70DBD">
          <w:t>]</w:t>
        </w:r>
      </w:ins>
      <w:r>
        <w:t>"</w:t>
      </w:r>
      <w:commentRangeEnd w:id="171"/>
      <w:commentRangeEnd w:id="172"/>
      <w:r w:rsidR="00AD60E2">
        <w:rPr>
          <w:rStyle w:val="CommentReference"/>
          <w:rFonts w:ascii="Times New Roman" w:hAnsi="Times New Roman"/>
          <w:color w:val="auto"/>
          <w:lang w:eastAsia="en-US"/>
        </w:rPr>
        <w:commentReference w:id="171"/>
      </w:r>
      <w:r w:rsidR="00E70DBD">
        <w:rPr>
          <w:rStyle w:val="CommentReference"/>
          <w:rFonts w:ascii="Arial" w:hAnsi="Arial"/>
          <w:color w:val="auto"/>
          <w:lang w:eastAsia="en-US"/>
        </w:rPr>
        <w:commentReference w:id="172"/>
      </w:r>
    </w:p>
    <w:p w14:paraId="531CC3C9" w14:textId="77777777" w:rsidR="00BE333F" w:rsidRPr="00BE333F" w:rsidRDefault="00BE333F" w:rsidP="00BE333F">
      <w:pPr>
        <w:pStyle w:val="CodePACKT"/>
      </w:pPr>
    </w:p>
    <w:p w14:paraId="118FE30B" w14:textId="30F9B793" w:rsidR="00BE333F" w:rsidRPr="00BE333F" w:rsidRDefault="00BE333F" w:rsidP="00BE333F">
      <w:pPr>
        <w:pStyle w:val="NumberedBulletPACKT"/>
        <w:rPr>
          <w:color w:val="333333"/>
        </w:rPr>
      </w:pPr>
      <w:commentRangeStart w:id="174"/>
      <w:r w:rsidRPr="00BE333F">
        <w:t>Checking </w:t>
      </w:r>
      <w:ins w:id="175" w:author="Thomas Lee" w:date="2021-04-05T12:07:00Z">
        <w:r w:rsidR="00E70DBD" w:rsidRPr="00BE333F" w:rsidDel="00E70DBD">
          <w:t xml:space="preserve"> </w:t>
        </w:r>
      </w:ins>
      <w:del w:id="176" w:author="Thomas Lee" w:date="2021-04-05T12:07:00Z">
        <w:r w:rsidRPr="00BE333F" w:rsidDel="00E70DBD">
          <w:delText>on </w:delText>
        </w:r>
      </w:del>
      <w:del w:id="177" w:author="Thomas Lee" w:date="2021-04-05T12:11:00Z">
        <w:r w:rsidRPr="00BE333F" w:rsidDel="00E70DBD">
          <w:delText>variables</w:delText>
        </w:r>
        <w:commentRangeEnd w:id="174"/>
        <w:r w:rsidR="00C95ED6" w:rsidDel="00E70DBD">
          <w:rPr>
            <w:rStyle w:val="CommentReference"/>
            <w:rFonts w:ascii="Arial" w:hAnsi="Arial"/>
          </w:rPr>
          <w:commentReference w:id="174"/>
        </w:r>
      </w:del>
      <w:ins w:id="178" w:author="Thomas Lee" w:date="2021-04-05T12:11:00Z">
        <w:r w:rsidR="00E70DBD">
          <w:t>on available functions</w:t>
        </w:r>
      </w:ins>
    </w:p>
    <w:p w14:paraId="3D3AB47F" w14:textId="77777777" w:rsidR="00BE333F" w:rsidRPr="00BE333F" w:rsidRDefault="00BE333F" w:rsidP="00BE333F">
      <w:pPr>
        <w:pStyle w:val="CodePACKT"/>
      </w:pPr>
    </w:p>
    <w:p w14:paraId="5805DB7C" w14:textId="2B7DB361" w:rsidR="00BE333F" w:rsidRPr="00BE333F" w:rsidRDefault="00BE333F" w:rsidP="00BE333F">
      <w:pPr>
        <w:pStyle w:val="CodePACKT"/>
      </w:pPr>
      <w:r w:rsidRPr="00BE333F">
        <w:t>Get-Item </w:t>
      </w:r>
      <w:proofErr w:type="spellStart"/>
      <w:r w:rsidRPr="00BE333F">
        <w:t>Variable:Function</w:t>
      </w:r>
      <w:proofErr w:type="spellEnd"/>
      <w:r w:rsidRPr="00BE333F">
        <w:t>*</w:t>
      </w:r>
    </w:p>
    <w:p w14:paraId="73C2109D" w14:textId="77777777" w:rsidR="00BE333F" w:rsidRPr="00BE333F" w:rsidRDefault="00BE333F" w:rsidP="00BE333F">
      <w:pPr>
        <w:pStyle w:val="CodePACKT"/>
      </w:pPr>
    </w:p>
    <w:p w14:paraId="77045ECD" w14:textId="14D2DF27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Getting trusted </w:t>
      </w:r>
      <w:del w:id="179" w:author="Thomas Lee" w:date="2021-04-05T16:23:00Z">
        <w:r w:rsidRPr="00BE333F" w:rsidDel="00E70DBD">
          <w:delText>publisher certs for </w:delText>
        </w:r>
        <w:r w:rsidDel="00E70DBD">
          <w:delText xml:space="preserve">the </w:delText>
        </w:r>
        <w:r w:rsidRPr="00BE333F" w:rsidDel="00E70DBD">
          <w:delText>current user</w:delText>
        </w:r>
      </w:del>
      <w:ins w:id="180" w:author="Thomas Lee" w:date="2021-04-05T16:23:00Z">
        <w:r w:rsidR="00E70DBD">
          <w:t>root certificates for the local user</w:t>
        </w:r>
      </w:ins>
    </w:p>
    <w:p w14:paraId="74D5C901" w14:textId="77777777" w:rsidR="00BE333F" w:rsidRPr="00BE333F" w:rsidRDefault="00BE333F" w:rsidP="00BE333F">
      <w:pPr>
        <w:pStyle w:val="CodePACKT"/>
        <w:ind w:left="0"/>
      </w:pPr>
    </w:p>
    <w:p w14:paraId="7DB5E3C4" w14:textId="0BAF3324" w:rsidR="00BE333F" w:rsidRDefault="00BE333F" w:rsidP="00BE333F">
      <w:pPr>
        <w:pStyle w:val="CodePACKT"/>
        <w:ind w:left="0"/>
      </w:pPr>
      <w:r w:rsidRPr="00BE333F">
        <w:t>Get-ChildItem -Path Cert:\</w:t>
      </w:r>
      <w:proofErr w:type="spellStart"/>
      <w:r w:rsidRPr="00BE333F">
        <w:t>CurrentUser</w:t>
      </w:r>
      <w:proofErr w:type="spellEnd"/>
      <w:r w:rsidRPr="00BE333F">
        <w:t>\</w:t>
      </w:r>
      <w:proofErr w:type="spellStart"/>
      <w:r w:rsidRPr="00BE333F">
        <w:t>TrustedPublisher</w:t>
      </w:r>
      <w:proofErr w:type="spellEnd"/>
    </w:p>
    <w:p w14:paraId="5B49B5CE" w14:textId="77777777" w:rsidR="00BE333F" w:rsidRPr="00BE333F" w:rsidRDefault="00BE333F" w:rsidP="00BE333F">
      <w:pPr>
        <w:pStyle w:val="CodePACKT"/>
      </w:pPr>
    </w:p>
    <w:p w14:paraId="1DD01C38" w14:textId="4EC3836E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ports in use by W</w:t>
      </w:r>
      <w:ins w:id="181" w:author="Lucy Wan" w:date="2021-03-08T14:24:00Z">
        <w:r w:rsidR="00EA5C99">
          <w:t>i</w:t>
        </w:r>
      </w:ins>
      <w:del w:id="182" w:author="Lucy Wan" w:date="2021-03-08T14:24:00Z">
        <w:r w:rsidRPr="00BE333F" w:rsidDel="00EA5C99">
          <w:delText>I</w:delText>
        </w:r>
      </w:del>
      <w:r w:rsidRPr="00BE333F">
        <w:t>nRM</w:t>
      </w:r>
    </w:p>
    <w:p w14:paraId="1E1182E5" w14:textId="77777777" w:rsidR="00BE333F" w:rsidRPr="00BE333F" w:rsidRDefault="00BE333F" w:rsidP="00BE333F">
      <w:pPr>
        <w:pStyle w:val="CodePACKT"/>
        <w:rPr>
          <w:rStyle w:val="CodeInTextPACKT"/>
          <w:color w:val="7030A0"/>
        </w:rPr>
      </w:pPr>
    </w:p>
    <w:p w14:paraId="53D75487" w14:textId="35D095D9" w:rsidR="00BE333F" w:rsidRPr="00BE333F" w:rsidRDefault="00BE333F" w:rsidP="00BE333F">
      <w:pPr>
        <w:pStyle w:val="CodePACKT"/>
        <w:rPr>
          <w:rStyle w:val="CodeInTextPACKT"/>
          <w:color w:val="7030A0"/>
        </w:rPr>
      </w:pPr>
      <w:r w:rsidRPr="00BE333F">
        <w:rPr>
          <w:rStyle w:val="CodeInTextPACKT"/>
          <w:color w:val="7030A0"/>
        </w:rPr>
        <w:t>Get-ChildItem -Path </w:t>
      </w:r>
      <w:proofErr w:type="spellStart"/>
      <w:r w:rsidRPr="00BE333F">
        <w:rPr>
          <w:rStyle w:val="CodeInTextPACKT"/>
          <w:color w:val="7030A0"/>
        </w:rPr>
        <w:t>WSMan</w:t>
      </w:r>
      <w:proofErr w:type="spellEnd"/>
      <w:r w:rsidRPr="00BE333F">
        <w:rPr>
          <w:rStyle w:val="CodeInTextPACKT"/>
          <w:color w:val="7030A0"/>
        </w:rPr>
        <w:t>:\localhost\Client\</w:t>
      </w:r>
      <w:proofErr w:type="spellStart"/>
      <w:r w:rsidRPr="00BE333F">
        <w:rPr>
          <w:rStyle w:val="CodeInTextPACKT"/>
          <w:color w:val="7030A0"/>
        </w:rPr>
        <w:t>DefaultPorts</w:t>
      </w:r>
      <w:proofErr w:type="spellEnd"/>
    </w:p>
    <w:p w14:paraId="06D2A420" w14:textId="77777777" w:rsidR="00BE333F" w:rsidRPr="00BE333F" w:rsidRDefault="00BE333F" w:rsidP="00BE333F">
      <w:pPr>
        <w:pStyle w:val="CodePACKT"/>
        <w:rPr>
          <w:rStyle w:val="CodeInTextPACKT"/>
          <w:color w:val="7030A0"/>
        </w:rPr>
      </w:pPr>
      <w:r w:rsidRPr="00BE333F">
        <w:rPr>
          <w:rStyle w:val="CodeInTextPACKT"/>
          <w:color w:val="7030A0"/>
        </w:rPr>
        <w:t>Get-ChildItem -Path </w:t>
      </w:r>
      <w:proofErr w:type="spellStart"/>
      <w:r w:rsidRPr="00BE333F">
        <w:rPr>
          <w:rStyle w:val="CodeInTextPACKT"/>
          <w:color w:val="7030A0"/>
        </w:rPr>
        <w:t>WSMan</w:t>
      </w:r>
      <w:proofErr w:type="spellEnd"/>
      <w:r w:rsidRPr="00BE333F">
        <w:rPr>
          <w:rStyle w:val="CodeInTextPACKT"/>
          <w:color w:val="7030A0"/>
        </w:rPr>
        <w:t>:\localhost\Service\</w:t>
      </w:r>
      <w:proofErr w:type="spellStart"/>
      <w:r w:rsidRPr="00BE333F">
        <w:rPr>
          <w:rStyle w:val="CodeInTextPACKT"/>
          <w:color w:val="7030A0"/>
        </w:rPr>
        <w:t>DefaultPorts</w:t>
      </w:r>
      <w:proofErr w:type="spellEnd"/>
    </w:p>
    <w:p w14:paraId="59EF1460" w14:textId="77777777" w:rsidR="00BE333F" w:rsidRPr="00BE333F" w:rsidRDefault="00BE333F" w:rsidP="00BE333F">
      <w:pPr>
        <w:pStyle w:val="CodePACKT"/>
      </w:pPr>
    </w:p>
    <w:p w14:paraId="43ED7BEB" w14:textId="2969942A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Setting Trusted Hosts</w:t>
      </w:r>
    </w:p>
    <w:p w14:paraId="1ECE3E61" w14:textId="77777777" w:rsidR="00BE333F" w:rsidRPr="00BE333F" w:rsidRDefault="00BE333F" w:rsidP="00BE333F">
      <w:pPr>
        <w:pStyle w:val="CodePACKT"/>
        <w:ind w:left="0"/>
      </w:pPr>
    </w:p>
    <w:p w14:paraId="08B7C66F" w14:textId="4B63BEBC" w:rsidR="00BE333F" w:rsidRPr="00BE333F" w:rsidRDefault="00BE333F" w:rsidP="00BE333F">
      <w:pPr>
        <w:pStyle w:val="CodePACKT"/>
      </w:pPr>
      <w:r w:rsidRPr="00BE333F">
        <w:t>Set-Item </w:t>
      </w:r>
      <w:proofErr w:type="spellStart"/>
      <w:r w:rsidRPr="00BE333F">
        <w:t>WSMan</w:t>
      </w:r>
      <w:proofErr w:type="spellEnd"/>
      <w:r w:rsidRPr="00BE333F">
        <w:t>:\localhost\Client\</w:t>
      </w:r>
      <w:proofErr w:type="spellStart"/>
      <w:r w:rsidRPr="00BE333F">
        <w:t>TrustedHosts</w:t>
      </w:r>
      <w:proofErr w:type="spellEnd"/>
      <w:r w:rsidRPr="00BE333F">
        <w:t> -Value </w:t>
      </w:r>
      <w:r w:rsidR="00A57D0D">
        <w:t>'</w:t>
      </w:r>
      <w:r w:rsidRPr="00BE333F">
        <w:t>*</w:t>
      </w:r>
      <w:r w:rsidR="00A57D0D">
        <w:t>'</w:t>
      </w:r>
      <w:r w:rsidRPr="00BE333F">
        <w:t> -Force</w:t>
      </w:r>
    </w:p>
    <w:p w14:paraId="0D443E8F" w14:textId="77777777" w:rsidR="00BE333F" w:rsidRPr="00BE333F" w:rsidRDefault="00BE333F" w:rsidP="00BE333F">
      <w:pPr>
        <w:pStyle w:val="CodePACKT"/>
        <w:ind w:left="0"/>
      </w:pPr>
    </w:p>
    <w:p w14:paraId="0E20AA33" w14:textId="44A1FE39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Installing SHIPS and </w:t>
      </w:r>
      <w:proofErr w:type="spellStart"/>
      <w:r w:rsidRPr="00BE333F">
        <w:t>CimPSDrive</w:t>
      </w:r>
      <w:proofErr w:type="spellEnd"/>
      <w:r w:rsidRPr="00BE333F">
        <w:t> modules</w:t>
      </w:r>
    </w:p>
    <w:p w14:paraId="1ED9D2FD" w14:textId="77777777" w:rsidR="00BE333F" w:rsidRDefault="00BE333F" w:rsidP="00BE333F">
      <w:pPr>
        <w:pStyle w:val="CodePACKT"/>
        <w:ind w:left="0"/>
      </w:pPr>
    </w:p>
    <w:p w14:paraId="162E2D7D" w14:textId="15A2BA82" w:rsidR="00BE333F" w:rsidRPr="00BE333F" w:rsidRDefault="00BE333F" w:rsidP="00BE333F">
      <w:pPr>
        <w:pStyle w:val="CodePACKT"/>
      </w:pPr>
      <w:r w:rsidRPr="00BE333F">
        <w:t>Install-Module </w:t>
      </w:r>
      <w:r w:rsidRPr="00BE333F">
        <w:rPr>
          <w:color w:val="A9A9A9"/>
        </w:rPr>
        <w:t>-</w:t>
      </w:r>
      <w:r w:rsidRPr="00BE333F">
        <w:t>Name </w:t>
      </w:r>
      <w:proofErr w:type="spellStart"/>
      <w:r w:rsidRPr="00BE333F">
        <w:t>SHiPS</w:t>
      </w:r>
      <w:proofErr w:type="spellEnd"/>
      <w:r w:rsidRPr="00BE333F">
        <w:rPr>
          <w:color w:val="A9A9A9"/>
        </w:rPr>
        <w:t>,</w:t>
      </w:r>
      <w:r w:rsidRPr="00BE333F">
        <w:t> </w:t>
      </w:r>
      <w:proofErr w:type="spellStart"/>
      <w:r w:rsidRPr="00BE333F">
        <w:t>CimPSDrive</w:t>
      </w:r>
      <w:proofErr w:type="spellEnd"/>
    </w:p>
    <w:p w14:paraId="0493C86A" w14:textId="77777777" w:rsidR="00BE333F" w:rsidRPr="00BE333F" w:rsidRDefault="00BE333F" w:rsidP="00BE333F">
      <w:pPr>
        <w:pStyle w:val="CodePACKT"/>
        <w:ind w:left="0"/>
        <w:rPr>
          <w:color w:val="333333"/>
        </w:rPr>
      </w:pPr>
    </w:p>
    <w:p w14:paraId="347C403C" w14:textId="743D7F57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Importing the </w:t>
      </w:r>
      <w:proofErr w:type="spellStart"/>
      <w:r w:rsidRPr="00BE333F">
        <w:t>CimPSDrive</w:t>
      </w:r>
      <w:proofErr w:type="spellEnd"/>
      <w:r w:rsidRPr="00BE333F">
        <w:t> module and creating a drive</w:t>
      </w:r>
    </w:p>
    <w:p w14:paraId="78F71F61" w14:textId="77777777" w:rsidR="00BE333F" w:rsidRPr="00BE333F" w:rsidRDefault="00BE333F" w:rsidP="00BE333F">
      <w:pPr>
        <w:pStyle w:val="CodePACKT"/>
      </w:pPr>
    </w:p>
    <w:p w14:paraId="1DB8FA57" w14:textId="064750E5" w:rsidR="00BE333F" w:rsidRPr="00BE333F" w:rsidRDefault="00BE333F" w:rsidP="00BE333F">
      <w:pPr>
        <w:pStyle w:val="CodePACKT"/>
      </w:pPr>
      <w:r w:rsidRPr="00BE333F">
        <w:t>Import-Module -Name </w:t>
      </w:r>
      <w:proofErr w:type="spellStart"/>
      <w:r w:rsidRPr="00BE333F">
        <w:t>CimPSDrive</w:t>
      </w:r>
      <w:proofErr w:type="spellEnd"/>
    </w:p>
    <w:p w14:paraId="5C68AC74" w14:textId="77777777" w:rsidR="00BE333F" w:rsidRPr="00BE333F" w:rsidRDefault="00BE333F" w:rsidP="00BE333F">
      <w:pPr>
        <w:pStyle w:val="CodePACKT"/>
      </w:pPr>
      <w:r w:rsidRPr="00BE333F">
        <w:t>New-</w:t>
      </w:r>
      <w:proofErr w:type="spellStart"/>
      <w:r w:rsidRPr="00BE333F">
        <w:t>PSDrive</w:t>
      </w:r>
      <w:proofErr w:type="spellEnd"/>
      <w:r w:rsidRPr="00BE333F">
        <w:t> -Name CIM -</w:t>
      </w:r>
      <w:proofErr w:type="spellStart"/>
      <w:r w:rsidRPr="00BE333F">
        <w:t>PSProvider</w:t>
      </w:r>
      <w:proofErr w:type="spellEnd"/>
      <w:r w:rsidRPr="00BE333F">
        <w:t> </w:t>
      </w:r>
      <w:proofErr w:type="spellStart"/>
      <w:r w:rsidRPr="00BE333F">
        <w:t>SHiPS</w:t>
      </w:r>
      <w:proofErr w:type="spellEnd"/>
      <w:r w:rsidRPr="00BE333F">
        <w:t> -Root </w:t>
      </w:r>
      <w:proofErr w:type="spellStart"/>
      <w:r w:rsidRPr="00BE333F">
        <w:t>CIMPSDrive#CMRoot</w:t>
      </w:r>
      <w:proofErr w:type="spellEnd"/>
    </w:p>
    <w:p w14:paraId="36ACB79B" w14:textId="77777777" w:rsidR="00BE333F" w:rsidRPr="00BE333F" w:rsidRDefault="00BE333F" w:rsidP="00BE333F">
      <w:pPr>
        <w:pStyle w:val="CodePACKT"/>
      </w:pPr>
    </w:p>
    <w:p w14:paraId="1B0C8A81" w14:textId="546F2B2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BIOS</w:t>
      </w:r>
      <w:r>
        <w:t xml:space="preserve"> information</w:t>
      </w:r>
    </w:p>
    <w:p w14:paraId="0F858515" w14:textId="77777777" w:rsidR="00BE333F" w:rsidRPr="00BE333F" w:rsidRDefault="00BE333F" w:rsidP="00BE333F">
      <w:pPr>
        <w:pStyle w:val="CodePACKT"/>
      </w:pPr>
    </w:p>
    <w:p w14:paraId="4B2A3E7F" w14:textId="533E13AC" w:rsidR="00BE333F" w:rsidRPr="003B44CF" w:rsidRDefault="00BE333F" w:rsidP="00BE333F">
      <w:pPr>
        <w:pStyle w:val="CodePACKT"/>
      </w:pPr>
      <w:r w:rsidRPr="00BE333F">
        <w:t>Get-</w:t>
      </w:r>
      <w:r w:rsidRPr="003B44CF">
        <w:t>ChildItem CIM:\Localhost\CIMV2\Win32_Bios</w:t>
      </w:r>
    </w:p>
    <w:p w14:paraId="6967FC71" w14:textId="77777777" w:rsidR="00205AD0" w:rsidRDefault="00205AD0" w:rsidP="00205AD0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5B23E796" w14:textId="7EFD89B3" w:rsidR="00AC2AA1" w:rsidRDefault="00AC2AA1" w:rsidP="00DD67DB">
      <w:pPr>
        <w:pStyle w:val="NormalPACKT"/>
      </w:pPr>
      <w:r>
        <w:t xml:space="preserve">In </w:t>
      </w:r>
      <w:r w:rsidRPr="00AC2AA1">
        <w:rPr>
          <w:rStyle w:val="ItalicsPACKT"/>
        </w:rPr>
        <w:t>step 1</w:t>
      </w:r>
      <w:r>
        <w:t xml:space="preserve">, </w:t>
      </w:r>
      <w:r w:rsidR="00BE333F">
        <w:t xml:space="preserve">you use the </w:t>
      </w:r>
      <w:r w:rsidR="00BE333F" w:rsidRPr="00BE333F">
        <w:rPr>
          <w:rStyle w:val="CodeInTextPACKT"/>
        </w:rPr>
        <w:t>Get-</w:t>
      </w:r>
      <w:proofErr w:type="spellStart"/>
      <w:r w:rsidR="00BE333F" w:rsidRPr="00BE333F">
        <w:rPr>
          <w:rStyle w:val="CodeInTextPACKT"/>
        </w:rPr>
        <w:t>PSProvider</w:t>
      </w:r>
      <w:proofErr w:type="spellEnd"/>
      <w:r w:rsidR="00BE333F">
        <w:t xml:space="preserve"> cmdlet to return the providers currently loaded in </w:t>
      </w:r>
      <w:r w:rsidR="00BE333F" w:rsidRPr="00BE333F">
        <w:rPr>
          <w:rStyle w:val="CodeInTextPACKT"/>
        </w:rPr>
        <w:t>SRV1</w:t>
      </w:r>
      <w:r w:rsidR="00BE333F">
        <w:t>, with output like this:</w:t>
      </w:r>
    </w:p>
    <w:p w14:paraId="5F9893CF" w14:textId="525AD945" w:rsidR="00BE333F" w:rsidRDefault="00BE333F" w:rsidP="00BE333F">
      <w:pPr>
        <w:pStyle w:val="FigurePACKT"/>
      </w:pPr>
      <w:r>
        <w:drawing>
          <wp:inline distT="0" distB="0" distL="0" distR="0" wp14:anchorId="024E11C0" wp14:editId="2FC8B8E5">
            <wp:extent cx="3571089" cy="127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0180" cy="12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7ABD" w14:textId="159E826F" w:rsidR="00BE333F" w:rsidRDefault="00BE333F" w:rsidP="00620BA5">
      <w:pPr>
        <w:pStyle w:val="FigureCaptionPACKT"/>
      </w:pPr>
      <w:r>
        <w:t>Figure 9.15: Viewing providers on SRV1</w:t>
      </w:r>
    </w:p>
    <w:p w14:paraId="312D90B5" w14:textId="481FBA7E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15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4424F1D" w14:textId="55616396" w:rsidR="00BE333F" w:rsidRDefault="00BE333F" w:rsidP="00BE333F">
      <w:pPr>
        <w:pStyle w:val="NormalPACKT"/>
      </w:pPr>
      <w:r>
        <w:t xml:space="preserve">You can create a PowerShell provider drive within any provider (using </w:t>
      </w:r>
      <w:r w:rsidRPr="00620BA5">
        <w:rPr>
          <w:rStyle w:val="CodeInTextPACKT"/>
        </w:rPr>
        <w:t>New-</w:t>
      </w:r>
      <w:proofErr w:type="spellStart"/>
      <w:r w:rsidRPr="00620BA5">
        <w:rPr>
          <w:rStyle w:val="CodeInTextPACKT"/>
        </w:rPr>
        <w:t>PSDrive</w:t>
      </w:r>
      <w:proofErr w:type="spellEnd"/>
      <w:r>
        <w:t xml:space="preserve">). To see the </w:t>
      </w:r>
      <w:proofErr w:type="gramStart"/>
      <w:r>
        <w:t>drives</w:t>
      </w:r>
      <w:proofErr w:type="gramEnd"/>
      <w:r>
        <w:t xml:space="preserve"> you have defined on </w:t>
      </w:r>
      <w:r w:rsidRPr="00BE333F">
        <w:rPr>
          <w:rStyle w:val="CodeInTextPACKT"/>
        </w:rPr>
        <w:t>SRV1</w:t>
      </w:r>
      <w:r>
        <w:t xml:space="preserve"> that use the Registry provider, in </w:t>
      </w:r>
      <w:r w:rsidRPr="00BE333F">
        <w:rPr>
          <w:rStyle w:val="ItalicsPACKT"/>
        </w:rPr>
        <w:t>step 2</w:t>
      </w:r>
      <w:r>
        <w:t xml:space="preserve">, you use the </w:t>
      </w:r>
      <w:r w:rsidRPr="00BE333F">
        <w:rPr>
          <w:rStyle w:val="CodeInTextPACKT"/>
        </w:rPr>
        <w:t>Get-</w:t>
      </w:r>
      <w:proofErr w:type="spellStart"/>
      <w:r w:rsidRPr="00BE333F">
        <w:rPr>
          <w:rStyle w:val="CodeInTextPACKT"/>
        </w:rPr>
        <w:t>PSDrive</w:t>
      </w:r>
      <w:proofErr w:type="spellEnd"/>
      <w:r>
        <w:t xml:space="preserve"> command with output like this:</w:t>
      </w:r>
    </w:p>
    <w:p w14:paraId="4235B52C" w14:textId="2C026A4A" w:rsidR="00BE333F" w:rsidRDefault="00BE333F" w:rsidP="00BE333F">
      <w:pPr>
        <w:pStyle w:val="FigurePACKT"/>
      </w:pPr>
      <w:r>
        <w:drawing>
          <wp:inline distT="0" distB="0" distL="0" distR="0" wp14:anchorId="73B46F46" wp14:editId="334159FE">
            <wp:extent cx="3652269" cy="9197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8274" cy="92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098A" w14:textId="14B93DBD" w:rsidR="00BE333F" w:rsidRDefault="00BE333F" w:rsidP="00A00E88">
      <w:pPr>
        <w:pStyle w:val="FigureCaptionPACKT"/>
      </w:pPr>
      <w:r>
        <w:t xml:space="preserve">Figure 9.16: Getting </w:t>
      </w:r>
      <w:r w:rsidR="00A00E88">
        <w:t>r</w:t>
      </w:r>
      <w:r>
        <w:t>egistry PS Drives</w:t>
      </w:r>
    </w:p>
    <w:p w14:paraId="0546E5C7" w14:textId="1E696812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16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ABF480E" w14:textId="4EC18A1D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3</w:t>
      </w:r>
      <w:r>
        <w:t xml:space="preserve">, you use the </w:t>
      </w:r>
      <w:ins w:id="183" w:author="Lucy Wan" w:date="2021-03-08T12:45:00Z">
        <w:r w:rsidR="009A4041">
          <w:t>R</w:t>
        </w:r>
      </w:ins>
      <w:del w:id="184" w:author="Lucy Wan" w:date="2021-03-08T12:45:00Z">
        <w:r w:rsidDel="009A4041">
          <w:delText>r</w:delText>
        </w:r>
      </w:del>
      <w:r>
        <w:t xml:space="preserve">egistry provider and the </w:t>
      </w:r>
      <w:r w:rsidRPr="00BE333F">
        <w:rPr>
          <w:rStyle w:val="CodeInTextPACKT"/>
        </w:rPr>
        <w:t>HKLM:</w:t>
      </w:r>
      <w:r>
        <w:t xml:space="preserve"> drive to get details of the current version of Windows, with output like this:</w:t>
      </w:r>
    </w:p>
    <w:p w14:paraId="66A5E92A" w14:textId="15C3FA95" w:rsidR="00BE333F" w:rsidRDefault="00BE333F" w:rsidP="00BE333F">
      <w:pPr>
        <w:pStyle w:val="FigurePACKT"/>
      </w:pPr>
      <w:r>
        <w:drawing>
          <wp:inline distT="0" distB="0" distL="0" distR="0" wp14:anchorId="1A70E36C" wp14:editId="4DA98282">
            <wp:extent cx="3741053" cy="336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454" cy="33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262B" w14:textId="2A50A3B2" w:rsidR="00BE333F" w:rsidRDefault="00BE333F" w:rsidP="00085859">
      <w:pPr>
        <w:pStyle w:val="FigureCaptionPACKT"/>
      </w:pPr>
      <w:r>
        <w:t>Figure 9.17: Examining a registry key</w:t>
      </w:r>
    </w:p>
    <w:p w14:paraId="52B3EED3" w14:textId="7B00942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17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040C80D" w14:textId="79E93A70" w:rsidR="00BE333F" w:rsidRDefault="00BE333F" w:rsidP="00BE333F">
      <w:pPr>
        <w:pStyle w:val="NormalPACKT"/>
      </w:pPr>
      <w:commentRangeStart w:id="185"/>
      <w:commentRangeStart w:id="186"/>
      <w:r w:rsidRPr="00BE333F">
        <w:t xml:space="preserve">In </w:t>
      </w:r>
      <w:r w:rsidRPr="00BE333F">
        <w:rPr>
          <w:rStyle w:val="ItalicsPACKT"/>
        </w:rPr>
        <w:t>step 4</w:t>
      </w:r>
      <w:r w:rsidRPr="00BE333F">
        <w:t xml:space="preserve">, you use </w:t>
      </w:r>
      <w:r w:rsidR="00286C78">
        <w:t xml:space="preserve">the </w:t>
      </w:r>
      <w:r w:rsidRPr="00BE333F">
        <w:rPr>
          <w:rStyle w:val="CodeInTextPACKT"/>
        </w:rPr>
        <w:t>Get-</w:t>
      </w:r>
      <w:proofErr w:type="spellStart"/>
      <w:r w:rsidRPr="00BE333F">
        <w:rPr>
          <w:rStyle w:val="CodeInTextPACKT"/>
        </w:rPr>
        <w:t>ItemProperty</w:t>
      </w:r>
      <w:proofErr w:type="spellEnd"/>
      <w:r w:rsidRPr="00BE333F">
        <w:t xml:space="preserve"> cmdlet to get and display the registered owner of </w:t>
      </w:r>
      <w:r w:rsidRPr="00BE333F">
        <w:rPr>
          <w:rStyle w:val="CodeInTextPACKT"/>
        </w:rPr>
        <w:t>SRV1</w:t>
      </w:r>
      <w:r w:rsidRPr="00BE333F">
        <w:t>.</w:t>
      </w:r>
      <w:r>
        <w:t xml:space="preserve"> </w:t>
      </w:r>
      <w:ins w:id="187" w:author="Thomas Lee" w:date="2021-04-16T11:52:00Z">
        <w:r w:rsidR="00F0099D">
          <w:t>Assuming that you have used the Reskit Build scripts mentioned in the Introduction to the book), t</w:t>
        </w:r>
      </w:ins>
      <w:del w:id="188" w:author="Thomas Lee" w:date="2021-04-16T11:52:00Z">
        <w:r w:rsidDel="00F0099D">
          <w:delText>T</w:delText>
        </w:r>
      </w:del>
      <w:proofErr w:type="gramStart"/>
      <w:r>
        <w:t>he</w:t>
      </w:r>
      <w:proofErr w:type="gramEnd"/>
      <w:r>
        <w:t xml:space="preserve"> output of this step looks like this:</w:t>
      </w:r>
      <w:commentRangeEnd w:id="185"/>
      <w:r w:rsidR="009C7FB3">
        <w:rPr>
          <w:rStyle w:val="CommentReference"/>
        </w:rPr>
        <w:commentReference w:id="185"/>
      </w:r>
      <w:commentRangeEnd w:id="186"/>
      <w:r w:rsidR="00F0099D">
        <w:rPr>
          <w:rStyle w:val="CommentReference"/>
          <w:rFonts w:ascii="Arial" w:hAnsi="Arial"/>
        </w:rPr>
        <w:commentReference w:id="186"/>
      </w:r>
    </w:p>
    <w:p w14:paraId="323793A2" w14:textId="7354FEFE" w:rsidR="00BE333F" w:rsidRDefault="00BE333F" w:rsidP="00BE333F">
      <w:pPr>
        <w:pStyle w:val="FigurePACKT"/>
      </w:pPr>
      <w:commentRangeStart w:id="189"/>
      <w:commentRangeStart w:id="190"/>
      <w:r>
        <w:drawing>
          <wp:inline distT="0" distB="0" distL="0" distR="0" wp14:anchorId="1EC742B2" wp14:editId="7AEAF327">
            <wp:extent cx="3564906" cy="402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732" cy="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9"/>
      <w:r w:rsidR="00085859">
        <w:rPr>
          <w:rStyle w:val="CommentReference"/>
          <w:rFonts w:ascii="Arial" w:hAnsi="Arial"/>
          <w:noProof w:val="0"/>
        </w:rPr>
        <w:commentReference w:id="189"/>
      </w:r>
      <w:commentRangeEnd w:id="190"/>
      <w:r w:rsidR="00F0099D">
        <w:rPr>
          <w:rStyle w:val="CommentReference"/>
          <w:rFonts w:ascii="Arial" w:hAnsi="Arial"/>
          <w:noProof w:val="0"/>
        </w:rPr>
        <w:commentReference w:id="190"/>
      </w:r>
    </w:p>
    <w:p w14:paraId="22E42EF7" w14:textId="49ADE9CF" w:rsidR="00BE333F" w:rsidRDefault="00BE333F" w:rsidP="000517C6">
      <w:pPr>
        <w:pStyle w:val="FigureCaptionPACKT"/>
      </w:pPr>
      <w:r>
        <w:t>Figure 9.18: Viewing registered owner on SRV2</w:t>
      </w:r>
    </w:p>
    <w:p w14:paraId="26EA77C6" w14:textId="227F1CD3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18195A9" w14:textId="057E6612" w:rsidR="00BE333F" w:rsidRDefault="00BE333F" w:rsidP="00BE333F">
      <w:pPr>
        <w:pStyle w:val="NormalPACKT"/>
      </w:pPr>
      <w:r w:rsidRPr="00BE333F">
        <w:t xml:space="preserve">By </w:t>
      </w:r>
      <w:r>
        <w:t xml:space="preserve">default, the </w:t>
      </w:r>
      <w:r w:rsidRPr="00BE333F">
        <w:rPr>
          <w:rStyle w:val="CodeInTextPACKT"/>
        </w:rPr>
        <w:t>Alias:</w:t>
      </w:r>
      <w:r>
        <w:t xml:space="preserve"> drive contains all the aliases you define within a PowerShell session. In </w:t>
      </w:r>
      <w:r w:rsidRPr="00BE333F">
        <w:rPr>
          <w:rStyle w:val="ItalicsPACKT"/>
        </w:rPr>
        <w:t>step 5</w:t>
      </w:r>
      <w:r>
        <w:t xml:space="preserve">, you retrieve and count the aliases in the </w:t>
      </w:r>
      <w:r w:rsidRPr="00BE333F">
        <w:rPr>
          <w:rStyle w:val="CodeInTextPACKT"/>
        </w:rPr>
        <w:t>Alias</w:t>
      </w:r>
      <w:r w:rsidRPr="0056502C">
        <w:rPr>
          <w:rStyle w:val="CodeInTextPACKT"/>
        </w:rPr>
        <w:t>:</w:t>
      </w:r>
      <w:r>
        <w:t xml:space="preserve"> drive, with output like this:</w:t>
      </w:r>
    </w:p>
    <w:p w14:paraId="5F9768EA" w14:textId="431F277B" w:rsidR="00BE333F" w:rsidRDefault="00BE333F" w:rsidP="00BE333F">
      <w:pPr>
        <w:pStyle w:val="FigurePACKT"/>
      </w:pPr>
      <w:r>
        <w:drawing>
          <wp:inline distT="0" distB="0" distL="0" distR="0" wp14:anchorId="1D3A7878" wp14:editId="3D81F745">
            <wp:extent cx="2726394" cy="123336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5640" cy="123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F015" w14:textId="571208AE" w:rsidR="00BE333F" w:rsidRDefault="00BE333F" w:rsidP="00F45910">
      <w:pPr>
        <w:pStyle w:val="FigureCaptionPACKT"/>
      </w:pPr>
      <w:r>
        <w:t>Figure 9.19: Counting aliases on SRV1</w:t>
      </w:r>
    </w:p>
    <w:p w14:paraId="786B2367" w14:textId="2580559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19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14D8F99" w14:textId="13C33B68" w:rsidR="00BE333F" w:rsidRDefault="00BE333F" w:rsidP="00BE333F">
      <w:pPr>
        <w:pStyle w:val="NormalPACKT"/>
      </w:pPr>
      <w:r w:rsidRPr="00BE333F">
        <w:t xml:space="preserve">You can use the </w:t>
      </w:r>
      <w:r w:rsidRPr="00BE333F">
        <w:rPr>
          <w:rStyle w:val="CodeInTextPACKT"/>
        </w:rPr>
        <w:t>Alias:</w:t>
      </w:r>
      <w:r w:rsidRPr="00BE333F">
        <w:t xml:space="preserve"> drive to discover aliases for a particular command. I</w:t>
      </w:r>
      <w:r>
        <w:t>n</w:t>
      </w:r>
      <w:r w:rsidRPr="00BE333F">
        <w:t xml:space="preserve"> </w:t>
      </w:r>
      <w:r w:rsidRPr="00BE333F">
        <w:rPr>
          <w:rStyle w:val="ItalicsPACKT"/>
        </w:rPr>
        <w:t>step 6</w:t>
      </w:r>
      <w:r w:rsidRPr="00BE333F">
        <w:t xml:space="preserve">, you discover the aliases defined for the </w:t>
      </w:r>
      <w:commentRangeStart w:id="191"/>
      <w:commentRangeStart w:id="192"/>
      <w:del w:id="193" w:author="Thomas Lee" w:date="2021-04-16T11:58:00Z">
        <w:r w:rsidRPr="00BE333F" w:rsidDel="00F0099D">
          <w:rPr>
            <w:rStyle w:val="CodeInTextPACKT"/>
          </w:rPr>
          <w:delText>Get</w:delText>
        </w:r>
      </w:del>
      <w:ins w:id="194" w:author="Thomas Lee" w:date="2021-04-16T11:58:00Z">
        <w:r w:rsidR="00F0099D">
          <w:rPr>
            <w:rStyle w:val="CodeInTextPACKT"/>
          </w:rPr>
          <w:t>Remove</w:t>
        </w:r>
      </w:ins>
      <w:r w:rsidRPr="00BE333F">
        <w:rPr>
          <w:rStyle w:val="CodeInTextPACKT"/>
        </w:rPr>
        <w:t>-Item</w:t>
      </w:r>
      <w:r w:rsidRPr="00BE333F">
        <w:t xml:space="preserve"> </w:t>
      </w:r>
      <w:commentRangeEnd w:id="191"/>
      <w:r w:rsidR="00655867">
        <w:rPr>
          <w:rStyle w:val="CommentReference"/>
          <w:rFonts w:ascii="Arial" w:hAnsi="Arial"/>
        </w:rPr>
        <w:commentReference w:id="191"/>
      </w:r>
      <w:commentRangeEnd w:id="192"/>
      <w:r w:rsidR="00F0099D">
        <w:rPr>
          <w:rStyle w:val="CommentReference"/>
          <w:rFonts w:ascii="Arial" w:hAnsi="Arial"/>
        </w:rPr>
        <w:commentReference w:id="192"/>
      </w:r>
      <w:r w:rsidRPr="00BE333F">
        <w:t>cmdlet.</w:t>
      </w:r>
      <w:r>
        <w:t xml:space="preserve"> The output of this step looks like this:</w:t>
      </w:r>
    </w:p>
    <w:p w14:paraId="220DD94F" w14:textId="5418B692" w:rsidR="00BE333F" w:rsidRDefault="00BE333F" w:rsidP="00BE333F">
      <w:pPr>
        <w:pStyle w:val="FigurePACKT"/>
      </w:pPr>
      <w:r>
        <w:drawing>
          <wp:inline distT="0" distB="0" distL="0" distR="0" wp14:anchorId="5320F4AD" wp14:editId="78185B9A">
            <wp:extent cx="3186517" cy="1438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1495" cy="14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6A5" w14:textId="734E62A3" w:rsidR="00BE333F" w:rsidRDefault="00BE333F" w:rsidP="00F45910">
      <w:pPr>
        <w:pStyle w:val="FigureCaptionPACKT"/>
      </w:pPr>
      <w:r>
        <w:t xml:space="preserve">Figure 9.20: </w:t>
      </w:r>
      <w:r w:rsidR="000517C6">
        <w:t>Finding aliases for Remove-Item</w:t>
      </w:r>
    </w:p>
    <w:p w14:paraId="0473681D" w14:textId="604C23DA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4085C7A" w14:textId="43E767A0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7</w:t>
      </w:r>
      <w:r>
        <w:t>, you use the Environment Variable provider to count the number of environment variables currently defined, with output like this:</w:t>
      </w:r>
    </w:p>
    <w:p w14:paraId="1F7F42A3" w14:textId="4FF15836" w:rsidR="00BE333F" w:rsidRDefault="00BE333F" w:rsidP="00BE333F">
      <w:pPr>
        <w:pStyle w:val="FigurePACKT"/>
      </w:pPr>
      <w:r>
        <w:drawing>
          <wp:inline distT="0" distB="0" distL="0" distR="0" wp14:anchorId="78D1F19F" wp14:editId="5DA16C14">
            <wp:extent cx="3059558" cy="1310446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4305" cy="13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901A" w14:textId="60EDBC99" w:rsidR="00BE333F" w:rsidRDefault="00BE333F" w:rsidP="00C65083">
      <w:pPr>
        <w:pStyle w:val="FigureCaptionPACKT"/>
      </w:pPr>
      <w:r>
        <w:t>Figure 9.21: Counting environment variables on SRV1</w:t>
      </w:r>
    </w:p>
    <w:p w14:paraId="1B2312BC" w14:textId="14BC188E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F06B889" w14:textId="7DAE2CA6" w:rsidR="00BE333F" w:rsidRDefault="00BE333F" w:rsidP="00BE333F">
      <w:pPr>
        <w:pStyle w:val="NormalPACKT"/>
      </w:pPr>
      <w:r w:rsidRPr="00BE333F">
        <w:t>I</w:t>
      </w:r>
      <w:r>
        <w:t>n</w:t>
      </w:r>
      <w:r w:rsidRPr="00BE333F">
        <w:t xml:space="preserve"> </w:t>
      </w:r>
      <w:r w:rsidRPr="00BE333F">
        <w:rPr>
          <w:rStyle w:val="ItalicsPACKT"/>
        </w:rPr>
        <w:t>step 8</w:t>
      </w:r>
      <w:r>
        <w:t xml:space="preserve">, you use the </w:t>
      </w:r>
      <w:r w:rsidRPr="00C65083">
        <w:rPr>
          <w:rStyle w:val="CodeInTextPACKT"/>
        </w:rPr>
        <w:t>ENV:</w:t>
      </w:r>
      <w:r>
        <w:t xml:space="preserve"> drive to get the environment variable holding the Windows installation folder (</w:t>
      </w:r>
      <w:r w:rsidR="00286C78">
        <w:t>typic</w:t>
      </w:r>
      <w:r>
        <w:t>ally</w:t>
      </w:r>
      <w:r w:rsidR="00286C78">
        <w:t>,</w:t>
      </w:r>
      <w:r>
        <w:t xml:space="preserve"> </w:t>
      </w:r>
      <w:r w:rsidRPr="00C65083">
        <w:rPr>
          <w:rStyle w:val="CodeInTextPACKT"/>
        </w:rPr>
        <w:t>C:\Windows</w:t>
      </w:r>
      <w:r>
        <w:t>, but you have options). The output of this step looks like this:</w:t>
      </w:r>
    </w:p>
    <w:p w14:paraId="18386E02" w14:textId="74E906EA" w:rsidR="00BE333F" w:rsidRDefault="00BE333F" w:rsidP="00BE333F">
      <w:pPr>
        <w:pStyle w:val="FigurePACKT"/>
      </w:pPr>
      <w:r>
        <w:drawing>
          <wp:inline distT="0" distB="0" distL="0" distR="0" wp14:anchorId="4A1BB396" wp14:editId="79AAF66E">
            <wp:extent cx="3222320" cy="52417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5957" cy="5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56E1" w14:textId="4F80CAB5" w:rsidR="00BE333F" w:rsidRDefault="00BE333F" w:rsidP="002C5A23">
      <w:pPr>
        <w:pStyle w:val="FigureCaptionPACKT"/>
      </w:pPr>
      <w:r>
        <w:t>Figure 9.22: Getting the Windows installation folder</w:t>
      </w:r>
    </w:p>
    <w:p w14:paraId="10E2C265" w14:textId="47E11286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09089AE" w14:textId="2193CE3E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9</w:t>
      </w:r>
      <w:r>
        <w:t xml:space="preserve">, you discover the </w:t>
      </w:r>
      <w:proofErr w:type="spellStart"/>
      <w:ins w:id="195" w:author="Lucy Wan" w:date="2021-03-08T12:47:00Z">
        <w:r w:rsidR="002C5A23">
          <w:t>F</w:t>
        </w:r>
      </w:ins>
      <w:del w:id="196" w:author="Lucy Wan" w:date="2021-03-08T12:47:00Z">
        <w:r w:rsidDel="002C5A23">
          <w:delText>f</w:delText>
        </w:r>
      </w:del>
      <w:r>
        <w:t>ile</w:t>
      </w:r>
      <w:ins w:id="197" w:author="Lucy Wan" w:date="2021-03-08T12:47:00Z">
        <w:r w:rsidR="002C5A23">
          <w:t>S</w:t>
        </w:r>
      </w:ins>
      <w:del w:id="198" w:author="Lucy Wan" w:date="2021-03-08T12:47:00Z">
        <w:r w:rsidDel="002C5A23">
          <w:delText>s</w:delText>
        </w:r>
      </w:del>
      <w:r>
        <w:t>ystem</w:t>
      </w:r>
      <w:proofErr w:type="spellEnd"/>
      <w:r>
        <w:t xml:space="preserve"> provider</w:t>
      </w:r>
      <w:del w:id="199" w:author="Parvathy Nair" w:date="2021-04-03T00:11:00Z">
        <w:r w:rsidR="00A57D0D" w:rsidDel="00576EC0">
          <w:delText>'</w:delText>
        </w:r>
      </w:del>
      <w:ins w:id="200" w:author="Parvathy Nair" w:date="2021-04-03T00:11:00Z">
        <w:r w:rsidR="00576EC0">
          <w:t>’</w:t>
        </w:r>
      </w:ins>
      <w:r>
        <w:t>s drives. These drives, shown in the following output, include the drives (partitions/volumes) you created in earlier recipes and look</w:t>
      </w:r>
      <w:del w:id="201" w:author="Lucy Wan" w:date="2021-03-08T12:48:00Z">
        <w:r w:rsidDel="00F30658">
          <w:delText>s</w:delText>
        </w:r>
      </w:del>
      <w:r>
        <w:t xml:space="preserve"> like this:</w:t>
      </w:r>
    </w:p>
    <w:p w14:paraId="74CC03B5" w14:textId="77777777" w:rsidR="00F0099D" w:rsidRDefault="00E70DBD" w:rsidP="00BE333F">
      <w:pPr>
        <w:pStyle w:val="FigurePACKT"/>
        <w:rPr>
          <w:ins w:id="202" w:author="Thomas Lee" w:date="2021-04-16T11:58:00Z"/>
        </w:rPr>
      </w:pPr>
      <w:ins w:id="203" w:author="Thomas Lee" w:date="2021-04-05T12:03:00Z">
        <w:r>
          <w:drawing>
            <wp:inline distT="0" distB="0" distL="0" distR="0" wp14:anchorId="79614246" wp14:editId="7C9C6CAD">
              <wp:extent cx="3691719" cy="1619788"/>
              <wp:effectExtent l="0" t="0" r="4445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26508" cy="16350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D1BFC4" w14:textId="7714D212" w:rsidR="00BE333F" w:rsidRDefault="00E70DBD" w:rsidP="00BE333F">
      <w:pPr>
        <w:pStyle w:val="FigurePACKT"/>
        <w:rPr>
          <w:ins w:id="204" w:author="Thomas Lee" w:date="2021-04-16T11:58:00Z"/>
        </w:rPr>
      </w:pPr>
      <w:ins w:id="205" w:author="Thomas Lee" w:date="2021-04-05T12:03:00Z">
        <w:r w:rsidDel="00E70DBD">
          <w:t xml:space="preserve"> </w:t>
        </w:r>
      </w:ins>
      <w:commentRangeStart w:id="206"/>
      <w:del w:id="207" w:author="Thomas Lee" w:date="2021-04-05T12:03:00Z">
        <w:r w:rsidR="00BE333F" w:rsidDel="00E70DBD">
          <w:drawing>
            <wp:inline distT="0" distB="0" distL="0" distR="0" wp14:anchorId="2CD88EE0" wp14:editId="600CE3A5">
              <wp:extent cx="3693039" cy="1592025"/>
              <wp:effectExtent l="0" t="0" r="3175" b="8255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08708" cy="1598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206"/>
      <w:r w:rsidR="00A35223">
        <w:rPr>
          <w:rStyle w:val="CommentReference"/>
          <w:rFonts w:ascii="Arial" w:hAnsi="Arial"/>
          <w:noProof w:val="0"/>
        </w:rPr>
        <w:commentReference w:id="206"/>
      </w:r>
    </w:p>
    <w:p w14:paraId="54C079FD" w14:textId="77777777" w:rsidR="00F0099D" w:rsidRDefault="00F0099D" w:rsidP="00BE333F">
      <w:pPr>
        <w:pStyle w:val="FigurePACKT"/>
      </w:pPr>
    </w:p>
    <w:p w14:paraId="23F86F39" w14:textId="57E2D351" w:rsidR="00BE333F" w:rsidRDefault="00BE333F" w:rsidP="00A35223">
      <w:pPr>
        <w:pStyle w:val="FigureCaptionPACKT"/>
      </w:pPr>
      <w:r>
        <w:t>Figure 9.23: Getting Filesystem provider drives</w:t>
      </w:r>
    </w:p>
    <w:p w14:paraId="0CCFA8B7" w14:textId="255C101C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CEA14C2" w14:textId="7A257D6B" w:rsidR="00BE333F" w:rsidRDefault="00BE333F" w:rsidP="00BE333F">
      <w:pPr>
        <w:pStyle w:val="NormalPACKT"/>
      </w:pPr>
      <w:r>
        <w:t xml:space="preserve">Each provider enables you to define a </w:t>
      </w:r>
      <w:del w:id="208" w:author="Parvathy Nair" w:date="2021-04-03T00:11:00Z">
        <w:r w:rsidR="00A57D0D" w:rsidDel="00576EC0">
          <w:delText>'</w:delText>
        </w:r>
      </w:del>
      <w:ins w:id="209" w:author="Parvathy Nair" w:date="2021-04-03T00:11:00Z">
        <w:r w:rsidR="00576EC0">
          <w:t>‘</w:t>
        </w:r>
      </w:ins>
      <w:r>
        <w:t>home drive</w:t>
      </w:r>
      <w:del w:id="210" w:author="Parvathy Nair" w:date="2021-04-03T00:11:00Z">
        <w:r w:rsidR="00A57D0D" w:rsidDel="00576EC0">
          <w:delText>'</w:delText>
        </w:r>
      </w:del>
      <w:ins w:id="211" w:author="Parvathy Nair" w:date="2021-04-03T00:11:00Z">
        <w:r w:rsidR="00576EC0">
          <w:t>’</w:t>
        </w:r>
      </w:ins>
      <w:r>
        <w:t>. If you set a home drive</w:t>
      </w:r>
      <w:r w:rsidR="00286C78">
        <w:t>,</w:t>
      </w:r>
      <w:r>
        <w:t xml:space="preserve"> you can use the </w:t>
      </w:r>
      <w:r w:rsidRPr="00BE333F">
        <w:rPr>
          <w:rStyle w:val="CodeInTextPACKT"/>
        </w:rPr>
        <w:t>Set</w:t>
      </w:r>
      <w:r w:rsidRPr="00BE333F">
        <w:rPr>
          <w:rStyle w:val="CodeInTextPACKT"/>
        </w:rPr>
        <w:noBreakHyphen/>
        <w:t xml:space="preserve">Location </w:t>
      </w:r>
      <w:r>
        <w:t xml:space="preserve">command and specify a path of </w:t>
      </w:r>
      <w:del w:id="212" w:author="Parvathy Nair" w:date="2021-04-03T00:11:00Z">
        <w:r w:rsidR="00A57D0D" w:rsidDel="00576EC0">
          <w:delText>"</w:delText>
        </w:r>
      </w:del>
      <w:ins w:id="213" w:author="Parvathy Nair" w:date="2021-04-03T00:11:00Z">
        <w:r w:rsidR="00576EC0">
          <w:t>“</w:t>
        </w:r>
      </w:ins>
      <w:r w:rsidRPr="00BE333F">
        <w:rPr>
          <w:rStyle w:val="CodeInTextPACKT"/>
        </w:rPr>
        <w:t>~</w:t>
      </w:r>
      <w:del w:id="214" w:author="Parvathy Nair" w:date="2021-04-03T00:11:00Z">
        <w:r w:rsidR="00A57D0D" w:rsidDel="00576EC0">
          <w:delText>"</w:delText>
        </w:r>
      </w:del>
      <w:ins w:id="215" w:author="Parvathy Nair" w:date="2021-04-03T00:11:00Z">
        <w:r w:rsidR="00576EC0">
          <w:t>”</w:t>
        </w:r>
      </w:ins>
      <w:r>
        <w:t xml:space="preserve"> to move to that home drive. You set the home drive for the file system provider in the </w:t>
      </w:r>
      <w:r w:rsidRPr="00286C78">
        <w:rPr>
          <w:rStyle w:val="CodeInTextPACKT"/>
        </w:rPr>
        <w:t>$Profile</w:t>
      </w:r>
      <w:r>
        <w:t xml:space="preserve"> file you setup in </w:t>
      </w:r>
      <w:r w:rsidRPr="00F30658">
        <w:rPr>
          <w:rStyle w:val="ChapterrefPACKT"/>
        </w:rPr>
        <w:t>Chapter 1</w:t>
      </w:r>
      <w:ins w:id="216" w:author="Lucy Wan" w:date="2021-03-08T12:48:00Z">
        <w:r w:rsidR="00ED2EFE">
          <w:rPr>
            <w:rStyle w:val="ChapterrefPACKT"/>
          </w:rPr>
          <w:t>, Installing and Configuring PowerShell</w:t>
        </w:r>
      </w:ins>
      <w:r>
        <w:t xml:space="preserve">.  In </w:t>
      </w:r>
      <w:r w:rsidRPr="00BE333F">
        <w:rPr>
          <w:rStyle w:val="ItalicsPACKT"/>
        </w:rPr>
        <w:t>step 10</w:t>
      </w:r>
      <w:r>
        <w:t>, you get the home drive for the file system provider. The output of this step looks like this:</w:t>
      </w:r>
    </w:p>
    <w:p w14:paraId="2B02BF2C" w14:textId="77777777" w:rsidR="00F0099D" w:rsidRDefault="00E70DBD" w:rsidP="00BE333F">
      <w:pPr>
        <w:pStyle w:val="FigurePACKT"/>
        <w:rPr>
          <w:ins w:id="217" w:author="Thomas Lee" w:date="2021-04-16T11:59:00Z"/>
        </w:rPr>
      </w:pPr>
      <w:ins w:id="218" w:author="Thomas Lee" w:date="2021-04-05T16:12:00Z">
        <w:r>
          <w:drawing>
            <wp:inline distT="0" distB="0" distL="0" distR="0" wp14:anchorId="79EA9C16" wp14:editId="69F7C37F">
              <wp:extent cx="3007217" cy="664473"/>
              <wp:effectExtent l="0" t="0" r="3175" b="2540"/>
              <wp:docPr id="65" name="Picture 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9382" cy="673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E70DBD">
          <w:t xml:space="preserve"> </w:t>
        </w:r>
      </w:ins>
    </w:p>
    <w:p w14:paraId="6D97F872" w14:textId="66F39E09" w:rsidR="00BE333F" w:rsidRDefault="00BE333F" w:rsidP="00BE333F">
      <w:pPr>
        <w:pStyle w:val="FigurePACKT"/>
        <w:rPr>
          <w:ins w:id="219" w:author="Thomas Lee" w:date="2021-04-16T11:59:00Z"/>
        </w:rPr>
      </w:pPr>
      <w:commentRangeStart w:id="220"/>
      <w:del w:id="221" w:author="Thomas Lee" w:date="2021-04-05T16:12:00Z">
        <w:r w:rsidDel="00E70DBD">
          <w:drawing>
            <wp:inline distT="0" distB="0" distL="0" distR="0" wp14:anchorId="1C89F0C6" wp14:editId="754A02EC">
              <wp:extent cx="3013429" cy="658868"/>
              <wp:effectExtent l="0" t="0" r="0" b="8255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33467" cy="6632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220"/>
      <w:r w:rsidR="00FD056A">
        <w:rPr>
          <w:rStyle w:val="CommentReference"/>
          <w:rFonts w:ascii="Arial" w:hAnsi="Arial"/>
          <w:noProof w:val="0"/>
        </w:rPr>
        <w:commentReference w:id="220"/>
      </w:r>
    </w:p>
    <w:p w14:paraId="7AECBBF5" w14:textId="77777777" w:rsidR="00F0099D" w:rsidRDefault="00F0099D" w:rsidP="00BE333F">
      <w:pPr>
        <w:pStyle w:val="FigurePACKT"/>
      </w:pPr>
    </w:p>
    <w:p w14:paraId="29729600" w14:textId="65EEAF9E" w:rsidR="00BE333F" w:rsidRDefault="00BE333F" w:rsidP="003932DE">
      <w:pPr>
        <w:pStyle w:val="FigureCaptionPACKT"/>
      </w:pPr>
      <w:r>
        <w:t>Figure 9.24: Getting Filesystem provider home folder</w:t>
      </w:r>
    </w:p>
    <w:p w14:paraId="2BF13514" w14:textId="75CDA66D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24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D769F87" w14:textId="00ACB377" w:rsidR="00BE333F" w:rsidRDefault="00BE333F" w:rsidP="00BE333F">
      <w:pPr>
        <w:pStyle w:val="NormalPACKT"/>
      </w:pPr>
      <w:r w:rsidRPr="00BE333F">
        <w:t>I</w:t>
      </w:r>
      <w:r>
        <w:t>n</w:t>
      </w:r>
      <w:r w:rsidRPr="00BE333F">
        <w:t xml:space="preserve"> </w:t>
      </w:r>
      <w:r w:rsidRPr="00BE333F">
        <w:rPr>
          <w:rStyle w:val="ItalicsPACKT"/>
        </w:rPr>
        <w:t>step 11</w:t>
      </w:r>
      <w:r w:rsidRPr="00BE333F">
        <w:t>, you</w:t>
      </w:r>
      <w:r>
        <w:t xml:space="preserve"> remove all modules, then get and count the functions in the </w:t>
      </w:r>
      <w:r w:rsidRPr="003932DE">
        <w:rPr>
          <w:rStyle w:val="CodeInTextPACKT"/>
        </w:rPr>
        <w:t>Function:</w:t>
      </w:r>
      <w:r>
        <w:t xml:space="preserve"> drive, with output like this:</w:t>
      </w:r>
    </w:p>
    <w:p w14:paraId="72D88CAD" w14:textId="19099207" w:rsidR="00BE333F" w:rsidRDefault="00BE333F" w:rsidP="00BE333F">
      <w:pPr>
        <w:pStyle w:val="FigurePACKT"/>
      </w:pPr>
      <w:r>
        <w:drawing>
          <wp:inline distT="0" distB="0" distL="0" distR="0" wp14:anchorId="1F33D4F6" wp14:editId="1CEE5B8E">
            <wp:extent cx="3279520" cy="621677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1831" cy="6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0B3C" w14:textId="3D989698" w:rsidR="00BE333F" w:rsidRDefault="00BE333F" w:rsidP="003932DE">
      <w:pPr>
        <w:pStyle w:val="FigureCaptionPACKT"/>
      </w:pPr>
      <w:r>
        <w:t>Figure 9.25: Getting and counting functions available</w:t>
      </w:r>
    </w:p>
    <w:p w14:paraId="0947D7EA" w14:textId="0D8954F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25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3F80C48" w14:textId="0FC4F73B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12</w:t>
      </w:r>
      <w:r>
        <w:t>, you create a simple function, which generates no output</w:t>
      </w:r>
      <w:r w:rsidR="00286C78">
        <w:t>.</w:t>
      </w:r>
      <w:r>
        <w:t xml:space="preserve"> In </w:t>
      </w:r>
      <w:r w:rsidRPr="00BE333F">
        <w:rPr>
          <w:rStyle w:val="ItalicsPACKT"/>
        </w:rPr>
        <w:t>step 13</w:t>
      </w:r>
      <w:r>
        <w:t xml:space="preserve">, you re-check the </w:t>
      </w:r>
      <w:r w:rsidRPr="00100031">
        <w:rPr>
          <w:rStyle w:val="CodeInTextPACKT"/>
        </w:rPr>
        <w:t>Function:</w:t>
      </w:r>
      <w:r>
        <w:t xml:space="preserve"> drive to discover your new function. The output of this step looks like this:</w:t>
      </w:r>
    </w:p>
    <w:p w14:paraId="5EAB6223" w14:textId="55B544E3" w:rsidR="00BE333F" w:rsidRDefault="00BE333F" w:rsidP="00BE333F">
      <w:pPr>
        <w:pStyle w:val="FigurePACKT"/>
      </w:pPr>
      <w:r>
        <w:drawing>
          <wp:inline distT="0" distB="0" distL="0" distR="0" wp14:anchorId="262089EA" wp14:editId="4120E9F8">
            <wp:extent cx="3133725" cy="5381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4403" cy="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B381" w14:textId="53FAFC3C" w:rsidR="00BE333F" w:rsidRDefault="00BE333F" w:rsidP="00852AE4">
      <w:pPr>
        <w:pStyle w:val="FigureCaptionPACKT"/>
      </w:pPr>
      <w:r>
        <w:t>Figure 9.26: Getting and counting functions available</w:t>
      </w:r>
    </w:p>
    <w:p w14:paraId="6DF44A9B" w14:textId="6A100F64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26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52B4CEB" w14:textId="124D5366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14</w:t>
      </w:r>
      <w:r>
        <w:t xml:space="preserve">, you view the function definition for the </w:t>
      </w:r>
      <w:r w:rsidRPr="00BE333F">
        <w:rPr>
          <w:rStyle w:val="CodeInTextPACKT"/>
        </w:rPr>
        <w:t>Get-HelloWorld</w:t>
      </w:r>
      <w:r>
        <w:t xml:space="preserve"> function contained in the </w:t>
      </w:r>
      <w:r w:rsidRPr="00685DB7">
        <w:rPr>
          <w:rStyle w:val="CodeInTextPACKT"/>
        </w:rPr>
        <w:t>Function:</w:t>
      </w:r>
      <w:r>
        <w:t xml:space="preserve"> drive. The output looks like this:</w:t>
      </w:r>
    </w:p>
    <w:p w14:paraId="1B765981" w14:textId="77777777" w:rsidR="00F0099D" w:rsidRDefault="00F0099D" w:rsidP="00BE333F">
      <w:pPr>
        <w:pStyle w:val="FigurePACKT"/>
        <w:rPr>
          <w:ins w:id="222" w:author="Thomas Lee" w:date="2021-04-16T12:01:00Z"/>
        </w:rPr>
      </w:pPr>
      <w:ins w:id="223" w:author="Thomas Lee" w:date="2021-04-16T12:01:00Z">
        <w:r>
          <w:drawing>
            <wp:inline distT="0" distB="0" distL="0" distR="0" wp14:anchorId="31DA9AA5" wp14:editId="42934934">
              <wp:extent cx="3285080" cy="2940050"/>
              <wp:effectExtent l="0" t="0" r="0" b="0"/>
              <wp:docPr id="70" name="Picture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06033" cy="29588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2FB7682" w14:textId="2BACB3B1" w:rsidR="00BE333F" w:rsidRPr="00BE333F" w:rsidRDefault="00BE333F" w:rsidP="00BE333F">
      <w:pPr>
        <w:pStyle w:val="FigurePACKT"/>
      </w:pPr>
      <w:commentRangeStart w:id="224"/>
      <w:r>
        <w:drawing>
          <wp:inline distT="0" distB="0" distL="0" distR="0" wp14:anchorId="157C7451" wp14:editId="0F487B3A">
            <wp:extent cx="3171776" cy="283583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8397" cy="28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4"/>
      <w:r w:rsidR="00C52164">
        <w:rPr>
          <w:rStyle w:val="CommentReference"/>
          <w:rFonts w:ascii="Arial" w:hAnsi="Arial"/>
          <w:noProof w:val="0"/>
        </w:rPr>
        <w:commentReference w:id="224"/>
      </w:r>
    </w:p>
    <w:p w14:paraId="50218E45" w14:textId="243B4C7C" w:rsidR="00BE333F" w:rsidRDefault="00BE333F" w:rsidP="00C52164">
      <w:pPr>
        <w:pStyle w:val="FigureCaptionPACKT"/>
      </w:pPr>
      <w:r>
        <w:t>Figure 9.27: Getting function definition from Function: drive</w:t>
      </w:r>
    </w:p>
    <w:p w14:paraId="325BBB5E" w14:textId="02469D60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27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BAC105D" w14:textId="5C7AA619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15</w:t>
      </w:r>
      <w:r>
        <w:t xml:space="preserve">, you get and count the variables available in the </w:t>
      </w:r>
      <w:r w:rsidRPr="00BE333F">
        <w:rPr>
          <w:rStyle w:val="CodeInTextPACKT"/>
        </w:rPr>
        <w:t>Variable:</w:t>
      </w:r>
      <w:r>
        <w:t xml:space="preserve"> drive. The output looks like this:</w:t>
      </w:r>
    </w:p>
    <w:p w14:paraId="6842F695" w14:textId="2D774755" w:rsidR="00BE333F" w:rsidRPr="00BE333F" w:rsidRDefault="00BE333F" w:rsidP="00BE333F">
      <w:pPr>
        <w:pStyle w:val="FigurePACKT"/>
      </w:pPr>
      <w:r>
        <w:drawing>
          <wp:inline distT="0" distB="0" distL="0" distR="0" wp14:anchorId="53F84817" wp14:editId="7A5BAA14">
            <wp:extent cx="2738226" cy="531216"/>
            <wp:effectExtent l="0" t="0" r="508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8894" cy="5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6C61" w14:textId="649D8B68" w:rsidR="00BE333F" w:rsidRDefault="00BE333F" w:rsidP="000B2EBA">
      <w:pPr>
        <w:pStyle w:val="FigureCaptionPACKT"/>
      </w:pPr>
      <w:r>
        <w:t>Figure 9.28: Getting and counting variables in the Variable: drive</w:t>
      </w:r>
    </w:p>
    <w:p w14:paraId="652CCE48" w14:textId="2998B5B5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27F9EB8" w14:textId="19F8081B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11</w:t>
      </w:r>
      <w:r w:rsidRPr="00BE333F">
        <w:t xml:space="preserve"> and </w:t>
      </w:r>
      <w:r w:rsidRPr="00BE333F">
        <w:rPr>
          <w:rStyle w:val="ItalicsPACKT"/>
        </w:rPr>
        <w:t>step 13</w:t>
      </w:r>
      <w:r w:rsidR="00286C78">
        <w:rPr>
          <w:rStyle w:val="ItalicsPACKT"/>
        </w:rPr>
        <w:t>,</w:t>
      </w:r>
      <w:r w:rsidRPr="00BE333F">
        <w:t xml:space="preserve"> you created two variables (</w:t>
      </w:r>
      <w:r w:rsidRPr="00BE333F">
        <w:rPr>
          <w:rStyle w:val="CodeInTextPACKT"/>
        </w:rPr>
        <w:t>$Functions</w:t>
      </w:r>
      <w:r w:rsidRPr="00BE333F">
        <w:t xml:space="preserve"> and </w:t>
      </w:r>
      <w:r w:rsidRPr="00BE333F">
        <w:rPr>
          <w:rStyle w:val="CodeInTextPACKT"/>
        </w:rPr>
        <w:t>$Functions2</w:t>
      </w:r>
      <w:r w:rsidRPr="00BE333F">
        <w:t xml:space="preserve">). In </w:t>
      </w:r>
      <w:r w:rsidRPr="00BE333F">
        <w:rPr>
          <w:rStyle w:val="ItalicsPACKT"/>
        </w:rPr>
        <w:t>step 16,</w:t>
      </w:r>
      <w:r w:rsidRPr="00BE333F">
        <w:t xml:space="preserve"> </w:t>
      </w:r>
      <w:r>
        <w:t xml:space="preserve">specifying a wild card path, you search for variables in the </w:t>
      </w:r>
      <w:r w:rsidRPr="00BE333F">
        <w:rPr>
          <w:rStyle w:val="CodeInTextPACKT"/>
        </w:rPr>
        <w:t>Variable:</w:t>
      </w:r>
      <w:r>
        <w:t xml:space="preserve"> drive that begin</w:t>
      </w:r>
      <w:r w:rsidR="00286C78">
        <w:t>s</w:t>
      </w:r>
      <w:r>
        <w:t xml:space="preserve"> with </w:t>
      </w:r>
      <w:del w:id="225" w:author="Parvathy Nair" w:date="2021-04-03T00:11:00Z">
        <w:r w:rsidR="00A57D0D" w:rsidDel="00576EC0">
          <w:delText>"</w:delText>
        </w:r>
      </w:del>
      <w:ins w:id="226" w:author="Parvathy Nair" w:date="2021-04-03T00:11:00Z">
        <w:r w:rsidR="00576EC0">
          <w:t>“</w:t>
        </w:r>
      </w:ins>
      <w:r>
        <w:t>Function</w:t>
      </w:r>
      <w:del w:id="227" w:author="Parvathy Nair" w:date="2021-04-03T00:11:00Z">
        <w:r w:rsidR="00A57D0D" w:rsidDel="00576EC0">
          <w:delText>"</w:delText>
        </w:r>
      </w:del>
      <w:ins w:id="228" w:author="Parvathy Nair" w:date="2021-04-03T00:11:00Z">
        <w:r w:rsidR="00576EC0">
          <w:t>”</w:t>
        </w:r>
      </w:ins>
      <w:r>
        <w:t xml:space="preserve"> with output like this:</w:t>
      </w:r>
    </w:p>
    <w:p w14:paraId="2BBEDC9B" w14:textId="6D35BBEB" w:rsidR="00BE333F" w:rsidRDefault="00E70DBD" w:rsidP="00BE333F">
      <w:pPr>
        <w:pStyle w:val="FigurePACKT"/>
      </w:pPr>
      <w:ins w:id="229" w:author="Thomas Lee" w:date="2021-04-05T12:12:00Z">
        <w:r>
          <w:drawing>
            <wp:inline distT="0" distB="0" distL="0" distR="0" wp14:anchorId="3E5243B0" wp14:editId="30C0BD95">
              <wp:extent cx="3234519" cy="854779"/>
              <wp:effectExtent l="0" t="0" r="4445" b="2540"/>
              <wp:docPr id="63" name="Picture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9728" cy="8587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 xml:space="preserve"> </w:t>
        </w:r>
      </w:ins>
      <w:del w:id="230" w:author="Thomas Lee" w:date="2021-04-05T12:12:00Z">
        <w:r w:rsidR="00BE333F" w:rsidDel="00E70DBD">
          <w:drawing>
            <wp:inline distT="0" distB="0" distL="0" distR="0" wp14:anchorId="43E77685" wp14:editId="41770874">
              <wp:extent cx="3336998" cy="885825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87518" cy="8992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E63349F" w14:textId="6760FF5A" w:rsidR="00BE333F" w:rsidRDefault="00BE333F" w:rsidP="00CC0278">
      <w:pPr>
        <w:pStyle w:val="FigureCaptionPACKT"/>
      </w:pPr>
      <w:r>
        <w:t xml:space="preserve">Figure 9.29: Getting variables starting with </w:t>
      </w:r>
      <w:del w:id="231" w:author="Parvathy Nair" w:date="2021-04-03T00:11:00Z">
        <w:r w:rsidR="00EA21AE" w:rsidDel="00576EC0">
          <w:delText>"</w:delText>
        </w:r>
      </w:del>
      <w:ins w:id="232" w:author="Parvathy Nair" w:date="2021-04-03T00:11:00Z">
        <w:r w:rsidR="00576EC0">
          <w:t>“</w:t>
        </w:r>
      </w:ins>
      <w:r>
        <w:t>Function</w:t>
      </w:r>
      <w:del w:id="233" w:author="Parvathy Nair" w:date="2021-04-03T00:11:00Z">
        <w:r w:rsidR="00EA21AE" w:rsidDel="00576EC0">
          <w:delText>"</w:delText>
        </w:r>
      </w:del>
      <w:ins w:id="234" w:author="Parvathy Nair" w:date="2021-04-03T00:11:00Z">
        <w:r w:rsidR="00576EC0">
          <w:t>”</w:t>
        </w:r>
      </w:ins>
    </w:p>
    <w:p w14:paraId="5EE667F0" w14:textId="3C2712F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29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20F9068" w14:textId="6EBEF78F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17</w:t>
      </w:r>
      <w:r>
        <w:t>, you get the certificate from the current users</w:t>
      </w:r>
      <w:del w:id="235" w:author="Parvathy Nair" w:date="2021-04-03T00:11:00Z">
        <w:r w:rsidR="00A57D0D" w:rsidDel="00576EC0">
          <w:delText>'</w:delText>
        </w:r>
      </w:del>
      <w:ins w:id="236" w:author="Parvathy Nair" w:date="2021-04-03T00:11:00Z">
        <w:r w:rsidR="00576EC0">
          <w:t>’</w:t>
        </w:r>
      </w:ins>
      <w:r>
        <w:t xml:space="preserve"> trusted publisher store, with output like this:</w:t>
      </w:r>
    </w:p>
    <w:p w14:paraId="1FAF6211" w14:textId="6BB6BA24" w:rsidR="00BE333F" w:rsidRDefault="00E70DBD" w:rsidP="00BE333F">
      <w:pPr>
        <w:pStyle w:val="FigurePACKT"/>
      </w:pPr>
      <w:ins w:id="237" w:author="Thomas Lee" w:date="2021-04-05T16:32:00Z">
        <w:r>
          <w:drawing>
            <wp:inline distT="0" distB="0" distL="0" distR="0" wp14:anchorId="2BB4194A" wp14:editId="5A7438A3">
              <wp:extent cx="2911830" cy="2452996"/>
              <wp:effectExtent l="0" t="0" r="3175" b="5080"/>
              <wp:docPr id="66" name="Picture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15682" cy="24562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E70DBD">
          <w:t xml:space="preserve"> </w:t>
        </w:r>
      </w:ins>
      <w:del w:id="238" w:author="Thomas Lee" w:date="2021-04-05T16:32:00Z">
        <w:r w:rsidR="00BE333F" w:rsidDel="00E70DBD">
          <w:drawing>
            <wp:inline distT="0" distB="0" distL="0" distR="0" wp14:anchorId="433E738A" wp14:editId="1AB8219E">
              <wp:extent cx="3413477" cy="748424"/>
              <wp:effectExtent l="0" t="0" r="0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1016" cy="7544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BF3C7F2" w14:textId="2F2C2209" w:rsidR="00BE333F" w:rsidRDefault="00BE333F" w:rsidP="006060FA">
      <w:pPr>
        <w:pStyle w:val="FigureCaptionPACKT"/>
      </w:pPr>
      <w:r>
        <w:t>Figure 9.</w:t>
      </w:r>
      <w:commentRangeStart w:id="239"/>
      <w:commentRangeStart w:id="240"/>
      <w:r>
        <w:t xml:space="preserve">30: Getting certificates from </w:t>
      </w:r>
      <w:r w:rsidR="00286C78">
        <w:t xml:space="preserve">the </w:t>
      </w:r>
      <w:r>
        <w:t>current user</w:t>
      </w:r>
      <w:del w:id="241" w:author="Parvathy Nair" w:date="2021-04-03T00:11:00Z">
        <w:r w:rsidR="00A57D0D" w:rsidDel="00576EC0">
          <w:delText>'</w:delText>
        </w:r>
      </w:del>
      <w:ins w:id="242" w:author="Parvathy Nair" w:date="2021-04-03T00:11:00Z">
        <w:r w:rsidR="00576EC0">
          <w:t>’</w:t>
        </w:r>
      </w:ins>
      <w:r>
        <w:t>s trusted publisher certificate store</w:t>
      </w:r>
      <w:commentRangeEnd w:id="239"/>
      <w:r w:rsidR="00E116C9">
        <w:rPr>
          <w:rStyle w:val="CommentReference"/>
        </w:rPr>
        <w:commentReference w:id="239"/>
      </w:r>
      <w:commentRangeEnd w:id="240"/>
      <w:r w:rsidR="00E70DBD">
        <w:rPr>
          <w:rStyle w:val="CommentReference"/>
          <w:rFonts w:ascii="Arial" w:hAnsi="Arial" w:cs="Times New Roman"/>
          <w:lang w:val="en-US"/>
        </w:rPr>
        <w:commentReference w:id="240"/>
      </w:r>
    </w:p>
    <w:p w14:paraId="424A6349" w14:textId="3D6383D2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DC4EEAD" w14:textId="0A0CFB38" w:rsidR="00BE333F" w:rsidRDefault="00BE333F" w:rsidP="00BE333F">
      <w:pPr>
        <w:pStyle w:val="NormalPACKT"/>
      </w:pPr>
      <w:r w:rsidRPr="00BE333F">
        <w:t>T</w:t>
      </w:r>
      <w:r>
        <w:t>he WinRM servi</w:t>
      </w:r>
      <w:r w:rsidR="00286C78">
        <w:t>c</w:t>
      </w:r>
      <w:r>
        <w:t xml:space="preserve">e implements PowerShell remoting. You configure the client and server sides of WinRM by updating items in the </w:t>
      </w:r>
      <w:proofErr w:type="spellStart"/>
      <w:r w:rsidRPr="007D4717">
        <w:rPr>
          <w:rStyle w:val="CodeInTextPACKT"/>
        </w:rPr>
        <w:t>WSMan</w:t>
      </w:r>
      <w:proofErr w:type="spellEnd"/>
      <w:r w:rsidRPr="007D4717">
        <w:rPr>
          <w:rStyle w:val="CodeInTextPACKT"/>
        </w:rPr>
        <w:t>:</w:t>
      </w:r>
      <w:r>
        <w:t xml:space="preserve"> drive. You can view the ports use</w:t>
      </w:r>
      <w:r w:rsidR="00286C78">
        <w:t>d</w:t>
      </w:r>
      <w:r>
        <w:t xml:space="preserve"> by the </w:t>
      </w:r>
      <w:proofErr w:type="spellStart"/>
      <w:r>
        <w:t>WSMan</w:t>
      </w:r>
      <w:proofErr w:type="spellEnd"/>
      <w:r>
        <w:t xml:space="preserve"> client and </w:t>
      </w:r>
      <w:proofErr w:type="spellStart"/>
      <w:r>
        <w:t>WSMan</w:t>
      </w:r>
      <w:proofErr w:type="spellEnd"/>
      <w:r>
        <w:t xml:space="preserve"> server services on the </w:t>
      </w:r>
      <w:r w:rsidRPr="00BE333F">
        <w:rPr>
          <w:rStyle w:val="CodeInTextPACKT"/>
        </w:rPr>
        <w:t>SRV1</w:t>
      </w:r>
      <w:r>
        <w:t xml:space="preserve"> host</w:t>
      </w:r>
      <w:r w:rsidR="00286C78">
        <w:t>,</w:t>
      </w:r>
      <w:r>
        <w:t xml:space="preserve"> as shown in </w:t>
      </w:r>
      <w:r w:rsidRPr="00BE333F">
        <w:rPr>
          <w:rStyle w:val="ItalicsPACKT"/>
        </w:rPr>
        <w:t>step 18</w:t>
      </w:r>
      <w:r>
        <w:t>. The output looks like this:</w:t>
      </w:r>
    </w:p>
    <w:p w14:paraId="14D05652" w14:textId="4063CE81" w:rsidR="00BE333F" w:rsidRDefault="00BE333F" w:rsidP="00BE333F">
      <w:pPr>
        <w:pStyle w:val="FigurePACKT"/>
      </w:pPr>
      <w:r>
        <w:drawing>
          <wp:inline distT="0" distB="0" distL="0" distR="0" wp14:anchorId="4FF5FB7C" wp14:editId="7E229F02">
            <wp:extent cx="3681448" cy="194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0176" cy="195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5829" w14:textId="203B4217" w:rsidR="00BE333F" w:rsidRDefault="00BE333F" w:rsidP="00603D43">
      <w:pPr>
        <w:pStyle w:val="FigureCaptionPACKT"/>
      </w:pPr>
      <w:r>
        <w:t xml:space="preserve">Figure 9.31: Getting </w:t>
      </w:r>
      <w:proofErr w:type="spellStart"/>
      <w:r>
        <w:t>WSMan</w:t>
      </w:r>
      <w:proofErr w:type="spellEnd"/>
      <w:r>
        <w:t xml:space="preserve"> </w:t>
      </w:r>
      <w:r w:rsidR="00603D43">
        <w:t>s</w:t>
      </w:r>
      <w:r>
        <w:t>ervice ports</w:t>
      </w:r>
    </w:p>
    <w:p w14:paraId="215CDDE5" w14:textId="0C58967C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D91D2AA" w14:textId="328037F5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19</w:t>
      </w:r>
      <w:r>
        <w:t xml:space="preserve">, you set WinRM to trust any host by setting the </w:t>
      </w:r>
      <w:proofErr w:type="spellStart"/>
      <w:r>
        <w:t>Trusted</w:t>
      </w:r>
      <w:ins w:id="243" w:author="Lucy Wan" w:date="2021-03-08T12:53:00Z">
        <w:r w:rsidR="00452ECE">
          <w:t>H</w:t>
        </w:r>
      </w:ins>
      <w:del w:id="244" w:author="Lucy Wan" w:date="2021-03-08T12:53:00Z">
        <w:r w:rsidDel="00452ECE">
          <w:delText>h</w:delText>
        </w:r>
      </w:del>
      <w:r>
        <w:t>osts</w:t>
      </w:r>
      <w:proofErr w:type="spellEnd"/>
      <w:r>
        <w:t xml:space="preserve"> item in the </w:t>
      </w:r>
      <w:commentRangeStart w:id="245"/>
      <w:proofErr w:type="spellStart"/>
      <w:r>
        <w:t>WSMan</w:t>
      </w:r>
      <w:proofErr w:type="spellEnd"/>
      <w:ins w:id="246" w:author="Thomas Lee" w:date="2021-04-05T16:33:00Z">
        <w:r w:rsidR="00E70DBD">
          <w:t xml:space="preserve"> </w:t>
        </w:r>
      </w:ins>
      <w:del w:id="247" w:author="Thomas Lee" w:date="2021-04-05T16:33:00Z">
        <w:r w:rsidDel="00E70DBD">
          <w:delText>Drive</w:delText>
        </w:r>
      </w:del>
      <w:commentRangeEnd w:id="245"/>
      <w:ins w:id="248" w:author="Thomas Lee" w:date="2021-04-05T16:33:00Z">
        <w:r w:rsidR="00E70DBD">
          <w:t>drive</w:t>
        </w:r>
      </w:ins>
      <w:r w:rsidR="0072647E">
        <w:rPr>
          <w:rStyle w:val="CommentReference"/>
          <w:rFonts w:ascii="Arial" w:hAnsi="Arial"/>
        </w:rPr>
        <w:commentReference w:id="245"/>
      </w:r>
      <w:r>
        <w:t>. There is no output from this step.</w:t>
      </w:r>
    </w:p>
    <w:p w14:paraId="473DF322" w14:textId="6BE51B07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20</w:t>
      </w:r>
      <w:r w:rsidR="00286C78">
        <w:rPr>
          <w:rStyle w:val="ItalicsPACKT"/>
        </w:rPr>
        <w:t>,</w:t>
      </w:r>
      <w:r>
        <w:t xml:space="preserve"> you install </w:t>
      </w:r>
      <w:r w:rsidRPr="00BE333F">
        <w:t xml:space="preserve">the </w:t>
      </w:r>
      <w:proofErr w:type="spellStart"/>
      <w:r>
        <w:t>SHiPS</w:t>
      </w:r>
      <w:proofErr w:type="spellEnd"/>
      <w:r>
        <w:t xml:space="preserve"> and </w:t>
      </w:r>
      <w:proofErr w:type="spellStart"/>
      <w:r>
        <w:t>CimPSDrive</w:t>
      </w:r>
      <w:proofErr w:type="spellEnd"/>
      <w:r>
        <w:t xml:space="preserve"> mo</w:t>
      </w:r>
      <w:r w:rsidR="00286C78">
        <w:t>du</w:t>
      </w:r>
      <w:r>
        <w:t xml:space="preserve">les, creating no output. Then in </w:t>
      </w:r>
      <w:r w:rsidRPr="00BE333F">
        <w:rPr>
          <w:rStyle w:val="ItalicsPACKT"/>
        </w:rPr>
        <w:t>step 21</w:t>
      </w:r>
      <w:r>
        <w:t xml:space="preserve">, you import the </w:t>
      </w:r>
      <w:proofErr w:type="spellStart"/>
      <w:r w:rsidRPr="00BE333F">
        <w:t>CimPSDrive</w:t>
      </w:r>
      <w:proofErr w:type="spellEnd"/>
      <w:r w:rsidRPr="00BE333F">
        <w:t xml:space="preserve"> module and creat</w:t>
      </w:r>
      <w:r>
        <w:t>e a drive, which looks like this:</w:t>
      </w:r>
    </w:p>
    <w:p w14:paraId="3DFA8851" w14:textId="27C5EAF0" w:rsidR="00BE333F" w:rsidRDefault="00BE333F" w:rsidP="00BE333F">
      <w:pPr>
        <w:pStyle w:val="FigurePACKT"/>
      </w:pPr>
      <w:r>
        <w:drawing>
          <wp:inline distT="0" distB="0" distL="0" distR="0" wp14:anchorId="6ED2B341" wp14:editId="25F4F4E3">
            <wp:extent cx="3733333" cy="88142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4253" cy="8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DE16" w14:textId="2C9FA8D5" w:rsidR="00BE333F" w:rsidRDefault="00BE333F" w:rsidP="004256FC">
      <w:pPr>
        <w:pStyle w:val="FigureCaptionPACKT"/>
      </w:pPr>
      <w:r>
        <w:t xml:space="preserve">Figure 9.32: </w:t>
      </w:r>
      <w:r w:rsidR="004256FC">
        <w:t>I</w:t>
      </w:r>
      <w:r>
        <w:t xml:space="preserve">mporting the </w:t>
      </w:r>
      <w:proofErr w:type="spellStart"/>
      <w:r>
        <w:t>CimPSDrive</w:t>
      </w:r>
      <w:proofErr w:type="spellEnd"/>
      <w:r>
        <w:t xml:space="preserve"> module and creating a drive</w:t>
      </w:r>
    </w:p>
    <w:p w14:paraId="0D0BB7AE" w14:textId="6C161C55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141739A2" w14:textId="72F96260" w:rsidR="00BE333F" w:rsidRDefault="00BE333F" w:rsidP="00BE333F">
      <w:pPr>
        <w:pStyle w:val="NormalPACKT"/>
      </w:pPr>
      <w:r>
        <w:t xml:space="preserve">In </w:t>
      </w:r>
      <w:r w:rsidRPr="00F435E0">
        <w:rPr>
          <w:rStyle w:val="ItalicsPACKT"/>
        </w:rPr>
        <w:t>step 22</w:t>
      </w:r>
      <w:r>
        <w:t xml:space="preserve">, you </w:t>
      </w:r>
      <w:r w:rsidR="00286C78">
        <w:t>use the</w:t>
      </w:r>
      <w:r>
        <w:t xml:space="preserve"> </w:t>
      </w:r>
      <w:r w:rsidRPr="00B3002B">
        <w:rPr>
          <w:rStyle w:val="CodeInTextPACKT"/>
        </w:rPr>
        <w:t>CIM:</w:t>
      </w:r>
      <w:r>
        <w:t xml:space="preserve"> drive to view the </w:t>
      </w:r>
      <w:r w:rsidR="00D71B6C">
        <w:t>S</w:t>
      </w:r>
      <w:r>
        <w:t>ystem BIOS details from WMI. The output looks like this:</w:t>
      </w:r>
    </w:p>
    <w:p w14:paraId="43156D5C" w14:textId="5172CBE7" w:rsidR="00BE333F" w:rsidRDefault="00BE333F" w:rsidP="00BE333F">
      <w:pPr>
        <w:pStyle w:val="FigurePACKT"/>
      </w:pPr>
      <w:r>
        <w:drawing>
          <wp:inline distT="0" distB="0" distL="0" distR="0" wp14:anchorId="3C053290" wp14:editId="050DD753">
            <wp:extent cx="4228995" cy="1311429"/>
            <wp:effectExtent l="0" t="0" r="63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7797" cy="13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7533" w14:textId="774F9509" w:rsidR="00BE333F" w:rsidRDefault="00BE333F" w:rsidP="008E524E">
      <w:pPr>
        <w:pStyle w:val="FigureCaptionPACKT"/>
      </w:pPr>
      <w:r>
        <w:t>Figure 9.33: Using the CIM: drive</w:t>
      </w:r>
    </w:p>
    <w:p w14:paraId="0554EC1D" w14:textId="677B1132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256339B" w14:textId="4B227B20" w:rsidR="00FA4DDC" w:rsidRDefault="00FA4DDC" w:rsidP="00FA4DDC">
      <w:pPr>
        <w:pStyle w:val="Heading2"/>
        <w:rPr>
          <w:ins w:id="249" w:author="Lucy Wan" w:date="2021-03-08T14:00:00Z"/>
        </w:rPr>
      </w:pPr>
      <w:commentRangeStart w:id="250"/>
      <w:ins w:id="251" w:author="Lucy Wan" w:date="2021-03-08T14:00:00Z">
        <w:r>
          <w:t>There</w:t>
        </w:r>
        <w:del w:id="252" w:author="Parvathy Nair" w:date="2021-04-03T00:11:00Z">
          <w:r w:rsidDel="00576EC0">
            <w:delText>'</w:delText>
          </w:r>
        </w:del>
      </w:ins>
      <w:ins w:id="253" w:author="Parvathy Nair" w:date="2021-04-03T00:11:00Z">
        <w:r w:rsidR="00576EC0">
          <w:t>’</w:t>
        </w:r>
      </w:ins>
      <w:ins w:id="254" w:author="Lucy Wan" w:date="2021-03-08T14:00:00Z">
        <w:r>
          <w:t>s more...</w:t>
        </w:r>
      </w:ins>
      <w:commentRangeEnd w:id="250"/>
      <w:r>
        <w:rPr>
          <w:rStyle w:val="CommentReference"/>
          <w:rFonts w:cs="Times New Roman"/>
          <w:b w:val="0"/>
          <w:bCs w:val="0"/>
          <w:iCs w:val="0"/>
          <w:color w:val="auto"/>
          <w:lang w:val="en-US"/>
        </w:rPr>
        <w:commentReference w:id="250"/>
      </w:r>
    </w:p>
    <w:p w14:paraId="113CAEC2" w14:textId="076E2E08" w:rsidR="00E70DBD" w:rsidRDefault="00E70DBD" w:rsidP="00E70DBD">
      <w:pPr>
        <w:pStyle w:val="NormalPACKT"/>
        <w:rPr>
          <w:ins w:id="255" w:author="Thomas Lee" w:date="2021-04-05T12:04:00Z"/>
        </w:rPr>
      </w:pPr>
      <w:ins w:id="256" w:author="Thomas Lee" w:date="2021-04-05T11:56:00Z">
        <w:r w:rsidRPr="00E70DBD">
          <w:t xml:space="preserve">In </w:t>
        </w:r>
        <w:r w:rsidRPr="00E70DBD">
          <w:rPr>
            <w:rStyle w:val="ItalicsPACKT"/>
            <w:rPrChange w:id="257" w:author="Thomas Lee" w:date="2021-04-05T12:04:00Z">
              <w:rPr/>
            </w:rPrChange>
          </w:rPr>
          <w:t>step 4</w:t>
        </w:r>
        <w:r w:rsidRPr="00E70DBD">
          <w:t xml:space="preserve">, you use the registry </w:t>
        </w:r>
      </w:ins>
      <w:ins w:id="258" w:author="Thomas Lee" w:date="2021-04-05T11:57:00Z">
        <w:r w:rsidRPr="00E70DBD">
          <w:t>provider to return the registered owner of this system. This value was set when you installed Windows. If you use the Resource Kit build scripts on GitHub,</w:t>
        </w:r>
      </w:ins>
      <w:ins w:id="259" w:author="Thomas Lee" w:date="2021-04-05T11:58:00Z">
        <w:r w:rsidRPr="00E70DBD">
          <w:t xml:space="preserve"> the un</w:t>
        </w:r>
      </w:ins>
      <w:ins w:id="260" w:author="Thomas Lee" w:date="2021-04-05T16:04:00Z">
        <w:r>
          <w:t>a</w:t>
        </w:r>
      </w:ins>
      <w:ins w:id="261" w:author="Thomas Lee" w:date="2021-04-05T11:58:00Z">
        <w:r w:rsidRPr="00E70DBD">
          <w:t>ttended XML files provides a user name and organization. Of course, you can change this in the XML or subsequently.</w:t>
        </w:r>
      </w:ins>
    </w:p>
    <w:p w14:paraId="5DEDEFC6" w14:textId="57AF3FDD" w:rsidR="00E70DBD" w:rsidRDefault="00E70DBD" w:rsidP="00E70DBD">
      <w:pPr>
        <w:pStyle w:val="NormalPACKT"/>
        <w:rPr>
          <w:ins w:id="262" w:author="Thomas Lee" w:date="2021-04-05T16:34:00Z"/>
        </w:rPr>
      </w:pPr>
      <w:ins w:id="263" w:author="Thomas Lee" w:date="2021-04-05T12:04:00Z">
        <w:r>
          <w:t xml:space="preserve">In </w:t>
        </w:r>
        <w:r w:rsidRPr="00E70DBD">
          <w:rPr>
            <w:rStyle w:val="ItalicsPACKT"/>
            <w:rPrChange w:id="264" w:author="Thomas Lee" w:date="2021-04-05T16:33:00Z">
              <w:rPr/>
            </w:rPrChange>
          </w:rPr>
          <w:t>step 11</w:t>
        </w:r>
        <w:r>
          <w:t>, you check PowerShell’s Function: drive., This drive holds an entry for every function withing a PowerShell session</w:t>
        </w:r>
      </w:ins>
      <w:ins w:id="265" w:author="Thomas Lee" w:date="2021-04-05T12:05:00Z">
        <w:r>
          <w:t xml:space="preserve">. </w:t>
        </w:r>
      </w:ins>
      <w:ins w:id="266" w:author="Thomas Lee" w:date="2021-04-05T12:06:00Z">
        <w:r>
          <w:t xml:space="preserve">Since PowerShell has no </w:t>
        </w:r>
        <w:r w:rsidRPr="00E70DBD">
          <w:rPr>
            <w:rStyle w:val="CodeInTextPACKT"/>
            <w:rPrChange w:id="267" w:author="Thomas Lee" w:date="2021-04-05T12:06:00Z">
              <w:rPr/>
            </w:rPrChange>
          </w:rPr>
          <w:t>Remove-Function</w:t>
        </w:r>
        <w:r>
          <w:t xml:space="preserve"> command, t</w:t>
        </w:r>
      </w:ins>
      <w:ins w:id="268" w:author="Thomas Lee" w:date="2021-04-05T12:05:00Z">
        <w:r>
          <w:t xml:space="preserve">o remove a function from your PowerShell </w:t>
        </w:r>
        <w:proofErr w:type="spellStart"/>
        <w:r>
          <w:t>sessin</w:t>
        </w:r>
        <w:proofErr w:type="spellEnd"/>
        <w:r>
          <w:t xml:space="preserve">, you remove </w:t>
        </w:r>
      </w:ins>
      <w:ins w:id="269" w:author="Thomas Lee" w:date="2021-04-05T12:06:00Z">
        <w:r>
          <w:t>a function by removing its</w:t>
        </w:r>
      </w:ins>
      <w:ins w:id="270" w:author="Thomas Lee" w:date="2021-04-05T12:07:00Z">
        <w:r>
          <w:t xml:space="preserve"> </w:t>
        </w:r>
      </w:ins>
      <w:ins w:id="271" w:author="Thomas Lee" w:date="2021-04-05T12:05:00Z">
        <w:r>
          <w:t>entry (</w:t>
        </w:r>
        <w:r w:rsidRPr="00E70DBD">
          <w:rPr>
            <w:rStyle w:val="CodeInTextPACKT"/>
            <w:rPrChange w:id="272" w:author="Thomas Lee" w:date="2021-04-05T12:06:00Z">
              <w:rPr/>
            </w:rPrChange>
          </w:rPr>
          <w:t>Remove-Item -Path Function:&lt;</w:t>
        </w:r>
        <w:proofErr w:type="spellStart"/>
        <w:r w:rsidRPr="00E70DBD">
          <w:rPr>
            <w:rStyle w:val="CodeInTextPACKT"/>
            <w:rPrChange w:id="273" w:author="Thomas Lee" w:date="2021-04-05T12:06:00Z">
              <w:rPr/>
            </w:rPrChange>
          </w:rPr>
          <w:t>functon</w:t>
        </w:r>
        <w:proofErr w:type="spellEnd"/>
        <w:r w:rsidRPr="00E70DBD">
          <w:rPr>
            <w:rStyle w:val="CodeInTextPACKT"/>
            <w:rPrChange w:id="274" w:author="Thomas Lee" w:date="2021-04-05T12:06:00Z">
              <w:rPr/>
            </w:rPrChange>
          </w:rPr>
          <w:t xml:space="preserve"> to rem</w:t>
        </w:r>
      </w:ins>
      <w:ins w:id="275" w:author="Thomas Lee" w:date="2021-04-05T12:06:00Z">
        <w:r w:rsidRPr="00E70DBD">
          <w:rPr>
            <w:rStyle w:val="CodeInTextPACKT"/>
            <w:rPrChange w:id="276" w:author="Thomas Lee" w:date="2021-04-05T12:06:00Z">
              <w:rPr/>
            </w:rPrChange>
          </w:rPr>
          <w:t>over</w:t>
        </w:r>
        <w:r>
          <w:t>)</w:t>
        </w:r>
      </w:ins>
      <w:ins w:id="277" w:author="Thomas Lee" w:date="2021-04-05T12:07:00Z">
        <w:r>
          <w:t>.</w:t>
        </w:r>
      </w:ins>
    </w:p>
    <w:p w14:paraId="7BEDFB83" w14:textId="79B2E3BA" w:rsidR="00E70DBD" w:rsidRDefault="00E70DBD" w:rsidP="00E70DBD">
      <w:pPr>
        <w:pStyle w:val="NormalPACKT"/>
        <w:rPr>
          <w:ins w:id="278" w:author="Thomas Lee" w:date="2021-04-05T12:13:00Z"/>
        </w:rPr>
      </w:pPr>
      <w:ins w:id="279" w:author="Thomas Lee" w:date="2021-04-05T16:34:00Z">
        <w:r>
          <w:t>With step 17, you view the trusted root CA certificates in the local machine’s certificate store. These root certificates are maintained by Microsoft,</w:t>
        </w:r>
        <w:r w:rsidRPr="00E70DBD">
          <w:t xml:space="preserve"> </w:t>
        </w:r>
      </w:ins>
      <w:ins w:id="280" w:author="Thomas Lee" w:date="2021-04-05T16:36:00Z">
        <w:r w:rsidRPr="00E70DBD">
          <w:t xml:space="preserve"> as part of the </w:t>
        </w:r>
      </w:ins>
      <w:ins w:id="281" w:author="Thomas Lee" w:date="2021-04-05T16:35:00Z">
        <w:r w:rsidRPr="00E70DBD">
          <w:rPr>
            <w:rPrChange w:id="282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Microsoft Root Certificate Program</w:t>
        </w:r>
      </w:ins>
      <w:ins w:id="283" w:author="Thomas Lee" w:date="2021-04-05T16:36:00Z">
        <w:r w:rsidRPr="00E70DBD">
          <w:rPr>
            <w:rPrChange w:id="284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 xml:space="preserve">, which </w:t>
        </w:r>
      </w:ins>
      <w:ins w:id="285" w:author="Thomas Lee" w:date="2021-04-05T16:35:00Z">
        <w:r w:rsidRPr="00E70DBD">
          <w:rPr>
            <w:rPrChange w:id="286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 xml:space="preserve">supports the distribution of root certificates, enabling customers to trust Windows products. </w:t>
        </w:r>
      </w:ins>
      <w:ins w:id="287" w:author="Thomas Lee" w:date="2021-04-05T16:37:00Z">
        <w:r w:rsidRPr="00E70DBD">
          <w:rPr>
            <w:rPrChange w:id="288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 xml:space="preserve">You can read more about this program at </w:t>
        </w:r>
        <w:r w:rsidRPr="00E70DBD">
          <w:rPr>
            <w:rStyle w:val="ItalicsPACKT"/>
            <w:rPrChange w:id="289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https://docs.microsoft.com/</w:t>
        </w:r>
        <w:r w:rsidRPr="00E70DBD">
          <w:rPr>
            <w:rStyle w:val="ItalicsPACKT"/>
          </w:rPr>
          <w:t xml:space="preserve"> </w:t>
        </w:r>
        <w:r w:rsidRPr="00E70DBD">
          <w:rPr>
            <w:rStyle w:val="ItalicsPACKT"/>
            <w:rPrChange w:id="290" w:author="Thomas Lee" w:date="2021-04-05T16:37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security/trusted-root/program-requirements</w:t>
        </w:r>
        <w:r>
          <w:rPr>
            <w:rFonts w:ascii="Segoe UI" w:hAnsi="Segoe UI" w:cs="Segoe UI"/>
            <w:color w:val="171717"/>
            <w:shd w:val="clear" w:color="auto" w:fill="FFFFFF"/>
          </w:rPr>
          <w:t>.</w:t>
        </w:r>
      </w:ins>
    </w:p>
    <w:p w14:paraId="2FF9F51E" w14:textId="7DE86673" w:rsidR="00E70DBD" w:rsidRPr="00E70DBD" w:rsidRDefault="00E70DBD">
      <w:pPr>
        <w:pStyle w:val="NormalPACKT"/>
        <w:rPr>
          <w:ins w:id="291" w:author="Thomas Lee" w:date="2021-04-05T12:04:00Z"/>
        </w:rPr>
        <w:pPrChange w:id="292" w:author="Thomas Lee" w:date="2021-04-05T12:04:00Z">
          <w:pPr>
            <w:shd w:val="clear" w:color="auto" w:fill="FFFFFF"/>
            <w:spacing w:after="0" w:line="285" w:lineRule="atLeast"/>
          </w:pPr>
        </w:pPrChange>
      </w:pPr>
      <w:ins w:id="293" w:author="Thomas Lee" w:date="2021-04-05T12:13:00Z">
        <w:r>
          <w:t xml:space="preserve">In </w:t>
        </w:r>
        <w:r w:rsidRPr="00E70DBD">
          <w:rPr>
            <w:rStyle w:val="ItalicsPACKT"/>
            <w:rPrChange w:id="294" w:author="Thomas Lee" w:date="2021-04-05T12:15:00Z">
              <w:rPr/>
            </w:rPrChange>
          </w:rPr>
          <w:t>step 19</w:t>
        </w:r>
        <w:r>
          <w:t xml:space="preserve">, you set the WinRM </w:t>
        </w:r>
        <w:proofErr w:type="spellStart"/>
        <w:r>
          <w:t>TrustedHosts</w:t>
        </w:r>
        <w:proofErr w:type="spellEnd"/>
        <w:r>
          <w:t xml:space="preserve"> item to “*”. This means that whenever PowerShell negotiat</w:t>
        </w:r>
      </w:ins>
      <w:ins w:id="295" w:author="Thomas Lee" w:date="2021-04-05T12:14:00Z">
        <w:r>
          <w:t>e</w:t>
        </w:r>
      </w:ins>
      <w:ins w:id="296" w:author="Thomas Lee" w:date="2021-04-05T12:15:00Z">
        <w:r>
          <w:t>s</w:t>
        </w:r>
      </w:ins>
      <w:ins w:id="297" w:author="Thomas Lee" w:date="2021-04-05T12:14:00Z">
        <w:r>
          <w:t xml:space="preserve"> a remoting connection</w:t>
        </w:r>
      </w:ins>
      <w:ins w:id="298" w:author="Thomas Lee" w:date="2021-04-05T12:15:00Z">
        <w:r>
          <w:t xml:space="preserve"> with a remote host</w:t>
        </w:r>
      </w:ins>
      <w:ins w:id="299" w:author="Thomas Lee" w:date="2021-04-05T12:14:00Z">
        <w:r>
          <w:t xml:space="preserve">, it trusts the </w:t>
        </w:r>
      </w:ins>
      <w:ins w:id="300" w:author="Thomas Lee" w:date="2021-04-05T12:15:00Z">
        <w:r>
          <w:t xml:space="preserve">remote host </w:t>
        </w:r>
      </w:ins>
      <w:ins w:id="301" w:author="Thomas Lee" w:date="2021-04-05T12:14:00Z">
        <w:r>
          <w:t>machine is who it says it is</w:t>
        </w:r>
      </w:ins>
      <w:ins w:id="302" w:author="Thomas Lee" w:date="2021-04-05T12:15:00Z">
        <w:r>
          <w:t xml:space="preserve"> and is not an imposter</w:t>
        </w:r>
      </w:ins>
      <w:ins w:id="303" w:author="Thomas Lee" w:date="2021-04-05T12:14:00Z">
        <w:r>
          <w:t xml:space="preserve">. This has security implications – you should be careful about when and where you modify this setting. </w:t>
        </w:r>
      </w:ins>
    </w:p>
    <w:p w14:paraId="67A38E2A" w14:textId="0F3BA2FC" w:rsidR="00E70DBD" w:rsidRPr="00E70DBD" w:rsidRDefault="00E70DBD">
      <w:pPr>
        <w:pStyle w:val="NormalPACKT"/>
        <w:rPr>
          <w:ins w:id="304" w:author="Thomas Lee" w:date="2021-04-05T11:56:00Z"/>
          <w:rPrChange w:id="305" w:author="Thomas Lee" w:date="2021-04-05T12:04:00Z">
            <w:rPr>
              <w:ins w:id="306" w:author="Thomas Lee" w:date="2021-04-05T11:56:00Z"/>
              <w:rFonts w:ascii="Consolas" w:hAnsi="Consolas"/>
              <w:color w:val="000000"/>
              <w:sz w:val="21"/>
              <w:szCs w:val="21"/>
            </w:rPr>
          </w:rPrChange>
        </w:rPr>
        <w:pPrChange w:id="307" w:author="Thomas Lee" w:date="2021-04-05T12:04:00Z">
          <w:pPr>
            <w:shd w:val="clear" w:color="auto" w:fill="FFFFFF"/>
            <w:spacing w:after="0" w:line="285" w:lineRule="atLeast"/>
          </w:pPr>
        </w:pPrChange>
      </w:pPr>
      <w:ins w:id="308" w:author="Thomas Lee" w:date="2021-04-05T12:15:00Z">
        <w:r>
          <w:t xml:space="preserve">The </w:t>
        </w:r>
        <w:proofErr w:type="spellStart"/>
        <w:r>
          <w:t>SH</w:t>
        </w:r>
      </w:ins>
      <w:ins w:id="309" w:author="Thomas Lee" w:date="2021-04-05T12:19:00Z">
        <w:r>
          <w:t>i</w:t>
        </w:r>
      </w:ins>
      <w:ins w:id="310" w:author="Thomas Lee" w:date="2021-04-05T12:15:00Z">
        <w:r>
          <w:t>PS</w:t>
        </w:r>
        <w:proofErr w:type="spellEnd"/>
        <w:r>
          <w:t xml:space="preserve"> framework, which you install in </w:t>
        </w:r>
        <w:r w:rsidRPr="00E70DBD">
          <w:rPr>
            <w:rStyle w:val="ItalicsPACKT"/>
            <w:rPrChange w:id="311" w:author="Thomas Lee" w:date="2021-04-05T16:33:00Z">
              <w:rPr/>
            </w:rPrChange>
          </w:rPr>
          <w:t>step 20</w:t>
        </w:r>
        <w:r>
          <w:t xml:space="preserve">, is </w:t>
        </w:r>
      </w:ins>
      <w:ins w:id="312" w:author="Thomas Lee" w:date="2021-04-05T12:16:00Z">
        <w:r>
          <w:t>a module that helps you to develop a provider. The framework is</w:t>
        </w:r>
      </w:ins>
      <w:ins w:id="313" w:author="Thomas Lee" w:date="2021-04-05T12:17:00Z">
        <w:r>
          <w:t xml:space="preserve"> available, as you see in this recipe, from the PowerShell Gallery or fr</w:t>
        </w:r>
      </w:ins>
      <w:ins w:id="314" w:author="Thomas Lee" w:date="2021-04-05T12:19:00Z">
        <w:r>
          <w:t>o</w:t>
        </w:r>
      </w:ins>
      <w:ins w:id="315" w:author="Thomas Lee" w:date="2021-04-05T12:17:00Z">
        <w:r>
          <w:t xml:space="preserve">m GitHub at: </w:t>
        </w:r>
        <w:r>
          <w:fldChar w:fldCharType="begin"/>
        </w:r>
        <w:r>
          <w:instrText xml:space="preserve"> HYPERLINK "</w:instrText>
        </w:r>
        <w:r w:rsidRPr="00E70DBD">
          <w:instrText>https://github.com/PowerShell/SHiPS</w:instrText>
        </w:r>
        <w:r>
          <w:instrText xml:space="preserve">" </w:instrText>
        </w:r>
        <w:r>
          <w:fldChar w:fldCharType="separate"/>
        </w:r>
        <w:r w:rsidRPr="00843C15">
          <w:rPr>
            <w:rStyle w:val="Hyperlink"/>
          </w:rPr>
          <w:t>https://github.com/PowerShell/SHiPS</w:t>
        </w:r>
        <w:r>
          <w:fldChar w:fldCharType="end"/>
        </w:r>
        <w:r>
          <w:t>.</w:t>
        </w:r>
      </w:ins>
      <w:ins w:id="316" w:author="Thomas Lee" w:date="2021-04-05T12:18:00Z">
        <w:r>
          <w:t xml:space="preserve"> For a deeper explanation of the </w:t>
        </w:r>
        <w:proofErr w:type="spellStart"/>
        <w:r>
          <w:t>SH</w:t>
        </w:r>
      </w:ins>
      <w:ins w:id="317" w:author="Thomas Lee" w:date="2021-04-05T12:19:00Z">
        <w:r>
          <w:t>iPS</w:t>
        </w:r>
        <w:proofErr w:type="spellEnd"/>
        <w:r>
          <w:t xml:space="preserve"> framework, see: </w:t>
        </w:r>
      </w:ins>
      <w:ins w:id="318" w:author="Thomas Lee" w:date="2021-04-05T12:20:00Z">
        <w:r>
          <w:rPr>
            <w:rStyle w:val="ItalicsPACKT"/>
          </w:rPr>
          <w:fldChar w:fldCharType="begin"/>
        </w:r>
        <w:r>
          <w:rPr>
            <w:rStyle w:val="ItalicsPACKT"/>
          </w:rPr>
          <w:instrText xml:space="preserve"> HYPERLINK "</w:instrText>
        </w:r>
      </w:ins>
      <w:ins w:id="319" w:author="Thomas Lee" w:date="2021-04-05T12:19:00Z">
        <w:r w:rsidRPr="00E70DBD">
          <w:rPr>
            <w:rStyle w:val="ItalicsPACKT"/>
            <w:rPrChange w:id="320" w:author="Thomas Lee" w:date="2021-04-05T12:19:00Z">
              <w:rPr/>
            </w:rPrChange>
          </w:rPr>
          <w:instrText>https://4sysops.com/archives/create-a-custom-powershell-provider/</w:instrText>
        </w:r>
      </w:ins>
      <w:ins w:id="321" w:author="Thomas Lee" w:date="2021-04-05T12:20:00Z">
        <w:r>
          <w:rPr>
            <w:rStyle w:val="ItalicsPACKT"/>
          </w:rPr>
          <w:instrText xml:space="preserve">" </w:instrText>
        </w:r>
        <w:r>
          <w:rPr>
            <w:rStyle w:val="ItalicsPACKT"/>
          </w:rPr>
          <w:fldChar w:fldCharType="separate"/>
        </w:r>
      </w:ins>
      <w:ins w:id="322" w:author="Thomas Lee" w:date="2021-04-05T12:19:00Z">
        <w:r w:rsidRPr="00843C15">
          <w:rPr>
            <w:rStyle w:val="Hyperlink"/>
            <w:rPrChange w:id="323" w:author="Thomas Lee" w:date="2021-04-05T12:19:00Z">
              <w:rPr/>
            </w:rPrChange>
          </w:rPr>
          <w:t>https://4sysops.com/archives/create-a-custom-powershell-provider/</w:t>
        </w:r>
      </w:ins>
      <w:ins w:id="324" w:author="Thomas Lee" w:date="2021-04-05T12:20:00Z">
        <w:r>
          <w:rPr>
            <w:rStyle w:val="ItalicsPACKT"/>
          </w:rPr>
          <w:fldChar w:fldCharType="end"/>
        </w:r>
        <w:r w:rsidRPr="00E70DBD">
          <w:t>.</w:t>
        </w:r>
        <w:r>
          <w:t xml:space="preserve"> This framework can be useful in enabling you to create new </w:t>
        </w:r>
        <w:proofErr w:type="spellStart"/>
        <w:r>
          <w:t>provfders</w:t>
        </w:r>
        <w:proofErr w:type="spellEnd"/>
        <w:r>
          <w:t xml:space="preserve"> to unlock data in your organization.</w:t>
        </w:r>
      </w:ins>
    </w:p>
    <w:p w14:paraId="50C3BFC5" w14:textId="60090FBB" w:rsidR="00BE333F" w:rsidRPr="00E70DBD" w:rsidRDefault="00BE333F" w:rsidP="00E70DBD">
      <w:pPr>
        <w:pStyle w:val="NormalPACKT"/>
      </w:pPr>
    </w:p>
    <w:p w14:paraId="71E84609" w14:textId="77777777" w:rsidR="00BE333F" w:rsidRPr="00BE333F" w:rsidRDefault="00BE333F" w:rsidP="00BE333F">
      <w:pPr>
        <w:pStyle w:val="NormalPACKT"/>
      </w:pPr>
    </w:p>
    <w:p w14:paraId="75F7422F" w14:textId="77777777" w:rsidR="00BE333F" w:rsidRPr="00BE333F" w:rsidRDefault="00BE333F" w:rsidP="00BE333F">
      <w:pPr>
        <w:pStyle w:val="NormalPACKT"/>
      </w:pPr>
    </w:p>
    <w:p w14:paraId="4ECFFD62" w14:textId="7F0A3F99" w:rsidR="00B761AD" w:rsidRDefault="00DD67DB" w:rsidP="00B761AD">
      <w:pPr>
        <w:pStyle w:val="Heading1"/>
        <w:tabs>
          <w:tab w:val="left" w:pos="0"/>
        </w:tabs>
        <w:rPr>
          <w:lang w:val="en-US"/>
        </w:rPr>
      </w:pPr>
      <w:r w:rsidRPr="00DD67DB">
        <w:rPr>
          <w:lang w:val="en-US"/>
        </w:rPr>
        <w:t>Managing Storage Replica</w:t>
      </w:r>
    </w:p>
    <w:p w14:paraId="6D8C3E3E" w14:textId="5BB087EF" w:rsidR="00E70DBD" w:rsidRPr="00BE333F" w:rsidRDefault="00BE333F" w:rsidP="00BE333F">
      <w:pPr>
        <w:pStyle w:val="NormalPACKT"/>
      </w:pPr>
      <w:r w:rsidRPr="00BD0E8B">
        <w:rPr>
          <w:b/>
          <w:bCs/>
        </w:rPr>
        <w:t>Storage Replica</w:t>
      </w:r>
      <w:r w:rsidRPr="00BE333F">
        <w:t xml:space="preserve"> (</w:t>
      </w:r>
      <w:r w:rsidRPr="00BD0E8B">
        <w:rPr>
          <w:b/>
          <w:bCs/>
        </w:rPr>
        <w:t>SR</w:t>
      </w:r>
      <w:r w:rsidRPr="00BE333F">
        <w:t xml:space="preserve">) is a feature of </w:t>
      </w:r>
      <w:commentRangeStart w:id="325"/>
      <w:r w:rsidRPr="00BE333F">
        <w:t xml:space="preserve">Windows Server 2022 that replicates storage volumes to other systems. SR is only available with the Windows Server </w:t>
      </w:r>
      <w:del w:id="326" w:author="Thomas Lee" w:date="2021-04-05T12:25:00Z">
        <w:r w:rsidRPr="00BE333F" w:rsidDel="00E70DBD">
          <w:delText xml:space="preserve">2019 </w:delText>
        </w:r>
      </w:del>
      <w:commentRangeEnd w:id="325"/>
      <w:ins w:id="327" w:author="Thomas Lee" w:date="2021-04-05T12:25:00Z">
        <w:r w:rsidR="00E70DBD">
          <w:t>2020</w:t>
        </w:r>
        <w:r w:rsidR="00E70DBD" w:rsidRPr="00BE333F">
          <w:t xml:space="preserve"> </w:t>
        </w:r>
      </w:ins>
      <w:r w:rsidR="00D84669">
        <w:rPr>
          <w:rStyle w:val="CommentReference"/>
          <w:rFonts w:ascii="Arial" w:hAnsi="Arial"/>
        </w:rPr>
        <w:commentReference w:id="325"/>
      </w:r>
      <w:r w:rsidRPr="00BE333F">
        <w:t>Datacenter edition.</w:t>
      </w:r>
      <w:r>
        <w:t xml:space="preserve"> With SR, you replicate all the files in one volume, for example, the </w:t>
      </w:r>
      <w:r w:rsidRPr="00BE333F">
        <w:rPr>
          <w:rStyle w:val="CodeInTextPACKT"/>
        </w:rPr>
        <w:t>F:</w:t>
      </w:r>
      <w:r>
        <w:t xml:space="preserve"> Drive</w:t>
      </w:r>
      <w:ins w:id="328" w:author="Lucy Wan" w:date="2021-03-08T14:01:00Z">
        <w:r w:rsidR="00D17191">
          <w:t>,</w:t>
        </w:r>
      </w:ins>
      <w:r>
        <w:t xml:space="preserve"> to a disk on another host, for example, </w:t>
      </w:r>
      <w:r w:rsidRPr="00BE333F">
        <w:rPr>
          <w:rStyle w:val="CodeInTextPACKT"/>
        </w:rPr>
        <w:t>SRV2</w:t>
      </w:r>
      <w:r>
        <w:t xml:space="preserve">. After setting up the SR partnership, as you update the </w:t>
      </w:r>
      <w:r w:rsidRPr="00BE333F">
        <w:rPr>
          <w:rStyle w:val="CodeInTextPACKT"/>
        </w:rPr>
        <w:t>F:</w:t>
      </w:r>
      <w:r>
        <w:t xml:space="preserve"> drive, Windows automatically updates the target drive on </w:t>
      </w:r>
      <w:r w:rsidRPr="00BE333F">
        <w:rPr>
          <w:rStyle w:val="CodeInTextPACKT"/>
        </w:rPr>
        <w:t>SRV2</w:t>
      </w:r>
      <w:r>
        <w:t xml:space="preserve">, although you cannot see the files whilst Windows is replicating the volume (from </w:t>
      </w:r>
      <w:r w:rsidRPr="00BE333F">
        <w:rPr>
          <w:rStyle w:val="CodeInTextPACKT"/>
        </w:rPr>
        <w:t>SRV1</w:t>
      </w:r>
      <w:r>
        <w:t xml:space="preserve"> to </w:t>
      </w:r>
      <w:r w:rsidRPr="00BE333F">
        <w:rPr>
          <w:rStyle w:val="CodeInTextPACKT"/>
        </w:rPr>
        <w:t>SRV2</w:t>
      </w:r>
      <w:r>
        <w:t>). A</w:t>
      </w:r>
      <w:r w:rsidR="00286C78">
        <w:t>n</w:t>
      </w:r>
      <w:r>
        <w:t xml:space="preserve"> SR partnership also requires a drive on the source and destination hosts for internal </w:t>
      </w:r>
      <w:commentRangeStart w:id="329"/>
      <w:r>
        <w:t>logging</w:t>
      </w:r>
      <w:commentRangeEnd w:id="329"/>
      <w:r w:rsidR="00D17191">
        <w:rPr>
          <w:rStyle w:val="CommentReference"/>
          <w:rFonts w:ascii="Arial" w:hAnsi="Arial"/>
        </w:rPr>
        <w:commentReference w:id="329"/>
      </w:r>
      <w:r>
        <w:t>.</w:t>
      </w:r>
      <w:ins w:id="330" w:author="Thomas Lee" w:date="2021-04-05T17:13:00Z">
        <w:r w:rsidR="00F91E0A">
          <w:t xml:space="preserve">  </w:t>
        </w:r>
      </w:ins>
      <w:ins w:id="331" w:author="Thomas Lee" w:date="2021-04-05T17:12:00Z">
        <w:r w:rsidR="00F91E0A">
          <w:t>Storage Replica is useful to maintain a complete replica of</w:t>
        </w:r>
      </w:ins>
      <w:ins w:id="332" w:author="Thomas Lee" w:date="2021-04-05T17:13:00Z">
        <w:r w:rsidR="00F91E0A">
          <w:t xml:space="preserve"> one more </w:t>
        </w:r>
        <w:proofErr w:type="spellStart"/>
        <w:r w:rsidR="00F91E0A">
          <w:t>more</w:t>
        </w:r>
        <w:proofErr w:type="spellEnd"/>
        <w:r w:rsidR="00F91E0A">
          <w:t xml:space="preserve"> </w:t>
        </w:r>
        <w:proofErr w:type="gramStart"/>
        <w:r w:rsidR="00F91E0A">
          <w:t>disks</w:t>
        </w:r>
        <w:proofErr w:type="gramEnd"/>
        <w:r w:rsidR="00F91E0A">
          <w:t xml:space="preserve"> typically for disaster recovery.</w:t>
        </w:r>
      </w:ins>
    </w:p>
    <w:p w14:paraId="26B6CA2B" w14:textId="53C42077" w:rsidR="00B761AD" w:rsidRDefault="00B761AD" w:rsidP="00B761AD">
      <w:pPr>
        <w:pStyle w:val="Heading2"/>
        <w:tabs>
          <w:tab w:val="left" w:pos="0"/>
        </w:tabs>
      </w:pPr>
      <w:r>
        <w:t xml:space="preserve">Getting </w:t>
      </w:r>
      <w:ins w:id="333" w:author="Lucy Wan" w:date="2021-03-08T14:02:00Z">
        <w:r w:rsidR="00F5666B">
          <w:t>r</w:t>
        </w:r>
      </w:ins>
      <w:del w:id="334" w:author="Lucy Wan" w:date="2021-03-08T14:02:00Z">
        <w:r w:rsidDel="00F5666B">
          <w:delText>R</w:delText>
        </w:r>
      </w:del>
      <w:r>
        <w:t>eady</w:t>
      </w:r>
    </w:p>
    <w:p w14:paraId="4D76AB83" w14:textId="1EDB1527" w:rsidR="00B761AD" w:rsidRPr="009D0F10" w:rsidRDefault="002076A8" w:rsidP="00B761AD">
      <w:pPr>
        <w:pStyle w:val="NormalPACKT"/>
        <w:rPr>
          <w:lang w:val="en-GB"/>
        </w:rPr>
      </w:pPr>
      <w:r>
        <w:rPr>
          <w:lang w:val="en-GB"/>
        </w:rPr>
        <w:t xml:space="preserve">You run this recipe on </w:t>
      </w:r>
      <w:r w:rsidR="00BE333F">
        <w:rPr>
          <w:rStyle w:val="CodeInTextPACKT"/>
        </w:rPr>
        <w:t>SRV</w:t>
      </w:r>
      <w:r w:rsidRPr="002076A8">
        <w:rPr>
          <w:rStyle w:val="CodeInTextPACKT"/>
        </w:rPr>
        <w:t>1</w:t>
      </w:r>
      <w:r>
        <w:rPr>
          <w:lang w:val="en-GB"/>
        </w:rPr>
        <w:t>, a domain</w:t>
      </w:r>
      <w:r w:rsidR="00BE333F">
        <w:rPr>
          <w:lang w:val="en-GB"/>
        </w:rPr>
        <w:t xml:space="preserve">-joined host </w:t>
      </w:r>
      <w:r>
        <w:rPr>
          <w:lang w:val="en-GB"/>
        </w:rPr>
        <w:t xml:space="preserve">in the </w:t>
      </w:r>
      <w:r w:rsidRPr="002076A8">
        <w:rPr>
          <w:rStyle w:val="CodeInTextPACKT"/>
        </w:rPr>
        <w:t>Reskit.Org</w:t>
      </w:r>
      <w:r>
        <w:rPr>
          <w:lang w:val="en-GB"/>
        </w:rPr>
        <w:t xml:space="preserve"> domain</w:t>
      </w:r>
      <w:r w:rsidR="00286C78">
        <w:rPr>
          <w:lang w:val="en-GB"/>
        </w:rPr>
        <w:t>,</w:t>
      </w:r>
      <w:r>
        <w:rPr>
          <w:lang w:val="en-GB"/>
        </w:rPr>
        <w:t xml:space="preserve"> after </w:t>
      </w:r>
      <w:r w:rsidR="00286C78">
        <w:rPr>
          <w:lang w:val="en-GB"/>
        </w:rPr>
        <w:t>adding</w:t>
      </w:r>
      <w:r w:rsidR="00BE333F">
        <w:rPr>
          <w:lang w:val="en-GB"/>
        </w:rPr>
        <w:t xml:space="preserve"> and configur</w:t>
      </w:r>
      <w:r w:rsidR="00286C78">
        <w:rPr>
          <w:lang w:val="en-GB"/>
        </w:rPr>
        <w:t>ing</w:t>
      </w:r>
      <w:r w:rsidR="00BE333F">
        <w:rPr>
          <w:lang w:val="en-GB"/>
        </w:rPr>
        <w:t xml:space="preserve"> additional virtual disks to this host</w:t>
      </w:r>
      <w:r>
        <w:rPr>
          <w:lang w:val="en-GB"/>
        </w:rPr>
        <w:t>. You must have installed PowerShell 7 and VS Code on this host.</w:t>
      </w:r>
      <w:r w:rsidR="00BE333F">
        <w:rPr>
          <w:lang w:val="en-GB"/>
        </w:rPr>
        <w:t xml:space="preserve"> This recipe </w:t>
      </w:r>
      <w:r w:rsidR="00286C78">
        <w:rPr>
          <w:lang w:val="en-GB"/>
        </w:rPr>
        <w:t xml:space="preserve">explicitly uses the </w:t>
      </w:r>
      <w:r w:rsidR="00286C78" w:rsidRPr="00777E45">
        <w:rPr>
          <w:rStyle w:val="CodeInTextPACKT"/>
        </w:rPr>
        <w:t>F:</w:t>
      </w:r>
      <w:r w:rsidR="00286C78">
        <w:rPr>
          <w:lang w:val="en-GB"/>
        </w:rPr>
        <w:t xml:space="preserve"> drive you created earlier on </w:t>
      </w:r>
      <w:r w:rsidR="00286C78" w:rsidRPr="00286C78">
        <w:rPr>
          <w:rStyle w:val="CodeInTextPACKT"/>
        </w:rPr>
        <w:t>SRV1</w:t>
      </w:r>
      <w:r w:rsidR="00286C78">
        <w:rPr>
          <w:lang w:val="en-GB"/>
        </w:rPr>
        <w:t xml:space="preserve"> </w:t>
      </w:r>
      <w:ins w:id="335" w:author="Lucy Wan" w:date="2021-03-08T14:04:00Z">
        <w:r w:rsidR="00F409F4">
          <w:rPr>
            <w:lang w:val="en-GB"/>
          </w:rPr>
          <w:t xml:space="preserve">in </w:t>
        </w:r>
        <w:r w:rsidR="00F409F4" w:rsidRPr="00562E75">
          <w:rPr>
            <w:rStyle w:val="ItalicsPACKT"/>
          </w:rPr>
          <w:t>Managing</w:t>
        </w:r>
      </w:ins>
      <w:ins w:id="336" w:author="Lucy Wan" w:date="2021-03-08T14:05:00Z">
        <w:r w:rsidR="00562E75" w:rsidRPr="00562E75">
          <w:rPr>
            <w:rStyle w:val="ItalicsPACKT"/>
          </w:rPr>
          <w:t xml:space="preserve"> physical disks and volumes</w:t>
        </w:r>
        <w:r w:rsidR="00562E75">
          <w:rPr>
            <w:lang w:val="en-GB"/>
          </w:rPr>
          <w:t>,</w:t>
        </w:r>
      </w:ins>
      <w:ins w:id="337" w:author="Lucy Wan" w:date="2021-03-08T14:04:00Z">
        <w:r w:rsidR="00F409F4">
          <w:rPr>
            <w:lang w:val="en-GB"/>
          </w:rPr>
          <w:t xml:space="preserve"> </w:t>
        </w:r>
      </w:ins>
      <w:r w:rsidR="00286C78">
        <w:rPr>
          <w:lang w:val="en-GB"/>
        </w:rPr>
        <w:t xml:space="preserve">plus a new </w:t>
      </w:r>
      <w:r w:rsidR="00286C78" w:rsidRPr="00777E45">
        <w:rPr>
          <w:rStyle w:val="CodeInTextPACKT"/>
        </w:rPr>
        <w:t>G:</w:t>
      </w:r>
      <w:r w:rsidR="00286C78">
        <w:rPr>
          <w:lang w:val="en-GB"/>
        </w:rPr>
        <w:t xml:space="preserve"> drive,</w:t>
      </w:r>
      <w:r w:rsidR="00BE333F">
        <w:rPr>
          <w:lang w:val="en-GB"/>
        </w:rPr>
        <w:t xml:space="preserve"> </w:t>
      </w:r>
      <w:r w:rsidR="00286C78">
        <w:rPr>
          <w:lang w:val="en-GB"/>
        </w:rPr>
        <w:t xml:space="preserve">which </w:t>
      </w:r>
      <w:r w:rsidR="00BE333F">
        <w:rPr>
          <w:lang w:val="en-GB"/>
        </w:rPr>
        <w:t xml:space="preserve">you create in </w:t>
      </w:r>
      <w:commentRangeStart w:id="338"/>
      <w:r w:rsidR="00BE333F">
        <w:rPr>
          <w:lang w:val="en-GB"/>
        </w:rPr>
        <w:t>disk number</w:t>
      </w:r>
      <w:r w:rsidR="00286C78">
        <w:rPr>
          <w:lang w:val="en-GB"/>
        </w:rPr>
        <w:t xml:space="preserve"> </w:t>
      </w:r>
      <w:ins w:id="339" w:author="Thomas Lee" w:date="2021-04-05T16:54:00Z">
        <w:r w:rsidR="00F91E0A">
          <w:rPr>
            <w:lang w:val="en-GB"/>
          </w:rPr>
          <w:t>2</w:t>
        </w:r>
      </w:ins>
      <w:del w:id="340" w:author="Thomas Lee" w:date="2021-04-05T16:54:00Z">
        <w:r w:rsidR="00286C78" w:rsidDel="00F91E0A">
          <w:rPr>
            <w:lang w:val="en-GB"/>
          </w:rPr>
          <w:delText>3</w:delText>
        </w:r>
      </w:del>
      <w:r w:rsidR="00BE333F">
        <w:rPr>
          <w:lang w:val="en-GB"/>
        </w:rPr>
        <w:t xml:space="preserve"> </w:t>
      </w:r>
      <w:commentRangeEnd w:id="338"/>
      <w:r w:rsidR="00C1255C">
        <w:rPr>
          <w:rStyle w:val="CommentReference"/>
          <w:rFonts w:ascii="Arial" w:hAnsi="Arial"/>
        </w:rPr>
        <w:commentReference w:id="338"/>
      </w:r>
      <w:r w:rsidR="00BE333F">
        <w:rPr>
          <w:lang w:val="en-GB"/>
        </w:rPr>
        <w:t xml:space="preserve">(and the corresponding disks on </w:t>
      </w:r>
      <w:r w:rsidR="00BE333F" w:rsidRPr="00BE333F">
        <w:rPr>
          <w:rStyle w:val="CodeInTextPACKT"/>
        </w:rPr>
        <w:t>SRV2</w:t>
      </w:r>
      <w:r w:rsidR="00BE333F">
        <w:rPr>
          <w:lang w:val="en-GB"/>
        </w:rPr>
        <w:t xml:space="preserve">). </w:t>
      </w:r>
    </w:p>
    <w:p w14:paraId="4BF61B5D" w14:textId="36AA92CC" w:rsidR="00B761AD" w:rsidRDefault="00B761AD" w:rsidP="00B761AD">
      <w:pPr>
        <w:pStyle w:val="Heading2"/>
        <w:tabs>
          <w:tab w:val="left" w:pos="0"/>
        </w:tabs>
      </w:pPr>
      <w:r>
        <w:t>How to do it...</w:t>
      </w:r>
    </w:p>
    <w:p w14:paraId="5E06562B" w14:textId="77777777" w:rsidR="00BE333F" w:rsidRPr="00BE333F" w:rsidRDefault="00BE333F" w:rsidP="00BE333F">
      <w:pPr>
        <w:pStyle w:val="NumberedBulletPACKT"/>
        <w:numPr>
          <w:ilvl w:val="0"/>
          <w:numId w:val="34"/>
        </w:numPr>
        <w:rPr>
          <w:color w:val="000000"/>
        </w:rPr>
      </w:pPr>
      <w:r w:rsidRPr="00BE333F">
        <w:t>Getting disk number of the disk holding the F partition</w:t>
      </w:r>
    </w:p>
    <w:p w14:paraId="3C886500" w14:textId="77777777" w:rsidR="00BE333F" w:rsidRPr="00BE333F" w:rsidRDefault="00BE333F" w:rsidP="00BE333F">
      <w:pPr>
        <w:pStyle w:val="CodePACKT"/>
      </w:pPr>
    </w:p>
    <w:p w14:paraId="269179F5" w14:textId="376F1BC0" w:rsidR="00BE333F" w:rsidRPr="00BE333F" w:rsidRDefault="00BE333F" w:rsidP="00BE333F">
      <w:pPr>
        <w:pStyle w:val="CodePACKT"/>
      </w:pPr>
      <w:r w:rsidRPr="00BE333F">
        <w:t>$Part = Get-Partition -</w:t>
      </w:r>
      <w:proofErr w:type="spellStart"/>
      <w:r w:rsidRPr="00BE333F">
        <w:t>DriveLetter</w:t>
      </w:r>
      <w:proofErr w:type="spellEnd"/>
      <w:r w:rsidRPr="00BE333F">
        <w:t> F</w:t>
      </w:r>
    </w:p>
    <w:p w14:paraId="3600743C" w14:textId="292DECF6" w:rsidR="00BE333F" w:rsidRPr="00BE333F" w:rsidRDefault="00A57D0D" w:rsidP="00BE333F">
      <w:pPr>
        <w:pStyle w:val="CodePACKT"/>
      </w:pPr>
      <w:r>
        <w:t>"</w:t>
      </w:r>
      <w:r w:rsidR="00BE333F" w:rsidRPr="00BE333F">
        <w:t>F drive on disk [$($</w:t>
      </w:r>
      <w:proofErr w:type="spellStart"/>
      <w:r w:rsidR="00BE333F" w:rsidRPr="00BE333F">
        <w:t>Part.DiskNumber</w:t>
      </w:r>
      <w:proofErr w:type="spellEnd"/>
      <w:r w:rsidR="00BE333F" w:rsidRPr="00BE333F">
        <w:t>)]</w:t>
      </w:r>
      <w:r>
        <w:t>"</w:t>
      </w:r>
    </w:p>
    <w:p w14:paraId="4A77FF88" w14:textId="77777777" w:rsidR="00BE333F" w:rsidRPr="00BE333F" w:rsidRDefault="00BE333F" w:rsidP="00BE333F">
      <w:pPr>
        <w:pStyle w:val="CodePACKT"/>
      </w:pPr>
    </w:p>
    <w:p w14:paraId="7892E729" w14:textId="0855D02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Creating </w:t>
      </w:r>
      <w:r w:rsidRPr="00BF098D">
        <w:rPr>
          <w:rStyle w:val="CodeInTextPACKT"/>
        </w:rPr>
        <w:t>F:</w:t>
      </w:r>
      <w:r w:rsidRPr="00BE333F">
        <w:t> </w:t>
      </w:r>
      <w:r>
        <w:t>volume</w:t>
      </w:r>
      <w:r w:rsidRPr="00BE333F">
        <w:t> on </w:t>
      </w:r>
      <w:r w:rsidRPr="00BE333F">
        <w:rPr>
          <w:rStyle w:val="CodeInTextPACKT"/>
        </w:rPr>
        <w:t>SRV2</w:t>
      </w:r>
    </w:p>
    <w:p w14:paraId="12A71599" w14:textId="77777777" w:rsidR="00BE333F" w:rsidRPr="00BE333F" w:rsidRDefault="00BE333F" w:rsidP="00BE333F">
      <w:pPr>
        <w:pStyle w:val="CodePACKT"/>
      </w:pPr>
    </w:p>
    <w:p w14:paraId="36BAF92B" w14:textId="0F1E2611" w:rsidR="00BE333F" w:rsidRPr="00BE333F" w:rsidRDefault="00BE333F" w:rsidP="00BE333F">
      <w:pPr>
        <w:pStyle w:val="CodePACKT"/>
      </w:pPr>
      <w:r w:rsidRPr="00BE333F">
        <w:t>$SB = {</w:t>
      </w:r>
    </w:p>
    <w:p w14:paraId="3DF5C867" w14:textId="77777777" w:rsidR="00BE333F" w:rsidRPr="00BE333F" w:rsidRDefault="00BE333F" w:rsidP="00BE333F">
      <w:pPr>
        <w:pStyle w:val="CodePACKT"/>
      </w:pPr>
      <w:r w:rsidRPr="00BE333F">
        <w:t>  $NVHT = @{</w:t>
      </w:r>
    </w:p>
    <w:p w14:paraId="1915F2D5" w14:textId="77777777" w:rsidR="00BE333F" w:rsidRPr="00BE333F" w:rsidRDefault="00BE333F" w:rsidP="00BE333F">
      <w:pPr>
        <w:pStyle w:val="CodePACKT"/>
      </w:pPr>
      <w:r w:rsidRPr="00BE333F">
        <w:t>   </w:t>
      </w:r>
      <w:proofErr w:type="spellStart"/>
      <w:r w:rsidRPr="00BE333F">
        <w:t>DiskNumber</w:t>
      </w:r>
      <w:proofErr w:type="spellEnd"/>
      <w:r w:rsidRPr="00BE333F">
        <w:t>   =  $</w:t>
      </w:r>
      <w:proofErr w:type="spellStart"/>
      <w:r w:rsidRPr="00BE333F">
        <w:t>using:Part.DiskNumber</w:t>
      </w:r>
      <w:proofErr w:type="spellEnd"/>
    </w:p>
    <w:p w14:paraId="7A119FEE" w14:textId="2CEEF18F" w:rsidR="00BE333F" w:rsidRPr="00BE333F" w:rsidRDefault="00BE333F" w:rsidP="00BE333F">
      <w:pPr>
        <w:pStyle w:val="CodePACKT"/>
      </w:pPr>
      <w:r w:rsidRPr="00BE333F">
        <w:t>    </w:t>
      </w:r>
      <w:proofErr w:type="spellStart"/>
      <w:r w:rsidRPr="00BE333F">
        <w:t>FriendlyName</w:t>
      </w:r>
      <w:proofErr w:type="spellEnd"/>
      <w:r w:rsidRPr="00BE333F">
        <w:t> = </w:t>
      </w:r>
      <w:r w:rsidR="00A57D0D">
        <w:t>'</w:t>
      </w:r>
      <w:r w:rsidRPr="00BE333F">
        <w:t>Files</w:t>
      </w:r>
      <w:r w:rsidR="00A57D0D">
        <w:t>'</w:t>
      </w:r>
      <w:r w:rsidRPr="00BE333F">
        <w:t> </w:t>
      </w:r>
    </w:p>
    <w:p w14:paraId="11316367" w14:textId="07D167AD" w:rsidR="00BE333F" w:rsidRPr="00BE333F" w:rsidRDefault="00BE333F" w:rsidP="00BE333F">
      <w:pPr>
        <w:pStyle w:val="CodePACKT"/>
      </w:pPr>
      <w:r w:rsidRPr="00BE333F">
        <w:t>    </w:t>
      </w:r>
      <w:proofErr w:type="spellStart"/>
      <w:r w:rsidRPr="00BE333F">
        <w:t>FileSystem</w:t>
      </w:r>
      <w:proofErr w:type="spellEnd"/>
      <w:r w:rsidRPr="00BE333F">
        <w:t>   = </w:t>
      </w:r>
      <w:r w:rsidR="00A57D0D">
        <w:t>'</w:t>
      </w:r>
      <w:r w:rsidRPr="00BE333F">
        <w:t>NTFS</w:t>
      </w:r>
      <w:r w:rsidR="00A57D0D">
        <w:t>'</w:t>
      </w:r>
      <w:r w:rsidRPr="00BE333F">
        <w:t> </w:t>
      </w:r>
    </w:p>
    <w:p w14:paraId="2EBF164C" w14:textId="499E1D97" w:rsidR="00BE333F" w:rsidRPr="00BE333F" w:rsidRDefault="00BE333F" w:rsidP="00BE333F">
      <w:pPr>
        <w:pStyle w:val="CodePACKT"/>
      </w:pPr>
      <w:r w:rsidRPr="00BE333F">
        <w:t>    </w:t>
      </w:r>
      <w:proofErr w:type="spellStart"/>
      <w:r w:rsidRPr="00BE333F">
        <w:t>DriveLetter</w:t>
      </w:r>
      <w:proofErr w:type="spellEnd"/>
      <w:r w:rsidRPr="00BE333F">
        <w:t>  = </w:t>
      </w:r>
      <w:r w:rsidR="00A57D0D">
        <w:t>'</w:t>
      </w:r>
      <w:r w:rsidRPr="00BE333F">
        <w:t>F</w:t>
      </w:r>
      <w:r w:rsidR="00A57D0D">
        <w:t>'</w:t>
      </w:r>
    </w:p>
    <w:p w14:paraId="73C73E11" w14:textId="77777777" w:rsidR="00BE333F" w:rsidRPr="00BE333F" w:rsidRDefault="00BE333F" w:rsidP="00BE333F">
      <w:pPr>
        <w:pStyle w:val="CodePACKT"/>
      </w:pPr>
      <w:r w:rsidRPr="00BE333F">
        <w:t>  }</w:t>
      </w:r>
    </w:p>
    <w:p w14:paraId="3DA517EC" w14:textId="77777777" w:rsidR="00BE333F" w:rsidRPr="00BE333F" w:rsidRDefault="00BE333F" w:rsidP="00BE333F">
      <w:pPr>
        <w:pStyle w:val="CodePACKT"/>
      </w:pPr>
      <w:r w:rsidRPr="00BE333F">
        <w:t>  New-Volume @NVHT</w:t>
      </w:r>
    </w:p>
    <w:p w14:paraId="01939B6B" w14:textId="77777777" w:rsidR="00BE333F" w:rsidRPr="00BE333F" w:rsidRDefault="00BE333F" w:rsidP="00BE333F">
      <w:pPr>
        <w:pStyle w:val="CodePACKT"/>
      </w:pPr>
      <w:r w:rsidRPr="00BE333F">
        <w:t>}</w:t>
      </w:r>
    </w:p>
    <w:p w14:paraId="16BE13D1" w14:textId="77777777" w:rsidR="00BE333F" w:rsidRPr="00BE333F" w:rsidRDefault="00BE333F" w:rsidP="00BE333F">
      <w:pPr>
        <w:pStyle w:val="CodePACKT"/>
      </w:pPr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</w:t>
      </w:r>
    </w:p>
    <w:p w14:paraId="150AF865" w14:textId="77777777" w:rsidR="00BE333F" w:rsidRPr="00BE333F" w:rsidRDefault="00BE333F" w:rsidP="00BE333F">
      <w:pPr>
        <w:pStyle w:val="CodePACKT"/>
      </w:pPr>
    </w:p>
    <w:p w14:paraId="60E7F3E6" w14:textId="2EF443A2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Creating content on </w:t>
      </w:r>
      <w:r w:rsidRPr="00511164">
        <w:rPr>
          <w:rStyle w:val="CodeInTextPACKT"/>
        </w:rPr>
        <w:t>F:</w:t>
      </w:r>
      <w:r w:rsidRPr="00BE333F">
        <w:t> on </w:t>
      </w:r>
      <w:r w:rsidRPr="00286C78">
        <w:rPr>
          <w:rStyle w:val="CodeInTextPACKT"/>
        </w:rPr>
        <w:t>SRV1</w:t>
      </w:r>
    </w:p>
    <w:p w14:paraId="28592D5B" w14:textId="77777777" w:rsidR="00BE333F" w:rsidRPr="00BE333F" w:rsidRDefault="00BE333F" w:rsidP="00BE333F">
      <w:pPr>
        <w:pStyle w:val="CodePACKT"/>
      </w:pPr>
    </w:p>
    <w:p w14:paraId="3D849F66" w14:textId="6BD36867" w:rsidR="00BE333F" w:rsidRPr="00BE333F" w:rsidRDefault="00BE333F" w:rsidP="00BE333F">
      <w:pPr>
        <w:pStyle w:val="CodePACKT"/>
      </w:pPr>
      <w:r w:rsidRPr="00BE333F">
        <w:t>1..100 | ForEach-Object {</w:t>
      </w:r>
    </w:p>
    <w:p w14:paraId="23E3F050" w14:textId="6872214A" w:rsidR="00BE333F" w:rsidRPr="00BE333F" w:rsidRDefault="00BE333F" w:rsidP="00BE333F">
      <w:pPr>
        <w:pStyle w:val="CodePACKT"/>
      </w:pPr>
      <w:r w:rsidRPr="00BE333F">
        <w:t>  $NF = </w:t>
      </w:r>
      <w:r w:rsidR="00A57D0D">
        <w:t>"</w:t>
      </w:r>
      <w:r w:rsidRPr="00BE333F">
        <w:t>F:\CoolFolder$_</w:t>
      </w:r>
      <w:r w:rsidR="00A57D0D">
        <w:t>"</w:t>
      </w:r>
    </w:p>
    <w:p w14:paraId="7A86E1E2" w14:textId="77777777" w:rsidR="00BE333F" w:rsidRPr="00BE333F" w:rsidRDefault="00BE333F" w:rsidP="00BE333F">
      <w:pPr>
        <w:pStyle w:val="CodePACKT"/>
      </w:pPr>
      <w:r w:rsidRPr="00BE333F">
        <w:t>  New-Item -Path $NF -ItemType Directory | Out-Null</w:t>
      </w:r>
    </w:p>
    <w:p w14:paraId="23949D7B" w14:textId="77777777" w:rsidR="00BE333F" w:rsidRPr="00BE333F" w:rsidRDefault="00BE333F" w:rsidP="00BE333F">
      <w:pPr>
        <w:pStyle w:val="CodePACKT"/>
      </w:pPr>
      <w:r w:rsidRPr="00BE333F">
        <w:t>  1..100 | ForEach {</w:t>
      </w:r>
    </w:p>
    <w:p w14:paraId="176A2D43" w14:textId="6564ED81" w:rsidR="00BE333F" w:rsidRPr="00BE333F" w:rsidRDefault="00BE333F" w:rsidP="00BE333F">
      <w:pPr>
        <w:pStyle w:val="CodePACKT"/>
      </w:pPr>
      <w:r w:rsidRPr="00BE333F">
        <w:t>    $NF2 = </w:t>
      </w:r>
      <w:r w:rsidR="00A57D0D">
        <w:t>"</w:t>
      </w:r>
      <w:r w:rsidRPr="00BE333F">
        <w:t>$NF\</w:t>
      </w:r>
      <w:proofErr w:type="spellStart"/>
      <w:r w:rsidRPr="00BE333F">
        <w:t>CoolFile</w:t>
      </w:r>
      <w:proofErr w:type="spellEnd"/>
      <w:r w:rsidRPr="00BE333F">
        <w:t>$_</w:t>
      </w:r>
      <w:r w:rsidR="00A57D0D">
        <w:t>"</w:t>
      </w:r>
    </w:p>
    <w:p w14:paraId="5F5711F2" w14:textId="31397B2A" w:rsidR="00BE333F" w:rsidRPr="00BE333F" w:rsidRDefault="00BE333F" w:rsidP="00BE333F">
      <w:pPr>
        <w:pStyle w:val="CodePACKT"/>
      </w:pPr>
      <w:r w:rsidRPr="00BE333F">
        <w:t>    </w:t>
      </w:r>
      <w:r w:rsidR="00A57D0D">
        <w:t>"</w:t>
      </w:r>
      <w:r w:rsidRPr="00BE333F">
        <w:t>Cool File</w:t>
      </w:r>
      <w:r w:rsidR="00A57D0D">
        <w:t>"</w:t>
      </w:r>
      <w:r w:rsidRPr="00BE333F">
        <w:t> | Out-File -</w:t>
      </w:r>
      <w:proofErr w:type="spellStart"/>
      <w:r w:rsidRPr="00BE333F">
        <w:t>PSPath</w:t>
      </w:r>
      <w:proofErr w:type="spellEnd"/>
      <w:r w:rsidRPr="00BE333F">
        <w:t> $NF2</w:t>
      </w:r>
    </w:p>
    <w:p w14:paraId="2A584A01" w14:textId="77777777" w:rsidR="00BE333F" w:rsidRPr="00BE333F" w:rsidRDefault="00BE333F" w:rsidP="00BE333F">
      <w:pPr>
        <w:pStyle w:val="CodePACKT"/>
      </w:pPr>
      <w:r w:rsidRPr="00BE333F">
        <w:t>  }</w:t>
      </w:r>
    </w:p>
    <w:p w14:paraId="181BE115" w14:textId="77777777" w:rsidR="00BE333F" w:rsidRPr="00BE333F" w:rsidRDefault="00BE333F" w:rsidP="00BE333F">
      <w:pPr>
        <w:pStyle w:val="CodePACKT"/>
      </w:pPr>
      <w:r w:rsidRPr="00BE333F">
        <w:t>}</w:t>
      </w:r>
    </w:p>
    <w:p w14:paraId="00969882" w14:textId="77777777" w:rsidR="00BE333F" w:rsidRPr="00BE333F" w:rsidRDefault="00BE333F" w:rsidP="00BE333F">
      <w:pPr>
        <w:pStyle w:val="CodePACKT"/>
      </w:pPr>
    </w:p>
    <w:p w14:paraId="2C655758" w14:textId="71FBB4B8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Showing what is on </w:t>
      </w:r>
      <w:r w:rsidRPr="00CA461F">
        <w:rPr>
          <w:rStyle w:val="CodeInTextPACKT"/>
        </w:rPr>
        <w:t>F:</w:t>
      </w:r>
      <w:r w:rsidRPr="00BE333F">
        <w:t> locally</w:t>
      </w:r>
    </w:p>
    <w:p w14:paraId="62094F37" w14:textId="77777777" w:rsidR="00BE333F" w:rsidRPr="00BE333F" w:rsidRDefault="00BE333F" w:rsidP="00BE333F">
      <w:pPr>
        <w:pStyle w:val="CodePACKT"/>
      </w:pPr>
    </w:p>
    <w:p w14:paraId="46D49393" w14:textId="193A061D" w:rsidR="00BE333F" w:rsidRPr="00BE333F" w:rsidRDefault="00BE333F" w:rsidP="00BE333F">
      <w:pPr>
        <w:pStyle w:val="CodePACKT"/>
      </w:pPr>
      <w:r w:rsidRPr="00BE333F">
        <w:t>Get-ChildItem -Path F:\ -Recurse | Measure-Object</w:t>
      </w:r>
    </w:p>
    <w:p w14:paraId="642E541E" w14:textId="77777777" w:rsidR="00BE333F" w:rsidRPr="00BE333F" w:rsidRDefault="00BE333F" w:rsidP="00BE333F">
      <w:pPr>
        <w:pStyle w:val="CodePACKT"/>
      </w:pPr>
    </w:p>
    <w:p w14:paraId="605DDFA8" w14:textId="6050DCF8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the same drives remotely on </w:t>
      </w:r>
      <w:r w:rsidRPr="00BE333F">
        <w:rPr>
          <w:rStyle w:val="CodeInTextPACKT"/>
        </w:rPr>
        <w:t>SRV2</w:t>
      </w:r>
    </w:p>
    <w:p w14:paraId="3DE1F593" w14:textId="77777777" w:rsidR="00BE333F" w:rsidRPr="00BE333F" w:rsidRDefault="00BE333F" w:rsidP="00BE333F">
      <w:pPr>
        <w:pStyle w:val="CodePACKT"/>
      </w:pPr>
    </w:p>
    <w:p w14:paraId="0C5A2B4B" w14:textId="0F835F0B" w:rsidR="00BE333F" w:rsidRPr="00BE333F" w:rsidRDefault="00BE333F" w:rsidP="00BE333F">
      <w:pPr>
        <w:pStyle w:val="CodePACKT"/>
      </w:pPr>
      <w:r w:rsidRPr="00BE333F">
        <w:t>$SB2 = {</w:t>
      </w:r>
    </w:p>
    <w:p w14:paraId="7A3B8800" w14:textId="77777777" w:rsidR="00BE333F" w:rsidRPr="00BE333F" w:rsidRDefault="00BE333F" w:rsidP="00BE333F">
      <w:pPr>
        <w:pStyle w:val="CodePACKT"/>
      </w:pPr>
      <w:r w:rsidRPr="00BE333F">
        <w:t>  Get-ChildItem -Path F:\ -Recurse |</w:t>
      </w:r>
    </w:p>
    <w:p w14:paraId="58DD6B33" w14:textId="77777777" w:rsidR="00BE333F" w:rsidRPr="00BE333F" w:rsidRDefault="00BE333F" w:rsidP="00BE333F">
      <w:pPr>
        <w:pStyle w:val="CodePACKT"/>
      </w:pPr>
      <w:r w:rsidRPr="00BE333F">
        <w:t>    Measure-Object</w:t>
      </w:r>
    </w:p>
    <w:p w14:paraId="41665F77" w14:textId="77777777" w:rsidR="00BE333F" w:rsidRPr="00BE333F" w:rsidRDefault="00BE333F" w:rsidP="00BE333F">
      <w:pPr>
        <w:pStyle w:val="CodePACKT"/>
      </w:pPr>
      <w:r w:rsidRPr="00BE333F">
        <w:t>}</w:t>
      </w:r>
    </w:p>
    <w:p w14:paraId="0F692D34" w14:textId="77777777" w:rsidR="00BE333F" w:rsidRPr="00BE333F" w:rsidRDefault="00BE333F" w:rsidP="00BE333F">
      <w:pPr>
        <w:pStyle w:val="CodePACKT"/>
      </w:pPr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$SB2</w:t>
      </w:r>
    </w:p>
    <w:p w14:paraId="50F7D69E" w14:textId="77777777" w:rsidR="00BE333F" w:rsidRPr="00BE333F" w:rsidRDefault="00BE333F" w:rsidP="00BE333F">
      <w:pPr>
        <w:pStyle w:val="CodePACKT"/>
      </w:pPr>
    </w:p>
    <w:p w14:paraId="4EF1441D" w14:textId="4D229F8D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Adding </w:t>
      </w:r>
      <w:commentRangeStart w:id="341"/>
      <w:r w:rsidRPr="00BE333F">
        <w:t>storage replica </w:t>
      </w:r>
      <w:commentRangeEnd w:id="341"/>
      <w:r w:rsidR="004C6508">
        <w:rPr>
          <w:rStyle w:val="CommentReference"/>
          <w:rFonts w:ascii="Arial" w:hAnsi="Arial"/>
        </w:rPr>
        <w:commentReference w:id="341"/>
      </w:r>
      <w:r w:rsidRPr="00BE333F">
        <w:t>feature to </w:t>
      </w:r>
      <w:r w:rsidRPr="00BE333F">
        <w:rPr>
          <w:rStyle w:val="CodeInTextPACKT"/>
        </w:rPr>
        <w:t>SRV1</w:t>
      </w:r>
    </w:p>
    <w:p w14:paraId="1BCA26EA" w14:textId="77777777" w:rsidR="00BE333F" w:rsidRPr="00BE333F" w:rsidRDefault="00BE333F" w:rsidP="00BE333F">
      <w:pPr>
        <w:pStyle w:val="CodePACKT"/>
      </w:pPr>
    </w:p>
    <w:p w14:paraId="18CEE8C6" w14:textId="1A7F531B" w:rsidR="00BE333F" w:rsidRDefault="00BE333F" w:rsidP="00BE333F">
      <w:pPr>
        <w:pStyle w:val="CodePACKT"/>
        <w:rPr>
          <w:ins w:id="342" w:author="Thomas Lee" w:date="2021-04-05T17:53:00Z"/>
        </w:rPr>
      </w:pPr>
      <w:r w:rsidRPr="00BE333F">
        <w:t>Add-WindowsFeature -Name Storage-Replica | Out-Null</w:t>
      </w:r>
    </w:p>
    <w:p w14:paraId="21A3E17E" w14:textId="270E5878" w:rsidR="00F91E0A" w:rsidRDefault="00F91E0A" w:rsidP="00BE333F">
      <w:pPr>
        <w:pStyle w:val="CodePACKT"/>
        <w:rPr>
          <w:ins w:id="343" w:author="Thomas Lee" w:date="2021-04-05T17:53:00Z"/>
        </w:rPr>
      </w:pPr>
    </w:p>
    <w:p w14:paraId="3F365DD6" w14:textId="1EA72FBF" w:rsidR="00F91E0A" w:rsidRPr="00F91E0A" w:rsidRDefault="00F91E0A">
      <w:pPr>
        <w:pStyle w:val="NumberedBulletPACKT"/>
        <w:rPr>
          <w:ins w:id="344" w:author="Thomas Lee" w:date="2021-04-05T17:53:00Z"/>
          <w:color w:val="000000"/>
        </w:rPr>
        <w:pPrChange w:id="345" w:author="Thomas Lee" w:date="2021-04-05T17:53:00Z">
          <w:pPr>
            <w:shd w:val="clear" w:color="auto" w:fill="FFFFFF"/>
            <w:spacing w:after="0" w:line="285" w:lineRule="atLeast"/>
          </w:pPr>
        </w:pPrChange>
      </w:pPr>
      <w:ins w:id="346" w:author="Thomas Lee" w:date="2021-04-05T17:53:00Z">
        <w:r w:rsidRPr="00F91E0A">
          <w:t>Adding the Storage Replica </w:t>
        </w:r>
      </w:ins>
      <w:ins w:id="347" w:author="Thomas Lee" w:date="2021-04-05T17:55:00Z">
        <w:r>
          <w:t>f</w:t>
        </w:r>
      </w:ins>
      <w:ins w:id="348" w:author="Thomas Lee" w:date="2021-04-05T17:53:00Z">
        <w:r w:rsidRPr="00F91E0A">
          <w:t>eature to </w:t>
        </w:r>
        <w:r w:rsidRPr="00F91E0A">
          <w:rPr>
            <w:rStyle w:val="CodeInTextPACKT"/>
            <w:rPrChange w:id="349" w:author="Thomas Lee" w:date="2021-04-05T17:53:00Z">
              <w:rPr/>
            </w:rPrChange>
          </w:rPr>
          <w:t>SRV2</w:t>
        </w:r>
      </w:ins>
    </w:p>
    <w:p w14:paraId="6D070050" w14:textId="77777777" w:rsidR="00F91E0A" w:rsidRPr="00F91E0A" w:rsidRDefault="00F91E0A">
      <w:pPr>
        <w:pStyle w:val="CodePACKT"/>
        <w:rPr>
          <w:ins w:id="350" w:author="Thomas Lee" w:date="2021-04-05T17:54:00Z"/>
          <w:rStyle w:val="CodeInTextPACKT"/>
          <w:color w:val="7030A0"/>
          <w:rPrChange w:id="351" w:author="Thomas Lee" w:date="2021-04-05T17:54:00Z">
            <w:rPr>
              <w:ins w:id="352" w:author="Thomas Lee" w:date="2021-04-05T17:54:00Z"/>
              <w:rFonts w:ascii="Consolas" w:hAnsi="Consolas"/>
              <w:color w:val="000000"/>
              <w:sz w:val="21"/>
              <w:szCs w:val="21"/>
            </w:rPr>
          </w:rPrChange>
        </w:rPr>
        <w:pPrChange w:id="353" w:author="Thomas Lee" w:date="2021-04-05T17:54:00Z">
          <w:pPr>
            <w:shd w:val="clear" w:color="auto" w:fill="FFFFFF"/>
            <w:spacing w:after="0" w:line="285" w:lineRule="atLeast"/>
          </w:pPr>
        </w:pPrChange>
      </w:pPr>
    </w:p>
    <w:p w14:paraId="23BA9FE7" w14:textId="12AF601D" w:rsidR="00F91E0A" w:rsidRPr="00F91E0A" w:rsidRDefault="00F91E0A">
      <w:pPr>
        <w:pStyle w:val="CodePACKT"/>
        <w:rPr>
          <w:ins w:id="354" w:author="Thomas Lee" w:date="2021-04-05T17:53:00Z"/>
          <w:rStyle w:val="CodeInTextPACKT"/>
          <w:color w:val="7030A0"/>
          <w:rPrChange w:id="355" w:author="Thomas Lee" w:date="2021-04-05T17:54:00Z">
            <w:rPr>
              <w:ins w:id="356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57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58" w:author="Thomas Lee" w:date="2021-04-05T17:53:00Z">
        <w:r w:rsidRPr="00F91E0A">
          <w:rPr>
            <w:rStyle w:val="CodeInTextPACKT"/>
            <w:color w:val="7030A0"/>
            <w:rPrChange w:id="359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$SB= {</w:t>
        </w:r>
      </w:ins>
    </w:p>
    <w:p w14:paraId="49952D7F" w14:textId="77777777" w:rsidR="00F91E0A" w:rsidRPr="00F91E0A" w:rsidRDefault="00F91E0A">
      <w:pPr>
        <w:pStyle w:val="CodePACKT"/>
        <w:rPr>
          <w:ins w:id="360" w:author="Thomas Lee" w:date="2021-04-05T17:53:00Z"/>
          <w:rStyle w:val="CodeInTextPACKT"/>
          <w:color w:val="7030A0"/>
          <w:rPrChange w:id="361" w:author="Thomas Lee" w:date="2021-04-05T17:54:00Z">
            <w:rPr>
              <w:ins w:id="362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63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64" w:author="Thomas Lee" w:date="2021-04-05T17:53:00Z">
        <w:r w:rsidRPr="00F91E0A">
          <w:rPr>
            <w:rStyle w:val="CodeInTextPACKT"/>
            <w:color w:val="7030A0"/>
            <w:rPrChange w:id="365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  Add-WindowsFeature -Name Storage-Replica | Out-Null</w:t>
        </w:r>
      </w:ins>
    </w:p>
    <w:p w14:paraId="7AFF2D09" w14:textId="77777777" w:rsidR="00F91E0A" w:rsidRPr="00F91E0A" w:rsidRDefault="00F91E0A">
      <w:pPr>
        <w:pStyle w:val="CodePACKT"/>
        <w:rPr>
          <w:ins w:id="366" w:author="Thomas Lee" w:date="2021-04-05T17:53:00Z"/>
          <w:rStyle w:val="CodeInTextPACKT"/>
          <w:color w:val="7030A0"/>
          <w:rPrChange w:id="367" w:author="Thomas Lee" w:date="2021-04-05T17:54:00Z">
            <w:rPr>
              <w:ins w:id="368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69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70" w:author="Thomas Lee" w:date="2021-04-05T17:53:00Z">
        <w:r w:rsidRPr="00F91E0A">
          <w:rPr>
            <w:rStyle w:val="CodeInTextPACKT"/>
            <w:color w:val="7030A0"/>
            <w:rPrChange w:id="371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}</w:t>
        </w:r>
      </w:ins>
    </w:p>
    <w:p w14:paraId="2A6FB28C" w14:textId="77777777" w:rsidR="00F91E0A" w:rsidRPr="00F91E0A" w:rsidRDefault="00F91E0A">
      <w:pPr>
        <w:pStyle w:val="CodePACKT"/>
        <w:rPr>
          <w:ins w:id="372" w:author="Thomas Lee" w:date="2021-04-05T17:53:00Z"/>
          <w:rStyle w:val="CodeInTextPACKT"/>
          <w:color w:val="7030A0"/>
          <w:rPrChange w:id="373" w:author="Thomas Lee" w:date="2021-04-05T17:54:00Z">
            <w:rPr>
              <w:ins w:id="374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75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76" w:author="Thomas Lee" w:date="2021-04-05T17:53:00Z">
        <w:r w:rsidRPr="00F91E0A">
          <w:rPr>
            <w:rStyle w:val="CodeInTextPACKT"/>
            <w:color w:val="7030A0"/>
            <w:rPrChange w:id="377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Invoke-Command -ComputerName SRV2 -</w:t>
        </w:r>
        <w:proofErr w:type="spellStart"/>
        <w:r w:rsidRPr="00F91E0A">
          <w:rPr>
            <w:rStyle w:val="CodeInTextPACKT"/>
            <w:color w:val="7030A0"/>
            <w:rPrChange w:id="378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ScriptBlock</w:t>
        </w:r>
        <w:proofErr w:type="spellEnd"/>
        <w:r w:rsidRPr="00F91E0A">
          <w:rPr>
            <w:rStyle w:val="CodeInTextPACKT"/>
            <w:color w:val="7030A0"/>
            <w:rPrChange w:id="379" w:author="Thomas Lee" w:date="2021-04-05T17:54:00Z">
              <w:rPr>
                <w:rFonts w:ascii="Consolas" w:hAnsi="Consolas"/>
                <w:color w:val="000000"/>
                <w:sz w:val="21"/>
                <w:szCs w:val="21"/>
              </w:rPr>
            </w:rPrChange>
          </w:rPr>
          <w:t> $SB</w:t>
        </w:r>
      </w:ins>
    </w:p>
    <w:p w14:paraId="1A217D81" w14:textId="77777777" w:rsidR="00F91E0A" w:rsidRPr="00F91E0A" w:rsidRDefault="00F91E0A">
      <w:pPr>
        <w:pStyle w:val="CodePACKT"/>
        <w:rPr>
          <w:ins w:id="380" w:author="Thomas Lee" w:date="2021-04-05T17:53:00Z"/>
          <w:rStyle w:val="CodeInTextPACKT"/>
          <w:color w:val="7030A0"/>
          <w:rPrChange w:id="381" w:author="Thomas Lee" w:date="2021-04-05T17:54:00Z">
            <w:rPr>
              <w:ins w:id="382" w:author="Thomas Lee" w:date="2021-04-05T17:53:00Z"/>
              <w:rFonts w:ascii="Consolas" w:hAnsi="Consolas"/>
              <w:color w:val="000000"/>
              <w:sz w:val="21"/>
              <w:szCs w:val="21"/>
            </w:rPr>
          </w:rPrChange>
        </w:rPr>
        <w:pPrChange w:id="383" w:author="Thomas Lee" w:date="2021-04-05T17:54:00Z">
          <w:pPr>
            <w:shd w:val="clear" w:color="auto" w:fill="FFFFFF"/>
            <w:spacing w:after="0" w:line="285" w:lineRule="atLeast"/>
          </w:pPr>
        </w:pPrChange>
      </w:pPr>
    </w:p>
    <w:p w14:paraId="11D86CC6" w14:textId="05FEBDAE" w:rsidR="00F91E0A" w:rsidRPr="00F91E0A" w:rsidRDefault="00F91E0A">
      <w:pPr>
        <w:pStyle w:val="NumberedBulletPACKT"/>
        <w:rPr>
          <w:ins w:id="384" w:author="Thomas Lee" w:date="2021-04-05T17:53:00Z"/>
          <w:color w:val="000000"/>
        </w:rPr>
        <w:pPrChange w:id="385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86" w:author="Thomas Lee" w:date="2021-04-05T17:53:00Z">
        <w:r w:rsidRPr="00F91E0A">
          <w:t>Restarting </w:t>
        </w:r>
        <w:r w:rsidRPr="00F91E0A">
          <w:rPr>
            <w:rStyle w:val="CodeInTextPACKT"/>
            <w:rPrChange w:id="387" w:author="Thomas Lee" w:date="2021-04-05T17:55:00Z">
              <w:rPr/>
            </w:rPrChange>
          </w:rPr>
          <w:t>SRV2</w:t>
        </w:r>
        <w:r w:rsidRPr="00F91E0A">
          <w:t> and waiting for the restart</w:t>
        </w:r>
      </w:ins>
    </w:p>
    <w:p w14:paraId="48D2FB17" w14:textId="77777777" w:rsidR="00F91E0A" w:rsidRPr="00F91E0A" w:rsidRDefault="00F91E0A">
      <w:pPr>
        <w:pStyle w:val="CodePACKT"/>
        <w:rPr>
          <w:ins w:id="388" w:author="Thomas Lee" w:date="2021-04-05T17:54:00Z"/>
        </w:rPr>
        <w:pPrChange w:id="389" w:author="Thomas Lee" w:date="2021-04-05T17:54:00Z">
          <w:pPr>
            <w:shd w:val="clear" w:color="auto" w:fill="FFFFFF"/>
            <w:spacing w:after="0" w:line="285" w:lineRule="atLeast"/>
          </w:pPr>
        </w:pPrChange>
      </w:pPr>
    </w:p>
    <w:p w14:paraId="36D1902B" w14:textId="14BD9A3E" w:rsidR="00F91E0A" w:rsidRPr="00F91E0A" w:rsidRDefault="00F91E0A">
      <w:pPr>
        <w:pStyle w:val="CodePACKT"/>
        <w:rPr>
          <w:ins w:id="390" w:author="Thomas Lee" w:date="2021-04-05T17:53:00Z"/>
        </w:rPr>
        <w:pPrChange w:id="391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92" w:author="Thomas Lee" w:date="2021-04-05T17:53:00Z">
        <w:r w:rsidRPr="00F91E0A">
          <w:t>$RSHT = </w:t>
        </w:r>
        <w:r w:rsidRPr="00F91E0A">
          <w:rPr>
            <w:rPrChange w:id="393" w:author="Thomas Lee" w:date="2021-04-05T17:54:00Z">
              <w:rPr>
                <w:color w:val="0000FF"/>
              </w:rPr>
            </w:rPrChange>
          </w:rPr>
          <w:t>@</w:t>
        </w:r>
        <w:r w:rsidRPr="00F91E0A">
          <w:t>{</w:t>
        </w:r>
      </w:ins>
    </w:p>
    <w:p w14:paraId="209489DB" w14:textId="77777777" w:rsidR="00F91E0A" w:rsidRPr="00F91E0A" w:rsidRDefault="00F91E0A">
      <w:pPr>
        <w:pStyle w:val="CodePACKT"/>
        <w:rPr>
          <w:ins w:id="394" w:author="Thomas Lee" w:date="2021-04-05T17:53:00Z"/>
        </w:rPr>
        <w:pPrChange w:id="395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396" w:author="Thomas Lee" w:date="2021-04-05T17:53:00Z">
        <w:r w:rsidRPr="00F91E0A">
          <w:t>  ComputerName = </w:t>
        </w:r>
        <w:r w:rsidRPr="00F91E0A">
          <w:rPr>
            <w:rPrChange w:id="397" w:author="Thomas Lee" w:date="2021-04-05T17:54:00Z">
              <w:rPr>
                <w:color w:val="A31515"/>
              </w:rPr>
            </w:rPrChange>
          </w:rPr>
          <w:t>'SRV2'</w:t>
        </w:r>
      </w:ins>
    </w:p>
    <w:p w14:paraId="7D794DED" w14:textId="77777777" w:rsidR="00F91E0A" w:rsidRPr="00F91E0A" w:rsidRDefault="00F91E0A">
      <w:pPr>
        <w:pStyle w:val="CodePACKT"/>
        <w:rPr>
          <w:ins w:id="398" w:author="Thomas Lee" w:date="2021-04-05T17:53:00Z"/>
        </w:rPr>
        <w:pPrChange w:id="399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400" w:author="Thomas Lee" w:date="2021-04-05T17:53:00Z">
        <w:r w:rsidRPr="00F91E0A">
          <w:t>  Force        = </w:t>
        </w:r>
        <w:r w:rsidRPr="00F91E0A">
          <w:rPr>
            <w:rPrChange w:id="401" w:author="Thomas Lee" w:date="2021-04-05T17:54:00Z">
              <w:rPr>
                <w:color w:val="0000FF"/>
              </w:rPr>
            </w:rPrChange>
          </w:rPr>
          <w:t>$true</w:t>
        </w:r>
      </w:ins>
    </w:p>
    <w:p w14:paraId="31AF8638" w14:textId="77777777" w:rsidR="00F91E0A" w:rsidRPr="00F0099D" w:rsidRDefault="00F91E0A">
      <w:pPr>
        <w:pStyle w:val="CodePACKT"/>
        <w:rPr>
          <w:ins w:id="402" w:author="Thomas Lee" w:date="2021-04-05T17:53:00Z"/>
        </w:rPr>
        <w:pPrChange w:id="403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404" w:author="Thomas Lee" w:date="2021-04-05T17:53:00Z">
        <w:r w:rsidRPr="00F91E0A">
          <w:t>}</w:t>
        </w:r>
      </w:ins>
    </w:p>
    <w:p w14:paraId="35BCD568" w14:textId="77777777" w:rsidR="00F91E0A" w:rsidRPr="00F91E0A" w:rsidRDefault="00F91E0A">
      <w:pPr>
        <w:pStyle w:val="CodePACKT"/>
        <w:rPr>
          <w:ins w:id="405" w:author="Thomas Lee" w:date="2021-04-05T17:53:00Z"/>
          <w:rPrChange w:id="406" w:author="Thomas Lee" w:date="2021-04-05T17:54:00Z">
            <w:rPr>
              <w:ins w:id="407" w:author="Thomas Lee" w:date="2021-04-05T17:53:00Z"/>
            </w:rPr>
          </w:rPrChange>
        </w:rPr>
        <w:pPrChange w:id="408" w:author="Thomas Lee" w:date="2021-04-05T17:54:00Z">
          <w:pPr>
            <w:shd w:val="clear" w:color="auto" w:fill="FFFFFF"/>
            <w:spacing w:after="0" w:line="285" w:lineRule="atLeast"/>
          </w:pPr>
        </w:pPrChange>
      </w:pPr>
      <w:ins w:id="409" w:author="Thomas Lee" w:date="2021-04-05T17:53:00Z">
        <w:r w:rsidRPr="00F91E0A">
          <w:rPr>
            <w:rPrChange w:id="410" w:author="Thomas Lee" w:date="2021-04-05T17:54:00Z">
              <w:rPr/>
            </w:rPrChange>
          </w:rPr>
          <w:t>Restart-Computer @RSHT -Wait -For PowerShell</w:t>
        </w:r>
      </w:ins>
    </w:p>
    <w:p w14:paraId="2853C010" w14:textId="77777777" w:rsidR="00F91E0A" w:rsidRPr="00F91E0A" w:rsidRDefault="00F91E0A">
      <w:pPr>
        <w:pStyle w:val="CodePACKT"/>
        <w:rPr>
          <w:ins w:id="411" w:author="Thomas Lee" w:date="2021-04-05T17:53:00Z"/>
          <w:rPrChange w:id="412" w:author="Thomas Lee" w:date="2021-04-05T17:54:00Z">
            <w:rPr>
              <w:ins w:id="413" w:author="Thomas Lee" w:date="2021-04-05T17:53:00Z"/>
            </w:rPr>
          </w:rPrChange>
        </w:rPr>
        <w:pPrChange w:id="414" w:author="Thomas Lee" w:date="2021-04-05T17:54:00Z">
          <w:pPr>
            <w:shd w:val="clear" w:color="auto" w:fill="FFFFFF"/>
            <w:spacing w:after="0" w:line="285" w:lineRule="atLeast"/>
          </w:pPr>
        </w:pPrChange>
      </w:pPr>
    </w:p>
    <w:p w14:paraId="2FFBF204" w14:textId="0EDF864F" w:rsidR="00F91E0A" w:rsidRPr="00F91E0A" w:rsidRDefault="00F91E0A">
      <w:pPr>
        <w:pStyle w:val="NumberedBulletPACKT"/>
        <w:rPr>
          <w:ins w:id="415" w:author="Thomas Lee" w:date="2021-04-05T17:53:00Z"/>
          <w:color w:val="000000"/>
        </w:rPr>
        <w:pPrChange w:id="416" w:author="Thomas Lee" w:date="2021-04-05T17:55:00Z">
          <w:pPr>
            <w:shd w:val="clear" w:color="auto" w:fill="FFFFFF"/>
            <w:spacing w:after="0" w:line="285" w:lineRule="atLeast"/>
          </w:pPr>
        </w:pPrChange>
      </w:pPr>
      <w:ins w:id="417" w:author="Thomas Lee" w:date="2021-04-05T17:53:00Z">
        <w:r w:rsidRPr="00F91E0A">
          <w:t>Restarting </w:t>
        </w:r>
        <w:r w:rsidRPr="00F91E0A">
          <w:rPr>
            <w:rStyle w:val="CodeInTextPACKT"/>
            <w:rPrChange w:id="418" w:author="Thomas Lee" w:date="2021-04-05T18:05:00Z">
              <w:rPr/>
            </w:rPrChange>
          </w:rPr>
          <w:t>SRV1</w:t>
        </w:r>
        <w:r w:rsidRPr="00F91E0A">
          <w:t> to finish the installation process</w:t>
        </w:r>
      </w:ins>
    </w:p>
    <w:p w14:paraId="6F8052E0" w14:textId="77777777" w:rsidR="00F91E0A" w:rsidRPr="00F91E0A" w:rsidRDefault="00F91E0A" w:rsidP="00F91E0A">
      <w:pPr>
        <w:shd w:val="clear" w:color="auto" w:fill="FFFFFF"/>
        <w:spacing w:after="0" w:line="285" w:lineRule="atLeast"/>
        <w:rPr>
          <w:ins w:id="419" w:author="Thomas Lee" w:date="2021-04-05T17:53:00Z"/>
          <w:rFonts w:ascii="Consolas" w:hAnsi="Consolas"/>
          <w:color w:val="000000"/>
          <w:sz w:val="21"/>
          <w:szCs w:val="21"/>
        </w:rPr>
      </w:pPr>
      <w:ins w:id="420" w:author="Thomas Lee" w:date="2021-04-05T17:53:00Z">
        <w:r w:rsidRPr="00F91E0A">
          <w:rPr>
            <w:rFonts w:ascii="Consolas" w:hAnsi="Consolas"/>
            <w:color w:val="000000"/>
            <w:sz w:val="21"/>
            <w:szCs w:val="21"/>
          </w:rPr>
          <w:t>Restart-Computer</w:t>
        </w:r>
      </w:ins>
    </w:p>
    <w:p w14:paraId="6C64C82F" w14:textId="77777777" w:rsidR="00F91E0A" w:rsidRPr="00BE333F" w:rsidRDefault="00F91E0A" w:rsidP="00BE333F">
      <w:pPr>
        <w:pStyle w:val="CodePACKT"/>
      </w:pPr>
    </w:p>
    <w:p w14:paraId="54C4BE68" w14:textId="77777777" w:rsidR="00BE333F" w:rsidRPr="00BE333F" w:rsidRDefault="00BE333F" w:rsidP="00BE333F">
      <w:pPr>
        <w:pStyle w:val="CodePACKT"/>
      </w:pPr>
    </w:p>
    <w:p w14:paraId="1AC98AC1" w14:textId="545A1AD1" w:rsidR="00BE333F" w:rsidRPr="00BE333F" w:rsidDel="00F91E0A" w:rsidRDefault="00BE333F" w:rsidP="00BE333F">
      <w:pPr>
        <w:pStyle w:val="NumberedBulletPACKT"/>
        <w:rPr>
          <w:del w:id="421" w:author="Thomas Lee" w:date="2021-04-05T17:52:00Z"/>
          <w:color w:val="333333"/>
        </w:rPr>
      </w:pPr>
      <w:commentRangeStart w:id="422"/>
      <w:del w:id="423" w:author="Thomas Lee" w:date="2021-04-05T17:52:00Z">
        <w:r w:rsidRPr="00BE333F" w:rsidDel="00F91E0A">
          <w:delText>Restarting </w:delText>
        </w:r>
        <w:r w:rsidRPr="00BE333F" w:rsidDel="00F91E0A">
          <w:rPr>
            <w:rStyle w:val="CodeInTextPACKT"/>
          </w:rPr>
          <w:delText>SRV1</w:delText>
        </w:r>
        <w:r w:rsidRPr="00BE333F" w:rsidDel="00F91E0A">
          <w:delText> to finish the installation process</w:delText>
        </w:r>
      </w:del>
    </w:p>
    <w:p w14:paraId="464F251C" w14:textId="1FC3ACFA" w:rsidR="00BE333F" w:rsidDel="00F91E0A" w:rsidRDefault="00BE333F" w:rsidP="00BE333F">
      <w:pPr>
        <w:pStyle w:val="CodePACKT"/>
        <w:rPr>
          <w:del w:id="424" w:author="Thomas Lee" w:date="2021-04-05T17:52:00Z"/>
        </w:rPr>
      </w:pPr>
    </w:p>
    <w:p w14:paraId="40DCC1F7" w14:textId="1E500998" w:rsidR="00BE333F" w:rsidRPr="00BE333F" w:rsidDel="00F91E0A" w:rsidRDefault="00BE333F" w:rsidP="00BE333F">
      <w:pPr>
        <w:pStyle w:val="CodePACKT"/>
        <w:rPr>
          <w:del w:id="425" w:author="Thomas Lee" w:date="2021-04-05T17:52:00Z"/>
          <w:color w:val="333333"/>
        </w:rPr>
      </w:pPr>
      <w:del w:id="426" w:author="Thomas Lee" w:date="2021-04-05T17:52:00Z">
        <w:r w:rsidRPr="00BE333F" w:rsidDel="00F91E0A">
          <w:delText>Restart-Computer</w:delText>
        </w:r>
        <w:commentRangeEnd w:id="422"/>
        <w:r w:rsidR="00C55B61" w:rsidDel="00F91E0A">
          <w:rPr>
            <w:rStyle w:val="CommentReference"/>
            <w:rFonts w:ascii="Times New Roman" w:hAnsi="Times New Roman"/>
            <w:color w:val="auto"/>
            <w:lang w:eastAsia="en-US"/>
          </w:rPr>
          <w:commentReference w:id="422"/>
        </w:r>
      </w:del>
    </w:p>
    <w:p w14:paraId="7009EEE1" w14:textId="7F8CBF9E" w:rsidR="00BE333F" w:rsidRPr="00BE333F" w:rsidDel="00F91E0A" w:rsidRDefault="00BE333F" w:rsidP="00BE333F">
      <w:pPr>
        <w:pStyle w:val="CodePACKT"/>
        <w:rPr>
          <w:del w:id="427" w:author="Thomas Lee" w:date="2021-04-05T17:52:00Z"/>
          <w:color w:val="333333"/>
        </w:rPr>
      </w:pPr>
    </w:p>
    <w:p w14:paraId="481E18E3" w14:textId="482D6DC9" w:rsidR="00BE333F" w:rsidRPr="00BE333F" w:rsidDel="00F91E0A" w:rsidRDefault="00BE333F" w:rsidP="00BE333F">
      <w:pPr>
        <w:pStyle w:val="NumberedBulletPACKT"/>
        <w:rPr>
          <w:del w:id="428" w:author="Thomas Lee" w:date="2021-04-05T17:52:00Z"/>
          <w:color w:val="333333"/>
        </w:rPr>
      </w:pPr>
      <w:del w:id="429" w:author="Thomas Lee" w:date="2021-04-05T17:52:00Z">
        <w:r w:rsidDel="00F91E0A">
          <w:delText xml:space="preserve">Adding the </w:delText>
        </w:r>
        <w:r w:rsidRPr="00BE333F" w:rsidDel="00F91E0A">
          <w:delText>S</w:delText>
        </w:r>
        <w:r w:rsidDel="00F91E0A">
          <w:delText xml:space="preserve">torage </w:delText>
        </w:r>
        <w:r w:rsidRPr="00BE333F" w:rsidDel="00F91E0A">
          <w:delText>R</w:delText>
        </w:r>
        <w:r w:rsidDel="00F91E0A">
          <w:delText>eplica</w:delText>
        </w:r>
        <w:r w:rsidRPr="00BE333F" w:rsidDel="00F91E0A">
          <w:delText> </w:delText>
        </w:r>
        <w:commentRangeStart w:id="430"/>
        <w:r w:rsidRPr="00BE333F" w:rsidDel="00F91E0A">
          <w:delText>Feature</w:delText>
        </w:r>
        <w:commentRangeEnd w:id="430"/>
        <w:r w:rsidR="00316D7F" w:rsidDel="00F91E0A">
          <w:rPr>
            <w:rStyle w:val="CommentReference"/>
            <w:rFonts w:ascii="Arial" w:hAnsi="Arial"/>
          </w:rPr>
          <w:commentReference w:id="430"/>
        </w:r>
        <w:r w:rsidRPr="00BE333F" w:rsidDel="00F91E0A">
          <w:delText> to </w:delText>
        </w:r>
        <w:r w:rsidRPr="00BE333F" w:rsidDel="00F91E0A">
          <w:rPr>
            <w:rStyle w:val="CodeInTextPACKT"/>
          </w:rPr>
          <w:delText>SRV2</w:delText>
        </w:r>
      </w:del>
    </w:p>
    <w:p w14:paraId="64590C8B" w14:textId="11D998FB" w:rsidR="00BE333F" w:rsidRPr="00BE333F" w:rsidDel="00F91E0A" w:rsidRDefault="00BE333F" w:rsidP="00BE333F">
      <w:pPr>
        <w:pStyle w:val="CodePACKT"/>
        <w:rPr>
          <w:del w:id="431" w:author="Thomas Lee" w:date="2021-04-05T17:52:00Z"/>
        </w:rPr>
      </w:pPr>
    </w:p>
    <w:p w14:paraId="45AD8CB7" w14:textId="059CCA3A" w:rsidR="00BE333F" w:rsidRPr="00BE333F" w:rsidDel="00F91E0A" w:rsidRDefault="00BE333F" w:rsidP="00BE333F">
      <w:pPr>
        <w:pStyle w:val="CodePACKT"/>
        <w:rPr>
          <w:del w:id="432" w:author="Thomas Lee" w:date="2021-04-05T17:52:00Z"/>
        </w:rPr>
      </w:pPr>
      <w:del w:id="433" w:author="Thomas Lee" w:date="2021-04-05T17:52:00Z">
        <w:r w:rsidRPr="00BE333F" w:rsidDel="00F91E0A">
          <w:delText>$SB= {</w:delText>
        </w:r>
      </w:del>
    </w:p>
    <w:p w14:paraId="2DFC1090" w14:textId="7BD3D35C" w:rsidR="00BE333F" w:rsidRPr="00BE333F" w:rsidDel="00F91E0A" w:rsidRDefault="00BE333F" w:rsidP="00BE333F">
      <w:pPr>
        <w:pStyle w:val="CodePACKT"/>
        <w:rPr>
          <w:del w:id="434" w:author="Thomas Lee" w:date="2021-04-05T17:52:00Z"/>
        </w:rPr>
      </w:pPr>
      <w:del w:id="435" w:author="Thomas Lee" w:date="2021-04-05T17:52:00Z">
        <w:r w:rsidRPr="00BE333F" w:rsidDel="00F91E0A">
          <w:delText>  Add-WindowsFeature -Name Storage-Replica | Out-Null</w:delText>
        </w:r>
      </w:del>
    </w:p>
    <w:p w14:paraId="3A14341D" w14:textId="749A1537" w:rsidR="00BE333F" w:rsidRPr="00BE333F" w:rsidDel="00F91E0A" w:rsidRDefault="00BE333F" w:rsidP="00BE333F">
      <w:pPr>
        <w:pStyle w:val="CodePACKT"/>
        <w:rPr>
          <w:del w:id="436" w:author="Thomas Lee" w:date="2021-04-05T17:52:00Z"/>
        </w:rPr>
      </w:pPr>
      <w:del w:id="437" w:author="Thomas Lee" w:date="2021-04-05T17:52:00Z">
        <w:r w:rsidRPr="00BE333F" w:rsidDel="00F91E0A">
          <w:delText>}</w:delText>
        </w:r>
      </w:del>
    </w:p>
    <w:p w14:paraId="3420012C" w14:textId="188DCCF2" w:rsidR="00BE333F" w:rsidRPr="00BE333F" w:rsidDel="00F91E0A" w:rsidRDefault="00BE333F" w:rsidP="00BE333F">
      <w:pPr>
        <w:pStyle w:val="CodePACKT"/>
        <w:rPr>
          <w:del w:id="438" w:author="Thomas Lee" w:date="2021-04-05T17:52:00Z"/>
        </w:rPr>
      </w:pPr>
      <w:del w:id="439" w:author="Thomas Lee" w:date="2021-04-05T17:52:00Z">
        <w:r w:rsidRPr="00BE333F" w:rsidDel="00F91E0A">
          <w:delText>Invoke-Command -ComputerName SRV2 -ScriptBlock $SB</w:delText>
        </w:r>
      </w:del>
    </w:p>
    <w:p w14:paraId="4AD9B725" w14:textId="12FC2A9F" w:rsidR="00BE333F" w:rsidRPr="00BE333F" w:rsidDel="00F91E0A" w:rsidRDefault="00BE333F" w:rsidP="00BE333F">
      <w:pPr>
        <w:pStyle w:val="CodePACKT"/>
        <w:rPr>
          <w:del w:id="440" w:author="Thomas Lee" w:date="2021-04-05T17:52:00Z"/>
        </w:rPr>
      </w:pPr>
    </w:p>
    <w:p w14:paraId="1D53EF32" w14:textId="11350B9A" w:rsidR="00BE333F" w:rsidRPr="00BE333F" w:rsidDel="00F91E0A" w:rsidRDefault="00BE333F" w:rsidP="00BE333F">
      <w:pPr>
        <w:pStyle w:val="NumberedBulletPACKT"/>
        <w:rPr>
          <w:del w:id="441" w:author="Thomas Lee" w:date="2021-04-05T17:52:00Z"/>
          <w:color w:val="333333"/>
        </w:rPr>
      </w:pPr>
      <w:del w:id="442" w:author="Thomas Lee" w:date="2021-04-05T17:52:00Z">
        <w:r w:rsidRPr="00BE333F" w:rsidDel="00F91E0A">
          <w:delText>Restarting </w:delText>
        </w:r>
        <w:r w:rsidRPr="00BE333F" w:rsidDel="00F91E0A">
          <w:rPr>
            <w:rStyle w:val="CodeInTextPACKT"/>
          </w:rPr>
          <w:delText>SRV2</w:delText>
        </w:r>
        <w:r w:rsidRPr="00BE333F" w:rsidDel="00F91E0A">
          <w:delText> and waiting for the restart</w:delText>
        </w:r>
      </w:del>
    </w:p>
    <w:p w14:paraId="0C29B61B" w14:textId="3B0AC778" w:rsidR="00BE333F" w:rsidRPr="00BE333F" w:rsidDel="00F91E0A" w:rsidRDefault="00BE333F" w:rsidP="00BE333F">
      <w:pPr>
        <w:pStyle w:val="CodePACKT"/>
        <w:rPr>
          <w:del w:id="443" w:author="Thomas Lee" w:date="2021-04-05T17:52:00Z"/>
        </w:rPr>
      </w:pPr>
    </w:p>
    <w:p w14:paraId="380C0218" w14:textId="5435DE24" w:rsidR="00BE333F" w:rsidRPr="00BE333F" w:rsidDel="00F91E0A" w:rsidRDefault="00BE333F" w:rsidP="00BE333F">
      <w:pPr>
        <w:pStyle w:val="CodePACKT"/>
        <w:rPr>
          <w:del w:id="444" w:author="Thomas Lee" w:date="2021-04-05T17:52:00Z"/>
        </w:rPr>
      </w:pPr>
      <w:commentRangeStart w:id="445"/>
      <w:del w:id="446" w:author="Thomas Lee" w:date="2021-04-05T17:52:00Z">
        <w:r w:rsidRPr="00BE333F" w:rsidDel="00F91E0A">
          <w:delText>$RSHT = @{</w:delText>
        </w:r>
      </w:del>
    </w:p>
    <w:p w14:paraId="3FB91DA6" w14:textId="21E93D31" w:rsidR="00BE333F" w:rsidRPr="00BE333F" w:rsidDel="00F91E0A" w:rsidRDefault="00BE333F" w:rsidP="00BE333F">
      <w:pPr>
        <w:pStyle w:val="CodePACKT"/>
        <w:rPr>
          <w:del w:id="447" w:author="Thomas Lee" w:date="2021-04-05T17:52:00Z"/>
        </w:rPr>
      </w:pPr>
      <w:del w:id="448" w:author="Thomas Lee" w:date="2021-04-05T17:52:00Z">
        <w:r w:rsidRPr="00BE333F" w:rsidDel="00F91E0A">
          <w:delText>  ComputerName = </w:delText>
        </w:r>
        <w:r w:rsidR="00A57D0D" w:rsidDel="00F91E0A">
          <w:delText>'</w:delText>
        </w:r>
        <w:r w:rsidRPr="00BE333F" w:rsidDel="00F91E0A">
          <w:delText>SRV2</w:delText>
        </w:r>
        <w:r w:rsidR="00A57D0D" w:rsidDel="00F91E0A">
          <w:delText>'</w:delText>
        </w:r>
      </w:del>
    </w:p>
    <w:p w14:paraId="3BB3355C" w14:textId="41DA8611" w:rsidR="00BE333F" w:rsidRPr="00BE333F" w:rsidDel="00F91E0A" w:rsidRDefault="00BE333F" w:rsidP="00BE333F">
      <w:pPr>
        <w:pStyle w:val="CodePACKT"/>
        <w:rPr>
          <w:del w:id="449" w:author="Thomas Lee" w:date="2021-04-05T17:52:00Z"/>
        </w:rPr>
      </w:pPr>
      <w:del w:id="450" w:author="Thomas Lee" w:date="2021-04-05T17:52:00Z">
        <w:r w:rsidRPr="00BE333F" w:rsidDel="00F91E0A">
          <w:delText>  Force        = $true</w:delText>
        </w:r>
      </w:del>
    </w:p>
    <w:p w14:paraId="6512CBE8" w14:textId="3B92B767" w:rsidR="00BE333F" w:rsidRPr="00BE333F" w:rsidDel="00F91E0A" w:rsidRDefault="00BE333F" w:rsidP="00BE333F">
      <w:pPr>
        <w:pStyle w:val="CodePACKT"/>
        <w:rPr>
          <w:del w:id="451" w:author="Thomas Lee" w:date="2021-04-05T17:52:00Z"/>
        </w:rPr>
      </w:pPr>
      <w:del w:id="452" w:author="Thomas Lee" w:date="2021-04-05T17:52:00Z">
        <w:r w:rsidRPr="00BE333F" w:rsidDel="00F91E0A">
          <w:delText>}</w:delText>
        </w:r>
      </w:del>
    </w:p>
    <w:p w14:paraId="1D257A0C" w14:textId="467F3E21" w:rsidR="00BE333F" w:rsidRPr="00BE333F" w:rsidDel="00F91E0A" w:rsidRDefault="00BE333F" w:rsidP="00BE333F">
      <w:pPr>
        <w:pStyle w:val="CodePACKT"/>
        <w:rPr>
          <w:del w:id="453" w:author="Thomas Lee" w:date="2021-04-05T17:52:00Z"/>
        </w:rPr>
      </w:pPr>
      <w:del w:id="454" w:author="Thomas Lee" w:date="2021-04-05T17:52:00Z">
        <w:r w:rsidRPr="00BE333F" w:rsidDel="00F91E0A">
          <w:delText>Restart-Computer @RSHT -Wait -For PowerShell</w:delText>
        </w:r>
        <w:commentRangeEnd w:id="445"/>
        <w:r w:rsidR="00CF662A" w:rsidDel="00F91E0A">
          <w:rPr>
            <w:rStyle w:val="CommentReference"/>
            <w:rFonts w:ascii="Times New Roman" w:hAnsi="Times New Roman"/>
            <w:color w:val="auto"/>
            <w:lang w:eastAsia="en-US"/>
          </w:rPr>
          <w:commentReference w:id="445"/>
        </w:r>
      </w:del>
    </w:p>
    <w:p w14:paraId="41C7CE04" w14:textId="77777777" w:rsidR="00BE333F" w:rsidRPr="00BE333F" w:rsidRDefault="00BE333F" w:rsidP="00BE333F">
      <w:pPr>
        <w:pStyle w:val="CodePACKT"/>
      </w:pPr>
    </w:p>
    <w:p w14:paraId="29373703" w14:textId="62B7CE7E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Creating a </w:t>
      </w:r>
      <w:r w:rsidRPr="00AE026B">
        <w:rPr>
          <w:rStyle w:val="CodeInTextPACKT"/>
        </w:rPr>
        <w:t>G:</w:t>
      </w:r>
      <w:r w:rsidRPr="00BE333F">
        <w:t> </w:t>
      </w:r>
      <w:r>
        <w:t>v</w:t>
      </w:r>
      <w:r w:rsidRPr="00BE333F">
        <w:t>olume in disk 2 on </w:t>
      </w:r>
      <w:r w:rsidRPr="00BE333F">
        <w:rPr>
          <w:rStyle w:val="CodeInTextPACKT"/>
        </w:rPr>
        <w:t>SRV1</w:t>
      </w:r>
    </w:p>
    <w:p w14:paraId="687B59BB" w14:textId="77777777" w:rsidR="00BE333F" w:rsidRPr="00BE333F" w:rsidRDefault="00BE333F" w:rsidP="00BE333F">
      <w:pPr>
        <w:pStyle w:val="CodePACKT"/>
      </w:pPr>
    </w:p>
    <w:p w14:paraId="46463379" w14:textId="42D10A0C" w:rsidR="00BE333F" w:rsidRPr="00BE333F" w:rsidRDefault="00BE333F" w:rsidP="00BE333F">
      <w:pPr>
        <w:pStyle w:val="CodePACKT"/>
      </w:pPr>
      <w:r w:rsidRPr="00BE333F">
        <w:t>$SB4 = {</w:t>
      </w:r>
    </w:p>
    <w:p w14:paraId="0E318A71" w14:textId="77777777" w:rsidR="00BE333F" w:rsidRPr="00BE333F" w:rsidRDefault="00BE333F" w:rsidP="00BE333F">
      <w:pPr>
        <w:pStyle w:val="CodePACKT"/>
      </w:pPr>
      <w:r w:rsidRPr="00BE333F">
        <w:t>  $NVHT = @{</w:t>
      </w:r>
    </w:p>
    <w:p w14:paraId="1D98D098" w14:textId="77777777" w:rsidR="00BE333F" w:rsidRPr="00BE333F" w:rsidRDefault="00BE333F" w:rsidP="00BE333F">
      <w:pPr>
        <w:pStyle w:val="CodePACKT"/>
      </w:pPr>
      <w:r w:rsidRPr="00BE333F">
        <w:t>   </w:t>
      </w:r>
      <w:proofErr w:type="spellStart"/>
      <w:r w:rsidRPr="00BE333F">
        <w:t>DiskNumber</w:t>
      </w:r>
      <w:proofErr w:type="spellEnd"/>
      <w:r w:rsidRPr="00BE333F">
        <w:t>   =  2</w:t>
      </w:r>
    </w:p>
    <w:p w14:paraId="0A870BE6" w14:textId="70E58396" w:rsidR="00BE333F" w:rsidRPr="00BE333F" w:rsidRDefault="00BE333F" w:rsidP="00BE333F">
      <w:pPr>
        <w:pStyle w:val="CodePACKT"/>
      </w:pPr>
      <w:r w:rsidRPr="00BE333F">
        <w:t>   </w:t>
      </w:r>
      <w:proofErr w:type="spellStart"/>
      <w:r w:rsidRPr="00BE333F">
        <w:t>FriendlyName</w:t>
      </w:r>
      <w:proofErr w:type="spellEnd"/>
      <w:r w:rsidRPr="00BE333F">
        <w:t> = </w:t>
      </w:r>
      <w:r w:rsidR="00A57D0D">
        <w:t>'</w:t>
      </w:r>
      <w:r w:rsidRPr="00BE333F">
        <w:t>SRLOGS</w:t>
      </w:r>
      <w:r w:rsidR="00A57D0D">
        <w:t>'</w:t>
      </w:r>
      <w:r w:rsidRPr="00BE333F">
        <w:t> </w:t>
      </w:r>
    </w:p>
    <w:p w14:paraId="79E01E43" w14:textId="0EF7A111" w:rsidR="00BE333F" w:rsidRPr="00BE333F" w:rsidRDefault="00BE333F" w:rsidP="00BE333F">
      <w:pPr>
        <w:pStyle w:val="CodePACKT"/>
      </w:pPr>
      <w:r w:rsidRPr="00BE333F">
        <w:t>   </w:t>
      </w:r>
      <w:proofErr w:type="spellStart"/>
      <w:r w:rsidRPr="00BE333F">
        <w:t>DriveLetter</w:t>
      </w:r>
      <w:proofErr w:type="spellEnd"/>
      <w:r w:rsidRPr="00BE333F">
        <w:t>  = </w:t>
      </w:r>
      <w:r w:rsidR="00A57D0D">
        <w:t>'</w:t>
      </w:r>
      <w:r w:rsidRPr="00BE333F">
        <w:t>G</w:t>
      </w:r>
      <w:r w:rsidR="00A57D0D">
        <w:t>'</w:t>
      </w:r>
    </w:p>
    <w:p w14:paraId="25F5FAE2" w14:textId="77777777" w:rsidR="00BE333F" w:rsidRPr="00BE333F" w:rsidRDefault="00BE333F" w:rsidP="00BE333F">
      <w:pPr>
        <w:pStyle w:val="CodePACKT"/>
      </w:pPr>
      <w:r w:rsidRPr="00BE333F">
        <w:t>  }</w:t>
      </w:r>
    </w:p>
    <w:p w14:paraId="68A68465" w14:textId="77777777" w:rsidR="00BE333F" w:rsidRPr="00BE333F" w:rsidRDefault="00BE333F" w:rsidP="00BE333F">
      <w:pPr>
        <w:pStyle w:val="CodePACKT"/>
      </w:pPr>
      <w:r w:rsidRPr="00BE333F">
        <w:t>  Clear-Disk -Number 2 -</w:t>
      </w:r>
      <w:proofErr w:type="spellStart"/>
      <w:r w:rsidRPr="00BE333F">
        <w:t>RemoveData</w:t>
      </w:r>
      <w:proofErr w:type="spellEnd"/>
      <w:r w:rsidRPr="00BE333F">
        <w:t> -Confirm:$False</w:t>
      </w:r>
    </w:p>
    <w:p w14:paraId="5731FDCB" w14:textId="77777777" w:rsidR="00BE333F" w:rsidRPr="00BE333F" w:rsidRDefault="00BE333F" w:rsidP="00BE333F">
      <w:pPr>
        <w:pStyle w:val="CodePACKT"/>
      </w:pPr>
      <w:r w:rsidRPr="00BE333F">
        <w:t>  Initialize-Disk -Number 2 | Out-Null</w:t>
      </w:r>
    </w:p>
    <w:p w14:paraId="33E22C30" w14:textId="77777777" w:rsidR="00BE333F" w:rsidRPr="00BE333F" w:rsidRDefault="00BE333F" w:rsidP="00BE333F">
      <w:pPr>
        <w:pStyle w:val="CodePACKT"/>
      </w:pPr>
      <w:r w:rsidRPr="00BE333F">
        <w:t>  New-Volume @NVHT</w:t>
      </w:r>
    </w:p>
    <w:p w14:paraId="06C6064E" w14:textId="77777777" w:rsidR="00BE333F" w:rsidRPr="00BE333F" w:rsidRDefault="00BE333F" w:rsidP="00BE333F">
      <w:pPr>
        <w:pStyle w:val="CodePACKT"/>
      </w:pPr>
      <w:r w:rsidRPr="00BE333F">
        <w:t>}</w:t>
      </w:r>
    </w:p>
    <w:p w14:paraId="75ECA225" w14:textId="77777777" w:rsidR="00BE333F" w:rsidRPr="00BE333F" w:rsidRDefault="00BE333F" w:rsidP="00BE333F">
      <w:pPr>
        <w:pStyle w:val="CodePACKT"/>
      </w:pPr>
      <w:r w:rsidRPr="00BE333F">
        <w:t>Invoke-Command -ComputerName SRV1 -</w:t>
      </w:r>
      <w:proofErr w:type="spellStart"/>
      <w:r w:rsidRPr="00BE333F">
        <w:t>ScriptBlock</w:t>
      </w:r>
      <w:proofErr w:type="spellEnd"/>
      <w:r w:rsidRPr="00BE333F">
        <w:t> $SB4</w:t>
      </w:r>
    </w:p>
    <w:p w14:paraId="12154E0B" w14:textId="77777777" w:rsidR="00BE333F" w:rsidRPr="00BE333F" w:rsidRDefault="00BE333F" w:rsidP="00BE333F">
      <w:pPr>
        <w:pStyle w:val="CodePACKT"/>
      </w:pPr>
    </w:p>
    <w:p w14:paraId="565FC55A" w14:textId="1AC7CC0C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Creating </w:t>
      </w:r>
      <w:r w:rsidRPr="00AE026B">
        <w:rPr>
          <w:rStyle w:val="CodeInTextPACKT"/>
        </w:rPr>
        <w:t>G:</w:t>
      </w:r>
      <w:r w:rsidRPr="00BE333F">
        <w:t> volume on </w:t>
      </w:r>
      <w:r w:rsidRPr="00BE333F">
        <w:rPr>
          <w:rStyle w:val="CodeInTextPACKT"/>
        </w:rPr>
        <w:t>SRV2</w:t>
      </w:r>
    </w:p>
    <w:p w14:paraId="5828E698" w14:textId="77777777" w:rsidR="00BE333F" w:rsidRPr="00BE333F" w:rsidRDefault="00BE333F" w:rsidP="00BE333F">
      <w:pPr>
        <w:pStyle w:val="CodePACKT"/>
      </w:pPr>
    </w:p>
    <w:p w14:paraId="3322E0DE" w14:textId="31FD295F" w:rsidR="00BE333F" w:rsidRPr="00BE333F" w:rsidRDefault="00BE333F" w:rsidP="00BE333F">
      <w:pPr>
        <w:pStyle w:val="CodePACKT"/>
      </w:pPr>
      <w:commentRangeStart w:id="455"/>
      <w:commentRangeStart w:id="456"/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$SB4</w:t>
      </w:r>
      <w:commentRangeEnd w:id="455"/>
      <w:r w:rsidR="00E76551">
        <w:rPr>
          <w:rStyle w:val="CommentReference"/>
          <w:rFonts w:ascii="Times New Roman" w:hAnsi="Times New Roman"/>
          <w:color w:val="auto"/>
          <w:lang w:eastAsia="en-US"/>
        </w:rPr>
        <w:commentReference w:id="455"/>
      </w:r>
      <w:commentRangeEnd w:id="456"/>
      <w:r w:rsidR="00F91E0A">
        <w:rPr>
          <w:rStyle w:val="CommentReference"/>
          <w:rFonts w:ascii="Arial" w:hAnsi="Arial"/>
          <w:color w:val="auto"/>
          <w:lang w:eastAsia="en-US"/>
        </w:rPr>
        <w:commentReference w:id="456"/>
      </w:r>
    </w:p>
    <w:p w14:paraId="5C196FF3" w14:textId="77777777" w:rsidR="00BE333F" w:rsidRPr="00BE333F" w:rsidRDefault="00BE333F" w:rsidP="00BE333F">
      <w:pPr>
        <w:pStyle w:val="CodePACKT"/>
        <w:rPr>
          <w:color w:val="333333"/>
        </w:rPr>
      </w:pPr>
      <w:r w:rsidRPr="00BE333F">
        <w:t> </w:t>
      </w:r>
      <w:r w:rsidRPr="00BE333F">
        <w:rPr>
          <w:color w:val="333333"/>
        </w:rPr>
        <w:t> </w:t>
      </w:r>
    </w:p>
    <w:p w14:paraId="56E8AC2C" w14:textId="64F3AC31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Viewing volumes on </w:t>
      </w:r>
      <w:r w:rsidRPr="00BE333F">
        <w:rPr>
          <w:rStyle w:val="CodeInTextPACKT"/>
        </w:rPr>
        <w:t>SRV1</w:t>
      </w:r>
    </w:p>
    <w:p w14:paraId="6E685A3D" w14:textId="77777777" w:rsidR="00BE333F" w:rsidRPr="00BE333F" w:rsidRDefault="00BE333F" w:rsidP="00BE333F">
      <w:pPr>
        <w:pStyle w:val="CodePACKT"/>
      </w:pPr>
    </w:p>
    <w:p w14:paraId="3721E73B" w14:textId="7321AFF6" w:rsidR="00BE333F" w:rsidRPr="00BE333F" w:rsidRDefault="00BE333F" w:rsidP="00BE333F">
      <w:pPr>
        <w:pStyle w:val="CodePACKT"/>
      </w:pPr>
      <w:r w:rsidRPr="00BE333F">
        <w:t>Get-Volume | Sort-Object -Property </w:t>
      </w:r>
      <w:proofErr w:type="spellStart"/>
      <w:r w:rsidRPr="00BE333F">
        <w:t>Driveletter</w:t>
      </w:r>
      <w:proofErr w:type="spellEnd"/>
    </w:p>
    <w:p w14:paraId="2AB094B5" w14:textId="77777777" w:rsidR="00BE333F" w:rsidRPr="00BE333F" w:rsidRDefault="00BE333F" w:rsidP="00BE333F">
      <w:pPr>
        <w:pStyle w:val="CodePACKT"/>
      </w:pPr>
    </w:p>
    <w:p w14:paraId="5345A82A" w14:textId="1ED6A9A0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Viewing volumes on </w:t>
      </w:r>
      <w:r w:rsidRPr="00BE333F">
        <w:rPr>
          <w:rStyle w:val="CodeInTextPACKT"/>
        </w:rPr>
        <w:t>SRV2</w:t>
      </w:r>
    </w:p>
    <w:p w14:paraId="317A2F5C" w14:textId="77777777" w:rsidR="00BE333F" w:rsidRPr="00BE333F" w:rsidRDefault="00BE333F" w:rsidP="00BE333F">
      <w:pPr>
        <w:pStyle w:val="CodePACKT"/>
      </w:pPr>
    </w:p>
    <w:p w14:paraId="325126E1" w14:textId="2C3612C1" w:rsidR="00BE333F" w:rsidRPr="00BE333F" w:rsidRDefault="00BE333F" w:rsidP="00BE333F">
      <w:pPr>
        <w:pStyle w:val="CodePACKT"/>
      </w:pPr>
      <w:r w:rsidRPr="00BE333F">
        <w:t>Invoke-Command -Computer SRV2 -</w:t>
      </w:r>
      <w:proofErr w:type="spellStart"/>
      <w:r w:rsidRPr="00BE333F">
        <w:t>Scriptblock</w:t>
      </w:r>
      <w:proofErr w:type="spellEnd"/>
      <w:r w:rsidRPr="00BE333F">
        <w:t> {</w:t>
      </w:r>
    </w:p>
    <w:p w14:paraId="6E4D547C" w14:textId="77777777" w:rsidR="00BE333F" w:rsidRPr="00BE333F" w:rsidRDefault="00BE333F" w:rsidP="00BE333F">
      <w:pPr>
        <w:pStyle w:val="CodePACKT"/>
      </w:pPr>
      <w:r w:rsidRPr="00BE333F">
        <w:t>    Get-Volume | Sort-Object -Property </w:t>
      </w:r>
      <w:proofErr w:type="spellStart"/>
      <w:r w:rsidRPr="00BE333F">
        <w:t>Driveletter</w:t>
      </w:r>
      <w:proofErr w:type="spellEnd"/>
    </w:p>
    <w:p w14:paraId="27AF1594" w14:textId="77777777" w:rsidR="00BE333F" w:rsidRPr="00BE333F" w:rsidRDefault="00BE333F" w:rsidP="00BE333F">
      <w:pPr>
        <w:pStyle w:val="CodePACKT"/>
      </w:pPr>
      <w:r w:rsidRPr="00BE333F">
        <w:t>}</w:t>
      </w:r>
    </w:p>
    <w:p w14:paraId="02DBA46A" w14:textId="77777777" w:rsidR="00BE333F" w:rsidRPr="00BE333F" w:rsidRDefault="00BE333F" w:rsidP="00BE333F">
      <w:pPr>
        <w:pStyle w:val="CodePACKT"/>
      </w:pPr>
    </w:p>
    <w:p w14:paraId="3F3F1B39" w14:textId="3E965DD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Creat</w:t>
      </w:r>
      <w:r>
        <w:t>ing</w:t>
      </w:r>
      <w:r w:rsidRPr="00BE333F">
        <w:t> an SR </w:t>
      </w:r>
      <w:r w:rsidR="00441073">
        <w:t>r</w:t>
      </w:r>
      <w:r w:rsidRPr="00BE333F">
        <w:t>eplica</w:t>
      </w:r>
      <w:r w:rsidR="00441073">
        <w:t xml:space="preserve"> group</w:t>
      </w:r>
    </w:p>
    <w:p w14:paraId="01F086DF" w14:textId="77777777" w:rsidR="00BE333F" w:rsidRPr="00BE333F" w:rsidRDefault="00BE333F" w:rsidP="00BE333F">
      <w:pPr>
        <w:pStyle w:val="CodePACKT"/>
      </w:pPr>
    </w:p>
    <w:p w14:paraId="730433B2" w14:textId="431B1B3B" w:rsidR="00BE333F" w:rsidRPr="00BE333F" w:rsidRDefault="00BE333F" w:rsidP="00BE333F">
      <w:pPr>
        <w:pStyle w:val="CodePACKT"/>
      </w:pPr>
      <w:r w:rsidRPr="00BE333F">
        <w:t>$SRHT =  @{</w:t>
      </w:r>
    </w:p>
    <w:p w14:paraId="03402A48" w14:textId="67A41E30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SourceComputerName</w:t>
      </w:r>
      <w:proofErr w:type="spellEnd"/>
      <w:r w:rsidRPr="00BE333F">
        <w:t>       = </w:t>
      </w:r>
      <w:r w:rsidR="00A57D0D">
        <w:t>'</w:t>
      </w:r>
      <w:r w:rsidRPr="00BE333F">
        <w:t>SRV1</w:t>
      </w:r>
      <w:r w:rsidR="00A57D0D">
        <w:t>'</w:t>
      </w:r>
    </w:p>
    <w:p w14:paraId="4FA2ADF3" w14:textId="58BACEAD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SourceRGName</w:t>
      </w:r>
      <w:proofErr w:type="spellEnd"/>
      <w:r w:rsidRPr="00BE333F">
        <w:t>             = </w:t>
      </w:r>
      <w:r w:rsidR="00A57D0D">
        <w:t>'</w:t>
      </w:r>
      <w:r w:rsidRPr="00BE333F">
        <w:t>SRV1RG</w:t>
      </w:r>
      <w:r w:rsidR="00A57D0D">
        <w:t>'</w:t>
      </w:r>
    </w:p>
    <w:p w14:paraId="2EF81A0C" w14:textId="03905904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SourceVolumeName</w:t>
      </w:r>
      <w:proofErr w:type="spellEnd"/>
      <w:r w:rsidRPr="00BE333F">
        <w:t>         = </w:t>
      </w:r>
      <w:r w:rsidR="00A57D0D">
        <w:t>'</w:t>
      </w:r>
      <w:r w:rsidRPr="00BE333F">
        <w:t>F:</w:t>
      </w:r>
      <w:r w:rsidR="00A57D0D">
        <w:t>'</w:t>
      </w:r>
    </w:p>
    <w:p w14:paraId="7F0C15DF" w14:textId="2AF9746C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SourceLogVolumeName</w:t>
      </w:r>
      <w:proofErr w:type="spellEnd"/>
      <w:r w:rsidRPr="00BE333F">
        <w:t>      = </w:t>
      </w:r>
      <w:r w:rsidR="00A57D0D">
        <w:t>'</w:t>
      </w:r>
      <w:r w:rsidRPr="00BE333F">
        <w:t>G:</w:t>
      </w:r>
      <w:r w:rsidR="00A57D0D">
        <w:t>'</w:t>
      </w:r>
    </w:p>
    <w:p w14:paraId="0DB01236" w14:textId="36753A77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DestinationComputerName</w:t>
      </w:r>
      <w:proofErr w:type="spellEnd"/>
      <w:r w:rsidRPr="00BE333F">
        <w:t>  = </w:t>
      </w:r>
      <w:r w:rsidR="00A57D0D">
        <w:t>'</w:t>
      </w:r>
      <w:r w:rsidRPr="00BE333F">
        <w:t>SRV2</w:t>
      </w:r>
      <w:r w:rsidR="00A57D0D">
        <w:t>'</w:t>
      </w:r>
    </w:p>
    <w:p w14:paraId="36B76162" w14:textId="170E8116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DestinationRGName</w:t>
      </w:r>
      <w:proofErr w:type="spellEnd"/>
      <w:r w:rsidRPr="00BE333F">
        <w:t>        = </w:t>
      </w:r>
      <w:r w:rsidR="00A57D0D">
        <w:t>'</w:t>
      </w:r>
      <w:r w:rsidRPr="00BE333F">
        <w:t>SRV2RG</w:t>
      </w:r>
      <w:r w:rsidR="00A57D0D">
        <w:t>'</w:t>
      </w:r>
    </w:p>
    <w:p w14:paraId="341FB62F" w14:textId="5DB96127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DestinationVolumeName</w:t>
      </w:r>
      <w:proofErr w:type="spellEnd"/>
      <w:r w:rsidRPr="00BE333F">
        <w:t>    = </w:t>
      </w:r>
      <w:r w:rsidR="00A57D0D">
        <w:t>'</w:t>
      </w:r>
      <w:r w:rsidRPr="00BE333F">
        <w:t>F:</w:t>
      </w:r>
      <w:r w:rsidR="00A57D0D">
        <w:t>'</w:t>
      </w:r>
    </w:p>
    <w:p w14:paraId="3F9CEAC9" w14:textId="0C8A2D94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DestinationLogVolumeName</w:t>
      </w:r>
      <w:proofErr w:type="spellEnd"/>
      <w:r w:rsidRPr="00BE333F">
        <w:t> = </w:t>
      </w:r>
      <w:r w:rsidR="00A57D0D">
        <w:t>'</w:t>
      </w:r>
      <w:r w:rsidRPr="00BE333F">
        <w:t>G:</w:t>
      </w:r>
      <w:r w:rsidR="00A57D0D">
        <w:t>'</w:t>
      </w:r>
    </w:p>
    <w:p w14:paraId="01E80654" w14:textId="77777777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LogSizeInBytes</w:t>
      </w:r>
      <w:proofErr w:type="spellEnd"/>
      <w:r w:rsidRPr="00BE333F">
        <w:t>           = 2gb</w:t>
      </w:r>
    </w:p>
    <w:p w14:paraId="3D4767CF" w14:textId="77777777" w:rsidR="00BE333F" w:rsidRPr="00BE333F" w:rsidRDefault="00BE333F" w:rsidP="00BE333F">
      <w:pPr>
        <w:pStyle w:val="CodePACKT"/>
      </w:pPr>
      <w:r w:rsidRPr="00BE333F">
        <w:t>}</w:t>
      </w:r>
    </w:p>
    <w:p w14:paraId="776638E1" w14:textId="77777777" w:rsidR="00BE333F" w:rsidRPr="00BE333F" w:rsidRDefault="00BE333F" w:rsidP="00BE333F">
      <w:pPr>
        <w:pStyle w:val="CodePACKT"/>
      </w:pPr>
      <w:r w:rsidRPr="00BE333F">
        <w:t>New-</w:t>
      </w:r>
      <w:proofErr w:type="spellStart"/>
      <w:r w:rsidRPr="00BE333F">
        <w:t>SRPartnership</w:t>
      </w:r>
      <w:proofErr w:type="spellEnd"/>
      <w:r w:rsidRPr="00BE333F">
        <w:t> @SRHT</w:t>
      </w:r>
    </w:p>
    <w:p w14:paraId="27A107ED" w14:textId="77777777" w:rsidR="00BE333F" w:rsidRPr="00BE333F" w:rsidRDefault="00BE333F" w:rsidP="00BE333F">
      <w:pPr>
        <w:pStyle w:val="CodePACKT"/>
      </w:pPr>
    </w:p>
    <w:p w14:paraId="67B9D00F" w14:textId="606C9F3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the volumes on </w:t>
      </w:r>
      <w:commentRangeStart w:id="457"/>
      <w:commentRangeStart w:id="458"/>
      <w:r w:rsidRPr="00BE333F">
        <w:rPr>
          <w:rStyle w:val="CodeInTextPACKT"/>
        </w:rPr>
        <w:t>SRV2</w:t>
      </w:r>
      <w:commentRangeEnd w:id="457"/>
      <w:r w:rsidR="001350F3">
        <w:rPr>
          <w:rStyle w:val="CommentReference"/>
          <w:rFonts w:ascii="Arial" w:hAnsi="Arial"/>
        </w:rPr>
        <w:commentReference w:id="457"/>
      </w:r>
      <w:commentRangeEnd w:id="458"/>
      <w:r w:rsidR="00F91E0A">
        <w:rPr>
          <w:rStyle w:val="CommentReference"/>
          <w:rFonts w:ascii="Arial" w:hAnsi="Arial"/>
        </w:rPr>
        <w:commentReference w:id="458"/>
      </w:r>
    </w:p>
    <w:p w14:paraId="68AD02CE" w14:textId="77777777" w:rsidR="00BE333F" w:rsidRPr="00BE333F" w:rsidRDefault="00BE333F" w:rsidP="00BE333F">
      <w:pPr>
        <w:pStyle w:val="CodePACKT"/>
      </w:pPr>
    </w:p>
    <w:p w14:paraId="5E6FBBCB" w14:textId="5786C7D4" w:rsidR="00BE333F" w:rsidRPr="00BE333F" w:rsidRDefault="00BE333F" w:rsidP="00BE333F">
      <w:pPr>
        <w:pStyle w:val="CodePACKT"/>
      </w:pPr>
      <w:r w:rsidRPr="00BE333F">
        <w:t>$SB5 = {</w:t>
      </w:r>
    </w:p>
    <w:p w14:paraId="7F844D9C" w14:textId="77777777" w:rsidR="00BE333F" w:rsidRPr="00BE333F" w:rsidRDefault="00BE333F" w:rsidP="00BE333F">
      <w:pPr>
        <w:pStyle w:val="CodePACKT"/>
      </w:pPr>
      <w:r w:rsidRPr="00BE333F">
        <w:t>  Get-Volume |</w:t>
      </w:r>
    </w:p>
    <w:p w14:paraId="11A244F9" w14:textId="77777777" w:rsidR="00BE333F" w:rsidRPr="00BE333F" w:rsidRDefault="00BE333F" w:rsidP="00BE333F">
      <w:pPr>
        <w:pStyle w:val="CodePACKT"/>
      </w:pPr>
      <w:r w:rsidRPr="00BE333F">
        <w:t>    Sort-Object -Property </w:t>
      </w:r>
      <w:proofErr w:type="spellStart"/>
      <w:r w:rsidRPr="00BE333F">
        <w:t>DriveLetter</w:t>
      </w:r>
      <w:proofErr w:type="spellEnd"/>
      <w:r w:rsidRPr="00BE333F">
        <w:t> |</w:t>
      </w:r>
    </w:p>
    <w:p w14:paraId="193CBC22" w14:textId="77777777" w:rsidR="00BE333F" w:rsidRPr="00BE333F" w:rsidRDefault="00BE333F" w:rsidP="00BE333F">
      <w:pPr>
        <w:pStyle w:val="CodePACKT"/>
      </w:pPr>
      <w:r w:rsidRPr="00BE333F">
        <w:t>      Format-Table   </w:t>
      </w:r>
    </w:p>
    <w:p w14:paraId="4A0A1641" w14:textId="77777777" w:rsidR="00BE333F" w:rsidRPr="00BE333F" w:rsidRDefault="00BE333F" w:rsidP="00BE333F">
      <w:pPr>
        <w:pStyle w:val="CodePACKT"/>
      </w:pPr>
      <w:r w:rsidRPr="00BE333F">
        <w:t>}</w:t>
      </w:r>
    </w:p>
    <w:p w14:paraId="00049468" w14:textId="77777777" w:rsidR="00BE333F" w:rsidRPr="00BE333F" w:rsidRDefault="00BE333F" w:rsidP="00BE333F">
      <w:pPr>
        <w:pStyle w:val="CodePACKT"/>
      </w:pPr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$SB5</w:t>
      </w:r>
    </w:p>
    <w:p w14:paraId="4ABE169F" w14:textId="77777777" w:rsidR="00BE333F" w:rsidRPr="00BE333F" w:rsidRDefault="00BE333F" w:rsidP="00BE333F">
      <w:pPr>
        <w:pStyle w:val="CodePACKT"/>
      </w:pPr>
    </w:p>
    <w:p w14:paraId="7976BE7B" w14:textId="034A2046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Revers</w:t>
      </w:r>
      <w:r>
        <w:t>ing</w:t>
      </w:r>
      <w:r w:rsidRPr="00BE333F">
        <w:t> the replication</w:t>
      </w:r>
    </w:p>
    <w:p w14:paraId="4A071A3C" w14:textId="77777777" w:rsidR="00BE333F" w:rsidRPr="00BE333F" w:rsidRDefault="00BE333F" w:rsidP="00BE333F">
      <w:pPr>
        <w:pStyle w:val="CodePACKT"/>
      </w:pPr>
    </w:p>
    <w:p w14:paraId="5B7671E3" w14:textId="716EFDAF" w:rsidR="00BE333F" w:rsidRPr="00BE333F" w:rsidRDefault="00BE333F" w:rsidP="00BE333F">
      <w:pPr>
        <w:pStyle w:val="CodePACKT"/>
      </w:pPr>
      <w:r w:rsidRPr="00BE333F">
        <w:t>$SRHT2 = @{ </w:t>
      </w:r>
    </w:p>
    <w:p w14:paraId="69FBFF62" w14:textId="14343ECF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NewSourceComputerName</w:t>
      </w:r>
      <w:proofErr w:type="spellEnd"/>
      <w:r w:rsidRPr="00BE333F">
        <w:t>   = </w:t>
      </w:r>
      <w:r w:rsidR="00A57D0D">
        <w:t>'</w:t>
      </w:r>
      <w:r w:rsidRPr="00BE333F">
        <w:t>SRV2</w:t>
      </w:r>
      <w:r w:rsidR="00A57D0D">
        <w:t>'</w:t>
      </w:r>
    </w:p>
    <w:p w14:paraId="03813E5A" w14:textId="295116F1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SourceRGName</w:t>
      </w:r>
      <w:proofErr w:type="spellEnd"/>
      <w:r w:rsidRPr="00BE333F">
        <w:t>            = </w:t>
      </w:r>
      <w:r w:rsidR="00A57D0D">
        <w:t>'</w:t>
      </w:r>
      <w:r w:rsidRPr="00BE333F">
        <w:t>SRV2RG</w:t>
      </w:r>
      <w:r w:rsidR="00A57D0D">
        <w:t>'</w:t>
      </w:r>
      <w:r w:rsidRPr="00BE333F">
        <w:t> </w:t>
      </w:r>
    </w:p>
    <w:p w14:paraId="1041BDD1" w14:textId="76CB8244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DestinationComputerName</w:t>
      </w:r>
      <w:proofErr w:type="spellEnd"/>
      <w:r w:rsidRPr="00BE333F">
        <w:t> = </w:t>
      </w:r>
      <w:r w:rsidR="00A57D0D">
        <w:t>'</w:t>
      </w:r>
      <w:r w:rsidRPr="00BE333F">
        <w:t>SRV1</w:t>
      </w:r>
      <w:r w:rsidR="00A57D0D">
        <w:t>'</w:t>
      </w:r>
    </w:p>
    <w:p w14:paraId="451BBA77" w14:textId="66767857" w:rsidR="00BE333F" w:rsidRPr="00BE333F" w:rsidRDefault="00BE333F" w:rsidP="00BE333F">
      <w:pPr>
        <w:pStyle w:val="CodePACKT"/>
      </w:pPr>
      <w:r w:rsidRPr="00BE333F">
        <w:t>  </w:t>
      </w:r>
      <w:proofErr w:type="spellStart"/>
      <w:r w:rsidRPr="00BE333F">
        <w:t>DestinationRGName</w:t>
      </w:r>
      <w:proofErr w:type="spellEnd"/>
      <w:r w:rsidRPr="00BE333F">
        <w:t>       = </w:t>
      </w:r>
      <w:r w:rsidR="00A57D0D">
        <w:t>'</w:t>
      </w:r>
      <w:r w:rsidRPr="00BE333F">
        <w:t>SRV1RG</w:t>
      </w:r>
      <w:r w:rsidR="00A57D0D">
        <w:t>'</w:t>
      </w:r>
    </w:p>
    <w:p w14:paraId="53CD4244" w14:textId="77777777" w:rsidR="00BE333F" w:rsidRPr="00BE333F" w:rsidRDefault="00BE333F" w:rsidP="00BE333F">
      <w:pPr>
        <w:pStyle w:val="CodePACKT"/>
      </w:pPr>
      <w:r w:rsidRPr="00BE333F">
        <w:t>  Confirm                 = $false</w:t>
      </w:r>
    </w:p>
    <w:p w14:paraId="04741F25" w14:textId="77777777" w:rsidR="00BE333F" w:rsidRPr="00BE333F" w:rsidRDefault="00BE333F" w:rsidP="00BE333F">
      <w:pPr>
        <w:pStyle w:val="CodePACKT"/>
      </w:pPr>
      <w:r w:rsidRPr="00BE333F">
        <w:t>}</w:t>
      </w:r>
    </w:p>
    <w:p w14:paraId="75DB8C41" w14:textId="77777777" w:rsidR="00BE333F" w:rsidRPr="00BE333F" w:rsidRDefault="00BE333F" w:rsidP="00BE333F">
      <w:pPr>
        <w:pStyle w:val="CodePACKT"/>
      </w:pPr>
      <w:r w:rsidRPr="00BE333F">
        <w:t>Set-</w:t>
      </w:r>
      <w:proofErr w:type="spellStart"/>
      <w:r w:rsidRPr="00BE333F">
        <w:t>SRPartnership</w:t>
      </w:r>
      <w:proofErr w:type="spellEnd"/>
      <w:r w:rsidRPr="00BE333F">
        <w:t> @SRHT2</w:t>
      </w:r>
    </w:p>
    <w:p w14:paraId="02A09433" w14:textId="77777777" w:rsidR="00BE333F" w:rsidRPr="00BE333F" w:rsidRDefault="00BE333F" w:rsidP="00BE333F">
      <w:pPr>
        <w:pStyle w:val="CodePACKT"/>
      </w:pPr>
    </w:p>
    <w:p w14:paraId="6562224C" w14:textId="77568096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Viewing the SR </w:t>
      </w:r>
      <w:commentRangeStart w:id="459"/>
      <w:del w:id="460" w:author="Thomas Lee" w:date="2021-04-05T20:43:00Z">
        <w:r w:rsidRPr="00BE333F" w:rsidDel="00F91E0A">
          <w:delText>Partnership</w:delText>
        </w:r>
      </w:del>
      <w:commentRangeEnd w:id="459"/>
      <w:ins w:id="461" w:author="Thomas Lee" w:date="2021-04-05T20:43:00Z">
        <w:r w:rsidR="00F91E0A">
          <w:t>p</w:t>
        </w:r>
        <w:r w:rsidR="00F91E0A" w:rsidRPr="00BE333F">
          <w:t>artnership</w:t>
        </w:r>
      </w:ins>
      <w:r w:rsidR="00230848">
        <w:rPr>
          <w:rStyle w:val="CommentReference"/>
          <w:rFonts w:ascii="Arial" w:hAnsi="Arial"/>
        </w:rPr>
        <w:commentReference w:id="459"/>
      </w:r>
    </w:p>
    <w:p w14:paraId="16DD3725" w14:textId="77777777" w:rsidR="00BE333F" w:rsidRDefault="00BE333F" w:rsidP="00BE333F">
      <w:pPr>
        <w:pStyle w:val="CodePACKT"/>
      </w:pPr>
    </w:p>
    <w:p w14:paraId="00CA992E" w14:textId="63322C5F" w:rsidR="00BE333F" w:rsidRPr="00BE333F" w:rsidRDefault="00BE333F" w:rsidP="00BE333F">
      <w:pPr>
        <w:pStyle w:val="CodePACKT"/>
        <w:rPr>
          <w:color w:val="333333"/>
        </w:rPr>
      </w:pPr>
      <w:r w:rsidRPr="00BE333F">
        <w:t>Get-</w:t>
      </w:r>
      <w:proofErr w:type="spellStart"/>
      <w:r w:rsidRPr="00BE333F">
        <w:t>SRPartnership</w:t>
      </w:r>
      <w:proofErr w:type="spellEnd"/>
    </w:p>
    <w:p w14:paraId="77631C7A" w14:textId="77777777" w:rsidR="00BE333F" w:rsidRPr="00BE333F" w:rsidRDefault="00BE333F" w:rsidP="00BE333F">
      <w:pPr>
        <w:pStyle w:val="CodePACKT"/>
        <w:rPr>
          <w:color w:val="333333"/>
        </w:rPr>
      </w:pPr>
    </w:p>
    <w:p w14:paraId="304858F4" w14:textId="444FBAC4" w:rsidR="00BE333F" w:rsidRPr="00BE333F" w:rsidRDefault="00BE333F" w:rsidP="00BE333F">
      <w:pPr>
        <w:pStyle w:val="NumberedBulletPACKT"/>
        <w:rPr>
          <w:color w:val="333333"/>
        </w:rPr>
      </w:pPr>
      <w:r w:rsidRPr="00BE333F">
        <w:t>Examining the files </w:t>
      </w:r>
      <w:r w:rsidR="00286C78">
        <w:t>r</w:t>
      </w:r>
      <w:r w:rsidRPr="00BE333F">
        <w:t>emotely on </w:t>
      </w:r>
      <w:r w:rsidRPr="00BE333F">
        <w:rPr>
          <w:rStyle w:val="CodeInTextPACKT"/>
        </w:rPr>
        <w:t>SRV2</w:t>
      </w:r>
    </w:p>
    <w:p w14:paraId="04196E3D" w14:textId="77777777" w:rsidR="00BE333F" w:rsidRPr="00BE333F" w:rsidRDefault="00BE333F" w:rsidP="00BE333F">
      <w:pPr>
        <w:pStyle w:val="CodePACKT"/>
      </w:pPr>
    </w:p>
    <w:p w14:paraId="6289458E" w14:textId="4627E8C3" w:rsidR="00BE333F" w:rsidRPr="00BE333F" w:rsidRDefault="00BE333F" w:rsidP="00BE333F">
      <w:pPr>
        <w:pStyle w:val="CodePACKT"/>
      </w:pPr>
      <w:r w:rsidRPr="00BE333F">
        <w:t>$SB6 = {</w:t>
      </w:r>
    </w:p>
    <w:p w14:paraId="473E4C46" w14:textId="77777777" w:rsidR="00BE333F" w:rsidRPr="00BE333F" w:rsidRDefault="00BE333F" w:rsidP="00BE333F">
      <w:pPr>
        <w:pStyle w:val="CodePACKT"/>
      </w:pPr>
      <w:r w:rsidRPr="00BE333F">
        <w:t>  Get-ChildItem -Path F:\ -Recurse |</w:t>
      </w:r>
    </w:p>
    <w:p w14:paraId="3C0104A7" w14:textId="77777777" w:rsidR="00BE333F" w:rsidRPr="00BE333F" w:rsidRDefault="00BE333F" w:rsidP="00BE333F">
      <w:pPr>
        <w:pStyle w:val="CodePACKT"/>
      </w:pPr>
      <w:r w:rsidRPr="00BE333F">
        <w:t>    Measure-Object</w:t>
      </w:r>
    </w:p>
    <w:p w14:paraId="0E1C51BD" w14:textId="77777777" w:rsidR="00BE333F" w:rsidRPr="00BE333F" w:rsidRDefault="00BE333F" w:rsidP="00BE333F">
      <w:pPr>
        <w:pStyle w:val="CodePACKT"/>
      </w:pPr>
      <w:r w:rsidRPr="00BE333F">
        <w:t>}</w:t>
      </w:r>
    </w:p>
    <w:p w14:paraId="6F7875AE" w14:textId="77777777" w:rsidR="00BE333F" w:rsidRPr="00BE333F" w:rsidRDefault="00BE333F" w:rsidP="00BE333F">
      <w:pPr>
        <w:pStyle w:val="CodePACKT"/>
      </w:pPr>
      <w:r w:rsidRPr="00BE333F">
        <w:t>Invoke-Command -ComputerName SRV2 -</w:t>
      </w:r>
      <w:proofErr w:type="spellStart"/>
      <w:r w:rsidRPr="00BE333F">
        <w:t>ScriptBlock</w:t>
      </w:r>
      <w:proofErr w:type="spellEnd"/>
      <w:r w:rsidRPr="00BE333F">
        <w:t> $SB6</w:t>
      </w:r>
    </w:p>
    <w:p w14:paraId="3D6E67AE" w14:textId="0DAF5821" w:rsidR="00B761AD" w:rsidRDefault="00B761AD" w:rsidP="00B761AD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1AD4ACAE" w14:textId="41BCC32D" w:rsidR="00BE333F" w:rsidRDefault="00BE333F" w:rsidP="00BE333F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BE333F">
        <w:rPr>
          <w:rStyle w:val="ItalicsPACKT"/>
        </w:rPr>
        <w:t>step 1</w:t>
      </w:r>
      <w:r>
        <w:rPr>
          <w:lang w:val="en-GB"/>
        </w:rPr>
        <w:t>, you get and display the disk numb</w:t>
      </w:r>
      <w:r w:rsidR="00286C78">
        <w:rPr>
          <w:lang w:val="en-GB"/>
        </w:rPr>
        <w:t>e</w:t>
      </w:r>
      <w:r>
        <w:rPr>
          <w:lang w:val="en-GB"/>
        </w:rPr>
        <w:t xml:space="preserve">r of the disk holding the </w:t>
      </w:r>
      <w:r w:rsidRPr="00E5151F">
        <w:rPr>
          <w:rStyle w:val="CodeInTextPACKT"/>
        </w:rPr>
        <w:t>F:</w:t>
      </w:r>
      <w:r>
        <w:rPr>
          <w:lang w:val="en-GB"/>
        </w:rPr>
        <w:t xml:space="preserve"> volume on </w:t>
      </w:r>
      <w:r w:rsidRPr="00BE333F">
        <w:rPr>
          <w:rStyle w:val="CodeInTextPACKT"/>
        </w:rPr>
        <w:t>SRV1</w:t>
      </w:r>
      <w:r>
        <w:rPr>
          <w:lang w:val="en-GB"/>
        </w:rPr>
        <w:t>. The output looks like this:</w:t>
      </w:r>
    </w:p>
    <w:p w14:paraId="6747B601" w14:textId="4B29DFCF" w:rsidR="00BE333F" w:rsidRDefault="00BE333F" w:rsidP="00BE333F">
      <w:pPr>
        <w:pStyle w:val="FigurePACKT"/>
        <w:rPr>
          <w:lang w:val="en-GB"/>
        </w:rPr>
      </w:pPr>
      <w:r>
        <w:drawing>
          <wp:inline distT="0" distB="0" distL="0" distR="0" wp14:anchorId="207BD8F9" wp14:editId="26795DCE">
            <wp:extent cx="3569592" cy="5619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8351" cy="5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0B2E" w14:textId="2DF92859" w:rsidR="00BE333F" w:rsidRDefault="00BE333F" w:rsidP="009547D2">
      <w:pPr>
        <w:pStyle w:val="FigureCaptionPACKT"/>
      </w:pPr>
      <w:r>
        <w:t>Figure 9.34: Getting the F: on SRV1</w:t>
      </w:r>
    </w:p>
    <w:p w14:paraId="66839995" w14:textId="5F1EBA3C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34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8DB82BD" w14:textId="01986440" w:rsidR="00BE333F" w:rsidRP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2</w:t>
      </w:r>
      <w:r w:rsidRPr="00BE333F">
        <w:t xml:space="preserve">, you create an </w:t>
      </w:r>
      <w:r w:rsidRPr="000C27F3">
        <w:rPr>
          <w:rStyle w:val="CodeInTextPACKT"/>
        </w:rPr>
        <w:t>F:</w:t>
      </w:r>
      <w:r w:rsidRPr="00BE333F">
        <w:t xml:space="preserve"> volume on </w:t>
      </w:r>
      <w:r w:rsidRPr="00F435E0">
        <w:rPr>
          <w:rStyle w:val="CodeInTextPACKT"/>
        </w:rPr>
        <w:t>SRV2</w:t>
      </w:r>
      <w:r w:rsidR="00286C78">
        <w:rPr>
          <w:rStyle w:val="CodeInTextPACKT"/>
        </w:rPr>
        <w:t>,</w:t>
      </w:r>
      <w:r w:rsidRPr="00BE333F">
        <w:t xml:space="preserve"> which looks like this:</w:t>
      </w:r>
    </w:p>
    <w:p w14:paraId="31DF6D87" w14:textId="4E1AB894" w:rsidR="00BE333F" w:rsidRDefault="00BE333F" w:rsidP="00793F3A">
      <w:pPr>
        <w:pStyle w:val="FigurePACKT"/>
        <w:rPr>
          <w:rFonts w:ascii="Arial" w:hAnsi="Arial"/>
          <w:b/>
          <w:color w:val="FF0000"/>
          <w:sz w:val="28"/>
          <w:szCs w:val="28"/>
        </w:rPr>
      </w:pPr>
      <w:r>
        <w:drawing>
          <wp:inline distT="0" distB="0" distL="0" distR="0" wp14:anchorId="7227E2C0" wp14:editId="5F003F28">
            <wp:extent cx="5200650" cy="16064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8332" cy="16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2955" w14:textId="1045C919" w:rsidR="00BE333F" w:rsidRDefault="00BE333F" w:rsidP="00793F3A">
      <w:pPr>
        <w:pStyle w:val="FigureCaptionPACKT"/>
      </w:pPr>
      <w:r>
        <w:t>Figure 9.35: Creating F: on SRV2</w:t>
      </w:r>
    </w:p>
    <w:p w14:paraId="4CFC2729" w14:textId="3E93AA3A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35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1F64890" w14:textId="2141E587" w:rsidR="00BE333F" w:rsidRDefault="00BE333F" w:rsidP="00BE333F">
      <w:pPr>
        <w:pStyle w:val="NormalPACKT"/>
      </w:pPr>
      <w:r w:rsidRPr="00BE333F">
        <w:t xml:space="preserve">In </w:t>
      </w:r>
      <w:r w:rsidRPr="00BE333F">
        <w:rPr>
          <w:rStyle w:val="ItalicsPACKT"/>
        </w:rPr>
        <w:t>step 3</w:t>
      </w:r>
      <w:r w:rsidRPr="00BE333F">
        <w:t xml:space="preserve">, you create content in the </w:t>
      </w:r>
      <w:r w:rsidRPr="0000699F">
        <w:rPr>
          <w:rStyle w:val="CodeInTextPACKT"/>
        </w:rPr>
        <w:t>F:</w:t>
      </w:r>
      <w:r w:rsidRPr="00BE333F">
        <w:t xml:space="preserve"> drive on </w:t>
      </w:r>
      <w:r w:rsidRPr="00BE333F">
        <w:rPr>
          <w:rStyle w:val="CodeInTextPACKT"/>
        </w:rPr>
        <w:t>SRV1</w:t>
      </w:r>
      <w:r w:rsidRPr="00BE333F">
        <w:t xml:space="preserve"> by creating 100 folders and adding 100 files to each of those folders.</w:t>
      </w:r>
      <w:r w:rsidR="00286C78">
        <w:t xml:space="preserve"> </w:t>
      </w:r>
      <w:r>
        <w:t xml:space="preserve">This step creates no output. In </w:t>
      </w:r>
      <w:r w:rsidRPr="00BE333F">
        <w:rPr>
          <w:rStyle w:val="ItalicsPACKT"/>
        </w:rPr>
        <w:t xml:space="preserve">step </w:t>
      </w:r>
      <w:r w:rsidR="00F435E0">
        <w:rPr>
          <w:rStyle w:val="ItalicsPACKT"/>
        </w:rPr>
        <w:t>4</w:t>
      </w:r>
      <w:r>
        <w:t xml:space="preserve">, you use </w:t>
      </w:r>
      <w:r w:rsidRPr="00BE333F">
        <w:rPr>
          <w:rStyle w:val="CodeInTextPACKT"/>
        </w:rPr>
        <w:t>Measure-Object</w:t>
      </w:r>
      <w:r>
        <w:t xml:space="preserve"> to count the number of files and folders in the </w:t>
      </w:r>
      <w:r w:rsidRPr="00A50FFB">
        <w:rPr>
          <w:rStyle w:val="CodeInTextPACKT"/>
        </w:rPr>
        <w:t>F:</w:t>
      </w:r>
      <w:r>
        <w:t xml:space="preserve"> drive on </w:t>
      </w:r>
      <w:r w:rsidRPr="00BE333F">
        <w:rPr>
          <w:rStyle w:val="CodeInTextPACKT"/>
        </w:rPr>
        <w:t>SRV1</w:t>
      </w:r>
      <w:r>
        <w:t>, which looks like this:</w:t>
      </w:r>
    </w:p>
    <w:p w14:paraId="65EAE70F" w14:textId="239AA2D1" w:rsidR="00BE333F" w:rsidRDefault="00BE333F" w:rsidP="00BE333F">
      <w:pPr>
        <w:pStyle w:val="FigurePACKT"/>
      </w:pPr>
      <w:r>
        <w:drawing>
          <wp:inline distT="0" distB="0" distL="0" distR="0" wp14:anchorId="7E64F0EE" wp14:editId="3FB8F188">
            <wp:extent cx="2767261" cy="1095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5147" cy="11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F97" w14:textId="5C778BAF" w:rsidR="00BE333F" w:rsidRDefault="00BE333F" w:rsidP="009108CA">
      <w:pPr>
        <w:pStyle w:val="FigureCaptionPACKT"/>
      </w:pPr>
      <w:r>
        <w:t>Figure 9.36: Measuring the files and folders on F: on SRV1</w:t>
      </w:r>
    </w:p>
    <w:p w14:paraId="215EBA6F" w14:textId="373FDCDB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36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5791013" w14:textId="780F3565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>step 5</w:t>
      </w:r>
      <w:r>
        <w:t xml:space="preserve">, you examine the </w:t>
      </w:r>
      <w:r w:rsidRPr="00A74119">
        <w:rPr>
          <w:rStyle w:val="CodeInTextPACKT"/>
        </w:rPr>
        <w:t>F:</w:t>
      </w:r>
      <w:r>
        <w:t xml:space="preserve"> drive on </w:t>
      </w:r>
      <w:r w:rsidRPr="00BE333F">
        <w:rPr>
          <w:rStyle w:val="CodeInTextPACKT"/>
        </w:rPr>
        <w:t>SRV2</w:t>
      </w:r>
      <w:r w:rsidR="00286C78" w:rsidRPr="00A74119">
        <w:t>,</w:t>
      </w:r>
      <w:r w:rsidRPr="00A74119">
        <w:t xml:space="preserve"> </w:t>
      </w:r>
      <w:r>
        <w:t>which looks like this:</w:t>
      </w:r>
    </w:p>
    <w:p w14:paraId="19683B50" w14:textId="00C1D73C" w:rsidR="00BE333F" w:rsidRDefault="00F91E0A" w:rsidP="00BE333F">
      <w:pPr>
        <w:pStyle w:val="FigurePACKT"/>
      </w:pPr>
      <w:ins w:id="462" w:author="Thomas Lee" w:date="2021-04-05T20:48:00Z">
        <w:r>
          <w:drawing>
            <wp:inline distT="0" distB="0" distL="0" distR="0" wp14:anchorId="276AD8DD" wp14:editId="64FE64AB">
              <wp:extent cx="2977954" cy="1570570"/>
              <wp:effectExtent l="0" t="0" r="0" b="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83176" cy="15733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463"/>
      <w:commentRangeStart w:id="464"/>
      <w:r w:rsidR="00BE333F">
        <w:drawing>
          <wp:inline distT="0" distB="0" distL="0" distR="0" wp14:anchorId="30398187" wp14:editId="715D32F4">
            <wp:extent cx="2697861" cy="107632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4375" cy="10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63"/>
      <w:r w:rsidR="00F7236F">
        <w:rPr>
          <w:rStyle w:val="CommentReference"/>
          <w:rFonts w:ascii="Arial" w:hAnsi="Arial"/>
          <w:noProof w:val="0"/>
        </w:rPr>
        <w:commentReference w:id="463"/>
      </w:r>
      <w:commentRangeEnd w:id="464"/>
      <w:r w:rsidR="00F0099D">
        <w:rPr>
          <w:rStyle w:val="CommentReference"/>
          <w:rFonts w:ascii="Arial" w:hAnsi="Arial"/>
          <w:noProof w:val="0"/>
        </w:rPr>
        <w:commentReference w:id="464"/>
      </w:r>
    </w:p>
    <w:p w14:paraId="4E9CB38E" w14:textId="6C3E51E5" w:rsidR="00BE333F" w:rsidRDefault="00BE333F" w:rsidP="00274A77">
      <w:pPr>
        <w:pStyle w:val="FigureCaptionPACKT"/>
      </w:pPr>
      <w:r>
        <w:t>Figure 9.37: Measuring the files and folders on F: on SRV2</w:t>
      </w:r>
    </w:p>
    <w:p w14:paraId="6CA12D38" w14:textId="19D8BE9D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37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08A3128" w14:textId="2AB81820" w:rsidR="00BE333F" w:rsidDel="00F91E0A" w:rsidRDefault="00BE333F" w:rsidP="00BE333F">
      <w:pPr>
        <w:pStyle w:val="NormalPACKT"/>
        <w:rPr>
          <w:del w:id="465" w:author="Thomas Lee" w:date="2021-04-05T17:58:00Z"/>
        </w:rPr>
      </w:pPr>
      <w:r>
        <w:t xml:space="preserve">In </w:t>
      </w:r>
      <w:r w:rsidRPr="00BE333F">
        <w:rPr>
          <w:rStyle w:val="ItalicsPACKT"/>
        </w:rPr>
        <w:t>step 6</w:t>
      </w:r>
      <w:r>
        <w:t xml:space="preserve">, you add the Storage Replica feature to </w:t>
      </w:r>
      <w:r w:rsidRPr="00BE333F">
        <w:rPr>
          <w:rStyle w:val="CodeInTextPACKT"/>
        </w:rPr>
        <w:t>SRV1</w:t>
      </w:r>
      <w:ins w:id="466" w:author="Thomas Lee" w:date="2021-04-05T18:02:00Z">
        <w:r w:rsidR="00F91E0A" w:rsidRPr="00F91E0A">
          <w:rPr>
            <w:rPrChange w:id="467" w:author="Thomas Lee" w:date="2021-04-05T18:02:00Z">
              <w:rPr>
                <w:rStyle w:val="CodeInTextPACKT"/>
              </w:rPr>
            </w:rPrChange>
          </w:rPr>
          <w:t>, producing no output to the console</w:t>
        </w:r>
      </w:ins>
      <w:ins w:id="468" w:author="Thomas Lee" w:date="2021-04-05T17:58:00Z">
        <w:r w:rsidR="00F91E0A">
          <w:rPr>
            <w:rStyle w:val="CodeInTextPACKT"/>
          </w:rPr>
          <w:t xml:space="preserve">. </w:t>
        </w:r>
      </w:ins>
      <w:del w:id="469" w:author="Thomas Lee" w:date="2021-04-05T17:58:00Z">
        <w:r w:rsidRPr="00985AF2" w:rsidDel="00F91E0A">
          <w:delText xml:space="preserve">, </w:delText>
        </w:r>
        <w:r w:rsidDel="00F91E0A">
          <w:delText xml:space="preserve">and in </w:delText>
        </w:r>
        <w:r w:rsidRPr="00BE333F" w:rsidDel="00F91E0A">
          <w:rPr>
            <w:rStyle w:val="ItalicsPACKT"/>
          </w:rPr>
          <w:delText>step 7</w:delText>
        </w:r>
        <w:r w:rsidDel="00F91E0A">
          <w:rPr>
            <w:rStyle w:val="ItalicsPACKT"/>
          </w:rPr>
          <w:delText>,</w:delText>
        </w:r>
        <w:r w:rsidDel="00F91E0A">
          <w:delText xml:space="preserve"> you restart </w:delText>
        </w:r>
        <w:r w:rsidRPr="00F435E0" w:rsidDel="00F91E0A">
          <w:rPr>
            <w:rStyle w:val="CodeInTextPACKT"/>
          </w:rPr>
          <w:delText>SRV1</w:delText>
        </w:r>
        <w:r w:rsidDel="00F91E0A">
          <w:delText xml:space="preserve"> to complete the installation of Storage Replica. Neither step produces output.</w:delText>
        </w:r>
      </w:del>
      <w:r>
        <w:t xml:space="preserve"> </w:t>
      </w:r>
    </w:p>
    <w:p w14:paraId="79CD28A1" w14:textId="3B628E56" w:rsidR="00BE333F" w:rsidRDefault="00BE333F" w:rsidP="00BE333F">
      <w:pPr>
        <w:pStyle w:val="NormalPACKT"/>
      </w:pPr>
      <w:r>
        <w:t xml:space="preserve">In </w:t>
      </w:r>
      <w:r w:rsidRPr="00BE333F">
        <w:rPr>
          <w:rStyle w:val="ItalicsPACKT"/>
        </w:rPr>
        <w:t xml:space="preserve">step </w:t>
      </w:r>
      <w:del w:id="470" w:author="Thomas Lee" w:date="2021-04-05T17:58:00Z">
        <w:r w:rsidRPr="00BE333F" w:rsidDel="00F91E0A">
          <w:rPr>
            <w:rStyle w:val="ItalicsPACKT"/>
          </w:rPr>
          <w:delText>8</w:delText>
        </w:r>
      </w:del>
      <w:ins w:id="471" w:author="Thomas Lee" w:date="2021-04-05T17:58:00Z">
        <w:r w:rsidR="00F91E0A">
          <w:rPr>
            <w:rStyle w:val="ItalicsPACKT"/>
          </w:rPr>
          <w:t>7</w:t>
        </w:r>
      </w:ins>
      <w:r>
        <w:t xml:space="preserve">, you add the Storage Replica feature to </w:t>
      </w:r>
      <w:r w:rsidRPr="00BE333F">
        <w:rPr>
          <w:rStyle w:val="CodeInTextPACKT"/>
        </w:rPr>
        <w:t>SRV2</w:t>
      </w:r>
      <w:r>
        <w:t>, with output that looks like this:</w:t>
      </w:r>
    </w:p>
    <w:p w14:paraId="54449450" w14:textId="631EC820" w:rsidR="00BE333F" w:rsidRDefault="00F91E0A" w:rsidP="00BE333F">
      <w:pPr>
        <w:pStyle w:val="FigurePACKT"/>
      </w:pPr>
      <w:ins w:id="472" w:author="Thomas Lee" w:date="2021-04-05T18:03:00Z">
        <w:r>
          <w:drawing>
            <wp:inline distT="0" distB="0" distL="0" distR="0" wp14:anchorId="2EF05110" wp14:editId="622CF485">
              <wp:extent cx="3837904" cy="886304"/>
              <wp:effectExtent l="0" t="0" r="0" b="9525"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77343" cy="8954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473"/>
      <w:commentRangeStart w:id="474"/>
      <w:del w:id="475" w:author="Thomas Lee" w:date="2021-04-05T18:03:00Z">
        <w:r w:rsidR="00BE333F" w:rsidDel="00F91E0A">
          <w:drawing>
            <wp:inline distT="0" distB="0" distL="0" distR="0" wp14:anchorId="0E53B2CD" wp14:editId="6E7485C7">
              <wp:extent cx="3834351" cy="790575"/>
              <wp:effectExtent l="0" t="0" r="0" b="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5321" cy="8010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473"/>
      <w:r w:rsidR="0046287C">
        <w:rPr>
          <w:rStyle w:val="CommentReference"/>
          <w:rFonts w:ascii="Arial" w:hAnsi="Arial"/>
          <w:noProof w:val="0"/>
        </w:rPr>
        <w:commentReference w:id="473"/>
      </w:r>
      <w:commentRangeEnd w:id="474"/>
      <w:r w:rsidR="00F0099D">
        <w:rPr>
          <w:rStyle w:val="CommentReference"/>
          <w:rFonts w:ascii="Arial" w:hAnsi="Arial"/>
          <w:noProof w:val="0"/>
        </w:rPr>
        <w:commentReference w:id="474"/>
      </w:r>
    </w:p>
    <w:p w14:paraId="5C71C7F9" w14:textId="7A805D39" w:rsidR="00BE333F" w:rsidRDefault="00BE333F" w:rsidP="0046287C">
      <w:pPr>
        <w:pStyle w:val="FigureCaptionPACKT"/>
      </w:pPr>
      <w:r>
        <w:t>Figure 9.38: Adding Storage Replica to SRV2</w:t>
      </w:r>
    </w:p>
    <w:p w14:paraId="1411706E" w14:textId="5EF037B5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6410DE9" w14:textId="63583E24" w:rsidR="00BE333F" w:rsidRPr="00BE333F" w:rsidRDefault="00BE333F" w:rsidP="00BE333F">
      <w:pPr>
        <w:pStyle w:val="NormalPACKT"/>
      </w:pPr>
      <w:r w:rsidRPr="00BE333F">
        <w:t xml:space="preserve">You </w:t>
      </w:r>
      <w:del w:id="476" w:author="Thomas Lee" w:date="2021-04-05T17:58:00Z">
        <w:r w:rsidRPr="00BE333F" w:rsidDel="00F91E0A">
          <w:delText xml:space="preserve">also </w:delText>
        </w:r>
      </w:del>
      <w:r w:rsidRPr="00BE333F">
        <w:t xml:space="preserve">have to reboot </w:t>
      </w:r>
      <w:r w:rsidRPr="00BE333F">
        <w:rPr>
          <w:rStyle w:val="CodeInTextPACKT"/>
        </w:rPr>
        <w:t>SRV2</w:t>
      </w:r>
      <w:r w:rsidRPr="00BE333F">
        <w:t xml:space="preserve"> to complete </w:t>
      </w:r>
      <w:r w:rsidR="00286C78">
        <w:t>Storage Replica</w:t>
      </w:r>
      <w:del w:id="477" w:author="Parvathy Nair" w:date="2021-04-03T00:11:00Z">
        <w:r w:rsidR="00A57D0D" w:rsidDel="00576EC0">
          <w:delText>'</w:delText>
        </w:r>
      </w:del>
      <w:ins w:id="478" w:author="Parvathy Nair" w:date="2021-04-03T00:11:00Z">
        <w:r w:rsidR="00576EC0">
          <w:t>’</w:t>
        </w:r>
      </w:ins>
      <w:r w:rsidR="00286C78">
        <w:t>s installation</w:t>
      </w:r>
      <w:r>
        <w:t xml:space="preserve">, which you do in </w:t>
      </w:r>
      <w:r w:rsidRPr="00BE333F">
        <w:rPr>
          <w:rStyle w:val="ItalicsPACKT"/>
        </w:rPr>
        <w:t xml:space="preserve">step </w:t>
      </w:r>
      <w:del w:id="479" w:author="Thomas Lee" w:date="2021-04-05T17:58:00Z">
        <w:r w:rsidRPr="00BE333F" w:rsidDel="00F91E0A">
          <w:rPr>
            <w:rStyle w:val="ItalicsPACKT"/>
          </w:rPr>
          <w:delText>9</w:delText>
        </w:r>
      </w:del>
      <w:ins w:id="480" w:author="Thomas Lee" w:date="2021-04-05T17:58:00Z">
        <w:r w:rsidR="00F91E0A">
          <w:rPr>
            <w:rStyle w:val="ItalicsPACKT"/>
          </w:rPr>
          <w:t>8</w:t>
        </w:r>
      </w:ins>
      <w:r>
        <w:t>.</w:t>
      </w:r>
      <w:ins w:id="481" w:author="Thomas Lee" w:date="2021-04-05T17:58:00Z">
        <w:r w:rsidR="00F91E0A">
          <w:t xml:space="preserve"> In </w:t>
        </w:r>
        <w:r w:rsidR="00F91E0A" w:rsidRPr="00F91E0A">
          <w:rPr>
            <w:rStyle w:val="ItalicsPACKT"/>
            <w:rPrChange w:id="482" w:author="Thomas Lee" w:date="2021-04-05T17:59:00Z">
              <w:rPr/>
            </w:rPrChange>
          </w:rPr>
          <w:t>step 9</w:t>
        </w:r>
        <w:r w:rsidR="00F91E0A">
          <w:t>, you reboot SRV1 which completes the p</w:t>
        </w:r>
      </w:ins>
      <w:ins w:id="483" w:author="Thomas Lee" w:date="2021-04-05T17:59:00Z">
        <w:r w:rsidR="00F91E0A">
          <w:t>rocess of installing SR on both hosts.</w:t>
        </w:r>
      </w:ins>
    </w:p>
    <w:p w14:paraId="7A0C9A7D" w14:textId="4E6CA1CA" w:rsidR="00BE333F" w:rsidRDefault="00BE333F" w:rsidP="00BE333F">
      <w:pPr>
        <w:pStyle w:val="NormalPACKT"/>
        <w:rPr>
          <w:lang w:val="en-GB"/>
        </w:rPr>
      </w:pPr>
      <w:r>
        <w:rPr>
          <w:lang w:val="en-GB"/>
        </w:rPr>
        <w:t xml:space="preserve">After </w:t>
      </w:r>
      <w:r w:rsidR="00286C78">
        <w:rPr>
          <w:lang w:val="en-GB"/>
        </w:rPr>
        <w:t xml:space="preserve">you reboot </w:t>
      </w:r>
      <w:r w:rsidRPr="00BE333F">
        <w:rPr>
          <w:rStyle w:val="CodeInTextPACKT"/>
        </w:rPr>
        <w:t>SRV2</w:t>
      </w:r>
      <w:r>
        <w:rPr>
          <w:lang w:val="en-GB"/>
        </w:rPr>
        <w:t xml:space="preserve"> (and </w:t>
      </w:r>
      <w:r w:rsidRPr="00BE333F">
        <w:rPr>
          <w:rStyle w:val="CodeInTextPACKT"/>
        </w:rPr>
        <w:t>SRV1</w:t>
      </w:r>
      <w:r>
        <w:rPr>
          <w:lang w:val="en-GB"/>
        </w:rPr>
        <w:t xml:space="preserve">), in </w:t>
      </w:r>
      <w:r w:rsidRPr="00BE333F">
        <w:rPr>
          <w:rStyle w:val="ItalicsPACKT"/>
        </w:rPr>
        <w:t>step 10</w:t>
      </w:r>
      <w:r w:rsidR="00286C78">
        <w:rPr>
          <w:rStyle w:val="ItalicsPACKT"/>
        </w:rPr>
        <w:t>,</w:t>
      </w:r>
      <w:r>
        <w:rPr>
          <w:lang w:val="en-GB"/>
        </w:rPr>
        <w:t xml:space="preserve"> you create a new volume on </w:t>
      </w:r>
      <w:r w:rsidRPr="00BE333F">
        <w:rPr>
          <w:rStyle w:val="CodeInTextPACKT"/>
        </w:rPr>
        <w:t>SRV1</w:t>
      </w:r>
      <w:r>
        <w:rPr>
          <w:lang w:val="en-GB"/>
        </w:rPr>
        <w:t>. This volume is to hold Storage Replica internal log files. The output looks like this:</w:t>
      </w:r>
    </w:p>
    <w:p w14:paraId="70A4ED06" w14:textId="79ADF280" w:rsidR="00BE333F" w:rsidRDefault="00441073" w:rsidP="00BE333F">
      <w:pPr>
        <w:pStyle w:val="FigurePACKT"/>
      </w:pPr>
      <w:r>
        <w:drawing>
          <wp:inline distT="0" distB="0" distL="0" distR="0" wp14:anchorId="213D09B8" wp14:editId="62D2B50A">
            <wp:extent cx="4462050" cy="14954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03136" cy="150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CE4B" w14:textId="3EC8D27D" w:rsidR="00BE333F" w:rsidRDefault="00BE333F" w:rsidP="00CF2ECF">
      <w:pPr>
        <w:pStyle w:val="FigureCaptionPACKT"/>
      </w:pPr>
      <w:r>
        <w:t>Figure 9.39: Adding a G: drive</w:t>
      </w:r>
      <w:r w:rsidR="00441073">
        <w:t xml:space="preserve"> to SRV1</w:t>
      </w:r>
    </w:p>
    <w:p w14:paraId="7A010A01" w14:textId="42FD5D58" w:rsidR="00BE333F" w:rsidRDefault="00BE333F" w:rsidP="00BE333F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39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CF2D236" w14:textId="4C3A5139" w:rsidR="00441073" w:rsidRDefault="00441073" w:rsidP="00441073">
      <w:pPr>
        <w:pStyle w:val="NormalPACKT"/>
      </w:pPr>
      <w:r w:rsidRPr="00441073">
        <w:t>I</w:t>
      </w:r>
      <w:r>
        <w:t>n</w:t>
      </w:r>
      <w:r w:rsidRPr="00441073">
        <w:t xml:space="preserve"> </w:t>
      </w:r>
      <w:r w:rsidRPr="00441073">
        <w:rPr>
          <w:rStyle w:val="ItalicsPACKT"/>
        </w:rPr>
        <w:t>step 11</w:t>
      </w:r>
      <w:r w:rsidRPr="00441073">
        <w:t>,</w:t>
      </w:r>
      <w:r>
        <w:t xml:space="preserve"> you create a </w:t>
      </w:r>
      <w:r w:rsidRPr="0029218C">
        <w:rPr>
          <w:rStyle w:val="CodeInTextPACKT"/>
        </w:rPr>
        <w:t>G:</w:t>
      </w:r>
      <w:r>
        <w:t xml:space="preserve"> volume on </w:t>
      </w:r>
      <w:r w:rsidRPr="00441073">
        <w:rPr>
          <w:rStyle w:val="CodeInTextPACKT"/>
        </w:rPr>
        <w:t>SRV2</w:t>
      </w:r>
      <w:r>
        <w:t>, with output like this:</w:t>
      </w:r>
    </w:p>
    <w:p w14:paraId="744AD092" w14:textId="0656052A" w:rsidR="00441073" w:rsidRDefault="00441073" w:rsidP="00441073">
      <w:pPr>
        <w:pStyle w:val="FigurePACKT"/>
      </w:pPr>
      <w:r>
        <w:drawing>
          <wp:inline distT="0" distB="0" distL="0" distR="0" wp14:anchorId="2D10D0EF" wp14:editId="1E2434C8">
            <wp:extent cx="4570876" cy="64770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5225" cy="6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08DE" w14:textId="6A120152" w:rsidR="00441073" w:rsidRDefault="00441073" w:rsidP="00CF2ECF">
      <w:pPr>
        <w:pStyle w:val="FigureCaptionPACKT"/>
      </w:pPr>
      <w:r>
        <w:t>Figure 9.40: Adding a G: drive to SRV2</w:t>
      </w:r>
    </w:p>
    <w:p w14:paraId="0A4BDD21" w14:textId="5591F058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5DF38407" w14:textId="7E6D213A" w:rsidR="00441073" w:rsidRDefault="00441073" w:rsidP="00441073">
      <w:pPr>
        <w:pStyle w:val="NormalPACKT"/>
      </w:pPr>
      <w:r w:rsidRPr="00441073">
        <w:t xml:space="preserve">In </w:t>
      </w:r>
      <w:r w:rsidRPr="00441073">
        <w:rPr>
          <w:rStyle w:val="ItalicsPACKT"/>
        </w:rPr>
        <w:t>step 12</w:t>
      </w:r>
      <w:r>
        <w:t xml:space="preserve">, you view the volumes on </w:t>
      </w:r>
      <w:r w:rsidRPr="00441073">
        <w:rPr>
          <w:rStyle w:val="CodeInTextPACKT"/>
        </w:rPr>
        <w:t>SRV1</w:t>
      </w:r>
      <w:r>
        <w:t xml:space="preserve"> with out</w:t>
      </w:r>
      <w:r w:rsidR="00286C78">
        <w:t>put</w:t>
      </w:r>
      <w:r>
        <w:t xml:space="preserve"> like this:</w:t>
      </w:r>
    </w:p>
    <w:p w14:paraId="767CB549" w14:textId="55B8269E" w:rsidR="00441073" w:rsidRDefault="00441073" w:rsidP="00441073">
      <w:pPr>
        <w:pStyle w:val="FigurePACKT"/>
      </w:pPr>
      <w:r>
        <w:drawing>
          <wp:inline distT="0" distB="0" distL="0" distR="0" wp14:anchorId="14AE54B7" wp14:editId="14FD43DB">
            <wp:extent cx="4024500" cy="1314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40688" cy="13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DD91" w14:textId="5D613D62" w:rsidR="00441073" w:rsidRDefault="00441073" w:rsidP="001E43C7">
      <w:pPr>
        <w:pStyle w:val="FigureCaptionPACKT"/>
      </w:pPr>
      <w:r>
        <w:t>Figure 9.41: Viewing volumes on SRV1</w:t>
      </w:r>
    </w:p>
    <w:p w14:paraId="6BE8CDED" w14:textId="6E7BE783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EAF2DAD" w14:textId="7E43FBC9" w:rsidR="00441073" w:rsidRDefault="00441073" w:rsidP="00441073">
      <w:pPr>
        <w:pStyle w:val="NormalPACKT"/>
      </w:pPr>
      <w:r w:rsidRPr="00441073">
        <w:t xml:space="preserve">In </w:t>
      </w:r>
      <w:r w:rsidRPr="00441073">
        <w:rPr>
          <w:rStyle w:val="ItalicsPACKT"/>
        </w:rPr>
        <w:t>step 1</w:t>
      </w:r>
      <w:r>
        <w:rPr>
          <w:rStyle w:val="ItalicsPACKT"/>
        </w:rPr>
        <w:t>3</w:t>
      </w:r>
      <w:r>
        <w:t xml:space="preserve">, you view the volumes on </w:t>
      </w:r>
      <w:r w:rsidRPr="00441073">
        <w:rPr>
          <w:rStyle w:val="CodeInTextPACKT"/>
        </w:rPr>
        <w:t>SRV</w:t>
      </w:r>
      <w:r>
        <w:rPr>
          <w:rStyle w:val="CodeInTextPACKT"/>
        </w:rPr>
        <w:t>2</w:t>
      </w:r>
      <w:r>
        <w:t xml:space="preserve"> with ou</w:t>
      </w:r>
      <w:r w:rsidR="00286C78">
        <w:t>tput</w:t>
      </w:r>
      <w:r>
        <w:t xml:space="preserve"> like this:</w:t>
      </w:r>
    </w:p>
    <w:p w14:paraId="31783245" w14:textId="24FE5F87" w:rsidR="00441073" w:rsidRDefault="00441073" w:rsidP="00441073">
      <w:pPr>
        <w:pStyle w:val="FigurePACKT"/>
      </w:pPr>
      <w:r>
        <w:drawing>
          <wp:inline distT="0" distB="0" distL="0" distR="0" wp14:anchorId="4DA38932" wp14:editId="0D8E4DA8">
            <wp:extent cx="4558033" cy="1171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7265" cy="11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5489" w14:textId="328129E4" w:rsidR="00441073" w:rsidRDefault="00441073" w:rsidP="001E43C7">
      <w:pPr>
        <w:pStyle w:val="FigureCaptionPACKT"/>
      </w:pPr>
      <w:r>
        <w:t>Figure 9.42: Viewing volumes on SRV2</w:t>
      </w:r>
    </w:p>
    <w:p w14:paraId="4510F2F2" w14:textId="756D391D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7A34FA8D" w14:textId="036563CF" w:rsidR="00441073" w:rsidRDefault="00441073" w:rsidP="00441073">
      <w:pPr>
        <w:pStyle w:val="NormalPACKT"/>
      </w:pPr>
      <w:r>
        <w:t xml:space="preserve">In </w:t>
      </w:r>
      <w:r w:rsidRPr="00441073">
        <w:rPr>
          <w:rStyle w:val="ItalicsPACKT"/>
        </w:rPr>
        <w:t>step 14</w:t>
      </w:r>
      <w:r>
        <w:t xml:space="preserve">, you create </w:t>
      </w:r>
      <w:r w:rsidR="002048E6">
        <w:t>an</w:t>
      </w:r>
      <w:r>
        <w:t xml:space="preserve"> SR replica group to replicate all the files on the </w:t>
      </w:r>
      <w:r w:rsidRPr="001E43C7">
        <w:rPr>
          <w:rStyle w:val="CodeInTextPACKT"/>
        </w:rPr>
        <w:t>F:</w:t>
      </w:r>
      <w:r>
        <w:t xml:space="preserve"> in </w:t>
      </w:r>
      <w:r w:rsidRPr="00441073">
        <w:rPr>
          <w:rStyle w:val="CodeInTextPACKT"/>
        </w:rPr>
        <w:t>SRV1</w:t>
      </w:r>
      <w:r>
        <w:t xml:space="preserve"> to the </w:t>
      </w:r>
      <w:r w:rsidRPr="001E43C7">
        <w:rPr>
          <w:rStyle w:val="CodeInTextPACKT"/>
        </w:rPr>
        <w:t>F:</w:t>
      </w:r>
      <w:r>
        <w:t xml:space="preserve"> on </w:t>
      </w:r>
      <w:r w:rsidRPr="00441073">
        <w:rPr>
          <w:rStyle w:val="CodeInTextPACKT"/>
        </w:rPr>
        <w:t>SRV2</w:t>
      </w:r>
      <w:r>
        <w:t xml:space="preserve">, using the </w:t>
      </w:r>
      <w:r w:rsidRPr="001E43C7">
        <w:rPr>
          <w:rStyle w:val="CodeInTextPACKT"/>
        </w:rPr>
        <w:t>G:</w:t>
      </w:r>
      <w:r>
        <w:t xml:space="preserve"> drive on both hosts for internal SR logging. The output of this step is like this:</w:t>
      </w:r>
    </w:p>
    <w:p w14:paraId="4DFBC87D" w14:textId="6053AFC0" w:rsidR="00441073" w:rsidRPr="00441073" w:rsidRDefault="00441073" w:rsidP="00441073">
      <w:pPr>
        <w:pStyle w:val="FigurePACKT"/>
      </w:pPr>
      <w:r>
        <w:drawing>
          <wp:inline distT="0" distB="0" distL="0" distR="0" wp14:anchorId="058A31EB" wp14:editId="4A12C5B7">
            <wp:extent cx="2725217" cy="20288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5473" cy="20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A9D5" w14:textId="338CF118" w:rsidR="00441073" w:rsidRDefault="00441073" w:rsidP="00C570DA">
      <w:pPr>
        <w:pStyle w:val="FigureCaptionPACKT"/>
      </w:pPr>
      <w:r>
        <w:t>Figure 9.43: Creating a replica group</w:t>
      </w:r>
    </w:p>
    <w:p w14:paraId="2F4F3037" w14:textId="4A73FF90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1490F4BF" w14:textId="08DB1C98" w:rsidR="00441073" w:rsidRDefault="00441073" w:rsidP="00441073">
      <w:pPr>
        <w:pStyle w:val="NormalPACKT"/>
      </w:pPr>
      <w:r w:rsidRPr="00441073">
        <w:t xml:space="preserve">In </w:t>
      </w:r>
      <w:r w:rsidRPr="00441073">
        <w:rPr>
          <w:rStyle w:val="ItalicsPACKT"/>
        </w:rPr>
        <w:t>step 15</w:t>
      </w:r>
      <w:r w:rsidRPr="00441073">
        <w:t xml:space="preserve">, </w:t>
      </w:r>
      <w:r>
        <w:t xml:space="preserve">you re-examine the volumes on </w:t>
      </w:r>
      <w:r w:rsidRPr="00441073">
        <w:rPr>
          <w:rStyle w:val="CodeInTextPACKT"/>
        </w:rPr>
        <w:t>SRV2</w:t>
      </w:r>
      <w:r>
        <w:t>, which looks like this:</w:t>
      </w:r>
    </w:p>
    <w:p w14:paraId="379655EF" w14:textId="77887C14" w:rsidR="00441073" w:rsidRPr="00441073" w:rsidRDefault="00441073" w:rsidP="00441073">
      <w:pPr>
        <w:pStyle w:val="FigurePACKT"/>
      </w:pPr>
      <w:r>
        <w:drawing>
          <wp:inline distT="0" distB="0" distL="0" distR="0" wp14:anchorId="4A0D1057" wp14:editId="4B9C6AAD">
            <wp:extent cx="4551009" cy="1571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4165" cy="15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D18" w14:textId="21EA60FB" w:rsidR="00441073" w:rsidRDefault="00441073" w:rsidP="00C570DA">
      <w:pPr>
        <w:pStyle w:val="FigureCaptionPACKT"/>
      </w:pPr>
      <w:r>
        <w:t>Figure 9.44: Viewing volumes on SRV2</w:t>
      </w:r>
    </w:p>
    <w:p w14:paraId="7509EB6F" w14:textId="56043609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44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14C8AB06" w14:textId="6A46FD71" w:rsidR="00441073" w:rsidRDefault="00441073" w:rsidP="00441073">
      <w:pPr>
        <w:pStyle w:val="NormalPACKT"/>
      </w:pPr>
      <w:r>
        <w:t xml:space="preserve">With </w:t>
      </w:r>
      <w:r w:rsidRPr="00441073">
        <w:rPr>
          <w:rStyle w:val="ItalicsPACKT"/>
        </w:rPr>
        <w:t>step 16</w:t>
      </w:r>
      <w:r>
        <w:t xml:space="preserve">, you reverse the replication – the files on </w:t>
      </w:r>
      <w:r w:rsidRPr="00441073">
        <w:rPr>
          <w:rStyle w:val="CodeInTextPACKT"/>
        </w:rPr>
        <w:t>SRV2</w:t>
      </w:r>
      <w:r>
        <w:t xml:space="preserve"> now get replicated to </w:t>
      </w:r>
      <w:r w:rsidRPr="00441073">
        <w:rPr>
          <w:rStyle w:val="CodeInTextPACKT"/>
        </w:rPr>
        <w:t>SRV1</w:t>
      </w:r>
      <w:r>
        <w:t xml:space="preserve">. This step creates no output. In </w:t>
      </w:r>
      <w:r w:rsidRPr="00441073">
        <w:rPr>
          <w:rStyle w:val="ItalicsPACKT"/>
        </w:rPr>
        <w:t>step 17</w:t>
      </w:r>
      <w:r w:rsidR="00C570DA">
        <w:t>, y</w:t>
      </w:r>
      <w:r>
        <w:t>ou re-view the SR partnership with output like this:</w:t>
      </w:r>
    </w:p>
    <w:p w14:paraId="65DC53CD" w14:textId="5F89506D" w:rsidR="00441073" w:rsidRPr="00441073" w:rsidRDefault="00F91E0A" w:rsidP="00441073">
      <w:pPr>
        <w:pStyle w:val="FigurePACKT"/>
      </w:pPr>
      <w:ins w:id="484" w:author="Thomas Lee" w:date="2021-04-05T20:44:00Z">
        <w:r>
          <w:drawing>
            <wp:inline distT="0" distB="0" distL="0" distR="0" wp14:anchorId="31DF4356" wp14:editId="6F67F613">
              <wp:extent cx="3511561" cy="1229933"/>
              <wp:effectExtent l="0" t="0" r="0" b="8890"/>
              <wp:docPr id="68" name="Picture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98242" cy="12602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485"/>
      <w:del w:id="486" w:author="Thomas Lee" w:date="2021-04-05T20:44:00Z">
        <w:r w:rsidR="00441073" w:rsidDel="00F91E0A">
          <w:drawing>
            <wp:inline distT="0" distB="0" distL="0" distR="0" wp14:anchorId="54D44B0E" wp14:editId="487208EE">
              <wp:extent cx="3669742" cy="1338037"/>
              <wp:effectExtent l="0" t="0" r="6985" b="0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87025" cy="13443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485"/>
      <w:r w:rsidR="00986C91">
        <w:rPr>
          <w:rStyle w:val="CommentReference"/>
          <w:rFonts w:ascii="Arial" w:hAnsi="Arial"/>
          <w:noProof w:val="0"/>
        </w:rPr>
        <w:commentReference w:id="485"/>
      </w:r>
    </w:p>
    <w:p w14:paraId="2714D45E" w14:textId="7BEC2A46" w:rsidR="00441073" w:rsidRDefault="00441073" w:rsidP="00986C91">
      <w:pPr>
        <w:pStyle w:val="FigureCaptionPACKT"/>
      </w:pPr>
      <w:r>
        <w:t>Figure 9.45: Viewing the SR partnership</w:t>
      </w:r>
    </w:p>
    <w:p w14:paraId="6523EC58" w14:textId="76D73AD6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45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8DA48ED" w14:textId="423142A5" w:rsidR="00441073" w:rsidRDefault="00441073" w:rsidP="00441073">
      <w:pPr>
        <w:pStyle w:val="NormalPACKT"/>
      </w:pPr>
      <w:r>
        <w:t xml:space="preserve">In </w:t>
      </w:r>
      <w:r w:rsidRPr="00441073">
        <w:rPr>
          <w:rStyle w:val="ItalicsPACKT"/>
        </w:rPr>
        <w:t xml:space="preserve">step </w:t>
      </w:r>
      <w:r w:rsidR="00F435E0">
        <w:rPr>
          <w:rStyle w:val="ItalicsPACKT"/>
        </w:rPr>
        <w:t>1</w:t>
      </w:r>
      <w:r w:rsidRPr="00441073">
        <w:rPr>
          <w:rStyle w:val="ItalicsPACKT"/>
        </w:rPr>
        <w:t>8</w:t>
      </w:r>
      <w:r>
        <w:t xml:space="preserve">, you view the files on the </w:t>
      </w:r>
      <w:r w:rsidRPr="00197A70">
        <w:rPr>
          <w:rStyle w:val="CodeInTextPACKT"/>
        </w:rPr>
        <w:t>F:</w:t>
      </w:r>
      <w:r>
        <w:t xml:space="preserve"> drive on </w:t>
      </w:r>
      <w:r w:rsidRPr="00441073">
        <w:rPr>
          <w:rStyle w:val="CodeInTextPACKT"/>
        </w:rPr>
        <w:t>SRV2</w:t>
      </w:r>
      <w:r>
        <w:t>, which looks like this:</w:t>
      </w:r>
    </w:p>
    <w:p w14:paraId="1DC192E8" w14:textId="44B9713B" w:rsidR="00441073" w:rsidRDefault="00441073" w:rsidP="00441073">
      <w:pPr>
        <w:pStyle w:val="FigurePACKT"/>
      </w:pPr>
      <w:r>
        <w:drawing>
          <wp:inline distT="0" distB="0" distL="0" distR="0" wp14:anchorId="1939ADDE" wp14:editId="3827863E">
            <wp:extent cx="3276600" cy="176814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9" cy="178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74FD" w14:textId="58252958" w:rsidR="00441073" w:rsidRDefault="00441073" w:rsidP="00197A70">
      <w:pPr>
        <w:pStyle w:val="FigureCaptionPACKT"/>
      </w:pPr>
      <w:commentRangeStart w:id="487"/>
      <w:commentRangeStart w:id="488"/>
      <w:r>
        <w:t>Figure 9.46: Viewing files on F: on SRV2</w:t>
      </w:r>
      <w:commentRangeEnd w:id="487"/>
      <w:r w:rsidR="003A561E">
        <w:rPr>
          <w:rStyle w:val="CommentReference"/>
        </w:rPr>
        <w:commentReference w:id="487"/>
      </w:r>
      <w:commentRangeEnd w:id="488"/>
      <w:r w:rsidR="00A2176A">
        <w:rPr>
          <w:rStyle w:val="CommentReference"/>
        </w:rPr>
        <w:commentReference w:id="488"/>
      </w:r>
    </w:p>
    <w:p w14:paraId="4CC3E8B9" w14:textId="0CDF2792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46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0E3BDFCB" w14:textId="276CE89B" w:rsidR="00D6761B" w:rsidRDefault="00D6761B" w:rsidP="00D6761B">
      <w:pPr>
        <w:pStyle w:val="Heading2"/>
      </w:pPr>
      <w:commentRangeStart w:id="489"/>
      <w:r>
        <w:t>There</w:t>
      </w:r>
      <w:del w:id="490" w:author="Parvathy Nair" w:date="2021-04-03T00:11:00Z">
        <w:r w:rsidR="00A57D0D" w:rsidDel="00576EC0">
          <w:delText>'</w:delText>
        </w:r>
      </w:del>
      <w:ins w:id="491" w:author="Parvathy Nair" w:date="2021-04-03T00:11:00Z">
        <w:r w:rsidR="00576EC0">
          <w:t>’</w:t>
        </w:r>
      </w:ins>
      <w:r>
        <w:t>s more...</w:t>
      </w:r>
      <w:commentRangeEnd w:id="489"/>
      <w:r w:rsidR="00F82A91">
        <w:rPr>
          <w:rStyle w:val="CommentReference"/>
          <w:rFonts w:cs="Times New Roman"/>
          <w:b w:val="0"/>
          <w:bCs w:val="0"/>
          <w:iCs w:val="0"/>
          <w:color w:val="auto"/>
          <w:lang w:val="en-US"/>
        </w:rPr>
        <w:commentReference w:id="489"/>
      </w:r>
    </w:p>
    <w:p w14:paraId="68AEC5A3" w14:textId="7AE1DD47" w:rsidR="00F91E0A" w:rsidRDefault="00F91E0A" w:rsidP="00D6761B">
      <w:pPr>
        <w:pStyle w:val="NormalPACKT"/>
        <w:rPr>
          <w:ins w:id="492" w:author="Thomas Lee" w:date="2021-04-05T20:50:00Z"/>
          <w:lang w:val="en-GB"/>
        </w:rPr>
      </w:pPr>
      <w:ins w:id="493" w:author="Thomas Lee" w:date="2021-04-05T20:50:00Z">
        <w:r>
          <w:rPr>
            <w:lang w:val="en-GB"/>
          </w:rPr>
          <w:t xml:space="preserve">In the first five steps in this recipe, you create content on SRV1 which you intend </w:t>
        </w:r>
      </w:ins>
      <w:ins w:id="494" w:author="Thomas Lee" w:date="2021-04-05T20:51:00Z">
        <w:r>
          <w:rPr>
            <w:lang w:val="en-GB"/>
          </w:rPr>
          <w:t xml:space="preserve">have Storage Replica replicate to SRV2. In practice, the data you are replicating would be </w:t>
        </w:r>
        <w:proofErr w:type="spellStart"/>
        <w:r>
          <w:rPr>
            <w:lang w:val="en-GB"/>
          </w:rPr>
          <w:t>be</w:t>
        </w:r>
        <w:proofErr w:type="spellEnd"/>
        <w:r>
          <w:rPr>
            <w:lang w:val="en-GB"/>
          </w:rPr>
          <w:t xml:space="preserve"> the files in a file server or represent othe</w:t>
        </w:r>
      </w:ins>
      <w:ins w:id="495" w:author="Thomas Lee" w:date="2021-04-05T20:52:00Z">
        <w:r>
          <w:rPr>
            <w:lang w:val="en-GB"/>
          </w:rPr>
          <w:t>r files you want to synchronize.</w:t>
        </w:r>
      </w:ins>
    </w:p>
    <w:p w14:paraId="3E8C990D" w14:textId="0E68E1E5" w:rsidR="00F91E0A" w:rsidDel="00F91E0A" w:rsidRDefault="00BE333F" w:rsidP="00D6761B">
      <w:pPr>
        <w:pStyle w:val="NormalPACKT"/>
        <w:rPr>
          <w:del w:id="496" w:author="Thomas Lee" w:date="2021-04-05T18:08:00Z"/>
          <w:lang w:val="en-GB"/>
        </w:rPr>
      </w:pPr>
      <w:r>
        <w:rPr>
          <w:lang w:val="en-GB"/>
        </w:rPr>
        <w:t xml:space="preserve">In </w:t>
      </w:r>
      <w:r w:rsidRPr="00BE333F">
        <w:rPr>
          <w:rStyle w:val="ItalicsPACKT"/>
        </w:rPr>
        <w:t>step 9</w:t>
      </w:r>
      <w:r>
        <w:rPr>
          <w:lang w:val="en-GB"/>
        </w:rPr>
        <w:t xml:space="preserve">, you reboot </w:t>
      </w:r>
      <w:r w:rsidRPr="00BE333F">
        <w:rPr>
          <w:rStyle w:val="CodeInTextPACKT"/>
        </w:rPr>
        <w:t>SRV2</w:t>
      </w:r>
      <w:r>
        <w:rPr>
          <w:lang w:val="en-GB"/>
        </w:rPr>
        <w:t xml:space="preserve"> remotely. If this is the first time you have rebooted </w:t>
      </w:r>
      <w:r w:rsidRPr="00BE333F">
        <w:rPr>
          <w:rStyle w:val="CodeInTextPACKT"/>
        </w:rPr>
        <w:t>SRV2</w:t>
      </w:r>
      <w:r>
        <w:rPr>
          <w:lang w:val="en-GB"/>
        </w:rPr>
        <w:t xml:space="preserve"> remotely using PowerShell, you may find that the command never returns even when </w:t>
      </w:r>
      <w:r w:rsidRPr="00BE333F">
        <w:rPr>
          <w:rStyle w:val="CodeInTextPACKT"/>
        </w:rPr>
        <w:t>SRV2</w:t>
      </w:r>
      <w:r>
        <w:rPr>
          <w:lang w:val="en-GB"/>
        </w:rPr>
        <w:t xml:space="preserve"> is demonstrably up and running. Just kill off the current PowerShell console (or close VS code) and open a new console to continue the </w:t>
      </w:r>
      <w:proofErr w:type="spellStart"/>
      <w:r>
        <w:rPr>
          <w:lang w:val="en-GB"/>
        </w:rPr>
        <w:t>recipe.</w:t>
      </w:r>
    </w:p>
    <w:p w14:paraId="0D7D9596" w14:textId="45D7765C" w:rsidR="00F91E0A" w:rsidRPr="00F91E0A" w:rsidRDefault="00F91E0A">
      <w:pPr>
        <w:pStyle w:val="NormalPACKT"/>
        <w:rPr>
          <w:ins w:id="497" w:author="Thomas Lee" w:date="2021-04-05T20:42:00Z"/>
          <w:rPrChange w:id="498" w:author="Thomas Lee" w:date="2021-04-05T20:42:00Z">
            <w:rPr>
              <w:ins w:id="499" w:author="Thomas Lee" w:date="2021-04-05T20:42:00Z"/>
              <w:lang w:val="en-GB" w:eastAsia="en-GB"/>
            </w:rPr>
          </w:rPrChange>
        </w:rPr>
        <w:pPrChange w:id="500" w:author="Thomas Lee" w:date="2021-04-05T20:42:00Z">
          <w:pPr>
            <w:shd w:val="clear" w:color="auto" w:fill="FFFFFF"/>
            <w:spacing w:after="0"/>
            <w:textAlignment w:val="baseline"/>
          </w:pPr>
        </w:pPrChange>
      </w:pPr>
      <w:ins w:id="501" w:author="Thomas Lee" w:date="2021-04-05T20:39:00Z">
        <w:r>
          <w:rPr>
            <w:lang w:val="en-GB"/>
          </w:rPr>
          <w:t>After</w:t>
        </w:r>
        <w:proofErr w:type="spellEnd"/>
        <w:r>
          <w:rPr>
            <w:lang w:val="en-GB"/>
          </w:rPr>
          <w:t xml:space="preserve"> creating the SR partnership, replication from </w:t>
        </w:r>
        <w:r w:rsidRPr="00F91E0A">
          <w:rPr>
            <w:rStyle w:val="CodeInTextPACKT"/>
            <w:rPrChange w:id="502" w:author="Thomas Lee" w:date="2021-04-05T20:49:00Z">
              <w:rPr>
                <w:lang w:val="en-GB"/>
              </w:rPr>
            </w:rPrChange>
          </w:rPr>
          <w:t>SRV1</w:t>
        </w:r>
        <w:r>
          <w:rPr>
            <w:lang w:val="en-GB"/>
          </w:rPr>
          <w:t xml:space="preserve"> to </w:t>
        </w:r>
        <w:r w:rsidRPr="00F91E0A">
          <w:rPr>
            <w:rStyle w:val="CodeInTextPACKT"/>
            <w:rPrChange w:id="503" w:author="Thomas Lee" w:date="2021-04-05T20:49:00Z">
              <w:rPr>
                <w:lang w:val="en-GB"/>
              </w:rPr>
            </w:rPrChange>
          </w:rPr>
          <w:t>SRV2</w:t>
        </w:r>
        <w:r>
          <w:rPr>
            <w:lang w:val="en-GB"/>
          </w:rPr>
          <w:t>, you reverse the replicati</w:t>
        </w:r>
      </w:ins>
      <w:ins w:id="504" w:author="Thomas Lee" w:date="2021-04-05T20:40:00Z">
        <w:r>
          <w:rPr>
            <w:lang w:val="en-GB"/>
          </w:rPr>
          <w:t xml:space="preserve">on in </w:t>
        </w:r>
        <w:r w:rsidRPr="00F91E0A">
          <w:rPr>
            <w:rStyle w:val="ItalicsPACKT"/>
            <w:rPrChange w:id="505" w:author="Thomas Lee" w:date="2021-04-05T20:52:00Z">
              <w:rPr>
                <w:lang w:val="en-GB"/>
              </w:rPr>
            </w:rPrChange>
          </w:rPr>
          <w:t>step 16</w:t>
        </w:r>
        <w:r>
          <w:rPr>
            <w:lang w:val="en-GB"/>
          </w:rPr>
          <w:t>. Before you reverse the replication, you should ensure that the initial replication has completed</w:t>
        </w:r>
      </w:ins>
      <w:ins w:id="506" w:author="Thomas Lee" w:date="2021-04-05T20:41:00Z">
        <w:r>
          <w:rPr>
            <w:lang w:val="en-GB"/>
          </w:rPr>
          <w:t xml:space="preserve"> – depending on the size of the volume SR replications it could take quite a while. </w:t>
        </w:r>
      </w:ins>
      <w:ins w:id="507" w:author="Thomas Lee" w:date="2021-04-05T20:40:00Z">
        <w:r>
          <w:rPr>
            <w:lang w:val="en-GB"/>
          </w:rPr>
          <w:t xml:space="preserve"> </w:t>
        </w:r>
      </w:ins>
      <w:ins w:id="508" w:author="Thomas Lee" w:date="2021-04-05T20:42:00Z">
        <w:r>
          <w:rPr>
            <w:lang w:val="en-GB"/>
          </w:rPr>
          <w:t xml:space="preserve">You can use the command </w:t>
        </w:r>
        <w:r w:rsidRPr="001350F3">
          <w:rPr>
            <w:lang w:val="en-GB" w:eastAsia="en-GB"/>
          </w:rPr>
          <w:t>(</w:t>
        </w:r>
        <w:r w:rsidRPr="00F91E0A">
          <w:rPr>
            <w:rStyle w:val="ItalicsPACKT"/>
            <w:rPrChange w:id="509" w:author="Thomas Lee" w:date="2021-04-05T20:42:00Z">
              <w:rPr>
                <w:lang w:val="en-GB" w:eastAsia="en-GB"/>
              </w:rPr>
            </w:rPrChange>
          </w:rPr>
          <w:t>Get-</w:t>
        </w:r>
        <w:proofErr w:type="spellStart"/>
        <w:r w:rsidRPr="00F91E0A">
          <w:rPr>
            <w:rStyle w:val="ItalicsPACKT"/>
            <w:rPrChange w:id="510" w:author="Thomas Lee" w:date="2021-04-05T20:42:00Z">
              <w:rPr>
                <w:lang w:val="en-GB" w:eastAsia="en-GB"/>
              </w:rPr>
            </w:rPrChange>
          </w:rPr>
          <w:t>SRGroup</w:t>
        </w:r>
        <w:proofErr w:type="spellEnd"/>
        <w:r w:rsidRPr="00F91E0A">
          <w:rPr>
            <w:rStyle w:val="ItalicsPACKT"/>
            <w:rPrChange w:id="511" w:author="Thomas Lee" w:date="2021-04-05T20:42:00Z">
              <w:rPr>
                <w:lang w:val="en-GB" w:eastAsia="en-GB"/>
              </w:rPr>
            </w:rPrChange>
          </w:rPr>
          <w:t>).</w:t>
        </w:r>
        <w:proofErr w:type="spellStart"/>
        <w:r w:rsidRPr="00F91E0A">
          <w:rPr>
            <w:rStyle w:val="ItalicsPACKT"/>
            <w:rPrChange w:id="512" w:author="Thomas Lee" w:date="2021-04-05T20:42:00Z">
              <w:rPr>
                <w:lang w:val="en-GB" w:eastAsia="en-GB"/>
              </w:rPr>
            </w:rPrChange>
          </w:rPr>
          <w:t>Replicas.ReplicationStatus</w:t>
        </w:r>
        <w:proofErr w:type="spellEnd"/>
        <w:r w:rsidRPr="00F91E0A">
          <w:rPr>
            <w:rPrChange w:id="513" w:author="Thomas Lee" w:date="2021-04-05T20:42:00Z">
              <w:rPr>
                <w:lang w:val="en-GB" w:eastAsia="en-GB"/>
              </w:rPr>
            </w:rPrChange>
          </w:rPr>
          <w:t xml:space="preserve"> to check the status of the initial replication.</w:t>
        </w:r>
      </w:ins>
    </w:p>
    <w:p w14:paraId="686DD8F7" w14:textId="5C002AFA" w:rsidR="00F91E0A" w:rsidRPr="001350F3" w:rsidRDefault="00F91E0A" w:rsidP="00F91E0A">
      <w:pPr>
        <w:shd w:val="clear" w:color="auto" w:fill="FFFFFF"/>
        <w:spacing w:after="0"/>
        <w:textAlignment w:val="baseline"/>
        <w:rPr>
          <w:ins w:id="514" w:author="Thomas Lee" w:date="2021-04-05T20:42:00Z"/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  <w:ins w:id="515" w:author="Thomas Lee" w:date="2021-04-05T20:42:00Z">
        <w:r>
          <w:rPr>
            <w:rFonts w:ascii="Courier New" w:hAnsi="Courier New" w:cs="Courier New"/>
            <w:i/>
            <w:iCs/>
            <w:color w:val="323130"/>
            <w:sz w:val="23"/>
            <w:szCs w:val="23"/>
            <w:lang w:val="en-GB" w:eastAsia="en-GB"/>
          </w:rPr>
          <w:t>.</w:t>
        </w:r>
      </w:ins>
    </w:p>
    <w:p w14:paraId="11350E98" w14:textId="59297770" w:rsidR="00F91E0A" w:rsidRDefault="00F91E0A" w:rsidP="00D6761B">
      <w:pPr>
        <w:pStyle w:val="NormalPACKT"/>
        <w:rPr>
          <w:ins w:id="516" w:author="Thomas Lee" w:date="2021-04-05T20:39:00Z"/>
          <w:lang w:val="en-GB"/>
        </w:rPr>
      </w:pPr>
    </w:p>
    <w:p w14:paraId="7CA43F0A" w14:textId="77777777" w:rsidR="00F91E0A" w:rsidRPr="00D6761B" w:rsidRDefault="00F91E0A" w:rsidP="00D6761B">
      <w:pPr>
        <w:pStyle w:val="NormalPACKT"/>
        <w:rPr>
          <w:ins w:id="517" w:author="Thomas Lee" w:date="2021-04-05T18:08:00Z"/>
          <w:lang w:val="en-GB"/>
        </w:rPr>
      </w:pPr>
    </w:p>
    <w:p w14:paraId="32FF4FEE" w14:textId="76D67FB1" w:rsidR="00745293" w:rsidRDefault="00DD67DB" w:rsidP="00745293">
      <w:pPr>
        <w:pStyle w:val="Heading1"/>
        <w:tabs>
          <w:tab w:val="left" w:pos="0"/>
        </w:tabs>
      </w:pPr>
      <w:r>
        <w:t>Deploying Storage Spaces</w:t>
      </w:r>
    </w:p>
    <w:p w14:paraId="1DED9BA5" w14:textId="2B9C0A1D" w:rsidR="00F435E0" w:rsidRDefault="00F435E0" w:rsidP="00F435E0">
      <w:pPr>
        <w:pStyle w:val="NormalPACKT"/>
        <w:rPr>
          <w:lang w:val="en-GB"/>
        </w:rPr>
      </w:pPr>
      <w:r>
        <w:rPr>
          <w:lang w:val="en-GB"/>
        </w:rPr>
        <w:t>Storage Spaces is a technology in Windows 10 and Windows Server that implements software RAID. You can add multiple physical drives into your server or workstation, and create fault</w:t>
      </w:r>
      <w:r w:rsidR="00286C78">
        <w:rPr>
          <w:lang w:val="en-GB"/>
        </w:rPr>
        <w:t>-</w:t>
      </w:r>
      <w:r>
        <w:rPr>
          <w:lang w:val="en-GB"/>
        </w:rPr>
        <w:t xml:space="preserve">tolerant volumes for your host. </w:t>
      </w:r>
      <w:r w:rsidR="008F4343">
        <w:rPr>
          <w:lang w:val="en-GB"/>
        </w:rPr>
        <w:t xml:space="preserve">You can read more about Storage Spaces </w:t>
      </w:r>
      <w:r w:rsidR="00286C78">
        <w:rPr>
          <w:lang w:val="en-GB"/>
        </w:rPr>
        <w:t>at</w:t>
      </w:r>
      <w:r w:rsidR="008F4343">
        <w:rPr>
          <w:lang w:val="en-GB"/>
        </w:rPr>
        <w:t xml:space="preserve"> </w:t>
      </w:r>
      <w:r w:rsidR="008F4343" w:rsidRPr="00B63FF5">
        <w:rPr>
          <w:rStyle w:val="URLPACKT"/>
        </w:rPr>
        <w:t>https://docs.microsoft.com/windows-server/storage/storage-spaces/overview</w:t>
      </w:r>
      <w:r w:rsidR="008F4343" w:rsidRPr="008F4343">
        <w:rPr>
          <w:rStyle w:val="ItalicsPACKT"/>
        </w:rPr>
        <w:t>.</w:t>
      </w:r>
    </w:p>
    <w:p w14:paraId="01D3BD20" w14:textId="36575A4E" w:rsidR="008F4343" w:rsidRPr="00F435E0" w:rsidRDefault="008F4343" w:rsidP="00F435E0">
      <w:pPr>
        <w:pStyle w:val="NormalPACKT"/>
        <w:rPr>
          <w:lang w:val="en-GB"/>
        </w:rPr>
      </w:pPr>
      <w:r>
        <w:rPr>
          <w:lang w:val="en-GB"/>
        </w:rPr>
        <w:t xml:space="preserve">You can use </w:t>
      </w:r>
      <w:ins w:id="518" w:author="Lucy Wan" w:date="2021-03-08T14:13:00Z">
        <w:r w:rsidR="00463185">
          <w:rPr>
            <w:lang w:val="en-GB"/>
          </w:rPr>
          <w:t>S</w:t>
        </w:r>
      </w:ins>
      <w:del w:id="519" w:author="Lucy Wan" w:date="2021-03-08T14:13:00Z">
        <w:r w:rsidDel="00463185">
          <w:rPr>
            <w:lang w:val="en-GB"/>
          </w:rPr>
          <w:delText>s</w:delText>
        </w:r>
      </w:del>
      <w:r>
        <w:rPr>
          <w:lang w:val="en-GB"/>
        </w:rPr>
        <w:t xml:space="preserve">torage </w:t>
      </w:r>
      <w:ins w:id="520" w:author="Lucy Wan" w:date="2021-03-08T14:13:00Z">
        <w:r w:rsidR="00463185">
          <w:rPr>
            <w:lang w:val="en-GB"/>
          </w:rPr>
          <w:t>S</w:t>
        </w:r>
      </w:ins>
      <w:del w:id="521" w:author="Lucy Wan" w:date="2021-03-08T14:13:00Z">
        <w:r w:rsidDel="00463185">
          <w:rPr>
            <w:lang w:val="en-GB"/>
          </w:rPr>
          <w:delText>s</w:delText>
        </w:r>
      </w:del>
      <w:r>
        <w:rPr>
          <w:lang w:val="en-GB"/>
        </w:rPr>
        <w:t>paces on a single host or server to protect against unexpec</w:t>
      </w:r>
      <w:r w:rsidR="00286C78">
        <w:rPr>
          <w:lang w:val="en-GB"/>
        </w:rPr>
        <w:t>t</w:t>
      </w:r>
      <w:r>
        <w:rPr>
          <w:lang w:val="en-GB"/>
        </w:rPr>
        <w:t xml:space="preserve">ed disk drive failures. You should note that Storage Spaces is </w:t>
      </w:r>
      <w:r w:rsidR="00286C78">
        <w:rPr>
          <w:lang w:val="en-GB"/>
        </w:rPr>
        <w:t>separate</w:t>
      </w:r>
      <w:r>
        <w:rPr>
          <w:lang w:val="en-GB"/>
        </w:rPr>
        <w:t xml:space="preserve"> </w:t>
      </w:r>
      <w:r w:rsidR="00286C78">
        <w:rPr>
          <w:lang w:val="en-GB"/>
        </w:rPr>
        <w:t>from</w:t>
      </w:r>
      <w:r>
        <w:rPr>
          <w:lang w:val="en-GB"/>
        </w:rPr>
        <w:t xml:space="preserve"> </w:t>
      </w:r>
      <w:r w:rsidRPr="0005193C">
        <w:rPr>
          <w:b/>
          <w:bCs/>
          <w:lang w:val="en-GB"/>
        </w:rPr>
        <w:t>Storage Spaces Direct</w:t>
      </w:r>
      <w:r>
        <w:rPr>
          <w:lang w:val="en-GB"/>
        </w:rPr>
        <w:t xml:space="preserve"> (aka </w:t>
      </w:r>
      <w:r w:rsidRPr="0005193C">
        <w:rPr>
          <w:b/>
          <w:bCs/>
          <w:lang w:val="en-GB"/>
        </w:rPr>
        <w:t>S2D</w:t>
      </w:r>
      <w:r>
        <w:rPr>
          <w:lang w:val="en-GB"/>
        </w:rPr>
        <w:t xml:space="preserve">). S2D enables you to create a virtual </w:t>
      </w:r>
      <w:commentRangeStart w:id="522"/>
      <w:commentRangeStart w:id="523"/>
      <w:del w:id="524" w:author="Thomas Lee" w:date="2021-04-05T20:53:00Z">
        <w:r w:rsidDel="00F91E0A">
          <w:rPr>
            <w:lang w:val="en-GB"/>
          </w:rPr>
          <w:delText>san</w:delText>
        </w:r>
        <w:commentRangeEnd w:id="522"/>
        <w:r w:rsidR="00432AB1" w:rsidDel="00F91E0A">
          <w:rPr>
            <w:rStyle w:val="CommentReference"/>
            <w:rFonts w:ascii="Arial" w:hAnsi="Arial"/>
          </w:rPr>
          <w:commentReference w:id="522"/>
        </w:r>
        <w:commentRangeEnd w:id="523"/>
        <w:r w:rsidR="00F91E0A" w:rsidDel="00F91E0A">
          <w:rPr>
            <w:rStyle w:val="CommentReference"/>
            <w:rFonts w:ascii="Arial" w:hAnsi="Arial"/>
          </w:rPr>
          <w:commentReference w:id="523"/>
        </w:r>
        <w:r w:rsidDel="00F91E0A">
          <w:rPr>
            <w:lang w:val="en-GB"/>
          </w:rPr>
          <w:delText xml:space="preserve"> </w:delText>
        </w:r>
      </w:del>
      <w:ins w:id="525" w:author="Thomas Lee" w:date="2021-04-05T20:53:00Z">
        <w:r w:rsidR="00F91E0A">
          <w:rPr>
            <w:lang w:val="en-GB"/>
          </w:rPr>
          <w:t xml:space="preserve">SAN </w:t>
        </w:r>
      </w:ins>
      <w:r>
        <w:rPr>
          <w:lang w:val="en-GB"/>
        </w:rPr>
        <w:t xml:space="preserve">with multiple hosts providing </w:t>
      </w:r>
      <w:commentRangeStart w:id="526"/>
      <w:del w:id="527" w:author="Thomas Lee" w:date="2021-04-05T20:53:00Z">
        <w:r w:rsidDel="00F91E0A">
          <w:rPr>
            <w:lang w:val="en-GB"/>
          </w:rPr>
          <w:delText>SMV3</w:delText>
        </w:r>
      </w:del>
      <w:commentRangeEnd w:id="526"/>
      <w:ins w:id="528" w:author="Thomas Lee" w:date="2021-04-05T20:53:00Z">
        <w:r w:rsidR="00F91E0A">
          <w:rPr>
            <w:lang w:val="en-GB"/>
          </w:rPr>
          <w:t>SMB3</w:t>
        </w:r>
      </w:ins>
      <w:r w:rsidR="002563CE">
        <w:rPr>
          <w:rStyle w:val="CommentReference"/>
          <w:rFonts w:ascii="Arial" w:hAnsi="Arial"/>
        </w:rPr>
        <w:commentReference w:id="526"/>
      </w:r>
      <w:r>
        <w:rPr>
          <w:lang w:val="en-GB"/>
        </w:rPr>
        <w:t xml:space="preserve"> access to a scale</w:t>
      </w:r>
      <w:r w:rsidR="00286C78">
        <w:rPr>
          <w:lang w:val="en-GB"/>
        </w:rPr>
        <w:t>-</w:t>
      </w:r>
      <w:r>
        <w:rPr>
          <w:lang w:val="en-GB"/>
        </w:rPr>
        <w:t>out file server</w:t>
      </w:r>
      <w:ins w:id="529" w:author="Thomas Lee" w:date="2021-04-05T20:53:00Z">
        <w:r w:rsidR="00F91E0A">
          <w:rPr>
            <w:lang w:val="en-GB"/>
          </w:rPr>
          <w:t>.</w:t>
        </w:r>
      </w:ins>
      <w:del w:id="530" w:author="Thomas Lee" w:date="2021-04-05T20:53:00Z">
        <w:r w:rsidDel="00F91E0A">
          <w:rPr>
            <w:lang w:val="en-GB"/>
          </w:rPr>
          <w:delText xml:space="preserve"> which you can read more about in </w:delText>
        </w:r>
        <w:r w:rsidR="00374D5C" w:rsidDel="00F91E0A">
          <w:rPr>
            <w:rStyle w:val="ChapterrefPACKT"/>
          </w:rPr>
          <w:delText>C</w:delText>
        </w:r>
        <w:r w:rsidRPr="00374D5C" w:rsidDel="00F91E0A">
          <w:rPr>
            <w:rStyle w:val="ChapterrefPACKT"/>
          </w:rPr>
          <w:delText>hapter 10</w:delText>
        </w:r>
        <w:r w:rsidR="007F7339" w:rsidDel="00F91E0A">
          <w:rPr>
            <w:rStyle w:val="ChapterrefPACKT"/>
          </w:rPr>
          <w:delText>, Managing Shared Data</w:delText>
        </w:r>
        <w:r w:rsidDel="00F91E0A">
          <w:rPr>
            <w:lang w:val="en-GB"/>
          </w:rPr>
          <w:delText xml:space="preserve"> in the </w:delText>
        </w:r>
        <w:commentRangeStart w:id="531"/>
        <w:r w:rsidRPr="008F4343" w:rsidDel="00F91E0A">
          <w:rPr>
            <w:rStyle w:val="ItalicsPACKT"/>
            <w:lang w:val="en-GB"/>
          </w:rPr>
          <w:delText>Creating a scale-out file SMB 3 server</w:delText>
        </w:r>
        <w:r w:rsidDel="00F91E0A">
          <w:rPr>
            <w:lang w:val="en-GB"/>
          </w:rPr>
          <w:delText xml:space="preserve"> </w:delText>
        </w:r>
        <w:commentRangeEnd w:id="531"/>
        <w:r w:rsidR="00F90176" w:rsidDel="00F91E0A">
          <w:rPr>
            <w:rStyle w:val="CommentReference"/>
            <w:rFonts w:ascii="Arial" w:hAnsi="Arial"/>
          </w:rPr>
          <w:commentReference w:id="531"/>
        </w:r>
        <w:r w:rsidDel="00F91E0A">
          <w:rPr>
            <w:lang w:val="en-GB"/>
          </w:rPr>
          <w:delText>recipe.</w:delText>
        </w:r>
      </w:del>
    </w:p>
    <w:p w14:paraId="7207C6D8" w14:textId="0CFB272C" w:rsidR="00745293" w:rsidRDefault="00745293" w:rsidP="00745293">
      <w:pPr>
        <w:pStyle w:val="Heading2"/>
        <w:tabs>
          <w:tab w:val="left" w:pos="0"/>
        </w:tabs>
      </w:pPr>
      <w:r>
        <w:t xml:space="preserve">Getting </w:t>
      </w:r>
      <w:ins w:id="532" w:author="Lucy Wan" w:date="2021-03-08T14:17:00Z">
        <w:r w:rsidR="006E772B">
          <w:t>r</w:t>
        </w:r>
      </w:ins>
      <w:del w:id="533" w:author="Lucy Wan" w:date="2021-03-08T14:17:00Z">
        <w:r w:rsidDel="006E772B">
          <w:delText>R</w:delText>
        </w:r>
      </w:del>
      <w:r>
        <w:t>eady</w:t>
      </w:r>
    </w:p>
    <w:p w14:paraId="366DEDC4" w14:textId="11C21DE9" w:rsidR="00745293" w:rsidRDefault="00515BB6" w:rsidP="00515BB6">
      <w:pPr>
        <w:pStyle w:val="NormalPACKT"/>
      </w:pPr>
      <w:r>
        <w:rPr>
          <w:lang w:val="en-GB"/>
        </w:rPr>
        <w:t xml:space="preserve">You run this recipe on </w:t>
      </w:r>
      <w:r w:rsidRPr="003E07A6">
        <w:rPr>
          <w:rStyle w:val="CodeInTextPACKT"/>
        </w:rPr>
        <w:t>SRV</w:t>
      </w:r>
      <w:r w:rsidR="00441073">
        <w:rPr>
          <w:rStyle w:val="CodeInTextPACKT"/>
        </w:rPr>
        <w:t>1</w:t>
      </w:r>
      <w:r w:rsidR="00286C78" w:rsidRPr="008274F5">
        <w:t>,</w:t>
      </w:r>
      <w:r w:rsidR="00441073" w:rsidRPr="008274F5">
        <w:t xml:space="preserve"> </w:t>
      </w:r>
      <w:r w:rsidR="00441073">
        <w:rPr>
          <w:lang w:val="en-GB"/>
        </w:rPr>
        <w:t>a domain</w:t>
      </w:r>
      <w:r w:rsidR="00286C78">
        <w:rPr>
          <w:lang w:val="en-GB"/>
        </w:rPr>
        <w:t>-</w:t>
      </w:r>
      <w:r w:rsidR="00441073">
        <w:rPr>
          <w:lang w:val="en-GB"/>
        </w:rPr>
        <w:t>joined host in the Reskit.Org domain</w:t>
      </w:r>
      <w:r w:rsidR="00286C78">
        <w:rPr>
          <w:lang w:val="en-GB"/>
        </w:rPr>
        <w:t>.</w:t>
      </w:r>
      <w:r>
        <w:rPr>
          <w:lang w:val="en-GB"/>
        </w:rPr>
        <w:t xml:space="preserve"> You also need </w:t>
      </w:r>
      <w:r w:rsidRPr="003E07A6">
        <w:rPr>
          <w:rStyle w:val="CodeInTextPACKT"/>
        </w:rPr>
        <w:t>DC1</w:t>
      </w:r>
      <w:r>
        <w:rPr>
          <w:lang w:val="en-GB"/>
        </w:rPr>
        <w:t xml:space="preserve">, a domain controller for the </w:t>
      </w:r>
      <w:ins w:id="534" w:author="Lucy Wan" w:date="2021-03-08T14:17:00Z">
        <w:r w:rsidR="003C52B6">
          <w:rPr>
            <w:lang w:val="en-GB"/>
          </w:rPr>
          <w:t>R</w:t>
        </w:r>
      </w:ins>
      <w:del w:id="535" w:author="Lucy Wan" w:date="2021-03-08T14:17:00Z">
        <w:r w:rsidDel="003C52B6">
          <w:rPr>
            <w:lang w:val="en-GB"/>
          </w:rPr>
          <w:delText>r</w:delText>
        </w:r>
      </w:del>
      <w:r>
        <w:rPr>
          <w:lang w:val="en-GB"/>
        </w:rPr>
        <w:t>eskit.org domain</w:t>
      </w:r>
      <w:r w:rsidR="00441073">
        <w:rPr>
          <w:lang w:val="en-GB"/>
        </w:rPr>
        <w:t xml:space="preserve">. This recipe makes use of </w:t>
      </w:r>
      <w:del w:id="536" w:author="Thomas Lee" w:date="2021-04-05T20:54:00Z">
        <w:r w:rsidR="00441073" w:rsidDel="00F91E0A">
          <w:rPr>
            <w:lang w:val="en-GB"/>
          </w:rPr>
          <w:delText xml:space="preserve">the </w:delText>
        </w:r>
        <w:commentRangeStart w:id="537"/>
        <w:commentRangeStart w:id="538"/>
        <w:r w:rsidR="00441073" w:rsidDel="00F91E0A">
          <w:rPr>
            <w:lang w:val="en-GB"/>
          </w:rPr>
          <w:delText>5</w:delText>
        </w:r>
      </w:del>
      <w:commentRangeEnd w:id="537"/>
      <w:ins w:id="539" w:author="Thomas Lee" w:date="2021-04-05T20:54:00Z">
        <w:r w:rsidR="00F91E0A">
          <w:rPr>
            <w:lang w:val="en-GB"/>
          </w:rPr>
          <w:t>five of the</w:t>
        </w:r>
      </w:ins>
      <w:r w:rsidR="00FC6060">
        <w:rPr>
          <w:rStyle w:val="CommentReference"/>
          <w:rFonts w:ascii="Arial" w:hAnsi="Arial"/>
        </w:rPr>
        <w:commentReference w:id="537"/>
      </w:r>
      <w:commentRangeEnd w:id="538"/>
      <w:r w:rsidR="00F91E0A">
        <w:rPr>
          <w:rStyle w:val="CommentReference"/>
          <w:rFonts w:ascii="Arial" w:hAnsi="Arial"/>
        </w:rPr>
        <w:commentReference w:id="538"/>
      </w:r>
      <w:r w:rsidR="00441073">
        <w:rPr>
          <w:lang w:val="en-GB"/>
        </w:rPr>
        <w:t xml:space="preserve"> virtual disks you added to </w:t>
      </w:r>
      <w:r w:rsidR="00441073" w:rsidRPr="00441073">
        <w:rPr>
          <w:rStyle w:val="CodeInTextPACKT"/>
        </w:rPr>
        <w:t>SRV1</w:t>
      </w:r>
      <w:r w:rsidR="00441073">
        <w:rPr>
          <w:lang w:val="en-GB"/>
        </w:rPr>
        <w:t xml:space="preserve"> </w:t>
      </w:r>
      <w:commentRangeStart w:id="540"/>
      <w:del w:id="541" w:author="Thomas Lee" w:date="2021-04-05T20:55:00Z">
        <w:r w:rsidR="00441073" w:rsidDel="00F91E0A">
          <w:rPr>
            <w:lang w:val="en-GB"/>
          </w:rPr>
          <w:delText>earlier in the chapter</w:delText>
        </w:r>
        <w:commentRangeEnd w:id="540"/>
        <w:r w:rsidR="00FC6060" w:rsidDel="00F91E0A">
          <w:rPr>
            <w:rStyle w:val="CommentReference"/>
            <w:rFonts w:ascii="Arial" w:hAnsi="Arial"/>
          </w:rPr>
          <w:commentReference w:id="540"/>
        </w:r>
        <w:r w:rsidR="00441073" w:rsidDel="00F91E0A">
          <w:rPr>
            <w:lang w:val="en-GB"/>
          </w:rPr>
          <w:delText>.</w:delText>
        </w:r>
      </w:del>
      <w:ins w:id="542" w:author="Thomas Lee" w:date="2021-04-05T20:55:00Z">
        <w:r w:rsidR="00F91E0A">
          <w:rPr>
            <w:lang w:val="en-GB"/>
          </w:rPr>
          <w:t xml:space="preserve">at the start of the </w:t>
        </w:r>
        <w:r w:rsidR="00F91E0A" w:rsidRPr="00F91E0A">
          <w:rPr>
            <w:rStyle w:val="ItalicsPACKT"/>
            <w:rPrChange w:id="543" w:author="Thomas Lee" w:date="2021-04-05T20:55:00Z">
              <w:rPr>
                <w:lang w:val="en-GB"/>
              </w:rPr>
            </w:rPrChange>
          </w:rPr>
          <w:t>Managing Physical Disks and Volumes</w:t>
        </w:r>
        <w:r w:rsidR="00F91E0A">
          <w:rPr>
            <w:lang w:val="en-GB"/>
          </w:rPr>
          <w:t xml:space="preserve"> recipe.</w:t>
        </w:r>
      </w:ins>
    </w:p>
    <w:p w14:paraId="32474A53" w14:textId="4D25A9FD" w:rsidR="00745293" w:rsidRDefault="00745293" w:rsidP="00745293">
      <w:pPr>
        <w:pStyle w:val="Heading2"/>
        <w:tabs>
          <w:tab w:val="left" w:pos="0"/>
        </w:tabs>
      </w:pPr>
      <w:r>
        <w:t>How to do it...</w:t>
      </w:r>
    </w:p>
    <w:p w14:paraId="69350CF8" w14:textId="66A3A1A7" w:rsidR="00441073" w:rsidRPr="00441073" w:rsidRDefault="00441073" w:rsidP="00441073">
      <w:pPr>
        <w:pStyle w:val="NumberedBulletPACKT"/>
        <w:numPr>
          <w:ilvl w:val="0"/>
          <w:numId w:val="35"/>
        </w:numPr>
        <w:rPr>
          <w:color w:val="000000"/>
        </w:rPr>
      </w:pPr>
      <w:r w:rsidRPr="00441073">
        <w:t>Viewing </w:t>
      </w:r>
      <w:r w:rsidR="008F4343">
        <w:t>d</w:t>
      </w:r>
      <w:r w:rsidRPr="00441073">
        <w:t>isks available for pooling</w:t>
      </w:r>
    </w:p>
    <w:p w14:paraId="54C2A6F7" w14:textId="77777777" w:rsidR="00441073" w:rsidRPr="00441073" w:rsidRDefault="00441073" w:rsidP="00441073">
      <w:pPr>
        <w:pStyle w:val="CodePACKT"/>
      </w:pPr>
    </w:p>
    <w:p w14:paraId="333F8134" w14:textId="39CEFCBD" w:rsidR="00441073" w:rsidRPr="00441073" w:rsidRDefault="00441073" w:rsidP="00441073">
      <w:pPr>
        <w:pStyle w:val="CodePACKT"/>
      </w:pPr>
      <w:r w:rsidRPr="00441073">
        <w:t>$Disks = Get-PhysicalDisk -</w:t>
      </w:r>
      <w:proofErr w:type="spellStart"/>
      <w:r w:rsidRPr="00441073">
        <w:t>CanPool</w:t>
      </w:r>
      <w:proofErr w:type="spellEnd"/>
      <w:r w:rsidRPr="00441073">
        <w:t> $true</w:t>
      </w:r>
    </w:p>
    <w:p w14:paraId="264C6C14" w14:textId="77777777" w:rsidR="00441073" w:rsidRPr="00441073" w:rsidRDefault="00441073" w:rsidP="00441073">
      <w:pPr>
        <w:pStyle w:val="CodePACKT"/>
      </w:pPr>
      <w:r w:rsidRPr="00441073">
        <w:t>$Disks</w:t>
      </w:r>
    </w:p>
    <w:p w14:paraId="5CDAF9FB" w14:textId="77777777" w:rsidR="00441073" w:rsidRPr="00441073" w:rsidRDefault="00441073" w:rsidP="00441073">
      <w:pPr>
        <w:pStyle w:val="CodePACKT"/>
      </w:pPr>
    </w:p>
    <w:p w14:paraId="57B4ED4C" w14:textId="4A8C366F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a storage pool</w:t>
      </w:r>
    </w:p>
    <w:p w14:paraId="2BDD86A8" w14:textId="77777777" w:rsidR="00441073" w:rsidRPr="00441073" w:rsidRDefault="00441073" w:rsidP="00441073">
      <w:pPr>
        <w:pStyle w:val="CodePACKT"/>
      </w:pPr>
    </w:p>
    <w:p w14:paraId="530051A7" w14:textId="00111EF6" w:rsidR="00441073" w:rsidRPr="00441073" w:rsidRDefault="00441073" w:rsidP="00441073">
      <w:pPr>
        <w:pStyle w:val="CodePACKT"/>
      </w:pPr>
      <w:r w:rsidRPr="00441073">
        <w:t>$SPHT = @{</w:t>
      </w:r>
    </w:p>
    <w:p w14:paraId="4E4953BA" w14:textId="3E9F8165" w:rsidR="00441073" w:rsidRPr="00441073" w:rsidRDefault="00441073" w:rsidP="00441073">
      <w:pPr>
        <w:pStyle w:val="CodePACKT"/>
      </w:pPr>
      <w:r w:rsidRPr="00441073">
        <w:t>    </w:t>
      </w:r>
      <w:proofErr w:type="spellStart"/>
      <w:r w:rsidRPr="00441073">
        <w:t>FriendlyName</w:t>
      </w:r>
      <w:proofErr w:type="spellEnd"/>
      <w:r w:rsidRPr="00441073">
        <w:t>                 = </w:t>
      </w:r>
      <w:r w:rsidR="00A57D0D">
        <w:t>'</w:t>
      </w:r>
      <w:r w:rsidRPr="00441073">
        <w:t>RKSP</w:t>
      </w:r>
      <w:r w:rsidR="00A57D0D">
        <w:t>'</w:t>
      </w:r>
      <w:r w:rsidRPr="00441073">
        <w:t> </w:t>
      </w:r>
    </w:p>
    <w:p w14:paraId="6E1DDB29" w14:textId="4707D545" w:rsidR="00441073" w:rsidRPr="00441073" w:rsidRDefault="00441073" w:rsidP="00441073">
      <w:pPr>
        <w:pStyle w:val="CodePACKT"/>
      </w:pPr>
      <w:r w:rsidRPr="00441073">
        <w:t>    </w:t>
      </w:r>
      <w:proofErr w:type="spellStart"/>
      <w:r w:rsidRPr="00441073">
        <w:t>StorageSubsystemFriendlyName</w:t>
      </w:r>
      <w:proofErr w:type="spellEnd"/>
      <w:r w:rsidRPr="00441073">
        <w:t> = </w:t>
      </w:r>
      <w:r w:rsidR="00A57D0D">
        <w:t>"</w:t>
      </w:r>
      <w:r w:rsidRPr="00441073">
        <w:t>Windows Storage*</w:t>
      </w:r>
      <w:r w:rsidR="00A57D0D">
        <w:t>"</w:t>
      </w:r>
      <w:r w:rsidRPr="00441073">
        <w:t> </w:t>
      </w:r>
    </w:p>
    <w:p w14:paraId="0A6DB6DF" w14:textId="77777777" w:rsidR="00441073" w:rsidRPr="00441073" w:rsidRDefault="00441073" w:rsidP="00441073">
      <w:pPr>
        <w:pStyle w:val="CodePACKT"/>
      </w:pPr>
      <w:r w:rsidRPr="00441073">
        <w:t>    </w:t>
      </w:r>
      <w:proofErr w:type="spellStart"/>
      <w:r w:rsidRPr="00441073">
        <w:t>PhysicalDisks</w:t>
      </w:r>
      <w:proofErr w:type="spellEnd"/>
      <w:r w:rsidRPr="00441073">
        <w:t>                = $Disks</w:t>
      </w:r>
    </w:p>
    <w:p w14:paraId="2E0D4FF8" w14:textId="77777777" w:rsidR="00441073" w:rsidRPr="00441073" w:rsidRDefault="00441073" w:rsidP="00441073">
      <w:pPr>
        <w:pStyle w:val="CodePACKT"/>
      </w:pPr>
      <w:r w:rsidRPr="00441073">
        <w:t>}</w:t>
      </w:r>
    </w:p>
    <w:p w14:paraId="4FC1B775" w14:textId="77777777" w:rsidR="00441073" w:rsidRPr="00441073" w:rsidRDefault="00441073" w:rsidP="00441073">
      <w:pPr>
        <w:pStyle w:val="CodePACKT"/>
      </w:pPr>
      <w:r w:rsidRPr="00441073">
        <w:t>New-</w:t>
      </w:r>
      <w:proofErr w:type="spellStart"/>
      <w:r w:rsidRPr="00441073">
        <w:t>StoragePool</w:t>
      </w:r>
      <w:proofErr w:type="spellEnd"/>
      <w:r w:rsidRPr="00441073">
        <w:t> @SPHT</w:t>
      </w:r>
    </w:p>
    <w:p w14:paraId="55A7DF97" w14:textId="77777777" w:rsidR="00441073" w:rsidRPr="00441073" w:rsidRDefault="00441073" w:rsidP="00441073">
      <w:pPr>
        <w:pStyle w:val="CodePACKT"/>
      </w:pPr>
    </w:p>
    <w:p w14:paraId="243986C3" w14:textId="04529138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a mirrored hard disk named </w:t>
      </w:r>
      <w:r w:rsidRPr="008F4343">
        <w:rPr>
          <w:rStyle w:val="CodeInTextPACKT"/>
        </w:rPr>
        <w:t>Mirror1</w:t>
      </w:r>
    </w:p>
    <w:p w14:paraId="32AB3B7B" w14:textId="77777777" w:rsidR="00441073" w:rsidRPr="00441073" w:rsidRDefault="00441073" w:rsidP="00441073">
      <w:pPr>
        <w:pStyle w:val="CodePACKT"/>
      </w:pPr>
    </w:p>
    <w:p w14:paraId="4DF3B7B0" w14:textId="72474191" w:rsidR="00441073" w:rsidRPr="00441073" w:rsidRDefault="00441073" w:rsidP="00441073">
      <w:pPr>
        <w:pStyle w:val="CodePACKT"/>
      </w:pPr>
      <w:r w:rsidRPr="00441073">
        <w:t>$VDHT1 = @{</w:t>
      </w:r>
    </w:p>
    <w:p w14:paraId="19DAB468" w14:textId="5BD2C693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StoragePoolFriendlyName</w:t>
      </w:r>
      <w:proofErr w:type="spellEnd"/>
      <w:r w:rsidRPr="00441073">
        <w:t>   = </w:t>
      </w:r>
      <w:r w:rsidR="00A57D0D">
        <w:t>'</w:t>
      </w:r>
      <w:r w:rsidRPr="00441073">
        <w:t>RKSP</w:t>
      </w:r>
      <w:r w:rsidR="00A57D0D">
        <w:t>'</w:t>
      </w:r>
      <w:r w:rsidRPr="00441073">
        <w:t> </w:t>
      </w:r>
    </w:p>
    <w:p w14:paraId="7647A89C" w14:textId="12CD8F75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FriendlyName</w:t>
      </w:r>
      <w:proofErr w:type="spellEnd"/>
      <w:r w:rsidRPr="00441073">
        <w:t>              = </w:t>
      </w:r>
      <w:r w:rsidR="00A57D0D">
        <w:t>'</w:t>
      </w:r>
      <w:r w:rsidRPr="00441073">
        <w:t>Mirror1</w:t>
      </w:r>
      <w:r w:rsidR="00A57D0D">
        <w:t>'</w:t>
      </w:r>
    </w:p>
    <w:p w14:paraId="361C56AB" w14:textId="2A131768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ResiliencySettingName</w:t>
      </w:r>
      <w:proofErr w:type="spellEnd"/>
      <w:r w:rsidRPr="00441073">
        <w:t>     = </w:t>
      </w:r>
      <w:r w:rsidR="00A57D0D">
        <w:t>'</w:t>
      </w:r>
      <w:r w:rsidRPr="00441073">
        <w:t>Mirror</w:t>
      </w:r>
      <w:r w:rsidR="00A57D0D">
        <w:t>'</w:t>
      </w:r>
    </w:p>
    <w:p w14:paraId="7835AA78" w14:textId="77777777" w:rsidR="00441073" w:rsidRPr="00441073" w:rsidRDefault="00441073" w:rsidP="00441073">
      <w:pPr>
        <w:pStyle w:val="CodePACKT"/>
      </w:pPr>
      <w:r w:rsidRPr="00441073">
        <w:t>  Size                      = 8GB</w:t>
      </w:r>
    </w:p>
    <w:p w14:paraId="3DD9C151" w14:textId="75E29354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ProvisioningType</w:t>
      </w:r>
      <w:proofErr w:type="spellEnd"/>
      <w:r w:rsidRPr="00441073">
        <w:t>          = </w:t>
      </w:r>
      <w:r w:rsidR="00A57D0D">
        <w:t>'</w:t>
      </w:r>
      <w:r w:rsidRPr="00441073">
        <w:t>Thin</w:t>
      </w:r>
      <w:r w:rsidR="00A57D0D">
        <w:t>'</w:t>
      </w:r>
    </w:p>
    <w:p w14:paraId="65DA26DA" w14:textId="77777777" w:rsidR="00441073" w:rsidRPr="00441073" w:rsidRDefault="00441073" w:rsidP="00441073">
      <w:pPr>
        <w:pStyle w:val="CodePACKT"/>
      </w:pPr>
      <w:r w:rsidRPr="00441073">
        <w:t>}</w:t>
      </w:r>
    </w:p>
    <w:p w14:paraId="7D115EA5" w14:textId="77777777" w:rsidR="00441073" w:rsidRPr="00441073" w:rsidRDefault="00441073" w:rsidP="00441073">
      <w:pPr>
        <w:pStyle w:val="CodePACKT"/>
      </w:pPr>
      <w:r w:rsidRPr="00441073">
        <w:t>New-</w:t>
      </w:r>
      <w:proofErr w:type="spellStart"/>
      <w:r w:rsidRPr="00441073">
        <w:t>VirtualDisk</w:t>
      </w:r>
      <w:proofErr w:type="spellEnd"/>
      <w:r w:rsidRPr="00441073">
        <w:t> @VDHT1</w:t>
      </w:r>
    </w:p>
    <w:p w14:paraId="1E68DDE6" w14:textId="77777777" w:rsidR="00441073" w:rsidRPr="00441073" w:rsidRDefault="00441073" w:rsidP="00441073">
      <w:pPr>
        <w:pStyle w:val="CodePACKT"/>
      </w:pPr>
    </w:p>
    <w:p w14:paraId="38158112" w14:textId="1AAEA30C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a three</w:t>
      </w:r>
      <w:r w:rsidR="00286C78">
        <w:t>-</w:t>
      </w:r>
      <w:r w:rsidRPr="00441073">
        <w:t>way mirro</w:t>
      </w:r>
      <w:r>
        <w:t>r</w:t>
      </w:r>
      <w:r w:rsidRPr="00441073">
        <w:t>ed </w:t>
      </w:r>
      <w:commentRangeStart w:id="544"/>
      <w:r w:rsidRPr="00441073">
        <w:t>disk</w:t>
      </w:r>
      <w:del w:id="545" w:author="Thomas Lee" w:date="2021-04-05T20:56:00Z">
        <w:r w:rsidRPr="00441073" w:rsidDel="00F91E0A">
          <w:delText>s</w:delText>
        </w:r>
      </w:del>
      <w:commentRangeEnd w:id="544"/>
      <w:r w:rsidR="002343F0">
        <w:rPr>
          <w:rStyle w:val="CommentReference"/>
          <w:rFonts w:ascii="Arial" w:hAnsi="Arial"/>
        </w:rPr>
        <w:commentReference w:id="544"/>
      </w:r>
      <w:r w:rsidRPr="00441073">
        <w:t> named </w:t>
      </w:r>
      <w:r w:rsidRPr="00F435E0">
        <w:rPr>
          <w:rStyle w:val="CodeInTextPACKT"/>
        </w:rPr>
        <w:t>Mirror2</w:t>
      </w:r>
    </w:p>
    <w:p w14:paraId="5B077DA4" w14:textId="77777777" w:rsidR="00441073" w:rsidRPr="00441073" w:rsidRDefault="00441073" w:rsidP="00441073">
      <w:pPr>
        <w:pStyle w:val="CodePACKT"/>
      </w:pPr>
    </w:p>
    <w:p w14:paraId="2C055214" w14:textId="50229DAB" w:rsidR="00441073" w:rsidRPr="00441073" w:rsidRDefault="00441073" w:rsidP="00441073">
      <w:pPr>
        <w:pStyle w:val="CodePACKT"/>
      </w:pPr>
      <w:r w:rsidRPr="00441073">
        <w:t>$VDHT2 = @{</w:t>
      </w:r>
    </w:p>
    <w:p w14:paraId="632A8821" w14:textId="41669620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StoragePoolFriendlyName</w:t>
      </w:r>
      <w:proofErr w:type="spellEnd"/>
      <w:r w:rsidRPr="00441073">
        <w:t>    = </w:t>
      </w:r>
      <w:r w:rsidR="00A57D0D">
        <w:t>'</w:t>
      </w:r>
      <w:r w:rsidRPr="00441073">
        <w:t>RKSP</w:t>
      </w:r>
      <w:r w:rsidR="00A57D0D">
        <w:t>'</w:t>
      </w:r>
      <w:r w:rsidRPr="00441073">
        <w:t> </w:t>
      </w:r>
    </w:p>
    <w:p w14:paraId="71B54309" w14:textId="10CDACB5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FriendlyName</w:t>
      </w:r>
      <w:proofErr w:type="spellEnd"/>
      <w:r w:rsidRPr="00441073">
        <w:t>               = </w:t>
      </w:r>
      <w:r w:rsidR="00A57D0D">
        <w:t>'</w:t>
      </w:r>
      <w:r w:rsidRPr="00441073">
        <w:t>Mirror2</w:t>
      </w:r>
      <w:r w:rsidR="00A57D0D">
        <w:t>'</w:t>
      </w:r>
    </w:p>
    <w:p w14:paraId="51D9A36F" w14:textId="3D9F8FE5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ResiliencySettingName</w:t>
      </w:r>
      <w:proofErr w:type="spellEnd"/>
      <w:r w:rsidRPr="00441073">
        <w:t>      = </w:t>
      </w:r>
      <w:r w:rsidR="00A57D0D">
        <w:t>'</w:t>
      </w:r>
      <w:r w:rsidRPr="00441073">
        <w:t>Mirror</w:t>
      </w:r>
      <w:r w:rsidR="00A57D0D">
        <w:t>'</w:t>
      </w:r>
    </w:p>
    <w:p w14:paraId="255FBA35" w14:textId="77777777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NumberOfDataCopies</w:t>
      </w:r>
      <w:proofErr w:type="spellEnd"/>
      <w:r w:rsidRPr="00441073">
        <w:t>         = 3 </w:t>
      </w:r>
    </w:p>
    <w:p w14:paraId="647757C5" w14:textId="77777777" w:rsidR="00441073" w:rsidRPr="00441073" w:rsidRDefault="00441073" w:rsidP="00441073">
      <w:pPr>
        <w:pStyle w:val="CodePACKT"/>
      </w:pPr>
      <w:r w:rsidRPr="00441073">
        <w:t>  Size                       = 8GB</w:t>
      </w:r>
    </w:p>
    <w:p w14:paraId="516F1C92" w14:textId="581CF0BA" w:rsidR="00441073" w:rsidRPr="00441073" w:rsidRDefault="00441073" w:rsidP="00441073">
      <w:pPr>
        <w:pStyle w:val="CodePACKT"/>
      </w:pPr>
      <w:r w:rsidRPr="00441073">
        <w:t>  </w:t>
      </w:r>
      <w:proofErr w:type="spellStart"/>
      <w:r w:rsidRPr="00441073">
        <w:t>ProvisioningType</w:t>
      </w:r>
      <w:proofErr w:type="spellEnd"/>
      <w:r w:rsidRPr="00441073">
        <w:t>           = </w:t>
      </w:r>
      <w:r w:rsidR="00A57D0D">
        <w:t>'</w:t>
      </w:r>
      <w:r w:rsidRPr="00441073">
        <w:t>Thin</w:t>
      </w:r>
      <w:r w:rsidR="00A57D0D">
        <w:t>'</w:t>
      </w:r>
    </w:p>
    <w:p w14:paraId="2EA7FE7B" w14:textId="77777777" w:rsidR="00441073" w:rsidRPr="00441073" w:rsidRDefault="00441073" w:rsidP="00441073">
      <w:pPr>
        <w:pStyle w:val="CodePACKT"/>
      </w:pPr>
      <w:r w:rsidRPr="00441073">
        <w:t>}  </w:t>
      </w:r>
    </w:p>
    <w:p w14:paraId="7DDA8EAB" w14:textId="77777777" w:rsidR="00441073" w:rsidRPr="00441073" w:rsidRDefault="00441073" w:rsidP="00441073">
      <w:pPr>
        <w:pStyle w:val="CodePACKT"/>
      </w:pPr>
      <w:r w:rsidRPr="00441073">
        <w:t>New-</w:t>
      </w:r>
      <w:proofErr w:type="spellStart"/>
      <w:r w:rsidRPr="00441073">
        <w:t>VirtualDisk</w:t>
      </w:r>
      <w:proofErr w:type="spellEnd"/>
      <w:r w:rsidRPr="00441073">
        <w:t> @VDHT2</w:t>
      </w:r>
    </w:p>
    <w:p w14:paraId="44A03C18" w14:textId="77777777" w:rsidR="00441073" w:rsidRPr="00441073" w:rsidRDefault="00441073" w:rsidP="00441073">
      <w:pPr>
        <w:pStyle w:val="CodePACKT"/>
      </w:pPr>
    </w:p>
    <w:p w14:paraId="522E35DE" w14:textId="43A7A10A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volume in </w:t>
      </w:r>
      <w:r w:rsidRPr="00F435E0">
        <w:rPr>
          <w:rStyle w:val="CodeInTextPACKT"/>
        </w:rPr>
        <w:t>Mirror1</w:t>
      </w:r>
    </w:p>
    <w:p w14:paraId="40226AB6" w14:textId="77777777" w:rsidR="00441073" w:rsidRPr="00441073" w:rsidRDefault="00441073" w:rsidP="00441073">
      <w:pPr>
        <w:pStyle w:val="CodePACKT"/>
      </w:pPr>
    </w:p>
    <w:p w14:paraId="51D5549F" w14:textId="242BA5F1" w:rsidR="00441073" w:rsidRPr="00441073" w:rsidRDefault="00441073" w:rsidP="00441073">
      <w:pPr>
        <w:pStyle w:val="CodePACKT"/>
      </w:pPr>
      <w:r w:rsidRPr="00441073">
        <w:t>Get-</w:t>
      </w:r>
      <w:proofErr w:type="spellStart"/>
      <w:r w:rsidRPr="00441073">
        <w:t>VirtualDisk</w:t>
      </w:r>
      <w:proofErr w:type="spellEnd"/>
      <w:r w:rsidRPr="00441073">
        <w:t>  -</w:t>
      </w:r>
      <w:proofErr w:type="spellStart"/>
      <w:r w:rsidRPr="00441073">
        <w:t>FriendlyName</w:t>
      </w:r>
      <w:proofErr w:type="spellEnd"/>
      <w:r w:rsidRPr="00441073">
        <w:t> </w:t>
      </w:r>
      <w:r w:rsidR="00A57D0D">
        <w:t>'</w:t>
      </w:r>
      <w:r w:rsidRPr="00441073">
        <w:t>Mirror1</w:t>
      </w:r>
      <w:r w:rsidR="00A57D0D">
        <w:t>'</w:t>
      </w:r>
      <w:r w:rsidRPr="00441073">
        <w:t> | </w:t>
      </w:r>
    </w:p>
    <w:p w14:paraId="001C42D7" w14:textId="77777777" w:rsidR="00441073" w:rsidRPr="00441073" w:rsidRDefault="00441073" w:rsidP="00441073">
      <w:pPr>
        <w:pStyle w:val="CodePACKT"/>
      </w:pPr>
      <w:r w:rsidRPr="00441073">
        <w:t>  Get-Disk | </w:t>
      </w:r>
    </w:p>
    <w:p w14:paraId="573CD4DF" w14:textId="77777777" w:rsidR="00441073" w:rsidRPr="00441073" w:rsidRDefault="00441073" w:rsidP="00441073">
      <w:pPr>
        <w:pStyle w:val="CodePACKT"/>
      </w:pPr>
      <w:r w:rsidRPr="00441073">
        <w:t>    Initialize-Disk -</w:t>
      </w:r>
      <w:proofErr w:type="spellStart"/>
      <w:r w:rsidRPr="00441073">
        <w:t>PassThru</w:t>
      </w:r>
      <w:proofErr w:type="spellEnd"/>
      <w:r w:rsidRPr="00441073">
        <w:t> | </w:t>
      </w:r>
    </w:p>
    <w:p w14:paraId="53BF53A4" w14:textId="77777777" w:rsidR="00441073" w:rsidRPr="00441073" w:rsidRDefault="00441073" w:rsidP="00441073">
      <w:pPr>
        <w:pStyle w:val="CodePACKT"/>
      </w:pPr>
      <w:r w:rsidRPr="00441073">
        <w:t>      New-Partition -</w:t>
      </w:r>
      <w:proofErr w:type="spellStart"/>
      <w:r w:rsidRPr="00441073">
        <w:t>AssignDriveLetter</w:t>
      </w:r>
      <w:proofErr w:type="spellEnd"/>
      <w:r w:rsidRPr="00441073">
        <w:t> -</w:t>
      </w:r>
      <w:proofErr w:type="spellStart"/>
      <w:r w:rsidRPr="00441073">
        <w:t>UseMaximumSize</w:t>
      </w:r>
      <w:proofErr w:type="spellEnd"/>
      <w:r w:rsidRPr="00441073">
        <w:t> |</w:t>
      </w:r>
    </w:p>
    <w:p w14:paraId="6DF8A0A1" w14:textId="77777777" w:rsidR="00441073" w:rsidRPr="00441073" w:rsidRDefault="00441073" w:rsidP="00441073">
      <w:pPr>
        <w:pStyle w:val="CodePACKT"/>
      </w:pPr>
      <w:r w:rsidRPr="00441073">
        <w:t>        Format-Volume</w:t>
      </w:r>
    </w:p>
    <w:p w14:paraId="76372976" w14:textId="77777777" w:rsidR="00441073" w:rsidRPr="00441073" w:rsidRDefault="00441073" w:rsidP="00441073">
      <w:pPr>
        <w:pStyle w:val="CodePACKT"/>
      </w:pPr>
    </w:p>
    <w:p w14:paraId="3D3E8024" w14:textId="374729EF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Creating a volume in </w:t>
      </w:r>
      <w:r w:rsidRPr="00F435E0">
        <w:rPr>
          <w:rStyle w:val="CodeInTextPACKT"/>
        </w:rPr>
        <w:t>Mirror2</w:t>
      </w:r>
    </w:p>
    <w:p w14:paraId="39FE7715" w14:textId="77777777" w:rsidR="00441073" w:rsidRPr="00441073" w:rsidRDefault="00441073" w:rsidP="00441073">
      <w:pPr>
        <w:pStyle w:val="CodePACKT"/>
      </w:pPr>
    </w:p>
    <w:p w14:paraId="21C6AAB0" w14:textId="78FE8902" w:rsidR="00441073" w:rsidRPr="00441073" w:rsidRDefault="00441073" w:rsidP="00441073">
      <w:pPr>
        <w:pStyle w:val="CodePACKT"/>
      </w:pPr>
      <w:r w:rsidRPr="00441073">
        <w:t>Get-</w:t>
      </w:r>
      <w:proofErr w:type="spellStart"/>
      <w:r w:rsidRPr="00441073">
        <w:t>VirtualDisk</w:t>
      </w:r>
      <w:proofErr w:type="spellEnd"/>
      <w:r w:rsidRPr="00441073">
        <w:t>  -</w:t>
      </w:r>
      <w:proofErr w:type="spellStart"/>
      <w:r w:rsidRPr="00441073">
        <w:t>FriendlyName</w:t>
      </w:r>
      <w:proofErr w:type="spellEnd"/>
      <w:r w:rsidRPr="00441073">
        <w:t> </w:t>
      </w:r>
      <w:r w:rsidR="00A57D0D">
        <w:t>'</w:t>
      </w:r>
      <w:r w:rsidRPr="00441073">
        <w:t>Mirror2</w:t>
      </w:r>
      <w:r w:rsidR="00A57D0D">
        <w:t>'</w:t>
      </w:r>
      <w:r w:rsidRPr="00441073">
        <w:t> | </w:t>
      </w:r>
    </w:p>
    <w:p w14:paraId="5D8EF1F6" w14:textId="77777777" w:rsidR="00441073" w:rsidRPr="00441073" w:rsidRDefault="00441073" w:rsidP="00441073">
      <w:pPr>
        <w:pStyle w:val="CodePACKT"/>
      </w:pPr>
      <w:r w:rsidRPr="00441073">
        <w:t>  Get-Disk | </w:t>
      </w:r>
    </w:p>
    <w:p w14:paraId="4FE543E8" w14:textId="77777777" w:rsidR="00441073" w:rsidRPr="00441073" w:rsidRDefault="00441073" w:rsidP="00441073">
      <w:pPr>
        <w:pStyle w:val="CodePACKT"/>
      </w:pPr>
      <w:r w:rsidRPr="00441073">
        <w:t>    Initialize-Disk -</w:t>
      </w:r>
      <w:proofErr w:type="spellStart"/>
      <w:r w:rsidRPr="00441073">
        <w:t>PassThru</w:t>
      </w:r>
      <w:proofErr w:type="spellEnd"/>
      <w:r w:rsidRPr="00441073">
        <w:t> | </w:t>
      </w:r>
    </w:p>
    <w:p w14:paraId="296AF772" w14:textId="77777777" w:rsidR="00441073" w:rsidRPr="00441073" w:rsidRDefault="00441073" w:rsidP="00441073">
      <w:pPr>
        <w:pStyle w:val="CodePACKT"/>
      </w:pPr>
      <w:r w:rsidRPr="00441073">
        <w:t>      New-Partition -</w:t>
      </w:r>
      <w:proofErr w:type="spellStart"/>
      <w:r w:rsidRPr="00441073">
        <w:t>AssignDriveLetter</w:t>
      </w:r>
      <w:proofErr w:type="spellEnd"/>
      <w:r w:rsidRPr="00441073">
        <w:t> -</w:t>
      </w:r>
      <w:proofErr w:type="spellStart"/>
      <w:r w:rsidRPr="00441073">
        <w:t>UseMaximumSize</w:t>
      </w:r>
      <w:proofErr w:type="spellEnd"/>
      <w:r w:rsidRPr="00441073">
        <w:t> |</w:t>
      </w:r>
    </w:p>
    <w:p w14:paraId="07A393EE" w14:textId="77777777" w:rsidR="00441073" w:rsidRPr="00441073" w:rsidRDefault="00441073" w:rsidP="00441073">
      <w:pPr>
        <w:pStyle w:val="CodePACKT"/>
      </w:pPr>
      <w:r w:rsidRPr="00441073">
        <w:t>        Format-Volume</w:t>
      </w:r>
    </w:p>
    <w:p w14:paraId="296EB7D3" w14:textId="77777777" w:rsidR="00441073" w:rsidRPr="00441073" w:rsidRDefault="00441073" w:rsidP="00441073">
      <w:pPr>
        <w:pStyle w:val="CodePACKT"/>
      </w:pPr>
      <w:r w:rsidRPr="00441073">
        <w:t>        </w:t>
      </w:r>
    </w:p>
    <w:p w14:paraId="621FFA72" w14:textId="2E66AAF3" w:rsidR="00441073" w:rsidRPr="00441073" w:rsidRDefault="00441073" w:rsidP="00441073">
      <w:pPr>
        <w:pStyle w:val="NumberedBulletPACKT"/>
        <w:rPr>
          <w:color w:val="000000"/>
        </w:rPr>
      </w:pPr>
      <w:r w:rsidRPr="00441073">
        <w:t>Viewing volumes on </w:t>
      </w:r>
      <w:r w:rsidRPr="00441073">
        <w:rPr>
          <w:rStyle w:val="CodeInTextPACKT"/>
        </w:rPr>
        <w:t>SRV2</w:t>
      </w:r>
    </w:p>
    <w:p w14:paraId="389859B8" w14:textId="77777777" w:rsidR="00441073" w:rsidRDefault="00441073" w:rsidP="00441073">
      <w:pPr>
        <w:pStyle w:val="CodePACKT"/>
      </w:pPr>
    </w:p>
    <w:p w14:paraId="7FD7C0CD" w14:textId="43CA07C1" w:rsidR="00441073" w:rsidRPr="00441073" w:rsidRDefault="00441073" w:rsidP="00441073">
      <w:pPr>
        <w:pStyle w:val="CodePACKT"/>
      </w:pPr>
      <w:r w:rsidRPr="00441073">
        <w:t>Get-Volume | Sort-Object -Property </w:t>
      </w:r>
      <w:proofErr w:type="spellStart"/>
      <w:r w:rsidRPr="00441073">
        <w:t>DriveLetter</w:t>
      </w:r>
      <w:proofErr w:type="spellEnd"/>
    </w:p>
    <w:p w14:paraId="38F73710" w14:textId="77777777" w:rsidR="00441073" w:rsidRPr="00441073" w:rsidRDefault="00441073" w:rsidP="00441073">
      <w:pPr>
        <w:pStyle w:val="NormalPACKT"/>
        <w:rPr>
          <w:lang w:val="en-GB"/>
        </w:rPr>
      </w:pPr>
    </w:p>
    <w:p w14:paraId="59072914" w14:textId="77777777" w:rsidR="00745293" w:rsidRDefault="00745293" w:rsidP="00745293">
      <w:pPr>
        <w:pStyle w:val="Heading2"/>
        <w:numPr>
          <w:ilvl w:val="1"/>
          <w:numId w:val="3"/>
        </w:numPr>
        <w:tabs>
          <w:tab w:val="left" w:pos="0"/>
        </w:tabs>
      </w:pPr>
      <w:r>
        <w:t>How it works...</w:t>
      </w:r>
    </w:p>
    <w:p w14:paraId="5BD02E6D" w14:textId="1DCC470C" w:rsidR="00745293" w:rsidRDefault="00441073" w:rsidP="00754F2E">
      <w:pPr>
        <w:pStyle w:val="NormalPACKT"/>
      </w:pPr>
      <w:r>
        <w:t xml:space="preserve">In </w:t>
      </w:r>
      <w:r w:rsidRPr="00441073">
        <w:rPr>
          <w:rStyle w:val="ItalicsPACKT"/>
        </w:rPr>
        <w:t>step 1</w:t>
      </w:r>
      <w:r>
        <w:t xml:space="preserve">, you examine the disks available in </w:t>
      </w:r>
      <w:r w:rsidRPr="00441073">
        <w:rPr>
          <w:rStyle w:val="CodeInTextPACKT"/>
        </w:rPr>
        <w:t>SRV1</w:t>
      </w:r>
      <w:r>
        <w:t xml:space="preserve"> at the start of this recipe. </w:t>
      </w:r>
    </w:p>
    <w:p w14:paraId="14C80D66" w14:textId="1656DC64" w:rsidR="00441073" w:rsidRDefault="00441073" w:rsidP="00441073">
      <w:pPr>
        <w:pStyle w:val="FigurePACKT"/>
      </w:pPr>
      <w:r>
        <w:drawing>
          <wp:inline distT="0" distB="0" distL="0" distR="0" wp14:anchorId="1D519DD4" wp14:editId="2A39A6B5">
            <wp:extent cx="4286250" cy="108747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9733" cy="11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155D" w14:textId="238DB1B2" w:rsidR="00441073" w:rsidRDefault="00441073" w:rsidP="00E70E29">
      <w:pPr>
        <w:pStyle w:val="FigureCaptionPACKT"/>
      </w:pPr>
      <w:r>
        <w:t>Figure 9.47: Viewing di</w:t>
      </w:r>
      <w:r w:rsidR="00286C78">
        <w:t>s</w:t>
      </w:r>
      <w:r>
        <w:t>ks available for pooling on SRV1</w:t>
      </w:r>
    </w:p>
    <w:p w14:paraId="0C584B4F" w14:textId="65A2DA88" w:rsidR="00441073" w:rsidRDefault="00441073" w:rsidP="0044107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47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623CCE17" w14:textId="60ECEB30" w:rsidR="00441073" w:rsidRDefault="00441073" w:rsidP="00754F2E">
      <w:pPr>
        <w:pStyle w:val="NormalPACKT"/>
      </w:pPr>
      <w:r>
        <w:t xml:space="preserve">In </w:t>
      </w:r>
      <w:r w:rsidRPr="00441073">
        <w:rPr>
          <w:rStyle w:val="ItalicsPACKT"/>
        </w:rPr>
        <w:t>step 2</w:t>
      </w:r>
      <w:r>
        <w:t xml:space="preserve">, you use the </w:t>
      </w:r>
      <w:r w:rsidRPr="00441073">
        <w:rPr>
          <w:rStyle w:val="CodeInTextPACKT"/>
        </w:rPr>
        <w:t>New-</w:t>
      </w:r>
      <w:proofErr w:type="spellStart"/>
      <w:r w:rsidRPr="00441073">
        <w:rPr>
          <w:rStyle w:val="CodeInTextPACKT"/>
        </w:rPr>
        <w:t>StoragePool</w:t>
      </w:r>
      <w:proofErr w:type="spellEnd"/>
      <w:r>
        <w:t xml:space="preserve"> cmdlet to create a new storage pool using the five disks you discovered in the previous step. The output looks like this:</w:t>
      </w:r>
    </w:p>
    <w:p w14:paraId="0E6067C8" w14:textId="7F3CEA9E" w:rsidR="00441073" w:rsidRDefault="00441073" w:rsidP="00441073">
      <w:pPr>
        <w:pStyle w:val="FigurePACKT"/>
      </w:pPr>
      <w:r>
        <w:drawing>
          <wp:inline distT="0" distB="0" distL="0" distR="0" wp14:anchorId="5F01A137" wp14:editId="0D12D12E">
            <wp:extent cx="4005433" cy="11906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45435" cy="12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DC92" w14:textId="46F05E59" w:rsidR="00441073" w:rsidRDefault="00441073" w:rsidP="00E70E29">
      <w:pPr>
        <w:pStyle w:val="FigureCaptionPACKT"/>
      </w:pPr>
      <w:r>
        <w:t>Figure 9.48: Creating a new storage pool</w:t>
      </w:r>
    </w:p>
    <w:p w14:paraId="7C077FA1" w14:textId="46BFCB8B" w:rsidR="00441073" w:rsidRDefault="00441073" w:rsidP="00441073">
      <w:pPr>
        <w:pStyle w:val="NormalPACKT"/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48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7CCBA234" w14:textId="5770E090" w:rsidR="005020AB" w:rsidRPr="005020AB" w:rsidRDefault="005020AB" w:rsidP="005020AB">
      <w:pPr>
        <w:pStyle w:val="NormalPACKT"/>
      </w:pPr>
      <w:r w:rsidRPr="005020AB">
        <w:t xml:space="preserve">In </w:t>
      </w:r>
      <w:r w:rsidRPr="005020AB">
        <w:rPr>
          <w:rStyle w:val="ItalicsPACKT"/>
        </w:rPr>
        <w:t>step 3</w:t>
      </w:r>
      <w:r w:rsidRPr="005020AB">
        <w:t>, you create a new Storage Space</w:t>
      </w:r>
      <w:r w:rsidR="008F4343">
        <w:t xml:space="preserve"> called </w:t>
      </w:r>
      <w:r w:rsidR="008F4343" w:rsidRPr="008F4343">
        <w:rPr>
          <w:rStyle w:val="CodeInTextPACKT"/>
        </w:rPr>
        <w:t>Mirror1</w:t>
      </w:r>
      <w:r w:rsidR="008F4343">
        <w:t xml:space="preserve">. This </w:t>
      </w:r>
      <w:r w:rsidR="00286C78">
        <w:t xml:space="preserve">Storage Space </w:t>
      </w:r>
      <w:r w:rsidR="008F4343">
        <w:t xml:space="preserve">is </w:t>
      </w:r>
      <w:r w:rsidRPr="005020AB">
        <w:t>effectively a virtual disk within a storage pool. The outpu</w:t>
      </w:r>
      <w:r>
        <w:t>t</w:t>
      </w:r>
      <w:r w:rsidRPr="005020AB">
        <w:t xml:space="preserve"> of this step looks like this:</w:t>
      </w:r>
    </w:p>
    <w:p w14:paraId="058D97B1" w14:textId="3D103CDC" w:rsidR="005020AB" w:rsidRDefault="005020AB" w:rsidP="005020AB">
      <w:pPr>
        <w:pStyle w:val="FigurePACKT"/>
      </w:pPr>
      <w:r>
        <w:drawing>
          <wp:inline distT="0" distB="0" distL="0" distR="0" wp14:anchorId="32FBA5EE" wp14:editId="3CAD01BE">
            <wp:extent cx="4625477" cy="11525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7608" cy="116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BE29" w14:textId="43A06EE8" w:rsidR="005020AB" w:rsidRDefault="005020AB" w:rsidP="00E70E29">
      <w:pPr>
        <w:pStyle w:val="FigureCaptionPACKT"/>
      </w:pPr>
      <w:r>
        <w:t>Figure 9.49: Creating a mirrored storage space</w:t>
      </w:r>
    </w:p>
    <w:p w14:paraId="19E7E4BE" w14:textId="217FDD6B" w:rsidR="005020AB" w:rsidRDefault="005020AB" w:rsidP="005020AB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49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415E1CBA" w14:textId="2063D74C" w:rsidR="005020AB" w:rsidRDefault="008D15E3" w:rsidP="008D15E3">
      <w:pPr>
        <w:pStyle w:val="NormalPACKT"/>
      </w:pPr>
      <w:r w:rsidRPr="008D15E3">
        <w:t xml:space="preserve">In </w:t>
      </w:r>
      <w:r w:rsidRPr="008D15E3">
        <w:rPr>
          <w:rStyle w:val="ItalicsPACKT"/>
        </w:rPr>
        <w:t>step 4</w:t>
      </w:r>
      <w:r w:rsidRPr="008D15E3">
        <w:t xml:space="preserve">, you create a three-way mirrored disk called </w:t>
      </w:r>
      <w:r w:rsidRPr="008D15E3">
        <w:rPr>
          <w:rStyle w:val="CodeInTextPACKT"/>
        </w:rPr>
        <w:t>Mirror2</w:t>
      </w:r>
      <w:r w:rsidRPr="008D15E3">
        <w:t>. The output of this step looks like this:</w:t>
      </w:r>
    </w:p>
    <w:p w14:paraId="78990665" w14:textId="0EC49368" w:rsidR="008D15E3" w:rsidRDefault="005201F9" w:rsidP="005201F9">
      <w:pPr>
        <w:pStyle w:val="FigurePACKT"/>
      </w:pPr>
      <w:r>
        <w:drawing>
          <wp:inline distT="0" distB="0" distL="0" distR="0" wp14:anchorId="2657AB63" wp14:editId="3351AA9D">
            <wp:extent cx="5014204" cy="137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54625" cy="13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34BC" w14:textId="7EAC4742" w:rsidR="008D15E3" w:rsidRDefault="008D15E3" w:rsidP="00E70E29">
      <w:pPr>
        <w:pStyle w:val="FigureCaptionPACKT"/>
      </w:pPr>
      <w:r>
        <w:t xml:space="preserve">Figure 9.50: Creating a </w:t>
      </w:r>
      <w:r w:rsidR="00E17A0E">
        <w:t>three</w:t>
      </w:r>
      <w:r>
        <w:t>-</w:t>
      </w:r>
      <w:r w:rsidR="005201F9">
        <w:t>w</w:t>
      </w:r>
      <w:r>
        <w:t>ay mirrored storage space</w:t>
      </w:r>
    </w:p>
    <w:p w14:paraId="1D77EAE3" w14:textId="484BE92B" w:rsidR="008D15E3" w:rsidRDefault="008D15E3" w:rsidP="008D15E3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50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233CE1C7" w14:textId="1ABF8D63" w:rsidR="005201F9" w:rsidRDefault="005201F9" w:rsidP="005201F9">
      <w:pPr>
        <w:pStyle w:val="NormalPACKT"/>
      </w:pPr>
      <w:r w:rsidRPr="005201F9">
        <w:t xml:space="preserve">In </w:t>
      </w:r>
      <w:r w:rsidRPr="005201F9">
        <w:rPr>
          <w:rStyle w:val="ItalicsPACKT"/>
        </w:rPr>
        <w:t>step 5</w:t>
      </w:r>
      <w:r>
        <w:t xml:space="preserve">, you create a new volume in the </w:t>
      </w:r>
      <w:r w:rsidRPr="005201F9">
        <w:rPr>
          <w:rStyle w:val="CodeInTextPACKT"/>
        </w:rPr>
        <w:t>Mirror1</w:t>
      </w:r>
      <w:r>
        <w:t xml:space="preserve"> </w:t>
      </w:r>
      <w:ins w:id="546" w:author="Lucy Wan" w:date="2021-03-08T14:47:00Z">
        <w:r w:rsidR="00366D2C">
          <w:t>S</w:t>
        </w:r>
      </w:ins>
      <w:del w:id="547" w:author="Lucy Wan" w:date="2021-03-08T14:47:00Z">
        <w:r w:rsidDel="00366D2C">
          <w:delText>s</w:delText>
        </w:r>
      </w:del>
      <w:r>
        <w:t xml:space="preserve">torage </w:t>
      </w:r>
      <w:ins w:id="548" w:author="Lucy Wan" w:date="2021-03-08T14:47:00Z">
        <w:r w:rsidR="00366D2C">
          <w:t>S</w:t>
        </w:r>
      </w:ins>
      <w:del w:id="549" w:author="Lucy Wan" w:date="2021-03-08T14:47:00Z">
        <w:r w:rsidDel="00366D2C">
          <w:delText>s</w:delText>
        </w:r>
      </w:del>
      <w:r>
        <w:t>pace, which looks like this:</w:t>
      </w:r>
    </w:p>
    <w:p w14:paraId="248FC4CB" w14:textId="399D744D" w:rsidR="005201F9" w:rsidRDefault="005201F9" w:rsidP="005201F9">
      <w:pPr>
        <w:pStyle w:val="FigurePACKT"/>
      </w:pPr>
      <w:r>
        <w:drawing>
          <wp:inline distT="0" distB="0" distL="0" distR="0" wp14:anchorId="68837899" wp14:editId="5CCB094B">
            <wp:extent cx="4334094" cy="10477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68155" cy="1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EBD" w14:textId="57DF4D27" w:rsidR="005201F9" w:rsidRDefault="005201F9" w:rsidP="00E70E29">
      <w:pPr>
        <w:pStyle w:val="FigureCaptionPACKT"/>
      </w:pPr>
      <w:r>
        <w:t>Figure 9.51: Creating a disk inside Mirror1 storage space</w:t>
      </w:r>
    </w:p>
    <w:p w14:paraId="34E0A771" w14:textId="19885CD8" w:rsidR="005201F9" w:rsidRDefault="005201F9" w:rsidP="005201F9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51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DBFAD99" w14:textId="5AA6A995" w:rsidR="005201F9" w:rsidRDefault="005201F9" w:rsidP="005201F9">
      <w:pPr>
        <w:pStyle w:val="NormalPACKT"/>
      </w:pPr>
      <w:r>
        <w:t xml:space="preserve">In </w:t>
      </w:r>
      <w:r w:rsidRPr="005201F9">
        <w:rPr>
          <w:rStyle w:val="ItalicsPACKT"/>
        </w:rPr>
        <w:t>step 6</w:t>
      </w:r>
      <w:r>
        <w:t xml:space="preserve">, you create a new volume in the </w:t>
      </w:r>
      <w:r w:rsidR="000C3CD6">
        <w:t>three</w:t>
      </w:r>
      <w:r>
        <w:t xml:space="preserve">-way mirror Storage Space </w:t>
      </w:r>
      <w:r w:rsidRPr="005201F9">
        <w:rPr>
          <w:rStyle w:val="CodeInTextPACKT"/>
        </w:rPr>
        <w:t>Mirror2</w:t>
      </w:r>
      <w:r>
        <w:t>, with output like this:</w:t>
      </w:r>
    </w:p>
    <w:p w14:paraId="71983558" w14:textId="321FB650" w:rsidR="005201F9" w:rsidRDefault="005201F9" w:rsidP="005201F9">
      <w:pPr>
        <w:pStyle w:val="FigurePACKT"/>
      </w:pPr>
      <w:r>
        <w:drawing>
          <wp:inline distT="0" distB="0" distL="0" distR="0" wp14:anchorId="05A1F402" wp14:editId="3A8C0340">
            <wp:extent cx="4349570" cy="1057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39048" cy="10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C608" w14:textId="5C646A62" w:rsidR="005201F9" w:rsidRDefault="005201F9" w:rsidP="00E70E29">
      <w:pPr>
        <w:pStyle w:val="FigureCaptionPACKT"/>
      </w:pPr>
      <w:r>
        <w:t xml:space="preserve">Figure 9.52: Creating a disk inside Mirror2 </w:t>
      </w:r>
      <w:ins w:id="550" w:author="Lucy Wan" w:date="2021-03-08T14:47:00Z">
        <w:r w:rsidR="003B164D">
          <w:t>S</w:t>
        </w:r>
      </w:ins>
      <w:del w:id="551" w:author="Lucy Wan" w:date="2021-03-08T14:47:00Z">
        <w:r w:rsidDel="003B164D">
          <w:delText>s</w:delText>
        </w:r>
      </w:del>
      <w:r>
        <w:t xml:space="preserve">torage </w:t>
      </w:r>
      <w:ins w:id="552" w:author="Lucy Wan" w:date="2021-03-08T14:47:00Z">
        <w:r w:rsidR="003B164D">
          <w:t>S</w:t>
        </w:r>
      </w:ins>
      <w:del w:id="553" w:author="Lucy Wan" w:date="2021-03-08T14:47:00Z">
        <w:r w:rsidDel="003B164D">
          <w:delText>s</w:delText>
        </w:r>
      </w:del>
      <w:r>
        <w:t>pace</w:t>
      </w:r>
    </w:p>
    <w:p w14:paraId="39C7D07D" w14:textId="6EE725FB" w:rsidR="005201F9" w:rsidRDefault="005201F9" w:rsidP="005201F9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52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4A90492" w14:textId="697FE1BE" w:rsidR="00F21990" w:rsidRDefault="00F21990" w:rsidP="00F21990">
      <w:pPr>
        <w:pStyle w:val="NormalPACKT"/>
      </w:pPr>
      <w:r w:rsidRPr="00F21990">
        <w:t xml:space="preserve">In the </w:t>
      </w:r>
      <w:r>
        <w:t>final step in thi</w:t>
      </w:r>
      <w:r w:rsidR="00286C78">
        <w:t>s</w:t>
      </w:r>
      <w:r>
        <w:t xml:space="preserve"> recipe, </w:t>
      </w:r>
      <w:r w:rsidRPr="00E70E29">
        <w:rPr>
          <w:rStyle w:val="ItalicsPACKT"/>
        </w:rPr>
        <w:t>step 7</w:t>
      </w:r>
      <w:r>
        <w:t xml:space="preserve">, you use the </w:t>
      </w:r>
      <w:r w:rsidRPr="00F435E0">
        <w:rPr>
          <w:rStyle w:val="CodeInTextPACKT"/>
        </w:rPr>
        <w:t>Get-Volume</w:t>
      </w:r>
      <w:r>
        <w:t xml:space="preserve"> command to view all the volumes available in </w:t>
      </w:r>
      <w:commentRangeStart w:id="554"/>
      <w:del w:id="555" w:author="Thomas Lee" w:date="2021-04-05T20:57:00Z">
        <w:r w:rsidRPr="00F21990" w:rsidDel="00F91E0A">
          <w:rPr>
            <w:rStyle w:val="CodeInTextPACKT"/>
          </w:rPr>
          <w:delText>SRV1</w:delText>
        </w:r>
        <w:commentRangeEnd w:id="554"/>
        <w:r w:rsidR="00ED4448" w:rsidDel="00F91E0A">
          <w:rPr>
            <w:rStyle w:val="CommentReference"/>
            <w:rFonts w:ascii="Arial" w:hAnsi="Arial"/>
          </w:rPr>
          <w:commentReference w:id="554"/>
        </w:r>
      </w:del>
      <w:proofErr w:type="spellStart"/>
      <w:ins w:id="556" w:author="Thomas Lee" w:date="2021-04-05T20:57:00Z">
        <w:r w:rsidR="00F91E0A" w:rsidRPr="00F21990">
          <w:rPr>
            <w:rStyle w:val="CodeInTextPACKT"/>
          </w:rPr>
          <w:t>SRV</w:t>
        </w:r>
        <w:r w:rsidR="00F91E0A">
          <w:rPr>
            <w:rStyle w:val="CodeInTextPACKT"/>
          </w:rPr>
          <w:t>w</w:t>
        </w:r>
      </w:ins>
      <w:proofErr w:type="spellEnd"/>
      <w:r>
        <w:t>, with output like this:</w:t>
      </w:r>
    </w:p>
    <w:p w14:paraId="19B82789" w14:textId="677389D0" w:rsidR="00F21990" w:rsidRDefault="00F21990" w:rsidP="00F21990">
      <w:pPr>
        <w:pStyle w:val="FigurePACKT"/>
      </w:pPr>
      <w:r>
        <w:drawing>
          <wp:inline distT="0" distB="0" distL="0" distR="0" wp14:anchorId="567ADD82" wp14:editId="3FFD127C">
            <wp:extent cx="4261803" cy="154305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2445" cy="15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EC47" w14:textId="3863C55D" w:rsidR="00F21990" w:rsidRDefault="00F21990" w:rsidP="006B1061">
      <w:pPr>
        <w:pStyle w:val="FigureCaptionPACKT"/>
      </w:pPr>
      <w:r>
        <w:t xml:space="preserve">Figure 9.53: Viewing disks available on </w:t>
      </w:r>
      <w:commentRangeStart w:id="557"/>
      <w:del w:id="558" w:author="Thomas Lee" w:date="2021-04-05T20:57:00Z">
        <w:r w:rsidDel="00F91E0A">
          <w:delText>SRV1</w:delText>
        </w:r>
        <w:commentRangeEnd w:id="557"/>
        <w:r w:rsidR="00546491" w:rsidDel="00F91E0A">
          <w:rPr>
            <w:rStyle w:val="CommentReference"/>
            <w:rFonts w:ascii="Arial" w:hAnsi="Arial" w:cs="Times New Roman"/>
            <w:lang w:val="en-US"/>
          </w:rPr>
          <w:commentReference w:id="557"/>
        </w:r>
      </w:del>
      <w:ins w:id="559" w:author="Thomas Lee" w:date="2021-04-05T20:57:00Z">
        <w:r w:rsidR="00F91E0A">
          <w:t>2</w:t>
        </w:r>
      </w:ins>
    </w:p>
    <w:p w14:paraId="706B3881" w14:textId="33B3007C" w:rsidR="00F21990" w:rsidRDefault="00F21990" w:rsidP="00F21990">
      <w:pPr>
        <w:pStyle w:val="NormalPACKT"/>
        <w:rPr>
          <w:rFonts w:ascii="Arial" w:hAnsi="Arial"/>
          <w:b/>
          <w:color w:val="FF0000"/>
          <w:sz w:val="28"/>
          <w:szCs w:val="28"/>
        </w:rPr>
      </w:pPr>
      <w:r w:rsidRPr="006D38BA">
        <w:rPr>
          <w:rFonts w:ascii="Arial" w:hAnsi="Arial"/>
          <w:b/>
          <w:color w:val="FF0000"/>
          <w:sz w:val="28"/>
          <w:szCs w:val="28"/>
        </w:rPr>
        <w:t>Insert image B42024_09_</w:t>
      </w:r>
      <w:r>
        <w:rPr>
          <w:rFonts w:ascii="Arial" w:hAnsi="Arial"/>
          <w:b/>
          <w:color w:val="FF0000"/>
          <w:sz w:val="28"/>
          <w:szCs w:val="28"/>
        </w:rPr>
        <w:t>53</w:t>
      </w:r>
      <w:r w:rsidRPr="006D38BA">
        <w:rPr>
          <w:rFonts w:ascii="Arial" w:hAnsi="Arial"/>
          <w:b/>
          <w:color w:val="FF0000"/>
          <w:sz w:val="28"/>
          <w:szCs w:val="28"/>
        </w:rPr>
        <w:t>.png</w:t>
      </w:r>
    </w:p>
    <w:p w14:paraId="38E3F08E" w14:textId="1039C538" w:rsidR="00D6761B" w:rsidRDefault="00D6761B" w:rsidP="00D6761B">
      <w:pPr>
        <w:pStyle w:val="Heading2"/>
      </w:pPr>
      <w:r>
        <w:t>There</w:t>
      </w:r>
      <w:del w:id="560" w:author="Parvathy Nair" w:date="2021-04-03T00:11:00Z">
        <w:r w:rsidR="00A57D0D" w:rsidDel="00576EC0">
          <w:delText>'</w:delText>
        </w:r>
      </w:del>
      <w:ins w:id="561" w:author="Parvathy Nair" w:date="2021-04-03T00:11:00Z">
        <w:r w:rsidR="00576EC0">
          <w:t>’</w:t>
        </w:r>
      </w:ins>
      <w:r>
        <w:t>s more...</w:t>
      </w:r>
    </w:p>
    <w:p w14:paraId="0363B9F8" w14:textId="11A2225F" w:rsidR="00F435E0" w:rsidRPr="00F435E0" w:rsidRDefault="00F435E0" w:rsidP="00F435E0">
      <w:pPr>
        <w:pStyle w:val="NormalPACKT"/>
        <w:rPr>
          <w:lang w:val="en-GB"/>
        </w:rPr>
      </w:pPr>
      <w:r>
        <w:rPr>
          <w:lang w:val="en-GB"/>
        </w:rPr>
        <w:t xml:space="preserve">In </w:t>
      </w:r>
      <w:r w:rsidRPr="00F435E0">
        <w:rPr>
          <w:rStyle w:val="ItalicsPACKT"/>
        </w:rPr>
        <w:t>step 5</w:t>
      </w:r>
      <w:r>
        <w:rPr>
          <w:lang w:val="en-GB"/>
        </w:rPr>
        <w:t xml:space="preserve"> and </w:t>
      </w:r>
      <w:r w:rsidRPr="00F435E0">
        <w:rPr>
          <w:rStyle w:val="ItalicsPACKT"/>
        </w:rPr>
        <w:t>step 6</w:t>
      </w:r>
      <w:r>
        <w:rPr>
          <w:lang w:val="en-GB"/>
        </w:rPr>
        <w:t xml:space="preserve">, you create two new drives in </w:t>
      </w:r>
      <w:r w:rsidRPr="00F435E0">
        <w:rPr>
          <w:rStyle w:val="CodeInTextPACKT"/>
        </w:rPr>
        <w:t>SRV1</w:t>
      </w:r>
      <w:r>
        <w:rPr>
          <w:lang w:val="en-GB"/>
        </w:rPr>
        <w:t xml:space="preserve">. The first is the </w:t>
      </w:r>
      <w:r w:rsidRPr="008D7CF9">
        <w:rPr>
          <w:rStyle w:val="CodeInTextPACKT"/>
        </w:rPr>
        <w:t>E:</w:t>
      </w:r>
      <w:r>
        <w:rPr>
          <w:lang w:val="en-GB"/>
        </w:rPr>
        <w:t xml:space="preserve"> drive</w:t>
      </w:r>
      <w:r w:rsidR="00286C78">
        <w:rPr>
          <w:lang w:val="en-GB"/>
        </w:rPr>
        <w:t>,</w:t>
      </w:r>
      <w:r>
        <w:rPr>
          <w:lang w:val="en-GB"/>
        </w:rPr>
        <w:t xml:space="preserve"> which you created in the mirror set </w:t>
      </w:r>
      <w:r w:rsidRPr="00F435E0">
        <w:rPr>
          <w:rStyle w:val="CodeInTextPACKT"/>
        </w:rPr>
        <w:t>Mirror1</w:t>
      </w:r>
      <w:r>
        <w:rPr>
          <w:lang w:val="en-GB"/>
        </w:rPr>
        <w:t xml:space="preserve">, and the second is the </w:t>
      </w:r>
      <w:r w:rsidRPr="008D7CF9">
        <w:rPr>
          <w:rStyle w:val="CodeInTextPACKT"/>
        </w:rPr>
        <w:t>H:</w:t>
      </w:r>
      <w:r>
        <w:rPr>
          <w:lang w:val="en-GB"/>
        </w:rPr>
        <w:t xml:space="preserve"> drive, a disk created in the </w:t>
      </w:r>
      <w:r w:rsidR="00DF5A4F">
        <w:rPr>
          <w:lang w:val="en-GB"/>
        </w:rPr>
        <w:t>three</w:t>
      </w:r>
      <w:r>
        <w:rPr>
          <w:lang w:val="en-GB"/>
        </w:rPr>
        <w:t xml:space="preserve">-way mirror </w:t>
      </w:r>
      <w:ins w:id="562" w:author="Lucy Wan" w:date="2021-03-08T14:47:00Z">
        <w:r w:rsidR="00D62371">
          <w:rPr>
            <w:lang w:val="en-GB"/>
          </w:rPr>
          <w:t>S</w:t>
        </w:r>
      </w:ins>
      <w:del w:id="563" w:author="Lucy Wan" w:date="2021-03-08T14:47:00Z">
        <w:r w:rsidDel="00D62371">
          <w:rPr>
            <w:lang w:val="en-GB"/>
          </w:rPr>
          <w:delText>s</w:delText>
        </w:r>
      </w:del>
      <w:r>
        <w:rPr>
          <w:lang w:val="en-GB"/>
        </w:rPr>
        <w:t xml:space="preserve">torage </w:t>
      </w:r>
      <w:ins w:id="564" w:author="Lucy Wan" w:date="2021-03-08T14:47:00Z">
        <w:r w:rsidR="00D62371">
          <w:rPr>
            <w:lang w:val="en-GB"/>
          </w:rPr>
          <w:t>S</w:t>
        </w:r>
      </w:ins>
      <w:del w:id="565" w:author="Lucy Wan" w:date="2021-03-08T14:47:00Z">
        <w:r w:rsidDel="00D62371">
          <w:rPr>
            <w:lang w:val="en-GB"/>
          </w:rPr>
          <w:delText>s</w:delText>
        </w:r>
      </w:del>
      <w:r>
        <w:rPr>
          <w:lang w:val="en-GB"/>
        </w:rPr>
        <w:t>pace. The drive</w:t>
      </w:r>
      <w:r w:rsidR="00286C78">
        <w:rPr>
          <w:lang w:val="en-GB"/>
        </w:rPr>
        <w:t xml:space="preserve"> you create in </w:t>
      </w:r>
      <w:r w:rsidRPr="00F435E0">
        <w:rPr>
          <w:rStyle w:val="CodeInTextPACKT"/>
        </w:rPr>
        <w:t>Mirror1</w:t>
      </w:r>
      <w:r>
        <w:rPr>
          <w:lang w:val="en-GB"/>
        </w:rPr>
        <w:t xml:space="preserve"> is resilient to the loss of a single disk, whereas the </w:t>
      </w:r>
      <w:r w:rsidRPr="007A0B22">
        <w:rPr>
          <w:rStyle w:val="CodeInTextPACKT"/>
        </w:rPr>
        <w:t>H</w:t>
      </w:r>
      <w:r w:rsidR="00B57478" w:rsidRPr="007A0B22">
        <w:rPr>
          <w:rStyle w:val="CodeInTextPACKT"/>
        </w:rPr>
        <w:t>:</w:t>
      </w:r>
      <w:r>
        <w:rPr>
          <w:lang w:val="en-GB"/>
        </w:rPr>
        <w:t xml:space="preserve"> drive created in </w:t>
      </w:r>
      <w:r w:rsidRPr="00F435E0">
        <w:rPr>
          <w:rStyle w:val="CodeInTextPACKT"/>
        </w:rPr>
        <w:t>Mirror2</w:t>
      </w:r>
      <w:r>
        <w:rPr>
          <w:lang w:val="en-GB"/>
        </w:rPr>
        <w:t xml:space="preserve"> can sustain two disk failures and still provide full access to your information. </w:t>
      </w:r>
    </w:p>
    <w:sectPr w:rsidR="00F435E0" w:rsidRPr="00F435E0" w:rsidSect="00576EC0">
      <w:pgSz w:w="12240" w:h="15840"/>
      <w:pgMar w:top="2347" w:right="2160" w:bottom="2707" w:left="2160" w:header="1973" w:footer="2347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ucy Wan" w:date="2021-03-08T14:26:00Z" w:initials="LW">
    <w:p w14:paraId="528164E3" w14:textId="77777777" w:rsidR="00407F83" w:rsidRDefault="00407F83">
      <w:pPr>
        <w:pStyle w:val="CommentText"/>
      </w:pPr>
      <w:r>
        <w:rPr>
          <w:rStyle w:val="CommentReference"/>
        </w:rPr>
        <w:annotationRef/>
      </w:r>
      <w:r>
        <w:t>Hi Thomas,</w:t>
      </w:r>
    </w:p>
    <w:p w14:paraId="5DE2C4F3" w14:textId="77777777" w:rsidR="00407F83" w:rsidRDefault="00407F83">
      <w:pPr>
        <w:pStyle w:val="CommentText"/>
      </w:pPr>
    </w:p>
    <w:p w14:paraId="560963D5" w14:textId="53C6CE77" w:rsidR="00407F83" w:rsidRDefault="000B4793">
      <w:pPr>
        <w:pStyle w:val="CommentText"/>
      </w:pPr>
      <w:r>
        <w:t>Nice</w:t>
      </w:r>
      <w:r w:rsidR="00BC5C79">
        <w:t>,</w:t>
      </w:r>
      <w:r>
        <w:t xml:space="preserve"> clear chapter – not much to say from me. You've missed out the "There's more…" section </w:t>
      </w:r>
      <w:r w:rsidR="00BC5C79">
        <w:t xml:space="preserve">in the "Exploring providers and the </w:t>
      </w:r>
      <w:proofErr w:type="spellStart"/>
      <w:r w:rsidR="00BC5C79">
        <w:t>FileSystem</w:t>
      </w:r>
      <w:proofErr w:type="spellEnd"/>
      <w:r w:rsidR="00BC5C79">
        <w:t xml:space="preserve"> provider" recipe, so be sure to add that in. Otherwise, just the usual </w:t>
      </w:r>
      <w:proofErr w:type="spellStart"/>
      <w:r w:rsidR="00BC5C79">
        <w:t>capitalisation</w:t>
      </w:r>
      <w:proofErr w:type="spellEnd"/>
      <w:r w:rsidR="00BC5C79">
        <w:t xml:space="preserve"> and screenshot comments, and some other miscellaneous suggestions throughout. </w:t>
      </w:r>
      <w:r w:rsidR="00670CBE">
        <w:t>Josh has had some issues with recipes which he's pointed out. He liked the chapter otherwise!</w:t>
      </w:r>
    </w:p>
  </w:comment>
  <w:comment w:id="1" w:author="Lucy Wan" w:date="2021-03-08T11:48:00Z" w:initials="LW">
    <w:p w14:paraId="065FDE4A" w14:textId="77777777" w:rsidR="002523F9" w:rsidRDefault="002523F9">
      <w:pPr>
        <w:pStyle w:val="CommentText"/>
      </w:pPr>
      <w:r>
        <w:rPr>
          <w:rStyle w:val="CommentReference"/>
        </w:rPr>
        <w:annotationRef/>
      </w:r>
      <w:r>
        <w:t>Josh's general comments:</w:t>
      </w:r>
    </w:p>
    <w:p w14:paraId="6602DE4A" w14:textId="77777777" w:rsidR="002523F9" w:rsidRPr="003F21B5" w:rsidRDefault="002523F9" w:rsidP="003F21B5">
      <w:pPr>
        <w:pStyle w:val="CommentText"/>
        <w:rPr>
          <w:rFonts w:cs="Arial"/>
        </w:rPr>
      </w:pPr>
    </w:p>
    <w:p w14:paraId="1436248D" w14:textId="5AA95178" w:rsidR="002523F9" w:rsidRDefault="002523F9" w:rsidP="003F21B5">
      <w:pPr>
        <w:pStyle w:val="CommentText"/>
      </w:pPr>
      <w:r w:rsidRPr="003F21B5">
        <w:rPr>
          <w:rFonts w:cs="Arial"/>
          <w:sz w:val="22"/>
          <w:szCs w:val="22"/>
        </w:rPr>
        <w:t>This is the first chapter, to my knowledge, where running the lab for the book on Hyper-V has been explicitly called out (good to see!)</w:t>
      </w:r>
      <w:r w:rsidRPr="003F21B5">
        <w:rPr>
          <w:rFonts w:cs="Arial"/>
          <w:sz w:val="22"/>
          <w:szCs w:val="22"/>
        </w:rPr>
        <w:br/>
      </w:r>
      <w:r w:rsidRPr="003F21B5">
        <w:rPr>
          <w:rFonts w:cs="Arial"/>
          <w:sz w:val="22"/>
          <w:szCs w:val="22"/>
        </w:rPr>
        <w:br/>
        <w:t>I can confirm that most everything appear to work via a lab running in Azure too (the only difference being how to create and add the disks.)</w:t>
      </w:r>
      <w:r w:rsidRPr="003F21B5">
        <w:rPr>
          <w:rFonts w:cs="Arial"/>
          <w:sz w:val="22"/>
          <w:szCs w:val="22"/>
        </w:rPr>
        <w:br/>
      </w:r>
      <w:r w:rsidRPr="003F21B5">
        <w:rPr>
          <w:rFonts w:cs="Arial"/>
          <w:sz w:val="22"/>
          <w:szCs w:val="22"/>
        </w:rPr>
        <w:br/>
        <w:t>Speaking of disks, given only two of them are used on SRV2 by the end of the chapter it seems a waste to create eight of them on both servers.</w:t>
      </w:r>
      <w:r w:rsidRPr="003F21B5">
        <w:rPr>
          <w:rFonts w:cs="Arial"/>
          <w:sz w:val="22"/>
          <w:szCs w:val="22"/>
        </w:rPr>
        <w:br/>
      </w:r>
      <w:r w:rsidRPr="003F21B5">
        <w:rPr>
          <w:rFonts w:cs="Arial"/>
          <w:sz w:val="22"/>
          <w:szCs w:val="22"/>
        </w:rPr>
        <w:br/>
        <w:t>The only issues I ran into was with Storage Replica, flipping the replication ended up with my having no files on SRV2 but I was running through the example code and a fairly quick pace… I wouldn't have thought it would do something the results in data loss without a warning (</w:t>
      </w:r>
      <w:proofErr w:type="spellStart"/>
      <w:r w:rsidRPr="003F21B5">
        <w:rPr>
          <w:rFonts w:cs="Arial"/>
          <w:sz w:val="22"/>
          <w:szCs w:val="22"/>
        </w:rPr>
        <w:t>esp</w:t>
      </w:r>
      <w:proofErr w:type="spellEnd"/>
      <w:r w:rsidRPr="003F21B5">
        <w:rPr>
          <w:rFonts w:cs="Arial"/>
          <w:sz w:val="22"/>
          <w:szCs w:val="22"/>
        </w:rPr>
        <w:t xml:space="preserve"> given the error listed in the comments when I tried troubleshooting). My lab is now in a state that I can't replay that section without destroying some disks and starting again, but it'd probably be worth validating the section to make sure it still works on your end.</w:t>
      </w:r>
    </w:p>
  </w:comment>
  <w:comment w:id="2" w:author="Lucy Wan" w:date="2021-03-08T14:26:00Z" w:initials="LW">
    <w:p w14:paraId="414E5A97" w14:textId="77777777" w:rsidR="00365428" w:rsidRDefault="00365428">
      <w:pPr>
        <w:pStyle w:val="CommentText"/>
      </w:pPr>
      <w:r>
        <w:rPr>
          <w:rStyle w:val="CommentReference"/>
        </w:rPr>
        <w:annotationRef/>
      </w:r>
      <w:r>
        <w:t>I do agree that it's unclear why we're creating 8 disk</w:t>
      </w:r>
      <w:r w:rsidR="00407F83">
        <w:t>s when we don't use all of them</w:t>
      </w:r>
    </w:p>
    <w:p w14:paraId="7D041E07" w14:textId="77777777" w:rsidR="00F0099D" w:rsidRDefault="00F0099D">
      <w:pPr>
        <w:pStyle w:val="CommentText"/>
      </w:pPr>
    </w:p>
    <w:p w14:paraId="49301BCD" w14:textId="27A6E9B6" w:rsidR="00F0099D" w:rsidRDefault="00F0099D">
      <w:pPr>
        <w:pStyle w:val="CommentText"/>
      </w:pPr>
      <w:r>
        <w:t>We do,. 3 in one recipe, then 5 more with the storage spaces recipe</w:t>
      </w:r>
    </w:p>
  </w:comment>
  <w:comment w:id="4" w:author="Lucy Wan" w:date="2021-03-08T12:09:00Z" w:initials="LW">
    <w:p w14:paraId="2D7FF035" w14:textId="2E3263A9" w:rsidR="008C1754" w:rsidRDefault="008C1754">
      <w:pPr>
        <w:pStyle w:val="CommentText"/>
      </w:pPr>
      <w:r>
        <w:rPr>
          <w:rStyle w:val="CommentReference"/>
        </w:rPr>
        <w:annotationRef/>
      </w:r>
      <w:r w:rsidR="00666561">
        <w:t>You flip between</w:t>
      </w:r>
      <w:r w:rsidR="00EC78ED">
        <w:t xml:space="preserve"> Windows Server</w:t>
      </w:r>
      <w:r w:rsidR="00666561">
        <w:t xml:space="preserve"> 2019 and 2022 in the chapters – should we update all of these </w:t>
      </w:r>
      <w:r w:rsidR="001E6ECC">
        <w:t>mentions i</w:t>
      </w:r>
      <w:r w:rsidR="00666561">
        <w:t xml:space="preserve">n the whole book to 2022? </w:t>
      </w:r>
      <w:r w:rsidR="00C60FA9">
        <w:t xml:space="preserve">Or is it more nuanced than that? </w:t>
      </w:r>
    </w:p>
  </w:comment>
  <w:comment w:id="5" w:author="Thomas Lee" w:date="2021-04-05T12:21:00Z" w:initials="TL">
    <w:p w14:paraId="2513F6E1" w14:textId="7C139B8F" w:rsidR="00E70DBD" w:rsidRDefault="00E70DBD">
      <w:pPr>
        <w:pStyle w:val="CommentText"/>
      </w:pPr>
      <w:r>
        <w:rPr>
          <w:rStyle w:val="CommentReference"/>
        </w:rPr>
        <w:annotationRef/>
      </w:r>
      <w:r>
        <w:t xml:space="preserve">We should be updating MOST of the changes.  SOME may </w:t>
      </w:r>
      <w:proofErr w:type="spellStart"/>
      <w:r>
        <w:t>refert</w:t>
      </w:r>
      <w:proofErr w:type="spellEnd"/>
      <w:r>
        <w:t xml:space="preserve"> to the older </w:t>
      </w:r>
      <w:proofErr w:type="spellStart"/>
      <w:r>
        <w:t>os</w:t>
      </w:r>
      <w:proofErr w:type="spellEnd"/>
      <w:r>
        <w:t>, but most should be Server 2022.</w:t>
      </w:r>
    </w:p>
  </w:comment>
  <w:comment w:id="8" w:author="Josh" w:date="2021-03-02T13:30:00Z" w:initials="JK">
    <w:p w14:paraId="1A60AE13" w14:textId="050F1DC4" w:rsidR="007C20F9" w:rsidRDefault="007C20F9">
      <w:pPr>
        <w:pStyle w:val="CommentText"/>
      </w:pPr>
      <w:r>
        <w:rPr>
          <w:rStyle w:val="CommentReference"/>
        </w:rPr>
        <w:annotationRef/>
      </w:r>
      <w:r w:rsidR="008302FA" w:rsidRPr="008302FA">
        <w:rPr>
          <w:b/>
          <w:bCs/>
        </w:rPr>
        <w:t>N</w:t>
      </w:r>
      <w:r>
        <w:t>VME</w:t>
      </w:r>
    </w:p>
    <w:p w14:paraId="2FF58919" w14:textId="799953F4" w:rsidR="00E70DBD" w:rsidRDefault="00E70DBD">
      <w:pPr>
        <w:pStyle w:val="CommentText"/>
      </w:pPr>
    </w:p>
    <w:p w14:paraId="0A36A99C" w14:textId="4A6DA61D" w:rsidR="00E70DBD" w:rsidRDefault="00E70DBD">
      <w:pPr>
        <w:pStyle w:val="CommentText"/>
      </w:pPr>
      <w:r>
        <w:t>OK</w:t>
      </w:r>
    </w:p>
    <w:p w14:paraId="1DC564D4" w14:textId="6496A0E8" w:rsidR="00E70DBD" w:rsidRDefault="00E70DBD">
      <w:pPr>
        <w:pStyle w:val="CommentText"/>
      </w:pPr>
    </w:p>
  </w:comment>
  <w:comment w:id="21" w:author="Lucy Wan" w:date="2021-03-08T12:03:00Z" w:initials="LW">
    <w:p w14:paraId="1D7D02AF" w14:textId="77777777" w:rsidR="00E70DBD" w:rsidRDefault="002D1DC5">
      <w:pPr>
        <w:pStyle w:val="CommentText"/>
      </w:pPr>
      <w:r>
        <w:rPr>
          <w:rStyle w:val="CommentReference"/>
        </w:rPr>
        <w:annotationRef/>
      </w:r>
    </w:p>
    <w:p w14:paraId="6E2189F4" w14:textId="77777777" w:rsidR="002D1DC5" w:rsidRDefault="002D1DC5">
      <w:pPr>
        <w:pStyle w:val="CommentText"/>
      </w:pPr>
      <w:r>
        <w:t xml:space="preserve">I would </w:t>
      </w:r>
      <w:r w:rsidR="00E65F3B">
        <w:t>add a</w:t>
      </w:r>
      <w:r>
        <w:t xml:space="preserve"> </w:t>
      </w:r>
      <w:r w:rsidR="00617398">
        <w:t xml:space="preserve">brief </w:t>
      </w:r>
      <w:r>
        <w:t>sentence that</w:t>
      </w:r>
      <w:r w:rsidR="0066483D">
        <w:t xml:space="preserve"> </w:t>
      </w:r>
      <w:r w:rsidR="00617398">
        <w:t>actually</w:t>
      </w:r>
      <w:r>
        <w:t xml:space="preserve"> states the main difference</w:t>
      </w:r>
      <w:r w:rsidR="00D43C21">
        <w:t>(s)</w:t>
      </w:r>
      <w:r>
        <w:t xml:space="preserve"> between the two here, </w:t>
      </w:r>
      <w:r w:rsidR="00617398">
        <w:t xml:space="preserve">so the reader </w:t>
      </w:r>
      <w:r w:rsidR="00E70DBD">
        <w:t xml:space="preserve"> </w:t>
      </w:r>
      <w:r w:rsidR="00617398">
        <w:t>at least has some basic context and doesn't have to visit the link for everything</w:t>
      </w:r>
    </w:p>
    <w:p w14:paraId="716D3DF7" w14:textId="77777777" w:rsidR="00E70DBD" w:rsidRDefault="00E70DBD">
      <w:pPr>
        <w:pStyle w:val="CommentText"/>
      </w:pPr>
    </w:p>
    <w:p w14:paraId="68AD7D9B" w14:textId="3AEF62D6" w:rsidR="00E70DBD" w:rsidRDefault="00E70DBD">
      <w:pPr>
        <w:pStyle w:val="CommentText"/>
      </w:pPr>
      <w:r>
        <w:t>I have added some text – OKI?</w:t>
      </w:r>
    </w:p>
  </w:comment>
  <w:comment w:id="22" w:author="Josh" w:date="2021-03-02T13:32:00Z" w:initials="JK">
    <w:p w14:paraId="351B56CE" w14:textId="77777777" w:rsidR="00B30ED6" w:rsidRDefault="00B30ED6">
      <w:pPr>
        <w:pStyle w:val="CommentText"/>
      </w:pPr>
      <w:r>
        <w:rPr>
          <w:rStyle w:val="CommentReference"/>
        </w:rPr>
        <w:annotationRef/>
      </w:r>
      <w:r>
        <w:t>But what’s one benefit?</w:t>
      </w:r>
      <w:r w:rsidR="002E7815">
        <w:t xml:space="preserve"> (</w:t>
      </w:r>
      <w:r w:rsidR="002E7815" w:rsidRPr="002E7815">
        <w:t>automatic integrity checking</w:t>
      </w:r>
      <w:r w:rsidR="002E7815">
        <w:t>)</w:t>
      </w:r>
    </w:p>
    <w:p w14:paraId="7FF7376A" w14:textId="77777777" w:rsidR="00E70DBD" w:rsidRDefault="00E70DBD">
      <w:pPr>
        <w:pStyle w:val="CommentText"/>
      </w:pPr>
    </w:p>
    <w:p w14:paraId="6C73FB34" w14:textId="68559299" w:rsidR="00E70DBD" w:rsidRDefault="00E70DBD">
      <w:pPr>
        <w:pStyle w:val="CommentText"/>
      </w:pPr>
      <w:r>
        <w:t>Point added</w:t>
      </w:r>
    </w:p>
  </w:comment>
  <w:comment w:id="24" w:author="Lucy Wan" w:date="2021-03-08T12:08:00Z" w:initials="LW">
    <w:p w14:paraId="5A36E582" w14:textId="77777777" w:rsidR="00DB774C" w:rsidRDefault="00DB774C">
      <w:pPr>
        <w:pStyle w:val="CommentText"/>
      </w:pPr>
      <w:r>
        <w:rPr>
          <w:rStyle w:val="CommentReference"/>
        </w:rPr>
        <w:annotationRef/>
      </w:r>
      <w:r>
        <w:t>Currently this is in Chapter 10</w:t>
      </w:r>
      <w:r w:rsidR="00E86A71">
        <w:t>, not here</w:t>
      </w:r>
      <w:r w:rsidR="00C96EB8">
        <w:t xml:space="preserve"> – </w:t>
      </w:r>
      <w:r w:rsidR="00C42C26">
        <w:t xml:space="preserve">remember to </w:t>
      </w:r>
      <w:r w:rsidR="00C96EB8">
        <w:t xml:space="preserve">edit this </w:t>
      </w:r>
      <w:r w:rsidR="00E86A71">
        <w:t xml:space="preserve">sentence </w:t>
      </w:r>
      <w:r w:rsidR="00C96EB8">
        <w:t xml:space="preserve">once we've </w:t>
      </w:r>
      <w:proofErr w:type="spellStart"/>
      <w:r w:rsidR="00C96EB8">
        <w:t>finalised</w:t>
      </w:r>
      <w:proofErr w:type="spellEnd"/>
      <w:r w:rsidR="00C96EB8">
        <w:t xml:space="preserve"> recipes between Chapters 9 and 10</w:t>
      </w:r>
      <w:r w:rsidR="00E86A71">
        <w:t xml:space="preserve"> (or edit it now if you've already decided that this should stay in Chapter 10)</w:t>
      </w:r>
    </w:p>
    <w:p w14:paraId="7D2922B8" w14:textId="77777777" w:rsidR="00E70DBD" w:rsidRDefault="00E70DBD">
      <w:pPr>
        <w:pStyle w:val="CommentText"/>
      </w:pPr>
    </w:p>
    <w:p w14:paraId="0098D540" w14:textId="3B8378BD" w:rsidR="00E70DBD" w:rsidRDefault="00E70DBD">
      <w:pPr>
        <w:pStyle w:val="CommentText"/>
      </w:pPr>
      <w:r>
        <w:t>Leave it in Ch 10 – updated the text</w:t>
      </w:r>
    </w:p>
  </w:comment>
  <w:comment w:id="29" w:author="Lucy Wan" w:date="2021-03-08T12:14:00Z" w:initials="LW">
    <w:p w14:paraId="6776D3C8" w14:textId="77777777" w:rsidR="001F071F" w:rsidRDefault="001F071F">
      <w:pPr>
        <w:pStyle w:val="CommentText"/>
      </w:pPr>
      <w:r>
        <w:rPr>
          <w:rStyle w:val="CommentReference"/>
        </w:rPr>
        <w:annotationRef/>
      </w:r>
      <w:r>
        <w:t xml:space="preserve">Will readers be familiar? </w:t>
      </w:r>
    </w:p>
    <w:p w14:paraId="3BC102B6" w14:textId="77777777" w:rsidR="00E70DBD" w:rsidRDefault="00E70DBD">
      <w:pPr>
        <w:pStyle w:val="CommentText"/>
      </w:pPr>
    </w:p>
    <w:p w14:paraId="6659626E" w14:textId="7A231863" w:rsidR="00E70DBD" w:rsidRDefault="00E70DBD">
      <w:pPr>
        <w:pStyle w:val="CommentText"/>
      </w:pPr>
      <w:r>
        <w:t>$Deity I hope s</w:t>
      </w:r>
      <w:r w:rsidR="00F0099D">
        <w:t>o!!</w:t>
      </w:r>
    </w:p>
  </w:comment>
  <w:comment w:id="39" w:author="Josh" w:date="2021-03-02T13:35:00Z" w:initials="JK">
    <w:p w14:paraId="4E959AA0" w14:textId="6C953B04" w:rsidR="00CD1643" w:rsidRDefault="00CD1643">
      <w:pPr>
        <w:pStyle w:val="CommentText"/>
      </w:pPr>
      <w:r>
        <w:rPr>
          <w:rStyle w:val="CommentReference"/>
        </w:rPr>
        <w:annotationRef/>
      </w:r>
      <w:r>
        <w:t xml:space="preserve">This tested </w:t>
      </w:r>
      <w:r w:rsidR="008D57ED">
        <w:t xml:space="preserve">ok, but for my lab </w:t>
      </w:r>
      <w:r w:rsidR="005A546D">
        <w:t>I created disks in Azure and attached them to the VMs there.</w:t>
      </w:r>
    </w:p>
  </w:comment>
  <w:comment w:id="40" w:author="Thomas Lee" w:date="2021-04-05T12:27:00Z" w:initials="TL">
    <w:p w14:paraId="79DE8585" w14:textId="60136FFE" w:rsidR="00E70DBD" w:rsidRDefault="00E70DBD">
      <w:pPr>
        <w:pStyle w:val="CommentText"/>
      </w:pPr>
      <w:r>
        <w:rPr>
          <w:rStyle w:val="CommentReference"/>
        </w:rPr>
        <w:annotationRef/>
      </w:r>
      <w:r>
        <w:t>You can do that I suppose, but the idea is for all on</w:t>
      </w:r>
      <w:r w:rsidR="00F0099D">
        <w:t>-</w:t>
      </w:r>
      <w:r>
        <w:t>prem.</w:t>
      </w:r>
    </w:p>
  </w:comment>
  <w:comment w:id="65" w:author="Lucy Wan" w:date="2021-03-08T12:17:00Z" w:initials="LW">
    <w:p w14:paraId="071E6240" w14:textId="77777777" w:rsidR="00F54CDC" w:rsidRDefault="00F54CDC">
      <w:pPr>
        <w:pStyle w:val="CommentText"/>
      </w:pPr>
      <w:r>
        <w:rPr>
          <w:rStyle w:val="CommentReference"/>
        </w:rPr>
        <w:annotationRef/>
      </w:r>
      <w:r>
        <w:t xml:space="preserve">I've </w:t>
      </w:r>
      <w:proofErr w:type="spellStart"/>
      <w:r>
        <w:t>uncapitalised</w:t>
      </w:r>
      <w:proofErr w:type="spellEnd"/>
      <w:r>
        <w:t xml:space="preserve"> this</w:t>
      </w:r>
    </w:p>
    <w:p w14:paraId="663E708C" w14:textId="77777777" w:rsidR="00E70DBD" w:rsidRDefault="00E70DBD">
      <w:pPr>
        <w:pStyle w:val="CommentText"/>
      </w:pPr>
    </w:p>
    <w:p w14:paraId="3F3FD2D3" w14:textId="0E8BDAA4" w:rsidR="00E70DBD" w:rsidRDefault="00E70DBD">
      <w:pPr>
        <w:pStyle w:val="CommentText"/>
      </w:pPr>
      <w:r>
        <w:t>And I’ve changed the script and taken a new graphic</w:t>
      </w:r>
    </w:p>
  </w:comment>
  <w:comment w:id="81" w:author="Lucy Wan" w:date="2021-03-08T12:20:00Z" w:initials="LW">
    <w:p w14:paraId="523AD7D7" w14:textId="77777777" w:rsidR="00040447" w:rsidRDefault="00040447">
      <w:pPr>
        <w:pStyle w:val="CommentText"/>
      </w:pPr>
      <w:r>
        <w:rPr>
          <w:rStyle w:val="CommentReference"/>
        </w:rPr>
        <w:annotationRef/>
      </w:r>
      <w:r>
        <w:t xml:space="preserve">Please </w:t>
      </w:r>
      <w:proofErr w:type="spellStart"/>
      <w:r>
        <w:t>uncapitalise</w:t>
      </w:r>
      <w:proofErr w:type="spellEnd"/>
      <w:r>
        <w:t xml:space="preserve"> "Volumes" in the first line</w:t>
      </w:r>
    </w:p>
    <w:p w14:paraId="17E3F07B" w14:textId="77777777" w:rsidR="00E70DBD" w:rsidRDefault="00E70DBD">
      <w:pPr>
        <w:pStyle w:val="CommentText"/>
      </w:pPr>
    </w:p>
    <w:p w14:paraId="13AE41F0" w14:textId="18753392" w:rsidR="00E70DBD" w:rsidRDefault="00E70DBD">
      <w:pPr>
        <w:pStyle w:val="CommentText"/>
      </w:pPr>
      <w:r>
        <w:t>Fixed</w:t>
      </w:r>
    </w:p>
  </w:comment>
  <w:comment w:id="88" w:author="Josh" w:date="2021-03-02T13:43:00Z" w:initials="JK">
    <w:p w14:paraId="3488745A" w14:textId="77777777" w:rsidR="005302A5" w:rsidRDefault="005302A5">
      <w:pPr>
        <w:pStyle w:val="CommentText"/>
      </w:pPr>
      <w:r>
        <w:rPr>
          <w:rStyle w:val="CommentReference"/>
        </w:rPr>
        <w:annotationRef/>
      </w:r>
      <w:r>
        <w:t>In my run the FAT32 disk did not get a friendly name</w:t>
      </w:r>
      <w:r w:rsidR="002F6027">
        <w:t xml:space="preserve">: </w:t>
      </w:r>
      <w:r w:rsidR="002F6027">
        <w:rPr>
          <w:noProof/>
        </w:rPr>
        <w:drawing>
          <wp:inline distT="0" distB="0" distL="0" distR="0" wp14:anchorId="1E479B78" wp14:editId="1039E352">
            <wp:extent cx="5029200" cy="9245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E4E7" w14:textId="64BC3E76" w:rsidR="00E70DBD" w:rsidRDefault="00E70DBD">
      <w:pPr>
        <w:pStyle w:val="CommentText"/>
      </w:pPr>
      <w:r>
        <w:t>Yes – discovered why – label is too long”  fixed here…</w:t>
      </w:r>
    </w:p>
  </w:comment>
  <w:comment w:id="89" w:author="Josh" w:date="2021-03-02T13:45:00Z" w:initials="JK">
    <w:p w14:paraId="12C681DE" w14:textId="77777777" w:rsidR="0023008D" w:rsidRDefault="0023008D">
      <w:pPr>
        <w:pStyle w:val="CommentText"/>
      </w:pPr>
      <w:r>
        <w:rPr>
          <w:rStyle w:val="CommentReference"/>
        </w:rPr>
        <w:annotationRef/>
      </w:r>
      <w:proofErr w:type="gramStart"/>
      <w:r>
        <w:t>Also</w:t>
      </w:r>
      <w:proofErr w:type="gramEnd"/>
      <w:r>
        <w:t xml:space="preserve"> the included shows has the </w:t>
      </w:r>
      <w:r w:rsidR="006758BC">
        <w:t>label as “</w:t>
      </w:r>
      <w:proofErr w:type="spellStart"/>
      <w:r w:rsidR="006758BC" w:rsidRPr="006758BC">
        <w:t>GDShow</w:t>
      </w:r>
      <w:proofErr w:type="spellEnd"/>
      <w:r w:rsidR="006758BC" w:rsidRPr="006758BC">
        <w:t xml:space="preserve"> Pictures</w:t>
      </w:r>
      <w:r w:rsidR="006758BC">
        <w:t>” but in the screenshot(s) it’s “GD PICTURES”</w:t>
      </w:r>
    </w:p>
    <w:p w14:paraId="59E9048F" w14:textId="77777777" w:rsidR="00E70DBD" w:rsidRDefault="00E70DBD">
      <w:pPr>
        <w:pStyle w:val="CommentText"/>
      </w:pPr>
    </w:p>
    <w:p w14:paraId="549000FA" w14:textId="77777777" w:rsidR="00E70DBD" w:rsidRDefault="00E70DBD">
      <w:pPr>
        <w:pStyle w:val="CommentText"/>
      </w:pPr>
      <w:r>
        <w:t>That is a known “feature” which I describe below</w:t>
      </w:r>
    </w:p>
    <w:p w14:paraId="2BCA1922" w14:textId="77777777" w:rsidR="00E70DBD" w:rsidRDefault="00E70DBD">
      <w:pPr>
        <w:pStyle w:val="CommentText"/>
      </w:pPr>
    </w:p>
    <w:p w14:paraId="2FEE1337" w14:textId="53DDB8D1" w:rsidR="00E70DBD" w:rsidRDefault="00E70DBD">
      <w:pPr>
        <w:pStyle w:val="CommentText"/>
      </w:pPr>
      <w:r>
        <w:t>Partly a bug (all caps) but partly a bad post on my part and that</w:t>
      </w:r>
      <w:r w:rsidR="00F0099D">
        <w:t xml:space="preserve"> </w:t>
      </w:r>
      <w:r>
        <w:t>is fixed!</w:t>
      </w:r>
    </w:p>
  </w:comment>
  <w:comment w:id="90" w:author="Josh" w:date="2021-03-02T13:48:00Z" w:initials="JK">
    <w:p w14:paraId="2AD36D77" w14:textId="77777777" w:rsidR="00087572" w:rsidRDefault="00087572">
      <w:pPr>
        <w:pStyle w:val="CommentText"/>
      </w:pPr>
      <w:r>
        <w:rPr>
          <w:rStyle w:val="CommentReference"/>
        </w:rPr>
        <w:annotationRef/>
      </w:r>
      <w:r>
        <w:t xml:space="preserve">Code needs to be updated, issue is max label length on FAT32 </w:t>
      </w:r>
      <w:r w:rsidR="00C430F8">
        <w:t>volumes (suspect you noticed this and that’s why the screenshots are now correct.)</w:t>
      </w:r>
    </w:p>
    <w:p w14:paraId="08DA6391" w14:textId="77777777" w:rsidR="00E70DBD" w:rsidRDefault="00E70DBD">
      <w:pPr>
        <w:pStyle w:val="CommentText"/>
      </w:pPr>
    </w:p>
    <w:p w14:paraId="252338E3" w14:textId="776312DB" w:rsidR="00E70DBD" w:rsidRDefault="00E70DBD">
      <w:pPr>
        <w:pStyle w:val="CommentText"/>
      </w:pPr>
      <w:r>
        <w:t xml:space="preserve">Now that you mention this. Yes, if </w:t>
      </w:r>
      <w:proofErr w:type="spellStart"/>
      <w:r>
        <w:t>th</w:t>
      </w:r>
      <w:proofErr w:type="spellEnd"/>
      <w:r>
        <w:t xml:space="preserve"> labe</w:t>
      </w:r>
      <w:r w:rsidR="00F0099D">
        <w:t>l</w:t>
      </w:r>
      <w:r>
        <w:t xml:space="preserve"> is too large you get no friendly name and no error.</w:t>
      </w:r>
    </w:p>
    <w:p w14:paraId="5B7D8048" w14:textId="77777777" w:rsidR="00E70DBD" w:rsidRDefault="00E70DBD">
      <w:pPr>
        <w:pStyle w:val="CommentText"/>
      </w:pPr>
    </w:p>
    <w:p w14:paraId="6089C5C3" w14:textId="4B5AF0ED" w:rsidR="00E70DBD" w:rsidRDefault="00E70DBD">
      <w:pPr>
        <w:pStyle w:val="CommentText"/>
      </w:pPr>
      <w:r>
        <w:t>Code in the document updated with correct name – graphic and script are OK</w:t>
      </w:r>
    </w:p>
  </w:comment>
  <w:comment w:id="103" w:author="Josh" w:date="2021-03-02T13:51:00Z" w:initials="JK">
    <w:p w14:paraId="28AABB27" w14:textId="77777777" w:rsidR="001A3980" w:rsidRDefault="001A3980">
      <w:pPr>
        <w:pStyle w:val="CommentText"/>
      </w:pPr>
      <w:r>
        <w:rPr>
          <w:rStyle w:val="CommentReference"/>
        </w:rPr>
        <w:annotationRef/>
      </w:r>
      <w:r>
        <w:t>Suspect this was written, then you got to the bottom of the issue</w:t>
      </w:r>
      <w:r w:rsidR="00510A7F">
        <w:t>. They are supported, but there’s a maximum length (11 characters).</w:t>
      </w:r>
    </w:p>
    <w:p w14:paraId="32CD8486" w14:textId="77777777" w:rsidR="00E70DBD" w:rsidRDefault="00E70DBD">
      <w:pPr>
        <w:pStyle w:val="CommentText"/>
      </w:pPr>
    </w:p>
    <w:p w14:paraId="21B02BBB" w14:textId="1EFC932D" w:rsidR="00E70DBD" w:rsidRDefault="00E70DBD">
      <w:pPr>
        <w:pStyle w:val="CommentText"/>
      </w:pPr>
      <w:r>
        <w:t>Changed</w:t>
      </w:r>
    </w:p>
  </w:comment>
  <w:comment w:id="119" w:author="Thomas Lee" w:date="2021-04-05T15:16:00Z" w:initials="TL">
    <w:p w14:paraId="485B24F7" w14:textId="4BB021C2" w:rsidR="00E70DBD" w:rsidRDefault="00E70DBD">
      <w:pPr>
        <w:pStyle w:val="CommentText"/>
      </w:pPr>
      <w:r>
        <w:rPr>
          <w:rStyle w:val="CommentReference"/>
        </w:rPr>
        <w:annotationRef/>
      </w:r>
      <w:r>
        <w:t xml:space="preserve">Please fix the formatting these lines should fit each on a single line with no line </w:t>
      </w:r>
      <w:proofErr w:type="spellStart"/>
      <w:r>
        <w:t>breakl</w:t>
      </w:r>
      <w:proofErr w:type="spellEnd"/>
    </w:p>
  </w:comment>
  <w:comment w:id="120" w:author="Josh" w:date="2021-03-02T13:57:00Z" w:initials="JK">
    <w:p w14:paraId="7D768BA7" w14:textId="239B14BF" w:rsidR="008B2133" w:rsidRDefault="008B2133">
      <w:pPr>
        <w:pStyle w:val="CommentText"/>
      </w:pPr>
      <w:r>
        <w:rPr>
          <w:rStyle w:val="CommentReference"/>
        </w:rPr>
        <w:annotationRef/>
      </w:r>
      <w:r>
        <w:t xml:space="preserve">This is generating an </w:t>
      </w:r>
      <w:proofErr w:type="gramStart"/>
      <w:r>
        <w:t>error,</w:t>
      </w:r>
      <w:proofErr w:type="gramEnd"/>
      <w:r>
        <w:t xml:space="preserve"> assumption is this </w:t>
      </w:r>
      <w:r w:rsidR="00D92D95">
        <w:t>disk should be much smaller as it’s too bit for FAT</w:t>
      </w:r>
      <w:r w:rsidR="00D92D95">
        <w:br/>
      </w:r>
      <w:r w:rsidR="00D92D95">
        <w:br/>
      </w:r>
      <w:r w:rsidR="00D92D95">
        <w:rPr>
          <w:noProof/>
        </w:rPr>
        <w:drawing>
          <wp:inline distT="0" distB="0" distL="0" distR="0" wp14:anchorId="0F77A8C6" wp14:editId="7C926F0B">
            <wp:extent cx="4028571" cy="1257143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21" w:author="Josh" w:date="2021-03-02T14:42:00Z" w:initials="JK">
    <w:p w14:paraId="4FDA8850" w14:textId="1443FB4C" w:rsidR="008C66ED" w:rsidRDefault="008C66ED">
      <w:pPr>
        <w:pStyle w:val="CommentText"/>
      </w:pPr>
      <w:r>
        <w:rPr>
          <w:rStyle w:val="CommentReference"/>
        </w:rPr>
        <w:annotationRef/>
      </w:r>
      <w:r>
        <w:t>Pretty sure max is 4GB?</w:t>
      </w:r>
    </w:p>
  </w:comment>
  <w:comment w:id="122" w:author="Josh" w:date="2021-03-02T14:44:00Z" w:initials="JK">
    <w:p w14:paraId="3479F824" w14:textId="77777777" w:rsidR="00877262" w:rsidRDefault="00877262">
      <w:pPr>
        <w:pStyle w:val="CommentText"/>
      </w:pPr>
      <w:r>
        <w:rPr>
          <w:rStyle w:val="CommentReference"/>
        </w:rPr>
        <w:annotationRef/>
      </w:r>
      <w:r>
        <w:t>… ha, just read next section. Leaving this here for thought process</w:t>
      </w:r>
    </w:p>
    <w:p w14:paraId="6A56CFC7" w14:textId="77777777" w:rsidR="00E70DBD" w:rsidRDefault="00E70DBD">
      <w:pPr>
        <w:pStyle w:val="CommentText"/>
      </w:pPr>
    </w:p>
    <w:p w14:paraId="313C688F" w14:textId="127DBF1B" w:rsidR="00E70DBD" w:rsidRDefault="00E70DBD">
      <w:pPr>
        <w:pStyle w:val="CommentText"/>
      </w:pPr>
      <w:r>
        <w:t>This is deliberate…</w:t>
      </w:r>
    </w:p>
  </w:comment>
  <w:comment w:id="129" w:author="Josh" w:date="2021-03-02T14:46:00Z" w:initials="JK">
    <w:p w14:paraId="362A943B" w14:textId="399D912A" w:rsidR="00067B27" w:rsidRDefault="00067B27">
      <w:pPr>
        <w:pStyle w:val="CommentText"/>
      </w:pPr>
      <w:r>
        <w:rPr>
          <w:rStyle w:val="CommentReference"/>
        </w:rPr>
        <w:annotationRef/>
      </w:r>
      <w:r>
        <w:t>My exFAT volume shows as unknow</w:t>
      </w:r>
      <w:r w:rsidR="0019546C">
        <w:t>n</w:t>
      </w:r>
      <w:r>
        <w:t xml:space="preserve"> in the PowerShell 7 console, </w:t>
      </w:r>
      <w:r w:rsidR="00B155B3">
        <w:t xml:space="preserve">it shows correctly in </w:t>
      </w:r>
      <w:r w:rsidR="007B2F37">
        <w:t>Disk Management GUI.</w:t>
      </w:r>
    </w:p>
    <w:p w14:paraId="0D9D4858" w14:textId="77777777" w:rsidR="007B2F37" w:rsidRDefault="007B2F37">
      <w:pPr>
        <w:pStyle w:val="CommentText"/>
      </w:pPr>
    </w:p>
    <w:p w14:paraId="5BDE3AAD" w14:textId="77777777" w:rsidR="007B2F37" w:rsidRDefault="007B2F37">
      <w:pPr>
        <w:pStyle w:val="CommentText"/>
      </w:pPr>
      <w:r>
        <w:rPr>
          <w:noProof/>
        </w:rPr>
        <w:drawing>
          <wp:inline distT="0" distB="0" distL="0" distR="0" wp14:anchorId="17BEA782" wp14:editId="4E4BC7E6">
            <wp:extent cx="5029200" cy="121348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C388" w14:textId="77777777" w:rsidR="00E70DBD" w:rsidRDefault="00E70DBD">
      <w:pPr>
        <w:pStyle w:val="CommentText"/>
      </w:pPr>
    </w:p>
    <w:p w14:paraId="02D49747" w14:textId="77777777" w:rsidR="00E70DBD" w:rsidRDefault="00E70DBD">
      <w:pPr>
        <w:pStyle w:val="CommentText"/>
      </w:pPr>
      <w:r>
        <w:t>No idea. It looks OK here?</w:t>
      </w:r>
    </w:p>
    <w:p w14:paraId="3C381164" w14:textId="77777777" w:rsidR="00E70DBD" w:rsidRDefault="00E70DBD">
      <w:pPr>
        <w:pStyle w:val="CommentText"/>
      </w:pPr>
    </w:p>
    <w:p w14:paraId="488AF783" w14:textId="30BC2083" w:rsidR="00E70DBD" w:rsidRDefault="00E70DBD">
      <w:pPr>
        <w:pStyle w:val="CommentText"/>
      </w:pPr>
    </w:p>
  </w:comment>
  <w:comment w:id="138" w:author="Lucy Wan" w:date="2021-03-08T12:29:00Z" w:initials="LW">
    <w:p w14:paraId="71CB5730" w14:textId="77777777" w:rsidR="00BA78CC" w:rsidRDefault="00BA78CC">
      <w:pPr>
        <w:pStyle w:val="CommentText"/>
      </w:pPr>
      <w:r>
        <w:rPr>
          <w:rStyle w:val="CommentReference"/>
        </w:rPr>
        <w:annotationRef/>
      </w:r>
      <w:r>
        <w:t xml:space="preserve">The </w:t>
      </w:r>
      <w:r w:rsidR="00BA7E6B">
        <w:t xml:space="preserve">many </w:t>
      </w:r>
      <w:r>
        <w:t>links here are overkill, I think</w:t>
      </w:r>
      <w:r w:rsidR="00721966">
        <w:t xml:space="preserve"> – it might be better to </w:t>
      </w:r>
      <w:r w:rsidR="00BA7E6B">
        <w:t>get rid of them</w:t>
      </w:r>
      <w:r w:rsidR="004079C0">
        <w:t>, possibly describe each provider a bit more,</w:t>
      </w:r>
      <w:r w:rsidR="00BA7E6B">
        <w:t xml:space="preserve"> and </w:t>
      </w:r>
      <w:r w:rsidR="00721966">
        <w:t>just direct readers to</w:t>
      </w:r>
      <w:r w:rsidR="00BA7E6B">
        <w:t xml:space="preserve"> a more generic docs page at the end of this list where you can tell them to search for each provider instead? </w:t>
      </w:r>
    </w:p>
    <w:p w14:paraId="4E3F6861" w14:textId="77777777" w:rsidR="00E70DBD" w:rsidRDefault="00E70DBD">
      <w:pPr>
        <w:pStyle w:val="CommentText"/>
      </w:pPr>
    </w:p>
    <w:p w14:paraId="2C762A14" w14:textId="77777777" w:rsidR="00E70DBD" w:rsidRDefault="00E70DBD">
      <w:pPr>
        <w:pStyle w:val="CommentText"/>
      </w:pPr>
      <w:r>
        <w:t xml:space="preserve">I felt it added value – the reader can  check out each </w:t>
      </w:r>
      <w:proofErr w:type="spellStart"/>
      <w:r>
        <w:t>proivider</w:t>
      </w:r>
      <w:proofErr w:type="spellEnd"/>
      <w:r>
        <w:t xml:space="preserve"> separately. </w:t>
      </w:r>
    </w:p>
    <w:p w14:paraId="422896A4" w14:textId="77777777" w:rsidR="00E70DBD" w:rsidRDefault="00E70DBD">
      <w:pPr>
        <w:pStyle w:val="CommentText"/>
      </w:pPr>
    </w:p>
    <w:p w14:paraId="50AA79EF" w14:textId="339F0A63" w:rsidR="00E70DBD" w:rsidRDefault="00E70DBD">
      <w:pPr>
        <w:pStyle w:val="CommentText"/>
      </w:pPr>
      <w:r>
        <w:t>I’d prefer to leave it like this but let’s discuss</w:t>
      </w:r>
    </w:p>
  </w:comment>
  <w:comment w:id="157" w:author="Lucy Wan" w:date="2021-03-08T12:40:00Z" w:initials="LW">
    <w:p w14:paraId="388F734B" w14:textId="55963F87" w:rsidR="00AD09DB" w:rsidRDefault="00AD09DB">
      <w:pPr>
        <w:pStyle w:val="CommentText"/>
      </w:pPr>
      <w:r>
        <w:rPr>
          <w:rStyle w:val="CommentReference"/>
        </w:rPr>
        <w:annotationRef/>
      </w:r>
      <w:r>
        <w:t xml:space="preserve">Should this be </w:t>
      </w:r>
      <w:proofErr w:type="spellStart"/>
      <w:r>
        <w:t>FileSystem</w:t>
      </w:r>
      <w:proofErr w:type="spellEnd"/>
      <w:r>
        <w:t xml:space="preserve"> instead? </w:t>
      </w:r>
    </w:p>
  </w:comment>
  <w:comment w:id="158" w:author="Thomas Lee" w:date="2021-04-05T11:59:00Z" w:initials="TL">
    <w:p w14:paraId="79B85847" w14:textId="77AEEF04" w:rsidR="00E70DBD" w:rsidRDefault="00E70DBD">
      <w:pPr>
        <w:pStyle w:val="CommentText"/>
      </w:pPr>
      <w:r>
        <w:rPr>
          <w:rStyle w:val="CommentReference"/>
        </w:rPr>
        <w:annotationRef/>
      </w:r>
      <w:r>
        <w:t xml:space="preserve">Good catch – new graphic too. </w:t>
      </w:r>
    </w:p>
  </w:comment>
  <w:comment w:id="161" w:author="Thomas Lee" w:date="2021-04-05T16:10:00Z" w:initials="TL">
    <w:p w14:paraId="6CCC6EEC" w14:textId="19AB5103" w:rsidR="00E70DBD" w:rsidRDefault="00E70DBD">
      <w:pPr>
        <w:pStyle w:val="CommentText"/>
      </w:pPr>
      <w:r>
        <w:rPr>
          <w:rStyle w:val="CommentReference"/>
        </w:rPr>
        <w:annotationRef/>
      </w:r>
      <w:r>
        <w:t>Also updated script and graphic</w:t>
      </w:r>
    </w:p>
  </w:comment>
  <w:comment w:id="171" w:author="Josh" w:date="2021-03-02T14:53:00Z" w:initials="JK">
    <w:p w14:paraId="6F26A36D" w14:textId="48BACF2B" w:rsidR="00AD60E2" w:rsidRDefault="00AD60E2">
      <w:pPr>
        <w:pStyle w:val="CommentText"/>
      </w:pPr>
      <w:r>
        <w:rPr>
          <w:rStyle w:val="CommentReference"/>
        </w:rPr>
        <w:annotationRef/>
      </w:r>
      <w:r>
        <w:t>Missing the closing square bracket</w:t>
      </w:r>
      <w:r w:rsidR="00E50F30">
        <w:t>.</w:t>
      </w:r>
    </w:p>
  </w:comment>
  <w:comment w:id="172" w:author="Thomas Lee" w:date="2021-04-05T12:07:00Z" w:initials="TL">
    <w:p w14:paraId="36552546" w14:textId="41EC1859" w:rsidR="00E70DBD" w:rsidRDefault="00E70DBD">
      <w:pPr>
        <w:pStyle w:val="CommentText"/>
      </w:pPr>
      <w:r>
        <w:rPr>
          <w:rStyle w:val="CommentReference"/>
        </w:rPr>
        <w:annotationRef/>
      </w:r>
      <w:r>
        <w:t>Good catch – seems the script and graphic were OK!”</w:t>
      </w:r>
    </w:p>
  </w:comment>
  <w:comment w:id="174" w:author="Lucy Wan" w:date="2021-03-08T13:58:00Z" w:initials="LW">
    <w:p w14:paraId="7E563C8D" w14:textId="76CE9F62" w:rsidR="00C95ED6" w:rsidRDefault="00C95ED6">
      <w:pPr>
        <w:pStyle w:val="CommentText"/>
      </w:pPr>
      <w:r>
        <w:rPr>
          <w:rStyle w:val="CommentReference"/>
        </w:rPr>
        <w:annotationRef/>
      </w:r>
      <w:r>
        <w:t>I think this could be more descriptive</w:t>
      </w:r>
      <w:r w:rsidR="00E6725C">
        <w:t>, currently a bit vague</w:t>
      </w:r>
    </w:p>
    <w:p w14:paraId="6FC55787" w14:textId="00BBC9A9" w:rsidR="00E70DBD" w:rsidRDefault="00E70DBD">
      <w:pPr>
        <w:pStyle w:val="CommentText"/>
      </w:pPr>
    </w:p>
    <w:p w14:paraId="3F34165C" w14:textId="78F9578E" w:rsidR="00E70DBD" w:rsidRDefault="00E70DBD">
      <w:pPr>
        <w:pStyle w:val="CommentText"/>
      </w:pPr>
      <w:r>
        <w:t>Script and graphic updated</w:t>
      </w:r>
    </w:p>
    <w:p w14:paraId="56B86E91" w14:textId="77777777" w:rsidR="00E70DBD" w:rsidRDefault="00E70DBD">
      <w:pPr>
        <w:pStyle w:val="CommentText"/>
      </w:pPr>
    </w:p>
    <w:p w14:paraId="7A12DAF4" w14:textId="73DF4073" w:rsidR="00E70DBD" w:rsidRDefault="00E70DBD">
      <w:pPr>
        <w:pStyle w:val="CommentText"/>
      </w:pPr>
      <w:r>
        <w:t>Better ?</w:t>
      </w:r>
    </w:p>
  </w:comment>
  <w:comment w:id="185" w:author="Josh" w:date="2021-03-02T14:50:00Z" w:initials="JK">
    <w:p w14:paraId="35587FAD" w14:textId="681BFBFC" w:rsidR="009C7FB3" w:rsidRDefault="009C7FB3">
      <w:pPr>
        <w:pStyle w:val="CommentText"/>
      </w:pPr>
      <w:r>
        <w:rPr>
          <w:rStyle w:val="CommentReference"/>
        </w:rPr>
        <w:annotationRef/>
      </w:r>
      <w:r>
        <w:t xml:space="preserve">Only if you have a registered owner. My Azure VMs did not: </w:t>
      </w:r>
      <w:r>
        <w:rPr>
          <w:noProof/>
        </w:rPr>
        <w:drawing>
          <wp:inline distT="0" distB="0" distL="0" distR="0" wp14:anchorId="149ED72E" wp14:editId="04808429">
            <wp:extent cx="5029200" cy="257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86" w:author="Thomas Lee" w:date="2021-04-16T11:52:00Z" w:initials="TL">
    <w:p w14:paraId="0D901ACA" w14:textId="16D495C4" w:rsidR="00F0099D" w:rsidRDefault="00F0099D">
      <w:pPr>
        <w:pStyle w:val="CommentText"/>
      </w:pPr>
      <w:r>
        <w:rPr>
          <w:rStyle w:val="CommentReference"/>
        </w:rPr>
        <w:annotationRef/>
      </w:r>
      <w:r>
        <w:t>I add a comment</w:t>
      </w:r>
    </w:p>
  </w:comment>
  <w:comment w:id="189" w:author="Lucy Wan" w:date="2021-03-08T12:45:00Z" w:initials="LW">
    <w:p w14:paraId="07D9C902" w14:textId="512D3963" w:rsidR="00085859" w:rsidRDefault="00085859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"Registered" and "Owner"</w:t>
      </w:r>
    </w:p>
  </w:comment>
  <w:comment w:id="190" w:author="Thomas Lee" w:date="2021-04-16T11:53:00Z" w:initials="TL">
    <w:p w14:paraId="74823639" w14:textId="64C60DF8" w:rsidR="00F0099D" w:rsidRDefault="00F0099D">
      <w:pPr>
        <w:pStyle w:val="CommentText"/>
      </w:pPr>
      <w:r>
        <w:rPr>
          <w:rStyle w:val="CommentReference"/>
        </w:rPr>
        <w:annotationRef/>
      </w:r>
      <w:r>
        <w:t>OK – new graphic taken and script updated</w:t>
      </w:r>
    </w:p>
  </w:comment>
  <w:comment w:id="191" w:author="Lucy Wan" w:date="2021-03-08T14:37:00Z" w:initials="LW">
    <w:p w14:paraId="3535A9C6" w14:textId="742BE43B" w:rsidR="00655867" w:rsidRDefault="00655867">
      <w:pPr>
        <w:pStyle w:val="CommentText"/>
      </w:pPr>
      <w:r>
        <w:rPr>
          <w:rStyle w:val="CommentReference"/>
        </w:rPr>
        <w:annotationRef/>
      </w:r>
      <w:r>
        <w:t>Should be "Remove-Item" here</w:t>
      </w:r>
      <w:r w:rsidR="003536F9">
        <w:t xml:space="preserve">, right? </w:t>
      </w:r>
    </w:p>
  </w:comment>
  <w:comment w:id="192" w:author="Thomas Lee" w:date="2021-04-16T11:58:00Z" w:initials="TL">
    <w:p w14:paraId="1D12BE36" w14:textId="37436750" w:rsidR="00F0099D" w:rsidRDefault="00F0099D">
      <w:pPr>
        <w:pStyle w:val="CommentText"/>
      </w:pPr>
      <w:r>
        <w:rPr>
          <w:rStyle w:val="CommentReference"/>
        </w:rPr>
        <w:annotationRef/>
      </w:r>
      <w:r>
        <w:t>Good catch</w:t>
      </w:r>
    </w:p>
  </w:comment>
  <w:comment w:id="206" w:author="Lucy Wan" w:date="2021-03-08T12:47:00Z" w:initials="LW">
    <w:p w14:paraId="26CAFF70" w14:textId="77777777" w:rsidR="00A35223" w:rsidRDefault="00A35223">
      <w:pPr>
        <w:pStyle w:val="CommentText"/>
      </w:pPr>
      <w:r>
        <w:rPr>
          <w:rStyle w:val="CommentReference"/>
        </w:rPr>
        <w:annotationRef/>
      </w:r>
      <w:r>
        <w:t>Should "</w:t>
      </w:r>
      <w:proofErr w:type="spellStart"/>
      <w:r>
        <w:t>FileStore</w:t>
      </w:r>
      <w:proofErr w:type="spellEnd"/>
      <w:r>
        <w:t>" be "</w:t>
      </w:r>
      <w:proofErr w:type="spellStart"/>
      <w:r>
        <w:t>FileSystem</w:t>
      </w:r>
      <w:proofErr w:type="spellEnd"/>
      <w:r>
        <w:t xml:space="preserve">" in the first line? </w:t>
      </w:r>
    </w:p>
    <w:p w14:paraId="2819A1D6" w14:textId="77777777" w:rsidR="00E70DBD" w:rsidRDefault="00E70DBD">
      <w:pPr>
        <w:pStyle w:val="CommentText"/>
      </w:pPr>
    </w:p>
    <w:p w14:paraId="45C37ECF" w14:textId="77777777" w:rsidR="00E70DBD" w:rsidRDefault="00E70DBD">
      <w:pPr>
        <w:pStyle w:val="CommentText"/>
      </w:pPr>
      <w:r>
        <w:t>Yes – script, doc, and graphic updated</w:t>
      </w:r>
    </w:p>
    <w:p w14:paraId="5C1FED7C" w14:textId="700332DF" w:rsidR="00E70DBD" w:rsidRDefault="00E70DBD">
      <w:pPr>
        <w:pStyle w:val="CommentText"/>
      </w:pPr>
    </w:p>
  </w:comment>
  <w:comment w:id="220" w:author="Lucy Wan" w:date="2021-03-08T12:48:00Z" w:initials="LW">
    <w:p w14:paraId="7C6B684D" w14:textId="77777777" w:rsidR="00FD056A" w:rsidRDefault="00FD056A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"Drive" in the first line</w:t>
      </w:r>
    </w:p>
    <w:p w14:paraId="285D5F23" w14:textId="77777777" w:rsidR="00E70DBD" w:rsidRDefault="00E70DBD">
      <w:pPr>
        <w:pStyle w:val="CommentText"/>
      </w:pPr>
    </w:p>
    <w:p w14:paraId="20D48A91" w14:textId="77777777" w:rsidR="00E70DBD" w:rsidRDefault="00E70DBD">
      <w:pPr>
        <w:pStyle w:val="CommentText"/>
      </w:pPr>
      <w:r>
        <w:t>OK – fixed script and taken new screen snot</w:t>
      </w:r>
    </w:p>
    <w:p w14:paraId="7030670C" w14:textId="4B589838" w:rsidR="00E70DBD" w:rsidRDefault="00E70DBD">
      <w:pPr>
        <w:pStyle w:val="CommentText"/>
      </w:pPr>
    </w:p>
  </w:comment>
  <w:comment w:id="224" w:author="Lucy Wan" w:date="2021-03-08T12:50:00Z" w:initials="LW">
    <w:p w14:paraId="7AF72333" w14:textId="77777777" w:rsidR="00C52164" w:rsidRDefault="00C52164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"Function" in the first line? </w:t>
      </w:r>
    </w:p>
    <w:p w14:paraId="1CD12A10" w14:textId="77777777" w:rsidR="00F0099D" w:rsidRDefault="00F0099D">
      <w:pPr>
        <w:pStyle w:val="CommentText"/>
      </w:pPr>
    </w:p>
    <w:p w14:paraId="42C81E6F" w14:textId="181B83CC" w:rsidR="00F0099D" w:rsidRDefault="00F0099D">
      <w:pPr>
        <w:pStyle w:val="CommentText"/>
      </w:pPr>
      <w:proofErr w:type="spellStart"/>
      <w:r>
        <w:t>Updaztged</w:t>
      </w:r>
      <w:proofErr w:type="spellEnd"/>
      <w:r>
        <w:t xml:space="preserve"> graphic</w:t>
      </w:r>
    </w:p>
  </w:comment>
  <w:comment w:id="239" w:author="Josh" w:date="2021-03-02T14:59:00Z" w:initials="JK">
    <w:p w14:paraId="500AEA0F" w14:textId="5CC712F9" w:rsidR="00E116C9" w:rsidRDefault="00E116C9">
      <w:pPr>
        <w:pStyle w:val="CommentText"/>
      </w:pPr>
      <w:r>
        <w:rPr>
          <w:rStyle w:val="CommentReference"/>
        </w:rPr>
        <w:annotationRef/>
      </w:r>
      <w:r>
        <w:t>This came up blank for me</w:t>
      </w:r>
      <w:r w:rsidR="00FF6107">
        <w:t>, thought we added something here in Chapter 4. Thinking I may have done that chapter on the wrong server or on my other lab, regardless if the reader has done that chapter this will be right.</w:t>
      </w:r>
      <w:r w:rsidR="00FF6107">
        <w:br/>
      </w:r>
      <w:r w:rsidR="00FF6107">
        <w:br/>
      </w:r>
      <w:r w:rsidR="00FF6107">
        <w:rPr>
          <w:noProof/>
        </w:rPr>
        <w:drawing>
          <wp:inline distT="0" distB="0" distL="0" distR="0" wp14:anchorId="5C2FB724" wp14:editId="6F89E989">
            <wp:extent cx="5029200" cy="3886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40" w:author="Thomas Lee" w:date="2021-04-05T16:32:00Z" w:initials="TL">
    <w:p w14:paraId="37ADB95B" w14:textId="55846544" w:rsidR="00E70DBD" w:rsidRDefault="00E70DBD">
      <w:pPr>
        <w:pStyle w:val="CommentText"/>
      </w:pPr>
      <w:r>
        <w:rPr>
          <w:rStyle w:val="CommentReference"/>
        </w:rPr>
        <w:annotationRef/>
      </w:r>
      <w:r>
        <w:t>Changed the store to improve the output</w:t>
      </w:r>
    </w:p>
  </w:comment>
  <w:comment w:id="245" w:author="Lucy Wan" w:date="2021-03-08T12:53:00Z" w:initials="LW">
    <w:p w14:paraId="2FAF50D3" w14:textId="77777777" w:rsidR="0072647E" w:rsidRDefault="0072647E">
      <w:pPr>
        <w:pStyle w:val="CommentText"/>
      </w:pPr>
      <w:r>
        <w:rPr>
          <w:rStyle w:val="CommentReference"/>
        </w:rPr>
        <w:annotationRef/>
      </w:r>
      <w:r>
        <w:t>Should this be "</w:t>
      </w:r>
      <w:proofErr w:type="spellStart"/>
      <w:r>
        <w:t>WSMan</w:t>
      </w:r>
      <w:proofErr w:type="spellEnd"/>
      <w:r>
        <w:t xml:space="preserve">: drive" instead? </w:t>
      </w:r>
    </w:p>
    <w:p w14:paraId="0EECA66B" w14:textId="3FBDF665" w:rsidR="00E70DBD" w:rsidRDefault="00E70DBD">
      <w:pPr>
        <w:pStyle w:val="CommentText"/>
      </w:pPr>
      <w:r>
        <w:t>Yes!</w:t>
      </w:r>
    </w:p>
  </w:comment>
  <w:comment w:id="250" w:author="Lucy Wan" w:date="2021-03-08T14:00:00Z" w:initials="LW">
    <w:p w14:paraId="6D5E88C5" w14:textId="77777777" w:rsidR="00FA4DDC" w:rsidRDefault="00FA4DDC">
      <w:pPr>
        <w:pStyle w:val="CommentText"/>
      </w:pPr>
      <w:r>
        <w:rPr>
          <w:rStyle w:val="CommentReference"/>
        </w:rPr>
        <w:annotationRef/>
      </w:r>
      <w:r>
        <w:t>Please add a There's more… section for this recipe!</w:t>
      </w:r>
    </w:p>
    <w:p w14:paraId="68EA881B" w14:textId="77777777" w:rsidR="00E70DBD" w:rsidRDefault="00E70DBD">
      <w:pPr>
        <w:pStyle w:val="CommentText"/>
      </w:pPr>
    </w:p>
    <w:p w14:paraId="4263BB49" w14:textId="50B880F7" w:rsidR="00E70DBD" w:rsidRDefault="00E70DBD">
      <w:pPr>
        <w:pStyle w:val="CommentText"/>
      </w:pPr>
      <w:r>
        <w:t>done</w:t>
      </w:r>
    </w:p>
  </w:comment>
  <w:comment w:id="325" w:author="Lucy Wan" w:date="2021-03-08T14:01:00Z" w:initials="LW">
    <w:p w14:paraId="65A6AE93" w14:textId="77777777" w:rsidR="00D84669" w:rsidRDefault="00D84669">
      <w:pPr>
        <w:pStyle w:val="CommentText"/>
      </w:pPr>
      <w:r>
        <w:rPr>
          <w:rStyle w:val="CommentReference"/>
        </w:rPr>
        <w:annotationRef/>
      </w:r>
      <w:r>
        <w:t xml:space="preserve">Here you first say it's a feature of Windows Server 2022 but then say it's only available with 2019 – seems inconsistent? </w:t>
      </w:r>
    </w:p>
    <w:p w14:paraId="562BA3CC" w14:textId="77777777" w:rsidR="00E70DBD" w:rsidRDefault="00E70DBD">
      <w:pPr>
        <w:pStyle w:val="CommentText"/>
      </w:pPr>
    </w:p>
    <w:p w14:paraId="72D7EE18" w14:textId="1CC6355F" w:rsidR="00E70DBD" w:rsidRDefault="00E70DBD">
      <w:pPr>
        <w:pStyle w:val="CommentText"/>
      </w:pPr>
      <w:r>
        <w:t>2022</w:t>
      </w:r>
    </w:p>
  </w:comment>
  <w:comment w:id="329" w:author="Lucy Wan" w:date="2021-03-08T14:02:00Z" w:initials="LW">
    <w:p w14:paraId="423D9666" w14:textId="77777777" w:rsidR="00D17191" w:rsidRDefault="00D17191">
      <w:pPr>
        <w:pStyle w:val="CommentText"/>
      </w:pPr>
      <w:r>
        <w:rPr>
          <w:rStyle w:val="CommentReference"/>
        </w:rPr>
        <w:annotationRef/>
      </w:r>
      <w:r>
        <w:t xml:space="preserve">Could add some context in this intro for when Storage Replica might be </w:t>
      </w:r>
      <w:r w:rsidR="00407D35">
        <w:t>useful / common use cases</w:t>
      </w:r>
    </w:p>
    <w:p w14:paraId="054D05B6" w14:textId="77777777" w:rsidR="00F91E0A" w:rsidRDefault="00F91E0A">
      <w:pPr>
        <w:pStyle w:val="CommentText"/>
      </w:pPr>
    </w:p>
    <w:p w14:paraId="09FF386A" w14:textId="2ACE639D" w:rsidR="00F91E0A" w:rsidRDefault="00F91E0A">
      <w:pPr>
        <w:pStyle w:val="CommentText"/>
      </w:pPr>
      <w:r>
        <w:t>ok</w:t>
      </w:r>
    </w:p>
  </w:comment>
  <w:comment w:id="338" w:author="Lucy Wan" w:date="2021-03-08T14:07:00Z" w:initials="LW">
    <w:p w14:paraId="58EDFABC" w14:textId="77777777" w:rsidR="00C1255C" w:rsidRDefault="00C1255C">
      <w:pPr>
        <w:pStyle w:val="CommentText"/>
      </w:pPr>
      <w:r>
        <w:rPr>
          <w:rStyle w:val="CommentReference"/>
        </w:rPr>
        <w:annotationRef/>
      </w:r>
      <w:r>
        <w:t>Should this be disk number 2 instead? It's 2 in the actual recipe</w:t>
      </w:r>
    </w:p>
    <w:p w14:paraId="1E61B92F" w14:textId="77777777" w:rsidR="00F91E0A" w:rsidRDefault="00F91E0A">
      <w:pPr>
        <w:pStyle w:val="CommentText"/>
      </w:pPr>
    </w:p>
    <w:p w14:paraId="714538B1" w14:textId="6365E9F4" w:rsidR="00F91E0A" w:rsidRDefault="00F91E0A">
      <w:pPr>
        <w:pStyle w:val="CommentText"/>
      </w:pPr>
      <w:r>
        <w:t>yes</w:t>
      </w:r>
    </w:p>
  </w:comment>
  <w:comment w:id="341" w:author="Lucy Wan" w:date="2021-03-08T14:06:00Z" w:initials="LW">
    <w:p w14:paraId="0D77587E" w14:textId="15BC1647" w:rsidR="004C6508" w:rsidRDefault="004C6508">
      <w:pPr>
        <w:pStyle w:val="CommentText"/>
      </w:pPr>
      <w:r>
        <w:rPr>
          <w:rStyle w:val="CommentReference"/>
        </w:rPr>
        <w:annotationRef/>
      </w:r>
      <w:proofErr w:type="spellStart"/>
      <w:r>
        <w:t>Capitalise</w:t>
      </w:r>
      <w:proofErr w:type="spellEnd"/>
      <w:r>
        <w:t xml:space="preserve"> both? </w:t>
      </w:r>
    </w:p>
  </w:comment>
  <w:comment w:id="422" w:author="Josh" w:date="2021-03-02T15:56:00Z" w:initials="JK">
    <w:p w14:paraId="46952CC5" w14:textId="77777777" w:rsidR="00C55B61" w:rsidRDefault="00C55B61">
      <w:pPr>
        <w:pStyle w:val="CommentText"/>
      </w:pPr>
      <w:r>
        <w:rPr>
          <w:rStyle w:val="CommentReference"/>
        </w:rPr>
        <w:annotationRef/>
      </w:r>
      <w:r>
        <w:t xml:space="preserve">Purely from an ease of workflow perspective, I would </w:t>
      </w:r>
      <w:r w:rsidR="005B03D9">
        <w:t>put this after steps 8 &amp; 9, install on SRV1, install on SRV2, reboot SRV2, reboot SRV1.</w:t>
      </w:r>
    </w:p>
    <w:p w14:paraId="25A665E7" w14:textId="77777777" w:rsidR="005B03D9" w:rsidRDefault="005B03D9">
      <w:pPr>
        <w:pStyle w:val="CommentText"/>
      </w:pPr>
    </w:p>
    <w:p w14:paraId="33CE14CF" w14:textId="77777777" w:rsidR="005B03D9" w:rsidRDefault="005B03D9">
      <w:pPr>
        <w:pStyle w:val="CommentText"/>
      </w:pPr>
      <w:proofErr w:type="gramStart"/>
      <w:r>
        <w:t>Otherwise</w:t>
      </w:r>
      <w:proofErr w:type="gramEnd"/>
      <w:r>
        <w:t xml:space="preserve"> you need to wait for SRV1 to reboot in order to reboot SRV2 (unless you go off script and do that directly on that VM)</w:t>
      </w:r>
      <w:r w:rsidR="0062043F">
        <w:t xml:space="preserve"> and THEN wait for SRV2 to come back up.</w:t>
      </w:r>
    </w:p>
    <w:p w14:paraId="4AAD81F0" w14:textId="77777777" w:rsidR="00F91E0A" w:rsidRDefault="00F91E0A">
      <w:pPr>
        <w:pStyle w:val="CommentText"/>
      </w:pPr>
    </w:p>
    <w:p w14:paraId="323BEBC1" w14:textId="77777777" w:rsidR="00F91E0A" w:rsidRDefault="00F91E0A">
      <w:pPr>
        <w:pStyle w:val="CommentText"/>
      </w:pPr>
    </w:p>
    <w:p w14:paraId="0573BB7C" w14:textId="21E877BD" w:rsidR="00F91E0A" w:rsidRPr="00F91E0A" w:rsidRDefault="00F91E0A">
      <w:pPr>
        <w:pStyle w:val="CommentText"/>
      </w:pPr>
      <w:r>
        <w:t xml:space="preserve">OK – I have done that – which results in no </w:t>
      </w:r>
      <w:r>
        <w:rPr>
          <w:i/>
          <w:iCs/>
        </w:rPr>
        <w:t>additional</w:t>
      </w:r>
      <w:r>
        <w:t xml:space="preserve"> changes to the graphics which  is a relief!”</w:t>
      </w:r>
    </w:p>
  </w:comment>
  <w:comment w:id="430" w:author="Lucy Wan" w:date="2021-03-08T14:06:00Z" w:initials="LW">
    <w:p w14:paraId="1943419F" w14:textId="77777777" w:rsidR="00316D7F" w:rsidRDefault="00316D7F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this</w:t>
      </w:r>
    </w:p>
    <w:p w14:paraId="606C3B9B" w14:textId="77777777" w:rsidR="00F91E0A" w:rsidRDefault="00F91E0A">
      <w:pPr>
        <w:pStyle w:val="CommentText"/>
      </w:pPr>
    </w:p>
    <w:p w14:paraId="5FAC7B6B" w14:textId="5A6F93B6" w:rsidR="00F91E0A" w:rsidRDefault="00F91E0A">
      <w:pPr>
        <w:pStyle w:val="CommentText"/>
      </w:pPr>
      <w:r>
        <w:t>OK.</w:t>
      </w:r>
    </w:p>
  </w:comment>
  <w:comment w:id="445" w:author="Josh" w:date="2021-03-02T15:58:00Z" w:initials="JK">
    <w:p w14:paraId="271AB52F" w14:textId="77777777" w:rsidR="00CF662A" w:rsidRDefault="00CF662A">
      <w:pPr>
        <w:pStyle w:val="CommentText"/>
      </w:pPr>
      <w:r>
        <w:rPr>
          <w:rStyle w:val="CommentReference"/>
        </w:rPr>
        <w:annotationRef/>
      </w:r>
      <w:r>
        <w:t xml:space="preserve">Maybe just put -Restart on Add-WindowsFeature </w:t>
      </w:r>
      <w:r w:rsidR="008D3F34">
        <w:t>in step 8 to save a step?</w:t>
      </w:r>
    </w:p>
    <w:p w14:paraId="78A0FB61" w14:textId="77777777" w:rsidR="00F91E0A" w:rsidRDefault="00F91E0A">
      <w:pPr>
        <w:pStyle w:val="CommentText"/>
      </w:pPr>
    </w:p>
    <w:p w14:paraId="14B76AF1" w14:textId="0A6CA014" w:rsidR="00F91E0A" w:rsidRDefault="00F91E0A">
      <w:pPr>
        <w:pStyle w:val="CommentText"/>
      </w:pPr>
      <w:r>
        <w:t xml:space="preserve">You could </w:t>
      </w:r>
      <w:proofErr w:type="spellStart"/>
      <w:r>
        <w:t>lhave</w:t>
      </w:r>
      <w:proofErr w:type="spellEnd"/>
      <w:r>
        <w:t xml:space="preserve">, except then you won/t know when SRV2 is ready to go!  This way you can explicitly wait till </w:t>
      </w:r>
      <w:proofErr w:type="spellStart"/>
      <w:r>
        <w:t>powershell</w:t>
      </w:r>
      <w:proofErr w:type="spellEnd"/>
      <w:r>
        <w:t xml:space="preserve"> is available and run step 10 without worrying about srv2 being up.</w:t>
      </w:r>
    </w:p>
  </w:comment>
  <w:comment w:id="455" w:author="Josh" w:date="2021-03-02T16:05:00Z" w:initials="JK">
    <w:p w14:paraId="6225F837" w14:textId="3DC918AC" w:rsidR="00E76551" w:rsidRDefault="00E76551">
      <w:pPr>
        <w:pStyle w:val="CommentText"/>
      </w:pPr>
      <w:r>
        <w:rPr>
          <w:rStyle w:val="CommentReference"/>
        </w:rPr>
        <w:annotationRef/>
      </w:r>
      <w:r>
        <w:t>This generates an error as it tries to clear a disk that hasn’t yet been initialized on SRV2</w:t>
      </w:r>
      <w:r>
        <w:br/>
      </w:r>
      <w:r>
        <w:rPr>
          <w:noProof/>
        </w:rPr>
        <w:drawing>
          <wp:inline distT="0" distB="0" distL="0" distR="0" wp14:anchorId="66C4522D" wp14:editId="573C8BAF">
            <wp:extent cx="5029200" cy="5657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56" w:author="Thomas Lee" w:date="2021-04-05T18:07:00Z" w:initials="TL">
    <w:p w14:paraId="60193D57" w14:textId="65B119E0" w:rsidR="00F91E0A" w:rsidRDefault="00F91E0A">
      <w:pPr>
        <w:pStyle w:val="CommentText"/>
      </w:pPr>
      <w:r>
        <w:rPr>
          <w:rStyle w:val="CommentReference"/>
        </w:rPr>
        <w:annotationRef/>
      </w:r>
      <w:r>
        <w:t>That is what the initialize-disk command is meant to do//</w:t>
      </w:r>
    </w:p>
  </w:comment>
  <w:comment w:id="457" w:author="Lucy Wan" w:date="2021-03-09T09:09:00Z" w:initials="LW">
    <w:p w14:paraId="3F030840" w14:textId="77777777" w:rsidR="001350F3" w:rsidRDefault="001350F3">
      <w:pPr>
        <w:pStyle w:val="CommentText"/>
      </w:pPr>
      <w:r>
        <w:rPr>
          <w:rStyle w:val="CommentReference"/>
        </w:rPr>
        <w:annotationRef/>
      </w:r>
      <w:r>
        <w:t>An extra comment Josh emailed to us:</w:t>
      </w:r>
    </w:p>
    <w:p w14:paraId="731BD1FC" w14:textId="77777777" w:rsidR="001350F3" w:rsidRDefault="001350F3">
      <w:pPr>
        <w:pStyle w:val="CommentText"/>
      </w:pPr>
    </w:p>
    <w:p w14:paraId="491E845B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After step 15, and before step 16, the reader will need to wait a time. Thomas may wish to include a loop of some description to handle this for the reader. The thing to check is:</w:t>
      </w:r>
    </w:p>
    <w:p w14:paraId="32C87984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</w:p>
    <w:p w14:paraId="4FEA8A5A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  <w:r w:rsidRPr="001350F3">
        <w:rPr>
          <w:rFonts w:ascii="Courier New" w:hAnsi="Courier New" w:cs="Courier New"/>
          <w:i/>
          <w:iCs/>
          <w:color w:val="323130"/>
          <w:sz w:val="23"/>
          <w:szCs w:val="23"/>
          <w:lang w:val="en-GB" w:eastAsia="en-GB"/>
        </w:rPr>
        <w:t>(Get-</w:t>
      </w:r>
      <w:proofErr w:type="spellStart"/>
      <w:r w:rsidRPr="001350F3">
        <w:rPr>
          <w:rFonts w:ascii="Courier New" w:hAnsi="Courier New" w:cs="Courier New"/>
          <w:i/>
          <w:iCs/>
          <w:color w:val="323130"/>
          <w:sz w:val="23"/>
          <w:szCs w:val="23"/>
          <w:lang w:val="en-GB" w:eastAsia="en-GB"/>
        </w:rPr>
        <w:t>SRGroup</w:t>
      </w:r>
      <w:proofErr w:type="spellEnd"/>
      <w:r w:rsidRPr="001350F3">
        <w:rPr>
          <w:rFonts w:ascii="Courier New" w:hAnsi="Courier New" w:cs="Courier New"/>
          <w:i/>
          <w:iCs/>
          <w:color w:val="323130"/>
          <w:sz w:val="23"/>
          <w:szCs w:val="23"/>
          <w:lang w:val="en-GB" w:eastAsia="en-GB"/>
        </w:rPr>
        <w:t>).</w:t>
      </w:r>
      <w:proofErr w:type="spellStart"/>
      <w:r w:rsidRPr="001350F3">
        <w:rPr>
          <w:rFonts w:ascii="Courier New" w:hAnsi="Courier New" w:cs="Courier New"/>
          <w:i/>
          <w:iCs/>
          <w:color w:val="323130"/>
          <w:sz w:val="23"/>
          <w:szCs w:val="23"/>
          <w:lang w:val="en-GB" w:eastAsia="en-GB"/>
        </w:rPr>
        <w:t>Replicas.ReplicationStatus</w:t>
      </w:r>
      <w:proofErr w:type="spellEnd"/>
    </w:p>
    <w:p w14:paraId="73CA90E2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</w:p>
    <w:p w14:paraId="3D252769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When it's time for step 16 this will return a </w:t>
      </w:r>
      <w:r w:rsidRPr="001350F3">
        <w:rPr>
          <w:rFonts w:ascii="Segoe UI" w:hAnsi="Segoe UI" w:cs="Segoe UI"/>
          <w:b/>
          <w:bCs/>
          <w:i/>
          <w:iCs/>
          <w:color w:val="323130"/>
          <w:sz w:val="23"/>
          <w:szCs w:val="23"/>
          <w:lang w:val="en-GB" w:eastAsia="en-GB"/>
        </w:rPr>
        <w:t>1</w:t>
      </w: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 (</w:t>
      </w:r>
      <w:proofErr w:type="spellStart"/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ContinuouslyReplicating</w:t>
      </w:r>
      <w:proofErr w:type="spellEnd"/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), and most of the time during the wait it will return a </w:t>
      </w:r>
      <w:r w:rsidRPr="001350F3">
        <w:rPr>
          <w:rFonts w:ascii="Segoe UI" w:hAnsi="Segoe UI" w:cs="Segoe UI"/>
          <w:b/>
          <w:bCs/>
          <w:i/>
          <w:iCs/>
          <w:color w:val="323130"/>
          <w:sz w:val="23"/>
          <w:szCs w:val="23"/>
          <w:lang w:val="en-GB" w:eastAsia="en-GB"/>
        </w:rPr>
        <w:t>10</w:t>
      </w: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 (</w:t>
      </w:r>
      <w:proofErr w:type="spellStart"/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InitialBlockCopy</w:t>
      </w:r>
      <w:proofErr w:type="spellEnd"/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)</w:t>
      </w:r>
    </w:p>
    <w:p w14:paraId="5565C3FB" w14:textId="77777777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</w:pPr>
    </w:p>
    <w:p w14:paraId="6F4DBB1C" w14:textId="0FADE732" w:rsidR="001350F3" w:rsidRPr="001350F3" w:rsidRDefault="001350F3" w:rsidP="001350F3">
      <w:pPr>
        <w:shd w:val="clear" w:color="auto" w:fill="FFFFFF"/>
        <w:spacing w:after="0"/>
        <w:textAlignment w:val="baseline"/>
        <w:rPr>
          <w:rFonts w:ascii="Segoe UI" w:hAnsi="Segoe UI" w:cs="Segoe UI"/>
          <w:color w:val="323130"/>
          <w:sz w:val="23"/>
          <w:szCs w:val="23"/>
          <w:lang w:val="en-GB" w:eastAsia="en-GB"/>
        </w:rPr>
      </w:pPr>
      <w:r w:rsidRPr="001350F3">
        <w:rPr>
          <w:rFonts w:ascii="Segoe UI" w:hAnsi="Segoe UI" w:cs="Segoe UI"/>
          <w:i/>
          <w:iCs/>
          <w:color w:val="323130"/>
          <w:sz w:val="23"/>
          <w:szCs w:val="23"/>
          <w:lang w:val="en-GB" w:eastAsia="en-GB"/>
        </w:rPr>
        <w:t>In my test the wait time was between 5 and 10 minutes.</w:t>
      </w:r>
    </w:p>
  </w:comment>
  <w:comment w:id="458" w:author="Thomas Lee" w:date="2021-04-05T20:43:00Z" w:initials="TL">
    <w:p w14:paraId="022058D0" w14:textId="276ECEEC" w:rsidR="00F91E0A" w:rsidRDefault="00F91E0A">
      <w:pPr>
        <w:pStyle w:val="CommentText"/>
      </w:pPr>
      <w:r>
        <w:rPr>
          <w:rStyle w:val="CommentReference"/>
        </w:rPr>
        <w:annotationRef/>
      </w:r>
      <w:r>
        <w:t>I add more below on this!  Good point</w:t>
      </w:r>
    </w:p>
  </w:comment>
  <w:comment w:id="459" w:author="Lucy Wan" w:date="2021-03-08T14:12:00Z" w:initials="LW">
    <w:p w14:paraId="6FB5B0B9" w14:textId="444E5945" w:rsidR="00230848" w:rsidRDefault="00230848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>?</w:t>
      </w:r>
    </w:p>
  </w:comment>
  <w:comment w:id="463" w:author="Lucy Wan" w:date="2021-03-08T14:09:00Z" w:initials="LW">
    <w:p w14:paraId="7FDECBD6" w14:textId="2E749BBD" w:rsidR="00F7236F" w:rsidRDefault="00F7236F">
      <w:pPr>
        <w:pStyle w:val="CommentText"/>
      </w:pPr>
      <w:r>
        <w:rPr>
          <w:rStyle w:val="CommentReference"/>
        </w:rPr>
        <w:annotationRef/>
      </w:r>
      <w:r>
        <w:t>This is the same as the previous screenshot – please replace with the correct one</w:t>
      </w:r>
      <w:r w:rsidR="00886F07">
        <w:t xml:space="preserve"> for step 5</w:t>
      </w:r>
    </w:p>
  </w:comment>
  <w:comment w:id="464" w:author="Thomas Lee" w:date="2021-04-16T12:03:00Z" w:initials="TL">
    <w:p w14:paraId="6A998930" w14:textId="4A93388C" w:rsidR="00F0099D" w:rsidRDefault="00F0099D">
      <w:pPr>
        <w:pStyle w:val="CommentText"/>
      </w:pPr>
      <w:r>
        <w:rPr>
          <w:rStyle w:val="CommentReference"/>
        </w:rPr>
        <w:annotationRef/>
      </w:r>
      <w:r>
        <w:t>fixed</w:t>
      </w:r>
    </w:p>
  </w:comment>
  <w:comment w:id="473" w:author="Lucy Wan" w:date="2021-03-08T14:10:00Z" w:initials="LW">
    <w:p w14:paraId="18989CFF" w14:textId="5D2CE3F1" w:rsidR="0046287C" w:rsidRDefault="0046287C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"Feature" in the first line</w:t>
      </w:r>
    </w:p>
  </w:comment>
  <w:comment w:id="474" w:author="Thomas Lee" w:date="2021-04-16T12:03:00Z" w:initials="TL">
    <w:p w14:paraId="0CED22D0" w14:textId="03D87A4B" w:rsidR="00F0099D" w:rsidRDefault="00F0099D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d="485" w:author="Lucy Wan" w:date="2021-03-08T14:12:00Z" w:initials="LW">
    <w:p w14:paraId="0CA8BF99" w14:textId="77777777" w:rsidR="00986C91" w:rsidRDefault="00986C91">
      <w:pPr>
        <w:pStyle w:val="CommentText"/>
      </w:pPr>
      <w:r>
        <w:rPr>
          <w:rStyle w:val="CommentReference"/>
        </w:rPr>
        <w:annotationRef/>
      </w:r>
      <w:proofErr w:type="spellStart"/>
      <w:r>
        <w:t>Uncapitalise</w:t>
      </w:r>
      <w:proofErr w:type="spellEnd"/>
      <w:r>
        <w:t xml:space="preserve"> "Partnership"? </w:t>
      </w:r>
    </w:p>
    <w:p w14:paraId="43878864" w14:textId="77777777" w:rsidR="00F91E0A" w:rsidRDefault="00F91E0A">
      <w:pPr>
        <w:pStyle w:val="CommentText"/>
      </w:pPr>
    </w:p>
    <w:p w14:paraId="58073571" w14:textId="2641F92B" w:rsidR="00F91E0A" w:rsidRDefault="00F91E0A">
      <w:pPr>
        <w:pStyle w:val="CommentText"/>
      </w:pPr>
      <w:r>
        <w:t>ok</w:t>
      </w:r>
    </w:p>
  </w:comment>
  <w:comment w:id="487" w:author="Josh" w:date="2021-03-02T16:14:00Z" w:initials="JK">
    <w:p w14:paraId="3BB883F4" w14:textId="6BAA9A8B" w:rsidR="00D57EED" w:rsidRDefault="003A561E">
      <w:pPr>
        <w:pStyle w:val="CommentText"/>
      </w:pPr>
      <w:r>
        <w:rPr>
          <w:rStyle w:val="CommentReference"/>
        </w:rPr>
        <w:annotationRef/>
      </w:r>
      <w:r>
        <w:t>This ended up being… 0. It’s possible the relationship was reversed before an initial sync had happened?</w:t>
      </w:r>
      <w:r>
        <w:br/>
      </w:r>
      <w:r>
        <w:br/>
      </w:r>
      <w:r>
        <w:rPr>
          <w:noProof/>
        </w:rPr>
        <w:drawing>
          <wp:inline distT="0" distB="0" distL="0" distR="0" wp14:anchorId="20F6B97D" wp14:editId="7B1A0A47">
            <wp:extent cx="5029200" cy="17773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88" w:author="Josh" w:date="2021-03-02T16:16:00Z" w:initials="JK">
    <w:p w14:paraId="04F61E9E" w14:textId="577882B0" w:rsidR="00A2176A" w:rsidRDefault="00A2176A">
      <w:pPr>
        <w:pStyle w:val="CommentText"/>
      </w:pPr>
      <w:r>
        <w:rPr>
          <w:rStyle w:val="CommentReference"/>
        </w:rPr>
        <w:annotationRef/>
      </w:r>
      <w:r>
        <w:t>I attempted to flip it back to repeat with</w:t>
      </w:r>
      <w:r w:rsidR="00A36513">
        <w:t xml:space="preserve"> a break in between steps and get a warning about data loss</w:t>
      </w:r>
      <w:r w:rsidR="00A36513">
        <w:br/>
      </w:r>
      <w:r w:rsidR="00A36513">
        <w:br/>
      </w:r>
      <w:r w:rsidR="00A36513">
        <w:rPr>
          <w:noProof/>
        </w:rPr>
        <w:drawing>
          <wp:inline distT="0" distB="0" distL="0" distR="0" wp14:anchorId="453A8E4D" wp14:editId="5CFB0D8F">
            <wp:extent cx="5029200" cy="91249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89" w:author="Lucy Wan" w:date="2021-03-08T14:44:00Z" w:initials="LW">
    <w:p w14:paraId="11B778C4" w14:textId="77777777" w:rsidR="00F82A91" w:rsidRDefault="00F82A91">
      <w:pPr>
        <w:pStyle w:val="CommentText"/>
      </w:pPr>
      <w:r>
        <w:rPr>
          <w:rStyle w:val="CommentReference"/>
        </w:rPr>
        <w:annotationRef/>
      </w:r>
      <w:r>
        <w:t xml:space="preserve">Quite a brief section here for a </w:t>
      </w:r>
      <w:r w:rsidR="00742FAE">
        <w:t xml:space="preserve">recipe involving so many steps – is there anything else to comment on? </w:t>
      </w:r>
    </w:p>
    <w:p w14:paraId="1DFFB888" w14:textId="77777777" w:rsidR="00F91E0A" w:rsidRDefault="00F91E0A">
      <w:pPr>
        <w:pStyle w:val="CommentText"/>
      </w:pPr>
    </w:p>
    <w:p w14:paraId="2D5B24D6" w14:textId="560CD86B" w:rsidR="00F91E0A" w:rsidRDefault="00F91E0A">
      <w:pPr>
        <w:pStyle w:val="CommentText"/>
      </w:pPr>
      <w:proofErr w:type="spellStart"/>
      <w:r>
        <w:t>I’vew</w:t>
      </w:r>
      <w:proofErr w:type="spellEnd"/>
      <w:r>
        <w:t xml:space="preserve"> added a bit more - IK</w:t>
      </w:r>
    </w:p>
  </w:comment>
  <w:comment w:id="522" w:author="Lucy Wan" w:date="2021-03-08T14:14:00Z" w:initials="LW">
    <w:p w14:paraId="73A62311" w14:textId="6EEE8E57" w:rsidR="00432AB1" w:rsidRDefault="00432AB1">
      <w:pPr>
        <w:pStyle w:val="CommentText"/>
      </w:pPr>
      <w:r>
        <w:rPr>
          <w:rStyle w:val="CommentReference"/>
        </w:rPr>
        <w:annotationRef/>
      </w:r>
      <w:r>
        <w:t xml:space="preserve">Should this be "SAN" instead? </w:t>
      </w:r>
    </w:p>
  </w:comment>
  <w:comment w:id="523" w:author="Thomas Lee" w:date="2021-04-05T20:53:00Z" w:initials="TL">
    <w:p w14:paraId="0B116C6A" w14:textId="708538CB" w:rsidR="00F91E0A" w:rsidRDefault="00F91E0A">
      <w:pPr>
        <w:pStyle w:val="CommentText"/>
      </w:pPr>
      <w:r>
        <w:rPr>
          <w:rStyle w:val="CommentReference"/>
        </w:rPr>
        <w:annotationRef/>
      </w:r>
      <w:r>
        <w:t>yes</w:t>
      </w:r>
    </w:p>
  </w:comment>
  <w:comment w:id="526" w:author="Lucy Wan" w:date="2021-03-08T14:16:00Z" w:initials="LW">
    <w:p w14:paraId="12BC8B59" w14:textId="1723CA17" w:rsidR="002563CE" w:rsidRDefault="002563CE">
      <w:pPr>
        <w:pStyle w:val="CommentText"/>
      </w:pPr>
      <w:r>
        <w:rPr>
          <w:rStyle w:val="CommentReference"/>
        </w:rPr>
        <w:annotationRef/>
      </w:r>
      <w:r>
        <w:t xml:space="preserve">Should this be SMB 3 or SMB3 instead? </w:t>
      </w:r>
    </w:p>
  </w:comment>
  <w:comment w:id="531" w:author="Lucy Wan" w:date="2021-03-08T14:17:00Z" w:initials="LW">
    <w:p w14:paraId="473BCDA9" w14:textId="77777777" w:rsidR="00F90176" w:rsidRDefault="00F90176">
      <w:pPr>
        <w:pStyle w:val="CommentText"/>
      </w:pPr>
      <w:r>
        <w:rPr>
          <w:rStyle w:val="CommentReference"/>
        </w:rPr>
        <w:annotationRef/>
      </w:r>
      <w:r w:rsidRPr="00F90176">
        <w:rPr>
          <w:b/>
          <w:bCs/>
        </w:rPr>
        <w:t>For later:</w:t>
      </w:r>
      <w:r>
        <w:t xml:space="preserve"> check this recipe name is still accurate</w:t>
      </w:r>
    </w:p>
    <w:p w14:paraId="29C6DF48" w14:textId="77777777" w:rsidR="00F91E0A" w:rsidRDefault="00F91E0A">
      <w:pPr>
        <w:pStyle w:val="CommentText"/>
      </w:pPr>
    </w:p>
    <w:p w14:paraId="4CCB808F" w14:textId="21A23D84" w:rsidR="00F91E0A" w:rsidRDefault="00F91E0A">
      <w:pPr>
        <w:pStyle w:val="CommentText"/>
      </w:pPr>
      <w:r>
        <w:t>We dripped this recipe.,</w:t>
      </w:r>
    </w:p>
  </w:comment>
  <w:comment w:id="537" w:author="Lucy Wan" w:date="2021-03-08T14:17:00Z" w:initials="LW">
    <w:p w14:paraId="150B38EF" w14:textId="2F73B2C9" w:rsidR="00FC6060" w:rsidRDefault="00FC6060">
      <w:pPr>
        <w:pStyle w:val="CommentText"/>
      </w:pPr>
      <w:r>
        <w:rPr>
          <w:rStyle w:val="CommentReference"/>
        </w:rPr>
        <w:annotationRef/>
      </w:r>
      <w:r>
        <w:t xml:space="preserve">5? Didn't we add 8? </w:t>
      </w:r>
    </w:p>
  </w:comment>
  <w:comment w:id="538" w:author="Thomas Lee" w:date="2021-04-05T20:54:00Z" w:initials="TL">
    <w:p w14:paraId="50303CD9" w14:textId="10509B1F" w:rsidR="00F91E0A" w:rsidRDefault="00F91E0A">
      <w:pPr>
        <w:pStyle w:val="CommentText"/>
      </w:pPr>
      <w:r>
        <w:rPr>
          <w:rStyle w:val="CommentReference"/>
        </w:rPr>
        <w:annotationRef/>
      </w:r>
      <w:r>
        <w:t xml:space="preserve">Yes – and </w:t>
      </w:r>
      <w:proofErr w:type="spellStart"/>
      <w:r>
        <w:t>yo</w:t>
      </w:r>
      <w:proofErr w:type="spellEnd"/>
      <w:r>
        <w:t xml:space="preserve"> used three of them </w:t>
      </w:r>
      <w:proofErr w:type="spellStart"/>
      <w:r>
        <w:t>easlire</w:t>
      </w:r>
      <w:proofErr w:type="spellEnd"/>
    </w:p>
  </w:comment>
  <w:comment w:id="540" w:author="Lucy Wan" w:date="2021-03-08T14:18:00Z" w:initials="LW">
    <w:p w14:paraId="48CFA983" w14:textId="77777777" w:rsidR="00FC6060" w:rsidRDefault="00FC6060">
      <w:pPr>
        <w:pStyle w:val="CommentText"/>
      </w:pPr>
      <w:r>
        <w:rPr>
          <w:rStyle w:val="CommentReference"/>
        </w:rPr>
        <w:annotationRef/>
      </w:r>
      <w:r>
        <w:t xml:space="preserve">Explicit recipe reference might be nice here </w:t>
      </w:r>
    </w:p>
    <w:p w14:paraId="74066748" w14:textId="77777777" w:rsidR="00F91E0A" w:rsidRDefault="00F91E0A">
      <w:pPr>
        <w:pStyle w:val="CommentText"/>
      </w:pPr>
    </w:p>
    <w:p w14:paraId="4F58D611" w14:textId="588FAB62" w:rsidR="00F91E0A" w:rsidRDefault="00F91E0A">
      <w:pPr>
        <w:pStyle w:val="CommentText"/>
      </w:pPr>
      <w:r>
        <w:t>Better?</w:t>
      </w:r>
    </w:p>
  </w:comment>
  <w:comment w:id="544" w:author="Lucy Wan" w:date="2021-03-08T14:18:00Z" w:initials="LW">
    <w:p w14:paraId="18D37279" w14:textId="77777777" w:rsidR="002343F0" w:rsidRDefault="002343F0">
      <w:pPr>
        <w:pStyle w:val="CommentText"/>
      </w:pPr>
      <w:r>
        <w:rPr>
          <w:rStyle w:val="CommentReference"/>
        </w:rPr>
        <w:annotationRef/>
      </w:r>
      <w:r>
        <w:t xml:space="preserve">Should this be singular? </w:t>
      </w:r>
    </w:p>
    <w:p w14:paraId="3014B763" w14:textId="77777777" w:rsidR="00F91E0A" w:rsidRDefault="00F91E0A">
      <w:pPr>
        <w:pStyle w:val="CommentText"/>
      </w:pPr>
    </w:p>
    <w:p w14:paraId="2F5ED3A2" w14:textId="108E77B9" w:rsidR="00F91E0A" w:rsidRDefault="00F91E0A">
      <w:pPr>
        <w:pStyle w:val="CommentText"/>
      </w:pPr>
      <w:r>
        <w:t>Yes – good catch – oddly only a typo here!</w:t>
      </w:r>
    </w:p>
  </w:comment>
  <w:comment w:id="554" w:author="Lucy Wan" w:date="2021-03-08T14:20:00Z" w:initials="LW">
    <w:p w14:paraId="3A657180" w14:textId="77777777" w:rsidR="00ED4448" w:rsidRDefault="00ED4448">
      <w:pPr>
        <w:pStyle w:val="CommentText"/>
      </w:pPr>
      <w:r>
        <w:rPr>
          <w:rStyle w:val="CommentReference"/>
        </w:rPr>
        <w:annotationRef/>
      </w:r>
      <w:r>
        <w:t xml:space="preserve">SRV2 instead? </w:t>
      </w:r>
      <w:r w:rsidR="00CE3BF1">
        <w:t xml:space="preserve">(It says SRV2 in the step) </w:t>
      </w:r>
    </w:p>
    <w:p w14:paraId="410B7E4A" w14:textId="77777777" w:rsidR="00F91E0A" w:rsidRDefault="00F91E0A">
      <w:pPr>
        <w:pStyle w:val="CommentText"/>
      </w:pPr>
    </w:p>
    <w:p w14:paraId="481800A8" w14:textId="14DE79C2" w:rsidR="00F91E0A" w:rsidRDefault="00F91E0A">
      <w:pPr>
        <w:pStyle w:val="CommentText"/>
      </w:pPr>
      <w:r>
        <w:t>yup</w:t>
      </w:r>
    </w:p>
  </w:comment>
  <w:comment w:id="557" w:author="Lucy Wan" w:date="2021-03-08T14:20:00Z" w:initials="LW">
    <w:p w14:paraId="5879726A" w14:textId="77777777" w:rsidR="00546491" w:rsidRDefault="00546491">
      <w:pPr>
        <w:pStyle w:val="CommentText"/>
      </w:pPr>
      <w:r>
        <w:rPr>
          <w:rStyle w:val="CommentReference"/>
        </w:rPr>
        <w:annotationRef/>
      </w:r>
      <w:r>
        <w:t xml:space="preserve">SRV2 instead? </w:t>
      </w:r>
    </w:p>
    <w:p w14:paraId="6A0A9291" w14:textId="77777777" w:rsidR="00F91E0A" w:rsidRDefault="00F91E0A">
      <w:pPr>
        <w:pStyle w:val="CommentText"/>
      </w:pPr>
    </w:p>
    <w:p w14:paraId="65E234B3" w14:textId="0E7EEF77" w:rsidR="00F91E0A" w:rsidRDefault="00F91E0A">
      <w:pPr>
        <w:pStyle w:val="CommentText"/>
      </w:pPr>
      <w:r>
        <w:t>yes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0963D5" w15:done="0"/>
  <w15:commentEx w15:paraId="1436248D" w15:done="0"/>
  <w15:commentEx w15:paraId="49301BCD" w15:paraIdParent="1436248D" w15:done="0"/>
  <w15:commentEx w15:paraId="2D7FF035" w15:done="0"/>
  <w15:commentEx w15:paraId="2513F6E1" w15:paraIdParent="2D7FF035" w15:done="0"/>
  <w15:commentEx w15:paraId="1DC564D4" w15:done="0"/>
  <w15:commentEx w15:paraId="68AD7D9B" w15:done="0"/>
  <w15:commentEx w15:paraId="6C73FB34" w15:done="0"/>
  <w15:commentEx w15:paraId="0098D540" w15:done="0"/>
  <w15:commentEx w15:paraId="6659626E" w15:done="0"/>
  <w15:commentEx w15:paraId="4E959AA0" w15:done="0"/>
  <w15:commentEx w15:paraId="79DE8585" w15:paraIdParent="4E959AA0" w15:done="0"/>
  <w15:commentEx w15:paraId="3F3FD2D3" w15:done="0"/>
  <w15:commentEx w15:paraId="13AE41F0" w15:done="0"/>
  <w15:commentEx w15:paraId="3181E4E7" w15:done="0"/>
  <w15:commentEx w15:paraId="2FEE1337" w15:paraIdParent="3181E4E7" w15:done="0"/>
  <w15:commentEx w15:paraId="6089C5C3" w15:paraIdParent="3181E4E7" w15:done="0"/>
  <w15:commentEx w15:paraId="21B02BBB" w15:done="0"/>
  <w15:commentEx w15:paraId="485B24F7" w15:done="0"/>
  <w15:commentEx w15:paraId="7D768BA7" w15:done="0"/>
  <w15:commentEx w15:paraId="4FDA8850" w15:paraIdParent="7D768BA7" w15:done="0"/>
  <w15:commentEx w15:paraId="313C688F" w15:paraIdParent="7D768BA7" w15:done="0"/>
  <w15:commentEx w15:paraId="488AF783" w15:done="0"/>
  <w15:commentEx w15:paraId="50AA79EF" w15:done="0"/>
  <w15:commentEx w15:paraId="388F734B" w15:done="0"/>
  <w15:commentEx w15:paraId="79B85847" w15:paraIdParent="388F734B" w15:done="0"/>
  <w15:commentEx w15:paraId="6CCC6EEC" w15:done="0"/>
  <w15:commentEx w15:paraId="6F26A36D" w15:done="0"/>
  <w15:commentEx w15:paraId="36552546" w15:paraIdParent="6F26A36D" w15:done="0"/>
  <w15:commentEx w15:paraId="7A12DAF4" w15:done="0"/>
  <w15:commentEx w15:paraId="35587FAD" w15:done="0"/>
  <w15:commentEx w15:paraId="0D901ACA" w15:paraIdParent="35587FAD" w15:done="0"/>
  <w15:commentEx w15:paraId="07D9C902" w15:done="0"/>
  <w15:commentEx w15:paraId="74823639" w15:paraIdParent="07D9C902" w15:done="0"/>
  <w15:commentEx w15:paraId="3535A9C6" w15:done="0"/>
  <w15:commentEx w15:paraId="1D12BE36" w15:paraIdParent="3535A9C6" w15:done="0"/>
  <w15:commentEx w15:paraId="5C1FED7C" w15:done="0"/>
  <w15:commentEx w15:paraId="7030670C" w15:done="0"/>
  <w15:commentEx w15:paraId="42C81E6F" w15:done="0"/>
  <w15:commentEx w15:paraId="500AEA0F" w15:done="0"/>
  <w15:commentEx w15:paraId="37ADB95B" w15:paraIdParent="500AEA0F" w15:done="0"/>
  <w15:commentEx w15:paraId="0EECA66B" w15:done="0"/>
  <w15:commentEx w15:paraId="4263BB49" w15:done="0"/>
  <w15:commentEx w15:paraId="72D7EE18" w15:done="0"/>
  <w15:commentEx w15:paraId="09FF386A" w15:done="0"/>
  <w15:commentEx w15:paraId="714538B1" w15:done="0"/>
  <w15:commentEx w15:paraId="0D77587E" w15:done="0"/>
  <w15:commentEx w15:paraId="0573BB7C" w15:done="0"/>
  <w15:commentEx w15:paraId="5FAC7B6B" w15:done="0"/>
  <w15:commentEx w15:paraId="14B76AF1" w15:done="0"/>
  <w15:commentEx w15:paraId="6225F837" w15:done="0"/>
  <w15:commentEx w15:paraId="60193D57" w15:paraIdParent="6225F837" w15:done="0"/>
  <w15:commentEx w15:paraId="6F4DBB1C" w15:done="0"/>
  <w15:commentEx w15:paraId="022058D0" w15:paraIdParent="6F4DBB1C" w15:done="0"/>
  <w15:commentEx w15:paraId="6FB5B0B9" w15:done="0"/>
  <w15:commentEx w15:paraId="7FDECBD6" w15:done="1"/>
  <w15:commentEx w15:paraId="6A998930" w15:paraIdParent="7FDECBD6" w15:done="0"/>
  <w15:commentEx w15:paraId="18989CFF" w15:done="0"/>
  <w15:commentEx w15:paraId="0CED22D0" w15:paraIdParent="18989CFF" w15:done="0"/>
  <w15:commentEx w15:paraId="58073571" w15:done="0"/>
  <w15:commentEx w15:paraId="3BB883F4" w15:done="0"/>
  <w15:commentEx w15:paraId="04F61E9E" w15:paraIdParent="3BB883F4" w15:done="0"/>
  <w15:commentEx w15:paraId="2D5B24D6" w15:done="0"/>
  <w15:commentEx w15:paraId="73A62311" w15:done="0"/>
  <w15:commentEx w15:paraId="0B116C6A" w15:paraIdParent="73A62311" w15:done="0"/>
  <w15:commentEx w15:paraId="12BC8B59" w15:done="0"/>
  <w15:commentEx w15:paraId="4CCB808F" w15:done="0"/>
  <w15:commentEx w15:paraId="150B38EF" w15:done="0"/>
  <w15:commentEx w15:paraId="50303CD9" w15:paraIdParent="150B38EF" w15:done="0"/>
  <w15:commentEx w15:paraId="4F58D611" w15:done="0"/>
  <w15:commentEx w15:paraId="2F5ED3A2" w15:done="0"/>
  <w15:commentEx w15:paraId="481800A8" w15:done="0"/>
  <w15:commentEx w15:paraId="65E234B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F0B2A6" w16cex:dateUtc="2021-03-08T14:26:00Z"/>
  <w16cex:commentExtensible w16cex:durableId="23F08D9E" w16cex:dateUtc="2021-03-08T11:48:00Z"/>
  <w16cex:commentExtensible w16cex:durableId="23F0B28E" w16cex:dateUtc="2021-03-08T14:26:00Z"/>
  <w16cex:commentExtensible w16cex:durableId="23F09272" w16cex:dateUtc="2021-03-08T12:09:00Z"/>
  <w16cex:commentExtensible w16cex:durableId="24157F4F" w16cex:dateUtc="2021-04-05T11:21:00Z"/>
  <w16cex:commentExtensible w16cex:durableId="23E8BC79" w16cex:dateUtc="2021-03-02T00:30:00Z"/>
  <w16cex:commentExtensible w16cex:durableId="23F09109" w16cex:dateUtc="2021-03-08T12:03:00Z"/>
  <w16cex:commentExtensible w16cex:durableId="23E8BCE4" w16cex:dateUtc="2021-03-02T00:32:00Z"/>
  <w16cex:commentExtensible w16cex:durableId="23F09238" w16cex:dateUtc="2021-03-08T12:08:00Z"/>
  <w16cex:commentExtensible w16cex:durableId="23F093A1" w16cex:dateUtc="2021-03-08T12:14:00Z"/>
  <w16cex:commentExtensible w16cex:durableId="23E8BDAF" w16cex:dateUtc="2021-03-02T00:35:00Z"/>
  <w16cex:commentExtensible w16cex:durableId="241580CD" w16cex:dateUtc="2021-04-05T11:27:00Z"/>
  <w16cex:commentExtensible w16cex:durableId="23F09455" w16cex:dateUtc="2021-03-08T12:17:00Z"/>
  <w16cex:commentExtensible w16cex:durableId="23F09516" w16cex:dateUtc="2021-03-08T12:20:00Z"/>
  <w16cex:commentExtensible w16cex:durableId="23E8BF73" w16cex:dateUtc="2021-03-02T00:43:00Z"/>
  <w16cex:commentExtensible w16cex:durableId="23E8BFF3" w16cex:dateUtc="2021-03-02T00:45:00Z"/>
  <w16cex:commentExtensible w16cex:durableId="23E8C0AA" w16cex:dateUtc="2021-03-02T00:48:00Z"/>
  <w16cex:commentExtensible w16cex:durableId="23E8C15D" w16cex:dateUtc="2021-03-02T00:51:00Z"/>
  <w16cex:commentExtensible w16cex:durableId="2415A852" w16cex:dateUtc="2021-04-05T14:16:00Z"/>
  <w16cex:commentExtensible w16cex:durableId="23E8C2DB" w16cex:dateUtc="2021-03-02T00:57:00Z"/>
  <w16cex:commentExtensible w16cex:durableId="23E8CD60" w16cex:dateUtc="2021-03-02T01:42:00Z"/>
  <w16cex:commentExtensible w16cex:durableId="23E8CDDC" w16cex:dateUtc="2021-03-02T01:44:00Z"/>
  <w16cex:commentExtensible w16cex:durableId="23E8CE36" w16cex:dateUtc="2021-03-02T01:46:00Z"/>
  <w16cex:commentExtensible w16cex:durableId="23F09741" w16cex:dateUtc="2021-03-08T12:29:00Z"/>
  <w16cex:commentExtensible w16cex:durableId="23F099BD" w16cex:dateUtc="2021-03-08T12:40:00Z"/>
  <w16cex:commentExtensible w16cex:durableId="24157A0B" w16cex:dateUtc="2021-04-05T10:59:00Z"/>
  <w16cex:commentExtensible w16cex:durableId="2415B4F6" w16cex:dateUtc="2021-04-05T15:10:00Z"/>
  <w16cex:commentExtensible w16cex:durableId="23E8CFF3" w16cex:dateUtc="2021-03-02T01:53:00Z"/>
  <w16cex:commentExtensible w16cex:durableId="24157C0E" w16cex:dateUtc="2021-04-05T11:07:00Z"/>
  <w16cex:commentExtensible w16cex:durableId="23F0AC1F" w16cex:dateUtc="2021-03-08T13:58:00Z"/>
  <w16cex:commentExtensible w16cex:durableId="23E8CF51" w16cex:dateUtc="2021-03-02T01:50:00Z"/>
  <w16cex:commentExtensible w16cex:durableId="2423F919" w16cex:dateUtc="2021-04-16T10:52:00Z"/>
  <w16cex:commentExtensible w16cex:durableId="23F09AF4" w16cex:dateUtc="2021-03-08T12:45:00Z"/>
  <w16cex:commentExtensible w16cex:durableId="2423F921" w16cex:dateUtc="2021-04-16T10:53:00Z"/>
  <w16cex:commentExtensible w16cex:durableId="23F0B544" w16cex:dateUtc="2021-03-08T14:37:00Z"/>
  <w16cex:commentExtensible w16cex:durableId="2423FA64" w16cex:dateUtc="2021-04-16T10:58:00Z"/>
  <w16cex:commentExtensible w16cex:durableId="23F09B76" w16cex:dateUtc="2021-03-08T12:47:00Z"/>
  <w16cex:commentExtensible w16cex:durableId="23F09BBD" w16cex:dateUtc="2021-03-08T12:48:00Z"/>
  <w16cex:commentExtensible w16cex:durableId="23F09BFD" w16cex:dateUtc="2021-03-08T12:50:00Z"/>
  <w16cex:commentExtensible w16cex:durableId="23E8D157" w16cex:dateUtc="2021-03-02T01:59:00Z"/>
  <w16cex:commentExtensible w16cex:durableId="2415BA2E" w16cex:dateUtc="2021-04-05T15:32:00Z"/>
  <w16cex:commentExtensible w16cex:durableId="23F09CDA" w16cex:dateUtc="2021-03-08T12:53:00Z"/>
  <w16cex:commentExtensible w16cex:durableId="23F0AC8B" w16cex:dateUtc="2021-03-08T14:00:00Z"/>
  <w16cex:commentExtensible w16cex:durableId="23F0ACA6" w16cex:dateUtc="2021-03-08T14:01:00Z"/>
  <w16cex:commentExtensible w16cex:durableId="23F0ACDB" w16cex:dateUtc="2021-03-08T14:02:00Z"/>
  <w16cex:commentExtensible w16cex:durableId="23F0AE0B" w16cex:dateUtc="2021-03-08T14:07:00Z"/>
  <w16cex:commentExtensible w16cex:durableId="23F0ADCA" w16cex:dateUtc="2021-03-08T14:06:00Z"/>
  <w16cex:commentExtensible w16cex:durableId="23E8DE9A" w16cex:dateUtc="2021-03-02T02:56:00Z"/>
  <w16cex:commentExtensible w16cex:durableId="23F0ADD5" w16cex:dateUtc="2021-03-08T14:06:00Z"/>
  <w16cex:commentExtensible w16cex:durableId="23E8DF19" w16cex:dateUtc="2021-03-02T02:58:00Z"/>
  <w16cex:commentExtensible w16cex:durableId="23E8E0E7" w16cex:dateUtc="2021-03-02T03:05:00Z"/>
  <w16cex:commentExtensible w16cex:durableId="2415D04E" w16cex:dateUtc="2021-04-05T17:07:00Z"/>
  <w16cex:commentExtensible w16cex:durableId="23F1B9DE" w16cex:dateUtc="2021-03-09T09:09:00Z"/>
  <w16cex:commentExtensible w16cex:durableId="2415F4D5" w16cex:dateUtc="2021-04-05T19:43:00Z"/>
  <w16cex:commentExtensible w16cex:durableId="23F0AF44" w16cex:dateUtc="2021-03-08T14:12:00Z"/>
  <w16cex:commentExtensible w16cex:durableId="23F0AE83" w16cex:dateUtc="2021-03-08T14:09:00Z"/>
  <w16cex:commentExtensible w16cex:durableId="2423FB94" w16cex:dateUtc="2021-04-16T11:03:00Z"/>
  <w16cex:commentExtensible w16cex:durableId="23F0AEBF" w16cex:dateUtc="2021-03-08T14:10:00Z"/>
  <w16cex:commentExtensible w16cex:durableId="2423FBA3" w16cex:dateUtc="2021-04-16T11:03:00Z"/>
  <w16cex:commentExtensible w16cex:durableId="23F0AF3A" w16cex:dateUtc="2021-03-08T14:12:00Z"/>
  <w16cex:commentExtensible w16cex:durableId="23E8E2E7" w16cex:dateUtc="2021-03-02T03:14:00Z"/>
  <w16cex:commentExtensible w16cex:durableId="23E8E375" w16cex:dateUtc="2021-03-02T03:16:00Z"/>
  <w16cex:commentExtensible w16cex:durableId="23F0B6CA" w16cex:dateUtc="2021-03-08T14:44:00Z"/>
  <w16cex:commentExtensible w16cex:durableId="23F0AFC0" w16cex:dateUtc="2021-03-08T14:14:00Z"/>
  <w16cex:commentExtensible w16cex:durableId="2415F739" w16cex:dateUtc="2021-04-05T19:53:00Z"/>
  <w16cex:commentExtensible w16cex:durableId="23F0B054" w16cex:dateUtc="2021-03-08T14:16:00Z"/>
  <w16cex:commentExtensible w16cex:durableId="23F0B065" w16cex:dateUtc="2021-03-08T14:17:00Z"/>
  <w16cex:commentExtensible w16cex:durableId="23F0B097" w16cex:dateUtc="2021-03-08T14:17:00Z"/>
  <w16cex:commentExtensible w16cex:durableId="2415F774" w16cex:dateUtc="2021-04-05T19:54:00Z"/>
  <w16cex:commentExtensible w16cex:durableId="23F0B0A0" w16cex:dateUtc="2021-03-08T14:18:00Z"/>
  <w16cex:commentExtensible w16cex:durableId="23F0B0C4" w16cex:dateUtc="2021-03-08T14:18:00Z"/>
  <w16cex:commentExtensible w16cex:durableId="23F0B126" w16cex:dateUtc="2021-03-08T14:20:00Z"/>
  <w16cex:commentExtensible w16cex:durableId="23F0B12F" w16cex:dateUtc="2021-03-08T14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0963D5" w16cid:durableId="23F0B2A6"/>
  <w16cid:commentId w16cid:paraId="1436248D" w16cid:durableId="23F08D9E"/>
  <w16cid:commentId w16cid:paraId="49301BCD" w16cid:durableId="23F0B28E"/>
  <w16cid:commentId w16cid:paraId="2D7FF035" w16cid:durableId="23F09272"/>
  <w16cid:commentId w16cid:paraId="2513F6E1" w16cid:durableId="24157F4F"/>
  <w16cid:commentId w16cid:paraId="1DC564D4" w16cid:durableId="23E8BC79"/>
  <w16cid:commentId w16cid:paraId="68AD7D9B" w16cid:durableId="23F09109"/>
  <w16cid:commentId w16cid:paraId="6C73FB34" w16cid:durableId="23E8BCE4"/>
  <w16cid:commentId w16cid:paraId="0098D540" w16cid:durableId="23F09238"/>
  <w16cid:commentId w16cid:paraId="6659626E" w16cid:durableId="23F093A1"/>
  <w16cid:commentId w16cid:paraId="4E959AA0" w16cid:durableId="23E8BDAF"/>
  <w16cid:commentId w16cid:paraId="79DE8585" w16cid:durableId="241580CD"/>
  <w16cid:commentId w16cid:paraId="3F3FD2D3" w16cid:durableId="23F09455"/>
  <w16cid:commentId w16cid:paraId="13AE41F0" w16cid:durableId="23F09516"/>
  <w16cid:commentId w16cid:paraId="3181E4E7" w16cid:durableId="23E8BF73"/>
  <w16cid:commentId w16cid:paraId="2FEE1337" w16cid:durableId="23E8BFF3"/>
  <w16cid:commentId w16cid:paraId="6089C5C3" w16cid:durableId="23E8C0AA"/>
  <w16cid:commentId w16cid:paraId="21B02BBB" w16cid:durableId="23E8C15D"/>
  <w16cid:commentId w16cid:paraId="485B24F7" w16cid:durableId="2415A852"/>
  <w16cid:commentId w16cid:paraId="7D768BA7" w16cid:durableId="23E8C2DB"/>
  <w16cid:commentId w16cid:paraId="4FDA8850" w16cid:durableId="23E8CD60"/>
  <w16cid:commentId w16cid:paraId="313C688F" w16cid:durableId="23E8CDDC"/>
  <w16cid:commentId w16cid:paraId="488AF783" w16cid:durableId="23E8CE36"/>
  <w16cid:commentId w16cid:paraId="50AA79EF" w16cid:durableId="23F09741"/>
  <w16cid:commentId w16cid:paraId="388F734B" w16cid:durableId="23F099BD"/>
  <w16cid:commentId w16cid:paraId="79B85847" w16cid:durableId="24157A0B"/>
  <w16cid:commentId w16cid:paraId="6CCC6EEC" w16cid:durableId="2415B4F6"/>
  <w16cid:commentId w16cid:paraId="6F26A36D" w16cid:durableId="23E8CFF3"/>
  <w16cid:commentId w16cid:paraId="36552546" w16cid:durableId="24157C0E"/>
  <w16cid:commentId w16cid:paraId="7A12DAF4" w16cid:durableId="23F0AC1F"/>
  <w16cid:commentId w16cid:paraId="35587FAD" w16cid:durableId="23E8CF51"/>
  <w16cid:commentId w16cid:paraId="0D901ACA" w16cid:durableId="2423F919"/>
  <w16cid:commentId w16cid:paraId="07D9C902" w16cid:durableId="23F09AF4"/>
  <w16cid:commentId w16cid:paraId="74823639" w16cid:durableId="2423F921"/>
  <w16cid:commentId w16cid:paraId="3535A9C6" w16cid:durableId="23F0B544"/>
  <w16cid:commentId w16cid:paraId="1D12BE36" w16cid:durableId="2423FA64"/>
  <w16cid:commentId w16cid:paraId="5C1FED7C" w16cid:durableId="23F09B76"/>
  <w16cid:commentId w16cid:paraId="7030670C" w16cid:durableId="23F09BBD"/>
  <w16cid:commentId w16cid:paraId="42C81E6F" w16cid:durableId="23F09BFD"/>
  <w16cid:commentId w16cid:paraId="500AEA0F" w16cid:durableId="23E8D157"/>
  <w16cid:commentId w16cid:paraId="37ADB95B" w16cid:durableId="2415BA2E"/>
  <w16cid:commentId w16cid:paraId="0EECA66B" w16cid:durableId="23F09CDA"/>
  <w16cid:commentId w16cid:paraId="4263BB49" w16cid:durableId="23F0AC8B"/>
  <w16cid:commentId w16cid:paraId="72D7EE18" w16cid:durableId="23F0ACA6"/>
  <w16cid:commentId w16cid:paraId="09FF386A" w16cid:durableId="23F0ACDB"/>
  <w16cid:commentId w16cid:paraId="714538B1" w16cid:durableId="23F0AE0B"/>
  <w16cid:commentId w16cid:paraId="0D77587E" w16cid:durableId="23F0ADCA"/>
  <w16cid:commentId w16cid:paraId="0573BB7C" w16cid:durableId="23E8DE9A"/>
  <w16cid:commentId w16cid:paraId="5FAC7B6B" w16cid:durableId="23F0ADD5"/>
  <w16cid:commentId w16cid:paraId="14B76AF1" w16cid:durableId="23E8DF19"/>
  <w16cid:commentId w16cid:paraId="6225F837" w16cid:durableId="23E8E0E7"/>
  <w16cid:commentId w16cid:paraId="60193D57" w16cid:durableId="2415D04E"/>
  <w16cid:commentId w16cid:paraId="6F4DBB1C" w16cid:durableId="23F1B9DE"/>
  <w16cid:commentId w16cid:paraId="022058D0" w16cid:durableId="2415F4D5"/>
  <w16cid:commentId w16cid:paraId="6FB5B0B9" w16cid:durableId="23F0AF44"/>
  <w16cid:commentId w16cid:paraId="7FDECBD6" w16cid:durableId="23F0AE83"/>
  <w16cid:commentId w16cid:paraId="6A998930" w16cid:durableId="2423FB94"/>
  <w16cid:commentId w16cid:paraId="18989CFF" w16cid:durableId="23F0AEBF"/>
  <w16cid:commentId w16cid:paraId="0CED22D0" w16cid:durableId="2423FBA3"/>
  <w16cid:commentId w16cid:paraId="58073571" w16cid:durableId="23F0AF3A"/>
  <w16cid:commentId w16cid:paraId="3BB883F4" w16cid:durableId="23E8E2E7"/>
  <w16cid:commentId w16cid:paraId="04F61E9E" w16cid:durableId="23E8E375"/>
  <w16cid:commentId w16cid:paraId="2D5B24D6" w16cid:durableId="23F0B6CA"/>
  <w16cid:commentId w16cid:paraId="73A62311" w16cid:durableId="23F0AFC0"/>
  <w16cid:commentId w16cid:paraId="0B116C6A" w16cid:durableId="2415F739"/>
  <w16cid:commentId w16cid:paraId="12BC8B59" w16cid:durableId="23F0B054"/>
  <w16cid:commentId w16cid:paraId="4CCB808F" w16cid:durableId="23F0B065"/>
  <w16cid:commentId w16cid:paraId="150B38EF" w16cid:durableId="23F0B097"/>
  <w16cid:commentId w16cid:paraId="50303CD9" w16cid:durableId="2415F774"/>
  <w16cid:commentId w16cid:paraId="4F58D611" w16cid:durableId="23F0B0A0"/>
  <w16cid:commentId w16cid:paraId="2F5ED3A2" w16cid:durableId="23F0B0C4"/>
  <w16cid:commentId w16cid:paraId="481800A8" w16cid:durableId="23F0B126"/>
  <w16cid:commentId w16cid:paraId="65E234B3" w16cid:durableId="23F0B1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24B5F" w14:textId="77777777" w:rsidR="000A2142" w:rsidRDefault="000A2142" w:rsidP="00DB2DC9">
      <w:pPr>
        <w:spacing w:after="0"/>
      </w:pPr>
      <w:r>
        <w:separator/>
      </w:r>
    </w:p>
  </w:endnote>
  <w:endnote w:type="continuationSeparator" w:id="0">
    <w:p w14:paraId="35736CAA" w14:textId="77777777" w:rsidR="000A2142" w:rsidRDefault="000A2142" w:rsidP="00DB2D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-Book">
    <w:altName w:val="Cambria"/>
    <w:panose1 w:val="00000000000000000000"/>
    <w:charset w:val="00"/>
    <w:family w:val="roman"/>
    <w:notTrueType/>
    <w:pitch w:val="default"/>
  </w:font>
  <w:font w:name="CourierStd">
    <w:altName w:val="Courier New"/>
    <w:panose1 w:val="00000000000000000000"/>
    <w:charset w:val="00"/>
    <w:family w:val="roman"/>
    <w:notTrueType/>
    <w:pitch w:val="default"/>
  </w:font>
  <w:font w:name="FranklinGothic-BookItalic">
    <w:altName w:val="Cambria"/>
    <w:panose1 w:val="00000000000000000000"/>
    <w:charset w:val="00"/>
    <w:family w:val="roman"/>
    <w:notTrueType/>
    <w:pitch w:val="default"/>
  </w:font>
  <w:font w:name="Wingdings3">
    <w:altName w:val="Cambria"/>
    <w:panose1 w:val="00000000000000000000"/>
    <w:charset w:val="00"/>
    <w:family w:val="roman"/>
    <w:notTrueType/>
    <w:pitch w:val="default"/>
  </w:font>
  <w:font w:name="Arial-Black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82AFD" w14:textId="77777777" w:rsidR="000A2142" w:rsidRDefault="000A2142" w:rsidP="00DB2DC9">
      <w:pPr>
        <w:spacing w:after="0"/>
      </w:pPr>
      <w:r>
        <w:separator/>
      </w:r>
    </w:p>
  </w:footnote>
  <w:footnote w:type="continuationSeparator" w:id="0">
    <w:p w14:paraId="74231990" w14:textId="77777777" w:rsidR="000A2142" w:rsidRDefault="000A2142" w:rsidP="00DB2DC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DB258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DE23D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40DE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BACB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53AF6A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300699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50ED3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10F0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60CB2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F8CA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23"/>
    <w:multiLevelType w:val="multilevel"/>
    <w:tmpl w:val="0000002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9AE199C"/>
    <w:multiLevelType w:val="hybridMultilevel"/>
    <w:tmpl w:val="79565482"/>
    <w:lvl w:ilvl="0" w:tplc="4F061D6C">
      <w:start w:val="1"/>
      <w:numFmt w:val="bullet"/>
      <w:pStyle w:val="ListBulleted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34F3E8E"/>
    <w:multiLevelType w:val="multilevel"/>
    <w:tmpl w:val="F76213C0"/>
    <w:lvl w:ilvl="0">
      <w:start w:val="1"/>
      <w:numFmt w:val="bullet"/>
      <w:lvlText w:val=""/>
      <w:lvlJc w:val="left"/>
      <w:pPr>
        <w:ind w:left="647" w:hanging="363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3" w15:restartNumberingAfterBreak="0">
    <w:nsid w:val="2BB91B92"/>
    <w:multiLevelType w:val="multilevel"/>
    <w:tmpl w:val="77346CDA"/>
    <w:styleLink w:val="NumberedBullet"/>
    <w:lvl w:ilvl="0">
      <w:start w:val="1"/>
      <w:numFmt w:val="decimal"/>
      <w:pStyle w:val="NumberedBulletPACKT"/>
      <w:lvlText w:val="%1."/>
      <w:lvlJc w:val="left"/>
      <w:pPr>
        <w:ind w:left="363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1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6" w:hanging="180"/>
      </w:pPr>
      <w:rPr>
        <w:rFonts w:hint="default"/>
      </w:rPr>
    </w:lvl>
  </w:abstractNum>
  <w:abstractNum w:abstractNumId="14" w15:restartNumberingAfterBreak="0">
    <w:nsid w:val="2F405BBE"/>
    <w:multiLevelType w:val="hybridMultilevel"/>
    <w:tmpl w:val="98244BE0"/>
    <w:lvl w:ilvl="0" w:tplc="5E6273EE">
      <w:start w:val="1"/>
      <w:numFmt w:val="bullet"/>
      <w:pStyle w:val="BulletPACK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10"/>
  </w:num>
  <w:num w:numId="4">
    <w:abstractNumId w:val="11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17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18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19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0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1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2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3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4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5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6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7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8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9">
    <w:abstractNumId w:val="13"/>
    <w:lvlOverride w:ilvl="0">
      <w:lvl w:ilvl="0">
        <w:start w:val="1"/>
        <w:numFmt w:val="decimal"/>
        <w:pStyle w:val="NumberedBulletPACKT"/>
        <w:lvlText w:val="%1."/>
        <w:lvlJc w:val="left"/>
        <w:pPr>
          <w:ind w:left="647" w:hanging="363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30">
    <w:abstractNumId w:val="12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</w:num>
  <w:num w:numId="37">
    <w:abstractNumId w:val="7"/>
  </w:num>
  <w:num w:numId="38">
    <w:abstractNumId w:val="6"/>
  </w:num>
  <w:num w:numId="39">
    <w:abstractNumId w:val="5"/>
  </w:num>
  <w:num w:numId="40">
    <w:abstractNumId w:val="4"/>
  </w:num>
  <w:num w:numId="41">
    <w:abstractNumId w:val="8"/>
  </w:num>
  <w:num w:numId="42">
    <w:abstractNumId w:val="3"/>
  </w:num>
  <w:num w:numId="43">
    <w:abstractNumId w:val="2"/>
  </w:num>
  <w:num w:numId="44">
    <w:abstractNumId w:val="1"/>
  </w:num>
  <w:num w:numId="45">
    <w:abstractNumId w:val="0"/>
  </w:num>
  <w:num w:numId="46">
    <w:abstractNumId w:val="14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ucy Wan">
    <w15:presenceInfo w15:providerId="AD" w15:userId="S::lucyw@packt.com::db97003a-82a3-4112-ba8a-ea61a7d5a6ce"/>
  </w15:person>
  <w15:person w15:author="Thomas Lee">
    <w15:presenceInfo w15:providerId="AD" w15:userId="S::tfl@psp.co.uk::23b502fb-9fbe-4e0e-93c0-56b8c6160e0c"/>
  </w15:person>
  <w15:person w15:author="Josh">
    <w15:presenceInfo w15:providerId="None" w15:userId="Josh"/>
  </w15:person>
  <w15:person w15:author="Parvathy Nair">
    <w15:presenceInfo w15:providerId="AD" w15:userId="S::parvathyn@packt.com::ee554ad5-6c23-4537-81ee-be892420d7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mirrorMargins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trackRevision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YxNbCwMDAwszQ2MTdT0lEKTi0uzszPAykwMqsFAO1U+FgtAAAA"/>
  </w:docVars>
  <w:rsids>
    <w:rsidRoot w:val="009D0F10"/>
    <w:rsid w:val="0000165C"/>
    <w:rsid w:val="0000699F"/>
    <w:rsid w:val="00010BDA"/>
    <w:rsid w:val="000239C8"/>
    <w:rsid w:val="00040447"/>
    <w:rsid w:val="00047CA9"/>
    <w:rsid w:val="000517C6"/>
    <w:rsid w:val="0005193C"/>
    <w:rsid w:val="0005479A"/>
    <w:rsid w:val="00062553"/>
    <w:rsid w:val="000658AF"/>
    <w:rsid w:val="00066A8A"/>
    <w:rsid w:val="00067B27"/>
    <w:rsid w:val="00073F55"/>
    <w:rsid w:val="00076D04"/>
    <w:rsid w:val="00085859"/>
    <w:rsid w:val="00087572"/>
    <w:rsid w:val="0009626B"/>
    <w:rsid w:val="000A2142"/>
    <w:rsid w:val="000A3032"/>
    <w:rsid w:val="000B2EBA"/>
    <w:rsid w:val="000B3816"/>
    <w:rsid w:val="000B4793"/>
    <w:rsid w:val="000C2566"/>
    <w:rsid w:val="000C27F3"/>
    <w:rsid w:val="000C3CD6"/>
    <w:rsid w:val="000C7A25"/>
    <w:rsid w:val="000D27B9"/>
    <w:rsid w:val="000D669F"/>
    <w:rsid w:val="000E0EC2"/>
    <w:rsid w:val="000F104F"/>
    <w:rsid w:val="000F526A"/>
    <w:rsid w:val="00100031"/>
    <w:rsid w:val="00106996"/>
    <w:rsid w:val="00106E3E"/>
    <w:rsid w:val="001107DD"/>
    <w:rsid w:val="00111A20"/>
    <w:rsid w:val="00113694"/>
    <w:rsid w:val="00113B76"/>
    <w:rsid w:val="00124D6B"/>
    <w:rsid w:val="00132DF2"/>
    <w:rsid w:val="001350F3"/>
    <w:rsid w:val="001526F2"/>
    <w:rsid w:val="00160852"/>
    <w:rsid w:val="00167446"/>
    <w:rsid w:val="0017364E"/>
    <w:rsid w:val="001737B4"/>
    <w:rsid w:val="0017466F"/>
    <w:rsid w:val="00180FDD"/>
    <w:rsid w:val="00194881"/>
    <w:rsid w:val="0019546C"/>
    <w:rsid w:val="001958EC"/>
    <w:rsid w:val="00197A70"/>
    <w:rsid w:val="001A1A7A"/>
    <w:rsid w:val="001A2302"/>
    <w:rsid w:val="001A24DF"/>
    <w:rsid w:val="001A3980"/>
    <w:rsid w:val="001A7AB0"/>
    <w:rsid w:val="001B08E0"/>
    <w:rsid w:val="001B713C"/>
    <w:rsid w:val="001E380B"/>
    <w:rsid w:val="001E43C7"/>
    <w:rsid w:val="001E6ECC"/>
    <w:rsid w:val="001F071F"/>
    <w:rsid w:val="001F1BFF"/>
    <w:rsid w:val="001F21DA"/>
    <w:rsid w:val="00200DF5"/>
    <w:rsid w:val="00204611"/>
    <w:rsid w:val="002048E6"/>
    <w:rsid w:val="00205AD0"/>
    <w:rsid w:val="002076A8"/>
    <w:rsid w:val="0021086B"/>
    <w:rsid w:val="00212732"/>
    <w:rsid w:val="00214C5A"/>
    <w:rsid w:val="00217379"/>
    <w:rsid w:val="00223080"/>
    <w:rsid w:val="00223739"/>
    <w:rsid w:val="0023008D"/>
    <w:rsid w:val="00230848"/>
    <w:rsid w:val="00231F3C"/>
    <w:rsid w:val="002343F0"/>
    <w:rsid w:val="002357DF"/>
    <w:rsid w:val="00237512"/>
    <w:rsid w:val="0024103A"/>
    <w:rsid w:val="002432CE"/>
    <w:rsid w:val="00243CA7"/>
    <w:rsid w:val="002523F9"/>
    <w:rsid w:val="00252E50"/>
    <w:rsid w:val="00253E16"/>
    <w:rsid w:val="002545E2"/>
    <w:rsid w:val="002563CE"/>
    <w:rsid w:val="00267AAA"/>
    <w:rsid w:val="00272D3F"/>
    <w:rsid w:val="00274A77"/>
    <w:rsid w:val="00275E3F"/>
    <w:rsid w:val="00277147"/>
    <w:rsid w:val="002815A0"/>
    <w:rsid w:val="00286C78"/>
    <w:rsid w:val="0029218C"/>
    <w:rsid w:val="00296CC2"/>
    <w:rsid w:val="002A1A10"/>
    <w:rsid w:val="002A6948"/>
    <w:rsid w:val="002B0F7E"/>
    <w:rsid w:val="002B26E1"/>
    <w:rsid w:val="002B6759"/>
    <w:rsid w:val="002B71CA"/>
    <w:rsid w:val="002C5A23"/>
    <w:rsid w:val="002D1DC5"/>
    <w:rsid w:val="002D54C9"/>
    <w:rsid w:val="002D65B3"/>
    <w:rsid w:val="002E1306"/>
    <w:rsid w:val="002E3EEC"/>
    <w:rsid w:val="002E7815"/>
    <w:rsid w:val="002F2BD9"/>
    <w:rsid w:val="002F6027"/>
    <w:rsid w:val="00302485"/>
    <w:rsid w:val="00303EBA"/>
    <w:rsid w:val="00314693"/>
    <w:rsid w:val="00316D7F"/>
    <w:rsid w:val="00332C98"/>
    <w:rsid w:val="0034545F"/>
    <w:rsid w:val="00346E5F"/>
    <w:rsid w:val="003536F9"/>
    <w:rsid w:val="003644CA"/>
    <w:rsid w:val="003644D3"/>
    <w:rsid w:val="00365428"/>
    <w:rsid w:val="00365B21"/>
    <w:rsid w:val="00366D2C"/>
    <w:rsid w:val="00374D5C"/>
    <w:rsid w:val="00382BFD"/>
    <w:rsid w:val="00384370"/>
    <w:rsid w:val="00387591"/>
    <w:rsid w:val="003932DE"/>
    <w:rsid w:val="003944F6"/>
    <w:rsid w:val="003A1E6F"/>
    <w:rsid w:val="003A561E"/>
    <w:rsid w:val="003A5A25"/>
    <w:rsid w:val="003B164D"/>
    <w:rsid w:val="003B2FFB"/>
    <w:rsid w:val="003B44CF"/>
    <w:rsid w:val="003C514B"/>
    <w:rsid w:val="003C52B6"/>
    <w:rsid w:val="003C72A2"/>
    <w:rsid w:val="003C76D0"/>
    <w:rsid w:val="003D26F6"/>
    <w:rsid w:val="003D2EC7"/>
    <w:rsid w:val="003E07A6"/>
    <w:rsid w:val="003E07EB"/>
    <w:rsid w:val="003E4E45"/>
    <w:rsid w:val="003F186D"/>
    <w:rsid w:val="003F21B5"/>
    <w:rsid w:val="003F2F41"/>
    <w:rsid w:val="003F4B75"/>
    <w:rsid w:val="003F607E"/>
    <w:rsid w:val="00400740"/>
    <w:rsid w:val="004008BB"/>
    <w:rsid w:val="00405500"/>
    <w:rsid w:val="004079C0"/>
    <w:rsid w:val="00407D35"/>
    <w:rsid w:val="00407F83"/>
    <w:rsid w:val="00412D57"/>
    <w:rsid w:val="00414032"/>
    <w:rsid w:val="00417D2E"/>
    <w:rsid w:val="00421A8C"/>
    <w:rsid w:val="004256FC"/>
    <w:rsid w:val="00431303"/>
    <w:rsid w:val="00432AB1"/>
    <w:rsid w:val="004332E9"/>
    <w:rsid w:val="00433426"/>
    <w:rsid w:val="00434CD1"/>
    <w:rsid w:val="00441073"/>
    <w:rsid w:val="00452ECE"/>
    <w:rsid w:val="0045340A"/>
    <w:rsid w:val="00454A93"/>
    <w:rsid w:val="00456F02"/>
    <w:rsid w:val="00457879"/>
    <w:rsid w:val="0046287C"/>
    <w:rsid w:val="00463185"/>
    <w:rsid w:val="0046674D"/>
    <w:rsid w:val="00471955"/>
    <w:rsid w:val="00474694"/>
    <w:rsid w:val="00477D0E"/>
    <w:rsid w:val="0049044F"/>
    <w:rsid w:val="004A06E6"/>
    <w:rsid w:val="004A67B7"/>
    <w:rsid w:val="004B1A3E"/>
    <w:rsid w:val="004B5F74"/>
    <w:rsid w:val="004C07C9"/>
    <w:rsid w:val="004C0854"/>
    <w:rsid w:val="004C42D0"/>
    <w:rsid w:val="004C6508"/>
    <w:rsid w:val="004D3E58"/>
    <w:rsid w:val="004D6912"/>
    <w:rsid w:val="004E2153"/>
    <w:rsid w:val="004F07B7"/>
    <w:rsid w:val="004F72A1"/>
    <w:rsid w:val="00500ECB"/>
    <w:rsid w:val="00501E89"/>
    <w:rsid w:val="005020AB"/>
    <w:rsid w:val="00502530"/>
    <w:rsid w:val="00504710"/>
    <w:rsid w:val="005060B2"/>
    <w:rsid w:val="00510A7F"/>
    <w:rsid w:val="00511164"/>
    <w:rsid w:val="00515BB6"/>
    <w:rsid w:val="00520162"/>
    <w:rsid w:val="0052016E"/>
    <w:rsid w:val="005201F9"/>
    <w:rsid w:val="005302A5"/>
    <w:rsid w:val="0053210E"/>
    <w:rsid w:val="00545DAC"/>
    <w:rsid w:val="00545F9C"/>
    <w:rsid w:val="00546491"/>
    <w:rsid w:val="00550798"/>
    <w:rsid w:val="00562E75"/>
    <w:rsid w:val="0056502C"/>
    <w:rsid w:val="00576EC0"/>
    <w:rsid w:val="00582EAB"/>
    <w:rsid w:val="00582EC2"/>
    <w:rsid w:val="005871F0"/>
    <w:rsid w:val="00592104"/>
    <w:rsid w:val="005A0FB9"/>
    <w:rsid w:val="005A217D"/>
    <w:rsid w:val="005A3354"/>
    <w:rsid w:val="005A546D"/>
    <w:rsid w:val="005B03D9"/>
    <w:rsid w:val="005B03EF"/>
    <w:rsid w:val="005B0B45"/>
    <w:rsid w:val="005B1A8A"/>
    <w:rsid w:val="005B7418"/>
    <w:rsid w:val="005C0E91"/>
    <w:rsid w:val="005C1F52"/>
    <w:rsid w:val="005C3D34"/>
    <w:rsid w:val="005D12DF"/>
    <w:rsid w:val="005D3C95"/>
    <w:rsid w:val="005D5243"/>
    <w:rsid w:val="005D5C90"/>
    <w:rsid w:val="005E429B"/>
    <w:rsid w:val="005E7620"/>
    <w:rsid w:val="005F397F"/>
    <w:rsid w:val="005F4479"/>
    <w:rsid w:val="006020BA"/>
    <w:rsid w:val="00603D43"/>
    <w:rsid w:val="006060FA"/>
    <w:rsid w:val="00607362"/>
    <w:rsid w:val="00612E08"/>
    <w:rsid w:val="00612FED"/>
    <w:rsid w:val="00617398"/>
    <w:rsid w:val="0062043F"/>
    <w:rsid w:val="00620BA5"/>
    <w:rsid w:val="0062761D"/>
    <w:rsid w:val="0063580A"/>
    <w:rsid w:val="00637314"/>
    <w:rsid w:val="00647AC2"/>
    <w:rsid w:val="00652D40"/>
    <w:rsid w:val="00655867"/>
    <w:rsid w:val="0066483D"/>
    <w:rsid w:val="00665E84"/>
    <w:rsid w:val="00666561"/>
    <w:rsid w:val="00670CBE"/>
    <w:rsid w:val="00674114"/>
    <w:rsid w:val="006758BC"/>
    <w:rsid w:val="006836AA"/>
    <w:rsid w:val="00684E4B"/>
    <w:rsid w:val="00685DB7"/>
    <w:rsid w:val="00696065"/>
    <w:rsid w:val="006961F3"/>
    <w:rsid w:val="006A10EB"/>
    <w:rsid w:val="006A2B22"/>
    <w:rsid w:val="006B1061"/>
    <w:rsid w:val="006B7F9F"/>
    <w:rsid w:val="006C339A"/>
    <w:rsid w:val="006D38BA"/>
    <w:rsid w:val="006E1EEE"/>
    <w:rsid w:val="006E2401"/>
    <w:rsid w:val="006E6DE8"/>
    <w:rsid w:val="006E772B"/>
    <w:rsid w:val="006F29D3"/>
    <w:rsid w:val="00704619"/>
    <w:rsid w:val="00721966"/>
    <w:rsid w:val="00723BE1"/>
    <w:rsid w:val="00724C87"/>
    <w:rsid w:val="00725414"/>
    <w:rsid w:val="0072647E"/>
    <w:rsid w:val="00727146"/>
    <w:rsid w:val="00732F7B"/>
    <w:rsid w:val="00737B95"/>
    <w:rsid w:val="00741CC2"/>
    <w:rsid w:val="00742FAE"/>
    <w:rsid w:val="00743848"/>
    <w:rsid w:val="00744D85"/>
    <w:rsid w:val="00745293"/>
    <w:rsid w:val="00754F2E"/>
    <w:rsid w:val="00760795"/>
    <w:rsid w:val="00764324"/>
    <w:rsid w:val="00765566"/>
    <w:rsid w:val="0077398D"/>
    <w:rsid w:val="0077510A"/>
    <w:rsid w:val="00776D67"/>
    <w:rsid w:val="00777E45"/>
    <w:rsid w:val="00784F5C"/>
    <w:rsid w:val="00792599"/>
    <w:rsid w:val="0079371A"/>
    <w:rsid w:val="00793F3A"/>
    <w:rsid w:val="00797CAC"/>
    <w:rsid w:val="007A0B22"/>
    <w:rsid w:val="007A0BFE"/>
    <w:rsid w:val="007B231D"/>
    <w:rsid w:val="007B2F37"/>
    <w:rsid w:val="007B35BE"/>
    <w:rsid w:val="007B6D9B"/>
    <w:rsid w:val="007C0752"/>
    <w:rsid w:val="007C20F9"/>
    <w:rsid w:val="007C695F"/>
    <w:rsid w:val="007C6967"/>
    <w:rsid w:val="007D38FF"/>
    <w:rsid w:val="007D4717"/>
    <w:rsid w:val="007E0A57"/>
    <w:rsid w:val="007E39AA"/>
    <w:rsid w:val="007E5CB1"/>
    <w:rsid w:val="007F1F2C"/>
    <w:rsid w:val="007F2AA6"/>
    <w:rsid w:val="007F3B46"/>
    <w:rsid w:val="007F525F"/>
    <w:rsid w:val="007F5F59"/>
    <w:rsid w:val="007F7339"/>
    <w:rsid w:val="00806361"/>
    <w:rsid w:val="00806AB8"/>
    <w:rsid w:val="0080731C"/>
    <w:rsid w:val="00807A4A"/>
    <w:rsid w:val="00822804"/>
    <w:rsid w:val="00823580"/>
    <w:rsid w:val="008274F5"/>
    <w:rsid w:val="00827FC2"/>
    <w:rsid w:val="008302FA"/>
    <w:rsid w:val="008369E1"/>
    <w:rsid w:val="00837502"/>
    <w:rsid w:val="00845106"/>
    <w:rsid w:val="0084510F"/>
    <w:rsid w:val="00850FFE"/>
    <w:rsid w:val="00852AE4"/>
    <w:rsid w:val="00863CF7"/>
    <w:rsid w:val="00867D28"/>
    <w:rsid w:val="00873D94"/>
    <w:rsid w:val="00874B28"/>
    <w:rsid w:val="00877262"/>
    <w:rsid w:val="0088666A"/>
    <w:rsid w:val="00886F07"/>
    <w:rsid w:val="008875C4"/>
    <w:rsid w:val="00890B9A"/>
    <w:rsid w:val="00896C3A"/>
    <w:rsid w:val="008A2B55"/>
    <w:rsid w:val="008A2F65"/>
    <w:rsid w:val="008A3CBB"/>
    <w:rsid w:val="008B0A04"/>
    <w:rsid w:val="008B136D"/>
    <w:rsid w:val="008B2133"/>
    <w:rsid w:val="008B2916"/>
    <w:rsid w:val="008B4565"/>
    <w:rsid w:val="008C1754"/>
    <w:rsid w:val="008C66ED"/>
    <w:rsid w:val="008D15E3"/>
    <w:rsid w:val="008D3D81"/>
    <w:rsid w:val="008D3F34"/>
    <w:rsid w:val="008D57ED"/>
    <w:rsid w:val="008D59C9"/>
    <w:rsid w:val="008D7CF9"/>
    <w:rsid w:val="008E500B"/>
    <w:rsid w:val="008E5144"/>
    <w:rsid w:val="008E524E"/>
    <w:rsid w:val="008E634D"/>
    <w:rsid w:val="008E6477"/>
    <w:rsid w:val="008F1CE9"/>
    <w:rsid w:val="008F4343"/>
    <w:rsid w:val="00903FC4"/>
    <w:rsid w:val="00904CA3"/>
    <w:rsid w:val="009068CC"/>
    <w:rsid w:val="009108CA"/>
    <w:rsid w:val="00911CCD"/>
    <w:rsid w:val="00916E34"/>
    <w:rsid w:val="00931030"/>
    <w:rsid w:val="00936582"/>
    <w:rsid w:val="00945AE4"/>
    <w:rsid w:val="009463C6"/>
    <w:rsid w:val="00952699"/>
    <w:rsid w:val="009547D2"/>
    <w:rsid w:val="00964CE2"/>
    <w:rsid w:val="009738B1"/>
    <w:rsid w:val="0097415B"/>
    <w:rsid w:val="00985A6C"/>
    <w:rsid w:val="00985AF2"/>
    <w:rsid w:val="00985FC8"/>
    <w:rsid w:val="00986123"/>
    <w:rsid w:val="00986C91"/>
    <w:rsid w:val="00993B75"/>
    <w:rsid w:val="00996809"/>
    <w:rsid w:val="009A4041"/>
    <w:rsid w:val="009A4919"/>
    <w:rsid w:val="009B2D3A"/>
    <w:rsid w:val="009C2E25"/>
    <w:rsid w:val="009C7465"/>
    <w:rsid w:val="009C7962"/>
    <w:rsid w:val="009C7FB3"/>
    <w:rsid w:val="009D0F10"/>
    <w:rsid w:val="009D1E85"/>
    <w:rsid w:val="009D2813"/>
    <w:rsid w:val="009D56F1"/>
    <w:rsid w:val="009E0DD5"/>
    <w:rsid w:val="009E37A1"/>
    <w:rsid w:val="00A00247"/>
    <w:rsid w:val="00A00E88"/>
    <w:rsid w:val="00A01A72"/>
    <w:rsid w:val="00A06CB4"/>
    <w:rsid w:val="00A2176A"/>
    <w:rsid w:val="00A23B2E"/>
    <w:rsid w:val="00A24171"/>
    <w:rsid w:val="00A264AE"/>
    <w:rsid w:val="00A35223"/>
    <w:rsid w:val="00A36513"/>
    <w:rsid w:val="00A50FFB"/>
    <w:rsid w:val="00A5411A"/>
    <w:rsid w:val="00A54874"/>
    <w:rsid w:val="00A56A2D"/>
    <w:rsid w:val="00A57D0D"/>
    <w:rsid w:val="00A62151"/>
    <w:rsid w:val="00A64394"/>
    <w:rsid w:val="00A711CA"/>
    <w:rsid w:val="00A715F5"/>
    <w:rsid w:val="00A73843"/>
    <w:rsid w:val="00A74119"/>
    <w:rsid w:val="00A835A1"/>
    <w:rsid w:val="00A91C7A"/>
    <w:rsid w:val="00A94A8D"/>
    <w:rsid w:val="00AA4D8A"/>
    <w:rsid w:val="00AA5AF3"/>
    <w:rsid w:val="00AC2AA1"/>
    <w:rsid w:val="00AD09DB"/>
    <w:rsid w:val="00AD10B6"/>
    <w:rsid w:val="00AD2732"/>
    <w:rsid w:val="00AD60E2"/>
    <w:rsid w:val="00AD6A07"/>
    <w:rsid w:val="00AE0069"/>
    <w:rsid w:val="00AE026B"/>
    <w:rsid w:val="00AE445E"/>
    <w:rsid w:val="00AE554F"/>
    <w:rsid w:val="00AE586A"/>
    <w:rsid w:val="00AF5B84"/>
    <w:rsid w:val="00B06B65"/>
    <w:rsid w:val="00B07D8B"/>
    <w:rsid w:val="00B117F6"/>
    <w:rsid w:val="00B13D38"/>
    <w:rsid w:val="00B14359"/>
    <w:rsid w:val="00B155B3"/>
    <w:rsid w:val="00B16716"/>
    <w:rsid w:val="00B16E9D"/>
    <w:rsid w:val="00B21E0E"/>
    <w:rsid w:val="00B3002B"/>
    <w:rsid w:val="00B30419"/>
    <w:rsid w:val="00B30ED6"/>
    <w:rsid w:val="00B31C17"/>
    <w:rsid w:val="00B36756"/>
    <w:rsid w:val="00B451B6"/>
    <w:rsid w:val="00B52F18"/>
    <w:rsid w:val="00B53E68"/>
    <w:rsid w:val="00B557D7"/>
    <w:rsid w:val="00B57478"/>
    <w:rsid w:val="00B6022A"/>
    <w:rsid w:val="00B63FF5"/>
    <w:rsid w:val="00B670D1"/>
    <w:rsid w:val="00B70A33"/>
    <w:rsid w:val="00B70C10"/>
    <w:rsid w:val="00B75F98"/>
    <w:rsid w:val="00B761AD"/>
    <w:rsid w:val="00B811A3"/>
    <w:rsid w:val="00B8150D"/>
    <w:rsid w:val="00B948FB"/>
    <w:rsid w:val="00B96486"/>
    <w:rsid w:val="00BA78CC"/>
    <w:rsid w:val="00BA7E6B"/>
    <w:rsid w:val="00BB4C30"/>
    <w:rsid w:val="00BC231B"/>
    <w:rsid w:val="00BC2ABC"/>
    <w:rsid w:val="00BC5C79"/>
    <w:rsid w:val="00BD0E8B"/>
    <w:rsid w:val="00BE333F"/>
    <w:rsid w:val="00BE3664"/>
    <w:rsid w:val="00BE6190"/>
    <w:rsid w:val="00BF098D"/>
    <w:rsid w:val="00BF6FA1"/>
    <w:rsid w:val="00C03E04"/>
    <w:rsid w:val="00C046FE"/>
    <w:rsid w:val="00C06689"/>
    <w:rsid w:val="00C07891"/>
    <w:rsid w:val="00C1229E"/>
    <w:rsid w:val="00C1255C"/>
    <w:rsid w:val="00C276BD"/>
    <w:rsid w:val="00C36172"/>
    <w:rsid w:val="00C37676"/>
    <w:rsid w:val="00C41783"/>
    <w:rsid w:val="00C42C26"/>
    <w:rsid w:val="00C430F8"/>
    <w:rsid w:val="00C431FA"/>
    <w:rsid w:val="00C52164"/>
    <w:rsid w:val="00C55532"/>
    <w:rsid w:val="00C55B61"/>
    <w:rsid w:val="00C570DA"/>
    <w:rsid w:val="00C5796E"/>
    <w:rsid w:val="00C60FA9"/>
    <w:rsid w:val="00C6124C"/>
    <w:rsid w:val="00C6187B"/>
    <w:rsid w:val="00C65083"/>
    <w:rsid w:val="00C656D1"/>
    <w:rsid w:val="00C7087E"/>
    <w:rsid w:val="00C76BDA"/>
    <w:rsid w:val="00C76DF9"/>
    <w:rsid w:val="00C85588"/>
    <w:rsid w:val="00C9597B"/>
    <w:rsid w:val="00C95A94"/>
    <w:rsid w:val="00C95ED6"/>
    <w:rsid w:val="00C96EB8"/>
    <w:rsid w:val="00CA461F"/>
    <w:rsid w:val="00CA748B"/>
    <w:rsid w:val="00CB00A3"/>
    <w:rsid w:val="00CB1154"/>
    <w:rsid w:val="00CB149B"/>
    <w:rsid w:val="00CB354E"/>
    <w:rsid w:val="00CB40CA"/>
    <w:rsid w:val="00CB5119"/>
    <w:rsid w:val="00CC0278"/>
    <w:rsid w:val="00CC1E97"/>
    <w:rsid w:val="00CC3A31"/>
    <w:rsid w:val="00CC78A4"/>
    <w:rsid w:val="00CD1643"/>
    <w:rsid w:val="00CD5C48"/>
    <w:rsid w:val="00CD61B7"/>
    <w:rsid w:val="00CE2075"/>
    <w:rsid w:val="00CE3BF1"/>
    <w:rsid w:val="00CE7C67"/>
    <w:rsid w:val="00CF12A8"/>
    <w:rsid w:val="00CF2ECF"/>
    <w:rsid w:val="00CF45ED"/>
    <w:rsid w:val="00CF6441"/>
    <w:rsid w:val="00CF662A"/>
    <w:rsid w:val="00D02B3C"/>
    <w:rsid w:val="00D048C6"/>
    <w:rsid w:val="00D103B9"/>
    <w:rsid w:val="00D11F88"/>
    <w:rsid w:val="00D17191"/>
    <w:rsid w:val="00D31D44"/>
    <w:rsid w:val="00D3566A"/>
    <w:rsid w:val="00D4078B"/>
    <w:rsid w:val="00D424E8"/>
    <w:rsid w:val="00D43C21"/>
    <w:rsid w:val="00D44210"/>
    <w:rsid w:val="00D477A6"/>
    <w:rsid w:val="00D5389D"/>
    <w:rsid w:val="00D53AD1"/>
    <w:rsid w:val="00D55B96"/>
    <w:rsid w:val="00D560A0"/>
    <w:rsid w:val="00D568D0"/>
    <w:rsid w:val="00D57EED"/>
    <w:rsid w:val="00D62371"/>
    <w:rsid w:val="00D63A49"/>
    <w:rsid w:val="00D673D9"/>
    <w:rsid w:val="00D6761B"/>
    <w:rsid w:val="00D71B6C"/>
    <w:rsid w:val="00D72DED"/>
    <w:rsid w:val="00D752E1"/>
    <w:rsid w:val="00D76F67"/>
    <w:rsid w:val="00D84669"/>
    <w:rsid w:val="00D92D95"/>
    <w:rsid w:val="00D940C3"/>
    <w:rsid w:val="00D97066"/>
    <w:rsid w:val="00DA14F8"/>
    <w:rsid w:val="00DB2DC9"/>
    <w:rsid w:val="00DB3E32"/>
    <w:rsid w:val="00DB5CB6"/>
    <w:rsid w:val="00DB774C"/>
    <w:rsid w:val="00DB7E58"/>
    <w:rsid w:val="00DD67DB"/>
    <w:rsid w:val="00DE2766"/>
    <w:rsid w:val="00DF1D22"/>
    <w:rsid w:val="00DF314C"/>
    <w:rsid w:val="00DF4280"/>
    <w:rsid w:val="00DF5A4F"/>
    <w:rsid w:val="00DF64F7"/>
    <w:rsid w:val="00E05393"/>
    <w:rsid w:val="00E07FAD"/>
    <w:rsid w:val="00E10745"/>
    <w:rsid w:val="00E116C9"/>
    <w:rsid w:val="00E11EDC"/>
    <w:rsid w:val="00E17A0E"/>
    <w:rsid w:val="00E20C1B"/>
    <w:rsid w:val="00E211B0"/>
    <w:rsid w:val="00E21D07"/>
    <w:rsid w:val="00E270CF"/>
    <w:rsid w:val="00E426EA"/>
    <w:rsid w:val="00E428FB"/>
    <w:rsid w:val="00E46A03"/>
    <w:rsid w:val="00E50F30"/>
    <w:rsid w:val="00E5151F"/>
    <w:rsid w:val="00E524E0"/>
    <w:rsid w:val="00E57A3D"/>
    <w:rsid w:val="00E6088C"/>
    <w:rsid w:val="00E632D5"/>
    <w:rsid w:val="00E63883"/>
    <w:rsid w:val="00E65F3B"/>
    <w:rsid w:val="00E6725C"/>
    <w:rsid w:val="00E70DBD"/>
    <w:rsid w:val="00E70E29"/>
    <w:rsid w:val="00E71B64"/>
    <w:rsid w:val="00E73D95"/>
    <w:rsid w:val="00E76551"/>
    <w:rsid w:val="00E770B7"/>
    <w:rsid w:val="00E81E42"/>
    <w:rsid w:val="00E83826"/>
    <w:rsid w:val="00E86A71"/>
    <w:rsid w:val="00E94376"/>
    <w:rsid w:val="00E95F08"/>
    <w:rsid w:val="00EA21AE"/>
    <w:rsid w:val="00EA339D"/>
    <w:rsid w:val="00EA5C99"/>
    <w:rsid w:val="00EB476C"/>
    <w:rsid w:val="00EB74CE"/>
    <w:rsid w:val="00EB7689"/>
    <w:rsid w:val="00EB781C"/>
    <w:rsid w:val="00EC025B"/>
    <w:rsid w:val="00EC03C6"/>
    <w:rsid w:val="00EC240D"/>
    <w:rsid w:val="00EC653F"/>
    <w:rsid w:val="00EC78ED"/>
    <w:rsid w:val="00ED2EFE"/>
    <w:rsid w:val="00ED4448"/>
    <w:rsid w:val="00ED650A"/>
    <w:rsid w:val="00EE266C"/>
    <w:rsid w:val="00EE3136"/>
    <w:rsid w:val="00EF4648"/>
    <w:rsid w:val="00EF5C20"/>
    <w:rsid w:val="00F0099D"/>
    <w:rsid w:val="00F10C18"/>
    <w:rsid w:val="00F1217D"/>
    <w:rsid w:val="00F21062"/>
    <w:rsid w:val="00F21990"/>
    <w:rsid w:val="00F22396"/>
    <w:rsid w:val="00F22570"/>
    <w:rsid w:val="00F26728"/>
    <w:rsid w:val="00F30658"/>
    <w:rsid w:val="00F36C54"/>
    <w:rsid w:val="00F37834"/>
    <w:rsid w:val="00F409F4"/>
    <w:rsid w:val="00F41B77"/>
    <w:rsid w:val="00F42850"/>
    <w:rsid w:val="00F42D40"/>
    <w:rsid w:val="00F435E0"/>
    <w:rsid w:val="00F43C4E"/>
    <w:rsid w:val="00F45910"/>
    <w:rsid w:val="00F469AC"/>
    <w:rsid w:val="00F47B9C"/>
    <w:rsid w:val="00F51742"/>
    <w:rsid w:val="00F54CDC"/>
    <w:rsid w:val="00F55968"/>
    <w:rsid w:val="00F5666B"/>
    <w:rsid w:val="00F7228C"/>
    <w:rsid w:val="00F7236F"/>
    <w:rsid w:val="00F822F8"/>
    <w:rsid w:val="00F82A91"/>
    <w:rsid w:val="00F8353F"/>
    <w:rsid w:val="00F84B85"/>
    <w:rsid w:val="00F84B9E"/>
    <w:rsid w:val="00F90176"/>
    <w:rsid w:val="00F91E0A"/>
    <w:rsid w:val="00F97ACA"/>
    <w:rsid w:val="00FA305B"/>
    <w:rsid w:val="00FA30D6"/>
    <w:rsid w:val="00FA3647"/>
    <w:rsid w:val="00FA3CE9"/>
    <w:rsid w:val="00FA4DDC"/>
    <w:rsid w:val="00FA75B8"/>
    <w:rsid w:val="00FB521A"/>
    <w:rsid w:val="00FB5A21"/>
    <w:rsid w:val="00FB64E8"/>
    <w:rsid w:val="00FC1996"/>
    <w:rsid w:val="00FC4A1D"/>
    <w:rsid w:val="00FC4E20"/>
    <w:rsid w:val="00FC5DC9"/>
    <w:rsid w:val="00FC6060"/>
    <w:rsid w:val="00FC6F95"/>
    <w:rsid w:val="00FD040D"/>
    <w:rsid w:val="00FD056A"/>
    <w:rsid w:val="00FD373E"/>
    <w:rsid w:val="00FE23BE"/>
    <w:rsid w:val="00FE353A"/>
    <w:rsid w:val="00FE57AA"/>
    <w:rsid w:val="00FF5B0B"/>
    <w:rsid w:val="00FF6107"/>
    <w:rsid w:val="00FF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82ED23"/>
  <w15:chartTrackingRefBased/>
  <w15:docId w15:val="{358930AD-EB41-465F-BE80-5E9CCACBE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F6441"/>
    <w:pPr>
      <w:spacing w:after="120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paragraph" w:styleId="Heading1">
    <w:name w:val="heading 1"/>
    <w:aliases w:val="Heading 1 [PACKT]"/>
    <w:next w:val="NormalPACKT"/>
    <w:link w:val="Heading1Char"/>
    <w:qFormat/>
    <w:rsid w:val="009D0F10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365F91"/>
      <w:spacing w:before="400" w:after="60" w:line="240" w:lineRule="auto"/>
      <w:outlineLvl w:val="0"/>
    </w:pPr>
    <w:rPr>
      <w:rFonts w:ascii="Arial" w:eastAsia="Times New Roman" w:hAnsi="Arial" w:cs="Arial"/>
      <w:b/>
      <w:iCs/>
      <w:color w:val="FFFFFF"/>
      <w:kern w:val="32"/>
      <w:sz w:val="32"/>
      <w:szCs w:val="32"/>
    </w:rPr>
  </w:style>
  <w:style w:type="paragraph" w:styleId="Heading2">
    <w:name w:val="heading 2"/>
    <w:aliases w:val="Heading 2 [PACKT]"/>
    <w:next w:val="NormalPACKT"/>
    <w:link w:val="Heading2Char"/>
    <w:qFormat/>
    <w:rsid w:val="009D0F10"/>
    <w:pPr>
      <w:keepNext/>
      <w:spacing w:before="320" w:after="60" w:line="240" w:lineRule="auto"/>
      <w:outlineLvl w:val="1"/>
    </w:pPr>
    <w:rPr>
      <w:rFonts w:ascii="Arial" w:eastAsia="Times New Roman" w:hAnsi="Arial" w:cs="Arial"/>
      <w:b/>
      <w:bCs/>
      <w:iCs/>
      <w:color w:val="365F9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684E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TitlePACKT">
    <w:name w:val="Chapter Title [PACKT]"/>
    <w:next w:val="Normal"/>
    <w:uiPriority w:val="99"/>
    <w:rsid w:val="009D0F10"/>
    <w:pPr>
      <w:spacing w:after="840" w:line="240" w:lineRule="auto"/>
      <w:jc w:val="right"/>
    </w:pPr>
    <w:rPr>
      <w:rFonts w:ascii="Arial" w:eastAsia="Times New Roman" w:hAnsi="Arial" w:cs="Arial"/>
      <w:bCs/>
      <w:color w:val="000000"/>
      <w:kern w:val="32"/>
      <w:sz w:val="56"/>
      <w:szCs w:val="32"/>
    </w:rPr>
  </w:style>
  <w:style w:type="paragraph" w:customStyle="1" w:styleId="ChapterNumberPACKT">
    <w:name w:val="Chapter Number [PACKT]"/>
    <w:next w:val="ChapterTitlePACKT"/>
    <w:rsid w:val="009D0F10"/>
    <w:pPr>
      <w:spacing w:after="0" w:line="240" w:lineRule="auto"/>
      <w:jc w:val="right"/>
    </w:pPr>
    <w:rPr>
      <w:rFonts w:ascii="Arial" w:eastAsia="Times New Roman" w:hAnsi="Arial" w:cs="Arial"/>
      <w:bCs/>
      <w:color w:val="000000"/>
      <w:kern w:val="32"/>
      <w:sz w:val="120"/>
      <w:szCs w:val="32"/>
    </w:rPr>
  </w:style>
  <w:style w:type="paragraph" w:customStyle="1" w:styleId="NormalPACKT">
    <w:name w:val="Normal [PACKT]"/>
    <w:uiPriority w:val="99"/>
    <w:qFormat/>
    <w:rsid w:val="009D0F10"/>
    <w:pPr>
      <w:spacing w:after="120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paragraph" w:customStyle="1" w:styleId="BulletPACKT">
    <w:name w:val="Bullet [PACKT]"/>
    <w:basedOn w:val="NormalPACKT"/>
    <w:uiPriority w:val="99"/>
    <w:rsid w:val="009D0F10"/>
    <w:pPr>
      <w:numPr>
        <w:numId w:val="46"/>
      </w:numPr>
      <w:tabs>
        <w:tab w:val="left" w:pos="360"/>
      </w:tabs>
      <w:suppressAutoHyphens/>
      <w:spacing w:after="60"/>
      <w:ind w:right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F10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1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aliases w:val="Heading 1 [PACKT] Char"/>
    <w:basedOn w:val="DefaultParagraphFont"/>
    <w:link w:val="Heading1"/>
    <w:rsid w:val="009D0F10"/>
    <w:rPr>
      <w:rFonts w:ascii="Arial" w:eastAsia="Times New Roman" w:hAnsi="Arial" w:cs="Arial"/>
      <w:b/>
      <w:iCs/>
      <w:color w:val="FFFFFF"/>
      <w:kern w:val="32"/>
      <w:sz w:val="32"/>
      <w:szCs w:val="32"/>
      <w:shd w:val="clear" w:color="auto" w:fill="365F91"/>
    </w:rPr>
  </w:style>
  <w:style w:type="character" w:customStyle="1" w:styleId="Heading2Char">
    <w:name w:val="Heading 2 Char"/>
    <w:aliases w:val="Heading 2 [PACKT] Char"/>
    <w:basedOn w:val="DefaultParagraphFont"/>
    <w:link w:val="Heading2"/>
    <w:rsid w:val="009D0F10"/>
    <w:rPr>
      <w:rFonts w:ascii="Arial" w:eastAsia="Times New Roman" w:hAnsi="Arial" w:cs="Arial"/>
      <w:b/>
      <w:bCs/>
      <w:iCs/>
      <w:color w:val="365F91"/>
      <w:sz w:val="28"/>
      <w:szCs w:val="28"/>
    </w:rPr>
  </w:style>
  <w:style w:type="character" w:customStyle="1" w:styleId="CodeInTextPACKT">
    <w:name w:val="Code In Text [PACKT]"/>
    <w:uiPriority w:val="99"/>
    <w:qFormat/>
    <w:rsid w:val="00C41783"/>
    <w:rPr>
      <w:rFonts w:ascii="Lucida Console" w:hAnsi="Lucida Console"/>
      <w:color w:val="4472C4" w:themeColor="accent1"/>
      <w:sz w:val="19"/>
      <w:szCs w:val="18"/>
    </w:rPr>
  </w:style>
  <w:style w:type="paragraph" w:customStyle="1" w:styleId="CodePACKT">
    <w:name w:val="Code [PACKT]"/>
    <w:basedOn w:val="NormalPACKT"/>
    <w:uiPriority w:val="99"/>
    <w:qFormat/>
    <w:rsid w:val="00C41783"/>
    <w:pPr>
      <w:spacing w:after="50"/>
      <w:ind w:left="360"/>
    </w:pPr>
    <w:rPr>
      <w:rFonts w:ascii="Lucida Console" w:hAnsi="Lucida Console"/>
      <w:color w:val="7030A0"/>
      <w:sz w:val="19"/>
      <w:szCs w:val="18"/>
      <w:lang w:eastAsia="ar-SA"/>
    </w:rPr>
  </w:style>
  <w:style w:type="paragraph" w:customStyle="1" w:styleId="NumberedBulletPACKT">
    <w:name w:val="Numbered Bullet [PACKT]"/>
    <w:basedOn w:val="Normal"/>
    <w:uiPriority w:val="99"/>
    <w:qFormat/>
    <w:rsid w:val="009D0F10"/>
    <w:pPr>
      <w:numPr>
        <w:numId w:val="2"/>
      </w:numPr>
      <w:tabs>
        <w:tab w:val="left" w:pos="360"/>
      </w:tabs>
      <w:suppressAutoHyphens/>
      <w:spacing w:after="60"/>
      <w:ind w:right="360"/>
    </w:pPr>
  </w:style>
  <w:style w:type="numbering" w:customStyle="1" w:styleId="NumberedBullet">
    <w:name w:val="Numbered Bullet"/>
    <w:uiPriority w:val="99"/>
    <w:rsid w:val="009D0F10"/>
    <w:pPr>
      <w:numPr>
        <w:numId w:val="2"/>
      </w:numPr>
    </w:pPr>
  </w:style>
  <w:style w:type="character" w:styleId="SubtleReference">
    <w:name w:val="Subtle Reference"/>
    <w:basedOn w:val="DefaultParagraphFont"/>
    <w:uiPriority w:val="31"/>
    <w:rsid w:val="00FB64E8"/>
    <w:rPr>
      <w:smallCaps/>
      <w:color w:val="5A5A5A" w:themeColor="text1" w:themeTint="A5"/>
    </w:rPr>
  </w:style>
  <w:style w:type="character" w:customStyle="1" w:styleId="ItalicsPACKT">
    <w:name w:val="Italics [PACKT]"/>
    <w:uiPriority w:val="99"/>
    <w:qFormat/>
    <w:rsid w:val="00C41783"/>
    <w:rPr>
      <w:i/>
      <w:color w:val="C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C41783"/>
    <w:rPr>
      <w:sz w:val="16"/>
      <w:szCs w:val="16"/>
    </w:rPr>
  </w:style>
  <w:style w:type="paragraph" w:styleId="CommentText">
    <w:name w:val="annotation text"/>
    <w:basedOn w:val="Normal"/>
    <w:link w:val="CommentTextChar"/>
    <w:autoRedefine/>
    <w:uiPriority w:val="99"/>
    <w:unhideWhenUsed/>
    <w:rsid w:val="003F21B5"/>
    <w:rPr>
      <w:rFonts w:ascii="Arial" w:hAnsi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21B5"/>
    <w:rPr>
      <w:rFonts w:ascii="Arial" w:eastAsia="Times New Roman" w:hAnsi="Arial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1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1783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customStyle="1" w:styleId="LayoutInformationPACKT">
    <w:name w:val="Layout Information [PACKT]"/>
    <w:basedOn w:val="Normal"/>
    <w:next w:val="Normal"/>
    <w:qFormat/>
    <w:rsid w:val="00C41783"/>
    <w:rPr>
      <w:rFonts w:ascii="Arial" w:hAnsi="Arial"/>
      <w:b/>
      <w:color w:val="FF0000"/>
      <w:sz w:val="28"/>
      <w:szCs w:val="28"/>
    </w:rPr>
  </w:style>
  <w:style w:type="paragraph" w:customStyle="1" w:styleId="FigurePACKT">
    <w:name w:val="Figure [PACKT]"/>
    <w:qFormat/>
    <w:rsid w:val="00C41783"/>
    <w:pPr>
      <w:spacing w:before="240" w:after="240" w:line="240" w:lineRule="auto"/>
      <w:jc w:val="center"/>
    </w:pPr>
    <w:rPr>
      <w:rFonts w:ascii="Tahoma" w:eastAsia="Times New Roman" w:hAnsi="Tahoma" w:cs="Times New Roman"/>
      <w:noProof/>
      <w:sz w:val="16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84F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48C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E4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D72DED"/>
    <w:rPr>
      <w:rFonts w:ascii="Courier New" w:eastAsia="Times New Roman" w:hAnsi="Courier New" w:cs="Courier New"/>
      <w:sz w:val="20"/>
      <w:szCs w:val="20"/>
    </w:rPr>
  </w:style>
  <w:style w:type="character" w:customStyle="1" w:styleId="InlineCode">
    <w:name w:val="InlineCode"/>
    <w:rsid w:val="00047CA9"/>
    <w:rPr>
      <w:rFonts w:ascii="Courier New" w:hAnsi="Courier New"/>
      <w:noProof/>
      <w:color w:val="auto"/>
    </w:rPr>
  </w:style>
  <w:style w:type="paragraph" w:customStyle="1" w:styleId="ListBulleted">
    <w:name w:val="ListBulleted"/>
    <w:qFormat/>
    <w:rsid w:val="00047CA9"/>
    <w:pPr>
      <w:numPr>
        <w:numId w:val="4"/>
      </w:numPr>
      <w:spacing w:before="120" w:after="120" w:line="240" w:lineRule="auto"/>
      <w:contextualSpacing/>
    </w:pPr>
    <w:rPr>
      <w:rFonts w:ascii="Times New Roman" w:eastAsia="Times New Roman" w:hAnsi="Times New Roman" w:cs="Times New Roman"/>
      <w:snapToGrid w:val="0"/>
      <w:sz w:val="26"/>
      <w:szCs w:val="20"/>
      <w:lang w:val="en-US"/>
    </w:rPr>
  </w:style>
  <w:style w:type="character" w:customStyle="1" w:styleId="fontstyle01">
    <w:name w:val="fontstyle01"/>
    <w:basedOn w:val="DefaultParagraphFont"/>
    <w:rsid w:val="00737B95"/>
    <w:rPr>
      <w:rFonts w:ascii="FranklinGothic-Book" w:hAnsi="FranklinGothic-Book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37B95"/>
    <w:rPr>
      <w:rFonts w:ascii="CourierStd" w:hAnsi="CourierStd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737B95"/>
    <w:rPr>
      <w:rFonts w:ascii="FranklinGothic-BookItalic" w:hAnsi="FranklinGothic-Book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277147"/>
    <w:rPr>
      <w:rFonts w:ascii="Wingdings3" w:hAnsi="Wingdings3" w:hint="default"/>
      <w:b w:val="0"/>
      <w:bCs w:val="0"/>
      <w:i w:val="0"/>
      <w:iCs w:val="0"/>
      <w:color w:val="000000"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rsid w:val="00DB2DC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B2DC9"/>
    <w:rPr>
      <w:rFonts w:ascii="Times New Roman" w:eastAsia="Times New Roman" w:hAnsi="Times New Roman" w:cs="Times New Roman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B2DC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B2DC9"/>
    <w:rPr>
      <w:rFonts w:ascii="Times New Roman" w:eastAsia="Times New Roman" w:hAnsi="Times New Roman" w:cs="Times New Roman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65E84"/>
    <w:rPr>
      <w:color w:val="605E5C"/>
      <w:shd w:val="clear" w:color="auto" w:fill="E1DFDD"/>
    </w:rPr>
  </w:style>
  <w:style w:type="character" w:customStyle="1" w:styleId="fontstyle51">
    <w:name w:val="fontstyle51"/>
    <w:basedOn w:val="DefaultParagraphFont"/>
    <w:rsid w:val="00DD67DB"/>
    <w:rPr>
      <w:rFonts w:ascii="Arial-Black" w:hAnsi="Arial-Black" w:hint="default"/>
      <w:b w:val="0"/>
      <w:bCs w:val="0"/>
      <w:i w:val="0"/>
      <w:iCs w:val="0"/>
      <w:color w:val="000000"/>
      <w:sz w:val="16"/>
      <w:szCs w:val="16"/>
    </w:rPr>
  </w:style>
  <w:style w:type="paragraph" w:customStyle="1" w:styleId="BulletEndPACKT">
    <w:name w:val="Bullet End [PACKT]"/>
    <w:basedOn w:val="BulletPACKT"/>
    <w:next w:val="NormalPACKT"/>
    <w:uiPriority w:val="99"/>
    <w:locked/>
    <w:rsid w:val="003F4B75"/>
    <w:pPr>
      <w:spacing w:after="120"/>
      <w:ind w:left="720"/>
    </w:pPr>
  </w:style>
  <w:style w:type="character" w:customStyle="1" w:styleId="URLPACKT">
    <w:name w:val="URL [PACKT]"/>
    <w:basedOn w:val="CodeInTextPACKT"/>
    <w:qFormat/>
    <w:rsid w:val="00CA748B"/>
    <w:rPr>
      <w:rFonts w:ascii="Lucida Console" w:hAnsi="Lucida Console"/>
      <w:color w:val="0000FF"/>
      <w:sz w:val="19"/>
      <w:szCs w:val="18"/>
    </w:rPr>
  </w:style>
  <w:style w:type="paragraph" w:customStyle="1" w:styleId="FigureCaptionPACKT">
    <w:name w:val="Figure Caption [PACKT]"/>
    <w:basedOn w:val="FigurePACKT"/>
    <w:autoRedefine/>
    <w:uiPriority w:val="99"/>
    <w:qFormat/>
    <w:rsid w:val="00040447"/>
    <w:pPr>
      <w:spacing w:before="0" w:after="120"/>
    </w:pPr>
    <w:rPr>
      <w:rFonts w:ascii="Times New Roman" w:hAnsi="Times New Roman" w:cs="Tahoma"/>
      <w:noProof w:val="0"/>
      <w:sz w:val="20"/>
      <w:szCs w:val="16"/>
      <w:lang w:val="en-GB"/>
    </w:rPr>
  </w:style>
  <w:style w:type="character" w:customStyle="1" w:styleId="ChapterrefPACKT">
    <w:name w:val="Chapterref [PACKT]"/>
    <w:uiPriority w:val="99"/>
    <w:locked/>
    <w:rsid w:val="00E21D07"/>
    <w:rPr>
      <w:rFonts w:ascii="Times New Roman" w:hAnsi="Times New Roman"/>
      <w:i/>
      <w:dstrike w:val="0"/>
      <w:color w:val="808000"/>
      <w:sz w:val="22"/>
      <w:szCs w:val="22"/>
      <w:u w:val="non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0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1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1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63.png"/><Relationship Id="rId3" Type="http://schemas.openxmlformats.org/officeDocument/2006/relationships/image" Target="media/image18.png"/><Relationship Id="rId7" Type="http://schemas.openxmlformats.org/officeDocument/2006/relationships/image" Target="media/image62.png"/><Relationship Id="rId2" Type="http://schemas.openxmlformats.org/officeDocument/2006/relationships/image" Target="media/image13.png"/><Relationship Id="rId1" Type="http://schemas.openxmlformats.org/officeDocument/2006/relationships/image" Target="media/image8.png"/><Relationship Id="rId6" Type="http://schemas.openxmlformats.org/officeDocument/2006/relationships/image" Target="media/image45.png"/><Relationship Id="rId5" Type="http://schemas.openxmlformats.org/officeDocument/2006/relationships/image" Target="media/image41.png"/><Relationship Id="rId4" Type="http://schemas.openxmlformats.org/officeDocument/2006/relationships/image" Target="media/image22.png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4.png"/><Relationship Id="rId39" Type="http://schemas.openxmlformats.org/officeDocument/2006/relationships/image" Target="media/image29.png"/><Relationship Id="rId21" Type="http://schemas.openxmlformats.org/officeDocument/2006/relationships/image" Target="media/image7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70.png"/><Relationship Id="rId7" Type="http://schemas.openxmlformats.org/officeDocument/2006/relationships/settings" Target="settings.xml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7.png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image" Target="media/image21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4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3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20.png"/><Relationship Id="rId44" Type="http://schemas.openxmlformats.org/officeDocument/2006/relationships/image" Target="media/image34.png"/><Relationship Id="rId52" Type="http://schemas.openxmlformats.org/officeDocument/2006/relationships/image" Target="media/image43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7.png"/><Relationship Id="rId78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9.png"/><Relationship Id="rId27" Type="http://schemas.openxmlformats.org/officeDocument/2006/relationships/image" Target="media/image15.png"/><Relationship Id="rId30" Type="http://schemas.openxmlformats.org/officeDocument/2006/relationships/image" Target="media/image19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72" Type="http://schemas.openxmlformats.org/officeDocument/2006/relationships/image" Target="media/image66.png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2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6.png"/><Relationship Id="rId41" Type="http://schemas.openxmlformats.org/officeDocument/2006/relationships/image" Target="media/image31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10.png"/><Relationship Id="rId28" Type="http://schemas.openxmlformats.org/officeDocument/2006/relationships/image" Target="media/image16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vathy%20Nair\Desktop\Templates\PEN_EditTools_Cookboo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arly_x0020_Access xmlns="e7df6e9d-0615-47e4-a4ad-60fe01bbcbf5">false</Early_x0020_Acces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413E2E2902342ADF3E7858F395E29" ma:contentTypeVersion="13" ma:contentTypeDescription="Create a new document." ma:contentTypeScope="" ma:versionID="ad29ee0942238f21f7c9b9fcd53baea1">
  <xsd:schema xmlns:xsd="http://www.w3.org/2001/XMLSchema" xmlns:xs="http://www.w3.org/2001/XMLSchema" xmlns:p="http://schemas.microsoft.com/office/2006/metadata/properties" xmlns:ns2="e7df6e9d-0615-47e4-a4ad-60fe01bbcbf5" xmlns:ns3="c866c9ed-2f7a-4860-bf57-8153ff3a210a" targetNamespace="http://schemas.microsoft.com/office/2006/metadata/properties" ma:root="true" ma:fieldsID="6c12a8ad54c5f9eb97d360dd7d7bf666" ns2:_="" ns3:_="">
    <xsd:import namespace="e7df6e9d-0615-47e4-a4ad-60fe01bbcbf5"/>
    <xsd:import namespace="c866c9ed-2f7a-4860-bf57-8153ff3a21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Early_x0020_Acces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df6e9d-0615-47e4-a4ad-60fe01bbcb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Early_x0020_Access" ma:index="20" nillable="true" ma:displayName="Early Access" ma:default="0" ma:description="This is an option which you select when you want the chapter to be a part of the Early Access" ma:internalName="Early_x0020_Access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6c9ed-2f7a-4860-bf57-8153ff3a210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FCEBEF-5146-42F5-BB58-21F69703953D}">
  <ds:schemaRefs>
    <ds:schemaRef ds:uri="http://schemas.microsoft.com/office/2006/metadata/properties"/>
    <ds:schemaRef ds:uri="http://schemas.microsoft.com/office/infopath/2007/PartnerControls"/>
    <ds:schemaRef ds:uri="e7df6e9d-0615-47e4-a4ad-60fe01bbcbf5"/>
  </ds:schemaRefs>
</ds:datastoreItem>
</file>

<file path=customXml/itemProps2.xml><?xml version="1.0" encoding="utf-8"?>
<ds:datastoreItem xmlns:ds="http://schemas.openxmlformats.org/officeDocument/2006/customXml" ds:itemID="{C10CC8B5-5E09-4D47-82BC-49C6B47CA0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df6e9d-0615-47e4-a4ad-60fe01bbcbf5"/>
    <ds:schemaRef ds:uri="c866c9ed-2f7a-4860-bf57-8153ff3a21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4B673A-7462-41D0-8FCB-13142A99436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E81E0D4-FAA2-4F86-A380-9791748228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PEN_EditTools_Cookbook.dotm</Template>
  <TotalTime>957</TotalTime>
  <Pages>1</Pages>
  <Words>5971</Words>
  <Characters>34039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Lee</dc:creator>
  <cp:keywords/>
  <dc:description/>
  <cp:lastModifiedBy>Thomas Lee</cp:lastModifiedBy>
  <cp:revision>340</cp:revision>
  <dcterms:created xsi:type="dcterms:W3CDTF">2021-02-25T18:14:00Z</dcterms:created>
  <dcterms:modified xsi:type="dcterms:W3CDTF">2021-04-16T11:08:00Z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0x010100D52413E2E2902342ADF3E7858F395E29</vt:lpwstr>
  </property>
</Properties>
</file>