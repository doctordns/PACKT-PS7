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4B9A4EC" w:rsidR="00EC03C6" w:rsidRDefault="00EC03C6" w:rsidP="00EC03C6">
      <w:pPr>
        <w:pStyle w:val="ChapterNumberPACKT"/>
      </w:pPr>
      <w:commentRangeStart w:id="0"/>
      <w:commentRangeStart w:id="1"/>
      <w:r>
        <w:t>3</w:t>
      </w:r>
      <w:commentRangeEnd w:id="0"/>
      <w:commentRangeEnd w:id="1"/>
      <w:r w:rsidR="003F2EF3">
        <w:rPr>
          <w:rStyle w:val="CommentReference"/>
          <w:rFonts w:ascii="Calibri" w:hAnsi="Calibri" w:cs="Times New Roman"/>
          <w:bCs w:val="0"/>
          <w:color w:val="auto"/>
          <w:kern w:val="0"/>
          <w:lang w:val="en-US"/>
        </w:rPr>
        <w:commentReference w:id="0"/>
      </w:r>
      <w:r w:rsidR="00B40D85">
        <w:rPr>
          <w:rStyle w:val="CommentReference"/>
          <w:rFonts w:ascii="Times New Roman" w:hAnsi="Times New Roman" w:cs="Times New Roman"/>
          <w:bCs w:val="0"/>
          <w:color w:val="auto"/>
          <w:kern w:val="0"/>
          <w:lang w:val="en-US"/>
        </w:rPr>
        <w:commentReference w:id="1"/>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2"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2"/>
    <w:p w14:paraId="7172D65D" w14:textId="77777777" w:rsidR="00EC03C6" w:rsidRDefault="00EC03C6" w:rsidP="00EC03C6">
      <w:pPr>
        <w:pStyle w:val="BulletPACKT"/>
      </w:pPr>
      <w:r>
        <w:t>Exploring compatibility limitations</w:t>
      </w:r>
    </w:p>
    <w:p w14:paraId="5D968ED1" w14:textId="547D891E" w:rsidR="00EC03C6" w:rsidRDefault="00EC03C6" w:rsidP="00EC03C6">
      <w:pPr>
        <w:pStyle w:val="BulletPACKT"/>
      </w:pPr>
      <w:bookmarkStart w:id="3" w:name="_Hlk52466159"/>
      <w:r>
        <w:t xml:space="preserve">Exploring the </w:t>
      </w:r>
      <w:r w:rsidR="008248CF">
        <w:t>m</w:t>
      </w:r>
      <w:r>
        <w:t>odule deny list</w:t>
      </w:r>
    </w:p>
    <w:bookmarkEnd w:id="3"/>
    <w:p w14:paraId="73F1CA74" w14:textId="15702563" w:rsidR="00EC03C6" w:rsidRDefault="00EC03C6" w:rsidP="00EC03C6">
      <w:pPr>
        <w:pStyle w:val="BulletPACKT"/>
      </w:pPr>
      <w:r>
        <w:t xml:space="preserve">Importing </w:t>
      </w:r>
      <w:proofErr w:type="spellStart"/>
      <w:r w:rsidR="003D557E">
        <w:t>Formatt</w:t>
      </w:r>
      <w:proofErr w:type="spellEnd"/>
      <w:r>
        <w:t xml:space="preserve"> XML</w:t>
      </w:r>
    </w:p>
    <w:p w14:paraId="1DF0BEE0" w14:textId="77777777" w:rsidR="00EC03C6" w:rsidRDefault="00EC03C6" w:rsidP="00EC03C6">
      <w:pPr>
        <w:pStyle w:val="BulletPACKT"/>
      </w:pPr>
      <w:r>
        <w:t xml:space="preserve">Leveraging compatibility </w:t>
      </w:r>
    </w:p>
    <w:p w14:paraId="37D75F3B" w14:textId="691393DF" w:rsidR="00EC03C6" w:rsidRDefault="00EC03C6" w:rsidP="00EC03C6">
      <w:pPr>
        <w:pStyle w:val="BulletPACKT"/>
      </w:pPr>
      <w:commentRangeStart w:id="4"/>
      <w:commentRangeStart w:id="5"/>
      <w:r>
        <w:t>Exploring alternatives to non-</w:t>
      </w:r>
      <w:r w:rsidR="001269AF">
        <w:t>s</w:t>
      </w:r>
      <w:r>
        <w:t xml:space="preserve">upported Windows PowerShell </w:t>
      </w:r>
      <w:r w:rsidR="00AD43BE">
        <w:t>f</w:t>
      </w:r>
      <w:r>
        <w:t>eatures</w:t>
      </w:r>
      <w:commentRangeEnd w:id="4"/>
      <w:r w:rsidR="009C61E2">
        <w:rPr>
          <w:rStyle w:val="CommentReference"/>
          <w:rFonts w:ascii="Calibri" w:hAnsi="Calibri"/>
        </w:rPr>
        <w:commentReference w:id="4"/>
      </w:r>
      <w:commentRangeEnd w:id="5"/>
      <w:r w:rsidR="003D557E">
        <w:rPr>
          <w:rStyle w:val="CommentReference"/>
          <w:rFonts w:ascii="Calibri" w:hAnsi="Calibri"/>
        </w:rPr>
        <w:commentReference w:id="5"/>
      </w:r>
    </w:p>
    <w:p w14:paraId="5C6D3BB0" w14:textId="77777777" w:rsidR="00EC03C6" w:rsidRDefault="00EC03C6" w:rsidP="00EC03C6">
      <w:pPr>
        <w:pStyle w:val="Heading1"/>
        <w:tabs>
          <w:tab w:val="left" w:pos="0"/>
        </w:tabs>
      </w:pPr>
      <w:r>
        <w:t>Introduction</w:t>
      </w:r>
    </w:p>
    <w:p w14:paraId="3FB46137" w14:textId="50FCCEAE"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w:t>
      </w:r>
      <w:commentRangeStart w:id="6"/>
      <w:proofErr w:type="spellStart"/>
      <w:ins w:id="7" w:author="Lucy Wan" w:date="2020-11-18T10:36:00Z">
        <w:r w:rsidR="00372EED">
          <w:t>learn</w:t>
        </w:r>
      </w:ins>
      <w:del w:id="8" w:author="Lucy Wan" w:date="2020-11-18T10:36:00Z">
        <w:r w:rsidR="004B1A3E" w:rsidDel="00372EED">
          <w:delText xml:space="preserve">can </w:delText>
        </w:r>
        <w:r w:rsidR="00A62151" w:rsidDel="00372EED">
          <w:delText>discover</w:delText>
        </w:r>
        <w:r w:rsidR="004B1A3E" w:rsidDel="00372EED">
          <w:delText xml:space="preserve"> </w:delText>
        </w:r>
      </w:del>
      <w:r w:rsidR="004B1A3E">
        <w:t>more</w:t>
      </w:r>
      <w:proofErr w:type="spellEnd"/>
      <w:r w:rsidR="004B1A3E">
        <w:t xml:space="preserve"> about </w:t>
      </w:r>
      <w:commentRangeEnd w:id="6"/>
      <w:r w:rsidR="003D557E">
        <w:rPr>
          <w:rStyle w:val="CommentReference"/>
          <w:rFonts w:ascii="Calibri" w:hAnsi="Calibri"/>
        </w:rPr>
        <w:commentReference w:id="6"/>
      </w:r>
      <w:r w:rsidR="004B1A3E">
        <w:t>.NET.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799FDB43" w:rsidR="004B1A3E" w:rsidRDefault="004B1A3E" w:rsidP="00073F55">
      <w:pPr>
        <w:pStyle w:val="NormalPACKT"/>
      </w:pPr>
      <w:r>
        <w:t xml:space="preserve">In 2014, Microsoft announced that they would release the .NET Framework </w:t>
      </w:r>
      <w:ins w:id="9" w:author="Lucy Wan" w:date="2020-11-18T10:37:00Z">
        <w:r w:rsidR="00916634">
          <w:t>as</w:t>
        </w:r>
      </w:ins>
      <w:del w:id="10" w:author="Lucy Wan" w:date="2020-11-18T10:37:00Z">
        <w:r w:rsidDel="00916634">
          <w:delText>to</w:delText>
        </w:r>
      </w:del>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1D5FF4">
        <w:t>C</w:t>
      </w:r>
      <w:r>
        <w:t>ore’</w:t>
      </w:r>
      <w:r w:rsidR="00A62151">
        <w:t xml:space="preserve"> and announced that </w:t>
      </w:r>
      <w:r>
        <w:t xml:space="preserve">future versions </w:t>
      </w:r>
      <w:r w:rsidR="00A62151">
        <w:t xml:space="preserve">are </w:t>
      </w:r>
      <w:r>
        <w:t xml:space="preserve">to be known as just PowerShell. </w:t>
      </w:r>
    </w:p>
    <w:p w14:paraId="50C9EF3C" w14:textId="6C67637E" w:rsidR="00073F55" w:rsidRDefault="002A6948" w:rsidP="004B1A3E">
      <w:pPr>
        <w:pStyle w:val="NormalPACKT"/>
      </w:pPr>
      <w:r>
        <w:t>Moving the Windows PowerShell source code into o</w:t>
      </w:r>
      <w:r w:rsidR="004B1A3E">
        <w:t>pen sourc</w:t>
      </w:r>
      <w:r>
        <w:t xml:space="preserve">e and moving </w:t>
      </w:r>
      <w:r w:rsidR="004B1A3E">
        <w:t xml:space="preserve">to work on .NET Core was a </w:t>
      </w:r>
      <w:r w:rsidR="00332C98">
        <w:t>massiv</w:t>
      </w:r>
      <w:r w:rsidR="004B1A3E">
        <w:t>e engineering task. As the migration and porting work proceeded</w:t>
      </w:r>
      <w:r w:rsidR="00365B21">
        <w:t>,</w:t>
      </w:r>
      <w:r w:rsidR="004B1A3E">
        <w:t xml:space="preserve"> it became clear that PowerShell on .NET </w:t>
      </w:r>
      <w:r w:rsidR="00F0037F">
        <w:t>C</w:t>
      </w:r>
      <w:r w:rsidR="004B1A3E">
        <w:t>ore would not be 100% compatible with Window PowerShell.</w:t>
      </w:r>
      <w:r w:rsidR="00073F55">
        <w:t xml:space="preserve"> The .NET </w:t>
      </w:r>
      <w:r w:rsidR="00F0037F">
        <w:t>C</w:t>
      </w:r>
      <w:r w:rsidR="00073F55">
        <w:t>ore team did not port every base class library, type,</w:t>
      </w:r>
      <w:r w:rsidR="00365B21">
        <w:t xml:space="preserve"> and </w:t>
      </w:r>
      <w:r w:rsidR="00073F55">
        <w:t xml:space="preserve">method. Some features of the Full .NET are not available in .NET </w:t>
      </w:r>
      <w:r w:rsidR="00365B21">
        <w:t>C</w:t>
      </w:r>
      <w:r w:rsidR="00073F55">
        <w:t>ore, which means that they are also not available in PowerShell 7.</w:t>
      </w:r>
    </w:p>
    <w:p w14:paraId="459BFDF3" w14:textId="312C660C" w:rsidR="00073F55" w:rsidRDefault="00073F55" w:rsidP="004B1A3E">
      <w:pPr>
        <w:pStyle w:val="NormalPACKT"/>
      </w:pPr>
      <w:r>
        <w:t xml:space="preserve">As an IT Professional,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ins w:id="11" w:author="tfl@psp.co.uk" w:date="2021-02-02T00:27:00Z">
        <w:r w:rsidR="00E1705D">
          <w:t xml:space="preserve"> As this book shows, there is very little you </w:t>
        </w:r>
      </w:ins>
      <w:ins w:id="12" w:author="tfl@psp.co.uk" w:date="2021-02-02T00:28:00Z">
        <w:r w:rsidR="00E1705D">
          <w:t xml:space="preserve">were able to do in Windows PowerShell that you </w:t>
        </w:r>
        <w:proofErr w:type="spellStart"/>
        <w:r w:rsidR="00E1705D">
          <w:t>can not</w:t>
        </w:r>
        <w:proofErr w:type="spellEnd"/>
        <w:r w:rsidR="00E1705D">
          <w:t xml:space="preserve"> do  in PowerShell 7. </w:t>
        </w:r>
      </w:ins>
    </w:p>
    <w:p w14:paraId="0B4F13FE" w14:textId="0655DA59" w:rsidR="00D560A0" w:rsidRDefault="00D560A0" w:rsidP="00D560A0">
      <w:pPr>
        <w:pStyle w:val="NormalPACKT"/>
      </w:pPr>
      <w:r>
        <w:t>In terms of compatib</w:t>
      </w:r>
      <w:r w:rsidR="00365B21">
        <w:t>il</w:t>
      </w:r>
      <w:r>
        <w:t xml:space="preserve">ity with Windows PowerShell, </w:t>
      </w:r>
      <w:commentRangeStart w:id="13"/>
      <w:r>
        <w:t xml:space="preserve">there are three sets of modules </w:t>
      </w:r>
      <w:del w:id="14" w:author="Lucy Wan" w:date="2020-11-18T10:41:00Z">
        <w:r w:rsidDel="00004E70">
          <w:delText>and the commands they contain</w:delText>
        </w:r>
        <w:commentRangeEnd w:id="13"/>
        <w:r w:rsidR="005014E4" w:rsidDel="00004E70">
          <w:rPr>
            <w:rStyle w:val="CommentReference"/>
            <w:rFonts w:ascii="Calibri" w:hAnsi="Calibri"/>
          </w:rPr>
          <w:commentReference w:id="13"/>
        </w:r>
      </w:del>
      <w:ins w:id="15" w:author="Lucy Wan" w:date="2020-11-18T10:41:00Z">
        <w:r w:rsidR="00004E70">
          <w:t>containing different commands</w:t>
        </w:r>
      </w:ins>
      <w:ins w:id="16" w:author="tfl@psp.co.uk" w:date="2021-02-02T00:28:00Z">
        <w:r w:rsidR="00E1705D">
          <w:t xml:space="preserve"> to look at</w:t>
        </w:r>
      </w:ins>
      <w:r>
        <w:t>:</w:t>
      </w:r>
    </w:p>
    <w:p w14:paraId="2F166BCA" w14:textId="4C482449" w:rsidR="002A6948" w:rsidRDefault="00D560A0" w:rsidP="002E2FFB">
      <w:pPr>
        <w:pStyle w:val="NormalPACKT"/>
        <w:numPr>
          <w:ilvl w:val="0"/>
          <w:numId w:val="4"/>
        </w:numPr>
      </w:pPr>
      <w:r>
        <w:t>Modules/commands shipped with Windows PowerShell</w:t>
      </w:r>
      <w:r w:rsidR="00047CA9">
        <w:t xml:space="preserve"> and on which your scripts depend</w:t>
      </w:r>
    </w:p>
    <w:p w14:paraId="5F8FC7C5" w14:textId="700D4498" w:rsidR="00D560A0" w:rsidRDefault="00D560A0" w:rsidP="002E2FFB">
      <w:pPr>
        <w:pStyle w:val="NormalPACKT"/>
        <w:numPr>
          <w:ilvl w:val="0"/>
          <w:numId w:val="4"/>
        </w:numPr>
      </w:pPr>
      <w:r>
        <w:lastRenderedPageBreak/>
        <w:t>Modules/commands included as part of a Windows feature</w:t>
      </w:r>
      <w:r w:rsidR="00047CA9">
        <w:t xml:space="preserve"> </w:t>
      </w:r>
      <w:r w:rsidR="00195961">
        <w:t>–</w:t>
      </w:r>
      <w:r w:rsidR="00047CA9">
        <w:t xml:space="preserve">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5DA4BC98" w:rsidR="00D560A0" w:rsidRDefault="00D560A0" w:rsidP="002E2FFB">
      <w:pPr>
        <w:pStyle w:val="NormalPACKT"/>
        <w:numPr>
          <w:ilvl w:val="0"/>
          <w:numId w:val="4"/>
        </w:numPr>
      </w:pPr>
      <w:r>
        <w:t xml:space="preserve">Other </w:t>
      </w:r>
      <w:r w:rsidR="00047CA9">
        <w:t>t</w:t>
      </w:r>
      <w:r>
        <w:t>hird-party modules</w:t>
      </w:r>
      <w:r w:rsidR="00047CA9">
        <w:t xml:space="preserve">, such as the </w:t>
      </w:r>
      <w:commentRangeStart w:id="17"/>
      <w:r w:rsidR="00047CA9" w:rsidRPr="00CE7C67">
        <w:rPr>
          <w:rStyle w:val="CodeInTextPACKT"/>
        </w:rPr>
        <w:t>NTF</w:t>
      </w:r>
      <w:r w:rsidR="003D557E">
        <w:rPr>
          <w:rStyle w:val="CodeInTextPACKT"/>
        </w:rPr>
        <w:t>S</w:t>
      </w:r>
      <w:r w:rsidR="00047CA9" w:rsidRPr="00CE7C67">
        <w:rPr>
          <w:rStyle w:val="CodeInTextPACKT"/>
        </w:rPr>
        <w:t>Security</w:t>
      </w:r>
      <w:commentRangeEnd w:id="17"/>
      <w:r w:rsidR="00726596">
        <w:rPr>
          <w:rStyle w:val="CommentReference"/>
        </w:rPr>
        <w:commentReference w:id="17"/>
      </w:r>
      <w:r w:rsidR="00047CA9">
        <w:t xml:space="preserve"> module </w:t>
      </w:r>
      <w:r w:rsidR="00195961">
        <w:t>–</w:t>
      </w:r>
      <w:r w:rsidR="00047CA9">
        <w:t xml:space="preserve"> this book makes use of several external modules whose authors may, or may not, have updated their modules to run on .NET Core.</w:t>
      </w:r>
    </w:p>
    <w:p w14:paraId="5541B2A6" w14:textId="68F7549D"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 </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A few Windows PowerShell commands made use of proprietary APIs, so could not be included</w:t>
      </w:r>
      <w:r w:rsidR="003B6136">
        <w:t>,</w:t>
      </w:r>
      <w:r w:rsidR="00A54874">
        <w:t xml:space="preserve"> but the number is relatively small. </w:t>
      </w:r>
    </w:p>
    <w:p w14:paraId="35C20D04" w14:textId="36D7BB2F"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0F9C79F1" w:rsidR="00A62151" w:rsidRDefault="00047CA9" w:rsidP="004B1A3E">
      <w:pPr>
        <w:pStyle w:val="NormalPACKT"/>
      </w:pPr>
      <w:r>
        <w:t xml:space="preserve">The </w:t>
      </w:r>
      <w:r w:rsidR="00A54874">
        <w:t>Windows</w:t>
      </w:r>
      <w:r>
        <w:t xml:space="preserve"> client</w:t>
      </w:r>
      <w:r w:rsidR="00A54874">
        <w:t xml:space="preserve"> and Windows Server</w:t>
      </w:r>
      <w:del w:id="18" w:author="Lucy Wan" w:date="2020-11-18T10:43:00Z">
        <w:r w:rsidR="00A54874" w:rsidDel="000C58A6">
          <w:delText xml:space="preserve"> provide</w:delText>
        </w:r>
      </w:del>
      <w:r>
        <w:t xml:space="preserve"> also provide </w:t>
      </w:r>
      <w:r w:rsidR="00A54874">
        <w:t xml:space="preserve">modules to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5768EDA6" w:rsidR="00A54874" w:rsidRDefault="00A54874" w:rsidP="004B1A3E">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w:t>
      </w:r>
      <w:commentRangeStart w:id="19"/>
      <w:commentRangeStart w:id="20"/>
      <w:r w:rsidR="00047CA9">
        <w:t>is a work in progress</w:t>
      </w:r>
      <w:commentRangeEnd w:id="19"/>
      <w:r w:rsidR="00AF3974">
        <w:rPr>
          <w:rStyle w:val="CommentReference"/>
        </w:rPr>
        <w:commentReference w:id="19"/>
      </w:r>
      <w:commentRangeEnd w:id="20"/>
      <w:r w:rsidR="00242F82">
        <w:rPr>
          <w:rStyle w:val="CommentReference"/>
          <w:rFonts w:ascii="Calibri" w:hAnsi="Calibri"/>
        </w:rPr>
        <w:commentReference w:id="20"/>
      </w:r>
      <w:r w:rsidR="00047CA9">
        <w:t xml:space="preserve">. </w:t>
      </w:r>
      <w:r w:rsidR="00332C98">
        <w:t xml:space="preserve">Some modules, such as the </w:t>
      </w:r>
      <w:commentRangeStart w:id="21"/>
      <w:r w:rsidR="00332C98" w:rsidRPr="00047CA9">
        <w:rPr>
          <w:rStyle w:val="CodeInTextPACKT"/>
        </w:rPr>
        <w:t>ActiveDirectory</w:t>
      </w:r>
      <w:r w:rsidR="00332C98">
        <w:t xml:space="preserve"> module, </w:t>
      </w:r>
      <w:r w:rsidR="0062761D">
        <w:t xml:space="preserve">have been updated and </w:t>
      </w:r>
      <w:r w:rsidR="00332C98">
        <w:t>are available natively in PowerShell 7</w:t>
      </w:r>
      <w:commentRangeEnd w:id="21"/>
      <w:r w:rsidR="0078634A">
        <w:rPr>
          <w:rStyle w:val="CommentReference"/>
        </w:rPr>
        <w:commentReference w:id="21"/>
      </w:r>
      <w:r w:rsidR="00332C98">
        <w:t>.</w:t>
      </w:r>
      <w:r w:rsidR="00E1705D">
        <w:t xml:space="preserve"> For a quick look at </w:t>
      </w:r>
      <w:proofErr w:type="spellStart"/>
      <w:r w:rsidR="00E1705D">
        <w:t>compatibliy</w:t>
      </w:r>
      <w:proofErr w:type="spellEnd"/>
      <w:r w:rsidR="00E1705D">
        <w:t xml:space="preserve">, view this document: </w:t>
      </w:r>
      <w:r w:rsidR="00E1705D" w:rsidRPr="00E1705D">
        <w:rPr>
          <w:rStyle w:val="ItalicsPACKT"/>
        </w:rPr>
        <w:t>https://docs.microsoft.com/en-us/powershell/scripting/whats-new/module-compatibility?view=powershell-7.1</w:t>
      </w:r>
      <w:r w:rsidR="00E1705D">
        <w:rPr>
          <w:rStyle w:val="Hyperlink"/>
        </w:rPr>
        <w:t>.</w:t>
      </w:r>
      <w:ins w:id="22" w:author="tfl@psp.co.uk" w:date="2021-02-02T00:22:00Z">
        <w:r w:rsidR="00E1705D">
          <w:rPr>
            <w:rStyle w:val="Hyperlink"/>
          </w:rPr>
          <w:t xml:space="preserve"> It i</w:t>
        </w:r>
      </w:ins>
      <w:ins w:id="23" w:author="tfl@psp.co.uk" w:date="2021-02-02T00:23:00Z">
        <w:r w:rsidR="00E1705D">
          <w:rPr>
            <w:rStyle w:val="Hyperlink"/>
          </w:rPr>
          <w:t xml:space="preserve">s worth noting that updating of these OS modules can only be done by upgrading to a </w:t>
        </w:r>
        <w:proofErr w:type="spellStart"/>
        <w:r w:rsidR="00E1705D">
          <w:rPr>
            <w:rStyle w:val="Hyperlink"/>
          </w:rPr>
          <w:t>newver</w:t>
        </w:r>
        <w:proofErr w:type="spellEnd"/>
        <w:r w:rsidR="00E1705D">
          <w:rPr>
            <w:rStyle w:val="Hyperlink"/>
          </w:rPr>
          <w:t xml:space="preserve"> version of the OS, which is unfortunate.</w:t>
        </w:r>
      </w:ins>
      <w:r w:rsidR="00E1705D">
        <w:rPr>
          <w:rStyle w:val="Hyperlink"/>
        </w:rPr>
        <w:t xml:space="preserve"> </w:t>
      </w:r>
    </w:p>
    <w:p w14:paraId="707708CA" w14:textId="78C82251" w:rsidR="00A54874" w:rsidRDefault="00A54874" w:rsidP="004B1A3E">
      <w:pPr>
        <w:pStyle w:val="NormalPACKT"/>
      </w:pPr>
      <w:r>
        <w:t xml:space="preserve">The final set of commands </w:t>
      </w:r>
      <w:ins w:id="24" w:author="Lucy Wan" w:date="2020-11-18T10:44:00Z">
        <w:r w:rsidR="007A380F">
          <w:t xml:space="preserve">to think about </w:t>
        </w:r>
      </w:ins>
      <w:del w:id="25" w:author="Lucy Wan" w:date="2020-11-18T10:44:00Z">
        <w:r w:rsidDel="007A380F">
          <w:delText xml:space="preserve">to concern you </w:delText>
        </w:r>
      </w:del>
      <w:r>
        <w:t>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28724278" w14:textId="672E279D" w:rsidR="00A54874" w:rsidDel="00E36D69" w:rsidRDefault="00A54874" w:rsidP="004B1A3E">
      <w:pPr>
        <w:pStyle w:val="NormalPACKT"/>
        <w:rPr>
          <w:moveFrom w:id="26" w:author="Lucy Wan" w:date="2020-11-18T10:51:00Z"/>
        </w:rPr>
      </w:pPr>
      <w:moveFromRangeStart w:id="27" w:author="Lucy Wan" w:date="2020-11-18T10:51:00Z" w:name="move56589120"/>
      <w:moveFrom w:id="28" w:author="Lucy Wan" w:date="2020-11-18T10:51:00Z">
        <w:r w:rsidDel="00E36D69">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From>
    </w:p>
    <w:moveFromRangeEnd w:id="27"/>
    <w:p w14:paraId="5372F94C" w14:textId="3BD9D829" w:rsidR="00A62151" w:rsidRDefault="00A62151" w:rsidP="004B1A3E">
      <w:pPr>
        <w:pStyle w:val="NormalPACKT"/>
      </w:pPr>
      <w:commentRangeStart w:id="29"/>
      <w:commentRangeStart w:id="30"/>
      <w:r>
        <w:t>The set of paths that PowerShell 7 uses to find modules (and the commands they contain)</w:t>
      </w:r>
      <w:r w:rsidR="00332C98">
        <w:t xml:space="preserve"> has changed between Windows PowerShell and PowerShell 7.  </w:t>
      </w:r>
      <w:del w:id="31" w:author="tfl@psp.co.uk" w:date="2021-02-02T00:24:00Z">
        <w:r w:rsidR="00332C98" w:rsidDel="00E1705D">
          <w:delText xml:space="preserve">That </w:delText>
        </w:r>
      </w:del>
      <w:ins w:id="32" w:author="tfl@psp.co.uk" w:date="2021-02-02T00:24:00Z">
        <w:r w:rsidR="00E1705D">
          <w:t>Th</w:t>
        </w:r>
        <w:r w:rsidR="00E1705D">
          <w:t>e</w:t>
        </w:r>
        <w:r w:rsidR="00E1705D">
          <w:t xml:space="preserve"> </w:t>
        </w:r>
      </w:ins>
      <w:r w:rsidR="00332C98">
        <w:t>path</w:t>
      </w:r>
      <w:ins w:id="33" w:author="tfl@psp.co.uk" w:date="2021-02-02T00:24:00Z">
        <w:r w:rsidR="00E1705D">
          <w:t xml:space="preserve">s that </w:t>
        </w:r>
        <w:proofErr w:type="spellStart"/>
        <w:r w:rsidR="00E1705D">
          <w:t>PowerShel</w:t>
        </w:r>
        <w:proofErr w:type="spellEnd"/>
        <w:r w:rsidR="00E1705D">
          <w:t xml:space="preserve"> 7 uses </w:t>
        </w:r>
      </w:ins>
      <w:del w:id="34" w:author="tfl@psp.co.uk" w:date="2021-02-02T00:24:00Z">
        <w:r w:rsidR="00332C98" w:rsidDel="00E1705D">
          <w:delText xml:space="preserve"> setup </w:delText>
        </w:r>
      </w:del>
      <w:r w:rsidR="00332C98">
        <w:t>allows the team to migrate modules as needed to run natively, yet still allows you to use older commands as needed more or less transparently. All in all, this gives the broadest possible support for Windows PowerShell within PowerShell 7.</w:t>
      </w:r>
    </w:p>
    <w:p w14:paraId="571F2E54" w14:textId="70B29756" w:rsidR="00A62151" w:rsidRDefault="00A62151" w:rsidP="00A62151">
      <w:pPr>
        <w:pStyle w:val="NormalPACKT"/>
        <w:rPr>
          <w:ins w:id="35" w:author="Lucy Wan" w:date="2020-11-18T10:51:00Z"/>
        </w:rPr>
      </w:pPr>
      <w:r>
        <w:t xml:space="preserve">In </w:t>
      </w:r>
      <w:commentRangeStart w:id="36"/>
      <w:commentRangeStart w:id="37"/>
      <w:r w:rsidR="00332C98" w:rsidRPr="00332C98">
        <w:rPr>
          <w:rStyle w:val="ItalicsPACKT"/>
        </w:rPr>
        <w:t>“</w:t>
      </w:r>
      <w:r w:rsidRPr="00332C98">
        <w:rPr>
          <w:rStyle w:val="ItalicsPACKT"/>
        </w:rPr>
        <w:t>Exploring Compatibility with Windows PowerShell</w:t>
      </w:r>
      <w:r w:rsidR="00332C98" w:rsidRPr="00332C98">
        <w:rPr>
          <w:rStyle w:val="ItalicsPACKT"/>
        </w:rPr>
        <w:t>”</w:t>
      </w:r>
      <w:r w:rsidRPr="00332C98">
        <w:rPr>
          <w:rStyle w:val="ItalicsPACKT"/>
        </w:rPr>
        <w:t>,</w:t>
      </w:r>
      <w:r>
        <w:t xml:space="preserve"> </w:t>
      </w:r>
      <w:commentRangeEnd w:id="36"/>
      <w:r w:rsidR="00332C98">
        <w:rPr>
          <w:rStyle w:val="CommentReference"/>
        </w:rPr>
        <w:commentReference w:id="36"/>
      </w:r>
      <w:commentRangeEnd w:id="37"/>
      <w:r w:rsidR="00C730EB">
        <w:rPr>
          <w:rStyle w:val="CommentReference"/>
          <w:rFonts w:ascii="Calibri" w:hAnsi="Calibri"/>
        </w:rPr>
        <w:commentReference w:id="37"/>
      </w:r>
      <w:r>
        <w:t xml:space="preserve">you look specifically at the new commands you have available in PowerShell 7. </w:t>
      </w:r>
      <w:r w:rsidR="00332C98">
        <w:t>This recipe shows the new commands available as well as looking at where PowerShell and Windows PowerShell find core commands.</w:t>
      </w:r>
      <w:commentRangeEnd w:id="29"/>
      <w:r w:rsidR="005A1C67">
        <w:rPr>
          <w:rStyle w:val="CommentReference"/>
        </w:rPr>
        <w:commentReference w:id="29"/>
      </w:r>
      <w:commentRangeEnd w:id="30"/>
      <w:r w:rsidR="00843FD3">
        <w:rPr>
          <w:rStyle w:val="CommentReference"/>
          <w:rFonts w:ascii="Calibri" w:hAnsi="Calibri"/>
        </w:rPr>
        <w:commentReference w:id="30"/>
      </w:r>
    </w:p>
    <w:p w14:paraId="477E0918" w14:textId="77777777" w:rsidR="00E36D69" w:rsidDel="00E36D69" w:rsidRDefault="00E36D69" w:rsidP="00E36D69">
      <w:pPr>
        <w:pStyle w:val="NormalPACKT"/>
        <w:rPr>
          <w:del w:id="38" w:author="Lucy Wan" w:date="2020-11-18T10:51:00Z"/>
          <w:moveTo w:id="39" w:author="Lucy Wan" w:date="2020-11-18T10:51:00Z"/>
        </w:rPr>
      </w:pPr>
      <w:moveToRangeStart w:id="40" w:author="Lucy Wan" w:date="2020-11-18T10:51:00Z" w:name="move56589120"/>
      <w:moveTo w:id="41" w:author="Lucy Wan" w:date="2020-11-18T10:51:00Z">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To>
    </w:p>
    <w:moveToRangeEnd w:id="40"/>
    <w:p w14:paraId="7E273815" w14:textId="70A16948" w:rsidR="00047CA9" w:rsidRDefault="00047CA9" w:rsidP="00047CA9">
      <w:pPr>
        <w:pStyle w:val="NormalPACKT"/>
      </w:pPr>
      <w:r>
        <w:t>In “</w:t>
      </w:r>
      <w:r w:rsidRPr="00047CA9">
        <w:rPr>
          <w:rStyle w:val="ItalicsPACKT"/>
        </w:rPr>
        <w:t>Using the Windows PowerShell Compatibility solution</w:t>
      </w:r>
      <w:r>
        <w:t xml:space="preserve">”, you investigate the workings of the Windows PowerShell compatibility solution. This backwards compatibility solution uses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2880D6F6" w:rsidR="00A54874" w:rsidRDefault="00A54874" w:rsidP="00047CA9">
      <w:pPr>
        <w:pStyle w:val="NormalPACKT"/>
      </w:pPr>
      <w:r>
        <w:lastRenderedPageBreak/>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 PowerShell sets up a remoting session to a Windows PowerShell 5.1 endpoint on the local machine. PowerShell then loads the module into the remoting session and uses the </w:t>
      </w:r>
      <w:r w:rsidRPr="00A54874">
        <w:rPr>
          <w:rStyle w:val="CodeInTextPACKT"/>
        </w:rPr>
        <w:t>Import-PSSession</w:t>
      </w:r>
      <w:r>
        <w:t xml:space="preserve"> to import the module into the current PowerShell session. When you run a command, 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caller. For the most part, this is transparent </w:t>
      </w:r>
      <w:r w:rsidR="006B3FCB">
        <w:t>–</w:t>
      </w:r>
      <w:r>
        <w:t xml:space="preserve"> you call the </w:t>
      </w:r>
      <w:r w:rsidRPr="00A54874">
        <w:rPr>
          <w:rStyle w:val="CodeInTextPACKT"/>
        </w:rPr>
        <w:t>Install-WindowsFeature</w:t>
      </w:r>
      <w:r>
        <w:t xml:space="preserve"> command, and the command installs the requested service.</w:t>
      </w:r>
      <w:ins w:id="42" w:author="tfl@psp.co.uk" w:date="2021-02-02T00:25:00Z">
        <w:r w:rsidR="00E1705D">
          <w:t xml:space="preserve"> Although there is a </w:t>
        </w:r>
      </w:ins>
      <w:ins w:id="43" w:author="tfl@psp.co.uk" w:date="2021-02-02T00:26:00Z">
        <w:r w:rsidR="00E1705D">
          <w:t xml:space="preserve">lot going on, is </w:t>
        </w:r>
        <w:proofErr w:type="spellStart"/>
        <w:r w:rsidR="00E1705D">
          <w:t>is</w:t>
        </w:r>
        <w:proofErr w:type="spellEnd"/>
        <w:r w:rsidR="00E1705D">
          <w:t xml:space="preserve"> transparent. For the most part, users are not really aware that the compatibility </w:t>
        </w:r>
        <w:proofErr w:type="spellStart"/>
        <w:r w:rsidR="00E1705D">
          <w:t>soluiton</w:t>
        </w:r>
        <w:proofErr w:type="spellEnd"/>
        <w:r w:rsidR="00E1705D">
          <w:t xml:space="preserve"> is in ac</w:t>
        </w:r>
      </w:ins>
      <w:ins w:id="44" w:author="tfl@psp.co.uk" w:date="2021-02-02T00:27:00Z">
        <w:r w:rsidR="00E1705D">
          <w:t xml:space="preserve">tion. </w:t>
        </w:r>
      </w:ins>
      <w:ins w:id="45" w:author="tfl@psp.co.uk" w:date="2021-02-02T00:26:00Z">
        <w:r w:rsidR="00E1705D">
          <w:t xml:space="preserve"> </w:t>
        </w:r>
      </w:ins>
    </w:p>
    <w:p w14:paraId="6AED0C4B" w14:textId="12075C75" w:rsidR="00A54874" w:rsidRDefault="00A54874" w:rsidP="004B1A3E">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p>
    <w:p w14:paraId="6C4CFB6D" w14:textId="54463FCD" w:rsidR="00047CA9" w:rsidRDefault="00047CA9" w:rsidP="00047CA9">
      <w:pPr>
        <w:pStyle w:val="NormalPACKT"/>
      </w:pPr>
      <w:r>
        <w:t xml:space="preserve">Whilst the compatibility solution provides good backwards compatibility with your scripts that use Windows PowerShell modules, </w:t>
      </w:r>
      <w:r w:rsidR="00E632D5">
        <w:t>some things</w:t>
      </w:r>
      <w:r>
        <w:t xml:space="preserve"> do not and may never work inside PowerShell 7 and beyond. </w:t>
      </w:r>
      <w:commentRangeStart w:id="46"/>
      <w:commentRangeStart w:id="47"/>
      <w:ins w:id="48" w:author="Lucy Wan" w:date="2020-11-18T11:08:00Z">
        <w:r w:rsidR="00B930E8">
          <w:t>For instance, d</w:t>
        </w:r>
      </w:ins>
      <w:ins w:id="49" w:author="Lucy Wan" w:date="2020-11-18T10:57:00Z">
        <w:r w:rsidR="002472FA">
          <w:t>espite the compatibility solution, the</w:t>
        </w:r>
      </w:ins>
      <w:ins w:id="50" w:author="Lucy Wan" w:date="2020-11-18T14:09:00Z">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ins>
      <w:proofErr w:type="spellEnd"/>
      <w:ins w:id="51" w:author="Lucy Wan" w:date="2020-11-18T10:57:00Z">
        <w:r w:rsidR="002472FA">
          <w:t xml:space="preserve"> modules will not work in PowerShell 7</w:t>
        </w:r>
      </w:ins>
      <w:ins w:id="52" w:author="Lucy Wan" w:date="2020-11-18T14:10:00Z">
        <w:r w:rsidR="00E73674">
          <w:t xml:space="preserve">. </w:t>
        </w:r>
      </w:ins>
      <w:del w:id="53" w:author="Lucy Wan" w:date="2020-11-18T10:57:00Z">
        <w:r w:rsidDel="002472FA">
          <w:delText>In terms of what is not going to work in PowerShell 7, despite the compatibility solution, are these three modules</w:delText>
        </w:r>
      </w:del>
      <w:r>
        <w:t>:</w:t>
      </w:r>
    </w:p>
    <w:p w14:paraId="6FB65B8C" w14:textId="4AFD3CC7" w:rsidR="00047CA9" w:rsidDel="00E73674" w:rsidRDefault="00047CA9" w:rsidP="002E2FFB">
      <w:pPr>
        <w:pStyle w:val="NormalPACKT"/>
        <w:numPr>
          <w:ilvl w:val="0"/>
          <w:numId w:val="12"/>
        </w:numPr>
        <w:rPr>
          <w:del w:id="54" w:author="Lucy Wan" w:date="2020-11-18T14:09:00Z"/>
        </w:rPr>
      </w:pPr>
      <w:del w:id="55" w:author="Lucy Wan" w:date="2020-11-18T14:09:00Z">
        <w:r w:rsidRPr="00047CA9" w:rsidDel="00E73674">
          <w:rPr>
            <w:rStyle w:val="CodeInTextPACKT"/>
          </w:rPr>
          <w:delText>BestPractices</w:delText>
        </w:r>
        <w:r w:rsidDel="00E73674">
          <w:delText xml:space="preserve"> module </w:delText>
        </w:r>
        <w:r w:rsidR="00554C16" w:rsidDel="00E73674">
          <w:delText>–</w:delText>
        </w:r>
        <w:r w:rsidDel="00E73674">
          <w:delText xml:space="preserve"> this module, built into Windows Server, provides cmdlets that enable you to find, invoke</w:delText>
        </w:r>
        <w:r w:rsidR="006A7B56" w:rsidDel="00E73674">
          <w:delText>,</w:delText>
        </w:r>
        <w:r w:rsidDel="00E73674">
          <w:delText xml:space="preserve"> and review best practice scans of core Windows Services. </w:delText>
        </w:r>
      </w:del>
    </w:p>
    <w:p w14:paraId="1703B997" w14:textId="333372F1" w:rsidR="00047CA9" w:rsidDel="00E73674" w:rsidRDefault="00047CA9" w:rsidP="002E2FFB">
      <w:pPr>
        <w:pStyle w:val="NormalPACKT"/>
        <w:numPr>
          <w:ilvl w:val="0"/>
          <w:numId w:val="11"/>
        </w:numPr>
        <w:rPr>
          <w:del w:id="56" w:author="Lucy Wan" w:date="2020-11-18T14:09:00Z"/>
        </w:rPr>
      </w:pPr>
      <w:del w:id="57" w:author="Lucy Wan" w:date="2020-11-18T14:09:00Z">
        <w:r w:rsidRPr="00047CA9" w:rsidDel="00E73674">
          <w:rPr>
            <w:rStyle w:val="CodeInTextPACKT"/>
          </w:rPr>
          <w:delText>PSScheduled</w:delText>
        </w:r>
        <w:r w:rsidR="009463C6" w:rsidDel="00E73674">
          <w:rPr>
            <w:rStyle w:val="CodeInTextPACKT"/>
          </w:rPr>
          <w:delText>Job</w:delText>
        </w:r>
        <w:r w:rsidDel="00E73674">
          <w:delText xml:space="preserve"> module </w:delText>
        </w:r>
        <w:r w:rsidR="00394E9B" w:rsidDel="00E73674">
          <w:delText>–</w:delText>
        </w:r>
        <w:r w:rsidDel="00E73674">
          <w:delText xml:space="preserve"> this module, a part of Windows Powershell on both client and server hosts, allows you </w:delText>
        </w:r>
        <w:r w:rsidR="00E632D5" w:rsidDel="00E73674">
          <w:delText xml:space="preserve">to </w:delText>
        </w:r>
        <w:r w:rsidDel="00E73674">
          <w:delText xml:space="preserve">create and manage the </w:delText>
        </w:r>
        <w:r w:rsidR="00E632D5" w:rsidDel="00E73674">
          <w:delText xml:space="preserve">background tasks using the </w:delText>
        </w:r>
        <w:r w:rsidDel="00E73674">
          <w:delText xml:space="preserve">Windows Scheduled Task feature. </w:delText>
        </w:r>
      </w:del>
    </w:p>
    <w:p w14:paraId="69D50F92" w14:textId="51FF29DD" w:rsidR="00047CA9" w:rsidDel="00E73674" w:rsidRDefault="00047CA9" w:rsidP="002E2FFB">
      <w:pPr>
        <w:pStyle w:val="NormalPACKT"/>
        <w:numPr>
          <w:ilvl w:val="0"/>
          <w:numId w:val="11"/>
        </w:numPr>
        <w:rPr>
          <w:del w:id="58" w:author="Lucy Wan" w:date="2020-11-18T14:09:00Z"/>
        </w:rPr>
      </w:pPr>
      <w:del w:id="59" w:author="Lucy Wan" w:date="2020-11-18T14:09:00Z">
        <w:r w:rsidRPr="00047CA9" w:rsidDel="00E73674">
          <w:rPr>
            <w:rStyle w:val="CodeInTextPACKT"/>
          </w:rPr>
          <w:delText>WindowsUpdate</w:delText>
        </w:r>
        <w:r w:rsidDel="00E73674">
          <w:delText xml:space="preserve"> </w:delText>
        </w:r>
        <w:r w:rsidR="00F95FA1" w:rsidDel="00E73674">
          <w:delText>m</w:delText>
        </w:r>
        <w:r w:rsidDel="00E73674">
          <w:delText xml:space="preserve">odule </w:delText>
        </w:r>
        <w:r w:rsidR="00F95FA1" w:rsidDel="00E73674">
          <w:delText>–</w:delText>
        </w:r>
        <w:r w:rsidDel="00E73674">
          <w:delText xml:space="preserve"> this is the module you would use to manage Windows Server Update Ser</w:delText>
        </w:r>
        <w:r w:rsidR="00E632D5" w:rsidDel="00E73674">
          <w:delText>v</w:delText>
        </w:r>
        <w:r w:rsidDel="00E73674">
          <w:delText>ices (WSUS). You can add this module when you install WSUS, or if you install the WSUS RSAT tools.</w:delText>
        </w:r>
      </w:del>
      <w:commentRangeEnd w:id="46"/>
      <w:r w:rsidR="00CF65A7">
        <w:rPr>
          <w:rStyle w:val="CommentReference"/>
          <w:rFonts w:ascii="Calibri" w:hAnsi="Calibri"/>
        </w:rPr>
        <w:commentReference w:id="46"/>
      </w:r>
      <w:commentRangeEnd w:id="47"/>
      <w:r w:rsidR="00E1705D">
        <w:rPr>
          <w:rStyle w:val="CommentReference"/>
          <w:rFonts w:ascii="Calibri" w:hAnsi="Calibri"/>
        </w:rPr>
        <w:commentReference w:id="47"/>
      </w:r>
    </w:p>
    <w:p w14:paraId="5A79186D" w14:textId="0A0EA6DB" w:rsidR="00047CA9" w:rsidRPr="00047CA9" w:rsidRDefault="00E1705D" w:rsidP="00047CA9">
      <w:pPr>
        <w:pStyle w:val="NormalPACKT"/>
      </w:pPr>
      <w:ins w:id="60" w:author="tfl@psp.co.uk" w:date="2021-02-02T00:31:00Z">
        <w:r>
          <w:t xml:space="preserve">With Windows </w:t>
        </w:r>
        <w:proofErr w:type="spellStart"/>
        <w:r>
          <w:t>Powershell</w:t>
        </w:r>
        <w:proofErr w:type="spellEnd"/>
        <w:r>
          <w:t xml:space="preserve"> you </w:t>
        </w:r>
      </w:ins>
      <w:ins w:id="61" w:author="Lucy Wan" w:date="2020-11-18T14:11:00Z">
        <w:del w:id="62" w:author="tfl@psp.co.uk" w:date="2021-02-02T00:31:00Z">
          <w:r w:rsidR="001E1336" w:rsidDel="00E1705D">
            <w:delText xml:space="preserve">You would </w:delText>
          </w:r>
        </w:del>
        <w:r w:rsidR="001E1336">
          <w:t xml:space="preserve">use </w:t>
        </w:r>
        <w:proofErr w:type="spellStart"/>
        <w:r w:rsidR="001E1336" w:rsidRPr="00553C04">
          <w:rPr>
            <w:rFonts w:ascii="Lucida Console" w:hAnsi="Lucida Console"/>
            <w:color w:val="4472C4"/>
            <w:sz w:val="19"/>
            <w:szCs w:val="19"/>
          </w:rPr>
          <w:t>WindowsUpdate</w:t>
        </w:r>
        <w:proofErr w:type="spellEnd"/>
        <w:r w:rsidR="00553C04">
          <w:t xml:space="preserve"> to manage Windows Server Update Services (WSUS). </w:t>
        </w:r>
      </w:ins>
      <w:r w:rsidR="00047CA9" w:rsidRPr="00047CA9">
        <w:t xml:space="preserve">The Windows Server Update Service, the </w:t>
      </w:r>
      <w:proofErr w:type="spellStart"/>
      <w:r w:rsidR="00047CA9" w:rsidRPr="00047CA9">
        <w:t>U</w:t>
      </w:r>
      <w:r w:rsidR="00047CA9" w:rsidRPr="00047CA9">
        <w:rPr>
          <w:rStyle w:val="CodeInTextPACKT"/>
          <w:rFonts w:ascii="Times New Roman" w:hAnsi="Times New Roman"/>
          <w:color w:val="auto"/>
          <w:sz w:val="22"/>
          <w:szCs w:val="24"/>
        </w:rPr>
        <w:t>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it </w:t>
      </w:r>
      <w:r w:rsidR="00DB017D">
        <w:t xml:space="preserve">is </w:t>
      </w:r>
      <w:r w:rsidR="00047CA9" w:rsidRPr="00047CA9">
        <w:t xml:space="preserve">not likely to anytime soon).  The other two modules make use of .NET types which are not provided with </w:t>
      </w:r>
      <w:r w:rsidR="005A37B5">
        <w:t>.</w:t>
      </w:r>
      <w:r w:rsidR="00047CA9" w:rsidRPr="00047CA9">
        <w:t xml:space="preserve">NET Core and </w:t>
      </w:r>
      <w:r w:rsidR="00047CA9">
        <w:t>are not likely to be updated.</w:t>
      </w:r>
    </w:p>
    <w:p w14:paraId="622299F1" w14:textId="06E25D5D" w:rsidR="00047CA9" w:rsidRDefault="00047CA9" w:rsidP="00047CA9">
      <w:pPr>
        <w:pStyle w:val="NormalPACKT"/>
      </w:pPr>
      <w:r>
        <w:t>Other Windows PowerShell features that are not going work in Powershell 7 include:</w:t>
      </w:r>
    </w:p>
    <w:p w14:paraId="79E3F689" w14:textId="280624F4" w:rsidR="00047CA9" w:rsidRDefault="00047CA9" w:rsidP="002E2FFB">
      <w:pPr>
        <w:pStyle w:val="NormalPACKT"/>
        <w:numPr>
          <w:ilvl w:val="0"/>
          <w:numId w:val="14"/>
        </w:numPr>
      </w:pPr>
      <w:r>
        <w:t xml:space="preserve">Windows PowerShell workflows </w:t>
      </w:r>
      <w:r w:rsidR="008963AD">
        <w:t>–</w:t>
      </w:r>
      <w:r>
        <w:t xml:space="preserve"> </w:t>
      </w:r>
      <w:r w:rsidR="00E12180">
        <w:t>w</w:t>
      </w:r>
      <w:r>
        <w:t>orkflows require the Windows Workflow Foundation component of NET which the .NET team has not ported to .NET Core.</w:t>
      </w:r>
    </w:p>
    <w:p w14:paraId="43D98068" w14:textId="20D3A1C6" w:rsidR="00047CA9" w:rsidRDefault="00047CA9" w:rsidP="002E2FFB">
      <w:pPr>
        <w:pStyle w:val="NormalPACKT"/>
        <w:numPr>
          <w:ilvl w:val="0"/>
          <w:numId w:val="14"/>
        </w:numPr>
      </w:pPr>
      <w:r>
        <w:t xml:space="preserve">Windows PowerShell snap-ins </w:t>
      </w:r>
      <w:r w:rsidR="004E6651">
        <w:t xml:space="preserve">– </w:t>
      </w:r>
      <w:r w:rsidR="00E12180">
        <w:t>s</w:t>
      </w:r>
      <w:r>
        <w:t xml:space="preserve">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6B026104" w:rsidR="00047CA9" w:rsidRDefault="00047CA9" w:rsidP="002E2FFB">
      <w:pPr>
        <w:pStyle w:val="NormalPACKT"/>
        <w:numPr>
          <w:ilvl w:val="0"/>
          <w:numId w:val="14"/>
        </w:numPr>
      </w:pPr>
      <w:r>
        <w:t xml:space="preserve">The WMI cmdlets </w:t>
      </w:r>
      <w:r w:rsidR="00BA5A9C">
        <w:t>–</w:t>
      </w:r>
      <w:r>
        <w:t xml:space="preserve"> </w:t>
      </w:r>
      <w:r w:rsidR="00E12180">
        <w:t>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6BAB3331" w:rsidR="00047CA9" w:rsidRDefault="00047CA9" w:rsidP="002E2FFB">
      <w:pPr>
        <w:pStyle w:val="NormalPACKT"/>
        <w:numPr>
          <w:ilvl w:val="0"/>
          <w:numId w:val="14"/>
        </w:numPr>
      </w:pPr>
      <w:r>
        <w:t xml:space="preserve">Desired State Configuration </w:t>
      </w:r>
      <w:r w:rsidR="00E12180">
        <w:t>–</w:t>
      </w:r>
      <w:r>
        <w:t xml:space="preserve"> </w:t>
      </w:r>
      <w:r w:rsidR="00E12180">
        <w:t>t</w:t>
      </w:r>
      <w:r>
        <w:t xml:space="preserve">he core functions of DSC are not available to you from within PowerShell 7. </w:t>
      </w:r>
      <w:commentRangeStart w:id="63"/>
      <w:commentRangeStart w:id="64"/>
      <w:del w:id="65" w:author="tfl@psp.co.uk" w:date="2021-02-02T00:31:00Z">
        <w:r w:rsidDel="00E1705D">
          <w:delText>You can use a new cmdlet, s</w:delText>
        </w:r>
        <w:commentRangeEnd w:id="63"/>
        <w:r w:rsidR="00F22867" w:rsidDel="00E1705D">
          <w:rPr>
            <w:rStyle w:val="CommentReference"/>
          </w:rPr>
          <w:commentReference w:id="63"/>
        </w:r>
        <w:commentRangeEnd w:id="64"/>
        <w:r w:rsidR="00BA1177" w:rsidDel="00E1705D">
          <w:rPr>
            <w:rStyle w:val="CommentReference"/>
            <w:rFonts w:ascii="Calibri" w:hAnsi="Calibri"/>
          </w:rPr>
          <w:commentReference w:id="64"/>
        </w:r>
      </w:del>
    </w:p>
    <w:p w14:paraId="01E0B962" w14:textId="1684C51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module’s IIS provider </w:t>
      </w:r>
      <w:r w:rsidR="00994D96">
        <w:t>–</w:t>
      </w:r>
      <w:r>
        <w:t xml:space="preserve"> this means many IIS Configuration scripts do not work in PowerShell 7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rPr>
          <w:ins w:id="66" w:author="tfl@psp.co.uk" w:date="2021-02-02T00:32:00Z"/>
        </w:rPr>
      </w:pPr>
      <w:commentRangeStart w:id="67"/>
      <w:r>
        <w:lastRenderedPageBreak/>
        <w:t xml:space="preserve">While there are a few Windows PowerShell features and commands you cannot use in PowerShell 7, even with the help of the Windows PowerShell compatibility solution, you can always use Windows PowerShell. </w:t>
      </w:r>
      <w:commentRangeEnd w:id="67"/>
      <w:r w:rsidR="00B83C65">
        <w:rPr>
          <w:rStyle w:val="CommentReference"/>
          <w:rFonts w:ascii="Calibri" w:hAnsi="Calibri"/>
        </w:rPr>
        <w:commentReference w:id="67"/>
      </w:r>
    </w:p>
    <w:p w14:paraId="50064281" w14:textId="4F757432" w:rsidR="00E1705D" w:rsidRDefault="00E1705D" w:rsidP="00047CA9">
      <w:pPr>
        <w:pStyle w:val="NormalPACKT"/>
      </w:pPr>
      <w:ins w:id="68" w:author="tfl@psp.co.uk" w:date="2021-02-02T00:32:00Z">
        <w:r>
          <w:t xml:space="preserve">Despite the </w:t>
        </w:r>
        <w:proofErr w:type="spellStart"/>
        <w:r>
          <w:t>compatability</w:t>
        </w:r>
        <w:proofErr w:type="spellEnd"/>
        <w:r>
          <w:t xml:space="preserve"> issues, </w:t>
        </w:r>
      </w:ins>
      <w:ins w:id="69" w:author="tfl@psp.co.uk" w:date="2021-02-02T00:33:00Z">
        <w:r>
          <w:t xml:space="preserve">it is more than worthwhile to move forward to PowerShell 7 and away from Windows PowerShell. One key reason is improved performance. </w:t>
        </w:r>
      </w:ins>
      <w:ins w:id="70" w:author="tfl@psp.co.uk" w:date="2021-02-02T00:34:00Z">
        <w:r>
          <w:t xml:space="preserve">You can use the </w:t>
        </w:r>
      </w:ins>
      <w:ins w:id="71" w:author="tfl@psp.co.uk" w:date="2021-02-02T00:33:00Z">
        <w:r>
          <w:t>For</w:t>
        </w:r>
      </w:ins>
      <w:ins w:id="72" w:author="tfl@psp.co.uk" w:date="2021-02-02T00:34:00Z">
        <w:r>
          <w:t>Each-Object -</w:t>
        </w:r>
        <w:proofErr w:type="spellStart"/>
        <w:r>
          <w:t>Parellel</w:t>
        </w:r>
        <w:proofErr w:type="spellEnd"/>
        <w:r>
          <w:t xml:space="preserve"> construct to run script blocks in parallel without having to resort to W</w:t>
        </w:r>
      </w:ins>
      <w:ins w:id="73" w:author="tfl@psp.co.uk" w:date="2021-02-02T00:35:00Z">
        <w:r>
          <w:t xml:space="preserve">ork flows. If you script has to perform actions on a large number of computers, or you are processing a large array, the performance </w:t>
        </w:r>
        <w:proofErr w:type="spellStart"/>
        <w:r>
          <w:t>improvedments</w:t>
        </w:r>
        <w:proofErr w:type="spellEnd"/>
        <w:r>
          <w:t xml:space="preserve"> in PowerShell 7 justify moving forward. Then there are all the new added features which make l</w:t>
        </w:r>
      </w:ins>
      <w:ins w:id="74" w:author="tfl@psp.co.uk" w:date="2021-02-02T00:36:00Z">
        <w:r>
          <w:t xml:space="preserve">ife so much easier. </w:t>
        </w:r>
      </w:ins>
    </w:p>
    <w:p w14:paraId="1DF5C9E4" w14:textId="2E101AE5"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t xml:space="preserve">error messages </w:t>
      </w:r>
      <w:r w:rsidR="00B30419">
        <w:t xml:space="preserve">that </w:t>
      </w:r>
      <w:r w:rsidR="004224FB">
        <w:t>are</w:t>
      </w:r>
      <w:r w:rsidR="00B30419">
        <w:t xml:space="preserve"> </w:t>
      </w:r>
      <w:r>
        <w:t xml:space="preserve">cryptic and not actionable. To avoid an awful user experience (and no doubt tons of support calls) the PowerShell team devised a list of modules which PowerShell does not load. If you try to use these modules, you get an error message as you </w:t>
      </w:r>
      <w:r w:rsidR="00996C04">
        <w:t xml:space="preserve">will </w:t>
      </w:r>
      <w:r>
        <w:t xml:space="preserve">see in </w:t>
      </w:r>
      <w:r w:rsidRPr="002C4B13">
        <w:rPr>
          <w:i/>
          <w:iCs/>
          <w:color w:val="C00000"/>
        </w:rPr>
        <w:t>“Exploring the Module deny list”</w:t>
      </w:r>
      <w:r>
        <w:t xml:space="preserve">. </w:t>
      </w:r>
    </w:p>
    <w:p w14:paraId="3800ACDA" w14:textId="1BB64B8A" w:rsidR="00A54874" w:rsidRDefault="00A54874" w:rsidP="004B1A3E">
      <w:pPr>
        <w:pStyle w:val="NormalPACKT"/>
      </w:pPr>
      <w:r>
        <w:t>One downside to the compatibility mechanism is that any display XML included with the module does not get loaded into the PowerShell 7 session. Th</w:t>
      </w:r>
      <w:r w:rsidR="00365B21">
        <w:t xml:space="preserve">e result is that </w:t>
      </w:r>
      <w:commentRangeStart w:id="75"/>
      <w:r w:rsidR="00365B21">
        <w:t>PowerShell</w:t>
      </w:r>
      <w:commentRangeEnd w:id="75"/>
      <w:r w:rsidR="002C4B13">
        <w:rPr>
          <w:rStyle w:val="CommentReference"/>
          <w:rFonts w:ascii="Calibri" w:hAnsi="Calibri"/>
        </w:rPr>
        <w:commentReference w:id="75"/>
      </w:r>
      <w:r w:rsidR="00365B21">
        <w:t xml:space="preserve"> </w:t>
      </w:r>
      <w:ins w:id="76" w:author="tfl@psp.co.uk" w:date="2021-02-02T00:36:00Z">
        <w:r w:rsidR="00E1705D">
          <w:t xml:space="preserve">7 </w:t>
        </w:r>
      </w:ins>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w:t>
      </w:r>
      <w:r w:rsidR="00713F20">
        <w:t xml:space="preserve">will </w:t>
      </w:r>
      <w:r>
        <w:t xml:space="preserve">see in </w:t>
      </w:r>
      <w:r w:rsidRPr="00332C98">
        <w:rPr>
          <w:rStyle w:val="ItalicsPACKT"/>
        </w:rPr>
        <w:t>“Importing Display XML”</w:t>
      </w:r>
      <w:r>
        <w:t xml:space="preserve">. </w:t>
      </w:r>
    </w:p>
    <w:p w14:paraId="2180EECA" w14:textId="3E869E5F"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w:t>
      </w:r>
      <w:r w:rsidR="00D42CCE">
        <w:t xml:space="preserve"> will</w:t>
      </w:r>
      <w:r>
        <w:t xml:space="preserve"> look at that session and </w:t>
      </w:r>
      <w:r w:rsidR="00D42CCE">
        <w:t xml:space="preserve">learn </w:t>
      </w:r>
      <w:r>
        <w:t>how you can take advantage of it.</w:t>
      </w:r>
    </w:p>
    <w:p w14:paraId="51776F60" w14:textId="1E8A7857" w:rsidR="00EC03C6" w:rsidRPr="009D0F10" w:rsidRDefault="00EC03C6" w:rsidP="00EC03C6">
      <w:pPr>
        <w:pStyle w:val="Heading1"/>
        <w:tabs>
          <w:tab w:val="left" w:pos="0"/>
        </w:tabs>
      </w:pPr>
      <w:r w:rsidRPr="00412A5B">
        <w:t xml:space="preserve">Exploring </w:t>
      </w:r>
      <w:r w:rsidR="00A62151">
        <w:t xml:space="preserve">Compatibility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01465248" w:rsidR="00365B21" w:rsidRPr="00365B21" w:rsidRDefault="00365B21" w:rsidP="00365B21">
      <w:pPr>
        <w:pStyle w:val="NumberedBulletPACKT"/>
        <w:rPr>
          <w:color w:val="333333"/>
          <w:lang w:val="en-GB" w:eastAsia="en-GB"/>
        </w:rPr>
      </w:pPr>
      <w:r w:rsidRPr="00365B21">
        <w:rPr>
          <w:lang w:val="en-GB" w:eastAsia="en-GB"/>
        </w:rPr>
        <w:t>Ensur</w:t>
      </w:r>
      <w:r>
        <w:rPr>
          <w:lang w:val="en-GB" w:eastAsia="en-GB"/>
        </w:rPr>
        <w:t>ing</w:t>
      </w:r>
      <w:r w:rsidRPr="00365B21">
        <w:rPr>
          <w:lang w:val="en-GB" w:eastAsia="en-GB"/>
        </w:rPr>
        <w:t> PowerShell </w:t>
      </w:r>
      <w:r>
        <w:rPr>
          <w:lang w:val="en-GB" w:eastAsia="en-GB"/>
        </w:rPr>
        <w:t>r</w:t>
      </w:r>
      <w:r w:rsidRPr="00365B21">
        <w:rPr>
          <w:lang w:val="en-GB" w:eastAsia="en-GB"/>
        </w:rPr>
        <w:t>emoting is fully enabled</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09084508"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71A344FC" w:rsidR="00365B21" w:rsidRPr="00365B21" w:rsidRDefault="00365B21" w:rsidP="00365B21">
      <w:pPr>
        <w:pStyle w:val="NumberedBulletPACKT"/>
        <w:rPr>
          <w:color w:val="333333"/>
          <w:lang w:val="en-GB" w:eastAsia="en-GB"/>
        </w:rPr>
      </w:pPr>
      <w:r w:rsidRPr="00365B21">
        <w:rPr>
          <w:lang w:val="en-GB" w:eastAsia="en-GB"/>
        </w:rPr>
        <w:lastRenderedPageBreak/>
        <w:t>Get</w:t>
      </w:r>
      <w:r>
        <w:rPr>
          <w:lang w:val="en-GB" w:eastAsia="en-GB"/>
        </w:rPr>
        <w:t>ting</w:t>
      </w:r>
      <w:r w:rsidRPr="00365B21">
        <w:rPr>
          <w:lang w:val="en-GB" w:eastAsia="en-GB"/>
        </w:rPr>
        <w:t> </w:t>
      </w:r>
      <w:r>
        <w:rPr>
          <w:lang w:val="en-GB" w:eastAsia="en-GB"/>
        </w:rPr>
        <w:t>s</w:t>
      </w:r>
      <w:r w:rsidRPr="00365B21">
        <w:rPr>
          <w:lang w:val="en-GB" w:eastAsia="en-GB"/>
        </w:rPr>
        <w:t>ession using PowerShell 7.1 endpoint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506AAA2B" w:rsidR="00365B21" w:rsidRPr="00365B21" w:rsidRDefault="00365B21" w:rsidP="00365B21">
      <w:pPr>
        <w:pStyle w:val="NumberedBulletPACKT"/>
        <w:rPr>
          <w:color w:val="333333"/>
          <w:lang w:val="en-GB" w:eastAsia="en-GB"/>
        </w:rPr>
      </w:pPr>
      <w:r>
        <w:rPr>
          <w:lang w:val="en-GB" w:eastAsia="en-GB"/>
        </w:rPr>
        <w:t>Defining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p>
    <w:p w14:paraId="06DD810B" w14:textId="77777777" w:rsidR="00365B21" w:rsidRPr="00365B21" w:rsidRDefault="00365B21" w:rsidP="00365B21">
      <w:pPr>
        <w:pStyle w:val="CodePACKT"/>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493CAA6A" w:rsidR="00365B21" w:rsidRPr="00365B21" w:rsidRDefault="00365B21" w:rsidP="00365B21">
      <w:pPr>
        <w:pStyle w:val="NumberedBulletPACKT"/>
        <w:rPr>
          <w:color w:val="333333"/>
          <w:lang w:val="en-GB" w:eastAsia="en-GB"/>
        </w:rPr>
      </w:pPr>
      <w:r w:rsidRPr="00365B21">
        <w:rPr>
          <w:lang w:val="en-GB" w:eastAsia="en-GB"/>
        </w:rPr>
        <w:t>Review</w:t>
      </w:r>
      <w:r>
        <w:rPr>
          <w:lang w:val="en-GB" w:eastAsia="en-GB"/>
        </w:rPr>
        <w:t>ing</w:t>
      </w:r>
      <w:r w:rsidRPr="00365B21">
        <w:rPr>
          <w:lang w:val="en-GB" w:eastAsia="en-GB"/>
        </w:rPr>
        <w:t> paths in Windows PowerShell 5.1</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7DE6D625" w:rsidR="00365B21" w:rsidRPr="00365B21" w:rsidRDefault="00365B21" w:rsidP="00365B21">
      <w:pPr>
        <w:pStyle w:val="NumberedBulletPACKT"/>
      </w:pPr>
      <w:r w:rsidRPr="00365B21">
        <w:t>Reviewing paths in PowerShell 7.1</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42DCB3CB" w:rsidR="00365B21" w:rsidRPr="00365B21" w:rsidRDefault="00365B21" w:rsidP="00365B21">
      <w:pPr>
        <w:pStyle w:val="NumberedBulletPACKT"/>
      </w:pPr>
      <w:r w:rsidRPr="00365B21">
        <w:t>Creat</w:t>
      </w:r>
      <w:r>
        <w:t>ing</w:t>
      </w:r>
      <w:r w:rsidRPr="00365B21">
        <w:t> a script block to get commands</w:t>
      </w:r>
      <w:r>
        <w:t xml:space="preserve"> in PowerShell</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commentRangeStart w:id="77"/>
      <w:commentRangeStart w:id="78"/>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commentRangeEnd w:id="77"/>
      <w:r w:rsidR="00981B84">
        <w:rPr>
          <w:rStyle w:val="CommentReference"/>
          <w:rFonts w:ascii="Times New Roman" w:hAnsi="Times New Roman"/>
          <w:color w:val="auto"/>
          <w:lang w:eastAsia="en-US"/>
        </w:rPr>
        <w:commentReference w:id="77"/>
      </w:r>
      <w:commentRangeEnd w:id="78"/>
      <w:r w:rsidR="005F7E20">
        <w:rPr>
          <w:rStyle w:val="CommentReference"/>
          <w:rFonts w:ascii="Calibri" w:hAnsi="Calibri"/>
          <w:color w:val="auto"/>
          <w:lang w:eastAsia="en-US"/>
        </w:rPr>
        <w:commentReference w:id="78"/>
      </w:r>
    </w:p>
    <w:p w14:paraId="5BC1298B" w14:textId="77777777" w:rsidR="00365B21" w:rsidRPr="00365B21" w:rsidRDefault="00365B21" w:rsidP="00365B21">
      <w:pPr>
        <w:pStyle w:val="CodePACKT"/>
      </w:pPr>
    </w:p>
    <w:p w14:paraId="1C638ED8" w14:textId="5A8C1489" w:rsidR="00365B21" w:rsidRPr="00867D28" w:rsidRDefault="00365B21" w:rsidP="00365B21">
      <w:pPr>
        <w:pStyle w:val="NumberedBulletPACKT"/>
        <w:rPr>
          <w:color w:val="333333"/>
          <w:lang w:val="en-GB" w:eastAsia="en-GB"/>
        </w:rPr>
      </w:pPr>
      <w:r>
        <w:rPr>
          <w:lang w:val="en-GB" w:eastAsia="en-GB"/>
        </w:rPr>
        <w:t xml:space="preserve">Discovering all </w:t>
      </w:r>
      <w:r w:rsidRPr="00365B21">
        <w:rPr>
          <w:lang w:val="en-GB" w:eastAsia="en-GB"/>
        </w:rPr>
        <w:t>7.1 </w:t>
      </w:r>
      <w:r>
        <w:rPr>
          <w:lang w:val="en-GB" w:eastAsia="en-GB"/>
        </w:rPr>
        <w:t>cmdlets</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43A7E9BB" w:rsidR="00365B21" w:rsidRPr="00365B21" w:rsidRDefault="00365B21" w:rsidP="00365B21">
      <w:pPr>
        <w:pStyle w:val="NumberedBulletPACKT"/>
      </w:pPr>
      <w:r w:rsidRPr="00365B21">
        <w:t> Discovering all </w:t>
      </w:r>
      <w:r w:rsidR="000C7A25">
        <w:t>5</w:t>
      </w:r>
      <w:r w:rsidRPr="00365B21">
        <w:t>.1 cmdlets</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62C0B71E" w:rsidR="00365B21" w:rsidRPr="00365B21" w:rsidRDefault="00365B21" w:rsidP="00365B21">
      <w:pPr>
        <w:pStyle w:val="NumberedBulletPACKT"/>
        <w:rPr>
          <w:color w:val="333333"/>
          <w:lang w:val="en-GB" w:eastAsia="en-GB"/>
        </w:rPr>
      </w:pPr>
      <w:r w:rsidRPr="00365B21">
        <w:rPr>
          <w:lang w:val="en-GB" w:eastAsia="en-GB"/>
        </w:rPr>
        <w:lastRenderedPageBreak/>
        <w:t>Creat</w:t>
      </w:r>
      <w:r>
        <w:rPr>
          <w:lang w:val="en-GB" w:eastAsia="en-GB"/>
        </w:rPr>
        <w:t>ing</w:t>
      </w:r>
      <w:r w:rsidRPr="00365B21">
        <w:rPr>
          <w:lang w:val="en-GB" w:eastAsia="en-GB"/>
        </w:rPr>
        <w:t> arrays of just </w:t>
      </w:r>
      <w:r>
        <w:rPr>
          <w:lang w:val="en-GB" w:eastAsia="en-GB"/>
        </w:rPr>
        <w:t>cmdlet</w:t>
      </w:r>
      <w:r w:rsidRPr="00365B21">
        <w:rPr>
          <w:lang w:val="en-GB" w:eastAsia="en-GB"/>
        </w:rPr>
        <w:t> names</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1F6F5ADC" w:rsidR="00365B21" w:rsidRPr="00365B21" w:rsidRDefault="00365B21" w:rsidP="00365B21">
      <w:pPr>
        <w:pStyle w:val="NumberedBulletPACKT"/>
        <w:rPr>
          <w:color w:val="333333"/>
          <w:lang w:val="en-GB" w:eastAsia="en-GB"/>
        </w:rPr>
      </w:pPr>
      <w:r w:rsidRPr="00365B21">
        <w:rPr>
          <w:lang w:val="en-GB" w:eastAsia="en-GB"/>
        </w:rPr>
        <w:t>Discover new commands in PowerShell 7.1</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383802C" w:rsidR="00A62151" w:rsidRPr="00303EBA" w:rsidRDefault="00F36C54" w:rsidP="00A62151">
      <w:pPr>
        <w:pStyle w:val="NumberedBulletPACKT"/>
        <w:rPr>
          <w:rFonts w:ascii="Consolas" w:hAnsi="Consolas"/>
          <w:color w:val="333333"/>
          <w:sz w:val="21"/>
          <w:szCs w:val="21"/>
          <w:lang w:val="en-GB" w:eastAsia="en-GB"/>
        </w:rPr>
      </w:pPr>
      <w:r>
        <w:t>Creating a script block to check core PowerShell modules</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2B74809C" w:rsidR="00332C98" w:rsidRPr="00332C98" w:rsidRDefault="00332C98" w:rsidP="00332C98">
      <w:pPr>
        <w:pStyle w:val="NumberedBulletPACKT"/>
        <w:rPr>
          <w:color w:val="333333"/>
          <w:lang w:val="en-GB" w:eastAsia="en-GB"/>
        </w:rPr>
      </w:pPr>
      <w:r w:rsidRPr="00332C98">
        <w:rPr>
          <w:lang w:val="en-GB" w:eastAsia="en-GB"/>
        </w:rPr>
        <w:t>View core modules in Windows PowerShell 5.1</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54478870" w:rsidR="00332C98" w:rsidRPr="00332C98" w:rsidRDefault="00332C98" w:rsidP="00332C98">
      <w:pPr>
        <w:pStyle w:val="NumberedBulletPACKT"/>
        <w:rPr>
          <w:color w:val="333333"/>
          <w:lang w:val="en-GB" w:eastAsia="en-GB"/>
        </w:rPr>
      </w:pPr>
      <w:r w:rsidRPr="00332C98">
        <w:rPr>
          <w:lang w:val="en-GB" w:eastAsia="en-GB"/>
        </w:rPr>
        <w:t>View core modules in PowerShell 7.1</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4CBECB22"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withing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38E44C9D"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endpoint’s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2DA763C2" w:rsidR="00303EBA" w:rsidRDefault="00047CA9" w:rsidP="00047CA9">
      <w:pPr>
        <w:pStyle w:val="FigurePACKT"/>
        <w:rPr>
          <w:ins w:id="79" w:author="Lucy Wan" w:date="2020-11-18T11:41:00Z"/>
        </w:rPr>
      </w:pPr>
      <w:r>
        <w:lastRenderedPageBreak/>
        <w:drawing>
          <wp:inline distT="0" distB="0" distL="0" distR="0" wp14:anchorId="39169FD8" wp14:editId="2065EBF0">
            <wp:extent cx="4521899" cy="255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490" cy="2560321"/>
                    </a:xfrm>
                    <a:prstGeom prst="rect">
                      <a:avLst/>
                    </a:prstGeom>
                  </pic:spPr>
                </pic:pic>
              </a:graphicData>
            </a:graphic>
          </wp:inline>
        </w:drawing>
      </w:r>
    </w:p>
    <w:p w14:paraId="09AADDD9" w14:textId="76170D50" w:rsidR="00421166" w:rsidRPr="005D4376" w:rsidRDefault="00421166" w:rsidP="00047CA9">
      <w:pPr>
        <w:pStyle w:val="FigurePACKT"/>
        <w:rPr>
          <w:rFonts w:ascii="Times New Roman" w:hAnsi="Times New Roman"/>
          <w:sz w:val="18"/>
          <w:szCs w:val="28"/>
        </w:rPr>
      </w:pPr>
      <w:ins w:id="80" w:author="Lucy Wan" w:date="2020-11-18T11:41:00Z">
        <w:r w:rsidRPr="005D4376">
          <w:rPr>
            <w:rFonts w:ascii="Times New Roman" w:hAnsi="Times New Roman"/>
            <w:sz w:val="18"/>
            <w:szCs w:val="28"/>
          </w:rPr>
          <w:t xml:space="preserve">Figure 3.1: Inspecting the </w:t>
        </w:r>
        <w:r w:rsidR="005D4376" w:rsidRPr="005D4376">
          <w:rPr>
            <w:rFonts w:ascii="Times New Roman" w:hAnsi="Times New Roman"/>
            <w:sz w:val="18"/>
            <w:szCs w:val="28"/>
          </w:rPr>
          <w:t xml:space="preserve">PowerShell </w:t>
        </w:r>
      </w:ins>
      <w:ins w:id="81" w:author="Lucy Wan" w:date="2020-11-18T11:45:00Z">
        <w:r w:rsidR="00D6241C">
          <w:rPr>
            <w:rFonts w:ascii="Times New Roman" w:hAnsi="Times New Roman"/>
            <w:sz w:val="18"/>
            <w:szCs w:val="28"/>
          </w:rPr>
          <w:t>5.1</w:t>
        </w:r>
      </w:ins>
      <w:ins w:id="82" w:author="Lucy Wan" w:date="2020-11-18T11:46:00Z">
        <w:r w:rsidR="00D6241C">
          <w:rPr>
            <w:rFonts w:ascii="Times New Roman" w:hAnsi="Times New Roman"/>
            <w:sz w:val="18"/>
            <w:szCs w:val="28"/>
          </w:rPr>
          <w:t xml:space="preserve"> version</w:t>
        </w:r>
      </w:ins>
      <w:ins w:id="83" w:author="Lucy Wan" w:date="2020-11-18T11:41:00Z">
        <w:r w:rsidR="005D4376" w:rsidRPr="005D4376">
          <w:rPr>
            <w:rFonts w:ascii="Times New Roman" w:hAnsi="Times New Roman"/>
            <w:sz w:val="18"/>
            <w:szCs w:val="28"/>
          </w:rPr>
          <w:t xml:space="preserve"> and module paths</w:t>
        </w:r>
      </w:ins>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1BBE7B56"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306F638E" w:rsidR="000C7A25" w:rsidRDefault="00047CA9" w:rsidP="00047CA9">
      <w:pPr>
        <w:pStyle w:val="FigurePACKT"/>
        <w:rPr>
          <w:ins w:id="84" w:author="Lucy Wan" w:date="2020-11-18T11:45:00Z"/>
        </w:rPr>
      </w:pPr>
      <w:commentRangeStart w:id="85"/>
      <w:r>
        <w:drawing>
          <wp:inline distT="0" distB="0" distL="0" distR="0" wp14:anchorId="5CF65506" wp14:editId="658E9278">
            <wp:extent cx="4512717" cy="2075369"/>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196" cy="2080188"/>
                    </a:xfrm>
                    <a:prstGeom prst="rect">
                      <a:avLst/>
                    </a:prstGeom>
                  </pic:spPr>
                </pic:pic>
              </a:graphicData>
            </a:graphic>
          </wp:inline>
        </w:drawing>
      </w:r>
      <w:commentRangeEnd w:id="85"/>
      <w:r w:rsidR="00BB46A5">
        <w:rPr>
          <w:rStyle w:val="CommentReference"/>
          <w:rFonts w:ascii="Times New Roman" w:hAnsi="Times New Roman"/>
          <w:noProof w:val="0"/>
        </w:rPr>
        <w:commentReference w:id="85"/>
      </w:r>
    </w:p>
    <w:p w14:paraId="3C4AFBF4" w14:textId="2FB950FF" w:rsidR="00442DA1" w:rsidRPr="00D6241C" w:rsidRDefault="00D6241C" w:rsidP="00047CA9">
      <w:pPr>
        <w:pStyle w:val="FigurePACKT"/>
        <w:rPr>
          <w:rFonts w:ascii="Times New Roman" w:hAnsi="Times New Roman"/>
          <w:sz w:val="18"/>
          <w:szCs w:val="28"/>
        </w:rPr>
      </w:pPr>
      <w:ins w:id="86" w:author="Lucy Wan" w:date="2020-11-18T11:45:00Z">
        <w:r w:rsidRPr="00D6241C">
          <w:rPr>
            <w:rFonts w:ascii="Times New Roman" w:hAnsi="Times New Roman"/>
            <w:sz w:val="18"/>
            <w:szCs w:val="28"/>
          </w:rPr>
          <w:t xml:space="preserve">Figure 3.2: </w:t>
        </w:r>
      </w:ins>
      <w:ins w:id="87" w:author="Lucy Wan" w:date="2020-11-18T11:46:00Z">
        <w:r w:rsidRPr="00D6241C">
          <w:rPr>
            <w:rFonts w:ascii="Times New Roman" w:hAnsi="Times New Roman"/>
            <w:sz w:val="18"/>
            <w:szCs w:val="28"/>
          </w:rPr>
          <w:t>Inspecting the PowerShell 7.1 version and module paths</w:t>
        </w:r>
      </w:ins>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4224A743" w:rsidR="000C7A25" w:rsidRDefault="000C7A25" w:rsidP="00365B21">
      <w:pPr>
        <w:pStyle w:val="NumberedBulletPACKT"/>
        <w:numPr>
          <w:ilvl w:val="0"/>
          <w:numId w:val="0"/>
        </w:numPr>
      </w:pPr>
      <w:r>
        <w:t xml:space="preserve">In </w:t>
      </w:r>
      <w:r w:rsidRPr="000C7A25">
        <w:rPr>
          <w:rStyle w:val="ItalicsPACKT"/>
        </w:rPr>
        <w:t>step 7</w:t>
      </w:r>
      <w:r>
        <w:t xml:space="preserve">, you created a script block which gets </w:t>
      </w:r>
      <w:ins w:id="88" w:author="Lucy Wan" w:date="2020-11-18T11:49:00Z">
        <w:r w:rsidR="00E128DD">
          <w:t xml:space="preserve">the </w:t>
        </w:r>
      </w:ins>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ins w:id="89" w:author="Lucy Wan" w:date="2020-11-18T11:49:00Z">
        <w:r w:rsidR="00953A7E">
          <w:t xml:space="preserve">you </w:t>
        </w:r>
      </w:ins>
      <w:r>
        <w:t>run the script block in a PowerShell 7.1 remoting endpoint to discover the commands available, which looks like this:</w:t>
      </w:r>
    </w:p>
    <w:p w14:paraId="7F07493C" w14:textId="133190D5" w:rsidR="000C7A25" w:rsidRDefault="00047CA9" w:rsidP="00047CA9">
      <w:pPr>
        <w:pStyle w:val="FigurePACKT"/>
        <w:rPr>
          <w:ins w:id="90" w:author="Lucy Wan" w:date="2020-11-18T11:49:00Z"/>
        </w:rPr>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047CA9">
      <w:pPr>
        <w:pStyle w:val="FigurePACKT"/>
        <w:rPr>
          <w:rFonts w:ascii="Times New Roman" w:hAnsi="Times New Roman"/>
          <w:sz w:val="18"/>
          <w:szCs w:val="28"/>
        </w:rPr>
      </w:pPr>
      <w:ins w:id="91" w:author="Lucy Wan" w:date="2020-11-18T11:49:00Z">
        <w:r w:rsidRPr="00953A7E">
          <w:rPr>
            <w:rFonts w:ascii="Times New Roman" w:hAnsi="Times New Roman"/>
            <w:sz w:val="18"/>
            <w:szCs w:val="28"/>
          </w:rPr>
          <w:t>Figure 3.3: Discovering all cm</w:t>
        </w:r>
      </w:ins>
      <w:ins w:id="92" w:author="Lucy Wan" w:date="2020-11-18T11:55:00Z">
        <w:r w:rsidR="00D138C7">
          <w:rPr>
            <w:rFonts w:ascii="Times New Roman" w:hAnsi="Times New Roman"/>
            <w:sz w:val="18"/>
            <w:szCs w:val="28"/>
          </w:rPr>
          <w:t>d</w:t>
        </w:r>
      </w:ins>
      <w:ins w:id="93" w:author="Lucy Wan" w:date="2020-11-18T11:49:00Z">
        <w:r w:rsidRPr="00953A7E">
          <w:rPr>
            <w:rFonts w:ascii="Times New Roman" w:hAnsi="Times New Roman"/>
            <w:sz w:val="18"/>
            <w:szCs w:val="28"/>
          </w:rPr>
          <w:t>lets in PowerShell 7.1</w:t>
        </w:r>
      </w:ins>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lastRenderedPageBreak/>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047CA9">
      <w:pPr>
        <w:pStyle w:val="FigurePACKT"/>
        <w:rPr>
          <w:ins w:id="94" w:author="Lucy Wan" w:date="2020-11-18T11:49:00Z"/>
        </w:rPr>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047CA9">
      <w:pPr>
        <w:pStyle w:val="FigurePACKT"/>
        <w:rPr>
          <w:rFonts w:ascii="Times New Roman" w:hAnsi="Times New Roman"/>
          <w:sz w:val="18"/>
          <w:szCs w:val="28"/>
        </w:rPr>
      </w:pPr>
      <w:ins w:id="95" w:author="Lucy Wan" w:date="2020-11-18T11:49:00Z">
        <w:r w:rsidRPr="00487C44">
          <w:rPr>
            <w:rFonts w:ascii="Times New Roman" w:hAnsi="Times New Roman"/>
            <w:sz w:val="18"/>
            <w:szCs w:val="28"/>
          </w:rPr>
          <w:t>Figure 3.4:</w:t>
        </w:r>
      </w:ins>
      <w:ins w:id="96" w:author="Lucy Wan" w:date="2020-11-18T11:50:00Z">
        <w:r w:rsidRPr="00487C44">
          <w:rPr>
            <w:rFonts w:ascii="Times New Roman" w:hAnsi="Times New Roman"/>
            <w:sz w:val="18"/>
            <w:szCs w:val="28"/>
          </w:rPr>
          <w:t xml:space="preserve"> </w:t>
        </w:r>
      </w:ins>
      <w:ins w:id="97" w:author="Lucy Wan" w:date="2020-11-18T11:55:00Z">
        <w:r w:rsidR="00D138C7">
          <w:rPr>
            <w:rFonts w:ascii="Times New Roman" w:hAnsi="Times New Roman"/>
            <w:sz w:val="18"/>
            <w:szCs w:val="28"/>
          </w:rPr>
          <w:t>Discovering all cmdlets in PowerShell 5.1</w:t>
        </w:r>
      </w:ins>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047CA9">
      <w:pPr>
        <w:pStyle w:val="FigurePACKT"/>
        <w:rPr>
          <w:ins w:id="98" w:author="Lucy Wan" w:date="2020-11-18T11:55:00Z"/>
        </w:rPr>
      </w:pPr>
      <w:r>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486" cy="2717723"/>
                    </a:xfrm>
                    <a:prstGeom prst="rect">
                      <a:avLst/>
                    </a:prstGeom>
                  </pic:spPr>
                </pic:pic>
              </a:graphicData>
            </a:graphic>
          </wp:inline>
        </w:drawing>
      </w:r>
    </w:p>
    <w:p w14:paraId="77198AFC" w14:textId="3BCE358B" w:rsidR="00125EC1" w:rsidRPr="005B1D9E" w:rsidRDefault="00125EC1" w:rsidP="00047CA9">
      <w:pPr>
        <w:pStyle w:val="FigurePACKT"/>
        <w:rPr>
          <w:rFonts w:ascii="Times New Roman" w:hAnsi="Times New Roman"/>
          <w:sz w:val="18"/>
          <w:szCs w:val="28"/>
        </w:rPr>
      </w:pPr>
      <w:ins w:id="99" w:author="Lucy Wan" w:date="2020-11-18T11:55:00Z">
        <w:r w:rsidRPr="005B1D9E">
          <w:rPr>
            <w:rFonts w:ascii="Times New Roman" w:hAnsi="Times New Roman"/>
            <w:sz w:val="18"/>
            <w:szCs w:val="28"/>
          </w:rPr>
          <w:t xml:space="preserve">Figure 3.5: </w:t>
        </w:r>
      </w:ins>
      <w:ins w:id="100" w:author="Lucy Wan" w:date="2020-11-18T11:57:00Z">
        <w:r w:rsidR="005B1D9E" w:rsidRPr="005B1D9E">
          <w:rPr>
            <w:rFonts w:ascii="Times New Roman" w:hAnsi="Times New Roman"/>
            <w:sz w:val="18"/>
            <w:szCs w:val="28"/>
          </w:rPr>
          <w:t>Discovering cmdlets that are in PowerShell 7.1 but not 5.1</w:t>
        </w:r>
      </w:ins>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05EB2708"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commentRangeStart w:id="101"/>
      <w:r>
        <w:t>POWERSHELL</w:t>
      </w:r>
      <w:commentRangeEnd w:id="101"/>
      <w:r w:rsidR="006B0CAD">
        <w:rPr>
          <w:rStyle w:val="CommentReference"/>
          <w:rFonts w:ascii="Calibri" w:hAnsi="Calibri"/>
        </w:rPr>
        <w:commentReference w:id="101"/>
      </w:r>
      <w:r>
        <w:t xml:space="preserve"> remoting session you created earlier, </w:t>
      </w:r>
      <w:commentRangeStart w:id="102"/>
      <w:r>
        <w:t>which looks like this</w:t>
      </w:r>
      <w:commentRangeEnd w:id="102"/>
      <w:r w:rsidR="00BE3415">
        <w:rPr>
          <w:rStyle w:val="CommentReference"/>
          <w:rFonts w:ascii="Calibri" w:hAnsi="Calibri"/>
        </w:rPr>
        <w:commentReference w:id="102"/>
      </w:r>
      <w:r>
        <w:t>:</w:t>
      </w:r>
    </w:p>
    <w:p w14:paraId="3097EF25" w14:textId="7B6C1108" w:rsidR="003F607E" w:rsidRDefault="003F607E" w:rsidP="00047CA9">
      <w:pPr>
        <w:pStyle w:val="FigurePACKT"/>
      </w:pP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31856342" w14:textId="45DD2266" w:rsidR="003F607E" w:rsidRDefault="00047CA9" w:rsidP="00047CA9">
      <w:pPr>
        <w:pStyle w:val="FigurePACKT"/>
        <w:rPr>
          <w:ins w:id="103" w:author="Lucy Wan" w:date="2020-11-18T12:01:00Z"/>
        </w:rPr>
      </w:pPr>
      <w:r>
        <w:lastRenderedPageBreak/>
        <w:drawing>
          <wp:inline distT="0" distB="0" distL="0" distR="0" wp14:anchorId="0846FEF8" wp14:editId="5643A05E">
            <wp:extent cx="4422103" cy="195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270" cy="1990852"/>
                    </a:xfrm>
                    <a:prstGeom prst="rect">
                      <a:avLst/>
                    </a:prstGeom>
                  </pic:spPr>
                </pic:pic>
              </a:graphicData>
            </a:graphic>
          </wp:inline>
        </w:drawing>
      </w:r>
    </w:p>
    <w:p w14:paraId="4F7D6A03" w14:textId="4D9C50B6" w:rsidR="00017FE5" w:rsidRPr="0007521F" w:rsidRDefault="00017FE5" w:rsidP="00047CA9">
      <w:pPr>
        <w:pStyle w:val="FigurePACKT"/>
        <w:rPr>
          <w:rFonts w:ascii="Times New Roman" w:hAnsi="Times New Roman"/>
          <w:sz w:val="18"/>
          <w:szCs w:val="28"/>
        </w:rPr>
      </w:pPr>
      <w:ins w:id="104" w:author="Lucy Wan" w:date="2020-11-18T12:01:00Z">
        <w:r w:rsidRPr="0007521F">
          <w:rPr>
            <w:rFonts w:ascii="Times New Roman" w:hAnsi="Times New Roman"/>
            <w:sz w:val="18"/>
            <w:szCs w:val="28"/>
          </w:rPr>
          <w:t xml:space="preserve">Figure 3.7: </w:t>
        </w:r>
        <w:r w:rsidR="0007521F" w:rsidRPr="0007521F">
          <w:rPr>
            <w:rFonts w:ascii="Times New Roman" w:hAnsi="Times New Roman"/>
            <w:sz w:val="18"/>
            <w:szCs w:val="28"/>
          </w:rPr>
          <w:t>Viewing core modules in PowerShell 7.1</w:t>
        </w:r>
      </w:ins>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77B426D4" w:rsidR="00365B21" w:rsidRDefault="00365B21" w:rsidP="00365B21">
      <w:pPr>
        <w:pStyle w:val="NumberedBulletPACKT"/>
        <w:numPr>
          <w:ilvl w:val="0"/>
          <w:numId w:val="0"/>
        </w:numPr>
      </w:pPr>
      <w:r>
        <w:t xml:space="preserve">The code in </w:t>
      </w:r>
      <w:r w:rsidRPr="00365B21">
        <w:rPr>
          <w:rStyle w:val="ItalicsPACKT"/>
        </w:rPr>
        <w:t>step 1</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4A918296" w:rsidR="00332C98" w:rsidRDefault="00365B21" w:rsidP="00365B21">
      <w:pPr>
        <w:pStyle w:val="NumberedBulletPACKT"/>
        <w:numPr>
          <w:ilvl w:val="0"/>
          <w:numId w:val="0"/>
        </w:numPr>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step 1</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r w:rsidRPr="00365B21">
        <w:rPr>
          <w:rStyle w:val="CodeInTextPACKT"/>
        </w:rPr>
        <w:t xml:space="preserve">PSSessionConfiguration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w:t>
      </w:r>
      <w:commentRangeStart w:id="105"/>
      <w:r w:rsidR="00332C98">
        <w:t>PowerShell 8</w:t>
      </w:r>
      <w:commentRangeEnd w:id="105"/>
      <w:r w:rsidR="0000120A">
        <w:rPr>
          <w:rStyle w:val="CommentReference"/>
          <w:rFonts w:ascii="Calibri" w:hAnsi="Calibri"/>
        </w:rPr>
        <w:commentReference w:id="105"/>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2A31280F"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As you can see, in PowerShell 7, there are five default module paths, versus just three in Windows PowerShell 5.1. The first 3 module folders with PowerShell 7 enable PowerShell 7 to pick up commands from PowerShell 7.1 specific folders (if they exist)</w:t>
      </w:r>
      <w:ins w:id="106" w:author="Lucy Wan" w:date="2020-11-18T12:09:00Z">
        <w:r w:rsidR="0006632E">
          <w:t>,</w:t>
        </w:r>
      </w:ins>
      <w:r>
        <w:t xml:space="preserve"> and </w:t>
      </w:r>
      <w:del w:id="107" w:author="Lucy Wan" w:date="2020-11-18T12:09:00Z">
        <w:r w:rsidDel="0006632E">
          <w:delText>with</w:delText>
        </w:r>
        <w:r w:rsidR="0006632E" w:rsidDel="0006632E">
          <w:delText xml:space="preserve"> </w:delText>
        </w:r>
      </w:del>
      <w:r>
        <w:t>the last two modules enabl</w:t>
      </w:r>
      <w:ins w:id="108" w:author="Lucy Wan" w:date="2020-11-18T12:09:00Z">
        <w:r w:rsidR="0006632E">
          <w:t>e</w:t>
        </w:r>
      </w:ins>
      <w:del w:id="109" w:author="Lucy Wan" w:date="2020-11-18T12:09:00Z">
        <w:r w:rsidDel="0006632E">
          <w:delText>ing</w:delText>
        </w:r>
      </w:del>
      <w:r>
        <w:t xml:space="preserve">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rsidRPr="00DF3BB6">
        <w:rPr>
          <w:rFonts w:ascii="Lucida Console" w:hAnsi="Lucida Console"/>
          <w:color w:val="4472C4"/>
          <w:sz w:val="19"/>
          <w:szCs w:val="19"/>
        </w:rPr>
        <w:t>Get-ChildItem</w:t>
      </w:r>
      <w:r w:rsidR="00332C98" w:rsidRPr="00DF3BB6">
        <w:rPr>
          <w:color w:val="4472C4"/>
        </w:rPr>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1F4D2E78" w:rsidR="00EC03C6" w:rsidRDefault="00A62151" w:rsidP="00EC03C6">
      <w:pPr>
        <w:pStyle w:val="Heading1"/>
        <w:tabs>
          <w:tab w:val="left" w:pos="0"/>
        </w:tabs>
      </w:pPr>
      <w:r>
        <w:t>Using</w:t>
      </w:r>
      <w:r w:rsidR="00EC03C6" w:rsidRPr="00412A5B">
        <w:t xml:space="preserve"> </w:t>
      </w:r>
      <w:r w:rsidR="00867D28">
        <w:t>the Windows Compatibility Solution</w:t>
      </w:r>
    </w:p>
    <w:p w14:paraId="50E2AE91" w14:textId="117CE214"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 </w:t>
      </w:r>
      <w:commentRangeStart w:id="110"/>
      <w:r w:rsidR="008369E1">
        <w:t>WinRM</w:t>
      </w:r>
      <w:commentRangeEnd w:id="110"/>
      <w:r w:rsidR="00CF0406">
        <w:rPr>
          <w:rStyle w:val="CommentReference"/>
          <w:rFonts w:ascii="Calibri" w:hAnsi="Calibri"/>
        </w:rPr>
        <w:commentReference w:id="110"/>
      </w:r>
      <w:r w:rsidR="008369E1">
        <w:t>. The process transport is the transport used to run background jobs</w:t>
      </w:r>
      <w:ins w:id="111" w:author="Lucy Wan" w:date="2020-11-18T12:18:00Z">
        <w:r w:rsidR="00287D21">
          <w:t xml:space="preserve">; </w:t>
        </w:r>
      </w:ins>
      <w:del w:id="112" w:author="Lucy Wan" w:date="2020-11-18T12:18:00Z">
        <w:r w:rsidR="008369E1" w:rsidDel="00287D21">
          <w:delText>,</w:delText>
        </w:r>
      </w:del>
      <w:ins w:id="113" w:author="Lucy Wan" w:date="2020-11-18T12:18:00Z">
        <w:r w:rsidR="00287D21">
          <w:t>it</w:t>
        </w:r>
      </w:ins>
      <w:r w:rsidR="008369E1">
        <w:t xml:space="preserve"> has less overhead th</w:t>
      </w:r>
      <w:r w:rsidR="000C2566">
        <w:t>a</w:t>
      </w:r>
      <w:r w:rsidR="008369E1">
        <w:t xml:space="preserve">n using WinRM, so is more efficient. </w:t>
      </w:r>
    </w:p>
    <w:p w14:paraId="5FE19933" w14:textId="277C43FC"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w:t>
      </w:r>
      <w:r>
        <w:rPr>
          <w:lang w:val="en-GB"/>
        </w:rPr>
        <w:lastRenderedPageBreak/>
        <w:t xml:space="preserve">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commentRangeStart w:id="114"/>
      <w:r w:rsidR="000C2566">
        <w:rPr>
          <w:lang w:val="en-GB"/>
        </w:rPr>
        <w:t>B</w:t>
      </w:r>
      <w:r w:rsidR="008369E1">
        <w:rPr>
          <w:lang w:val="en-GB"/>
        </w:rPr>
        <w:t>ia</w:t>
      </w:r>
      <w:commentRangeEnd w:id="114"/>
      <w:r w:rsidR="00FA20B5">
        <w:rPr>
          <w:rStyle w:val="CommentReference"/>
          <w:rFonts w:ascii="Calibri" w:hAnsi="Calibri"/>
        </w:rPr>
        <w:commentReference w:id="114"/>
      </w:r>
      <w:r w:rsidR="008369E1">
        <w:rPr>
          <w:lang w:val="en-GB"/>
        </w:rPr>
        <w:t xml:space="preserve"> the compatibility solution, the commands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1B228BDC" w:rsidR="00332C98" w:rsidRDefault="00332C98" w:rsidP="00332C98">
      <w:pPr>
        <w:pStyle w:val="NormalPACKT"/>
        <w:rPr>
          <w:lang w:val="en-GB"/>
        </w:rPr>
      </w:pPr>
      <w:r>
        <w:rPr>
          <w:lang w:val="en-GB"/>
        </w:rPr>
        <w:t xml:space="preserve">When you invoke </w:t>
      </w:r>
      <w:r w:rsidR="008369E1">
        <w:rPr>
          <w:lang w:val="en-GB"/>
        </w:rPr>
        <w:t xml:space="preserve">commands like this </w:t>
      </w:r>
      <w:r>
        <w:rPr>
          <w:lang w:val="en-GB"/>
        </w:rPr>
        <w:t xml:space="preserve">in PowerShell 7, PowerShell uses its command discovery mechanism to determine </w:t>
      </w:r>
      <w:r w:rsidR="008369E1">
        <w:rPr>
          <w:lang w:val="en-GB"/>
        </w:rPr>
        <w:t>which module contains your desired command</w:t>
      </w:r>
      <w:ins w:id="115" w:author="Lucy Wan" w:date="2020-11-18T12:22:00Z">
        <w:r w:rsidR="00413DE2">
          <w:rPr>
            <w:lang w:val="en-GB"/>
          </w:rPr>
          <w:t>.</w:t>
        </w:r>
      </w:ins>
      <w:del w:id="116" w:author="Lucy Wan" w:date="2020-11-18T12:22:00Z">
        <w:r w:rsidR="008369E1" w:rsidDel="00413DE2">
          <w:rPr>
            <w:lang w:val="en-GB"/>
          </w:rPr>
          <w:delText>, i</w:delText>
        </w:r>
      </w:del>
      <w:ins w:id="117" w:author="Lucy Wan" w:date="2020-11-18T12:22:00Z">
        <w:r w:rsidR="00413DE2">
          <w:rPr>
            <w:lang w:val="en-GB"/>
          </w:rPr>
          <w:t xml:space="preserve"> I</w:t>
        </w:r>
      </w:ins>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r w:rsidRPr="00332C98">
        <w:rPr>
          <w:rStyle w:val="CodeInTextPACKT"/>
        </w:rPr>
        <w:t>ServerManager</w:t>
      </w:r>
      <w:r w:rsidR="008369E1">
        <w:rPr>
          <w:rStyle w:val="CodeInTextPACKT"/>
        </w:rPr>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ins w:id="118" w:author="Lucy Wan" w:date="2020-11-18T12:24:00Z">
        <w:r w:rsidR="00DE63CB">
          <w:rPr>
            <w:lang w:val="en-GB"/>
          </w:rPr>
          <w:t>,</w:t>
        </w:r>
      </w:ins>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FD373E">
        <w:rPr>
          <w:lang w:val="en-GB"/>
        </w:rPr>
        <w:t>display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del w:id="119" w:author="Lucy Wan" w:date="2020-11-18T12:23:00Z">
        <w:r w:rsidR="00FD373E" w:rsidDel="007A2A1E">
          <w:rPr>
            <w:lang w:val="en-GB"/>
          </w:rPr>
          <w:delText>if matters</w:delText>
        </w:r>
        <w:r w:rsidR="000C2566" w:rsidDel="007A2A1E">
          <w:rPr>
            <w:lang w:val="en-GB"/>
          </w:rPr>
          <w:delText xml:space="preserve"> </w:delText>
        </w:r>
      </w:del>
      <w:r w:rsidR="000C2566">
        <w:rPr>
          <w:lang w:val="en-GB"/>
        </w:rPr>
        <w:t xml:space="preserve">as you </w:t>
      </w:r>
      <w:ins w:id="120" w:author="Lucy Wan" w:date="2020-11-18T12:22:00Z">
        <w:r w:rsidR="00DF3D72">
          <w:rPr>
            <w:lang w:val="en-GB"/>
          </w:rPr>
          <w:t>will</w:t>
        </w:r>
      </w:ins>
      <w:del w:id="121" w:author="Lucy Wan" w:date="2020-11-18T12:22:00Z">
        <w:r w:rsidR="000C2566" w:rsidDel="00DF3D72">
          <w:rPr>
            <w:lang w:val="en-GB"/>
          </w:rPr>
          <w:delText>can</w:delText>
        </w:r>
      </w:del>
      <w:r w:rsidR="000C2566">
        <w:rPr>
          <w:lang w:val="en-GB"/>
        </w:rPr>
        <w:t xml:space="preserve"> see in “</w:t>
      </w:r>
      <w:r w:rsidR="000C2566" w:rsidRPr="000C2566">
        <w:rPr>
          <w:rStyle w:val="ItalicsPACKT"/>
        </w:rPr>
        <w:t>Importing Display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3748DA06"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ins w:id="122" w:author="Lucy Wan" w:date="2020-11-18T12:26:00Z">
        <w:r w:rsidR="004E3645">
          <w:rPr>
            <w:lang w:val="en-GB"/>
          </w:rPr>
          <w:t>remoting</w:t>
        </w:r>
      </w:ins>
      <w:del w:id="123" w:author="Lucy Wan" w:date="2020-11-18T12:26:00Z">
        <w:r w:rsidR="00454A93" w:rsidDel="004E3645">
          <w:rPr>
            <w:lang w:val="en-GB"/>
          </w:rPr>
          <w:delText>remitting</w:delText>
        </w:r>
      </w:del>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in </w:t>
      </w:r>
      <w:commentRangeStart w:id="124"/>
      <w:commentRangeStart w:id="125"/>
      <w:r w:rsidRPr="00CA606F">
        <w:rPr>
          <w:rFonts w:ascii="Lucida Console" w:hAnsi="Lucida Console"/>
          <w:sz w:val="19"/>
          <w:szCs w:val="19"/>
          <w:lang w:val="en-GB"/>
        </w:rPr>
        <w:t>https://www.techtutsonline.com/implicit-remoting-windows-powershell/</w:t>
      </w:r>
      <w:commentRangeEnd w:id="124"/>
      <w:r w:rsidRPr="00CA606F">
        <w:rPr>
          <w:rStyle w:val="CommentReference"/>
          <w:rFonts w:ascii="Lucida Console" w:hAnsi="Lucida Console"/>
          <w:sz w:val="19"/>
          <w:szCs w:val="19"/>
        </w:rPr>
        <w:commentReference w:id="124"/>
      </w:r>
      <w:commentRangeEnd w:id="125"/>
      <w:r w:rsidR="00CA606F">
        <w:rPr>
          <w:rStyle w:val="CommentReference"/>
          <w:rFonts w:ascii="Calibri" w:hAnsi="Calibri"/>
        </w:rPr>
        <w:commentReference w:id="125"/>
      </w:r>
      <w:r>
        <w:rPr>
          <w:lang w:val="en-GB"/>
        </w:rPr>
        <w:t>.</w:t>
      </w:r>
    </w:p>
    <w:p w14:paraId="3CB23266" w14:textId="77777777" w:rsidR="00EC03C6" w:rsidRDefault="00EC03C6" w:rsidP="00EC03C6">
      <w:pPr>
        <w:pStyle w:val="Heading2"/>
        <w:tabs>
          <w:tab w:val="left" w:pos="0"/>
        </w:tabs>
      </w:pPr>
      <w:r>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63E24181" w:rsidR="00332C98" w:rsidRPr="00332C98" w:rsidRDefault="00332C98" w:rsidP="002E2FFB">
      <w:pPr>
        <w:pStyle w:val="NumberedBulletPACKT"/>
        <w:numPr>
          <w:ilvl w:val="0"/>
          <w:numId w:val="5"/>
        </w:numPr>
        <w:rPr>
          <w:color w:val="333333"/>
          <w:lang w:val="en-GB" w:eastAsia="en-GB"/>
        </w:rPr>
      </w:pPr>
      <w:r w:rsidRPr="00332C98">
        <w:rPr>
          <w:lang w:val="en-GB" w:eastAsia="en-GB"/>
        </w:rPr>
        <w:t>Discovering the Server Manager module</w:t>
      </w:r>
    </w:p>
    <w:p w14:paraId="723C478F" w14:textId="77777777" w:rsidR="00332C98" w:rsidRPr="00332C98" w:rsidRDefault="00332C98" w:rsidP="00332C98">
      <w:pPr>
        <w:pStyle w:val="CodePACKT"/>
        <w:rPr>
          <w:rStyle w:val="CodeInTextPACKT"/>
          <w:color w:val="7030A0"/>
        </w:rPr>
      </w:pPr>
    </w:p>
    <w:p w14:paraId="54713681" w14:textId="75630178" w:rsidR="00332C98" w:rsidRPr="00332C98" w:rsidRDefault="00332C98" w:rsidP="00332C98">
      <w:pPr>
        <w:pStyle w:val="CodePACKT"/>
      </w:pPr>
      <w:r w:rsidRPr="00332C98">
        <w:t>Get-Module -Name ServerManager</w:t>
      </w:r>
    </w:p>
    <w:p w14:paraId="1644C450" w14:textId="77777777" w:rsidR="00332C98" w:rsidRPr="00332C98" w:rsidRDefault="00332C98" w:rsidP="00332C98">
      <w:pPr>
        <w:pStyle w:val="CodePACKT"/>
      </w:pPr>
    </w:p>
    <w:p w14:paraId="672BF58B" w14:textId="788D0219"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16AFAB6" w:rsidR="00332C98" w:rsidRPr="00332C98" w:rsidRDefault="00332C98" w:rsidP="00332C98">
      <w:pPr>
        <w:pStyle w:val="NumberedBulletPACKT"/>
        <w:rPr>
          <w:color w:val="333333"/>
          <w:lang w:val="en-GB" w:eastAsia="en-GB"/>
        </w:rPr>
      </w:pPr>
      <w:r w:rsidRPr="00332C98">
        <w:rPr>
          <w:lang w:val="en-GB" w:eastAsia="en-GB"/>
        </w:rPr>
        <w:t>Import</w:t>
      </w:r>
      <w:r>
        <w:rPr>
          <w:lang w:val="en-GB" w:eastAsia="en-GB"/>
        </w:rPr>
        <w:t>ing</w:t>
      </w:r>
      <w:r w:rsidRPr="00332C98">
        <w:rPr>
          <w:lang w:val="en-GB" w:eastAsia="en-GB"/>
        </w:rPr>
        <w:t> the module explicitly</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C81D087" w:rsidR="00332C98" w:rsidRPr="00332C98" w:rsidRDefault="00332C98" w:rsidP="00502530">
      <w:pPr>
        <w:pStyle w:val="NumberedBulletPACKT"/>
      </w:pPr>
      <w:r w:rsidRPr="008369E1">
        <w:rPr>
          <w:lang w:val="en-GB" w:eastAsia="en-GB"/>
        </w:rPr>
        <w:t>Discovering the </w:t>
      </w:r>
      <w:r w:rsidR="008369E1" w:rsidRPr="008369E1">
        <w:rPr>
          <w:lang w:val="en-GB" w:eastAsia="en-GB"/>
        </w:rPr>
        <w:t xml:space="preserve">commands inside the </w:t>
      </w:r>
      <w:r w:rsidRPr="008369E1">
        <w:rPr>
          <w:lang w:val="en-GB" w:eastAsia="en-GB"/>
        </w:rPr>
        <w:t>module</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582AC591" w:rsidR="00332C98" w:rsidRPr="00332C98" w:rsidRDefault="00332C98" w:rsidP="00332C98">
      <w:pPr>
        <w:pStyle w:val="NumberedBulletPACKT"/>
        <w:rPr>
          <w:color w:val="333333"/>
          <w:lang w:val="en-GB" w:eastAsia="en-GB"/>
        </w:rPr>
      </w:pPr>
      <w:r>
        <w:rPr>
          <w:lang w:val="en-GB" w:eastAsia="en-GB"/>
        </w:rPr>
        <w:t>Using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C03831F" w:rsidR="00332C98" w:rsidRPr="00332C98" w:rsidRDefault="00332C98" w:rsidP="00332C98">
      <w:pPr>
        <w:pStyle w:val="NumberedBulletPACKT"/>
        <w:rPr>
          <w:color w:val="333333"/>
          <w:lang w:val="en-GB" w:eastAsia="en-GB"/>
        </w:rPr>
      </w:pPr>
      <w:r>
        <w:rPr>
          <w:lang w:val="en-GB" w:eastAsia="en-GB"/>
        </w:rPr>
        <w:t>Running</w:t>
      </w:r>
      <w:r w:rsidRPr="00332C98">
        <w:rPr>
          <w:lang w:val="en-GB" w:eastAsia="en-GB"/>
        </w:rPr>
        <w:t> the command in a remoting session</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lastRenderedPageBreak/>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7FC8D4E" w:rsidR="00332C98" w:rsidRPr="00332C98" w:rsidRDefault="00332C98" w:rsidP="00332C98">
      <w:pPr>
        <w:pStyle w:val="NumberedBulletPACKT"/>
        <w:rPr>
          <w:color w:val="333333"/>
          <w:lang w:val="en-GB" w:eastAsia="en-GB"/>
        </w:rPr>
      </w:pPr>
      <w:r w:rsidRPr="00332C98">
        <w:rPr>
          <w:lang w:val="en-GB" w:eastAsia="en-GB"/>
        </w:rPr>
        <w:t>Remov</w:t>
      </w:r>
      <w:ins w:id="126" w:author="Lucy Wan" w:date="2020-11-18T12:28:00Z">
        <w:r w:rsidR="00330CCC">
          <w:rPr>
            <w:lang w:val="en-GB" w:eastAsia="en-GB"/>
          </w:rPr>
          <w:t>ing</w:t>
        </w:r>
      </w:ins>
      <w:del w:id="127" w:author="Lucy Wan" w:date="2020-11-18T12:28:00Z">
        <w:r w:rsidRPr="00332C98" w:rsidDel="00330CCC">
          <w:rPr>
            <w:lang w:val="en-GB" w:eastAsia="en-GB"/>
          </w:rPr>
          <w:delText>e</w:delText>
        </w:r>
      </w:del>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4962A28B" w:rsidR="00332C98" w:rsidRPr="00332C98" w:rsidRDefault="00B30419" w:rsidP="00332C98">
      <w:pPr>
        <w:pStyle w:val="NumberedBulletPACKT"/>
        <w:rPr>
          <w:color w:val="333333"/>
          <w:lang w:val="en-GB" w:eastAsia="en-GB"/>
        </w:rPr>
      </w:pPr>
      <w:r w:rsidRPr="00332C98">
        <w:rPr>
          <w:lang w:val="en-GB" w:eastAsia="en-GB"/>
        </w:rPr>
        <w:t>Install</w:t>
      </w:r>
      <w:r>
        <w:rPr>
          <w:lang w:val="en-GB" w:eastAsia="en-GB"/>
        </w:rPr>
        <w:t>ing</w:t>
      </w:r>
      <w:r w:rsidR="00332C98" w:rsidRPr="00332C98">
        <w:rPr>
          <w:lang w:val="en-GB" w:eastAsia="en-GB"/>
        </w:rPr>
        <w:t> a Windows Feature using module autoload</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134422CD"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the feature</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73C3EA4" w:rsidR="00332C98" w:rsidRPr="00332C98" w:rsidRDefault="00332C98" w:rsidP="00332C98">
      <w:pPr>
        <w:pStyle w:val="NumberedBulletPACKT"/>
        <w:rPr>
          <w:color w:val="333333"/>
          <w:lang w:val="en-GB" w:eastAsia="en-GB"/>
        </w:rPr>
      </w:pPr>
      <w:r w:rsidRPr="00332C98">
        <w:rPr>
          <w:lang w:val="en-GB" w:eastAsia="en-GB"/>
        </w:rPr>
        <w:t>View</w:t>
      </w:r>
      <w:r>
        <w:rPr>
          <w:lang w:val="en-GB" w:eastAsia="en-GB"/>
        </w:rPr>
        <w:t>ing</w:t>
      </w:r>
      <w:r w:rsidRPr="00332C98">
        <w:rPr>
          <w:lang w:val="en-GB" w:eastAsia="en-GB"/>
        </w:rPr>
        <w:t> output inside Windows PowerShell Session</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0DF6030A" w:rsidR="00EC03C6" w:rsidRDefault="00332C98" w:rsidP="00332C98">
      <w:pPr>
        <w:pStyle w:val="NormalPACKT"/>
      </w:pPr>
      <w:commentRangeStart w:id="128"/>
      <w:commentRangeStart w:id="129"/>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Since this module does not work natively in PowerShell 7, this command returns no output.</w:t>
      </w:r>
      <w:commentRangeEnd w:id="128"/>
      <w:r w:rsidR="00207040">
        <w:rPr>
          <w:rStyle w:val="CommentReference"/>
        </w:rPr>
        <w:commentReference w:id="128"/>
      </w:r>
      <w:commentRangeEnd w:id="129"/>
      <w:r w:rsidR="00191693">
        <w:rPr>
          <w:rStyle w:val="CommentReference"/>
          <w:rFonts w:ascii="Calibri" w:hAnsi="Calibri"/>
        </w:rPr>
        <w:commentReference w:id="129"/>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047CA9">
      <w:pPr>
        <w:pStyle w:val="FigurePACKT"/>
        <w:rPr>
          <w:ins w:id="130" w:author="Lucy Wan" w:date="2020-11-18T12:29:00Z"/>
        </w:rPr>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500" cy="1064789"/>
                    </a:xfrm>
                    <a:prstGeom prst="rect">
                      <a:avLst/>
                    </a:prstGeom>
                  </pic:spPr>
                </pic:pic>
              </a:graphicData>
            </a:graphic>
          </wp:inline>
        </w:drawing>
      </w:r>
    </w:p>
    <w:p w14:paraId="1752C1D1" w14:textId="74CF9CEC" w:rsidR="00F66DF7" w:rsidRPr="00F66DF7" w:rsidRDefault="00F66DF7" w:rsidP="00047CA9">
      <w:pPr>
        <w:pStyle w:val="FigurePACKT"/>
        <w:rPr>
          <w:rFonts w:ascii="Times New Roman" w:hAnsi="Times New Roman"/>
          <w:sz w:val="18"/>
          <w:szCs w:val="28"/>
        </w:rPr>
      </w:pPr>
      <w:ins w:id="131" w:author="Lucy Wan" w:date="2020-11-18T12:29:00Z">
        <w:r w:rsidRPr="00F66DF7">
          <w:rPr>
            <w:rFonts w:ascii="Times New Roman" w:hAnsi="Times New Roman"/>
            <w:sz w:val="18"/>
            <w:szCs w:val="28"/>
          </w:rPr>
          <w:t>Figure 3.8: Discovering the Get-WindowsFeature command</w:t>
        </w:r>
      </w:ins>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047CA9">
      <w:pPr>
        <w:pStyle w:val="FigurePACKT"/>
        <w:rPr>
          <w:ins w:id="132" w:author="Lucy Wan" w:date="2020-11-18T12:30:00Z"/>
        </w:rPr>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047CA9">
      <w:pPr>
        <w:pStyle w:val="FigurePACKT"/>
        <w:rPr>
          <w:rFonts w:ascii="Times New Roman" w:hAnsi="Times New Roman"/>
          <w:sz w:val="18"/>
          <w:szCs w:val="28"/>
        </w:rPr>
      </w:pPr>
      <w:ins w:id="133" w:author="Lucy Wan" w:date="2020-11-18T12:30:00Z">
        <w:r w:rsidRPr="00F66DF7">
          <w:rPr>
            <w:rFonts w:ascii="Times New Roman" w:hAnsi="Times New Roman"/>
            <w:sz w:val="18"/>
            <w:szCs w:val="28"/>
          </w:rPr>
          <w:t xml:space="preserve">Figure 3.9: </w:t>
        </w:r>
        <w:r w:rsidR="00082BA6">
          <w:rPr>
            <w:rFonts w:ascii="Times New Roman" w:hAnsi="Times New Roman"/>
            <w:sz w:val="18"/>
            <w:szCs w:val="28"/>
          </w:rPr>
          <w:t>Importing the ServerManager module explictly</w:t>
        </w:r>
      </w:ins>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lastRenderedPageBreak/>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047CA9">
      <w:pPr>
        <w:pStyle w:val="FigurePACKT"/>
        <w:rPr>
          <w:ins w:id="134" w:author="Lucy Wan" w:date="2020-11-18T12:30:00Z"/>
        </w:rPr>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047CA9">
      <w:pPr>
        <w:pStyle w:val="FigurePACKT"/>
        <w:rPr>
          <w:rFonts w:ascii="Times New Roman" w:hAnsi="Times New Roman"/>
          <w:sz w:val="18"/>
          <w:szCs w:val="28"/>
        </w:rPr>
      </w:pPr>
      <w:ins w:id="135" w:author="Lucy Wan" w:date="2020-11-18T12:30:00Z">
        <w:r w:rsidRPr="002B481E">
          <w:rPr>
            <w:rFonts w:ascii="Times New Roman" w:hAnsi="Times New Roman"/>
            <w:sz w:val="18"/>
            <w:szCs w:val="28"/>
          </w:rPr>
          <w:t>Figure</w:t>
        </w:r>
      </w:ins>
      <w:ins w:id="136" w:author="Lucy Wan" w:date="2020-11-18T12:31:00Z">
        <w:r w:rsidRPr="002B481E">
          <w:rPr>
            <w:rFonts w:ascii="Times New Roman" w:hAnsi="Times New Roman"/>
            <w:sz w:val="18"/>
            <w:szCs w:val="28"/>
          </w:rPr>
          <w:t xml:space="preserve"> 3.10:</w:t>
        </w:r>
        <w:r w:rsidR="002B481E">
          <w:rPr>
            <w:rFonts w:ascii="Times New Roman" w:hAnsi="Times New Roman"/>
            <w:sz w:val="18"/>
            <w:szCs w:val="28"/>
          </w:rPr>
          <w:t xml:space="preserve"> </w:t>
        </w:r>
      </w:ins>
      <w:ins w:id="137" w:author="Lucy Wan" w:date="2020-11-18T12:33:00Z">
        <w:r w:rsidR="00DD2F04">
          <w:rPr>
            <w:rFonts w:ascii="Times New Roman" w:hAnsi="Times New Roman"/>
            <w:sz w:val="18"/>
            <w:szCs w:val="28"/>
          </w:rPr>
          <w:t>D</w:t>
        </w:r>
        <w:r w:rsidR="000D1FDA">
          <w:rPr>
            <w:rFonts w:ascii="Times New Roman" w:hAnsi="Times New Roman"/>
            <w:sz w:val="18"/>
            <w:szCs w:val="28"/>
          </w:rPr>
          <w:t>iscovering the ServerManager module</w:t>
        </w:r>
      </w:ins>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0E01E3ED"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Pr>
          <w:rStyle w:val="CodeInTextPACKT"/>
        </w:rPr>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047CA9">
      <w:pPr>
        <w:pStyle w:val="FigurePACKT"/>
        <w:rPr>
          <w:ins w:id="138" w:author="Lucy Wan" w:date="2020-11-18T13:36:00Z"/>
        </w:rPr>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047CA9">
      <w:pPr>
        <w:pStyle w:val="FigurePACKT"/>
        <w:rPr>
          <w:rFonts w:ascii="Times New Roman" w:hAnsi="Times New Roman"/>
          <w:sz w:val="18"/>
          <w:szCs w:val="28"/>
        </w:rPr>
      </w:pPr>
      <w:ins w:id="139" w:author="Lucy Wan" w:date="2020-11-18T13:36:00Z">
        <w:r w:rsidRPr="00FD1A07">
          <w:rPr>
            <w:rFonts w:ascii="Times New Roman" w:hAnsi="Times New Roman"/>
            <w:sz w:val="18"/>
            <w:szCs w:val="28"/>
          </w:rPr>
          <w:t>Figure 3.11:</w:t>
        </w:r>
        <w:r w:rsidR="00FD1A07" w:rsidRPr="00FD1A07">
          <w:rPr>
            <w:rFonts w:ascii="Times New Roman" w:hAnsi="Times New Roman"/>
            <w:sz w:val="18"/>
            <w:szCs w:val="28"/>
          </w:rPr>
          <w:t xml:space="preserve"> Invoking the Get-WindowsFeature command</w:t>
        </w:r>
      </w:ins>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047CA9">
      <w:pPr>
        <w:pStyle w:val="FigurePACKT"/>
        <w:rPr>
          <w:ins w:id="140" w:author="Lucy Wan" w:date="2020-11-18T13:36:00Z"/>
        </w:rPr>
      </w:pPr>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279" cy="1326834"/>
                    </a:xfrm>
                    <a:prstGeom prst="rect">
                      <a:avLst/>
                    </a:prstGeom>
                  </pic:spPr>
                </pic:pic>
              </a:graphicData>
            </a:graphic>
          </wp:inline>
        </w:drawing>
      </w:r>
    </w:p>
    <w:p w14:paraId="49C7BF26" w14:textId="4732EF3B" w:rsidR="00FD1A07" w:rsidRPr="00FD1A07" w:rsidRDefault="00FD1A07" w:rsidP="00047CA9">
      <w:pPr>
        <w:pStyle w:val="FigurePACKT"/>
        <w:rPr>
          <w:rFonts w:ascii="Times New Roman" w:hAnsi="Times New Roman"/>
          <w:sz w:val="18"/>
          <w:szCs w:val="28"/>
        </w:rPr>
      </w:pPr>
      <w:ins w:id="141" w:author="Lucy Wan" w:date="2020-11-18T13:36:00Z">
        <w:r w:rsidRPr="00FD1A07">
          <w:rPr>
            <w:rFonts w:ascii="Times New Roman" w:hAnsi="Times New Roman"/>
            <w:sz w:val="18"/>
            <w:szCs w:val="28"/>
          </w:rPr>
          <w:t>Figure 3.12: Invoking Get-</w:t>
        </w:r>
      </w:ins>
      <w:ins w:id="142" w:author="Lucy Wan" w:date="2020-11-18T13:37:00Z">
        <w:r w:rsidRPr="00FD1A07">
          <w:rPr>
            <w:rFonts w:ascii="Times New Roman" w:hAnsi="Times New Roman"/>
            <w:sz w:val="18"/>
            <w:szCs w:val="28"/>
          </w:rPr>
          <w:t>WindowsFeature in a remoting session</w:t>
        </w:r>
      </w:ins>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6755B2E1"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you install the TFTP Client feature, which looks like this;</w:t>
      </w:r>
    </w:p>
    <w:p w14:paraId="381C4131" w14:textId="71136D9E" w:rsidR="00332C98" w:rsidRDefault="00047CA9" w:rsidP="00047CA9">
      <w:pPr>
        <w:pStyle w:val="FigurePACKT"/>
        <w:rPr>
          <w:ins w:id="143" w:author="Lucy Wan" w:date="2020-11-18T13:37:00Z"/>
        </w:rPr>
      </w:pPr>
      <w:r>
        <w:lastRenderedPageBreak/>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91" cy="997714"/>
                    </a:xfrm>
                    <a:prstGeom prst="rect">
                      <a:avLst/>
                    </a:prstGeom>
                  </pic:spPr>
                </pic:pic>
              </a:graphicData>
            </a:graphic>
          </wp:inline>
        </w:drawing>
      </w:r>
    </w:p>
    <w:p w14:paraId="11614927" w14:textId="2C1D58F6" w:rsidR="00CD6113" w:rsidRPr="002A19BB" w:rsidRDefault="00CD6113" w:rsidP="00047CA9">
      <w:pPr>
        <w:pStyle w:val="FigurePACKT"/>
        <w:rPr>
          <w:rFonts w:ascii="Times New Roman" w:hAnsi="Times New Roman"/>
          <w:sz w:val="18"/>
          <w:szCs w:val="28"/>
        </w:rPr>
      </w:pPr>
      <w:ins w:id="144" w:author="Lucy Wan" w:date="2020-11-18T13:37:00Z">
        <w:r w:rsidRPr="002A19BB">
          <w:rPr>
            <w:rFonts w:ascii="Times New Roman" w:hAnsi="Times New Roman"/>
            <w:sz w:val="18"/>
            <w:szCs w:val="28"/>
          </w:rPr>
          <w:t xml:space="preserve">Figure 3.13: </w:t>
        </w:r>
      </w:ins>
      <w:ins w:id="145" w:author="Lucy Wan" w:date="2020-11-18T13:38:00Z">
        <w:r w:rsidR="002A19BB" w:rsidRPr="002A19BB">
          <w:rPr>
            <w:rFonts w:ascii="Times New Roman" w:hAnsi="Times New Roman"/>
            <w:sz w:val="18"/>
            <w:szCs w:val="28"/>
          </w:rPr>
          <w:t>Installing TFTP Client</w:t>
        </w:r>
      </w:ins>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047CA9">
      <w:pPr>
        <w:pStyle w:val="FigurePACKT"/>
        <w:rPr>
          <w:ins w:id="146" w:author="Lucy Wan" w:date="2020-11-18T13:38:00Z"/>
        </w:rPr>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166" cy="1029480"/>
                    </a:xfrm>
                    <a:prstGeom prst="rect">
                      <a:avLst/>
                    </a:prstGeom>
                  </pic:spPr>
                </pic:pic>
              </a:graphicData>
            </a:graphic>
          </wp:inline>
        </w:drawing>
      </w:r>
    </w:p>
    <w:p w14:paraId="30A59FEA" w14:textId="16F33D70" w:rsidR="002A19BB" w:rsidRPr="00D60C65" w:rsidRDefault="002A19BB" w:rsidP="00047CA9">
      <w:pPr>
        <w:pStyle w:val="FigurePACKT"/>
        <w:rPr>
          <w:rFonts w:ascii="Times New Roman" w:hAnsi="Times New Roman"/>
          <w:sz w:val="18"/>
          <w:szCs w:val="28"/>
        </w:rPr>
      </w:pPr>
      <w:ins w:id="147" w:author="Lucy Wan" w:date="2020-11-18T13:38:00Z">
        <w:r w:rsidRPr="00D60C65">
          <w:rPr>
            <w:rFonts w:ascii="Times New Roman" w:hAnsi="Times New Roman"/>
            <w:sz w:val="18"/>
            <w:szCs w:val="28"/>
          </w:rPr>
          <w:t xml:space="preserve">Figure 3.14: </w:t>
        </w:r>
        <w:r w:rsidR="00D60C65" w:rsidRPr="00D60C65">
          <w:rPr>
            <w:rFonts w:ascii="Times New Roman" w:hAnsi="Times New Roman"/>
            <w:sz w:val="18"/>
            <w:szCs w:val="28"/>
          </w:rPr>
          <w:t>Checking the state of TFTP Client</w:t>
        </w:r>
      </w:ins>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5DBC5174" w:rsidR="00332C98" w:rsidRDefault="00332C98" w:rsidP="00332C98">
      <w:r>
        <w:t xml:space="preserve">In </w:t>
      </w:r>
      <w:r w:rsidRPr="00332C98">
        <w:rPr>
          <w:rStyle w:val="ItalicsPACKT"/>
        </w:rPr>
        <w:t>step 10</w:t>
      </w:r>
      <w:r>
        <w:t>, you re-view the TFTP Client feature inside the Windows PowerShell remoting session, which looks like this:</w:t>
      </w:r>
    </w:p>
    <w:p w14:paraId="6E19B193" w14:textId="0ECD5AB5" w:rsidR="00332C98" w:rsidRDefault="00047CA9" w:rsidP="00047CA9">
      <w:pPr>
        <w:pStyle w:val="FigurePACKT"/>
        <w:rPr>
          <w:ins w:id="148" w:author="Lucy Wan" w:date="2020-11-18T13:39:00Z"/>
        </w:rPr>
      </w:pPr>
      <w:r>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5486" cy="1537691"/>
                    </a:xfrm>
                    <a:prstGeom prst="rect">
                      <a:avLst/>
                    </a:prstGeom>
                  </pic:spPr>
                </pic:pic>
              </a:graphicData>
            </a:graphic>
          </wp:inline>
        </w:drawing>
      </w:r>
    </w:p>
    <w:p w14:paraId="771D9AE2" w14:textId="5D510138" w:rsidR="00890AEB" w:rsidRPr="00890AEB" w:rsidRDefault="00890AEB" w:rsidP="00047CA9">
      <w:pPr>
        <w:pStyle w:val="FigurePACKT"/>
        <w:rPr>
          <w:rFonts w:ascii="Times New Roman" w:hAnsi="Times New Roman"/>
          <w:sz w:val="18"/>
          <w:szCs w:val="28"/>
        </w:rPr>
      </w:pPr>
      <w:ins w:id="149" w:author="Lucy Wan" w:date="2020-11-18T13:39:00Z">
        <w:r w:rsidRPr="00890AEB">
          <w:rPr>
            <w:rFonts w:ascii="Times New Roman" w:hAnsi="Times New Roman"/>
            <w:sz w:val="18"/>
            <w:szCs w:val="28"/>
          </w:rPr>
          <w:t xml:space="preserve">Figure 3.15: </w:t>
        </w:r>
      </w:ins>
      <w:ins w:id="150" w:author="Lucy Wan" w:date="2020-11-18T13:41:00Z">
        <w:r w:rsidR="00FE6398">
          <w:rPr>
            <w:rFonts w:ascii="Times New Roman" w:hAnsi="Times New Roman"/>
            <w:sz w:val="18"/>
            <w:szCs w:val="28"/>
          </w:rPr>
          <w:t>Viewing TFTP Client inside</w:t>
        </w:r>
        <w:r w:rsidR="00500EB9">
          <w:rPr>
            <w:rFonts w:ascii="Times New Roman" w:hAnsi="Times New Roman"/>
            <w:sz w:val="18"/>
            <w:szCs w:val="28"/>
          </w:rPr>
          <w:t xml:space="preserve"> remoting session</w:t>
        </w:r>
      </w:ins>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t>There's more...</w:t>
      </w:r>
    </w:p>
    <w:p w14:paraId="104A2ADB" w14:textId="079C1DB4" w:rsidR="00EC03C6" w:rsidRDefault="00332C98" w:rsidP="00332C98">
      <w:pPr>
        <w:pStyle w:val="NormalPACKT"/>
      </w:pPr>
      <w:r>
        <w:t xml:space="preserve">In </w:t>
      </w:r>
      <w:r w:rsidRPr="00332C98">
        <w:rPr>
          <w:rStyle w:val="ItalicsPACKT"/>
        </w:rPr>
        <w:t>step 1</w:t>
      </w:r>
      <w:r>
        <w:t xml:space="preserve">, you attempted to find the </w:t>
      </w:r>
      <w:r w:rsidRPr="00EE266C">
        <w:rPr>
          <w:rStyle w:val="CodeInTextPACKT"/>
        </w:rPr>
        <w:t>ServerManager</w:t>
      </w:r>
      <w:r>
        <w:t xml:space="preserve"> module</w:t>
      </w:r>
      <w:commentRangeStart w:id="151"/>
      <w:r>
        <w:t>. This module is not available natively in PowerShell 7, hence the lack of output</w:t>
      </w:r>
      <w:commentRangeEnd w:id="151"/>
      <w:r w:rsidR="00174997">
        <w:rPr>
          <w:rStyle w:val="CommentReference"/>
        </w:rPr>
        <w:commentReference w:id="151"/>
      </w:r>
      <w:r>
        <w:t>. Even though the compatibility mechanism can find the module, by default</w:t>
      </w:r>
      <w:r w:rsidR="00EE266C">
        <w:t>,</w:t>
      </w:r>
      <w:r>
        <w:t xml:space="preserve"> </w:t>
      </w:r>
      <w:r w:rsidRPr="00332C98">
        <w:rPr>
          <w:rStyle w:val="CodeInTextPACKT"/>
        </w:rPr>
        <w:t>Get-Module</w:t>
      </w:r>
      <w:r>
        <w:t xml:space="preserve"> does not display the module.</w:t>
      </w:r>
    </w:p>
    <w:p w14:paraId="5F527A3A" w14:textId="57037D2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proofErr w:type="spellStart"/>
      <w:r>
        <w:t>ServerManager</w:t>
      </w:r>
      <w:proofErr w:type="spellEnd"/>
      <w:r>
        <w:t xml:space="preserve"> Module, which you then load explicitly in step 3.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36CE1392" w:rsidR="002D54C9" w:rsidRDefault="00732F7B" w:rsidP="00EE266C">
      <w:pPr>
        <w:pStyle w:val="NormalPACKT"/>
      </w:pPr>
      <w:r>
        <w:lastRenderedPageBreak/>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w:t>
      </w:r>
      <w:commentRangeStart w:id="152"/>
      <w:r>
        <w:t>the remoting session to Windows PowerShell</w:t>
      </w:r>
      <w:commentRangeEnd w:id="152"/>
      <w:r w:rsidR="0006123F">
        <w:rPr>
          <w:rStyle w:val="CommentReference"/>
          <w:rFonts w:ascii="Calibri" w:hAnsi="Calibri"/>
        </w:rPr>
        <w:commentReference w:id="152"/>
      </w:r>
      <w:r>
        <w:t xml:space="preserve">.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display XML for this modul</w:t>
      </w:r>
      <w:r w:rsidR="00EE266C">
        <w:t xml:space="preserve">e. You can see how to get around this minor issue in </w:t>
      </w:r>
      <w:r w:rsidR="00EE266C" w:rsidRPr="0052003C">
        <w:rPr>
          <w:i/>
          <w:iCs/>
          <w:color w:val="C00000"/>
        </w:rPr>
        <w:t>“Importing Display XML”</w:t>
      </w:r>
      <w:r w:rsidR="00EE266C" w:rsidRPr="0052003C">
        <w:rPr>
          <w:color w:val="C00000"/>
        </w:rPr>
        <w:t xml:space="preserve"> </w:t>
      </w:r>
      <w:r w:rsidR="00EE266C">
        <w:t>later in this chapter.</w:t>
      </w:r>
    </w:p>
    <w:p w14:paraId="7287ED42" w14:textId="726D5A9E"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 and you can see in “</w:t>
      </w:r>
      <w:r w:rsidR="00EE266C" w:rsidRPr="00EE266C">
        <w:rPr>
          <w:rStyle w:val="ItalicsPACKT"/>
        </w:rPr>
        <w:t>Exploring alternatives to  Windows PowerShell features not supported in PowerS</w:t>
      </w:r>
      <w:r w:rsidR="00EE266C">
        <w:rPr>
          <w:rStyle w:val="ItalicsPACKT"/>
        </w:rPr>
        <w:t>h</w:t>
      </w:r>
      <w:r w:rsidR="00EE266C" w:rsidRPr="00EE266C">
        <w:rPr>
          <w:rStyle w:val="ItalicsPACKT"/>
        </w:rPr>
        <w:t>ell 7</w:t>
      </w:r>
      <w:r w:rsidR="00EE266C">
        <w:rPr>
          <w:lang w:val="en-GB"/>
        </w:rPr>
        <w:t>”.</w:t>
      </w:r>
    </w:p>
    <w:p w14:paraId="226DF227" w14:textId="03C8361C" w:rsidR="00EE266C" w:rsidRDefault="00EE266C" w:rsidP="00EE266C">
      <w:pPr>
        <w:pStyle w:val="Heading1"/>
      </w:pPr>
      <w:r>
        <w:t>Exploring Compatibility Solution Limitations</w:t>
      </w:r>
    </w:p>
    <w:p w14:paraId="32D079D5" w14:textId="0975BC47"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234DBA83" w:rsidR="00EE266C" w:rsidRDefault="00EE266C" w:rsidP="00EE266C">
      <w:pPr>
        <w:pStyle w:val="NormalPACKT"/>
        <w:rPr>
          <w:lang w:val="en-GB"/>
        </w:rPr>
      </w:pPr>
      <w:r>
        <w:rPr>
          <w:lang w:val="en-GB"/>
        </w:rPr>
        <w:t xml:space="preserve">The first limitation is discovery. You can’t </w:t>
      </w:r>
      <w:ins w:id="153" w:author="Lucy Wan" w:date="2020-11-18T13:44:00Z">
        <w:r w:rsidR="00FD7FF8">
          <w:rPr>
            <w:lang w:val="en-GB"/>
          </w:rPr>
          <w:t xml:space="preserve">easily </w:t>
        </w:r>
      </w:ins>
      <w:r>
        <w:rPr>
          <w:lang w:val="en-GB"/>
        </w:rPr>
        <w:t>discover</w:t>
      </w:r>
      <w:del w:id="154" w:author="Lucy Wan" w:date="2020-11-18T13:44:00Z">
        <w:r w:rsidDel="00FD7FF8">
          <w:rPr>
            <w:lang w:val="en-GB"/>
          </w:rPr>
          <w:delText xml:space="preserve"> </w:delText>
        </w:r>
        <w:commentRangeStart w:id="155"/>
        <w:commentRangeStart w:id="156"/>
        <w:r w:rsidDel="00FD7FF8">
          <w:rPr>
            <w:lang w:val="en-GB"/>
          </w:rPr>
          <w:delText>easily</w:delText>
        </w:r>
      </w:del>
      <w:r>
        <w:rPr>
          <w:lang w:val="en-GB"/>
        </w:rPr>
        <w:t xml:space="preserve"> unsupported </w:t>
      </w:r>
      <w:commentRangeEnd w:id="155"/>
      <w:r w:rsidR="00AC3C65">
        <w:rPr>
          <w:rStyle w:val="CommentReference"/>
        </w:rPr>
        <w:commentReference w:id="155"/>
      </w:r>
      <w:commentRangeEnd w:id="156"/>
      <w:r w:rsidR="00FD7FF8">
        <w:rPr>
          <w:rStyle w:val="CommentReference"/>
          <w:rFonts w:ascii="Calibri" w:hAnsi="Calibri"/>
        </w:rPr>
        <w:commentReference w:id="156"/>
      </w:r>
      <w:r>
        <w:rPr>
          <w:lang w:val="en-GB"/>
        </w:rPr>
        <w:t xml:space="preserve">commands. You </w:t>
      </w:r>
      <w:r w:rsidR="00B30419">
        <w:rPr>
          <w:lang w:val="en-GB"/>
        </w:rPr>
        <w:t>cannot</w:t>
      </w:r>
      <w:r>
        <w:rPr>
          <w:lang w:val="en-GB"/>
        </w:rPr>
        <w:t>, for example</w:t>
      </w:r>
      <w:r w:rsidR="00A91C7A">
        <w:rPr>
          <w:lang w:val="en-GB"/>
        </w:rPr>
        <w:t>,</w:t>
      </w:r>
      <w:r>
        <w:rPr>
          <w:lang w:val="en-GB"/>
        </w:rPr>
        <w:t xml:space="preserve"> use </w:t>
      </w:r>
      <w:commentRangeStart w:id="157"/>
      <w:r>
        <w:rPr>
          <w:lang w:val="en-GB"/>
        </w:rPr>
        <w:t>PowerShell 8</w:t>
      </w:r>
      <w:commentRangeEnd w:id="157"/>
      <w:r w:rsidR="00AC3C65">
        <w:rPr>
          <w:rStyle w:val="CommentReference"/>
        </w:rPr>
        <w:commentReference w:id="157"/>
      </w:r>
      <w:r>
        <w:rPr>
          <w:lang w:val="en-GB"/>
        </w:rPr>
        <w:t xml:space="preserve">’s </w:t>
      </w:r>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316FBE97" w:rsidR="00EE266C" w:rsidRDefault="00EE266C" w:rsidP="00EE266C">
      <w:pPr>
        <w:pStyle w:val="NormalPACKT"/>
        <w:rPr>
          <w:lang w:val="en-GB"/>
        </w:rPr>
      </w:pPr>
      <w:r>
        <w:rPr>
          <w:lang w:val="en-GB"/>
        </w:rPr>
        <w:t>Another limitation of the compatibility solution is that PowerShell 7 does not import any display or type</w:t>
      </w:r>
      <w:commentRangeStart w:id="158"/>
      <w:r>
        <w:rPr>
          <w:lang w:val="en-GB"/>
        </w:rPr>
        <w:t xml:space="preserve">) </w:t>
      </w:r>
      <w:commentRangeEnd w:id="158"/>
      <w:r w:rsidR="00A72A45">
        <w:rPr>
          <w:rStyle w:val="CommentReference"/>
          <w:rFonts w:ascii="Calibri" w:hAnsi="Calibri"/>
        </w:rPr>
        <w:commentReference w:id="158"/>
      </w:r>
      <w:r>
        <w:rPr>
          <w:lang w:val="en-GB"/>
        </w:rPr>
        <w:t>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E80A3F9" w:rsidR="002D54C9" w:rsidRDefault="002D54C9" w:rsidP="0062761D">
      <w:pPr>
        <w:pStyle w:val="Heading2"/>
      </w:pPr>
      <w:r>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6A8F6610" w:rsidR="00732F7B" w:rsidRPr="00732F7B" w:rsidRDefault="00732F7B" w:rsidP="002E2FFB">
      <w:pPr>
        <w:pStyle w:val="NumberedBulletPACKT"/>
        <w:numPr>
          <w:ilvl w:val="0"/>
          <w:numId w:val="6"/>
        </w:numPr>
        <w:rPr>
          <w:color w:val="333333"/>
          <w:lang w:val="en-GB" w:eastAsia="en-GB"/>
        </w:rPr>
      </w:pPr>
      <w:r w:rsidRPr="00732F7B">
        <w:rPr>
          <w:lang w:val="en-GB" w:eastAsia="en-GB"/>
        </w:rPr>
        <w:t>Attempting to view </w:t>
      </w:r>
      <w:r w:rsidR="00EE266C">
        <w:rPr>
          <w:lang w:val="en-GB" w:eastAsia="en-GB"/>
        </w:rPr>
        <w:t xml:space="preserve">a </w:t>
      </w:r>
      <w:r w:rsidRPr="00732F7B">
        <w:rPr>
          <w:lang w:val="en-GB" w:eastAsia="en-GB"/>
        </w:rPr>
        <w:t>Windows PowerShell module</w:t>
      </w:r>
    </w:p>
    <w:p w14:paraId="78C360A7" w14:textId="77777777" w:rsidR="00732F7B" w:rsidRPr="00732F7B" w:rsidRDefault="00732F7B" w:rsidP="00732F7B">
      <w:pPr>
        <w:pStyle w:val="CodePACKT"/>
      </w:pPr>
    </w:p>
    <w:p w14:paraId="58E8C919" w14:textId="544BBDF6" w:rsidR="00732F7B" w:rsidRPr="00732F7B" w:rsidRDefault="00732F7B" w:rsidP="00732F7B">
      <w:pPr>
        <w:pStyle w:val="CodePACKT"/>
      </w:pPr>
      <w:commentRangeStart w:id="159"/>
      <w:r w:rsidRPr="00732F7B">
        <w:t>Get-Module -Name </w:t>
      </w:r>
      <w:proofErr w:type="spellStart"/>
      <w:r w:rsidRPr="00732F7B">
        <w:t>ServerManager</w:t>
      </w:r>
      <w:commentRangeEnd w:id="159"/>
      <w:proofErr w:type="spellEnd"/>
      <w:r w:rsidR="00AF04BF">
        <w:rPr>
          <w:rStyle w:val="CommentReference"/>
          <w:rFonts w:ascii="Times New Roman" w:hAnsi="Times New Roman"/>
          <w:color w:val="auto"/>
          <w:lang w:eastAsia="en-US"/>
        </w:rPr>
        <w:commentReference w:id="159"/>
      </w:r>
    </w:p>
    <w:p w14:paraId="7577A8EF" w14:textId="77777777" w:rsidR="00732F7B" w:rsidRPr="00732F7B" w:rsidRDefault="00732F7B" w:rsidP="00732F7B">
      <w:pPr>
        <w:pStyle w:val="CodePACKT"/>
      </w:pPr>
    </w:p>
    <w:p w14:paraId="0A98C566" w14:textId="419A6B24" w:rsidR="00732F7B" w:rsidRPr="00732F7B" w:rsidRDefault="00732F7B" w:rsidP="00732F7B">
      <w:pPr>
        <w:pStyle w:val="NumberedBulletPACKT"/>
        <w:rPr>
          <w:color w:val="333333"/>
          <w:lang w:val="en-GB" w:eastAsia="en-GB"/>
        </w:rPr>
      </w:pPr>
      <w:r>
        <w:rPr>
          <w:lang w:val="en-GB" w:eastAsia="en-GB"/>
        </w:rPr>
        <w:t>Trying to load</w:t>
      </w:r>
      <w:r w:rsidRPr="00732F7B">
        <w:rPr>
          <w:lang w:val="en-GB" w:eastAsia="en-GB"/>
        </w:rPr>
        <w:t> a module without edition check</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6490A0BD" w:rsidR="00732F7B" w:rsidRPr="00732F7B" w:rsidRDefault="0062761D" w:rsidP="00732F7B">
      <w:pPr>
        <w:pStyle w:val="NumberedBulletPACKT"/>
        <w:rPr>
          <w:color w:val="333333"/>
          <w:lang w:val="en-GB" w:eastAsia="en-GB"/>
        </w:rPr>
      </w:pPr>
      <w:r>
        <w:rPr>
          <w:lang w:val="en-GB" w:eastAsia="en-GB"/>
        </w:rPr>
        <w:t>Discovering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3ED0F3A4" w:rsidR="00732F7B" w:rsidRPr="00732F7B" w:rsidRDefault="00732F7B" w:rsidP="00732F7B">
      <w:pPr>
        <w:pStyle w:val="NumberedBulletPACKT"/>
        <w:rPr>
          <w:color w:val="333333"/>
          <w:lang w:val="en-GB" w:eastAsia="en-GB"/>
        </w:rPr>
      </w:pPr>
      <w:r w:rsidRPr="00732F7B">
        <w:rPr>
          <w:lang w:val="en-GB" w:eastAsia="en-GB"/>
        </w:rPr>
        <w:t>Examining </w:t>
      </w:r>
      <w:r>
        <w:rPr>
          <w:lang w:val="en-GB" w:eastAsia="en-GB"/>
        </w:rPr>
        <w:t xml:space="preserve">the </w:t>
      </w:r>
      <w:commentRangeStart w:id="160"/>
      <w:r>
        <w:rPr>
          <w:lang w:val="en-GB" w:eastAsia="en-GB"/>
        </w:rPr>
        <w:t xml:space="preserve">compatibility </w:t>
      </w:r>
      <w:r w:rsidRPr="00732F7B">
        <w:rPr>
          <w:lang w:val="en-GB" w:eastAsia="en-GB"/>
        </w:rPr>
        <w:t>Remote Session</w:t>
      </w:r>
      <w:commentRangeEnd w:id="160"/>
      <w:r w:rsidR="000D312B">
        <w:rPr>
          <w:rStyle w:val="CommentReference"/>
          <w:rFonts w:ascii="Calibri" w:hAnsi="Calibri"/>
        </w:rPr>
        <w:commentReference w:id="160"/>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29DC92AD" w:rsidR="00732F7B" w:rsidRPr="00732F7B" w:rsidRDefault="00732F7B"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Pr="00AE0069">
        <w:rPr>
          <w:rStyle w:val="CodeInTextPACKT"/>
        </w:rPr>
        <w:t>Get-WindowsFeature</w:t>
      </w:r>
      <w:r w:rsidRPr="00732F7B">
        <w:rPr>
          <w:lang w:val="en-GB" w:eastAsia="en-GB"/>
        </w:rPr>
        <w:t> in the remote session</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794327BC" w:rsidR="00732F7B" w:rsidRPr="00732F7B" w:rsidRDefault="00AE0069" w:rsidP="00732F7B">
      <w:pPr>
        <w:pStyle w:val="NumberedBulletPACKT"/>
        <w:rPr>
          <w:color w:val="333333"/>
          <w:lang w:val="en-GB" w:eastAsia="en-GB"/>
        </w:rPr>
      </w:pPr>
      <w:r>
        <w:rPr>
          <w:lang w:val="en-GB" w:eastAsia="en-GB"/>
        </w:rPr>
        <w:t>Invoking</w:t>
      </w:r>
      <w:r w:rsidR="00732F7B" w:rsidRPr="00732F7B">
        <w:rPr>
          <w:lang w:val="en-GB" w:eastAsia="en-GB"/>
        </w:rPr>
        <w:t> </w:t>
      </w:r>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33C3E98D"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2761D">
        <w:rPr>
          <w:rStyle w:val="ItalicsPACKT"/>
        </w:rPr>
        <w:t>Get-Module</w:t>
      </w:r>
      <w:r>
        <w:rPr>
          <w:lang w:val="en-GB"/>
        </w:rPr>
        <w:t xml:space="preserve"> cmdlet to get details of the </w:t>
      </w:r>
      <w:r w:rsidRPr="00B30419">
        <w:rPr>
          <w:rStyle w:val="CodeInTextPACKT"/>
        </w:rPr>
        <w:t>ServerManager</w:t>
      </w:r>
      <w:r>
        <w:rPr>
          <w:lang w:val="en-GB"/>
        </w:rPr>
        <w:t xml:space="preserve"> module. However, since this module is not supported natively, </w:t>
      </w:r>
      <w:r w:rsidRPr="0062761D">
        <w:rPr>
          <w:rStyle w:val="ItalicsPACKT"/>
        </w:rPr>
        <w:t>Get-Module</w:t>
      </w:r>
      <w:r w:rsidRPr="0062761D">
        <w:t xml:space="preserve"> </w:t>
      </w:r>
      <w:r>
        <w:rPr>
          <w:lang w:val="en-GB"/>
        </w:rPr>
        <w:t>returns no output when you invoke it within a PowerShell 7 session.</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 xml:space="preserve">Import-Module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777B83D1" w:rsidR="009463C6" w:rsidRDefault="009463C6" w:rsidP="009463C6">
      <w:pPr>
        <w:pStyle w:val="FigurePACKT"/>
        <w:rPr>
          <w:ins w:id="161" w:author="Lucy Wan" w:date="2020-11-18T13:46:00Z"/>
        </w:rPr>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0239" cy="573302"/>
                    </a:xfrm>
                    <a:prstGeom prst="rect">
                      <a:avLst/>
                    </a:prstGeom>
                  </pic:spPr>
                </pic:pic>
              </a:graphicData>
            </a:graphic>
          </wp:inline>
        </w:drawing>
      </w:r>
    </w:p>
    <w:p w14:paraId="587CD918" w14:textId="149E68F0" w:rsidR="0033590C" w:rsidRPr="0064530A" w:rsidRDefault="0033590C" w:rsidP="009463C6">
      <w:pPr>
        <w:pStyle w:val="FigurePACKT"/>
        <w:rPr>
          <w:rFonts w:ascii="Times New Roman" w:hAnsi="Times New Roman"/>
          <w:sz w:val="18"/>
          <w:szCs w:val="28"/>
        </w:rPr>
      </w:pPr>
      <w:ins w:id="162" w:author="Lucy Wan" w:date="2020-11-18T13:46:00Z">
        <w:r w:rsidRPr="0064530A">
          <w:rPr>
            <w:rFonts w:ascii="Times New Roman" w:hAnsi="Times New Roman"/>
            <w:sz w:val="18"/>
            <w:szCs w:val="28"/>
          </w:rPr>
          <w:t xml:space="preserve">Figure 3.16: </w:t>
        </w:r>
      </w:ins>
      <w:ins w:id="163" w:author="Lucy Wan" w:date="2020-11-18T13:47:00Z">
        <w:r w:rsidR="0064530A" w:rsidRPr="0064530A">
          <w:rPr>
            <w:rFonts w:ascii="Times New Roman" w:hAnsi="Times New Roman"/>
            <w:sz w:val="18"/>
            <w:szCs w:val="28"/>
          </w:rPr>
          <w:t>Loading ServerManager without edition check</w:t>
        </w:r>
      </w:ins>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08802462"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the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ServerManager module natively. The only alternatives are for the Server Manager team to update their code, </w:t>
      </w:r>
      <w:commentRangeStart w:id="164"/>
      <w:r>
        <w:t xml:space="preserve">or run the cmdlet in Windows PowerShell </w:t>
      </w:r>
      <w:commentRangeEnd w:id="164"/>
      <w:r w:rsidR="005E0218">
        <w:rPr>
          <w:rStyle w:val="CommentReference"/>
          <w:rFonts w:ascii="Calibri" w:hAnsi="Calibri"/>
        </w:rPr>
        <w:commentReference w:id="164"/>
      </w:r>
      <w:r>
        <w:t>(either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9463C6">
      <w:pPr>
        <w:pStyle w:val="FigurePACKT"/>
        <w:rPr>
          <w:ins w:id="165" w:author="Lucy Wan" w:date="2020-11-18T13:50:00Z"/>
        </w:rPr>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798" cy="918719"/>
                    </a:xfrm>
                    <a:prstGeom prst="rect">
                      <a:avLst/>
                    </a:prstGeom>
                  </pic:spPr>
                </pic:pic>
              </a:graphicData>
            </a:graphic>
          </wp:inline>
        </w:drawing>
      </w:r>
    </w:p>
    <w:p w14:paraId="16E40C0E" w14:textId="30B81B36" w:rsidR="00657F3C" w:rsidRPr="00657F3C" w:rsidRDefault="00657F3C" w:rsidP="009463C6">
      <w:pPr>
        <w:pStyle w:val="FigurePACKT"/>
        <w:rPr>
          <w:rFonts w:ascii="Times New Roman" w:hAnsi="Times New Roman"/>
          <w:sz w:val="18"/>
          <w:szCs w:val="28"/>
        </w:rPr>
      </w:pPr>
      <w:ins w:id="166" w:author="Lucy Wan" w:date="2020-11-18T13:50:00Z">
        <w:r w:rsidRPr="00657F3C">
          <w:rPr>
            <w:rFonts w:ascii="Times New Roman" w:hAnsi="Times New Roman"/>
            <w:sz w:val="18"/>
            <w:szCs w:val="28"/>
          </w:rPr>
          <w:t>Figure 3.17: Discovering the Get-WindowsFeature command</w:t>
        </w:r>
      </w:ins>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617783"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commentRangeStart w:id="167"/>
      <w:r>
        <w:t>compatibility remote session</w:t>
      </w:r>
      <w:commentRangeEnd w:id="167"/>
      <w:r w:rsidR="00903451">
        <w:rPr>
          <w:rStyle w:val="CommentReference"/>
          <w:rFonts w:ascii="Calibri" w:hAnsi="Calibri"/>
        </w:rPr>
        <w:commentReference w:id="167"/>
      </w:r>
      <w:r>
        <w:t xml:space="preserve">. The output of this step </w:t>
      </w:r>
      <w:r w:rsidR="00EF4648">
        <w:t>is as follows</w:t>
      </w:r>
      <w:r>
        <w:t>:</w:t>
      </w:r>
    </w:p>
    <w:p w14:paraId="06286F7C" w14:textId="3ECFEC52" w:rsidR="0062761D" w:rsidRDefault="009463C6" w:rsidP="009463C6">
      <w:pPr>
        <w:pStyle w:val="FigurePACKT"/>
        <w:rPr>
          <w:ins w:id="168" w:author="Lucy Wan" w:date="2020-11-18T13:52:00Z"/>
        </w:rPr>
      </w:pPr>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7545" cy="836127"/>
                    </a:xfrm>
                    <a:prstGeom prst="rect">
                      <a:avLst/>
                    </a:prstGeom>
                  </pic:spPr>
                </pic:pic>
              </a:graphicData>
            </a:graphic>
          </wp:inline>
        </w:drawing>
      </w:r>
    </w:p>
    <w:p w14:paraId="49A9E5B2" w14:textId="45980594" w:rsidR="002758DF" w:rsidRPr="00903451" w:rsidRDefault="002758DF" w:rsidP="009463C6">
      <w:pPr>
        <w:pStyle w:val="FigurePACKT"/>
        <w:rPr>
          <w:rFonts w:ascii="Times New Roman" w:hAnsi="Times New Roman"/>
          <w:sz w:val="18"/>
          <w:szCs w:val="28"/>
        </w:rPr>
      </w:pPr>
      <w:ins w:id="169" w:author="Lucy Wan" w:date="2020-11-18T13:52:00Z">
        <w:r w:rsidRPr="00903451">
          <w:rPr>
            <w:rFonts w:ascii="Times New Roman" w:hAnsi="Times New Roman"/>
            <w:sz w:val="18"/>
            <w:szCs w:val="28"/>
          </w:rPr>
          <w:t xml:space="preserve">Figure 3.18: </w:t>
        </w:r>
        <w:r w:rsidR="00903451" w:rsidRPr="00903451">
          <w:rPr>
            <w:rFonts w:ascii="Times New Roman" w:hAnsi="Times New Roman"/>
            <w:sz w:val="18"/>
            <w:szCs w:val="28"/>
          </w:rPr>
          <w:t>D</w:t>
        </w:r>
      </w:ins>
      <w:ins w:id="170" w:author="Lucy Wan" w:date="2020-11-18T13:53:00Z">
        <w:r w:rsidR="00903451" w:rsidRPr="00903451">
          <w:rPr>
            <w:rFonts w:ascii="Times New Roman" w:hAnsi="Times New Roman"/>
            <w:sz w:val="18"/>
            <w:szCs w:val="28"/>
          </w:rPr>
          <w:t>iscovering the compatibility remote session</w:t>
        </w:r>
      </w:ins>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lastRenderedPageBreak/>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9463C6">
      <w:pPr>
        <w:pStyle w:val="FigurePACKT"/>
        <w:rPr>
          <w:ins w:id="171" w:author="Lucy Wan" w:date="2020-11-18T13:53:00Z"/>
        </w:rPr>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9463C6">
      <w:pPr>
        <w:pStyle w:val="FigurePACKT"/>
        <w:rPr>
          <w:rFonts w:ascii="Times New Roman" w:hAnsi="Times New Roman"/>
          <w:sz w:val="18"/>
          <w:szCs w:val="28"/>
        </w:rPr>
      </w:pPr>
      <w:ins w:id="172" w:author="Lucy Wan" w:date="2020-11-18T13:53:00Z">
        <w:r w:rsidRPr="00924FA5">
          <w:rPr>
            <w:rFonts w:ascii="Times New Roman" w:hAnsi="Times New Roman"/>
            <w:sz w:val="18"/>
            <w:szCs w:val="28"/>
          </w:rPr>
          <w:t xml:space="preserve">Figure 3.19: </w:t>
        </w:r>
      </w:ins>
      <w:ins w:id="173" w:author="Lucy Wan" w:date="2020-11-18T13:57:00Z">
        <w:r w:rsidR="00882A04">
          <w:rPr>
            <w:rFonts w:ascii="Times New Roman" w:hAnsi="Times New Roman"/>
            <w:sz w:val="18"/>
            <w:szCs w:val="28"/>
          </w:rPr>
          <w:t>Invoking Get-WindowsFeature in the remote session</w:t>
        </w:r>
      </w:ins>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77777777" w:rsidR="009463C6" w:rsidRDefault="00AE0069" w:rsidP="009463C6">
      <w:pPr>
        <w:pStyle w:val="NormalPACKT"/>
      </w:pPr>
      <w:r>
        <w:t xml:space="preserve">With </w:t>
      </w:r>
      <w:r w:rsidRPr="00AE0069">
        <w:rPr>
          <w:rStyle w:val="ItalicsPACKT"/>
        </w:rPr>
        <w:t>step 6</w:t>
      </w:r>
      <w:r>
        <w:t>, you run the Get-Command to discover the details about this command inside your PowerShell 7 console. The output of this step is as follows:</w:t>
      </w:r>
    </w:p>
    <w:p w14:paraId="69C00395" w14:textId="7185A070" w:rsidR="00AE0069" w:rsidRDefault="009463C6" w:rsidP="009463C6">
      <w:pPr>
        <w:pStyle w:val="FigurePACKT"/>
        <w:rPr>
          <w:ins w:id="174" w:author="Lucy Wan" w:date="2020-11-18T13:57:00Z"/>
        </w:rPr>
      </w:pPr>
      <w:commentRangeStart w:id="175"/>
      <w:r>
        <w:drawing>
          <wp:inline distT="0" distB="0" distL="0" distR="0" wp14:anchorId="03F75AC5" wp14:editId="01A8A3DC">
            <wp:extent cx="3452685" cy="976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985" cy="980648"/>
                    </a:xfrm>
                    <a:prstGeom prst="rect">
                      <a:avLst/>
                    </a:prstGeom>
                  </pic:spPr>
                </pic:pic>
              </a:graphicData>
            </a:graphic>
          </wp:inline>
        </w:drawing>
      </w:r>
      <w:commentRangeEnd w:id="175"/>
      <w:r w:rsidR="00AE5CF8">
        <w:rPr>
          <w:rStyle w:val="CommentReference"/>
          <w:rFonts w:ascii="Calibri" w:hAnsi="Calibri"/>
          <w:noProof w:val="0"/>
        </w:rPr>
        <w:commentReference w:id="175"/>
      </w:r>
    </w:p>
    <w:p w14:paraId="2E68CBBE" w14:textId="36131FA7" w:rsidR="00760A83" w:rsidRPr="0098542F" w:rsidRDefault="00760A83" w:rsidP="009463C6">
      <w:pPr>
        <w:pStyle w:val="FigurePACKT"/>
        <w:rPr>
          <w:rFonts w:ascii="Times New Roman" w:hAnsi="Times New Roman"/>
          <w:sz w:val="18"/>
          <w:szCs w:val="28"/>
        </w:rPr>
      </w:pPr>
      <w:ins w:id="176" w:author="Lucy Wan" w:date="2020-11-18T13:57:00Z">
        <w:r w:rsidRPr="0098542F">
          <w:rPr>
            <w:rFonts w:ascii="Times New Roman" w:hAnsi="Times New Roman"/>
            <w:sz w:val="18"/>
            <w:szCs w:val="28"/>
          </w:rPr>
          <w:t xml:space="preserve">Figure 3.20: </w:t>
        </w:r>
      </w:ins>
      <w:ins w:id="177" w:author="Lucy Wan" w:date="2020-11-18T13:58:00Z">
        <w:r w:rsidR="0098542F" w:rsidRPr="0098542F">
          <w:rPr>
            <w:rFonts w:ascii="Times New Roman" w:hAnsi="Times New Roman"/>
            <w:sz w:val="18"/>
            <w:szCs w:val="28"/>
          </w:rPr>
          <w:t>Invoking Get-WindowsFeature locally</w:t>
        </w:r>
      </w:ins>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t>There's more...</w:t>
      </w:r>
    </w:p>
    <w:p w14:paraId="11B2384A" w14:textId="4B1DB219" w:rsidR="00AE0069" w:rsidRDefault="00AE0069" w:rsidP="00AE0069">
      <w:pPr>
        <w:pStyle w:val="NormalPACKT"/>
        <w:rPr>
          <w:lang w:val="en-GB"/>
        </w:rPr>
      </w:pPr>
      <w:r>
        <w:rPr>
          <w:lang w:val="en-GB"/>
        </w:rPr>
        <w:t>As you can see from the steps in this recipe, The Windows PowerShell compatibility solution imposes some minor restrictions on features Windows PowerShell 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777D9895"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exists in the full .NET CLR, </w:t>
      </w:r>
      <w:ins w:id="178" w:author="Lucy Wan" w:date="2020-11-18T13:59:00Z">
        <w:r w:rsidR="0037260A">
          <w:rPr>
            <w:lang w:val="en-GB"/>
          </w:rPr>
          <w:t xml:space="preserve">but does </w:t>
        </w:r>
      </w:ins>
      <w:r>
        <w:rPr>
          <w:lang w:val="en-GB"/>
        </w:rPr>
        <w:t xml:space="preserve">not exist in .NET Core. This .NET type is not only not </w:t>
      </w:r>
      <w:r w:rsidR="00B30419">
        <w:rPr>
          <w:lang w:val="en-GB"/>
        </w:rPr>
        <w:t>implemented</w:t>
      </w:r>
      <w:r>
        <w:rPr>
          <w:lang w:val="en-GB"/>
        </w:rPr>
        <w:t xml:space="preserve"> in .NET core, but the .NET team have effectively </w:t>
      </w:r>
      <w:proofErr w:type="spellStart"/>
      <w:r>
        <w:rPr>
          <w:lang w:val="en-GB"/>
        </w:rPr>
        <w:t>deprecated</w:t>
      </w:r>
      <w:del w:id="179" w:author="Lucy Wan" w:date="2020-11-18T13:59:00Z">
        <w:r w:rsidDel="00315161">
          <w:rPr>
            <w:lang w:val="en-GB"/>
          </w:rPr>
          <w:delText xml:space="preserve"> </w:delText>
        </w:r>
      </w:del>
      <w:ins w:id="180" w:author="Lucy Wan" w:date="2020-11-18T13:59:00Z">
        <w:r w:rsidR="00315161">
          <w:rPr>
            <w:lang w:val="en-GB"/>
          </w:rPr>
          <w:t>it</w:t>
        </w:r>
      </w:ins>
      <w:proofErr w:type="spellEnd"/>
      <w:del w:id="181" w:author="Lucy Wan" w:date="2020-11-18T13:59:00Z">
        <w:r w:rsidDel="00315161">
          <w:rPr>
            <w:lang w:val="en-GB"/>
          </w:rPr>
          <w:delText>this type</w:delText>
        </w:r>
      </w:del>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71811ADF" w:rsidR="00AE0069" w:rsidRDefault="00AE0069" w:rsidP="00AE0069">
      <w:pPr>
        <w:pStyle w:val="NormalPACKT"/>
        <w:rPr>
          <w:lang w:val="en-GB"/>
        </w:rPr>
      </w:pPr>
      <w:r>
        <w:rPr>
          <w:lang w:val="en-GB"/>
        </w:rPr>
        <w:t xml:space="preserve">The </w:t>
      </w:r>
      <w:commentRangeStart w:id="182"/>
      <w:proofErr w:type="spellStart"/>
      <w:r w:rsidRPr="00B30419">
        <w:rPr>
          <w:rStyle w:val="CodeInTextPACKT"/>
        </w:rPr>
        <w:t>ServerManger</w:t>
      </w:r>
      <w:commentRangeEnd w:id="182"/>
      <w:proofErr w:type="spellEnd"/>
      <w:r w:rsidR="00CA2C0F">
        <w:rPr>
          <w:rStyle w:val="CommentReference"/>
          <w:rFonts w:ascii="Calibri" w:hAnsi="Calibri"/>
        </w:rPr>
        <w:commentReference w:id="182"/>
      </w:r>
      <w:r>
        <w:rPr>
          <w:lang w:val="en-GB"/>
        </w:rPr>
        <w:t xml:space="preserve"> module is one of many Windows team modules that require updating before </w:t>
      </w:r>
      <w:ins w:id="183" w:author="Lucy Wan" w:date="2020-11-18T14:00:00Z">
        <w:r w:rsidR="00E669A8">
          <w:rPr>
            <w:lang w:val="en-GB"/>
          </w:rPr>
          <w:t>it</w:t>
        </w:r>
        <w:r w:rsidR="00770D22">
          <w:rPr>
            <w:lang w:val="en-GB"/>
          </w:rPr>
          <w:t xml:space="preserve"> </w:t>
        </w:r>
      </w:ins>
      <w:del w:id="184" w:author="Lucy Wan" w:date="2020-11-18T14:00:00Z">
        <w:r w:rsidDel="00E669A8">
          <w:rPr>
            <w:lang w:val="en-GB"/>
          </w:rPr>
          <w:delText>they</w:delText>
        </w:r>
      </w:del>
      <w:r>
        <w:rPr>
          <w:lang w:val="en-GB"/>
        </w:rPr>
        <w:t xml:space="preserve">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74455155" w:rsidR="00AE0069" w:rsidRPr="00AE0069" w:rsidRDefault="00AE0069" w:rsidP="00AE0069">
      <w:pPr>
        <w:pStyle w:val="NormalPACKT"/>
        <w:rPr>
          <w:lang w:val="en-GB"/>
        </w:rPr>
      </w:pPr>
      <w:r>
        <w:rPr>
          <w:lang w:val="en-GB"/>
        </w:rPr>
        <w:t xml:space="preserve">In </w:t>
      </w:r>
      <w:r w:rsidRPr="00072DD2">
        <w:rPr>
          <w:i/>
          <w:iCs/>
          <w:color w:val="C00000"/>
          <w:lang w:val="en-GB"/>
        </w:rPr>
        <w:t>step 5</w:t>
      </w:r>
      <w:r>
        <w:rPr>
          <w:lang w:val="en-GB"/>
        </w:rPr>
        <w:t xml:space="preserve"> and </w:t>
      </w:r>
      <w:r w:rsidRPr="00072DD2">
        <w:rPr>
          <w:i/>
          <w:iCs/>
          <w:color w:val="C00000"/>
          <w:lang w:val="en-GB"/>
        </w:rPr>
        <w:t>step 6</w:t>
      </w:r>
      <w:r>
        <w:rPr>
          <w:lang w:val="en-GB"/>
        </w:rPr>
        <w:t xml:space="preserve">, you examine the details </w:t>
      </w:r>
      <w:ins w:id="185" w:author="Lucy Wan" w:date="2020-11-18T14:01:00Z">
        <w:r w:rsidR="00072DD2">
          <w:rPr>
            <w:lang w:val="en-GB"/>
          </w:rPr>
          <w:t>of</w:t>
        </w:r>
      </w:ins>
      <w:del w:id="186" w:author="Lucy Wan" w:date="2020-11-18T14:01:00Z">
        <w:r w:rsidDel="00072DD2">
          <w:rPr>
            <w:lang w:val="en-GB"/>
          </w:rPr>
          <w:delText>about</w:delText>
        </w:r>
      </w:del>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ins w:id="187" w:author="Lucy Wan" w:date="2020-11-18T14:01:00Z">
        <w:r w:rsidR="00930524">
          <w:rPr>
            <w:lang w:val="en-GB"/>
          </w:rPr>
          <w:t xml:space="preserve"> the</w:t>
        </w:r>
      </w:ins>
      <w:r>
        <w:rPr>
          <w:lang w:val="en-GB"/>
        </w:rPr>
        <w:t xml:space="preserve"> function definition (</w:t>
      </w:r>
      <w:r w:rsidRPr="00AE0069">
        <w:rPr>
          <w:rStyle w:val="CodeInTextPACKT"/>
        </w:rPr>
        <w:t>ls function:get-WindowsFeatue).definition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t>
      </w:r>
      <w:commentRangeStart w:id="188"/>
      <w:r>
        <w:rPr>
          <w:lang w:val="en-GB"/>
        </w:rPr>
        <w:t>Windows PowerShell V2</w:t>
      </w:r>
      <w:commentRangeEnd w:id="188"/>
      <w:r w:rsidR="00FF70CB">
        <w:rPr>
          <w:rStyle w:val="CommentReference"/>
          <w:rFonts w:ascii="Calibri" w:hAnsi="Calibri"/>
        </w:rPr>
        <w:commentReference w:id="188"/>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6AC04AF4" w:rsidR="00EC03C6" w:rsidRPr="009D0F10" w:rsidRDefault="00EC03C6" w:rsidP="00EC03C6">
      <w:pPr>
        <w:pStyle w:val="Heading1"/>
        <w:tabs>
          <w:tab w:val="left" w:pos="0"/>
        </w:tabs>
      </w:pPr>
      <w:r w:rsidRPr="00412A5B">
        <w:lastRenderedPageBreak/>
        <w:t>Exploring the Module deny list</w:t>
      </w:r>
    </w:p>
    <w:p w14:paraId="67EDB5D2" w14:textId="1EBF288D" w:rsidR="00EC03C6" w:rsidRDefault="00AE0069" w:rsidP="00EC03C6">
      <w:pPr>
        <w:pStyle w:val="BulletPACKT"/>
        <w:numPr>
          <w:ilvl w:val="0"/>
          <w:numId w:val="0"/>
        </w:numPr>
      </w:pPr>
      <w:r>
        <w:t>During the development of PowerShell 7, it became clear that a few Windows PowerShell modules did not work with PowerShell 7 despite the computability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10E74337" w:rsidR="00AE0069" w:rsidRDefault="00AE0069" w:rsidP="00EC03C6">
      <w:pPr>
        <w:pStyle w:val="BulletPACKT"/>
        <w:numPr>
          <w:ilvl w:val="0"/>
          <w:numId w:val="0"/>
        </w:numPr>
      </w:pPr>
      <w:commentRangeStart w:id="189"/>
      <w:r>
        <w:t>One possible issue that such a deny</w:t>
      </w:r>
      <w:r w:rsidR="00126DCC">
        <w:t xml:space="preserve"> </w:t>
      </w:r>
      <w:r>
        <w:t xml:space="preserve">list might cause would </w:t>
      </w:r>
      <w:del w:id="190" w:author="Lucy Wan" w:date="2020-11-18T14:06:00Z">
        <w:r w:rsidDel="00385221">
          <w:delText>occur should</w:delText>
        </w:r>
      </w:del>
      <w:ins w:id="191" w:author="Lucy Wan" w:date="2020-11-18T14:06:00Z">
        <w:r w:rsidR="00385221">
          <w:t>be if</w:t>
        </w:r>
      </w:ins>
      <w:r>
        <w:t xml:space="preserve"> the module owners </w:t>
      </w:r>
      <w:ins w:id="192" w:author="Lucy Wan" w:date="2020-11-18T14:06:00Z">
        <w:r w:rsidR="00385221">
          <w:t xml:space="preserve">were to </w:t>
        </w:r>
      </w:ins>
      <w:r>
        <w:t>release an updated module</w:t>
      </w:r>
      <w:ins w:id="193" w:author="Lucy Wan" w:date="2020-11-18T14:04:00Z">
        <w:r w:rsidR="00381CDA">
          <w:t xml:space="preserve"> previously on the deny</w:t>
        </w:r>
      </w:ins>
      <w:ins w:id="194" w:author="Lucy Wan" w:date="2020-11-18T14:06:00Z">
        <w:r w:rsidR="00126DCC">
          <w:t xml:space="preserve"> </w:t>
        </w:r>
      </w:ins>
      <w:ins w:id="195" w:author="Lucy Wan" w:date="2020-11-18T14:04:00Z">
        <w:r w:rsidR="00381CDA">
          <w:t>list</w:t>
        </w:r>
      </w:ins>
      <w:r>
        <w:t xml:space="preserve"> that </w:t>
      </w:r>
      <w:proofErr w:type="spellStart"/>
      <w:ins w:id="196" w:author="Lucy Wan" w:date="2020-11-18T14:05:00Z">
        <w:r w:rsidR="00385221">
          <w:t>now</w:t>
        </w:r>
      </w:ins>
      <w:del w:id="197" w:author="Lucy Wan" w:date="2020-11-18T14:04:00Z">
        <w:r w:rsidDel="006F7CAD">
          <w:delText xml:space="preserve">would </w:delText>
        </w:r>
      </w:del>
      <w:r>
        <w:t>work</w:t>
      </w:r>
      <w:commentRangeEnd w:id="189"/>
      <w:r w:rsidR="00D41A30">
        <w:rPr>
          <w:rStyle w:val="CommentReference"/>
          <w:rFonts w:ascii="Calibri" w:hAnsi="Calibri"/>
        </w:rPr>
        <w:commentReference w:id="189"/>
      </w:r>
      <w:ins w:id="198" w:author="Lucy Wan" w:date="2020-11-18T14:05:00Z">
        <w:r w:rsidR="00385221">
          <w:t>s</w:t>
        </w:r>
      </w:ins>
      <w:proofErr w:type="spellEnd"/>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25652B42" w14:textId="5A2FB62D" w:rsidR="00EC03C6" w:rsidDel="00BC604D" w:rsidRDefault="00AE0069" w:rsidP="00EC03C6">
      <w:pPr>
        <w:pStyle w:val="BulletPACKT"/>
        <w:numPr>
          <w:ilvl w:val="0"/>
          <w:numId w:val="0"/>
        </w:numPr>
        <w:rPr>
          <w:del w:id="199" w:author="Lucy Wan" w:date="2020-11-18T14:14:00Z"/>
        </w:rPr>
      </w:pPr>
      <w:del w:id="200" w:author="Lucy Wan" w:date="2020-11-18T14:14:00Z">
        <w:r w:rsidDel="00BC604D">
          <w:delText xml:space="preserve">It might be tempting to edit this list and </w:delText>
        </w:r>
        <w:r w:rsidR="000C2566" w:rsidDel="00BC604D">
          <w:delText xml:space="preserve">to </w:delText>
        </w:r>
        <w:r w:rsidDel="00BC604D">
          <w:delText>remove modules from it</w:delText>
        </w:r>
        <w:r w:rsidR="000C2566" w:rsidDel="00BC604D">
          <w:delText>. However, s</w:delText>
        </w:r>
        <w:r w:rsidDel="00BC604D">
          <w:delText xml:space="preserve">uch actions have no practical value. You can import the </w:delText>
        </w:r>
        <w:r w:rsidRPr="00B30419" w:rsidDel="00BC604D">
          <w:rPr>
            <w:rStyle w:val="CodeInTextPACKT"/>
          </w:rPr>
          <w:delText>BestPractices</w:delText>
        </w:r>
        <w:r w:rsidDel="00BC604D">
          <w:delText xml:space="preserve"> module </w:delText>
        </w:r>
        <w:r w:rsidR="00B30419" w:rsidDel="00BC604D">
          <w:delText>explicitly</w:delText>
        </w:r>
        <w:r w:rsidDel="00BC604D">
          <w:delText xml:space="preserve"> into a PowerShell 7 session, but the cmdlets in the module fail with more cryptic and non-actionable error messages.</w:delText>
        </w:r>
      </w:del>
    </w:p>
    <w:p w14:paraId="42AA4EBD" w14:textId="657F4AE4" w:rsidR="00AE0069" w:rsidRDefault="00EF4648" w:rsidP="00AE0069">
      <w:pPr>
        <w:pStyle w:val="NormalPACKT"/>
      </w:pPr>
      <w:commentRangeStart w:id="201"/>
      <w:commentRangeStart w:id="202"/>
      <w:r>
        <w:t>In PowerShell 7.1</w:t>
      </w:r>
      <w:r w:rsidR="009B619C">
        <w:t>,</w:t>
      </w:r>
      <w:r>
        <w:t xml:space="preserve"> t</w:t>
      </w:r>
      <w:r w:rsidR="00AE0069">
        <w:t xml:space="preserve">here are three modules which are in the deny list: </w:t>
      </w:r>
    </w:p>
    <w:p w14:paraId="39EFFFF2" w14:textId="3B109D98" w:rsidR="00AE0069" w:rsidRDefault="00AE0069" w:rsidP="002E2FFB">
      <w:pPr>
        <w:pStyle w:val="NormalPACKT"/>
        <w:numPr>
          <w:ilvl w:val="0"/>
          <w:numId w:val="7"/>
        </w:numPr>
      </w:pPr>
      <w:proofErr w:type="spellStart"/>
      <w:r w:rsidRPr="000C2566">
        <w:rPr>
          <w:rStyle w:val="CodeInTextPACKT"/>
        </w:rPr>
        <w:t>PSScheduledJob</w:t>
      </w:r>
      <w:proofErr w:type="spellEnd"/>
      <w:r>
        <w:t xml:space="preserve"> </w:t>
      </w:r>
      <w:r w:rsidR="009411E5">
        <w:t>–</w:t>
      </w:r>
      <w:r>
        <w:t xml:space="preserve"> Windows PowerShell commands to manage the Windows Task Manager service.</w:t>
      </w:r>
      <w:r w:rsidR="00B30419">
        <w:t xml:space="preserve"> This module is installed in Windows Server by default.</w:t>
      </w:r>
    </w:p>
    <w:p w14:paraId="298DD4D9" w14:textId="66A9F128" w:rsidR="00AE0069" w:rsidRDefault="00AE0069" w:rsidP="002E2FFB">
      <w:pPr>
        <w:pStyle w:val="NormalPACKT"/>
        <w:numPr>
          <w:ilvl w:val="0"/>
          <w:numId w:val="7"/>
        </w:numPr>
      </w:pPr>
      <w:proofErr w:type="spellStart"/>
      <w:r w:rsidRPr="000C2566">
        <w:rPr>
          <w:rStyle w:val="CodeInTextPACKT"/>
        </w:rPr>
        <w:t>BestPractices</w:t>
      </w:r>
      <w:proofErr w:type="spellEnd"/>
      <w:r>
        <w:t xml:space="preserve"> </w:t>
      </w:r>
      <w:r w:rsidR="005C5065">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4B69A448" w:rsidR="00AE0069" w:rsidRDefault="00AE0069" w:rsidP="002E2FFB">
      <w:pPr>
        <w:pStyle w:val="NormalPACKT"/>
        <w:numPr>
          <w:ilvl w:val="0"/>
          <w:numId w:val="7"/>
        </w:numPr>
      </w:pPr>
      <w:proofErr w:type="spellStart"/>
      <w:r w:rsidRPr="000C2566">
        <w:rPr>
          <w:rStyle w:val="CodeInTextPACKT"/>
        </w:rPr>
        <w:t>UpdateServices</w:t>
      </w:r>
      <w:proofErr w:type="spellEnd"/>
      <w:r>
        <w:t xml:space="preserve"> </w:t>
      </w:r>
      <w:r w:rsidR="00B565EF">
        <w:t>–</w:t>
      </w:r>
      <w:r>
        <w:t xml:space="preserve"> you use th</w:t>
      </w:r>
      <w:r w:rsidR="00CD2C94">
        <w:t>is</w:t>
      </w:r>
      <w:r>
        <w:t xml:space="preserve"> module to manage </w:t>
      </w:r>
      <w:r w:rsidR="00CD2C94">
        <w:t xml:space="preserve">the </w:t>
      </w:r>
      <w:r>
        <w:t>Windows Server Update Service (WSUS)</w:t>
      </w:r>
      <w:r w:rsidR="00B30419">
        <w:t xml:space="preserve"> which you can install along with WSUS, or as part of the remote server administrati</w:t>
      </w:r>
      <w:r w:rsidR="000C2566">
        <w:t>o</w:t>
      </w:r>
      <w:r w:rsidR="00B30419">
        <w:t xml:space="preserve">n (RSAT) tools. </w:t>
      </w:r>
      <w:r>
        <w:t>This module</w:t>
      </w:r>
      <w:commentRangeStart w:id="203"/>
      <w:r>
        <w:t xml:space="preserve"> </w:t>
      </w:r>
      <w:r w:rsidRPr="000C2566">
        <w:rPr>
          <w:rStyle w:val="CodeInTextPACKT"/>
        </w:rPr>
        <w:t>makes</w:t>
      </w:r>
      <w:r>
        <w:t xml:space="preserve"> </w:t>
      </w:r>
      <w:commentRangeEnd w:id="203"/>
      <w:r w:rsidR="008F20B8">
        <w:rPr>
          <w:rStyle w:val="CommentReference"/>
          <w:rFonts w:ascii="Calibri" w:hAnsi="Calibri"/>
        </w:rPr>
        <w:commentReference w:id="203"/>
      </w:r>
      <w:r>
        <w:t>use of object methods to manage the WSUS service and</w:t>
      </w:r>
      <w:commentRangeStart w:id="204"/>
      <w:r>
        <w:t xml:space="preserve"> </w:t>
      </w:r>
      <w:ins w:id="205" w:author="Lucy Wan" w:date="2020-11-18T14:13:00Z">
        <w:r w:rsidR="000B0E34">
          <w:t xml:space="preserve">these </w:t>
        </w:r>
      </w:ins>
      <w:commentRangeEnd w:id="204"/>
      <w:ins w:id="206" w:author="Lucy Wan" w:date="2020-11-18T14:14:00Z">
        <w:r w:rsidR="000B0E34">
          <w:rPr>
            <w:rStyle w:val="CommentReference"/>
            <w:rFonts w:ascii="Calibri" w:hAnsi="Calibri"/>
          </w:rPr>
          <w:commentReference w:id="204"/>
        </w:r>
      </w:ins>
      <w:r>
        <w:t>methods are not available via the compatibility mechanism. This module 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commentRangeEnd w:id="201"/>
      <w:r w:rsidR="008301EB">
        <w:rPr>
          <w:rStyle w:val="CommentReference"/>
        </w:rPr>
        <w:commentReference w:id="201"/>
      </w:r>
      <w:commentRangeEnd w:id="202"/>
      <w:r w:rsidR="001753C0">
        <w:rPr>
          <w:rStyle w:val="CommentReference"/>
          <w:rFonts w:ascii="Calibri" w:hAnsi="Calibri"/>
        </w:rPr>
        <w:commentReference w:id="202"/>
      </w:r>
    </w:p>
    <w:p w14:paraId="3005B989" w14:textId="77777777" w:rsidR="00BC604D" w:rsidRDefault="00BC604D" w:rsidP="00EC03C6">
      <w:pPr>
        <w:pStyle w:val="BulletPACKT"/>
        <w:numPr>
          <w:ilvl w:val="0"/>
          <w:numId w:val="0"/>
        </w:numPr>
        <w:rPr>
          <w:ins w:id="207" w:author="Lucy Wan" w:date="2020-11-18T14:14:00Z"/>
        </w:rPr>
      </w:pPr>
    </w:p>
    <w:p w14:paraId="04DC86C0" w14:textId="5E9D9F58" w:rsidR="00BC604D" w:rsidRDefault="00BC604D" w:rsidP="00BC604D">
      <w:pPr>
        <w:pStyle w:val="BulletPACKT"/>
        <w:numPr>
          <w:ilvl w:val="0"/>
          <w:numId w:val="0"/>
        </w:numPr>
        <w:rPr>
          <w:ins w:id="208" w:author="Lucy Wan" w:date="2020-11-18T14:14:00Z"/>
        </w:rPr>
      </w:pPr>
      <w:commentRangeStart w:id="209"/>
      <w:ins w:id="210" w:author="Lucy Wan" w:date="2020-11-18T14:14:00Z">
        <w:r>
          <w:t xml:space="preserve">It might be tempting to edit the deny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ins>
      <w:commentRangeEnd w:id="209"/>
      <w:ins w:id="211" w:author="Lucy Wan" w:date="2020-11-18T14:15:00Z">
        <w:r>
          <w:rPr>
            <w:rStyle w:val="CommentReference"/>
            <w:rFonts w:ascii="Calibri" w:hAnsi="Calibri"/>
          </w:rPr>
          <w:commentReference w:id="209"/>
        </w:r>
      </w:ins>
    </w:p>
    <w:p w14:paraId="53212BFB" w14:textId="77777777" w:rsidR="00AD4040" w:rsidRDefault="00AD4040" w:rsidP="00EC03C6">
      <w:pPr>
        <w:pStyle w:val="BulletPACKT"/>
        <w:numPr>
          <w:ilvl w:val="0"/>
          <w:numId w:val="0"/>
        </w:numPr>
        <w:rPr>
          <w:ins w:id="212" w:author="Lucy Wan" w:date="2020-11-18T14:15:00Z"/>
        </w:rPr>
      </w:pPr>
    </w:p>
    <w:p w14:paraId="1082339D" w14:textId="4A81081D" w:rsidR="00AE0069" w:rsidRDefault="00AE0069" w:rsidP="00EC03C6">
      <w:pPr>
        <w:pStyle w:val="BulletPACKT"/>
        <w:numPr>
          <w:ilvl w:val="0"/>
          <w:numId w:val="0"/>
        </w:numPr>
      </w:pPr>
      <w:r>
        <w:t>In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7C7A1B4B"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0C2566">
        <w:rPr>
          <w:lang w:val="en-GB" w:eastAsia="en-GB"/>
        </w:rPr>
        <w:t>t</w:t>
      </w:r>
      <w:r w:rsidRPr="00DA14F8">
        <w:rPr>
          <w:lang w:val="en-GB" w:eastAsia="en-GB"/>
        </w:rPr>
        <w:t>ing the PowerShell configuration file</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09CA1E4E"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contents</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63DEACAD" w:rsidR="00DA14F8" w:rsidRPr="00DA14F8" w:rsidRDefault="00DA14F8" w:rsidP="00DA14F8">
      <w:pPr>
        <w:pStyle w:val="NumberedBulletPACKT"/>
        <w:rPr>
          <w:color w:val="333333"/>
          <w:lang w:val="en-GB" w:eastAsia="en-GB"/>
        </w:rPr>
      </w:pPr>
      <w:r w:rsidRPr="00DA14F8">
        <w:rPr>
          <w:lang w:val="en-GB" w:eastAsia="en-GB"/>
        </w:rPr>
        <w:lastRenderedPageBreak/>
        <w:t>Attempting to load a module </w:t>
      </w:r>
      <w:ins w:id="213" w:author="Lucy Wan" w:date="2020-11-18T14:16:00Z">
        <w:r w:rsidR="00A314DC">
          <w:rPr>
            <w:lang w:val="en-GB" w:eastAsia="en-GB"/>
          </w:rPr>
          <w:t xml:space="preserve">on </w:t>
        </w:r>
        <w:proofErr w:type="spellStart"/>
        <w:r w:rsidR="00A314DC">
          <w:rPr>
            <w:lang w:val="en-GB" w:eastAsia="en-GB"/>
          </w:rPr>
          <w:t>the</w:t>
        </w:r>
      </w:ins>
      <w:del w:id="214" w:author="Lucy Wan" w:date="2020-11-18T14:16:00Z">
        <w:r w:rsidRPr="00DA14F8" w:rsidDel="00A314DC">
          <w:rPr>
            <w:lang w:val="en-GB" w:eastAsia="en-GB"/>
          </w:rPr>
          <w:delText>in </w:delText>
        </w:r>
      </w:del>
      <w:r w:rsidRPr="00DA14F8">
        <w:rPr>
          <w:lang w:val="en-GB" w:eastAsia="en-GB"/>
        </w:rPr>
        <w:t>deny</w:t>
      </w:r>
      <w:proofErr w:type="spellEnd"/>
      <w:r w:rsidRPr="00DA14F8">
        <w:rPr>
          <w:lang w:val="en-GB" w:eastAsia="en-GB"/>
        </w:rPr>
        <w:t> list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32D4581E" w:rsidR="00DA14F8" w:rsidRPr="00DA14F8" w:rsidRDefault="00DA14F8" w:rsidP="00DA14F8">
      <w:pPr>
        <w:pStyle w:val="NumberedBulletPACKT"/>
        <w:rPr>
          <w:color w:val="333333"/>
          <w:lang w:val="en-GB" w:eastAsia="en-GB"/>
        </w:rPr>
      </w:pPr>
      <w:r w:rsidRPr="00DA14F8">
        <w:rPr>
          <w:lang w:val="en-GB" w:eastAsia="en-GB"/>
        </w:rPr>
        <w:t>Loading the module overriding edition check</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2FE7C38"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the module definition</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2D6F574" w:rsidR="00DA14F8" w:rsidRPr="00DA14F8" w:rsidRDefault="00DA14F8" w:rsidP="00DA14F8">
      <w:pPr>
        <w:pStyle w:val="NumberedBulletPACKT"/>
        <w:rPr>
          <w:color w:val="333333"/>
          <w:lang w:val="en-GB" w:eastAsia="en-GB"/>
        </w:rPr>
      </w:pPr>
      <w:r w:rsidRPr="00DA14F8">
        <w:rPr>
          <w:lang w:val="en-GB" w:eastAsia="en-GB"/>
        </w:rPr>
        <w:t>Attempt</w:t>
      </w:r>
      <w:r>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6AC79F" w14:textId="1A1FFF80" w:rsidR="000C2566" w:rsidRDefault="000C2566" w:rsidP="000C2566">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64A19F97" w14:textId="34F44EA9" w:rsidR="000C2566" w:rsidRDefault="009463C6" w:rsidP="009463C6">
      <w:pPr>
        <w:pStyle w:val="FigurePACKT"/>
        <w:rPr>
          <w:ins w:id="215" w:author="Lucy Wan" w:date="2020-11-18T14:23:00Z"/>
          <w:lang w:val="en-GB"/>
        </w:rPr>
      </w:pPr>
      <w:commentRangeStart w:id="216"/>
      <w:r>
        <w:drawing>
          <wp:inline distT="0" distB="0" distL="0" distR="0" wp14:anchorId="466A7F30" wp14:editId="36E4A545">
            <wp:extent cx="4090497" cy="1558633"/>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407" cy="1573840"/>
                    </a:xfrm>
                    <a:prstGeom prst="rect">
                      <a:avLst/>
                    </a:prstGeom>
                  </pic:spPr>
                </pic:pic>
              </a:graphicData>
            </a:graphic>
          </wp:inline>
        </w:drawing>
      </w:r>
      <w:commentRangeEnd w:id="216"/>
      <w:r w:rsidR="003C0C30">
        <w:rPr>
          <w:rStyle w:val="CommentReference"/>
          <w:rFonts w:ascii="Calibri" w:hAnsi="Calibri"/>
          <w:noProof w:val="0"/>
        </w:rPr>
        <w:commentReference w:id="216"/>
      </w:r>
    </w:p>
    <w:p w14:paraId="1B7A7719" w14:textId="0980C857" w:rsidR="003C0C30" w:rsidRPr="0052429C" w:rsidRDefault="003C0C30" w:rsidP="009463C6">
      <w:pPr>
        <w:pStyle w:val="FigurePACKT"/>
        <w:rPr>
          <w:rFonts w:ascii="Times New Roman" w:hAnsi="Times New Roman"/>
          <w:sz w:val="18"/>
          <w:szCs w:val="28"/>
          <w:lang w:val="en-GB"/>
        </w:rPr>
      </w:pPr>
      <w:ins w:id="217" w:author="Lucy Wan" w:date="2020-11-18T14:23:00Z">
        <w:r w:rsidRPr="0052429C">
          <w:rPr>
            <w:rFonts w:ascii="Times New Roman" w:hAnsi="Times New Roman"/>
            <w:sz w:val="18"/>
            <w:szCs w:val="28"/>
            <w:lang w:val="en-GB"/>
          </w:rPr>
          <w:t xml:space="preserve">Figure 3.21: </w:t>
        </w:r>
        <w:r w:rsidR="0052429C" w:rsidRPr="0052429C">
          <w:rPr>
            <w:rFonts w:ascii="Times New Roman" w:hAnsi="Times New Roman"/>
            <w:sz w:val="18"/>
            <w:szCs w:val="28"/>
            <w:lang w:val="en-GB"/>
          </w:rPr>
          <w:t>Getting the PowerShell configuration file</w:t>
        </w:r>
      </w:ins>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0C2566">
      <w:pPr>
        <w:pStyle w:val="FigurePACKT"/>
        <w:rPr>
          <w:ins w:id="218" w:author="Lucy Wan" w:date="2020-11-18T14:23:00Z"/>
        </w:rPr>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9840" cy="1218430"/>
                    </a:xfrm>
                    <a:prstGeom prst="rect">
                      <a:avLst/>
                    </a:prstGeom>
                  </pic:spPr>
                </pic:pic>
              </a:graphicData>
            </a:graphic>
          </wp:inline>
        </w:drawing>
      </w:r>
    </w:p>
    <w:p w14:paraId="7B802F17" w14:textId="6CD55410" w:rsidR="00CD3C21" w:rsidRPr="00F31403" w:rsidRDefault="00F02990" w:rsidP="00CD3C21">
      <w:pPr>
        <w:pStyle w:val="FigurePACKT"/>
        <w:rPr>
          <w:rFonts w:ascii="Times New Roman" w:hAnsi="Times New Roman"/>
          <w:sz w:val="18"/>
          <w:szCs w:val="28"/>
        </w:rPr>
      </w:pPr>
      <w:ins w:id="219" w:author="Lucy Wan" w:date="2020-11-18T14:23:00Z">
        <w:r w:rsidRPr="00F31403">
          <w:rPr>
            <w:rFonts w:ascii="Times New Roman" w:hAnsi="Times New Roman"/>
            <w:sz w:val="18"/>
            <w:szCs w:val="28"/>
          </w:rPr>
          <w:t xml:space="preserve">Figure 3.22: </w:t>
        </w:r>
      </w:ins>
      <w:ins w:id="220" w:author="Lucy Wan" w:date="2020-11-18T14:29:00Z">
        <w:r w:rsidR="00F31403" w:rsidRPr="00F31403">
          <w:rPr>
            <w:rFonts w:ascii="Times New Roman" w:hAnsi="Times New Roman"/>
            <w:sz w:val="18"/>
            <w:szCs w:val="28"/>
          </w:rPr>
          <w:t>Viewing the contents of the configuration file</w:t>
        </w:r>
      </w:ins>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9463C6">
      <w:pPr>
        <w:pStyle w:val="FigurePACKT"/>
        <w:rPr>
          <w:ins w:id="221" w:author="Lucy Wan" w:date="2020-11-18T14:30:00Z"/>
        </w:rPr>
      </w:pPr>
      <w:r>
        <w:lastRenderedPageBreak/>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5306" cy="610534"/>
                    </a:xfrm>
                    <a:prstGeom prst="rect">
                      <a:avLst/>
                    </a:prstGeom>
                  </pic:spPr>
                </pic:pic>
              </a:graphicData>
            </a:graphic>
          </wp:inline>
        </w:drawing>
      </w:r>
    </w:p>
    <w:p w14:paraId="777F0A77" w14:textId="0C210440" w:rsidR="00C779BF" w:rsidRPr="00C779BF" w:rsidRDefault="00C779BF" w:rsidP="009463C6">
      <w:pPr>
        <w:pStyle w:val="FigurePACKT"/>
        <w:rPr>
          <w:rFonts w:ascii="Times New Roman" w:hAnsi="Times New Roman"/>
          <w:sz w:val="18"/>
          <w:szCs w:val="28"/>
        </w:rPr>
      </w:pPr>
      <w:ins w:id="222" w:author="Lucy Wan" w:date="2020-11-18T14:30:00Z">
        <w:r w:rsidRPr="00C779BF">
          <w:rPr>
            <w:rFonts w:ascii="Times New Roman" w:hAnsi="Times New Roman"/>
            <w:sz w:val="18"/>
            <w:szCs w:val="28"/>
          </w:rPr>
          <w:t>Figure 3.23: Attempting to load BestPractices</w:t>
        </w:r>
      </w:ins>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3D3CB950"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This switch tells PowerShell to import the</w:t>
      </w:r>
      <w:del w:id="223" w:author="Lucy Wan" w:date="2020-11-18T14:30:00Z">
        <w:r w:rsidDel="00445D55">
          <w:delText>n</w:delText>
        </w:r>
      </w:del>
      <w:r>
        <w:t xml:space="preserve"> module without checking compatibility or attempting to load the module in the compatibility session. </w:t>
      </w:r>
    </w:p>
    <w:p w14:paraId="0043DC38" w14:textId="5995F60E"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w:t>
      </w:r>
      <w:ins w:id="224" w:author="Lucy Wan" w:date="2020-11-18T14:31:00Z">
        <w:r w:rsidR="00445D55">
          <w:t>,</w:t>
        </w:r>
      </w:ins>
      <w:r>
        <w:t xml:space="preserve"> as you can see in the output from this step:</w:t>
      </w:r>
    </w:p>
    <w:p w14:paraId="75F86B23" w14:textId="690D580A" w:rsidR="000C2566" w:rsidRDefault="009463C6" w:rsidP="000C2566">
      <w:pPr>
        <w:pStyle w:val="FigurePACKT"/>
        <w:rPr>
          <w:ins w:id="225" w:author="Lucy Wan" w:date="2020-11-18T14:31:00Z"/>
        </w:rPr>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021" cy="853085"/>
                    </a:xfrm>
                    <a:prstGeom prst="rect">
                      <a:avLst/>
                    </a:prstGeom>
                  </pic:spPr>
                </pic:pic>
              </a:graphicData>
            </a:graphic>
          </wp:inline>
        </w:drawing>
      </w:r>
    </w:p>
    <w:p w14:paraId="3FF7797C" w14:textId="24EBED58" w:rsidR="00445D55" w:rsidRPr="00CB022B" w:rsidRDefault="00445D55" w:rsidP="000C2566">
      <w:pPr>
        <w:pStyle w:val="FigurePACKT"/>
        <w:rPr>
          <w:rFonts w:ascii="Times New Roman" w:hAnsi="Times New Roman"/>
          <w:sz w:val="18"/>
          <w:szCs w:val="28"/>
        </w:rPr>
      </w:pPr>
      <w:ins w:id="226" w:author="Lucy Wan" w:date="2020-11-18T14:31:00Z">
        <w:r w:rsidRPr="00CB022B">
          <w:rPr>
            <w:rFonts w:ascii="Times New Roman" w:hAnsi="Times New Roman"/>
            <w:sz w:val="18"/>
            <w:szCs w:val="28"/>
          </w:rPr>
          <w:t xml:space="preserve">Figure 3.24: </w:t>
        </w:r>
        <w:r w:rsidR="00CB022B" w:rsidRPr="00CB022B">
          <w:rPr>
            <w:rFonts w:ascii="Times New Roman" w:hAnsi="Times New Roman"/>
            <w:sz w:val="18"/>
            <w:szCs w:val="28"/>
          </w:rPr>
          <w:t>Viewing the BestPractices module definition</w:t>
        </w:r>
      </w:ins>
    </w:p>
    <w:p w14:paraId="4DE86B39" w14:textId="355CCD7E"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7CE4EE40" w:rsidR="00B948FB" w:rsidRDefault="00B948FB" w:rsidP="00B948FB">
      <w:pPr>
        <w:pStyle w:val="FigurePACKT"/>
        <w:rPr>
          <w:ins w:id="227" w:author="Lucy Wan" w:date="2020-11-18T14:31:00Z"/>
        </w:rPr>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066" cy="543629"/>
                    </a:xfrm>
                    <a:prstGeom prst="rect">
                      <a:avLst/>
                    </a:prstGeom>
                  </pic:spPr>
                </pic:pic>
              </a:graphicData>
            </a:graphic>
          </wp:inline>
        </w:drawing>
      </w:r>
    </w:p>
    <w:p w14:paraId="7595188A" w14:textId="5F1D73FC" w:rsidR="003149AF" w:rsidRPr="00D01B23" w:rsidRDefault="003149AF" w:rsidP="00B948FB">
      <w:pPr>
        <w:pStyle w:val="FigurePACKT"/>
        <w:rPr>
          <w:rFonts w:ascii="Times New Roman" w:hAnsi="Times New Roman"/>
          <w:sz w:val="18"/>
          <w:szCs w:val="28"/>
        </w:rPr>
      </w:pPr>
      <w:ins w:id="228" w:author="Lucy Wan" w:date="2020-11-18T14:31:00Z">
        <w:r w:rsidRPr="00D01B23">
          <w:rPr>
            <w:rFonts w:ascii="Times New Roman" w:hAnsi="Times New Roman"/>
            <w:sz w:val="18"/>
            <w:szCs w:val="28"/>
          </w:rPr>
          <w:t xml:space="preserve">Figure 3.25: </w:t>
        </w:r>
      </w:ins>
      <w:ins w:id="229" w:author="Lucy Wan" w:date="2020-11-18T14:32:00Z">
        <w:r w:rsidR="00D01B23" w:rsidRPr="00D01B23">
          <w:rPr>
            <w:rFonts w:ascii="Times New Roman" w:hAnsi="Times New Roman"/>
            <w:sz w:val="18"/>
            <w:szCs w:val="28"/>
          </w:rPr>
          <w:t>Attemting to use Get-BpaModel</w:t>
        </w:r>
      </w:ins>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16C392BB"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ins w:id="230" w:author="Lucy Wan" w:date="2020-11-18T14:32:00Z">
        <w:r w:rsidR="00416E4C">
          <w:t xml:space="preserve"> the</w:t>
        </w:r>
      </w:ins>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w:t>
      </w:r>
      <w:r w:rsidRPr="003D63E9">
        <w:rPr>
          <w:i/>
          <w:iCs/>
          <w:color w:val="C00000"/>
        </w:rPr>
        <w:t>step 4</w:t>
      </w:r>
      <w:r>
        <w:t xml:space="preserve"> and </w:t>
      </w:r>
      <w:r w:rsidRPr="003D63E9">
        <w:rPr>
          <w:i/>
          <w:iCs/>
          <w:color w:val="C00000"/>
        </w:rPr>
        <w:t>step 5</w:t>
      </w:r>
      <w:r>
        <w:t xml:space="preserve">,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lastRenderedPageBreak/>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D0B16D7" w:rsidR="00EC03C6" w:rsidRPr="000C2566" w:rsidRDefault="00EC03C6" w:rsidP="000C2566">
      <w:pPr>
        <w:pStyle w:val="Heading1"/>
      </w:pPr>
      <w:r w:rsidRPr="000C2566">
        <w:t xml:space="preserve">Importing </w:t>
      </w:r>
      <w:r w:rsidR="00C5796E">
        <w:t xml:space="preserve">Format </w:t>
      </w:r>
      <w:r w:rsidRPr="000C2566">
        <w:t>XML</w:t>
      </w:r>
    </w:p>
    <w:p w14:paraId="22F259D9" w14:textId="4C84D6C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del w:id="231" w:author="Lucy Wan" w:date="2020-11-18T14:34:00Z">
        <w:r w:rsidR="00EF4648" w:rsidDel="00461406">
          <w:rPr>
            <w:rStyle w:val="CodeInTextPACKT"/>
            <w:rFonts w:ascii="Times New Roman" w:hAnsi="Times New Roman"/>
            <w:color w:val="auto"/>
            <w:sz w:val="22"/>
            <w:szCs w:val="24"/>
          </w:rPr>
          <w:delText xml:space="preserve">PowerShell, by </w:delText>
        </w:r>
        <w:r w:rsidDel="00461406">
          <w:rPr>
            <w:rStyle w:val="CodeInTextPACKT"/>
            <w:rFonts w:ascii="Times New Roman" w:hAnsi="Times New Roman"/>
            <w:color w:val="auto"/>
            <w:sz w:val="22"/>
            <w:szCs w:val="24"/>
          </w:rPr>
          <w:delText>default</w:delText>
        </w:r>
        <w:r w:rsidR="00F822F8" w:rsidDel="00461406">
          <w:rPr>
            <w:rStyle w:val="CodeInTextPACKT"/>
            <w:rFonts w:ascii="Times New Roman" w:hAnsi="Times New Roman"/>
            <w:color w:val="auto"/>
            <w:sz w:val="22"/>
            <w:szCs w:val="24"/>
          </w:rPr>
          <w:delText>,</w:delText>
        </w:r>
      </w:del>
      <w:ins w:id="232" w:author="Lucy Wan" w:date="2020-11-18T14:34:00Z">
        <w:r w:rsidR="00461406">
          <w:rPr>
            <w:rStyle w:val="CodeInTextPACKT"/>
            <w:rFonts w:ascii="Times New Roman" w:hAnsi="Times New Roman"/>
            <w:color w:val="auto"/>
            <w:sz w:val="22"/>
            <w:szCs w:val="24"/>
          </w:rPr>
          <w:t>It</w:t>
        </w:r>
      </w:ins>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xml:space="preserve">. PowerShell formats each property by calling </w:t>
      </w:r>
      <w:proofErr w:type="spellStart"/>
      <w:r w:rsidR="00EF4648">
        <w:rPr>
          <w:rStyle w:val="CodeInTextPACKT"/>
          <w:rFonts w:ascii="Times New Roman" w:hAnsi="Times New Roman"/>
          <w:color w:val="auto"/>
          <w:sz w:val="22"/>
          <w:szCs w:val="24"/>
        </w:rPr>
        <w:t>the</w:t>
      </w:r>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6D5F5D79"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Pr="00EF4648">
        <w:rPr>
          <w:rStyle w:val="CodeInTextPACKT"/>
        </w:rPr>
        <w:t>Format.ps1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BA1B0B">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0CCA6D22"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4E4879">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commentRangeStart w:id="233"/>
      <w:del w:id="234" w:author="Lucy Wan" w:date="2020-11-18T14:35:00Z">
        <w:r w:rsidR="000C2566" w:rsidDel="00B91F98">
          <w:rPr>
            <w:rStyle w:val="CodeInTextPACKT"/>
            <w:rFonts w:ascii="Times New Roman" w:hAnsi="Times New Roman"/>
            <w:color w:val="auto"/>
            <w:sz w:val="22"/>
            <w:szCs w:val="24"/>
          </w:rPr>
          <w:delText>“</w:delText>
        </w:r>
      </w:del>
      <w:r w:rsidR="000C2566" w:rsidRPr="000C2566">
        <w:rPr>
          <w:rStyle w:val="CodeInTextPACKT"/>
        </w:rPr>
        <w:t>ls $PSHOME/*.format.p</w:t>
      </w:r>
      <w:r w:rsidR="000C2566">
        <w:rPr>
          <w:rStyle w:val="CodeInTextPACKT"/>
        </w:rPr>
        <w:t>s</w:t>
      </w:r>
      <w:r w:rsidR="000C2566" w:rsidRPr="000C2566">
        <w:rPr>
          <w:rStyle w:val="CodeInTextPACKT"/>
        </w:rPr>
        <w:t>1xml</w:t>
      </w:r>
      <w:del w:id="235" w:author="Lucy Wan" w:date="2020-11-18T14:35:00Z">
        <w:r w:rsidR="000C2566" w:rsidDel="00B91F98">
          <w:rPr>
            <w:rStyle w:val="CodeInTextPACKT"/>
            <w:rFonts w:ascii="Times New Roman" w:hAnsi="Times New Roman"/>
            <w:color w:val="auto"/>
            <w:sz w:val="22"/>
            <w:szCs w:val="24"/>
          </w:rPr>
          <w:delText>”</w:delText>
        </w:r>
      </w:del>
      <w:ins w:id="236" w:author="Lucy Wan" w:date="2020-11-18T14:35:00Z">
        <w:r w:rsidR="00B91F98">
          <w:rPr>
            <w:rStyle w:val="CodeInTextPACKT"/>
            <w:rFonts w:ascii="Times New Roman" w:hAnsi="Times New Roman"/>
            <w:color w:val="auto"/>
            <w:sz w:val="22"/>
            <w:szCs w:val="24"/>
          </w:rPr>
          <w:t xml:space="preserve">. </w:t>
        </w:r>
        <w:commentRangeEnd w:id="233"/>
        <w:r w:rsidR="00B91F98">
          <w:rPr>
            <w:rStyle w:val="CommentReference"/>
            <w:rFonts w:ascii="Calibri" w:hAnsi="Calibri"/>
          </w:rPr>
          <w:commentReference w:id="233"/>
        </w:r>
      </w:ins>
    </w:p>
    <w:p w14:paraId="4A8F05CA" w14:textId="71A3B573"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w:t>
      </w:r>
      <w:commentRangeStart w:id="237"/>
      <w:r>
        <w:rPr>
          <w:rStyle w:val="CodeInTextPACKT"/>
          <w:rFonts w:ascii="Times New Roman" w:hAnsi="Times New Roman"/>
          <w:color w:val="auto"/>
          <w:sz w:val="22"/>
          <w:szCs w:val="24"/>
        </w:rPr>
        <w:t xml:space="preserve">format XML </w:t>
      </w:r>
      <w:commentRangeEnd w:id="237"/>
      <w:r w:rsidR="00DF50C8">
        <w:rPr>
          <w:rStyle w:val="CommentReference"/>
          <w:rFonts w:ascii="Calibri" w:hAnsi="Calibri"/>
        </w:rPr>
        <w:commentReference w:id="237"/>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Pr="00F822F8">
        <w:rPr>
          <w:rStyle w:val="CodeInTextPACKT"/>
        </w:rPr>
        <w:t>Format.ps1XML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 xml:space="preserve">write your own </w:t>
      </w:r>
      <w:proofErr w:type="spellStart"/>
      <w:r>
        <w:rPr>
          <w:rStyle w:val="CodeInTextPACKT"/>
          <w:rFonts w:ascii="Times New Roman" w:hAnsi="Times New Roman"/>
          <w:color w:val="auto"/>
          <w:sz w:val="22"/>
          <w:szCs w:val="24"/>
        </w:rPr>
        <w:t>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omised</w:t>
      </w:r>
      <w:proofErr w:type="spellEnd"/>
      <w:r>
        <w:rPr>
          <w:rStyle w:val="CodeInTextPACKT"/>
          <w:rFonts w:ascii="Times New Roman" w:hAnsi="Times New Roman"/>
          <w:color w:val="auto"/>
          <w:sz w:val="22"/>
          <w:szCs w:val="24"/>
        </w:rPr>
        <w:t xml:space="preserve">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760A2FD1"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w:t>
      </w:r>
      <w:commentRangeStart w:id="238"/>
      <w:r>
        <w:rPr>
          <w:rStyle w:val="CodeInTextPACKT"/>
          <w:rFonts w:ascii="Times New Roman" w:hAnsi="Times New Roman"/>
          <w:color w:val="auto"/>
          <w:sz w:val="22"/>
          <w:szCs w:val="24"/>
        </w:rPr>
        <w:t xml:space="preserve">display XML </w:t>
      </w:r>
      <w:commentRangeEnd w:id="238"/>
      <w:r w:rsidR="005F4FFB">
        <w:rPr>
          <w:rStyle w:val="CommentReference"/>
          <w:rFonts w:ascii="Calibri" w:hAnsi="Calibri"/>
        </w:rPr>
        <w:commentReference w:id="238"/>
      </w:r>
      <w:r>
        <w:rPr>
          <w:rStyle w:val="CodeInTextPACKT"/>
          <w:rFonts w:ascii="Times New Roman" w:hAnsi="Times New Roman"/>
          <w:color w:val="auto"/>
          <w:sz w:val="22"/>
          <w:szCs w:val="24"/>
        </w:rPr>
        <w:t xml:space="preserve">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format XML that tells PowerShell 7 to display objects as you want them displayed and import the format XML in your profile file</w:t>
      </w:r>
      <w:commentRangeStart w:id="239"/>
      <w:commentRangeStart w:id="240"/>
      <w:r>
        <w:rPr>
          <w:rStyle w:val="CodeInTextPACKT"/>
          <w:rFonts w:ascii="Times New Roman" w:hAnsi="Times New Roman"/>
          <w:color w:val="auto"/>
          <w:sz w:val="22"/>
          <w:szCs w:val="24"/>
        </w:rPr>
        <w:t>(*)</w:t>
      </w:r>
      <w:commentRangeEnd w:id="239"/>
      <w:r w:rsidR="00D624CC">
        <w:rPr>
          <w:rStyle w:val="CommentReference"/>
        </w:rPr>
        <w:commentReference w:id="239"/>
      </w:r>
      <w:commentRangeEnd w:id="240"/>
      <w:r w:rsidR="00E766CF">
        <w:rPr>
          <w:rStyle w:val="CommentReference"/>
          <w:rFonts w:ascii="Calibri" w:hAnsi="Calibri"/>
        </w:rPr>
        <w:commentReference w:id="240"/>
      </w:r>
      <w:r>
        <w:rPr>
          <w:rStyle w:val="CodeInTextPACKT"/>
          <w:rFonts w:ascii="Times New Roman" w:hAnsi="Times New Roman"/>
          <w:color w:val="auto"/>
          <w:sz w:val="22"/>
          <w:szCs w:val="24"/>
        </w:rPr>
        <w:t xml:space="preserve">. </w:t>
      </w:r>
    </w:p>
    <w:p w14:paraId="2AD6D37A" w14:textId="47E2774F" w:rsidR="00F428A2" w:rsidRDefault="00EF4648" w:rsidP="000C2566">
      <w:pPr>
        <w:pStyle w:val="NormalPACKT"/>
        <w:rPr>
          <w:ins w:id="241" w:author="Lucy Wan" w:date="2020-11-18T14:40:00Z"/>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F428A2">
        <w:rPr>
          <w:rStyle w:val="CodeInTextPACKT"/>
          <w:color w:val="4472C4"/>
          <w:szCs w:val="19"/>
        </w:rPr>
        <w:t>https://docs.microsoft.com/en-us/powershell/module/microsoft.powershell.core/about/about_format.ps1xml</w:t>
      </w:r>
      <w:r>
        <w:rPr>
          <w:rStyle w:val="CodeInTextPACKT"/>
          <w:rFonts w:ascii="Times New Roman" w:hAnsi="Times New Roman"/>
          <w:color w:val="auto"/>
          <w:sz w:val="22"/>
          <w:szCs w:val="24"/>
        </w:rPr>
        <w:t>.</w:t>
      </w:r>
    </w:p>
    <w:p w14:paraId="3532A0EB" w14:textId="06BEDD96"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7B1C29CC"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simple way around this is to import the format XML manually as you </w:t>
      </w:r>
      <w:ins w:id="242" w:author="Lucy Wan" w:date="2020-11-18T14:41:00Z">
        <w:r w:rsidR="009D455D">
          <w:rPr>
            <w:rStyle w:val="CodeInTextPACKT"/>
            <w:rFonts w:ascii="Times New Roman" w:hAnsi="Times New Roman"/>
            <w:color w:val="auto"/>
            <w:sz w:val="22"/>
            <w:szCs w:val="24"/>
          </w:rPr>
          <w:t xml:space="preserve">will </w:t>
        </w:r>
      </w:ins>
      <w:r>
        <w:rPr>
          <w:rStyle w:val="CodeInTextPACKT"/>
          <w:rFonts w:ascii="Times New Roman" w:hAnsi="Times New Roman"/>
          <w:color w:val="auto"/>
          <w:sz w:val="22"/>
          <w:szCs w:val="24"/>
        </w:rPr>
        <w:t>see in this recipe.</w:t>
      </w:r>
    </w:p>
    <w:p w14:paraId="15144B17" w14:textId="77777777" w:rsidR="00EC03C6" w:rsidRDefault="00EC03C6" w:rsidP="00EC03C6">
      <w:pPr>
        <w:pStyle w:val="Heading2"/>
        <w:tabs>
          <w:tab w:val="left" w:pos="0"/>
        </w:tabs>
      </w:pPr>
      <w:r>
        <w:t>Getting Ready</w:t>
      </w:r>
    </w:p>
    <w:p w14:paraId="4691771D" w14:textId="3B8A0C9E"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xml:space="preserve">, a workgroup server running </w:t>
      </w:r>
      <w:ins w:id="243" w:author="Lucy Wan" w:date="2020-11-18T14:41:00Z">
        <w:r w:rsidR="00B133A0">
          <w:rPr>
            <w:lang w:val="en-GB"/>
          </w:rPr>
          <w:t xml:space="preserve">the </w:t>
        </w:r>
      </w:ins>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6FA8D475" w:rsidR="002B26E1" w:rsidRPr="002B26E1" w:rsidRDefault="002B26E1" w:rsidP="002E2FFB">
      <w:pPr>
        <w:pStyle w:val="NumberedBulletPACKT"/>
        <w:numPr>
          <w:ilvl w:val="0"/>
          <w:numId w:val="9"/>
        </w:numPr>
        <w:rPr>
          <w:color w:val="333333"/>
          <w:lang w:val="en-GB" w:eastAsia="en-GB"/>
        </w:rPr>
      </w:pPr>
      <w:r w:rsidRPr="002B26E1">
        <w:rPr>
          <w:lang w:val="en-GB" w:eastAsia="en-GB"/>
        </w:rPr>
        <w:t>Importing the Server Manager Module</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lastRenderedPageBreak/>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3A51DECB" w:rsidR="002B26E1" w:rsidRPr="002B26E1" w:rsidRDefault="002B26E1" w:rsidP="002B26E1">
      <w:pPr>
        <w:pStyle w:val="NumberedBulletPACKT"/>
        <w:rPr>
          <w:color w:val="333333"/>
          <w:lang w:val="en-GB" w:eastAsia="en-GB"/>
        </w:rPr>
      </w:pPr>
      <w:commentRangeStart w:id="244"/>
      <w:commentRangeStart w:id="245"/>
      <w:r w:rsidRPr="002B26E1">
        <w:rPr>
          <w:lang w:val="en-GB" w:eastAsia="en-GB"/>
        </w:rPr>
        <w:t>Checking a Windows Feature</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49D30C30" w:rsidR="002B26E1" w:rsidRPr="002B26E1" w:rsidRDefault="002B26E1" w:rsidP="002B26E1">
      <w:pPr>
        <w:pStyle w:val="NumberedBulletPACKT"/>
        <w:rPr>
          <w:color w:val="333333"/>
          <w:lang w:val="en-GB" w:eastAsia="en-GB"/>
        </w:rPr>
      </w:pPr>
      <w:r w:rsidRPr="002B26E1">
        <w:rPr>
          <w:lang w:val="en-GB" w:eastAsia="en-GB"/>
        </w:rPr>
        <w:t>Running this command in the compatibility session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48F129C4"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Pr="002B26E1">
        <w:rPr>
          <w:lang w:val="en-GB" w:eastAsia="en-GB"/>
        </w:rPr>
        <w:t>n</w:t>
      </w:r>
      <w:r>
        <w:rPr>
          <w:lang w:val="en-GB" w:eastAsia="en-GB"/>
        </w:rPr>
        <w:t>ing</w:t>
      </w:r>
      <w:r w:rsidRPr="002B26E1">
        <w:rPr>
          <w:lang w:val="en-GB" w:eastAsia="en-GB"/>
        </w:rPr>
        <w:t> this command with formatting in the remote sessi</w:t>
      </w:r>
      <w:r>
        <w:rPr>
          <w:lang w:val="en-GB" w:eastAsia="en-GB"/>
        </w:rPr>
        <w:t>o</w:t>
      </w:r>
      <w:r w:rsidRPr="002B26E1">
        <w:rPr>
          <w:lang w:val="en-GB" w:eastAsia="en-GB"/>
        </w:rPr>
        <w:t>n</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commentRangeEnd w:id="244"/>
      <w:r w:rsidR="00286F2B">
        <w:rPr>
          <w:rStyle w:val="CommentReference"/>
          <w:rFonts w:ascii="Times New Roman" w:hAnsi="Times New Roman"/>
          <w:color w:val="auto"/>
          <w:lang w:eastAsia="en-US"/>
        </w:rPr>
        <w:commentReference w:id="244"/>
      </w:r>
      <w:commentRangeEnd w:id="245"/>
      <w:r w:rsidR="00B133A0">
        <w:rPr>
          <w:rStyle w:val="CommentReference"/>
          <w:rFonts w:ascii="Calibri" w:hAnsi="Calibri"/>
          <w:color w:val="auto"/>
          <w:lang w:eastAsia="en-US"/>
        </w:rPr>
        <w:commentReference w:id="245"/>
      </w:r>
    </w:p>
    <w:p w14:paraId="2D72C531" w14:textId="77777777" w:rsidR="002B26E1" w:rsidRPr="002B26E1" w:rsidRDefault="002B26E1" w:rsidP="002B26E1">
      <w:pPr>
        <w:pStyle w:val="CodePACKT"/>
      </w:pPr>
    </w:p>
    <w:p w14:paraId="2703A319" w14:textId="0891B931" w:rsidR="002B26E1" w:rsidRPr="002B26E1" w:rsidRDefault="002B26E1" w:rsidP="002B26E1">
      <w:pPr>
        <w:pStyle w:val="NumberedBulletPACKT"/>
        <w:rPr>
          <w:color w:val="333333"/>
          <w:lang w:val="en-GB" w:eastAsia="en-GB"/>
        </w:rPr>
      </w:pPr>
      <w:r w:rsidRPr="002B26E1">
        <w:rPr>
          <w:lang w:val="en-GB" w:eastAsia="en-GB"/>
        </w:rPr>
        <w:t>Getting path to Windows PowerShell modules</w:t>
      </w:r>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734FF65D" w:rsidR="002B26E1" w:rsidRPr="002B26E1" w:rsidRDefault="002B26E1" w:rsidP="002B26E1">
      <w:pPr>
        <w:pStyle w:val="NumberedBulletPACKT"/>
        <w:rPr>
          <w:color w:val="333333"/>
          <w:lang w:val="en-GB" w:eastAsia="en-GB"/>
        </w:rPr>
      </w:pPr>
      <w:r w:rsidRPr="002B26E1">
        <w:rPr>
          <w:lang w:val="en-GB" w:eastAsia="en-GB"/>
        </w:rPr>
        <w:t>Display</w:t>
      </w:r>
      <w:r>
        <w:rPr>
          <w:lang w:val="en-GB" w:eastAsia="en-GB"/>
        </w:rPr>
        <w:t>ing</w:t>
      </w:r>
      <w:r w:rsidRPr="002B26E1">
        <w:rPr>
          <w:lang w:val="en-GB" w:eastAsia="en-GB"/>
        </w:rPr>
        <w:t> path to the format XML for Server Manager module</w:t>
      </w:r>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Get-ChildItem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0477584D" w:rsidR="002B26E1" w:rsidRPr="002B26E1" w:rsidRDefault="002B26E1"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the format XML</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commentRangeStart w:id="246"/>
      <w:r w:rsidRPr="00F822F8">
        <w:t>Foreach ($F in $FF) {</w:t>
      </w:r>
    </w:p>
    <w:p w14:paraId="6B3B403D" w14:textId="77777777"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Pr="00F822F8">
        <w:t> </w:t>
      </w:r>
      <w:commentRangeEnd w:id="246"/>
      <w:r w:rsidR="005438C7">
        <w:rPr>
          <w:rStyle w:val="CommentReference"/>
          <w:rFonts w:ascii="Times New Roman" w:hAnsi="Times New Roman"/>
          <w:color w:val="auto"/>
          <w:lang w:eastAsia="en-US"/>
        </w:rPr>
        <w:commentReference w:id="246"/>
      </w:r>
    </w:p>
    <w:p w14:paraId="5B1C5227" w14:textId="77777777" w:rsidR="002B26E1" w:rsidRPr="00F822F8" w:rsidRDefault="002B26E1" w:rsidP="00F822F8">
      <w:pPr>
        <w:pStyle w:val="CodePACKT"/>
      </w:pPr>
    </w:p>
    <w:p w14:paraId="688894E2" w14:textId="26472E8D" w:rsidR="002B26E1" w:rsidRPr="002B26E1" w:rsidRDefault="002B26E1" w:rsidP="002B26E1">
      <w:pPr>
        <w:pStyle w:val="NumberedBulletPACKT"/>
        <w:rPr>
          <w:color w:val="333333"/>
          <w:lang w:val="en-GB" w:eastAsia="en-GB"/>
        </w:rPr>
      </w:pPr>
      <w:r w:rsidRPr="002B26E1">
        <w:rPr>
          <w:lang w:val="en-GB" w:eastAsia="en-GB"/>
        </w:rPr>
        <w:t>Viewing the Windows</w:t>
      </w:r>
      <w:r>
        <w:rPr>
          <w:lang w:val="en-GB" w:eastAsia="en-GB"/>
        </w:rPr>
        <w:t xml:space="preserve"> </w:t>
      </w:r>
      <w:r w:rsidRPr="00047CA9">
        <w:rPr>
          <w:rStyle w:val="CodeInTextPACKT"/>
        </w:rPr>
        <w:t>Simple-TCPIP</w:t>
      </w:r>
      <w:r w:rsidRPr="002B26E1">
        <w:rPr>
          <w:lang w:val="en-GB" w:eastAsia="en-GB"/>
        </w:rPr>
        <w:t> Feature</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5E852483" w:rsidR="002B26E1" w:rsidRPr="002B26E1" w:rsidRDefault="002B26E1" w:rsidP="002B26E1">
      <w:pPr>
        <w:pStyle w:val="NumberedBulletPACKT"/>
      </w:pPr>
      <w:r w:rsidRPr="002B26E1">
        <w:t>Adding Simple-TCP Services</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156C10FA" w:rsidR="002B26E1" w:rsidRPr="002B26E1" w:rsidRDefault="002B26E1" w:rsidP="002B26E1">
      <w:pPr>
        <w:pStyle w:val="NumberedBulletPACKT"/>
        <w:rPr>
          <w:color w:val="333333"/>
          <w:lang w:val="en-GB" w:eastAsia="en-GB"/>
        </w:rPr>
      </w:pPr>
      <w:r>
        <w:rPr>
          <w:lang w:val="en-GB" w:eastAsia="en-GB"/>
        </w:rPr>
        <w:t>E</w:t>
      </w:r>
      <w:r w:rsidRPr="002B26E1">
        <w:rPr>
          <w:lang w:val="en-GB" w:eastAsia="en-GB"/>
        </w:rPr>
        <w:t>xamining </w:t>
      </w:r>
      <w:r w:rsidR="00047CA9">
        <w:rPr>
          <w:lang w:val="en-GB" w:eastAsia="en-GB"/>
        </w:rPr>
        <w:t xml:space="preserve">the </w:t>
      </w:r>
      <w:r w:rsidRPr="00047CA9">
        <w:rPr>
          <w:rStyle w:val="CodeInTextPACKT"/>
        </w:rPr>
        <w:t>Simple-TCPIP</w:t>
      </w:r>
      <w:r w:rsidRPr="002B26E1">
        <w:rPr>
          <w:lang w:val="en-GB" w:eastAsia="en-GB"/>
        </w:rPr>
        <w:t> </w:t>
      </w:r>
      <w:r w:rsidR="00047CA9">
        <w:rPr>
          <w:lang w:val="en-GB" w:eastAsia="en-GB"/>
        </w:rPr>
        <w:t>F</w:t>
      </w:r>
      <w:r w:rsidRPr="002B26E1">
        <w:rPr>
          <w:lang w:val="en-GB" w:eastAsia="en-GB"/>
        </w:rPr>
        <w:t>eatu</w:t>
      </w:r>
      <w:r w:rsidR="00047CA9">
        <w:rPr>
          <w:lang w:val="en-GB" w:eastAsia="en-GB"/>
        </w:rPr>
        <w:t>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65030074" w:rsidR="00F822F8" w:rsidRPr="00F822F8" w:rsidRDefault="00F822F8" w:rsidP="00F822F8">
      <w:pPr>
        <w:pStyle w:val="NumberedBulletPACKT"/>
        <w:rPr>
          <w:color w:val="333333"/>
          <w:lang w:val="en-GB" w:eastAsia="en-GB"/>
        </w:rPr>
      </w:pPr>
      <w:r w:rsidRPr="00F822F8">
        <w:rPr>
          <w:lang w:val="en-GB" w:eastAsia="en-GB"/>
        </w:rPr>
        <w:t>Using the Simple TCPIP</w:t>
      </w:r>
      <w:r>
        <w:rPr>
          <w:lang w:val="en-GB" w:eastAsia="en-GB"/>
        </w:rPr>
        <w:t xml:space="preserve"> Windows </w:t>
      </w:r>
      <w:r w:rsidRPr="00F822F8">
        <w:rPr>
          <w:lang w:val="en-GB" w:eastAsia="en-GB"/>
        </w:rPr>
        <w:t>feature</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5332803D" w:rsidR="00F822F8" w:rsidRPr="00F822F8" w:rsidRDefault="00F822F8" w:rsidP="00B948FB">
      <w:pPr>
        <w:pStyle w:val="NumberedBulletPACKT"/>
        <w:rPr>
          <w:color w:val="333333"/>
          <w:lang w:val="en-GB" w:eastAsia="en-GB"/>
        </w:rPr>
      </w:pPr>
      <w:r w:rsidRPr="00F822F8">
        <w:rPr>
          <w:lang w:val="en-GB" w:eastAsia="en-GB"/>
        </w:rPr>
        <w:lastRenderedPageBreak/>
        <w:t>Using the quote of the day service</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2B26E1">
      <w:pPr>
        <w:pStyle w:val="FigurePACKT"/>
        <w:rPr>
          <w:ins w:id="247" w:author="Lucy Wan" w:date="2020-11-18T14:43:00Z"/>
        </w:rPr>
      </w:pPr>
      <w:r>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672" cy="1181526"/>
                    </a:xfrm>
                    <a:prstGeom prst="rect">
                      <a:avLst/>
                    </a:prstGeom>
                  </pic:spPr>
                </pic:pic>
              </a:graphicData>
            </a:graphic>
          </wp:inline>
        </w:drawing>
      </w:r>
    </w:p>
    <w:p w14:paraId="4FADC4F7" w14:textId="54B9C82C" w:rsidR="000D1CB4" w:rsidRPr="00227591" w:rsidRDefault="000D1CB4" w:rsidP="002B26E1">
      <w:pPr>
        <w:pStyle w:val="FigurePACKT"/>
        <w:rPr>
          <w:rFonts w:ascii="Times New Roman" w:hAnsi="Times New Roman"/>
          <w:sz w:val="18"/>
          <w:szCs w:val="28"/>
        </w:rPr>
      </w:pPr>
      <w:ins w:id="248" w:author="Lucy Wan" w:date="2020-11-18T14:43:00Z">
        <w:r w:rsidRPr="00227591">
          <w:rPr>
            <w:rFonts w:ascii="Times New Roman" w:hAnsi="Times New Roman"/>
            <w:sz w:val="18"/>
            <w:szCs w:val="28"/>
          </w:rPr>
          <w:t xml:space="preserve">Figure 3.26: </w:t>
        </w:r>
        <w:r w:rsidR="00227591" w:rsidRPr="00227591">
          <w:rPr>
            <w:rFonts w:ascii="Times New Roman" w:hAnsi="Times New Roman"/>
            <w:sz w:val="18"/>
            <w:szCs w:val="28"/>
          </w:rPr>
          <w:t>Importing the ServerManager module</w:t>
        </w:r>
      </w:ins>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8E96350" w:rsidR="002B26E1" w:rsidRDefault="002B26E1" w:rsidP="002B26E1">
      <w:r>
        <w:t xml:space="preserve">Next, in </w:t>
      </w:r>
      <w:r w:rsidRPr="002B26E1">
        <w:rPr>
          <w:rStyle w:val="ItalicsPACKT"/>
        </w:rPr>
        <w:t>step 2</w:t>
      </w:r>
      <w:r>
        <w:t xml:space="preserve">, you examine a Windows Feature,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F822F8">
      <w:pPr>
        <w:pStyle w:val="FigurePACKT"/>
        <w:rPr>
          <w:ins w:id="249" w:author="Lucy Wan" w:date="2020-11-18T14:43:00Z"/>
        </w:rPr>
      </w:pPr>
      <w:r>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4243" cy="1085664"/>
                    </a:xfrm>
                    <a:prstGeom prst="rect">
                      <a:avLst/>
                    </a:prstGeom>
                  </pic:spPr>
                </pic:pic>
              </a:graphicData>
            </a:graphic>
          </wp:inline>
        </w:drawing>
      </w:r>
    </w:p>
    <w:p w14:paraId="3659CED3" w14:textId="277F065F" w:rsidR="00E60967" w:rsidRPr="00E60967" w:rsidRDefault="00E60967" w:rsidP="00F822F8">
      <w:pPr>
        <w:pStyle w:val="FigurePACKT"/>
        <w:rPr>
          <w:rFonts w:ascii="Times New Roman" w:hAnsi="Times New Roman"/>
          <w:sz w:val="18"/>
          <w:szCs w:val="28"/>
        </w:rPr>
      </w:pPr>
      <w:ins w:id="250" w:author="Lucy Wan" w:date="2020-11-18T14:43:00Z">
        <w:r w:rsidRPr="00E60967">
          <w:rPr>
            <w:rFonts w:ascii="Times New Roman" w:hAnsi="Times New Roman"/>
            <w:sz w:val="18"/>
            <w:szCs w:val="28"/>
          </w:rPr>
          <w:t xml:space="preserve">Figure 3.27: </w:t>
        </w:r>
      </w:ins>
      <w:ins w:id="251" w:author="Lucy Wan" w:date="2020-11-18T14:44:00Z">
        <w:r w:rsidRPr="00E60967">
          <w:rPr>
            <w:rFonts w:ascii="Times New Roman" w:hAnsi="Times New Roman"/>
            <w:sz w:val="18"/>
            <w:szCs w:val="28"/>
          </w:rPr>
          <w:t>Examining Simple-TCPIP</w:t>
        </w:r>
      </w:ins>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1379B244"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 xml:space="preserve">. </w:t>
      </w:r>
      <w:r w:rsidR="00C5796E">
        <w:t xml:space="preserve"> Since </w:t>
      </w:r>
      <w:r w:rsidR="00E632D5">
        <w:t>the compatibility mechanism does not import the format XML</w:t>
      </w:r>
      <w:r w:rsidR="00C5796E">
        <w:t xml:space="preserve"> </w:t>
      </w:r>
      <w:commentRangeStart w:id="252"/>
      <w:r w:rsidR="00C5796E">
        <w:t>the PowerShell session</w:t>
      </w:r>
      <w:commentRangeEnd w:id="252"/>
      <w:r w:rsidR="00E52612">
        <w:rPr>
          <w:rStyle w:val="CommentReference"/>
          <w:rFonts w:ascii="Calibri" w:hAnsi="Calibri"/>
        </w:rPr>
        <w:commentReference w:id="252"/>
      </w:r>
      <w:r w:rsidR="00C5796E">
        <w:t xml:space="preserve">,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F822F8">
      <w:pPr>
        <w:pStyle w:val="FigurePACKT"/>
        <w:rPr>
          <w:ins w:id="253" w:author="Lucy Wan" w:date="2020-11-18T14:44:00Z"/>
        </w:rPr>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9598" cy="1211125"/>
                    </a:xfrm>
                    <a:prstGeom prst="rect">
                      <a:avLst/>
                    </a:prstGeom>
                  </pic:spPr>
                </pic:pic>
              </a:graphicData>
            </a:graphic>
          </wp:inline>
        </w:drawing>
      </w:r>
    </w:p>
    <w:p w14:paraId="2B450874" w14:textId="43E3006E" w:rsidR="00696C2C" w:rsidRPr="00696C2C" w:rsidRDefault="00696C2C" w:rsidP="00F822F8">
      <w:pPr>
        <w:pStyle w:val="FigurePACKT"/>
        <w:rPr>
          <w:rFonts w:ascii="Times New Roman" w:hAnsi="Times New Roman"/>
          <w:sz w:val="18"/>
          <w:szCs w:val="28"/>
        </w:rPr>
      </w:pPr>
      <w:ins w:id="254" w:author="Lucy Wan" w:date="2020-11-18T14:44:00Z">
        <w:r w:rsidRPr="00696C2C">
          <w:rPr>
            <w:rFonts w:ascii="Times New Roman" w:hAnsi="Times New Roman"/>
            <w:sz w:val="18"/>
            <w:szCs w:val="28"/>
          </w:rPr>
          <w:t>Figure 3.28: Running Get-WindowsFeature in the compatibility</w:t>
        </w:r>
      </w:ins>
      <w:ins w:id="255" w:author="Lucy Wan" w:date="2020-11-18T14:45:00Z">
        <w:r w:rsidRPr="00696C2C">
          <w:rPr>
            <w:rFonts w:ascii="Times New Roman" w:hAnsi="Times New Roman"/>
            <w:sz w:val="18"/>
            <w:szCs w:val="28"/>
          </w:rPr>
          <w:t xml:space="preserve"> session</w:t>
        </w:r>
      </w:ins>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28C3565E"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and perform the formatting in the remote session, with output like this:</w:t>
      </w:r>
    </w:p>
    <w:p w14:paraId="4F7A9B5E" w14:textId="6173AE2B" w:rsidR="00F822F8" w:rsidRDefault="00C5796E" w:rsidP="00F822F8">
      <w:pPr>
        <w:pStyle w:val="FigurePACKT"/>
        <w:rPr>
          <w:ins w:id="256" w:author="Lucy Wan" w:date="2020-11-18T14:45:00Z"/>
        </w:rPr>
      </w:pPr>
      <w:r>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430" cy="1167031"/>
                    </a:xfrm>
                    <a:prstGeom prst="rect">
                      <a:avLst/>
                    </a:prstGeom>
                  </pic:spPr>
                </pic:pic>
              </a:graphicData>
            </a:graphic>
          </wp:inline>
        </w:drawing>
      </w:r>
    </w:p>
    <w:p w14:paraId="2DED9804" w14:textId="077B15BC" w:rsidR="00D950B4" w:rsidRPr="00D950B4" w:rsidRDefault="00D950B4" w:rsidP="00F822F8">
      <w:pPr>
        <w:pStyle w:val="FigurePACKT"/>
        <w:rPr>
          <w:rFonts w:ascii="Times New Roman" w:hAnsi="Times New Roman"/>
          <w:sz w:val="18"/>
          <w:szCs w:val="28"/>
        </w:rPr>
      </w:pPr>
      <w:ins w:id="257" w:author="Lucy Wan" w:date="2020-11-18T14:45:00Z">
        <w:r w:rsidRPr="00D950B4">
          <w:rPr>
            <w:rFonts w:ascii="Times New Roman" w:hAnsi="Times New Roman"/>
            <w:sz w:val="18"/>
            <w:szCs w:val="28"/>
          </w:rPr>
          <w:t>Figure 3.29: Running Get-WindowsFeature and performing formatting in the remote session</w:t>
        </w:r>
      </w:ins>
    </w:p>
    <w:p w14:paraId="0B5BD4FF" w14:textId="171C5928"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del w:id="258" w:author="Lucy Wan" w:date="2020-11-18T14:46:00Z">
        <w:r w:rsidDel="00F62394">
          <w:delText xml:space="preserve">the output </w:delText>
        </w:r>
      </w:del>
      <w:r w:rsidR="00E632D5">
        <w:t xml:space="preserve">Windows PowerShell performs the formatting of the output from </w:t>
      </w:r>
      <w:r w:rsidRPr="00C5796E">
        <w:rPr>
          <w:rStyle w:val="CodeInTextPACKT"/>
        </w:rPr>
        <w:t>Get-WindowsFeature</w:t>
      </w:r>
      <w:r>
        <w:t xml:space="preserve"> cmdlet</w:t>
      </w:r>
      <w:r w:rsidR="00E632D5">
        <w:t xml:space="preserve">, </w:t>
      </w:r>
      <w:commentRangeStart w:id="259"/>
      <w:r w:rsidR="00E632D5">
        <w:t xml:space="preserve">where the </w:t>
      </w:r>
      <w:r>
        <w:t>format XML</w:t>
      </w:r>
      <w:r w:rsidR="00E632D5">
        <w:t xml:space="preserve"> exists</w:t>
      </w:r>
      <w:commentRangeEnd w:id="259"/>
      <w:r w:rsidR="008E2560">
        <w:rPr>
          <w:rStyle w:val="CommentReference"/>
          <w:rFonts w:ascii="Calibri" w:hAnsi="Calibri"/>
        </w:rPr>
        <w:commentReference w:id="259"/>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F822F8">
      <w:pPr>
        <w:pStyle w:val="FigurePACKT"/>
        <w:rPr>
          <w:ins w:id="260" w:author="Lucy Wan" w:date="2020-11-18T14:47:00Z"/>
        </w:rPr>
      </w:pPr>
      <w:r>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093" cy="1095021"/>
                    </a:xfrm>
                    <a:prstGeom prst="rect">
                      <a:avLst/>
                    </a:prstGeom>
                  </pic:spPr>
                </pic:pic>
              </a:graphicData>
            </a:graphic>
          </wp:inline>
        </w:drawing>
      </w:r>
    </w:p>
    <w:p w14:paraId="3A11B7AB" w14:textId="58418ED0" w:rsidR="002D0816" w:rsidRPr="002D0816" w:rsidRDefault="002D0816" w:rsidP="00F822F8">
      <w:pPr>
        <w:pStyle w:val="FigurePACKT"/>
        <w:rPr>
          <w:rFonts w:ascii="Times New Roman" w:hAnsi="Times New Roman"/>
          <w:sz w:val="18"/>
          <w:szCs w:val="28"/>
        </w:rPr>
      </w:pPr>
      <w:ins w:id="261" w:author="Lucy Wan" w:date="2020-11-18T14:47:00Z">
        <w:r w:rsidRPr="002D0816">
          <w:rPr>
            <w:rFonts w:ascii="Times New Roman" w:hAnsi="Times New Roman"/>
            <w:sz w:val="18"/>
            <w:szCs w:val="28"/>
          </w:rPr>
          <w:t>Figure 3.30: Getting the path to Windows PowerShell modules</w:t>
        </w:r>
      </w:ins>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52096EEB" w:rsidR="00F822F8" w:rsidRDefault="00C5796E" w:rsidP="00F822F8">
      <w:pPr>
        <w:pStyle w:val="FigurePACKT"/>
        <w:rPr>
          <w:ins w:id="262" w:author="Lucy Wan" w:date="2020-11-18T14:48:00Z"/>
        </w:rPr>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251" cy="690711"/>
                    </a:xfrm>
                    <a:prstGeom prst="rect">
                      <a:avLst/>
                    </a:prstGeom>
                  </pic:spPr>
                </pic:pic>
              </a:graphicData>
            </a:graphic>
          </wp:inline>
        </w:drawing>
      </w:r>
    </w:p>
    <w:p w14:paraId="4EF10E07" w14:textId="61807187" w:rsidR="002827C4" w:rsidRPr="002827C4" w:rsidRDefault="002827C4" w:rsidP="00F822F8">
      <w:pPr>
        <w:pStyle w:val="FigurePACKT"/>
        <w:rPr>
          <w:rFonts w:ascii="Times New Roman" w:hAnsi="Times New Roman"/>
          <w:sz w:val="18"/>
          <w:szCs w:val="28"/>
        </w:rPr>
      </w:pPr>
      <w:ins w:id="263" w:author="Lucy Wan" w:date="2020-11-18T14:48:00Z">
        <w:r w:rsidRPr="002827C4">
          <w:rPr>
            <w:rFonts w:ascii="Times New Roman" w:hAnsi="Times New Roman"/>
            <w:sz w:val="18"/>
            <w:szCs w:val="28"/>
          </w:rPr>
          <w:t>Figure 3.31: Retrieving the path to the format XML for ServerManager</w:t>
        </w:r>
      </w:ins>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commentRangeStart w:id="264"/>
      <w:r w:rsidR="00C5796E">
        <w:t xml:space="preserve"> If a module has multiple format XML files, this approach ensures they are all imported. </w:t>
      </w:r>
      <w:commentRangeEnd w:id="264"/>
      <w:r w:rsidR="008C09B4">
        <w:rPr>
          <w:rStyle w:val="CommentReference"/>
          <w:rFonts w:ascii="Calibri" w:hAnsi="Calibri"/>
        </w:rPr>
        <w:commentReference w:id="264"/>
      </w:r>
    </w:p>
    <w:p w14:paraId="0262946C" w14:textId="1E58E19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C5796E">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F822F8">
      <w:pPr>
        <w:pStyle w:val="FigurePACKT"/>
        <w:rPr>
          <w:ins w:id="265" w:author="Lucy Wan" w:date="2020-11-18T14:49:00Z"/>
        </w:rPr>
      </w:pPr>
      <w:r>
        <w:lastRenderedPageBreak/>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865" cy="1096505"/>
                    </a:xfrm>
                    <a:prstGeom prst="rect">
                      <a:avLst/>
                    </a:prstGeom>
                  </pic:spPr>
                </pic:pic>
              </a:graphicData>
            </a:graphic>
          </wp:inline>
        </w:drawing>
      </w:r>
    </w:p>
    <w:p w14:paraId="21F6961B" w14:textId="68785F29" w:rsidR="00767C5D" w:rsidRPr="00F9335D" w:rsidRDefault="00767C5D" w:rsidP="00F822F8">
      <w:pPr>
        <w:pStyle w:val="FigurePACKT"/>
        <w:rPr>
          <w:rFonts w:ascii="Times New Roman" w:hAnsi="Times New Roman"/>
          <w:sz w:val="18"/>
          <w:szCs w:val="28"/>
        </w:rPr>
      </w:pPr>
      <w:ins w:id="266" w:author="Lucy Wan" w:date="2020-11-18T14:49:00Z">
        <w:r w:rsidRPr="00F9335D">
          <w:rPr>
            <w:rFonts w:ascii="Times New Roman" w:hAnsi="Times New Roman"/>
            <w:sz w:val="18"/>
            <w:szCs w:val="28"/>
          </w:rPr>
          <w:t>Figure 3.32: Viewing Simple-TCPIP</w:t>
        </w:r>
      </w:ins>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you add the Simple-TCPIP Windows feature to SRV1, with output like this:</w:t>
      </w:r>
    </w:p>
    <w:p w14:paraId="5FCD7ACA" w14:textId="53D323B3" w:rsidR="00F822F8" w:rsidRDefault="00C5796E" w:rsidP="00F822F8">
      <w:pPr>
        <w:pStyle w:val="FigurePACKT"/>
        <w:rPr>
          <w:ins w:id="267" w:author="Lucy Wan" w:date="2020-11-18T14:49:00Z"/>
        </w:rPr>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067" cy="1000339"/>
                    </a:xfrm>
                    <a:prstGeom prst="rect">
                      <a:avLst/>
                    </a:prstGeom>
                  </pic:spPr>
                </pic:pic>
              </a:graphicData>
            </a:graphic>
          </wp:inline>
        </w:drawing>
      </w:r>
    </w:p>
    <w:p w14:paraId="660D71CD" w14:textId="739B43CE" w:rsidR="00694737" w:rsidRPr="00694737" w:rsidRDefault="00694737" w:rsidP="00F822F8">
      <w:pPr>
        <w:pStyle w:val="FigurePACKT"/>
        <w:rPr>
          <w:rFonts w:ascii="Times New Roman" w:hAnsi="Times New Roman"/>
          <w:sz w:val="18"/>
          <w:szCs w:val="28"/>
        </w:rPr>
      </w:pPr>
      <w:ins w:id="268" w:author="Lucy Wan" w:date="2020-11-18T14:49:00Z">
        <w:r w:rsidRPr="00694737">
          <w:rPr>
            <w:rFonts w:ascii="Times New Roman" w:hAnsi="Times New Roman"/>
            <w:sz w:val="18"/>
            <w:szCs w:val="28"/>
          </w:rPr>
          <w:t>Figure 3.33: Adding Simple-TCPIP to SRV1</w:t>
        </w:r>
      </w:ins>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42BE367E" w:rsidR="00F822F8" w:rsidRDefault="00F822F8" w:rsidP="00F822F8">
      <w:pPr>
        <w:pStyle w:val="NormalPACKT"/>
      </w:pPr>
      <w:r>
        <w:t xml:space="preserve">In the last step,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3AF5F284" w:rsidR="00F822F8" w:rsidRDefault="00C5796E" w:rsidP="00F822F8">
      <w:pPr>
        <w:pStyle w:val="FigurePACKT"/>
        <w:rPr>
          <w:ins w:id="269" w:author="Lucy Wan" w:date="2020-11-18T14:50:00Z"/>
        </w:rPr>
      </w:pPr>
      <w:commentRangeStart w:id="270"/>
      <w:r>
        <w:drawing>
          <wp:inline distT="0" distB="0" distL="0" distR="0" wp14:anchorId="32994125" wp14:editId="62141A6E">
            <wp:extent cx="3624649" cy="8319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33" cy="838576"/>
                    </a:xfrm>
                    <a:prstGeom prst="rect">
                      <a:avLst/>
                    </a:prstGeom>
                  </pic:spPr>
                </pic:pic>
              </a:graphicData>
            </a:graphic>
          </wp:inline>
        </w:drawing>
      </w:r>
      <w:commentRangeEnd w:id="270"/>
      <w:r w:rsidR="00B50BE8">
        <w:rPr>
          <w:rStyle w:val="CommentReference"/>
          <w:rFonts w:ascii="Calibri" w:hAnsi="Calibri"/>
          <w:noProof w:val="0"/>
        </w:rPr>
        <w:commentReference w:id="270"/>
      </w:r>
    </w:p>
    <w:p w14:paraId="086586A0" w14:textId="01E4735E" w:rsidR="006A09FC" w:rsidRPr="00B50BE8" w:rsidRDefault="006A09FC" w:rsidP="00F822F8">
      <w:pPr>
        <w:pStyle w:val="FigurePACKT"/>
        <w:rPr>
          <w:rFonts w:ascii="Times New Roman" w:hAnsi="Times New Roman"/>
          <w:sz w:val="18"/>
          <w:szCs w:val="28"/>
        </w:rPr>
      </w:pPr>
      <w:ins w:id="271" w:author="Lucy Wan" w:date="2020-11-18T14:50:00Z">
        <w:r w:rsidRPr="00B50BE8">
          <w:rPr>
            <w:rFonts w:ascii="Times New Roman" w:hAnsi="Times New Roman"/>
            <w:sz w:val="18"/>
            <w:szCs w:val="28"/>
          </w:rPr>
          <w:t xml:space="preserve">Figure 3.34: </w:t>
        </w:r>
      </w:ins>
      <w:ins w:id="272" w:author="Lucy Wan" w:date="2020-11-18T14:51:00Z">
        <w:r w:rsidR="00B50BE8" w:rsidRPr="00B50BE8">
          <w:rPr>
            <w:rFonts w:ascii="Times New Roman" w:hAnsi="Times New Roman"/>
            <w:sz w:val="18"/>
            <w:szCs w:val="28"/>
          </w:rPr>
          <w:t>Viewing Simple-TCPIP</w:t>
        </w:r>
      </w:ins>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380A0516" w:rsidR="00F822F8" w:rsidRDefault="00F822F8" w:rsidP="00F822F8">
      <w:r>
        <w:t xml:space="preserve">To test the </w:t>
      </w:r>
      <w:r w:rsidR="005E7C9D">
        <w:t>S</w:t>
      </w:r>
      <w:r>
        <w:t>imple</w:t>
      </w:r>
      <w:r w:rsidR="005E7C9D">
        <w:t>-</w:t>
      </w:r>
      <w:r>
        <w:t xml:space="preserve">TCPIP feature, you install the </w:t>
      </w:r>
      <w:r w:rsidR="00C5796E">
        <w:t>Te</w:t>
      </w:r>
      <w:r>
        <w:t>lnet client</w:t>
      </w:r>
      <w:r w:rsidR="00C5796E">
        <w:t xml:space="preserve">, which you need to test the Simple TCPIP service.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3D7111BC"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r w:rsidRPr="00056897">
        <w:rPr>
          <w:rFonts w:ascii="Lucida Console" w:hAnsi="Lucida Console"/>
          <w:color w:val="4472C4"/>
          <w:sz w:val="19"/>
          <w:szCs w:val="19"/>
        </w:rPr>
        <w:t>https://tools.ietf.org/html/rfc865</w:t>
      </w:r>
      <w:r w:rsidRPr="00056897">
        <w:rPr>
          <w:color w:val="4472C4"/>
        </w:rPr>
        <w:t xml:space="preserve"> </w:t>
      </w:r>
      <w:r>
        <w:t xml:space="preserve">and read more about using Quote of the Day at </w:t>
      </w:r>
      <w:r w:rsidRPr="00056897">
        <w:rPr>
          <w:rFonts w:ascii="Lucida Console" w:hAnsi="Lucida Console"/>
          <w:color w:val="4472C4"/>
          <w:sz w:val="19"/>
          <w:szCs w:val="19"/>
        </w:rPr>
        <w:t>https://searchcio.techtarget.com/tip/Quote-of-the-Day-A-troubleshooting-networking-protocol</w:t>
      </w:r>
      <w:r>
        <w:t>.</w:t>
      </w:r>
    </w:p>
    <w:p w14:paraId="481EDDDC" w14:textId="23E9B58B" w:rsidR="00F822F8" w:rsidRDefault="00F822F8" w:rsidP="00F822F8">
      <w:pPr>
        <w:pStyle w:val="Heading2"/>
      </w:pPr>
      <w:r>
        <w:t>There's more...</w:t>
      </w:r>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F822F8">
        <w:rPr>
          <w:rStyle w:val="ItalicsPACKT"/>
        </w:rPr>
        <w:t xml:space="preserve">step </w:t>
      </w:r>
      <w:r>
        <w:rPr>
          <w:lang w:val="en-GB"/>
        </w:rPr>
        <w:t xml:space="preserve">3.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1C40D888"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w:t>
      </w:r>
      <w:r>
        <w:rPr>
          <w:lang w:val="en-GB"/>
        </w:rPr>
        <w:lastRenderedPageBreak/>
        <w:t xml:space="preserve">you import this format information. With the format XML imported, in step8,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Feature. Since you have imported the format XML, the result is the output that is the same as you saw in </w:t>
      </w:r>
      <w:r w:rsidRPr="00200208">
        <w:rPr>
          <w:i/>
          <w:iCs/>
          <w:color w:val="C00000"/>
          <w:lang w:val="en-GB"/>
        </w:rPr>
        <w:t>step 4</w:t>
      </w:r>
      <w:r>
        <w:rPr>
          <w:lang w:val="en-GB"/>
        </w:rPr>
        <w:t>.</w:t>
      </w:r>
    </w:p>
    <w:p w14:paraId="7EBF8C6E" w14:textId="169AEC34" w:rsidR="00F822F8" w:rsidRPr="00F822F8" w:rsidRDefault="00F822F8" w:rsidP="00F822F8">
      <w:pPr>
        <w:pStyle w:val="NormalPACKT"/>
        <w:rPr>
          <w:lang w:val="en-GB"/>
        </w:rPr>
      </w:pPr>
      <w:r>
        <w:rPr>
          <w:lang w:val="en-GB"/>
        </w:rPr>
        <w:t xml:space="preserve">This recipe uses the Simple-TCPIP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 and not adding them is a best practice.</w:t>
      </w:r>
    </w:p>
    <w:p w14:paraId="5332FB11" w14:textId="30AEAF7B" w:rsidR="00365B21" w:rsidRDefault="00365B21" w:rsidP="00EC03C6">
      <w:pPr>
        <w:pStyle w:val="Heading1"/>
        <w:tabs>
          <w:tab w:val="left" w:pos="0"/>
        </w:tabs>
      </w:pPr>
      <w:r>
        <w:t>Leveraging Compatibility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t xml:space="preserve"> as you saw earlier. </w:t>
      </w:r>
      <w:r w:rsidR="00C5796E">
        <w:t>A</w:t>
      </w:r>
      <w:r>
        <w:t xml:space="preserve">lthough the cmdlet cannot run natively in PowerShell 7, the compatibility mechanism allows you to make use of the </w:t>
      </w:r>
      <w:proofErr w:type="gramStart"/>
      <w:r>
        <w:t>cmdlets</w:t>
      </w:r>
      <w:proofErr w:type="gramEnd"/>
      <w:r>
        <w:t xml:space="preserve"> functionality.</w:t>
      </w:r>
    </w:p>
    <w:p w14:paraId="1C47BE11" w14:textId="6B06EA6E"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ins w:id="273" w:author="Lucy Wan" w:date="2020-11-18T14:55:00Z">
        <w:r w:rsidR="009C0231">
          <w:t>if</w:t>
        </w:r>
      </w:ins>
      <w:del w:id="274" w:author="Lucy Wan" w:date="2020-11-18T14:55:00Z">
        <w:r w:rsidDel="009C0231">
          <w:delText>of</w:delText>
        </w:r>
      </w:del>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745E51CF"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17970A38" w:rsidR="00047CA9" w:rsidRPr="00047CA9" w:rsidRDefault="00047CA9" w:rsidP="002E2FFB">
      <w:pPr>
        <w:pStyle w:val="NumberedBulletPACKT"/>
        <w:numPr>
          <w:ilvl w:val="0"/>
          <w:numId w:val="10"/>
        </w:numPr>
        <w:rPr>
          <w:color w:val="333333"/>
          <w:lang w:val="en-GB" w:eastAsia="en-GB"/>
        </w:rPr>
      </w:pPr>
      <w:r w:rsidRPr="00047CA9">
        <w:rPr>
          <w:lang w:val="en-GB" w:eastAsia="en-GB"/>
        </w:rPr>
        <w:t>Creating a session using the reserved name</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58131B0D" w:rsidR="00047CA9" w:rsidRPr="00047CA9" w:rsidRDefault="00047CA9" w:rsidP="00047CA9">
      <w:pPr>
        <w:pStyle w:val="NumberedBulletPACKT"/>
        <w:rPr>
          <w:color w:val="333333"/>
          <w:lang w:val="en-GB" w:eastAsia="en-GB"/>
        </w:rPr>
      </w:pPr>
      <w:r w:rsidRPr="00047CA9">
        <w:rPr>
          <w:lang w:val="en-GB" w:eastAsia="en-GB"/>
        </w:rPr>
        <w:t>Getting loaded modules in </w:t>
      </w:r>
      <w:r>
        <w:rPr>
          <w:lang w:val="en-GB" w:eastAsia="en-GB"/>
        </w:rPr>
        <w:t xml:space="preserve">the </w:t>
      </w:r>
      <w:r w:rsidRPr="00047CA9">
        <w:rPr>
          <w:lang w:val="en-GB" w:eastAsia="en-GB"/>
        </w:rPr>
        <w:t>remote session</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4A136CB9" w:rsidR="00047CA9" w:rsidRPr="00047CA9" w:rsidRDefault="00047CA9" w:rsidP="00047CA9">
      <w:pPr>
        <w:pStyle w:val="NumberedBulletPACKT"/>
        <w:rPr>
          <w:color w:val="333333"/>
          <w:lang w:val="en-GB" w:eastAsia="en-GB"/>
        </w:rPr>
      </w:pPr>
      <w:r w:rsidRPr="00047CA9">
        <w:rPr>
          <w:lang w:val="en-GB" w:eastAsia="en-GB"/>
        </w:rPr>
        <w:t>Loading</w:t>
      </w:r>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013A5E9F" w:rsidR="00047CA9" w:rsidRPr="00047CA9" w:rsidRDefault="00047CA9" w:rsidP="00047CA9">
      <w:pPr>
        <w:pStyle w:val="NumberedBulletPACKT"/>
        <w:rPr>
          <w:color w:val="333333"/>
          <w:lang w:val="en-GB" w:eastAsia="en-GB"/>
        </w:rPr>
      </w:pPr>
      <w:r w:rsidRPr="00047CA9">
        <w:rPr>
          <w:lang w:val="en-GB" w:eastAsia="en-GB"/>
        </w:rPr>
        <w:t>Getting loaded modules in </w:t>
      </w:r>
      <w:ins w:id="275" w:author="Lucy Wan" w:date="2020-11-18T14:56:00Z">
        <w:r w:rsidR="00196806">
          <w:rPr>
            <w:lang w:val="en-GB" w:eastAsia="en-GB"/>
          </w:rPr>
          <w:t xml:space="preserve">the </w:t>
        </w:r>
      </w:ins>
      <w:r w:rsidRPr="00047CA9">
        <w:rPr>
          <w:lang w:val="en-GB" w:eastAsia="en-GB"/>
        </w:rPr>
        <w:t>remote session</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1AFF08DF" w:rsidR="00047CA9" w:rsidRPr="00047CA9" w:rsidRDefault="00047CA9" w:rsidP="00047CA9">
      <w:pPr>
        <w:pStyle w:val="NumberedBulletPACKT"/>
        <w:rPr>
          <w:color w:val="333333"/>
          <w:lang w:val="en-GB" w:eastAsia="en-GB"/>
        </w:rPr>
      </w:pPr>
      <w:r w:rsidRPr="00047CA9">
        <w:rPr>
          <w:lang w:val="en-GB" w:eastAsia="en-GB"/>
        </w:rPr>
        <w:lastRenderedPageBreak/>
        <w:t>Using </w:t>
      </w:r>
      <w:r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7E2A5554" w:rsidR="00047CA9" w:rsidRPr="00047CA9" w:rsidRDefault="00047CA9" w:rsidP="00047CA9">
      <w:pPr>
        <w:pStyle w:val="NumberedBulletPACKT"/>
        <w:rPr>
          <w:color w:val="333333"/>
          <w:lang w:val="en-GB" w:eastAsia="en-GB"/>
        </w:rPr>
      </w:pPr>
      <w:r w:rsidRPr="00047CA9">
        <w:rPr>
          <w:lang w:val="en-GB" w:eastAsia="en-GB"/>
        </w:rPr>
        <w:t>Closing remoting sessions and removing module from current PS7 session</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9186044" w:rsidR="00047CA9" w:rsidRPr="00047CA9" w:rsidRDefault="00047CA9" w:rsidP="00047CA9">
      <w:pPr>
        <w:pStyle w:val="NumberedBulletPACKT"/>
        <w:rPr>
          <w:color w:val="333333"/>
          <w:lang w:val="en-GB" w:eastAsia="en-GB"/>
        </w:rPr>
      </w:pPr>
      <w:r w:rsidRPr="00047CA9">
        <w:rPr>
          <w:lang w:val="en-GB" w:eastAsia="en-GB"/>
        </w:rPr>
        <w:t>Creating a default compatibility remoting session</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7731E824" w:rsidR="00047CA9" w:rsidRPr="00047CA9" w:rsidRDefault="00047CA9" w:rsidP="00047CA9">
      <w:pPr>
        <w:pStyle w:val="NumberedBulletPACKT"/>
        <w:rPr>
          <w:color w:val="333333"/>
          <w:lang w:val="en-GB" w:eastAsia="en-GB"/>
        </w:rPr>
      </w:pPr>
      <w:r w:rsidRPr="00047CA9">
        <w:rPr>
          <w:lang w:val="en-GB" w:eastAsia="en-GB"/>
        </w:rPr>
        <w:t>Getting the new remoting session</w:t>
      </w:r>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6BA279AA" w:rsidR="00047CA9" w:rsidRPr="00047CA9" w:rsidRDefault="00047CA9" w:rsidP="00047CA9">
      <w:pPr>
        <w:pStyle w:val="NumberedBulletPACKT"/>
        <w:rPr>
          <w:color w:val="333333"/>
          <w:lang w:val="en-GB" w:eastAsia="en-GB"/>
        </w:rPr>
      </w:pPr>
      <w:r w:rsidRPr="00047CA9">
        <w:rPr>
          <w:lang w:val="en-GB" w:eastAsia="en-GB"/>
        </w:rPr>
        <w:t>Examining modules in </w:t>
      </w:r>
      <w:proofErr w:type="spellStart"/>
      <w:r w:rsidRPr="00C5796E">
        <w:rPr>
          <w:rStyle w:val="CodeInTextPACKT"/>
        </w:rPr>
        <w:t>WinPSCompatSession</w:t>
      </w:r>
      <w:proofErr w:type="spellEnd"/>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11FA91FD"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ins w:id="276" w:author="Lucy Wan" w:date="2020-11-18T14:57:00Z">
        <w:r w:rsidR="0064758F">
          <w:rPr>
            <w:lang w:val="en-GB"/>
          </w:rPr>
          <w:t>produces</w:t>
        </w:r>
      </w:ins>
      <w:del w:id="277" w:author="Lucy Wan" w:date="2020-11-18T14:57:00Z">
        <w:r w:rsidDel="0064758F">
          <w:rPr>
            <w:lang w:val="en-GB"/>
          </w:rPr>
          <w:delText>creates</w:delText>
        </w:r>
      </w:del>
      <w:r>
        <w:rPr>
          <w:lang w:val="en-GB"/>
        </w:rPr>
        <w:t xml:space="preserve"> no output, but it does create a remoting session to a Windows PowerShell endpoint. PowerShell 7 holds the name of the endpoint which </w:t>
      </w:r>
      <w:commentRangeStart w:id="278"/>
      <w:r w:rsidRPr="00047CA9">
        <w:rPr>
          <w:rStyle w:val="CodeInTextPACKT"/>
        </w:rPr>
        <w:t>New-</w:t>
      </w:r>
      <w:proofErr w:type="spellStart"/>
      <w:r w:rsidRPr="00047CA9">
        <w:rPr>
          <w:rStyle w:val="CodeInTextPACKT"/>
        </w:rPr>
        <w:t>PSSesison</w:t>
      </w:r>
      <w:proofErr w:type="spellEnd"/>
      <w:r>
        <w:rPr>
          <w:lang w:val="en-GB"/>
        </w:rPr>
        <w:t xml:space="preserve"> </w:t>
      </w:r>
      <w:commentRangeEnd w:id="278"/>
      <w:r w:rsidR="00014C9E">
        <w:rPr>
          <w:rStyle w:val="CommentReference"/>
          <w:rFonts w:ascii="Calibri" w:hAnsi="Calibri"/>
        </w:rPr>
        <w:commentReference w:id="278"/>
      </w:r>
      <w:r>
        <w:rPr>
          <w:lang w:val="en-GB"/>
        </w:rPr>
        <w:t>uses</w:t>
      </w:r>
      <w:r w:rsidR="009B1D23">
        <w:rPr>
          <w:lang w:val="en-GB"/>
        </w:rPr>
        <w:t xml:space="preserve">, </w:t>
      </w:r>
      <w:commentRangeStart w:id="279"/>
      <w:r>
        <w:rPr>
          <w:lang w:val="en-GB"/>
        </w:rPr>
        <w:t>unless you specify an alternate configuration name when you create the new remoting session</w:t>
      </w:r>
      <w:commentRangeEnd w:id="279"/>
      <w:r w:rsidR="00E27EBE">
        <w:rPr>
          <w:rStyle w:val="CommentReference"/>
          <w:rFonts w:ascii="Calibri" w:hAnsi="Calibri"/>
        </w:rPr>
        <w:commentReference w:id="279"/>
      </w:r>
      <w:r>
        <w:rPr>
          <w:lang w:val="en-GB"/>
        </w:rPr>
        <w:t>.</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3FBCDBC9"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Server Manager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047CA9">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047CA9">
      <w:pPr>
        <w:pStyle w:val="FigurePACKT"/>
        <w:rPr>
          <w:rFonts w:ascii="Times New Roman" w:hAnsi="Times New Roman"/>
          <w:sz w:val="18"/>
          <w:szCs w:val="28"/>
        </w:rPr>
      </w:pPr>
      <w:ins w:id="280" w:author="Lucy Wan" w:date="2020-11-18T14:59:00Z">
        <w:r w:rsidRPr="004270FF">
          <w:rPr>
            <w:rFonts w:ascii="Times New Roman" w:hAnsi="Times New Roman"/>
            <w:sz w:val="18"/>
            <w:szCs w:val="28"/>
          </w:rPr>
          <w:t xml:space="preserve">Figure 3.35: </w:t>
        </w:r>
        <w:r w:rsidR="004270FF" w:rsidRPr="004270FF">
          <w:rPr>
            <w:rFonts w:ascii="Times New Roman" w:hAnsi="Times New Roman"/>
            <w:sz w:val="18"/>
            <w:szCs w:val="28"/>
          </w:rPr>
          <w:t>Getting loaded modules in the remote session</w:t>
        </w:r>
      </w:ins>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047CA9">
      <w:pPr>
        <w:pStyle w:val="FigurePACKT"/>
        <w:rPr>
          <w:ins w:id="281" w:author="Lucy Wan" w:date="2020-11-18T14:59:00Z"/>
          <w:lang w:val="en-GB"/>
        </w:rPr>
      </w:pPr>
      <w:r>
        <w:lastRenderedPageBreak/>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820" cy="1024389"/>
                    </a:xfrm>
                    <a:prstGeom prst="rect">
                      <a:avLst/>
                    </a:prstGeom>
                  </pic:spPr>
                </pic:pic>
              </a:graphicData>
            </a:graphic>
          </wp:inline>
        </w:drawing>
      </w:r>
    </w:p>
    <w:p w14:paraId="645BC291" w14:textId="43BAAD30" w:rsidR="00F967A6" w:rsidRPr="00F967A6" w:rsidRDefault="00F967A6" w:rsidP="00047CA9">
      <w:pPr>
        <w:pStyle w:val="FigurePACKT"/>
        <w:rPr>
          <w:rFonts w:ascii="Times New Roman" w:hAnsi="Times New Roman"/>
          <w:sz w:val="18"/>
          <w:szCs w:val="28"/>
          <w:lang w:val="en-GB"/>
        </w:rPr>
      </w:pPr>
      <w:ins w:id="282" w:author="Lucy Wan" w:date="2020-11-18T14:59:00Z">
        <w:r w:rsidRPr="00F967A6">
          <w:rPr>
            <w:rFonts w:ascii="Times New Roman" w:hAnsi="Times New Roman"/>
            <w:sz w:val="18"/>
            <w:szCs w:val="28"/>
            <w:lang w:val="en-GB"/>
          </w:rPr>
          <w:t>Figure 3.36: Invoking Get-WindowsFeature</w:t>
        </w:r>
      </w:ins>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7EFEF8CC"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t xml:space="preserve">In </w:t>
      </w:r>
      <w:r w:rsidRPr="00047CA9">
        <w:rPr>
          <w:rStyle w:val="ItalicsPACKT"/>
        </w:rPr>
        <w:t>step 8</w:t>
      </w:r>
      <w:r>
        <w:t>, you get and then display the remoting session, which produces output like this:</w:t>
      </w:r>
    </w:p>
    <w:p w14:paraId="323A833B" w14:textId="5B605F94" w:rsidR="00047CA9" w:rsidRDefault="00C5796E" w:rsidP="00047CA9">
      <w:pPr>
        <w:pStyle w:val="FigurePACKT"/>
        <w:rPr>
          <w:ins w:id="283" w:author="Lucy Wan" w:date="2020-11-18T15:00:00Z"/>
        </w:rPr>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047CA9">
      <w:pPr>
        <w:pStyle w:val="FigurePACKT"/>
        <w:rPr>
          <w:rFonts w:ascii="Times New Roman" w:hAnsi="Times New Roman"/>
          <w:sz w:val="18"/>
          <w:szCs w:val="28"/>
        </w:rPr>
      </w:pPr>
      <w:ins w:id="284" w:author="Lucy Wan" w:date="2020-11-18T15:00:00Z">
        <w:r w:rsidRPr="00540D0A">
          <w:rPr>
            <w:rFonts w:ascii="Times New Roman" w:hAnsi="Times New Roman"/>
            <w:sz w:val="18"/>
            <w:szCs w:val="28"/>
          </w:rPr>
          <w:t>Figure 3.37: Getting loaded modules in the remote session</w:t>
        </w:r>
      </w:ins>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C5796E">
      <w:pPr>
        <w:pStyle w:val="FigurePACKT"/>
        <w:rPr>
          <w:ins w:id="285" w:author="Lucy Wan" w:date="2020-11-18T15:00:00Z"/>
        </w:rPr>
      </w:pPr>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0898" cy="658767"/>
                    </a:xfrm>
                    <a:prstGeom prst="rect">
                      <a:avLst/>
                    </a:prstGeom>
                  </pic:spPr>
                </pic:pic>
              </a:graphicData>
            </a:graphic>
          </wp:inline>
        </w:drawing>
      </w:r>
    </w:p>
    <w:p w14:paraId="1B65BBA6" w14:textId="4CB477CA" w:rsidR="00540D0A" w:rsidRPr="003275C2" w:rsidRDefault="00540D0A" w:rsidP="00C5796E">
      <w:pPr>
        <w:pStyle w:val="FigurePACKT"/>
        <w:rPr>
          <w:rFonts w:ascii="Times New Roman" w:hAnsi="Times New Roman"/>
          <w:sz w:val="18"/>
          <w:szCs w:val="28"/>
        </w:rPr>
      </w:pPr>
      <w:ins w:id="286" w:author="Lucy Wan" w:date="2020-11-18T15:00:00Z">
        <w:r w:rsidRPr="003275C2">
          <w:rPr>
            <w:rFonts w:ascii="Times New Roman" w:hAnsi="Times New Roman"/>
            <w:sz w:val="18"/>
            <w:szCs w:val="28"/>
          </w:rPr>
          <w:t xml:space="preserve">Figure 3.38: </w:t>
        </w:r>
      </w:ins>
      <w:ins w:id="287" w:author="Lucy Wan" w:date="2020-11-18T15:01:00Z">
        <w:r w:rsidR="003275C2" w:rsidRPr="003275C2">
          <w:rPr>
            <w:rFonts w:ascii="Times New Roman" w:hAnsi="Times New Roman"/>
            <w:sz w:val="18"/>
            <w:szCs w:val="28"/>
          </w:rPr>
          <w:t>Checking modules loaded in the Windows compatibility session</w:t>
        </w:r>
      </w:ins>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1FE5981"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1-18T15:07:00Z" w:initials="LW">
    <w:p w14:paraId="1C6337AA" w14:textId="77777777" w:rsidR="003F2EF3" w:rsidRDefault="003F2EF3">
      <w:pPr>
        <w:pStyle w:val="CommentText"/>
      </w:pPr>
      <w:r>
        <w:rPr>
          <w:rStyle w:val="CommentReference"/>
        </w:rPr>
        <w:annotationRef/>
      </w:r>
      <w:r>
        <w:t>Hi Thomas,</w:t>
      </w:r>
    </w:p>
    <w:p w14:paraId="397BC56C" w14:textId="77777777" w:rsidR="003F2EF3" w:rsidRDefault="003F2EF3">
      <w:pPr>
        <w:pStyle w:val="CommentText"/>
      </w:pPr>
    </w:p>
    <w:p w14:paraId="65E86F37" w14:textId="5AB93F43" w:rsidR="003F2EF3" w:rsidRDefault="003F2EF3">
      <w:pPr>
        <w:pStyle w:val="CommentText"/>
      </w:pPr>
      <w:r>
        <w:t>A very clear chapter</w:t>
      </w:r>
      <w:r w:rsidR="005036AF">
        <w:t xml:space="preserve"> as ever! One of your figures is missing and </w:t>
      </w:r>
      <w:r w:rsidR="00E92FCF">
        <w:t xml:space="preserve">others need to be edited a little or replaced – I’ve pointed this all out inline. </w:t>
      </w:r>
      <w:r w:rsidR="000A339F">
        <w:t>You’ll find some other comments and suggestions from me as well</w:t>
      </w:r>
      <w:r w:rsidR="005445FC">
        <w:t xml:space="preserve"> (please collapse this to read more)</w:t>
      </w:r>
      <w:r w:rsidR="007C4835">
        <w:t>.</w:t>
      </w:r>
    </w:p>
    <w:p w14:paraId="0227A6AA" w14:textId="77777777" w:rsidR="000A339F" w:rsidRDefault="000A339F">
      <w:pPr>
        <w:pStyle w:val="CommentText"/>
      </w:pPr>
    </w:p>
    <w:p w14:paraId="0DF4532F" w14:textId="77777777" w:rsidR="000A339F" w:rsidRDefault="000A339F">
      <w:pPr>
        <w:pStyle w:val="CommentText"/>
      </w:pPr>
      <w:r>
        <w:t>Mostly focus on Josh’s comments</w:t>
      </w:r>
      <w:r w:rsidR="00530E34">
        <w:t xml:space="preserve"> – he has some good suggestions, like reassuring the reader about why it’s worth </w:t>
      </w:r>
      <w:r w:rsidR="00AA7E2F">
        <w:t xml:space="preserve">using 7.1 despite all the </w:t>
      </w:r>
      <w:proofErr w:type="spellStart"/>
      <w:r w:rsidR="00AA7E2F">
        <w:t>compability</w:t>
      </w:r>
      <w:proofErr w:type="spellEnd"/>
      <w:r w:rsidR="00AA7E2F">
        <w:t xml:space="preserve"> issues (see the next comment just below this one), and updating all screenshots</w:t>
      </w:r>
      <w:r w:rsidR="005445FC">
        <w:t xml:space="preserve">. </w:t>
      </w:r>
    </w:p>
    <w:p w14:paraId="240E1358" w14:textId="77777777" w:rsidR="00FF0DCD" w:rsidRDefault="00FF0DCD">
      <w:pPr>
        <w:pStyle w:val="CommentText"/>
      </w:pPr>
    </w:p>
    <w:p w14:paraId="7846294A" w14:textId="697E66D2" w:rsidR="00FF0DCD" w:rsidRDefault="00FF0DCD">
      <w:pPr>
        <w:pStyle w:val="CommentText"/>
      </w:pPr>
      <w:r>
        <w:t>As an extra note, I have also added figure captions to all your figures</w:t>
      </w:r>
      <w:r w:rsidR="00D75FAA">
        <w:t xml:space="preserve"> (it is mandatory for all Packt books now) – please continue to do this for future chapters</w:t>
      </w:r>
      <w:r w:rsidR="009036D1">
        <w:t xml:space="preserve"> (though I am happy to </w:t>
      </w:r>
      <w:r w:rsidR="00406142">
        <w:t>keep doing it if you feel like you’re short on time)</w:t>
      </w:r>
      <w:r w:rsidR="00D75FAA">
        <w:t>, and edit anything I’ve added that you don’t like.</w:t>
      </w:r>
    </w:p>
  </w:comment>
  <w:comment w:id="1" w:author="Lucy Wan" w:date="2020-11-18T10:33:00Z" w:initials="LW">
    <w:p w14:paraId="043C34C3" w14:textId="61193C0B" w:rsidR="00B40D85" w:rsidRPr="002E2FFB" w:rsidRDefault="00B40D85" w:rsidP="00B40D85">
      <w:pPr>
        <w:pStyle w:val="NormalPACKT"/>
        <w:rPr>
          <w:rFonts w:asciiTheme="minorHAnsi" w:hAnsiTheme="minorHAnsi" w:cstheme="minorHAnsi"/>
        </w:rPr>
      </w:pPr>
      <w:r>
        <w:rPr>
          <w:rStyle w:val="CommentReference"/>
        </w:rPr>
        <w:annotationRef/>
      </w:r>
      <w:r w:rsidRPr="002E2FFB">
        <w:rPr>
          <w:rFonts w:asciiTheme="minorHAnsi" w:hAnsiTheme="minorHAnsi" w:cstheme="minorHAnsi"/>
        </w:rPr>
        <w:t>Technical reviewer Josh’s general comments:</w:t>
      </w:r>
    </w:p>
    <w:p w14:paraId="43FEC55B" w14:textId="77777777" w:rsidR="00B40D85" w:rsidRPr="002E2FFB" w:rsidRDefault="00B40D85" w:rsidP="00B40D85">
      <w:pPr>
        <w:pStyle w:val="NormalPACKT"/>
        <w:rPr>
          <w:rFonts w:asciiTheme="minorHAnsi" w:hAnsiTheme="minorHAnsi" w:cstheme="minorHAnsi"/>
        </w:rPr>
      </w:pPr>
    </w:p>
    <w:p w14:paraId="25D7F6C6" w14:textId="35D2EFC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One general comment for all of the chapters that I really only tweaked to while reading this one, I think extra care should be taken to use PowerShell 7.1 and PowerShell 7 in a non-</w:t>
      </w:r>
      <w:proofErr w:type="spellStart"/>
      <w:r w:rsidRPr="002E2FFB">
        <w:rPr>
          <w:rFonts w:asciiTheme="minorHAnsi" w:hAnsiTheme="minorHAnsi" w:cstheme="minorHAnsi"/>
        </w:rPr>
        <w:t>interchangable</w:t>
      </w:r>
      <w:proofErr w:type="spellEnd"/>
      <w:r w:rsidRPr="002E2FFB">
        <w:rPr>
          <w:rFonts w:asciiTheme="minorHAnsi" w:hAnsiTheme="minorHAnsi" w:cstheme="minorHAnsi"/>
        </w:rPr>
        <w:t xml:space="preserve"> fashion. What I mean is, given the book has 7.1 in the title then reference to PowerShell in the current tense (and instructions) should use 7.1. just “7” should be reserved for past tense/history, especially around the open source </w:t>
      </w:r>
      <w:r w:rsidR="003F2EF3">
        <w:rPr>
          <w:rFonts w:asciiTheme="minorHAnsi" w:hAnsiTheme="minorHAnsi" w:cstheme="minorHAnsi"/>
        </w:rPr>
        <w:t>develo</w:t>
      </w:r>
      <w:r w:rsidRPr="002E2FFB">
        <w:rPr>
          <w:rFonts w:asciiTheme="minorHAnsi" w:hAnsiTheme="minorHAnsi" w:cstheme="minorHAnsi"/>
        </w:rPr>
        <w:t>pment from 6.x to 7.</w:t>
      </w:r>
    </w:p>
    <w:p w14:paraId="01ED5CC5" w14:textId="77777777" w:rsidR="00B40D85" w:rsidRPr="002E2FFB" w:rsidRDefault="00B40D85" w:rsidP="00B40D85">
      <w:pPr>
        <w:pStyle w:val="NormalPACKT"/>
        <w:rPr>
          <w:rFonts w:asciiTheme="minorHAnsi" w:hAnsiTheme="minorHAnsi" w:cstheme="minorHAnsi"/>
        </w:rPr>
      </w:pPr>
    </w:p>
    <w:p w14:paraId="6922E02C" w14:textId="0A0C9F47"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I think this chapter could do with some reassurance on the topic of why it’s worth trucking ahead with PowerShell 7(.1) despite all the caveats around compatibility. As a reader I see all of this and go “woah, that’s a lot… I’ll just use Windows PowerShell and then I won’t have to worry.”</w:t>
      </w:r>
    </w:p>
    <w:p w14:paraId="214712A1" w14:textId="77777777" w:rsidR="00B40D85" w:rsidRPr="002E2FFB" w:rsidRDefault="00B40D85" w:rsidP="00B40D85">
      <w:pPr>
        <w:pStyle w:val="NormalPACKT"/>
        <w:rPr>
          <w:rFonts w:asciiTheme="minorHAnsi" w:hAnsiTheme="minorHAnsi" w:cstheme="minorHAnsi"/>
        </w:rPr>
      </w:pPr>
    </w:p>
    <w:p w14:paraId="79FED471" w14:textId="3EA27EE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Finally, given that 7.1 is now GA, it might pay to update screenshots in this and previous chapters to avoid “preview” and “RC” references.</w:t>
      </w:r>
    </w:p>
    <w:p w14:paraId="7AEC0985" w14:textId="77777777" w:rsidR="00B40D85" w:rsidRPr="002E2FFB" w:rsidRDefault="00B40D85" w:rsidP="00B40D85">
      <w:pPr>
        <w:pStyle w:val="NormalPACKT"/>
        <w:rPr>
          <w:rFonts w:asciiTheme="minorHAnsi" w:hAnsiTheme="minorHAnsi" w:cstheme="minorHAnsi"/>
        </w:rPr>
      </w:pPr>
    </w:p>
    <w:p w14:paraId="34353621" w14:textId="419A3FE4" w:rsidR="00B40D85" w:rsidRDefault="00B40D85" w:rsidP="00B40D85">
      <w:pPr>
        <w:pStyle w:val="NormalPACKT"/>
      </w:pPr>
      <w:r w:rsidRPr="002E2FFB">
        <w:rPr>
          <w:rFonts w:asciiTheme="minorHAnsi" w:hAnsiTheme="minorHAnsi" w:cstheme="minorHAnsi"/>
        </w:rPr>
        <w:t>Great chapter, I didn’t know a</w:t>
      </w:r>
      <w:r w:rsidR="00E22485">
        <w:rPr>
          <w:rFonts w:asciiTheme="minorHAnsi" w:hAnsiTheme="minorHAnsi" w:cstheme="minorHAnsi"/>
        </w:rPr>
        <w:t>b</w:t>
      </w:r>
      <w:r w:rsidRPr="002E2FFB">
        <w:rPr>
          <w:rFonts w:asciiTheme="minorHAnsi" w:hAnsiTheme="minorHAnsi" w:cstheme="minorHAnsi"/>
        </w:rPr>
        <w:t>out the Display XML thing before reading this so I came away learning something new!</w:t>
      </w:r>
    </w:p>
  </w:comment>
  <w:comment w:id="4" w:author="Lucy Wan" w:date="2020-11-18T15:08:00Z" w:initials="LW">
    <w:p w14:paraId="715916C8" w14:textId="24733DD3" w:rsidR="009C61E2" w:rsidRDefault="009C61E2">
      <w:pPr>
        <w:pStyle w:val="CommentText"/>
      </w:pPr>
      <w:r>
        <w:rPr>
          <w:rStyle w:val="CommentReference"/>
        </w:rPr>
        <w:annotationRef/>
      </w:r>
      <w:r>
        <w:t xml:space="preserve">This recipe doesn’t exist </w:t>
      </w:r>
      <w:r w:rsidR="0038214C">
        <w:t xml:space="preserve">in the chapter </w:t>
      </w:r>
      <w:r>
        <w:t>– delete?</w:t>
      </w:r>
      <w:r w:rsidR="00CA6EAF">
        <w:t xml:space="preserve"> Or</w:t>
      </w:r>
      <w:r w:rsidR="00056AA3">
        <w:t xml:space="preserve"> do you plan on adding it?</w:t>
      </w:r>
      <w:r w:rsidR="00CA6EAF">
        <w:t xml:space="preserve"> </w:t>
      </w:r>
    </w:p>
  </w:comment>
  <w:comment w:id="5" w:author="tfl@psp.co.uk" w:date="2021-02-01T23:58:00Z" w:initials="t">
    <w:p w14:paraId="0A56F14E" w14:textId="57897FE8" w:rsidR="003D557E" w:rsidRDefault="003D557E">
      <w:pPr>
        <w:pStyle w:val="CommentText"/>
      </w:pPr>
      <w:r>
        <w:rPr>
          <w:rStyle w:val="CommentReference"/>
        </w:rPr>
        <w:annotationRef/>
      </w:r>
      <w:r>
        <w:t>I should have taken that out of this section.</w:t>
      </w:r>
    </w:p>
  </w:comment>
  <w:comment w:id="6" w:author="tfl@psp.co.uk" w:date="2021-02-01T23:58:00Z" w:initials="t">
    <w:p w14:paraId="0D91DC87" w14:textId="0F1FB889" w:rsidR="003D557E" w:rsidRDefault="003D557E">
      <w:pPr>
        <w:pStyle w:val="CommentText"/>
      </w:pPr>
      <w:r>
        <w:rPr>
          <w:rStyle w:val="CommentReference"/>
        </w:rPr>
        <w:annotationRef/>
      </w:r>
      <w:r>
        <w:t xml:space="preserve">No </w:t>
      </w:r>
      <w:proofErr w:type="spellStart"/>
      <w:r>
        <w:t>fugure</w:t>
      </w:r>
      <w:proofErr w:type="spellEnd"/>
      <w:r>
        <w:t xml:space="preserve"> tense! :-_</w:t>
      </w:r>
    </w:p>
  </w:comment>
  <w:comment w:id="13" w:author="Lucy Wan" w:date="2020-11-18T10:41:00Z" w:initials="LW">
    <w:p w14:paraId="1DF78E32" w14:textId="285D52FA" w:rsidR="005014E4" w:rsidRDefault="005014E4">
      <w:pPr>
        <w:pStyle w:val="CommentText"/>
      </w:pPr>
      <w:r>
        <w:rPr>
          <w:rStyle w:val="CommentReference"/>
        </w:rPr>
        <w:annotationRef/>
      </w:r>
      <w:r>
        <w:t xml:space="preserve">Doesn’t quite work as a clause by itself, </w:t>
      </w:r>
      <w:r w:rsidR="00004E70">
        <w:t>is my rewording fine? Feel free to edit it</w:t>
      </w:r>
    </w:p>
  </w:comment>
  <w:comment w:id="17" w:author="Josh" w:date="2020-11-16T16:33:00Z" w:initials="JK">
    <w:p w14:paraId="2AA56324" w14:textId="77777777" w:rsidR="00726596" w:rsidRDefault="00726596">
      <w:pPr>
        <w:pStyle w:val="CommentText"/>
      </w:pPr>
      <w:r>
        <w:rPr>
          <w:rStyle w:val="CommentReference"/>
        </w:rPr>
        <w:annotationRef/>
      </w:r>
      <w:r w:rsidRPr="00726596">
        <w:t>NTFSSecurity</w:t>
      </w:r>
      <w:r w:rsidR="00F232EF">
        <w:t xml:space="preserve"> (</w:t>
      </w:r>
      <w:proofErr w:type="gramStart"/>
      <w:r w:rsidR="00F232EF">
        <w:t>i.e.</w:t>
      </w:r>
      <w:proofErr w:type="gramEnd"/>
      <w:r w:rsidR="00F232EF">
        <w:t xml:space="preserve"> NTFS Security)</w:t>
      </w:r>
    </w:p>
    <w:p w14:paraId="144A7FD8" w14:textId="77777777" w:rsidR="003D557E" w:rsidRDefault="003D557E">
      <w:pPr>
        <w:pStyle w:val="CommentText"/>
      </w:pPr>
    </w:p>
    <w:p w14:paraId="03283DA3" w14:textId="60DCE70D" w:rsidR="003D557E" w:rsidRDefault="003D557E">
      <w:pPr>
        <w:pStyle w:val="CommentText"/>
      </w:pPr>
      <w:r>
        <w:t>yes</w:t>
      </w:r>
    </w:p>
  </w:comment>
  <w:comment w:id="19" w:author="Josh" w:date="2020-11-18T10:00:00Z" w:initials="JK">
    <w:p w14:paraId="458DBD5F" w14:textId="4200EB96" w:rsidR="00D61CB9" w:rsidRDefault="00AF3974">
      <w:pPr>
        <w:pStyle w:val="CommentText"/>
      </w:pPr>
      <w:r>
        <w:rPr>
          <w:rStyle w:val="CommentReference"/>
        </w:rPr>
        <w:annotationRef/>
      </w:r>
      <w:r w:rsidR="00B30EB9">
        <w:t>May be ahead of myself</w:t>
      </w:r>
      <w:r w:rsidR="00D61CB9">
        <w:t xml:space="preserve">, but as a reader a reference to the module compatibility docs would be handy to see what works, what works via </w:t>
      </w:r>
      <w:proofErr w:type="spellStart"/>
      <w:r w:rsidR="00D61CB9">
        <w:t>compat</w:t>
      </w:r>
      <w:proofErr w:type="spellEnd"/>
      <w:r w:rsidR="00D61CB9">
        <w:t xml:space="preserve">, and what outright doesn’t work: </w:t>
      </w:r>
      <w:hyperlink r:id="rId1" w:history="1">
        <w:r w:rsidR="00D61CB9" w:rsidRPr="0013113C">
          <w:rPr>
            <w:rStyle w:val="Hyperlink"/>
          </w:rPr>
          <w:t>https://docs.microsoft.com/en-us/powershell/scripting/whats-new/module-compatibility?view=powershell-7.1</w:t>
        </w:r>
      </w:hyperlink>
    </w:p>
  </w:comment>
  <w:comment w:id="20" w:author="Lucy Wan" w:date="2020-11-18T10:43:00Z" w:initials="LW">
    <w:p w14:paraId="5B8B766B" w14:textId="18405080" w:rsidR="00242F82" w:rsidRDefault="00242F82">
      <w:pPr>
        <w:pStyle w:val="CommentText"/>
      </w:pPr>
      <w:r>
        <w:rPr>
          <w:rStyle w:val="CommentReference"/>
        </w:rPr>
        <w:annotationRef/>
      </w:r>
      <w:r w:rsidR="00637C0F">
        <w:t xml:space="preserve">I think this </w:t>
      </w:r>
      <w:r>
        <w:t>would be a perfect additio</w:t>
      </w:r>
      <w:r w:rsidR="00EF621A">
        <w:t>n. My suggestion would be to provide this in an information box</w:t>
      </w:r>
      <w:r w:rsidR="00172693">
        <w:t xml:space="preserve"> to draw attention to it</w:t>
      </w:r>
      <w:r w:rsidR="008157B7">
        <w:t>, what do you think Thomas?</w:t>
      </w:r>
      <w:r w:rsidR="007B3DA5">
        <w:t xml:space="preserve"> You could put it </w:t>
      </w:r>
      <w:r w:rsidR="009A3CAF">
        <w:t xml:space="preserve">on the next page, after you give some examples of modules that will not work </w:t>
      </w:r>
    </w:p>
  </w:comment>
  <w:comment w:id="21" w:author="Josh" w:date="2020-11-18T09:58:00Z" w:initials="JK">
    <w:p w14:paraId="310A1821" w14:textId="3A014A29" w:rsidR="0078634A" w:rsidRDefault="0078634A">
      <w:pPr>
        <w:pStyle w:val="CommentText"/>
      </w:pPr>
      <w:r>
        <w:rPr>
          <w:rStyle w:val="CommentReference"/>
        </w:rPr>
        <w:annotationRef/>
      </w:r>
      <w:r>
        <w:t xml:space="preserve">It may be worth noting that this is </w:t>
      </w:r>
      <w:r w:rsidR="00263D35">
        <w:t xml:space="preserve">tied to Operating System version, (1809+) and there’s no simple “Update-Module” for </w:t>
      </w:r>
      <w:proofErr w:type="spellStart"/>
      <w:r w:rsidR="00263D35">
        <w:t>downlevel</w:t>
      </w:r>
      <w:proofErr w:type="spellEnd"/>
      <w:r w:rsidR="00263D35">
        <w:t xml:space="preserve"> versions.</w:t>
      </w:r>
      <w:r w:rsidR="00E1705D">
        <w:t xml:space="preserve"> Yes</w:t>
      </w:r>
    </w:p>
  </w:comment>
  <w:comment w:id="36" w:author="Thomas Lee" w:date="2020-10-12T11:30:00Z" w:initials="TL">
    <w:p w14:paraId="7EF95594" w14:textId="66653C81" w:rsidR="00EF4648" w:rsidRDefault="00EF4648">
      <w:pPr>
        <w:pStyle w:val="CommentText"/>
      </w:pPr>
      <w:r>
        <w:rPr>
          <w:rStyle w:val="CommentReference"/>
        </w:rPr>
        <w:annotationRef/>
      </w:r>
      <w:r>
        <w:t>Is this how to style a link to a recipe?</w:t>
      </w:r>
    </w:p>
  </w:comment>
  <w:comment w:id="37" w:author="Lucy Wan" w:date="2020-11-18T10:52:00Z" w:initials="LW">
    <w:p w14:paraId="75F325CD" w14:textId="2302FCEF" w:rsidR="00C730EB" w:rsidRDefault="00C730EB">
      <w:pPr>
        <w:pStyle w:val="CommentText"/>
      </w:pPr>
      <w:r>
        <w:rPr>
          <w:rStyle w:val="CommentReference"/>
        </w:rPr>
        <w:annotationRef/>
      </w:r>
      <w:r w:rsidR="00622ABE">
        <w:t>Yes t</w:t>
      </w:r>
      <w:r>
        <w:t xml:space="preserve">his is </w:t>
      </w:r>
      <w:r w:rsidR="00355322">
        <w:t xml:space="preserve">good </w:t>
      </w:r>
      <w:r>
        <w:t xml:space="preserve">for now, the technical editor will </w:t>
      </w:r>
      <w:r w:rsidR="00B454E2">
        <w:t>go over everything properly later</w:t>
      </w:r>
    </w:p>
  </w:comment>
  <w:comment w:id="29" w:author="Josh" w:date="2020-11-18T10:05:00Z" w:initials="JK">
    <w:p w14:paraId="625B80C9" w14:textId="47B75BB7" w:rsidR="005A1C67" w:rsidRDefault="005A1C67">
      <w:pPr>
        <w:pStyle w:val="CommentText"/>
      </w:pPr>
      <w:r>
        <w:rPr>
          <w:rStyle w:val="CommentReference"/>
        </w:rPr>
        <w:annotationRef/>
      </w:r>
      <w:r>
        <w:t xml:space="preserve">These paragraphs are important, but they </w:t>
      </w:r>
      <w:proofErr w:type="gramStart"/>
      <w:r>
        <w:t>feels</w:t>
      </w:r>
      <w:proofErr w:type="gramEnd"/>
      <w:r>
        <w:t xml:space="preserve"> out of place here. The previous one talks about the </w:t>
      </w:r>
      <w:proofErr w:type="spellStart"/>
      <w:r>
        <w:t>compat</w:t>
      </w:r>
      <w:proofErr w:type="spellEnd"/>
      <w:r>
        <w:t xml:space="preserve"> solution, then the next one expands on that.</w:t>
      </w:r>
      <w:r>
        <w:br/>
      </w:r>
      <w:r>
        <w:br/>
        <w:t>These two injected in the middle feel out of place and break the flow a bit.</w:t>
      </w:r>
      <w:r w:rsidR="00203552">
        <w:br/>
      </w:r>
      <w:r w:rsidR="00203552">
        <w:br/>
        <w:t>It might pay for these two to be moved up to just after talking about the Windows PowerShell modules folder.</w:t>
      </w:r>
    </w:p>
  </w:comment>
  <w:comment w:id="30" w:author="Lucy Wan" w:date="2020-11-18T10:52:00Z" w:initials="LW">
    <w:p w14:paraId="05570FE9" w14:textId="77777777" w:rsidR="00843FD3" w:rsidRDefault="00843FD3">
      <w:pPr>
        <w:pStyle w:val="CommentText"/>
      </w:pPr>
      <w:r>
        <w:rPr>
          <w:rStyle w:val="CommentReference"/>
        </w:rPr>
        <w:annotationRef/>
      </w:r>
      <w:r>
        <w:t>I’ve</w:t>
      </w:r>
      <w:r w:rsidR="00991698">
        <w:t xml:space="preserve"> implemented an alternative restructure here, what do </w:t>
      </w:r>
      <w:r w:rsidR="00F65BFC">
        <w:t>you</w:t>
      </w:r>
      <w:r w:rsidR="00991698">
        <w:t xml:space="preserve"> think?</w:t>
      </w:r>
    </w:p>
    <w:p w14:paraId="59A63983" w14:textId="77777777" w:rsidR="00E1705D" w:rsidRDefault="00E1705D">
      <w:pPr>
        <w:pStyle w:val="CommentText"/>
      </w:pPr>
    </w:p>
    <w:p w14:paraId="3C669119" w14:textId="4D5EC053" w:rsidR="00E1705D" w:rsidRDefault="00E1705D">
      <w:pPr>
        <w:pStyle w:val="CommentText"/>
      </w:pPr>
      <w:proofErr w:type="spellStart"/>
      <w:r>
        <w:t>orks</w:t>
      </w:r>
      <w:proofErr w:type="spellEnd"/>
      <w:r>
        <w:t xml:space="preserve"> OK – I want to keep these here as we are working through the sections covered in more detail later so the flow is important Good catch.</w:t>
      </w:r>
    </w:p>
  </w:comment>
  <w:comment w:id="46" w:author="Lucy Wan" w:date="2020-11-18T14:10:00Z" w:initials="LW">
    <w:p w14:paraId="0AB645F0" w14:textId="683B8161" w:rsidR="00CF65A7" w:rsidRDefault="00CF65A7">
      <w:pPr>
        <w:pStyle w:val="CommentText"/>
      </w:pPr>
      <w:r>
        <w:rPr>
          <w:rStyle w:val="CommentReference"/>
        </w:rPr>
        <w:annotationRef/>
      </w:r>
      <w:r>
        <w:t xml:space="preserve">I have </w:t>
      </w:r>
      <w:r w:rsidR="00406142">
        <w:t>made this edit</w:t>
      </w:r>
      <w:r>
        <w:t xml:space="preserve"> because you mention this in the “Exploring the module deny list” recipe in detail, so you only need to touch on it here</w:t>
      </w:r>
    </w:p>
  </w:comment>
  <w:comment w:id="47" w:author="tfl@psp.co.uk" w:date="2021-02-02T00:30:00Z" w:initials="t">
    <w:p w14:paraId="73760684" w14:textId="1FC53EE4" w:rsidR="00E1705D" w:rsidRDefault="00E1705D">
      <w:pPr>
        <w:pStyle w:val="CommentText"/>
      </w:pPr>
      <w:r>
        <w:rPr>
          <w:rStyle w:val="CommentReference"/>
        </w:rPr>
        <w:annotationRef/>
      </w:r>
      <w:r>
        <w:t>OK</w:t>
      </w:r>
    </w:p>
  </w:comment>
  <w:comment w:id="63" w:author="Josh" w:date="2020-11-18T10:08:00Z" w:initials="JK">
    <w:p w14:paraId="3E736FAC" w14:textId="4322C876" w:rsidR="00F22867" w:rsidRDefault="00F22867">
      <w:pPr>
        <w:pStyle w:val="CommentText"/>
      </w:pPr>
      <w:r>
        <w:rPr>
          <w:rStyle w:val="CommentReference"/>
        </w:rPr>
        <w:annotationRef/>
      </w:r>
      <w:r>
        <w:t>Unfinished sentence</w:t>
      </w:r>
    </w:p>
  </w:comment>
  <w:comment w:id="64" w:author="Lucy Wan" w:date="2020-11-18T11:03:00Z" w:initials="LW">
    <w:p w14:paraId="6FE0EE90" w14:textId="77777777" w:rsidR="00BA1177" w:rsidRDefault="00BA1177">
      <w:pPr>
        <w:pStyle w:val="CommentText"/>
      </w:pPr>
      <w:r>
        <w:rPr>
          <w:rStyle w:val="CommentReference"/>
        </w:rPr>
        <w:annotationRef/>
      </w:r>
      <w:r>
        <w:t>Please finish the thought</w:t>
      </w:r>
    </w:p>
    <w:p w14:paraId="0D6D1028" w14:textId="77777777" w:rsidR="00E1705D" w:rsidRDefault="00E1705D">
      <w:pPr>
        <w:pStyle w:val="CommentText"/>
      </w:pPr>
    </w:p>
    <w:p w14:paraId="3EBE77BF" w14:textId="73FA7DDC" w:rsidR="00E1705D" w:rsidRDefault="00E1705D">
      <w:pPr>
        <w:pStyle w:val="CommentText"/>
      </w:pPr>
      <w:r>
        <w:t>NO idea what I meant to say so removed</w:t>
      </w:r>
    </w:p>
  </w:comment>
  <w:comment w:id="67" w:author="Lucy Wan" w:date="2020-11-18T15:16:00Z" w:initials="LW">
    <w:p w14:paraId="41132B5E" w14:textId="45176B75" w:rsidR="00B83C65" w:rsidRDefault="00B83C65">
      <w:pPr>
        <w:pStyle w:val="CommentText"/>
      </w:pPr>
      <w:r>
        <w:rPr>
          <w:rStyle w:val="CommentReference"/>
        </w:rPr>
        <w:annotationRef/>
      </w:r>
      <w:r>
        <w:t xml:space="preserve">Might be a nice place to address </w:t>
      </w:r>
      <w:r w:rsidR="003A4687">
        <w:t>why readers should use 7.1 despite compatibility issues</w:t>
      </w:r>
      <w:r w:rsidR="00936D80">
        <w:t>, as Josh suggested</w:t>
      </w:r>
    </w:p>
  </w:comment>
  <w:comment w:id="75" w:author="Lucy Wan" w:date="2020-11-18T11:11:00Z" w:initials="LW">
    <w:p w14:paraId="76E50D77" w14:textId="7B47ADF2" w:rsidR="002C4B13" w:rsidRDefault="002C4B13">
      <w:pPr>
        <w:pStyle w:val="CommentText"/>
      </w:pPr>
      <w:r>
        <w:rPr>
          <w:rStyle w:val="CommentReference"/>
        </w:rPr>
        <w:annotationRef/>
      </w:r>
      <w:r>
        <w:t>PowerShell 7 instead?</w:t>
      </w:r>
    </w:p>
  </w:comment>
  <w:comment w:id="77" w:author="Josh" w:date="2020-11-18T10:40:00Z" w:initials="JK">
    <w:p w14:paraId="52210167" w14:textId="4E86FF60" w:rsidR="00981B84" w:rsidRDefault="00981B84">
      <w:pPr>
        <w:pStyle w:val="CommentText"/>
      </w:pPr>
      <w:r>
        <w:rPr>
          <w:rStyle w:val="CommentReference"/>
        </w:rPr>
        <w:annotationRef/>
      </w:r>
      <w:r>
        <w:t xml:space="preserve">Why not just </w:t>
      </w:r>
      <w:r w:rsidR="00A037A4">
        <w:t>`</w:t>
      </w:r>
      <w:r>
        <w:t>Get-Command</w:t>
      </w:r>
      <w:r w:rsidR="00A037A4">
        <w:t>`</w:t>
      </w:r>
      <w:r>
        <w:t>?</w:t>
      </w:r>
      <w:r w:rsidR="00E80624">
        <w:br/>
      </w:r>
      <w:r w:rsidR="00E80624">
        <w:br/>
        <w:t>That runs a heck of a lot faster (seconds, compared to a minute or two in my testing).</w:t>
      </w:r>
      <w:r w:rsidR="00E80624">
        <w:br/>
      </w:r>
      <w:r w:rsidR="00E80624">
        <w:br/>
        <w:t xml:space="preserve">Only thing is it does result in a different number and </w:t>
      </w:r>
      <w:r w:rsidR="00383AF1">
        <w:t>I think that is because there a some cmdlets that don’t have a “module”</w:t>
      </w:r>
      <w:r w:rsidR="00777B60">
        <w:t xml:space="preserve"> (mainly the “</w:t>
      </w:r>
      <w:proofErr w:type="spellStart"/>
      <w:r w:rsidR="00777B60" w:rsidRPr="00777B60">
        <w:t>Microsoft.PowerShell.Core</w:t>
      </w:r>
      <w:proofErr w:type="spellEnd"/>
      <w:r w:rsidR="00777B60">
        <w:t xml:space="preserve">” ones… try running </w:t>
      </w:r>
      <w:r w:rsidR="00A037A4">
        <w:t>`</w:t>
      </w:r>
      <w:r w:rsidR="00A037A4" w:rsidRPr="00A037A4">
        <w:t>Get-Command | where Module -eq $null</w:t>
      </w:r>
      <w:r w:rsidR="00A037A4">
        <w:t>` to see this)</w:t>
      </w:r>
    </w:p>
  </w:comment>
  <w:comment w:id="78" w:author="Lucy Wan" w:date="2020-11-18T11:30:00Z" w:initials="LW">
    <w:p w14:paraId="6835013A" w14:textId="2E14EC61" w:rsidR="005F7E20" w:rsidRDefault="005F7E20">
      <w:pPr>
        <w:pStyle w:val="CommentText"/>
      </w:pPr>
      <w:r>
        <w:rPr>
          <w:rStyle w:val="CommentReference"/>
        </w:rPr>
        <w:annotationRef/>
      </w:r>
      <w:r>
        <w:t>Would it be worth mentioning Get-Command as an alternative?</w:t>
      </w:r>
    </w:p>
  </w:comment>
  <w:comment w:id="85" w:author="Josh" w:date="2020-11-18T10:54:00Z" w:initials="JK">
    <w:p w14:paraId="1AC4F408" w14:textId="71B082A3" w:rsidR="00BB46A5" w:rsidRDefault="00BB46A5">
      <w:pPr>
        <w:pStyle w:val="CommentText"/>
      </w:pPr>
      <w:r>
        <w:rPr>
          <w:rStyle w:val="CommentReference"/>
        </w:rPr>
        <w:annotationRef/>
      </w:r>
      <w:r>
        <w:t>Might pay to revisit these screenshots with 7.1 being GA now (plus the cmdlet counts below are different now too)</w:t>
      </w:r>
    </w:p>
  </w:comment>
  <w:comment w:id="101" w:author="Lucy Wan" w:date="2020-11-18T11:58:00Z" w:initials="LW">
    <w:p w14:paraId="041BAD3A" w14:textId="1644D4BE" w:rsidR="006B0CAD" w:rsidRDefault="006B0CAD">
      <w:pPr>
        <w:pStyle w:val="CommentText"/>
      </w:pPr>
      <w:r>
        <w:rPr>
          <w:rStyle w:val="CommentReference"/>
        </w:rPr>
        <w:annotationRef/>
      </w:r>
      <w:r>
        <w:t>Does this need to be in capital letters?</w:t>
      </w:r>
    </w:p>
  </w:comment>
  <w:comment w:id="102" w:author="Lucy Wan" w:date="2020-11-18T11:57:00Z" w:initials="LW">
    <w:p w14:paraId="5946EFE4" w14:textId="1E1F2FEC" w:rsidR="00BE3415" w:rsidRDefault="00BE3415">
      <w:pPr>
        <w:pStyle w:val="CommentText"/>
      </w:pPr>
      <w:r>
        <w:rPr>
          <w:rStyle w:val="CommentReference"/>
        </w:rPr>
        <w:annotationRef/>
      </w:r>
      <w:r>
        <w:t>Remember to insert the screenshot here</w:t>
      </w:r>
      <w:r w:rsidR="0045124B">
        <w:t xml:space="preserve"> and please add a caption underneath it following the format I’ve been using so far</w:t>
      </w:r>
    </w:p>
  </w:comment>
  <w:comment w:id="105" w:author="Lucy Wan" w:date="2020-11-18T12:05:00Z" w:initials="LW">
    <w:p w14:paraId="4DC44FA3" w14:textId="37704A09" w:rsidR="0000120A" w:rsidRDefault="0000120A">
      <w:pPr>
        <w:pStyle w:val="CommentText"/>
      </w:pPr>
      <w:r>
        <w:rPr>
          <w:rStyle w:val="CommentReference"/>
        </w:rPr>
        <w:annotationRef/>
      </w:r>
      <w:r>
        <w:t>PowerShell 7 instead?</w:t>
      </w:r>
    </w:p>
  </w:comment>
  <w:comment w:id="110" w:author="Lucy Wan" w:date="2020-11-18T12:14:00Z" w:initials="LW">
    <w:p w14:paraId="11270727" w14:textId="2742DA36" w:rsidR="00CF0406" w:rsidRDefault="00CF0406">
      <w:pPr>
        <w:pStyle w:val="CommentText"/>
      </w:pPr>
      <w:r>
        <w:rPr>
          <w:rStyle w:val="CommentReference"/>
        </w:rPr>
        <w:annotationRef/>
      </w:r>
      <w:r>
        <w:t>Will the reader</w:t>
      </w:r>
      <w:r w:rsidR="003E2D15">
        <w:t xml:space="preserve"> know about WinRM? </w:t>
      </w:r>
    </w:p>
  </w:comment>
  <w:comment w:id="114" w:author="Lucy Wan" w:date="2020-11-18T12:18:00Z" w:initials="LW">
    <w:p w14:paraId="0E26F188" w14:textId="368E1C78" w:rsidR="00FA20B5" w:rsidRDefault="00FA20B5">
      <w:pPr>
        <w:pStyle w:val="CommentText"/>
      </w:pPr>
      <w:r>
        <w:rPr>
          <w:rStyle w:val="CommentReference"/>
        </w:rPr>
        <w:annotationRef/>
      </w:r>
      <w:r>
        <w:t>Did you mean via?</w:t>
      </w:r>
    </w:p>
  </w:comment>
  <w:comment w:id="124" w:author="Thomas Lee" w:date="2020-10-12T11:23:00Z" w:initials="TL">
    <w:p w14:paraId="000787C4" w14:textId="6CEF066F" w:rsidR="00EF4648" w:rsidRDefault="00EF4648">
      <w:pPr>
        <w:pStyle w:val="CommentText"/>
      </w:pPr>
      <w:r>
        <w:rPr>
          <w:rStyle w:val="CommentReference"/>
        </w:rPr>
        <w:annotationRef/>
      </w:r>
      <w:r>
        <w:t>Remind me how to style this URL?</w:t>
      </w:r>
    </w:p>
  </w:comment>
  <w:comment w:id="125" w:author="Lucy Wan" w:date="2020-11-18T12:27:00Z" w:initials="LW">
    <w:p w14:paraId="62B7AA91" w14:textId="39FC7709" w:rsidR="00CA606F" w:rsidRDefault="00CA606F">
      <w:pPr>
        <w:pStyle w:val="CommentText"/>
      </w:pPr>
      <w:r>
        <w:rPr>
          <w:rStyle w:val="CommentReference"/>
        </w:rPr>
        <w:annotationRef/>
      </w:r>
      <w:r w:rsidR="00823AD7">
        <w:t>I’ll stick to Lucida Console size 9.5 for now, but we’ll let the technical editor handle it properly later on</w:t>
      </w:r>
    </w:p>
  </w:comment>
  <w:comment w:id="128" w:author="Josh" w:date="2020-11-18T11:05:00Z" w:initials="JK">
    <w:p w14:paraId="00E5BF3D" w14:textId="77777777" w:rsidR="00207040" w:rsidRDefault="00207040">
      <w:pPr>
        <w:pStyle w:val="CommentText"/>
      </w:pPr>
      <w:r>
        <w:rPr>
          <w:rStyle w:val="CommentReference"/>
        </w:rPr>
        <w:annotationRef/>
      </w:r>
      <w:r>
        <w:t xml:space="preserve">The module isn’t currently </w:t>
      </w:r>
      <w:r w:rsidR="00063D28">
        <w:t>imported</w:t>
      </w:r>
      <w:r>
        <w:t xml:space="preserve">, </w:t>
      </w:r>
      <w:r w:rsidR="00460D6A">
        <w:t>so I would expect to see no output even</w:t>
      </w:r>
      <w:r w:rsidR="002E1F5B">
        <w:t xml:space="preserve"> if it did natively work with PS7.1.</w:t>
      </w:r>
      <w:r w:rsidR="002E1F5B">
        <w:br/>
      </w:r>
      <w:r w:rsidR="002E1F5B">
        <w:br/>
        <w:t xml:space="preserve">Step 1 should be changed to: </w:t>
      </w:r>
      <w:r w:rsidR="002E1F5B" w:rsidRPr="002E1F5B">
        <w:t xml:space="preserve">Get-Module -Name </w:t>
      </w:r>
      <w:proofErr w:type="spellStart"/>
      <w:r w:rsidR="002E1F5B" w:rsidRPr="002E1F5B">
        <w:t>ServerManager</w:t>
      </w:r>
      <w:proofErr w:type="spellEnd"/>
      <w:r w:rsidR="002E1F5B" w:rsidRPr="002E1F5B">
        <w:t xml:space="preserve"> -</w:t>
      </w:r>
      <w:proofErr w:type="spellStart"/>
      <w:r w:rsidR="002E1F5B" w:rsidRPr="002E1F5B">
        <w:t>ListAvailable</w:t>
      </w:r>
      <w:proofErr w:type="spellEnd"/>
    </w:p>
    <w:p w14:paraId="00E90D79" w14:textId="77777777" w:rsidR="00FA62F8" w:rsidRDefault="00FA62F8">
      <w:pPr>
        <w:pStyle w:val="CommentText"/>
      </w:pPr>
    </w:p>
    <w:p w14:paraId="44C2A51E" w14:textId="61839B81" w:rsidR="00FA62F8" w:rsidRDefault="00FA62F8">
      <w:pPr>
        <w:pStyle w:val="CommentText"/>
      </w:pPr>
      <w:r>
        <w:t>This will illustrate the point without the “but it’s not yet imported” caveat.</w:t>
      </w:r>
    </w:p>
  </w:comment>
  <w:comment w:id="129" w:author="Lucy Wan" w:date="2020-11-18T12:28:00Z" w:initials="LW">
    <w:p w14:paraId="455C0032" w14:textId="477B55A5" w:rsidR="00191693" w:rsidRDefault="00191693">
      <w:pPr>
        <w:pStyle w:val="CommentText"/>
      </w:pPr>
      <w:r>
        <w:rPr>
          <w:rStyle w:val="CommentReference"/>
        </w:rPr>
        <w:annotationRef/>
      </w:r>
      <w:r w:rsidR="00023150">
        <w:t>What</w:t>
      </w:r>
      <w:r>
        <w:t xml:space="preserve"> do you think, Thomas?</w:t>
      </w:r>
    </w:p>
  </w:comment>
  <w:comment w:id="151" w:author="Josh" w:date="2020-11-18T11:09:00Z" w:initials="JK">
    <w:p w14:paraId="5BEFFEAC" w14:textId="4882CD90" w:rsidR="00174997" w:rsidRDefault="00174997">
      <w:pPr>
        <w:pStyle w:val="CommentText"/>
      </w:pPr>
      <w:r>
        <w:rPr>
          <w:rStyle w:val="CommentReference"/>
        </w:rPr>
        <w:annotationRef/>
      </w:r>
      <w:r>
        <w:t>See note on this in previous section</w:t>
      </w:r>
    </w:p>
  </w:comment>
  <w:comment w:id="152" w:author="Lucy Wan" w:date="2020-11-18T13:43:00Z" w:initials="LW">
    <w:p w14:paraId="3BE77E99" w14:textId="7B26C0C7" w:rsidR="0006123F" w:rsidRDefault="0006123F">
      <w:pPr>
        <w:pStyle w:val="CommentText"/>
      </w:pPr>
      <w:r>
        <w:rPr>
          <w:rStyle w:val="CommentReference"/>
        </w:rPr>
        <w:annotationRef/>
      </w:r>
      <w:r>
        <w:t>Is “to” the correct word here? Please check</w:t>
      </w:r>
    </w:p>
  </w:comment>
  <w:comment w:id="155" w:author="Josh" w:date="2020-11-18T11:11:00Z" w:initials="JK">
    <w:p w14:paraId="2B12EFE3" w14:textId="65396EE6" w:rsidR="00AC3C65" w:rsidRDefault="00AC3C65">
      <w:pPr>
        <w:pStyle w:val="CommentText"/>
      </w:pPr>
      <w:r>
        <w:rPr>
          <w:rStyle w:val="CommentReference"/>
        </w:rPr>
        <w:annotationRef/>
      </w:r>
      <w:r>
        <w:t>“easily unsupported”?</w:t>
      </w:r>
    </w:p>
  </w:comment>
  <w:comment w:id="156" w:author="Lucy Wan" w:date="2020-11-18T13:44:00Z" w:initials="LW">
    <w:p w14:paraId="77F8F393" w14:textId="5EC02483" w:rsidR="00FD7FF8" w:rsidRDefault="00FD7FF8">
      <w:pPr>
        <w:pStyle w:val="CommentText"/>
      </w:pPr>
      <w:r>
        <w:rPr>
          <w:rStyle w:val="CommentReference"/>
        </w:rPr>
        <w:annotationRef/>
      </w:r>
      <w:r>
        <w:t>I’ve changed it, is this what you mean Thomas?</w:t>
      </w:r>
    </w:p>
  </w:comment>
  <w:comment w:id="157" w:author="Josh" w:date="2020-11-18T11:11:00Z" w:initials="JK">
    <w:p w14:paraId="6760522E" w14:textId="221B964D" w:rsidR="00AC3C65" w:rsidRDefault="00AC3C65">
      <w:pPr>
        <w:pStyle w:val="CommentText"/>
      </w:pPr>
      <w:r>
        <w:rPr>
          <w:rStyle w:val="CommentReference"/>
        </w:rPr>
        <w:annotationRef/>
      </w:r>
      <w:r>
        <w:t>PowerShell 7.1</w:t>
      </w:r>
    </w:p>
  </w:comment>
  <w:comment w:id="158" w:author="Lucy Wan" w:date="2020-11-18T13:45:00Z" w:initials="LW">
    <w:p w14:paraId="544B3FD0" w14:textId="33AFC988" w:rsidR="00A72A45" w:rsidRDefault="00A72A45">
      <w:pPr>
        <w:pStyle w:val="CommentText"/>
      </w:pPr>
      <w:r>
        <w:rPr>
          <w:rStyle w:val="CommentReference"/>
        </w:rPr>
        <w:annotationRef/>
      </w:r>
      <w:r>
        <w:t>Missing an opening bracket somewhere, I’m guessing before the “or”?</w:t>
      </w:r>
    </w:p>
  </w:comment>
  <w:comment w:id="159" w:author="Josh" w:date="2020-11-18T11:12:00Z" w:initials="JK">
    <w:p w14:paraId="5481F376" w14:textId="70C0D874" w:rsidR="00AF04BF" w:rsidRDefault="00AF04BF">
      <w:pPr>
        <w:pStyle w:val="CommentText"/>
      </w:pPr>
      <w:r>
        <w:rPr>
          <w:rStyle w:val="CommentReference"/>
        </w:rPr>
        <w:annotationRef/>
      </w:r>
      <w:r>
        <w:t>Again, -</w:t>
      </w:r>
      <w:proofErr w:type="spellStart"/>
      <w:r>
        <w:t>ListAvailable</w:t>
      </w:r>
      <w:proofErr w:type="spellEnd"/>
      <w:r>
        <w:t xml:space="preserve"> should be added, as the module isn’t loaded (if it’s a fresh PS session and not a </w:t>
      </w:r>
      <w:proofErr w:type="spellStart"/>
      <w:r>
        <w:t>carry over</w:t>
      </w:r>
      <w:proofErr w:type="spellEnd"/>
      <w:r>
        <w:t xml:space="preserve"> from the last section)</w:t>
      </w:r>
    </w:p>
  </w:comment>
  <w:comment w:id="160" w:author="Lucy Wan" w:date="2020-11-18T13:46:00Z" w:initials="LW">
    <w:p w14:paraId="6A4E9C08" w14:textId="17649E6C" w:rsidR="000D312B" w:rsidRDefault="000D312B">
      <w:pPr>
        <w:pStyle w:val="CommentText"/>
      </w:pPr>
      <w:r>
        <w:rPr>
          <w:rStyle w:val="CommentReference"/>
        </w:rPr>
        <w:annotationRef/>
      </w:r>
      <w:r>
        <w:t>Should this be “in the remote session” or? A bit unclear as it is</w:t>
      </w:r>
      <w:r w:rsidR="0057306A">
        <w:t>, please edit</w:t>
      </w:r>
    </w:p>
  </w:comment>
  <w:comment w:id="164" w:author="Lucy Wan" w:date="2020-11-18T13:49:00Z" w:initials="LW">
    <w:p w14:paraId="370081B8" w14:textId="1C29C83B" w:rsidR="005E0218" w:rsidRDefault="005E0218">
      <w:pPr>
        <w:pStyle w:val="CommentText"/>
      </w:pPr>
      <w:r>
        <w:rPr>
          <w:rStyle w:val="CommentReference"/>
        </w:rPr>
        <w:annotationRef/>
      </w:r>
      <w:r>
        <w:t xml:space="preserve">This makes it sound like the Server Manager team </w:t>
      </w:r>
      <w:r w:rsidR="00FD42B5">
        <w:t>runs the cmdlet in PowerShell, but I think you mean the reader, right? Could you edit the wording?</w:t>
      </w:r>
    </w:p>
  </w:comment>
  <w:comment w:id="167" w:author="Lucy Wan" w:date="2020-11-18T13:53:00Z" w:initials="LW">
    <w:p w14:paraId="741AEBB5" w14:textId="66DD8D57" w:rsidR="00903451" w:rsidRDefault="00903451">
      <w:pPr>
        <w:pStyle w:val="CommentText"/>
      </w:pPr>
      <w:r>
        <w:rPr>
          <w:rStyle w:val="CommentReference"/>
        </w:rPr>
        <w:annotationRef/>
      </w:r>
      <w:r>
        <w:t>As before, is it clear enough what this means?</w:t>
      </w:r>
    </w:p>
  </w:comment>
  <w:comment w:id="175" w:author="Lucy Wan" w:date="2020-11-18T13:57:00Z" w:initials="LW">
    <w:p w14:paraId="4F49761E" w14:textId="68C82AD7" w:rsidR="00AE5CF8" w:rsidRDefault="00AE5CF8">
      <w:pPr>
        <w:pStyle w:val="CommentText"/>
      </w:pPr>
      <w:r>
        <w:rPr>
          <w:rStyle w:val="CommentReference"/>
        </w:rPr>
        <w:annotationRef/>
      </w:r>
      <w:r>
        <w:t>There is a typo in this figure, “</w:t>
      </w:r>
      <w:proofErr w:type="spellStart"/>
      <w:r>
        <w:t>envoking</w:t>
      </w:r>
      <w:proofErr w:type="spellEnd"/>
      <w:r>
        <w:t>” should be “invoking”</w:t>
      </w:r>
    </w:p>
  </w:comment>
  <w:comment w:id="182" w:author="Lucy Wan" w:date="2020-11-18T14:00:00Z" w:initials="LW">
    <w:p w14:paraId="63E8BF8A" w14:textId="1D42F99F" w:rsidR="00CA2C0F" w:rsidRDefault="00CA2C0F">
      <w:pPr>
        <w:pStyle w:val="CommentText"/>
      </w:pPr>
      <w:r>
        <w:rPr>
          <w:rStyle w:val="CommentReference"/>
        </w:rPr>
        <w:annotationRef/>
      </w:r>
      <w:r>
        <w:t>Should be “</w:t>
      </w:r>
      <w:proofErr w:type="spellStart"/>
      <w:r>
        <w:t>ServerManager</w:t>
      </w:r>
      <w:proofErr w:type="spellEnd"/>
      <w:r>
        <w:t>”</w:t>
      </w:r>
      <w:r w:rsidR="00F14D21">
        <w:t>?</w:t>
      </w:r>
    </w:p>
  </w:comment>
  <w:comment w:id="188" w:author="Lucy Wan" w:date="2020-11-18T14:01:00Z" w:initials="LW">
    <w:p w14:paraId="66304867" w14:textId="204C592E" w:rsidR="00FF70CB" w:rsidRPr="00FF70CB" w:rsidRDefault="00FF70CB">
      <w:pPr>
        <w:pStyle w:val="CommentText"/>
      </w:pPr>
      <w:r>
        <w:rPr>
          <w:rStyle w:val="CommentReference"/>
        </w:rPr>
        <w:annotationRef/>
      </w:r>
      <w:r>
        <w:t xml:space="preserve">Should this be “a feature of Windows PowerShell </w:t>
      </w:r>
      <w:r>
        <w:rPr>
          <w:b/>
          <w:bCs/>
        </w:rPr>
        <w:t>since</w:t>
      </w:r>
      <w:r>
        <w:t xml:space="preserve"> V2”?</w:t>
      </w:r>
    </w:p>
  </w:comment>
  <w:comment w:id="189" w:author="Lucy Wan" w:date="2020-11-18T14:03:00Z" w:initials="LW">
    <w:p w14:paraId="4B39E70C" w14:textId="19B885C1" w:rsidR="00D41A30" w:rsidRDefault="00D41A30">
      <w:pPr>
        <w:pStyle w:val="CommentText"/>
      </w:pPr>
      <w:r>
        <w:rPr>
          <w:rStyle w:val="CommentReference"/>
        </w:rPr>
        <w:annotationRef/>
      </w:r>
      <w:r w:rsidR="00D37BC9">
        <w:t>This is a slightly clumsy sentence, c</w:t>
      </w:r>
      <w:r w:rsidR="0059590E">
        <w:t>ould you check that my edit keeps the original meaning?</w:t>
      </w:r>
    </w:p>
  </w:comment>
  <w:comment w:id="203" w:author="Lucy Wan" w:date="2020-11-18T14:13:00Z" w:initials="LW">
    <w:p w14:paraId="20956D3D" w14:textId="3F6E13BB" w:rsidR="008F20B8" w:rsidRDefault="008F20B8">
      <w:pPr>
        <w:pStyle w:val="CommentText"/>
      </w:pPr>
      <w:r>
        <w:rPr>
          <w:rStyle w:val="CommentReference"/>
        </w:rPr>
        <w:annotationRef/>
      </w:r>
      <w:r w:rsidR="00581892">
        <w:t>I don’t think this should be formatted this way</w:t>
      </w:r>
    </w:p>
  </w:comment>
  <w:comment w:id="204" w:author="Lucy Wan" w:date="2020-11-18T14:14:00Z" w:initials="LW">
    <w:p w14:paraId="2ED04B2E" w14:textId="4CC1E332" w:rsidR="000B0E34" w:rsidRDefault="000B0E34">
      <w:pPr>
        <w:pStyle w:val="CommentText"/>
      </w:pPr>
      <w:r>
        <w:rPr>
          <w:rStyle w:val="CommentReference"/>
        </w:rPr>
        <w:annotationRef/>
      </w:r>
      <w:r>
        <w:t>Is this edit fine?</w:t>
      </w:r>
    </w:p>
  </w:comment>
  <w:comment w:id="201" w:author="Josh" w:date="2020-11-18T11:20:00Z" w:initials="JK">
    <w:p w14:paraId="0BA60476" w14:textId="6A5D86A4" w:rsidR="008301EB" w:rsidRDefault="008301EB">
      <w:pPr>
        <w:pStyle w:val="CommentText"/>
      </w:pPr>
      <w:r>
        <w:rPr>
          <w:rStyle w:val="CommentReference"/>
        </w:rPr>
        <w:annotationRef/>
      </w:r>
      <w:r>
        <w:t xml:space="preserve">This was also covered on page </w:t>
      </w:r>
      <w:proofErr w:type="gramStart"/>
      <w:r>
        <w:t>2</w:t>
      </w:r>
      <w:r w:rsidR="00A91003">
        <w:t>,</w:t>
      </w:r>
      <w:proofErr w:type="gramEnd"/>
      <w:r w:rsidR="00A91003">
        <w:t xml:space="preserve"> it feels redundant having it in both places</w:t>
      </w:r>
    </w:p>
  </w:comment>
  <w:comment w:id="202" w:author="Lucy Wan" w:date="2020-11-18T14:07:00Z" w:initials="LW">
    <w:p w14:paraId="336669F8" w14:textId="179DEBDE" w:rsidR="001753C0" w:rsidRDefault="001753C0">
      <w:pPr>
        <w:pStyle w:val="CommentText"/>
      </w:pPr>
      <w:r>
        <w:rPr>
          <w:rStyle w:val="CommentReference"/>
        </w:rPr>
        <w:annotationRef/>
      </w:r>
      <w:r w:rsidR="007874EC">
        <w:t>I would remove these from the introduction in the manner that I have already suggested</w:t>
      </w:r>
      <w:r>
        <w:t xml:space="preserve"> </w:t>
      </w:r>
      <w:r w:rsidR="00A96386">
        <w:t>above</w:t>
      </w:r>
    </w:p>
  </w:comment>
  <w:comment w:id="209" w:author="Lucy Wan" w:date="2020-11-18T14:15:00Z" w:initials="LW">
    <w:p w14:paraId="5FF6E66F" w14:textId="53D56E86" w:rsidR="00BC604D" w:rsidRDefault="00BC604D">
      <w:pPr>
        <w:pStyle w:val="CommentText"/>
      </w:pPr>
      <w:r>
        <w:rPr>
          <w:rStyle w:val="CommentReference"/>
        </w:rPr>
        <w:annotationRef/>
      </w:r>
      <w:r>
        <w:t xml:space="preserve">I’ve moved this to here because I think it fits better; </w:t>
      </w:r>
      <w:r w:rsidR="00AD4040">
        <w:t xml:space="preserve">it’s better to talk about </w:t>
      </w:r>
      <w:proofErr w:type="spellStart"/>
      <w:r w:rsidR="00AD4040">
        <w:t>BestPractices</w:t>
      </w:r>
      <w:proofErr w:type="spellEnd"/>
      <w:r w:rsidR="00AD4040">
        <w:t xml:space="preserve"> here after you’ve introduced it in the bullet points rather than before</w:t>
      </w:r>
    </w:p>
  </w:comment>
  <w:comment w:id="216" w:author="Lucy Wan" w:date="2020-11-18T14:22:00Z" w:initials="LW">
    <w:p w14:paraId="2F33DB7D" w14:textId="72154490" w:rsidR="003C0C30" w:rsidRDefault="003C0C30">
      <w:pPr>
        <w:pStyle w:val="CommentText"/>
      </w:pPr>
      <w:r>
        <w:rPr>
          <w:rStyle w:val="CommentReference"/>
        </w:rPr>
        <w:annotationRef/>
      </w:r>
      <w:r>
        <w:t>There is a typo in this image, “</w:t>
      </w:r>
      <w:proofErr w:type="spellStart"/>
      <w:r>
        <w:t>Geting</w:t>
      </w:r>
      <w:proofErr w:type="spellEnd"/>
      <w:r>
        <w:t>” should be “Getting”</w:t>
      </w:r>
    </w:p>
  </w:comment>
  <w:comment w:id="233" w:author="Lucy Wan" w:date="2020-11-18T14:35:00Z" w:initials="LW">
    <w:p w14:paraId="4CC96607" w14:textId="14E04638" w:rsidR="00B91F98" w:rsidRDefault="00B91F98">
      <w:pPr>
        <w:pStyle w:val="CommentText"/>
      </w:pPr>
      <w:r>
        <w:rPr>
          <w:rStyle w:val="CommentReference"/>
        </w:rPr>
        <w:annotationRef/>
      </w:r>
      <w:r>
        <w:t>Got rid of quotation marks</w:t>
      </w:r>
    </w:p>
  </w:comment>
  <w:comment w:id="237" w:author="Lucy Wan" w:date="2020-11-18T14:36:00Z" w:initials="LW">
    <w:p w14:paraId="411E0E10" w14:textId="6B947674" w:rsidR="00DF50C8" w:rsidRDefault="00DF50C8">
      <w:pPr>
        <w:pStyle w:val="CommentText"/>
      </w:pPr>
      <w:r>
        <w:rPr>
          <w:rStyle w:val="CommentReference"/>
        </w:rPr>
        <w:annotationRef/>
      </w:r>
      <w:r>
        <w:t xml:space="preserve">Should the F in format be capitalized everywhere? You’ve done it sometimes but </w:t>
      </w:r>
      <w:proofErr w:type="spellStart"/>
      <w:r>
        <w:t>not</w:t>
      </w:r>
      <w:proofErr w:type="spellEnd"/>
      <w:r>
        <w:t xml:space="preserve"> other times, please check and change them all to be consistent</w:t>
      </w:r>
      <w:r w:rsidR="00841769">
        <w:t xml:space="preserve"> throughout the chapter</w:t>
      </w:r>
    </w:p>
  </w:comment>
  <w:comment w:id="238" w:author="Lucy Wan" w:date="2020-11-18T14:39:00Z" w:initials="LW">
    <w:p w14:paraId="1125A5B2" w14:textId="4EE9A388" w:rsidR="005F4FFB" w:rsidRDefault="005F4FFB">
      <w:pPr>
        <w:pStyle w:val="CommentText"/>
      </w:pPr>
      <w:r>
        <w:rPr>
          <w:rStyle w:val="CommentReference"/>
        </w:rPr>
        <w:annotationRef/>
      </w:r>
      <w:r>
        <w:t>Confusing here to introduce “display XML” when we have only been talking about “format XML”</w:t>
      </w:r>
    </w:p>
  </w:comment>
  <w:comment w:id="239" w:author="Josh" w:date="2020-11-18T11:30:00Z" w:initials="JK">
    <w:p w14:paraId="3C007ECA" w14:textId="59C2E466" w:rsidR="00D624CC" w:rsidRDefault="00D624CC">
      <w:pPr>
        <w:pStyle w:val="CommentText"/>
      </w:pPr>
      <w:r>
        <w:rPr>
          <w:rStyle w:val="CommentReference"/>
        </w:rPr>
        <w:annotationRef/>
      </w:r>
      <w:r>
        <w:t>?</w:t>
      </w:r>
    </w:p>
  </w:comment>
  <w:comment w:id="240" w:author="Lucy Wan" w:date="2020-11-18T14:38:00Z" w:initials="LW">
    <w:p w14:paraId="54071ABB" w14:textId="51BEFFD9" w:rsidR="00E766CF" w:rsidRDefault="00E766CF">
      <w:pPr>
        <w:pStyle w:val="CommentText"/>
      </w:pPr>
      <w:r>
        <w:rPr>
          <w:rStyle w:val="CommentReference"/>
        </w:rPr>
        <w:annotationRef/>
      </w:r>
      <w:r>
        <w:t>Please clarify what (*) is supposed to be for</w:t>
      </w:r>
    </w:p>
  </w:comment>
  <w:comment w:id="244" w:author="Josh" w:date="2020-11-18T11:34:00Z" w:initials="JK">
    <w:p w14:paraId="08E219F4" w14:textId="4F82B9D1" w:rsidR="00286F2B" w:rsidRDefault="00286F2B">
      <w:pPr>
        <w:pStyle w:val="CommentText"/>
      </w:pPr>
      <w:r>
        <w:rPr>
          <w:rStyle w:val="CommentReference"/>
        </w:rPr>
        <w:annotationRef/>
      </w:r>
      <w:r>
        <w:t xml:space="preserve">I get the need for this here, but as a reader it feels redundant </w:t>
      </w:r>
      <w:r w:rsidR="00B66243">
        <w:t>given we’ve seen this in a previous section of this chapter</w:t>
      </w:r>
    </w:p>
  </w:comment>
  <w:comment w:id="245" w:author="Lucy Wan" w:date="2020-11-18T14:42:00Z" w:initials="LW">
    <w:p w14:paraId="3A12CDF5" w14:textId="558F77C1" w:rsidR="00B133A0" w:rsidRDefault="00B133A0">
      <w:pPr>
        <w:pStyle w:val="CommentText"/>
      </w:pPr>
      <w:r>
        <w:rPr>
          <w:rStyle w:val="CommentReference"/>
        </w:rPr>
        <w:annotationRef/>
      </w:r>
      <w:r>
        <w:t>Do you think we should leave it in</w:t>
      </w:r>
      <w:r w:rsidR="003721B1">
        <w:t>, or take it out?</w:t>
      </w:r>
    </w:p>
  </w:comment>
  <w:comment w:id="246" w:author="Josh" w:date="2020-11-18T11:33:00Z" w:initials="JK">
    <w:p w14:paraId="0271E1EA" w14:textId="2E925DBD" w:rsidR="005438C7" w:rsidRDefault="005438C7">
      <w:pPr>
        <w:pStyle w:val="CommentText"/>
      </w:pPr>
      <w:r>
        <w:rPr>
          <w:rStyle w:val="CommentReference"/>
        </w:rPr>
        <w:annotationRef/>
      </w:r>
      <w:r>
        <w:t>Missing the closing }</w:t>
      </w:r>
    </w:p>
  </w:comment>
  <w:comment w:id="252" w:author="Lucy Wan" w:date="2020-11-18T14:44:00Z" w:initials="LW">
    <w:p w14:paraId="3EB8A39C" w14:textId="3047A315" w:rsidR="00E52612" w:rsidRDefault="00E52612">
      <w:pPr>
        <w:pStyle w:val="CommentText"/>
      </w:pPr>
      <w:r>
        <w:rPr>
          <w:rStyle w:val="CommentReference"/>
        </w:rPr>
        <w:annotationRef/>
      </w:r>
      <w:r>
        <w:t>Should this be “into the PowerShell session”?</w:t>
      </w:r>
    </w:p>
  </w:comment>
  <w:comment w:id="259" w:author="Lucy Wan" w:date="2020-11-18T14:47:00Z" w:initials="LW">
    <w:p w14:paraId="45AA7CAF" w14:textId="6B46AFC6" w:rsidR="008E2560" w:rsidRDefault="008E2560">
      <w:pPr>
        <w:pStyle w:val="CommentText"/>
      </w:pPr>
      <w:r>
        <w:rPr>
          <w:rStyle w:val="CommentReference"/>
        </w:rPr>
        <w:annotationRef/>
      </w:r>
      <w:r>
        <w:t xml:space="preserve">Can you be clearer about where the format XML exists? It is a bit unclear </w:t>
      </w:r>
    </w:p>
  </w:comment>
  <w:comment w:id="264" w:author="Lucy Wan" w:date="2020-11-18T14:48:00Z" w:initials="LW">
    <w:p w14:paraId="03829BB6" w14:textId="79114D16" w:rsidR="008C09B4" w:rsidRDefault="008C09B4">
      <w:pPr>
        <w:pStyle w:val="CommentText"/>
      </w:pPr>
      <w:r>
        <w:rPr>
          <w:rStyle w:val="CommentReference"/>
        </w:rPr>
        <w:annotationRef/>
      </w:r>
      <w:r>
        <w:t xml:space="preserve">Nice </w:t>
      </w:r>
      <w:r w:rsidR="00A85227">
        <w:t>useful c</w:t>
      </w:r>
      <w:r>
        <w:t>omment</w:t>
      </w:r>
    </w:p>
  </w:comment>
  <w:comment w:id="270" w:author="Lucy Wan" w:date="2020-11-18T14:51:00Z" w:initials="LW">
    <w:p w14:paraId="342A7DE5" w14:textId="59843451" w:rsidR="00B50BE8" w:rsidRDefault="00B50BE8">
      <w:pPr>
        <w:pStyle w:val="CommentText"/>
      </w:pPr>
      <w:r>
        <w:rPr>
          <w:rStyle w:val="CommentReference"/>
        </w:rPr>
        <w:annotationRef/>
      </w:r>
      <w:r>
        <w:t>This seems to be exactly the same figure as the one for step 9 above – could you replace this with the correct figure?</w:t>
      </w:r>
    </w:p>
  </w:comment>
  <w:comment w:id="278" w:author="Lucy Wan" w:date="2020-11-18T14:58:00Z" w:initials="LW">
    <w:p w14:paraId="1B5ACFB1" w14:textId="0C78BCFD" w:rsidR="00014C9E" w:rsidRDefault="00014C9E">
      <w:pPr>
        <w:pStyle w:val="CommentText"/>
      </w:pPr>
      <w:r>
        <w:rPr>
          <w:rStyle w:val="CommentReference"/>
        </w:rPr>
        <w:annotationRef/>
      </w:r>
      <w:r>
        <w:t>Should be “New-</w:t>
      </w:r>
      <w:proofErr w:type="spellStart"/>
      <w:r>
        <w:t>PSSession</w:t>
      </w:r>
      <w:proofErr w:type="spellEnd"/>
      <w:r>
        <w:t>” I think? A typo</w:t>
      </w:r>
    </w:p>
  </w:comment>
  <w:comment w:id="279" w:author="Lucy Wan" w:date="2020-11-18T14:58:00Z" w:initials="LW">
    <w:p w14:paraId="0D2E4F88" w14:textId="10D590AD" w:rsidR="00E27EBE" w:rsidRDefault="00E27EBE">
      <w:pPr>
        <w:pStyle w:val="CommentText"/>
      </w:pPr>
      <w:r>
        <w:rPr>
          <w:rStyle w:val="CommentReference"/>
        </w:rPr>
        <w:annotationRef/>
      </w:r>
      <w:r>
        <w:t>Can you tell readers how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6294A" w15:done="0"/>
  <w15:commentEx w15:paraId="34353621" w15:done="0"/>
  <w15:commentEx w15:paraId="715916C8" w15:done="0"/>
  <w15:commentEx w15:paraId="0A56F14E" w15:paraIdParent="715916C8" w15:done="0"/>
  <w15:commentEx w15:paraId="0D91DC87" w15:done="0"/>
  <w15:commentEx w15:paraId="1DF78E32" w15:done="0"/>
  <w15:commentEx w15:paraId="03283DA3" w15:done="0"/>
  <w15:commentEx w15:paraId="458DBD5F" w15:done="0"/>
  <w15:commentEx w15:paraId="5B8B766B" w15:paraIdParent="458DBD5F" w15:done="0"/>
  <w15:commentEx w15:paraId="310A1821" w15:done="0"/>
  <w15:commentEx w15:paraId="7EF95594" w15:done="0"/>
  <w15:commentEx w15:paraId="75F325CD" w15:paraIdParent="7EF95594" w15:done="0"/>
  <w15:commentEx w15:paraId="625B80C9" w15:done="0"/>
  <w15:commentEx w15:paraId="3C669119" w15:paraIdParent="625B80C9" w15:done="0"/>
  <w15:commentEx w15:paraId="0AB645F0" w15:done="0"/>
  <w15:commentEx w15:paraId="73760684" w15:paraIdParent="0AB645F0" w15:done="0"/>
  <w15:commentEx w15:paraId="3E736FAC" w15:done="0"/>
  <w15:commentEx w15:paraId="3EBE77BF" w15:paraIdParent="3E736FAC" w15:done="0"/>
  <w15:commentEx w15:paraId="41132B5E" w15:done="0"/>
  <w15:commentEx w15:paraId="76E50D77" w15:done="0"/>
  <w15:commentEx w15:paraId="52210167" w15:done="0"/>
  <w15:commentEx w15:paraId="6835013A" w15:paraIdParent="52210167" w15:done="0"/>
  <w15:commentEx w15:paraId="1AC4F408" w15:done="0"/>
  <w15:commentEx w15:paraId="041BAD3A" w15:done="0"/>
  <w15:commentEx w15:paraId="5946EFE4" w15:done="0"/>
  <w15:commentEx w15:paraId="4DC44FA3" w15:done="0"/>
  <w15:commentEx w15:paraId="11270727" w15:done="0"/>
  <w15:commentEx w15:paraId="0E26F188" w15:done="0"/>
  <w15:commentEx w15:paraId="000787C4" w15:done="0"/>
  <w15:commentEx w15:paraId="62B7AA91" w15:paraIdParent="000787C4" w15:done="0"/>
  <w15:commentEx w15:paraId="44C2A51E" w15:done="0"/>
  <w15:commentEx w15:paraId="455C0032" w15:paraIdParent="44C2A51E" w15:done="0"/>
  <w15:commentEx w15:paraId="5BEFFEAC" w15:done="0"/>
  <w15:commentEx w15:paraId="3BE77E99" w15:done="0"/>
  <w15:commentEx w15:paraId="2B12EFE3" w15:done="0"/>
  <w15:commentEx w15:paraId="77F8F393" w15:paraIdParent="2B12EFE3" w15:done="0"/>
  <w15:commentEx w15:paraId="6760522E" w15:done="0"/>
  <w15:commentEx w15:paraId="544B3FD0" w15:done="0"/>
  <w15:commentEx w15:paraId="5481F376" w15:done="0"/>
  <w15:commentEx w15:paraId="6A4E9C08" w15:done="0"/>
  <w15:commentEx w15:paraId="370081B8" w15:done="0"/>
  <w15:commentEx w15:paraId="741AEBB5" w15:done="0"/>
  <w15:commentEx w15:paraId="4F49761E" w15:done="0"/>
  <w15:commentEx w15:paraId="63E8BF8A" w15:done="0"/>
  <w15:commentEx w15:paraId="66304867" w15:done="0"/>
  <w15:commentEx w15:paraId="4B39E70C" w15:done="0"/>
  <w15:commentEx w15:paraId="20956D3D" w15:done="0"/>
  <w15:commentEx w15:paraId="2ED04B2E" w15:done="0"/>
  <w15:commentEx w15:paraId="0BA60476" w15:done="0"/>
  <w15:commentEx w15:paraId="336669F8" w15:paraIdParent="0BA60476" w15:done="0"/>
  <w15:commentEx w15:paraId="5FF6E66F" w15:done="0"/>
  <w15:commentEx w15:paraId="2F33DB7D" w15:done="0"/>
  <w15:commentEx w15:paraId="4CC96607" w15:done="0"/>
  <w15:commentEx w15:paraId="411E0E10" w15:done="0"/>
  <w15:commentEx w15:paraId="1125A5B2" w15:done="0"/>
  <w15:commentEx w15:paraId="3C007ECA" w15:done="0"/>
  <w15:commentEx w15:paraId="54071ABB" w15:paraIdParent="3C007ECA" w15:done="0"/>
  <w15:commentEx w15:paraId="08E219F4" w15:done="0"/>
  <w15:commentEx w15:paraId="3A12CDF5" w15:paraIdParent="08E219F4" w15:done="0"/>
  <w15:commentEx w15:paraId="0271E1EA" w15:done="0"/>
  <w15:commentEx w15:paraId="3EB8A39C" w15:done="0"/>
  <w15:commentEx w15:paraId="45AA7CAF" w15:done="0"/>
  <w15:commentEx w15:paraId="03829BB6" w15:done="0"/>
  <w15:commentEx w15:paraId="342A7DE5" w15:done="0"/>
  <w15:commentEx w15:paraId="1B5ACFB1" w15:done="0"/>
  <w15:commentEx w15:paraId="0D2E4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B727" w16cex:dateUtc="2020-11-18T15:07:00Z"/>
  <w16cex:commentExtensible w16cex:durableId="235F76EE" w16cex:dateUtc="2020-11-18T10:33:00Z"/>
  <w16cex:commentExtensible w16cex:durableId="235FB76A" w16cex:dateUtc="2020-11-18T15:08:00Z"/>
  <w16cex:commentExtensible w16cex:durableId="23C3140A" w16cex:dateUtc="2021-02-01T23:58:00Z"/>
  <w16cex:commentExtensible w16cex:durableId="23C31428" w16cex:dateUtc="2021-02-01T23:58:00Z"/>
  <w16cex:commentExtensible w16cex:durableId="235F78BD" w16cex:dateUtc="2020-11-18T10:41:00Z"/>
  <w16cex:commentExtensible w16cex:durableId="235D286D" w16cex:dateUtc="2020-11-16T03:33:00Z"/>
  <w16cex:commentExtensible w16cex:durableId="235F6F3A" w16cex:dateUtc="2020-11-17T21:00:00Z"/>
  <w16cex:commentExtensible w16cex:durableId="235F795A" w16cex:dateUtc="2020-11-18T10:43:00Z"/>
  <w16cex:commentExtensible w16cex:durableId="235F6ED0" w16cex:dateUtc="2020-11-17T20:58:00Z"/>
  <w16cex:commentExtensible w16cex:durableId="232EBCCF" w16cex:dateUtc="2020-10-12T10:30:00Z"/>
  <w16cex:commentExtensible w16cex:durableId="235F7B7C" w16cex:dateUtc="2020-11-18T10:52:00Z"/>
  <w16cex:commentExtensible w16cex:durableId="235F704D" w16cex:dateUtc="2020-11-17T21:05:00Z"/>
  <w16cex:commentExtensible w16cex:durableId="235F7B50" w16cex:dateUtc="2020-11-18T10:52:00Z"/>
  <w16cex:commentExtensible w16cex:durableId="235FA9D2" w16cex:dateUtc="2020-11-18T14:10:00Z"/>
  <w16cex:commentExtensible w16cex:durableId="23C31BAA" w16cex:dateUtc="2021-02-02T00:30:00Z"/>
  <w16cex:commentExtensible w16cex:durableId="235F710C" w16cex:dateUtc="2020-11-17T21:08:00Z"/>
  <w16cex:commentExtensible w16cex:durableId="235F7DEE" w16cex:dateUtc="2020-11-18T11:03:00Z"/>
  <w16cex:commentExtensible w16cex:durableId="235FB93E" w16cex:dateUtc="2020-11-18T15:16:00Z"/>
  <w16cex:commentExtensible w16cex:durableId="235F7FFD" w16cex:dateUtc="2020-11-18T11:11:00Z"/>
  <w16cex:commentExtensible w16cex:durableId="235F7896" w16cex:dateUtc="2020-11-17T21:40:00Z"/>
  <w16cex:commentExtensible w16cex:durableId="235F8438" w16cex:dateUtc="2020-11-18T11:30:00Z"/>
  <w16cex:commentExtensible w16cex:durableId="235F7C02" w16cex:dateUtc="2020-11-17T21:54:00Z"/>
  <w16cex:commentExtensible w16cex:durableId="235F8AEF" w16cex:dateUtc="2020-11-18T11:58:00Z"/>
  <w16cex:commentExtensible w16cex:durableId="235F8AC3" w16cex:dateUtc="2020-11-18T11:57:00Z"/>
  <w16cex:commentExtensible w16cex:durableId="235F8C8C" w16cex:dateUtc="2020-11-18T12:05:00Z"/>
  <w16cex:commentExtensible w16cex:durableId="235F8EBD" w16cex:dateUtc="2020-11-18T12:14:00Z"/>
  <w16cex:commentExtensible w16cex:durableId="235F8F80" w16cex:dateUtc="2020-11-18T12:18:00Z"/>
  <w16cex:commentExtensible w16cex:durableId="232EBB17" w16cex:dateUtc="2020-10-12T10:23:00Z"/>
  <w16cex:commentExtensible w16cex:durableId="235F91B8" w16cex:dateUtc="2020-11-18T12:27:00Z"/>
  <w16cex:commentExtensible w16cex:durableId="235F7E79" w16cex:dateUtc="2020-11-17T22:05:00Z"/>
  <w16cex:commentExtensible w16cex:durableId="235F9200" w16cex:dateUtc="2020-11-18T12:28:00Z"/>
  <w16cex:commentExtensible w16cex:durableId="235F7F63" w16cex:dateUtc="2020-11-17T22:09:00Z"/>
  <w16cex:commentExtensible w16cex:durableId="235FA36F" w16cex:dateUtc="2020-11-18T13:43:00Z"/>
  <w16cex:commentExtensible w16cex:durableId="235F7FD3" w16cex:dateUtc="2020-11-17T22:11:00Z"/>
  <w16cex:commentExtensible w16cex:durableId="235FA3AF" w16cex:dateUtc="2020-11-18T13:44:00Z"/>
  <w16cex:commentExtensible w16cex:durableId="235F7FE4" w16cex:dateUtc="2020-11-17T22:11:00Z"/>
  <w16cex:commentExtensible w16cex:durableId="235FA3E0" w16cex:dateUtc="2020-11-18T13:45:00Z"/>
  <w16cex:commentExtensible w16cex:durableId="235F8020" w16cex:dateUtc="2020-11-17T22:12:00Z"/>
  <w16cex:commentExtensible w16cex:durableId="235FA41B" w16cex:dateUtc="2020-11-18T13:46:00Z"/>
  <w16cex:commentExtensible w16cex:durableId="235FA504" w16cex:dateUtc="2020-11-18T13:49:00Z"/>
  <w16cex:commentExtensible w16cex:durableId="235FA5D1" w16cex:dateUtc="2020-11-18T13:53:00Z"/>
  <w16cex:commentExtensible w16cex:durableId="235FA6CF" w16cex:dateUtc="2020-11-18T13:57:00Z"/>
  <w16cex:commentExtensible w16cex:durableId="235FA76B" w16cex:dateUtc="2020-11-18T14:00:00Z"/>
  <w16cex:commentExtensible w16cex:durableId="235FA7D6" w16cex:dateUtc="2020-11-18T14:01:00Z"/>
  <w16cex:commentExtensible w16cex:durableId="235FA829" w16cex:dateUtc="2020-11-18T14:03:00Z"/>
  <w16cex:commentExtensible w16cex:durableId="235FAA7C" w16cex:dateUtc="2020-11-18T14:13:00Z"/>
  <w16cex:commentExtensible w16cex:durableId="235FAAAD" w16cex:dateUtc="2020-11-18T14:14:00Z"/>
  <w16cex:commentExtensible w16cex:durableId="235F81F7" w16cex:dateUtc="2020-11-17T22:20:00Z"/>
  <w16cex:commentExtensible w16cex:durableId="235FA92D" w16cex:dateUtc="2020-11-18T14:07:00Z"/>
  <w16cex:commentExtensible w16cex:durableId="235FAAEC" w16cex:dateUtc="2020-11-18T14:15:00Z"/>
  <w16cex:commentExtensible w16cex:durableId="235FACB8" w16cex:dateUtc="2020-11-18T14:22:00Z"/>
  <w16cex:commentExtensible w16cex:durableId="235FAFCD" w16cex:dateUtc="2020-11-18T14:35:00Z"/>
  <w16cex:commentExtensible w16cex:durableId="235FB002" w16cex:dateUtc="2020-11-18T14:36:00Z"/>
  <w16cex:commentExtensible w16cex:durableId="235FB08F" w16cex:dateUtc="2020-11-18T14:39:00Z"/>
  <w16cex:commentExtensible w16cex:durableId="235F846C" w16cex:dateUtc="2020-11-17T22:30:00Z"/>
  <w16cex:commentExtensible w16cex:durableId="235FB049" w16cex:dateUtc="2020-11-18T14:38:00Z"/>
  <w16cex:commentExtensible w16cex:durableId="235F8540" w16cex:dateUtc="2020-11-17T22:34:00Z"/>
  <w16cex:commentExtensible w16cex:durableId="235FB14A" w16cex:dateUtc="2020-11-18T14:42:00Z"/>
  <w16cex:commentExtensible w16cex:durableId="235F8512" w16cex:dateUtc="2020-11-17T22:33:00Z"/>
  <w16cex:commentExtensible w16cex:durableId="235FB1CB" w16cex:dateUtc="2020-11-18T14:44:00Z"/>
  <w16cex:commentExtensible w16cex:durableId="235FB26C" w16cex:dateUtc="2020-11-18T14:47:00Z"/>
  <w16cex:commentExtensible w16cex:durableId="235FB2D1" w16cex:dateUtc="2020-11-18T14:48:00Z"/>
  <w16cex:commentExtensible w16cex:durableId="235FB36F" w16cex:dateUtc="2020-11-18T14:51:00Z"/>
  <w16cex:commentExtensible w16cex:durableId="235FB502" w16cex:dateUtc="2020-11-18T14:58:00Z"/>
  <w16cex:commentExtensible w16cex:durableId="235FB518" w16cex:dateUtc="2020-11-18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6294A" w16cid:durableId="235FB727"/>
  <w16cid:commentId w16cid:paraId="34353621" w16cid:durableId="235F76EE"/>
  <w16cid:commentId w16cid:paraId="715916C8" w16cid:durableId="235FB76A"/>
  <w16cid:commentId w16cid:paraId="0A56F14E" w16cid:durableId="23C3140A"/>
  <w16cid:commentId w16cid:paraId="0D91DC87" w16cid:durableId="23C31428"/>
  <w16cid:commentId w16cid:paraId="1DF78E32" w16cid:durableId="235F78BD"/>
  <w16cid:commentId w16cid:paraId="03283DA3" w16cid:durableId="235D286D"/>
  <w16cid:commentId w16cid:paraId="458DBD5F" w16cid:durableId="235F6F3A"/>
  <w16cid:commentId w16cid:paraId="5B8B766B" w16cid:durableId="235F795A"/>
  <w16cid:commentId w16cid:paraId="310A1821" w16cid:durableId="235F6ED0"/>
  <w16cid:commentId w16cid:paraId="7EF95594" w16cid:durableId="232EBCCF"/>
  <w16cid:commentId w16cid:paraId="75F325CD" w16cid:durableId="235F7B7C"/>
  <w16cid:commentId w16cid:paraId="625B80C9" w16cid:durableId="235F704D"/>
  <w16cid:commentId w16cid:paraId="3C669119" w16cid:durableId="235F7B50"/>
  <w16cid:commentId w16cid:paraId="0AB645F0" w16cid:durableId="235FA9D2"/>
  <w16cid:commentId w16cid:paraId="73760684" w16cid:durableId="23C31BAA"/>
  <w16cid:commentId w16cid:paraId="3E736FAC" w16cid:durableId="235F710C"/>
  <w16cid:commentId w16cid:paraId="3EBE77BF" w16cid:durableId="235F7DEE"/>
  <w16cid:commentId w16cid:paraId="41132B5E" w16cid:durableId="235FB93E"/>
  <w16cid:commentId w16cid:paraId="76E50D77" w16cid:durableId="235F7FFD"/>
  <w16cid:commentId w16cid:paraId="52210167" w16cid:durableId="235F7896"/>
  <w16cid:commentId w16cid:paraId="6835013A" w16cid:durableId="235F8438"/>
  <w16cid:commentId w16cid:paraId="1AC4F408" w16cid:durableId="235F7C02"/>
  <w16cid:commentId w16cid:paraId="041BAD3A" w16cid:durableId="235F8AEF"/>
  <w16cid:commentId w16cid:paraId="5946EFE4" w16cid:durableId="235F8AC3"/>
  <w16cid:commentId w16cid:paraId="4DC44FA3" w16cid:durableId="235F8C8C"/>
  <w16cid:commentId w16cid:paraId="11270727" w16cid:durableId="235F8EBD"/>
  <w16cid:commentId w16cid:paraId="0E26F188" w16cid:durableId="235F8F80"/>
  <w16cid:commentId w16cid:paraId="000787C4" w16cid:durableId="232EBB17"/>
  <w16cid:commentId w16cid:paraId="62B7AA91" w16cid:durableId="235F91B8"/>
  <w16cid:commentId w16cid:paraId="44C2A51E" w16cid:durableId="235F7E79"/>
  <w16cid:commentId w16cid:paraId="455C0032" w16cid:durableId="235F9200"/>
  <w16cid:commentId w16cid:paraId="5BEFFEAC" w16cid:durableId="235F7F63"/>
  <w16cid:commentId w16cid:paraId="3BE77E99" w16cid:durableId="235FA36F"/>
  <w16cid:commentId w16cid:paraId="2B12EFE3" w16cid:durableId="235F7FD3"/>
  <w16cid:commentId w16cid:paraId="77F8F393" w16cid:durableId="235FA3AF"/>
  <w16cid:commentId w16cid:paraId="6760522E" w16cid:durableId="235F7FE4"/>
  <w16cid:commentId w16cid:paraId="544B3FD0" w16cid:durableId="235FA3E0"/>
  <w16cid:commentId w16cid:paraId="5481F376" w16cid:durableId="235F8020"/>
  <w16cid:commentId w16cid:paraId="6A4E9C08" w16cid:durableId="235FA41B"/>
  <w16cid:commentId w16cid:paraId="370081B8" w16cid:durableId="235FA504"/>
  <w16cid:commentId w16cid:paraId="741AEBB5" w16cid:durableId="235FA5D1"/>
  <w16cid:commentId w16cid:paraId="4F49761E" w16cid:durableId="235FA6CF"/>
  <w16cid:commentId w16cid:paraId="63E8BF8A" w16cid:durableId="235FA76B"/>
  <w16cid:commentId w16cid:paraId="66304867" w16cid:durableId="235FA7D6"/>
  <w16cid:commentId w16cid:paraId="4B39E70C" w16cid:durableId="235FA829"/>
  <w16cid:commentId w16cid:paraId="20956D3D" w16cid:durableId="235FAA7C"/>
  <w16cid:commentId w16cid:paraId="2ED04B2E" w16cid:durableId="235FAAAD"/>
  <w16cid:commentId w16cid:paraId="0BA60476" w16cid:durableId="235F81F7"/>
  <w16cid:commentId w16cid:paraId="336669F8" w16cid:durableId="235FA92D"/>
  <w16cid:commentId w16cid:paraId="5FF6E66F" w16cid:durableId="235FAAEC"/>
  <w16cid:commentId w16cid:paraId="2F33DB7D" w16cid:durableId="235FACB8"/>
  <w16cid:commentId w16cid:paraId="4CC96607" w16cid:durableId="235FAFCD"/>
  <w16cid:commentId w16cid:paraId="411E0E10" w16cid:durableId="235FB002"/>
  <w16cid:commentId w16cid:paraId="1125A5B2" w16cid:durableId="235FB08F"/>
  <w16cid:commentId w16cid:paraId="3C007ECA" w16cid:durableId="235F846C"/>
  <w16cid:commentId w16cid:paraId="54071ABB" w16cid:durableId="235FB049"/>
  <w16cid:commentId w16cid:paraId="08E219F4" w16cid:durableId="235F8540"/>
  <w16cid:commentId w16cid:paraId="3A12CDF5" w16cid:durableId="235FB14A"/>
  <w16cid:commentId w16cid:paraId="0271E1EA" w16cid:durableId="235F8512"/>
  <w16cid:commentId w16cid:paraId="3EB8A39C" w16cid:durableId="235FB1CB"/>
  <w16cid:commentId w16cid:paraId="45AA7CAF" w16cid:durableId="235FB26C"/>
  <w16cid:commentId w16cid:paraId="03829BB6" w16cid:durableId="235FB2D1"/>
  <w16cid:commentId w16cid:paraId="342A7DE5" w16cid:durableId="235FB36F"/>
  <w16cid:commentId w16cid:paraId="1B5ACFB1" w16cid:durableId="235FB502"/>
  <w16cid:commentId w16cid:paraId="0D2E4F88" w16cid:durableId="235FB5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fl@psp.co.uk">
    <w15:presenceInfo w15:providerId="AD" w15:userId="S::tfl@psp.co.uk::23b502fb-9fbe-4e0e-93c0-56b8c6160e0c"/>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wUAetEQGiwAAAA="/>
  </w:docVars>
  <w:rsids>
    <w:rsidRoot w:val="009D0F10"/>
    <w:rsid w:val="0000120A"/>
    <w:rsid w:val="0000165C"/>
    <w:rsid w:val="00004E70"/>
    <w:rsid w:val="00010BDA"/>
    <w:rsid w:val="00012074"/>
    <w:rsid w:val="00013D65"/>
    <w:rsid w:val="00014C9E"/>
    <w:rsid w:val="00017FE5"/>
    <w:rsid w:val="00023150"/>
    <w:rsid w:val="00036614"/>
    <w:rsid w:val="00036BD6"/>
    <w:rsid w:val="00047CA9"/>
    <w:rsid w:val="0005479A"/>
    <w:rsid w:val="00056897"/>
    <w:rsid w:val="00056AA3"/>
    <w:rsid w:val="0006123F"/>
    <w:rsid w:val="00063D28"/>
    <w:rsid w:val="000658AF"/>
    <w:rsid w:val="0006632E"/>
    <w:rsid w:val="00066A8A"/>
    <w:rsid w:val="00072DD2"/>
    <w:rsid w:val="00073F55"/>
    <w:rsid w:val="0007521F"/>
    <w:rsid w:val="00082BA6"/>
    <w:rsid w:val="000937F4"/>
    <w:rsid w:val="0009626B"/>
    <w:rsid w:val="000A339F"/>
    <w:rsid w:val="000B0E34"/>
    <w:rsid w:val="000C2566"/>
    <w:rsid w:val="000C58A6"/>
    <w:rsid w:val="000C7A25"/>
    <w:rsid w:val="000D1CB4"/>
    <w:rsid w:val="000D1FDA"/>
    <w:rsid w:val="000D312B"/>
    <w:rsid w:val="000D669F"/>
    <w:rsid w:val="00101C9B"/>
    <w:rsid w:val="00111A20"/>
    <w:rsid w:val="00113B76"/>
    <w:rsid w:val="00124D6B"/>
    <w:rsid w:val="00125EC1"/>
    <w:rsid w:val="001269AF"/>
    <w:rsid w:val="00126DCC"/>
    <w:rsid w:val="0012794A"/>
    <w:rsid w:val="001526F2"/>
    <w:rsid w:val="0015375F"/>
    <w:rsid w:val="00154D88"/>
    <w:rsid w:val="001568B5"/>
    <w:rsid w:val="0016348B"/>
    <w:rsid w:val="00167446"/>
    <w:rsid w:val="00172693"/>
    <w:rsid w:val="001737B4"/>
    <w:rsid w:val="00174997"/>
    <w:rsid w:val="001753C0"/>
    <w:rsid w:val="00182BCB"/>
    <w:rsid w:val="00191693"/>
    <w:rsid w:val="00195961"/>
    <w:rsid w:val="00196806"/>
    <w:rsid w:val="001A1A7A"/>
    <w:rsid w:val="001A2302"/>
    <w:rsid w:val="001A3369"/>
    <w:rsid w:val="001A7AB0"/>
    <w:rsid w:val="001B08E0"/>
    <w:rsid w:val="001B0965"/>
    <w:rsid w:val="001B1BBA"/>
    <w:rsid w:val="001C7B0B"/>
    <w:rsid w:val="001D44F5"/>
    <w:rsid w:val="001D4FDA"/>
    <w:rsid w:val="001D58FE"/>
    <w:rsid w:val="001D5FF4"/>
    <w:rsid w:val="001E1336"/>
    <w:rsid w:val="001E380B"/>
    <w:rsid w:val="001E483C"/>
    <w:rsid w:val="001E5E7F"/>
    <w:rsid w:val="001F1EA2"/>
    <w:rsid w:val="00200208"/>
    <w:rsid w:val="00200DF5"/>
    <w:rsid w:val="00203552"/>
    <w:rsid w:val="00204611"/>
    <w:rsid w:val="00205286"/>
    <w:rsid w:val="002065F1"/>
    <w:rsid w:val="00207040"/>
    <w:rsid w:val="00212732"/>
    <w:rsid w:val="00214C5A"/>
    <w:rsid w:val="00217379"/>
    <w:rsid w:val="00227591"/>
    <w:rsid w:val="00230C7E"/>
    <w:rsid w:val="00233DD2"/>
    <w:rsid w:val="00242F82"/>
    <w:rsid w:val="002432CE"/>
    <w:rsid w:val="00243CA7"/>
    <w:rsid w:val="00244423"/>
    <w:rsid w:val="002472FA"/>
    <w:rsid w:val="002545E2"/>
    <w:rsid w:val="00255F84"/>
    <w:rsid w:val="00263D35"/>
    <w:rsid w:val="002758DF"/>
    <w:rsid w:val="00275E3F"/>
    <w:rsid w:val="002827C4"/>
    <w:rsid w:val="00286F2B"/>
    <w:rsid w:val="00287D21"/>
    <w:rsid w:val="002943C4"/>
    <w:rsid w:val="002A19BB"/>
    <w:rsid w:val="002A6948"/>
    <w:rsid w:val="002B1BE6"/>
    <w:rsid w:val="002B26E1"/>
    <w:rsid w:val="002B481E"/>
    <w:rsid w:val="002C4B13"/>
    <w:rsid w:val="002D0816"/>
    <w:rsid w:val="002D54C9"/>
    <w:rsid w:val="002D65B3"/>
    <w:rsid w:val="002E1F5B"/>
    <w:rsid w:val="002E2FFB"/>
    <w:rsid w:val="002E3EEC"/>
    <w:rsid w:val="00303EBA"/>
    <w:rsid w:val="00314693"/>
    <w:rsid w:val="003149AF"/>
    <w:rsid w:val="003149EA"/>
    <w:rsid w:val="00315161"/>
    <w:rsid w:val="00324101"/>
    <w:rsid w:val="003275C2"/>
    <w:rsid w:val="00330CCC"/>
    <w:rsid w:val="003329B0"/>
    <w:rsid w:val="00332C98"/>
    <w:rsid w:val="0033590C"/>
    <w:rsid w:val="003370BE"/>
    <w:rsid w:val="0034545F"/>
    <w:rsid w:val="00355322"/>
    <w:rsid w:val="00365B21"/>
    <w:rsid w:val="003721B1"/>
    <w:rsid w:val="0037260A"/>
    <w:rsid w:val="00372EED"/>
    <w:rsid w:val="00381CDA"/>
    <w:rsid w:val="0038214C"/>
    <w:rsid w:val="00383AF1"/>
    <w:rsid w:val="00384370"/>
    <w:rsid w:val="00385221"/>
    <w:rsid w:val="00394E9B"/>
    <w:rsid w:val="003A4687"/>
    <w:rsid w:val="003B6136"/>
    <w:rsid w:val="003C0C30"/>
    <w:rsid w:val="003C514B"/>
    <w:rsid w:val="003C76D0"/>
    <w:rsid w:val="003D557E"/>
    <w:rsid w:val="003D63E9"/>
    <w:rsid w:val="003E2D15"/>
    <w:rsid w:val="003F186D"/>
    <w:rsid w:val="003F2EF3"/>
    <w:rsid w:val="003F2F41"/>
    <w:rsid w:val="003F607E"/>
    <w:rsid w:val="004008BB"/>
    <w:rsid w:val="004014B6"/>
    <w:rsid w:val="00406142"/>
    <w:rsid w:val="00413DE2"/>
    <w:rsid w:val="00416E4C"/>
    <w:rsid w:val="00421166"/>
    <w:rsid w:val="00421A8C"/>
    <w:rsid w:val="004224FB"/>
    <w:rsid w:val="004270FF"/>
    <w:rsid w:val="00430D4D"/>
    <w:rsid w:val="00434CD1"/>
    <w:rsid w:val="00442DA1"/>
    <w:rsid w:val="00445D55"/>
    <w:rsid w:val="0045124B"/>
    <w:rsid w:val="0045340A"/>
    <w:rsid w:val="00454A93"/>
    <w:rsid w:val="00456F02"/>
    <w:rsid w:val="00460D6A"/>
    <w:rsid w:val="00461406"/>
    <w:rsid w:val="0046674D"/>
    <w:rsid w:val="00487C44"/>
    <w:rsid w:val="00496CDA"/>
    <w:rsid w:val="004B1A3E"/>
    <w:rsid w:val="004C0854"/>
    <w:rsid w:val="004D375C"/>
    <w:rsid w:val="004D6912"/>
    <w:rsid w:val="004E3645"/>
    <w:rsid w:val="004E4879"/>
    <w:rsid w:val="004E65FE"/>
    <w:rsid w:val="004E6651"/>
    <w:rsid w:val="004F07B7"/>
    <w:rsid w:val="004F72A1"/>
    <w:rsid w:val="00500EB9"/>
    <w:rsid w:val="005014E4"/>
    <w:rsid w:val="00502530"/>
    <w:rsid w:val="005036AF"/>
    <w:rsid w:val="00504710"/>
    <w:rsid w:val="0052003C"/>
    <w:rsid w:val="0052429C"/>
    <w:rsid w:val="00530E34"/>
    <w:rsid w:val="0053210E"/>
    <w:rsid w:val="00532897"/>
    <w:rsid w:val="00540D0A"/>
    <w:rsid w:val="005438C7"/>
    <w:rsid w:val="005445FC"/>
    <w:rsid w:val="00550798"/>
    <w:rsid w:val="00553C04"/>
    <w:rsid w:val="00554C16"/>
    <w:rsid w:val="0057306A"/>
    <w:rsid w:val="005765D8"/>
    <w:rsid w:val="00581892"/>
    <w:rsid w:val="005871F0"/>
    <w:rsid w:val="00592104"/>
    <w:rsid w:val="00594E37"/>
    <w:rsid w:val="0059590E"/>
    <w:rsid w:val="005A0FB9"/>
    <w:rsid w:val="005A1C67"/>
    <w:rsid w:val="005A217D"/>
    <w:rsid w:val="005A3354"/>
    <w:rsid w:val="005A37B5"/>
    <w:rsid w:val="005A544A"/>
    <w:rsid w:val="005B1D9E"/>
    <w:rsid w:val="005B5645"/>
    <w:rsid w:val="005C5065"/>
    <w:rsid w:val="005D12DF"/>
    <w:rsid w:val="005D1945"/>
    <w:rsid w:val="005D4376"/>
    <w:rsid w:val="005D5C90"/>
    <w:rsid w:val="005E0218"/>
    <w:rsid w:val="005E7C9D"/>
    <w:rsid w:val="005F4FFB"/>
    <w:rsid w:val="005F7E20"/>
    <w:rsid w:val="006020BA"/>
    <w:rsid w:val="00607362"/>
    <w:rsid w:val="00612E08"/>
    <w:rsid w:val="00612FED"/>
    <w:rsid w:val="00613A0E"/>
    <w:rsid w:val="00622ABE"/>
    <w:rsid w:val="00623CB6"/>
    <w:rsid w:val="0062761D"/>
    <w:rsid w:val="00632AF3"/>
    <w:rsid w:val="00634B4F"/>
    <w:rsid w:val="0063580A"/>
    <w:rsid w:val="00637C0F"/>
    <w:rsid w:val="0064530A"/>
    <w:rsid w:val="0064758F"/>
    <w:rsid w:val="006511B0"/>
    <w:rsid w:val="006513AC"/>
    <w:rsid w:val="00652AE4"/>
    <w:rsid w:val="006566E7"/>
    <w:rsid w:val="00657883"/>
    <w:rsid w:val="00657F3C"/>
    <w:rsid w:val="00661D78"/>
    <w:rsid w:val="00665A48"/>
    <w:rsid w:val="00684E4B"/>
    <w:rsid w:val="00694737"/>
    <w:rsid w:val="00696C2C"/>
    <w:rsid w:val="006A09FC"/>
    <w:rsid w:val="006A10EB"/>
    <w:rsid w:val="006A2B22"/>
    <w:rsid w:val="006A7B56"/>
    <w:rsid w:val="006B0CAD"/>
    <w:rsid w:val="006B3FCB"/>
    <w:rsid w:val="006E1EEE"/>
    <w:rsid w:val="006E6DE8"/>
    <w:rsid w:val="006F7CAD"/>
    <w:rsid w:val="007134F9"/>
    <w:rsid w:val="00713F20"/>
    <w:rsid w:val="00723BE1"/>
    <w:rsid w:val="00726596"/>
    <w:rsid w:val="00732F7B"/>
    <w:rsid w:val="00740B53"/>
    <w:rsid w:val="00741CC2"/>
    <w:rsid w:val="00743848"/>
    <w:rsid w:val="00747113"/>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7CAC"/>
    <w:rsid w:val="007A2A1E"/>
    <w:rsid w:val="007A380F"/>
    <w:rsid w:val="007A4EA1"/>
    <w:rsid w:val="007B35BE"/>
    <w:rsid w:val="007B3DA5"/>
    <w:rsid w:val="007C4835"/>
    <w:rsid w:val="007C695F"/>
    <w:rsid w:val="007F2AA6"/>
    <w:rsid w:val="007F525F"/>
    <w:rsid w:val="00806361"/>
    <w:rsid w:val="00806F92"/>
    <w:rsid w:val="008111D6"/>
    <w:rsid w:val="00811C04"/>
    <w:rsid w:val="008157B7"/>
    <w:rsid w:val="00822804"/>
    <w:rsid w:val="00823AD7"/>
    <w:rsid w:val="008248CF"/>
    <w:rsid w:val="008275DA"/>
    <w:rsid w:val="00827FC2"/>
    <w:rsid w:val="008301EB"/>
    <w:rsid w:val="008369E1"/>
    <w:rsid w:val="00841769"/>
    <w:rsid w:val="00843FD3"/>
    <w:rsid w:val="00866907"/>
    <w:rsid w:val="00866AF2"/>
    <w:rsid w:val="00867D28"/>
    <w:rsid w:val="0088106A"/>
    <w:rsid w:val="00882A04"/>
    <w:rsid w:val="00890AEB"/>
    <w:rsid w:val="00890B9A"/>
    <w:rsid w:val="008963AD"/>
    <w:rsid w:val="008A2B55"/>
    <w:rsid w:val="008B136D"/>
    <w:rsid w:val="008B6BC1"/>
    <w:rsid w:val="008C09B4"/>
    <w:rsid w:val="008D3D81"/>
    <w:rsid w:val="008D59C9"/>
    <w:rsid w:val="008E100A"/>
    <w:rsid w:val="008E2560"/>
    <w:rsid w:val="008E634D"/>
    <w:rsid w:val="008E6477"/>
    <w:rsid w:val="008F20B8"/>
    <w:rsid w:val="008F3D25"/>
    <w:rsid w:val="00903451"/>
    <w:rsid w:val="009036D1"/>
    <w:rsid w:val="00916634"/>
    <w:rsid w:val="00916E34"/>
    <w:rsid w:val="00924FA5"/>
    <w:rsid w:val="00930524"/>
    <w:rsid w:val="00936582"/>
    <w:rsid w:val="00936D80"/>
    <w:rsid w:val="009411E5"/>
    <w:rsid w:val="009463C6"/>
    <w:rsid w:val="00952699"/>
    <w:rsid w:val="00953A7E"/>
    <w:rsid w:val="0095699B"/>
    <w:rsid w:val="00976F0B"/>
    <w:rsid w:val="00981B84"/>
    <w:rsid w:val="0098542F"/>
    <w:rsid w:val="00991698"/>
    <w:rsid w:val="009934EC"/>
    <w:rsid w:val="00994D96"/>
    <w:rsid w:val="00996C04"/>
    <w:rsid w:val="009A3CAF"/>
    <w:rsid w:val="009A4919"/>
    <w:rsid w:val="009B1D23"/>
    <w:rsid w:val="009B619C"/>
    <w:rsid w:val="009C0231"/>
    <w:rsid w:val="009C61E2"/>
    <w:rsid w:val="009C7465"/>
    <w:rsid w:val="009D0F10"/>
    <w:rsid w:val="009D2813"/>
    <w:rsid w:val="009D455D"/>
    <w:rsid w:val="00A037A4"/>
    <w:rsid w:val="00A264AE"/>
    <w:rsid w:val="00A268DE"/>
    <w:rsid w:val="00A314DC"/>
    <w:rsid w:val="00A43721"/>
    <w:rsid w:val="00A50F1D"/>
    <w:rsid w:val="00A52E9E"/>
    <w:rsid w:val="00A54874"/>
    <w:rsid w:val="00A57142"/>
    <w:rsid w:val="00A62151"/>
    <w:rsid w:val="00A64394"/>
    <w:rsid w:val="00A715F5"/>
    <w:rsid w:val="00A72A45"/>
    <w:rsid w:val="00A83BB6"/>
    <w:rsid w:val="00A85227"/>
    <w:rsid w:val="00A91003"/>
    <w:rsid w:val="00A91C7A"/>
    <w:rsid w:val="00A96386"/>
    <w:rsid w:val="00A96668"/>
    <w:rsid w:val="00AA0DB9"/>
    <w:rsid w:val="00AA7E2F"/>
    <w:rsid w:val="00AC3C65"/>
    <w:rsid w:val="00AD10B6"/>
    <w:rsid w:val="00AD4040"/>
    <w:rsid w:val="00AD43BE"/>
    <w:rsid w:val="00AE0069"/>
    <w:rsid w:val="00AE5CF8"/>
    <w:rsid w:val="00AF04BF"/>
    <w:rsid w:val="00AF3974"/>
    <w:rsid w:val="00AF7E7A"/>
    <w:rsid w:val="00B117F6"/>
    <w:rsid w:val="00B133A0"/>
    <w:rsid w:val="00B14359"/>
    <w:rsid w:val="00B30419"/>
    <w:rsid w:val="00B30EB9"/>
    <w:rsid w:val="00B35288"/>
    <w:rsid w:val="00B40D85"/>
    <w:rsid w:val="00B454E2"/>
    <w:rsid w:val="00B50BE8"/>
    <w:rsid w:val="00B51901"/>
    <w:rsid w:val="00B52F18"/>
    <w:rsid w:val="00B565EF"/>
    <w:rsid w:val="00B64813"/>
    <w:rsid w:val="00B66243"/>
    <w:rsid w:val="00B70C10"/>
    <w:rsid w:val="00B75F98"/>
    <w:rsid w:val="00B8150D"/>
    <w:rsid w:val="00B83C65"/>
    <w:rsid w:val="00B91F98"/>
    <w:rsid w:val="00B930E8"/>
    <w:rsid w:val="00B93183"/>
    <w:rsid w:val="00B948FB"/>
    <w:rsid w:val="00BA1177"/>
    <w:rsid w:val="00BA1B0B"/>
    <w:rsid w:val="00BA5A9C"/>
    <w:rsid w:val="00BB46A5"/>
    <w:rsid w:val="00BC2ABC"/>
    <w:rsid w:val="00BC604D"/>
    <w:rsid w:val="00BC7534"/>
    <w:rsid w:val="00BE3415"/>
    <w:rsid w:val="00BE3664"/>
    <w:rsid w:val="00BF6FA1"/>
    <w:rsid w:val="00C03E04"/>
    <w:rsid w:val="00C07891"/>
    <w:rsid w:val="00C16129"/>
    <w:rsid w:val="00C321D5"/>
    <w:rsid w:val="00C41783"/>
    <w:rsid w:val="00C5110B"/>
    <w:rsid w:val="00C55532"/>
    <w:rsid w:val="00C5796E"/>
    <w:rsid w:val="00C726B5"/>
    <w:rsid w:val="00C730EB"/>
    <w:rsid w:val="00C76DF9"/>
    <w:rsid w:val="00C779BF"/>
    <w:rsid w:val="00C84F26"/>
    <w:rsid w:val="00C85588"/>
    <w:rsid w:val="00C9597B"/>
    <w:rsid w:val="00C95A94"/>
    <w:rsid w:val="00CA02DB"/>
    <w:rsid w:val="00CA2C0F"/>
    <w:rsid w:val="00CA606F"/>
    <w:rsid w:val="00CA6EAF"/>
    <w:rsid w:val="00CB022B"/>
    <w:rsid w:val="00CB1154"/>
    <w:rsid w:val="00CB5119"/>
    <w:rsid w:val="00CC1E97"/>
    <w:rsid w:val="00CC3A31"/>
    <w:rsid w:val="00CD2C94"/>
    <w:rsid w:val="00CD3C21"/>
    <w:rsid w:val="00CD6113"/>
    <w:rsid w:val="00CD61B7"/>
    <w:rsid w:val="00CD6ADF"/>
    <w:rsid w:val="00CE15E4"/>
    <w:rsid w:val="00CE60EE"/>
    <w:rsid w:val="00CE7C67"/>
    <w:rsid w:val="00CF0406"/>
    <w:rsid w:val="00CF12A8"/>
    <w:rsid w:val="00CF45ED"/>
    <w:rsid w:val="00CF65A7"/>
    <w:rsid w:val="00D01B23"/>
    <w:rsid w:val="00D048C6"/>
    <w:rsid w:val="00D0728E"/>
    <w:rsid w:val="00D07590"/>
    <w:rsid w:val="00D138C7"/>
    <w:rsid w:val="00D31D44"/>
    <w:rsid w:val="00D37BC9"/>
    <w:rsid w:val="00D41A30"/>
    <w:rsid w:val="00D42CCE"/>
    <w:rsid w:val="00D44210"/>
    <w:rsid w:val="00D5389D"/>
    <w:rsid w:val="00D55E3E"/>
    <w:rsid w:val="00D560A0"/>
    <w:rsid w:val="00D568D0"/>
    <w:rsid w:val="00D60C65"/>
    <w:rsid w:val="00D61CB9"/>
    <w:rsid w:val="00D6241C"/>
    <w:rsid w:val="00D624CC"/>
    <w:rsid w:val="00D63A49"/>
    <w:rsid w:val="00D726BC"/>
    <w:rsid w:val="00D72DED"/>
    <w:rsid w:val="00D752E1"/>
    <w:rsid w:val="00D75FAA"/>
    <w:rsid w:val="00D950B4"/>
    <w:rsid w:val="00D963A1"/>
    <w:rsid w:val="00D97066"/>
    <w:rsid w:val="00DA14F8"/>
    <w:rsid w:val="00DB017D"/>
    <w:rsid w:val="00DB7E58"/>
    <w:rsid w:val="00DC30D4"/>
    <w:rsid w:val="00DD2F04"/>
    <w:rsid w:val="00DD41A4"/>
    <w:rsid w:val="00DD7BCA"/>
    <w:rsid w:val="00DE63CB"/>
    <w:rsid w:val="00DF150D"/>
    <w:rsid w:val="00DF3BB6"/>
    <w:rsid w:val="00DF3D72"/>
    <w:rsid w:val="00DF50C8"/>
    <w:rsid w:val="00E0374D"/>
    <w:rsid w:val="00E05201"/>
    <w:rsid w:val="00E05393"/>
    <w:rsid w:val="00E12180"/>
    <w:rsid w:val="00E128DD"/>
    <w:rsid w:val="00E1661C"/>
    <w:rsid w:val="00E1705D"/>
    <w:rsid w:val="00E170F7"/>
    <w:rsid w:val="00E20C1B"/>
    <w:rsid w:val="00E22485"/>
    <w:rsid w:val="00E22E27"/>
    <w:rsid w:val="00E27EBE"/>
    <w:rsid w:val="00E36D69"/>
    <w:rsid w:val="00E52612"/>
    <w:rsid w:val="00E52F99"/>
    <w:rsid w:val="00E57A3D"/>
    <w:rsid w:val="00E60967"/>
    <w:rsid w:val="00E632D5"/>
    <w:rsid w:val="00E669A8"/>
    <w:rsid w:val="00E71B64"/>
    <w:rsid w:val="00E73674"/>
    <w:rsid w:val="00E73D95"/>
    <w:rsid w:val="00E766CF"/>
    <w:rsid w:val="00E770B7"/>
    <w:rsid w:val="00E80624"/>
    <w:rsid w:val="00E92FCF"/>
    <w:rsid w:val="00E94376"/>
    <w:rsid w:val="00E95F08"/>
    <w:rsid w:val="00EB2B84"/>
    <w:rsid w:val="00EB74CE"/>
    <w:rsid w:val="00EC03C6"/>
    <w:rsid w:val="00EC3112"/>
    <w:rsid w:val="00EC653F"/>
    <w:rsid w:val="00EE266C"/>
    <w:rsid w:val="00EE3429"/>
    <w:rsid w:val="00EF06EA"/>
    <w:rsid w:val="00EF4648"/>
    <w:rsid w:val="00EF621A"/>
    <w:rsid w:val="00EF6F2E"/>
    <w:rsid w:val="00F0037F"/>
    <w:rsid w:val="00F02990"/>
    <w:rsid w:val="00F106A0"/>
    <w:rsid w:val="00F14D21"/>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62394"/>
    <w:rsid w:val="00F65BFC"/>
    <w:rsid w:val="00F66DF7"/>
    <w:rsid w:val="00F77477"/>
    <w:rsid w:val="00F822F8"/>
    <w:rsid w:val="00F9335D"/>
    <w:rsid w:val="00F95FA1"/>
    <w:rsid w:val="00F967A6"/>
    <w:rsid w:val="00F97ACA"/>
    <w:rsid w:val="00FA20B5"/>
    <w:rsid w:val="00FA62F8"/>
    <w:rsid w:val="00FB64E8"/>
    <w:rsid w:val="00FC1996"/>
    <w:rsid w:val="00FC3529"/>
    <w:rsid w:val="00FC4A1D"/>
    <w:rsid w:val="00FD1A07"/>
    <w:rsid w:val="00FD373E"/>
    <w:rsid w:val="00FD42B5"/>
    <w:rsid w:val="00FD7FF8"/>
    <w:rsid w:val="00FE6398"/>
    <w:rsid w:val="00FF0DC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2E2FFB"/>
    <w:rPr>
      <w:rFonts w:ascii="Calibri" w:hAnsi="Calibri"/>
      <w:sz w:val="20"/>
      <w:szCs w:val="20"/>
    </w:rPr>
  </w:style>
  <w:style w:type="character" w:customStyle="1" w:styleId="CommentTextChar">
    <w:name w:val="Comment Text Char"/>
    <w:basedOn w:val="DefaultParagraphFont"/>
    <w:link w:val="CommentText"/>
    <w:uiPriority w:val="99"/>
    <w:semiHidden/>
    <w:rsid w:val="002E2FFB"/>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icrosoft.com/en-us/powershell/scripting/whats-new/module-compatibility?view=powershell-7.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27</Pages>
  <Words>8182</Words>
  <Characters>46641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tfl@psp.co.uk</cp:lastModifiedBy>
  <cp:revision>3</cp:revision>
  <dcterms:created xsi:type="dcterms:W3CDTF">2021-02-02T00:00:00Z</dcterms:created>
  <dcterms:modified xsi:type="dcterms:W3CDTF">2021-02-02T00:37:00Z</dcterms:modified>
</cp:coreProperties>
</file>