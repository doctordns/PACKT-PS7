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0385ECD7" w:rsidR="00205AD0" w:rsidRDefault="00D14211" w:rsidP="00205AD0">
      <w:pPr>
        <w:pStyle w:val="ChapterNumberPACKT"/>
      </w:pPr>
      <w:commentRangeStart w:id="0"/>
      <w:commentRangeStart w:id="1"/>
      <w:r>
        <w:t>14</w:t>
      </w:r>
      <w:commentRangeEnd w:id="0"/>
      <w:commentRangeEnd w:id="1"/>
      <w:r w:rsidR="00371617">
        <w:rPr>
          <w:rStyle w:val="CommentReference"/>
          <w:color w:val="auto"/>
          <w:kern w:val="0"/>
          <w:lang w:val="en-US"/>
        </w:rPr>
        <w:commentReference w:id="1"/>
      </w:r>
      <w:r w:rsidR="0051607C">
        <w:rPr>
          <w:rStyle w:val="CommentReference"/>
          <w:rFonts w:ascii="Times New Roman" w:hAnsi="Times New Roman" w:cs="Times New Roman"/>
          <w:bCs w:val="0"/>
          <w:color w:val="auto"/>
          <w:kern w:val="0"/>
          <w:lang w:val="en-US"/>
        </w:rPr>
        <w:commentReference w:id="0"/>
      </w:r>
    </w:p>
    <w:p w14:paraId="78ECA3A9" w14:textId="0038EF46" w:rsidR="00205AD0" w:rsidRDefault="00D14211" w:rsidP="00205AD0">
      <w:pPr>
        <w:pStyle w:val="ChapterTitlePACKT"/>
      </w:pPr>
      <w:r>
        <w:t>Troubleshooting With PowerShell</w:t>
      </w:r>
    </w:p>
    <w:p w14:paraId="294F7B63" w14:textId="77777777" w:rsidR="00205AD0" w:rsidRDefault="00205AD0" w:rsidP="00205AD0">
      <w:pPr>
        <w:pStyle w:val="NormalPACKT"/>
      </w:pPr>
      <w:r>
        <w:t>In this chapter, we cover the following recipes:</w:t>
      </w:r>
    </w:p>
    <w:p w14:paraId="53FDC49B" w14:textId="3C67C065" w:rsidR="00D14211" w:rsidRDefault="00D14211" w:rsidP="00D14211">
      <w:pPr>
        <w:pStyle w:val="BulletPACKT"/>
      </w:pPr>
      <w:bookmarkStart w:id="2" w:name="_Hlk59359138"/>
      <w:r>
        <w:t xml:space="preserve">Checking </w:t>
      </w:r>
      <w:ins w:id="3" w:author="Lucy Wan" w:date="2021-04-28T14:16:00Z">
        <w:r w:rsidR="00CF1FC0">
          <w:t>n</w:t>
        </w:r>
      </w:ins>
      <w:del w:id="4" w:author="Lucy Wan" w:date="2021-04-28T14:16:00Z">
        <w:r w:rsidDel="00CF1FC0">
          <w:delText>N</w:delText>
        </w:r>
      </w:del>
      <w:r>
        <w:t>etworking connectivity</w:t>
      </w:r>
      <w:r w:rsidR="00462DE2">
        <w:t xml:space="preserve"> using Get-NetView</w:t>
      </w:r>
    </w:p>
    <w:p w14:paraId="698FDCFA" w14:textId="0D3389EC" w:rsidR="00462DE2" w:rsidRDefault="00462DE2" w:rsidP="00D14211">
      <w:pPr>
        <w:pStyle w:val="BulletPACKT"/>
      </w:pPr>
      <w:r>
        <w:t xml:space="preserve">Using </w:t>
      </w:r>
      <w:commentRangeStart w:id="5"/>
      <w:r>
        <w:t>PS Script Analyzer</w:t>
      </w:r>
      <w:commentRangeEnd w:id="5"/>
      <w:r w:rsidR="00575648">
        <w:rPr>
          <w:rStyle w:val="CommentReference"/>
        </w:rPr>
        <w:commentReference w:id="5"/>
      </w:r>
    </w:p>
    <w:p w14:paraId="496C4E24" w14:textId="77777777" w:rsidR="00D14211" w:rsidRDefault="00D14211" w:rsidP="00D14211">
      <w:pPr>
        <w:pStyle w:val="BulletPACKT"/>
      </w:pPr>
      <w:r>
        <w:t>Using Best Practices Analyzer</w:t>
      </w:r>
    </w:p>
    <w:p w14:paraId="757857F6" w14:textId="5EAC4F7B" w:rsidR="00D14211" w:rsidRDefault="00D14211" w:rsidP="00D14211">
      <w:pPr>
        <w:pStyle w:val="BulletPACKT"/>
      </w:pPr>
      <w:commentRangeStart w:id="6"/>
      <w:r>
        <w:t xml:space="preserve">Networking </w:t>
      </w:r>
      <w:ins w:id="7" w:author="Lucy Wan" w:date="2021-04-28T15:25:00Z">
        <w:r w:rsidR="003B07B8">
          <w:t>t</w:t>
        </w:r>
      </w:ins>
      <w:del w:id="8" w:author="Lucy Wan" w:date="2021-04-28T15:25:00Z">
        <w:r w:rsidDel="003B07B8">
          <w:delText>T</w:delText>
        </w:r>
      </w:del>
      <w:r>
        <w:t>roubleshooting</w:t>
      </w:r>
      <w:commentRangeEnd w:id="6"/>
      <w:r w:rsidR="0009406A">
        <w:rPr>
          <w:rStyle w:val="CommentReference"/>
        </w:rPr>
        <w:commentReference w:id="6"/>
      </w:r>
    </w:p>
    <w:p w14:paraId="37CD5EC6" w14:textId="6E9D3802" w:rsidR="00462DE2" w:rsidRDefault="00462DE2" w:rsidP="00462DE2">
      <w:pPr>
        <w:pStyle w:val="BulletPACKT"/>
      </w:pPr>
      <w:r>
        <w:t xml:space="preserve">Exploring PowerShell script debugging </w:t>
      </w:r>
    </w:p>
    <w:bookmarkEnd w:id="2"/>
    <w:p w14:paraId="65ADF7C7" w14:textId="7F52FEF0" w:rsidR="00205AD0" w:rsidRDefault="00205AD0" w:rsidP="00205AD0">
      <w:pPr>
        <w:pStyle w:val="Heading1"/>
        <w:tabs>
          <w:tab w:val="left" w:pos="0"/>
        </w:tabs>
      </w:pPr>
      <w:r>
        <w:t>Introduction</w:t>
      </w:r>
    </w:p>
    <w:p w14:paraId="342F6F3F" w14:textId="3A9A2854" w:rsidR="00D14211" w:rsidRDefault="00D14211" w:rsidP="00AC0D08">
      <w:pPr>
        <w:pStyle w:val="NormalPACKT"/>
        <w:rPr>
          <w:lang w:val="en-GB"/>
        </w:rPr>
      </w:pPr>
      <w:r>
        <w:rPr>
          <w:lang w:val="en-GB"/>
        </w:rPr>
        <w:t>You can think about debugging as being the art and science of removing bugs from your PowerShell scripts. You may find your script does not always do what you or your users want</w:t>
      </w:r>
      <w:r w:rsidR="0008156F">
        <w:rPr>
          <w:lang w:val="en-GB"/>
        </w:rPr>
        <w:t>,</w:t>
      </w:r>
      <w:r>
        <w:rPr>
          <w:lang w:val="en-GB"/>
        </w:rPr>
        <w:t xml:space="preserve"> both during the development of a script and later after you have used the script in production. Troubleshooting is a process you go through to </w:t>
      </w:r>
      <w:r w:rsidR="0008156F">
        <w:rPr>
          <w:lang w:val="en-GB"/>
        </w:rPr>
        <w:t>determine why your script is not doing what you want (and help</w:t>
      </w:r>
      <w:ins w:id="9" w:author="Lucy Wan" w:date="2021-04-28T12:32:00Z">
        <w:r w:rsidR="00D1139E">
          <w:rPr>
            <w:lang w:val="en-GB"/>
          </w:rPr>
          <w:t>s</w:t>
        </w:r>
      </w:ins>
      <w:del w:id="10" w:author="Lucy Wan" w:date="2021-04-28T12:32:00Z">
        <w:r w:rsidR="0008156F" w:rsidDel="00D1139E">
          <w:rPr>
            <w:lang w:val="en-GB"/>
          </w:rPr>
          <w:delText>ing</w:delText>
        </w:r>
      </w:del>
      <w:r w:rsidR="0008156F">
        <w:rPr>
          <w:lang w:val="en-GB"/>
        </w:rPr>
        <w:t xml:space="preserve"> you</w:t>
      </w:r>
      <w:r>
        <w:rPr>
          <w:lang w:val="en-GB"/>
        </w:rPr>
        <w:t xml:space="preserve"> resolve your issues with the script).</w:t>
      </w:r>
      <w:r w:rsidR="0008156F">
        <w:rPr>
          <w:lang w:val="en-GB"/>
        </w:rPr>
        <w:t xml:space="preserve"> </w:t>
      </w:r>
    </w:p>
    <w:p w14:paraId="1A7B11A7" w14:textId="2C41FBA0" w:rsidR="00D14211" w:rsidRDefault="00D14211" w:rsidP="00AC0D08">
      <w:pPr>
        <w:pStyle w:val="NormalPACKT"/>
        <w:rPr>
          <w:lang w:val="en-GB"/>
        </w:rPr>
      </w:pPr>
      <w:r>
        <w:rPr>
          <w:lang w:val="en-GB"/>
        </w:rPr>
        <w:t xml:space="preserve">There are three broad classes of </w:t>
      </w:r>
      <w:r w:rsidR="0008156F">
        <w:rPr>
          <w:lang w:val="en-GB"/>
        </w:rPr>
        <w:t>problems</w:t>
      </w:r>
      <w:r>
        <w:rPr>
          <w:lang w:val="en-GB"/>
        </w:rPr>
        <w:t xml:space="preserve"> that you encounter:</w:t>
      </w:r>
    </w:p>
    <w:p w14:paraId="23C31D17" w14:textId="76F19EF5" w:rsidR="00D14211" w:rsidRDefault="00D14211" w:rsidP="0048643C">
      <w:pPr>
        <w:pStyle w:val="BulletPACKT"/>
        <w:rPr>
          <w:lang w:val="en-GB"/>
        </w:rPr>
      </w:pPr>
      <w:r>
        <w:rPr>
          <w:lang w:val="en-GB"/>
        </w:rPr>
        <w:t>Syntax errors</w:t>
      </w:r>
    </w:p>
    <w:p w14:paraId="2E6C0F0C" w14:textId="750B1DBA" w:rsidR="00D14211" w:rsidRDefault="00D14211" w:rsidP="0048643C">
      <w:pPr>
        <w:pStyle w:val="BulletPACKT"/>
        <w:rPr>
          <w:lang w:val="en-GB"/>
        </w:rPr>
      </w:pPr>
      <w:r>
        <w:rPr>
          <w:lang w:val="en-GB"/>
        </w:rPr>
        <w:t>Logic errors</w:t>
      </w:r>
    </w:p>
    <w:p w14:paraId="4680633A" w14:textId="4926C1AE" w:rsidR="00D14211" w:rsidRPr="0048643C" w:rsidRDefault="00D14211" w:rsidP="0048643C">
      <w:pPr>
        <w:pStyle w:val="BulletEndPACKT"/>
      </w:pPr>
      <w:r w:rsidRPr="0048643C">
        <w:t>Run-time errors</w:t>
      </w:r>
    </w:p>
    <w:p w14:paraId="0142048B" w14:textId="286ECD62" w:rsidR="00D14211" w:rsidRDefault="00D14211" w:rsidP="00AC0D08">
      <w:pPr>
        <w:pStyle w:val="NormalPACKT"/>
      </w:pPr>
      <w:r>
        <w:rPr>
          <w:lang w:val="en-GB"/>
        </w:rPr>
        <w:t xml:space="preserve">Syntax errors are all too common – especially if your typing is less than perfect. It is so easy to type </w:t>
      </w:r>
      <w:r w:rsidRPr="00D14211">
        <w:rPr>
          <w:rStyle w:val="CodeInTextPACKT"/>
        </w:rPr>
        <w:t>Get-ChildTiem</w:t>
      </w:r>
      <w:r>
        <w:rPr>
          <w:lang w:val="en-GB"/>
        </w:rPr>
        <w:t xml:space="preserve"> as opposed to </w:t>
      </w:r>
      <w:r w:rsidRPr="00D14211">
        <w:rPr>
          <w:rStyle w:val="CodeInTextPACKT"/>
        </w:rPr>
        <w:t>Get-ChildIte</w:t>
      </w:r>
      <w:r>
        <w:rPr>
          <w:rStyle w:val="CodeInTextPACKT"/>
        </w:rPr>
        <w:t>m</w:t>
      </w:r>
      <w:r w:rsidRPr="00D14211">
        <w:t>.</w:t>
      </w:r>
      <w:ins w:id="11" w:author="Lucy Wan" w:date="2021-04-28T12:33:00Z">
        <w:r w:rsidR="00010798">
          <w:t xml:space="preserve"> </w:t>
        </w:r>
      </w:ins>
      <w:r w:rsidRPr="00D14211">
        <w:t>The</w:t>
      </w:r>
      <w:r>
        <w:t xml:space="preserve"> good news is that until you resolve your syntax errors, your script cannot run successfully. There are several ways to avoid syntax errors or </w:t>
      </w:r>
      <w:ins w:id="12" w:author="Lucy Wan" w:date="2021-04-28T12:34:00Z">
        <w:r w:rsidR="00315C37">
          <w:t xml:space="preserve">to </w:t>
        </w:r>
      </w:ins>
      <w:r>
        <w:t xml:space="preserve">simplify your task of finding and removing them. </w:t>
      </w:r>
      <w:r w:rsidR="0008156F">
        <w:t>One simple way is to use</w:t>
      </w:r>
      <w:r>
        <w:t xml:space="preserve"> a good code editor, such as VS Code. Just like </w:t>
      </w:r>
      <w:r w:rsidR="0008156F">
        <w:t xml:space="preserve">Microsoft Word </w:t>
      </w:r>
      <w:del w:id="13" w:author="Lucy Wan" w:date="2021-04-28T12:34:00Z">
        <w:r w:rsidR="0008156F" w:rsidDel="00150CC7">
          <w:lastRenderedPageBreak/>
          <w:delText>users</w:delText>
        </w:r>
      </w:del>
      <w:r>
        <w:t xml:space="preserve">, VS Code highlights potential syntax errors to help you </w:t>
      </w:r>
      <w:r w:rsidR="0008156F">
        <w:t xml:space="preserve">identify, fix, and </w:t>
      </w:r>
      <w:r>
        <w:t xml:space="preserve">eliminate them. </w:t>
      </w:r>
    </w:p>
    <w:p w14:paraId="37E88ABB" w14:textId="68137D35" w:rsidR="00D14211" w:rsidRDefault="00D14211" w:rsidP="00AC0D08">
      <w:pPr>
        <w:pStyle w:val="NormalPACKT"/>
      </w:pPr>
      <w:r>
        <w:t xml:space="preserve">Another way to reduce at least some typos or other syntax issues is to use tab completion in the PowerShell console or the VS Code editor. You type some </w:t>
      </w:r>
      <w:del w:id="14" w:author="Lucy Wan" w:date="2021-04-28T12:34:00Z">
        <w:r w:rsidDel="00AC2B63">
          <w:delText>O</w:delText>
        </w:r>
      </w:del>
      <w:ins w:id="15" w:author="Lucy Wan" w:date="2021-04-28T12:34:00Z">
        <w:r w:rsidR="00AC2B63">
          <w:t>o</w:t>
        </w:r>
      </w:ins>
      <w:r>
        <w:t>f the necessary text, hit the tab key</w:t>
      </w:r>
      <w:ins w:id="16" w:author="Lucy Wan" w:date="2021-04-28T12:34:00Z">
        <w:r w:rsidR="00FC505E">
          <w:t>,</w:t>
        </w:r>
      </w:ins>
      <w:r>
        <w:t xml:space="preserve"> and PowerShell does the rest of the typing for you. </w:t>
      </w:r>
    </w:p>
    <w:p w14:paraId="10EB408D" w14:textId="74E8CF95" w:rsidR="00D14211" w:rsidRDefault="00D14211" w:rsidP="00AC0D08">
      <w:pPr>
        <w:pStyle w:val="NormalPACKT"/>
      </w:pPr>
      <w:r>
        <w:t xml:space="preserve">Logic errors are bits of code that do not do what you want or what you expect. There are a myriad number of reasons why code could have a logic error. One issue many IT Pros encounter is defining a variable but not using it later or typing the variable name incorrectly. Tools such as the PS Script Analyzer can analyze your code and help you track down potential issues in your code. </w:t>
      </w:r>
    </w:p>
    <w:p w14:paraId="4F681CB0" w14:textId="43324B6A" w:rsidR="00D14211" w:rsidRDefault="00D14211" w:rsidP="00AC0D08">
      <w:pPr>
        <w:pStyle w:val="NormalPACKT"/>
      </w:pPr>
      <w:r>
        <w:t xml:space="preserve">You may have a working system or service that, in some cases, could become problematic if you are unlucky. The Best Practices </w:t>
      </w:r>
      <w:del w:id="17" w:author="Lucy Wan" w:date="2021-04-28T15:03:00Z">
        <w:r w:rsidDel="005C1AE4">
          <w:delText>a</w:delText>
        </w:r>
      </w:del>
      <w:ins w:id="18" w:author="Lucy Wan" w:date="2021-04-28T15:03:00Z">
        <w:r w:rsidR="005C1AE4">
          <w:t>A</w:t>
        </w:r>
      </w:ins>
      <w:r>
        <w:t xml:space="preserve">nalyzer enables you to examine core Windows services to ensure you </w:t>
      </w:r>
      <w:r w:rsidR="0008156F">
        <w:t>run</w:t>
      </w:r>
      <w:r>
        <w:t xml:space="preserve"> these se</w:t>
      </w:r>
      <w:r w:rsidR="0008156F">
        <w:t>rv</w:t>
      </w:r>
      <w:r>
        <w:t>ices in the best possible way.</w:t>
      </w:r>
    </w:p>
    <w:p w14:paraId="10F990A6" w14:textId="39207C83" w:rsidR="00D14211" w:rsidRDefault="0008156F" w:rsidP="00AC0D08">
      <w:pPr>
        <w:pStyle w:val="NormalPACKT"/>
      </w:pPr>
      <w:r>
        <w:t>Y</w:t>
      </w:r>
      <w:r w:rsidR="00D14211">
        <w:t xml:space="preserve">ou can </w:t>
      </w:r>
      <w:ins w:id="19" w:author="Lucy Wan" w:date="2021-04-28T15:09:00Z">
        <w:r w:rsidR="00D42AF7">
          <w:t xml:space="preserve">also </w:t>
        </w:r>
      </w:ins>
      <w:r w:rsidR="00D14211">
        <w:t>encounter run-time errors. For example, your script to add and configure a user in your AD could encounter a run</w:t>
      </w:r>
      <w:r w:rsidR="00CD4CAE">
        <w:t>-</w:t>
      </w:r>
      <w:r w:rsidR="00D14211">
        <w:t>time problem. The AD service on a DC may have crashed, the NIC in your DC might have failed, or the network path from a user to the DC might have a failed router or a router with an incorrect routing table. Checking network connectivity ensures the network path from your user to the relevant servers is working as required. But you also need to ensure your networking configuration itself is correct.</w:t>
      </w:r>
    </w:p>
    <w:p w14:paraId="306AEE63" w14:textId="77777777" w:rsidR="0008156F" w:rsidRDefault="0008156F" w:rsidP="0008156F">
      <w:pPr>
        <w:pStyle w:val="NormalPACKT"/>
      </w:pPr>
      <w:r>
        <w:t xml:space="preserve">Network issues can be challenging to resolve since there are so many potential issues that might arise. The </w:t>
      </w:r>
      <w:r w:rsidRPr="0008156F">
        <w:rPr>
          <w:rStyle w:val="CodeInTextPACKT"/>
        </w:rPr>
        <w:t>Get-NetView</w:t>
      </w:r>
      <w:r>
        <w:t xml:space="preserve"> module and cmdlet is useful in obtaining a huge amount of troubleshooting information that a network professional can use to resolve problems. </w:t>
      </w:r>
    </w:p>
    <w:p w14:paraId="7B520896" w14:textId="61194B52" w:rsidR="0008156F" w:rsidRDefault="00A5323D" w:rsidP="0008156F">
      <w:pPr>
        <w:pStyle w:val="NormalPACKT"/>
      </w:pPr>
      <w:ins w:id="20" w:author="Lucy Wan" w:date="2021-04-28T15:09:00Z">
        <w:r>
          <w:t xml:space="preserve">Finally, </w:t>
        </w:r>
      </w:ins>
      <w:commentRangeStart w:id="21"/>
      <w:del w:id="22" w:author="Lucy Wan" w:date="2021-04-28T15:09:00Z">
        <w:r w:rsidR="0008156F" w:rsidDel="00A5323D">
          <w:delText>A</w:delText>
        </w:r>
      </w:del>
      <w:ins w:id="23" w:author="Lucy Wan" w:date="2021-04-28T15:09:00Z">
        <w:r>
          <w:t>a</w:t>
        </w:r>
      </w:ins>
      <w:r w:rsidR="0008156F">
        <w:t>n important tool for finding script errors is</w:t>
      </w:r>
      <w:del w:id="24" w:author="Lucy Wan" w:date="2021-04-28T12:35:00Z">
        <w:r w:rsidR="0008156F" w:rsidDel="00CA2A86">
          <w:delText xml:space="preserve"> to use</w:delText>
        </w:r>
      </w:del>
      <w:r w:rsidR="0008156F">
        <w:t xml:space="preserve"> PowerShell</w:t>
      </w:r>
      <w:r w:rsidR="00F86879">
        <w:t>'</w:t>
      </w:r>
      <w:r w:rsidR="0008156F">
        <w:t>s script debugging features. Th</w:t>
      </w:r>
      <w:ins w:id="25" w:author="Lucy Wan" w:date="2021-04-28T12:35:00Z">
        <w:r w:rsidR="00470FB0">
          <w:t>ese</w:t>
        </w:r>
      </w:ins>
      <w:del w:id="26" w:author="Lucy Wan" w:date="2021-04-28T12:35:00Z">
        <w:r w:rsidR="0008156F" w:rsidDel="00470FB0">
          <w:delText>is</w:delText>
        </w:r>
      </w:del>
      <w:r w:rsidR="0008156F">
        <w:t xml:space="preserve"> </w:t>
      </w:r>
      <w:del w:id="27" w:author="Lucy Wan" w:date="2021-04-28T12:35:00Z">
        <w:r w:rsidR="0008156F" w:rsidDel="00470FB0">
          <w:delText>PowerShell feature</w:delText>
        </w:r>
      </w:del>
      <w:r w:rsidR="0008156F">
        <w:t xml:space="preserve"> enable</w:t>
      </w:r>
      <w:del w:id="28" w:author="Lucy Wan" w:date="2021-04-28T12:35:00Z">
        <w:r w:rsidR="0008156F" w:rsidDel="00470FB0">
          <w:delText>s</w:delText>
        </w:r>
      </w:del>
      <w:r w:rsidR="0008156F">
        <w:t xml:space="preserve"> you to set breakpoints in a script – when you run your script, PowerShell stops execution at each breakpoint. You can, for example, stop at line 4 in your script, any time your script writes to the </w:t>
      </w:r>
      <w:r w:rsidR="0008156F" w:rsidRPr="00D14211">
        <w:rPr>
          <w:rStyle w:val="CodeInTextPACKT"/>
        </w:rPr>
        <w:t>$</w:t>
      </w:r>
      <w:r w:rsidR="0008156F">
        <w:rPr>
          <w:rStyle w:val="CodeInTextPACKT"/>
        </w:rPr>
        <w:t>M</w:t>
      </w:r>
      <w:r w:rsidR="0008156F">
        <w:t xml:space="preserve"> variable, or any time your script calls a specific command, such as </w:t>
      </w:r>
      <w:r w:rsidR="0008156F" w:rsidRPr="0008156F">
        <w:rPr>
          <w:rStyle w:val="CodeInTextPACKT"/>
        </w:rPr>
        <w:t>Get</w:t>
      </w:r>
      <w:r w:rsidR="0008156F" w:rsidRPr="0008156F">
        <w:rPr>
          <w:rStyle w:val="CodeInTextPACKT"/>
        </w:rPr>
        <w:noBreakHyphen/>
        <w:t>CimInstance</w:t>
      </w:r>
      <w:r w:rsidR="0008156F">
        <w:t>. PowerShell suspends processing when it encounters a breakpoint and presents you with a debugging prompt, as you see in the recipe. You can then examine</w:t>
      </w:r>
      <w:r w:rsidR="00983F38">
        <w:t xml:space="preserve"> </w:t>
      </w:r>
      <w:r w:rsidR="0008156F">
        <w:t xml:space="preserve">the results so far and run additional commands to ensure your script produces the output and results you expect. If your script adds a user to the AD and then performs an action on that user (adding the user to a group, for example), you could stop the script just after the </w:t>
      </w:r>
      <w:r w:rsidR="0008156F" w:rsidRPr="00D14211">
        <w:rPr>
          <w:rStyle w:val="CodeInTextPACKT"/>
        </w:rPr>
        <w:t>Add-ADUser</w:t>
      </w:r>
      <w:r w:rsidR="0008156F">
        <w:t xml:space="preserve"> command completes. At that point, you could use </w:t>
      </w:r>
      <w:r w:rsidR="0008156F" w:rsidRPr="00D14211">
        <w:rPr>
          <w:rStyle w:val="CodeInTextPACKT"/>
        </w:rPr>
        <w:t>Get-ADUser</w:t>
      </w:r>
      <w:r w:rsidR="0008156F">
        <w:t xml:space="preserve"> or other commands to check whether your script has added the user as you expected. You can then use the </w:t>
      </w:r>
      <w:r w:rsidR="0008156F" w:rsidRPr="00D14211">
        <w:rPr>
          <w:rStyle w:val="CodeInTextPACKT"/>
        </w:rPr>
        <w:t>Continue</w:t>
      </w:r>
      <w:r w:rsidR="0008156F">
        <w:t xml:space="preserve"> statement to resume running your script. PowerShell then resumes running your script until it either completes or hits another breakpoint.</w:t>
      </w:r>
      <w:commentRangeEnd w:id="21"/>
      <w:r w:rsidR="00C422BA">
        <w:rPr>
          <w:rStyle w:val="CommentReference"/>
        </w:rPr>
        <w:commentReference w:id="21"/>
      </w:r>
    </w:p>
    <w:p w14:paraId="1F88AA9D" w14:textId="7DD6CB65" w:rsidR="0008156F" w:rsidRPr="009D0F10" w:rsidRDefault="0008156F" w:rsidP="0008156F">
      <w:pPr>
        <w:pStyle w:val="Heading1"/>
        <w:tabs>
          <w:tab w:val="left" w:pos="0"/>
        </w:tabs>
      </w:pPr>
      <w:r>
        <w:rPr>
          <w:lang w:val="en-US"/>
        </w:rPr>
        <w:lastRenderedPageBreak/>
        <w:t xml:space="preserve">Checking </w:t>
      </w:r>
      <w:ins w:id="29" w:author="Lucy Wan" w:date="2021-04-28T13:55:00Z">
        <w:r w:rsidR="00A66B4E">
          <w:rPr>
            <w:lang w:val="en-US"/>
          </w:rPr>
          <w:t>n</w:t>
        </w:r>
      </w:ins>
      <w:del w:id="30" w:author="Lucy Wan" w:date="2021-04-28T13:55:00Z">
        <w:r w:rsidDel="00A66B4E">
          <w:rPr>
            <w:lang w:val="en-US"/>
          </w:rPr>
          <w:delText>N</w:delText>
        </w:r>
      </w:del>
      <w:r>
        <w:rPr>
          <w:lang w:val="en-US"/>
        </w:rPr>
        <w:t xml:space="preserve">etwork </w:t>
      </w:r>
      <w:ins w:id="31" w:author="Lucy Wan" w:date="2021-04-28T13:55:00Z">
        <w:r w:rsidR="00A66B4E">
          <w:rPr>
            <w:lang w:val="en-US"/>
          </w:rPr>
          <w:t>c</w:t>
        </w:r>
      </w:ins>
      <w:del w:id="32" w:author="Lucy Wan" w:date="2021-04-28T13:55:00Z">
        <w:r w:rsidDel="00A66B4E">
          <w:rPr>
            <w:lang w:val="en-US"/>
          </w:rPr>
          <w:delText>C</w:delText>
        </w:r>
      </w:del>
      <w:r>
        <w:rPr>
          <w:lang w:val="en-US"/>
        </w:rPr>
        <w:t>onnectivity</w:t>
      </w:r>
      <w:r w:rsidRPr="00B761AD">
        <w:rPr>
          <w:lang w:val="en-US"/>
        </w:rPr>
        <w:t xml:space="preserve"> </w:t>
      </w:r>
      <w:r>
        <w:rPr>
          <w:lang w:val="en-US"/>
        </w:rPr>
        <w:t>using Get-NetView</w:t>
      </w:r>
    </w:p>
    <w:p w14:paraId="59061AA2" w14:textId="24E3A707" w:rsidR="0008156F" w:rsidRDefault="0008156F" w:rsidP="0008156F">
      <w:pPr>
        <w:pStyle w:val="NormalPACKT"/>
      </w:pPr>
      <w:r w:rsidRPr="007C39C3">
        <w:rPr>
          <w:rStyle w:val="CodeInTextPACKT"/>
        </w:rPr>
        <w:t>Get-Net</w:t>
      </w:r>
      <w:r w:rsidR="00B82A39" w:rsidRPr="007C39C3">
        <w:rPr>
          <w:rStyle w:val="CodeInTextPACKT"/>
        </w:rPr>
        <w:t>V</w:t>
      </w:r>
      <w:r w:rsidRPr="007C39C3">
        <w:rPr>
          <w:rStyle w:val="CodeInTextPACKT"/>
        </w:rPr>
        <w:t>iew</w:t>
      </w:r>
      <w:r>
        <w:t xml:space="preserve"> is a tool that collects details about your network environment which can help you troubleshoot network issues. </w:t>
      </w:r>
    </w:p>
    <w:p w14:paraId="5A388B45" w14:textId="1EF1F7D6" w:rsidR="0008156F" w:rsidRDefault="0008156F" w:rsidP="0008156F">
      <w:pPr>
        <w:pStyle w:val="NormalPACKT"/>
      </w:pPr>
      <w:r>
        <w:t xml:space="preserve">The </w:t>
      </w:r>
      <w:r w:rsidRPr="007C39C3">
        <w:rPr>
          <w:rStyle w:val="CodeInTextPACKT"/>
        </w:rPr>
        <w:t>Get-Net</w:t>
      </w:r>
      <w:r w:rsidR="007C39C3" w:rsidRPr="007C39C3">
        <w:rPr>
          <w:rStyle w:val="CodeInTextPACKT"/>
        </w:rPr>
        <w:t>V</w:t>
      </w:r>
      <w:r w:rsidRPr="007C39C3">
        <w:rPr>
          <w:rStyle w:val="CodeInTextPACKT"/>
        </w:rPr>
        <w:t>iew</w:t>
      </w:r>
      <w:r>
        <w:t xml:space="preserve"> module contains a single function, </w:t>
      </w:r>
      <w:r w:rsidRPr="007C39C3">
        <w:rPr>
          <w:rStyle w:val="CodeInTextPACKT"/>
        </w:rPr>
        <w:t>Get-NetView</w:t>
      </w:r>
      <w:r>
        <w:t xml:space="preserve">. When you run the command, it pulls together a huge range of network details and creates a zip file containing a wealth of details about your network. By default, </w:t>
      </w:r>
      <w:r w:rsidRPr="008278AE">
        <w:rPr>
          <w:rStyle w:val="CodeInTextPACKT"/>
        </w:rPr>
        <w:t>Get-NetView</w:t>
      </w:r>
      <w:r>
        <w:t xml:space="preserve"> creates this output on our desktop.</w:t>
      </w:r>
    </w:p>
    <w:p w14:paraId="4643CEC7" w14:textId="77777777" w:rsidR="0008156F" w:rsidRDefault="0008156F" w:rsidP="0008156F">
      <w:pPr>
        <w:pStyle w:val="NormalPACKT"/>
      </w:pPr>
      <w:r w:rsidRPr="003414C3">
        <w:rPr>
          <w:rStyle w:val="CodeInTextPACKT"/>
        </w:rPr>
        <w:t>Get-NetView</w:t>
      </w:r>
      <w:r>
        <w:t xml:space="preserve"> output includes the following details:</w:t>
      </w:r>
    </w:p>
    <w:p w14:paraId="326073AC" w14:textId="77777777" w:rsidR="0008156F" w:rsidRDefault="0008156F" w:rsidP="00D55758">
      <w:pPr>
        <w:pStyle w:val="BulletPACKT"/>
      </w:pPr>
      <w:commentRangeStart w:id="33"/>
      <w:r w:rsidRPr="003414C3">
        <w:rPr>
          <w:rStyle w:val="CodeInTextPACKT"/>
        </w:rPr>
        <w:t>Get-Netview</w:t>
      </w:r>
      <w:r>
        <w:t xml:space="preserve"> metadata</w:t>
      </w:r>
    </w:p>
    <w:p w14:paraId="39425CFC" w14:textId="77777777" w:rsidR="0008156F" w:rsidRDefault="0008156F" w:rsidP="00D55758">
      <w:pPr>
        <w:pStyle w:val="BulletPACKT"/>
      </w:pPr>
      <w:r>
        <w:t>The host environment (including OS, hardware, domain, hostname)</w:t>
      </w:r>
    </w:p>
    <w:p w14:paraId="41F5FEAC" w14:textId="77777777" w:rsidR="0008156F" w:rsidRDefault="0008156F" w:rsidP="00D55758">
      <w:pPr>
        <w:pStyle w:val="BulletPACKT"/>
      </w:pPr>
      <w:r>
        <w:t>Physical, virtual, and Container NICs</w:t>
      </w:r>
    </w:p>
    <w:p w14:paraId="1537DF22" w14:textId="77777777" w:rsidR="0008156F" w:rsidRDefault="0008156F" w:rsidP="00D55758">
      <w:pPr>
        <w:pStyle w:val="BulletPACKT"/>
      </w:pPr>
      <w:r>
        <w:t>Network Configuration (including IP Addresses, MAC Addresses, Neighbors, Routes)</w:t>
      </w:r>
    </w:p>
    <w:p w14:paraId="1B77DC3E" w14:textId="60AAB2A1" w:rsidR="0008156F" w:rsidRDefault="0008156F" w:rsidP="00D55758">
      <w:pPr>
        <w:pStyle w:val="BulletPACKT"/>
      </w:pPr>
      <w:r>
        <w:t>Physical Switch configuration including QoS policies</w:t>
      </w:r>
    </w:p>
    <w:p w14:paraId="6048F589" w14:textId="77777777" w:rsidR="0008156F" w:rsidRDefault="0008156F" w:rsidP="00D55758">
      <w:pPr>
        <w:pStyle w:val="BulletPACKT"/>
      </w:pPr>
      <w:r>
        <w:t>Hyper-V Virtual Machine configuration</w:t>
      </w:r>
    </w:p>
    <w:p w14:paraId="6A007FC1" w14:textId="77777777" w:rsidR="0008156F" w:rsidRDefault="0008156F" w:rsidP="00D55758">
      <w:pPr>
        <w:pStyle w:val="BulletPACKT"/>
      </w:pPr>
      <w:r>
        <w:t>Hyper-V Virtual Switches, Bridges, NATs</w:t>
      </w:r>
    </w:p>
    <w:p w14:paraId="3031FA0A" w14:textId="77777777" w:rsidR="0008156F" w:rsidRDefault="0008156F" w:rsidP="00D55758">
      <w:pPr>
        <w:pStyle w:val="BulletPACKT"/>
      </w:pPr>
      <w:r>
        <w:t>Windows Device Drivers</w:t>
      </w:r>
    </w:p>
    <w:p w14:paraId="08520CD4" w14:textId="77777777" w:rsidR="0008156F" w:rsidRDefault="0008156F" w:rsidP="00D55758">
      <w:pPr>
        <w:pStyle w:val="BulletPACKT"/>
      </w:pPr>
      <w:r>
        <w:t>Performance Counters</w:t>
      </w:r>
    </w:p>
    <w:p w14:paraId="4EC2E786" w14:textId="77777777" w:rsidR="0008156F" w:rsidRDefault="0008156F" w:rsidP="00D55758">
      <w:pPr>
        <w:pStyle w:val="BulletEndPACKT"/>
      </w:pPr>
      <w:r>
        <w:t>System and Application Events</w:t>
      </w:r>
      <w:commentRangeEnd w:id="33"/>
      <w:r w:rsidR="00A646E7">
        <w:rPr>
          <w:rStyle w:val="CommentReference"/>
        </w:rPr>
        <w:commentReference w:id="33"/>
      </w:r>
    </w:p>
    <w:p w14:paraId="2638D699" w14:textId="425F0545" w:rsidR="0008156F" w:rsidRDefault="0008156F" w:rsidP="0008156F">
      <w:pPr>
        <w:pStyle w:val="NormalPACKT"/>
      </w:pPr>
      <w:r>
        <w:t xml:space="preserve">The output provided by </w:t>
      </w:r>
      <w:r w:rsidRPr="0008156F">
        <w:rPr>
          <w:rStyle w:val="CodeInTextPACKT"/>
        </w:rPr>
        <w:t>Get-NetView</w:t>
      </w:r>
      <w:r>
        <w:t xml:space="preserve">, as the above list suggests, is voluminous. To help troubleshoot a given issue, only a very small amount of the information is likely useful to you. If, though, there is an issue in your network, this information is going to help you do the troubleshooting. </w:t>
      </w:r>
    </w:p>
    <w:p w14:paraId="6D8D7A08" w14:textId="0647861B" w:rsidR="0008156F" w:rsidRDefault="0008156F" w:rsidP="0008156F">
      <w:pPr>
        <w:pStyle w:val="Heading2"/>
        <w:tabs>
          <w:tab w:val="left" w:pos="0"/>
        </w:tabs>
      </w:pPr>
      <w:r>
        <w:t xml:space="preserve">Getting </w:t>
      </w:r>
      <w:del w:id="34" w:author="Lucy Wan" w:date="2021-04-28T13:56:00Z">
        <w:r w:rsidDel="0042344C">
          <w:delText>R</w:delText>
        </w:r>
      </w:del>
      <w:ins w:id="35" w:author="Lucy Wan" w:date="2021-04-28T13:56:00Z">
        <w:r w:rsidR="0042344C">
          <w:t>r</w:t>
        </w:r>
      </w:ins>
      <w:r>
        <w:t>eady</w:t>
      </w:r>
    </w:p>
    <w:p w14:paraId="678F6590" w14:textId="3D42B044"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03382B72" w14:textId="77777777" w:rsidR="0008156F" w:rsidRDefault="0008156F" w:rsidP="0008156F">
      <w:pPr>
        <w:pStyle w:val="Heading2"/>
        <w:tabs>
          <w:tab w:val="left" w:pos="0"/>
        </w:tabs>
      </w:pPr>
      <w:r>
        <w:t>How to do it...</w:t>
      </w:r>
    </w:p>
    <w:p w14:paraId="1CE757A2" w14:textId="77777777" w:rsidR="0008156F" w:rsidRPr="002C706A" w:rsidRDefault="0008156F" w:rsidP="002C706A">
      <w:pPr>
        <w:pStyle w:val="NumberedBulletPACKT"/>
      </w:pPr>
      <w:r w:rsidRPr="002C706A">
        <w:t>Finding the </w:t>
      </w:r>
      <w:r w:rsidRPr="002C706A">
        <w:rPr>
          <w:rStyle w:val="CodeInTextPACKT"/>
        </w:rPr>
        <w:t>Get-NetView</w:t>
      </w:r>
      <w:r w:rsidRPr="002C706A">
        <w:t> module on the PS Gallery</w:t>
      </w:r>
    </w:p>
    <w:p w14:paraId="7219A390" w14:textId="77777777" w:rsidR="0008156F" w:rsidRPr="0008156F" w:rsidRDefault="0008156F" w:rsidP="0008156F">
      <w:pPr>
        <w:pStyle w:val="CodePACKT"/>
        <w:rPr>
          <w:rStyle w:val="CodeInTextPACKT"/>
          <w:color w:val="7030A0"/>
        </w:rPr>
      </w:pPr>
    </w:p>
    <w:p w14:paraId="5CA4C79E" w14:textId="77777777" w:rsidR="0008156F" w:rsidRPr="00835F12" w:rsidRDefault="0008156F" w:rsidP="00835F12">
      <w:pPr>
        <w:pStyle w:val="CodePACKT"/>
        <w:ind w:firstLine="287"/>
        <w:rPr>
          <w:rStyle w:val="CodeInTextPACKT"/>
          <w:color w:val="7030A0"/>
        </w:rPr>
      </w:pPr>
      <w:r w:rsidRPr="00835F12">
        <w:rPr>
          <w:rStyle w:val="CodeInTextPACKT"/>
          <w:color w:val="7030A0"/>
        </w:rPr>
        <w:t>Find-Module -Name Get-NetView</w:t>
      </w:r>
    </w:p>
    <w:p w14:paraId="388ADF6D" w14:textId="77777777" w:rsidR="0008156F" w:rsidRPr="0008156F" w:rsidRDefault="0008156F" w:rsidP="0008156F">
      <w:pPr>
        <w:pStyle w:val="CodePACKT"/>
        <w:rPr>
          <w:rStyle w:val="CodeInTextPACKT"/>
          <w:color w:val="7030A0"/>
        </w:rPr>
      </w:pPr>
    </w:p>
    <w:p w14:paraId="42AA2912" w14:textId="77777777" w:rsidR="0008156F" w:rsidRPr="0008156F" w:rsidRDefault="0008156F" w:rsidP="0008156F">
      <w:pPr>
        <w:pStyle w:val="NumberedBulletPACKT"/>
        <w:ind w:hanging="647"/>
        <w:rPr>
          <w:color w:val="000000"/>
        </w:rPr>
      </w:pPr>
      <w:r w:rsidRPr="0008156F">
        <w:t>Installing </w:t>
      </w:r>
      <w:r>
        <w:t xml:space="preserve">the </w:t>
      </w:r>
      <w:r w:rsidRPr="0008156F">
        <w:t>latest version of </w:t>
      </w:r>
      <w:r w:rsidRPr="0008156F">
        <w:rPr>
          <w:rStyle w:val="CodeInTextPACKT"/>
        </w:rPr>
        <w:t>Get-NetView</w:t>
      </w:r>
    </w:p>
    <w:p w14:paraId="14F67487" w14:textId="77777777" w:rsidR="0008156F" w:rsidRPr="0008156F" w:rsidRDefault="0008156F" w:rsidP="0008156F">
      <w:pPr>
        <w:pStyle w:val="CodePACKT"/>
      </w:pPr>
    </w:p>
    <w:p w14:paraId="4DE1227A" w14:textId="77777777" w:rsidR="0008156F" w:rsidRPr="0008156F" w:rsidRDefault="0008156F" w:rsidP="0008156F">
      <w:pPr>
        <w:pStyle w:val="CodePACKT"/>
      </w:pPr>
      <w:commentRangeStart w:id="36"/>
      <w:r w:rsidRPr="0008156F">
        <w:t>Install-Module -Name Get-NetView -Force</w:t>
      </w:r>
      <w:commentRangeEnd w:id="36"/>
      <w:r w:rsidR="009049FD">
        <w:rPr>
          <w:rStyle w:val="CommentReference"/>
          <w:rFonts w:ascii="Times New Roman" w:hAnsi="Times New Roman"/>
          <w:lang w:eastAsia="en-US"/>
        </w:rPr>
        <w:commentReference w:id="36"/>
      </w:r>
    </w:p>
    <w:p w14:paraId="50F48E71" w14:textId="77777777" w:rsidR="0008156F" w:rsidRPr="0008156F" w:rsidRDefault="0008156F" w:rsidP="0008156F">
      <w:pPr>
        <w:pStyle w:val="CodePACKT"/>
      </w:pPr>
    </w:p>
    <w:p w14:paraId="51096303" w14:textId="77777777" w:rsidR="0008156F" w:rsidRPr="0008156F" w:rsidRDefault="0008156F" w:rsidP="0008156F">
      <w:pPr>
        <w:pStyle w:val="NumberedBulletPACKT"/>
        <w:ind w:hanging="647"/>
        <w:rPr>
          <w:color w:val="000000"/>
        </w:rPr>
      </w:pPr>
      <w:r w:rsidRPr="0008156F">
        <w:t>Checking installed vers</w:t>
      </w:r>
      <w:r>
        <w:t>i</w:t>
      </w:r>
      <w:r w:rsidRPr="0008156F">
        <w:t>on of </w:t>
      </w:r>
      <w:r w:rsidRPr="0008156F">
        <w:rPr>
          <w:rStyle w:val="CodeInTextPACKT"/>
        </w:rPr>
        <w:t>Get-NetView</w:t>
      </w:r>
    </w:p>
    <w:p w14:paraId="70283B62" w14:textId="77777777" w:rsidR="0008156F" w:rsidRDefault="0008156F" w:rsidP="0008156F">
      <w:pPr>
        <w:pStyle w:val="CodePACKT"/>
      </w:pPr>
    </w:p>
    <w:p w14:paraId="527B21E0" w14:textId="77777777" w:rsidR="0008156F" w:rsidRPr="0008156F" w:rsidRDefault="0008156F" w:rsidP="0008156F">
      <w:pPr>
        <w:pStyle w:val="CodePACKT"/>
      </w:pPr>
      <w:commentRangeStart w:id="37"/>
      <w:r w:rsidRPr="0008156F">
        <w:t>Get-Module -Name Get-NetView</w:t>
      </w:r>
      <w:commentRangeEnd w:id="37"/>
      <w:r w:rsidR="00262CF6">
        <w:rPr>
          <w:rStyle w:val="CommentReference"/>
          <w:rFonts w:ascii="Times New Roman" w:hAnsi="Times New Roman"/>
          <w:lang w:eastAsia="en-US"/>
        </w:rPr>
        <w:commentReference w:id="37"/>
      </w:r>
    </w:p>
    <w:p w14:paraId="58CF7134" w14:textId="77777777" w:rsidR="0008156F" w:rsidRPr="0008156F" w:rsidRDefault="0008156F" w:rsidP="0008156F">
      <w:pPr>
        <w:pStyle w:val="CodePACKT"/>
      </w:pPr>
    </w:p>
    <w:p w14:paraId="2936C823" w14:textId="77777777" w:rsidR="0008156F" w:rsidRPr="0008156F" w:rsidRDefault="0008156F" w:rsidP="0008156F">
      <w:pPr>
        <w:pStyle w:val="NumberedBulletPACKT"/>
        <w:ind w:hanging="647"/>
        <w:rPr>
          <w:color w:val="000000"/>
        </w:rPr>
      </w:pPr>
      <w:r w:rsidRPr="0008156F">
        <w:t>Importing </w:t>
      </w:r>
      <w:r>
        <w:t xml:space="preserve">the </w:t>
      </w:r>
      <w:r w:rsidRPr="0008156F">
        <w:rPr>
          <w:rStyle w:val="CodeInTextPACKT"/>
        </w:rPr>
        <w:t>Get-NetView</w:t>
      </w:r>
      <w:r>
        <w:t xml:space="preserve"> module</w:t>
      </w:r>
    </w:p>
    <w:p w14:paraId="35A89DF0" w14:textId="77777777" w:rsidR="0008156F" w:rsidRDefault="0008156F" w:rsidP="0008156F">
      <w:pPr>
        <w:pStyle w:val="CodePACKT"/>
      </w:pPr>
    </w:p>
    <w:p w14:paraId="20BFD502" w14:textId="77777777" w:rsidR="0008156F" w:rsidRPr="0008156F" w:rsidRDefault="0008156F" w:rsidP="0008156F">
      <w:pPr>
        <w:pStyle w:val="CodePACKT"/>
      </w:pPr>
      <w:r w:rsidRPr="0008156F">
        <w:t>Import-Module -Name Get-NetView -Force</w:t>
      </w:r>
    </w:p>
    <w:p w14:paraId="7A5B78E0" w14:textId="77777777" w:rsidR="0008156F" w:rsidRPr="0008156F" w:rsidRDefault="0008156F" w:rsidP="0008156F">
      <w:pPr>
        <w:pStyle w:val="CodePACKT"/>
      </w:pPr>
    </w:p>
    <w:p w14:paraId="223930B3" w14:textId="77777777" w:rsidR="0008156F" w:rsidRPr="0008156F" w:rsidRDefault="0008156F" w:rsidP="0008156F">
      <w:pPr>
        <w:pStyle w:val="NumberedBulletPACKT"/>
        <w:ind w:hanging="647"/>
        <w:rPr>
          <w:color w:val="000000"/>
        </w:rPr>
      </w:pPr>
      <w:r w:rsidRPr="0008156F">
        <w:t>Creating new folder</w:t>
      </w:r>
    </w:p>
    <w:p w14:paraId="070DF84E" w14:textId="77777777" w:rsidR="0008156F" w:rsidRPr="0008156F" w:rsidRDefault="0008156F" w:rsidP="0008156F">
      <w:pPr>
        <w:pStyle w:val="CodePACKT"/>
      </w:pPr>
    </w:p>
    <w:p w14:paraId="3DFB816F" w14:textId="1F0143D8" w:rsidR="0008156F" w:rsidRPr="0008156F" w:rsidRDefault="0008156F" w:rsidP="0008156F">
      <w:pPr>
        <w:pStyle w:val="CodePACKT"/>
      </w:pPr>
      <w:r w:rsidRPr="0008156F">
        <w:t>$OF = </w:t>
      </w:r>
      <w:r w:rsidR="00F86879">
        <w:t>'</w:t>
      </w:r>
      <w:r w:rsidRPr="0008156F">
        <w:t>C:\NetViewOutput</w:t>
      </w:r>
      <w:r w:rsidR="00F86879">
        <w:t>'</w:t>
      </w:r>
    </w:p>
    <w:p w14:paraId="74A14288" w14:textId="77777777" w:rsidR="0008156F" w:rsidRPr="0008156F" w:rsidRDefault="0008156F" w:rsidP="0008156F">
      <w:pPr>
        <w:pStyle w:val="CodePACKT"/>
      </w:pPr>
      <w:r w:rsidRPr="0008156F">
        <w:t>New-Item -Path $OF -ItemType directory | Out-Null</w:t>
      </w:r>
    </w:p>
    <w:p w14:paraId="698258FC" w14:textId="77777777" w:rsidR="0008156F" w:rsidRPr="0008156F" w:rsidRDefault="0008156F" w:rsidP="0008156F">
      <w:pPr>
        <w:pStyle w:val="CodePACKT"/>
      </w:pPr>
    </w:p>
    <w:p w14:paraId="489CA5DF" w14:textId="44015713" w:rsidR="0008156F" w:rsidRPr="0008156F" w:rsidRDefault="0008156F" w:rsidP="0008156F">
      <w:pPr>
        <w:pStyle w:val="NumberedBulletPACKT"/>
        <w:ind w:hanging="647"/>
        <w:rPr>
          <w:color w:val="000000"/>
        </w:rPr>
      </w:pPr>
      <w:r w:rsidRPr="0008156F">
        <w:t>Running </w:t>
      </w:r>
      <w:r w:rsidRPr="0008156F">
        <w:rPr>
          <w:rStyle w:val="CodeInTextPACKT"/>
        </w:rPr>
        <w:t>Get-</w:t>
      </w:r>
      <w:r>
        <w:rPr>
          <w:rStyle w:val="CodeInTextPACKT"/>
        </w:rPr>
        <w:t>Net</w:t>
      </w:r>
      <w:r w:rsidRPr="0008156F">
        <w:rPr>
          <w:rStyle w:val="CodeInTextPACKT"/>
        </w:rPr>
        <w:t>View</w:t>
      </w:r>
    </w:p>
    <w:p w14:paraId="3C942C2F" w14:textId="77777777" w:rsidR="0008156F" w:rsidRPr="0008156F" w:rsidRDefault="0008156F" w:rsidP="0008156F">
      <w:pPr>
        <w:pStyle w:val="CodePACKT"/>
      </w:pPr>
    </w:p>
    <w:p w14:paraId="1B6FEE8E" w14:textId="77777777" w:rsidR="0008156F" w:rsidRPr="0008156F" w:rsidRDefault="0008156F" w:rsidP="0008156F">
      <w:pPr>
        <w:pStyle w:val="CodePACKT"/>
      </w:pPr>
      <w:r w:rsidRPr="0008156F">
        <w:t>Get-NetView -OutputDirectory $OF</w:t>
      </w:r>
    </w:p>
    <w:p w14:paraId="301F6B25" w14:textId="77777777" w:rsidR="0008156F" w:rsidRPr="0008156F" w:rsidRDefault="0008156F" w:rsidP="0008156F">
      <w:pPr>
        <w:pStyle w:val="CodePACKT"/>
      </w:pPr>
    </w:p>
    <w:p w14:paraId="405E2EB4" w14:textId="77777777" w:rsidR="0008156F" w:rsidRPr="0008156F" w:rsidRDefault="0008156F" w:rsidP="0008156F">
      <w:pPr>
        <w:pStyle w:val="NumberedBulletPACKT"/>
        <w:ind w:hanging="647"/>
        <w:rPr>
          <w:color w:val="000000"/>
        </w:rPr>
      </w:pPr>
      <w:commentRangeStart w:id="38"/>
      <w:r w:rsidRPr="0008156F">
        <w:t>Viewing </w:t>
      </w:r>
      <w:r>
        <w:t xml:space="preserve">the </w:t>
      </w:r>
      <w:r w:rsidRPr="0008156F">
        <w:t>output folder</w:t>
      </w:r>
    </w:p>
    <w:p w14:paraId="78327512" w14:textId="77777777" w:rsidR="0008156F" w:rsidRPr="0008156F" w:rsidRDefault="0008156F" w:rsidP="0008156F">
      <w:pPr>
        <w:pStyle w:val="CodePACKT"/>
      </w:pPr>
    </w:p>
    <w:p w14:paraId="42C230E5" w14:textId="77777777" w:rsidR="0008156F" w:rsidRPr="0008156F" w:rsidRDefault="0008156F" w:rsidP="0008156F">
      <w:pPr>
        <w:pStyle w:val="CodePACKT"/>
      </w:pPr>
      <w:r w:rsidRPr="0008156F">
        <w:t>$OFF = Get-ChildItem $OF</w:t>
      </w:r>
    </w:p>
    <w:p w14:paraId="2EDA96B0" w14:textId="77777777" w:rsidR="0008156F" w:rsidRPr="0008156F" w:rsidRDefault="0008156F" w:rsidP="0008156F">
      <w:pPr>
        <w:pStyle w:val="CodePACKT"/>
      </w:pPr>
      <w:r w:rsidRPr="0008156F">
        <w:t>$OFF</w:t>
      </w:r>
    </w:p>
    <w:p w14:paraId="12D39B15" w14:textId="77777777" w:rsidR="0008156F" w:rsidRPr="0008156F" w:rsidRDefault="0008156F" w:rsidP="0008156F">
      <w:pPr>
        <w:pStyle w:val="CodePACKT"/>
      </w:pPr>
    </w:p>
    <w:p w14:paraId="5AF1307F" w14:textId="77777777" w:rsidR="0008156F" w:rsidRPr="0008156F" w:rsidRDefault="0008156F" w:rsidP="0008156F">
      <w:pPr>
        <w:pStyle w:val="NumberedBulletPACKT"/>
        <w:ind w:hanging="647"/>
        <w:rPr>
          <w:color w:val="000000"/>
        </w:rPr>
      </w:pPr>
      <w:r w:rsidRPr="0008156F">
        <w:t>Viewing the output folder contents</w:t>
      </w:r>
      <w:commentRangeEnd w:id="38"/>
      <w:r w:rsidR="00587317">
        <w:rPr>
          <w:rStyle w:val="CommentReference"/>
        </w:rPr>
        <w:commentReference w:id="38"/>
      </w:r>
    </w:p>
    <w:p w14:paraId="71DE56FE" w14:textId="77777777" w:rsidR="0008156F" w:rsidRPr="0008156F" w:rsidRDefault="0008156F" w:rsidP="0008156F">
      <w:pPr>
        <w:pStyle w:val="CodePACKT"/>
      </w:pPr>
    </w:p>
    <w:p w14:paraId="79BC4CD3" w14:textId="77777777" w:rsidR="0008156F" w:rsidRPr="0008156F" w:rsidRDefault="0008156F" w:rsidP="0008156F">
      <w:pPr>
        <w:pStyle w:val="CodePACKT"/>
      </w:pPr>
      <w:r w:rsidRPr="0008156F">
        <w:t>$Results = $OFF | Select-Object -First 1</w:t>
      </w:r>
    </w:p>
    <w:p w14:paraId="47DC32E9" w14:textId="77777777" w:rsidR="0008156F" w:rsidRPr="0008156F" w:rsidRDefault="0008156F" w:rsidP="0008156F">
      <w:pPr>
        <w:pStyle w:val="CodePACKT"/>
      </w:pPr>
      <w:r w:rsidRPr="0008156F">
        <w:t>Get-ChildItem -Path $Results</w:t>
      </w:r>
    </w:p>
    <w:p w14:paraId="659A0303" w14:textId="77777777" w:rsidR="0008156F" w:rsidRPr="0008156F" w:rsidRDefault="0008156F" w:rsidP="0008156F">
      <w:pPr>
        <w:pStyle w:val="CodePACKT"/>
      </w:pPr>
    </w:p>
    <w:p w14:paraId="60727948" w14:textId="77777777" w:rsidR="0008156F" w:rsidRPr="0008156F" w:rsidRDefault="0008156F" w:rsidP="0008156F">
      <w:pPr>
        <w:pStyle w:val="NumberedBulletPACKT"/>
        <w:ind w:hanging="647"/>
        <w:rPr>
          <w:color w:val="000000"/>
        </w:rPr>
      </w:pPr>
      <w:r w:rsidRPr="0008156F">
        <w:t>Viewing IP configuration</w:t>
      </w:r>
    </w:p>
    <w:p w14:paraId="22A3AE47" w14:textId="77777777" w:rsidR="0008156F" w:rsidRPr="0008156F" w:rsidRDefault="0008156F" w:rsidP="0008156F">
      <w:pPr>
        <w:pStyle w:val="CodePACKT"/>
      </w:pPr>
    </w:p>
    <w:p w14:paraId="7C619B94" w14:textId="77777777" w:rsidR="0008156F" w:rsidRPr="0008156F" w:rsidRDefault="0008156F" w:rsidP="0008156F">
      <w:pPr>
        <w:pStyle w:val="CodePACKT"/>
      </w:pPr>
      <w:r w:rsidRPr="0008156F">
        <w:t>Get-Content -Path $Results\_ipconfig.txt</w:t>
      </w:r>
    </w:p>
    <w:p w14:paraId="479A6909" w14:textId="0276596F" w:rsidR="0008156F" w:rsidRDefault="0008156F" w:rsidP="008C76CA">
      <w:pPr>
        <w:pStyle w:val="Heading2"/>
      </w:pPr>
      <w:r>
        <w:t>How it works...</w:t>
      </w:r>
    </w:p>
    <w:p w14:paraId="1151AF86" w14:textId="0433AC95"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find the </w:t>
      </w:r>
      <w:r w:rsidRPr="0008156F">
        <w:rPr>
          <w:rStyle w:val="CodeInTextPACKT"/>
        </w:rPr>
        <w:t>Get-NetView</w:t>
      </w:r>
      <w:r>
        <w:rPr>
          <w:lang w:val="en-GB"/>
        </w:rPr>
        <w:t xml:space="preserve"> module on the PowerShell Gallery. The output from this step looks like this:</w:t>
      </w:r>
    </w:p>
    <w:p w14:paraId="4D70700C" w14:textId="63392EDE" w:rsidR="0008156F" w:rsidRDefault="0008156F" w:rsidP="0008156F">
      <w:pPr>
        <w:pStyle w:val="FigurePACKT"/>
      </w:pPr>
      <w:r>
        <w:rPr>
          <w:noProof/>
        </w:rPr>
        <w:lastRenderedPageBreak/>
        <w:drawing>
          <wp:inline distT="0" distB="0" distL="0" distR="0" wp14:anchorId="23C7E712" wp14:editId="16F8DD36">
            <wp:extent cx="4619625" cy="96988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591" cy="979747"/>
                    </a:xfrm>
                    <a:prstGeom prst="rect">
                      <a:avLst/>
                    </a:prstGeom>
                  </pic:spPr>
                </pic:pic>
              </a:graphicData>
            </a:graphic>
          </wp:inline>
        </w:drawing>
      </w:r>
    </w:p>
    <w:p w14:paraId="0E915E1B" w14:textId="683A7FA2" w:rsidR="0008156F" w:rsidRDefault="0008156F" w:rsidP="00B83641">
      <w:pPr>
        <w:pStyle w:val="FigureCaptionPACKT"/>
      </w:pPr>
      <w:r>
        <w:t>Figure 14.1: Finding the Get-NetView module</w:t>
      </w:r>
    </w:p>
    <w:p w14:paraId="79D3DC37" w14:textId="2AF4C85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0BB560A2" w14:textId="090BBA39" w:rsidR="0008156F" w:rsidRDefault="0008156F" w:rsidP="0008156F">
      <w:pPr>
        <w:pStyle w:val="NormalPACKT"/>
      </w:pPr>
      <w:r w:rsidRPr="0008156F">
        <w:t xml:space="preserve">In </w:t>
      </w:r>
      <w:r w:rsidRPr="0008156F">
        <w:rPr>
          <w:rStyle w:val="ItalicsPACKT"/>
        </w:rPr>
        <w:t>step 2</w:t>
      </w:r>
      <w:r w:rsidRPr="0008156F">
        <w:t>, you install the latest version of this module, which generates no output.</w:t>
      </w:r>
      <w:r>
        <w:t xml:space="preserve"> In </w:t>
      </w:r>
      <w:r w:rsidRPr="0008156F">
        <w:rPr>
          <w:rStyle w:val="ItalicsPACKT"/>
        </w:rPr>
        <w:t>step 3</w:t>
      </w:r>
      <w:r>
        <w:t xml:space="preserve">, you check which version (or versions) of the </w:t>
      </w:r>
      <w:r w:rsidRPr="0008156F">
        <w:rPr>
          <w:rStyle w:val="CodeInTextPACKT"/>
        </w:rPr>
        <w:t>Get-NetView</w:t>
      </w:r>
      <w:r>
        <w:t xml:space="preserve"> module are on </w:t>
      </w:r>
      <w:r w:rsidRPr="0008156F">
        <w:rPr>
          <w:rStyle w:val="CodeInTextPACKT"/>
        </w:rPr>
        <w:t>SRV1</w:t>
      </w:r>
      <w:r>
        <w:t>, with output like this:</w:t>
      </w:r>
    </w:p>
    <w:p w14:paraId="36406578" w14:textId="48458B47" w:rsidR="0008156F" w:rsidRPr="0008156F" w:rsidRDefault="0008156F" w:rsidP="0008156F">
      <w:pPr>
        <w:pStyle w:val="FigurePACKT"/>
      </w:pPr>
      <w:commentRangeStart w:id="39"/>
      <w:r>
        <w:rPr>
          <w:noProof/>
        </w:rPr>
        <w:drawing>
          <wp:inline distT="0" distB="0" distL="0" distR="0" wp14:anchorId="2EFCFDAF" wp14:editId="560508F6">
            <wp:extent cx="3420127" cy="971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0259" cy="980110"/>
                    </a:xfrm>
                    <a:prstGeom prst="rect">
                      <a:avLst/>
                    </a:prstGeom>
                  </pic:spPr>
                </pic:pic>
              </a:graphicData>
            </a:graphic>
          </wp:inline>
        </w:drawing>
      </w:r>
      <w:commentRangeEnd w:id="39"/>
      <w:r w:rsidR="003504D3">
        <w:rPr>
          <w:rStyle w:val="CommentReference"/>
          <w:rFonts w:ascii="Times New Roman" w:hAnsi="Times New Roman"/>
        </w:rPr>
        <w:commentReference w:id="39"/>
      </w:r>
    </w:p>
    <w:p w14:paraId="59A78ADD" w14:textId="1749895F" w:rsidR="0008156F" w:rsidRDefault="0008156F" w:rsidP="00CF5C5D">
      <w:pPr>
        <w:pStyle w:val="FigureCaptionPACKT"/>
      </w:pPr>
      <w:r>
        <w:t>Figure 14.2: Checking the installed version(s) of Get-NetView</w:t>
      </w:r>
    </w:p>
    <w:p w14:paraId="0B872A50" w14:textId="7914E46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E0AA85E" w14:textId="77777777" w:rsidR="0008156F" w:rsidRDefault="0008156F" w:rsidP="0008156F">
      <w:pPr>
        <w:pStyle w:val="NormalPACKT"/>
      </w:pPr>
      <w:r w:rsidRPr="0008156F">
        <w:t xml:space="preserve">In </w:t>
      </w:r>
      <w:r w:rsidRPr="0008156F">
        <w:rPr>
          <w:rStyle w:val="ItalicsPACKT"/>
        </w:rPr>
        <w:t>step 4</w:t>
      </w:r>
      <w:r w:rsidRPr="0008156F">
        <w:t xml:space="preserve">, you import the </w:t>
      </w:r>
      <w:r w:rsidRPr="0008156F">
        <w:rPr>
          <w:rStyle w:val="CodeInTextPACKT"/>
        </w:rPr>
        <w:t>Get-NetView</w:t>
      </w:r>
      <w:r w:rsidRPr="0008156F">
        <w:t xml:space="preserve"> module. In </w:t>
      </w:r>
      <w:r w:rsidRPr="0008156F">
        <w:rPr>
          <w:rStyle w:val="ItalicsPACKT"/>
        </w:rPr>
        <w:t>step 5</w:t>
      </w:r>
      <w:r w:rsidRPr="0008156F">
        <w:t xml:space="preserve">, you create a new folder on the C:\ drive to hold the output </w:t>
      </w:r>
      <w:r w:rsidRPr="0008156F">
        <w:rPr>
          <w:rStyle w:val="CodeInTextPACKT"/>
        </w:rPr>
        <w:t>Get-NetView</w:t>
      </w:r>
      <w:r w:rsidRPr="0008156F">
        <w:t xml:space="preserve"> generates. </w:t>
      </w:r>
      <w:r>
        <w:t xml:space="preserve">These two steps produce no output. </w:t>
      </w:r>
    </w:p>
    <w:p w14:paraId="30A49E67" w14:textId="5CEE9EEF" w:rsidR="0008156F" w:rsidRDefault="0008156F" w:rsidP="0008156F">
      <w:pPr>
        <w:pStyle w:val="NormalPACKT"/>
      </w:pPr>
      <w:r>
        <w:t xml:space="preserve">In </w:t>
      </w:r>
      <w:r w:rsidRPr="0008156F">
        <w:rPr>
          <w:rStyle w:val="ItalicsPACKT"/>
        </w:rPr>
        <w:t>step 6</w:t>
      </w:r>
      <w:r>
        <w:t xml:space="preserve">, you run </w:t>
      </w:r>
      <w:r w:rsidRPr="0008156F">
        <w:rPr>
          <w:rStyle w:val="CodeInTextPACKT"/>
        </w:rPr>
        <w:t>Get-Net</w:t>
      </w:r>
      <w:r>
        <w:rPr>
          <w:rStyle w:val="CodeInTextPACKT"/>
        </w:rPr>
        <w:t>V</w:t>
      </w:r>
      <w:r w:rsidRPr="0008156F">
        <w:rPr>
          <w:rStyle w:val="CodeInTextPACKT"/>
        </w:rPr>
        <w:t>iew</w:t>
      </w:r>
      <w:r>
        <w:t>. At each step taken, the command logs some network information and outputs a running commentary. This command generates a lot of console output, a subset of which looks like this:</w:t>
      </w:r>
    </w:p>
    <w:p w14:paraId="5E56F0FF" w14:textId="1C4CB52B" w:rsidR="0008156F" w:rsidRPr="0008156F" w:rsidRDefault="0008156F" w:rsidP="0008156F">
      <w:pPr>
        <w:pStyle w:val="FigurePACKT"/>
      </w:pPr>
      <w:commentRangeStart w:id="40"/>
      <w:r>
        <w:rPr>
          <w:noProof/>
        </w:rPr>
        <w:lastRenderedPageBreak/>
        <w:drawing>
          <wp:inline distT="0" distB="0" distL="0" distR="0" wp14:anchorId="45CF05DE" wp14:editId="0AE2D846">
            <wp:extent cx="3704866"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2751" cy="2886720"/>
                    </a:xfrm>
                    <a:prstGeom prst="rect">
                      <a:avLst/>
                    </a:prstGeom>
                  </pic:spPr>
                </pic:pic>
              </a:graphicData>
            </a:graphic>
          </wp:inline>
        </w:drawing>
      </w:r>
      <w:commentRangeEnd w:id="40"/>
      <w:r w:rsidR="00B31B91">
        <w:rPr>
          <w:rStyle w:val="CommentReference"/>
          <w:rFonts w:ascii="Times New Roman" w:hAnsi="Times New Roman"/>
        </w:rPr>
        <w:commentReference w:id="40"/>
      </w:r>
    </w:p>
    <w:p w14:paraId="186886B0" w14:textId="191C0331" w:rsidR="0008156F" w:rsidRDefault="0008156F" w:rsidP="00145096">
      <w:pPr>
        <w:pStyle w:val="FigureCaptionPACKT"/>
      </w:pPr>
      <w:r>
        <w:t>Figure 14.3: Running Get-NetView</w:t>
      </w:r>
    </w:p>
    <w:p w14:paraId="7D03BF03" w14:textId="386F22A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44392063" w14:textId="655FC575" w:rsidR="0008156F" w:rsidRPr="0008156F" w:rsidRDefault="0008156F" w:rsidP="0008156F">
      <w:pPr>
        <w:pStyle w:val="NormalPACKT"/>
      </w:pPr>
      <w:r w:rsidRPr="0008156F">
        <w:t xml:space="preserve">In </w:t>
      </w:r>
      <w:r w:rsidRPr="0008156F">
        <w:rPr>
          <w:rStyle w:val="ItalicsPACKT"/>
        </w:rPr>
        <w:t>step 7</w:t>
      </w:r>
      <w:r w:rsidRPr="0008156F">
        <w:t xml:space="preserve">, you view the output folder to view the files created by </w:t>
      </w:r>
      <w:r w:rsidRPr="0008156F">
        <w:rPr>
          <w:rStyle w:val="CodeInTextPACKT"/>
        </w:rPr>
        <w:t>Get-NetView</w:t>
      </w:r>
      <w:r w:rsidRPr="0008156F">
        <w:t>, with output like this:</w:t>
      </w:r>
    </w:p>
    <w:p w14:paraId="26270B2C" w14:textId="70D84D23" w:rsidR="0008156F" w:rsidRDefault="0008156F" w:rsidP="0008156F">
      <w:pPr>
        <w:pStyle w:val="FigurePACKT"/>
        <w:rPr>
          <w:b/>
          <w:bCs/>
        </w:rPr>
      </w:pPr>
      <w:r>
        <w:rPr>
          <w:noProof/>
        </w:rPr>
        <w:drawing>
          <wp:inline distT="0" distB="0" distL="0" distR="0" wp14:anchorId="35141B12" wp14:editId="6C6796C2">
            <wp:extent cx="3331082" cy="11525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6207" cy="1188897"/>
                    </a:xfrm>
                    <a:prstGeom prst="rect">
                      <a:avLst/>
                    </a:prstGeom>
                  </pic:spPr>
                </pic:pic>
              </a:graphicData>
            </a:graphic>
          </wp:inline>
        </w:drawing>
      </w:r>
    </w:p>
    <w:p w14:paraId="7BD6FCF4" w14:textId="11803D3F" w:rsidR="0008156F" w:rsidRDefault="0008156F" w:rsidP="00083D28">
      <w:pPr>
        <w:pStyle w:val="FigureCaptionPACKT"/>
      </w:pPr>
      <w:r>
        <w:t>Figure 14.4: Viewing Get-NetView output folder</w:t>
      </w:r>
    </w:p>
    <w:p w14:paraId="01B31940" w14:textId="7F6F289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6675CEA6" w14:textId="44940354" w:rsidR="0008156F" w:rsidRPr="0008156F" w:rsidRDefault="0008156F" w:rsidP="0008156F">
      <w:pPr>
        <w:pStyle w:val="NormalPACKT"/>
      </w:pPr>
      <w:r w:rsidRPr="0008156F">
        <w:t xml:space="preserve">In </w:t>
      </w:r>
      <w:r w:rsidRPr="0008156F">
        <w:rPr>
          <w:rStyle w:val="ItalicsPACKT"/>
        </w:rPr>
        <w:t>step 8</w:t>
      </w:r>
      <w:r w:rsidRPr="0008156F">
        <w:t xml:space="preserve">, you view the detailed information created by </w:t>
      </w:r>
      <w:r w:rsidRPr="0008156F">
        <w:rPr>
          <w:rStyle w:val="CodeInTextPACKT"/>
        </w:rPr>
        <w:t>Get-NetView</w:t>
      </w:r>
      <w:r w:rsidRPr="0008156F">
        <w:t>, with output like this:</w:t>
      </w:r>
    </w:p>
    <w:p w14:paraId="7D508507" w14:textId="6CC8FDB6" w:rsidR="0008156F" w:rsidRDefault="0008156F" w:rsidP="0008156F">
      <w:pPr>
        <w:pStyle w:val="FigurePACKT"/>
        <w:rPr>
          <w:rFonts w:ascii="Arial" w:hAnsi="Arial"/>
          <w:b/>
          <w:color w:val="FF0000"/>
          <w:sz w:val="28"/>
          <w:szCs w:val="28"/>
        </w:rPr>
      </w:pPr>
      <w:commentRangeStart w:id="41"/>
      <w:r>
        <w:rPr>
          <w:noProof/>
        </w:rPr>
        <w:lastRenderedPageBreak/>
        <w:drawing>
          <wp:inline distT="0" distB="0" distL="0" distR="0" wp14:anchorId="75BA2F17" wp14:editId="00DC85BA">
            <wp:extent cx="4256827" cy="3648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7175" cy="3682653"/>
                    </a:xfrm>
                    <a:prstGeom prst="rect">
                      <a:avLst/>
                    </a:prstGeom>
                  </pic:spPr>
                </pic:pic>
              </a:graphicData>
            </a:graphic>
          </wp:inline>
        </w:drawing>
      </w:r>
      <w:commentRangeEnd w:id="41"/>
      <w:r w:rsidR="00665F3B">
        <w:rPr>
          <w:rStyle w:val="CommentReference"/>
          <w:rFonts w:ascii="Times New Roman" w:hAnsi="Times New Roman"/>
        </w:rPr>
        <w:commentReference w:id="41"/>
      </w:r>
    </w:p>
    <w:p w14:paraId="77562EA3" w14:textId="4C7D94F4" w:rsidR="0008156F" w:rsidRDefault="0008156F" w:rsidP="00FE49DA">
      <w:pPr>
        <w:pStyle w:val="FigureCaptionPACKT"/>
      </w:pPr>
      <w:r>
        <w:t>Figure 14.5: Viewing Get-NetView output folder</w:t>
      </w:r>
    </w:p>
    <w:p w14:paraId="40481209" w14:textId="048EE0A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E144E5A" w14:textId="1A7F0BCE" w:rsidR="0008156F" w:rsidRDefault="0008156F" w:rsidP="0008156F">
      <w:pPr>
        <w:pStyle w:val="NormalPACKT"/>
      </w:pPr>
      <w:r w:rsidRPr="0008156F">
        <w:t xml:space="preserve">In </w:t>
      </w:r>
      <w:r w:rsidRPr="0008156F">
        <w:rPr>
          <w:rStyle w:val="ItalicsPACKT"/>
        </w:rPr>
        <w:t>step 9</w:t>
      </w:r>
      <w:r w:rsidRPr="0008156F">
        <w:t>, you examine the I</w:t>
      </w:r>
      <w:r>
        <w:t>P</w:t>
      </w:r>
      <w:r w:rsidRPr="0008156F">
        <w:t xml:space="preserve"> configuration generated by </w:t>
      </w:r>
      <w:r w:rsidRPr="0008156F">
        <w:rPr>
          <w:rStyle w:val="CodeInTextPACKT"/>
        </w:rPr>
        <w:t>Get-NetView</w:t>
      </w:r>
      <w:r w:rsidRPr="0008156F">
        <w:t>, which looks like this:</w:t>
      </w:r>
    </w:p>
    <w:p w14:paraId="16F4A851" w14:textId="09F898DB" w:rsidR="0008156F" w:rsidRDefault="0008156F" w:rsidP="0008156F">
      <w:pPr>
        <w:pStyle w:val="FigurePACKT"/>
      </w:pPr>
      <w:r>
        <w:rPr>
          <w:noProof/>
        </w:rPr>
        <w:lastRenderedPageBreak/>
        <w:drawing>
          <wp:inline distT="0" distB="0" distL="0" distR="0" wp14:anchorId="210CC7FA" wp14:editId="44F41AA0">
            <wp:extent cx="3152790" cy="2632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9341" cy="2646055"/>
                    </a:xfrm>
                    <a:prstGeom prst="rect">
                      <a:avLst/>
                    </a:prstGeom>
                  </pic:spPr>
                </pic:pic>
              </a:graphicData>
            </a:graphic>
          </wp:inline>
        </w:drawing>
      </w:r>
    </w:p>
    <w:p w14:paraId="53EEC069" w14:textId="4C287AAD" w:rsidR="0008156F" w:rsidRDefault="0008156F" w:rsidP="004268B9">
      <w:pPr>
        <w:pStyle w:val="FigureCaptionPACKT"/>
      </w:pPr>
      <w:r>
        <w:t xml:space="preserve">Figure 14.6: Viewing IP </w:t>
      </w:r>
      <w:ins w:id="42" w:author="Lucy Wan" w:date="2021-04-28T14:01:00Z">
        <w:r w:rsidR="004268B9">
          <w:t>c</w:t>
        </w:r>
      </w:ins>
      <w:del w:id="43" w:author="Lucy Wan" w:date="2021-04-28T14:01:00Z">
        <w:r w:rsidDel="004268B9">
          <w:delText>C</w:delText>
        </w:r>
      </w:del>
      <w:r>
        <w:t>onfiguration</w:t>
      </w:r>
    </w:p>
    <w:p w14:paraId="0958674C" w14:textId="051369E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09BC6A3F" w14:textId="72D4EC2E" w:rsidR="0008156F" w:rsidRDefault="0008156F" w:rsidP="0008156F">
      <w:pPr>
        <w:pStyle w:val="Heading2"/>
      </w:pPr>
      <w:r>
        <w:t>There</w:t>
      </w:r>
      <w:r w:rsidR="00F86879">
        <w:t>'</w:t>
      </w:r>
      <w:r>
        <w:t>s more...</w:t>
      </w:r>
    </w:p>
    <w:p w14:paraId="1C1DC0F2" w14:textId="046B9DEE" w:rsidR="0008156F" w:rsidRDefault="0008156F" w:rsidP="0008156F">
      <w:pPr>
        <w:pStyle w:val="NormalPACKT"/>
        <w:rPr>
          <w:lang w:val="en-GB"/>
        </w:rPr>
      </w:pPr>
      <w:r>
        <w:rPr>
          <w:lang w:val="en-GB"/>
        </w:rPr>
        <w:t xml:space="preserve">In </w:t>
      </w:r>
      <w:r w:rsidRPr="0008156F">
        <w:rPr>
          <w:rStyle w:val="ItalicsPACKT"/>
        </w:rPr>
        <w:t>step 3</w:t>
      </w:r>
      <w:r>
        <w:rPr>
          <w:lang w:val="en-GB"/>
        </w:rPr>
        <w:t xml:space="preserve">, </w:t>
      </w:r>
      <w:commentRangeStart w:id="44"/>
      <w:r>
        <w:rPr>
          <w:lang w:val="en-GB"/>
        </w:rPr>
        <w:t xml:space="preserve">you check the version(s) of the </w:t>
      </w:r>
      <w:r w:rsidRPr="001B6AD2">
        <w:rPr>
          <w:rStyle w:val="CodeInTextPACKT"/>
        </w:rPr>
        <w:t>Get-NetView</w:t>
      </w:r>
      <w:r>
        <w:rPr>
          <w:lang w:val="en-GB"/>
        </w:rPr>
        <w:t xml:space="preserve"> module on your system. In this case, you can see Version 1.0, which shipped with the edition of Windows Server (running on </w:t>
      </w:r>
      <w:r w:rsidRPr="00983F38">
        <w:rPr>
          <w:rStyle w:val="CodeInTextPACKT"/>
        </w:rPr>
        <w:t>SRV1</w:t>
      </w:r>
      <w:r>
        <w:rPr>
          <w:lang w:val="en-GB"/>
        </w:rPr>
        <w:t xml:space="preserve">) as well as a later version you obtained from the PS Gallery. As always, with the PowerShell </w:t>
      </w:r>
      <w:del w:id="45" w:author="Lucy Wan" w:date="2021-04-28T14:04:00Z">
        <w:r w:rsidDel="001E4AA9">
          <w:rPr>
            <w:lang w:val="en-GB"/>
          </w:rPr>
          <w:delText>g</w:delText>
        </w:r>
      </w:del>
      <w:ins w:id="46" w:author="Lucy Wan" w:date="2021-04-28T14:04:00Z">
        <w:r w:rsidR="001E4AA9">
          <w:rPr>
            <w:lang w:val="en-GB"/>
          </w:rPr>
          <w:t>G</w:t>
        </w:r>
      </w:ins>
      <w:r>
        <w:rPr>
          <w:lang w:val="en-GB"/>
        </w:rPr>
        <w:t xml:space="preserve">allery, you may see a later version of this module on the PowerShell </w:t>
      </w:r>
      <w:del w:id="47" w:author="Lucy Wan" w:date="2021-04-28T14:04:00Z">
        <w:r w:rsidDel="001E4AA9">
          <w:rPr>
            <w:lang w:val="en-GB"/>
          </w:rPr>
          <w:delText>g</w:delText>
        </w:r>
      </w:del>
      <w:ins w:id="48" w:author="Lucy Wan" w:date="2021-04-28T14:04:00Z">
        <w:r w:rsidR="001E4AA9">
          <w:rPr>
            <w:lang w:val="en-GB"/>
          </w:rPr>
          <w:t>G</w:t>
        </w:r>
      </w:ins>
      <w:r>
        <w:rPr>
          <w:lang w:val="en-GB"/>
        </w:rPr>
        <w:t xml:space="preserve">allery. </w:t>
      </w:r>
      <w:commentRangeEnd w:id="44"/>
      <w:r w:rsidR="00365D8B">
        <w:rPr>
          <w:rStyle w:val="CommentReference"/>
        </w:rPr>
        <w:commentReference w:id="44"/>
      </w:r>
    </w:p>
    <w:p w14:paraId="3033DEE4" w14:textId="0CF7CD70" w:rsidR="0008156F" w:rsidRDefault="0008156F" w:rsidP="0008156F">
      <w:pPr>
        <w:pStyle w:val="NormalPACKT"/>
        <w:rPr>
          <w:lang w:val="en-GB"/>
        </w:rPr>
      </w:pPr>
      <w:r>
        <w:rPr>
          <w:lang w:val="en-GB"/>
        </w:rPr>
        <w:t xml:space="preserve">In </w:t>
      </w:r>
      <w:r w:rsidRPr="0008156F">
        <w:rPr>
          <w:rStyle w:val="ItalicsPACKT"/>
        </w:rPr>
        <w:t>step 7</w:t>
      </w:r>
      <w:r>
        <w:rPr>
          <w:lang w:val="en-GB"/>
        </w:rPr>
        <w:t xml:space="preserve">, you view the files output by </w:t>
      </w:r>
      <w:r w:rsidRPr="00983F38">
        <w:rPr>
          <w:rStyle w:val="CodeInTextPACKT"/>
        </w:rPr>
        <w:t>Get-NetView</w:t>
      </w:r>
      <w:r>
        <w:rPr>
          <w:lang w:val="en-GB"/>
        </w:rPr>
        <w:t xml:space="preserve">. As you can see, there is a folder and a ZIP archive file in the output folder. </w:t>
      </w:r>
      <w:r w:rsidRPr="00DF474D">
        <w:rPr>
          <w:rStyle w:val="CodeInTextPACKT"/>
        </w:rPr>
        <w:t>Get-NetView</w:t>
      </w:r>
      <w:r>
        <w:rPr>
          <w:lang w:val="en-GB"/>
        </w:rPr>
        <w:t xml:space="preserve"> adds all the network information to separate files in the output folder and then compresses all that information into a single archive file you can send to a network technician for resolution. </w:t>
      </w:r>
    </w:p>
    <w:p w14:paraId="1C449C8D" w14:textId="4E8B6A13" w:rsidR="0008156F" w:rsidRDefault="0008156F" w:rsidP="0008156F">
      <w:pPr>
        <w:pStyle w:val="NormalPACKT"/>
        <w:rPr>
          <w:lang w:val="en-GB"/>
        </w:rPr>
      </w:pPr>
      <w:r>
        <w:rPr>
          <w:lang w:val="en-GB"/>
        </w:rPr>
        <w:t xml:space="preserve">In </w:t>
      </w:r>
      <w:r w:rsidRPr="0008156F">
        <w:rPr>
          <w:rStyle w:val="ItalicsPACKT"/>
        </w:rPr>
        <w:t>step 9</w:t>
      </w:r>
      <w:r>
        <w:rPr>
          <w:lang w:val="en-GB"/>
        </w:rPr>
        <w:t xml:space="preserve">, you view one of the many bits of information created by </w:t>
      </w:r>
      <w:r w:rsidRPr="0008156F">
        <w:rPr>
          <w:rStyle w:val="CodeInTextPACKT"/>
        </w:rPr>
        <w:t>Get-NetView</w:t>
      </w:r>
      <w:r>
        <w:rPr>
          <w:lang w:val="en-GB"/>
        </w:rPr>
        <w:t xml:space="preserve">. In this case, you look at the IP configuration information, including the IP address, subnet mask and the default gateway. Interestingly the developers used </w:t>
      </w:r>
      <w:r w:rsidRPr="000671E5">
        <w:rPr>
          <w:rStyle w:val="CodeInTextPACKT"/>
        </w:rPr>
        <w:t>ipconfig.exe</w:t>
      </w:r>
      <w:r>
        <w:rPr>
          <w:lang w:val="en-GB"/>
        </w:rPr>
        <w:t xml:space="preserve"> to create this information without using the </w:t>
      </w:r>
      <w:r w:rsidRPr="0008156F">
        <w:rPr>
          <w:rStyle w:val="CodeInTextPACKT"/>
        </w:rPr>
        <w:t>/all</w:t>
      </w:r>
      <w:r>
        <w:rPr>
          <w:lang w:val="en-GB"/>
        </w:rPr>
        <w:t xml:space="preserve"> switch. This means you cannot see from this output the configured DNS </w:t>
      </w:r>
      <w:commentRangeStart w:id="49"/>
      <w:r>
        <w:rPr>
          <w:lang w:val="en-GB"/>
        </w:rPr>
        <w:t>Server</w:t>
      </w:r>
      <w:commentRangeEnd w:id="49"/>
      <w:r w:rsidR="00B24BDE">
        <w:rPr>
          <w:rStyle w:val="CommentReference"/>
        </w:rPr>
        <w:commentReference w:id="49"/>
      </w:r>
      <w:r>
        <w:rPr>
          <w:lang w:val="en-GB"/>
        </w:rPr>
        <w:t xml:space="preserve"> IP addresses. </w:t>
      </w:r>
    </w:p>
    <w:p w14:paraId="0EF9DCF7" w14:textId="6B9E085A" w:rsidR="00205AD0" w:rsidRDefault="00D14211" w:rsidP="00205AD0">
      <w:pPr>
        <w:pStyle w:val="Heading1"/>
        <w:tabs>
          <w:tab w:val="left" w:pos="0"/>
        </w:tabs>
        <w:rPr>
          <w:lang w:val="en-US"/>
        </w:rPr>
      </w:pPr>
      <w:r>
        <w:rPr>
          <w:lang w:val="en-US"/>
        </w:rPr>
        <w:lastRenderedPageBreak/>
        <w:t>Using PS Script Analyzer</w:t>
      </w:r>
      <w:r w:rsidR="00B761AD" w:rsidRPr="00B761AD">
        <w:rPr>
          <w:lang w:val="en-US"/>
        </w:rPr>
        <w:t xml:space="preserve"> </w:t>
      </w:r>
    </w:p>
    <w:p w14:paraId="28B35E28" w14:textId="29009496" w:rsidR="00D14211" w:rsidRDefault="00D14211" w:rsidP="00D14211">
      <w:pPr>
        <w:pStyle w:val="NormalPACKT"/>
      </w:pPr>
      <w:r>
        <w:t xml:space="preserve">The PowerShell Script Analyzer is a PowerShell module produced by the PowerShell team that analyzes your code and provides opportunities to improve. You can download the latest version of the module from the PowerShell </w:t>
      </w:r>
      <w:del w:id="50" w:author="Lucy Wan" w:date="2021-04-28T14:05:00Z">
        <w:r w:rsidDel="009228C1">
          <w:delText>g</w:delText>
        </w:r>
      </w:del>
      <w:ins w:id="51" w:author="Lucy Wan" w:date="2021-04-28T14:05:00Z">
        <w:r w:rsidR="009228C1">
          <w:t>G</w:t>
        </w:r>
      </w:ins>
      <w:r>
        <w:t>allery.</w:t>
      </w:r>
    </w:p>
    <w:p w14:paraId="0F511F89" w14:textId="052B353B" w:rsidR="00D14211" w:rsidRDefault="00D14211" w:rsidP="00D14211">
      <w:pPr>
        <w:pStyle w:val="NormalPACKT"/>
      </w:pPr>
      <w:r>
        <w:t xml:space="preserve">If you are using the VS Code code editor to develop your code, you should know that the </w:t>
      </w:r>
      <w:ins w:id="52" w:author="Lucy Wan" w:date="2021-04-28T14:05:00Z">
        <w:r w:rsidR="009228C1">
          <w:t>S</w:t>
        </w:r>
      </w:ins>
      <w:del w:id="53" w:author="Lucy Wan" w:date="2021-04-28T14:05:00Z">
        <w:r w:rsidDel="009228C1">
          <w:delText>s</w:delText>
        </w:r>
      </w:del>
      <w:r>
        <w:t xml:space="preserve">cript </w:t>
      </w:r>
      <w:ins w:id="54" w:author="Lucy Wan" w:date="2021-04-28T14:05:00Z">
        <w:r w:rsidR="009228C1">
          <w:t>A</w:t>
        </w:r>
      </w:ins>
      <w:del w:id="55" w:author="Lucy Wan" w:date="2021-04-28T14:05:00Z">
        <w:r w:rsidDel="009228C1">
          <w:delText>a</w:delText>
        </w:r>
      </w:del>
      <w:r>
        <w:t xml:space="preserve">nalyzer is built-in to VS Code. So as you are developing your PowerShell script, VS code highlights any errors which the </w:t>
      </w:r>
      <w:ins w:id="56" w:author="Lucy Wan" w:date="2021-04-28T14:05:00Z">
        <w:r w:rsidR="009228C1">
          <w:t>S</w:t>
        </w:r>
      </w:ins>
      <w:del w:id="57" w:author="Lucy Wan" w:date="2021-04-28T14:05:00Z">
        <w:r w:rsidDel="009228C1">
          <w:delText>s</w:delText>
        </w:r>
      </w:del>
      <w:r>
        <w:t xml:space="preserve">cript </w:t>
      </w:r>
      <w:ins w:id="58" w:author="Lucy Wan" w:date="2021-04-28T14:05:00Z">
        <w:r w:rsidR="009228C1">
          <w:t>A</w:t>
        </w:r>
      </w:ins>
      <w:del w:id="59" w:author="Lucy Wan" w:date="2021-04-28T14:05:00Z">
        <w:r w:rsidDel="009228C1">
          <w:delText>a</w:delText>
        </w:r>
      </w:del>
      <w:r>
        <w:t>nalyzer finds. VS Code, therefore, helps you to write better code straightaway.</w:t>
      </w:r>
    </w:p>
    <w:p w14:paraId="30725425" w14:textId="20A1B744" w:rsidR="00412D57" w:rsidRDefault="00D14211" w:rsidP="00EE3136">
      <w:pPr>
        <w:pStyle w:val="NormalPACKT"/>
      </w:pPr>
      <w:r>
        <w:t xml:space="preserve">Another feature of the PS Script Analyzer is the ability to reformat PowerShell code to be more readable. You have numerous settings you can configure to tell you how the Script Analyzer should reformat your code. </w:t>
      </w:r>
    </w:p>
    <w:p w14:paraId="119AC353" w14:textId="56819FF6" w:rsidR="00205AD0" w:rsidRDefault="00205AD0" w:rsidP="00205AD0">
      <w:pPr>
        <w:pStyle w:val="Heading2"/>
        <w:tabs>
          <w:tab w:val="left" w:pos="0"/>
        </w:tabs>
      </w:pPr>
      <w:r>
        <w:t xml:space="preserve">Getting </w:t>
      </w:r>
      <w:del w:id="60" w:author="Lucy Wan" w:date="2021-04-28T14:05:00Z">
        <w:r w:rsidDel="00F61E7E">
          <w:delText>R</w:delText>
        </w:r>
      </w:del>
      <w:ins w:id="61" w:author="Lucy Wan" w:date="2021-04-28T14:13:00Z">
        <w:r w:rsidR="00C6402D">
          <w:t>r</w:t>
        </w:r>
      </w:ins>
      <w:r>
        <w:t>eady</w:t>
      </w:r>
    </w:p>
    <w:p w14:paraId="4145F4E6" w14:textId="17507C00" w:rsidR="00205AD0" w:rsidRDefault="00FE57AA" w:rsidP="00FE57AA">
      <w:pPr>
        <w:pStyle w:val="NormalPACKT"/>
        <w:rPr>
          <w:lang w:val="en-GB"/>
        </w:rPr>
      </w:pPr>
      <w:r>
        <w:rPr>
          <w:lang w:val="en-GB"/>
        </w:rPr>
        <w:t xml:space="preserve">This recipe uses </w:t>
      </w:r>
      <w:r w:rsidRPr="00911CCD">
        <w:rPr>
          <w:rStyle w:val="CodeInTextPACKT"/>
        </w:rPr>
        <w:t>SRV</w:t>
      </w:r>
      <w:r w:rsidR="00D14211">
        <w:rPr>
          <w:rStyle w:val="CodeInTextPACKT"/>
        </w:rPr>
        <w:t>1</w:t>
      </w:r>
      <w:r>
        <w:rPr>
          <w:lang w:val="en-GB"/>
        </w:rPr>
        <w:t xml:space="preserve">, a </w:t>
      </w:r>
      <w:r w:rsidR="00D14211">
        <w:rPr>
          <w:lang w:val="en-GB"/>
        </w:rPr>
        <w:t>domain-joined Windows Server 2022 host.</w:t>
      </w:r>
    </w:p>
    <w:p w14:paraId="7B2637D6" w14:textId="0CBD2280" w:rsidR="00DC30A7" w:rsidRDefault="00545F9C" w:rsidP="00DC30A7">
      <w:pPr>
        <w:pStyle w:val="Heading2"/>
        <w:tabs>
          <w:tab w:val="left" w:pos="0"/>
        </w:tabs>
      </w:pPr>
      <w:r>
        <w:t>How to do it...</w:t>
      </w:r>
    </w:p>
    <w:p w14:paraId="7FFCC68F" w14:textId="7DC0DF81" w:rsidR="00D14211" w:rsidRPr="00F62C5F" w:rsidRDefault="00D14211" w:rsidP="00CF1FC0">
      <w:pPr>
        <w:pStyle w:val="NumberedBulletPACKT"/>
        <w:numPr>
          <w:ilvl w:val="0"/>
          <w:numId w:val="12"/>
        </w:numPr>
        <w:rPr>
          <w:color w:val="000000"/>
        </w:rPr>
      </w:pPr>
      <w:r w:rsidRPr="00D14211">
        <w:t>Discovering the </w:t>
      </w:r>
      <w:commentRangeStart w:id="62"/>
      <w:r w:rsidRPr="00D14211">
        <w:t>PS Script Analyzer </w:t>
      </w:r>
      <w:commentRangeEnd w:id="62"/>
      <w:r w:rsidR="00917D23">
        <w:rPr>
          <w:rStyle w:val="CommentReference"/>
        </w:rPr>
        <w:commentReference w:id="62"/>
      </w:r>
      <w:r w:rsidRPr="00D14211">
        <w:t>module</w:t>
      </w:r>
    </w:p>
    <w:p w14:paraId="5E9BD1EE" w14:textId="77777777" w:rsidR="00D14211" w:rsidRPr="00D14211" w:rsidRDefault="00D14211" w:rsidP="00D14211">
      <w:pPr>
        <w:pStyle w:val="CodePACKT"/>
      </w:pPr>
    </w:p>
    <w:p w14:paraId="1F5A661F" w14:textId="620B17C5" w:rsidR="00D14211" w:rsidRPr="00D14211" w:rsidRDefault="00D14211" w:rsidP="00D14211">
      <w:pPr>
        <w:pStyle w:val="CodePACKT"/>
      </w:pPr>
      <w:r w:rsidRPr="00D14211">
        <w:t>Find-Module -Name PSScriptAnalyzer |</w:t>
      </w:r>
    </w:p>
    <w:p w14:paraId="6A0C7306" w14:textId="77777777" w:rsidR="00D14211" w:rsidRPr="00D14211" w:rsidRDefault="00D14211" w:rsidP="00D14211">
      <w:pPr>
        <w:pStyle w:val="CodePACKT"/>
      </w:pPr>
      <w:r w:rsidRPr="00D14211">
        <w:t>  Format-List Name, Type, Desc*, Author, Company*, *Date, *URI*</w:t>
      </w:r>
    </w:p>
    <w:p w14:paraId="7AA59D1F" w14:textId="77777777" w:rsidR="00D14211" w:rsidRPr="00D14211" w:rsidRDefault="00D14211" w:rsidP="00D14211">
      <w:pPr>
        <w:pStyle w:val="CodePACKT"/>
      </w:pPr>
      <w:r w:rsidRPr="00D14211">
        <w:t>  </w:t>
      </w:r>
    </w:p>
    <w:p w14:paraId="3E899656" w14:textId="388FB7A7" w:rsidR="00D14211" w:rsidRPr="008C76CA" w:rsidRDefault="00D14211" w:rsidP="008C76CA">
      <w:pPr>
        <w:pStyle w:val="NumberedBulletPACKT"/>
        <w:numPr>
          <w:ilvl w:val="0"/>
          <w:numId w:val="6"/>
        </w:numPr>
        <w:rPr>
          <w:color w:val="000000"/>
        </w:rPr>
      </w:pPr>
      <w:r w:rsidRPr="00D14211">
        <w:t>Installing the </w:t>
      </w:r>
      <w:commentRangeStart w:id="63"/>
      <w:r w:rsidRPr="00D14211">
        <w:t>script analyzer</w:t>
      </w:r>
      <w:commentRangeEnd w:id="63"/>
      <w:r w:rsidR="00F55E63">
        <w:rPr>
          <w:rStyle w:val="CommentReference"/>
        </w:rPr>
        <w:commentReference w:id="63"/>
      </w:r>
      <w:r w:rsidRPr="00D14211">
        <w:t> module</w:t>
      </w:r>
    </w:p>
    <w:p w14:paraId="5BB36C8C" w14:textId="77777777" w:rsidR="00D14211" w:rsidRPr="00D14211" w:rsidRDefault="00D14211" w:rsidP="00D14211">
      <w:pPr>
        <w:pStyle w:val="CodePACKT"/>
      </w:pPr>
    </w:p>
    <w:p w14:paraId="3F59469F" w14:textId="289E4B17" w:rsidR="00D14211" w:rsidRPr="00D14211" w:rsidRDefault="00D14211" w:rsidP="00D14211">
      <w:pPr>
        <w:pStyle w:val="CodePACKT"/>
      </w:pPr>
      <w:r w:rsidRPr="00D14211">
        <w:t>Install-Module -Name PSScriptAnalyzer -Force</w:t>
      </w:r>
    </w:p>
    <w:p w14:paraId="5EF71262" w14:textId="77777777" w:rsidR="00D14211" w:rsidRPr="00D14211" w:rsidRDefault="00D14211" w:rsidP="00D14211">
      <w:pPr>
        <w:pStyle w:val="CodePACKT"/>
      </w:pPr>
    </w:p>
    <w:p w14:paraId="47892486" w14:textId="32B7E0A5" w:rsidR="00D14211" w:rsidRPr="00D14211" w:rsidRDefault="00D14211" w:rsidP="008C76CA">
      <w:pPr>
        <w:pStyle w:val="NumberedBulletPACKT"/>
        <w:numPr>
          <w:ilvl w:val="0"/>
          <w:numId w:val="6"/>
        </w:numPr>
        <w:rPr>
          <w:color w:val="000000"/>
        </w:rPr>
      </w:pPr>
      <w:r w:rsidRPr="00D14211">
        <w:t>Discovering the commands in </w:t>
      </w:r>
      <w:commentRangeStart w:id="64"/>
      <w:r w:rsidRPr="00D14211">
        <w:t>this module</w:t>
      </w:r>
      <w:commentRangeEnd w:id="64"/>
      <w:r w:rsidR="00BE3AAB">
        <w:rPr>
          <w:rStyle w:val="CommentReference"/>
          <w:rFonts w:ascii="Arial" w:hAnsi="Arial" w:cs="Arial"/>
          <w:bCs/>
        </w:rPr>
        <w:commentReference w:id="64"/>
      </w:r>
    </w:p>
    <w:p w14:paraId="7693C0F5" w14:textId="77777777" w:rsidR="00D14211" w:rsidRPr="00D14211" w:rsidRDefault="00D14211" w:rsidP="00D14211">
      <w:pPr>
        <w:pStyle w:val="CodePACKT"/>
      </w:pPr>
    </w:p>
    <w:p w14:paraId="734B0A3C" w14:textId="064740F6" w:rsidR="00D14211" w:rsidRPr="00D14211" w:rsidRDefault="00D14211" w:rsidP="00D14211">
      <w:pPr>
        <w:pStyle w:val="CodePACKT"/>
      </w:pPr>
      <w:r w:rsidRPr="00D14211">
        <w:t>Get-Command -Module PSScriptAnalyzer</w:t>
      </w:r>
    </w:p>
    <w:p w14:paraId="20D48CAB" w14:textId="77777777" w:rsidR="00D14211" w:rsidRPr="00D14211" w:rsidRDefault="00D14211" w:rsidP="00D14211">
      <w:pPr>
        <w:pStyle w:val="CodePACKT"/>
      </w:pPr>
    </w:p>
    <w:p w14:paraId="1525531E" w14:textId="0E4C2538" w:rsidR="00D14211" w:rsidRPr="00D14211" w:rsidRDefault="00D14211" w:rsidP="008C76CA">
      <w:pPr>
        <w:pStyle w:val="NumberedBulletPACKT"/>
        <w:numPr>
          <w:ilvl w:val="0"/>
          <w:numId w:val="6"/>
        </w:numPr>
        <w:rPr>
          <w:color w:val="000000"/>
        </w:rPr>
      </w:pPr>
      <w:r w:rsidRPr="00D14211">
        <w:t>Discovering analyzer rules</w:t>
      </w:r>
    </w:p>
    <w:p w14:paraId="04B5CC57" w14:textId="77777777" w:rsidR="00D14211" w:rsidRDefault="00D14211" w:rsidP="00D14211">
      <w:pPr>
        <w:pStyle w:val="CodePACKT"/>
      </w:pPr>
    </w:p>
    <w:p w14:paraId="53F254F4" w14:textId="70F511B9" w:rsidR="00D14211" w:rsidRPr="00D14211" w:rsidRDefault="00D14211" w:rsidP="00D14211">
      <w:pPr>
        <w:pStyle w:val="CodePACKT"/>
      </w:pPr>
      <w:r w:rsidRPr="00D14211">
        <w:t>Get-ScriptAnalyzerRule | </w:t>
      </w:r>
    </w:p>
    <w:p w14:paraId="12B1F12E" w14:textId="77777777" w:rsidR="00D14211" w:rsidRPr="00D14211" w:rsidRDefault="00D14211" w:rsidP="00D14211">
      <w:pPr>
        <w:pStyle w:val="CodePACKT"/>
      </w:pPr>
      <w:r w:rsidRPr="00D14211">
        <w:t>  Group-Object -Property </w:t>
      </w:r>
      <w:commentRangeStart w:id="65"/>
      <w:r w:rsidRPr="00D14211">
        <w:t>Severity </w:t>
      </w:r>
      <w:commentRangeEnd w:id="65"/>
      <w:r w:rsidR="009C6D0F">
        <w:rPr>
          <w:rStyle w:val="CommentReference"/>
          <w:rFonts w:ascii="Times New Roman" w:hAnsi="Times New Roman"/>
          <w:lang w:eastAsia="en-US"/>
        </w:rPr>
        <w:commentReference w:id="65"/>
      </w:r>
    </w:p>
    <w:p w14:paraId="4F7E31B3" w14:textId="77777777" w:rsidR="00D14211" w:rsidRPr="00D14211" w:rsidRDefault="00D14211" w:rsidP="00D14211">
      <w:pPr>
        <w:pStyle w:val="CodePACKT"/>
      </w:pPr>
      <w:r w:rsidRPr="00D14211">
        <w:t>    Sort-Object -Property Count -Descending</w:t>
      </w:r>
    </w:p>
    <w:p w14:paraId="37457E83" w14:textId="77777777" w:rsidR="00D14211" w:rsidRPr="00D14211" w:rsidRDefault="00D14211" w:rsidP="00D14211">
      <w:pPr>
        <w:pStyle w:val="CodePACKT"/>
      </w:pPr>
    </w:p>
    <w:p w14:paraId="0013434E" w14:textId="20DF737E" w:rsidR="00D14211" w:rsidRPr="00D14211" w:rsidRDefault="00D14211" w:rsidP="008C76CA">
      <w:pPr>
        <w:pStyle w:val="NumberedBulletPACKT"/>
        <w:numPr>
          <w:ilvl w:val="0"/>
          <w:numId w:val="6"/>
        </w:numPr>
        <w:rPr>
          <w:color w:val="000000"/>
        </w:rPr>
      </w:pPr>
      <w:r w:rsidRPr="00D14211">
        <w:t>Examining a rule</w:t>
      </w:r>
    </w:p>
    <w:p w14:paraId="375E7068" w14:textId="77777777" w:rsidR="00D14211" w:rsidRPr="00D14211" w:rsidRDefault="00D14211" w:rsidP="00D14211">
      <w:pPr>
        <w:pStyle w:val="CodePACKT"/>
      </w:pPr>
    </w:p>
    <w:p w14:paraId="7E09C765"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Get-ScriptAnalyzerRule | </w:t>
      </w:r>
    </w:p>
    <w:p w14:paraId="58337982"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lastRenderedPageBreak/>
        <w:t>  Select-Object -First </w:t>
      </w:r>
      <w:r w:rsidRPr="00D14211">
        <w:rPr>
          <w:rFonts w:ascii="Consolas" w:hAnsi="Consolas"/>
          <w:color w:val="098658"/>
          <w:sz w:val="21"/>
          <w:szCs w:val="21"/>
        </w:rPr>
        <w:t>1</w:t>
      </w:r>
      <w:r w:rsidRPr="00D14211">
        <w:rPr>
          <w:rFonts w:ascii="Consolas" w:hAnsi="Consolas"/>
          <w:sz w:val="21"/>
          <w:szCs w:val="21"/>
        </w:rPr>
        <w:t> |</w:t>
      </w:r>
    </w:p>
    <w:p w14:paraId="49C9559B"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Format-List</w:t>
      </w:r>
    </w:p>
    <w:p w14:paraId="4BE5EBEE" w14:textId="77777777" w:rsidR="00D14211" w:rsidRPr="00D14211" w:rsidRDefault="00D14211" w:rsidP="00D14211">
      <w:pPr>
        <w:pStyle w:val="CodePACKT"/>
        <w:rPr>
          <w:rFonts w:ascii="Consolas" w:hAnsi="Consolas"/>
          <w:sz w:val="21"/>
          <w:szCs w:val="21"/>
        </w:rPr>
      </w:pPr>
    </w:p>
    <w:p w14:paraId="4E98F462" w14:textId="3D0B1222" w:rsidR="00D14211" w:rsidRPr="00D14211" w:rsidRDefault="00D14211" w:rsidP="008C76CA">
      <w:pPr>
        <w:pStyle w:val="NumberedBulletPACKT"/>
        <w:numPr>
          <w:ilvl w:val="0"/>
          <w:numId w:val="6"/>
        </w:numPr>
        <w:rPr>
          <w:color w:val="000000"/>
        </w:rPr>
      </w:pPr>
      <w:r w:rsidRPr="00D14211">
        <w:t>Creating a script file with issues</w:t>
      </w:r>
    </w:p>
    <w:p w14:paraId="29816F71" w14:textId="77777777" w:rsidR="00D14211" w:rsidRPr="00D14211" w:rsidRDefault="00D14211" w:rsidP="00D14211">
      <w:pPr>
        <w:pStyle w:val="CodePACKT"/>
      </w:pPr>
    </w:p>
    <w:p w14:paraId="5CE43528" w14:textId="546605DC" w:rsidR="00D14211" w:rsidRPr="00D14211" w:rsidRDefault="00D14211" w:rsidP="00D14211">
      <w:pPr>
        <w:pStyle w:val="CodePACKT"/>
      </w:pPr>
      <w:r w:rsidRPr="00D14211">
        <w:t>@</w:t>
      </w:r>
      <w:r w:rsidR="00F86879">
        <w:t>'</w:t>
      </w:r>
    </w:p>
    <w:p w14:paraId="39D82C67" w14:textId="77777777" w:rsidR="00D14211" w:rsidRPr="00D14211" w:rsidRDefault="00D14211" w:rsidP="00D14211">
      <w:pPr>
        <w:pStyle w:val="CodePACKT"/>
      </w:pPr>
      <w:r w:rsidRPr="00D14211">
        <w:t># Bad.ps1</w:t>
      </w:r>
    </w:p>
    <w:p w14:paraId="352C4256" w14:textId="77777777" w:rsidR="00D14211" w:rsidRPr="00D14211" w:rsidRDefault="00D14211" w:rsidP="00D14211">
      <w:pPr>
        <w:pStyle w:val="CodePACKT"/>
      </w:pPr>
      <w:r w:rsidRPr="00D14211">
        <w:t># A file to demonstrate Script Analyzer</w:t>
      </w:r>
    </w:p>
    <w:p w14:paraId="7DF9ABB0" w14:textId="77777777" w:rsidR="00D14211" w:rsidRPr="00D14211" w:rsidRDefault="00D14211" w:rsidP="00D14211">
      <w:pPr>
        <w:pStyle w:val="CodePACKT"/>
      </w:pPr>
      <w:r w:rsidRPr="00D14211">
        <w:t>#</w:t>
      </w:r>
    </w:p>
    <w:p w14:paraId="6E3C85F5" w14:textId="77777777" w:rsidR="00D14211" w:rsidRPr="00D14211" w:rsidRDefault="00D14211" w:rsidP="00D14211">
      <w:pPr>
        <w:pStyle w:val="CodePACKT"/>
      </w:pPr>
      <w:r w:rsidRPr="00D14211">
        <w:t>### Uses an alias</w:t>
      </w:r>
    </w:p>
    <w:p w14:paraId="22EBEE22" w14:textId="77777777" w:rsidR="00D14211" w:rsidRPr="00D14211" w:rsidRDefault="00D14211" w:rsidP="00D14211">
      <w:pPr>
        <w:pStyle w:val="CodePACKT"/>
      </w:pPr>
      <w:r w:rsidRPr="00D14211">
        <w:t>$Procs = gps</w:t>
      </w:r>
    </w:p>
    <w:p w14:paraId="501B5801" w14:textId="77777777" w:rsidR="00D14211" w:rsidRPr="00D14211" w:rsidRDefault="00D14211" w:rsidP="00D14211">
      <w:pPr>
        <w:pStyle w:val="CodePACKT"/>
      </w:pPr>
      <w:r w:rsidRPr="00D14211">
        <w:t>### Uses positional parameters</w:t>
      </w:r>
    </w:p>
    <w:p w14:paraId="440C0D68" w14:textId="1ED0A775" w:rsidR="00D14211" w:rsidRPr="00D14211" w:rsidRDefault="00D14211" w:rsidP="00D14211">
      <w:pPr>
        <w:pStyle w:val="CodePACKT"/>
      </w:pPr>
      <w:r w:rsidRPr="00D14211">
        <w:t>$Services = Get-Service </w:t>
      </w:r>
      <w:r w:rsidR="00F86879">
        <w:t>'</w:t>
      </w:r>
      <w:r w:rsidRPr="00D14211">
        <w:t>foo</w:t>
      </w:r>
      <w:r w:rsidR="00F86879">
        <w:t>'</w:t>
      </w:r>
      <w:r w:rsidRPr="00D14211">
        <w:t> 21</w:t>
      </w:r>
    </w:p>
    <w:p w14:paraId="1D6B2FF7" w14:textId="77777777" w:rsidR="00D14211" w:rsidRPr="00D14211" w:rsidRDefault="00D14211" w:rsidP="00D14211">
      <w:pPr>
        <w:pStyle w:val="CodePACKT"/>
      </w:pPr>
      <w:r w:rsidRPr="00D14211">
        <w:t>### Uses poor function header</w:t>
      </w:r>
    </w:p>
    <w:p w14:paraId="341BE0C3" w14:textId="4B63ACFB" w:rsidR="00D14211" w:rsidRPr="00D14211" w:rsidRDefault="00D14211" w:rsidP="00D14211">
      <w:pPr>
        <w:pStyle w:val="CodePACKT"/>
      </w:pPr>
      <w:r w:rsidRPr="00D14211">
        <w:t>Function foo {</w:t>
      </w:r>
      <w:r w:rsidR="00F86879">
        <w:t>"</w:t>
      </w:r>
      <w:r w:rsidRPr="00D14211">
        <w:t>Foo</w:t>
      </w:r>
      <w:r w:rsidR="00F86879">
        <w:t>"</w:t>
      </w:r>
      <w:r w:rsidRPr="00D14211">
        <w:t>}</w:t>
      </w:r>
    </w:p>
    <w:p w14:paraId="2C8A5E00" w14:textId="77777777" w:rsidR="00D14211" w:rsidRPr="00D14211" w:rsidRDefault="00D14211" w:rsidP="00D14211">
      <w:pPr>
        <w:pStyle w:val="CodePACKT"/>
      </w:pPr>
      <w:r w:rsidRPr="00D14211">
        <w:t>### Function redefines a built in command</w:t>
      </w:r>
    </w:p>
    <w:p w14:paraId="5344F293" w14:textId="471AA1D0" w:rsidR="00D14211" w:rsidRPr="00D14211" w:rsidRDefault="00D14211" w:rsidP="00D14211">
      <w:pPr>
        <w:pStyle w:val="CodePACKT"/>
      </w:pPr>
      <w:r w:rsidRPr="00D14211">
        <w:t>Function Get-ChildItem {</w:t>
      </w:r>
      <w:r w:rsidR="00F86879">
        <w:t>"</w:t>
      </w:r>
      <w:r w:rsidRPr="00D14211">
        <w:t>Sorry Dave I </w:t>
      </w:r>
      <w:commentRangeStart w:id="66"/>
      <w:r w:rsidRPr="00D14211">
        <w:t>can not</w:t>
      </w:r>
      <w:commentRangeEnd w:id="66"/>
      <w:r w:rsidR="000E1668">
        <w:rPr>
          <w:rStyle w:val="CommentReference"/>
          <w:rFonts w:ascii="Arial" w:hAnsi="Arial" w:cs="Arial"/>
          <w:bCs/>
          <w:lang w:eastAsia="en-US"/>
        </w:rPr>
        <w:commentReference w:id="66"/>
      </w:r>
      <w:r w:rsidRPr="00D14211">
        <w:t> do that</w:t>
      </w:r>
      <w:r w:rsidR="00F86879">
        <w:t>"</w:t>
      </w:r>
      <w:r w:rsidRPr="00D14211">
        <w:t>}</w:t>
      </w:r>
    </w:p>
    <w:p w14:paraId="171AE3AC" w14:textId="77777777" w:rsidR="00D14211" w:rsidRPr="00D14211" w:rsidRDefault="00D14211" w:rsidP="00D14211">
      <w:pPr>
        <w:pStyle w:val="CodePACKT"/>
      </w:pPr>
      <w:r w:rsidRPr="00D14211">
        <w:t>### Command uses a hard coded computer name</w:t>
      </w:r>
    </w:p>
    <w:p w14:paraId="7D9CF108" w14:textId="77777777" w:rsidR="00D14211" w:rsidRPr="00D14211" w:rsidRDefault="00D14211" w:rsidP="00D14211">
      <w:pPr>
        <w:pStyle w:val="CodePACKT"/>
      </w:pPr>
      <w:r w:rsidRPr="00D14211">
        <w:t>Test-Connection -ComputerName DC1</w:t>
      </w:r>
    </w:p>
    <w:p w14:paraId="08D7BEEA" w14:textId="77777777" w:rsidR="00D14211" w:rsidRPr="00D14211" w:rsidRDefault="00D14211" w:rsidP="00D14211">
      <w:pPr>
        <w:pStyle w:val="CodePACKT"/>
      </w:pPr>
      <w:r w:rsidRPr="00D14211">
        <w:t>### A line that has trailing white space</w:t>
      </w:r>
    </w:p>
    <w:p w14:paraId="57C3C5FD" w14:textId="32C29B35" w:rsidR="00D14211" w:rsidRPr="00D14211" w:rsidRDefault="00D14211" w:rsidP="00D14211">
      <w:pPr>
        <w:pStyle w:val="CodePACKT"/>
      </w:pPr>
      <w:r w:rsidRPr="00D14211">
        <w:t>$foobar =</w:t>
      </w:r>
      <w:r w:rsidR="00F86879">
        <w:t>"</w:t>
      </w:r>
      <w:r w:rsidRPr="00D14211">
        <w:t>foobar</w:t>
      </w:r>
      <w:r w:rsidR="00F86879">
        <w:t>"</w:t>
      </w:r>
      <w:r w:rsidRPr="00D14211">
        <w:t>                                                          </w:t>
      </w:r>
    </w:p>
    <w:p w14:paraId="0C8F507B" w14:textId="77777777" w:rsidR="00D14211" w:rsidRPr="00D14211" w:rsidRDefault="00D14211" w:rsidP="00D14211">
      <w:pPr>
        <w:pStyle w:val="CodePACKT"/>
      </w:pPr>
      <w:r w:rsidRPr="00D14211">
        <w:t>### A line using a global variable</w:t>
      </w:r>
    </w:p>
    <w:p w14:paraId="710F42CA" w14:textId="77777777" w:rsidR="00D14211" w:rsidRPr="00D14211" w:rsidRDefault="00D14211" w:rsidP="00D14211">
      <w:pPr>
        <w:pStyle w:val="CodePACKT"/>
      </w:pPr>
      <w:r w:rsidRPr="00D14211">
        <w:t>$Global:foo</w:t>
      </w:r>
    </w:p>
    <w:p w14:paraId="718243DA" w14:textId="0F7BC332" w:rsidR="00D14211" w:rsidRPr="00D14211" w:rsidRDefault="00F86879" w:rsidP="00D14211">
      <w:pPr>
        <w:pStyle w:val="CodePACKT"/>
      </w:pPr>
      <w:r>
        <w:t>'</w:t>
      </w:r>
      <w:r w:rsidR="00D14211" w:rsidRPr="00D14211">
        <w:t>@ | Out-File -FilePath </w:t>
      </w:r>
      <w:r>
        <w:t>"</w:t>
      </w:r>
      <w:r w:rsidR="00D14211" w:rsidRPr="00D14211">
        <w:t>C:\Foo\Bad.ps1</w:t>
      </w:r>
      <w:r>
        <w:t>"</w:t>
      </w:r>
    </w:p>
    <w:p w14:paraId="2D7207CB" w14:textId="77777777" w:rsidR="00D14211" w:rsidRPr="00D14211" w:rsidRDefault="00D14211" w:rsidP="00D14211">
      <w:pPr>
        <w:pStyle w:val="CodePACKT"/>
      </w:pPr>
    </w:p>
    <w:p w14:paraId="0AA1CB7E" w14:textId="1AB95536" w:rsidR="00D14211" w:rsidRPr="00D14211" w:rsidRDefault="00D14211" w:rsidP="008C76CA">
      <w:pPr>
        <w:pStyle w:val="NumberedBulletPACKT"/>
        <w:numPr>
          <w:ilvl w:val="0"/>
          <w:numId w:val="6"/>
        </w:numPr>
        <w:rPr>
          <w:color w:val="000000"/>
        </w:rPr>
      </w:pPr>
      <w:r w:rsidRPr="00D14211">
        <w:t>Checking the newly created script file</w:t>
      </w:r>
    </w:p>
    <w:p w14:paraId="461B3751" w14:textId="77777777" w:rsidR="00D14211" w:rsidRDefault="00D14211" w:rsidP="00D14211">
      <w:pPr>
        <w:pStyle w:val="CodePACKT"/>
      </w:pPr>
    </w:p>
    <w:p w14:paraId="7C0864F4" w14:textId="5306C75E" w:rsidR="00D14211" w:rsidRPr="00D14211" w:rsidRDefault="00D14211" w:rsidP="00D14211">
      <w:pPr>
        <w:pStyle w:val="CodePACKT"/>
      </w:pPr>
      <w:r w:rsidRPr="00D14211">
        <w:t>Get-ChildItem C:\Foo\Bad.ps1</w:t>
      </w:r>
    </w:p>
    <w:p w14:paraId="6915F014" w14:textId="77777777" w:rsidR="00D14211" w:rsidRPr="00D14211" w:rsidRDefault="00D14211" w:rsidP="00D14211">
      <w:pPr>
        <w:pStyle w:val="CodePACKT"/>
      </w:pPr>
    </w:p>
    <w:p w14:paraId="09A830D2" w14:textId="52FD36EA" w:rsidR="00D14211" w:rsidRPr="00D14211" w:rsidRDefault="00D14211" w:rsidP="008C76CA">
      <w:pPr>
        <w:pStyle w:val="NumberedBulletPACKT"/>
        <w:numPr>
          <w:ilvl w:val="0"/>
          <w:numId w:val="6"/>
        </w:numPr>
        <w:rPr>
          <w:color w:val="000000"/>
        </w:rPr>
      </w:pPr>
      <w:r w:rsidRPr="00D14211">
        <w:t>Analyzing</w:t>
      </w:r>
      <w:commentRangeStart w:id="67"/>
      <w:r w:rsidRPr="00D14211">
        <w:t> </w:t>
      </w:r>
      <w:r w:rsidRPr="00D14211">
        <w:rPr>
          <w:rStyle w:val="CodeInTextPACKT"/>
        </w:rPr>
        <w:t>Bad.ps1</w:t>
      </w:r>
      <w:commentRangeEnd w:id="67"/>
      <w:r w:rsidR="00B7374A">
        <w:rPr>
          <w:rStyle w:val="CommentReference"/>
          <w:rFonts w:ascii="Arial" w:hAnsi="Arial" w:cs="Arial"/>
          <w:bCs/>
        </w:rPr>
        <w:commentReference w:id="67"/>
      </w:r>
    </w:p>
    <w:p w14:paraId="28281984" w14:textId="77777777" w:rsidR="00D14211" w:rsidRDefault="00D14211" w:rsidP="00D14211">
      <w:pPr>
        <w:pStyle w:val="CodePACKT"/>
      </w:pPr>
    </w:p>
    <w:p w14:paraId="14659DF1" w14:textId="27C76987" w:rsidR="00D14211" w:rsidRPr="00D14211" w:rsidRDefault="00D14211" w:rsidP="00D14211">
      <w:pPr>
        <w:pStyle w:val="CodePACKT"/>
      </w:pPr>
      <w:r w:rsidRPr="00D14211">
        <w:t>Invoke-ScriptAnalyzer -Path C:\Foo\Bad.ps1 |</w:t>
      </w:r>
    </w:p>
    <w:p w14:paraId="1968DC21" w14:textId="77777777" w:rsidR="00D14211" w:rsidRPr="00D14211" w:rsidRDefault="00D14211" w:rsidP="00D14211">
      <w:pPr>
        <w:pStyle w:val="CodePACKT"/>
      </w:pPr>
      <w:r w:rsidRPr="00D14211">
        <w:t>  Sort-Object -Property Line</w:t>
      </w:r>
    </w:p>
    <w:p w14:paraId="66D18C97" w14:textId="77777777" w:rsidR="00D14211" w:rsidRPr="00D14211" w:rsidRDefault="00D14211" w:rsidP="00D14211">
      <w:pPr>
        <w:pStyle w:val="CodePACKT"/>
      </w:pPr>
    </w:p>
    <w:p w14:paraId="100B7C50" w14:textId="48AD956B" w:rsidR="00D14211" w:rsidRPr="00D14211" w:rsidRDefault="00D14211" w:rsidP="008C76CA">
      <w:pPr>
        <w:pStyle w:val="NumberedBulletPACKT"/>
        <w:numPr>
          <w:ilvl w:val="0"/>
          <w:numId w:val="6"/>
        </w:numPr>
        <w:rPr>
          <w:color w:val="000000"/>
        </w:rPr>
      </w:pPr>
      <w:r w:rsidRPr="00D14211">
        <w:t>Defining a function to format more nicely</w:t>
      </w:r>
    </w:p>
    <w:p w14:paraId="0CEFB42E" w14:textId="77777777" w:rsidR="00D14211" w:rsidRPr="00D14211" w:rsidRDefault="00D14211" w:rsidP="00D14211">
      <w:pPr>
        <w:pStyle w:val="CodePACKT"/>
      </w:pPr>
    </w:p>
    <w:p w14:paraId="23ACBB6B" w14:textId="32783E3F" w:rsidR="00D14211" w:rsidRPr="00D14211" w:rsidRDefault="00D14211" w:rsidP="00D14211">
      <w:pPr>
        <w:pStyle w:val="CodePACKT"/>
      </w:pPr>
      <w:r w:rsidRPr="00D14211">
        <w:t>$Script1 = @</w:t>
      </w:r>
      <w:r w:rsidR="00F86879">
        <w:t>'</w:t>
      </w:r>
    </w:p>
    <w:p w14:paraId="349EADBF" w14:textId="21A42F6F" w:rsidR="00D14211" w:rsidRPr="00D14211" w:rsidRDefault="00D14211" w:rsidP="00D14211">
      <w:pPr>
        <w:pStyle w:val="CodePACKT"/>
      </w:pPr>
      <w:r w:rsidRPr="00D14211">
        <w:t>function foo {</w:t>
      </w:r>
      <w:r w:rsidR="00F86879">
        <w:t>"</w:t>
      </w:r>
      <w:r w:rsidRPr="00D14211">
        <w:t>hello!</w:t>
      </w:r>
      <w:r w:rsidR="00F86879">
        <w:t>"</w:t>
      </w:r>
    </w:p>
    <w:p w14:paraId="467C42DE" w14:textId="77777777" w:rsidR="00D14211" w:rsidRPr="00D14211" w:rsidRDefault="00D14211" w:rsidP="00D14211">
      <w:pPr>
        <w:pStyle w:val="CodePACKT"/>
      </w:pPr>
      <w:r w:rsidRPr="00D14211">
        <w:t>Get-ChildItem -Path C:\FOO</w:t>
      </w:r>
    </w:p>
    <w:p w14:paraId="281E0741" w14:textId="77777777" w:rsidR="00D14211" w:rsidRPr="00D14211" w:rsidRDefault="00D14211" w:rsidP="00D14211">
      <w:pPr>
        <w:pStyle w:val="CodePACKT"/>
      </w:pPr>
      <w:r w:rsidRPr="00D14211">
        <w:t>}</w:t>
      </w:r>
    </w:p>
    <w:p w14:paraId="230922D4" w14:textId="675B5909" w:rsidR="00D14211" w:rsidRPr="00D14211" w:rsidRDefault="00F86879" w:rsidP="00D14211">
      <w:pPr>
        <w:pStyle w:val="CodePACKT"/>
      </w:pPr>
      <w:r>
        <w:t>'</w:t>
      </w:r>
      <w:r w:rsidR="00D14211" w:rsidRPr="00D14211">
        <w:t>@</w:t>
      </w:r>
    </w:p>
    <w:p w14:paraId="3089ED2B" w14:textId="77777777" w:rsidR="00D14211" w:rsidRPr="00D14211" w:rsidRDefault="00D14211" w:rsidP="00D14211">
      <w:pPr>
        <w:pStyle w:val="CodePACKT"/>
      </w:pPr>
    </w:p>
    <w:p w14:paraId="365C4F68" w14:textId="08AD068C" w:rsidR="00D14211" w:rsidRPr="00D14211" w:rsidRDefault="00D14211" w:rsidP="008C76CA">
      <w:pPr>
        <w:pStyle w:val="NumberedBulletPACKT"/>
        <w:numPr>
          <w:ilvl w:val="0"/>
          <w:numId w:val="6"/>
        </w:numPr>
        <w:rPr>
          <w:color w:val="000000"/>
        </w:rPr>
      </w:pPr>
      <w:r w:rsidRPr="00D14211">
        <w:lastRenderedPageBreak/>
        <w:t>Defining formatting settings</w:t>
      </w:r>
    </w:p>
    <w:p w14:paraId="1B16A30A" w14:textId="77777777" w:rsidR="00D14211" w:rsidRPr="00D14211" w:rsidRDefault="00D14211" w:rsidP="00D14211">
      <w:pPr>
        <w:pStyle w:val="CodePACKT"/>
      </w:pPr>
    </w:p>
    <w:p w14:paraId="0E5F18E2" w14:textId="3F397A53" w:rsidR="00D14211" w:rsidRPr="00D14211" w:rsidRDefault="00D14211" w:rsidP="00D14211">
      <w:pPr>
        <w:pStyle w:val="CodePACKT"/>
      </w:pPr>
      <w:r w:rsidRPr="00D14211">
        <w:t>$Settings = @{</w:t>
      </w:r>
    </w:p>
    <w:p w14:paraId="714A503E" w14:textId="37F2E49A" w:rsidR="00D14211" w:rsidRPr="00D14211" w:rsidRDefault="00D14211" w:rsidP="00D14211">
      <w:pPr>
        <w:pStyle w:val="CodePACKT"/>
      </w:pPr>
      <w:r w:rsidRPr="00D14211">
        <w:t>  IncludeRules = @(</w:t>
      </w:r>
      <w:r w:rsidR="00F86879">
        <w:t>"</w:t>
      </w:r>
      <w:r w:rsidRPr="00D14211">
        <w:t>PSPlaceOpenBrace</w:t>
      </w:r>
      <w:r w:rsidR="00F86879">
        <w:t>"</w:t>
      </w:r>
      <w:r w:rsidRPr="00D14211">
        <w:t>, </w:t>
      </w:r>
      <w:r w:rsidR="00F86879">
        <w:t>"</w:t>
      </w:r>
      <w:r w:rsidRPr="00D14211">
        <w:t>PSUseConsistentIndentation</w:t>
      </w:r>
      <w:r w:rsidR="00F86879">
        <w:t>"</w:t>
      </w:r>
      <w:r w:rsidRPr="00D14211">
        <w:t>)</w:t>
      </w:r>
    </w:p>
    <w:p w14:paraId="4AF558ED" w14:textId="77777777" w:rsidR="00D14211" w:rsidRPr="00D14211" w:rsidRDefault="00D14211" w:rsidP="00D14211">
      <w:pPr>
        <w:pStyle w:val="CodePACKT"/>
      </w:pPr>
      <w:r w:rsidRPr="00D14211">
        <w:t>  Rules = @{</w:t>
      </w:r>
    </w:p>
    <w:p w14:paraId="4161666C" w14:textId="77777777" w:rsidR="00D14211" w:rsidRPr="00D14211" w:rsidRDefault="00D14211" w:rsidP="00D14211">
      <w:pPr>
        <w:pStyle w:val="CodePACKT"/>
      </w:pPr>
      <w:r w:rsidRPr="00D14211">
        <w:t>    PSPlaceOpenBrace = @{</w:t>
      </w:r>
    </w:p>
    <w:p w14:paraId="50A30D68" w14:textId="77777777" w:rsidR="00D14211" w:rsidRPr="00D14211" w:rsidRDefault="00D14211" w:rsidP="00D14211">
      <w:pPr>
        <w:pStyle w:val="CodePACKT"/>
      </w:pPr>
      <w:r w:rsidRPr="00D14211">
        <w:t>      Enable = $true</w:t>
      </w:r>
    </w:p>
    <w:p w14:paraId="1A463643" w14:textId="77777777" w:rsidR="00D14211" w:rsidRPr="00D14211" w:rsidRDefault="00D14211" w:rsidP="00D14211">
      <w:pPr>
        <w:pStyle w:val="CodePACKT"/>
      </w:pPr>
      <w:r w:rsidRPr="00D14211">
        <w:t>      OnSameLine = $true</w:t>
      </w:r>
    </w:p>
    <w:p w14:paraId="129C55E6" w14:textId="77777777" w:rsidR="00D14211" w:rsidRPr="00D14211" w:rsidRDefault="00D14211" w:rsidP="00D14211">
      <w:pPr>
        <w:pStyle w:val="CodePACKT"/>
      </w:pPr>
      <w:r w:rsidRPr="00D14211">
        <w:t>    }</w:t>
      </w:r>
    </w:p>
    <w:p w14:paraId="12981CD1" w14:textId="77777777" w:rsidR="00D14211" w:rsidRPr="00D14211" w:rsidRDefault="00D14211" w:rsidP="00D14211">
      <w:pPr>
        <w:pStyle w:val="CodePACKT"/>
      </w:pPr>
      <w:r w:rsidRPr="00D14211">
        <w:t>    PSUseConsistentIndentation = @{</w:t>
      </w:r>
    </w:p>
    <w:p w14:paraId="7096439B" w14:textId="77777777" w:rsidR="00D14211" w:rsidRPr="00D14211" w:rsidRDefault="00D14211" w:rsidP="00D14211">
      <w:pPr>
        <w:pStyle w:val="CodePACKT"/>
      </w:pPr>
      <w:r w:rsidRPr="00D14211">
        <w:t>      Enable = $true</w:t>
      </w:r>
    </w:p>
    <w:p w14:paraId="4FAC8EAA" w14:textId="77777777" w:rsidR="00D14211" w:rsidRPr="00D14211" w:rsidRDefault="00D14211" w:rsidP="00D14211">
      <w:pPr>
        <w:pStyle w:val="CodePACKT"/>
      </w:pPr>
      <w:r w:rsidRPr="00D14211">
        <w:t>    }</w:t>
      </w:r>
    </w:p>
    <w:p w14:paraId="29E9E541" w14:textId="77777777" w:rsidR="00D14211" w:rsidRPr="00D14211" w:rsidRDefault="00D14211" w:rsidP="00D14211">
      <w:pPr>
        <w:pStyle w:val="CodePACKT"/>
      </w:pPr>
      <w:r w:rsidRPr="00D14211">
        <w:t>  }</w:t>
      </w:r>
    </w:p>
    <w:p w14:paraId="0D0CABC2" w14:textId="77777777" w:rsidR="00D14211" w:rsidRPr="00D14211" w:rsidRDefault="00D14211" w:rsidP="00D14211">
      <w:pPr>
        <w:pStyle w:val="CodePACKT"/>
      </w:pPr>
      <w:r w:rsidRPr="00D14211">
        <w:t>}</w:t>
      </w:r>
    </w:p>
    <w:p w14:paraId="3A25ED58" w14:textId="77777777" w:rsidR="00D14211" w:rsidRPr="00D14211" w:rsidRDefault="00D14211" w:rsidP="00D14211">
      <w:pPr>
        <w:pStyle w:val="CodePACKT"/>
      </w:pPr>
    </w:p>
    <w:p w14:paraId="5C0F27D4" w14:textId="2609785C" w:rsidR="00D14211" w:rsidRPr="00D14211" w:rsidRDefault="00D14211" w:rsidP="008C76CA">
      <w:pPr>
        <w:pStyle w:val="NumberedBulletPACKT"/>
        <w:numPr>
          <w:ilvl w:val="0"/>
          <w:numId w:val="6"/>
        </w:numPr>
        <w:rPr>
          <w:color w:val="000000"/>
        </w:rPr>
      </w:pPr>
      <w:r w:rsidRPr="00D14211">
        <w:t>Invoking </w:t>
      </w:r>
      <w:r>
        <w:t xml:space="preserve">the </w:t>
      </w:r>
      <w:r w:rsidRPr="00D14211">
        <w:t>formatter</w:t>
      </w:r>
    </w:p>
    <w:p w14:paraId="49AFDA03" w14:textId="77777777" w:rsidR="00D14211" w:rsidRDefault="00D14211" w:rsidP="00D14211">
      <w:pPr>
        <w:pStyle w:val="CodePACKT"/>
      </w:pPr>
    </w:p>
    <w:p w14:paraId="4C77C835" w14:textId="3FE66463" w:rsidR="00D14211" w:rsidRPr="00D14211" w:rsidRDefault="00D14211" w:rsidP="00D14211">
      <w:pPr>
        <w:pStyle w:val="CodePACKT"/>
      </w:pPr>
      <w:r w:rsidRPr="00D14211">
        <w:t>Invoke-Formatter -ScriptDefinition $Script1 -Settings $Settings</w:t>
      </w:r>
    </w:p>
    <w:p w14:paraId="2A486B14" w14:textId="77777777" w:rsidR="00D14211" w:rsidRPr="00D14211" w:rsidRDefault="00D14211" w:rsidP="00D14211">
      <w:pPr>
        <w:pStyle w:val="CodePACKT"/>
      </w:pPr>
    </w:p>
    <w:p w14:paraId="37409F3B" w14:textId="22A150F6" w:rsidR="00D14211" w:rsidRPr="00D14211" w:rsidRDefault="00D14211" w:rsidP="008C76CA">
      <w:pPr>
        <w:pStyle w:val="NumberedBulletPACKT"/>
        <w:numPr>
          <w:ilvl w:val="0"/>
          <w:numId w:val="6"/>
        </w:numPr>
        <w:rPr>
          <w:color w:val="000000"/>
        </w:rPr>
      </w:pPr>
      <w:r w:rsidRPr="00D14211">
        <w:t>Changing settings and reformatting</w:t>
      </w:r>
    </w:p>
    <w:p w14:paraId="3241FE4E" w14:textId="77777777" w:rsidR="004B03BE" w:rsidRPr="004B03BE" w:rsidRDefault="004B03BE" w:rsidP="004B03BE">
      <w:pPr>
        <w:pStyle w:val="CodePACKT"/>
      </w:pPr>
    </w:p>
    <w:p w14:paraId="4529606B" w14:textId="4CFD736D" w:rsidR="00D14211" w:rsidRPr="004B03BE" w:rsidRDefault="00D14211" w:rsidP="004B03BE">
      <w:pPr>
        <w:pStyle w:val="CodePACKT"/>
      </w:pPr>
      <w:r w:rsidRPr="004B03BE">
        <w:t>$Settings.Rules.PSPlaceOpenBrace.OnSameLine = $False</w:t>
      </w:r>
    </w:p>
    <w:p w14:paraId="5F64B55F" w14:textId="77777777" w:rsidR="00D14211" w:rsidRPr="004B03BE" w:rsidRDefault="00D14211" w:rsidP="004B03BE">
      <w:pPr>
        <w:pStyle w:val="CodePACKT"/>
      </w:pPr>
      <w:r w:rsidRPr="004B03BE">
        <w:t>Invoke-Formatter -ScriptDefinition $Script1 -Settings $Settings</w:t>
      </w:r>
    </w:p>
    <w:p w14:paraId="20DF7DBB" w14:textId="7778CBDE" w:rsidR="00205AD0" w:rsidRDefault="00205AD0" w:rsidP="00637FA9">
      <w:pPr>
        <w:pStyle w:val="Heading2"/>
      </w:pPr>
      <w:r>
        <w:t>How it works...</w:t>
      </w:r>
    </w:p>
    <w:p w14:paraId="7031E979" w14:textId="538D7AF2" w:rsidR="004B03BE" w:rsidRDefault="004B03BE" w:rsidP="004B03BE">
      <w:pPr>
        <w:pStyle w:val="NormalPACKT"/>
        <w:rPr>
          <w:lang w:val="en-GB"/>
        </w:rPr>
      </w:pPr>
      <w:r>
        <w:rPr>
          <w:lang w:val="en-GB"/>
        </w:rPr>
        <w:t xml:space="preserve">In </w:t>
      </w:r>
      <w:r w:rsidRPr="00983F38">
        <w:rPr>
          <w:rStyle w:val="ItalicsPACKT"/>
        </w:rPr>
        <w:t>step 1</w:t>
      </w:r>
      <w:r w:rsidR="0008156F">
        <w:rPr>
          <w:lang w:val="en-GB"/>
        </w:rPr>
        <w:t xml:space="preserve">, you use the </w:t>
      </w:r>
      <w:r w:rsidR="0008156F" w:rsidRPr="0008156F">
        <w:rPr>
          <w:rStyle w:val="CodeInTextPACKT"/>
        </w:rPr>
        <w:t>Find-Module</w:t>
      </w:r>
      <w:r w:rsidR="0008156F">
        <w:rPr>
          <w:lang w:val="en-GB"/>
        </w:rPr>
        <w:t xml:space="preserve"> command to find the </w:t>
      </w:r>
      <w:r w:rsidR="0008156F" w:rsidRPr="004E235B">
        <w:rPr>
          <w:rStyle w:val="CodeInTextPACKT"/>
        </w:rPr>
        <w:t>PSScriptAnalyzer</w:t>
      </w:r>
      <w:r w:rsidR="0008156F">
        <w:rPr>
          <w:lang w:val="en-GB"/>
        </w:rPr>
        <w:t xml:space="preserve"> module </w:t>
      </w:r>
      <w:del w:id="68" w:author="Lucy Wan" w:date="2021-04-28T14:20:00Z">
        <w:r w:rsidR="0008156F" w:rsidDel="00246264">
          <w:rPr>
            <w:lang w:val="en-GB"/>
          </w:rPr>
          <w:delText>o</w:delText>
        </w:r>
      </w:del>
      <w:ins w:id="69" w:author="Lucy Wan" w:date="2021-04-28T14:20:00Z">
        <w:r w:rsidR="00246264">
          <w:rPr>
            <w:lang w:val="en-GB"/>
          </w:rPr>
          <w:t>i</w:t>
        </w:r>
      </w:ins>
      <w:r w:rsidR="0008156F">
        <w:rPr>
          <w:lang w:val="en-GB"/>
        </w:rPr>
        <w:t>n the PowerShell Gallery. The output of this step looks like this:</w:t>
      </w:r>
    </w:p>
    <w:p w14:paraId="17D83C26" w14:textId="03BB3A28" w:rsidR="0008156F" w:rsidRDefault="0008156F" w:rsidP="0008156F">
      <w:pPr>
        <w:pStyle w:val="FigurePACKT"/>
      </w:pPr>
      <w:r>
        <w:rPr>
          <w:noProof/>
        </w:rPr>
        <w:drawing>
          <wp:inline distT="0" distB="0" distL="0" distR="0" wp14:anchorId="7F41602A" wp14:editId="59FDDDD0">
            <wp:extent cx="4244025" cy="19145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2928" cy="1945608"/>
                    </a:xfrm>
                    <a:prstGeom prst="rect">
                      <a:avLst/>
                    </a:prstGeom>
                  </pic:spPr>
                </pic:pic>
              </a:graphicData>
            </a:graphic>
          </wp:inline>
        </w:drawing>
      </w:r>
    </w:p>
    <w:p w14:paraId="4FC2A797" w14:textId="44C9E222" w:rsidR="0008156F" w:rsidRDefault="0008156F" w:rsidP="006C2D2A">
      <w:pPr>
        <w:pStyle w:val="FigureCaptionPACKT"/>
      </w:pPr>
      <w:r>
        <w:lastRenderedPageBreak/>
        <w:t>Figure 14.7: Finding the PowerShell Script Analyzer module</w:t>
      </w:r>
    </w:p>
    <w:p w14:paraId="79A420F9" w14:textId="4743411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4BE5F3B1" w14:textId="7EAACFFC" w:rsidR="0008156F" w:rsidRDefault="0008156F" w:rsidP="004B03BE">
      <w:pPr>
        <w:pStyle w:val="NormalPACKT"/>
        <w:rPr>
          <w:lang w:val="en-GB"/>
        </w:rPr>
      </w:pPr>
      <w:r>
        <w:rPr>
          <w:lang w:val="en-GB"/>
        </w:rPr>
        <w:t xml:space="preserve">In </w:t>
      </w:r>
      <w:r w:rsidRPr="0008156F">
        <w:rPr>
          <w:rStyle w:val="ItalicsPACKT"/>
        </w:rPr>
        <w:t>step 2</w:t>
      </w:r>
      <w:r>
        <w:rPr>
          <w:lang w:val="en-GB"/>
        </w:rPr>
        <w:t xml:space="preserve">, you install the </w:t>
      </w:r>
      <w:r w:rsidRPr="0008156F">
        <w:rPr>
          <w:rStyle w:val="CodeInTextPACKT"/>
        </w:rPr>
        <w:t>PSScriptAnalyzer</w:t>
      </w:r>
      <w:r>
        <w:rPr>
          <w:lang w:val="en-GB"/>
        </w:rPr>
        <w:t xml:space="preserve"> module, generating no output. In </w:t>
      </w:r>
      <w:r w:rsidRPr="0008156F">
        <w:rPr>
          <w:rStyle w:val="ItalicsPACKT"/>
        </w:rPr>
        <w:t>step 3</w:t>
      </w:r>
      <w:r>
        <w:rPr>
          <w:lang w:val="en-GB"/>
        </w:rPr>
        <w:t xml:space="preserve">, you use the </w:t>
      </w:r>
      <w:r w:rsidRPr="0008156F">
        <w:rPr>
          <w:rStyle w:val="CodeInTextPACKT"/>
        </w:rPr>
        <w:t>Get-Command</w:t>
      </w:r>
      <w:r>
        <w:rPr>
          <w:lang w:val="en-GB"/>
        </w:rPr>
        <w:t xml:space="preserve"> command to discover the commands inside the module, with output like this:</w:t>
      </w:r>
    </w:p>
    <w:p w14:paraId="265778C2" w14:textId="7B922882" w:rsidR="0008156F" w:rsidRDefault="0008156F" w:rsidP="0008156F">
      <w:pPr>
        <w:pStyle w:val="FigurePACKT"/>
      </w:pPr>
      <w:r>
        <w:rPr>
          <w:noProof/>
        </w:rPr>
        <w:drawing>
          <wp:inline distT="0" distB="0" distL="0" distR="0" wp14:anchorId="3128F33F" wp14:editId="0337CD1F">
            <wp:extent cx="3427219" cy="11239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1583" cy="1135220"/>
                    </a:xfrm>
                    <a:prstGeom prst="rect">
                      <a:avLst/>
                    </a:prstGeom>
                  </pic:spPr>
                </pic:pic>
              </a:graphicData>
            </a:graphic>
          </wp:inline>
        </w:drawing>
      </w:r>
    </w:p>
    <w:p w14:paraId="71E397E8" w14:textId="5AF1E403" w:rsidR="0008156F" w:rsidRDefault="0008156F" w:rsidP="009E52F2">
      <w:pPr>
        <w:pStyle w:val="FigureCaptionPACKT"/>
      </w:pPr>
      <w:r>
        <w:t>Figure 14.8: Getting the commands in the PSScriptAnalyzer module</w:t>
      </w:r>
    </w:p>
    <w:p w14:paraId="43478230" w14:textId="76EB8E94"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253809FB" w14:textId="3B798960" w:rsidR="0008156F" w:rsidRDefault="0008156F" w:rsidP="004B03BE">
      <w:pPr>
        <w:pStyle w:val="NormalPACKT"/>
        <w:rPr>
          <w:lang w:val="en-GB"/>
        </w:rPr>
      </w:pPr>
      <w:r>
        <w:rPr>
          <w:lang w:val="en-GB"/>
        </w:rPr>
        <w:t xml:space="preserve">The PowerShell Script Analyzer uses a set of rules that define potential problems with your scripts. In </w:t>
      </w:r>
      <w:r w:rsidRPr="0008156F">
        <w:rPr>
          <w:rStyle w:val="ItalicsPACKT"/>
        </w:rPr>
        <w:t>step 4</w:t>
      </w:r>
      <w:r>
        <w:rPr>
          <w:lang w:val="en-GB"/>
        </w:rPr>
        <w:t xml:space="preserve">, you use </w:t>
      </w:r>
      <w:r w:rsidRPr="0008156F">
        <w:rPr>
          <w:rStyle w:val="CodeInTextPACKT"/>
        </w:rPr>
        <w:t>Get-ScriptAnalyzerRule</w:t>
      </w:r>
      <w:r>
        <w:rPr>
          <w:lang w:val="en-GB"/>
        </w:rPr>
        <w:t xml:space="preserve"> to examine the types of rules available, with output like this:</w:t>
      </w:r>
    </w:p>
    <w:p w14:paraId="2B735F43" w14:textId="28969B30" w:rsidR="0008156F" w:rsidRDefault="0008156F" w:rsidP="0008156F">
      <w:pPr>
        <w:pStyle w:val="FigurePACKT"/>
      </w:pPr>
      <w:commentRangeStart w:id="70"/>
      <w:r>
        <w:rPr>
          <w:noProof/>
        </w:rPr>
        <w:drawing>
          <wp:inline distT="0" distB="0" distL="0" distR="0" wp14:anchorId="34CC491E" wp14:editId="6F4F5961">
            <wp:extent cx="4651797"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7771" cy="1233870"/>
                    </a:xfrm>
                    <a:prstGeom prst="rect">
                      <a:avLst/>
                    </a:prstGeom>
                  </pic:spPr>
                </pic:pic>
              </a:graphicData>
            </a:graphic>
          </wp:inline>
        </w:drawing>
      </w:r>
      <w:commentRangeEnd w:id="70"/>
      <w:r w:rsidR="00051A3C">
        <w:rPr>
          <w:rStyle w:val="CommentReference"/>
          <w:rFonts w:ascii="Times New Roman" w:hAnsi="Times New Roman"/>
        </w:rPr>
        <w:commentReference w:id="70"/>
      </w:r>
    </w:p>
    <w:p w14:paraId="2E5849B6" w14:textId="15C6B358" w:rsidR="0008156F" w:rsidRDefault="0008156F" w:rsidP="00963978">
      <w:pPr>
        <w:pStyle w:val="FigureCaptionPACKT"/>
      </w:pPr>
      <w:r>
        <w:t>Figure 14.9: Examining Script Analyzer rules</w:t>
      </w:r>
    </w:p>
    <w:p w14:paraId="0C10A7F5" w14:textId="5F05DE89"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083A4ADB" w14:textId="5572F0A8" w:rsidR="0008156F" w:rsidRDefault="0008156F" w:rsidP="004B03BE">
      <w:pPr>
        <w:pStyle w:val="NormalPACKT"/>
        <w:rPr>
          <w:lang w:val="en-GB"/>
        </w:rPr>
      </w:pPr>
      <w:r>
        <w:rPr>
          <w:lang w:val="en-GB"/>
        </w:rPr>
        <w:t xml:space="preserve">You can view one of the Script Analyzer rules, as shown in </w:t>
      </w:r>
      <w:r w:rsidRPr="0008156F">
        <w:rPr>
          <w:rStyle w:val="ItalicsPACKT"/>
        </w:rPr>
        <w:t>step 5</w:t>
      </w:r>
      <w:r>
        <w:rPr>
          <w:lang w:val="en-GB"/>
        </w:rPr>
        <w:t>, with output like this:</w:t>
      </w:r>
    </w:p>
    <w:p w14:paraId="63A69514" w14:textId="10B2BF1F" w:rsidR="0008156F" w:rsidRDefault="0008156F" w:rsidP="0008156F">
      <w:pPr>
        <w:pStyle w:val="FigurePACKT"/>
      </w:pPr>
      <w:r>
        <w:rPr>
          <w:noProof/>
        </w:rPr>
        <w:drawing>
          <wp:inline distT="0" distB="0" distL="0" distR="0" wp14:anchorId="345AB24C" wp14:editId="2FC8017A">
            <wp:extent cx="4152942" cy="1076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352" cy="1088872"/>
                    </a:xfrm>
                    <a:prstGeom prst="rect">
                      <a:avLst/>
                    </a:prstGeom>
                  </pic:spPr>
                </pic:pic>
              </a:graphicData>
            </a:graphic>
          </wp:inline>
        </w:drawing>
      </w:r>
    </w:p>
    <w:p w14:paraId="3BD0306D" w14:textId="479B2CBB" w:rsidR="0008156F" w:rsidRDefault="0008156F" w:rsidP="00963978">
      <w:pPr>
        <w:pStyle w:val="FigureCaptionPACKT"/>
      </w:pPr>
      <w:r>
        <w:lastRenderedPageBreak/>
        <w:t>Figure 14.10: Examining a Script Analyzer rule</w:t>
      </w:r>
    </w:p>
    <w:p w14:paraId="3CDE8BCE" w14:textId="0B1E2B1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31A90EE4" w14:textId="45E09B4B" w:rsidR="0008156F" w:rsidRDefault="0008156F" w:rsidP="004B03BE">
      <w:pPr>
        <w:pStyle w:val="NormalPACKT"/>
        <w:rPr>
          <w:lang w:val="en-GB"/>
        </w:rPr>
      </w:pPr>
      <w:r>
        <w:rPr>
          <w:lang w:val="en-GB"/>
        </w:rPr>
        <w:t xml:space="preserve">In </w:t>
      </w:r>
      <w:r w:rsidRPr="0008156F">
        <w:rPr>
          <w:rStyle w:val="ItalicsPACKT"/>
        </w:rPr>
        <w:t>step 6</w:t>
      </w:r>
      <w:r>
        <w:rPr>
          <w:lang w:val="en-GB"/>
        </w:rPr>
        <w:t xml:space="preserve">, which generates no console output, you create a script file with issues that Script Analyzer can detect and provide you with problems to resolve. In </w:t>
      </w:r>
      <w:r w:rsidRPr="0008156F">
        <w:rPr>
          <w:rStyle w:val="ItalicsPACKT"/>
        </w:rPr>
        <w:t>step 7</w:t>
      </w:r>
      <w:r>
        <w:rPr>
          <w:lang w:val="en-GB"/>
        </w:rPr>
        <w:t>, you check on the newly created script file, with output like this:</w:t>
      </w:r>
    </w:p>
    <w:p w14:paraId="0C356900" w14:textId="47548FE8" w:rsidR="0008156F" w:rsidRDefault="0008156F" w:rsidP="0008156F">
      <w:pPr>
        <w:pStyle w:val="FigurePACKT"/>
      </w:pPr>
      <w:r>
        <w:rPr>
          <w:noProof/>
        </w:rPr>
        <w:drawing>
          <wp:inline distT="0" distB="0" distL="0" distR="0" wp14:anchorId="1221837D" wp14:editId="444514D4">
            <wp:extent cx="2462984" cy="10577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8275" cy="1064354"/>
                    </a:xfrm>
                    <a:prstGeom prst="rect">
                      <a:avLst/>
                    </a:prstGeom>
                  </pic:spPr>
                </pic:pic>
              </a:graphicData>
            </a:graphic>
          </wp:inline>
        </w:drawing>
      </w:r>
    </w:p>
    <w:p w14:paraId="40C0A55C" w14:textId="04DC46A4" w:rsidR="0008156F" w:rsidRDefault="0008156F" w:rsidP="00951569">
      <w:pPr>
        <w:pStyle w:val="FigureCaptionPACKT"/>
      </w:pPr>
      <w:r>
        <w:t>Figure 14.11: Checking the script file</w:t>
      </w:r>
    </w:p>
    <w:p w14:paraId="39947E62" w14:textId="742E371A"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7AD5C74" w14:textId="7B9D083C" w:rsidR="0008156F" w:rsidRDefault="0008156F" w:rsidP="004B03BE">
      <w:pPr>
        <w:pStyle w:val="NormalPACKT"/>
        <w:rPr>
          <w:lang w:val="en-GB"/>
        </w:rPr>
      </w:pPr>
      <w:r>
        <w:rPr>
          <w:lang w:val="en-GB"/>
        </w:rPr>
        <w:t xml:space="preserve">In </w:t>
      </w:r>
      <w:r w:rsidRPr="0008156F">
        <w:rPr>
          <w:rStyle w:val="ItalicsPACKT"/>
        </w:rPr>
        <w:t>step 8</w:t>
      </w:r>
      <w:r>
        <w:rPr>
          <w:lang w:val="en-GB"/>
        </w:rPr>
        <w:t xml:space="preserve">, you use the </w:t>
      </w:r>
      <w:r w:rsidRPr="00951569">
        <w:rPr>
          <w:rStyle w:val="CodeInTextPACKT"/>
        </w:rPr>
        <w:t>Invoke-ScriptAnalyzer</w:t>
      </w:r>
      <w:r>
        <w:rPr>
          <w:lang w:val="en-GB"/>
        </w:rPr>
        <w:t xml:space="preserve"> command to check the </w:t>
      </w:r>
      <w:r w:rsidRPr="0008156F">
        <w:rPr>
          <w:rStyle w:val="CodeInTextPACKT"/>
        </w:rPr>
        <w:t>C:\Foo\Bad.ps1</w:t>
      </w:r>
      <w:r>
        <w:rPr>
          <w:lang w:val="en-GB"/>
        </w:rPr>
        <w:t xml:space="preserve"> file for potential issues. The output from this step looks like this:</w:t>
      </w:r>
    </w:p>
    <w:p w14:paraId="5251EA58" w14:textId="69CC4A1C" w:rsidR="0008156F" w:rsidRDefault="0008156F" w:rsidP="0008156F">
      <w:pPr>
        <w:pStyle w:val="FigurePACKT"/>
      </w:pPr>
      <w:r>
        <w:rPr>
          <w:noProof/>
        </w:rPr>
        <w:drawing>
          <wp:inline distT="0" distB="0" distL="0" distR="0" wp14:anchorId="5D43F919" wp14:editId="3E80C72D">
            <wp:extent cx="4740575" cy="19812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6814" cy="2008883"/>
                    </a:xfrm>
                    <a:prstGeom prst="rect">
                      <a:avLst/>
                    </a:prstGeom>
                  </pic:spPr>
                </pic:pic>
              </a:graphicData>
            </a:graphic>
          </wp:inline>
        </w:drawing>
      </w:r>
    </w:p>
    <w:p w14:paraId="346FB0CD" w14:textId="7C405325" w:rsidR="0008156F" w:rsidRDefault="0008156F" w:rsidP="00951569">
      <w:pPr>
        <w:pStyle w:val="FigureCaptionPACKT"/>
      </w:pPr>
      <w:r>
        <w:t>Figure 14.12: Analyzing the script</w:t>
      </w:r>
    </w:p>
    <w:p w14:paraId="3BDE7606" w14:textId="7BA94AC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13433985" w14:textId="20E9B26B" w:rsidR="0008156F" w:rsidRDefault="0008156F" w:rsidP="004B03BE">
      <w:pPr>
        <w:pStyle w:val="NormalPACKT"/>
        <w:rPr>
          <w:lang w:val="en-GB"/>
        </w:rPr>
      </w:pPr>
      <w:r>
        <w:rPr>
          <w:lang w:val="en-GB"/>
        </w:rPr>
        <w:t>The Script Analyzer</w:t>
      </w:r>
      <w:r w:rsidR="00F86879">
        <w:rPr>
          <w:lang w:val="en-GB"/>
        </w:rPr>
        <w:t>'</w:t>
      </w:r>
      <w:r>
        <w:rPr>
          <w:lang w:val="en-GB"/>
        </w:rPr>
        <w:t>s secondary function is to reformat a script file to improve the script</w:t>
      </w:r>
      <w:r w:rsidR="00F86879">
        <w:rPr>
          <w:lang w:val="en-GB"/>
        </w:rPr>
        <w:t>'</w:t>
      </w:r>
      <w:r>
        <w:rPr>
          <w:lang w:val="en-GB"/>
        </w:rPr>
        <w:t xml:space="preserve">s layout. In </w:t>
      </w:r>
      <w:r w:rsidRPr="0008156F">
        <w:rPr>
          <w:rStyle w:val="ItalicsPACKT"/>
        </w:rPr>
        <w:t>step 9</w:t>
      </w:r>
      <w:r>
        <w:rPr>
          <w:lang w:val="en-GB"/>
        </w:rPr>
        <w:t xml:space="preserve">, you define a simple function you later reformat. This step generates no console output. </w:t>
      </w:r>
    </w:p>
    <w:p w14:paraId="24686131" w14:textId="0A4E8D94" w:rsidR="0008156F" w:rsidRDefault="0008156F" w:rsidP="004B03BE">
      <w:pPr>
        <w:pStyle w:val="NormalPACKT"/>
        <w:rPr>
          <w:lang w:val="en-GB"/>
        </w:rPr>
      </w:pPr>
      <w:r>
        <w:rPr>
          <w:lang w:val="en-GB"/>
        </w:rPr>
        <w:lastRenderedPageBreak/>
        <w:t xml:space="preserve">Views on what constitutes a good code layout vary. Rule Analyzer allows you to specify settings that govern how you wish the code to be formatted. In </w:t>
      </w:r>
      <w:r w:rsidRPr="0008156F">
        <w:rPr>
          <w:rStyle w:val="ItalicsPACKT"/>
        </w:rPr>
        <w:t>step 10</w:t>
      </w:r>
      <w:r>
        <w:rPr>
          <w:lang w:val="en-GB"/>
        </w:rPr>
        <w:t>, you specify some rule settings, which generates no output.</w:t>
      </w:r>
    </w:p>
    <w:p w14:paraId="08EEB5EC" w14:textId="0CACFBC0" w:rsidR="0008156F" w:rsidRDefault="0008156F" w:rsidP="004B03BE">
      <w:pPr>
        <w:pStyle w:val="NormalPACKT"/>
        <w:rPr>
          <w:lang w:val="en-GB"/>
        </w:rPr>
      </w:pPr>
      <w:r>
        <w:rPr>
          <w:lang w:val="en-GB"/>
        </w:rPr>
        <w:t xml:space="preserve">In </w:t>
      </w:r>
      <w:r w:rsidRPr="0008156F">
        <w:rPr>
          <w:rStyle w:val="ItalicsPACKT"/>
        </w:rPr>
        <w:t>step 11</w:t>
      </w:r>
      <w:r>
        <w:rPr>
          <w:lang w:val="en-GB"/>
        </w:rPr>
        <w:t>, you invoke the script formatter using the settings you specified in the previous step. The output of this step is as follows:</w:t>
      </w:r>
    </w:p>
    <w:p w14:paraId="6342A35B" w14:textId="6856F829" w:rsidR="0008156F" w:rsidRDefault="0008156F" w:rsidP="0008156F">
      <w:pPr>
        <w:pStyle w:val="FigurePACKT"/>
      </w:pPr>
      <w:r>
        <w:rPr>
          <w:noProof/>
        </w:rPr>
        <w:drawing>
          <wp:inline distT="0" distB="0" distL="0" distR="0" wp14:anchorId="6B7B280A" wp14:editId="4574DFC8">
            <wp:extent cx="4009836" cy="90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8572" cy="918129"/>
                    </a:xfrm>
                    <a:prstGeom prst="rect">
                      <a:avLst/>
                    </a:prstGeom>
                  </pic:spPr>
                </pic:pic>
              </a:graphicData>
            </a:graphic>
          </wp:inline>
        </w:drawing>
      </w:r>
    </w:p>
    <w:p w14:paraId="09570881" w14:textId="71D470F1" w:rsidR="0008156F" w:rsidRDefault="0008156F" w:rsidP="00DD5A8F">
      <w:pPr>
        <w:pStyle w:val="FigureCaptionPACKT"/>
      </w:pPr>
      <w:r>
        <w:t>Figure 14.13: Analyzing the script</w:t>
      </w:r>
    </w:p>
    <w:p w14:paraId="6AEDE818" w14:textId="0BA3241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EE8CE82" w14:textId="0C065264" w:rsidR="0008156F" w:rsidRDefault="0008156F" w:rsidP="004B03BE">
      <w:pPr>
        <w:pStyle w:val="NormalPACKT"/>
        <w:rPr>
          <w:lang w:val="en-GB"/>
        </w:rPr>
      </w:pPr>
      <w:r>
        <w:rPr>
          <w:lang w:val="en-GB"/>
        </w:rPr>
        <w:t xml:space="preserve">In </w:t>
      </w:r>
      <w:r w:rsidRPr="0008156F">
        <w:rPr>
          <w:rStyle w:val="ItalicsPACKT"/>
        </w:rPr>
        <w:t>step 12</w:t>
      </w:r>
      <w:r>
        <w:rPr>
          <w:lang w:val="en-GB"/>
        </w:rPr>
        <w:t>, you change the rule</w:t>
      </w:r>
      <w:r w:rsidR="00F86879">
        <w:rPr>
          <w:lang w:val="en-GB"/>
        </w:rPr>
        <w:t>'</w:t>
      </w:r>
      <w:r>
        <w:rPr>
          <w:lang w:val="en-GB"/>
        </w:rPr>
        <w:t>s value that places an open brace character on the same</w:t>
      </w:r>
      <w:r w:rsidR="00346629">
        <w:rPr>
          <w:lang w:val="en-GB"/>
        </w:rPr>
        <w:t xml:space="preserve"> </w:t>
      </w:r>
      <w:r>
        <w:rPr>
          <w:lang w:val="en-GB"/>
        </w:rPr>
        <w:t>line as, say, the function name or the brace on a separate line. The output of this step looks like this:</w:t>
      </w:r>
    </w:p>
    <w:p w14:paraId="58DA2084" w14:textId="20309802" w:rsidR="0008156F" w:rsidRDefault="0008156F" w:rsidP="004B03BE">
      <w:pPr>
        <w:pStyle w:val="NormalPACKT"/>
        <w:rPr>
          <w:lang w:val="en-GB"/>
        </w:rPr>
      </w:pPr>
      <w:commentRangeStart w:id="71"/>
      <w:commentRangeStart w:id="72"/>
    </w:p>
    <w:p w14:paraId="6E4650DE" w14:textId="58A51D91" w:rsidR="0008156F" w:rsidRDefault="0008156F" w:rsidP="001C51CC">
      <w:pPr>
        <w:pStyle w:val="FigureCaptionPACKT"/>
      </w:pPr>
      <w:r>
        <w:t>Figure 14.14: Changing settings and reformatting the script file</w:t>
      </w:r>
      <w:commentRangeEnd w:id="71"/>
      <w:r w:rsidR="001F69D9">
        <w:rPr>
          <w:rStyle w:val="CommentReference"/>
        </w:rPr>
        <w:commentReference w:id="71"/>
      </w:r>
      <w:commentRangeEnd w:id="72"/>
      <w:r w:rsidR="001C51CC">
        <w:rPr>
          <w:rStyle w:val="CommentReference"/>
          <w:rFonts w:ascii="Arial" w:hAnsi="Arial" w:cs="Arial"/>
          <w:bCs/>
          <w:lang w:val="en-US"/>
        </w:rPr>
        <w:commentReference w:id="72"/>
      </w:r>
    </w:p>
    <w:p w14:paraId="1A993B88" w14:textId="6F95430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27B5348A" w14:textId="300DB806" w:rsidR="00205AD0" w:rsidRDefault="00205AD0" w:rsidP="00205AD0">
      <w:pPr>
        <w:pStyle w:val="Heading2"/>
      </w:pPr>
      <w:r>
        <w:t>There</w:t>
      </w:r>
      <w:r w:rsidR="00F86879">
        <w:t>'</w:t>
      </w:r>
      <w:r>
        <w:t>s more...</w:t>
      </w:r>
    </w:p>
    <w:p w14:paraId="1BC3EB52" w14:textId="1E7D0C81"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view details about the </w:t>
      </w:r>
      <w:r w:rsidRPr="00E30E4E">
        <w:rPr>
          <w:rStyle w:val="CodeInTextPACKT"/>
        </w:rPr>
        <w:t>PSScriptAnalyzer</w:t>
      </w:r>
      <w:r>
        <w:rPr>
          <w:lang w:val="en-GB"/>
        </w:rPr>
        <w:t xml:space="preserve"> module. Note that the author of this module was long time PowerShell team member Jim</w:t>
      </w:r>
      <w:del w:id="73" w:author="Lucy Wan" w:date="2021-04-28T14:25:00Z">
        <w:r w:rsidDel="00043068">
          <w:rPr>
            <w:lang w:val="en-GB"/>
          </w:rPr>
          <w:delText>h</w:delText>
        </w:r>
      </w:del>
      <w:r>
        <w:rPr>
          <w:lang w:val="en-GB"/>
        </w:rPr>
        <w:t xml:space="preserve"> Truher. Interestingly, Jim did some of the demonstrations the very first time Microsoft displayed</w:t>
      </w:r>
      <w:del w:id="74" w:author="Lucy Wan" w:date="2021-04-28T14:26:00Z">
        <w:r w:rsidDel="00226A8C">
          <w:rPr>
            <w:lang w:val="en-GB"/>
          </w:rPr>
          <w:delText>,</w:delText>
        </w:r>
      </w:del>
      <w:r>
        <w:rPr>
          <w:lang w:val="en-GB"/>
        </w:rPr>
        <w:t xml:space="preserve"> Monad (as it was then named) at the PDC in the autumn of 2003.</w:t>
      </w:r>
    </w:p>
    <w:p w14:paraId="3E55842F" w14:textId="7AF84830" w:rsidR="0008156F" w:rsidRDefault="0008156F" w:rsidP="0008156F">
      <w:pPr>
        <w:pStyle w:val="NormalPACKT"/>
        <w:rPr>
          <w:lang w:val="en-GB"/>
        </w:rPr>
      </w:pPr>
      <w:r>
        <w:rPr>
          <w:lang w:val="en-GB"/>
        </w:rPr>
        <w:t xml:space="preserve">In the final part of this recipe, you use the formatting feature to format a script file. The goal is to create easier to read code. That can be very useful for long production scripts. A consistent layout makes it easier to find issues as well as simplifying any later script maintenance. </w:t>
      </w:r>
    </w:p>
    <w:p w14:paraId="21F64976" w14:textId="5EF050CC" w:rsidR="0008156F" w:rsidRPr="0008156F" w:rsidRDefault="0008156F" w:rsidP="0008156F">
      <w:pPr>
        <w:pStyle w:val="NormalPACKT"/>
        <w:rPr>
          <w:lang w:val="en-GB"/>
        </w:rPr>
      </w:pPr>
      <w:commentRangeStart w:id="75"/>
      <w:r w:rsidRPr="0008156F">
        <w:rPr>
          <w:rStyle w:val="ItalicsPACKT"/>
        </w:rPr>
        <w:t>Step 12</w:t>
      </w:r>
      <w:r>
        <w:rPr>
          <w:lang w:val="en-GB"/>
        </w:rPr>
        <w:t xml:space="preserve"> sets a rule that makes the Script Analy</w:t>
      </w:r>
      <w:ins w:id="76" w:author="Lucy Wan" w:date="2021-04-28T14:26:00Z">
        <w:r w:rsidR="00412526">
          <w:rPr>
            <w:lang w:val="en-GB"/>
          </w:rPr>
          <w:t>z</w:t>
        </w:r>
      </w:ins>
      <w:del w:id="77" w:author="Lucy Wan" w:date="2021-04-28T14:26:00Z">
        <w:r w:rsidDel="00412526">
          <w:rPr>
            <w:lang w:val="en-GB"/>
          </w:rPr>
          <w:delText>s</w:delText>
        </w:r>
      </w:del>
      <w:r>
        <w:rPr>
          <w:lang w:val="en-GB"/>
        </w:rPr>
        <w:t>er</w:t>
      </w:r>
      <w:r w:rsidR="00F86879">
        <w:rPr>
          <w:lang w:val="en-GB"/>
        </w:rPr>
        <w:t>'</w:t>
      </w:r>
      <w:r>
        <w:rPr>
          <w:lang w:val="en-GB"/>
        </w:rPr>
        <w:t>s formatter put a script block</w:t>
      </w:r>
      <w:r w:rsidR="00F86879">
        <w:rPr>
          <w:lang w:val="en-GB"/>
        </w:rPr>
        <w:t>'</w:t>
      </w:r>
      <w:r>
        <w:rPr>
          <w:lang w:val="en-GB"/>
        </w:rPr>
        <w:t xml:space="preserve">s opening brace on a separate line. </w:t>
      </w:r>
      <w:commentRangeEnd w:id="75"/>
      <w:r w:rsidR="000E3337">
        <w:rPr>
          <w:rStyle w:val="CommentReference"/>
          <w:rFonts w:ascii="Arial" w:hAnsi="Arial" w:cs="Arial"/>
          <w:bCs/>
        </w:rPr>
        <w:commentReference w:id="75"/>
      </w:r>
      <w:r>
        <w:rPr>
          <w:lang w:val="en-GB"/>
        </w:rPr>
        <w:t>Opinion varies as to whether this is a good approach. You always have options.</w:t>
      </w:r>
    </w:p>
    <w:p w14:paraId="38DF6242" w14:textId="77777777" w:rsidR="0008156F" w:rsidRPr="009D0F10" w:rsidRDefault="0008156F" w:rsidP="0008156F">
      <w:pPr>
        <w:pStyle w:val="Heading1"/>
        <w:tabs>
          <w:tab w:val="left" w:pos="0"/>
        </w:tabs>
      </w:pPr>
      <w:r>
        <w:rPr>
          <w:lang w:val="en-US"/>
        </w:rPr>
        <w:lastRenderedPageBreak/>
        <w:t>Using Best Practices Analyzer</w:t>
      </w:r>
    </w:p>
    <w:p w14:paraId="6CC95E2F" w14:textId="078EA4BC" w:rsidR="0008156F" w:rsidRDefault="0008156F" w:rsidP="0008156F">
      <w:pPr>
        <w:pStyle w:val="NormalPACKT"/>
      </w:pPr>
      <w:r>
        <w:t>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two DHCP servers in a fail-over relationship means you can experience numerous issues in these core services and still deploy a reliable end-user service. While you may still need to do troubleshooting to resolve any issue, your services are running acceptably, and your users unaware that there is an issue.</w:t>
      </w:r>
    </w:p>
    <w:p w14:paraId="042F139C" w14:textId="1D02C13C" w:rsidR="0008156F" w:rsidRDefault="0008156F" w:rsidP="0008156F">
      <w:pPr>
        <w:pStyle w:val="NormalPACKT"/>
      </w:pPr>
      <w:r>
        <w:t xml:space="preserve">Along with industry experts, MVPs, and others, Microsoft product teams have identified recommendations for how you should deploy a Windows infrastructure. Some product teams, such as Exchange, publish extensive guidance and have developed a self-contained Analyzer tool. </w:t>
      </w:r>
    </w:p>
    <w:p w14:paraId="1D0FF5C1" w14:textId="77777777" w:rsidR="0008156F" w:rsidRDefault="0008156F" w:rsidP="0008156F">
      <w:pPr>
        <w:pStyle w:val="NormalPACKT"/>
      </w:pPr>
      <w:r>
        <w:t xml:space="preserve">The Windows Server </w:t>
      </w:r>
      <w:r w:rsidRPr="00F50F15">
        <w:rPr>
          <w:rStyle w:val="KeyWordPACKT"/>
        </w:rPr>
        <w:t xml:space="preserve">Best Practices Analyzer </w:t>
      </w:r>
      <w:r>
        <w:t>(</w:t>
      </w:r>
      <w:r w:rsidRPr="00F50F15">
        <w:rPr>
          <w:rStyle w:val="KeyWordPACKT"/>
        </w:rPr>
        <w:t>BPA</w:t>
      </w:r>
      <w:r>
        <w:t>) is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So while best practices are ones to strive for, sometimes they may be inappropriate for your needs. It is, therefore, important to use some judgment when reviewing the results of BPA.</w:t>
      </w:r>
    </w:p>
    <w:p w14:paraId="0853BBCB" w14:textId="77777777" w:rsidR="0008156F" w:rsidRDefault="0008156F" w:rsidP="00530C12">
      <w:pPr>
        <w:pStyle w:val="InformationBoxPACKT"/>
      </w:pPr>
      <w:commentRangeStart w:id="78"/>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commentRangeEnd w:id="78"/>
      <w:r w:rsidR="00B81E18">
        <w:rPr>
          <w:rStyle w:val="CommentReference"/>
          <w:rFonts w:ascii="Arial" w:hAnsi="Arial" w:cs="Arial"/>
          <w:bCs/>
        </w:rPr>
        <w:commentReference w:id="78"/>
      </w:r>
    </w:p>
    <w:p w14:paraId="0F580396" w14:textId="77777777" w:rsidR="0008156F" w:rsidRDefault="0008156F" w:rsidP="0008156F">
      <w:pPr>
        <w:pStyle w:val="NormalPACKT"/>
      </w:pPr>
      <w:r>
        <w:t xml:space="preserve">BPA with Windows Server 2022 comes with 14 BPA models. Each model is a set of rules that you can use to test your environment. The AD team have built a BPA model for AD, </w:t>
      </w:r>
      <w:r w:rsidRPr="00D14211">
        <w:t>Microsoft/Windows/DirectoryServices</w:t>
      </w:r>
      <w:r>
        <w:t>, which you can run to determine issues with AD on a domain controller.</w:t>
      </w:r>
    </w:p>
    <w:p w14:paraId="3E8E44BE" w14:textId="0A8A40E9" w:rsidR="0008156F" w:rsidRDefault="0008156F" w:rsidP="0008156F">
      <w:pPr>
        <w:pStyle w:val="NormalPACKT"/>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w:t>
      </w:r>
    </w:p>
    <w:p w14:paraId="72F01027" w14:textId="6B98A1EE" w:rsidR="0008156F" w:rsidRDefault="0008156F" w:rsidP="0008156F">
      <w:pPr>
        <w:pStyle w:val="Heading2"/>
        <w:tabs>
          <w:tab w:val="left" w:pos="0"/>
        </w:tabs>
      </w:pPr>
      <w:r>
        <w:t xml:space="preserve">Getting </w:t>
      </w:r>
      <w:del w:id="79" w:author="Lucy Wan" w:date="2021-04-28T14:29:00Z">
        <w:r w:rsidDel="00AB3AF1">
          <w:delText>R</w:delText>
        </w:r>
      </w:del>
      <w:ins w:id="80" w:author="Lucy Wan" w:date="2021-04-28T14:29:00Z">
        <w:r w:rsidR="00AB3AF1">
          <w:t>r</w:t>
        </w:r>
      </w:ins>
      <w:r>
        <w:t>eady</w:t>
      </w:r>
    </w:p>
    <w:p w14:paraId="7EA88DEB" w14:textId="4D29673E"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2022 server in the Reskit.Org domain. You also need the domain controllers in the Reskit.Org (</w:t>
      </w:r>
      <w:r w:rsidRPr="0008156F">
        <w:rPr>
          <w:rStyle w:val="CodeInTextPACKT"/>
        </w:rPr>
        <w:t>DC1</w:t>
      </w:r>
      <w:r>
        <w:rPr>
          <w:lang w:val="en-GB"/>
        </w:rPr>
        <w:t xml:space="preserve"> and </w:t>
      </w:r>
      <w:r w:rsidRPr="0008156F">
        <w:rPr>
          <w:rStyle w:val="CodeInTextPACKT"/>
        </w:rPr>
        <w:t>DC2</w:t>
      </w:r>
      <w:r>
        <w:rPr>
          <w:lang w:val="en-GB"/>
        </w:rPr>
        <w:t>) online for this recipe.</w:t>
      </w:r>
    </w:p>
    <w:p w14:paraId="235963FD" w14:textId="77777777" w:rsidR="0008156F" w:rsidRDefault="0008156F" w:rsidP="0008156F">
      <w:pPr>
        <w:pStyle w:val="Heading2"/>
        <w:tabs>
          <w:tab w:val="left" w:pos="0"/>
        </w:tabs>
      </w:pPr>
      <w:r>
        <w:lastRenderedPageBreak/>
        <w:t>How to do it...</w:t>
      </w:r>
    </w:p>
    <w:p w14:paraId="375D9EE0"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1DA4D989" w14:textId="5D95333E" w:rsidR="0008156F" w:rsidRPr="005728BB" w:rsidRDefault="005728BB" w:rsidP="005728BB">
      <w:pPr>
        <w:pStyle w:val="NumberedBulletPACKT"/>
        <w:numPr>
          <w:ilvl w:val="0"/>
          <w:numId w:val="7"/>
        </w:numPr>
        <w:rPr>
          <w:color w:val="000000"/>
        </w:rPr>
      </w:pPr>
      <w:r>
        <w:t xml:space="preserve">1. </w:t>
      </w:r>
      <w:r w:rsidR="0008156F" w:rsidRPr="0008156F">
        <w:t>Creating a remoting session to Windows PowerShell on </w:t>
      </w:r>
      <w:r w:rsidR="0008156F" w:rsidRPr="0008156F">
        <w:rPr>
          <w:rStyle w:val="CodeInTextPACKT"/>
        </w:rPr>
        <w:t>DC1</w:t>
      </w:r>
    </w:p>
    <w:p w14:paraId="583A0E4C" w14:textId="77777777" w:rsidR="0008156F" w:rsidRDefault="0008156F" w:rsidP="0008156F">
      <w:pPr>
        <w:pStyle w:val="CodePACKT"/>
      </w:pPr>
    </w:p>
    <w:p w14:paraId="464355EC" w14:textId="77777777" w:rsidR="0008156F" w:rsidRPr="0008156F" w:rsidRDefault="0008156F" w:rsidP="0008156F">
      <w:pPr>
        <w:pStyle w:val="CodePACKT"/>
      </w:pPr>
      <w:r w:rsidRPr="0008156F">
        <w:t>$BPAS = New-PSSession -ComputerName DC1</w:t>
      </w:r>
    </w:p>
    <w:p w14:paraId="2044102F"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6E2D9F8E" w14:textId="363FB54F" w:rsidR="0008156F" w:rsidRPr="0008156F" w:rsidRDefault="005728BB" w:rsidP="005728BB">
      <w:pPr>
        <w:pStyle w:val="NumberedBulletPACKT"/>
        <w:numPr>
          <w:ilvl w:val="0"/>
          <w:numId w:val="0"/>
        </w:numPr>
        <w:rPr>
          <w:color w:val="000000"/>
        </w:rPr>
      </w:pPr>
      <w:r>
        <w:t>2</w:t>
      </w:r>
      <w:r w:rsidR="00080E3E">
        <w:t xml:space="preserve">. </w:t>
      </w:r>
      <w:r w:rsidR="0008156F" w:rsidRPr="0008156F">
        <w:t>Discover</w:t>
      </w:r>
      <w:r w:rsidR="0008156F">
        <w:t>ing</w:t>
      </w:r>
      <w:r w:rsidR="0008156F" w:rsidRPr="0008156F">
        <w:t> </w:t>
      </w:r>
      <w:r w:rsidR="008E6FE5">
        <w:t xml:space="preserve">the </w:t>
      </w:r>
      <w:r w:rsidR="0008156F" w:rsidRPr="0008156F">
        <w:t>BPA module on </w:t>
      </w:r>
      <w:r w:rsidR="0008156F" w:rsidRPr="0008156F">
        <w:rPr>
          <w:rStyle w:val="CodeInTextPACKT"/>
        </w:rPr>
        <w:t>DC1</w:t>
      </w:r>
    </w:p>
    <w:p w14:paraId="674F0B89" w14:textId="77777777" w:rsidR="0008156F" w:rsidRPr="0008156F" w:rsidRDefault="0008156F" w:rsidP="0008156F">
      <w:pPr>
        <w:pStyle w:val="CodePACKT"/>
      </w:pPr>
    </w:p>
    <w:p w14:paraId="5E7A77D6" w14:textId="77777777" w:rsidR="0008156F" w:rsidRPr="0008156F" w:rsidRDefault="0008156F" w:rsidP="0008156F">
      <w:pPr>
        <w:pStyle w:val="CodePACKT"/>
      </w:pPr>
      <w:r w:rsidRPr="0008156F">
        <w:t>$SB1 = {</w:t>
      </w:r>
    </w:p>
    <w:p w14:paraId="1B542A41" w14:textId="77777777" w:rsidR="0008156F" w:rsidRPr="0008156F" w:rsidRDefault="0008156F" w:rsidP="0008156F">
      <w:pPr>
        <w:pStyle w:val="CodePACKT"/>
      </w:pPr>
      <w:r w:rsidRPr="0008156F">
        <w:t>  Get-Module -Name BestPractices -List |</w:t>
      </w:r>
    </w:p>
    <w:p w14:paraId="06E5CD78" w14:textId="77777777" w:rsidR="0008156F" w:rsidRPr="0008156F" w:rsidRDefault="0008156F" w:rsidP="0008156F">
      <w:pPr>
        <w:pStyle w:val="CodePACKT"/>
      </w:pPr>
      <w:r w:rsidRPr="0008156F">
        <w:t>    Format-Table -Autosize     </w:t>
      </w:r>
    </w:p>
    <w:p w14:paraId="39081D81" w14:textId="77777777" w:rsidR="0008156F" w:rsidRPr="0008156F" w:rsidRDefault="0008156F" w:rsidP="0008156F">
      <w:pPr>
        <w:pStyle w:val="CodePACKT"/>
      </w:pPr>
      <w:r w:rsidRPr="0008156F">
        <w:t>}</w:t>
      </w:r>
    </w:p>
    <w:p w14:paraId="0760BE73" w14:textId="77777777" w:rsidR="0008156F" w:rsidRPr="0008156F" w:rsidRDefault="0008156F" w:rsidP="0008156F">
      <w:pPr>
        <w:pStyle w:val="CodePACKT"/>
      </w:pPr>
      <w:r w:rsidRPr="0008156F">
        <w:t>Invoke-Command -Session $BPAS -ScriptBlock $SB1</w:t>
      </w:r>
    </w:p>
    <w:p w14:paraId="2576FA6D" w14:textId="77777777" w:rsidR="0008156F" w:rsidRPr="0008156F" w:rsidRDefault="0008156F" w:rsidP="0008156F">
      <w:pPr>
        <w:pStyle w:val="CodePACKT"/>
      </w:pPr>
    </w:p>
    <w:p w14:paraId="6071E75C" w14:textId="7B4AA4D3" w:rsidR="0008156F" w:rsidRPr="0008156F" w:rsidRDefault="0008156F" w:rsidP="00080E3E">
      <w:pPr>
        <w:pStyle w:val="NumberedBulletPACKT"/>
        <w:numPr>
          <w:ilvl w:val="0"/>
          <w:numId w:val="19"/>
        </w:numPr>
        <w:rPr>
          <w:color w:val="000000"/>
        </w:rPr>
      </w:pPr>
      <w:r w:rsidRPr="0008156F">
        <w:t>Discovering </w:t>
      </w:r>
      <w:r w:rsidR="008E6FE5">
        <w:t>the c</w:t>
      </w:r>
      <w:r w:rsidRPr="0008156F">
        <w:t>ommands in the BPA module</w:t>
      </w:r>
    </w:p>
    <w:p w14:paraId="0CC5A45E" w14:textId="77777777" w:rsidR="0008156F" w:rsidRDefault="0008156F" w:rsidP="0008156F">
      <w:pPr>
        <w:pStyle w:val="CodePACKT"/>
      </w:pPr>
    </w:p>
    <w:p w14:paraId="153F6BDD" w14:textId="77777777" w:rsidR="0008156F" w:rsidRPr="0008156F" w:rsidRDefault="0008156F" w:rsidP="0008156F">
      <w:pPr>
        <w:pStyle w:val="CodePACKT"/>
      </w:pPr>
      <w:r w:rsidRPr="0008156F">
        <w:t>$SB2 = {</w:t>
      </w:r>
    </w:p>
    <w:p w14:paraId="3D19BC3A" w14:textId="77777777" w:rsidR="0008156F" w:rsidRPr="0008156F" w:rsidRDefault="0008156F" w:rsidP="0008156F">
      <w:pPr>
        <w:pStyle w:val="CodePACKT"/>
      </w:pPr>
      <w:r w:rsidRPr="0008156F">
        <w:t>    Get-Command -Module BestPractices  |</w:t>
      </w:r>
    </w:p>
    <w:p w14:paraId="1F56C6BA" w14:textId="77777777" w:rsidR="0008156F" w:rsidRPr="0008156F" w:rsidRDefault="0008156F" w:rsidP="0008156F">
      <w:pPr>
        <w:pStyle w:val="CodePACKT"/>
      </w:pPr>
      <w:r w:rsidRPr="0008156F">
        <w:t>      Format-Table -AutoSize</w:t>
      </w:r>
    </w:p>
    <w:p w14:paraId="5F129640" w14:textId="77777777" w:rsidR="0008156F" w:rsidRPr="0008156F" w:rsidRDefault="0008156F" w:rsidP="0008156F">
      <w:pPr>
        <w:pStyle w:val="CodePACKT"/>
      </w:pPr>
      <w:r w:rsidRPr="0008156F">
        <w:t>}</w:t>
      </w:r>
    </w:p>
    <w:p w14:paraId="671AF66E" w14:textId="77777777" w:rsidR="0008156F" w:rsidRPr="0008156F" w:rsidRDefault="0008156F" w:rsidP="0008156F">
      <w:pPr>
        <w:pStyle w:val="CodePACKT"/>
      </w:pPr>
      <w:r w:rsidRPr="0008156F">
        <w:t>Invoke-Command -Session $BPAS -ScriptBlock $SB2</w:t>
      </w:r>
    </w:p>
    <w:p w14:paraId="106CCA5B" w14:textId="77777777" w:rsidR="0008156F" w:rsidRPr="0008156F" w:rsidRDefault="0008156F" w:rsidP="0008156F">
      <w:pPr>
        <w:pStyle w:val="CodePACKT"/>
      </w:pPr>
    </w:p>
    <w:p w14:paraId="389BCA38" w14:textId="446C5FF1" w:rsidR="0008156F" w:rsidRPr="0008156F" w:rsidRDefault="0008156F" w:rsidP="00080E3E">
      <w:pPr>
        <w:pStyle w:val="NumberedBulletPACKT"/>
        <w:numPr>
          <w:ilvl w:val="0"/>
          <w:numId w:val="19"/>
        </w:numPr>
        <w:rPr>
          <w:color w:val="000000"/>
        </w:rPr>
      </w:pPr>
      <w:r w:rsidRPr="0008156F">
        <w:t>Discovering </w:t>
      </w:r>
      <w:r w:rsidR="008E6FE5">
        <w:t xml:space="preserve">all </w:t>
      </w:r>
      <w:r w:rsidRPr="0008156F">
        <w:t>available BPA models on </w:t>
      </w:r>
      <w:r w:rsidRPr="008E6FE5">
        <w:rPr>
          <w:rStyle w:val="CodeInTextPACKT"/>
        </w:rPr>
        <w:t>DC1</w:t>
      </w:r>
    </w:p>
    <w:p w14:paraId="4BA992EC" w14:textId="77777777" w:rsidR="0008156F" w:rsidRDefault="0008156F" w:rsidP="0008156F">
      <w:pPr>
        <w:pStyle w:val="CodePACKT"/>
      </w:pPr>
    </w:p>
    <w:p w14:paraId="437633A3" w14:textId="77777777" w:rsidR="0008156F" w:rsidRPr="0008156F" w:rsidRDefault="0008156F" w:rsidP="0008156F">
      <w:pPr>
        <w:pStyle w:val="CodePACKT"/>
      </w:pPr>
      <w:r w:rsidRPr="0008156F">
        <w:t>$SB3 = {</w:t>
      </w:r>
    </w:p>
    <w:p w14:paraId="28A7CE21" w14:textId="77777777" w:rsidR="0008156F" w:rsidRPr="0008156F" w:rsidRDefault="0008156F" w:rsidP="0008156F">
      <w:pPr>
        <w:pStyle w:val="CodePACKT"/>
      </w:pPr>
      <w:r w:rsidRPr="0008156F">
        <w:t>  Get-BPAModel  |</w:t>
      </w:r>
    </w:p>
    <w:p w14:paraId="489BA0A1" w14:textId="77777777" w:rsidR="0008156F" w:rsidRPr="0008156F" w:rsidRDefault="0008156F" w:rsidP="0008156F">
      <w:pPr>
        <w:pStyle w:val="CodePACKT"/>
      </w:pPr>
      <w:r w:rsidRPr="0008156F">
        <w:t>    Format-Table -Property Name,Id, LastScanTime -AutoSize    </w:t>
      </w:r>
    </w:p>
    <w:p w14:paraId="156E15C2" w14:textId="77777777" w:rsidR="0008156F" w:rsidRPr="0008156F" w:rsidRDefault="0008156F" w:rsidP="0008156F">
      <w:pPr>
        <w:pStyle w:val="CodePACKT"/>
      </w:pPr>
      <w:r w:rsidRPr="0008156F">
        <w:t>}</w:t>
      </w:r>
    </w:p>
    <w:p w14:paraId="3B458214" w14:textId="77777777" w:rsidR="0008156F" w:rsidRPr="0008156F" w:rsidRDefault="0008156F" w:rsidP="0008156F">
      <w:pPr>
        <w:pStyle w:val="CodePACKT"/>
      </w:pPr>
      <w:r w:rsidRPr="0008156F">
        <w:t>Invoke-Command -Session $BPAS -ScriptBlock $SB3</w:t>
      </w:r>
    </w:p>
    <w:p w14:paraId="749C017E" w14:textId="77777777" w:rsidR="0008156F" w:rsidRPr="0008156F" w:rsidRDefault="0008156F" w:rsidP="0008156F">
      <w:pPr>
        <w:pStyle w:val="CodePACKT"/>
      </w:pPr>
    </w:p>
    <w:p w14:paraId="1FF242E0" w14:textId="2385FC76" w:rsidR="0008156F" w:rsidRPr="0008156F" w:rsidRDefault="0008156F" w:rsidP="00080E3E">
      <w:pPr>
        <w:pStyle w:val="NumberedBulletPACKT"/>
        <w:numPr>
          <w:ilvl w:val="0"/>
          <w:numId w:val="19"/>
        </w:numPr>
        <w:ind w:hanging="647"/>
        <w:rPr>
          <w:color w:val="000000"/>
        </w:rPr>
      </w:pPr>
      <w:r w:rsidRPr="0008156F">
        <w:t>Running </w:t>
      </w:r>
      <w:r w:rsidR="008E6FE5">
        <w:t xml:space="preserve">the </w:t>
      </w:r>
      <w:r w:rsidRPr="0008156F">
        <w:t>BPA </w:t>
      </w:r>
      <w:r w:rsidR="008E6FE5">
        <w:t>DS</w:t>
      </w:r>
      <w:r w:rsidRPr="0008156F">
        <w:t> model on </w:t>
      </w:r>
      <w:r w:rsidRPr="0008156F">
        <w:rPr>
          <w:rStyle w:val="CodeInTextPACKT"/>
        </w:rPr>
        <w:t>DC1</w:t>
      </w:r>
    </w:p>
    <w:p w14:paraId="2BFC47D8" w14:textId="77777777" w:rsidR="0008156F" w:rsidRDefault="0008156F" w:rsidP="0008156F">
      <w:pPr>
        <w:pStyle w:val="CodePACKT"/>
      </w:pPr>
    </w:p>
    <w:p w14:paraId="085CF35A" w14:textId="77777777" w:rsidR="0008156F" w:rsidRPr="0008156F" w:rsidRDefault="0008156F" w:rsidP="0008156F">
      <w:pPr>
        <w:pStyle w:val="CodePACKT"/>
      </w:pPr>
      <w:r w:rsidRPr="0008156F">
        <w:t>$SB4 = {</w:t>
      </w:r>
    </w:p>
    <w:p w14:paraId="70F07AEA" w14:textId="77777777" w:rsidR="0008156F" w:rsidRPr="0008156F" w:rsidRDefault="0008156F" w:rsidP="0008156F">
      <w:pPr>
        <w:pStyle w:val="CodePACKT"/>
      </w:pPr>
      <w:r w:rsidRPr="0008156F">
        <w:t>  Invoke-BpaModel -ModelID Microsoft/Windows/DirectoryServices -Mode ALL |</w:t>
      </w:r>
    </w:p>
    <w:p w14:paraId="54A85E30" w14:textId="77777777" w:rsidR="0008156F" w:rsidRPr="0008156F" w:rsidRDefault="0008156F" w:rsidP="0008156F">
      <w:pPr>
        <w:pStyle w:val="CodePACKT"/>
      </w:pPr>
      <w:r w:rsidRPr="0008156F">
        <w:t>    Format-Table -AutoSize</w:t>
      </w:r>
    </w:p>
    <w:p w14:paraId="5A3248F4" w14:textId="77777777" w:rsidR="0008156F" w:rsidRPr="0008156F" w:rsidRDefault="0008156F" w:rsidP="0008156F">
      <w:pPr>
        <w:pStyle w:val="CodePACKT"/>
      </w:pPr>
      <w:r w:rsidRPr="0008156F">
        <w:t>}    </w:t>
      </w:r>
    </w:p>
    <w:p w14:paraId="56259999" w14:textId="77777777" w:rsidR="0008156F" w:rsidRPr="0008156F" w:rsidRDefault="0008156F" w:rsidP="0008156F">
      <w:pPr>
        <w:pStyle w:val="CodePACKT"/>
      </w:pPr>
      <w:r w:rsidRPr="0008156F">
        <w:t>Invoke-Command -Session $BPAS -ScriptBlock $SB4</w:t>
      </w:r>
    </w:p>
    <w:p w14:paraId="7B825E11" w14:textId="77777777" w:rsidR="0008156F" w:rsidRPr="0008156F" w:rsidRDefault="0008156F" w:rsidP="0008156F">
      <w:pPr>
        <w:pStyle w:val="CodePACKT"/>
      </w:pPr>
    </w:p>
    <w:p w14:paraId="535FAA0F" w14:textId="70F986BD" w:rsidR="0008156F" w:rsidRPr="0008156F" w:rsidRDefault="0008156F" w:rsidP="00080E3E">
      <w:pPr>
        <w:pStyle w:val="NumberedBulletPACKT"/>
        <w:numPr>
          <w:ilvl w:val="0"/>
          <w:numId w:val="19"/>
        </w:numPr>
        <w:ind w:hanging="647"/>
        <w:rPr>
          <w:color w:val="000000"/>
        </w:rPr>
      </w:pPr>
      <w:r w:rsidRPr="0008156F">
        <w:t>Getting BPA results</w:t>
      </w:r>
      <w:r>
        <w:t xml:space="preserve"> from </w:t>
      </w:r>
      <w:r w:rsidRPr="0008156F">
        <w:rPr>
          <w:rStyle w:val="CodeInTextPACKT"/>
        </w:rPr>
        <w:t>DC1</w:t>
      </w:r>
    </w:p>
    <w:p w14:paraId="180BF345" w14:textId="77777777" w:rsidR="0008156F" w:rsidRDefault="0008156F" w:rsidP="0008156F">
      <w:pPr>
        <w:pStyle w:val="CodePACKT"/>
      </w:pPr>
    </w:p>
    <w:p w14:paraId="1D804E2C" w14:textId="77777777" w:rsidR="0008156F" w:rsidRPr="0008156F" w:rsidRDefault="0008156F" w:rsidP="0008156F">
      <w:pPr>
        <w:pStyle w:val="CodePACKT"/>
      </w:pPr>
      <w:r w:rsidRPr="0008156F">
        <w:t>$SB5 = {</w:t>
      </w:r>
    </w:p>
    <w:p w14:paraId="5E43B8FC" w14:textId="77777777" w:rsidR="0008156F" w:rsidRPr="0008156F" w:rsidRDefault="0008156F" w:rsidP="0008156F">
      <w:pPr>
        <w:pStyle w:val="CodePACKT"/>
      </w:pPr>
      <w:r w:rsidRPr="0008156F">
        <w:lastRenderedPageBreak/>
        <w:t>    Get-BpaResult -ModelID Microsoft/Windows/DirectoryServices  |</w:t>
      </w:r>
    </w:p>
    <w:p w14:paraId="671C94EE" w14:textId="77777777" w:rsidR="0008156F" w:rsidRPr="0008156F" w:rsidRDefault="0008156F" w:rsidP="0008156F">
      <w:pPr>
        <w:pStyle w:val="CodePACKT"/>
      </w:pPr>
      <w:r w:rsidRPr="0008156F">
        <w:t>      Where-Object Resolution -ne </w:t>
      </w:r>
      <w:r w:rsidRPr="0008156F">
        <w:rPr>
          <w:color w:val="0000FF"/>
        </w:rPr>
        <w:t>$null</w:t>
      </w:r>
      <w:r w:rsidRPr="0008156F">
        <w:t>|</w:t>
      </w:r>
    </w:p>
    <w:p w14:paraId="4E8A5231" w14:textId="77777777" w:rsidR="0008156F" w:rsidRPr="0008156F" w:rsidRDefault="0008156F" w:rsidP="0008156F">
      <w:pPr>
        <w:pStyle w:val="CodePACKT"/>
      </w:pPr>
      <w:r w:rsidRPr="0008156F">
        <w:t>        Format-List -Property Problem, Resolution</w:t>
      </w:r>
    </w:p>
    <w:p w14:paraId="2B7FF293" w14:textId="77777777" w:rsidR="0008156F" w:rsidRPr="0008156F" w:rsidRDefault="0008156F" w:rsidP="0008156F">
      <w:pPr>
        <w:pStyle w:val="CodePACKT"/>
      </w:pPr>
      <w:r w:rsidRPr="0008156F">
        <w:t>}    </w:t>
      </w:r>
    </w:p>
    <w:p w14:paraId="6689C3E5" w14:textId="77777777" w:rsidR="0008156F" w:rsidRPr="0008156F" w:rsidRDefault="0008156F" w:rsidP="0008156F">
      <w:pPr>
        <w:pStyle w:val="CodePACKT"/>
        <w:rPr>
          <w:lang w:val="en-GB"/>
        </w:rPr>
      </w:pPr>
      <w:r w:rsidRPr="0008156F">
        <w:t>Invoke-Command -Session $BPAS -ScriptBlock $SB5</w:t>
      </w:r>
      <w:r w:rsidRPr="0008156F">
        <w:rPr>
          <w:rFonts w:ascii="Consolas" w:hAnsi="Consolas"/>
          <w:color w:val="000000"/>
          <w:sz w:val="21"/>
          <w:szCs w:val="21"/>
        </w:rPr>
        <w:t> </w:t>
      </w:r>
    </w:p>
    <w:p w14:paraId="4E2D27DE" w14:textId="77777777" w:rsidR="0008156F" w:rsidRDefault="0008156F" w:rsidP="00F077D4">
      <w:pPr>
        <w:pStyle w:val="Heading2"/>
      </w:pPr>
      <w:r>
        <w:t>How it works...</w:t>
      </w:r>
    </w:p>
    <w:p w14:paraId="355F5D45" w14:textId="7FF7567B"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create a PowerShell remoting session with your DC, </w:t>
      </w:r>
      <w:r w:rsidRPr="0008156F">
        <w:rPr>
          <w:rStyle w:val="CodeInTextPACKT"/>
        </w:rPr>
        <w:t>DC1</w:t>
      </w:r>
      <w:r>
        <w:rPr>
          <w:lang w:val="en-GB"/>
        </w:rPr>
        <w:t xml:space="preserve">. This step creates no output. In </w:t>
      </w:r>
      <w:r w:rsidRPr="0008156F">
        <w:rPr>
          <w:rStyle w:val="ItalicsPACKT"/>
        </w:rPr>
        <w:t>step 2</w:t>
      </w:r>
      <w:r>
        <w:rPr>
          <w:lang w:val="en-GB"/>
        </w:rPr>
        <w:t xml:space="preserve">, you run the </w:t>
      </w:r>
      <w:r w:rsidRPr="0008156F">
        <w:rPr>
          <w:rStyle w:val="CodeInTextPACKT"/>
        </w:rPr>
        <w:t>Get-Module</w:t>
      </w:r>
      <w:r>
        <w:rPr>
          <w:lang w:val="en-GB"/>
        </w:rPr>
        <w:t xml:space="preserve"> command on </w:t>
      </w:r>
      <w:r w:rsidRPr="0008156F">
        <w:rPr>
          <w:rStyle w:val="CodeInTextPACKT"/>
        </w:rPr>
        <w:t>DC1</w:t>
      </w:r>
      <w:r>
        <w:rPr>
          <w:lang w:val="en-GB"/>
        </w:rPr>
        <w:t>, using the remoting session. The output of this step looks like this:</w:t>
      </w:r>
    </w:p>
    <w:p w14:paraId="3B048F42" w14:textId="6E8BD2F7" w:rsidR="0008156F" w:rsidRDefault="008E6FE5" w:rsidP="0008156F">
      <w:pPr>
        <w:pStyle w:val="FigurePACKT"/>
      </w:pPr>
      <w:r>
        <w:rPr>
          <w:noProof/>
        </w:rPr>
        <w:drawing>
          <wp:inline distT="0" distB="0" distL="0" distR="0" wp14:anchorId="05295042" wp14:editId="30BC3C3A">
            <wp:extent cx="4411227" cy="14249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6731" cy="1429940"/>
                    </a:xfrm>
                    <a:prstGeom prst="rect">
                      <a:avLst/>
                    </a:prstGeom>
                  </pic:spPr>
                </pic:pic>
              </a:graphicData>
            </a:graphic>
          </wp:inline>
        </w:drawing>
      </w:r>
    </w:p>
    <w:p w14:paraId="20C9FE45" w14:textId="7C4FB9DB" w:rsidR="0008156F" w:rsidRDefault="0008156F" w:rsidP="009C6510">
      <w:pPr>
        <w:pStyle w:val="FigureCaptionPACKT"/>
      </w:pPr>
      <w:r>
        <w:t>Figure 14.15: Viewing the Best Practices module on DC</w:t>
      </w:r>
      <w:r w:rsidR="008E6FE5">
        <w:t>1</w:t>
      </w:r>
    </w:p>
    <w:p w14:paraId="002C636E" w14:textId="440543F8"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w:t>
      </w:r>
      <w:r w:rsidR="008E6FE5">
        <w:rPr>
          <w:rFonts w:ascii="Arial" w:hAnsi="Arial"/>
          <w:b/>
          <w:color w:val="FF0000"/>
          <w:sz w:val="28"/>
          <w:szCs w:val="28"/>
        </w:rPr>
        <w:t>5</w:t>
      </w:r>
      <w:r w:rsidRPr="006D38BA">
        <w:rPr>
          <w:rFonts w:ascii="Arial" w:hAnsi="Arial"/>
          <w:b/>
          <w:color w:val="FF0000"/>
          <w:sz w:val="28"/>
          <w:szCs w:val="28"/>
        </w:rPr>
        <w:t>.png</w:t>
      </w:r>
    </w:p>
    <w:p w14:paraId="3767B650" w14:textId="7A53D7DE" w:rsidR="0008156F" w:rsidRPr="008E6FE5" w:rsidRDefault="008E6FE5" w:rsidP="008E6FE5">
      <w:pPr>
        <w:pStyle w:val="NormalPACKT"/>
      </w:pPr>
      <w:r w:rsidRPr="008E6FE5">
        <w:t xml:space="preserve">In </w:t>
      </w:r>
      <w:r w:rsidRPr="008E6FE5">
        <w:rPr>
          <w:rStyle w:val="ItalicsPACKT"/>
        </w:rPr>
        <w:t>step 3</w:t>
      </w:r>
      <w:r w:rsidRPr="008E6FE5">
        <w:t>, you discover the commands contained in the BPA module</w:t>
      </w:r>
      <w:r>
        <w:t xml:space="preserve"> (on </w:t>
      </w:r>
      <w:r w:rsidRPr="008E6FE5">
        <w:rPr>
          <w:rStyle w:val="CodeInTextPACKT"/>
        </w:rPr>
        <w:t>DC1</w:t>
      </w:r>
      <w:r>
        <w:t>)</w:t>
      </w:r>
      <w:r w:rsidRPr="008E6FE5">
        <w:t>, with output like this:</w:t>
      </w:r>
    </w:p>
    <w:p w14:paraId="64E40ADA" w14:textId="274A5BD6" w:rsidR="008E6FE5" w:rsidRDefault="008E6FE5" w:rsidP="008E6FE5">
      <w:pPr>
        <w:pStyle w:val="FigurePACKT"/>
        <w:rPr>
          <w:b/>
          <w:bCs/>
        </w:rPr>
      </w:pPr>
      <w:r>
        <w:rPr>
          <w:noProof/>
        </w:rPr>
        <w:drawing>
          <wp:inline distT="0" distB="0" distL="0" distR="0" wp14:anchorId="6AB1E599" wp14:editId="7C68901E">
            <wp:extent cx="315120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9676" cy="1643491"/>
                    </a:xfrm>
                    <a:prstGeom prst="rect">
                      <a:avLst/>
                    </a:prstGeom>
                  </pic:spPr>
                </pic:pic>
              </a:graphicData>
            </a:graphic>
          </wp:inline>
        </w:drawing>
      </w:r>
    </w:p>
    <w:p w14:paraId="2CD2FF8E" w14:textId="43689E4E" w:rsidR="008E6FE5" w:rsidRDefault="008E6FE5" w:rsidP="0064731D">
      <w:pPr>
        <w:pStyle w:val="FigureCaptionPACKT"/>
      </w:pPr>
      <w:r>
        <w:t>Figure 14.16: Discovering the commands inside the BPA module</w:t>
      </w:r>
    </w:p>
    <w:p w14:paraId="35A2C088" w14:textId="3224E3AA"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C3EB278" w14:textId="373684CC" w:rsidR="008E6FE5" w:rsidRDefault="008E6FE5" w:rsidP="008E6FE5">
      <w:pPr>
        <w:pStyle w:val="NormalPACKT"/>
      </w:pPr>
      <w:r w:rsidRPr="008E6FE5">
        <w:lastRenderedPageBreak/>
        <w:t xml:space="preserve">In </w:t>
      </w:r>
      <w:r w:rsidRPr="008E6FE5">
        <w:rPr>
          <w:rStyle w:val="ItalicsPACKT"/>
        </w:rPr>
        <w:t>step 4</w:t>
      </w:r>
      <w:r w:rsidRPr="008E6FE5">
        <w:t>, you</w:t>
      </w:r>
      <w:r>
        <w:t xml:space="preserve"> discover the BPA models which are available on </w:t>
      </w:r>
      <w:r w:rsidRPr="008E6FE5">
        <w:rPr>
          <w:rStyle w:val="CodeInTextPACKT"/>
        </w:rPr>
        <w:t>DC1</w:t>
      </w:r>
      <w:r>
        <w:t>. The output looks like this:</w:t>
      </w:r>
    </w:p>
    <w:p w14:paraId="419152B0" w14:textId="487121E7" w:rsidR="008E6FE5" w:rsidRDefault="008E6FE5" w:rsidP="008E6FE5">
      <w:pPr>
        <w:pStyle w:val="FigurePACKT"/>
      </w:pPr>
      <w:r>
        <w:rPr>
          <w:noProof/>
        </w:rPr>
        <w:drawing>
          <wp:inline distT="0" distB="0" distL="0" distR="0" wp14:anchorId="372E6F37" wp14:editId="3E964A4B">
            <wp:extent cx="5011363"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6502" cy="2364256"/>
                    </a:xfrm>
                    <a:prstGeom prst="rect">
                      <a:avLst/>
                    </a:prstGeom>
                  </pic:spPr>
                </pic:pic>
              </a:graphicData>
            </a:graphic>
          </wp:inline>
        </w:drawing>
      </w:r>
    </w:p>
    <w:p w14:paraId="14E0FBA4" w14:textId="585CB520" w:rsidR="008E6FE5" w:rsidRDefault="008E6FE5" w:rsidP="00652F39">
      <w:pPr>
        <w:pStyle w:val="FigureCaptionPACKT"/>
      </w:pPr>
      <w:r>
        <w:t>Figure 14.17: Discovering the BPA models available on DC1</w:t>
      </w:r>
    </w:p>
    <w:p w14:paraId="162279F4" w14:textId="29271A71"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6A2AB335" w14:textId="6DF54B74" w:rsidR="008E6FE5" w:rsidRDefault="008E6FE5" w:rsidP="008E6FE5">
      <w:pPr>
        <w:pStyle w:val="NormalPACKT"/>
      </w:pPr>
      <w:r>
        <w:t xml:space="preserve">In </w:t>
      </w:r>
      <w:r w:rsidRPr="008E6FE5">
        <w:rPr>
          <w:rStyle w:val="ItalicsPACKT"/>
        </w:rPr>
        <w:t>step 5</w:t>
      </w:r>
      <w:r>
        <w:t xml:space="preserve">, you use the </w:t>
      </w:r>
      <w:r w:rsidRPr="008E6FE5">
        <w:rPr>
          <w:rStyle w:val="CodeInTextPACKT"/>
        </w:rPr>
        <w:t>Invoke-BpaModel</w:t>
      </w:r>
      <w:r>
        <w:t xml:space="preserve"> command to run the Directory Services BPA model on </w:t>
      </w:r>
      <w:r w:rsidRPr="008E6FE5">
        <w:rPr>
          <w:rStyle w:val="CodeInTextPACKT"/>
        </w:rPr>
        <w:t>DC1</w:t>
      </w:r>
      <w:r>
        <w:t>. Invoking the model produces some minimal output, like this:</w:t>
      </w:r>
    </w:p>
    <w:p w14:paraId="4F9C98F8" w14:textId="063A861F" w:rsidR="008E6FE5" w:rsidRDefault="008E6FE5" w:rsidP="008E6FE5">
      <w:pPr>
        <w:pStyle w:val="FigurePACKT"/>
      </w:pPr>
      <w:r>
        <w:t xml:space="preserve">      </w:t>
      </w:r>
      <w:r>
        <w:rPr>
          <w:noProof/>
        </w:rPr>
        <w:drawing>
          <wp:inline distT="0" distB="0" distL="0" distR="0" wp14:anchorId="347BF517" wp14:editId="565021E5">
            <wp:extent cx="4731886" cy="113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670" cy="1158096"/>
                    </a:xfrm>
                    <a:prstGeom prst="rect">
                      <a:avLst/>
                    </a:prstGeom>
                  </pic:spPr>
                </pic:pic>
              </a:graphicData>
            </a:graphic>
          </wp:inline>
        </w:drawing>
      </w:r>
      <w:r>
        <w:t xml:space="preserve">                             </w:t>
      </w:r>
    </w:p>
    <w:p w14:paraId="45A53890" w14:textId="15DA78AC" w:rsidR="008E6FE5" w:rsidRDefault="008E6FE5" w:rsidP="007F6786">
      <w:pPr>
        <w:pStyle w:val="FigureCaptionPACKT"/>
      </w:pPr>
      <w:r>
        <w:t>Figure 14.18: Invoking a BPA scan on DC1</w:t>
      </w:r>
    </w:p>
    <w:p w14:paraId="6E77B750" w14:textId="79541B9F"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2AB4AB5C" w14:textId="13FA02DF" w:rsidR="008E6FE5" w:rsidRDefault="008E6FE5" w:rsidP="008E6FE5">
      <w:pPr>
        <w:pStyle w:val="NormalPACKT"/>
      </w:pPr>
      <w:r w:rsidRPr="008E6FE5">
        <w:t>To obtain the detailed results of the BPA scan</w:t>
      </w:r>
      <w:r>
        <w:t xml:space="preserve">, you use the </w:t>
      </w:r>
      <w:r w:rsidRPr="008E6FE5">
        <w:rPr>
          <w:rStyle w:val="CodeInTextPACKT"/>
        </w:rPr>
        <w:t>Get-BpaResult</w:t>
      </w:r>
      <w:r w:rsidRPr="008E6FE5">
        <w:t xml:space="preserve"> command</w:t>
      </w:r>
      <w:r w:rsidR="00983F38">
        <w:t>,</w:t>
      </w:r>
      <w:r>
        <w:t xml:space="preserve"> as you can see in </w:t>
      </w:r>
      <w:r w:rsidRPr="008E6FE5">
        <w:rPr>
          <w:rStyle w:val="ItalicsPACKT"/>
        </w:rPr>
        <w:t>step 6</w:t>
      </w:r>
      <w:r>
        <w:t>, which produces the following output:</w:t>
      </w:r>
    </w:p>
    <w:p w14:paraId="729D0C77" w14:textId="5CA53606" w:rsidR="008E6FE5" w:rsidRDefault="008E6FE5" w:rsidP="008E6FE5">
      <w:pPr>
        <w:pStyle w:val="FigurePACKT"/>
      </w:pPr>
      <w:r>
        <w:rPr>
          <w:noProof/>
        </w:rPr>
        <w:lastRenderedPageBreak/>
        <w:drawing>
          <wp:inline distT="0" distB="0" distL="0" distR="0" wp14:anchorId="49166CC8" wp14:editId="12BB5B33">
            <wp:extent cx="5324475" cy="5057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0667" cy="5072846"/>
                    </a:xfrm>
                    <a:prstGeom prst="rect">
                      <a:avLst/>
                    </a:prstGeom>
                  </pic:spPr>
                </pic:pic>
              </a:graphicData>
            </a:graphic>
          </wp:inline>
        </w:drawing>
      </w:r>
    </w:p>
    <w:p w14:paraId="1C0BDB25" w14:textId="3D6B7DBD" w:rsidR="008E6FE5" w:rsidRDefault="008E6FE5" w:rsidP="00655D67">
      <w:pPr>
        <w:pStyle w:val="FigureCaptionPACKT"/>
      </w:pPr>
      <w:r>
        <w:t>Figure 14.19: Obtain</w:t>
      </w:r>
      <w:r w:rsidR="00E07CC0">
        <w:t>in</w:t>
      </w:r>
      <w:r>
        <w:t>g BPA scan results</w:t>
      </w:r>
    </w:p>
    <w:p w14:paraId="0DE2D5A3" w14:textId="4DC0B028"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2689EFF1" w14:textId="04BE2471" w:rsidR="0008156F" w:rsidRDefault="0008156F" w:rsidP="0008156F">
      <w:pPr>
        <w:pStyle w:val="Heading2"/>
      </w:pPr>
      <w:r>
        <w:t>There</w:t>
      </w:r>
      <w:r w:rsidR="00F86879">
        <w:t>'</w:t>
      </w:r>
      <w:r>
        <w:t>s more...</w:t>
      </w:r>
    </w:p>
    <w:p w14:paraId="14C6BC28" w14:textId="49A7284C" w:rsidR="0008156F" w:rsidRDefault="0008156F" w:rsidP="0008156F">
      <w:pPr>
        <w:pStyle w:val="NormalPACKT"/>
        <w:rPr>
          <w:lang w:val="en-GB"/>
        </w:rPr>
      </w:pPr>
      <w:r>
        <w:rPr>
          <w:lang w:val="en-GB"/>
        </w:rPr>
        <w:t xml:space="preserve">BPA results include details of successful and unsuccessful tests. </w:t>
      </w:r>
      <w:r w:rsidR="00E07CC0">
        <w:rPr>
          <w:lang w:val="en-GB"/>
        </w:rPr>
        <w:t>The unsuccessful results, where BPA finds that your deployment does not implement a best practice,</w:t>
      </w:r>
      <w:r>
        <w:rPr>
          <w:lang w:val="en-GB"/>
        </w:rPr>
        <w:t xml:space="preserve"> are the ones </w:t>
      </w:r>
      <w:r w:rsidR="00E07CC0">
        <w:rPr>
          <w:lang w:val="en-GB"/>
        </w:rPr>
        <w:t xml:space="preserve">you most likely need to review and take action. </w:t>
      </w:r>
    </w:p>
    <w:p w14:paraId="3EADE96D" w14:textId="5B437038" w:rsidR="008E6FE5" w:rsidRDefault="0008156F" w:rsidP="0008156F">
      <w:pPr>
        <w:pStyle w:val="NormalPACKT"/>
        <w:rPr>
          <w:lang w:val="en-GB"/>
        </w:rPr>
      </w:pPr>
      <w:r>
        <w:rPr>
          <w:lang w:val="en-GB"/>
        </w:rPr>
        <w:lastRenderedPageBreak/>
        <w:t xml:space="preserve">In </w:t>
      </w:r>
      <w:r w:rsidRPr="00E07CC0">
        <w:rPr>
          <w:rStyle w:val="ItalicsPACKT"/>
        </w:rPr>
        <w:t>step 6</w:t>
      </w:r>
      <w:r>
        <w:rPr>
          <w:lang w:val="en-GB"/>
        </w:rPr>
        <w:t>, you retrieve the res</w:t>
      </w:r>
      <w:r w:rsidR="008E6FE5">
        <w:rPr>
          <w:lang w:val="en-GB"/>
        </w:rPr>
        <w:t>ults of the BPA scan you ran in the previous step. The results show th</w:t>
      </w:r>
      <w:r w:rsidR="00E07CC0">
        <w:rPr>
          <w:lang w:val="en-GB"/>
        </w:rPr>
        <w:t>r</w:t>
      </w:r>
      <w:r w:rsidR="008E6FE5">
        <w:rPr>
          <w:lang w:val="en-GB"/>
        </w:rPr>
        <w:t>e</w:t>
      </w:r>
      <w:r w:rsidR="00E07CC0">
        <w:rPr>
          <w:lang w:val="en-GB"/>
        </w:rPr>
        <w:t xml:space="preserve">e fundamental </w:t>
      </w:r>
      <w:r w:rsidR="008E6FE5">
        <w:rPr>
          <w:lang w:val="en-GB"/>
        </w:rPr>
        <w:t>issues</w:t>
      </w:r>
      <w:r w:rsidR="00E07CC0">
        <w:rPr>
          <w:lang w:val="en-GB"/>
        </w:rPr>
        <w:t>:</w:t>
      </w:r>
    </w:p>
    <w:p w14:paraId="0289BE7F" w14:textId="417F4F1F" w:rsidR="008E6FE5" w:rsidRDefault="008E6FE5" w:rsidP="008C11DD">
      <w:pPr>
        <w:pStyle w:val="BulletPACKT"/>
        <w:rPr>
          <w:lang w:val="en-GB"/>
        </w:rPr>
      </w:pPr>
      <w:r>
        <w:rPr>
          <w:lang w:val="en-GB"/>
        </w:rPr>
        <w:t>You have not synchronized time on the DC holding the PDC emulator FSMO role with some reliable external source. This</w:t>
      </w:r>
      <w:r w:rsidR="00983F38">
        <w:rPr>
          <w:lang w:val="en-GB"/>
        </w:rPr>
        <w:t xml:space="preserve"> issue</w:t>
      </w:r>
      <w:r>
        <w:rPr>
          <w:lang w:val="en-GB"/>
        </w:rPr>
        <w:t xml:space="preserve"> means that time </w:t>
      </w:r>
      <w:r w:rsidR="00983F38">
        <w:rPr>
          <w:lang w:val="en-GB"/>
        </w:rPr>
        <w:t xml:space="preserve">on your hosts </w:t>
      </w:r>
      <w:r>
        <w:rPr>
          <w:lang w:val="en-GB"/>
        </w:rPr>
        <w:t xml:space="preserve">could </w:t>
      </w:r>
      <w:r w:rsidR="00F86879">
        <w:rPr>
          <w:lang w:val="en-GB"/>
        </w:rPr>
        <w:t>"</w:t>
      </w:r>
      <w:r>
        <w:rPr>
          <w:lang w:val="en-GB"/>
        </w:rPr>
        <w:t>wander</w:t>
      </w:r>
      <w:r w:rsidR="00F86879">
        <w:rPr>
          <w:lang w:val="en-GB"/>
        </w:rPr>
        <w:t>"</w:t>
      </w:r>
      <w:r w:rsidR="00983F38">
        <w:rPr>
          <w:lang w:val="en-GB"/>
        </w:rPr>
        <w:t xml:space="preserve"> from the real-world time</w:t>
      </w:r>
      <w:r>
        <w:rPr>
          <w:lang w:val="en-GB"/>
        </w:rPr>
        <w:t xml:space="preserve">, </w:t>
      </w:r>
      <w:r w:rsidR="00983F38">
        <w:rPr>
          <w:lang w:val="en-GB"/>
        </w:rPr>
        <w:t>possibly l</w:t>
      </w:r>
      <w:r>
        <w:rPr>
          <w:lang w:val="en-GB"/>
        </w:rPr>
        <w:t xml:space="preserve">eading to issues later on. See </w:t>
      </w:r>
      <w:r w:rsidRPr="00101C38">
        <w:rPr>
          <w:rStyle w:val="URLPACKT"/>
        </w:rPr>
        <w:t>https://blogs.msmvps.com/acefekay/tag/pdc-emulator-time-configuration/</w:t>
      </w:r>
      <w:r>
        <w:rPr>
          <w:lang w:val="en-GB"/>
        </w:rPr>
        <w:t xml:space="preserve"> for more information on how to configure your DCs with a reliable time source.</w:t>
      </w:r>
    </w:p>
    <w:p w14:paraId="1F709FD9" w14:textId="3566AE43" w:rsidR="008E6FE5" w:rsidRDefault="008E6FE5" w:rsidP="008C11DD">
      <w:pPr>
        <w:pStyle w:val="BulletPACKT"/>
        <w:rPr>
          <w:lang w:val="en-GB"/>
        </w:rPr>
      </w:pPr>
      <w:r>
        <w:rPr>
          <w:lang w:val="en-GB"/>
        </w:rPr>
        <w:t xml:space="preserve">You have not backed up your AD environment. Even with multiple DCs, it is a best practice to perform regular backups. See </w:t>
      </w:r>
      <w:r w:rsidRPr="00160134">
        <w:rPr>
          <w:rStyle w:val="URLPACKT"/>
        </w:rPr>
        <w:t>https://docs.microsoft.com/en-us/windows/win32/ad/backing-up-and-restoring-an-active-directory-server</w:t>
      </w:r>
      <w:r>
        <w:rPr>
          <w:lang w:val="en-GB"/>
        </w:rPr>
        <w:t xml:space="preserve"> for more information on backing up, and restoring, a DC.</w:t>
      </w:r>
    </w:p>
    <w:p w14:paraId="032062F3" w14:textId="575C045A" w:rsidR="008E6FE5" w:rsidRDefault="008E6FE5" w:rsidP="00780AAF">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to ensure </w:t>
      </w:r>
      <w:r w:rsidR="00983F38">
        <w:rPr>
          <w:lang w:val="en-GB"/>
        </w:rPr>
        <w:t xml:space="preserve">the </w:t>
      </w:r>
      <w:r>
        <w:rPr>
          <w:lang w:val="en-GB"/>
        </w:rPr>
        <w:t xml:space="preserve">reliable running </w:t>
      </w:r>
      <w:r w:rsidR="00983F38">
        <w:rPr>
          <w:lang w:val="en-GB"/>
        </w:rPr>
        <w:t xml:space="preserve">of </w:t>
      </w:r>
      <w:r>
        <w:rPr>
          <w:lang w:val="en-GB"/>
        </w:rPr>
        <w:t xml:space="preserve">your AD service. See </w:t>
      </w:r>
      <w:r w:rsidRPr="00E86418">
        <w:rPr>
          <w:rStyle w:val="URLPACKT"/>
        </w:rPr>
        <w:t>https://docs.microsoft.com/windows-server/identity/ad-ds/get-started/virtual-dc/virtualized-domain-controllers-hyper-v</w:t>
      </w:r>
      <w:r>
        <w:rPr>
          <w:lang w:val="en-GB"/>
        </w:rPr>
        <w:t xml:space="preserve"> for more details on virtualizing DCs using Hyper-V.</w:t>
      </w:r>
    </w:p>
    <w:p w14:paraId="2A4AEFB2" w14:textId="14542182" w:rsidR="00E07CC0" w:rsidRPr="0008156F" w:rsidRDefault="00E07CC0" w:rsidP="00E07CC0">
      <w:pPr>
        <w:pStyle w:val="NormalPACKT"/>
        <w:rPr>
          <w:lang w:val="en-GB"/>
        </w:rPr>
      </w:pPr>
      <w:r>
        <w:rPr>
          <w:lang w:val="en-GB"/>
        </w:rPr>
        <w:t xml:space="preserve">For a test environment, these issues are </w:t>
      </w:r>
      <w:r w:rsidR="00983F38">
        <w:rPr>
          <w:lang w:val="en-GB"/>
        </w:rPr>
        <w:t>inconsequential for the most part,</w:t>
      </w:r>
      <w:r>
        <w:rPr>
          <w:lang w:val="en-GB"/>
        </w:rPr>
        <w:t xml:space="preserve"> and you can probably ignore them. If you are using Hyper-V for test VMs, you can configure Hyper-V to update the VMs local time, at least for the DCs you run in a VM. In a test environment, having a backup of your AD is not needed. And running a domain controller in a Hyper-V, at least for a testing environment, is not an issue with the latest, supported </w:t>
      </w:r>
      <w:r w:rsidR="00983F38">
        <w:rPr>
          <w:lang w:val="en-GB"/>
        </w:rPr>
        <w:t>Windows Server versions</w:t>
      </w:r>
      <w:r>
        <w:rPr>
          <w:lang w:val="en-GB"/>
        </w:rPr>
        <w:t>.</w:t>
      </w:r>
    </w:p>
    <w:p w14:paraId="0C4C47DF" w14:textId="555C1ED0" w:rsidR="0008156F" w:rsidRPr="009D0F10" w:rsidRDefault="0008156F" w:rsidP="0008156F">
      <w:pPr>
        <w:pStyle w:val="Heading1"/>
        <w:tabs>
          <w:tab w:val="left" w:pos="0"/>
        </w:tabs>
      </w:pPr>
      <w:r>
        <w:rPr>
          <w:lang w:val="en-US"/>
        </w:rPr>
        <w:t xml:space="preserve">Network </w:t>
      </w:r>
      <w:ins w:id="81" w:author="Lucy Wan" w:date="2021-04-28T14:38:00Z">
        <w:r w:rsidR="0051028C">
          <w:rPr>
            <w:lang w:val="en-US"/>
          </w:rPr>
          <w:t>t</w:t>
        </w:r>
      </w:ins>
      <w:del w:id="82" w:author="Lucy Wan" w:date="2021-04-28T14:38:00Z">
        <w:r w:rsidDel="0051028C">
          <w:rPr>
            <w:lang w:val="en-US"/>
          </w:rPr>
          <w:delText>T</w:delText>
        </w:r>
      </w:del>
      <w:r>
        <w:rPr>
          <w:lang w:val="en-US"/>
        </w:rPr>
        <w:t>roubleshooting</w:t>
      </w:r>
    </w:p>
    <w:p w14:paraId="656DEEF5" w14:textId="47DF0556" w:rsidR="0008156F" w:rsidRDefault="0008156F" w:rsidP="0008156F">
      <w:pPr>
        <w:pStyle w:val="NormalPACKT"/>
      </w:pPr>
      <w:r>
        <w:t xml:space="preserve">In the recipe </w:t>
      </w:r>
      <w:r w:rsidRPr="0008156F">
        <w:rPr>
          <w:rStyle w:val="ItalicsPACKT"/>
        </w:rPr>
        <w:t xml:space="preserve">Checking </w:t>
      </w:r>
      <w:ins w:id="83" w:author="Lucy Wan" w:date="2021-04-28T14:37:00Z">
        <w:r w:rsidR="00140EA5">
          <w:rPr>
            <w:rStyle w:val="ItalicsPACKT"/>
          </w:rPr>
          <w:t>n</w:t>
        </w:r>
      </w:ins>
      <w:del w:id="84" w:author="Lucy Wan" w:date="2021-04-28T14:37:00Z">
        <w:r w:rsidRPr="0008156F" w:rsidDel="00140EA5">
          <w:rPr>
            <w:rStyle w:val="ItalicsPACKT"/>
          </w:rPr>
          <w:delText>N</w:delText>
        </w:r>
      </w:del>
      <w:r w:rsidRPr="0008156F">
        <w:rPr>
          <w:rStyle w:val="ItalicsPACKT"/>
        </w:rPr>
        <w:t xml:space="preserve">etwork </w:t>
      </w:r>
      <w:ins w:id="85" w:author="Lucy Wan" w:date="2021-04-28T14:37:00Z">
        <w:r w:rsidR="00140EA5">
          <w:rPr>
            <w:rStyle w:val="ItalicsPACKT"/>
          </w:rPr>
          <w:t>c</w:t>
        </w:r>
      </w:ins>
      <w:del w:id="86" w:author="Lucy Wan" w:date="2021-04-28T14:37:00Z">
        <w:r w:rsidRPr="008E6FE5" w:rsidDel="00140EA5">
          <w:rPr>
            <w:rStyle w:val="ItalicsPACKT"/>
          </w:rPr>
          <w:delText>C</w:delText>
        </w:r>
      </w:del>
      <w:r w:rsidRPr="008E6FE5">
        <w:rPr>
          <w:rStyle w:val="ItalicsPACKT"/>
        </w:rPr>
        <w:t>onnectivity using Get-NetView</w:t>
      </w:r>
      <w:r>
        <w:t xml:space="preserve">, you </w:t>
      </w:r>
      <w:r w:rsidR="008E6FE5">
        <w:t xml:space="preserve">used the </w:t>
      </w:r>
      <w:r w:rsidR="008E6FE5" w:rsidRPr="008E6FE5">
        <w:rPr>
          <w:rStyle w:val="CodeInTextPACKT"/>
        </w:rPr>
        <w:t>Get-Net</w:t>
      </w:r>
      <w:r w:rsidR="003A5EE9">
        <w:rPr>
          <w:rStyle w:val="CodeInTextPACKT"/>
        </w:rPr>
        <w:t>V</w:t>
      </w:r>
      <w:r w:rsidR="008E6FE5" w:rsidRPr="008E6FE5">
        <w:rPr>
          <w:rStyle w:val="CodeInTextPACKT"/>
        </w:rPr>
        <w:t>iew</w:t>
      </w:r>
      <w:r w:rsidR="008E6FE5">
        <w:t xml:space="preserve"> command to gather </w:t>
      </w:r>
      <w:r>
        <w:t xml:space="preserve">a </w:t>
      </w:r>
      <w:r w:rsidR="008E6FE5">
        <w:t xml:space="preserve">large </w:t>
      </w:r>
      <w:r>
        <w:t>amount of network-related information to diagnose and resolve network issues. For some issues, this level of detail is fundamental in helping you to resolve network issues. But in some cases, it can be overkill. Often some simpler steps may help you resolve your more common issues or point you towards a solution.</w:t>
      </w:r>
    </w:p>
    <w:p w14:paraId="457508A4" w14:textId="54C005BD" w:rsidR="0008156F" w:rsidRDefault="0008156F" w:rsidP="0008156F">
      <w:pPr>
        <w:pStyle w:val="NormalPACKT"/>
      </w:pPr>
      <w:r>
        <w:t xml:space="preserve">In this recipe, you carry out some basic troubleshooting on a local </w:t>
      </w:r>
      <w:r w:rsidRPr="0008156F">
        <w:rPr>
          <w:rStyle w:val="CodeInTextPACKT"/>
        </w:rPr>
        <w:t>SRV1</w:t>
      </w:r>
      <w:r>
        <w:t>, a domain-joined host running Windows Server 2022. A common theory is that any network problem is due to DNS (until you prove otherwise</w:t>
      </w:r>
      <w:ins w:id="87" w:author="Lucy Wan" w:date="2021-04-28T14:38:00Z">
        <w:r w:rsidR="00C80F8C">
          <w:t>)</w:t>
        </w:r>
      </w:ins>
      <w:r>
        <w:t>. You start this recipe by getting the host</w:t>
      </w:r>
      <w:r w:rsidR="00F86879">
        <w:t>'</w:t>
      </w:r>
      <w:r>
        <w:t xml:space="preserve">s fully qualified domain name and the IPv4 address of the DNS server, and then you check whether the DNS </w:t>
      </w:r>
      <w:del w:id="88" w:author="Lucy Wan" w:date="2021-04-28T14:38:00Z">
        <w:r w:rsidDel="00A76EA0">
          <w:delText>S</w:delText>
        </w:r>
      </w:del>
      <w:ins w:id="89" w:author="Lucy Wan" w:date="2021-04-28T14:38:00Z">
        <w:r w:rsidR="00A76EA0">
          <w:t>s</w:t>
        </w:r>
      </w:ins>
      <w:r>
        <w:t>erver is online. You then use the configured DNS server to determine the names of the DCs in your domain and ensure you can reach each DC over both port 389 (LDAP) and 445 (for GPOs). Next, you test the default gateway</w:t>
      </w:r>
      <w:r w:rsidR="00F86879">
        <w:t>'</w:t>
      </w:r>
      <w:r>
        <w:t xml:space="preserve">s availability. </w:t>
      </w:r>
      <w:r>
        <w:lastRenderedPageBreak/>
        <w:t xml:space="preserve">Finally, you test the ability to reach a remote host over port 80 (HTTP) and port 443 (HTTP over SSL/TLS). </w:t>
      </w:r>
    </w:p>
    <w:p w14:paraId="4005ABBC" w14:textId="05AF342F" w:rsidR="0008156F" w:rsidRDefault="0008156F" w:rsidP="0008156F">
      <w:pPr>
        <w:pStyle w:val="NormalPACKT"/>
      </w:pPr>
      <w:r>
        <w:t xml:space="preserve">In most cases, the simple tests in this recipe, run on the afflicted host, should help you </w:t>
      </w:r>
      <w:r w:rsidR="00E07CC0">
        <w:t>find some of the more common problems,</w:t>
      </w:r>
    </w:p>
    <w:p w14:paraId="35D95B0A" w14:textId="423C0A3C" w:rsidR="0008156F" w:rsidRDefault="0008156F" w:rsidP="0008156F">
      <w:pPr>
        <w:pStyle w:val="Heading2"/>
        <w:tabs>
          <w:tab w:val="left" w:pos="0"/>
        </w:tabs>
      </w:pPr>
      <w:r>
        <w:t xml:space="preserve">Getting </w:t>
      </w:r>
      <w:del w:id="90" w:author="Lucy Wan" w:date="2021-04-28T14:38:00Z">
        <w:r w:rsidDel="0014574B">
          <w:delText>R</w:delText>
        </w:r>
      </w:del>
      <w:ins w:id="91" w:author="Lucy Wan" w:date="2021-04-28T14:38:00Z">
        <w:r w:rsidR="0014574B">
          <w:t>r</w:t>
        </w:r>
      </w:ins>
      <w:r>
        <w:t>eady</w:t>
      </w:r>
    </w:p>
    <w:p w14:paraId="6E8651D7" w14:textId="77777777"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running Windows Server 2022. You have installed PowerShell 7 and VS Code on this host.</w:t>
      </w:r>
    </w:p>
    <w:p w14:paraId="31FEA2B0" w14:textId="2D90CA33" w:rsidR="0008156F" w:rsidRDefault="0008156F" w:rsidP="0008156F">
      <w:pPr>
        <w:pStyle w:val="Heading2"/>
        <w:tabs>
          <w:tab w:val="left" w:pos="0"/>
        </w:tabs>
      </w:pPr>
      <w:r>
        <w:t>How to do it...</w:t>
      </w:r>
    </w:p>
    <w:p w14:paraId="68F8BA13" w14:textId="70BE6948" w:rsidR="00E07CC0" w:rsidRPr="00544F0C" w:rsidRDefault="00544F0C" w:rsidP="00544F0C">
      <w:pPr>
        <w:pStyle w:val="NumberedBulletPACKT"/>
        <w:numPr>
          <w:ilvl w:val="0"/>
          <w:numId w:val="8"/>
        </w:numPr>
        <w:rPr>
          <w:color w:val="000000"/>
        </w:rPr>
      </w:pPr>
      <w:r>
        <w:t xml:space="preserve">1. </w:t>
      </w:r>
      <w:r w:rsidR="00E07CC0" w:rsidRPr="00E07CC0">
        <w:t>Getting </w:t>
      </w:r>
      <w:r w:rsidR="00E07CC0">
        <w:t xml:space="preserve">the </w:t>
      </w:r>
      <w:r w:rsidR="00E07CC0" w:rsidRPr="00E07CC0">
        <w:t>DNS </w:t>
      </w:r>
      <w:r w:rsidR="00E07CC0">
        <w:t>n</w:t>
      </w:r>
      <w:r w:rsidR="00E07CC0" w:rsidRPr="00E07CC0">
        <w:t>ame of this host</w:t>
      </w:r>
    </w:p>
    <w:p w14:paraId="59E795A5" w14:textId="77777777" w:rsidR="00E07CC0" w:rsidRPr="00E07CC0" w:rsidRDefault="00E07CC0" w:rsidP="00E07CC0">
      <w:pPr>
        <w:pStyle w:val="CodePACKT"/>
      </w:pPr>
    </w:p>
    <w:p w14:paraId="290746FE" w14:textId="3EA4F8BF" w:rsidR="00E07CC0" w:rsidRPr="00E07CC0" w:rsidRDefault="00E07CC0" w:rsidP="00E07CC0">
      <w:pPr>
        <w:pStyle w:val="CodePACKT"/>
      </w:pPr>
      <w:r w:rsidRPr="00E07CC0">
        <w:t>$DNSDomain = $Env:USERDNSDOMAIN</w:t>
      </w:r>
    </w:p>
    <w:p w14:paraId="173B3AD1" w14:textId="46DF0E84" w:rsidR="00E07CC0" w:rsidRDefault="00E07CC0" w:rsidP="00E07CC0">
      <w:pPr>
        <w:pStyle w:val="CodePACKT"/>
      </w:pPr>
      <w:r w:rsidRPr="00E07CC0">
        <w:t>$FQDN      = </w:t>
      </w:r>
      <w:r w:rsidR="00F86879">
        <w:t>"</w:t>
      </w:r>
      <w:r w:rsidRPr="00E07CC0">
        <w:t>$Env:COMPUTERNAME.$DNSDomain</w:t>
      </w:r>
      <w:r w:rsidR="00F86879">
        <w:t>"</w:t>
      </w:r>
    </w:p>
    <w:p w14:paraId="763CB850" w14:textId="77777777" w:rsidR="00544F0C" w:rsidRPr="00E07CC0" w:rsidRDefault="00544F0C" w:rsidP="00E07CC0">
      <w:pPr>
        <w:pStyle w:val="CodePACKT"/>
      </w:pPr>
    </w:p>
    <w:p w14:paraId="44916965" w14:textId="40006D2A" w:rsidR="00E07CC0" w:rsidRPr="00E07CC0" w:rsidRDefault="00E07CC0" w:rsidP="00EA5B89">
      <w:pPr>
        <w:pStyle w:val="NumberedBulletPACKT"/>
        <w:numPr>
          <w:ilvl w:val="0"/>
          <w:numId w:val="22"/>
        </w:numPr>
        <w:rPr>
          <w:color w:val="000000"/>
        </w:rPr>
      </w:pPr>
      <w:r w:rsidRPr="00E07CC0">
        <w:t>Getting </w:t>
      </w:r>
      <w:r>
        <w:t xml:space="preserve">the </w:t>
      </w:r>
      <w:r w:rsidRPr="00E07CC0">
        <w:t>DNS </w:t>
      </w:r>
      <w:commentRangeStart w:id="92"/>
      <w:r w:rsidRPr="00E07CC0">
        <w:t>Server</w:t>
      </w:r>
      <w:commentRangeEnd w:id="92"/>
      <w:r w:rsidR="00B86EF5">
        <w:rPr>
          <w:rStyle w:val="CommentReference"/>
          <w:rFonts w:ascii="Arial" w:hAnsi="Arial" w:cs="Arial"/>
          <w:bCs/>
        </w:rPr>
        <w:commentReference w:id="92"/>
      </w:r>
      <w:r w:rsidRPr="00E07CC0">
        <w:t> address</w:t>
      </w:r>
    </w:p>
    <w:p w14:paraId="470CFA0E" w14:textId="77777777" w:rsidR="00E07CC0" w:rsidRPr="00E07CC0" w:rsidRDefault="00E07CC0" w:rsidP="00E07CC0">
      <w:pPr>
        <w:pStyle w:val="CodePACKT"/>
      </w:pPr>
    </w:p>
    <w:p w14:paraId="19851CE3" w14:textId="3DFDA76E" w:rsidR="00E07CC0" w:rsidRPr="00E07CC0" w:rsidRDefault="00E07CC0" w:rsidP="00E07CC0">
      <w:pPr>
        <w:pStyle w:val="CodePACKT"/>
      </w:pPr>
      <w:r w:rsidRPr="00E07CC0">
        <w:t>$DNSHT = @{</w:t>
      </w:r>
    </w:p>
    <w:p w14:paraId="22B1F819" w14:textId="1422C2B3" w:rsidR="00E07CC0" w:rsidRPr="00E07CC0" w:rsidRDefault="00E07CC0" w:rsidP="00E07CC0">
      <w:pPr>
        <w:pStyle w:val="CodePACKT"/>
      </w:pPr>
      <w:r w:rsidRPr="00E07CC0">
        <w:t>  InterfaceAlias = </w:t>
      </w:r>
      <w:r w:rsidR="00F86879">
        <w:t>"</w:t>
      </w:r>
      <w:r w:rsidRPr="00E07CC0">
        <w:t>Ethernet</w:t>
      </w:r>
      <w:r w:rsidR="00F86879">
        <w:t>"</w:t>
      </w:r>
    </w:p>
    <w:p w14:paraId="2087A370" w14:textId="779790C8" w:rsidR="00E07CC0" w:rsidRPr="00E07CC0" w:rsidRDefault="00E07CC0" w:rsidP="00E07CC0">
      <w:pPr>
        <w:pStyle w:val="CodePACKT"/>
      </w:pPr>
      <w:r w:rsidRPr="00E07CC0">
        <w:t>  AddressFamily  = </w:t>
      </w:r>
      <w:r w:rsidR="00F86879">
        <w:t>'</w:t>
      </w:r>
      <w:r w:rsidRPr="00E07CC0">
        <w:t>IPv4</w:t>
      </w:r>
      <w:r w:rsidR="00F86879">
        <w:t>'</w:t>
      </w:r>
    </w:p>
    <w:p w14:paraId="0E95B6B0" w14:textId="77777777" w:rsidR="00E07CC0" w:rsidRPr="00E07CC0" w:rsidRDefault="00E07CC0" w:rsidP="00E07CC0">
      <w:pPr>
        <w:pStyle w:val="CodePACKT"/>
      </w:pPr>
      <w:r w:rsidRPr="00E07CC0">
        <w:t>}</w:t>
      </w:r>
    </w:p>
    <w:p w14:paraId="208E3DDB" w14:textId="77777777" w:rsidR="00E07CC0" w:rsidRPr="00E07CC0" w:rsidRDefault="00E07CC0" w:rsidP="00E07CC0">
      <w:pPr>
        <w:pStyle w:val="CodePACKT"/>
      </w:pPr>
      <w:r w:rsidRPr="00E07CC0">
        <w:t>$DNServers = (Get-DnsClientServerAddress @DNSHT).ServerAddresses</w:t>
      </w:r>
    </w:p>
    <w:p w14:paraId="0BE7ABB7" w14:textId="77777777" w:rsidR="00E07CC0" w:rsidRPr="00E07CC0" w:rsidRDefault="00E07CC0" w:rsidP="00E07CC0">
      <w:pPr>
        <w:pStyle w:val="CodePACKT"/>
      </w:pPr>
      <w:r w:rsidRPr="00E07CC0">
        <w:t>$DNServers</w:t>
      </w:r>
    </w:p>
    <w:p w14:paraId="51B344F3" w14:textId="77777777" w:rsidR="00E07CC0" w:rsidRPr="00E07CC0" w:rsidRDefault="00E07CC0" w:rsidP="00E07CC0">
      <w:pPr>
        <w:pStyle w:val="CodePACKT"/>
      </w:pPr>
    </w:p>
    <w:p w14:paraId="65690454" w14:textId="4C1C6401" w:rsidR="00E07CC0" w:rsidRPr="00E07CC0" w:rsidRDefault="00E07CC0" w:rsidP="00EA5B89">
      <w:pPr>
        <w:pStyle w:val="NumberedBulletPACKT"/>
        <w:numPr>
          <w:ilvl w:val="0"/>
          <w:numId w:val="22"/>
        </w:numPr>
        <w:rPr>
          <w:color w:val="000000"/>
        </w:rPr>
      </w:pPr>
      <w:r w:rsidRPr="00E07CC0">
        <w:t>Checking if </w:t>
      </w:r>
      <w:r>
        <w:t xml:space="preserve">the </w:t>
      </w:r>
      <w:r w:rsidRPr="00E07CC0">
        <w:t>DNS </w:t>
      </w:r>
      <w:commentRangeStart w:id="93"/>
      <w:r w:rsidRPr="00E07CC0">
        <w:t>Servers</w:t>
      </w:r>
      <w:commentRangeEnd w:id="93"/>
      <w:r w:rsidR="004D03B0">
        <w:rPr>
          <w:rStyle w:val="CommentReference"/>
          <w:rFonts w:ascii="Arial" w:hAnsi="Arial" w:cs="Arial"/>
          <w:bCs/>
        </w:rPr>
        <w:commentReference w:id="93"/>
      </w:r>
      <w:r w:rsidRPr="00E07CC0">
        <w:t> are online</w:t>
      </w:r>
    </w:p>
    <w:p w14:paraId="5324FE85" w14:textId="77777777" w:rsidR="00E07CC0" w:rsidRPr="00E07CC0" w:rsidRDefault="00E07CC0" w:rsidP="00E07CC0">
      <w:pPr>
        <w:pStyle w:val="CodePACKT"/>
      </w:pPr>
    </w:p>
    <w:p w14:paraId="08D7F37E" w14:textId="42ABC803" w:rsidR="00E07CC0" w:rsidRPr="00E07CC0" w:rsidRDefault="00E07CC0" w:rsidP="00E07CC0">
      <w:pPr>
        <w:pStyle w:val="CodePACKT"/>
      </w:pPr>
      <w:r w:rsidRPr="00E07CC0">
        <w:t>Foreach ($DNSServer in </w:t>
      </w:r>
      <w:commentRangeStart w:id="94"/>
      <w:r w:rsidRPr="00E07CC0">
        <w:t>$DNServers</w:t>
      </w:r>
      <w:commentRangeEnd w:id="94"/>
      <w:r w:rsidR="00C12483">
        <w:rPr>
          <w:rStyle w:val="CommentReference"/>
          <w:rFonts w:ascii="Arial" w:hAnsi="Arial" w:cs="Arial"/>
          <w:bCs/>
          <w:lang w:eastAsia="en-US"/>
        </w:rPr>
        <w:commentReference w:id="94"/>
      </w:r>
      <w:r w:rsidRPr="00E07CC0">
        <w:t>) {</w:t>
      </w:r>
    </w:p>
    <w:p w14:paraId="5FA4EE9B" w14:textId="77777777" w:rsidR="00E07CC0" w:rsidRPr="00E07CC0" w:rsidRDefault="00E07CC0" w:rsidP="00E07CC0">
      <w:pPr>
        <w:pStyle w:val="CodePACKT"/>
      </w:pPr>
      <w:r w:rsidRPr="00E07CC0">
        <w:t>  $TestDNS = Test-NetConnection -Port 53 -ComputerName $DNSServer   </w:t>
      </w:r>
    </w:p>
    <w:p w14:paraId="5562953C" w14:textId="088E095E" w:rsidR="00E07CC0" w:rsidRPr="00E07CC0" w:rsidRDefault="00E07CC0" w:rsidP="00E07CC0">
      <w:pPr>
        <w:pStyle w:val="CodePACKT"/>
      </w:pPr>
      <w:r w:rsidRPr="00E07CC0">
        <w:t>  $Result  = $TestDNS ? </w:t>
      </w:r>
      <w:r w:rsidR="00F86879">
        <w:t>"</w:t>
      </w:r>
      <w:r w:rsidRPr="00E07CC0">
        <w:t>Available</w:t>
      </w:r>
      <w:r w:rsidR="00F86879">
        <w:t>"</w:t>
      </w:r>
      <w:r w:rsidRPr="00E07CC0">
        <w:t> : </w:t>
      </w:r>
      <w:r w:rsidR="00F86879">
        <w:t>'</w:t>
      </w:r>
      <w:r w:rsidRPr="00E07CC0">
        <w:t> Not reachable</w:t>
      </w:r>
      <w:r w:rsidR="00F86879">
        <w:t>'</w:t>
      </w:r>
    </w:p>
    <w:p w14:paraId="42041256" w14:textId="50B6D5C2" w:rsidR="00E07CC0" w:rsidRPr="00E07CC0" w:rsidRDefault="00E07CC0" w:rsidP="00E07CC0">
      <w:pPr>
        <w:pStyle w:val="CodePACKT"/>
      </w:pPr>
      <w:r w:rsidRPr="00E07CC0">
        <w:t>  </w:t>
      </w:r>
      <w:r w:rsidR="00F86879">
        <w:t>"</w:t>
      </w:r>
      <w:r w:rsidRPr="00E07CC0">
        <w:t>DNS Server [$DNSServer] is $Result</w:t>
      </w:r>
      <w:r w:rsidR="00F86879">
        <w:t>"</w:t>
      </w:r>
    </w:p>
    <w:p w14:paraId="31404A87" w14:textId="77777777" w:rsidR="00E07CC0" w:rsidRPr="00E07CC0" w:rsidRDefault="00E07CC0" w:rsidP="00E07CC0">
      <w:pPr>
        <w:pStyle w:val="CodePACKT"/>
      </w:pPr>
      <w:r w:rsidRPr="00E07CC0">
        <w:t>}</w:t>
      </w:r>
    </w:p>
    <w:p w14:paraId="0A77FC5B" w14:textId="77777777" w:rsidR="00E07CC0" w:rsidRPr="00E07CC0" w:rsidRDefault="00E07CC0" w:rsidP="00E07CC0">
      <w:pPr>
        <w:pStyle w:val="CodePACKT"/>
      </w:pPr>
    </w:p>
    <w:p w14:paraId="3818E455" w14:textId="1556F15E" w:rsidR="00E07CC0" w:rsidRPr="00E07CC0" w:rsidRDefault="00E07CC0" w:rsidP="00EA5B89">
      <w:pPr>
        <w:pStyle w:val="NumberedBulletPACKT"/>
        <w:numPr>
          <w:ilvl w:val="0"/>
          <w:numId w:val="22"/>
        </w:numPr>
        <w:rPr>
          <w:color w:val="000000"/>
        </w:rPr>
      </w:pPr>
      <w:r w:rsidRPr="00E07CC0">
        <w:t>Defining a search for DCs in our domain</w:t>
      </w:r>
    </w:p>
    <w:p w14:paraId="30642D16" w14:textId="77777777" w:rsidR="00E07CC0" w:rsidRPr="00E07CC0" w:rsidRDefault="00E07CC0" w:rsidP="00E07CC0">
      <w:pPr>
        <w:pStyle w:val="CodePACKT"/>
      </w:pPr>
    </w:p>
    <w:p w14:paraId="2DFC7057" w14:textId="426B7E26" w:rsidR="00E07CC0" w:rsidRPr="00E07CC0" w:rsidRDefault="00E07CC0" w:rsidP="00E07CC0">
      <w:pPr>
        <w:pStyle w:val="CodePACKT"/>
      </w:pPr>
      <w:r w:rsidRPr="00E07CC0">
        <w:t>$DNSRRName = </w:t>
      </w:r>
      <w:r w:rsidR="00F86879">
        <w:t>"</w:t>
      </w:r>
      <w:r w:rsidRPr="00E07CC0">
        <w:t>_ldap._tcp.</w:t>
      </w:r>
      <w:r w:rsidR="00F86879">
        <w:t>"</w:t>
      </w:r>
      <w:r w:rsidRPr="00E07CC0">
        <w:t> + $DNSDomain</w:t>
      </w:r>
    </w:p>
    <w:p w14:paraId="486E7CD1" w14:textId="77777777" w:rsidR="00E07CC0" w:rsidRPr="00E07CC0" w:rsidRDefault="00E07CC0" w:rsidP="00E07CC0">
      <w:pPr>
        <w:pStyle w:val="CodePACKT"/>
      </w:pPr>
      <w:r w:rsidRPr="00E07CC0">
        <w:t>$DNSRRName</w:t>
      </w:r>
    </w:p>
    <w:p w14:paraId="51B73524" w14:textId="77777777" w:rsidR="00E07CC0" w:rsidRPr="00E07CC0" w:rsidRDefault="00E07CC0" w:rsidP="00E07CC0">
      <w:pPr>
        <w:pStyle w:val="CodePACKT"/>
      </w:pPr>
    </w:p>
    <w:p w14:paraId="7C7E9066" w14:textId="25E22029" w:rsidR="00E07CC0" w:rsidRPr="00E07CC0" w:rsidRDefault="00E07CC0" w:rsidP="00EA5B89">
      <w:pPr>
        <w:pStyle w:val="NumberedBulletPACKT"/>
        <w:numPr>
          <w:ilvl w:val="0"/>
          <w:numId w:val="22"/>
        </w:numPr>
        <w:rPr>
          <w:color w:val="000000"/>
        </w:rPr>
      </w:pPr>
      <w:r w:rsidRPr="00E07CC0">
        <w:t>Getting the DC SRV records</w:t>
      </w:r>
    </w:p>
    <w:p w14:paraId="71F8CDEC" w14:textId="77777777" w:rsidR="00E07CC0" w:rsidRDefault="00E07CC0" w:rsidP="00E07CC0">
      <w:pPr>
        <w:pStyle w:val="CodePACKT"/>
      </w:pPr>
    </w:p>
    <w:p w14:paraId="1E768F98" w14:textId="1A816B29" w:rsidR="00E07CC0" w:rsidRPr="00E07CC0" w:rsidRDefault="00E07CC0" w:rsidP="00E07CC0">
      <w:pPr>
        <w:pStyle w:val="CodePACKT"/>
      </w:pPr>
      <w:r w:rsidRPr="00E07CC0">
        <w:t>$DCRRS = Resolve-DnsName -Name $DNSRRName -Type all | </w:t>
      </w:r>
    </w:p>
    <w:p w14:paraId="456F7B7B" w14:textId="77777777" w:rsidR="00E07CC0" w:rsidRPr="00E07CC0" w:rsidRDefault="00E07CC0" w:rsidP="00E07CC0">
      <w:pPr>
        <w:pStyle w:val="CodePACKT"/>
      </w:pPr>
      <w:r w:rsidRPr="00E07CC0">
        <w:lastRenderedPageBreak/>
        <w:t>    Where-Object IP4address -ne </w:t>
      </w:r>
      <w:r w:rsidRPr="00E07CC0">
        <w:rPr>
          <w:color w:val="0000FF"/>
        </w:rPr>
        <w:t>$null</w:t>
      </w:r>
    </w:p>
    <w:p w14:paraId="60E0FF8A" w14:textId="77777777" w:rsidR="00E07CC0" w:rsidRPr="00E07CC0" w:rsidRDefault="00E07CC0" w:rsidP="00E07CC0">
      <w:pPr>
        <w:pStyle w:val="CodePACKT"/>
      </w:pPr>
      <w:r w:rsidRPr="00E07CC0">
        <w:t>$DCRRS</w:t>
      </w:r>
    </w:p>
    <w:p w14:paraId="32B83384" w14:textId="77777777" w:rsidR="00E07CC0" w:rsidRPr="00E07CC0" w:rsidRDefault="00E07CC0" w:rsidP="00E07CC0">
      <w:pPr>
        <w:pStyle w:val="CodePACKT"/>
      </w:pPr>
    </w:p>
    <w:p w14:paraId="5F9D1562" w14:textId="22E3C0B6" w:rsidR="00E07CC0" w:rsidRPr="00E07CC0" w:rsidRDefault="00E07CC0" w:rsidP="00EA5B89">
      <w:pPr>
        <w:pStyle w:val="NumberedBulletPACKT"/>
        <w:numPr>
          <w:ilvl w:val="0"/>
          <w:numId w:val="22"/>
        </w:numPr>
        <w:rPr>
          <w:color w:val="000000"/>
        </w:rPr>
      </w:pPr>
      <w:r w:rsidRPr="00E07CC0">
        <w:t>Testing each DC for availability over LDAP</w:t>
      </w:r>
    </w:p>
    <w:p w14:paraId="6E20D77E" w14:textId="77777777" w:rsidR="00E07CC0" w:rsidRDefault="00E07CC0" w:rsidP="00E07CC0">
      <w:pPr>
        <w:pStyle w:val="CodePACKT"/>
      </w:pPr>
    </w:p>
    <w:p w14:paraId="284A46EA" w14:textId="668742F6" w:rsidR="00E07CC0" w:rsidRPr="00E07CC0" w:rsidRDefault="00E07CC0" w:rsidP="00E07CC0">
      <w:pPr>
        <w:pStyle w:val="CodePACKT"/>
      </w:pPr>
      <w:r w:rsidRPr="00E07CC0">
        <w:t>ForEach ($DNSRR in $DCRRS){</w:t>
      </w:r>
    </w:p>
    <w:p w14:paraId="448F5194" w14:textId="77777777" w:rsidR="00E07CC0" w:rsidRPr="00E07CC0" w:rsidRDefault="00E07CC0" w:rsidP="00E07CC0">
      <w:pPr>
        <w:pStyle w:val="CodePACKT"/>
      </w:pPr>
      <w:r w:rsidRPr="00E07CC0">
        <w:t>    $TestDC = Test-NetConnection -Port 389 -ComputerName $DNSRR.IPAddress</w:t>
      </w:r>
    </w:p>
    <w:p w14:paraId="49397B0C" w14:textId="0412A388" w:rsidR="00E07CC0" w:rsidRPr="00E07CC0" w:rsidRDefault="00E07CC0" w:rsidP="00E07CC0">
      <w:pPr>
        <w:pStyle w:val="CodePACKT"/>
      </w:pPr>
      <w:r w:rsidRPr="00E07CC0">
        <w:t>    $Result  = $TestDC ? </w:t>
      </w:r>
      <w:r w:rsidR="00F86879">
        <w:t>'</w:t>
      </w:r>
      <w:r w:rsidRPr="00E07CC0">
        <w:t>DC Available</w:t>
      </w:r>
      <w:r w:rsidR="00F86879">
        <w:t>'</w:t>
      </w:r>
      <w:r w:rsidRPr="00E07CC0">
        <w:t> : </w:t>
      </w:r>
      <w:r w:rsidR="00F86879">
        <w:t>'</w:t>
      </w:r>
      <w:r w:rsidRPr="00E07CC0">
        <w:t>DC Not reachable</w:t>
      </w:r>
      <w:r w:rsidR="00F86879">
        <w:t>'</w:t>
      </w:r>
    </w:p>
    <w:p w14:paraId="3D3264DC" w14:textId="05AF5680" w:rsidR="00E07CC0" w:rsidRPr="00E07CC0" w:rsidRDefault="00E07CC0" w:rsidP="00E07CC0">
      <w:pPr>
        <w:pStyle w:val="CodePACKT"/>
      </w:pPr>
      <w:r w:rsidRPr="00E07CC0">
        <w:t>    </w:t>
      </w:r>
      <w:r w:rsidR="00F86879">
        <w:t>"</w:t>
      </w:r>
      <w:r w:rsidRPr="00E07CC0">
        <w:t>DC [$($DNSRR.Name)]  at [$($DNSRR.IPAddress)]   $Result for LDAP</w:t>
      </w:r>
      <w:r w:rsidR="00F86879">
        <w:t>"</w:t>
      </w:r>
      <w:r w:rsidRPr="00E07CC0">
        <w:t> </w:t>
      </w:r>
    </w:p>
    <w:p w14:paraId="51541C2B" w14:textId="77777777" w:rsidR="00E07CC0" w:rsidRPr="00E07CC0" w:rsidRDefault="00E07CC0" w:rsidP="00E07CC0">
      <w:pPr>
        <w:pStyle w:val="CodePACKT"/>
      </w:pPr>
      <w:r w:rsidRPr="00E07CC0">
        <w:t>}</w:t>
      </w:r>
    </w:p>
    <w:p w14:paraId="22C98C11" w14:textId="77777777" w:rsidR="00E07CC0" w:rsidRPr="00E07CC0" w:rsidRDefault="00E07CC0" w:rsidP="00E07CC0">
      <w:pPr>
        <w:pStyle w:val="CodePACKT"/>
        <w:rPr>
          <w:color w:val="000000"/>
        </w:rPr>
      </w:pPr>
    </w:p>
    <w:p w14:paraId="290F37FA" w14:textId="01E11CED" w:rsidR="00E07CC0" w:rsidRPr="00E07CC0" w:rsidRDefault="00E07CC0" w:rsidP="00EA5B89">
      <w:pPr>
        <w:pStyle w:val="NumberedBulletPACKT"/>
        <w:numPr>
          <w:ilvl w:val="0"/>
          <w:numId w:val="22"/>
        </w:numPr>
        <w:rPr>
          <w:color w:val="000000"/>
        </w:rPr>
      </w:pPr>
      <w:r w:rsidRPr="00E07CC0">
        <w:t>Testing DC availability for SMB</w:t>
      </w:r>
    </w:p>
    <w:p w14:paraId="3175A483" w14:textId="77777777" w:rsidR="00E07CC0" w:rsidRDefault="00E07CC0" w:rsidP="00E07CC0">
      <w:pPr>
        <w:pStyle w:val="CodePACKT"/>
      </w:pPr>
    </w:p>
    <w:p w14:paraId="47E33674" w14:textId="341F57BC" w:rsidR="00E07CC0" w:rsidRPr="00E07CC0" w:rsidRDefault="00E07CC0" w:rsidP="00E07CC0">
      <w:pPr>
        <w:pStyle w:val="CodePACKT"/>
      </w:pPr>
      <w:r w:rsidRPr="00E07CC0">
        <w:t>ForEach ($DNSRR in $DCRRS){</w:t>
      </w:r>
    </w:p>
    <w:p w14:paraId="72ACE8AA" w14:textId="77777777" w:rsidR="00E07CC0" w:rsidRPr="00E07CC0" w:rsidRDefault="00E07CC0" w:rsidP="00E07CC0">
      <w:pPr>
        <w:pStyle w:val="CodePACKT"/>
      </w:pPr>
      <w:r w:rsidRPr="00E07CC0">
        <w:t>    $TestDC = Test-NetConnection -Port 445 -ComputerName $DNSRR.IPAddress</w:t>
      </w:r>
    </w:p>
    <w:p w14:paraId="6E66AA81" w14:textId="3E6DD0A2" w:rsidR="00E07CC0" w:rsidRPr="00E07CC0" w:rsidRDefault="00E07CC0" w:rsidP="00E07CC0">
      <w:pPr>
        <w:pStyle w:val="CodePACKT"/>
      </w:pPr>
      <w:r w:rsidRPr="00E07CC0">
        <w:t>    $Result  = $TestDC ? </w:t>
      </w:r>
      <w:r w:rsidR="00F86879">
        <w:t>'</w:t>
      </w:r>
      <w:r w:rsidRPr="00E07CC0">
        <w:t>DC Available</w:t>
      </w:r>
      <w:r w:rsidR="00F86879">
        <w:t>'</w:t>
      </w:r>
      <w:r w:rsidRPr="00E07CC0">
        <w:t> : </w:t>
      </w:r>
      <w:r w:rsidR="00F86879">
        <w:t>'</w:t>
      </w:r>
      <w:r w:rsidRPr="00E07CC0">
        <w:t>DC Not reachable</w:t>
      </w:r>
      <w:r w:rsidR="00F86879">
        <w:t>'</w:t>
      </w:r>
    </w:p>
    <w:p w14:paraId="73A814AA" w14:textId="33DD242A" w:rsidR="00E07CC0" w:rsidRPr="00E07CC0" w:rsidRDefault="00E07CC0" w:rsidP="00E07CC0">
      <w:pPr>
        <w:pStyle w:val="CodePACKT"/>
      </w:pPr>
      <w:r w:rsidRPr="00E07CC0">
        <w:t>    </w:t>
      </w:r>
      <w:r w:rsidR="00F86879">
        <w:t>"</w:t>
      </w:r>
      <w:r w:rsidRPr="00E07CC0">
        <w:t>DC [$($DNSRR.Name)]  at [$($DNSRR.IPAddress)]   $Result for SMB</w:t>
      </w:r>
      <w:r w:rsidR="00F86879">
        <w:t>"</w:t>
      </w:r>
    </w:p>
    <w:p w14:paraId="122DBD10" w14:textId="77777777" w:rsidR="00E07CC0" w:rsidRPr="00E07CC0" w:rsidRDefault="00E07CC0" w:rsidP="00E07CC0">
      <w:pPr>
        <w:pStyle w:val="CodePACKT"/>
      </w:pPr>
      <w:r w:rsidRPr="00E07CC0">
        <w:t>}</w:t>
      </w:r>
    </w:p>
    <w:p w14:paraId="7FBAD9AA" w14:textId="77777777" w:rsidR="00E07CC0" w:rsidRPr="00E07CC0" w:rsidRDefault="00E07CC0" w:rsidP="00E07CC0">
      <w:pPr>
        <w:pStyle w:val="CodePACKT"/>
        <w:rPr>
          <w:color w:val="000000"/>
        </w:rPr>
      </w:pPr>
    </w:p>
    <w:p w14:paraId="3E3D3A35" w14:textId="1BBD5100" w:rsidR="00E07CC0" w:rsidRPr="00E07CC0" w:rsidRDefault="00E07CC0" w:rsidP="00EA5B89">
      <w:pPr>
        <w:pStyle w:val="NumberedBulletPACKT"/>
        <w:numPr>
          <w:ilvl w:val="0"/>
          <w:numId w:val="22"/>
        </w:numPr>
        <w:rPr>
          <w:color w:val="000000"/>
        </w:rPr>
      </w:pPr>
      <w:r w:rsidRPr="00E07CC0">
        <w:t>Testing default gateway</w:t>
      </w:r>
    </w:p>
    <w:p w14:paraId="1A5E2D23" w14:textId="77777777" w:rsidR="00E07CC0" w:rsidRPr="00E07CC0" w:rsidRDefault="00E07CC0" w:rsidP="00E07CC0">
      <w:pPr>
        <w:pStyle w:val="CodePACKT"/>
        <w:rPr>
          <w:rStyle w:val="CodeInTextPACKT"/>
          <w:color w:val="7030A0"/>
        </w:rPr>
      </w:pPr>
    </w:p>
    <w:p w14:paraId="4DEEC903" w14:textId="394154C7" w:rsidR="00E07CC0" w:rsidRPr="00E07CC0" w:rsidRDefault="00E07CC0" w:rsidP="00E07CC0">
      <w:pPr>
        <w:pStyle w:val="CodePACKT"/>
        <w:rPr>
          <w:rStyle w:val="CodeInTextPACKT"/>
          <w:color w:val="7030A0"/>
        </w:rPr>
      </w:pPr>
      <w:r w:rsidRPr="00E07CC0">
        <w:rPr>
          <w:rStyle w:val="CodeInTextPACKT"/>
          <w:color w:val="7030A0"/>
        </w:rPr>
        <w:t>$NIC    = Get-NetIPConfiguration -InterfaceAlias Ethernet</w:t>
      </w:r>
    </w:p>
    <w:p w14:paraId="5CA2560C" w14:textId="77777777" w:rsidR="00E07CC0" w:rsidRPr="00E07CC0" w:rsidRDefault="00E07CC0" w:rsidP="00E07CC0">
      <w:pPr>
        <w:pStyle w:val="CodePACKT"/>
        <w:rPr>
          <w:rStyle w:val="CodeInTextPACKT"/>
          <w:color w:val="7030A0"/>
        </w:rPr>
      </w:pPr>
      <w:r w:rsidRPr="00E07CC0">
        <w:rPr>
          <w:rStyle w:val="CodeInTextPACKT"/>
          <w:color w:val="7030A0"/>
        </w:rPr>
        <w:t>$DG     = $NIC.IPv4DefaultGateway.NextHop</w:t>
      </w:r>
    </w:p>
    <w:p w14:paraId="5ACC0205" w14:textId="77777777" w:rsidR="00E07CC0" w:rsidRPr="00E07CC0" w:rsidRDefault="00E07CC0" w:rsidP="00E07CC0">
      <w:pPr>
        <w:pStyle w:val="CodePACKT"/>
        <w:rPr>
          <w:rStyle w:val="CodeInTextPACKT"/>
          <w:color w:val="7030A0"/>
        </w:rPr>
      </w:pPr>
      <w:r w:rsidRPr="00E07CC0">
        <w:rPr>
          <w:rStyle w:val="CodeInTextPACKT"/>
          <w:color w:val="7030A0"/>
        </w:rPr>
        <w:t>$TestDG = Test-NetConnection $DG</w:t>
      </w:r>
    </w:p>
    <w:p w14:paraId="5F7656BA" w14:textId="231444C2" w:rsidR="00E07CC0" w:rsidRPr="00E07CC0" w:rsidRDefault="00E07CC0" w:rsidP="00E07CC0">
      <w:pPr>
        <w:pStyle w:val="CodePACKT"/>
        <w:rPr>
          <w:rStyle w:val="CodeInTextPACKT"/>
          <w:color w:val="7030A0"/>
        </w:rPr>
      </w:pPr>
      <w:r w:rsidRPr="00E07CC0">
        <w:rPr>
          <w:rStyle w:val="CodeInTextPACKT"/>
          <w:color w:val="7030A0"/>
        </w:rPr>
        <w:t>$Result  = $TestDG.PingSucceeded ? </w:t>
      </w:r>
      <w:r w:rsidR="00F86879">
        <w:rPr>
          <w:rStyle w:val="CodeInTextPACKT"/>
          <w:color w:val="7030A0"/>
        </w:rPr>
        <w:t>"</w:t>
      </w:r>
      <w:r w:rsidRPr="00E07CC0">
        <w:rPr>
          <w:rStyle w:val="CodeInTextPACKT"/>
          <w:color w:val="7030A0"/>
        </w:rPr>
        <w:t>Reachable</w:t>
      </w:r>
      <w:r w:rsidR="00F86879">
        <w:rPr>
          <w:rStyle w:val="CodeInTextPACKT"/>
          <w:color w:val="7030A0"/>
        </w:rPr>
        <w:t>"</w:t>
      </w:r>
      <w:r w:rsidRPr="00E07CC0">
        <w:rPr>
          <w:rStyle w:val="CodeInTextPACKT"/>
          <w:color w:val="7030A0"/>
        </w:rPr>
        <w:t> : </w:t>
      </w:r>
      <w:r w:rsidR="00F86879">
        <w:rPr>
          <w:rStyle w:val="CodeInTextPACKT"/>
          <w:color w:val="7030A0"/>
        </w:rPr>
        <w:t>'</w:t>
      </w:r>
      <w:r w:rsidRPr="00E07CC0">
        <w:rPr>
          <w:rStyle w:val="CodeInTextPACKT"/>
          <w:color w:val="7030A0"/>
        </w:rPr>
        <w:t> NOT Reachable</w:t>
      </w:r>
      <w:r w:rsidR="00F86879">
        <w:rPr>
          <w:rStyle w:val="CodeInTextPACKT"/>
          <w:color w:val="7030A0"/>
        </w:rPr>
        <w:t>'</w:t>
      </w:r>
    </w:p>
    <w:p w14:paraId="59EA0066" w14:textId="31D91926" w:rsidR="00E07CC0" w:rsidRPr="00E07CC0" w:rsidRDefault="00F86879" w:rsidP="00E07CC0">
      <w:pPr>
        <w:pStyle w:val="CodePACKT"/>
        <w:rPr>
          <w:rStyle w:val="CodeInTextPACKT"/>
          <w:color w:val="7030A0"/>
        </w:rPr>
      </w:pPr>
      <w:r>
        <w:rPr>
          <w:rStyle w:val="CodeInTextPACKT"/>
          <w:color w:val="7030A0"/>
        </w:rPr>
        <w:t>"</w:t>
      </w:r>
      <w:r w:rsidR="00E07CC0" w:rsidRPr="00E07CC0">
        <w:rPr>
          <w:rStyle w:val="CodeInTextPACKT"/>
          <w:color w:val="7030A0"/>
        </w:rPr>
        <w:t>Default Gateway for [$($NIC.Interfacealias) is [$DG] - $Result</w:t>
      </w:r>
      <w:r>
        <w:rPr>
          <w:rStyle w:val="CodeInTextPACKT"/>
          <w:color w:val="7030A0"/>
        </w:rPr>
        <w:t>"</w:t>
      </w:r>
    </w:p>
    <w:p w14:paraId="011E394D" w14:textId="77777777" w:rsidR="00E07CC0" w:rsidRPr="00E07CC0" w:rsidRDefault="00E07CC0" w:rsidP="00E07CC0">
      <w:pPr>
        <w:pStyle w:val="CodePACKT"/>
        <w:rPr>
          <w:rStyle w:val="CodeInTextPACKT"/>
          <w:color w:val="7030A0"/>
        </w:rPr>
      </w:pPr>
    </w:p>
    <w:p w14:paraId="7F88F631" w14:textId="7B090838" w:rsidR="00E07CC0" w:rsidRPr="00E07CC0" w:rsidRDefault="00E07CC0" w:rsidP="00EA5B89">
      <w:pPr>
        <w:pStyle w:val="NumberedBulletPACKT"/>
        <w:numPr>
          <w:ilvl w:val="0"/>
          <w:numId w:val="22"/>
        </w:numPr>
        <w:rPr>
          <w:color w:val="000000"/>
        </w:rPr>
      </w:pPr>
      <w:r w:rsidRPr="00E07CC0">
        <w:t>Testing a remote </w:t>
      </w:r>
      <w:commentRangeStart w:id="95"/>
      <w:r w:rsidRPr="00E07CC0">
        <w:t>web site</w:t>
      </w:r>
      <w:commentRangeEnd w:id="95"/>
      <w:r w:rsidR="00517B68">
        <w:rPr>
          <w:rStyle w:val="CommentReference"/>
          <w:rFonts w:ascii="Arial" w:hAnsi="Arial" w:cs="Arial"/>
          <w:bCs/>
        </w:rPr>
        <w:commentReference w:id="95"/>
      </w:r>
      <w:r w:rsidRPr="00E07CC0">
        <w:t> using ICMP</w:t>
      </w:r>
    </w:p>
    <w:p w14:paraId="0B947C28" w14:textId="77777777" w:rsidR="00E07CC0" w:rsidRPr="00E07CC0" w:rsidRDefault="00E07CC0" w:rsidP="00E07CC0">
      <w:pPr>
        <w:pStyle w:val="CodePACKT"/>
      </w:pPr>
    </w:p>
    <w:p w14:paraId="4459B0FC" w14:textId="3EADFD59" w:rsidR="00E07CC0" w:rsidRPr="00E07CC0" w:rsidRDefault="00E07CC0" w:rsidP="00E07CC0">
      <w:pPr>
        <w:pStyle w:val="CodePACKT"/>
      </w:pPr>
      <w:r w:rsidRPr="00E07CC0">
        <w:t>$Site = </w:t>
      </w:r>
      <w:r w:rsidR="00F86879">
        <w:t>"</w:t>
      </w:r>
      <w:r w:rsidRPr="00E07CC0">
        <w:t>WWW.Packt.Com</w:t>
      </w:r>
      <w:r w:rsidR="00F86879">
        <w:t>"</w:t>
      </w:r>
    </w:p>
    <w:p w14:paraId="3FE78A3D" w14:textId="77777777" w:rsidR="00E07CC0" w:rsidRPr="00E07CC0" w:rsidRDefault="00E07CC0" w:rsidP="00E07CC0">
      <w:pPr>
        <w:pStyle w:val="CodePACKT"/>
      </w:pPr>
      <w:r w:rsidRPr="00E07CC0">
        <w:t>$TestIP     = Test-NetConnection -ComputerName $Site</w:t>
      </w:r>
    </w:p>
    <w:p w14:paraId="30AF2612" w14:textId="77D7D203" w:rsidR="00E07CC0" w:rsidRPr="00E07CC0" w:rsidRDefault="00E07CC0" w:rsidP="00E07CC0">
      <w:pPr>
        <w:pStyle w:val="CodePACKT"/>
      </w:pPr>
      <w:r w:rsidRPr="00E07CC0">
        <w:t>$ResultIP   = $TestIP ? </w:t>
      </w:r>
      <w:r w:rsidR="00F86879">
        <w:t>"</w:t>
      </w:r>
      <w:r w:rsidRPr="00E07CC0">
        <w:t>Ping OK</w:t>
      </w:r>
      <w:r w:rsidR="00F86879">
        <w:t>"</w:t>
      </w:r>
      <w:r w:rsidRPr="00E07CC0">
        <w:t> : </w:t>
      </w:r>
      <w:r w:rsidR="00F86879">
        <w:t>"</w:t>
      </w:r>
      <w:r w:rsidRPr="00E07CC0">
        <w:t>Ping FAILED</w:t>
      </w:r>
      <w:r w:rsidR="00F86879">
        <w:t>"</w:t>
      </w:r>
      <w:r w:rsidRPr="00E07CC0">
        <w:t> </w:t>
      </w:r>
    </w:p>
    <w:p w14:paraId="4A544732" w14:textId="0C99649B" w:rsidR="00E07CC0" w:rsidRPr="00E07CC0" w:rsidRDefault="00F86879" w:rsidP="00E07CC0">
      <w:pPr>
        <w:pStyle w:val="CodePACKT"/>
      </w:pPr>
      <w:r>
        <w:t>"</w:t>
      </w:r>
      <w:r w:rsidR="00E07CC0" w:rsidRPr="00E07CC0">
        <w:t>ICMP to $Site - $ResultIP</w:t>
      </w:r>
      <w:r>
        <w:t>"</w:t>
      </w:r>
    </w:p>
    <w:p w14:paraId="1E3C2E05" w14:textId="77777777" w:rsidR="00E07CC0" w:rsidRPr="00E07CC0" w:rsidRDefault="00E07CC0" w:rsidP="00E07CC0">
      <w:pPr>
        <w:pStyle w:val="CodePACKT"/>
      </w:pPr>
    </w:p>
    <w:p w14:paraId="05BE3C07" w14:textId="4537928E" w:rsidR="00E07CC0" w:rsidRPr="00E07CC0" w:rsidRDefault="00E07CC0" w:rsidP="00EA5B89">
      <w:pPr>
        <w:pStyle w:val="NumberedBulletPACKT"/>
        <w:numPr>
          <w:ilvl w:val="0"/>
          <w:numId w:val="22"/>
        </w:numPr>
        <w:rPr>
          <w:color w:val="000000"/>
        </w:rPr>
      </w:pPr>
      <w:r w:rsidRPr="00E07CC0">
        <w:t>Testing a remote </w:t>
      </w:r>
      <w:commentRangeStart w:id="96"/>
      <w:r w:rsidRPr="00E07CC0">
        <w:t>web site</w:t>
      </w:r>
      <w:commentRangeEnd w:id="96"/>
      <w:r w:rsidR="00517B68">
        <w:rPr>
          <w:rStyle w:val="CommentReference"/>
          <w:rFonts w:ascii="Arial" w:hAnsi="Arial" w:cs="Arial"/>
          <w:bCs/>
        </w:rPr>
        <w:commentReference w:id="96"/>
      </w:r>
      <w:r w:rsidRPr="00E07CC0">
        <w:t> using port 80</w:t>
      </w:r>
    </w:p>
    <w:p w14:paraId="3A6739DC" w14:textId="77777777" w:rsidR="00E07CC0" w:rsidRDefault="00E07CC0" w:rsidP="00E07CC0">
      <w:pPr>
        <w:pStyle w:val="CodePACKT"/>
      </w:pPr>
    </w:p>
    <w:p w14:paraId="6E119395" w14:textId="0F333439" w:rsidR="00E07CC0" w:rsidRPr="00E07CC0" w:rsidRDefault="00E07CC0" w:rsidP="00E07CC0">
      <w:pPr>
        <w:pStyle w:val="CodePACKT"/>
      </w:pPr>
      <w:r w:rsidRPr="00E07CC0">
        <w:t>$TestPort80 = Test-Connection -ComputerName $Site -TcpPort 80</w:t>
      </w:r>
    </w:p>
    <w:p w14:paraId="3357C06D" w14:textId="69394D6D" w:rsidR="00E07CC0" w:rsidRPr="00E07CC0" w:rsidRDefault="00E07CC0" w:rsidP="00E07CC0">
      <w:pPr>
        <w:pStyle w:val="CodePACKT"/>
      </w:pPr>
      <w:r w:rsidRPr="00E07CC0">
        <w:t>$Result80    = $TestPort80  ? </w:t>
      </w:r>
      <w:r w:rsidR="00F86879">
        <w:t>'</w:t>
      </w:r>
      <w:r w:rsidRPr="00E07CC0">
        <w:t>Site Reachable</w:t>
      </w:r>
      <w:r w:rsidR="00F86879">
        <w:t>'</w:t>
      </w:r>
      <w:r w:rsidRPr="00E07CC0">
        <w:t> : </w:t>
      </w:r>
      <w:r w:rsidR="00F86879">
        <w:t>'</w:t>
      </w:r>
      <w:r w:rsidRPr="00E07CC0">
        <w:t>Site NOT reachable</w:t>
      </w:r>
      <w:r w:rsidR="00F86879">
        <w:t>'</w:t>
      </w:r>
    </w:p>
    <w:p w14:paraId="487DF4D5" w14:textId="6AB3A5E3" w:rsidR="00E07CC0" w:rsidRPr="00E07CC0" w:rsidRDefault="00F86879" w:rsidP="00E07CC0">
      <w:pPr>
        <w:pStyle w:val="CodePACKT"/>
      </w:pPr>
      <w:r>
        <w:t>"</w:t>
      </w:r>
      <w:r w:rsidR="00E07CC0" w:rsidRPr="00E07CC0">
        <w:t>$Site over port 80   : $Result80</w:t>
      </w:r>
      <w:r>
        <w:t>"</w:t>
      </w:r>
    </w:p>
    <w:p w14:paraId="2326640D" w14:textId="77777777" w:rsidR="00E07CC0" w:rsidRPr="00E07CC0" w:rsidRDefault="00E07CC0" w:rsidP="00E07CC0">
      <w:pPr>
        <w:pStyle w:val="CodePACKT"/>
      </w:pPr>
    </w:p>
    <w:p w14:paraId="12D903F1" w14:textId="7FFE1924" w:rsidR="00E07CC0" w:rsidRPr="00E07CC0" w:rsidRDefault="00E07CC0" w:rsidP="00EA5B89">
      <w:pPr>
        <w:pStyle w:val="NumberedBulletPACKT"/>
        <w:numPr>
          <w:ilvl w:val="0"/>
          <w:numId w:val="22"/>
        </w:numPr>
        <w:rPr>
          <w:color w:val="000000"/>
        </w:rPr>
      </w:pPr>
      <w:r w:rsidRPr="00E07CC0">
        <w:t>Testing a remote </w:t>
      </w:r>
      <w:commentRangeStart w:id="97"/>
      <w:r w:rsidRPr="00E07CC0">
        <w:t>web site</w:t>
      </w:r>
      <w:commentRangeEnd w:id="97"/>
      <w:r w:rsidR="004D0CFE">
        <w:rPr>
          <w:rStyle w:val="CommentReference"/>
          <w:rFonts w:ascii="Arial" w:hAnsi="Arial" w:cs="Arial"/>
          <w:bCs/>
        </w:rPr>
        <w:commentReference w:id="97"/>
      </w:r>
      <w:r w:rsidRPr="00E07CC0">
        <w:t> using port 553</w:t>
      </w:r>
    </w:p>
    <w:p w14:paraId="6006CC39" w14:textId="77777777" w:rsidR="00E07CC0" w:rsidRDefault="00E07CC0" w:rsidP="00E07CC0">
      <w:pPr>
        <w:pStyle w:val="CodePACKT"/>
      </w:pPr>
    </w:p>
    <w:p w14:paraId="2A78F763" w14:textId="25238DE2" w:rsidR="00E07CC0" w:rsidRPr="00E07CC0" w:rsidRDefault="00E07CC0" w:rsidP="00E07CC0">
      <w:pPr>
        <w:pStyle w:val="CodePACKT"/>
      </w:pPr>
      <w:r w:rsidRPr="00E07CC0">
        <w:t>$TestPort443 = Test-Connection -ComputerName $Site -TcpPort 443</w:t>
      </w:r>
    </w:p>
    <w:p w14:paraId="7DB76BB3" w14:textId="12FF724A" w:rsidR="00E07CC0" w:rsidRPr="00E07CC0" w:rsidRDefault="00E07CC0" w:rsidP="00E07CC0">
      <w:pPr>
        <w:pStyle w:val="CodePACKT"/>
      </w:pPr>
      <w:r w:rsidRPr="00E07CC0">
        <w:t>$Result443   = $TestPort443  ? </w:t>
      </w:r>
      <w:r w:rsidR="00F86879">
        <w:t>'</w:t>
      </w:r>
      <w:r w:rsidRPr="00E07CC0">
        <w:t>Site Reachable</w:t>
      </w:r>
      <w:r w:rsidR="00F86879">
        <w:t>'</w:t>
      </w:r>
      <w:r w:rsidRPr="00E07CC0">
        <w:t> : </w:t>
      </w:r>
      <w:r w:rsidR="00F86879">
        <w:t>'</w:t>
      </w:r>
      <w:r w:rsidRPr="00E07CC0">
        <w:t>Site NOT reachable</w:t>
      </w:r>
      <w:r w:rsidR="00F86879">
        <w:t>'</w:t>
      </w:r>
    </w:p>
    <w:p w14:paraId="26A9D92D" w14:textId="1935E26A" w:rsidR="00E07CC0" w:rsidRPr="00E07CC0" w:rsidRDefault="00F86879" w:rsidP="00E07CC0">
      <w:pPr>
        <w:pStyle w:val="CodePACKT"/>
      </w:pPr>
      <w:r>
        <w:t>"</w:t>
      </w:r>
      <w:r w:rsidR="00E07CC0" w:rsidRPr="00E07CC0">
        <w:t>$Site over port 443  : $Result443</w:t>
      </w:r>
      <w:r>
        <w:t>"</w:t>
      </w:r>
    </w:p>
    <w:p w14:paraId="10B3FDE7" w14:textId="2C1259DB" w:rsidR="0008156F" w:rsidRDefault="0008156F" w:rsidP="003F4E20">
      <w:pPr>
        <w:pStyle w:val="Heading2"/>
      </w:pPr>
      <w:r>
        <w:t>How it works...</w:t>
      </w:r>
    </w:p>
    <w:p w14:paraId="5047162D" w14:textId="2586D915" w:rsidR="00E07CC0" w:rsidRDefault="00E07CC0" w:rsidP="00E07CC0">
      <w:pPr>
        <w:pStyle w:val="NormalPACKT"/>
        <w:rPr>
          <w:lang w:val="en-GB"/>
        </w:rPr>
      </w:pPr>
      <w:r>
        <w:rPr>
          <w:lang w:val="en-GB"/>
        </w:rPr>
        <w:t xml:space="preserve">In </w:t>
      </w:r>
      <w:r w:rsidRPr="00E07CC0">
        <w:rPr>
          <w:rStyle w:val="ItalicsPACKT"/>
        </w:rPr>
        <w:t>step 1</w:t>
      </w:r>
      <w:r>
        <w:rPr>
          <w:lang w:val="en-GB"/>
        </w:rPr>
        <w:t xml:space="preserve">, you create a variable to hold the </w:t>
      </w:r>
      <w:ins w:id="98" w:author="Lucy Wan" w:date="2021-04-28T14:47:00Z">
        <w:r w:rsidR="001204A9">
          <w:rPr>
            <w:lang w:val="en-GB"/>
          </w:rPr>
          <w:t>fully qualified domain name (</w:t>
        </w:r>
      </w:ins>
      <w:r>
        <w:rPr>
          <w:lang w:val="en-GB"/>
        </w:rPr>
        <w:t>FQDN</w:t>
      </w:r>
      <w:ins w:id="99" w:author="Lucy Wan" w:date="2021-04-28T14:47:00Z">
        <w:r w:rsidR="001204A9">
          <w:rPr>
            <w:lang w:val="en-GB"/>
          </w:rPr>
          <w:t>)</w:t>
        </w:r>
      </w:ins>
      <w:r>
        <w:rPr>
          <w:lang w:val="en-GB"/>
        </w:rPr>
        <w:t xml:space="preserve"> of the host. This step creates no output. </w:t>
      </w:r>
    </w:p>
    <w:p w14:paraId="2DA8D39F" w14:textId="5D06910C" w:rsidR="00E07CC0" w:rsidRDefault="00E07CC0" w:rsidP="00E07CC0">
      <w:pPr>
        <w:pStyle w:val="NormalPACKT"/>
        <w:rPr>
          <w:lang w:val="en-GB"/>
        </w:rPr>
      </w:pPr>
      <w:r>
        <w:rPr>
          <w:lang w:val="en-GB"/>
        </w:rPr>
        <w:t xml:space="preserve">In </w:t>
      </w:r>
      <w:r w:rsidRPr="00E07CC0">
        <w:rPr>
          <w:rStyle w:val="ItalicsPACKT"/>
        </w:rPr>
        <w:t>step 2</w:t>
      </w:r>
      <w:r>
        <w:rPr>
          <w:lang w:val="en-GB"/>
        </w:rPr>
        <w:t xml:space="preserve">, you use </w:t>
      </w:r>
      <w:r w:rsidRPr="00E07CC0">
        <w:rPr>
          <w:rStyle w:val="CodeInTextPACKT"/>
        </w:rPr>
        <w:t>Get-DNSClientServerAddress</w:t>
      </w:r>
      <w:r>
        <w:rPr>
          <w:lang w:val="en-GB"/>
        </w:rPr>
        <w:t xml:space="preserve"> to get the IP addresses of the DNS servers you (or DHCP) has configured on the host. The output looks like this:</w:t>
      </w:r>
    </w:p>
    <w:p w14:paraId="5FF7675A" w14:textId="0D60E32B" w:rsidR="00E07CC0" w:rsidRDefault="00E07CC0" w:rsidP="00E07CC0">
      <w:pPr>
        <w:pStyle w:val="FigurePACKT"/>
      </w:pPr>
      <w:commentRangeStart w:id="100"/>
      <w:r>
        <w:rPr>
          <w:noProof/>
        </w:rPr>
        <w:drawing>
          <wp:inline distT="0" distB="0" distL="0" distR="0" wp14:anchorId="58F78F95" wp14:editId="656CF36D">
            <wp:extent cx="3750174" cy="1008047"/>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622" cy="1013275"/>
                    </a:xfrm>
                    <a:prstGeom prst="rect">
                      <a:avLst/>
                    </a:prstGeom>
                  </pic:spPr>
                </pic:pic>
              </a:graphicData>
            </a:graphic>
          </wp:inline>
        </w:drawing>
      </w:r>
      <w:commentRangeEnd w:id="100"/>
      <w:r w:rsidR="00982619">
        <w:rPr>
          <w:rStyle w:val="CommentReference"/>
          <w:rFonts w:ascii="Arial" w:hAnsi="Arial" w:cs="Arial"/>
          <w:bCs/>
          <w:lang w:val="en-US"/>
        </w:rPr>
        <w:commentReference w:id="100"/>
      </w:r>
    </w:p>
    <w:p w14:paraId="2A21971E" w14:textId="62C172B0" w:rsidR="00E07CC0" w:rsidRDefault="00E07CC0" w:rsidP="004F3800">
      <w:pPr>
        <w:pStyle w:val="FigureCaptionPACKT"/>
      </w:pPr>
      <w:r>
        <w:t>Figure 14.20: Obtaining IP addresses configured on SRV1</w:t>
      </w:r>
    </w:p>
    <w:p w14:paraId="65AF1876" w14:textId="3E907183"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7BCB82" w14:textId="17000103" w:rsidR="00E07CC0" w:rsidRDefault="00E07CC0" w:rsidP="00E07CC0">
      <w:pPr>
        <w:pStyle w:val="NormalPACKT"/>
        <w:rPr>
          <w:lang w:val="en-GB"/>
        </w:rPr>
      </w:pPr>
      <w:r>
        <w:rPr>
          <w:lang w:val="en-GB"/>
        </w:rPr>
        <w:t xml:space="preserve">In </w:t>
      </w:r>
      <w:r w:rsidRPr="00E07CC0">
        <w:rPr>
          <w:rStyle w:val="ItalicsPACKT"/>
        </w:rPr>
        <w:t>step 3</w:t>
      </w:r>
      <w:r>
        <w:rPr>
          <w:lang w:val="en-GB"/>
        </w:rPr>
        <w:t xml:space="preserve">, you check whether the configured DNS </w:t>
      </w:r>
      <w:ins w:id="101" w:author="Lucy Wan" w:date="2021-04-28T14:43:00Z">
        <w:r w:rsidR="00D96A6A">
          <w:rPr>
            <w:lang w:val="en-GB"/>
          </w:rPr>
          <w:t>s</w:t>
        </w:r>
      </w:ins>
      <w:del w:id="102" w:author="Lucy Wan" w:date="2021-04-28T14:43:00Z">
        <w:r w:rsidDel="00D96A6A">
          <w:rPr>
            <w:lang w:val="en-GB"/>
          </w:rPr>
          <w:delText>S</w:delText>
        </w:r>
      </w:del>
      <w:r>
        <w:rPr>
          <w:lang w:val="en-GB"/>
        </w:rPr>
        <w:t>ervers are available, with output like this:</w:t>
      </w:r>
    </w:p>
    <w:p w14:paraId="4B476185" w14:textId="7BA5B4EE" w:rsidR="00E07CC0" w:rsidRDefault="00E07CC0" w:rsidP="00E07CC0">
      <w:pPr>
        <w:pStyle w:val="FigurePACKT"/>
      </w:pPr>
      <w:commentRangeStart w:id="103"/>
      <w:r w:rsidRPr="00E07CC0">
        <w:rPr>
          <w:noProof/>
        </w:rPr>
        <w:drawing>
          <wp:inline distT="0" distB="0" distL="0" distR="0" wp14:anchorId="1E5BE4AC" wp14:editId="785EE0AF">
            <wp:extent cx="3645991" cy="85319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5315" cy="860058"/>
                    </a:xfrm>
                    <a:prstGeom prst="rect">
                      <a:avLst/>
                    </a:prstGeom>
                  </pic:spPr>
                </pic:pic>
              </a:graphicData>
            </a:graphic>
          </wp:inline>
        </w:drawing>
      </w:r>
      <w:commentRangeEnd w:id="103"/>
      <w:r w:rsidR="00D96A6A">
        <w:rPr>
          <w:rStyle w:val="CommentReference"/>
          <w:rFonts w:ascii="Arial" w:hAnsi="Arial" w:cs="Arial"/>
          <w:bCs/>
          <w:lang w:val="en-US"/>
        </w:rPr>
        <w:commentReference w:id="103"/>
      </w:r>
    </w:p>
    <w:p w14:paraId="769FE9BB" w14:textId="48D5514F" w:rsidR="00E07CC0" w:rsidRDefault="00E07CC0" w:rsidP="00D96A6A">
      <w:pPr>
        <w:pStyle w:val="FigureCaptionPACKT"/>
      </w:pPr>
      <w:r>
        <w:t>Figure 14.21: Checking reachability of each configured DNS server</w:t>
      </w:r>
    </w:p>
    <w:p w14:paraId="6FD693E8" w14:textId="2CD84F7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1F1B1B7A" w14:textId="6FE86816"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define a DNS </w:t>
      </w:r>
      <w:ins w:id="104" w:author="Lucy Wan" w:date="2021-04-28T14:46:00Z">
        <w:r w:rsidR="0093512D">
          <w:rPr>
            <w:lang w:val="en-GB"/>
          </w:rPr>
          <w:t>resource record (</w:t>
        </w:r>
      </w:ins>
      <w:r>
        <w:rPr>
          <w:lang w:val="en-GB"/>
        </w:rPr>
        <w:t>RR</w:t>
      </w:r>
      <w:ins w:id="105" w:author="Lucy Wan" w:date="2021-04-28T14:46:00Z">
        <w:r w:rsidR="0093512D">
          <w:rPr>
            <w:lang w:val="en-GB"/>
          </w:rPr>
          <w:t>)</w:t>
        </w:r>
      </w:ins>
      <w:r>
        <w:rPr>
          <w:lang w:val="en-GB"/>
        </w:rPr>
        <w:t xml:space="preserve"> name for the SRV records registered by active DCs for a given domain. The output looks like this</w:t>
      </w:r>
      <w:ins w:id="106" w:author="Lucy Wan" w:date="2021-04-28T14:43:00Z">
        <w:r w:rsidR="00F54D75">
          <w:rPr>
            <w:lang w:val="en-GB"/>
          </w:rPr>
          <w:t>:</w:t>
        </w:r>
      </w:ins>
    </w:p>
    <w:p w14:paraId="19D13261" w14:textId="36D5EDB1" w:rsidR="00E07CC0" w:rsidRDefault="00E07CC0" w:rsidP="00E07CC0">
      <w:pPr>
        <w:pStyle w:val="FigurePACKT"/>
      </w:pPr>
      <w:r>
        <w:rPr>
          <w:noProof/>
        </w:rPr>
        <w:lastRenderedPageBreak/>
        <w:drawing>
          <wp:inline distT="0" distB="0" distL="0" distR="0" wp14:anchorId="480C75C5" wp14:editId="173730A5">
            <wp:extent cx="3251749" cy="57302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8553" cy="577749"/>
                    </a:xfrm>
                    <a:prstGeom prst="rect">
                      <a:avLst/>
                    </a:prstGeom>
                  </pic:spPr>
                </pic:pic>
              </a:graphicData>
            </a:graphic>
          </wp:inline>
        </w:drawing>
      </w:r>
    </w:p>
    <w:p w14:paraId="754734CA" w14:textId="64367FC9" w:rsidR="00E07CC0" w:rsidRDefault="00E07CC0" w:rsidP="002034DA">
      <w:pPr>
        <w:pStyle w:val="FigureCaptionPACKT"/>
      </w:pPr>
      <w:r>
        <w:t>Figure 14.22: Defining an RR name for DC SRV records</w:t>
      </w:r>
    </w:p>
    <w:p w14:paraId="47C12457" w14:textId="0866A0E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7F0B72FC" w14:textId="1E41D671" w:rsidR="00E07CC0" w:rsidRDefault="00E07CC0" w:rsidP="006A48B2">
      <w:pPr>
        <w:pStyle w:val="NormalPACKT"/>
      </w:pPr>
      <w:r w:rsidRPr="006A48B2">
        <w:t xml:space="preserve">In </w:t>
      </w:r>
      <w:r w:rsidRPr="006A48B2">
        <w:rPr>
          <w:rStyle w:val="ItalicsPACKT"/>
        </w:rPr>
        <w:t>step 5</w:t>
      </w:r>
      <w:r w:rsidRPr="006A48B2">
        <w:t xml:space="preserve">, </w:t>
      </w:r>
      <w:r w:rsidR="006A48B2">
        <w:t>you retrieve the SRV resource records for DCs in your domain. Each RR represents a server that can act as a DC in the Reskit.Org domain. The output of this step looks like this:</w:t>
      </w:r>
    </w:p>
    <w:p w14:paraId="5ECC6492" w14:textId="23809546" w:rsidR="006A48B2" w:rsidRDefault="006A48B2" w:rsidP="006A48B2">
      <w:pPr>
        <w:pStyle w:val="FigurePACKT"/>
      </w:pPr>
      <w:r>
        <w:rPr>
          <w:noProof/>
        </w:rPr>
        <w:drawing>
          <wp:inline distT="0" distB="0" distL="0" distR="0" wp14:anchorId="16EB71E7" wp14:editId="0968BD6D">
            <wp:extent cx="3054868" cy="956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7500" cy="963489"/>
                    </a:xfrm>
                    <a:prstGeom prst="rect">
                      <a:avLst/>
                    </a:prstGeom>
                  </pic:spPr>
                </pic:pic>
              </a:graphicData>
            </a:graphic>
          </wp:inline>
        </w:drawing>
      </w:r>
    </w:p>
    <w:p w14:paraId="6D43EEC7" w14:textId="3A2C1EF3" w:rsidR="006A48B2" w:rsidRDefault="006A48B2" w:rsidP="004D5D7F">
      <w:pPr>
        <w:pStyle w:val="FigureCaptionPACKT"/>
      </w:pPr>
      <w:r>
        <w:t>Figure 14.23: Querying for DNS RRs for DCs</w:t>
      </w:r>
    </w:p>
    <w:p w14:paraId="622C2FEB" w14:textId="6C4BB8E8"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31BAFB35" w14:textId="5B13146E" w:rsidR="006A48B2" w:rsidRDefault="006A48B2" w:rsidP="006A48B2">
      <w:pPr>
        <w:pStyle w:val="NormalPACKT"/>
      </w:pPr>
      <w:r>
        <w:t xml:space="preserve">In </w:t>
      </w:r>
      <w:r w:rsidRPr="006A48B2">
        <w:rPr>
          <w:rStyle w:val="ItalicsPACKT"/>
        </w:rPr>
        <w:t>step 6</w:t>
      </w:r>
      <w:r>
        <w:t>, you test each discovered DC for LDAP connectivity, with output like this:</w:t>
      </w:r>
    </w:p>
    <w:p w14:paraId="147802E0" w14:textId="1B46BE43" w:rsidR="006A48B2" w:rsidRPr="006A48B2" w:rsidRDefault="00301B66" w:rsidP="006A48B2">
      <w:pPr>
        <w:pStyle w:val="FigurePACKT"/>
      </w:pPr>
      <w:r>
        <w:rPr>
          <w:noProof/>
        </w:rPr>
        <w:drawing>
          <wp:inline distT="0" distB="0" distL="0" distR="0" wp14:anchorId="03FDDABF" wp14:editId="51645A33">
            <wp:extent cx="4366511" cy="94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846" cy="949094"/>
                    </a:xfrm>
                    <a:prstGeom prst="rect">
                      <a:avLst/>
                    </a:prstGeom>
                  </pic:spPr>
                </pic:pic>
              </a:graphicData>
            </a:graphic>
          </wp:inline>
        </w:drawing>
      </w:r>
    </w:p>
    <w:p w14:paraId="4C925EF2" w14:textId="0CE525C5" w:rsidR="006A48B2" w:rsidRDefault="006A48B2" w:rsidP="00792305">
      <w:pPr>
        <w:pStyle w:val="FigureCaptionPACKT"/>
      </w:pPr>
      <w:r>
        <w:t>Figure 14.24: Testing LDAP co</w:t>
      </w:r>
      <w:r w:rsidR="00983F38">
        <w:t>n</w:t>
      </w:r>
      <w:r>
        <w:t>nectivity to domain controllers</w:t>
      </w:r>
    </w:p>
    <w:p w14:paraId="265141F5" w14:textId="1045544D"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3A9B0E98" w14:textId="0C1E878F" w:rsidR="00E07CC0" w:rsidRDefault="00983F38" w:rsidP="00E07CC0">
      <w:pPr>
        <w:pStyle w:val="NormalPACKT"/>
        <w:rPr>
          <w:lang w:val="en-GB"/>
        </w:rPr>
      </w:pPr>
      <w:r>
        <w:rPr>
          <w:lang w:val="en-GB"/>
        </w:rPr>
        <w:t>F</w:t>
      </w:r>
      <w:r w:rsidR="006A48B2">
        <w:rPr>
          <w:lang w:val="en-GB"/>
        </w:rPr>
        <w:t>or each host</w:t>
      </w:r>
      <w:r w:rsidR="00F86879">
        <w:rPr>
          <w:lang w:val="en-GB"/>
        </w:rPr>
        <w:t>'</w:t>
      </w:r>
      <w:r w:rsidR="006A48B2">
        <w:rPr>
          <w:lang w:val="en-GB"/>
        </w:rPr>
        <w:t>s Group Policy agent to download GPOs from a DC, the ho</w:t>
      </w:r>
      <w:del w:id="107" w:author="Lucy Wan" w:date="2021-04-28T14:44:00Z">
        <w:r w:rsidR="006A48B2" w:rsidDel="00095030">
          <w:rPr>
            <w:lang w:val="en-GB"/>
          </w:rPr>
          <w:delText>i</w:delText>
        </w:r>
      </w:del>
      <w:r w:rsidR="006A48B2">
        <w:rPr>
          <w:lang w:val="en-GB"/>
        </w:rPr>
        <w:t xml:space="preserve">st </w:t>
      </w:r>
      <w:r>
        <w:rPr>
          <w:lang w:val="en-GB"/>
        </w:rPr>
        <w:t xml:space="preserve">uses an </w:t>
      </w:r>
      <w:r w:rsidR="006A48B2">
        <w:rPr>
          <w:lang w:val="en-GB"/>
        </w:rPr>
        <w:t>SMB connect</w:t>
      </w:r>
      <w:r>
        <w:rPr>
          <w:lang w:val="en-GB"/>
        </w:rPr>
        <w:t>ion to the Sysvol share on the DC</w:t>
      </w:r>
      <w:r w:rsidR="006A48B2">
        <w:rPr>
          <w:lang w:val="en-GB"/>
        </w:rPr>
        <w:t xml:space="preserve">. In </w:t>
      </w:r>
      <w:r w:rsidR="006A48B2" w:rsidRPr="006A48B2">
        <w:rPr>
          <w:rStyle w:val="ItalicsPACKT"/>
        </w:rPr>
        <w:t>step 7</w:t>
      </w:r>
      <w:r w:rsidR="006A48B2">
        <w:rPr>
          <w:lang w:val="en-GB"/>
        </w:rPr>
        <w:t>, you check connectivity to each DC</w:t>
      </w:r>
      <w:r w:rsidR="00F86879">
        <w:rPr>
          <w:lang w:val="en-GB"/>
        </w:rPr>
        <w:t>'</w:t>
      </w:r>
      <w:r w:rsidR="006A48B2">
        <w:rPr>
          <w:lang w:val="en-GB"/>
        </w:rPr>
        <w:t>s SMB port (port 445). The output of this step looks like this:</w:t>
      </w:r>
    </w:p>
    <w:p w14:paraId="44CC4130" w14:textId="6FC257D9" w:rsidR="00301B66" w:rsidRDefault="00301B66" w:rsidP="00301B66">
      <w:pPr>
        <w:pStyle w:val="FigurePACKT"/>
      </w:pPr>
      <w:r>
        <w:rPr>
          <w:noProof/>
        </w:rPr>
        <w:lastRenderedPageBreak/>
        <w:drawing>
          <wp:inline distT="0" distB="0" distL="0" distR="0" wp14:anchorId="0DB11B78" wp14:editId="7F755410">
            <wp:extent cx="4383011" cy="93162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4161" cy="946748"/>
                    </a:xfrm>
                    <a:prstGeom prst="rect">
                      <a:avLst/>
                    </a:prstGeom>
                  </pic:spPr>
                </pic:pic>
              </a:graphicData>
            </a:graphic>
          </wp:inline>
        </w:drawing>
      </w:r>
    </w:p>
    <w:p w14:paraId="506E8EEC" w14:textId="0ECDB014" w:rsidR="006A48B2" w:rsidRDefault="006A48B2" w:rsidP="00120744">
      <w:pPr>
        <w:pStyle w:val="FigureCaptionPACKT"/>
      </w:pPr>
      <w:r>
        <w:t>Figure 14.25: Testing SMB co</w:t>
      </w:r>
      <w:r w:rsidR="00983F38">
        <w:t>n</w:t>
      </w:r>
      <w:r>
        <w:t>nectivity to domain controllers</w:t>
      </w:r>
    </w:p>
    <w:p w14:paraId="3C6DD631" w14:textId="40018B3C"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164752BE" w14:textId="03E8B853" w:rsidR="00301B66" w:rsidRDefault="00301B66" w:rsidP="00301B66">
      <w:pPr>
        <w:pStyle w:val="NormalPACKT"/>
      </w:pPr>
      <w:r w:rsidRPr="00301B66">
        <w:t xml:space="preserve">In </w:t>
      </w:r>
      <w:r w:rsidRPr="00301B66">
        <w:rPr>
          <w:rStyle w:val="ItalicsPACKT"/>
        </w:rPr>
        <w:t>step 8</w:t>
      </w:r>
      <w:r w:rsidRPr="00301B66">
        <w:t>, you check whether your host can reach its configured default gateway.</w:t>
      </w:r>
      <w:r>
        <w:t xml:space="preserve"> The output of this step looks like this:</w:t>
      </w:r>
    </w:p>
    <w:p w14:paraId="35B82E81" w14:textId="4D364AD9" w:rsidR="00301B66" w:rsidRDefault="00301B66" w:rsidP="00301B66">
      <w:pPr>
        <w:pStyle w:val="FigurePACKT"/>
      </w:pPr>
      <w:r>
        <w:rPr>
          <w:noProof/>
        </w:rPr>
        <w:drawing>
          <wp:inline distT="0" distB="0" distL="0" distR="0" wp14:anchorId="36E2495D" wp14:editId="0679C4B9">
            <wp:extent cx="3960121" cy="835002"/>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7564" cy="840788"/>
                    </a:xfrm>
                    <a:prstGeom prst="rect">
                      <a:avLst/>
                    </a:prstGeom>
                  </pic:spPr>
                </pic:pic>
              </a:graphicData>
            </a:graphic>
          </wp:inline>
        </w:drawing>
      </w:r>
    </w:p>
    <w:p w14:paraId="0EB53C06" w14:textId="0E91D26C" w:rsidR="00301B66" w:rsidRDefault="00301B66" w:rsidP="00736AE5">
      <w:pPr>
        <w:pStyle w:val="FigureCaptionPACKT"/>
      </w:pPr>
      <w:r>
        <w:t>Figure 14.26: Testing the default gateway</w:t>
      </w:r>
    </w:p>
    <w:p w14:paraId="59CC67D4" w14:textId="05F365B2"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35F18CD9" w14:textId="11F3FF74" w:rsidR="00301B66" w:rsidRDefault="00301B66" w:rsidP="00301B66">
      <w:pPr>
        <w:pStyle w:val="NormalPACKT"/>
      </w:pPr>
      <w:r>
        <w:t xml:space="preserve">In </w:t>
      </w:r>
      <w:r w:rsidRPr="00301B66">
        <w:rPr>
          <w:rStyle w:val="ItalicsPACKT"/>
        </w:rPr>
        <w:t>step 9</w:t>
      </w:r>
      <w:r>
        <w:t>, you check to see if you can reach an external Internet-based host using ICMP (aka ping). The output of this step looks like this:</w:t>
      </w:r>
    </w:p>
    <w:p w14:paraId="775D5238" w14:textId="45B8B4ED" w:rsidR="00301B66" w:rsidRDefault="00301B66" w:rsidP="00301B66">
      <w:pPr>
        <w:pStyle w:val="FigurePACKT"/>
      </w:pPr>
      <w:commentRangeStart w:id="108"/>
      <w:r>
        <w:rPr>
          <w:noProof/>
        </w:rPr>
        <w:drawing>
          <wp:inline distT="0" distB="0" distL="0" distR="0" wp14:anchorId="5A01D51E" wp14:editId="4080B9B3">
            <wp:extent cx="3293473" cy="6936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8890" cy="696927"/>
                    </a:xfrm>
                    <a:prstGeom prst="rect">
                      <a:avLst/>
                    </a:prstGeom>
                  </pic:spPr>
                </pic:pic>
              </a:graphicData>
            </a:graphic>
          </wp:inline>
        </w:drawing>
      </w:r>
      <w:commentRangeEnd w:id="108"/>
      <w:r w:rsidR="00D218EE">
        <w:rPr>
          <w:rStyle w:val="CommentReference"/>
          <w:rFonts w:ascii="Arial" w:hAnsi="Arial" w:cs="Arial"/>
          <w:bCs/>
          <w:lang w:val="en-US"/>
        </w:rPr>
        <w:commentReference w:id="108"/>
      </w:r>
    </w:p>
    <w:p w14:paraId="29AAA02D" w14:textId="05A6B5C0" w:rsidR="00301B66" w:rsidRDefault="00301B66" w:rsidP="001A0F66">
      <w:pPr>
        <w:pStyle w:val="FigureCaptionPACKT"/>
      </w:pPr>
      <w:r>
        <w:t>Figure 14.27: Pinging an Internet site</w:t>
      </w:r>
    </w:p>
    <w:p w14:paraId="11CFB019" w14:textId="5DCD7DB6"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67108AC0" w14:textId="3E87B494" w:rsidR="00301B66" w:rsidRDefault="00301B66" w:rsidP="00301B66">
      <w:pPr>
        <w:pStyle w:val="NormalPACKT"/>
      </w:pPr>
      <w:r>
        <w:t xml:space="preserve">In </w:t>
      </w:r>
      <w:r w:rsidRPr="00301B66">
        <w:rPr>
          <w:rStyle w:val="ItalicsPACKT"/>
        </w:rPr>
        <w:t>step 10</w:t>
      </w:r>
      <w:r>
        <w:t>, you check to see whether you can reach the same server, via the HTTP port, port 80, with output like this:</w:t>
      </w:r>
    </w:p>
    <w:p w14:paraId="77276D1A" w14:textId="7E88FF9E" w:rsidR="00301B66" w:rsidRPr="00301B66" w:rsidRDefault="00301B66" w:rsidP="00301B66">
      <w:pPr>
        <w:pStyle w:val="FigurePACKT"/>
      </w:pPr>
      <w:commentRangeStart w:id="109"/>
      <w:r>
        <w:rPr>
          <w:noProof/>
        </w:rPr>
        <w:drawing>
          <wp:inline distT="0" distB="0" distL="0" distR="0" wp14:anchorId="68C3529F" wp14:editId="260E9FBD">
            <wp:extent cx="3923439" cy="57973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9838" cy="593976"/>
                    </a:xfrm>
                    <a:prstGeom prst="rect">
                      <a:avLst/>
                    </a:prstGeom>
                  </pic:spPr>
                </pic:pic>
              </a:graphicData>
            </a:graphic>
          </wp:inline>
        </w:drawing>
      </w:r>
      <w:commentRangeEnd w:id="109"/>
      <w:r w:rsidR="00C05CAC">
        <w:rPr>
          <w:rStyle w:val="CommentReference"/>
          <w:rFonts w:ascii="Arial" w:hAnsi="Arial" w:cs="Arial"/>
          <w:bCs/>
          <w:lang w:val="en-US"/>
        </w:rPr>
        <w:commentReference w:id="109"/>
      </w:r>
    </w:p>
    <w:p w14:paraId="6DCC2C8D" w14:textId="05B9CFB2" w:rsidR="00301B66" w:rsidRDefault="00301B66" w:rsidP="00C05CAC">
      <w:pPr>
        <w:pStyle w:val="FigureCaptionPACKT"/>
      </w:pPr>
      <w:r>
        <w:t>Figure 14.28: Testing connectivity over port 80</w:t>
      </w:r>
    </w:p>
    <w:p w14:paraId="4CD601C7" w14:textId="21D63C9E" w:rsidR="00301B66" w:rsidRDefault="00301B66" w:rsidP="00301B66">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3234C44E" w14:textId="00E68310" w:rsidR="00301B66" w:rsidRDefault="00301B66" w:rsidP="00301B66">
      <w:pPr>
        <w:pStyle w:val="NormalPACKT"/>
      </w:pPr>
      <w:r>
        <w:t xml:space="preserve">Finally, in </w:t>
      </w:r>
      <w:r w:rsidRPr="00301B66">
        <w:rPr>
          <w:rStyle w:val="ItalicsPACKT"/>
        </w:rPr>
        <w:t>step 1</w:t>
      </w:r>
      <w:r>
        <w:rPr>
          <w:rStyle w:val="ItalicsPACKT"/>
        </w:rPr>
        <w:t>1</w:t>
      </w:r>
      <w:r>
        <w:t xml:space="preserve">, you check to see whether you can reach the same server via HTTP over </w:t>
      </w:r>
      <w:commentRangeStart w:id="110"/>
      <w:r>
        <w:t>SSL.TLS</w:t>
      </w:r>
      <w:commentRangeEnd w:id="110"/>
      <w:r w:rsidR="008F3065">
        <w:rPr>
          <w:rStyle w:val="CommentReference"/>
          <w:rFonts w:ascii="Arial" w:hAnsi="Arial" w:cs="Arial"/>
          <w:bCs/>
        </w:rPr>
        <w:commentReference w:id="110"/>
      </w:r>
      <w:r>
        <w:t>, port 443, with output like this:</w:t>
      </w:r>
    </w:p>
    <w:p w14:paraId="52C1EA6E" w14:textId="63B97FD2" w:rsidR="00E07CC0" w:rsidRDefault="00301B66" w:rsidP="00301B66">
      <w:pPr>
        <w:pStyle w:val="FigurePACKT"/>
        <w:rPr>
          <w:b/>
          <w:bCs/>
        </w:rPr>
      </w:pPr>
      <w:commentRangeStart w:id="111"/>
      <w:r>
        <w:rPr>
          <w:noProof/>
        </w:rPr>
        <w:drawing>
          <wp:inline distT="0" distB="0" distL="0" distR="0" wp14:anchorId="5E6993C6" wp14:editId="44B407B0">
            <wp:extent cx="3822823" cy="55889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6748" cy="563852"/>
                    </a:xfrm>
                    <a:prstGeom prst="rect">
                      <a:avLst/>
                    </a:prstGeom>
                  </pic:spPr>
                </pic:pic>
              </a:graphicData>
            </a:graphic>
          </wp:inline>
        </w:drawing>
      </w:r>
      <w:commentRangeEnd w:id="111"/>
      <w:r w:rsidR="008F3065">
        <w:rPr>
          <w:rStyle w:val="CommentReference"/>
          <w:rFonts w:ascii="Arial" w:hAnsi="Arial" w:cs="Arial"/>
          <w:bCs/>
          <w:lang w:val="en-US"/>
        </w:rPr>
        <w:commentReference w:id="111"/>
      </w:r>
    </w:p>
    <w:p w14:paraId="655D9A81" w14:textId="555997E8" w:rsidR="00301B66" w:rsidRDefault="00301B66" w:rsidP="008F3065">
      <w:pPr>
        <w:pStyle w:val="FigureCaptionPACKT"/>
      </w:pPr>
      <w:r>
        <w:t>Figure 14.29: Testing connectivity over port 443</w:t>
      </w:r>
    </w:p>
    <w:p w14:paraId="52FD329C" w14:textId="2C08CE5A"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642030BA" w14:textId="4D4E6BCE" w:rsidR="0008156F" w:rsidRDefault="0008156F" w:rsidP="0008156F">
      <w:pPr>
        <w:pStyle w:val="Heading2"/>
      </w:pPr>
      <w:r>
        <w:t>There</w:t>
      </w:r>
      <w:r w:rsidR="00F86879">
        <w:t>'</w:t>
      </w:r>
      <w:r>
        <w:t>s more...</w:t>
      </w:r>
    </w:p>
    <w:p w14:paraId="4CB7CA4D" w14:textId="645C9458" w:rsidR="00E07CC0" w:rsidRDefault="00E07CC0" w:rsidP="00E07CC0">
      <w:pPr>
        <w:pStyle w:val="NormalPACKT"/>
        <w:rPr>
          <w:lang w:val="en-GB"/>
        </w:rPr>
      </w:pPr>
      <w:r>
        <w:rPr>
          <w:lang w:val="en-GB"/>
        </w:rPr>
        <w:t xml:space="preserve">In </w:t>
      </w:r>
      <w:r w:rsidRPr="00E07CC0">
        <w:rPr>
          <w:rStyle w:val="ItalicsPACKT"/>
        </w:rPr>
        <w:t>step 1</w:t>
      </w:r>
      <w:r>
        <w:rPr>
          <w:lang w:val="en-GB"/>
        </w:rPr>
        <w:t>, you create a variable to hold the FQDN of the host. You may want to use this to ensure that your host has properly registered your host</w:t>
      </w:r>
      <w:r w:rsidR="00F86879">
        <w:rPr>
          <w:lang w:val="en-GB"/>
        </w:rPr>
        <w:t>'</w:t>
      </w:r>
      <w:r>
        <w:rPr>
          <w:lang w:val="en-GB"/>
        </w:rPr>
        <w:t>s FQDN in the DNS server. If DNS misregistration is causing problems, you may wish to adapt this script to check for correct DNS resource record registration.</w:t>
      </w:r>
    </w:p>
    <w:p w14:paraId="5CF002EF" w14:textId="5A308B3F"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create a DNS RR </w:t>
      </w:r>
      <w:ins w:id="112" w:author="Lucy Wan" w:date="2021-04-28T14:47:00Z">
        <w:r w:rsidR="0080743B">
          <w:rPr>
            <w:lang w:val="en-GB"/>
          </w:rPr>
          <w:t>n</w:t>
        </w:r>
      </w:ins>
      <w:del w:id="113" w:author="Lucy Wan" w:date="2021-04-28T14:47:00Z">
        <w:r w:rsidDel="0080743B">
          <w:rPr>
            <w:lang w:val="en-GB"/>
          </w:rPr>
          <w:delText>N</w:delText>
        </w:r>
      </w:del>
      <w:r>
        <w:rPr>
          <w:lang w:val="en-GB"/>
        </w:rPr>
        <w:t xml:space="preserve">ame which you then use, in </w:t>
      </w:r>
      <w:r w:rsidRPr="00983F38">
        <w:rPr>
          <w:rStyle w:val="ItalicsPACKT"/>
        </w:rPr>
        <w:t>step 5</w:t>
      </w:r>
      <w:r>
        <w:rPr>
          <w:lang w:val="en-GB"/>
        </w:rPr>
        <w:t xml:space="preserve">, to query for any SRV records of that </w:t>
      </w:r>
      <w:ins w:id="114" w:author="Lucy Wan" w:date="2021-04-28T14:47:00Z">
        <w:r w:rsidR="0080743B">
          <w:rPr>
            <w:lang w:val="en-GB"/>
          </w:rPr>
          <w:t>n</w:t>
        </w:r>
      </w:ins>
      <w:del w:id="115" w:author="Lucy Wan" w:date="2021-04-28T14:47:00Z">
        <w:r w:rsidDel="0080743B">
          <w:rPr>
            <w:lang w:val="en-GB"/>
          </w:rPr>
          <w:delText>N</w:delText>
        </w:r>
      </w:del>
      <w:r>
        <w:rPr>
          <w:lang w:val="en-GB"/>
        </w:rPr>
        <w:t xml:space="preserve">ame. AD uses DNS as a locator service – each DC registers SRV records to advertise </w:t>
      </w:r>
      <w:ins w:id="116" w:author="Lucy Wan" w:date="2021-04-28T14:48:00Z">
        <w:r w:rsidR="00A155B7">
          <w:rPr>
            <w:lang w:val="en-GB"/>
          </w:rPr>
          <w:t>its</w:t>
        </w:r>
      </w:ins>
      <w:del w:id="117" w:author="Lucy Wan" w:date="2021-04-28T14:48:00Z">
        <w:r w:rsidDel="00A155B7">
          <w:rPr>
            <w:lang w:val="en-GB"/>
          </w:rPr>
          <w:delText>their</w:delText>
        </w:r>
      </w:del>
      <w:r>
        <w:rPr>
          <w:lang w:val="en-GB"/>
        </w:rPr>
        <w:t xml:space="preserve"> ability to serve as a DC. The SRV record contains the FQDN name of the advertised DC. The approach taken by these two steps is similar to how any domain client finds a domain controller. The </w:t>
      </w:r>
      <w:r w:rsidR="00462DE2">
        <w:rPr>
          <w:lang w:val="en-GB"/>
        </w:rPr>
        <w:t>Windows N</w:t>
      </w:r>
      <w:r>
        <w:rPr>
          <w:lang w:val="en-GB"/>
        </w:rPr>
        <w:t>etlogon service on a DC registers all the appropriate SRV records each time the service starts</w:t>
      </w:r>
      <w:ins w:id="118" w:author="Lucy Wan" w:date="2021-04-28T14:48:00Z">
        <w:r w:rsidR="00031016">
          <w:rPr>
            <w:lang w:val="en-GB"/>
          </w:rPr>
          <w:t>,</w:t>
        </w:r>
      </w:ins>
      <w:r>
        <w:rPr>
          <w:lang w:val="en-GB"/>
        </w:rPr>
        <w:t xml:space="preserve"> or every 24 hours. One troubleshooting technique is to use </w:t>
      </w:r>
      <w:r w:rsidRPr="00E07CC0">
        <w:rPr>
          <w:rStyle w:val="CodeInTextPACKT"/>
        </w:rPr>
        <w:t>Restart-Service</w:t>
      </w:r>
      <w:r>
        <w:rPr>
          <w:lang w:val="en-GB"/>
        </w:rPr>
        <w:t xml:space="preserve"> to restart the Netlogon service on each DC. </w:t>
      </w:r>
    </w:p>
    <w:p w14:paraId="01873D3C" w14:textId="66E4E216" w:rsidR="00301B66" w:rsidRDefault="00301B66" w:rsidP="00E07CC0">
      <w:pPr>
        <w:pStyle w:val="NormalPACKT"/>
        <w:rPr>
          <w:lang w:val="en-GB"/>
        </w:rPr>
      </w:pPr>
      <w:r>
        <w:rPr>
          <w:lang w:val="en-GB"/>
        </w:rPr>
        <w:t xml:space="preserve">If you have a large routed network, you may wish to move the default gateway check, performed here in </w:t>
      </w:r>
      <w:r w:rsidRPr="00301B66">
        <w:rPr>
          <w:rStyle w:val="ItalicsPACKT"/>
        </w:rPr>
        <w:t>step 8</w:t>
      </w:r>
      <w:r>
        <w:rPr>
          <w:lang w:val="en-GB"/>
        </w:rPr>
        <w:t xml:space="preserve">, </w:t>
      </w:r>
      <w:commentRangeStart w:id="119"/>
      <w:r>
        <w:rPr>
          <w:lang w:val="en-GB"/>
        </w:rPr>
        <w:t xml:space="preserve">earlier </w:t>
      </w:r>
      <w:commentRangeEnd w:id="119"/>
      <w:r w:rsidR="00A84A7C">
        <w:rPr>
          <w:rStyle w:val="CommentReference"/>
          <w:rFonts w:ascii="Arial" w:hAnsi="Arial" w:cs="Arial"/>
          <w:bCs/>
        </w:rPr>
        <w:commentReference w:id="119"/>
      </w:r>
      <w:r>
        <w:rPr>
          <w:lang w:val="en-GB"/>
        </w:rPr>
        <w:t>in your production version of this recipe. If you can</w:t>
      </w:r>
      <w:r w:rsidR="00F86879">
        <w:rPr>
          <w:lang w:val="en-GB"/>
        </w:rPr>
        <w:t>'</w:t>
      </w:r>
      <w:r>
        <w:rPr>
          <w:lang w:val="en-GB"/>
        </w:rPr>
        <w:t>t reach your default gateway and your DNS server and you</w:t>
      </w:r>
      <w:r w:rsidR="00462DE2">
        <w:rPr>
          <w:lang w:val="en-GB"/>
        </w:rPr>
        <w:t>r</w:t>
      </w:r>
      <w:r>
        <w:rPr>
          <w:lang w:val="en-GB"/>
        </w:rPr>
        <w:t xml:space="preserve"> DCs are on different subnetworks, the earlier steps are likely to fail </w:t>
      </w:r>
      <w:r w:rsidR="00462DE2">
        <w:rPr>
          <w:lang w:val="en-GB"/>
        </w:rPr>
        <w:t>due to</w:t>
      </w:r>
      <w:r>
        <w:rPr>
          <w:lang w:val="en-GB"/>
        </w:rPr>
        <w:t xml:space="preserve"> a default gateway issue.</w:t>
      </w:r>
    </w:p>
    <w:p w14:paraId="41FA370C" w14:textId="2716A98B" w:rsidR="0008156F" w:rsidRDefault="00301B66" w:rsidP="0008156F">
      <w:pPr>
        <w:pStyle w:val="NormalPACKT"/>
        <w:rPr>
          <w:lang w:val="en-GB"/>
        </w:rPr>
      </w:pPr>
      <w:r>
        <w:rPr>
          <w:lang w:val="en-GB"/>
        </w:rPr>
        <w:t xml:space="preserve">In </w:t>
      </w:r>
      <w:r w:rsidRPr="00301B66">
        <w:rPr>
          <w:rStyle w:val="ItalicsPACKT"/>
        </w:rPr>
        <w:t>step 9</w:t>
      </w:r>
      <w:r>
        <w:rPr>
          <w:lang w:val="en-GB"/>
        </w:rPr>
        <w:t xml:space="preserve">, </w:t>
      </w:r>
      <w:r w:rsidRPr="00301B66">
        <w:rPr>
          <w:rStyle w:val="ItalicsPACKT"/>
        </w:rPr>
        <w:t>step 10</w:t>
      </w:r>
      <w:r>
        <w:rPr>
          <w:lang w:val="en-GB"/>
        </w:rPr>
        <w:t xml:space="preserve">, and </w:t>
      </w:r>
      <w:r w:rsidRPr="00301B66">
        <w:rPr>
          <w:rStyle w:val="ItalicsPACKT"/>
        </w:rPr>
        <w:t>step 11</w:t>
      </w:r>
      <w:r>
        <w:rPr>
          <w:lang w:val="en-GB"/>
        </w:rPr>
        <w:t xml:space="preserve">, you test connectivity to a remote host via ICMP and ports 80 and 443. </w:t>
      </w:r>
      <w:r w:rsidR="00462DE2">
        <w:rPr>
          <w:lang w:val="en-GB"/>
        </w:rPr>
        <w:t>A host or an intermediate router may drop ICMP traffic yet allow port 80/443 traffic in many cases</w:t>
      </w:r>
      <w:r>
        <w:rPr>
          <w:lang w:val="en-GB"/>
        </w:rPr>
        <w:t>. So just because a ping has not succe</w:t>
      </w:r>
      <w:r w:rsidR="00462DE2">
        <w:rPr>
          <w:lang w:val="en-GB"/>
        </w:rPr>
        <w:t>e</w:t>
      </w:r>
      <w:r>
        <w:rPr>
          <w:lang w:val="en-GB"/>
        </w:rPr>
        <w:t xml:space="preserve">ded </w:t>
      </w:r>
      <w:ins w:id="120" w:author="Lucy Wan" w:date="2021-04-28T14:49:00Z">
        <w:r w:rsidR="008B2967">
          <w:rPr>
            <w:lang w:val="en-GB"/>
          </w:rPr>
          <w:t>does</w:t>
        </w:r>
      </w:ins>
      <w:del w:id="121" w:author="Lucy Wan" w:date="2021-04-28T14:49:00Z">
        <w:r w:rsidDel="008B2967">
          <w:rPr>
            <w:lang w:val="en-GB"/>
          </w:rPr>
          <w:delText>is</w:delText>
        </w:r>
      </w:del>
      <w:r>
        <w:rPr>
          <w:lang w:val="en-GB"/>
        </w:rPr>
        <w:t xml:space="preserve"> not nec</w:t>
      </w:r>
      <w:r w:rsidR="00462DE2">
        <w:rPr>
          <w:lang w:val="en-GB"/>
        </w:rPr>
        <w:t>essari</w:t>
      </w:r>
      <w:r>
        <w:rPr>
          <w:lang w:val="en-GB"/>
        </w:rPr>
        <w:t xml:space="preserve">ly </w:t>
      </w:r>
      <w:ins w:id="122" w:author="Lucy Wan" w:date="2021-04-28T15:19:00Z">
        <w:r w:rsidR="00F662C0">
          <w:rPr>
            <w:lang w:val="en-GB"/>
          </w:rPr>
          <w:t>suggest</w:t>
        </w:r>
      </w:ins>
      <w:ins w:id="123" w:author="Lucy Wan" w:date="2021-04-28T14:49:00Z">
        <w:r w:rsidR="008B2967">
          <w:rPr>
            <w:lang w:val="en-GB"/>
          </w:rPr>
          <w:t xml:space="preserve"> </w:t>
        </w:r>
      </w:ins>
      <w:r>
        <w:rPr>
          <w:lang w:val="en-GB"/>
        </w:rPr>
        <w:t>a point of failure at all – it may be a deliberate feature and by design.</w:t>
      </w:r>
    </w:p>
    <w:p w14:paraId="405CCF6A" w14:textId="2D2646B6" w:rsidR="00301B66" w:rsidRPr="00D14211" w:rsidRDefault="00301B66" w:rsidP="0008156F">
      <w:pPr>
        <w:pStyle w:val="NormalPACKT"/>
        <w:rPr>
          <w:lang w:val="en-GB"/>
        </w:rPr>
      </w:pPr>
      <w:r>
        <w:rPr>
          <w:lang w:val="en-GB"/>
        </w:rPr>
        <w:t>In some of the steps in this recipe, you used the PowerShell 7 ternary operator to construct the messages output by those steps. Th</w:t>
      </w:r>
      <w:r w:rsidR="00462DE2">
        <w:rPr>
          <w:lang w:val="en-GB"/>
        </w:rPr>
        <w:t xml:space="preserve">ese steps provide a good </w:t>
      </w:r>
      <w:r>
        <w:rPr>
          <w:lang w:val="en-GB"/>
        </w:rPr>
        <w:t xml:space="preserve">example of using this operator, which you would have read about in </w:t>
      </w:r>
      <w:r w:rsidRPr="005E4F42">
        <w:rPr>
          <w:rStyle w:val="ChapterrefPACKT"/>
        </w:rPr>
        <w:t>Chapter 2</w:t>
      </w:r>
      <w:r>
        <w:rPr>
          <w:lang w:val="en-GB"/>
        </w:rPr>
        <w:t xml:space="preserve"> in</w:t>
      </w:r>
      <w:ins w:id="124" w:author="Lucy Wan" w:date="2021-04-28T14:49:00Z">
        <w:r w:rsidR="00715658">
          <w:rPr>
            <w:lang w:val="en-GB"/>
          </w:rPr>
          <w:t xml:space="preserve"> the</w:t>
        </w:r>
      </w:ins>
      <w:r>
        <w:rPr>
          <w:lang w:val="en-GB"/>
        </w:rPr>
        <w:t xml:space="preserve"> </w:t>
      </w:r>
      <w:r w:rsidRPr="00301B66">
        <w:rPr>
          <w:rStyle w:val="ItalicsPACKT"/>
        </w:rPr>
        <w:t xml:space="preserve">Exploring </w:t>
      </w:r>
      <w:ins w:id="125" w:author="Lucy Wan" w:date="2021-04-28T14:49:00Z">
        <w:r w:rsidR="00392BF4">
          <w:rPr>
            <w:rStyle w:val="ItalicsPACKT"/>
          </w:rPr>
          <w:t>n</w:t>
        </w:r>
      </w:ins>
      <w:del w:id="126" w:author="Lucy Wan" w:date="2021-04-28T14:49:00Z">
        <w:r w:rsidRPr="00301B66" w:rsidDel="00392BF4">
          <w:rPr>
            <w:rStyle w:val="ItalicsPACKT"/>
          </w:rPr>
          <w:delText>N</w:delText>
        </w:r>
      </w:del>
      <w:r w:rsidRPr="00301B66">
        <w:rPr>
          <w:rStyle w:val="ItalicsPACKT"/>
        </w:rPr>
        <w:t xml:space="preserve">ew </w:t>
      </w:r>
      <w:ins w:id="127" w:author="Lucy Wan" w:date="2021-04-28T14:49:00Z">
        <w:r w:rsidR="00392BF4">
          <w:rPr>
            <w:rStyle w:val="ItalicsPACKT"/>
          </w:rPr>
          <w:t>o</w:t>
        </w:r>
      </w:ins>
      <w:del w:id="128" w:author="Lucy Wan" w:date="2021-04-28T14:49:00Z">
        <w:r w:rsidRPr="00301B66" w:rsidDel="00392BF4">
          <w:rPr>
            <w:rStyle w:val="ItalicsPACKT"/>
          </w:rPr>
          <w:delText>O</w:delText>
        </w:r>
      </w:del>
      <w:r w:rsidRPr="00301B66">
        <w:rPr>
          <w:rStyle w:val="ItalicsPACKT"/>
        </w:rPr>
        <w:t>perators</w:t>
      </w:r>
      <w:r>
        <w:rPr>
          <w:lang w:val="en-GB"/>
        </w:rPr>
        <w:t xml:space="preserve"> recipe. </w:t>
      </w:r>
    </w:p>
    <w:p w14:paraId="2C1F693D" w14:textId="22908243" w:rsidR="00D14211" w:rsidRPr="009D0F10" w:rsidRDefault="00D14211" w:rsidP="00D14211">
      <w:pPr>
        <w:pStyle w:val="Heading1"/>
        <w:tabs>
          <w:tab w:val="left" w:pos="0"/>
        </w:tabs>
      </w:pPr>
      <w:commentRangeStart w:id="129"/>
      <w:commentRangeStart w:id="130"/>
      <w:r>
        <w:lastRenderedPageBreak/>
        <w:t xml:space="preserve">Exploring PowerShell </w:t>
      </w:r>
      <w:r w:rsidR="00462DE2">
        <w:t xml:space="preserve">script </w:t>
      </w:r>
      <w:r>
        <w:t>debugging</w:t>
      </w:r>
    </w:p>
    <w:p w14:paraId="4C150600" w14:textId="77777777" w:rsidR="00D14211" w:rsidRDefault="00D14211" w:rsidP="00D14211">
      <w:pPr>
        <w:pStyle w:val="NormalPACKT"/>
      </w:pPr>
    </w:p>
    <w:p w14:paraId="5D941AB8" w14:textId="77777777" w:rsidR="00D14211" w:rsidRDefault="00D14211" w:rsidP="00D14211">
      <w:pPr>
        <w:pStyle w:val="Heading2"/>
        <w:tabs>
          <w:tab w:val="left" w:pos="0"/>
        </w:tabs>
      </w:pPr>
      <w:r>
        <w:t>Getting Ready</w:t>
      </w:r>
      <w:commentRangeEnd w:id="129"/>
      <w:r w:rsidR="000E6F15">
        <w:rPr>
          <w:rStyle w:val="CommentReference"/>
          <w:rFonts w:ascii="Times New Roman" w:hAnsi="Times New Roman" w:cs="Times New Roman"/>
          <w:b w:val="0"/>
          <w:bCs w:val="0"/>
          <w:iCs w:val="0"/>
          <w:color w:val="auto"/>
          <w:lang w:val="en-US"/>
        </w:rPr>
        <w:commentReference w:id="129"/>
      </w:r>
      <w:commentRangeEnd w:id="130"/>
      <w:r w:rsidR="00247C92">
        <w:rPr>
          <w:rStyle w:val="CommentReference"/>
          <w:b w:val="0"/>
          <w:iCs w:val="0"/>
          <w:color w:val="auto"/>
          <w:lang w:val="en-US"/>
        </w:rPr>
        <w:commentReference w:id="130"/>
      </w:r>
    </w:p>
    <w:p w14:paraId="15D1F431" w14:textId="58EACE83" w:rsidR="00D14211" w:rsidRDefault="00D14211" w:rsidP="00D14211">
      <w:pPr>
        <w:pStyle w:val="NormalPACKT"/>
        <w:rPr>
          <w:lang w:val="en-GB"/>
        </w:rPr>
      </w:pPr>
      <w:r>
        <w:rPr>
          <w:lang w:val="en-GB"/>
        </w:rPr>
        <w:t xml:space="preserve">This recipe uses </w:t>
      </w:r>
      <w:r w:rsidR="007731B8">
        <w:rPr>
          <w:rStyle w:val="CodeInTextPACKT"/>
        </w:rPr>
        <w:t>SRV</w:t>
      </w:r>
      <w:r w:rsidR="0008156F">
        <w:rPr>
          <w:rStyle w:val="CodeInTextPACKT"/>
        </w:rPr>
        <w:t>1</w:t>
      </w:r>
      <w:r>
        <w:rPr>
          <w:lang w:val="en-GB"/>
        </w:rPr>
        <w:t xml:space="preserve">, a </w:t>
      </w:r>
      <w:r w:rsidR="0008156F">
        <w:rPr>
          <w:lang w:val="en-GB"/>
        </w:rPr>
        <w:t>domain</w:t>
      </w:r>
      <w:r w:rsidR="007731B8">
        <w:rPr>
          <w:lang w:val="en-GB"/>
        </w:rPr>
        <w:t>-joined host</w:t>
      </w:r>
      <w:r w:rsidR="0008156F">
        <w:rPr>
          <w:lang w:val="en-GB"/>
        </w:rPr>
        <w:t xml:space="preserve"> controller in the </w:t>
      </w:r>
      <w:r w:rsidR="007731B8">
        <w:rPr>
          <w:lang w:val="en-GB"/>
        </w:rPr>
        <w:t>R</w:t>
      </w:r>
      <w:r w:rsidR="0008156F">
        <w:rPr>
          <w:lang w:val="en-GB"/>
        </w:rPr>
        <w:t>eskit.Org domain. You have installed PowerShell 7 and VS Code on this host.</w:t>
      </w:r>
    </w:p>
    <w:p w14:paraId="3291AC21" w14:textId="09FF5F85" w:rsidR="00D14211" w:rsidRDefault="00D14211" w:rsidP="00D14211">
      <w:pPr>
        <w:pStyle w:val="Heading2"/>
        <w:tabs>
          <w:tab w:val="left" w:pos="0"/>
        </w:tabs>
      </w:pPr>
      <w:r>
        <w:t>How to do it...</w:t>
      </w:r>
    </w:p>
    <w:p w14:paraId="392B2543" w14:textId="1E3D32FA" w:rsidR="007731B8" w:rsidRPr="00937D18" w:rsidRDefault="00E6352D" w:rsidP="00937D18">
      <w:pPr>
        <w:pStyle w:val="NumberedBulletPACKT"/>
        <w:numPr>
          <w:ilvl w:val="0"/>
          <w:numId w:val="10"/>
        </w:numPr>
      </w:pPr>
      <w:r w:rsidRPr="00937D18">
        <w:t xml:space="preserve">1. </w:t>
      </w:r>
      <w:r w:rsidR="007731B8" w:rsidRPr="00937D18">
        <w:t>Creating a script to debug</w:t>
      </w:r>
    </w:p>
    <w:p w14:paraId="2C124C1B" w14:textId="77777777" w:rsidR="007731B8" w:rsidRPr="007731B8" w:rsidRDefault="007731B8" w:rsidP="007731B8">
      <w:pPr>
        <w:pStyle w:val="CodePACKT"/>
      </w:pPr>
    </w:p>
    <w:p w14:paraId="47414D50" w14:textId="6CB76E77" w:rsidR="007731B8" w:rsidRPr="007731B8" w:rsidRDefault="007731B8" w:rsidP="007731B8">
      <w:pPr>
        <w:pStyle w:val="CodePACKT"/>
      </w:pPr>
      <w:r w:rsidRPr="007731B8">
        <w:t>$SCR = @</w:t>
      </w:r>
      <w:r w:rsidR="00F86879">
        <w:t>'</w:t>
      </w:r>
    </w:p>
    <w:p w14:paraId="2F3FC4F7" w14:textId="77777777" w:rsidR="007731B8" w:rsidRPr="007731B8" w:rsidRDefault="007731B8" w:rsidP="007731B8">
      <w:pPr>
        <w:pStyle w:val="CodePACKT"/>
      </w:pPr>
      <w:r w:rsidRPr="007731B8">
        <w:t># Script to illustrate breakpoints</w:t>
      </w:r>
    </w:p>
    <w:p w14:paraId="3C73F579" w14:textId="77777777" w:rsidR="007731B8" w:rsidRPr="007731B8" w:rsidRDefault="007731B8" w:rsidP="007731B8">
      <w:pPr>
        <w:pStyle w:val="CodePACKT"/>
      </w:pPr>
      <w:r w:rsidRPr="007731B8">
        <w:t>Function Get-Foo1 {</w:t>
      </w:r>
    </w:p>
    <w:p w14:paraId="479CF035" w14:textId="77777777" w:rsidR="007731B8" w:rsidRPr="007731B8" w:rsidRDefault="007731B8" w:rsidP="007731B8">
      <w:pPr>
        <w:pStyle w:val="CodePACKT"/>
      </w:pPr>
      <w:r w:rsidRPr="007731B8">
        <w:t>  param ($J)</w:t>
      </w:r>
    </w:p>
    <w:p w14:paraId="6AB80581" w14:textId="77777777" w:rsidR="007731B8" w:rsidRPr="007731B8" w:rsidRDefault="007731B8" w:rsidP="007731B8">
      <w:pPr>
        <w:pStyle w:val="CodePACKT"/>
      </w:pPr>
      <w:r w:rsidRPr="007731B8">
        <w:t>  $K = $J*2           # NB: line 4</w:t>
      </w:r>
    </w:p>
    <w:p w14:paraId="30B8276A" w14:textId="77777777" w:rsidR="007731B8" w:rsidRPr="007731B8" w:rsidRDefault="007731B8" w:rsidP="007731B8">
      <w:pPr>
        <w:pStyle w:val="CodePACKT"/>
      </w:pPr>
      <w:r w:rsidRPr="007731B8">
        <w:t>  $M = $K             # NB: $m written to</w:t>
      </w:r>
    </w:p>
    <w:p w14:paraId="23CCE986" w14:textId="77777777" w:rsidR="007731B8" w:rsidRPr="007731B8" w:rsidRDefault="007731B8" w:rsidP="007731B8">
      <w:pPr>
        <w:pStyle w:val="CodePACKT"/>
      </w:pPr>
      <w:r w:rsidRPr="007731B8">
        <w:t>  $M</w:t>
      </w:r>
    </w:p>
    <w:p w14:paraId="07276F42" w14:textId="77777777" w:rsidR="007731B8" w:rsidRPr="007731B8" w:rsidRDefault="007731B8" w:rsidP="007731B8">
      <w:pPr>
        <w:pStyle w:val="CodePACKT"/>
      </w:pPr>
      <w:r w:rsidRPr="007731B8">
        <w:t>  $bios = Get-CimInstance -Class Win32_Bios</w:t>
      </w:r>
    </w:p>
    <w:p w14:paraId="0EE3E596" w14:textId="77777777" w:rsidR="007731B8" w:rsidRPr="007731B8" w:rsidRDefault="007731B8" w:rsidP="007731B8">
      <w:pPr>
        <w:pStyle w:val="CodePACKT"/>
      </w:pPr>
      <w:r w:rsidRPr="007731B8">
        <w:t>}</w:t>
      </w:r>
    </w:p>
    <w:p w14:paraId="57EB5E38" w14:textId="77777777" w:rsidR="007731B8" w:rsidRPr="007731B8" w:rsidRDefault="007731B8" w:rsidP="007731B8">
      <w:pPr>
        <w:pStyle w:val="CodePACKT"/>
      </w:pPr>
      <w:r w:rsidRPr="007731B8">
        <w:t>Function Get-Foo {</w:t>
      </w:r>
    </w:p>
    <w:p w14:paraId="7B8A630E" w14:textId="77777777" w:rsidR="007731B8" w:rsidRPr="007731B8" w:rsidRDefault="007731B8" w:rsidP="007731B8">
      <w:pPr>
        <w:pStyle w:val="CodePACKT"/>
      </w:pPr>
      <w:r w:rsidRPr="007731B8">
        <w:t>  param ($i)</w:t>
      </w:r>
    </w:p>
    <w:p w14:paraId="070712B1" w14:textId="77777777" w:rsidR="007731B8" w:rsidRPr="007731B8" w:rsidRDefault="007731B8" w:rsidP="007731B8">
      <w:pPr>
        <w:pStyle w:val="CodePACKT"/>
      </w:pPr>
      <w:r w:rsidRPr="007731B8">
        <w:t>  (Get-Foo1 $i)      # Uses Get-Foo1</w:t>
      </w:r>
    </w:p>
    <w:p w14:paraId="3564B47E" w14:textId="77777777" w:rsidR="007731B8" w:rsidRPr="007731B8" w:rsidRDefault="007731B8" w:rsidP="007731B8">
      <w:pPr>
        <w:pStyle w:val="CodePACKT"/>
      </w:pPr>
      <w:r w:rsidRPr="007731B8">
        <w:t>}</w:t>
      </w:r>
    </w:p>
    <w:p w14:paraId="736D1558" w14:textId="77777777" w:rsidR="007731B8" w:rsidRPr="007731B8" w:rsidRDefault="007731B8" w:rsidP="007731B8">
      <w:pPr>
        <w:pStyle w:val="CodePACKT"/>
      </w:pPr>
      <w:r w:rsidRPr="007731B8">
        <w:t>Function Get-Bar { </w:t>
      </w:r>
    </w:p>
    <w:p w14:paraId="3AD8CD6D" w14:textId="77777777" w:rsidR="007731B8" w:rsidRPr="007731B8" w:rsidRDefault="007731B8" w:rsidP="007731B8">
      <w:pPr>
        <w:pStyle w:val="CodePACKT"/>
      </w:pPr>
      <w:r w:rsidRPr="007731B8">
        <w:t>  Get-Foo (21)}</w:t>
      </w:r>
    </w:p>
    <w:p w14:paraId="2A4D9D33" w14:textId="77777777" w:rsidR="007731B8" w:rsidRPr="007731B8" w:rsidRDefault="007731B8" w:rsidP="007731B8">
      <w:pPr>
        <w:pStyle w:val="CodePACKT"/>
      </w:pPr>
      <w:r w:rsidRPr="007731B8">
        <w:t># Start of ACTUAL script</w:t>
      </w:r>
    </w:p>
    <w:p w14:paraId="7E9475C1" w14:textId="129F5208" w:rsidR="007731B8" w:rsidRPr="007731B8" w:rsidRDefault="00F86879" w:rsidP="007731B8">
      <w:pPr>
        <w:pStyle w:val="CodePACKT"/>
      </w:pPr>
      <w:r>
        <w:t>"</w:t>
      </w:r>
      <w:r w:rsidR="007731B8" w:rsidRPr="007731B8">
        <w:t>In Breakpoint.ps1</w:t>
      </w:r>
      <w:r>
        <w:t>"</w:t>
      </w:r>
    </w:p>
    <w:p w14:paraId="20767137" w14:textId="2EF05B8B" w:rsidR="007731B8" w:rsidRPr="007731B8" w:rsidRDefault="00F86879" w:rsidP="007731B8">
      <w:pPr>
        <w:pStyle w:val="CodePACKT"/>
      </w:pPr>
      <w:r>
        <w:t>"</w:t>
      </w:r>
      <w:r w:rsidR="007731B8" w:rsidRPr="007731B8">
        <w:t>Calculating Bar as [{0}]</w:t>
      </w:r>
      <w:r>
        <w:t>"</w:t>
      </w:r>
      <w:r w:rsidR="007731B8" w:rsidRPr="007731B8">
        <w:t> -f (Get-Bar)</w:t>
      </w:r>
    </w:p>
    <w:p w14:paraId="7AE20772" w14:textId="6263DC11" w:rsidR="007731B8" w:rsidRPr="007731B8" w:rsidRDefault="00F86879" w:rsidP="007731B8">
      <w:pPr>
        <w:pStyle w:val="CodePACKT"/>
      </w:pPr>
      <w:r>
        <w:t>'</w:t>
      </w:r>
      <w:r w:rsidR="007731B8" w:rsidRPr="007731B8">
        <w:t>@</w:t>
      </w:r>
    </w:p>
    <w:p w14:paraId="4C4490A8" w14:textId="77777777" w:rsidR="007731B8" w:rsidRPr="007731B8" w:rsidRDefault="007731B8" w:rsidP="007731B8">
      <w:pPr>
        <w:pStyle w:val="CodePACKT"/>
      </w:pPr>
    </w:p>
    <w:p w14:paraId="7D6E5AC3" w14:textId="08673981" w:rsidR="007731B8" w:rsidRPr="007731B8" w:rsidRDefault="007731B8" w:rsidP="00937D18">
      <w:pPr>
        <w:pStyle w:val="NumberedBulletPACKT"/>
        <w:numPr>
          <w:ilvl w:val="0"/>
          <w:numId w:val="21"/>
        </w:numPr>
        <w:rPr>
          <w:color w:val="000000"/>
        </w:rPr>
      </w:pPr>
      <w:r w:rsidRPr="007731B8">
        <w:t>Saving the script</w:t>
      </w:r>
    </w:p>
    <w:p w14:paraId="53752AFA" w14:textId="77777777" w:rsidR="007731B8" w:rsidRPr="007731B8" w:rsidRDefault="007731B8" w:rsidP="007731B8">
      <w:pPr>
        <w:pStyle w:val="CodePACKT"/>
      </w:pPr>
    </w:p>
    <w:p w14:paraId="0D9CF3F6" w14:textId="351274F6" w:rsidR="007731B8" w:rsidRPr="007731B8" w:rsidRDefault="007731B8" w:rsidP="007731B8">
      <w:pPr>
        <w:pStyle w:val="CodePACKT"/>
      </w:pPr>
      <w:r w:rsidRPr="007731B8">
        <w:t>$ScrFile = </w:t>
      </w:r>
      <w:r w:rsidR="00F86879">
        <w:t>'</w:t>
      </w:r>
      <w:r w:rsidRPr="007731B8">
        <w:t>C:\Foo\Breakpoint.ps1</w:t>
      </w:r>
      <w:r w:rsidR="00F86879">
        <w:t>'</w:t>
      </w:r>
    </w:p>
    <w:p w14:paraId="5947E76D" w14:textId="77777777" w:rsidR="007731B8" w:rsidRPr="007731B8" w:rsidRDefault="007731B8" w:rsidP="007731B8">
      <w:pPr>
        <w:pStyle w:val="CodePACKT"/>
      </w:pPr>
      <w:r w:rsidRPr="007731B8">
        <w:t>$SCR | Out-File -FilePath $ScrFile</w:t>
      </w:r>
    </w:p>
    <w:p w14:paraId="3686303E" w14:textId="77777777" w:rsidR="007731B8" w:rsidRPr="007731B8" w:rsidRDefault="007731B8" w:rsidP="007731B8">
      <w:pPr>
        <w:pStyle w:val="CodePACKT"/>
      </w:pPr>
    </w:p>
    <w:p w14:paraId="54F586B9" w14:textId="50FE9E33" w:rsidR="007731B8" w:rsidRPr="007731B8" w:rsidRDefault="007731B8" w:rsidP="00937D18">
      <w:pPr>
        <w:pStyle w:val="NumberedBulletPACKT"/>
        <w:numPr>
          <w:ilvl w:val="0"/>
          <w:numId w:val="21"/>
        </w:numPr>
        <w:ind w:hanging="647"/>
        <w:rPr>
          <w:color w:val="000000"/>
        </w:rPr>
      </w:pPr>
      <w:r w:rsidRPr="007731B8">
        <w:t>Executing the script</w:t>
      </w:r>
    </w:p>
    <w:p w14:paraId="487ADD5F" w14:textId="77777777" w:rsidR="007731B8" w:rsidRPr="007731B8" w:rsidRDefault="007731B8" w:rsidP="007731B8">
      <w:pPr>
        <w:pStyle w:val="CodePACKT"/>
        <w:rPr>
          <w:rStyle w:val="CodeInTextPACKT"/>
          <w:color w:val="7030A0"/>
        </w:rPr>
      </w:pPr>
    </w:p>
    <w:p w14:paraId="6A3E5CFE" w14:textId="202BB992" w:rsidR="007731B8" w:rsidRPr="007731B8" w:rsidRDefault="007731B8" w:rsidP="007731B8">
      <w:pPr>
        <w:pStyle w:val="CodePACKT"/>
        <w:rPr>
          <w:rStyle w:val="CodeInTextPACKT"/>
          <w:color w:val="7030A0"/>
        </w:rPr>
      </w:pPr>
      <w:r w:rsidRPr="007731B8">
        <w:rPr>
          <w:rStyle w:val="CodeInTextPACKT"/>
          <w:color w:val="7030A0"/>
        </w:rPr>
        <w:t>&amp; $ScrFile</w:t>
      </w:r>
    </w:p>
    <w:p w14:paraId="75826ACA" w14:textId="77777777" w:rsidR="007731B8" w:rsidRPr="007731B8" w:rsidRDefault="007731B8" w:rsidP="007731B8">
      <w:pPr>
        <w:pStyle w:val="CodePACKT"/>
        <w:rPr>
          <w:rStyle w:val="CodeInTextPACKT"/>
          <w:color w:val="7030A0"/>
        </w:rPr>
      </w:pPr>
    </w:p>
    <w:p w14:paraId="2747C484" w14:textId="4CB8C20F" w:rsidR="007731B8" w:rsidRPr="007731B8" w:rsidRDefault="007731B8" w:rsidP="00937D18">
      <w:pPr>
        <w:pStyle w:val="NumberedBulletPACKT"/>
        <w:numPr>
          <w:ilvl w:val="0"/>
          <w:numId w:val="21"/>
        </w:numPr>
        <w:ind w:hanging="647"/>
        <w:rPr>
          <w:color w:val="000000"/>
        </w:rPr>
      </w:pPr>
      <w:r w:rsidRPr="007731B8">
        <w:t>Adding a breakpoint at a line in the script</w:t>
      </w:r>
    </w:p>
    <w:p w14:paraId="607F231E" w14:textId="77777777" w:rsidR="007731B8" w:rsidRPr="007731B8" w:rsidRDefault="007731B8" w:rsidP="007731B8">
      <w:pPr>
        <w:pStyle w:val="CodePACKT"/>
      </w:pPr>
    </w:p>
    <w:p w14:paraId="074ABC9F" w14:textId="27E03C89" w:rsidR="007731B8" w:rsidRPr="007731B8" w:rsidRDefault="007731B8" w:rsidP="007731B8">
      <w:pPr>
        <w:pStyle w:val="CodePACKT"/>
      </w:pPr>
      <w:r w:rsidRPr="007731B8">
        <w:lastRenderedPageBreak/>
        <w:t>Set-PSBreakpoint -Script $ScrFile -Line 4 |  # breaks at line 4</w:t>
      </w:r>
    </w:p>
    <w:p w14:paraId="5932C9DF" w14:textId="77777777" w:rsidR="007731B8" w:rsidRPr="007731B8" w:rsidRDefault="007731B8" w:rsidP="007731B8">
      <w:pPr>
        <w:pStyle w:val="CodePACKT"/>
      </w:pPr>
      <w:r w:rsidRPr="007731B8">
        <w:t>    Out-Null</w:t>
      </w:r>
    </w:p>
    <w:p w14:paraId="0C774D00" w14:textId="77777777" w:rsidR="007731B8" w:rsidRPr="007731B8" w:rsidRDefault="007731B8" w:rsidP="007731B8">
      <w:pPr>
        <w:pStyle w:val="CodePACKT"/>
      </w:pPr>
      <w:r w:rsidRPr="007731B8">
        <w:t>    </w:t>
      </w:r>
    </w:p>
    <w:p w14:paraId="57D1BC6F" w14:textId="4C348226" w:rsidR="007731B8" w:rsidRPr="007731B8" w:rsidRDefault="007731B8" w:rsidP="002E0C27">
      <w:pPr>
        <w:pStyle w:val="NumberedBulletPACKT"/>
        <w:numPr>
          <w:ilvl w:val="0"/>
          <w:numId w:val="21"/>
        </w:numPr>
        <w:rPr>
          <w:color w:val="000000"/>
        </w:rPr>
      </w:pPr>
      <w:r w:rsidRPr="007731B8">
        <w:t>Adding a breakpoint on</w:t>
      </w:r>
      <w:r>
        <w:t xml:space="preserve"> the script </w:t>
      </w:r>
      <w:commentRangeStart w:id="131"/>
      <w:r>
        <w:t>using</w:t>
      </w:r>
      <w:commentRangeEnd w:id="131"/>
      <w:r w:rsidR="00B523AC">
        <w:rPr>
          <w:rStyle w:val="CommentReference"/>
          <w:rFonts w:ascii="Arial" w:hAnsi="Arial" w:cs="Arial"/>
          <w:bCs/>
        </w:rPr>
        <w:commentReference w:id="131"/>
      </w:r>
      <w:r>
        <w:t xml:space="preserve"> a specific </w:t>
      </w:r>
      <w:r w:rsidRPr="007731B8">
        <w:t>command</w:t>
      </w:r>
    </w:p>
    <w:p w14:paraId="74DEF169" w14:textId="77777777" w:rsidR="007731B8" w:rsidRPr="007731B8" w:rsidRDefault="007731B8" w:rsidP="007731B8">
      <w:pPr>
        <w:pStyle w:val="CodePACKT"/>
      </w:pPr>
    </w:p>
    <w:p w14:paraId="2436DA73" w14:textId="737538FD" w:rsidR="007731B8" w:rsidRPr="007731B8" w:rsidRDefault="007731B8" w:rsidP="007731B8">
      <w:pPr>
        <w:pStyle w:val="CodePACKT"/>
      </w:pPr>
      <w:r w:rsidRPr="007731B8">
        <w:t>Set-PSBreakpoint -Script $SCRFile -Command </w:t>
      </w:r>
      <w:r w:rsidR="00F86879">
        <w:t>"</w:t>
      </w:r>
      <w:r w:rsidRPr="007731B8">
        <w:t>Get-CimInstance</w:t>
      </w:r>
      <w:r w:rsidR="00F86879">
        <w:t>"</w:t>
      </w:r>
      <w:r w:rsidRPr="007731B8">
        <w:t> |</w:t>
      </w:r>
    </w:p>
    <w:p w14:paraId="6767255F" w14:textId="77777777" w:rsidR="007731B8" w:rsidRPr="007731B8" w:rsidRDefault="007731B8" w:rsidP="007731B8">
      <w:pPr>
        <w:pStyle w:val="CodePACKT"/>
      </w:pPr>
      <w:r w:rsidRPr="007731B8">
        <w:t>  Out-Null</w:t>
      </w:r>
    </w:p>
    <w:p w14:paraId="7B11A52B" w14:textId="77777777" w:rsidR="007731B8" w:rsidRPr="007731B8" w:rsidRDefault="007731B8" w:rsidP="007731B8">
      <w:pPr>
        <w:pStyle w:val="CodePACKT"/>
      </w:pPr>
    </w:p>
    <w:p w14:paraId="6EFA65E5" w14:textId="72DDC1CE" w:rsidR="007731B8" w:rsidRPr="007731B8" w:rsidRDefault="007731B8" w:rsidP="00937D18">
      <w:pPr>
        <w:pStyle w:val="NumberedBulletPACKT"/>
        <w:numPr>
          <w:ilvl w:val="0"/>
          <w:numId w:val="21"/>
        </w:numPr>
        <w:ind w:hanging="647"/>
        <w:rPr>
          <w:color w:val="000000"/>
        </w:rPr>
      </w:pPr>
      <w:r w:rsidRPr="007731B8">
        <w:t>Adding a breakpoint when the script writes to </w:t>
      </w:r>
      <w:r w:rsidRPr="00813D96">
        <w:rPr>
          <w:rStyle w:val="CodeInTextPACKT"/>
        </w:rPr>
        <w:t>$M</w:t>
      </w:r>
    </w:p>
    <w:p w14:paraId="3663E5D6" w14:textId="77777777" w:rsidR="007731B8" w:rsidRPr="007731B8" w:rsidRDefault="007731B8" w:rsidP="007731B8">
      <w:pPr>
        <w:pStyle w:val="CodePACKT"/>
      </w:pPr>
    </w:p>
    <w:p w14:paraId="1723E506" w14:textId="6A220698" w:rsidR="007731B8" w:rsidRPr="007731B8" w:rsidRDefault="007731B8" w:rsidP="007731B8">
      <w:pPr>
        <w:pStyle w:val="CodePACKT"/>
      </w:pPr>
      <w:r w:rsidRPr="007731B8">
        <w:t>Set-PSBreakpoint -Script $SCRFile -Variable M -Mode Write |</w:t>
      </w:r>
    </w:p>
    <w:p w14:paraId="5715E122" w14:textId="77777777" w:rsidR="007731B8" w:rsidRPr="007731B8" w:rsidRDefault="007731B8" w:rsidP="007731B8">
      <w:pPr>
        <w:pStyle w:val="CodePACKT"/>
      </w:pPr>
      <w:r w:rsidRPr="007731B8">
        <w:t>  Out-Null</w:t>
      </w:r>
    </w:p>
    <w:p w14:paraId="7D6AB9E7" w14:textId="77777777" w:rsidR="007731B8" w:rsidRPr="007731B8" w:rsidRDefault="007731B8" w:rsidP="007731B8">
      <w:pPr>
        <w:pStyle w:val="CodePACKT"/>
      </w:pPr>
    </w:p>
    <w:p w14:paraId="026AC9FC" w14:textId="35E420C3" w:rsidR="007731B8" w:rsidRPr="007731B8" w:rsidRDefault="007731B8" w:rsidP="00937D18">
      <w:pPr>
        <w:pStyle w:val="NumberedBulletPACKT"/>
        <w:numPr>
          <w:ilvl w:val="0"/>
          <w:numId w:val="21"/>
        </w:numPr>
        <w:ind w:hanging="647"/>
        <w:rPr>
          <w:color w:val="000000"/>
        </w:rPr>
      </w:pPr>
      <w:r w:rsidRPr="007731B8">
        <w:t>Viewing the breakpoints set in this session</w:t>
      </w:r>
    </w:p>
    <w:p w14:paraId="05B652E1" w14:textId="77777777" w:rsidR="007731B8" w:rsidRPr="007731B8" w:rsidRDefault="007731B8" w:rsidP="007731B8">
      <w:pPr>
        <w:pStyle w:val="CodePACKT"/>
      </w:pPr>
    </w:p>
    <w:p w14:paraId="55D36DC9" w14:textId="6B53B792" w:rsidR="007731B8" w:rsidRPr="007731B8" w:rsidRDefault="007731B8" w:rsidP="007731B8">
      <w:pPr>
        <w:pStyle w:val="CodePACKT"/>
      </w:pPr>
      <w:r w:rsidRPr="007731B8">
        <w:t>Get-PSBreakpoint | Format-Table -AutoSize</w:t>
      </w:r>
    </w:p>
    <w:p w14:paraId="2B279C6D" w14:textId="77777777" w:rsidR="007731B8" w:rsidRPr="007731B8" w:rsidRDefault="007731B8" w:rsidP="007731B8">
      <w:pPr>
        <w:pStyle w:val="CodePACKT"/>
      </w:pPr>
    </w:p>
    <w:p w14:paraId="29A8DB5D" w14:textId="38AEF84D" w:rsidR="007731B8" w:rsidRPr="007731B8" w:rsidRDefault="007731B8" w:rsidP="00937D18">
      <w:pPr>
        <w:pStyle w:val="NumberedBulletPACKT"/>
        <w:numPr>
          <w:ilvl w:val="0"/>
          <w:numId w:val="21"/>
        </w:numPr>
        <w:ind w:hanging="647"/>
        <w:rPr>
          <w:color w:val="000000"/>
        </w:rPr>
      </w:pPr>
      <w:r w:rsidRPr="007731B8">
        <w:t>Running the script - until the </w:t>
      </w:r>
      <w:r>
        <w:t>first</w:t>
      </w:r>
      <w:r w:rsidRPr="007731B8">
        <w:t> breakpoin</w:t>
      </w:r>
      <w:r>
        <w:t>t</w:t>
      </w:r>
    </w:p>
    <w:p w14:paraId="24DA71FD" w14:textId="77777777" w:rsidR="007731B8" w:rsidRDefault="007731B8" w:rsidP="007731B8">
      <w:pPr>
        <w:pStyle w:val="CodePACKT"/>
      </w:pPr>
    </w:p>
    <w:p w14:paraId="4DF4497D" w14:textId="74FCE497" w:rsidR="007731B8" w:rsidRPr="007731B8" w:rsidRDefault="007731B8" w:rsidP="007731B8">
      <w:pPr>
        <w:pStyle w:val="CodePACKT"/>
      </w:pPr>
      <w:r w:rsidRPr="007731B8">
        <w:t>&amp; $ScrFile</w:t>
      </w:r>
    </w:p>
    <w:p w14:paraId="2FB41DEC" w14:textId="77777777" w:rsidR="007731B8" w:rsidRPr="007731B8" w:rsidRDefault="007731B8" w:rsidP="007731B8">
      <w:pPr>
        <w:pStyle w:val="CodePACKT"/>
      </w:pPr>
    </w:p>
    <w:p w14:paraId="2BECB496" w14:textId="7DA9AC3D" w:rsidR="007731B8" w:rsidRPr="007731B8" w:rsidRDefault="007731B8" w:rsidP="00937D18">
      <w:pPr>
        <w:pStyle w:val="NumberedBulletPACKT"/>
        <w:numPr>
          <w:ilvl w:val="0"/>
          <w:numId w:val="21"/>
        </w:numPr>
        <w:ind w:hanging="647"/>
        <w:rPr>
          <w:color w:val="000000"/>
        </w:rPr>
      </w:pPr>
      <w:r w:rsidRPr="007731B8">
        <w:t>Continuing script execution from the </w:t>
      </w:r>
      <w:commentRangeStart w:id="132"/>
      <w:r w:rsidRPr="007731B8">
        <w:t>DBG prompt</w:t>
      </w:r>
      <w:r>
        <w:t xml:space="preserve"> </w:t>
      </w:r>
      <w:commentRangeEnd w:id="132"/>
      <w:r w:rsidR="00202432">
        <w:rPr>
          <w:rStyle w:val="CommentReference"/>
          <w:rFonts w:ascii="Arial" w:hAnsi="Arial" w:cs="Arial"/>
          <w:bCs/>
        </w:rPr>
        <w:commentReference w:id="132"/>
      </w:r>
      <w:r>
        <w:t>until the next breakpoint</w:t>
      </w:r>
    </w:p>
    <w:p w14:paraId="29C7E730" w14:textId="77777777" w:rsidR="007731B8" w:rsidRDefault="007731B8" w:rsidP="007731B8">
      <w:pPr>
        <w:pStyle w:val="CodePACKT"/>
      </w:pPr>
    </w:p>
    <w:p w14:paraId="32D8ADC4" w14:textId="37F4149F" w:rsidR="007731B8" w:rsidRPr="007731B8" w:rsidRDefault="007731B8" w:rsidP="007731B8">
      <w:pPr>
        <w:pStyle w:val="CodePACKT"/>
        <w:rPr>
          <w:color w:val="000000"/>
        </w:rPr>
      </w:pPr>
      <w:r w:rsidRPr="007731B8">
        <w:t>continue</w:t>
      </w:r>
    </w:p>
    <w:p w14:paraId="3D8F18C9" w14:textId="77777777" w:rsidR="007731B8" w:rsidRPr="007731B8" w:rsidRDefault="007731B8" w:rsidP="007731B8">
      <w:pPr>
        <w:pStyle w:val="CodePACKT"/>
        <w:rPr>
          <w:color w:val="000000"/>
        </w:rPr>
      </w:pPr>
    </w:p>
    <w:p w14:paraId="35B6B608" w14:textId="46884412" w:rsidR="007731B8" w:rsidRPr="007731B8" w:rsidRDefault="007731B8" w:rsidP="00937D18">
      <w:pPr>
        <w:pStyle w:val="NumberedBulletPACKT"/>
        <w:numPr>
          <w:ilvl w:val="0"/>
          <w:numId w:val="21"/>
        </w:numPr>
        <w:ind w:hanging="647"/>
        <w:rPr>
          <w:color w:val="000000"/>
        </w:rPr>
      </w:pPr>
      <w:commentRangeStart w:id="133"/>
      <w:commentRangeStart w:id="134"/>
      <w:r w:rsidRPr="007731B8">
        <w:t xml:space="preserve">Continuing script execution from the DBG prompt </w:t>
      </w:r>
      <w:r>
        <w:t>until the end of the script</w:t>
      </w:r>
      <w:commentRangeEnd w:id="133"/>
      <w:r w:rsidR="007806E1">
        <w:rPr>
          <w:rStyle w:val="CommentReference"/>
        </w:rPr>
        <w:commentReference w:id="133"/>
      </w:r>
      <w:commentRangeEnd w:id="134"/>
      <w:r w:rsidR="004120E6">
        <w:rPr>
          <w:rStyle w:val="CommentReference"/>
          <w:rFonts w:ascii="Arial" w:hAnsi="Arial" w:cs="Arial"/>
          <w:bCs/>
        </w:rPr>
        <w:commentReference w:id="134"/>
      </w:r>
    </w:p>
    <w:p w14:paraId="29E7AD67" w14:textId="77777777" w:rsidR="007731B8" w:rsidRPr="007731B8" w:rsidRDefault="007731B8" w:rsidP="007731B8">
      <w:pPr>
        <w:pStyle w:val="CodePACKT"/>
        <w:rPr>
          <w:rStyle w:val="CodeInTextPACKT"/>
        </w:rPr>
      </w:pPr>
    </w:p>
    <w:p w14:paraId="3D7210AC" w14:textId="3AAA14AB" w:rsidR="007731B8" w:rsidRPr="007731B8" w:rsidRDefault="007731B8" w:rsidP="007731B8">
      <w:pPr>
        <w:pStyle w:val="CodePACKT"/>
        <w:rPr>
          <w:rStyle w:val="CodeInTextPACKT"/>
        </w:rPr>
      </w:pPr>
      <w:r w:rsidRPr="007731B8">
        <w:rPr>
          <w:rStyle w:val="CodeInTextPACKT"/>
        </w:rPr>
        <w:t>continue</w:t>
      </w:r>
    </w:p>
    <w:p w14:paraId="19854DE6" w14:textId="74A82EFE" w:rsidR="00D14211" w:rsidRDefault="00D14211" w:rsidP="00F920A5">
      <w:pPr>
        <w:pStyle w:val="Heading2"/>
        <w:tabs>
          <w:tab w:val="left" w:pos="0"/>
        </w:tabs>
      </w:pPr>
      <w:r>
        <w:t>How it works...</w:t>
      </w:r>
    </w:p>
    <w:p w14:paraId="731FB8E9" w14:textId="512046FD" w:rsidR="007731B8" w:rsidRDefault="007731B8" w:rsidP="007731B8">
      <w:pPr>
        <w:pStyle w:val="NormalPACKT"/>
        <w:rPr>
          <w:lang w:val="en-GB"/>
        </w:rPr>
      </w:pPr>
      <w:r>
        <w:rPr>
          <w:lang w:val="en-GB"/>
        </w:rPr>
        <w:t xml:space="preserve">In </w:t>
      </w:r>
      <w:r w:rsidRPr="007731B8">
        <w:rPr>
          <w:rStyle w:val="ItalicsPACKT"/>
        </w:rPr>
        <w:t>step 1</w:t>
      </w:r>
      <w:r>
        <w:rPr>
          <w:lang w:val="en-GB"/>
        </w:rPr>
        <w:t xml:space="preserve">, you create a script to allow you to examine PowerShell script debugging. In </w:t>
      </w:r>
      <w:r w:rsidRPr="007731B8">
        <w:rPr>
          <w:rStyle w:val="ItalicsPACKT"/>
        </w:rPr>
        <w:t>step 2</w:t>
      </w:r>
      <w:r>
        <w:rPr>
          <w:lang w:val="en-GB"/>
        </w:rPr>
        <w:t xml:space="preserve">, you save this file to </w:t>
      </w:r>
      <w:commentRangeStart w:id="135"/>
      <w:r>
        <w:rPr>
          <w:lang w:val="en-GB"/>
        </w:rPr>
        <w:t>filestore</w:t>
      </w:r>
      <w:commentRangeEnd w:id="135"/>
      <w:r w:rsidR="00E73BF3">
        <w:rPr>
          <w:rStyle w:val="CommentReference"/>
          <w:rFonts w:ascii="Arial" w:hAnsi="Arial" w:cs="Arial"/>
          <w:bCs/>
        </w:rPr>
        <w:commentReference w:id="135"/>
      </w:r>
      <w:r>
        <w:rPr>
          <w:lang w:val="en-GB"/>
        </w:rPr>
        <w:t>. These steps create no output.</w:t>
      </w:r>
    </w:p>
    <w:p w14:paraId="568ACFBC" w14:textId="05FE203D" w:rsidR="007731B8" w:rsidRDefault="007731B8" w:rsidP="007731B8">
      <w:pPr>
        <w:pStyle w:val="NormalPACKT"/>
        <w:rPr>
          <w:lang w:val="en-GB"/>
        </w:rPr>
      </w:pPr>
      <w:r>
        <w:rPr>
          <w:lang w:val="en-GB"/>
        </w:rPr>
        <w:t xml:space="preserve">In </w:t>
      </w:r>
      <w:r w:rsidRPr="007731B8">
        <w:rPr>
          <w:rStyle w:val="ItalicsPACKT"/>
        </w:rPr>
        <w:t>step 3</w:t>
      </w:r>
      <w:r>
        <w:rPr>
          <w:lang w:val="en-GB"/>
        </w:rPr>
        <w:t>, you execute the script, which produces some output to the console, like this:</w:t>
      </w:r>
    </w:p>
    <w:p w14:paraId="5C019167" w14:textId="45D76A58" w:rsidR="007731B8" w:rsidRDefault="007731B8" w:rsidP="007731B8">
      <w:pPr>
        <w:pStyle w:val="FigurePACKT"/>
      </w:pPr>
      <w:r>
        <w:rPr>
          <w:noProof/>
        </w:rPr>
        <w:drawing>
          <wp:inline distT="0" distB="0" distL="0" distR="0" wp14:anchorId="74177D1E" wp14:editId="3C517BB7">
            <wp:extent cx="2280083" cy="6381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3409" cy="644704"/>
                    </a:xfrm>
                    <a:prstGeom prst="rect">
                      <a:avLst/>
                    </a:prstGeom>
                  </pic:spPr>
                </pic:pic>
              </a:graphicData>
            </a:graphic>
          </wp:inline>
        </w:drawing>
      </w:r>
    </w:p>
    <w:p w14:paraId="5D244CB1" w14:textId="3B08D8C8" w:rsidR="007731B8" w:rsidRDefault="007731B8" w:rsidP="004F25E1">
      <w:pPr>
        <w:pStyle w:val="FigureCaptionPACKT"/>
      </w:pPr>
      <w:r>
        <w:t xml:space="preserve">Figure 14.30: </w:t>
      </w:r>
      <w:ins w:id="136" w:author="Lucy Wan" w:date="2021-04-28T14:53:00Z">
        <w:r w:rsidR="004F25E1">
          <w:t>Executing the script</w:t>
        </w:r>
      </w:ins>
      <w:del w:id="137" w:author="Lucy Wan" w:date="2021-04-28T14:53:00Z">
        <w:r w:rsidDel="004F25E1">
          <w:delText>Testing connectivity over port 443</w:delText>
        </w:r>
      </w:del>
    </w:p>
    <w:p w14:paraId="549F1A2F" w14:textId="4540ECFC" w:rsidR="007731B8" w:rsidRDefault="007731B8" w:rsidP="007731B8">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66D06107" w14:textId="56FBE0E3" w:rsidR="007731B8" w:rsidRDefault="007731B8" w:rsidP="007731B8">
      <w:pPr>
        <w:pStyle w:val="NormalPACKT"/>
      </w:pPr>
      <w:r w:rsidRPr="007731B8">
        <w:t xml:space="preserve">In </w:t>
      </w:r>
      <w:r w:rsidRPr="007731B8">
        <w:rPr>
          <w:rStyle w:val="ItalicsPACKT"/>
        </w:rPr>
        <w:t>step 4</w:t>
      </w:r>
      <w:r w:rsidRPr="007731B8">
        <w:t xml:space="preserve">, </w:t>
      </w:r>
      <w:r>
        <w:t xml:space="preserve">you set a breakpoint in the script at a specific line. In </w:t>
      </w:r>
      <w:r w:rsidRPr="007731B8">
        <w:rPr>
          <w:rStyle w:val="ItalicsPACKT"/>
        </w:rPr>
        <w:t>step 5</w:t>
      </w:r>
      <w:r>
        <w:t>, you set another breakpoint, this time whenever your script calls a specific command (</w:t>
      </w:r>
      <w:r w:rsidRPr="007731B8">
        <w:rPr>
          <w:rStyle w:val="CodeInTextPACKT"/>
        </w:rPr>
        <w:t>Get-CimInstance</w:t>
      </w:r>
      <w:r>
        <w:t xml:space="preserve">). In </w:t>
      </w:r>
      <w:r w:rsidRPr="007731B8">
        <w:rPr>
          <w:rStyle w:val="ItalicsPACKT"/>
        </w:rPr>
        <w:t>step 6</w:t>
      </w:r>
      <w:r>
        <w:t>, you set a breakpoint to stop whenever you write to a specific variable (</w:t>
      </w:r>
      <w:r w:rsidRPr="007731B8">
        <w:rPr>
          <w:rStyle w:val="CodeInTextPACKT"/>
        </w:rPr>
        <w:t>$M</w:t>
      </w:r>
      <w:r>
        <w:t xml:space="preserve">). Setting these three breakpoints produces no output (since you piped the command output to </w:t>
      </w:r>
      <w:r w:rsidRPr="007731B8">
        <w:rPr>
          <w:rStyle w:val="CodeInTextPACKT"/>
        </w:rPr>
        <w:t>Out-Null</w:t>
      </w:r>
      <w:ins w:id="138" w:author="Lucy Wan" w:date="2021-04-28T14:54:00Z">
        <w:r w:rsidR="000E04F5" w:rsidRPr="000E04F5">
          <w:t>)</w:t>
        </w:r>
      </w:ins>
      <w:r>
        <w:t xml:space="preserve">. </w:t>
      </w:r>
    </w:p>
    <w:p w14:paraId="3372D53A" w14:textId="787D5CC8" w:rsidR="007731B8" w:rsidRDefault="007731B8" w:rsidP="007731B8">
      <w:pPr>
        <w:pStyle w:val="NormalPACKT"/>
      </w:pPr>
      <w:r>
        <w:t xml:space="preserve">In </w:t>
      </w:r>
      <w:r w:rsidRPr="007731B8">
        <w:rPr>
          <w:rStyle w:val="ItalicsPACKT"/>
        </w:rPr>
        <w:t>step 7</w:t>
      </w:r>
      <w:r>
        <w:t>, you view the breakpoints you have set thus far in the current PowerShell session. The output looks like this:</w:t>
      </w:r>
    </w:p>
    <w:p w14:paraId="7C5D69A7" w14:textId="7F68DF5A" w:rsidR="007731B8" w:rsidRDefault="007731B8" w:rsidP="007731B8">
      <w:pPr>
        <w:pStyle w:val="FigurePACKT"/>
      </w:pPr>
      <w:r>
        <w:rPr>
          <w:noProof/>
        </w:rPr>
        <w:drawing>
          <wp:inline distT="0" distB="0" distL="0" distR="0" wp14:anchorId="754D6D03" wp14:editId="14FEA168">
            <wp:extent cx="2897140"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1682" cy="1062582"/>
                    </a:xfrm>
                    <a:prstGeom prst="rect">
                      <a:avLst/>
                    </a:prstGeom>
                  </pic:spPr>
                </pic:pic>
              </a:graphicData>
            </a:graphic>
          </wp:inline>
        </w:drawing>
      </w:r>
    </w:p>
    <w:p w14:paraId="6FF6FAF0" w14:textId="07239446" w:rsidR="007731B8" w:rsidRDefault="007731B8" w:rsidP="00824F8F">
      <w:pPr>
        <w:pStyle w:val="FigureCaptionPACKT"/>
      </w:pPr>
      <w:r>
        <w:t>Figure 14.31: Viewing breakpoints</w:t>
      </w:r>
    </w:p>
    <w:p w14:paraId="7105AFE9" w14:textId="1CC51A02"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2DA6B83E" w14:textId="4A55D873" w:rsidR="007731B8" w:rsidRDefault="007731B8" w:rsidP="007731B8">
      <w:pPr>
        <w:pStyle w:val="NormalPACKT"/>
      </w:pPr>
      <w:r>
        <w:t xml:space="preserve">Having set three break points in the script, in </w:t>
      </w:r>
      <w:r w:rsidRPr="007731B8">
        <w:rPr>
          <w:rStyle w:val="ItalicsPACKT"/>
        </w:rPr>
        <w:t xml:space="preserve">step </w:t>
      </w:r>
      <w:r>
        <w:rPr>
          <w:rStyle w:val="ItalicsPACKT"/>
        </w:rPr>
        <w:t>8</w:t>
      </w:r>
      <w:r w:rsidR="00983F38">
        <w:rPr>
          <w:rStyle w:val="ItalicsPACKT"/>
        </w:rPr>
        <w:t>,</w:t>
      </w:r>
      <w:r>
        <w:t xml:space="preserve"> you run the script. PowerShell stops execution when it reaches the first breakpoint (in line 4 of the script</w:t>
      </w:r>
      <w:ins w:id="139" w:author="Lucy Wan" w:date="2021-04-28T14:56:00Z">
        <w:r w:rsidR="00D10BE0">
          <w:t>)</w:t>
        </w:r>
      </w:ins>
      <w:r>
        <w:t>, with output like this:</w:t>
      </w:r>
    </w:p>
    <w:p w14:paraId="630DE6AE" w14:textId="78E3106D" w:rsidR="007731B8" w:rsidRPr="007731B8" w:rsidRDefault="007731B8" w:rsidP="007731B8">
      <w:pPr>
        <w:pStyle w:val="FigurePACKT"/>
      </w:pPr>
      <w:r>
        <w:rPr>
          <w:noProof/>
        </w:rPr>
        <w:drawing>
          <wp:inline distT="0" distB="0" distL="0" distR="0" wp14:anchorId="39FA1983" wp14:editId="426946CA">
            <wp:extent cx="3840060" cy="144283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5144" cy="1448497"/>
                    </a:xfrm>
                    <a:prstGeom prst="rect">
                      <a:avLst/>
                    </a:prstGeom>
                  </pic:spPr>
                </pic:pic>
              </a:graphicData>
            </a:graphic>
          </wp:inline>
        </w:drawing>
      </w:r>
    </w:p>
    <w:p w14:paraId="5BFBBE41" w14:textId="70A43E80" w:rsidR="007731B8" w:rsidRDefault="007731B8" w:rsidP="003345C8">
      <w:pPr>
        <w:pStyle w:val="FigureCaptionPACKT"/>
      </w:pPr>
      <w:r>
        <w:t>Figure 14.32: Running the script until PowerShell hits the first breakpoint</w:t>
      </w:r>
    </w:p>
    <w:p w14:paraId="63BEA9AA" w14:textId="50147754"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60CDF322" w14:textId="2DBCF89D" w:rsidR="007731B8" w:rsidRDefault="007731B8" w:rsidP="007731B8">
      <w:pPr>
        <w:pStyle w:val="NormalPACKT"/>
      </w:pPr>
      <w:r>
        <w:rPr>
          <w:lang w:val="en-GB"/>
        </w:rPr>
        <w:t xml:space="preserve">From the DBG prompt, you can enter any PowerShell command, for example, viewing the value of </w:t>
      </w:r>
      <w:r w:rsidRPr="007731B8">
        <w:rPr>
          <w:rStyle w:val="CodeInTextPACKT"/>
        </w:rPr>
        <w:t>$J</w:t>
      </w:r>
      <w:r>
        <w:rPr>
          <w:lang w:val="en-GB"/>
        </w:rPr>
        <w:t>. To contin</w:t>
      </w:r>
      <w:ins w:id="140" w:author="Lucy Wan" w:date="2021-04-28T14:59:00Z">
        <w:r w:rsidR="00186A99">
          <w:rPr>
            <w:lang w:val="en-GB"/>
          </w:rPr>
          <w:t>u</w:t>
        </w:r>
      </w:ins>
      <w:r>
        <w:rPr>
          <w:lang w:val="en-GB"/>
        </w:rPr>
        <w:t xml:space="preserve">e the execution of the script, </w:t>
      </w:r>
      <w:r w:rsidR="00A93A5A">
        <w:rPr>
          <w:lang w:val="en-GB"/>
        </w:rPr>
        <w:t xml:space="preserve">in </w:t>
      </w:r>
      <w:r w:rsidR="00A93A5A" w:rsidRPr="00A93A5A">
        <w:rPr>
          <w:rStyle w:val="ItalicsPACKT"/>
        </w:rPr>
        <w:t>step 9</w:t>
      </w:r>
      <w:r w:rsidR="00A93A5A">
        <w:rPr>
          <w:lang w:val="en-GB"/>
        </w:rPr>
        <w:t xml:space="preserve">, </w:t>
      </w:r>
      <w:r>
        <w:rPr>
          <w:lang w:val="en-GB"/>
        </w:rPr>
        <w:t xml:space="preserve">you type </w:t>
      </w:r>
      <w:del w:id="141" w:author="Lucy Wan" w:date="2021-04-28T14:57:00Z">
        <w:r w:rsidRPr="007731B8" w:rsidDel="00A670CC">
          <w:rPr>
            <w:rStyle w:val="CodeInTextPACKT"/>
          </w:rPr>
          <w:delText>C</w:delText>
        </w:r>
      </w:del>
      <w:ins w:id="142" w:author="Lucy Wan" w:date="2021-04-28T14:57:00Z">
        <w:r w:rsidR="00A670CC">
          <w:rPr>
            <w:rStyle w:val="CodeInTextPACKT"/>
          </w:rPr>
          <w:t>c</w:t>
        </w:r>
      </w:ins>
      <w:r w:rsidRPr="007731B8">
        <w:rPr>
          <w:rStyle w:val="CodeInTextPACKT"/>
        </w:rPr>
        <w:t>ontinue</w:t>
      </w:r>
      <w:r w:rsidR="00A93A5A" w:rsidRPr="00D04619">
        <w:t>,</w:t>
      </w:r>
      <w:r>
        <w:rPr>
          <w:lang w:val="en-GB"/>
        </w:rPr>
        <w:t xml:space="preserve"> which generates output like this:</w:t>
      </w:r>
    </w:p>
    <w:p w14:paraId="467B47A7" w14:textId="565C522B" w:rsidR="007731B8" w:rsidRDefault="00A93A5A" w:rsidP="007731B8">
      <w:pPr>
        <w:pStyle w:val="FigurePACKT"/>
      </w:pPr>
      <w:r>
        <w:rPr>
          <w:noProof/>
        </w:rPr>
        <w:lastRenderedPageBreak/>
        <w:drawing>
          <wp:inline distT="0" distB="0" distL="0" distR="0" wp14:anchorId="2EC928CB" wp14:editId="62EE0F36">
            <wp:extent cx="4125362" cy="1225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8674" cy="1232335"/>
                    </a:xfrm>
                    <a:prstGeom prst="rect">
                      <a:avLst/>
                    </a:prstGeom>
                  </pic:spPr>
                </pic:pic>
              </a:graphicData>
            </a:graphic>
          </wp:inline>
        </w:drawing>
      </w:r>
    </w:p>
    <w:p w14:paraId="7E16FB02" w14:textId="18CD9F58" w:rsidR="007731B8" w:rsidRDefault="007731B8" w:rsidP="00761120">
      <w:pPr>
        <w:pStyle w:val="FigureCaptionPACKT"/>
      </w:pPr>
      <w:r>
        <w:t>Figure 14.33: Running the script until PowerShell hits the second breakpoint</w:t>
      </w:r>
    </w:p>
    <w:p w14:paraId="52A869DF" w14:textId="7F42C8F1"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239BEE6F" w14:textId="32F10321" w:rsidR="007731B8" w:rsidRDefault="00A93A5A" w:rsidP="007731B8">
      <w:pPr>
        <w:pStyle w:val="NormalPACKT"/>
        <w:rPr>
          <w:lang w:val="en-GB"/>
        </w:rPr>
      </w:pPr>
      <w:r>
        <w:rPr>
          <w:lang w:val="en-GB"/>
        </w:rPr>
        <w:t>From the DBG prompt, you can examine the script</w:t>
      </w:r>
      <w:r w:rsidR="00F86879">
        <w:rPr>
          <w:lang w:val="en-GB"/>
        </w:rPr>
        <w:t>'</w:t>
      </w:r>
      <w:r>
        <w:rPr>
          <w:lang w:val="en-GB"/>
        </w:rPr>
        <w:t xml:space="preserve">s actions thus far, such as the current value of </w:t>
      </w:r>
      <w:r w:rsidRPr="0071511B">
        <w:rPr>
          <w:rStyle w:val="CodeInTextPACKT"/>
        </w:rPr>
        <w:t>$K</w:t>
      </w:r>
      <w:r>
        <w:rPr>
          <w:lang w:val="en-GB"/>
        </w:rPr>
        <w:t xml:space="preserve">. You continue the script, in </w:t>
      </w:r>
      <w:r w:rsidRPr="00A93A5A">
        <w:rPr>
          <w:rStyle w:val="ItalicsPACKT"/>
        </w:rPr>
        <w:t>step 10</w:t>
      </w:r>
      <w:r>
        <w:rPr>
          <w:lang w:val="en-GB"/>
        </w:rPr>
        <w:t>, by typing continue (which completes the script) like this:</w:t>
      </w:r>
    </w:p>
    <w:p w14:paraId="0039AF03" w14:textId="058EADA9" w:rsidR="00A93A5A" w:rsidRDefault="00A93A5A" w:rsidP="00A93A5A">
      <w:pPr>
        <w:pStyle w:val="FigurePACKT"/>
      </w:pPr>
      <w:r>
        <w:rPr>
          <w:noProof/>
        </w:rPr>
        <w:drawing>
          <wp:inline distT="0" distB="0" distL="0" distR="0" wp14:anchorId="4DA8E830" wp14:editId="37C60046">
            <wp:extent cx="4140574"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2387" cy="1160063"/>
                    </a:xfrm>
                    <a:prstGeom prst="rect">
                      <a:avLst/>
                    </a:prstGeom>
                  </pic:spPr>
                </pic:pic>
              </a:graphicData>
            </a:graphic>
          </wp:inline>
        </w:drawing>
      </w:r>
    </w:p>
    <w:p w14:paraId="0817D4B1" w14:textId="68F13512" w:rsidR="00A93A5A" w:rsidRDefault="00A93A5A" w:rsidP="00F00377">
      <w:pPr>
        <w:pStyle w:val="FigureCaptionPACKT"/>
      </w:pPr>
      <w:r>
        <w:t>Figure 14.34: Running the script until PowerShell hits the final breakpoint</w:t>
      </w:r>
    </w:p>
    <w:p w14:paraId="15473922" w14:textId="68F75099"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6A86FE6D" w14:textId="49DC0B69" w:rsidR="00A93A5A" w:rsidRDefault="00A93A5A" w:rsidP="007731B8">
      <w:pPr>
        <w:pStyle w:val="NormalPACKT"/>
        <w:rPr>
          <w:lang w:val="en-GB"/>
        </w:rPr>
      </w:pPr>
      <w:r>
        <w:rPr>
          <w:lang w:val="en-GB"/>
        </w:rPr>
        <w:t xml:space="preserve">In </w:t>
      </w:r>
      <w:r w:rsidRPr="00A93A5A">
        <w:rPr>
          <w:rStyle w:val="ItalicsPACKT"/>
        </w:rPr>
        <w:t>step 11</w:t>
      </w:r>
      <w:r>
        <w:rPr>
          <w:lang w:val="en-GB"/>
        </w:rPr>
        <w:t>, you continue running the script, which now completes, with output like this</w:t>
      </w:r>
      <w:r w:rsidR="003D64A2">
        <w:rPr>
          <w:lang w:val="en-GB"/>
        </w:rPr>
        <w:t>:</w:t>
      </w:r>
    </w:p>
    <w:p w14:paraId="2E888A70" w14:textId="5294196B" w:rsidR="00A93A5A" w:rsidRDefault="00A93A5A" w:rsidP="003D64A2">
      <w:pPr>
        <w:pStyle w:val="FigureCaptionPACKT"/>
      </w:pPr>
      <w:r>
        <w:rPr>
          <w:noProof/>
        </w:rPr>
        <w:drawing>
          <wp:inline distT="0" distB="0" distL="0" distR="0" wp14:anchorId="169FF936" wp14:editId="6243EECC">
            <wp:extent cx="3441475" cy="642852"/>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3605" cy="645118"/>
                    </a:xfrm>
                    <a:prstGeom prst="rect">
                      <a:avLst/>
                    </a:prstGeom>
                  </pic:spPr>
                </pic:pic>
              </a:graphicData>
            </a:graphic>
          </wp:inline>
        </w:drawing>
      </w:r>
    </w:p>
    <w:p w14:paraId="0572CA8E" w14:textId="7F34FADA" w:rsidR="00A93A5A" w:rsidRDefault="00A93A5A" w:rsidP="003D64A2">
      <w:pPr>
        <w:pStyle w:val="FigureCaptionPACKT"/>
      </w:pPr>
      <w:r>
        <w:t>Figure 14.35: Running the script until PowerShell hits the final breakpoint</w:t>
      </w:r>
    </w:p>
    <w:p w14:paraId="1FD15FB0" w14:textId="2EC96503"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2A0A3737" w14:textId="3C0D40AB" w:rsidR="00D14211" w:rsidRDefault="00D14211" w:rsidP="00D14211">
      <w:pPr>
        <w:pStyle w:val="Heading2"/>
      </w:pPr>
      <w:r>
        <w:t>There</w:t>
      </w:r>
      <w:r w:rsidR="00F86879">
        <w:t>'</w:t>
      </w:r>
      <w:r>
        <w:t>s more...</w:t>
      </w:r>
    </w:p>
    <w:p w14:paraId="47A8A71A" w14:textId="2B33D601" w:rsidR="00D14211" w:rsidRDefault="00A93A5A" w:rsidP="00D14211">
      <w:pPr>
        <w:pStyle w:val="NormalPACKT"/>
        <w:rPr>
          <w:lang w:val="en-GB"/>
        </w:rPr>
      </w:pPr>
      <w:r>
        <w:rPr>
          <w:lang w:val="en-GB"/>
        </w:rPr>
        <w:t xml:space="preserve">In </w:t>
      </w:r>
      <w:r w:rsidRPr="00A93A5A">
        <w:rPr>
          <w:rStyle w:val="ItalicsPACKT"/>
        </w:rPr>
        <w:t>step 4</w:t>
      </w:r>
      <w:r>
        <w:rPr>
          <w:lang w:val="en-GB"/>
        </w:rPr>
        <w:t>, you set a line breakpoint</w:t>
      </w:r>
      <w:r w:rsidR="00562FBB">
        <w:rPr>
          <w:lang w:val="en-GB"/>
        </w:rPr>
        <w:t xml:space="preserve">, </w:t>
      </w:r>
      <w:r>
        <w:rPr>
          <w:lang w:val="en-GB"/>
        </w:rPr>
        <w:t>instructing PowerShell to stop execution once it reaches a specific line (and column) in our script.</w:t>
      </w:r>
      <w:r w:rsidR="00BA3573">
        <w:rPr>
          <w:lang w:val="en-GB"/>
        </w:rPr>
        <w:t xml:space="preserve"> </w:t>
      </w:r>
      <w:r w:rsidR="00BA3573">
        <w:rPr>
          <w:lang w:val="en-GB"/>
        </w:rPr>
        <w:t xml:space="preserve">In </w:t>
      </w:r>
      <w:r w:rsidR="00BA3573" w:rsidRPr="00A93A5A">
        <w:rPr>
          <w:rStyle w:val="ItalicsPACKT"/>
        </w:rPr>
        <w:t xml:space="preserve">step </w:t>
      </w:r>
      <w:r w:rsidR="00BA3573">
        <w:rPr>
          <w:rStyle w:val="ItalicsPACKT"/>
        </w:rPr>
        <w:t>5</w:t>
      </w:r>
      <w:r w:rsidR="00BA3573">
        <w:rPr>
          <w:lang w:val="en-GB"/>
        </w:rPr>
        <w:t xml:space="preserve">, you set a command breakpoint, telling PowerShell to break whenever the script invokes a specific command. </w:t>
      </w:r>
      <w:r>
        <w:rPr>
          <w:lang w:val="en-GB"/>
        </w:rPr>
        <w:t xml:space="preserve"> In </w:t>
      </w:r>
      <w:r w:rsidRPr="00A93A5A">
        <w:rPr>
          <w:rStyle w:val="ItalicsPACKT"/>
        </w:rPr>
        <w:t xml:space="preserve">step </w:t>
      </w:r>
      <w:r w:rsidR="00BA3573">
        <w:rPr>
          <w:rStyle w:val="ItalicsPACKT"/>
        </w:rPr>
        <w:t>6</w:t>
      </w:r>
      <w:r>
        <w:rPr>
          <w:lang w:val="en-GB"/>
        </w:rPr>
        <w:t xml:space="preserve">, you set a variable breakpoint – PowerShell stops whenever your script reads </w:t>
      </w:r>
      <w:r>
        <w:rPr>
          <w:lang w:val="en-GB"/>
        </w:rPr>
        <w:lastRenderedPageBreak/>
        <w:t xml:space="preserve">from or writes to a specific variable. You can see the breakpoint type mentioned in the output when PowerShell encounters one of the breakpoints – in </w:t>
      </w:r>
      <w:r w:rsidRPr="00A93A5A">
        <w:rPr>
          <w:rStyle w:val="ItalicsPACKT"/>
        </w:rPr>
        <w:t>step 8</w:t>
      </w:r>
      <w:r>
        <w:rPr>
          <w:lang w:val="en-GB"/>
        </w:rPr>
        <w:t xml:space="preserve">, PowerShell encounters a line breakpoint, in </w:t>
      </w:r>
      <w:r w:rsidRPr="00A93A5A">
        <w:rPr>
          <w:rStyle w:val="ItalicsPACKT"/>
        </w:rPr>
        <w:t>step 9</w:t>
      </w:r>
      <w:r>
        <w:rPr>
          <w:lang w:val="en-GB"/>
        </w:rPr>
        <w:t>, a variable breakpoint</w:t>
      </w:r>
      <w:ins w:id="143" w:author="Lucy Wan" w:date="2021-04-28T15:00:00Z">
        <w:r w:rsidR="000B3585">
          <w:rPr>
            <w:lang w:val="en-GB"/>
          </w:rPr>
          <w:t>,</w:t>
        </w:r>
      </w:ins>
      <w:r>
        <w:rPr>
          <w:lang w:val="en-GB"/>
        </w:rPr>
        <w:t xml:space="preserve"> and </w:t>
      </w:r>
      <w:r w:rsidRPr="00A93A5A">
        <w:rPr>
          <w:rStyle w:val="ItalicsPACKT"/>
        </w:rPr>
        <w:t>step 10</w:t>
      </w:r>
      <w:r>
        <w:rPr>
          <w:lang w:val="en-GB"/>
        </w:rPr>
        <w:t>, a command breakpoint.</w:t>
      </w:r>
    </w:p>
    <w:p w14:paraId="33E32154" w14:textId="705EAC85" w:rsidR="00A93A5A" w:rsidRDefault="00A93A5A" w:rsidP="00D14211">
      <w:pPr>
        <w:pStyle w:val="NormalPACKT"/>
        <w:rPr>
          <w:lang w:val="en-GB"/>
        </w:rPr>
      </w:pPr>
      <w:r>
        <w:rPr>
          <w:lang w:val="en-GB"/>
        </w:rPr>
        <w:t xml:space="preserve">If you have an especially complex script, you could set the breakpoints using another script similar to this recipe. </w:t>
      </w:r>
      <w:commentRangeStart w:id="144"/>
      <w:r>
        <w:rPr>
          <w:lang w:val="en-GB"/>
        </w:rPr>
        <w:t xml:space="preserve">You could later use that script file when you perform debugging after making changes to the underlying script. </w:t>
      </w:r>
      <w:commentRangeEnd w:id="144"/>
      <w:r w:rsidR="000941E3">
        <w:rPr>
          <w:rStyle w:val="CommentReference"/>
          <w:rFonts w:ascii="Arial" w:hAnsi="Arial" w:cs="Arial"/>
          <w:bCs/>
        </w:rPr>
        <w:commentReference w:id="144"/>
      </w:r>
    </w:p>
    <w:sectPr w:rsidR="00A93A5A" w:rsidSect="00F8687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4-28T15:27:00Z" w:initials="LW">
    <w:p w14:paraId="589C137F" w14:textId="77777777" w:rsidR="00293C65" w:rsidRDefault="00371617">
      <w:pPr>
        <w:pStyle w:val="CommentText"/>
      </w:pPr>
      <w:r>
        <w:rPr>
          <w:rStyle w:val="CommentReference"/>
        </w:rPr>
        <w:annotationRef/>
      </w:r>
      <w:r w:rsidR="00293C65">
        <w:t xml:space="preserve">Nice chapter! The usual capitalisation and screenshot comments from me. You're also missing an intro for your final recipe, which I've suggested moving content from your chapter introduction to fill (along with other content you feel is appropriate, of course!). </w:t>
      </w:r>
    </w:p>
    <w:p w14:paraId="76A4CEAB" w14:textId="77777777" w:rsidR="00293C65" w:rsidRDefault="00293C65">
      <w:pPr>
        <w:pStyle w:val="CommentText"/>
      </w:pPr>
    </w:p>
    <w:p w14:paraId="1523E66D" w14:textId="2B9966AA" w:rsidR="00371617" w:rsidRDefault="00293C65" w:rsidP="00293C65">
      <w:pPr>
        <w:pStyle w:val="CommentText"/>
      </w:pPr>
      <w:r>
        <w:t>The formatting/styling is weird in this chapter, but don't worry about it - I'll work with the technical editor to get it all sorted later on; our priority is the content right now.</w:t>
      </w:r>
    </w:p>
  </w:comment>
  <w:comment w:id="0" w:author="Josh" w:date="2021-04-27T18:10:00Z" w:initials="JK">
    <w:p w14:paraId="3704D2BB" w14:textId="77777777" w:rsidR="0051607C" w:rsidRDefault="0051607C">
      <w:pPr>
        <w:pStyle w:val="CommentText"/>
      </w:pPr>
      <w:r>
        <w:rPr>
          <w:rStyle w:val="CommentReference"/>
        </w:rPr>
        <w:annotationRef/>
      </w:r>
      <w:r>
        <w:t>I enjoyed this chapter</w:t>
      </w:r>
      <w:r w:rsidR="007A7088">
        <w:t>, very well done.</w:t>
      </w:r>
    </w:p>
    <w:p w14:paraId="78E22EC1" w14:textId="77777777" w:rsidR="007A7088" w:rsidRDefault="007A7088">
      <w:pPr>
        <w:pStyle w:val="CommentText"/>
      </w:pPr>
    </w:p>
    <w:p w14:paraId="328DBFB3" w14:textId="77777777" w:rsidR="007A7088" w:rsidRDefault="007A7088">
      <w:pPr>
        <w:pStyle w:val="CommentText"/>
      </w:pPr>
      <w:r>
        <w:t>My only main feedback is I think the reader would benefit from some more info on the debug console, even working into the re</w:t>
      </w:r>
      <w:r w:rsidR="004874EE">
        <w:t>cipe the tracking of a variable through different breakpoints.</w:t>
      </w:r>
      <w:r w:rsidR="004874EE">
        <w:br/>
      </w:r>
      <w:r w:rsidR="004874EE">
        <w:br/>
        <w:t>Fully realizing this may involve reworking the demo code, but if you showed that a given variable was null at the first breakpoint, then it has a value at the second breakpoint, and at the final breakpoint the value has changed</w:t>
      </w:r>
      <w:r w:rsidR="00C73D71">
        <w:t>.</w:t>
      </w:r>
    </w:p>
    <w:p w14:paraId="3287BF2D" w14:textId="77777777" w:rsidR="00C73D71" w:rsidRDefault="00C73D71">
      <w:pPr>
        <w:pStyle w:val="CommentText"/>
      </w:pPr>
    </w:p>
    <w:p w14:paraId="00EE4087" w14:textId="6245FA0B" w:rsidR="00C73D71" w:rsidRDefault="00C73D71">
      <w:pPr>
        <w:pStyle w:val="CommentText"/>
      </w:pPr>
      <w:r>
        <w:t xml:space="preserve">Just, </w:t>
      </w:r>
      <w:r w:rsidR="00210489">
        <w:t>in my opinion</w:t>
      </w:r>
      <w:r>
        <w:t>, the reader isn’t getting much value from setting breakpoints and then simply continuing through them.</w:t>
      </w:r>
    </w:p>
  </w:comment>
  <w:comment w:id="5" w:author="Josh" w:date="2021-04-27T17:10:00Z" w:initials="JK">
    <w:p w14:paraId="458E024E" w14:textId="29CCC504" w:rsidR="00575648" w:rsidRDefault="00575648" w:rsidP="009008FF">
      <w:pPr>
        <w:pStyle w:val="CommentText"/>
      </w:pPr>
      <w:r>
        <w:rPr>
          <w:rStyle w:val="CommentReference"/>
        </w:rPr>
        <w:annotationRef/>
      </w:r>
      <w:r w:rsidR="009008FF">
        <w:t>(imho) this should be PSScriptAnalyzer (or PSSA, or PowerShell Script Analyzer). PS Script Analyzer isn’t one of the common ways your see the name stylized.</w:t>
      </w:r>
    </w:p>
  </w:comment>
  <w:comment w:id="6" w:author="Josh" w:date="2021-04-27T17:12:00Z" w:initials="JK">
    <w:p w14:paraId="63863352" w14:textId="34AA5CE2" w:rsidR="0009406A" w:rsidRDefault="0009406A">
      <w:pPr>
        <w:pStyle w:val="CommentText"/>
      </w:pPr>
      <w:r>
        <w:rPr>
          <w:rStyle w:val="CommentReference"/>
        </w:rPr>
        <w:annotationRef/>
      </w:r>
      <w:r>
        <w:t xml:space="preserve">Without having read further into the chapter (I’m sure this comment is invalid with that context), this reads like a </w:t>
      </w:r>
      <w:r w:rsidR="00A165AA">
        <w:t>double up of the first bullet point.</w:t>
      </w:r>
    </w:p>
  </w:comment>
  <w:comment w:id="21" w:author="Lucy Wan" w:date="2021-04-28T12:36:00Z" w:initials="LW">
    <w:p w14:paraId="67C15402" w14:textId="0066DEA5" w:rsidR="00C422BA" w:rsidRDefault="00C422BA" w:rsidP="00476C6A">
      <w:pPr>
        <w:pStyle w:val="CommentText"/>
      </w:pPr>
      <w:r>
        <w:rPr>
          <w:rStyle w:val="CommentReference"/>
        </w:rPr>
        <w:annotationRef/>
      </w:r>
      <w:r w:rsidR="00476C6A">
        <w:t>Some/most of this detail should be cut down and moved to the actual recipe introduction - it's too much detail for the chapter intro (especially since you are missing an introduction for the breakpoints recipe currently!)</w:t>
      </w:r>
    </w:p>
  </w:comment>
  <w:comment w:id="33" w:author="Lucy Wan" w:date="2021-04-28T13:56:00Z" w:initials="LW">
    <w:p w14:paraId="50559B26" w14:textId="689C4CD2" w:rsidR="00A646E7" w:rsidRDefault="00A646E7" w:rsidP="00814FED">
      <w:pPr>
        <w:pStyle w:val="CommentText"/>
      </w:pPr>
      <w:r>
        <w:rPr>
          <w:rStyle w:val="CommentReference"/>
        </w:rPr>
        <w:annotationRef/>
      </w:r>
      <w:r w:rsidR="00814FED">
        <w:t>Could you check capitalisation has been used appropriately in this bulleted list?</w:t>
      </w:r>
    </w:p>
  </w:comment>
  <w:comment w:id="36" w:author="Josh" w:date="2021-04-27T17:38:00Z" w:initials="JK">
    <w:p w14:paraId="212E8A47" w14:textId="7EF86DCC" w:rsidR="009049FD" w:rsidRDefault="009049FD">
      <w:pPr>
        <w:pStyle w:val="CommentText"/>
      </w:pPr>
      <w:r>
        <w:rPr>
          <w:rStyle w:val="CommentReference"/>
        </w:rPr>
        <w:annotationRef/>
      </w:r>
      <w:r>
        <w:t>Might pay to add an -AllowClob</w:t>
      </w:r>
      <w:r w:rsidR="00B7728C">
        <w:t>b</w:t>
      </w:r>
      <w:r>
        <w:t>er on this. On 2019</w:t>
      </w:r>
      <w:r w:rsidR="000E7680">
        <w:t xml:space="preserve"> The command is available in a different module, adding this flag will allow the command to work perfectly in 2019 and 2022 (which doesn’t actually need the clobber</w:t>
      </w:r>
      <w:r w:rsidR="00B7728C">
        <w:t xml:space="preserve"> flag, but it’s a talking point regardless)</w:t>
      </w:r>
    </w:p>
  </w:comment>
  <w:comment w:id="37" w:author="Josh" w:date="2021-04-27T17:35:00Z" w:initials="JK">
    <w:p w14:paraId="15ACC071" w14:textId="2D1585D6" w:rsidR="00262CF6" w:rsidRDefault="00262CF6">
      <w:pPr>
        <w:pStyle w:val="CommentText"/>
      </w:pPr>
      <w:r>
        <w:rPr>
          <w:rStyle w:val="CommentReference"/>
        </w:rPr>
        <w:annotationRef/>
      </w:r>
      <w:r>
        <w:t>This needs a -ListAvailable</w:t>
      </w:r>
    </w:p>
  </w:comment>
  <w:comment w:id="38" w:author="Lucy Wan" w:date="2021-04-28T13:57:00Z" w:initials="LW">
    <w:p w14:paraId="168A4D3E" w14:textId="597BEF8C" w:rsidR="00587317" w:rsidRDefault="00587317" w:rsidP="00587317">
      <w:pPr>
        <w:pStyle w:val="CommentText"/>
      </w:pPr>
      <w:r>
        <w:rPr>
          <w:rStyle w:val="CommentReference"/>
        </w:rPr>
        <w:annotationRef/>
      </w:r>
      <w:r>
        <w:t>Could these step instructions be more distinct? Not clear on what the difference is between viewing the folder and viewing the folder's contents</w:t>
      </w:r>
    </w:p>
  </w:comment>
  <w:comment w:id="39" w:author="Lucy Wan" w:date="2021-04-28T13:59:00Z" w:initials="LW">
    <w:p w14:paraId="6D4AE00A" w14:textId="323909ED" w:rsidR="003504D3" w:rsidRDefault="003504D3" w:rsidP="003504D3">
      <w:pPr>
        <w:pStyle w:val="CommentText"/>
      </w:pPr>
      <w:r>
        <w:rPr>
          <w:rStyle w:val="CommentReference"/>
        </w:rPr>
        <w:annotationRef/>
      </w:r>
      <w:r>
        <w:t>Please correct "verson" to "version" in the first line</w:t>
      </w:r>
    </w:p>
  </w:comment>
  <w:comment w:id="40" w:author="Josh" w:date="2021-04-27T17:41:00Z" w:initials="JK">
    <w:p w14:paraId="2DEF7B49" w14:textId="7543F2C8" w:rsidR="00B31B91" w:rsidRDefault="00B31B91">
      <w:pPr>
        <w:pStyle w:val="CommentText"/>
      </w:pPr>
      <w:r>
        <w:rPr>
          <w:rStyle w:val="CommentReference"/>
        </w:rPr>
        <w:annotationRef/>
      </w:r>
      <w:r>
        <w:t xml:space="preserve">This screenshot should </w:t>
      </w:r>
      <w:r w:rsidR="00EC4127">
        <w:t>include the -OutputDirectory $OF from the recipe.</w:t>
      </w:r>
    </w:p>
  </w:comment>
  <w:comment w:id="41" w:author="Josh" w:date="2021-04-27T17:43:00Z" w:initials="JK">
    <w:p w14:paraId="3669912A" w14:textId="548DB967" w:rsidR="00665F3B" w:rsidRDefault="00665F3B" w:rsidP="00695F15">
      <w:pPr>
        <w:pStyle w:val="CommentText"/>
      </w:pPr>
      <w:r>
        <w:rPr>
          <w:rStyle w:val="CommentReference"/>
        </w:rPr>
        <w:annotationRef/>
      </w:r>
      <w:r w:rsidR="00695F15">
        <w:t>Not too big of a thing, just flagging that the code changes between the recipe and this screenshot (difference being not using the $Results variable)</w:t>
      </w:r>
    </w:p>
  </w:comment>
  <w:comment w:id="44" w:author="Josh" w:date="2021-04-27T17:45:00Z" w:initials="JK">
    <w:p w14:paraId="4681CF2C" w14:textId="1DE30526" w:rsidR="00365D8B" w:rsidRDefault="00365D8B">
      <w:pPr>
        <w:pStyle w:val="CommentText"/>
      </w:pPr>
      <w:r>
        <w:rPr>
          <w:rStyle w:val="CommentReference"/>
        </w:rPr>
        <w:annotationRef/>
      </w:r>
      <w:r>
        <w:t xml:space="preserve">Maybe mention the need to install here, rather than upgrade, </w:t>
      </w:r>
      <w:r w:rsidR="00EB339A">
        <w:t xml:space="preserve">because the inbox version didn’t come from the gallery initially, and that going forward you can update </w:t>
      </w:r>
      <w:r w:rsidR="00FC4C14">
        <w:t>with Update-Module.</w:t>
      </w:r>
    </w:p>
  </w:comment>
  <w:comment w:id="49" w:author="Lucy Wan" w:date="2021-04-28T14:05:00Z" w:initials="LW">
    <w:p w14:paraId="5571283A" w14:textId="2E880393" w:rsidR="00B24BDE" w:rsidRDefault="00B24BDE" w:rsidP="00B24BDE">
      <w:pPr>
        <w:pStyle w:val="CommentText"/>
      </w:pPr>
      <w:r>
        <w:rPr>
          <w:rStyle w:val="CommentReference"/>
        </w:rPr>
        <w:annotationRef/>
      </w:r>
      <w:r>
        <w:t>Check caps</w:t>
      </w:r>
    </w:p>
  </w:comment>
  <w:comment w:id="62" w:author="Lucy Wan" w:date="2021-04-28T14:09:00Z" w:initials="LW">
    <w:p w14:paraId="38393CF8" w14:textId="76E174AA" w:rsidR="00917D23" w:rsidRDefault="00917D23" w:rsidP="00917D23">
      <w:pPr>
        <w:pStyle w:val="CommentText"/>
      </w:pPr>
      <w:r>
        <w:rPr>
          <w:rStyle w:val="CommentReference"/>
        </w:rPr>
        <w:annotationRef/>
      </w:r>
      <w:r>
        <w:t>Should this be changed as per Josh's comment at the start?</w:t>
      </w:r>
    </w:p>
  </w:comment>
  <w:comment w:id="63" w:author="Lucy Wan" w:date="2021-04-28T14:14:00Z" w:initials="LW">
    <w:p w14:paraId="3D0CB17C" w14:textId="1CDC1478" w:rsidR="00F55E63" w:rsidRDefault="00F55E63" w:rsidP="00F55E63">
      <w:pPr>
        <w:pStyle w:val="CommentText"/>
      </w:pPr>
      <w:r>
        <w:rPr>
          <w:rStyle w:val="CommentReference"/>
        </w:rPr>
        <w:annotationRef/>
      </w:r>
      <w:r>
        <w:t>Do we need caps here?</w:t>
      </w:r>
    </w:p>
  </w:comment>
  <w:comment w:id="64" w:author="Lucy Wan" w:date="2021-04-28T14:21:00Z" w:initials="LW">
    <w:p w14:paraId="7F196ABF" w14:textId="50D3A3B2" w:rsidR="00BE3AAB" w:rsidRDefault="00BE3AAB" w:rsidP="00BE3AAB">
      <w:pPr>
        <w:pStyle w:val="CommentText"/>
      </w:pPr>
      <w:r>
        <w:rPr>
          <w:rStyle w:val="CommentReference"/>
        </w:rPr>
        <w:annotationRef/>
      </w:r>
      <w:r>
        <w:t>Would stand alone better if you said "the Script Analyzer module"</w:t>
      </w:r>
    </w:p>
  </w:comment>
  <w:comment w:id="65" w:author="Josh" w:date="2021-04-27T17:48:00Z" w:initials="JK">
    <w:p w14:paraId="0D1C5A62" w14:textId="0C533006" w:rsidR="009C6D0F" w:rsidRDefault="009C6D0F">
      <w:pPr>
        <w:pStyle w:val="CommentText"/>
      </w:pPr>
      <w:r>
        <w:rPr>
          <w:rStyle w:val="CommentReference"/>
        </w:rPr>
        <w:annotationRef/>
      </w:r>
      <w:r>
        <w:t>Missing pipe</w:t>
      </w:r>
    </w:p>
  </w:comment>
  <w:comment w:id="66" w:author="Lucy Wan" w:date="2021-04-28T14:18:00Z" w:initials="LW">
    <w:p w14:paraId="4E74649F" w14:textId="22D18E47" w:rsidR="000E1668" w:rsidRDefault="000E1668" w:rsidP="000E1668">
      <w:pPr>
        <w:pStyle w:val="CommentText"/>
      </w:pPr>
      <w:r>
        <w:rPr>
          <w:rStyle w:val="CommentReference"/>
        </w:rPr>
        <w:annotationRef/>
      </w:r>
      <w:r>
        <w:t>Should be "cannot" without a space</w:t>
      </w:r>
    </w:p>
  </w:comment>
  <w:comment w:id="67" w:author="Lucy Wan" w:date="2021-04-28T14:19:00Z" w:initials="LW">
    <w:p w14:paraId="444F5B5B" w14:textId="0AD4560D" w:rsidR="00B7374A" w:rsidRDefault="00B7374A" w:rsidP="007C59F8">
      <w:pPr>
        <w:pStyle w:val="CommentText"/>
      </w:pPr>
      <w:r>
        <w:rPr>
          <w:rStyle w:val="CommentReference"/>
        </w:rPr>
        <w:annotationRef/>
      </w:r>
      <w:r w:rsidR="007C59F8">
        <w:t>I'd suggest making this more general, "Analyzing the script file", since you don't mention Bad.ps1 in the previous step instruction</w:t>
      </w:r>
    </w:p>
  </w:comment>
  <w:comment w:id="70" w:author="Josh" w:date="2021-04-27T17:50:00Z" w:initials="JK">
    <w:p w14:paraId="44570E71" w14:textId="40E143D6" w:rsidR="00051A3C" w:rsidRDefault="00051A3C">
      <w:pPr>
        <w:pStyle w:val="CommentText"/>
      </w:pPr>
      <w:r>
        <w:rPr>
          <w:rStyle w:val="CommentReference"/>
        </w:rPr>
        <w:annotationRef/>
      </w:r>
      <w:r>
        <w:t xml:space="preserve">Screenshot missing the </w:t>
      </w:r>
      <w:r w:rsidR="00224ECF">
        <w:t>second pipe and sort-object</w:t>
      </w:r>
    </w:p>
  </w:comment>
  <w:comment w:id="71" w:author="Josh" w:date="2021-04-27T17:51:00Z" w:initials="JK">
    <w:p w14:paraId="67A14042" w14:textId="0A575466" w:rsidR="001F69D9" w:rsidRDefault="001F69D9">
      <w:pPr>
        <w:pStyle w:val="CommentText"/>
      </w:pPr>
      <w:r>
        <w:rPr>
          <w:rStyle w:val="CommentReference"/>
        </w:rPr>
        <w:annotationRef/>
      </w:r>
      <w:r>
        <w:t>Missing screenshot</w:t>
      </w:r>
    </w:p>
  </w:comment>
  <w:comment w:id="72" w:author="Lucy Wan" w:date="2021-04-28T14:24:00Z" w:initials="LW">
    <w:p w14:paraId="5812364F" w14:textId="6C0A2BF4" w:rsidR="001C51CC" w:rsidRDefault="001C51CC" w:rsidP="001C51CC">
      <w:pPr>
        <w:pStyle w:val="CommentText"/>
      </w:pPr>
      <w:r>
        <w:rPr>
          <w:rStyle w:val="CommentReference"/>
        </w:rPr>
        <w:annotationRef/>
      </w:r>
      <w:r>
        <w:t>Please add this!</w:t>
      </w:r>
    </w:p>
  </w:comment>
  <w:comment w:id="75" w:author="Lucy Wan" w:date="2021-04-28T15:08:00Z" w:initials="LW">
    <w:p w14:paraId="75F6C8C2" w14:textId="67033A96" w:rsidR="000E3337" w:rsidRDefault="000E3337" w:rsidP="000E3337">
      <w:pPr>
        <w:pStyle w:val="CommentText"/>
      </w:pPr>
      <w:r>
        <w:rPr>
          <w:rStyle w:val="CommentReference"/>
        </w:rPr>
        <w:annotationRef/>
      </w:r>
      <w:r>
        <w:t xml:space="preserve">You could mention a few other common/popular reformatting options here </w:t>
      </w:r>
    </w:p>
  </w:comment>
  <w:comment w:id="78" w:author="Lucy Wan" w:date="2021-04-28T14:28:00Z" w:initials="LW">
    <w:p w14:paraId="423BC490" w14:textId="44E18C2E" w:rsidR="00B81E18" w:rsidRDefault="00B81E18" w:rsidP="00B81E18">
      <w:pPr>
        <w:pStyle w:val="CommentText"/>
      </w:pPr>
      <w:r>
        <w:rPr>
          <w:rStyle w:val="CommentReference"/>
        </w:rPr>
        <w:annotationRef/>
      </w:r>
      <w:r>
        <w:t>I've put this in a box since it's important!</w:t>
      </w:r>
    </w:p>
  </w:comment>
  <w:comment w:id="92" w:author="Lucy Wan" w:date="2021-04-28T14:39:00Z" w:initials="LW">
    <w:p w14:paraId="0991B26E" w14:textId="450852E3" w:rsidR="00B86EF5" w:rsidRDefault="00B86EF5" w:rsidP="004D03B0">
      <w:pPr>
        <w:pStyle w:val="CommentText"/>
      </w:pPr>
      <w:r>
        <w:rPr>
          <w:rStyle w:val="CommentReference"/>
        </w:rPr>
        <w:annotationRef/>
      </w:r>
      <w:r w:rsidR="004D03B0">
        <w:t>Uncapitalise?</w:t>
      </w:r>
    </w:p>
  </w:comment>
  <w:comment w:id="93" w:author="Lucy Wan" w:date="2021-04-28T14:39:00Z" w:initials="LW">
    <w:p w14:paraId="2F660C6B" w14:textId="2B294E41" w:rsidR="004D03B0" w:rsidRDefault="004D03B0" w:rsidP="004D03B0">
      <w:pPr>
        <w:pStyle w:val="CommentText"/>
      </w:pPr>
      <w:r>
        <w:rPr>
          <w:rStyle w:val="CommentReference"/>
        </w:rPr>
        <w:annotationRef/>
      </w:r>
      <w:r>
        <w:t>Uncapitalise?</w:t>
      </w:r>
    </w:p>
  </w:comment>
  <w:comment w:id="94" w:author="Lucy Wan" w:date="2021-04-28T14:40:00Z" w:initials="LW">
    <w:p w14:paraId="7795D635" w14:textId="46F06B6F" w:rsidR="00C12483" w:rsidRDefault="00C12483" w:rsidP="00C12483">
      <w:pPr>
        <w:pStyle w:val="CommentText"/>
      </w:pPr>
      <w:r>
        <w:rPr>
          <w:rStyle w:val="CommentReference"/>
        </w:rPr>
        <w:annotationRef/>
      </w:r>
      <w:r>
        <w:t xml:space="preserve">A minor point, but it might be better if this is named $DNSServers instead of $DNServers? </w:t>
      </w:r>
    </w:p>
  </w:comment>
  <w:comment w:id="95" w:author="Lucy Wan" w:date="2021-04-28T14:41:00Z" w:initials="LW">
    <w:p w14:paraId="1F51D696" w14:textId="6F1D522C" w:rsidR="00517B68" w:rsidRDefault="00517B68" w:rsidP="00517B68">
      <w:pPr>
        <w:pStyle w:val="CommentText"/>
      </w:pPr>
      <w:r>
        <w:rPr>
          <w:rStyle w:val="CommentReference"/>
        </w:rPr>
        <w:annotationRef/>
      </w:r>
      <w:r>
        <w:t>Should be one word, "website"</w:t>
      </w:r>
    </w:p>
  </w:comment>
  <w:comment w:id="96" w:author="Lucy Wan" w:date="2021-04-28T14:41:00Z" w:initials="LW">
    <w:p w14:paraId="52E64F87" w14:textId="7E59AA00" w:rsidR="00517B68" w:rsidRDefault="00517B68" w:rsidP="00517B68">
      <w:pPr>
        <w:pStyle w:val="CommentText"/>
      </w:pPr>
      <w:r>
        <w:rPr>
          <w:rStyle w:val="CommentReference"/>
        </w:rPr>
        <w:annotationRef/>
      </w:r>
      <w:r>
        <w:t>"website"</w:t>
      </w:r>
    </w:p>
  </w:comment>
  <w:comment w:id="97" w:author="Lucy Wan" w:date="2021-04-28T14:41:00Z" w:initials="LW">
    <w:p w14:paraId="225126EA" w14:textId="321503E5" w:rsidR="004D0CFE" w:rsidRDefault="004D0CFE" w:rsidP="004D0CFE">
      <w:pPr>
        <w:pStyle w:val="CommentText"/>
      </w:pPr>
      <w:r>
        <w:rPr>
          <w:rStyle w:val="CommentReference"/>
        </w:rPr>
        <w:annotationRef/>
      </w:r>
      <w:r>
        <w:t>"website"</w:t>
      </w:r>
    </w:p>
  </w:comment>
  <w:comment w:id="100" w:author="Lucy Wan" w:date="2021-04-28T14:42:00Z" w:initials="LW">
    <w:p w14:paraId="4A34A7BA" w14:textId="746C50B8" w:rsidR="00982619" w:rsidRDefault="00982619" w:rsidP="00982619">
      <w:pPr>
        <w:pStyle w:val="CommentText"/>
      </w:pPr>
      <w:r>
        <w:rPr>
          <w:rStyle w:val="CommentReference"/>
        </w:rPr>
        <w:annotationRef/>
      </w:r>
      <w:r>
        <w:t>Uncapitalise "Server"</w:t>
      </w:r>
    </w:p>
  </w:comment>
  <w:comment w:id="103" w:author="Lucy Wan" w:date="2021-04-28T14:43:00Z" w:initials="LW">
    <w:p w14:paraId="76339DB6" w14:textId="2F413697" w:rsidR="00D96A6A" w:rsidRDefault="00D96A6A" w:rsidP="00D96A6A">
      <w:pPr>
        <w:pStyle w:val="CommentText"/>
      </w:pPr>
      <w:r>
        <w:rPr>
          <w:rStyle w:val="CommentReference"/>
        </w:rPr>
        <w:annotationRef/>
      </w:r>
      <w:r>
        <w:t>Uncapitalise "Servers"</w:t>
      </w:r>
    </w:p>
  </w:comment>
  <w:comment w:id="108" w:author="Lucy Wan" w:date="2021-04-28T14:44:00Z" w:initials="LW">
    <w:p w14:paraId="19A0E4E9" w14:textId="6D8A42C7" w:rsidR="00D218EE" w:rsidRDefault="00D218EE" w:rsidP="00D218EE">
      <w:pPr>
        <w:pStyle w:val="CommentText"/>
      </w:pPr>
      <w:r>
        <w:rPr>
          <w:rStyle w:val="CommentReference"/>
        </w:rPr>
        <w:annotationRef/>
      </w:r>
      <w:r>
        <w:t>Change "web site" to "website"</w:t>
      </w:r>
    </w:p>
  </w:comment>
  <w:comment w:id="109" w:author="Lucy Wan" w:date="2021-04-28T14:45:00Z" w:initials="LW">
    <w:p w14:paraId="0A677127" w14:textId="4093D7FE" w:rsidR="00C05CAC" w:rsidRDefault="00C05CAC" w:rsidP="00C05CAC">
      <w:pPr>
        <w:pStyle w:val="CommentText"/>
      </w:pPr>
      <w:r>
        <w:rPr>
          <w:rStyle w:val="CommentReference"/>
        </w:rPr>
        <w:annotationRef/>
      </w:r>
      <w:r>
        <w:t>Change "web site" to "website"</w:t>
      </w:r>
    </w:p>
  </w:comment>
  <w:comment w:id="110" w:author="Lucy Wan" w:date="2021-04-28T14:45:00Z" w:initials="LW">
    <w:p w14:paraId="61FEA999" w14:textId="241FD10F" w:rsidR="008F3065" w:rsidRDefault="008F3065" w:rsidP="008F3065">
      <w:pPr>
        <w:pStyle w:val="CommentText"/>
      </w:pPr>
      <w:r>
        <w:rPr>
          <w:rStyle w:val="CommentReference"/>
        </w:rPr>
        <w:annotationRef/>
      </w:r>
      <w:r>
        <w:t>Is this correct?</w:t>
      </w:r>
    </w:p>
  </w:comment>
  <w:comment w:id="111" w:author="Lucy Wan" w:date="2021-04-28T14:45:00Z" w:initials="LW">
    <w:p w14:paraId="73A3FC8B" w14:textId="5C008ED7" w:rsidR="008F3065" w:rsidRDefault="008F3065" w:rsidP="008F3065">
      <w:pPr>
        <w:pStyle w:val="CommentText"/>
      </w:pPr>
      <w:r>
        <w:rPr>
          <w:rStyle w:val="CommentReference"/>
        </w:rPr>
        <w:annotationRef/>
      </w:r>
      <w:r>
        <w:t>Change "web site" to "website"</w:t>
      </w:r>
    </w:p>
  </w:comment>
  <w:comment w:id="119" w:author="Lucy Wan" w:date="2021-04-28T15:18:00Z" w:initials="LW">
    <w:p w14:paraId="3902FA29" w14:textId="5CDA5B9F" w:rsidR="00A84A7C" w:rsidRDefault="00A84A7C" w:rsidP="00A84A7C">
      <w:pPr>
        <w:pStyle w:val="CommentText"/>
      </w:pPr>
      <w:r>
        <w:rPr>
          <w:rStyle w:val="CommentReference"/>
        </w:rPr>
        <w:annotationRef/>
      </w:r>
      <w:r>
        <w:t>Would it be clear how much earlier?</w:t>
      </w:r>
    </w:p>
  </w:comment>
  <w:comment w:id="129" w:author="Josh" w:date="2021-04-27T18:01:00Z" w:initials="JK">
    <w:p w14:paraId="73108BFC" w14:textId="361F42CF" w:rsidR="000E6F15" w:rsidRDefault="000E6F15">
      <w:pPr>
        <w:pStyle w:val="CommentText"/>
      </w:pPr>
      <w:r>
        <w:rPr>
          <w:rStyle w:val="CommentReference"/>
        </w:rPr>
        <w:annotationRef/>
      </w:r>
      <w:r>
        <w:t xml:space="preserve">I’m sure </w:t>
      </w:r>
      <w:r w:rsidR="00C863C9">
        <w:t>I’m not flagging anything new here, but missing intro to this section</w:t>
      </w:r>
    </w:p>
  </w:comment>
  <w:comment w:id="130" w:author="Lucy Wan" w:date="2021-04-28T14:51:00Z" w:initials="LW">
    <w:p w14:paraId="258D5D0D" w14:textId="244AFE8D" w:rsidR="00247C92" w:rsidRDefault="00247C92" w:rsidP="00247C92">
      <w:pPr>
        <w:pStyle w:val="CommentText"/>
      </w:pPr>
      <w:r>
        <w:rPr>
          <w:rStyle w:val="CommentReference"/>
        </w:rPr>
        <w:annotationRef/>
      </w:r>
      <w:r>
        <w:t>Yep, please add an intro (and definitely move lots of that paragraph in the introduction to here)</w:t>
      </w:r>
    </w:p>
  </w:comment>
  <w:comment w:id="131" w:author="Lucy Wan" w:date="2021-04-28T14:52:00Z" w:initials="LW">
    <w:p w14:paraId="40CBA136" w14:textId="07941AB9" w:rsidR="00B523AC" w:rsidRDefault="00B523AC" w:rsidP="00B523AC">
      <w:pPr>
        <w:pStyle w:val="CommentText"/>
      </w:pPr>
      <w:r>
        <w:rPr>
          <w:rStyle w:val="CommentReference"/>
        </w:rPr>
        <w:annotationRef/>
      </w:r>
      <w:r>
        <w:t>Sort of reads as if we're using the command to add the breakpoint here - perhaps this could be rephrased a little</w:t>
      </w:r>
    </w:p>
  </w:comment>
  <w:comment w:id="132" w:author="Lucy Wan" w:date="2021-04-28T14:55:00Z" w:initials="LW">
    <w:p w14:paraId="512819EB" w14:textId="42A551B4" w:rsidR="00202432" w:rsidRDefault="00202432" w:rsidP="00AC0EFB">
      <w:pPr>
        <w:pStyle w:val="CommentText"/>
      </w:pPr>
      <w:r>
        <w:rPr>
          <w:rStyle w:val="CommentReference"/>
        </w:rPr>
        <w:annotationRef/>
      </w:r>
      <w:r w:rsidR="00AC0EFB">
        <w:t>Will the reader be clear on what this is yet? You haven't introduced it properly - I think you should touch on the DBG prompt in the introduction, at least</w:t>
      </w:r>
    </w:p>
  </w:comment>
  <w:comment w:id="133" w:author="Josh" w:date="2021-04-27T18:07:00Z" w:initials="JK">
    <w:p w14:paraId="5390F817" w14:textId="1105153F" w:rsidR="007806E1" w:rsidRDefault="007806E1">
      <w:pPr>
        <w:pStyle w:val="CommentText"/>
      </w:pPr>
      <w:r>
        <w:rPr>
          <w:rStyle w:val="CommentReference"/>
        </w:rPr>
        <w:annotationRef/>
      </w:r>
      <w:r>
        <w:t xml:space="preserve">It’d be good to show here that you can inspect the contents of the variables at the various </w:t>
      </w:r>
      <w:r w:rsidR="002D682D">
        <w:t>breakpoints, e.g. $K at the first breakpoint is null, but at the second one is 42.</w:t>
      </w:r>
    </w:p>
  </w:comment>
  <w:comment w:id="134" w:author="Lucy Wan" w:date="2021-04-28T14:53:00Z" w:initials="LW">
    <w:p w14:paraId="5DA4B5D3" w14:textId="12D00CB8" w:rsidR="004120E6" w:rsidRDefault="004120E6" w:rsidP="00382CE9">
      <w:pPr>
        <w:pStyle w:val="CommentText"/>
      </w:pPr>
      <w:r>
        <w:rPr>
          <w:rStyle w:val="CommentReference"/>
        </w:rPr>
        <w:annotationRef/>
      </w:r>
      <w:r w:rsidR="00382CE9">
        <w:t>Do you think it's worth adding an extra step? I know you do have a line already that says "From the DBG prompt, you can enter any PowerShell command, for example, viewing the value of $J." - does it add any further value turning that into another step?</w:t>
      </w:r>
    </w:p>
  </w:comment>
  <w:comment w:id="135" w:author="Lucy Wan" w:date="2021-04-28T15:20:00Z" w:initials="LW">
    <w:p w14:paraId="10E4A30B" w14:textId="78CBF1F4" w:rsidR="00E73BF3" w:rsidRDefault="00E73BF3" w:rsidP="00E73BF3">
      <w:pPr>
        <w:pStyle w:val="CommentText"/>
      </w:pPr>
      <w:r>
        <w:rPr>
          <w:rStyle w:val="CommentReference"/>
        </w:rPr>
        <w:annotationRef/>
      </w:r>
      <w:r>
        <w:t>"the filestore"?</w:t>
      </w:r>
    </w:p>
  </w:comment>
  <w:comment w:id="144" w:author="Lucy Wan" w:date="2021-04-28T15:22:00Z" w:initials="LW">
    <w:p w14:paraId="72112F78" w14:textId="4A3F230B" w:rsidR="000941E3" w:rsidRDefault="000941E3" w:rsidP="007E6B66">
      <w:pPr>
        <w:pStyle w:val="CommentText"/>
      </w:pPr>
      <w:r>
        <w:rPr>
          <w:rStyle w:val="CommentReference"/>
        </w:rPr>
        <w:annotationRef/>
      </w:r>
      <w:r w:rsidR="007E6B66">
        <w:t>If it's a simple command to do so, it would be useful to expand on it here very briefly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23E66D" w15:done="0"/>
  <w15:commentEx w15:paraId="00EE4087" w15:done="0"/>
  <w15:commentEx w15:paraId="458E024E" w15:done="0"/>
  <w15:commentEx w15:paraId="63863352" w15:done="0"/>
  <w15:commentEx w15:paraId="67C15402" w15:done="0"/>
  <w15:commentEx w15:paraId="50559B26" w15:done="0"/>
  <w15:commentEx w15:paraId="212E8A47" w15:done="0"/>
  <w15:commentEx w15:paraId="15ACC071" w15:done="0"/>
  <w15:commentEx w15:paraId="168A4D3E" w15:done="0"/>
  <w15:commentEx w15:paraId="6D4AE00A" w15:done="0"/>
  <w15:commentEx w15:paraId="2DEF7B49" w15:done="0"/>
  <w15:commentEx w15:paraId="3669912A" w15:done="0"/>
  <w15:commentEx w15:paraId="4681CF2C" w15:done="0"/>
  <w15:commentEx w15:paraId="5571283A" w15:done="0"/>
  <w15:commentEx w15:paraId="38393CF8" w15:done="0"/>
  <w15:commentEx w15:paraId="3D0CB17C" w15:done="0"/>
  <w15:commentEx w15:paraId="7F196ABF" w15:done="0"/>
  <w15:commentEx w15:paraId="0D1C5A62" w15:done="0"/>
  <w15:commentEx w15:paraId="4E74649F" w15:done="0"/>
  <w15:commentEx w15:paraId="444F5B5B" w15:done="0"/>
  <w15:commentEx w15:paraId="44570E71" w15:done="0"/>
  <w15:commentEx w15:paraId="67A14042" w15:done="0"/>
  <w15:commentEx w15:paraId="5812364F" w15:paraIdParent="67A14042" w15:done="0"/>
  <w15:commentEx w15:paraId="75F6C8C2" w15:done="0"/>
  <w15:commentEx w15:paraId="423BC490" w15:done="0"/>
  <w15:commentEx w15:paraId="0991B26E" w15:done="0"/>
  <w15:commentEx w15:paraId="2F660C6B" w15:done="0"/>
  <w15:commentEx w15:paraId="7795D635" w15:done="0"/>
  <w15:commentEx w15:paraId="1F51D696" w15:done="0"/>
  <w15:commentEx w15:paraId="52E64F87" w15:done="0"/>
  <w15:commentEx w15:paraId="225126EA" w15:done="0"/>
  <w15:commentEx w15:paraId="4A34A7BA" w15:done="0"/>
  <w15:commentEx w15:paraId="76339DB6" w15:done="0"/>
  <w15:commentEx w15:paraId="19A0E4E9" w15:done="0"/>
  <w15:commentEx w15:paraId="0A677127" w15:done="0"/>
  <w15:commentEx w15:paraId="61FEA999" w15:done="0"/>
  <w15:commentEx w15:paraId="73A3FC8B" w15:done="0"/>
  <w15:commentEx w15:paraId="3902FA29" w15:done="0"/>
  <w15:commentEx w15:paraId="73108BFC" w15:done="0"/>
  <w15:commentEx w15:paraId="258D5D0D" w15:paraIdParent="73108BFC" w15:done="0"/>
  <w15:commentEx w15:paraId="40CBA136" w15:done="0"/>
  <w15:commentEx w15:paraId="512819EB" w15:done="0"/>
  <w15:commentEx w15:paraId="5390F817" w15:done="0"/>
  <w15:commentEx w15:paraId="5DA4B5D3" w15:paraIdParent="5390F817" w15:done="0"/>
  <w15:commentEx w15:paraId="10E4A30B" w15:done="0"/>
  <w15:commentEx w15:paraId="72112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3FD63" w16cex:dateUtc="2021-04-28T14:27:00Z"/>
  <w16cex:commentExtensible w16cex:durableId="2432D20B" w16cex:dateUtc="2021-04-27T06:10:00Z"/>
  <w16cex:commentExtensible w16cex:durableId="2432C3F3" w16cex:dateUtc="2021-04-27T05:10:00Z"/>
  <w16cex:commentExtensible w16cex:durableId="2432C487" w16cex:dateUtc="2021-04-27T05:12:00Z"/>
  <w16cex:commentExtensible w16cex:durableId="2433D561" w16cex:dateUtc="2021-04-28T11:36:00Z"/>
  <w16cex:commentExtensible w16cex:durableId="2433E805" w16cex:dateUtc="2021-04-28T12:56:00Z"/>
  <w16cex:commentExtensible w16cex:durableId="2432CAB2" w16cex:dateUtc="2021-04-27T05:38:00Z"/>
  <w16cex:commentExtensible w16cex:durableId="2432C9E6" w16cex:dateUtc="2021-04-27T05:35:00Z"/>
  <w16cex:commentExtensible w16cex:durableId="2433E867" w16cex:dateUtc="2021-04-28T12:57:00Z"/>
  <w16cex:commentExtensible w16cex:durableId="2433E8D5" w16cex:dateUtc="2021-04-28T12:59:00Z"/>
  <w16cex:commentExtensible w16cex:durableId="2432CB5F" w16cex:dateUtc="2021-04-27T05:41:00Z"/>
  <w16cex:commentExtensible w16cex:durableId="2432CBB5" w16cex:dateUtc="2021-04-27T05:43:00Z"/>
  <w16cex:commentExtensible w16cex:durableId="2432CC3C" w16cex:dateUtc="2021-04-27T05:45:00Z"/>
  <w16cex:commentExtensible w16cex:durableId="2433EA18" w16cex:dateUtc="2021-04-28T13:05:00Z"/>
  <w16cex:commentExtensible w16cex:durableId="2433EB02" w16cex:dateUtc="2021-04-28T13:09:00Z"/>
  <w16cex:commentExtensible w16cex:durableId="2433EC29" w16cex:dateUtc="2021-04-28T13:14:00Z"/>
  <w16cex:commentExtensible w16cex:durableId="2433EDF8" w16cex:dateUtc="2021-04-28T13:21:00Z"/>
  <w16cex:commentExtensible w16cex:durableId="2432CCF6" w16cex:dateUtc="2021-04-27T05:48:00Z"/>
  <w16cex:commentExtensible w16cex:durableId="2433ED47" w16cex:dateUtc="2021-04-28T13:18:00Z"/>
  <w16cex:commentExtensible w16cex:durableId="2433ED7F" w16cex:dateUtc="2021-04-28T13:19:00Z"/>
  <w16cex:commentExtensible w16cex:durableId="2432CD7B" w16cex:dateUtc="2021-04-27T05:50:00Z"/>
  <w16cex:commentExtensible w16cex:durableId="2432CDAC" w16cex:dateUtc="2021-04-27T05:51:00Z"/>
  <w16cex:commentExtensible w16cex:durableId="2433EEBB" w16cex:dateUtc="2021-04-28T13:24:00Z"/>
  <w16cex:commentExtensible w16cex:durableId="2433F8E5" w16cex:dateUtc="2021-04-28T14:08:00Z"/>
  <w16cex:commentExtensible w16cex:durableId="2433EF8B" w16cex:dateUtc="2021-04-28T13:28:00Z"/>
  <w16cex:commentExtensible w16cex:durableId="2433F229" w16cex:dateUtc="2021-04-28T13:39:00Z"/>
  <w16cex:commentExtensible w16cex:durableId="2433F236" w16cex:dateUtc="2021-04-28T13:39:00Z"/>
  <w16cex:commentExtensible w16cex:durableId="2433F26C" w16cex:dateUtc="2021-04-28T13:40:00Z"/>
  <w16cex:commentExtensible w16cex:durableId="2433F28B" w16cex:dateUtc="2021-04-28T13:41:00Z"/>
  <w16cex:commentExtensible w16cex:durableId="2433F294" w16cex:dateUtc="2021-04-28T13:41:00Z"/>
  <w16cex:commentExtensible w16cex:durableId="2433F2AC" w16cex:dateUtc="2021-04-28T13:41:00Z"/>
  <w16cex:commentExtensible w16cex:durableId="2433F2F1" w16cex:dateUtc="2021-04-28T13:42:00Z"/>
  <w16cex:commentExtensible w16cex:durableId="2433F2FE" w16cex:dateUtc="2021-04-28T13:43:00Z"/>
  <w16cex:commentExtensible w16cex:durableId="2433F35F" w16cex:dateUtc="2021-04-28T13:44:00Z"/>
  <w16cex:commentExtensible w16cex:durableId="2433F371" w16cex:dateUtc="2021-04-28T13:45:00Z"/>
  <w16cex:commentExtensible w16cex:durableId="2433F388" w16cex:dateUtc="2021-04-28T13:45:00Z"/>
  <w16cex:commentExtensible w16cex:durableId="2433F38F" w16cex:dateUtc="2021-04-28T13:45:00Z"/>
  <w16cex:commentExtensible w16cex:durableId="2433FB57" w16cex:dateUtc="2021-04-28T14:18:00Z"/>
  <w16cex:commentExtensible w16cex:durableId="2432CFF6" w16cex:dateUtc="2021-04-27T06:01:00Z"/>
  <w16cex:commentExtensible w16cex:durableId="2433F4E4" w16cex:dateUtc="2021-04-28T13:51:00Z"/>
  <w16cex:commentExtensible w16cex:durableId="2433F536" w16cex:dateUtc="2021-04-28T13:52:00Z"/>
  <w16cex:commentExtensible w16cex:durableId="2433F5D5" w16cex:dateUtc="2021-04-28T13:55:00Z"/>
  <w16cex:commentExtensible w16cex:durableId="2432D15E" w16cex:dateUtc="2021-04-27T06:07:00Z"/>
  <w16cex:commentExtensible w16cex:durableId="2433F560" w16cex:dateUtc="2021-04-28T13:53:00Z"/>
  <w16cex:commentExtensible w16cex:durableId="2433FBB4" w16cex:dateUtc="2021-04-28T14:20:00Z"/>
  <w16cex:commentExtensible w16cex:durableId="2433FC25"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23E66D" w16cid:durableId="2433FD63"/>
  <w16cid:commentId w16cid:paraId="00EE4087" w16cid:durableId="2432D20B"/>
  <w16cid:commentId w16cid:paraId="458E024E" w16cid:durableId="2432C3F3"/>
  <w16cid:commentId w16cid:paraId="63863352" w16cid:durableId="2432C487"/>
  <w16cid:commentId w16cid:paraId="67C15402" w16cid:durableId="2433D561"/>
  <w16cid:commentId w16cid:paraId="50559B26" w16cid:durableId="2433E805"/>
  <w16cid:commentId w16cid:paraId="212E8A47" w16cid:durableId="2432CAB2"/>
  <w16cid:commentId w16cid:paraId="15ACC071" w16cid:durableId="2432C9E6"/>
  <w16cid:commentId w16cid:paraId="168A4D3E" w16cid:durableId="2433E867"/>
  <w16cid:commentId w16cid:paraId="6D4AE00A" w16cid:durableId="2433E8D5"/>
  <w16cid:commentId w16cid:paraId="2DEF7B49" w16cid:durableId="2432CB5F"/>
  <w16cid:commentId w16cid:paraId="3669912A" w16cid:durableId="2432CBB5"/>
  <w16cid:commentId w16cid:paraId="4681CF2C" w16cid:durableId="2432CC3C"/>
  <w16cid:commentId w16cid:paraId="5571283A" w16cid:durableId="2433EA18"/>
  <w16cid:commentId w16cid:paraId="38393CF8" w16cid:durableId="2433EB02"/>
  <w16cid:commentId w16cid:paraId="3D0CB17C" w16cid:durableId="2433EC29"/>
  <w16cid:commentId w16cid:paraId="7F196ABF" w16cid:durableId="2433EDF8"/>
  <w16cid:commentId w16cid:paraId="0D1C5A62" w16cid:durableId="2432CCF6"/>
  <w16cid:commentId w16cid:paraId="4E74649F" w16cid:durableId="2433ED47"/>
  <w16cid:commentId w16cid:paraId="444F5B5B" w16cid:durableId="2433ED7F"/>
  <w16cid:commentId w16cid:paraId="44570E71" w16cid:durableId="2432CD7B"/>
  <w16cid:commentId w16cid:paraId="67A14042" w16cid:durableId="2432CDAC"/>
  <w16cid:commentId w16cid:paraId="5812364F" w16cid:durableId="2433EEBB"/>
  <w16cid:commentId w16cid:paraId="75F6C8C2" w16cid:durableId="2433F8E5"/>
  <w16cid:commentId w16cid:paraId="423BC490" w16cid:durableId="2433EF8B"/>
  <w16cid:commentId w16cid:paraId="0991B26E" w16cid:durableId="2433F229"/>
  <w16cid:commentId w16cid:paraId="2F660C6B" w16cid:durableId="2433F236"/>
  <w16cid:commentId w16cid:paraId="7795D635" w16cid:durableId="2433F26C"/>
  <w16cid:commentId w16cid:paraId="1F51D696" w16cid:durableId="2433F28B"/>
  <w16cid:commentId w16cid:paraId="52E64F87" w16cid:durableId="2433F294"/>
  <w16cid:commentId w16cid:paraId="225126EA" w16cid:durableId="2433F2AC"/>
  <w16cid:commentId w16cid:paraId="4A34A7BA" w16cid:durableId="2433F2F1"/>
  <w16cid:commentId w16cid:paraId="76339DB6" w16cid:durableId="2433F2FE"/>
  <w16cid:commentId w16cid:paraId="19A0E4E9" w16cid:durableId="2433F35F"/>
  <w16cid:commentId w16cid:paraId="0A677127" w16cid:durableId="2433F371"/>
  <w16cid:commentId w16cid:paraId="61FEA999" w16cid:durableId="2433F388"/>
  <w16cid:commentId w16cid:paraId="73A3FC8B" w16cid:durableId="2433F38F"/>
  <w16cid:commentId w16cid:paraId="3902FA29" w16cid:durableId="2433FB57"/>
  <w16cid:commentId w16cid:paraId="73108BFC" w16cid:durableId="2432CFF6"/>
  <w16cid:commentId w16cid:paraId="258D5D0D" w16cid:durableId="2433F4E4"/>
  <w16cid:commentId w16cid:paraId="40CBA136" w16cid:durableId="2433F536"/>
  <w16cid:commentId w16cid:paraId="512819EB" w16cid:durableId="2433F5D5"/>
  <w16cid:commentId w16cid:paraId="5390F817" w16cid:durableId="2432D15E"/>
  <w16cid:commentId w16cid:paraId="5DA4B5D3" w16cid:durableId="2433F560"/>
  <w16cid:commentId w16cid:paraId="10E4A30B" w16cid:durableId="2433FBB4"/>
  <w16cid:commentId w16cid:paraId="72112F78" w16cid:durableId="2433FC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A3FEE" w14:textId="77777777" w:rsidR="009563F9" w:rsidRDefault="009563F9" w:rsidP="00DB2DC9">
      <w:pPr>
        <w:spacing w:after="0"/>
      </w:pPr>
      <w:r>
        <w:separator/>
      </w:r>
    </w:p>
  </w:endnote>
  <w:endnote w:type="continuationSeparator" w:id="0">
    <w:p w14:paraId="025C4833" w14:textId="77777777" w:rsidR="009563F9" w:rsidRDefault="009563F9"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EF492" w14:textId="77777777" w:rsidR="009563F9" w:rsidRDefault="009563F9" w:rsidP="00DB2DC9">
      <w:pPr>
        <w:spacing w:after="0"/>
      </w:pPr>
      <w:r>
        <w:separator/>
      </w:r>
    </w:p>
  </w:footnote>
  <w:footnote w:type="continuationSeparator" w:id="0">
    <w:p w14:paraId="34B70134" w14:textId="77777777" w:rsidR="009563F9" w:rsidRDefault="009563F9"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styleLink w:val="NumberedBulle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5D63F65"/>
    <w:multiLevelType w:val="multilevel"/>
    <w:tmpl w:val="00000023"/>
    <w:numStyleLink w:val="NumberedBullet"/>
  </w:abstractNum>
  <w:abstractNum w:abstractNumId="6" w15:restartNumberingAfterBreak="0">
    <w:nsid w:val="297701AD"/>
    <w:multiLevelType w:val="hybridMultilevel"/>
    <w:tmpl w:val="D1B0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56C48"/>
    <w:multiLevelType w:val="hybridMultilevel"/>
    <w:tmpl w:val="725CBDC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B91B92"/>
    <w:multiLevelType w:val="multilevel"/>
    <w:tmpl w:val="34A06682"/>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1" w15:restartNumberingAfterBreak="0">
    <w:nsid w:val="34B01141"/>
    <w:multiLevelType w:val="multilevel"/>
    <w:tmpl w:val="D91A43F4"/>
    <w:numStyleLink w:val="NumberedBulletWithinBullet"/>
  </w:abstractNum>
  <w:abstractNum w:abstractNumId="12" w15:restartNumberingAfterBreak="0">
    <w:nsid w:val="6B672E81"/>
    <w:multiLevelType w:val="hybridMultilevel"/>
    <w:tmpl w:val="73DAFE0E"/>
    <w:lvl w:ilvl="0" w:tplc="0809000F">
      <w:start w:val="2"/>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9A16000"/>
    <w:multiLevelType w:val="hybridMultilevel"/>
    <w:tmpl w:val="BB2C40BE"/>
    <w:lvl w:ilvl="0" w:tplc="0809000F">
      <w:start w:val="3"/>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140D3E"/>
    <w:multiLevelType w:val="hybridMultilevel"/>
    <w:tmpl w:val="32741402"/>
    <w:lvl w:ilvl="0" w:tplc="0809000F">
      <w:start w:val="2"/>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7"/>
  </w:num>
  <w:num w:numId="21">
    <w:abstractNumId w:val="15"/>
  </w:num>
  <w:num w:numId="22">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165C"/>
    <w:rsid w:val="00010798"/>
    <w:rsid w:val="00010BDA"/>
    <w:rsid w:val="00013951"/>
    <w:rsid w:val="000239C8"/>
    <w:rsid w:val="00031016"/>
    <w:rsid w:val="000324E4"/>
    <w:rsid w:val="00043068"/>
    <w:rsid w:val="00047CA9"/>
    <w:rsid w:val="00051A3C"/>
    <w:rsid w:val="00053C56"/>
    <w:rsid w:val="0005479A"/>
    <w:rsid w:val="000658AF"/>
    <w:rsid w:val="00066A8A"/>
    <w:rsid w:val="000671E5"/>
    <w:rsid w:val="00073F55"/>
    <w:rsid w:val="0007603E"/>
    <w:rsid w:val="00076D04"/>
    <w:rsid w:val="000774C9"/>
    <w:rsid w:val="00080E3E"/>
    <w:rsid w:val="0008156F"/>
    <w:rsid w:val="000818F0"/>
    <w:rsid w:val="00083D28"/>
    <w:rsid w:val="0009406A"/>
    <w:rsid w:val="000941E3"/>
    <w:rsid w:val="00095030"/>
    <w:rsid w:val="0009626B"/>
    <w:rsid w:val="000A2629"/>
    <w:rsid w:val="000A3032"/>
    <w:rsid w:val="000A7E91"/>
    <w:rsid w:val="000B3585"/>
    <w:rsid w:val="000C2566"/>
    <w:rsid w:val="000C7A25"/>
    <w:rsid w:val="000D669F"/>
    <w:rsid w:val="000E04F5"/>
    <w:rsid w:val="000E0EC2"/>
    <w:rsid w:val="000E1668"/>
    <w:rsid w:val="000E3337"/>
    <w:rsid w:val="000E6F15"/>
    <w:rsid w:val="000E7680"/>
    <w:rsid w:val="000F104F"/>
    <w:rsid w:val="000F3C9A"/>
    <w:rsid w:val="000F4BAA"/>
    <w:rsid w:val="000F64CC"/>
    <w:rsid w:val="00101C38"/>
    <w:rsid w:val="00106996"/>
    <w:rsid w:val="001107DD"/>
    <w:rsid w:val="00111A20"/>
    <w:rsid w:val="00113B76"/>
    <w:rsid w:val="001204A9"/>
    <w:rsid w:val="00120744"/>
    <w:rsid w:val="00122521"/>
    <w:rsid w:val="00124D6B"/>
    <w:rsid w:val="00127D01"/>
    <w:rsid w:val="00132DF2"/>
    <w:rsid w:val="00140EA5"/>
    <w:rsid w:val="00145096"/>
    <w:rsid w:val="0014574B"/>
    <w:rsid w:val="001470DB"/>
    <w:rsid w:val="00150CC7"/>
    <w:rsid w:val="001526F2"/>
    <w:rsid w:val="001528B2"/>
    <w:rsid w:val="00160134"/>
    <w:rsid w:val="00167446"/>
    <w:rsid w:val="00172CEB"/>
    <w:rsid w:val="001737B4"/>
    <w:rsid w:val="00186A99"/>
    <w:rsid w:val="00194881"/>
    <w:rsid w:val="001A0F66"/>
    <w:rsid w:val="001A1A7A"/>
    <w:rsid w:val="001A2302"/>
    <w:rsid w:val="001A688D"/>
    <w:rsid w:val="001A7AB0"/>
    <w:rsid w:val="001B08E0"/>
    <w:rsid w:val="001B3651"/>
    <w:rsid w:val="001B6AD2"/>
    <w:rsid w:val="001C51CC"/>
    <w:rsid w:val="001C709B"/>
    <w:rsid w:val="001C7396"/>
    <w:rsid w:val="001E380B"/>
    <w:rsid w:val="001E4AA9"/>
    <w:rsid w:val="001F21DA"/>
    <w:rsid w:val="001F69D9"/>
    <w:rsid w:val="00200DF5"/>
    <w:rsid w:val="00202432"/>
    <w:rsid w:val="002034DA"/>
    <w:rsid w:val="00204611"/>
    <w:rsid w:val="00205AD0"/>
    <w:rsid w:val="002076A8"/>
    <w:rsid w:val="00210489"/>
    <w:rsid w:val="00212732"/>
    <w:rsid w:val="00214C5A"/>
    <w:rsid w:val="00217379"/>
    <w:rsid w:val="00223080"/>
    <w:rsid w:val="00224ECF"/>
    <w:rsid w:val="00226A8C"/>
    <w:rsid w:val="00231F3C"/>
    <w:rsid w:val="00237512"/>
    <w:rsid w:val="002432CE"/>
    <w:rsid w:val="00243CA7"/>
    <w:rsid w:val="00246264"/>
    <w:rsid w:val="00247C92"/>
    <w:rsid w:val="00253E16"/>
    <w:rsid w:val="002545E2"/>
    <w:rsid w:val="00256B0C"/>
    <w:rsid w:val="00262CF6"/>
    <w:rsid w:val="00263A18"/>
    <w:rsid w:val="0026427A"/>
    <w:rsid w:val="00267AAA"/>
    <w:rsid w:val="00272D3F"/>
    <w:rsid w:val="002738A1"/>
    <w:rsid w:val="00275E3F"/>
    <w:rsid w:val="00277147"/>
    <w:rsid w:val="00284735"/>
    <w:rsid w:val="00293C65"/>
    <w:rsid w:val="002A5091"/>
    <w:rsid w:val="002A6948"/>
    <w:rsid w:val="002B26E1"/>
    <w:rsid w:val="002B6759"/>
    <w:rsid w:val="002C706A"/>
    <w:rsid w:val="002D54C9"/>
    <w:rsid w:val="002D65B3"/>
    <w:rsid w:val="002D682D"/>
    <w:rsid w:val="002E0C27"/>
    <w:rsid w:val="002E1870"/>
    <w:rsid w:val="002E3EEC"/>
    <w:rsid w:val="00301B66"/>
    <w:rsid w:val="00303EBA"/>
    <w:rsid w:val="003059CC"/>
    <w:rsid w:val="0031282E"/>
    <w:rsid w:val="00314693"/>
    <w:rsid w:val="00315C37"/>
    <w:rsid w:val="00332C98"/>
    <w:rsid w:val="003345C8"/>
    <w:rsid w:val="003414C3"/>
    <w:rsid w:val="0034545F"/>
    <w:rsid w:val="00346629"/>
    <w:rsid w:val="003504D3"/>
    <w:rsid w:val="00361877"/>
    <w:rsid w:val="003644D3"/>
    <w:rsid w:val="00365B21"/>
    <w:rsid w:val="00365D8B"/>
    <w:rsid w:val="00371617"/>
    <w:rsid w:val="003718D8"/>
    <w:rsid w:val="00382BFD"/>
    <w:rsid w:val="00382CE9"/>
    <w:rsid w:val="00384370"/>
    <w:rsid w:val="00387591"/>
    <w:rsid w:val="003913C9"/>
    <w:rsid w:val="00392BF4"/>
    <w:rsid w:val="003A0934"/>
    <w:rsid w:val="003A5EE9"/>
    <w:rsid w:val="003B07B8"/>
    <w:rsid w:val="003B2FFB"/>
    <w:rsid w:val="003C514B"/>
    <w:rsid w:val="003C76D0"/>
    <w:rsid w:val="003D64A2"/>
    <w:rsid w:val="003E07A6"/>
    <w:rsid w:val="003E07EB"/>
    <w:rsid w:val="003E4E45"/>
    <w:rsid w:val="003F17DF"/>
    <w:rsid w:val="003F186D"/>
    <w:rsid w:val="003F1981"/>
    <w:rsid w:val="003F2F41"/>
    <w:rsid w:val="003F4E20"/>
    <w:rsid w:val="003F607E"/>
    <w:rsid w:val="00400740"/>
    <w:rsid w:val="004008BB"/>
    <w:rsid w:val="00405500"/>
    <w:rsid w:val="004120E6"/>
    <w:rsid w:val="00412526"/>
    <w:rsid w:val="00412D57"/>
    <w:rsid w:val="0041380E"/>
    <w:rsid w:val="00421A8C"/>
    <w:rsid w:val="0042344C"/>
    <w:rsid w:val="004268B9"/>
    <w:rsid w:val="00431303"/>
    <w:rsid w:val="00434CD1"/>
    <w:rsid w:val="00443CF6"/>
    <w:rsid w:val="00444639"/>
    <w:rsid w:val="00446FE5"/>
    <w:rsid w:val="0045340A"/>
    <w:rsid w:val="00454A93"/>
    <w:rsid w:val="00455061"/>
    <w:rsid w:val="00456F02"/>
    <w:rsid w:val="00457091"/>
    <w:rsid w:val="00462DE2"/>
    <w:rsid w:val="0046674D"/>
    <w:rsid w:val="00470FB0"/>
    <w:rsid w:val="00476C6A"/>
    <w:rsid w:val="0048643C"/>
    <w:rsid w:val="00487342"/>
    <w:rsid w:val="004874EE"/>
    <w:rsid w:val="0049044F"/>
    <w:rsid w:val="00493981"/>
    <w:rsid w:val="004A06E6"/>
    <w:rsid w:val="004A67B7"/>
    <w:rsid w:val="004B03BE"/>
    <w:rsid w:val="004B1A3E"/>
    <w:rsid w:val="004B2496"/>
    <w:rsid w:val="004B5F74"/>
    <w:rsid w:val="004C07C9"/>
    <w:rsid w:val="004C0854"/>
    <w:rsid w:val="004C2B33"/>
    <w:rsid w:val="004C42D0"/>
    <w:rsid w:val="004D03B0"/>
    <w:rsid w:val="004D0CFE"/>
    <w:rsid w:val="004D3E58"/>
    <w:rsid w:val="004D5D7F"/>
    <w:rsid w:val="004D6912"/>
    <w:rsid w:val="004E2153"/>
    <w:rsid w:val="004E235B"/>
    <w:rsid w:val="004F07B7"/>
    <w:rsid w:val="004F25E1"/>
    <w:rsid w:val="004F3800"/>
    <w:rsid w:val="004F72A1"/>
    <w:rsid w:val="00502530"/>
    <w:rsid w:val="00504710"/>
    <w:rsid w:val="0051028C"/>
    <w:rsid w:val="00515BB6"/>
    <w:rsid w:val="0051607C"/>
    <w:rsid w:val="00517B68"/>
    <w:rsid w:val="00520162"/>
    <w:rsid w:val="0052016E"/>
    <w:rsid w:val="00530C12"/>
    <w:rsid w:val="0053210E"/>
    <w:rsid w:val="00544F0C"/>
    <w:rsid w:val="00545DAC"/>
    <w:rsid w:val="00545F9C"/>
    <w:rsid w:val="00550798"/>
    <w:rsid w:val="005532F2"/>
    <w:rsid w:val="00562FBB"/>
    <w:rsid w:val="005728BB"/>
    <w:rsid w:val="00575648"/>
    <w:rsid w:val="00582EAB"/>
    <w:rsid w:val="00582EC2"/>
    <w:rsid w:val="005871F0"/>
    <w:rsid w:val="00587317"/>
    <w:rsid w:val="00592104"/>
    <w:rsid w:val="005A0FB9"/>
    <w:rsid w:val="005A217D"/>
    <w:rsid w:val="005A3354"/>
    <w:rsid w:val="005B7418"/>
    <w:rsid w:val="005C0E91"/>
    <w:rsid w:val="005C1AE4"/>
    <w:rsid w:val="005C1F52"/>
    <w:rsid w:val="005D12DF"/>
    <w:rsid w:val="005D5C90"/>
    <w:rsid w:val="005D7D62"/>
    <w:rsid w:val="005E422D"/>
    <w:rsid w:val="005E4F42"/>
    <w:rsid w:val="005E7620"/>
    <w:rsid w:val="006020BA"/>
    <w:rsid w:val="00607362"/>
    <w:rsid w:val="00612E08"/>
    <w:rsid w:val="00612FED"/>
    <w:rsid w:val="0061733C"/>
    <w:rsid w:val="0062761D"/>
    <w:rsid w:val="00627F73"/>
    <w:rsid w:val="006320F7"/>
    <w:rsid w:val="006345C1"/>
    <w:rsid w:val="0063580A"/>
    <w:rsid w:val="006378EA"/>
    <w:rsid w:val="00637FA9"/>
    <w:rsid w:val="0064731D"/>
    <w:rsid w:val="00652F39"/>
    <w:rsid w:val="00655D67"/>
    <w:rsid w:val="00665E84"/>
    <w:rsid w:val="00665F3B"/>
    <w:rsid w:val="00674114"/>
    <w:rsid w:val="006836AA"/>
    <w:rsid w:val="00684E4B"/>
    <w:rsid w:val="00691400"/>
    <w:rsid w:val="00695F15"/>
    <w:rsid w:val="006A10EB"/>
    <w:rsid w:val="006A2B22"/>
    <w:rsid w:val="006A48B2"/>
    <w:rsid w:val="006C2D2A"/>
    <w:rsid w:val="006C4543"/>
    <w:rsid w:val="006D1782"/>
    <w:rsid w:val="006D287D"/>
    <w:rsid w:val="006E1EEE"/>
    <w:rsid w:val="006E6DE8"/>
    <w:rsid w:val="006F4FFA"/>
    <w:rsid w:val="00704619"/>
    <w:rsid w:val="0071511B"/>
    <w:rsid w:val="00715658"/>
    <w:rsid w:val="00723BE1"/>
    <w:rsid w:val="00732F7B"/>
    <w:rsid w:val="00736AE5"/>
    <w:rsid w:val="00737B95"/>
    <w:rsid w:val="00740610"/>
    <w:rsid w:val="0074139D"/>
    <w:rsid w:val="00741CC2"/>
    <w:rsid w:val="00743848"/>
    <w:rsid w:val="00745293"/>
    <w:rsid w:val="00747A2B"/>
    <w:rsid w:val="00754F2E"/>
    <w:rsid w:val="00760795"/>
    <w:rsid w:val="00761120"/>
    <w:rsid w:val="00764324"/>
    <w:rsid w:val="007731B8"/>
    <w:rsid w:val="0077398D"/>
    <w:rsid w:val="0077510A"/>
    <w:rsid w:val="007806E1"/>
    <w:rsid w:val="00780AAF"/>
    <w:rsid w:val="00784F5C"/>
    <w:rsid w:val="00792305"/>
    <w:rsid w:val="0079371A"/>
    <w:rsid w:val="00793F45"/>
    <w:rsid w:val="00797CAC"/>
    <w:rsid w:val="007A3DB2"/>
    <w:rsid w:val="007A7088"/>
    <w:rsid w:val="007B231D"/>
    <w:rsid w:val="007B35BE"/>
    <w:rsid w:val="007C0752"/>
    <w:rsid w:val="007C39C3"/>
    <w:rsid w:val="007C59F8"/>
    <w:rsid w:val="007C695F"/>
    <w:rsid w:val="007D38FF"/>
    <w:rsid w:val="007E39AA"/>
    <w:rsid w:val="007E5CB1"/>
    <w:rsid w:val="007E6B66"/>
    <w:rsid w:val="007F2AA6"/>
    <w:rsid w:val="007F3B46"/>
    <w:rsid w:val="007F525F"/>
    <w:rsid w:val="007F6786"/>
    <w:rsid w:val="00806361"/>
    <w:rsid w:val="0080731C"/>
    <w:rsid w:val="0080743B"/>
    <w:rsid w:val="008075F2"/>
    <w:rsid w:val="00813D96"/>
    <w:rsid w:val="00814FED"/>
    <w:rsid w:val="00821C1A"/>
    <w:rsid w:val="00822804"/>
    <w:rsid w:val="00824F8F"/>
    <w:rsid w:val="008278AE"/>
    <w:rsid w:val="00827FC2"/>
    <w:rsid w:val="00835F12"/>
    <w:rsid w:val="008369E1"/>
    <w:rsid w:val="00857690"/>
    <w:rsid w:val="00861550"/>
    <w:rsid w:val="00863CF7"/>
    <w:rsid w:val="00867D28"/>
    <w:rsid w:val="008752F0"/>
    <w:rsid w:val="00880E48"/>
    <w:rsid w:val="0088666A"/>
    <w:rsid w:val="008875C4"/>
    <w:rsid w:val="00890B9A"/>
    <w:rsid w:val="00896C3A"/>
    <w:rsid w:val="008A2B55"/>
    <w:rsid w:val="008A2F65"/>
    <w:rsid w:val="008A5B7E"/>
    <w:rsid w:val="008B136D"/>
    <w:rsid w:val="008B2967"/>
    <w:rsid w:val="008B4565"/>
    <w:rsid w:val="008C11DD"/>
    <w:rsid w:val="008C76CA"/>
    <w:rsid w:val="008D0231"/>
    <w:rsid w:val="008D3D81"/>
    <w:rsid w:val="008D5663"/>
    <w:rsid w:val="008D59C9"/>
    <w:rsid w:val="008D6649"/>
    <w:rsid w:val="008E07CE"/>
    <w:rsid w:val="008E500B"/>
    <w:rsid w:val="008E5144"/>
    <w:rsid w:val="008E634D"/>
    <w:rsid w:val="008E6477"/>
    <w:rsid w:val="008E6FE5"/>
    <w:rsid w:val="008F3065"/>
    <w:rsid w:val="009008FF"/>
    <w:rsid w:val="009049FD"/>
    <w:rsid w:val="009068CC"/>
    <w:rsid w:val="00911CCD"/>
    <w:rsid w:val="00916E34"/>
    <w:rsid w:val="00917D23"/>
    <w:rsid w:val="009228C1"/>
    <w:rsid w:val="0093512D"/>
    <w:rsid w:val="00936582"/>
    <w:rsid w:val="00937D18"/>
    <w:rsid w:val="00945AE4"/>
    <w:rsid w:val="009463C6"/>
    <w:rsid w:val="0095147D"/>
    <w:rsid w:val="00951569"/>
    <w:rsid w:val="00952699"/>
    <w:rsid w:val="009563F9"/>
    <w:rsid w:val="00963978"/>
    <w:rsid w:val="00964CE2"/>
    <w:rsid w:val="00982619"/>
    <w:rsid w:val="00983F38"/>
    <w:rsid w:val="009A4919"/>
    <w:rsid w:val="009B2D3A"/>
    <w:rsid w:val="009C6510"/>
    <w:rsid w:val="009C6D0F"/>
    <w:rsid w:val="009C7465"/>
    <w:rsid w:val="009D0F10"/>
    <w:rsid w:val="009D1E85"/>
    <w:rsid w:val="009D2813"/>
    <w:rsid w:val="009D56F1"/>
    <w:rsid w:val="009D7BB3"/>
    <w:rsid w:val="009E0DD5"/>
    <w:rsid w:val="009E52F2"/>
    <w:rsid w:val="00A01A72"/>
    <w:rsid w:val="00A155B7"/>
    <w:rsid w:val="00A165AA"/>
    <w:rsid w:val="00A178AC"/>
    <w:rsid w:val="00A23B2E"/>
    <w:rsid w:val="00A24171"/>
    <w:rsid w:val="00A264AE"/>
    <w:rsid w:val="00A3335A"/>
    <w:rsid w:val="00A5323D"/>
    <w:rsid w:val="00A54874"/>
    <w:rsid w:val="00A62151"/>
    <w:rsid w:val="00A64394"/>
    <w:rsid w:val="00A646E7"/>
    <w:rsid w:val="00A66B4E"/>
    <w:rsid w:val="00A670CC"/>
    <w:rsid w:val="00A700D8"/>
    <w:rsid w:val="00A711CA"/>
    <w:rsid w:val="00A715F5"/>
    <w:rsid w:val="00A76EA0"/>
    <w:rsid w:val="00A835A1"/>
    <w:rsid w:val="00A84A7C"/>
    <w:rsid w:val="00A87747"/>
    <w:rsid w:val="00A91C7A"/>
    <w:rsid w:val="00A93A5A"/>
    <w:rsid w:val="00A94A8D"/>
    <w:rsid w:val="00AA3281"/>
    <w:rsid w:val="00AA55C3"/>
    <w:rsid w:val="00AA5AF3"/>
    <w:rsid w:val="00AB3AF1"/>
    <w:rsid w:val="00AC0D08"/>
    <w:rsid w:val="00AC0EFB"/>
    <w:rsid w:val="00AC2AA1"/>
    <w:rsid w:val="00AC2B63"/>
    <w:rsid w:val="00AC3E54"/>
    <w:rsid w:val="00AD10B6"/>
    <w:rsid w:val="00AD2732"/>
    <w:rsid w:val="00AE0069"/>
    <w:rsid w:val="00AE586A"/>
    <w:rsid w:val="00B117F6"/>
    <w:rsid w:val="00B14359"/>
    <w:rsid w:val="00B24BDE"/>
    <w:rsid w:val="00B30419"/>
    <w:rsid w:val="00B31B91"/>
    <w:rsid w:val="00B459AA"/>
    <w:rsid w:val="00B523AC"/>
    <w:rsid w:val="00B52645"/>
    <w:rsid w:val="00B52F18"/>
    <w:rsid w:val="00B557D7"/>
    <w:rsid w:val="00B6022A"/>
    <w:rsid w:val="00B625F6"/>
    <w:rsid w:val="00B70A33"/>
    <w:rsid w:val="00B70C10"/>
    <w:rsid w:val="00B7374A"/>
    <w:rsid w:val="00B75F98"/>
    <w:rsid w:val="00B761AD"/>
    <w:rsid w:val="00B7728C"/>
    <w:rsid w:val="00B8150D"/>
    <w:rsid w:val="00B81E18"/>
    <w:rsid w:val="00B82A39"/>
    <w:rsid w:val="00B83641"/>
    <w:rsid w:val="00B86EF5"/>
    <w:rsid w:val="00B948FB"/>
    <w:rsid w:val="00B9567D"/>
    <w:rsid w:val="00BA2FE7"/>
    <w:rsid w:val="00BA3573"/>
    <w:rsid w:val="00BA532E"/>
    <w:rsid w:val="00BC231B"/>
    <w:rsid w:val="00BC2ABC"/>
    <w:rsid w:val="00BC7F95"/>
    <w:rsid w:val="00BE27A4"/>
    <w:rsid w:val="00BE3664"/>
    <w:rsid w:val="00BE3AAB"/>
    <w:rsid w:val="00BE6190"/>
    <w:rsid w:val="00BF6FA1"/>
    <w:rsid w:val="00C03E04"/>
    <w:rsid w:val="00C05CAC"/>
    <w:rsid w:val="00C07891"/>
    <w:rsid w:val="00C11A4D"/>
    <w:rsid w:val="00C1229E"/>
    <w:rsid w:val="00C12483"/>
    <w:rsid w:val="00C165A4"/>
    <w:rsid w:val="00C17567"/>
    <w:rsid w:val="00C224E1"/>
    <w:rsid w:val="00C22773"/>
    <w:rsid w:val="00C24F5C"/>
    <w:rsid w:val="00C276BD"/>
    <w:rsid w:val="00C30AC8"/>
    <w:rsid w:val="00C36172"/>
    <w:rsid w:val="00C37676"/>
    <w:rsid w:val="00C41783"/>
    <w:rsid w:val="00C422BA"/>
    <w:rsid w:val="00C46E97"/>
    <w:rsid w:val="00C55532"/>
    <w:rsid w:val="00C5796E"/>
    <w:rsid w:val="00C6402D"/>
    <w:rsid w:val="00C73D71"/>
    <w:rsid w:val="00C76DF9"/>
    <w:rsid w:val="00C80F8C"/>
    <w:rsid w:val="00C85588"/>
    <w:rsid w:val="00C863C9"/>
    <w:rsid w:val="00C86A60"/>
    <w:rsid w:val="00C9597B"/>
    <w:rsid w:val="00C95A94"/>
    <w:rsid w:val="00C9691E"/>
    <w:rsid w:val="00CA2A86"/>
    <w:rsid w:val="00CA4202"/>
    <w:rsid w:val="00CB00A3"/>
    <w:rsid w:val="00CB1154"/>
    <w:rsid w:val="00CB354E"/>
    <w:rsid w:val="00CB5119"/>
    <w:rsid w:val="00CC1E97"/>
    <w:rsid w:val="00CC3A31"/>
    <w:rsid w:val="00CD2140"/>
    <w:rsid w:val="00CD4CAE"/>
    <w:rsid w:val="00CD5C48"/>
    <w:rsid w:val="00CD61B7"/>
    <w:rsid w:val="00CE5D4A"/>
    <w:rsid w:val="00CE7C67"/>
    <w:rsid w:val="00CF12A8"/>
    <w:rsid w:val="00CF1FC0"/>
    <w:rsid w:val="00CF45ED"/>
    <w:rsid w:val="00CF5C5D"/>
    <w:rsid w:val="00D02B3C"/>
    <w:rsid w:val="00D04619"/>
    <w:rsid w:val="00D048C6"/>
    <w:rsid w:val="00D10BE0"/>
    <w:rsid w:val="00D1139E"/>
    <w:rsid w:val="00D14211"/>
    <w:rsid w:val="00D218EE"/>
    <w:rsid w:val="00D31D44"/>
    <w:rsid w:val="00D4078B"/>
    <w:rsid w:val="00D42AF7"/>
    <w:rsid w:val="00D44210"/>
    <w:rsid w:val="00D46014"/>
    <w:rsid w:val="00D5389D"/>
    <w:rsid w:val="00D53AD1"/>
    <w:rsid w:val="00D55758"/>
    <w:rsid w:val="00D560A0"/>
    <w:rsid w:val="00D568D0"/>
    <w:rsid w:val="00D63A49"/>
    <w:rsid w:val="00D673D9"/>
    <w:rsid w:val="00D72DED"/>
    <w:rsid w:val="00D752E1"/>
    <w:rsid w:val="00D76F67"/>
    <w:rsid w:val="00D96A6A"/>
    <w:rsid w:val="00D97066"/>
    <w:rsid w:val="00DA14F8"/>
    <w:rsid w:val="00DA303E"/>
    <w:rsid w:val="00DA3C26"/>
    <w:rsid w:val="00DA5CB3"/>
    <w:rsid w:val="00DA7EE8"/>
    <w:rsid w:val="00DB2DC9"/>
    <w:rsid w:val="00DB3E32"/>
    <w:rsid w:val="00DB61A5"/>
    <w:rsid w:val="00DB7E58"/>
    <w:rsid w:val="00DC2E4C"/>
    <w:rsid w:val="00DC30A7"/>
    <w:rsid w:val="00DD2DC4"/>
    <w:rsid w:val="00DD3AF0"/>
    <w:rsid w:val="00DD5A8F"/>
    <w:rsid w:val="00DD6FEB"/>
    <w:rsid w:val="00DD7801"/>
    <w:rsid w:val="00DE16AD"/>
    <w:rsid w:val="00DE2C34"/>
    <w:rsid w:val="00DE3011"/>
    <w:rsid w:val="00DF0D30"/>
    <w:rsid w:val="00DF314C"/>
    <w:rsid w:val="00DF474D"/>
    <w:rsid w:val="00DF74B6"/>
    <w:rsid w:val="00E02B39"/>
    <w:rsid w:val="00E05393"/>
    <w:rsid w:val="00E07CC0"/>
    <w:rsid w:val="00E13B7F"/>
    <w:rsid w:val="00E20C1B"/>
    <w:rsid w:val="00E270CF"/>
    <w:rsid w:val="00E30E4E"/>
    <w:rsid w:val="00E42017"/>
    <w:rsid w:val="00E426EA"/>
    <w:rsid w:val="00E46A03"/>
    <w:rsid w:val="00E524E0"/>
    <w:rsid w:val="00E57A3D"/>
    <w:rsid w:val="00E6088C"/>
    <w:rsid w:val="00E632D5"/>
    <w:rsid w:val="00E6352D"/>
    <w:rsid w:val="00E71B64"/>
    <w:rsid w:val="00E73A52"/>
    <w:rsid w:val="00E73BF3"/>
    <w:rsid w:val="00E73D95"/>
    <w:rsid w:val="00E74A1B"/>
    <w:rsid w:val="00E770B7"/>
    <w:rsid w:val="00E81E42"/>
    <w:rsid w:val="00E83415"/>
    <w:rsid w:val="00E86418"/>
    <w:rsid w:val="00E94376"/>
    <w:rsid w:val="00E95F08"/>
    <w:rsid w:val="00EA339D"/>
    <w:rsid w:val="00EA5B89"/>
    <w:rsid w:val="00EB339A"/>
    <w:rsid w:val="00EB74CE"/>
    <w:rsid w:val="00EB781C"/>
    <w:rsid w:val="00EC0070"/>
    <w:rsid w:val="00EC03C6"/>
    <w:rsid w:val="00EC4127"/>
    <w:rsid w:val="00EC653F"/>
    <w:rsid w:val="00EE266C"/>
    <w:rsid w:val="00EE3136"/>
    <w:rsid w:val="00EF3D90"/>
    <w:rsid w:val="00EF4648"/>
    <w:rsid w:val="00F00377"/>
    <w:rsid w:val="00F01F74"/>
    <w:rsid w:val="00F077D4"/>
    <w:rsid w:val="00F21062"/>
    <w:rsid w:val="00F22396"/>
    <w:rsid w:val="00F22570"/>
    <w:rsid w:val="00F26728"/>
    <w:rsid w:val="00F36C54"/>
    <w:rsid w:val="00F3703E"/>
    <w:rsid w:val="00F37342"/>
    <w:rsid w:val="00F42850"/>
    <w:rsid w:val="00F42D40"/>
    <w:rsid w:val="00F43C4E"/>
    <w:rsid w:val="00F45F81"/>
    <w:rsid w:val="00F469AC"/>
    <w:rsid w:val="00F50F15"/>
    <w:rsid w:val="00F51448"/>
    <w:rsid w:val="00F51742"/>
    <w:rsid w:val="00F54D75"/>
    <w:rsid w:val="00F55968"/>
    <w:rsid w:val="00F55E63"/>
    <w:rsid w:val="00F61E7E"/>
    <w:rsid w:val="00F62C5F"/>
    <w:rsid w:val="00F662C0"/>
    <w:rsid w:val="00F730AA"/>
    <w:rsid w:val="00F822F8"/>
    <w:rsid w:val="00F84B85"/>
    <w:rsid w:val="00F86879"/>
    <w:rsid w:val="00F920A5"/>
    <w:rsid w:val="00F97ACA"/>
    <w:rsid w:val="00FA25BA"/>
    <w:rsid w:val="00FA305B"/>
    <w:rsid w:val="00FA30D6"/>
    <w:rsid w:val="00FA40DE"/>
    <w:rsid w:val="00FB521A"/>
    <w:rsid w:val="00FB57BB"/>
    <w:rsid w:val="00FB5A21"/>
    <w:rsid w:val="00FB64E8"/>
    <w:rsid w:val="00FC0F30"/>
    <w:rsid w:val="00FC1996"/>
    <w:rsid w:val="00FC4A1D"/>
    <w:rsid w:val="00FC4C14"/>
    <w:rsid w:val="00FC505E"/>
    <w:rsid w:val="00FC7A5A"/>
    <w:rsid w:val="00FD373E"/>
    <w:rsid w:val="00FE353A"/>
    <w:rsid w:val="00FE49D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1FC0"/>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CF1FC0"/>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CF1FC0"/>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CF1FC0"/>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CF1FC0"/>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CF1FC0"/>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CF1FC0"/>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rsid w:val="00CF1F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F1FC0"/>
  </w:style>
  <w:style w:type="paragraph" w:customStyle="1" w:styleId="ChapterTitlePACKT">
    <w:name w:val="Chapter Title [PACKT]"/>
    <w:next w:val="NormalPACKT"/>
    <w:uiPriority w:val="99"/>
    <w:rsid w:val="00CF1FC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CF1FC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rsid w:val="00CF1FC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CF1FC0"/>
    <w:pPr>
      <w:numPr>
        <w:numId w:val="1"/>
      </w:numPr>
      <w:tabs>
        <w:tab w:val="left" w:pos="360"/>
      </w:tabs>
      <w:suppressAutoHyphens/>
      <w:spacing w:after="60"/>
      <w:ind w:left="720" w:right="360"/>
    </w:pPr>
  </w:style>
  <w:style w:type="paragraph" w:styleId="BalloonText">
    <w:name w:val="Balloon Text"/>
    <w:basedOn w:val="Normal"/>
    <w:link w:val="BalloonTextChar"/>
    <w:rsid w:val="00CF1FC0"/>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CF1FC0"/>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CF1FC0"/>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CF1FC0"/>
    <w:rPr>
      <w:rFonts w:ascii="Arial" w:eastAsia="Times New Roman" w:hAnsi="Arial" w:cs="Arial"/>
      <w:b/>
      <w:bCs/>
      <w:iCs/>
      <w:color w:val="000000"/>
      <w:sz w:val="28"/>
      <w:szCs w:val="28"/>
    </w:rPr>
  </w:style>
  <w:style w:type="character" w:customStyle="1" w:styleId="CodeInTextPACKT">
    <w:name w:val="Code In Text [PACKT]"/>
    <w:uiPriority w:val="99"/>
    <w:rsid w:val="00CF1FC0"/>
    <w:rPr>
      <w:rFonts w:ascii="Lucida Console" w:hAnsi="Lucida Console"/>
      <w:color w:val="747959"/>
      <w:sz w:val="19"/>
      <w:szCs w:val="18"/>
    </w:rPr>
  </w:style>
  <w:style w:type="paragraph" w:customStyle="1" w:styleId="CodePACKT">
    <w:name w:val="Code [PACKT]"/>
    <w:basedOn w:val="NormalPACKT"/>
    <w:uiPriority w:val="99"/>
    <w:rsid w:val="00CF1FC0"/>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CF1FC0"/>
    <w:pPr>
      <w:numPr>
        <w:numId w:val="13"/>
      </w:numPr>
    </w:pPr>
  </w:style>
  <w:style w:type="numbering" w:customStyle="1" w:styleId="NumberedBullet">
    <w:name w:val="Numbered Bullet"/>
    <w:uiPriority w:val="99"/>
    <w:rsid w:val="00CF1FC0"/>
    <w:pPr>
      <w:numPr>
        <w:numId w:val="3"/>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CF1FC0"/>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CF1FC0"/>
    <w:rPr>
      <w:rFonts w:ascii="Arial" w:hAnsi="Arial"/>
      <w:b/>
      <w:color w:val="FF0000"/>
      <w:sz w:val="28"/>
      <w:szCs w:val="28"/>
    </w:rPr>
  </w:style>
  <w:style w:type="paragraph" w:customStyle="1" w:styleId="FigurePACKT">
    <w:name w:val="Figure [PACKT]"/>
    <w:uiPriority w:val="99"/>
    <w:rsid w:val="00CF1FC0"/>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aliases w:val="Heading 3 [PACKT] Char"/>
    <w:basedOn w:val="DefaultParagraphFont"/>
    <w:link w:val="Heading3"/>
    <w:rsid w:val="00684E4B"/>
    <w:rPr>
      <w:rFonts w:ascii="Arial" w:eastAsia="Times New Roman" w:hAnsi="Arial" w:cs="Arial"/>
      <w:b/>
      <w:iCs/>
      <w:color w:val="000000"/>
      <w:sz w:val="26"/>
      <w:szCs w:val="26"/>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rsid w:val="00CF1FC0"/>
    <w:pPr>
      <w:tabs>
        <w:tab w:val="center" w:pos="4320"/>
        <w:tab w:val="right" w:pos="8640"/>
      </w:tabs>
    </w:pPr>
  </w:style>
  <w:style w:type="character" w:customStyle="1" w:styleId="FooterChar">
    <w:name w:val="Footer Char"/>
    <w:basedOn w:val="DefaultParagraphFont"/>
    <w:link w:val="Footer"/>
    <w:rsid w:val="00DB2DC9"/>
    <w:rPr>
      <w:rFonts w:ascii="Arial" w:eastAsia="Times New Roman" w:hAnsi="Arial" w:cs="Arial"/>
      <w:bCs/>
      <w:sz w:val="20"/>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styleId="Emphasis">
    <w:name w:val="Emphasis"/>
    <w:basedOn w:val="DefaultParagraphFont"/>
    <w:uiPriority w:val="20"/>
    <w:rsid w:val="00D14211"/>
    <w:rPr>
      <w:i/>
      <w:iCs/>
    </w:rPr>
  </w:style>
  <w:style w:type="paragraph" w:customStyle="1" w:styleId="FigureCaptionPACKT">
    <w:name w:val="Figure Caption [PACKT]"/>
    <w:basedOn w:val="FigurePACKT"/>
    <w:autoRedefine/>
    <w:uiPriority w:val="99"/>
    <w:qFormat/>
    <w:rsid w:val="006C2D2A"/>
    <w:pPr>
      <w:spacing w:before="0" w:after="120"/>
    </w:pPr>
    <w:rPr>
      <w:rFonts w:ascii="Times New Roman" w:hAnsi="Times New Roman"/>
      <w:sz w:val="20"/>
    </w:rPr>
  </w:style>
  <w:style w:type="character" w:customStyle="1" w:styleId="Heading4Char">
    <w:name w:val="Heading 4 Char"/>
    <w:aliases w:val="Heading 4 [PACKT] Char"/>
    <w:basedOn w:val="DefaultParagraphFont"/>
    <w:link w:val="Heading4"/>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Pr>
      <w:rFonts w:ascii="Arial" w:eastAsia="Times New Roman" w:hAnsi="Arial" w:cs="Arial"/>
      <w:b/>
      <w:color w:val="000000"/>
      <w:szCs w:val="26"/>
    </w:rPr>
  </w:style>
  <w:style w:type="character" w:customStyle="1" w:styleId="Heading6Char">
    <w:name w:val="Heading 6 Char"/>
    <w:aliases w:val="Heading 6 [PACKT] Char"/>
    <w:link w:val="Heading6"/>
    <w:rsid w:val="00CF1FC0"/>
    <w:rPr>
      <w:rFonts w:ascii="Arial" w:eastAsia="Times New Roman" w:hAnsi="Arial" w:cs="Times New Roman"/>
      <w:iCs/>
      <w:color w:val="000000"/>
      <w:sz w:val="20"/>
      <w:lang w:eastAsia="x-none"/>
    </w:rPr>
  </w:style>
  <w:style w:type="character" w:customStyle="1" w:styleId="EmailPACKT">
    <w:name w:val="Email [PACKT]"/>
    <w:uiPriority w:val="99"/>
    <w:qFormat/>
    <w:locked/>
    <w:rsid w:val="00CF1FC0"/>
    <w:rPr>
      <w:rFonts w:ascii="Lucida Console" w:hAnsi="Lucida Console"/>
      <w:color w:val="FF6600"/>
      <w:sz w:val="19"/>
      <w:szCs w:val="18"/>
    </w:rPr>
  </w:style>
  <w:style w:type="character" w:customStyle="1" w:styleId="URLPACKT">
    <w:name w:val="URL [PACKT]"/>
    <w:uiPriority w:val="99"/>
    <w:rsid w:val="00CF1FC0"/>
    <w:rPr>
      <w:rFonts w:ascii="Lucida Console" w:hAnsi="Lucida Console"/>
      <w:color w:val="0000FF"/>
      <w:sz w:val="19"/>
      <w:szCs w:val="18"/>
    </w:rPr>
  </w:style>
  <w:style w:type="character" w:customStyle="1" w:styleId="ScreenTextPACKT">
    <w:name w:val="Screen Text [PACKT]"/>
    <w:uiPriority w:val="99"/>
    <w:locked/>
    <w:rsid w:val="00CF1FC0"/>
    <w:rPr>
      <w:rFonts w:ascii="Times New Roman" w:hAnsi="Times New Roman"/>
      <w:b/>
      <w:color w:val="008000"/>
      <w:sz w:val="22"/>
    </w:rPr>
  </w:style>
  <w:style w:type="character" w:customStyle="1" w:styleId="KeyWordPACKT">
    <w:name w:val="Key Word [PACKT]"/>
    <w:uiPriority w:val="99"/>
    <w:locked/>
    <w:rsid w:val="00CF1FC0"/>
    <w:rPr>
      <w:b/>
    </w:rPr>
  </w:style>
  <w:style w:type="character" w:customStyle="1" w:styleId="KeyPACKT">
    <w:name w:val="Key [PACKT]"/>
    <w:uiPriority w:val="99"/>
    <w:locked/>
    <w:rsid w:val="00CF1FC0"/>
    <w:rPr>
      <w:i/>
      <w:color w:val="00CCFF"/>
    </w:rPr>
  </w:style>
  <w:style w:type="character" w:customStyle="1" w:styleId="ChapterrefPACKT">
    <w:name w:val="Chapterref [PACKT]"/>
    <w:uiPriority w:val="99"/>
    <w:locked/>
    <w:rsid w:val="00CF1FC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CF1FC0"/>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CF1FC0"/>
    <w:pPr>
      <w:spacing w:before="60" w:after="60"/>
    </w:pPr>
    <w:rPr>
      <w:rFonts w:cs="Arial"/>
      <w:b/>
      <w:bCs/>
      <w:sz w:val="20"/>
    </w:rPr>
  </w:style>
  <w:style w:type="paragraph" w:customStyle="1" w:styleId="CodeEndPACKT">
    <w:name w:val="Code End [PACKT]"/>
    <w:basedOn w:val="CodePACKT"/>
    <w:next w:val="NormalPACKT"/>
    <w:uiPriority w:val="99"/>
    <w:locked/>
    <w:rsid w:val="00CF1FC0"/>
    <w:pPr>
      <w:spacing w:after="120"/>
    </w:pPr>
  </w:style>
  <w:style w:type="paragraph" w:customStyle="1" w:styleId="TableColumnContentPACKT">
    <w:name w:val="Table Column Content [PACKT]"/>
    <w:basedOn w:val="TableColumnHeadingPACKT"/>
    <w:uiPriority w:val="99"/>
    <w:rsid w:val="00CF1FC0"/>
    <w:rPr>
      <w:b w:val="0"/>
    </w:rPr>
  </w:style>
  <w:style w:type="paragraph" w:customStyle="1" w:styleId="CommandLinePACKT">
    <w:name w:val="Command Line [PACKT]"/>
    <w:basedOn w:val="CodePACKT"/>
    <w:uiPriority w:val="99"/>
    <w:qFormat/>
    <w:locked/>
    <w:rsid w:val="00CF1FC0"/>
    <w:pPr>
      <w:spacing w:after="60"/>
      <w:ind w:left="0"/>
    </w:pPr>
  </w:style>
  <w:style w:type="paragraph" w:customStyle="1" w:styleId="CodeWithinTipPACKT">
    <w:name w:val="Code Within Tip [PACKT]"/>
    <w:uiPriority w:val="99"/>
    <w:qFormat/>
    <w:rsid w:val="00CF1FC0"/>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CF1FC0"/>
    <w:pPr>
      <w:spacing w:after="120"/>
    </w:pPr>
  </w:style>
  <w:style w:type="paragraph" w:customStyle="1" w:styleId="NumberedBulletEndPACKT">
    <w:name w:val="Numbered Bullet End [PACKT]"/>
    <w:basedOn w:val="NumberedBulletPACKT"/>
    <w:next w:val="NormalPACKT"/>
    <w:uiPriority w:val="99"/>
    <w:locked/>
    <w:rsid w:val="00CF1FC0"/>
    <w:pPr>
      <w:spacing w:after="120"/>
    </w:pPr>
  </w:style>
  <w:style w:type="paragraph" w:customStyle="1" w:styleId="BulletWithinBulletPACKT">
    <w:name w:val="Bullet Within Bullet [PACKT]"/>
    <w:basedOn w:val="BulletPACKT"/>
    <w:uiPriority w:val="99"/>
    <w:locked/>
    <w:rsid w:val="00CF1FC0"/>
    <w:pPr>
      <w:tabs>
        <w:tab w:val="clear" w:pos="360"/>
      </w:tabs>
      <w:ind w:left="1440" w:right="720"/>
    </w:pPr>
  </w:style>
  <w:style w:type="paragraph" w:customStyle="1" w:styleId="BulletWithinBulletEndPACKT">
    <w:name w:val="Bullet Within Bullet End [PACKT]"/>
    <w:basedOn w:val="BulletWithinBulletPACKT"/>
    <w:uiPriority w:val="99"/>
    <w:locked/>
    <w:rsid w:val="00CF1FC0"/>
    <w:pPr>
      <w:spacing w:after="120"/>
    </w:pPr>
  </w:style>
  <w:style w:type="paragraph" w:customStyle="1" w:styleId="TipPACKT">
    <w:name w:val="Tip [PACKT]"/>
    <w:basedOn w:val="InformationBoxPACKT"/>
    <w:next w:val="NormalPACKT"/>
    <w:uiPriority w:val="99"/>
    <w:qFormat/>
    <w:rsid w:val="00CF1FC0"/>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CF1FC0"/>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CF1FC0"/>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CF1FC0"/>
  </w:style>
  <w:style w:type="paragraph" w:customStyle="1" w:styleId="PartTitlePACKT">
    <w:name w:val="Part Title [PACKT]"/>
    <w:basedOn w:val="PartPACKT"/>
    <w:uiPriority w:val="99"/>
    <w:qFormat/>
    <w:rsid w:val="00CF1FC0"/>
    <w:rPr>
      <w:i/>
      <w:sz w:val="26"/>
      <w:u w:val="none"/>
    </w:rPr>
  </w:style>
  <w:style w:type="paragraph" w:customStyle="1" w:styleId="CommandLineEndPACKT">
    <w:name w:val="Command Line End [PACKT]"/>
    <w:basedOn w:val="CommandLinePACKT"/>
    <w:uiPriority w:val="99"/>
    <w:locked/>
    <w:rsid w:val="00CF1FC0"/>
    <w:pPr>
      <w:spacing w:after="120"/>
    </w:pPr>
    <w:rPr>
      <w:bCs/>
      <w:noProof/>
      <w:szCs w:val="20"/>
      <w:lang w:eastAsia="en-US"/>
    </w:rPr>
  </w:style>
  <w:style w:type="paragraph" w:customStyle="1" w:styleId="CodeWithinBulletsPACKT">
    <w:name w:val="Code Within Bullets [PACKT]"/>
    <w:basedOn w:val="CodePACKT"/>
    <w:uiPriority w:val="99"/>
    <w:locked/>
    <w:rsid w:val="00CF1FC0"/>
    <w:pPr>
      <w:ind w:left="1080"/>
    </w:pPr>
    <w:rPr>
      <w:szCs w:val="20"/>
    </w:rPr>
  </w:style>
  <w:style w:type="paragraph" w:customStyle="1" w:styleId="CodeWithinBulletsEndPACKT">
    <w:name w:val="Code Within Bullets End [PACKT]"/>
    <w:basedOn w:val="CodeWithinBulletsPACKT"/>
    <w:uiPriority w:val="99"/>
    <w:locked/>
    <w:rsid w:val="00CF1FC0"/>
    <w:pPr>
      <w:spacing w:after="120"/>
    </w:pPr>
  </w:style>
  <w:style w:type="paragraph" w:customStyle="1" w:styleId="NumberedBulletWithinBulletPACKT">
    <w:name w:val="Numbered Bullet Within Bullet [PACKT]"/>
    <w:basedOn w:val="BulletWithinBulletPACKT"/>
    <w:uiPriority w:val="99"/>
    <w:locked/>
    <w:rsid w:val="00CF1FC0"/>
    <w:pPr>
      <w:numPr>
        <w:numId w:val="15"/>
      </w:numPr>
    </w:pPr>
  </w:style>
  <w:style w:type="paragraph" w:customStyle="1" w:styleId="NumberedBulletWithinBulletEndPACKT">
    <w:name w:val="Numbered Bullet Within Bullet End [PACKT]"/>
    <w:basedOn w:val="NumberedBulletWithinBulletPACKT"/>
    <w:uiPriority w:val="99"/>
    <w:locked/>
    <w:rsid w:val="00CF1FC0"/>
    <w:pPr>
      <w:spacing w:after="120"/>
    </w:pPr>
  </w:style>
  <w:style w:type="paragraph" w:customStyle="1" w:styleId="BulletWithinInformationBoxPACKT">
    <w:name w:val="Bullet Within Information Box [PACKT]"/>
    <w:basedOn w:val="InformationBoxPACKT"/>
    <w:uiPriority w:val="99"/>
    <w:qFormat/>
    <w:locked/>
    <w:rsid w:val="00CF1FC0"/>
    <w:pPr>
      <w:spacing w:before="0" w:after="20"/>
      <w:ind w:left="1080" w:hanging="360"/>
    </w:pPr>
  </w:style>
  <w:style w:type="paragraph" w:customStyle="1" w:styleId="CodeWithinTipEndPACKT">
    <w:name w:val="Code Within Tip End [PACKT]"/>
    <w:basedOn w:val="CodeWithinTipPACKT"/>
    <w:uiPriority w:val="99"/>
    <w:qFormat/>
    <w:rsid w:val="00CF1FC0"/>
    <w:pPr>
      <w:spacing w:after="120"/>
    </w:pPr>
  </w:style>
  <w:style w:type="paragraph" w:customStyle="1" w:styleId="CodeWithinInformationBoxPACKT">
    <w:name w:val="Code Within Information Box [PACKT]"/>
    <w:basedOn w:val="CodeWithinTipPACKT"/>
    <w:uiPriority w:val="99"/>
    <w:qFormat/>
    <w:rsid w:val="00CF1FC0"/>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CF1FC0"/>
    <w:pPr>
      <w:shd w:val="clear" w:color="auto" w:fill="FFFF00"/>
      <w:spacing w:before="180" w:after="180"/>
      <w:ind w:left="432" w:right="432"/>
    </w:pPr>
    <w:rPr>
      <w:i/>
    </w:rPr>
  </w:style>
  <w:style w:type="paragraph" w:customStyle="1" w:styleId="IgnorePACKT">
    <w:name w:val="Ignore [PACKT]"/>
    <w:basedOn w:val="FigureWithinTipPACKT"/>
    <w:uiPriority w:val="99"/>
    <w:qFormat/>
    <w:rsid w:val="00CF1FC0"/>
  </w:style>
  <w:style w:type="paragraph" w:customStyle="1" w:styleId="FigureWithinTipPACKT">
    <w:name w:val="Figure Within Tip [PACKT]"/>
    <w:basedOn w:val="FigureWithinTableContentPACKT"/>
    <w:uiPriority w:val="99"/>
    <w:qFormat/>
    <w:rsid w:val="00CF1FC0"/>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CF1FC0"/>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CF1FC0"/>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CF1FC0"/>
  </w:style>
  <w:style w:type="paragraph" w:customStyle="1" w:styleId="InformationBoxWithinBulletPACKT">
    <w:name w:val="Information Box Within Bullet [PACKT]"/>
    <w:basedOn w:val="InformationBoxPACKT"/>
    <w:uiPriority w:val="99"/>
    <w:qFormat/>
    <w:rsid w:val="00CF1FC0"/>
    <w:pPr>
      <w:ind w:left="1080"/>
    </w:pPr>
  </w:style>
  <w:style w:type="paragraph" w:customStyle="1" w:styleId="BulletWithinInformationBoxEndPACKT">
    <w:name w:val="Bullet Within Information Box End [PACKT]"/>
    <w:basedOn w:val="BulletWithinInformationBoxPACKT"/>
    <w:uiPriority w:val="99"/>
    <w:qFormat/>
    <w:rsid w:val="00CF1FC0"/>
    <w:pPr>
      <w:spacing w:after="60"/>
    </w:pPr>
  </w:style>
  <w:style w:type="paragraph" w:customStyle="1" w:styleId="BulletWithinTipPACKT">
    <w:name w:val="Bullet Within Tip [PACKT]"/>
    <w:basedOn w:val="BulletWithinInformationBoxPACKT"/>
    <w:uiPriority w:val="99"/>
    <w:qFormat/>
    <w:rsid w:val="00CF1FC0"/>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CF1FC0"/>
    <w:pPr>
      <w:spacing w:after="60"/>
    </w:pPr>
  </w:style>
  <w:style w:type="paragraph" w:customStyle="1" w:styleId="CodeWithinInformationBoxEndPACKT">
    <w:name w:val="Code Within Information Box End [PACKT]"/>
    <w:basedOn w:val="CodeWithinInformationBoxPACKT"/>
    <w:qFormat/>
    <w:rsid w:val="00CF1FC0"/>
    <w:pPr>
      <w:spacing w:before="180" w:after="180"/>
    </w:pPr>
  </w:style>
  <w:style w:type="paragraph" w:customStyle="1" w:styleId="CodeWithinTableColumnContentPACKT">
    <w:name w:val="Code Within Table Column Content [PACKT]"/>
    <w:basedOn w:val="CodeWithinTipEndPACKT"/>
    <w:uiPriority w:val="99"/>
    <w:qFormat/>
    <w:rsid w:val="00CF1FC0"/>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CF1FC0"/>
    <w:pPr>
      <w:spacing w:after="120"/>
    </w:pPr>
  </w:style>
  <w:style w:type="paragraph" w:customStyle="1" w:styleId="CommandLineWithinTipPACKT">
    <w:name w:val="Command Line Within Tip [PACKT]"/>
    <w:basedOn w:val="CommandLinePACKT"/>
    <w:uiPriority w:val="99"/>
    <w:qFormat/>
    <w:rsid w:val="00CF1FC0"/>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CF1FC0"/>
    <w:pPr>
      <w:spacing w:after="120"/>
    </w:pPr>
  </w:style>
  <w:style w:type="paragraph" w:customStyle="1" w:styleId="CommandLineWithinInformationBoxPACKT">
    <w:name w:val="Command Line Within Information Box [PACKT]"/>
    <w:basedOn w:val="CommandLineWithinTipPACKT"/>
    <w:uiPriority w:val="99"/>
    <w:qFormat/>
    <w:rsid w:val="00CF1FC0"/>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CF1FC0"/>
    <w:pPr>
      <w:spacing w:after="120"/>
    </w:pPr>
  </w:style>
  <w:style w:type="paragraph" w:customStyle="1" w:styleId="CommandLineWithinTableColumnContentPACKT">
    <w:name w:val="Command Line Within Table Column Content [PACKT]"/>
    <w:basedOn w:val="CommandLineWithinInformationBoxEndPACKT"/>
    <w:uiPriority w:val="99"/>
    <w:qFormat/>
    <w:rsid w:val="00CF1FC0"/>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CF1FC0"/>
    <w:pPr>
      <w:spacing w:after="120"/>
    </w:pPr>
  </w:style>
  <w:style w:type="paragraph" w:customStyle="1" w:styleId="CommandLineWithinBulletPACKT">
    <w:name w:val="Command Line Within Bullet [PACKT]"/>
    <w:basedOn w:val="CommandLineWithinTableColumnContentEndPACKT"/>
    <w:uiPriority w:val="99"/>
    <w:qFormat/>
    <w:rsid w:val="00CF1FC0"/>
    <w:pPr>
      <w:ind w:left="720"/>
    </w:pPr>
  </w:style>
  <w:style w:type="paragraph" w:customStyle="1" w:styleId="CommandLineWithinBulletEndPACKT">
    <w:name w:val="Command Line Within Bullet End [PACKT]"/>
    <w:basedOn w:val="CommandLineWithinBulletPACKT"/>
    <w:uiPriority w:val="99"/>
    <w:qFormat/>
    <w:rsid w:val="00CF1FC0"/>
  </w:style>
  <w:style w:type="paragraph" w:customStyle="1" w:styleId="QuoteWithinBulletPACKT">
    <w:name w:val="Quote Within Bullet [PACKT]"/>
    <w:basedOn w:val="QuotePACKT"/>
    <w:uiPriority w:val="99"/>
    <w:qFormat/>
    <w:rsid w:val="00CF1FC0"/>
    <w:pPr>
      <w:ind w:left="864" w:right="864"/>
    </w:pPr>
  </w:style>
  <w:style w:type="paragraph" w:customStyle="1" w:styleId="RomanNumberedBulletPACKT">
    <w:name w:val="Roman Numbered Bullet [PACKT]"/>
    <w:basedOn w:val="NumberedBulletPACKT"/>
    <w:uiPriority w:val="99"/>
    <w:qFormat/>
    <w:rsid w:val="00CF1FC0"/>
    <w:pPr>
      <w:numPr>
        <w:numId w:val="17"/>
      </w:numPr>
      <w:tabs>
        <w:tab w:val="clear" w:pos="360"/>
      </w:tabs>
    </w:pPr>
  </w:style>
  <w:style w:type="paragraph" w:customStyle="1" w:styleId="RomanNumberedBulletEndPACKT">
    <w:name w:val="Roman Numbered Bullet End [PACKT]"/>
    <w:basedOn w:val="RomanNumberedBulletPACKT"/>
    <w:uiPriority w:val="99"/>
    <w:qFormat/>
    <w:rsid w:val="00CF1FC0"/>
    <w:pPr>
      <w:spacing w:after="120"/>
    </w:pPr>
  </w:style>
  <w:style w:type="character" w:customStyle="1" w:styleId="CodeHighlightedPACKT">
    <w:name w:val="Code Highlighted [PACKT]"/>
    <w:uiPriority w:val="99"/>
    <w:qFormat/>
    <w:rsid w:val="00CF1FC0"/>
    <w:rPr>
      <w:rFonts w:ascii="Lucida Console" w:hAnsi="Lucida Console"/>
      <w:b/>
      <w:color w:val="747959"/>
      <w:sz w:val="18"/>
      <w:szCs w:val="18"/>
    </w:rPr>
  </w:style>
  <w:style w:type="character" w:customStyle="1" w:styleId="IconPACKT">
    <w:name w:val="Icon [PACKT]"/>
    <w:uiPriority w:val="99"/>
    <w:qFormat/>
    <w:rsid w:val="00CF1FC0"/>
    <w:rPr>
      <w:rFonts w:ascii="Times New Roman" w:hAnsi="Times New Roman"/>
      <w:noProof/>
      <w:sz w:val="22"/>
    </w:rPr>
  </w:style>
  <w:style w:type="table" w:styleId="TableGrid">
    <w:name w:val="Table Grid"/>
    <w:basedOn w:val="TableNormal"/>
    <w:rsid w:val="00CF1FC0"/>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phabeticalBulletPACKT">
    <w:name w:val="Alphabetical Bullet [PACKT]"/>
    <w:basedOn w:val="Normal"/>
    <w:uiPriority w:val="99"/>
    <w:qFormat/>
    <w:rsid w:val="00CF1FC0"/>
    <w:pPr>
      <w:numPr>
        <w:numId w:val="1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CF1FC0"/>
    <w:pPr>
      <w:spacing w:after="120"/>
    </w:pPr>
    <w:rPr>
      <w:bCs/>
    </w:rPr>
  </w:style>
  <w:style w:type="paragraph" w:customStyle="1" w:styleId="PartSectionPACKT">
    <w:name w:val="Part Section [PACKT]"/>
    <w:basedOn w:val="PartTitlePACKT"/>
    <w:uiPriority w:val="99"/>
    <w:qFormat/>
    <w:rsid w:val="00CF1FC0"/>
    <w:rPr>
      <w:sz w:val="46"/>
    </w:rPr>
  </w:style>
  <w:style w:type="paragraph" w:customStyle="1" w:styleId="BulletWithinTableColumnContentPACKT">
    <w:name w:val="Bullet Within Table Column Content [PACKT]"/>
    <w:basedOn w:val="BulletPACKT"/>
    <w:uiPriority w:val="99"/>
    <w:qFormat/>
    <w:rsid w:val="00CF1FC0"/>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CF1FC0"/>
    <w:pPr>
      <w:spacing w:after="120"/>
    </w:pPr>
  </w:style>
  <w:style w:type="paragraph" w:customStyle="1" w:styleId="PartHeadingPACKT">
    <w:name w:val="Part Heading [PACKT]"/>
    <w:basedOn w:val="ChapterTitlePACKT"/>
    <w:qFormat/>
    <w:rsid w:val="00CF1FC0"/>
  </w:style>
  <w:style w:type="paragraph" w:customStyle="1" w:styleId="BulletWithoutBulletWithinBulletPACKT">
    <w:name w:val="Bullet Without Bullet Within Bullet [PACKT]"/>
    <w:basedOn w:val="BulletPACKT"/>
    <w:uiPriority w:val="99"/>
    <w:rsid w:val="00CF1FC0"/>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CF1FC0"/>
    <w:pPr>
      <w:spacing w:after="120"/>
    </w:pPr>
  </w:style>
  <w:style w:type="paragraph" w:customStyle="1" w:styleId="BulletWithoutBulletWithinNestedBulletPACKT">
    <w:name w:val="Bullet Without Bullet Within Nested Bullet [PACKT]"/>
    <w:basedOn w:val="BulletWithoutBulletWithinBulletPACKT"/>
    <w:uiPriority w:val="99"/>
    <w:rsid w:val="00CF1FC0"/>
    <w:pPr>
      <w:ind w:left="1440"/>
    </w:pPr>
  </w:style>
  <w:style w:type="paragraph" w:customStyle="1" w:styleId="BulletWithoutBulletWithinNestedBulletEndPACKT">
    <w:name w:val="Bullet Without Bullet Within Nested Bullet End [PACKT]"/>
    <w:basedOn w:val="BulletWithoutBulletWithinNestedBulletPACKT"/>
    <w:uiPriority w:val="99"/>
    <w:rsid w:val="00CF1FC0"/>
    <w:pPr>
      <w:spacing w:after="173"/>
    </w:pPr>
  </w:style>
  <w:style w:type="paragraph" w:customStyle="1" w:styleId="AppendixTitlePACKT">
    <w:name w:val="Appendix Title [PACKT]"/>
    <w:basedOn w:val="NormalPACKT"/>
    <w:uiPriority w:val="99"/>
    <w:rsid w:val="00CF1FC0"/>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CF1FC0"/>
    <w:pPr>
      <w:numPr>
        <w:numId w:val="14"/>
      </w:numPr>
    </w:pPr>
  </w:style>
  <w:style w:type="numbering" w:customStyle="1" w:styleId="RomanNumberedBullet">
    <w:name w:val="Roman Numbered Bullet"/>
    <w:uiPriority w:val="99"/>
    <w:rsid w:val="00CF1FC0"/>
    <w:pPr>
      <w:numPr>
        <w:numId w:val="16"/>
      </w:numPr>
    </w:pPr>
  </w:style>
  <w:style w:type="numbering" w:customStyle="1" w:styleId="AlphabeticalBullet">
    <w:name w:val="Alphabetical Bullet"/>
    <w:uiPriority w:val="99"/>
    <w:rsid w:val="00CF1FC0"/>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5956">
      <w:bodyDiv w:val="1"/>
      <w:marLeft w:val="0"/>
      <w:marRight w:val="0"/>
      <w:marTop w:val="0"/>
      <w:marBottom w:val="0"/>
      <w:divBdr>
        <w:top w:val="none" w:sz="0" w:space="0" w:color="auto"/>
        <w:left w:val="none" w:sz="0" w:space="0" w:color="auto"/>
        <w:bottom w:val="none" w:sz="0" w:space="0" w:color="auto"/>
        <w:right w:val="none" w:sz="0" w:space="0" w:color="auto"/>
      </w:divBdr>
      <w:divsChild>
        <w:div w:id="1391003956">
          <w:marLeft w:val="0"/>
          <w:marRight w:val="0"/>
          <w:marTop w:val="0"/>
          <w:marBottom w:val="0"/>
          <w:divBdr>
            <w:top w:val="none" w:sz="0" w:space="0" w:color="auto"/>
            <w:left w:val="none" w:sz="0" w:space="0" w:color="auto"/>
            <w:bottom w:val="none" w:sz="0" w:space="0" w:color="auto"/>
            <w:right w:val="none" w:sz="0" w:space="0" w:color="auto"/>
          </w:divBdr>
          <w:divsChild>
            <w:div w:id="207956411">
              <w:marLeft w:val="0"/>
              <w:marRight w:val="0"/>
              <w:marTop w:val="0"/>
              <w:marBottom w:val="0"/>
              <w:divBdr>
                <w:top w:val="none" w:sz="0" w:space="0" w:color="auto"/>
                <w:left w:val="none" w:sz="0" w:space="0" w:color="auto"/>
                <w:bottom w:val="none" w:sz="0" w:space="0" w:color="auto"/>
                <w:right w:val="none" w:sz="0" w:space="0" w:color="auto"/>
              </w:divBdr>
            </w:div>
            <w:div w:id="53967151">
              <w:marLeft w:val="0"/>
              <w:marRight w:val="0"/>
              <w:marTop w:val="0"/>
              <w:marBottom w:val="0"/>
              <w:divBdr>
                <w:top w:val="none" w:sz="0" w:space="0" w:color="auto"/>
                <w:left w:val="none" w:sz="0" w:space="0" w:color="auto"/>
                <w:bottom w:val="none" w:sz="0" w:space="0" w:color="auto"/>
                <w:right w:val="none" w:sz="0" w:space="0" w:color="auto"/>
              </w:divBdr>
            </w:div>
            <w:div w:id="813369572">
              <w:marLeft w:val="0"/>
              <w:marRight w:val="0"/>
              <w:marTop w:val="0"/>
              <w:marBottom w:val="0"/>
              <w:divBdr>
                <w:top w:val="none" w:sz="0" w:space="0" w:color="auto"/>
                <w:left w:val="none" w:sz="0" w:space="0" w:color="auto"/>
                <w:bottom w:val="none" w:sz="0" w:space="0" w:color="auto"/>
                <w:right w:val="none" w:sz="0" w:space="0" w:color="auto"/>
              </w:divBdr>
            </w:div>
            <w:div w:id="370541710">
              <w:marLeft w:val="0"/>
              <w:marRight w:val="0"/>
              <w:marTop w:val="0"/>
              <w:marBottom w:val="0"/>
              <w:divBdr>
                <w:top w:val="none" w:sz="0" w:space="0" w:color="auto"/>
                <w:left w:val="none" w:sz="0" w:space="0" w:color="auto"/>
                <w:bottom w:val="none" w:sz="0" w:space="0" w:color="auto"/>
                <w:right w:val="none" w:sz="0" w:space="0" w:color="auto"/>
              </w:divBdr>
            </w:div>
            <w:div w:id="1361856145">
              <w:marLeft w:val="0"/>
              <w:marRight w:val="0"/>
              <w:marTop w:val="0"/>
              <w:marBottom w:val="0"/>
              <w:divBdr>
                <w:top w:val="none" w:sz="0" w:space="0" w:color="auto"/>
                <w:left w:val="none" w:sz="0" w:space="0" w:color="auto"/>
                <w:bottom w:val="none" w:sz="0" w:space="0" w:color="auto"/>
                <w:right w:val="none" w:sz="0" w:space="0" w:color="auto"/>
              </w:divBdr>
            </w:div>
            <w:div w:id="1085881286">
              <w:marLeft w:val="0"/>
              <w:marRight w:val="0"/>
              <w:marTop w:val="0"/>
              <w:marBottom w:val="0"/>
              <w:divBdr>
                <w:top w:val="none" w:sz="0" w:space="0" w:color="auto"/>
                <w:left w:val="none" w:sz="0" w:space="0" w:color="auto"/>
                <w:bottom w:val="none" w:sz="0" w:space="0" w:color="auto"/>
                <w:right w:val="none" w:sz="0" w:space="0" w:color="auto"/>
              </w:divBdr>
            </w:div>
            <w:div w:id="1066730137">
              <w:marLeft w:val="0"/>
              <w:marRight w:val="0"/>
              <w:marTop w:val="0"/>
              <w:marBottom w:val="0"/>
              <w:divBdr>
                <w:top w:val="none" w:sz="0" w:space="0" w:color="auto"/>
                <w:left w:val="none" w:sz="0" w:space="0" w:color="auto"/>
                <w:bottom w:val="none" w:sz="0" w:space="0" w:color="auto"/>
                <w:right w:val="none" w:sz="0" w:space="0" w:color="auto"/>
              </w:divBdr>
            </w:div>
            <w:div w:id="997540223">
              <w:marLeft w:val="0"/>
              <w:marRight w:val="0"/>
              <w:marTop w:val="0"/>
              <w:marBottom w:val="0"/>
              <w:divBdr>
                <w:top w:val="none" w:sz="0" w:space="0" w:color="auto"/>
                <w:left w:val="none" w:sz="0" w:space="0" w:color="auto"/>
                <w:bottom w:val="none" w:sz="0" w:space="0" w:color="auto"/>
                <w:right w:val="none" w:sz="0" w:space="0" w:color="auto"/>
              </w:divBdr>
            </w:div>
            <w:div w:id="934896710">
              <w:marLeft w:val="0"/>
              <w:marRight w:val="0"/>
              <w:marTop w:val="0"/>
              <w:marBottom w:val="0"/>
              <w:divBdr>
                <w:top w:val="none" w:sz="0" w:space="0" w:color="auto"/>
                <w:left w:val="none" w:sz="0" w:space="0" w:color="auto"/>
                <w:bottom w:val="none" w:sz="0" w:space="0" w:color="auto"/>
                <w:right w:val="none" w:sz="0" w:space="0" w:color="auto"/>
              </w:divBdr>
            </w:div>
            <w:div w:id="1755086708">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128089154">
              <w:marLeft w:val="0"/>
              <w:marRight w:val="0"/>
              <w:marTop w:val="0"/>
              <w:marBottom w:val="0"/>
              <w:divBdr>
                <w:top w:val="none" w:sz="0" w:space="0" w:color="auto"/>
                <w:left w:val="none" w:sz="0" w:space="0" w:color="auto"/>
                <w:bottom w:val="none" w:sz="0" w:space="0" w:color="auto"/>
                <w:right w:val="none" w:sz="0" w:space="0" w:color="auto"/>
              </w:divBdr>
            </w:div>
            <w:div w:id="1882669488">
              <w:marLeft w:val="0"/>
              <w:marRight w:val="0"/>
              <w:marTop w:val="0"/>
              <w:marBottom w:val="0"/>
              <w:divBdr>
                <w:top w:val="none" w:sz="0" w:space="0" w:color="auto"/>
                <w:left w:val="none" w:sz="0" w:space="0" w:color="auto"/>
                <w:bottom w:val="none" w:sz="0" w:space="0" w:color="auto"/>
                <w:right w:val="none" w:sz="0" w:space="0" w:color="auto"/>
              </w:divBdr>
            </w:div>
            <w:div w:id="419638273">
              <w:marLeft w:val="0"/>
              <w:marRight w:val="0"/>
              <w:marTop w:val="0"/>
              <w:marBottom w:val="0"/>
              <w:divBdr>
                <w:top w:val="none" w:sz="0" w:space="0" w:color="auto"/>
                <w:left w:val="none" w:sz="0" w:space="0" w:color="auto"/>
                <w:bottom w:val="none" w:sz="0" w:space="0" w:color="auto"/>
                <w:right w:val="none" w:sz="0" w:space="0" w:color="auto"/>
              </w:divBdr>
            </w:div>
            <w:div w:id="1032459925">
              <w:marLeft w:val="0"/>
              <w:marRight w:val="0"/>
              <w:marTop w:val="0"/>
              <w:marBottom w:val="0"/>
              <w:divBdr>
                <w:top w:val="none" w:sz="0" w:space="0" w:color="auto"/>
                <w:left w:val="none" w:sz="0" w:space="0" w:color="auto"/>
                <w:bottom w:val="none" w:sz="0" w:space="0" w:color="auto"/>
                <w:right w:val="none" w:sz="0" w:space="0" w:color="auto"/>
              </w:divBdr>
            </w:div>
            <w:div w:id="1505703743">
              <w:marLeft w:val="0"/>
              <w:marRight w:val="0"/>
              <w:marTop w:val="0"/>
              <w:marBottom w:val="0"/>
              <w:divBdr>
                <w:top w:val="none" w:sz="0" w:space="0" w:color="auto"/>
                <w:left w:val="none" w:sz="0" w:space="0" w:color="auto"/>
                <w:bottom w:val="none" w:sz="0" w:space="0" w:color="auto"/>
                <w:right w:val="none" w:sz="0" w:space="0" w:color="auto"/>
              </w:divBdr>
            </w:div>
            <w:div w:id="211967749">
              <w:marLeft w:val="0"/>
              <w:marRight w:val="0"/>
              <w:marTop w:val="0"/>
              <w:marBottom w:val="0"/>
              <w:divBdr>
                <w:top w:val="none" w:sz="0" w:space="0" w:color="auto"/>
                <w:left w:val="none" w:sz="0" w:space="0" w:color="auto"/>
                <w:bottom w:val="none" w:sz="0" w:space="0" w:color="auto"/>
                <w:right w:val="none" w:sz="0" w:space="0" w:color="auto"/>
              </w:divBdr>
            </w:div>
            <w:div w:id="1492284063">
              <w:marLeft w:val="0"/>
              <w:marRight w:val="0"/>
              <w:marTop w:val="0"/>
              <w:marBottom w:val="0"/>
              <w:divBdr>
                <w:top w:val="none" w:sz="0" w:space="0" w:color="auto"/>
                <w:left w:val="none" w:sz="0" w:space="0" w:color="auto"/>
                <w:bottom w:val="none" w:sz="0" w:space="0" w:color="auto"/>
                <w:right w:val="none" w:sz="0" w:space="0" w:color="auto"/>
              </w:divBdr>
            </w:div>
            <w:div w:id="1568952722">
              <w:marLeft w:val="0"/>
              <w:marRight w:val="0"/>
              <w:marTop w:val="0"/>
              <w:marBottom w:val="0"/>
              <w:divBdr>
                <w:top w:val="none" w:sz="0" w:space="0" w:color="auto"/>
                <w:left w:val="none" w:sz="0" w:space="0" w:color="auto"/>
                <w:bottom w:val="none" w:sz="0" w:space="0" w:color="auto"/>
                <w:right w:val="none" w:sz="0" w:space="0" w:color="auto"/>
              </w:divBdr>
            </w:div>
            <w:div w:id="2132825450">
              <w:marLeft w:val="0"/>
              <w:marRight w:val="0"/>
              <w:marTop w:val="0"/>
              <w:marBottom w:val="0"/>
              <w:divBdr>
                <w:top w:val="none" w:sz="0" w:space="0" w:color="auto"/>
                <w:left w:val="none" w:sz="0" w:space="0" w:color="auto"/>
                <w:bottom w:val="none" w:sz="0" w:space="0" w:color="auto"/>
                <w:right w:val="none" w:sz="0" w:space="0" w:color="auto"/>
              </w:divBdr>
            </w:div>
            <w:div w:id="1419592287">
              <w:marLeft w:val="0"/>
              <w:marRight w:val="0"/>
              <w:marTop w:val="0"/>
              <w:marBottom w:val="0"/>
              <w:divBdr>
                <w:top w:val="none" w:sz="0" w:space="0" w:color="auto"/>
                <w:left w:val="none" w:sz="0" w:space="0" w:color="auto"/>
                <w:bottom w:val="none" w:sz="0" w:space="0" w:color="auto"/>
                <w:right w:val="none" w:sz="0" w:space="0" w:color="auto"/>
              </w:divBdr>
            </w:div>
            <w:div w:id="1512722107">
              <w:marLeft w:val="0"/>
              <w:marRight w:val="0"/>
              <w:marTop w:val="0"/>
              <w:marBottom w:val="0"/>
              <w:divBdr>
                <w:top w:val="none" w:sz="0" w:space="0" w:color="auto"/>
                <w:left w:val="none" w:sz="0" w:space="0" w:color="auto"/>
                <w:bottom w:val="none" w:sz="0" w:space="0" w:color="auto"/>
                <w:right w:val="none" w:sz="0" w:space="0" w:color="auto"/>
              </w:divBdr>
            </w:div>
            <w:div w:id="1849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9757">
      <w:bodyDiv w:val="1"/>
      <w:marLeft w:val="0"/>
      <w:marRight w:val="0"/>
      <w:marTop w:val="0"/>
      <w:marBottom w:val="0"/>
      <w:divBdr>
        <w:top w:val="none" w:sz="0" w:space="0" w:color="auto"/>
        <w:left w:val="none" w:sz="0" w:space="0" w:color="auto"/>
        <w:bottom w:val="none" w:sz="0" w:space="0" w:color="auto"/>
        <w:right w:val="none" w:sz="0" w:space="0" w:color="auto"/>
      </w:divBdr>
      <w:divsChild>
        <w:div w:id="1762873791">
          <w:marLeft w:val="0"/>
          <w:marRight w:val="0"/>
          <w:marTop w:val="0"/>
          <w:marBottom w:val="0"/>
          <w:divBdr>
            <w:top w:val="none" w:sz="0" w:space="0" w:color="auto"/>
            <w:left w:val="none" w:sz="0" w:space="0" w:color="auto"/>
            <w:bottom w:val="none" w:sz="0" w:space="0" w:color="auto"/>
            <w:right w:val="none" w:sz="0" w:space="0" w:color="auto"/>
          </w:divBdr>
          <w:divsChild>
            <w:div w:id="496967719">
              <w:marLeft w:val="0"/>
              <w:marRight w:val="0"/>
              <w:marTop w:val="0"/>
              <w:marBottom w:val="0"/>
              <w:divBdr>
                <w:top w:val="none" w:sz="0" w:space="0" w:color="auto"/>
                <w:left w:val="none" w:sz="0" w:space="0" w:color="auto"/>
                <w:bottom w:val="none" w:sz="0" w:space="0" w:color="auto"/>
                <w:right w:val="none" w:sz="0" w:space="0" w:color="auto"/>
              </w:divBdr>
            </w:div>
            <w:div w:id="162472153">
              <w:marLeft w:val="0"/>
              <w:marRight w:val="0"/>
              <w:marTop w:val="0"/>
              <w:marBottom w:val="0"/>
              <w:divBdr>
                <w:top w:val="none" w:sz="0" w:space="0" w:color="auto"/>
                <w:left w:val="none" w:sz="0" w:space="0" w:color="auto"/>
                <w:bottom w:val="none" w:sz="0" w:space="0" w:color="auto"/>
                <w:right w:val="none" w:sz="0" w:space="0" w:color="auto"/>
              </w:divBdr>
            </w:div>
            <w:div w:id="793408679">
              <w:marLeft w:val="0"/>
              <w:marRight w:val="0"/>
              <w:marTop w:val="0"/>
              <w:marBottom w:val="0"/>
              <w:divBdr>
                <w:top w:val="none" w:sz="0" w:space="0" w:color="auto"/>
                <w:left w:val="none" w:sz="0" w:space="0" w:color="auto"/>
                <w:bottom w:val="none" w:sz="0" w:space="0" w:color="auto"/>
                <w:right w:val="none" w:sz="0" w:space="0" w:color="auto"/>
              </w:divBdr>
            </w:div>
            <w:div w:id="1407146946">
              <w:marLeft w:val="0"/>
              <w:marRight w:val="0"/>
              <w:marTop w:val="0"/>
              <w:marBottom w:val="0"/>
              <w:divBdr>
                <w:top w:val="none" w:sz="0" w:space="0" w:color="auto"/>
                <w:left w:val="none" w:sz="0" w:space="0" w:color="auto"/>
                <w:bottom w:val="none" w:sz="0" w:space="0" w:color="auto"/>
                <w:right w:val="none" w:sz="0" w:space="0" w:color="auto"/>
              </w:divBdr>
            </w:div>
            <w:div w:id="923147110">
              <w:marLeft w:val="0"/>
              <w:marRight w:val="0"/>
              <w:marTop w:val="0"/>
              <w:marBottom w:val="0"/>
              <w:divBdr>
                <w:top w:val="none" w:sz="0" w:space="0" w:color="auto"/>
                <w:left w:val="none" w:sz="0" w:space="0" w:color="auto"/>
                <w:bottom w:val="none" w:sz="0" w:space="0" w:color="auto"/>
                <w:right w:val="none" w:sz="0" w:space="0" w:color="auto"/>
              </w:divBdr>
            </w:div>
            <w:div w:id="383138517">
              <w:marLeft w:val="0"/>
              <w:marRight w:val="0"/>
              <w:marTop w:val="0"/>
              <w:marBottom w:val="0"/>
              <w:divBdr>
                <w:top w:val="none" w:sz="0" w:space="0" w:color="auto"/>
                <w:left w:val="none" w:sz="0" w:space="0" w:color="auto"/>
                <w:bottom w:val="none" w:sz="0" w:space="0" w:color="auto"/>
                <w:right w:val="none" w:sz="0" w:space="0" w:color="auto"/>
              </w:divBdr>
            </w:div>
            <w:div w:id="277495996">
              <w:marLeft w:val="0"/>
              <w:marRight w:val="0"/>
              <w:marTop w:val="0"/>
              <w:marBottom w:val="0"/>
              <w:divBdr>
                <w:top w:val="none" w:sz="0" w:space="0" w:color="auto"/>
                <w:left w:val="none" w:sz="0" w:space="0" w:color="auto"/>
                <w:bottom w:val="none" w:sz="0" w:space="0" w:color="auto"/>
                <w:right w:val="none" w:sz="0" w:space="0" w:color="auto"/>
              </w:divBdr>
            </w:div>
            <w:div w:id="103310071">
              <w:marLeft w:val="0"/>
              <w:marRight w:val="0"/>
              <w:marTop w:val="0"/>
              <w:marBottom w:val="0"/>
              <w:divBdr>
                <w:top w:val="none" w:sz="0" w:space="0" w:color="auto"/>
                <w:left w:val="none" w:sz="0" w:space="0" w:color="auto"/>
                <w:bottom w:val="none" w:sz="0" w:space="0" w:color="auto"/>
                <w:right w:val="none" w:sz="0" w:space="0" w:color="auto"/>
              </w:divBdr>
            </w:div>
            <w:div w:id="1071342944">
              <w:marLeft w:val="0"/>
              <w:marRight w:val="0"/>
              <w:marTop w:val="0"/>
              <w:marBottom w:val="0"/>
              <w:divBdr>
                <w:top w:val="none" w:sz="0" w:space="0" w:color="auto"/>
                <w:left w:val="none" w:sz="0" w:space="0" w:color="auto"/>
                <w:bottom w:val="none" w:sz="0" w:space="0" w:color="auto"/>
                <w:right w:val="none" w:sz="0" w:space="0" w:color="auto"/>
              </w:divBdr>
            </w:div>
            <w:div w:id="775097984">
              <w:marLeft w:val="0"/>
              <w:marRight w:val="0"/>
              <w:marTop w:val="0"/>
              <w:marBottom w:val="0"/>
              <w:divBdr>
                <w:top w:val="none" w:sz="0" w:space="0" w:color="auto"/>
                <w:left w:val="none" w:sz="0" w:space="0" w:color="auto"/>
                <w:bottom w:val="none" w:sz="0" w:space="0" w:color="auto"/>
                <w:right w:val="none" w:sz="0" w:space="0" w:color="auto"/>
              </w:divBdr>
            </w:div>
            <w:div w:id="1218082176">
              <w:marLeft w:val="0"/>
              <w:marRight w:val="0"/>
              <w:marTop w:val="0"/>
              <w:marBottom w:val="0"/>
              <w:divBdr>
                <w:top w:val="none" w:sz="0" w:space="0" w:color="auto"/>
                <w:left w:val="none" w:sz="0" w:space="0" w:color="auto"/>
                <w:bottom w:val="none" w:sz="0" w:space="0" w:color="auto"/>
                <w:right w:val="none" w:sz="0" w:space="0" w:color="auto"/>
              </w:divBdr>
            </w:div>
            <w:div w:id="1307317462">
              <w:marLeft w:val="0"/>
              <w:marRight w:val="0"/>
              <w:marTop w:val="0"/>
              <w:marBottom w:val="0"/>
              <w:divBdr>
                <w:top w:val="none" w:sz="0" w:space="0" w:color="auto"/>
                <w:left w:val="none" w:sz="0" w:space="0" w:color="auto"/>
                <w:bottom w:val="none" w:sz="0" w:space="0" w:color="auto"/>
                <w:right w:val="none" w:sz="0" w:space="0" w:color="auto"/>
              </w:divBdr>
            </w:div>
            <w:div w:id="1813130950">
              <w:marLeft w:val="0"/>
              <w:marRight w:val="0"/>
              <w:marTop w:val="0"/>
              <w:marBottom w:val="0"/>
              <w:divBdr>
                <w:top w:val="none" w:sz="0" w:space="0" w:color="auto"/>
                <w:left w:val="none" w:sz="0" w:space="0" w:color="auto"/>
                <w:bottom w:val="none" w:sz="0" w:space="0" w:color="auto"/>
                <w:right w:val="none" w:sz="0" w:space="0" w:color="auto"/>
              </w:divBdr>
            </w:div>
            <w:div w:id="1963729107">
              <w:marLeft w:val="0"/>
              <w:marRight w:val="0"/>
              <w:marTop w:val="0"/>
              <w:marBottom w:val="0"/>
              <w:divBdr>
                <w:top w:val="none" w:sz="0" w:space="0" w:color="auto"/>
                <w:left w:val="none" w:sz="0" w:space="0" w:color="auto"/>
                <w:bottom w:val="none" w:sz="0" w:space="0" w:color="auto"/>
                <w:right w:val="none" w:sz="0" w:space="0" w:color="auto"/>
              </w:divBdr>
            </w:div>
            <w:div w:id="1068116740">
              <w:marLeft w:val="0"/>
              <w:marRight w:val="0"/>
              <w:marTop w:val="0"/>
              <w:marBottom w:val="0"/>
              <w:divBdr>
                <w:top w:val="none" w:sz="0" w:space="0" w:color="auto"/>
                <w:left w:val="none" w:sz="0" w:space="0" w:color="auto"/>
                <w:bottom w:val="none" w:sz="0" w:space="0" w:color="auto"/>
                <w:right w:val="none" w:sz="0" w:space="0" w:color="auto"/>
              </w:divBdr>
            </w:div>
            <w:div w:id="1589998349">
              <w:marLeft w:val="0"/>
              <w:marRight w:val="0"/>
              <w:marTop w:val="0"/>
              <w:marBottom w:val="0"/>
              <w:divBdr>
                <w:top w:val="none" w:sz="0" w:space="0" w:color="auto"/>
                <w:left w:val="none" w:sz="0" w:space="0" w:color="auto"/>
                <w:bottom w:val="none" w:sz="0" w:space="0" w:color="auto"/>
                <w:right w:val="none" w:sz="0" w:space="0" w:color="auto"/>
              </w:divBdr>
            </w:div>
            <w:div w:id="1482233022">
              <w:marLeft w:val="0"/>
              <w:marRight w:val="0"/>
              <w:marTop w:val="0"/>
              <w:marBottom w:val="0"/>
              <w:divBdr>
                <w:top w:val="none" w:sz="0" w:space="0" w:color="auto"/>
                <w:left w:val="none" w:sz="0" w:space="0" w:color="auto"/>
                <w:bottom w:val="none" w:sz="0" w:space="0" w:color="auto"/>
                <w:right w:val="none" w:sz="0" w:space="0" w:color="auto"/>
              </w:divBdr>
            </w:div>
            <w:div w:id="1076510433">
              <w:marLeft w:val="0"/>
              <w:marRight w:val="0"/>
              <w:marTop w:val="0"/>
              <w:marBottom w:val="0"/>
              <w:divBdr>
                <w:top w:val="none" w:sz="0" w:space="0" w:color="auto"/>
                <w:left w:val="none" w:sz="0" w:space="0" w:color="auto"/>
                <w:bottom w:val="none" w:sz="0" w:space="0" w:color="auto"/>
                <w:right w:val="none" w:sz="0" w:space="0" w:color="auto"/>
              </w:divBdr>
            </w:div>
            <w:div w:id="1778987722">
              <w:marLeft w:val="0"/>
              <w:marRight w:val="0"/>
              <w:marTop w:val="0"/>
              <w:marBottom w:val="0"/>
              <w:divBdr>
                <w:top w:val="none" w:sz="0" w:space="0" w:color="auto"/>
                <w:left w:val="none" w:sz="0" w:space="0" w:color="auto"/>
                <w:bottom w:val="none" w:sz="0" w:space="0" w:color="auto"/>
                <w:right w:val="none" w:sz="0" w:space="0" w:color="auto"/>
              </w:divBdr>
            </w:div>
            <w:div w:id="1999453571">
              <w:marLeft w:val="0"/>
              <w:marRight w:val="0"/>
              <w:marTop w:val="0"/>
              <w:marBottom w:val="0"/>
              <w:divBdr>
                <w:top w:val="none" w:sz="0" w:space="0" w:color="auto"/>
                <w:left w:val="none" w:sz="0" w:space="0" w:color="auto"/>
                <w:bottom w:val="none" w:sz="0" w:space="0" w:color="auto"/>
                <w:right w:val="none" w:sz="0" w:space="0" w:color="auto"/>
              </w:divBdr>
            </w:div>
            <w:div w:id="1412462764">
              <w:marLeft w:val="0"/>
              <w:marRight w:val="0"/>
              <w:marTop w:val="0"/>
              <w:marBottom w:val="0"/>
              <w:divBdr>
                <w:top w:val="none" w:sz="0" w:space="0" w:color="auto"/>
                <w:left w:val="none" w:sz="0" w:space="0" w:color="auto"/>
                <w:bottom w:val="none" w:sz="0" w:space="0" w:color="auto"/>
                <w:right w:val="none" w:sz="0" w:space="0" w:color="auto"/>
              </w:divBdr>
            </w:div>
            <w:div w:id="407655671">
              <w:marLeft w:val="0"/>
              <w:marRight w:val="0"/>
              <w:marTop w:val="0"/>
              <w:marBottom w:val="0"/>
              <w:divBdr>
                <w:top w:val="none" w:sz="0" w:space="0" w:color="auto"/>
                <w:left w:val="none" w:sz="0" w:space="0" w:color="auto"/>
                <w:bottom w:val="none" w:sz="0" w:space="0" w:color="auto"/>
                <w:right w:val="none" w:sz="0" w:space="0" w:color="auto"/>
              </w:divBdr>
            </w:div>
            <w:div w:id="607082489">
              <w:marLeft w:val="0"/>
              <w:marRight w:val="0"/>
              <w:marTop w:val="0"/>
              <w:marBottom w:val="0"/>
              <w:divBdr>
                <w:top w:val="none" w:sz="0" w:space="0" w:color="auto"/>
                <w:left w:val="none" w:sz="0" w:space="0" w:color="auto"/>
                <w:bottom w:val="none" w:sz="0" w:space="0" w:color="auto"/>
                <w:right w:val="none" w:sz="0" w:space="0" w:color="auto"/>
              </w:divBdr>
            </w:div>
            <w:div w:id="2103842717">
              <w:marLeft w:val="0"/>
              <w:marRight w:val="0"/>
              <w:marTop w:val="0"/>
              <w:marBottom w:val="0"/>
              <w:divBdr>
                <w:top w:val="none" w:sz="0" w:space="0" w:color="auto"/>
                <w:left w:val="none" w:sz="0" w:space="0" w:color="auto"/>
                <w:bottom w:val="none" w:sz="0" w:space="0" w:color="auto"/>
                <w:right w:val="none" w:sz="0" w:space="0" w:color="auto"/>
              </w:divBdr>
            </w:div>
            <w:div w:id="51973195">
              <w:marLeft w:val="0"/>
              <w:marRight w:val="0"/>
              <w:marTop w:val="0"/>
              <w:marBottom w:val="0"/>
              <w:divBdr>
                <w:top w:val="none" w:sz="0" w:space="0" w:color="auto"/>
                <w:left w:val="none" w:sz="0" w:space="0" w:color="auto"/>
                <w:bottom w:val="none" w:sz="0" w:space="0" w:color="auto"/>
                <w:right w:val="none" w:sz="0" w:space="0" w:color="auto"/>
              </w:divBdr>
            </w:div>
            <w:div w:id="609777260">
              <w:marLeft w:val="0"/>
              <w:marRight w:val="0"/>
              <w:marTop w:val="0"/>
              <w:marBottom w:val="0"/>
              <w:divBdr>
                <w:top w:val="none" w:sz="0" w:space="0" w:color="auto"/>
                <w:left w:val="none" w:sz="0" w:space="0" w:color="auto"/>
                <w:bottom w:val="none" w:sz="0" w:space="0" w:color="auto"/>
                <w:right w:val="none" w:sz="0" w:space="0" w:color="auto"/>
              </w:divBdr>
            </w:div>
            <w:div w:id="1232305002">
              <w:marLeft w:val="0"/>
              <w:marRight w:val="0"/>
              <w:marTop w:val="0"/>
              <w:marBottom w:val="0"/>
              <w:divBdr>
                <w:top w:val="none" w:sz="0" w:space="0" w:color="auto"/>
                <w:left w:val="none" w:sz="0" w:space="0" w:color="auto"/>
                <w:bottom w:val="none" w:sz="0" w:space="0" w:color="auto"/>
                <w:right w:val="none" w:sz="0" w:space="0" w:color="auto"/>
              </w:divBdr>
            </w:div>
            <w:div w:id="1104379229">
              <w:marLeft w:val="0"/>
              <w:marRight w:val="0"/>
              <w:marTop w:val="0"/>
              <w:marBottom w:val="0"/>
              <w:divBdr>
                <w:top w:val="none" w:sz="0" w:space="0" w:color="auto"/>
                <w:left w:val="none" w:sz="0" w:space="0" w:color="auto"/>
                <w:bottom w:val="none" w:sz="0" w:space="0" w:color="auto"/>
                <w:right w:val="none" w:sz="0" w:space="0" w:color="auto"/>
              </w:divBdr>
            </w:div>
            <w:div w:id="394427910">
              <w:marLeft w:val="0"/>
              <w:marRight w:val="0"/>
              <w:marTop w:val="0"/>
              <w:marBottom w:val="0"/>
              <w:divBdr>
                <w:top w:val="none" w:sz="0" w:space="0" w:color="auto"/>
                <w:left w:val="none" w:sz="0" w:space="0" w:color="auto"/>
                <w:bottom w:val="none" w:sz="0" w:space="0" w:color="auto"/>
                <w:right w:val="none" w:sz="0" w:space="0" w:color="auto"/>
              </w:divBdr>
            </w:div>
            <w:div w:id="1436825495">
              <w:marLeft w:val="0"/>
              <w:marRight w:val="0"/>
              <w:marTop w:val="0"/>
              <w:marBottom w:val="0"/>
              <w:divBdr>
                <w:top w:val="none" w:sz="0" w:space="0" w:color="auto"/>
                <w:left w:val="none" w:sz="0" w:space="0" w:color="auto"/>
                <w:bottom w:val="none" w:sz="0" w:space="0" w:color="auto"/>
                <w:right w:val="none" w:sz="0" w:space="0" w:color="auto"/>
              </w:divBdr>
            </w:div>
            <w:div w:id="1078090798">
              <w:marLeft w:val="0"/>
              <w:marRight w:val="0"/>
              <w:marTop w:val="0"/>
              <w:marBottom w:val="0"/>
              <w:divBdr>
                <w:top w:val="none" w:sz="0" w:space="0" w:color="auto"/>
                <w:left w:val="none" w:sz="0" w:space="0" w:color="auto"/>
                <w:bottom w:val="none" w:sz="0" w:space="0" w:color="auto"/>
                <w:right w:val="none" w:sz="0" w:space="0" w:color="auto"/>
              </w:divBdr>
            </w:div>
            <w:div w:id="2061124021">
              <w:marLeft w:val="0"/>
              <w:marRight w:val="0"/>
              <w:marTop w:val="0"/>
              <w:marBottom w:val="0"/>
              <w:divBdr>
                <w:top w:val="none" w:sz="0" w:space="0" w:color="auto"/>
                <w:left w:val="none" w:sz="0" w:space="0" w:color="auto"/>
                <w:bottom w:val="none" w:sz="0" w:space="0" w:color="auto"/>
                <w:right w:val="none" w:sz="0" w:space="0" w:color="auto"/>
              </w:divBdr>
            </w:div>
            <w:div w:id="1539119207">
              <w:marLeft w:val="0"/>
              <w:marRight w:val="0"/>
              <w:marTop w:val="0"/>
              <w:marBottom w:val="0"/>
              <w:divBdr>
                <w:top w:val="none" w:sz="0" w:space="0" w:color="auto"/>
                <w:left w:val="none" w:sz="0" w:space="0" w:color="auto"/>
                <w:bottom w:val="none" w:sz="0" w:space="0" w:color="auto"/>
                <w:right w:val="none" w:sz="0" w:space="0" w:color="auto"/>
              </w:divBdr>
            </w:div>
            <w:div w:id="979841130">
              <w:marLeft w:val="0"/>
              <w:marRight w:val="0"/>
              <w:marTop w:val="0"/>
              <w:marBottom w:val="0"/>
              <w:divBdr>
                <w:top w:val="none" w:sz="0" w:space="0" w:color="auto"/>
                <w:left w:val="none" w:sz="0" w:space="0" w:color="auto"/>
                <w:bottom w:val="none" w:sz="0" w:space="0" w:color="auto"/>
                <w:right w:val="none" w:sz="0" w:space="0" w:color="auto"/>
              </w:divBdr>
            </w:div>
            <w:div w:id="1931888098">
              <w:marLeft w:val="0"/>
              <w:marRight w:val="0"/>
              <w:marTop w:val="0"/>
              <w:marBottom w:val="0"/>
              <w:divBdr>
                <w:top w:val="none" w:sz="0" w:space="0" w:color="auto"/>
                <w:left w:val="none" w:sz="0" w:space="0" w:color="auto"/>
                <w:bottom w:val="none" w:sz="0" w:space="0" w:color="auto"/>
                <w:right w:val="none" w:sz="0" w:space="0" w:color="auto"/>
              </w:divBdr>
            </w:div>
            <w:div w:id="468131755">
              <w:marLeft w:val="0"/>
              <w:marRight w:val="0"/>
              <w:marTop w:val="0"/>
              <w:marBottom w:val="0"/>
              <w:divBdr>
                <w:top w:val="none" w:sz="0" w:space="0" w:color="auto"/>
                <w:left w:val="none" w:sz="0" w:space="0" w:color="auto"/>
                <w:bottom w:val="none" w:sz="0" w:space="0" w:color="auto"/>
                <w:right w:val="none" w:sz="0" w:space="0" w:color="auto"/>
              </w:divBdr>
            </w:div>
            <w:div w:id="49042870">
              <w:marLeft w:val="0"/>
              <w:marRight w:val="0"/>
              <w:marTop w:val="0"/>
              <w:marBottom w:val="0"/>
              <w:divBdr>
                <w:top w:val="none" w:sz="0" w:space="0" w:color="auto"/>
                <w:left w:val="none" w:sz="0" w:space="0" w:color="auto"/>
                <w:bottom w:val="none" w:sz="0" w:space="0" w:color="auto"/>
                <w:right w:val="none" w:sz="0" w:space="0" w:color="auto"/>
              </w:divBdr>
            </w:div>
            <w:div w:id="1419718051">
              <w:marLeft w:val="0"/>
              <w:marRight w:val="0"/>
              <w:marTop w:val="0"/>
              <w:marBottom w:val="0"/>
              <w:divBdr>
                <w:top w:val="none" w:sz="0" w:space="0" w:color="auto"/>
                <w:left w:val="none" w:sz="0" w:space="0" w:color="auto"/>
                <w:bottom w:val="none" w:sz="0" w:space="0" w:color="auto"/>
                <w:right w:val="none" w:sz="0" w:space="0" w:color="auto"/>
              </w:divBdr>
            </w:div>
            <w:div w:id="1280646111">
              <w:marLeft w:val="0"/>
              <w:marRight w:val="0"/>
              <w:marTop w:val="0"/>
              <w:marBottom w:val="0"/>
              <w:divBdr>
                <w:top w:val="none" w:sz="0" w:space="0" w:color="auto"/>
                <w:left w:val="none" w:sz="0" w:space="0" w:color="auto"/>
                <w:bottom w:val="none" w:sz="0" w:space="0" w:color="auto"/>
                <w:right w:val="none" w:sz="0" w:space="0" w:color="auto"/>
              </w:divBdr>
            </w:div>
            <w:div w:id="976489436">
              <w:marLeft w:val="0"/>
              <w:marRight w:val="0"/>
              <w:marTop w:val="0"/>
              <w:marBottom w:val="0"/>
              <w:divBdr>
                <w:top w:val="none" w:sz="0" w:space="0" w:color="auto"/>
                <w:left w:val="none" w:sz="0" w:space="0" w:color="auto"/>
                <w:bottom w:val="none" w:sz="0" w:space="0" w:color="auto"/>
                <w:right w:val="none" w:sz="0" w:space="0" w:color="auto"/>
              </w:divBdr>
            </w:div>
            <w:div w:id="1989169237">
              <w:marLeft w:val="0"/>
              <w:marRight w:val="0"/>
              <w:marTop w:val="0"/>
              <w:marBottom w:val="0"/>
              <w:divBdr>
                <w:top w:val="none" w:sz="0" w:space="0" w:color="auto"/>
                <w:left w:val="none" w:sz="0" w:space="0" w:color="auto"/>
                <w:bottom w:val="none" w:sz="0" w:space="0" w:color="auto"/>
                <w:right w:val="none" w:sz="0" w:space="0" w:color="auto"/>
              </w:divBdr>
            </w:div>
            <w:div w:id="1926375889">
              <w:marLeft w:val="0"/>
              <w:marRight w:val="0"/>
              <w:marTop w:val="0"/>
              <w:marBottom w:val="0"/>
              <w:divBdr>
                <w:top w:val="none" w:sz="0" w:space="0" w:color="auto"/>
                <w:left w:val="none" w:sz="0" w:space="0" w:color="auto"/>
                <w:bottom w:val="none" w:sz="0" w:space="0" w:color="auto"/>
                <w:right w:val="none" w:sz="0" w:space="0" w:color="auto"/>
              </w:divBdr>
            </w:div>
            <w:div w:id="1077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113">
      <w:bodyDiv w:val="1"/>
      <w:marLeft w:val="0"/>
      <w:marRight w:val="0"/>
      <w:marTop w:val="0"/>
      <w:marBottom w:val="0"/>
      <w:divBdr>
        <w:top w:val="none" w:sz="0" w:space="0" w:color="auto"/>
        <w:left w:val="none" w:sz="0" w:space="0" w:color="auto"/>
        <w:bottom w:val="none" w:sz="0" w:space="0" w:color="auto"/>
        <w:right w:val="none" w:sz="0" w:space="0" w:color="auto"/>
      </w:divBdr>
      <w:divsChild>
        <w:div w:id="51124664">
          <w:marLeft w:val="0"/>
          <w:marRight w:val="0"/>
          <w:marTop w:val="0"/>
          <w:marBottom w:val="0"/>
          <w:divBdr>
            <w:top w:val="none" w:sz="0" w:space="0" w:color="auto"/>
            <w:left w:val="none" w:sz="0" w:space="0" w:color="auto"/>
            <w:bottom w:val="none" w:sz="0" w:space="0" w:color="auto"/>
            <w:right w:val="none" w:sz="0" w:space="0" w:color="auto"/>
          </w:divBdr>
          <w:divsChild>
            <w:div w:id="203643060">
              <w:marLeft w:val="0"/>
              <w:marRight w:val="0"/>
              <w:marTop w:val="0"/>
              <w:marBottom w:val="0"/>
              <w:divBdr>
                <w:top w:val="none" w:sz="0" w:space="0" w:color="auto"/>
                <w:left w:val="none" w:sz="0" w:space="0" w:color="auto"/>
                <w:bottom w:val="none" w:sz="0" w:space="0" w:color="auto"/>
                <w:right w:val="none" w:sz="0" w:space="0" w:color="auto"/>
              </w:divBdr>
            </w:div>
            <w:div w:id="176316290">
              <w:marLeft w:val="0"/>
              <w:marRight w:val="0"/>
              <w:marTop w:val="0"/>
              <w:marBottom w:val="0"/>
              <w:divBdr>
                <w:top w:val="none" w:sz="0" w:space="0" w:color="auto"/>
                <w:left w:val="none" w:sz="0" w:space="0" w:color="auto"/>
                <w:bottom w:val="none" w:sz="0" w:space="0" w:color="auto"/>
                <w:right w:val="none" w:sz="0" w:space="0" w:color="auto"/>
              </w:divBdr>
            </w:div>
            <w:div w:id="401877072">
              <w:marLeft w:val="0"/>
              <w:marRight w:val="0"/>
              <w:marTop w:val="0"/>
              <w:marBottom w:val="0"/>
              <w:divBdr>
                <w:top w:val="none" w:sz="0" w:space="0" w:color="auto"/>
                <w:left w:val="none" w:sz="0" w:space="0" w:color="auto"/>
                <w:bottom w:val="none" w:sz="0" w:space="0" w:color="auto"/>
                <w:right w:val="none" w:sz="0" w:space="0" w:color="auto"/>
              </w:divBdr>
            </w:div>
            <w:div w:id="353846559">
              <w:marLeft w:val="0"/>
              <w:marRight w:val="0"/>
              <w:marTop w:val="0"/>
              <w:marBottom w:val="0"/>
              <w:divBdr>
                <w:top w:val="none" w:sz="0" w:space="0" w:color="auto"/>
                <w:left w:val="none" w:sz="0" w:space="0" w:color="auto"/>
                <w:bottom w:val="none" w:sz="0" w:space="0" w:color="auto"/>
                <w:right w:val="none" w:sz="0" w:space="0" w:color="auto"/>
              </w:divBdr>
            </w:div>
            <w:div w:id="1106576089">
              <w:marLeft w:val="0"/>
              <w:marRight w:val="0"/>
              <w:marTop w:val="0"/>
              <w:marBottom w:val="0"/>
              <w:divBdr>
                <w:top w:val="none" w:sz="0" w:space="0" w:color="auto"/>
                <w:left w:val="none" w:sz="0" w:space="0" w:color="auto"/>
                <w:bottom w:val="none" w:sz="0" w:space="0" w:color="auto"/>
                <w:right w:val="none" w:sz="0" w:space="0" w:color="auto"/>
              </w:divBdr>
            </w:div>
            <w:div w:id="1256941059">
              <w:marLeft w:val="0"/>
              <w:marRight w:val="0"/>
              <w:marTop w:val="0"/>
              <w:marBottom w:val="0"/>
              <w:divBdr>
                <w:top w:val="none" w:sz="0" w:space="0" w:color="auto"/>
                <w:left w:val="none" w:sz="0" w:space="0" w:color="auto"/>
                <w:bottom w:val="none" w:sz="0" w:space="0" w:color="auto"/>
                <w:right w:val="none" w:sz="0" w:space="0" w:color="auto"/>
              </w:divBdr>
            </w:div>
            <w:div w:id="742261223">
              <w:marLeft w:val="0"/>
              <w:marRight w:val="0"/>
              <w:marTop w:val="0"/>
              <w:marBottom w:val="0"/>
              <w:divBdr>
                <w:top w:val="none" w:sz="0" w:space="0" w:color="auto"/>
                <w:left w:val="none" w:sz="0" w:space="0" w:color="auto"/>
                <w:bottom w:val="none" w:sz="0" w:space="0" w:color="auto"/>
                <w:right w:val="none" w:sz="0" w:space="0" w:color="auto"/>
              </w:divBdr>
            </w:div>
            <w:div w:id="195243330">
              <w:marLeft w:val="0"/>
              <w:marRight w:val="0"/>
              <w:marTop w:val="0"/>
              <w:marBottom w:val="0"/>
              <w:divBdr>
                <w:top w:val="none" w:sz="0" w:space="0" w:color="auto"/>
                <w:left w:val="none" w:sz="0" w:space="0" w:color="auto"/>
                <w:bottom w:val="none" w:sz="0" w:space="0" w:color="auto"/>
                <w:right w:val="none" w:sz="0" w:space="0" w:color="auto"/>
              </w:divBdr>
            </w:div>
            <w:div w:id="1500080627">
              <w:marLeft w:val="0"/>
              <w:marRight w:val="0"/>
              <w:marTop w:val="0"/>
              <w:marBottom w:val="0"/>
              <w:divBdr>
                <w:top w:val="none" w:sz="0" w:space="0" w:color="auto"/>
                <w:left w:val="none" w:sz="0" w:space="0" w:color="auto"/>
                <w:bottom w:val="none" w:sz="0" w:space="0" w:color="auto"/>
                <w:right w:val="none" w:sz="0" w:space="0" w:color="auto"/>
              </w:divBdr>
            </w:div>
            <w:div w:id="1175265024">
              <w:marLeft w:val="0"/>
              <w:marRight w:val="0"/>
              <w:marTop w:val="0"/>
              <w:marBottom w:val="0"/>
              <w:divBdr>
                <w:top w:val="none" w:sz="0" w:space="0" w:color="auto"/>
                <w:left w:val="none" w:sz="0" w:space="0" w:color="auto"/>
                <w:bottom w:val="none" w:sz="0" w:space="0" w:color="auto"/>
                <w:right w:val="none" w:sz="0" w:space="0" w:color="auto"/>
              </w:divBdr>
            </w:div>
            <w:div w:id="1104417881">
              <w:marLeft w:val="0"/>
              <w:marRight w:val="0"/>
              <w:marTop w:val="0"/>
              <w:marBottom w:val="0"/>
              <w:divBdr>
                <w:top w:val="none" w:sz="0" w:space="0" w:color="auto"/>
                <w:left w:val="none" w:sz="0" w:space="0" w:color="auto"/>
                <w:bottom w:val="none" w:sz="0" w:space="0" w:color="auto"/>
                <w:right w:val="none" w:sz="0" w:space="0" w:color="auto"/>
              </w:divBdr>
            </w:div>
            <w:div w:id="417212797">
              <w:marLeft w:val="0"/>
              <w:marRight w:val="0"/>
              <w:marTop w:val="0"/>
              <w:marBottom w:val="0"/>
              <w:divBdr>
                <w:top w:val="none" w:sz="0" w:space="0" w:color="auto"/>
                <w:left w:val="none" w:sz="0" w:space="0" w:color="auto"/>
                <w:bottom w:val="none" w:sz="0" w:space="0" w:color="auto"/>
                <w:right w:val="none" w:sz="0" w:space="0" w:color="auto"/>
              </w:divBdr>
            </w:div>
            <w:div w:id="806631437">
              <w:marLeft w:val="0"/>
              <w:marRight w:val="0"/>
              <w:marTop w:val="0"/>
              <w:marBottom w:val="0"/>
              <w:divBdr>
                <w:top w:val="none" w:sz="0" w:space="0" w:color="auto"/>
                <w:left w:val="none" w:sz="0" w:space="0" w:color="auto"/>
                <w:bottom w:val="none" w:sz="0" w:space="0" w:color="auto"/>
                <w:right w:val="none" w:sz="0" w:space="0" w:color="auto"/>
              </w:divBdr>
            </w:div>
            <w:div w:id="1694921519">
              <w:marLeft w:val="0"/>
              <w:marRight w:val="0"/>
              <w:marTop w:val="0"/>
              <w:marBottom w:val="0"/>
              <w:divBdr>
                <w:top w:val="none" w:sz="0" w:space="0" w:color="auto"/>
                <w:left w:val="none" w:sz="0" w:space="0" w:color="auto"/>
                <w:bottom w:val="none" w:sz="0" w:space="0" w:color="auto"/>
                <w:right w:val="none" w:sz="0" w:space="0" w:color="auto"/>
              </w:divBdr>
            </w:div>
            <w:div w:id="138110396">
              <w:marLeft w:val="0"/>
              <w:marRight w:val="0"/>
              <w:marTop w:val="0"/>
              <w:marBottom w:val="0"/>
              <w:divBdr>
                <w:top w:val="none" w:sz="0" w:space="0" w:color="auto"/>
                <w:left w:val="none" w:sz="0" w:space="0" w:color="auto"/>
                <w:bottom w:val="none" w:sz="0" w:space="0" w:color="auto"/>
                <w:right w:val="none" w:sz="0" w:space="0" w:color="auto"/>
              </w:divBdr>
            </w:div>
            <w:div w:id="1890458445">
              <w:marLeft w:val="0"/>
              <w:marRight w:val="0"/>
              <w:marTop w:val="0"/>
              <w:marBottom w:val="0"/>
              <w:divBdr>
                <w:top w:val="none" w:sz="0" w:space="0" w:color="auto"/>
                <w:left w:val="none" w:sz="0" w:space="0" w:color="auto"/>
                <w:bottom w:val="none" w:sz="0" w:space="0" w:color="auto"/>
                <w:right w:val="none" w:sz="0" w:space="0" w:color="auto"/>
              </w:divBdr>
            </w:div>
            <w:div w:id="2024044205">
              <w:marLeft w:val="0"/>
              <w:marRight w:val="0"/>
              <w:marTop w:val="0"/>
              <w:marBottom w:val="0"/>
              <w:divBdr>
                <w:top w:val="none" w:sz="0" w:space="0" w:color="auto"/>
                <w:left w:val="none" w:sz="0" w:space="0" w:color="auto"/>
                <w:bottom w:val="none" w:sz="0" w:space="0" w:color="auto"/>
                <w:right w:val="none" w:sz="0" w:space="0" w:color="auto"/>
              </w:divBdr>
            </w:div>
            <w:div w:id="1757628089">
              <w:marLeft w:val="0"/>
              <w:marRight w:val="0"/>
              <w:marTop w:val="0"/>
              <w:marBottom w:val="0"/>
              <w:divBdr>
                <w:top w:val="none" w:sz="0" w:space="0" w:color="auto"/>
                <w:left w:val="none" w:sz="0" w:space="0" w:color="auto"/>
                <w:bottom w:val="none" w:sz="0" w:space="0" w:color="auto"/>
                <w:right w:val="none" w:sz="0" w:space="0" w:color="auto"/>
              </w:divBdr>
            </w:div>
            <w:div w:id="1131900519">
              <w:marLeft w:val="0"/>
              <w:marRight w:val="0"/>
              <w:marTop w:val="0"/>
              <w:marBottom w:val="0"/>
              <w:divBdr>
                <w:top w:val="none" w:sz="0" w:space="0" w:color="auto"/>
                <w:left w:val="none" w:sz="0" w:space="0" w:color="auto"/>
                <w:bottom w:val="none" w:sz="0" w:space="0" w:color="auto"/>
                <w:right w:val="none" w:sz="0" w:space="0" w:color="auto"/>
              </w:divBdr>
            </w:div>
            <w:div w:id="101339906">
              <w:marLeft w:val="0"/>
              <w:marRight w:val="0"/>
              <w:marTop w:val="0"/>
              <w:marBottom w:val="0"/>
              <w:divBdr>
                <w:top w:val="none" w:sz="0" w:space="0" w:color="auto"/>
                <w:left w:val="none" w:sz="0" w:space="0" w:color="auto"/>
                <w:bottom w:val="none" w:sz="0" w:space="0" w:color="auto"/>
                <w:right w:val="none" w:sz="0" w:space="0" w:color="auto"/>
              </w:divBdr>
            </w:div>
            <w:div w:id="411394738">
              <w:marLeft w:val="0"/>
              <w:marRight w:val="0"/>
              <w:marTop w:val="0"/>
              <w:marBottom w:val="0"/>
              <w:divBdr>
                <w:top w:val="none" w:sz="0" w:space="0" w:color="auto"/>
                <w:left w:val="none" w:sz="0" w:space="0" w:color="auto"/>
                <w:bottom w:val="none" w:sz="0" w:space="0" w:color="auto"/>
                <w:right w:val="none" w:sz="0" w:space="0" w:color="auto"/>
              </w:divBdr>
            </w:div>
            <w:div w:id="2029332580">
              <w:marLeft w:val="0"/>
              <w:marRight w:val="0"/>
              <w:marTop w:val="0"/>
              <w:marBottom w:val="0"/>
              <w:divBdr>
                <w:top w:val="none" w:sz="0" w:space="0" w:color="auto"/>
                <w:left w:val="none" w:sz="0" w:space="0" w:color="auto"/>
                <w:bottom w:val="none" w:sz="0" w:space="0" w:color="auto"/>
                <w:right w:val="none" w:sz="0" w:space="0" w:color="auto"/>
              </w:divBdr>
            </w:div>
            <w:div w:id="533621097">
              <w:marLeft w:val="0"/>
              <w:marRight w:val="0"/>
              <w:marTop w:val="0"/>
              <w:marBottom w:val="0"/>
              <w:divBdr>
                <w:top w:val="none" w:sz="0" w:space="0" w:color="auto"/>
                <w:left w:val="none" w:sz="0" w:space="0" w:color="auto"/>
                <w:bottom w:val="none" w:sz="0" w:space="0" w:color="auto"/>
                <w:right w:val="none" w:sz="0" w:space="0" w:color="auto"/>
              </w:divBdr>
            </w:div>
            <w:div w:id="2068264481">
              <w:marLeft w:val="0"/>
              <w:marRight w:val="0"/>
              <w:marTop w:val="0"/>
              <w:marBottom w:val="0"/>
              <w:divBdr>
                <w:top w:val="none" w:sz="0" w:space="0" w:color="auto"/>
                <w:left w:val="none" w:sz="0" w:space="0" w:color="auto"/>
                <w:bottom w:val="none" w:sz="0" w:space="0" w:color="auto"/>
                <w:right w:val="none" w:sz="0" w:space="0" w:color="auto"/>
              </w:divBdr>
            </w:div>
            <w:div w:id="863397533">
              <w:marLeft w:val="0"/>
              <w:marRight w:val="0"/>
              <w:marTop w:val="0"/>
              <w:marBottom w:val="0"/>
              <w:divBdr>
                <w:top w:val="none" w:sz="0" w:space="0" w:color="auto"/>
                <w:left w:val="none" w:sz="0" w:space="0" w:color="auto"/>
                <w:bottom w:val="none" w:sz="0" w:space="0" w:color="auto"/>
                <w:right w:val="none" w:sz="0" w:space="0" w:color="auto"/>
              </w:divBdr>
            </w:div>
            <w:div w:id="1058212890">
              <w:marLeft w:val="0"/>
              <w:marRight w:val="0"/>
              <w:marTop w:val="0"/>
              <w:marBottom w:val="0"/>
              <w:divBdr>
                <w:top w:val="none" w:sz="0" w:space="0" w:color="auto"/>
                <w:left w:val="none" w:sz="0" w:space="0" w:color="auto"/>
                <w:bottom w:val="none" w:sz="0" w:space="0" w:color="auto"/>
                <w:right w:val="none" w:sz="0" w:space="0" w:color="auto"/>
              </w:divBdr>
            </w:div>
            <w:div w:id="1119108767">
              <w:marLeft w:val="0"/>
              <w:marRight w:val="0"/>
              <w:marTop w:val="0"/>
              <w:marBottom w:val="0"/>
              <w:divBdr>
                <w:top w:val="none" w:sz="0" w:space="0" w:color="auto"/>
                <w:left w:val="none" w:sz="0" w:space="0" w:color="auto"/>
                <w:bottom w:val="none" w:sz="0" w:space="0" w:color="auto"/>
                <w:right w:val="none" w:sz="0" w:space="0" w:color="auto"/>
              </w:divBdr>
            </w:div>
            <w:div w:id="1761750299">
              <w:marLeft w:val="0"/>
              <w:marRight w:val="0"/>
              <w:marTop w:val="0"/>
              <w:marBottom w:val="0"/>
              <w:divBdr>
                <w:top w:val="none" w:sz="0" w:space="0" w:color="auto"/>
                <w:left w:val="none" w:sz="0" w:space="0" w:color="auto"/>
                <w:bottom w:val="none" w:sz="0" w:space="0" w:color="auto"/>
                <w:right w:val="none" w:sz="0" w:space="0" w:color="auto"/>
              </w:divBdr>
            </w:div>
            <w:div w:id="1737240741">
              <w:marLeft w:val="0"/>
              <w:marRight w:val="0"/>
              <w:marTop w:val="0"/>
              <w:marBottom w:val="0"/>
              <w:divBdr>
                <w:top w:val="none" w:sz="0" w:space="0" w:color="auto"/>
                <w:left w:val="none" w:sz="0" w:space="0" w:color="auto"/>
                <w:bottom w:val="none" w:sz="0" w:space="0" w:color="auto"/>
                <w:right w:val="none" w:sz="0" w:space="0" w:color="auto"/>
              </w:divBdr>
            </w:div>
            <w:div w:id="1196121022">
              <w:marLeft w:val="0"/>
              <w:marRight w:val="0"/>
              <w:marTop w:val="0"/>
              <w:marBottom w:val="0"/>
              <w:divBdr>
                <w:top w:val="none" w:sz="0" w:space="0" w:color="auto"/>
                <w:left w:val="none" w:sz="0" w:space="0" w:color="auto"/>
                <w:bottom w:val="none" w:sz="0" w:space="0" w:color="auto"/>
                <w:right w:val="none" w:sz="0" w:space="0" w:color="auto"/>
              </w:divBdr>
            </w:div>
            <w:div w:id="724914500">
              <w:marLeft w:val="0"/>
              <w:marRight w:val="0"/>
              <w:marTop w:val="0"/>
              <w:marBottom w:val="0"/>
              <w:divBdr>
                <w:top w:val="none" w:sz="0" w:space="0" w:color="auto"/>
                <w:left w:val="none" w:sz="0" w:space="0" w:color="auto"/>
                <w:bottom w:val="none" w:sz="0" w:space="0" w:color="auto"/>
                <w:right w:val="none" w:sz="0" w:space="0" w:color="auto"/>
              </w:divBdr>
            </w:div>
            <w:div w:id="876697651">
              <w:marLeft w:val="0"/>
              <w:marRight w:val="0"/>
              <w:marTop w:val="0"/>
              <w:marBottom w:val="0"/>
              <w:divBdr>
                <w:top w:val="none" w:sz="0" w:space="0" w:color="auto"/>
                <w:left w:val="none" w:sz="0" w:space="0" w:color="auto"/>
                <w:bottom w:val="none" w:sz="0" w:space="0" w:color="auto"/>
                <w:right w:val="none" w:sz="0" w:space="0" w:color="auto"/>
              </w:divBdr>
            </w:div>
            <w:div w:id="913513241">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1209151741">
              <w:marLeft w:val="0"/>
              <w:marRight w:val="0"/>
              <w:marTop w:val="0"/>
              <w:marBottom w:val="0"/>
              <w:divBdr>
                <w:top w:val="none" w:sz="0" w:space="0" w:color="auto"/>
                <w:left w:val="none" w:sz="0" w:space="0" w:color="auto"/>
                <w:bottom w:val="none" w:sz="0" w:space="0" w:color="auto"/>
                <w:right w:val="none" w:sz="0" w:space="0" w:color="auto"/>
              </w:divBdr>
            </w:div>
            <w:div w:id="1828208384">
              <w:marLeft w:val="0"/>
              <w:marRight w:val="0"/>
              <w:marTop w:val="0"/>
              <w:marBottom w:val="0"/>
              <w:divBdr>
                <w:top w:val="none" w:sz="0" w:space="0" w:color="auto"/>
                <w:left w:val="none" w:sz="0" w:space="0" w:color="auto"/>
                <w:bottom w:val="none" w:sz="0" w:space="0" w:color="auto"/>
                <w:right w:val="none" w:sz="0" w:space="0" w:color="auto"/>
              </w:divBdr>
            </w:div>
            <w:div w:id="267393596">
              <w:marLeft w:val="0"/>
              <w:marRight w:val="0"/>
              <w:marTop w:val="0"/>
              <w:marBottom w:val="0"/>
              <w:divBdr>
                <w:top w:val="none" w:sz="0" w:space="0" w:color="auto"/>
                <w:left w:val="none" w:sz="0" w:space="0" w:color="auto"/>
                <w:bottom w:val="none" w:sz="0" w:space="0" w:color="auto"/>
                <w:right w:val="none" w:sz="0" w:space="0" w:color="auto"/>
              </w:divBdr>
            </w:div>
            <w:div w:id="1901937745">
              <w:marLeft w:val="0"/>
              <w:marRight w:val="0"/>
              <w:marTop w:val="0"/>
              <w:marBottom w:val="0"/>
              <w:divBdr>
                <w:top w:val="none" w:sz="0" w:space="0" w:color="auto"/>
                <w:left w:val="none" w:sz="0" w:space="0" w:color="auto"/>
                <w:bottom w:val="none" w:sz="0" w:space="0" w:color="auto"/>
                <w:right w:val="none" w:sz="0" w:space="0" w:color="auto"/>
              </w:divBdr>
            </w:div>
            <w:div w:id="1762949358">
              <w:marLeft w:val="0"/>
              <w:marRight w:val="0"/>
              <w:marTop w:val="0"/>
              <w:marBottom w:val="0"/>
              <w:divBdr>
                <w:top w:val="none" w:sz="0" w:space="0" w:color="auto"/>
                <w:left w:val="none" w:sz="0" w:space="0" w:color="auto"/>
                <w:bottom w:val="none" w:sz="0" w:space="0" w:color="auto"/>
                <w:right w:val="none" w:sz="0" w:space="0" w:color="auto"/>
              </w:divBdr>
            </w:div>
            <w:div w:id="1739671747">
              <w:marLeft w:val="0"/>
              <w:marRight w:val="0"/>
              <w:marTop w:val="0"/>
              <w:marBottom w:val="0"/>
              <w:divBdr>
                <w:top w:val="none" w:sz="0" w:space="0" w:color="auto"/>
                <w:left w:val="none" w:sz="0" w:space="0" w:color="auto"/>
                <w:bottom w:val="none" w:sz="0" w:space="0" w:color="auto"/>
                <w:right w:val="none" w:sz="0" w:space="0" w:color="auto"/>
              </w:divBdr>
            </w:div>
            <w:div w:id="60715658">
              <w:marLeft w:val="0"/>
              <w:marRight w:val="0"/>
              <w:marTop w:val="0"/>
              <w:marBottom w:val="0"/>
              <w:divBdr>
                <w:top w:val="none" w:sz="0" w:space="0" w:color="auto"/>
                <w:left w:val="none" w:sz="0" w:space="0" w:color="auto"/>
                <w:bottom w:val="none" w:sz="0" w:space="0" w:color="auto"/>
                <w:right w:val="none" w:sz="0" w:space="0" w:color="auto"/>
              </w:divBdr>
            </w:div>
            <w:div w:id="929658860">
              <w:marLeft w:val="0"/>
              <w:marRight w:val="0"/>
              <w:marTop w:val="0"/>
              <w:marBottom w:val="0"/>
              <w:divBdr>
                <w:top w:val="none" w:sz="0" w:space="0" w:color="auto"/>
                <w:left w:val="none" w:sz="0" w:space="0" w:color="auto"/>
                <w:bottom w:val="none" w:sz="0" w:space="0" w:color="auto"/>
                <w:right w:val="none" w:sz="0" w:space="0" w:color="auto"/>
              </w:divBdr>
            </w:div>
            <w:div w:id="1199661999">
              <w:marLeft w:val="0"/>
              <w:marRight w:val="0"/>
              <w:marTop w:val="0"/>
              <w:marBottom w:val="0"/>
              <w:divBdr>
                <w:top w:val="none" w:sz="0" w:space="0" w:color="auto"/>
                <w:left w:val="none" w:sz="0" w:space="0" w:color="auto"/>
                <w:bottom w:val="none" w:sz="0" w:space="0" w:color="auto"/>
                <w:right w:val="none" w:sz="0" w:space="0" w:color="auto"/>
              </w:divBdr>
            </w:div>
            <w:div w:id="1641879764">
              <w:marLeft w:val="0"/>
              <w:marRight w:val="0"/>
              <w:marTop w:val="0"/>
              <w:marBottom w:val="0"/>
              <w:divBdr>
                <w:top w:val="none" w:sz="0" w:space="0" w:color="auto"/>
                <w:left w:val="none" w:sz="0" w:space="0" w:color="auto"/>
                <w:bottom w:val="none" w:sz="0" w:space="0" w:color="auto"/>
                <w:right w:val="none" w:sz="0" w:space="0" w:color="auto"/>
              </w:divBdr>
            </w:div>
            <w:div w:id="464667455">
              <w:marLeft w:val="0"/>
              <w:marRight w:val="0"/>
              <w:marTop w:val="0"/>
              <w:marBottom w:val="0"/>
              <w:divBdr>
                <w:top w:val="none" w:sz="0" w:space="0" w:color="auto"/>
                <w:left w:val="none" w:sz="0" w:space="0" w:color="auto"/>
                <w:bottom w:val="none" w:sz="0" w:space="0" w:color="auto"/>
                <w:right w:val="none" w:sz="0" w:space="0" w:color="auto"/>
              </w:divBdr>
            </w:div>
            <w:div w:id="1682198024">
              <w:marLeft w:val="0"/>
              <w:marRight w:val="0"/>
              <w:marTop w:val="0"/>
              <w:marBottom w:val="0"/>
              <w:divBdr>
                <w:top w:val="none" w:sz="0" w:space="0" w:color="auto"/>
                <w:left w:val="none" w:sz="0" w:space="0" w:color="auto"/>
                <w:bottom w:val="none" w:sz="0" w:space="0" w:color="auto"/>
                <w:right w:val="none" w:sz="0" w:space="0" w:color="auto"/>
              </w:divBdr>
            </w:div>
            <w:div w:id="807477614">
              <w:marLeft w:val="0"/>
              <w:marRight w:val="0"/>
              <w:marTop w:val="0"/>
              <w:marBottom w:val="0"/>
              <w:divBdr>
                <w:top w:val="none" w:sz="0" w:space="0" w:color="auto"/>
                <w:left w:val="none" w:sz="0" w:space="0" w:color="auto"/>
                <w:bottom w:val="none" w:sz="0" w:space="0" w:color="auto"/>
                <w:right w:val="none" w:sz="0" w:space="0" w:color="auto"/>
              </w:divBdr>
            </w:div>
            <w:div w:id="431779552">
              <w:marLeft w:val="0"/>
              <w:marRight w:val="0"/>
              <w:marTop w:val="0"/>
              <w:marBottom w:val="0"/>
              <w:divBdr>
                <w:top w:val="none" w:sz="0" w:space="0" w:color="auto"/>
                <w:left w:val="none" w:sz="0" w:space="0" w:color="auto"/>
                <w:bottom w:val="none" w:sz="0" w:space="0" w:color="auto"/>
                <w:right w:val="none" w:sz="0" w:space="0" w:color="auto"/>
              </w:divBdr>
            </w:div>
            <w:div w:id="784231703">
              <w:marLeft w:val="0"/>
              <w:marRight w:val="0"/>
              <w:marTop w:val="0"/>
              <w:marBottom w:val="0"/>
              <w:divBdr>
                <w:top w:val="none" w:sz="0" w:space="0" w:color="auto"/>
                <w:left w:val="none" w:sz="0" w:space="0" w:color="auto"/>
                <w:bottom w:val="none" w:sz="0" w:space="0" w:color="auto"/>
                <w:right w:val="none" w:sz="0" w:space="0" w:color="auto"/>
              </w:divBdr>
            </w:div>
            <w:div w:id="1190802103">
              <w:marLeft w:val="0"/>
              <w:marRight w:val="0"/>
              <w:marTop w:val="0"/>
              <w:marBottom w:val="0"/>
              <w:divBdr>
                <w:top w:val="none" w:sz="0" w:space="0" w:color="auto"/>
                <w:left w:val="none" w:sz="0" w:space="0" w:color="auto"/>
                <w:bottom w:val="none" w:sz="0" w:space="0" w:color="auto"/>
                <w:right w:val="none" w:sz="0" w:space="0" w:color="auto"/>
              </w:divBdr>
            </w:div>
            <w:div w:id="574828324">
              <w:marLeft w:val="0"/>
              <w:marRight w:val="0"/>
              <w:marTop w:val="0"/>
              <w:marBottom w:val="0"/>
              <w:divBdr>
                <w:top w:val="none" w:sz="0" w:space="0" w:color="auto"/>
                <w:left w:val="none" w:sz="0" w:space="0" w:color="auto"/>
                <w:bottom w:val="none" w:sz="0" w:space="0" w:color="auto"/>
                <w:right w:val="none" w:sz="0" w:space="0" w:color="auto"/>
              </w:divBdr>
            </w:div>
            <w:div w:id="2586872">
              <w:marLeft w:val="0"/>
              <w:marRight w:val="0"/>
              <w:marTop w:val="0"/>
              <w:marBottom w:val="0"/>
              <w:divBdr>
                <w:top w:val="none" w:sz="0" w:space="0" w:color="auto"/>
                <w:left w:val="none" w:sz="0" w:space="0" w:color="auto"/>
                <w:bottom w:val="none" w:sz="0" w:space="0" w:color="auto"/>
                <w:right w:val="none" w:sz="0" w:space="0" w:color="auto"/>
              </w:divBdr>
            </w:div>
            <w:div w:id="1636259390">
              <w:marLeft w:val="0"/>
              <w:marRight w:val="0"/>
              <w:marTop w:val="0"/>
              <w:marBottom w:val="0"/>
              <w:divBdr>
                <w:top w:val="none" w:sz="0" w:space="0" w:color="auto"/>
                <w:left w:val="none" w:sz="0" w:space="0" w:color="auto"/>
                <w:bottom w:val="none" w:sz="0" w:space="0" w:color="auto"/>
                <w:right w:val="none" w:sz="0" w:space="0" w:color="auto"/>
              </w:divBdr>
            </w:div>
            <w:div w:id="407775781">
              <w:marLeft w:val="0"/>
              <w:marRight w:val="0"/>
              <w:marTop w:val="0"/>
              <w:marBottom w:val="0"/>
              <w:divBdr>
                <w:top w:val="none" w:sz="0" w:space="0" w:color="auto"/>
                <w:left w:val="none" w:sz="0" w:space="0" w:color="auto"/>
                <w:bottom w:val="none" w:sz="0" w:space="0" w:color="auto"/>
                <w:right w:val="none" w:sz="0" w:space="0" w:color="auto"/>
              </w:divBdr>
            </w:div>
            <w:div w:id="1586110096">
              <w:marLeft w:val="0"/>
              <w:marRight w:val="0"/>
              <w:marTop w:val="0"/>
              <w:marBottom w:val="0"/>
              <w:divBdr>
                <w:top w:val="none" w:sz="0" w:space="0" w:color="auto"/>
                <w:left w:val="none" w:sz="0" w:space="0" w:color="auto"/>
                <w:bottom w:val="none" w:sz="0" w:space="0" w:color="auto"/>
                <w:right w:val="none" w:sz="0" w:space="0" w:color="auto"/>
              </w:divBdr>
            </w:div>
            <w:div w:id="2146965314">
              <w:marLeft w:val="0"/>
              <w:marRight w:val="0"/>
              <w:marTop w:val="0"/>
              <w:marBottom w:val="0"/>
              <w:divBdr>
                <w:top w:val="none" w:sz="0" w:space="0" w:color="auto"/>
                <w:left w:val="none" w:sz="0" w:space="0" w:color="auto"/>
                <w:bottom w:val="none" w:sz="0" w:space="0" w:color="auto"/>
                <w:right w:val="none" w:sz="0" w:space="0" w:color="auto"/>
              </w:divBdr>
            </w:div>
            <w:div w:id="1281644961">
              <w:marLeft w:val="0"/>
              <w:marRight w:val="0"/>
              <w:marTop w:val="0"/>
              <w:marBottom w:val="0"/>
              <w:divBdr>
                <w:top w:val="none" w:sz="0" w:space="0" w:color="auto"/>
                <w:left w:val="none" w:sz="0" w:space="0" w:color="auto"/>
                <w:bottom w:val="none" w:sz="0" w:space="0" w:color="auto"/>
                <w:right w:val="none" w:sz="0" w:space="0" w:color="auto"/>
              </w:divBdr>
            </w:div>
            <w:div w:id="175510727">
              <w:marLeft w:val="0"/>
              <w:marRight w:val="0"/>
              <w:marTop w:val="0"/>
              <w:marBottom w:val="0"/>
              <w:divBdr>
                <w:top w:val="none" w:sz="0" w:space="0" w:color="auto"/>
                <w:left w:val="none" w:sz="0" w:space="0" w:color="auto"/>
                <w:bottom w:val="none" w:sz="0" w:space="0" w:color="auto"/>
                <w:right w:val="none" w:sz="0" w:space="0" w:color="auto"/>
              </w:divBdr>
            </w:div>
            <w:div w:id="617570306">
              <w:marLeft w:val="0"/>
              <w:marRight w:val="0"/>
              <w:marTop w:val="0"/>
              <w:marBottom w:val="0"/>
              <w:divBdr>
                <w:top w:val="none" w:sz="0" w:space="0" w:color="auto"/>
                <w:left w:val="none" w:sz="0" w:space="0" w:color="auto"/>
                <w:bottom w:val="none" w:sz="0" w:space="0" w:color="auto"/>
                <w:right w:val="none" w:sz="0" w:space="0" w:color="auto"/>
              </w:divBdr>
            </w:div>
            <w:div w:id="1437867073">
              <w:marLeft w:val="0"/>
              <w:marRight w:val="0"/>
              <w:marTop w:val="0"/>
              <w:marBottom w:val="0"/>
              <w:divBdr>
                <w:top w:val="none" w:sz="0" w:space="0" w:color="auto"/>
                <w:left w:val="none" w:sz="0" w:space="0" w:color="auto"/>
                <w:bottom w:val="none" w:sz="0" w:space="0" w:color="auto"/>
                <w:right w:val="none" w:sz="0" w:space="0" w:color="auto"/>
              </w:divBdr>
            </w:div>
            <w:div w:id="1867480248">
              <w:marLeft w:val="0"/>
              <w:marRight w:val="0"/>
              <w:marTop w:val="0"/>
              <w:marBottom w:val="0"/>
              <w:divBdr>
                <w:top w:val="none" w:sz="0" w:space="0" w:color="auto"/>
                <w:left w:val="none" w:sz="0" w:space="0" w:color="auto"/>
                <w:bottom w:val="none" w:sz="0" w:space="0" w:color="auto"/>
                <w:right w:val="none" w:sz="0" w:space="0" w:color="auto"/>
              </w:divBdr>
            </w:div>
            <w:div w:id="1364525872">
              <w:marLeft w:val="0"/>
              <w:marRight w:val="0"/>
              <w:marTop w:val="0"/>
              <w:marBottom w:val="0"/>
              <w:divBdr>
                <w:top w:val="none" w:sz="0" w:space="0" w:color="auto"/>
                <w:left w:val="none" w:sz="0" w:space="0" w:color="auto"/>
                <w:bottom w:val="none" w:sz="0" w:space="0" w:color="auto"/>
                <w:right w:val="none" w:sz="0" w:space="0" w:color="auto"/>
              </w:divBdr>
            </w:div>
            <w:div w:id="1566261172">
              <w:marLeft w:val="0"/>
              <w:marRight w:val="0"/>
              <w:marTop w:val="0"/>
              <w:marBottom w:val="0"/>
              <w:divBdr>
                <w:top w:val="none" w:sz="0" w:space="0" w:color="auto"/>
                <w:left w:val="none" w:sz="0" w:space="0" w:color="auto"/>
                <w:bottom w:val="none" w:sz="0" w:space="0" w:color="auto"/>
                <w:right w:val="none" w:sz="0" w:space="0" w:color="auto"/>
              </w:divBdr>
            </w:div>
            <w:div w:id="2006592558">
              <w:marLeft w:val="0"/>
              <w:marRight w:val="0"/>
              <w:marTop w:val="0"/>
              <w:marBottom w:val="0"/>
              <w:divBdr>
                <w:top w:val="none" w:sz="0" w:space="0" w:color="auto"/>
                <w:left w:val="none" w:sz="0" w:space="0" w:color="auto"/>
                <w:bottom w:val="none" w:sz="0" w:space="0" w:color="auto"/>
                <w:right w:val="none" w:sz="0" w:space="0" w:color="auto"/>
              </w:divBdr>
            </w:div>
            <w:div w:id="1670521985">
              <w:marLeft w:val="0"/>
              <w:marRight w:val="0"/>
              <w:marTop w:val="0"/>
              <w:marBottom w:val="0"/>
              <w:divBdr>
                <w:top w:val="none" w:sz="0" w:space="0" w:color="auto"/>
                <w:left w:val="none" w:sz="0" w:space="0" w:color="auto"/>
                <w:bottom w:val="none" w:sz="0" w:space="0" w:color="auto"/>
                <w:right w:val="none" w:sz="0" w:space="0" w:color="auto"/>
              </w:divBdr>
            </w:div>
            <w:div w:id="1877618894">
              <w:marLeft w:val="0"/>
              <w:marRight w:val="0"/>
              <w:marTop w:val="0"/>
              <w:marBottom w:val="0"/>
              <w:divBdr>
                <w:top w:val="none" w:sz="0" w:space="0" w:color="auto"/>
                <w:left w:val="none" w:sz="0" w:space="0" w:color="auto"/>
                <w:bottom w:val="none" w:sz="0" w:space="0" w:color="auto"/>
                <w:right w:val="none" w:sz="0" w:space="0" w:color="auto"/>
              </w:divBdr>
            </w:div>
            <w:div w:id="19185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9782">
      <w:bodyDiv w:val="1"/>
      <w:marLeft w:val="0"/>
      <w:marRight w:val="0"/>
      <w:marTop w:val="0"/>
      <w:marBottom w:val="0"/>
      <w:divBdr>
        <w:top w:val="none" w:sz="0" w:space="0" w:color="auto"/>
        <w:left w:val="none" w:sz="0" w:space="0" w:color="auto"/>
        <w:bottom w:val="none" w:sz="0" w:space="0" w:color="auto"/>
        <w:right w:val="none" w:sz="0" w:space="0" w:color="auto"/>
      </w:divBdr>
      <w:divsChild>
        <w:div w:id="739057094">
          <w:marLeft w:val="0"/>
          <w:marRight w:val="0"/>
          <w:marTop w:val="0"/>
          <w:marBottom w:val="0"/>
          <w:divBdr>
            <w:top w:val="none" w:sz="0" w:space="0" w:color="auto"/>
            <w:left w:val="none" w:sz="0" w:space="0" w:color="auto"/>
            <w:bottom w:val="none" w:sz="0" w:space="0" w:color="auto"/>
            <w:right w:val="none" w:sz="0" w:space="0" w:color="auto"/>
          </w:divBdr>
          <w:divsChild>
            <w:div w:id="1738741946">
              <w:marLeft w:val="0"/>
              <w:marRight w:val="0"/>
              <w:marTop w:val="0"/>
              <w:marBottom w:val="0"/>
              <w:divBdr>
                <w:top w:val="none" w:sz="0" w:space="0" w:color="auto"/>
                <w:left w:val="none" w:sz="0" w:space="0" w:color="auto"/>
                <w:bottom w:val="none" w:sz="0" w:space="0" w:color="auto"/>
                <w:right w:val="none" w:sz="0" w:space="0" w:color="auto"/>
              </w:divBdr>
            </w:div>
            <w:div w:id="552618436">
              <w:marLeft w:val="0"/>
              <w:marRight w:val="0"/>
              <w:marTop w:val="0"/>
              <w:marBottom w:val="0"/>
              <w:divBdr>
                <w:top w:val="none" w:sz="0" w:space="0" w:color="auto"/>
                <w:left w:val="none" w:sz="0" w:space="0" w:color="auto"/>
                <w:bottom w:val="none" w:sz="0" w:space="0" w:color="auto"/>
                <w:right w:val="none" w:sz="0" w:space="0" w:color="auto"/>
              </w:divBdr>
            </w:div>
            <w:div w:id="154883080">
              <w:marLeft w:val="0"/>
              <w:marRight w:val="0"/>
              <w:marTop w:val="0"/>
              <w:marBottom w:val="0"/>
              <w:divBdr>
                <w:top w:val="none" w:sz="0" w:space="0" w:color="auto"/>
                <w:left w:val="none" w:sz="0" w:space="0" w:color="auto"/>
                <w:bottom w:val="none" w:sz="0" w:space="0" w:color="auto"/>
                <w:right w:val="none" w:sz="0" w:space="0" w:color="auto"/>
              </w:divBdr>
            </w:div>
            <w:div w:id="1382362840">
              <w:marLeft w:val="0"/>
              <w:marRight w:val="0"/>
              <w:marTop w:val="0"/>
              <w:marBottom w:val="0"/>
              <w:divBdr>
                <w:top w:val="none" w:sz="0" w:space="0" w:color="auto"/>
                <w:left w:val="none" w:sz="0" w:space="0" w:color="auto"/>
                <w:bottom w:val="none" w:sz="0" w:space="0" w:color="auto"/>
                <w:right w:val="none" w:sz="0" w:space="0" w:color="auto"/>
              </w:divBdr>
            </w:div>
            <w:div w:id="904800141">
              <w:marLeft w:val="0"/>
              <w:marRight w:val="0"/>
              <w:marTop w:val="0"/>
              <w:marBottom w:val="0"/>
              <w:divBdr>
                <w:top w:val="none" w:sz="0" w:space="0" w:color="auto"/>
                <w:left w:val="none" w:sz="0" w:space="0" w:color="auto"/>
                <w:bottom w:val="none" w:sz="0" w:space="0" w:color="auto"/>
                <w:right w:val="none" w:sz="0" w:space="0" w:color="auto"/>
              </w:divBdr>
            </w:div>
            <w:div w:id="1824661284">
              <w:marLeft w:val="0"/>
              <w:marRight w:val="0"/>
              <w:marTop w:val="0"/>
              <w:marBottom w:val="0"/>
              <w:divBdr>
                <w:top w:val="none" w:sz="0" w:space="0" w:color="auto"/>
                <w:left w:val="none" w:sz="0" w:space="0" w:color="auto"/>
                <w:bottom w:val="none" w:sz="0" w:space="0" w:color="auto"/>
                <w:right w:val="none" w:sz="0" w:space="0" w:color="auto"/>
              </w:divBdr>
            </w:div>
            <w:div w:id="1144398159">
              <w:marLeft w:val="0"/>
              <w:marRight w:val="0"/>
              <w:marTop w:val="0"/>
              <w:marBottom w:val="0"/>
              <w:divBdr>
                <w:top w:val="none" w:sz="0" w:space="0" w:color="auto"/>
                <w:left w:val="none" w:sz="0" w:space="0" w:color="auto"/>
                <w:bottom w:val="none" w:sz="0" w:space="0" w:color="auto"/>
                <w:right w:val="none" w:sz="0" w:space="0" w:color="auto"/>
              </w:divBdr>
            </w:div>
            <w:div w:id="1616014085">
              <w:marLeft w:val="0"/>
              <w:marRight w:val="0"/>
              <w:marTop w:val="0"/>
              <w:marBottom w:val="0"/>
              <w:divBdr>
                <w:top w:val="none" w:sz="0" w:space="0" w:color="auto"/>
                <w:left w:val="none" w:sz="0" w:space="0" w:color="auto"/>
                <w:bottom w:val="none" w:sz="0" w:space="0" w:color="auto"/>
                <w:right w:val="none" w:sz="0" w:space="0" w:color="auto"/>
              </w:divBdr>
            </w:div>
            <w:div w:id="1113524792">
              <w:marLeft w:val="0"/>
              <w:marRight w:val="0"/>
              <w:marTop w:val="0"/>
              <w:marBottom w:val="0"/>
              <w:divBdr>
                <w:top w:val="none" w:sz="0" w:space="0" w:color="auto"/>
                <w:left w:val="none" w:sz="0" w:space="0" w:color="auto"/>
                <w:bottom w:val="none" w:sz="0" w:space="0" w:color="auto"/>
                <w:right w:val="none" w:sz="0" w:space="0" w:color="auto"/>
              </w:divBdr>
            </w:div>
            <w:div w:id="445930185">
              <w:marLeft w:val="0"/>
              <w:marRight w:val="0"/>
              <w:marTop w:val="0"/>
              <w:marBottom w:val="0"/>
              <w:divBdr>
                <w:top w:val="none" w:sz="0" w:space="0" w:color="auto"/>
                <w:left w:val="none" w:sz="0" w:space="0" w:color="auto"/>
                <w:bottom w:val="none" w:sz="0" w:space="0" w:color="auto"/>
                <w:right w:val="none" w:sz="0" w:space="0" w:color="auto"/>
              </w:divBdr>
            </w:div>
            <w:div w:id="2077781957">
              <w:marLeft w:val="0"/>
              <w:marRight w:val="0"/>
              <w:marTop w:val="0"/>
              <w:marBottom w:val="0"/>
              <w:divBdr>
                <w:top w:val="none" w:sz="0" w:space="0" w:color="auto"/>
                <w:left w:val="none" w:sz="0" w:space="0" w:color="auto"/>
                <w:bottom w:val="none" w:sz="0" w:space="0" w:color="auto"/>
                <w:right w:val="none" w:sz="0" w:space="0" w:color="auto"/>
              </w:divBdr>
            </w:div>
            <w:div w:id="1915973007">
              <w:marLeft w:val="0"/>
              <w:marRight w:val="0"/>
              <w:marTop w:val="0"/>
              <w:marBottom w:val="0"/>
              <w:divBdr>
                <w:top w:val="none" w:sz="0" w:space="0" w:color="auto"/>
                <w:left w:val="none" w:sz="0" w:space="0" w:color="auto"/>
                <w:bottom w:val="none" w:sz="0" w:space="0" w:color="auto"/>
                <w:right w:val="none" w:sz="0" w:space="0" w:color="auto"/>
              </w:divBdr>
            </w:div>
            <w:div w:id="1111586248">
              <w:marLeft w:val="0"/>
              <w:marRight w:val="0"/>
              <w:marTop w:val="0"/>
              <w:marBottom w:val="0"/>
              <w:divBdr>
                <w:top w:val="none" w:sz="0" w:space="0" w:color="auto"/>
                <w:left w:val="none" w:sz="0" w:space="0" w:color="auto"/>
                <w:bottom w:val="none" w:sz="0" w:space="0" w:color="auto"/>
                <w:right w:val="none" w:sz="0" w:space="0" w:color="auto"/>
              </w:divBdr>
            </w:div>
            <w:div w:id="501744933">
              <w:marLeft w:val="0"/>
              <w:marRight w:val="0"/>
              <w:marTop w:val="0"/>
              <w:marBottom w:val="0"/>
              <w:divBdr>
                <w:top w:val="none" w:sz="0" w:space="0" w:color="auto"/>
                <w:left w:val="none" w:sz="0" w:space="0" w:color="auto"/>
                <w:bottom w:val="none" w:sz="0" w:space="0" w:color="auto"/>
                <w:right w:val="none" w:sz="0" w:space="0" w:color="auto"/>
              </w:divBdr>
            </w:div>
            <w:div w:id="1665282739">
              <w:marLeft w:val="0"/>
              <w:marRight w:val="0"/>
              <w:marTop w:val="0"/>
              <w:marBottom w:val="0"/>
              <w:divBdr>
                <w:top w:val="none" w:sz="0" w:space="0" w:color="auto"/>
                <w:left w:val="none" w:sz="0" w:space="0" w:color="auto"/>
                <w:bottom w:val="none" w:sz="0" w:space="0" w:color="auto"/>
                <w:right w:val="none" w:sz="0" w:space="0" w:color="auto"/>
              </w:divBdr>
            </w:div>
            <w:div w:id="509416489">
              <w:marLeft w:val="0"/>
              <w:marRight w:val="0"/>
              <w:marTop w:val="0"/>
              <w:marBottom w:val="0"/>
              <w:divBdr>
                <w:top w:val="none" w:sz="0" w:space="0" w:color="auto"/>
                <w:left w:val="none" w:sz="0" w:space="0" w:color="auto"/>
                <w:bottom w:val="none" w:sz="0" w:space="0" w:color="auto"/>
                <w:right w:val="none" w:sz="0" w:space="0" w:color="auto"/>
              </w:divBdr>
            </w:div>
            <w:div w:id="1745254146">
              <w:marLeft w:val="0"/>
              <w:marRight w:val="0"/>
              <w:marTop w:val="0"/>
              <w:marBottom w:val="0"/>
              <w:divBdr>
                <w:top w:val="none" w:sz="0" w:space="0" w:color="auto"/>
                <w:left w:val="none" w:sz="0" w:space="0" w:color="auto"/>
                <w:bottom w:val="none" w:sz="0" w:space="0" w:color="auto"/>
                <w:right w:val="none" w:sz="0" w:space="0" w:color="auto"/>
              </w:divBdr>
            </w:div>
            <w:div w:id="643197333">
              <w:marLeft w:val="0"/>
              <w:marRight w:val="0"/>
              <w:marTop w:val="0"/>
              <w:marBottom w:val="0"/>
              <w:divBdr>
                <w:top w:val="none" w:sz="0" w:space="0" w:color="auto"/>
                <w:left w:val="none" w:sz="0" w:space="0" w:color="auto"/>
                <w:bottom w:val="none" w:sz="0" w:space="0" w:color="auto"/>
                <w:right w:val="none" w:sz="0" w:space="0" w:color="auto"/>
              </w:divBdr>
            </w:div>
            <w:div w:id="845900362">
              <w:marLeft w:val="0"/>
              <w:marRight w:val="0"/>
              <w:marTop w:val="0"/>
              <w:marBottom w:val="0"/>
              <w:divBdr>
                <w:top w:val="none" w:sz="0" w:space="0" w:color="auto"/>
                <w:left w:val="none" w:sz="0" w:space="0" w:color="auto"/>
                <w:bottom w:val="none" w:sz="0" w:space="0" w:color="auto"/>
                <w:right w:val="none" w:sz="0" w:space="0" w:color="auto"/>
              </w:divBdr>
            </w:div>
            <w:div w:id="891772816">
              <w:marLeft w:val="0"/>
              <w:marRight w:val="0"/>
              <w:marTop w:val="0"/>
              <w:marBottom w:val="0"/>
              <w:divBdr>
                <w:top w:val="none" w:sz="0" w:space="0" w:color="auto"/>
                <w:left w:val="none" w:sz="0" w:space="0" w:color="auto"/>
                <w:bottom w:val="none" w:sz="0" w:space="0" w:color="auto"/>
                <w:right w:val="none" w:sz="0" w:space="0" w:color="auto"/>
              </w:divBdr>
            </w:div>
            <w:div w:id="1184241917">
              <w:marLeft w:val="0"/>
              <w:marRight w:val="0"/>
              <w:marTop w:val="0"/>
              <w:marBottom w:val="0"/>
              <w:divBdr>
                <w:top w:val="none" w:sz="0" w:space="0" w:color="auto"/>
                <w:left w:val="none" w:sz="0" w:space="0" w:color="auto"/>
                <w:bottom w:val="none" w:sz="0" w:space="0" w:color="auto"/>
                <w:right w:val="none" w:sz="0" w:space="0" w:color="auto"/>
              </w:divBdr>
            </w:div>
            <w:div w:id="569266305">
              <w:marLeft w:val="0"/>
              <w:marRight w:val="0"/>
              <w:marTop w:val="0"/>
              <w:marBottom w:val="0"/>
              <w:divBdr>
                <w:top w:val="none" w:sz="0" w:space="0" w:color="auto"/>
                <w:left w:val="none" w:sz="0" w:space="0" w:color="auto"/>
                <w:bottom w:val="none" w:sz="0" w:space="0" w:color="auto"/>
                <w:right w:val="none" w:sz="0" w:space="0" w:color="auto"/>
              </w:divBdr>
            </w:div>
            <w:div w:id="1982496572">
              <w:marLeft w:val="0"/>
              <w:marRight w:val="0"/>
              <w:marTop w:val="0"/>
              <w:marBottom w:val="0"/>
              <w:divBdr>
                <w:top w:val="none" w:sz="0" w:space="0" w:color="auto"/>
                <w:left w:val="none" w:sz="0" w:space="0" w:color="auto"/>
                <w:bottom w:val="none" w:sz="0" w:space="0" w:color="auto"/>
                <w:right w:val="none" w:sz="0" w:space="0" w:color="auto"/>
              </w:divBdr>
            </w:div>
            <w:div w:id="1435831360">
              <w:marLeft w:val="0"/>
              <w:marRight w:val="0"/>
              <w:marTop w:val="0"/>
              <w:marBottom w:val="0"/>
              <w:divBdr>
                <w:top w:val="none" w:sz="0" w:space="0" w:color="auto"/>
                <w:left w:val="none" w:sz="0" w:space="0" w:color="auto"/>
                <w:bottom w:val="none" w:sz="0" w:space="0" w:color="auto"/>
                <w:right w:val="none" w:sz="0" w:space="0" w:color="auto"/>
              </w:divBdr>
            </w:div>
            <w:div w:id="1939095090">
              <w:marLeft w:val="0"/>
              <w:marRight w:val="0"/>
              <w:marTop w:val="0"/>
              <w:marBottom w:val="0"/>
              <w:divBdr>
                <w:top w:val="none" w:sz="0" w:space="0" w:color="auto"/>
                <w:left w:val="none" w:sz="0" w:space="0" w:color="auto"/>
                <w:bottom w:val="none" w:sz="0" w:space="0" w:color="auto"/>
                <w:right w:val="none" w:sz="0" w:space="0" w:color="auto"/>
              </w:divBdr>
            </w:div>
            <w:div w:id="803736092">
              <w:marLeft w:val="0"/>
              <w:marRight w:val="0"/>
              <w:marTop w:val="0"/>
              <w:marBottom w:val="0"/>
              <w:divBdr>
                <w:top w:val="none" w:sz="0" w:space="0" w:color="auto"/>
                <w:left w:val="none" w:sz="0" w:space="0" w:color="auto"/>
                <w:bottom w:val="none" w:sz="0" w:space="0" w:color="auto"/>
                <w:right w:val="none" w:sz="0" w:space="0" w:color="auto"/>
              </w:divBdr>
            </w:div>
            <w:div w:id="1457408956">
              <w:marLeft w:val="0"/>
              <w:marRight w:val="0"/>
              <w:marTop w:val="0"/>
              <w:marBottom w:val="0"/>
              <w:divBdr>
                <w:top w:val="none" w:sz="0" w:space="0" w:color="auto"/>
                <w:left w:val="none" w:sz="0" w:space="0" w:color="auto"/>
                <w:bottom w:val="none" w:sz="0" w:space="0" w:color="auto"/>
                <w:right w:val="none" w:sz="0" w:space="0" w:color="auto"/>
              </w:divBdr>
            </w:div>
            <w:div w:id="24448538">
              <w:marLeft w:val="0"/>
              <w:marRight w:val="0"/>
              <w:marTop w:val="0"/>
              <w:marBottom w:val="0"/>
              <w:divBdr>
                <w:top w:val="none" w:sz="0" w:space="0" w:color="auto"/>
                <w:left w:val="none" w:sz="0" w:space="0" w:color="auto"/>
                <w:bottom w:val="none" w:sz="0" w:space="0" w:color="auto"/>
                <w:right w:val="none" w:sz="0" w:space="0" w:color="auto"/>
              </w:divBdr>
            </w:div>
            <w:div w:id="23143731">
              <w:marLeft w:val="0"/>
              <w:marRight w:val="0"/>
              <w:marTop w:val="0"/>
              <w:marBottom w:val="0"/>
              <w:divBdr>
                <w:top w:val="none" w:sz="0" w:space="0" w:color="auto"/>
                <w:left w:val="none" w:sz="0" w:space="0" w:color="auto"/>
                <w:bottom w:val="none" w:sz="0" w:space="0" w:color="auto"/>
                <w:right w:val="none" w:sz="0" w:space="0" w:color="auto"/>
              </w:divBdr>
            </w:div>
            <w:div w:id="829711490">
              <w:marLeft w:val="0"/>
              <w:marRight w:val="0"/>
              <w:marTop w:val="0"/>
              <w:marBottom w:val="0"/>
              <w:divBdr>
                <w:top w:val="none" w:sz="0" w:space="0" w:color="auto"/>
                <w:left w:val="none" w:sz="0" w:space="0" w:color="auto"/>
                <w:bottom w:val="none" w:sz="0" w:space="0" w:color="auto"/>
                <w:right w:val="none" w:sz="0" w:space="0" w:color="auto"/>
              </w:divBdr>
            </w:div>
            <w:div w:id="1727220782">
              <w:marLeft w:val="0"/>
              <w:marRight w:val="0"/>
              <w:marTop w:val="0"/>
              <w:marBottom w:val="0"/>
              <w:divBdr>
                <w:top w:val="none" w:sz="0" w:space="0" w:color="auto"/>
                <w:left w:val="none" w:sz="0" w:space="0" w:color="auto"/>
                <w:bottom w:val="none" w:sz="0" w:space="0" w:color="auto"/>
                <w:right w:val="none" w:sz="0" w:space="0" w:color="auto"/>
              </w:divBdr>
            </w:div>
            <w:div w:id="451636058">
              <w:marLeft w:val="0"/>
              <w:marRight w:val="0"/>
              <w:marTop w:val="0"/>
              <w:marBottom w:val="0"/>
              <w:divBdr>
                <w:top w:val="none" w:sz="0" w:space="0" w:color="auto"/>
                <w:left w:val="none" w:sz="0" w:space="0" w:color="auto"/>
                <w:bottom w:val="none" w:sz="0" w:space="0" w:color="auto"/>
                <w:right w:val="none" w:sz="0" w:space="0" w:color="auto"/>
              </w:divBdr>
            </w:div>
            <w:div w:id="360470829">
              <w:marLeft w:val="0"/>
              <w:marRight w:val="0"/>
              <w:marTop w:val="0"/>
              <w:marBottom w:val="0"/>
              <w:divBdr>
                <w:top w:val="none" w:sz="0" w:space="0" w:color="auto"/>
                <w:left w:val="none" w:sz="0" w:space="0" w:color="auto"/>
                <w:bottom w:val="none" w:sz="0" w:space="0" w:color="auto"/>
                <w:right w:val="none" w:sz="0" w:space="0" w:color="auto"/>
              </w:divBdr>
            </w:div>
            <w:div w:id="950432201">
              <w:marLeft w:val="0"/>
              <w:marRight w:val="0"/>
              <w:marTop w:val="0"/>
              <w:marBottom w:val="0"/>
              <w:divBdr>
                <w:top w:val="none" w:sz="0" w:space="0" w:color="auto"/>
                <w:left w:val="none" w:sz="0" w:space="0" w:color="auto"/>
                <w:bottom w:val="none" w:sz="0" w:space="0" w:color="auto"/>
                <w:right w:val="none" w:sz="0" w:space="0" w:color="auto"/>
              </w:divBdr>
            </w:div>
            <w:div w:id="1743870093">
              <w:marLeft w:val="0"/>
              <w:marRight w:val="0"/>
              <w:marTop w:val="0"/>
              <w:marBottom w:val="0"/>
              <w:divBdr>
                <w:top w:val="none" w:sz="0" w:space="0" w:color="auto"/>
                <w:left w:val="none" w:sz="0" w:space="0" w:color="auto"/>
                <w:bottom w:val="none" w:sz="0" w:space="0" w:color="auto"/>
                <w:right w:val="none" w:sz="0" w:space="0" w:color="auto"/>
              </w:divBdr>
            </w:div>
            <w:div w:id="1105492783">
              <w:marLeft w:val="0"/>
              <w:marRight w:val="0"/>
              <w:marTop w:val="0"/>
              <w:marBottom w:val="0"/>
              <w:divBdr>
                <w:top w:val="none" w:sz="0" w:space="0" w:color="auto"/>
                <w:left w:val="none" w:sz="0" w:space="0" w:color="auto"/>
                <w:bottom w:val="none" w:sz="0" w:space="0" w:color="auto"/>
                <w:right w:val="none" w:sz="0" w:space="0" w:color="auto"/>
              </w:divBdr>
            </w:div>
            <w:div w:id="1958829290">
              <w:marLeft w:val="0"/>
              <w:marRight w:val="0"/>
              <w:marTop w:val="0"/>
              <w:marBottom w:val="0"/>
              <w:divBdr>
                <w:top w:val="none" w:sz="0" w:space="0" w:color="auto"/>
                <w:left w:val="none" w:sz="0" w:space="0" w:color="auto"/>
                <w:bottom w:val="none" w:sz="0" w:space="0" w:color="auto"/>
                <w:right w:val="none" w:sz="0" w:space="0" w:color="auto"/>
              </w:divBdr>
            </w:div>
            <w:div w:id="317076078">
              <w:marLeft w:val="0"/>
              <w:marRight w:val="0"/>
              <w:marTop w:val="0"/>
              <w:marBottom w:val="0"/>
              <w:divBdr>
                <w:top w:val="none" w:sz="0" w:space="0" w:color="auto"/>
                <w:left w:val="none" w:sz="0" w:space="0" w:color="auto"/>
                <w:bottom w:val="none" w:sz="0" w:space="0" w:color="auto"/>
                <w:right w:val="none" w:sz="0" w:space="0" w:color="auto"/>
              </w:divBdr>
            </w:div>
            <w:div w:id="1200555559">
              <w:marLeft w:val="0"/>
              <w:marRight w:val="0"/>
              <w:marTop w:val="0"/>
              <w:marBottom w:val="0"/>
              <w:divBdr>
                <w:top w:val="none" w:sz="0" w:space="0" w:color="auto"/>
                <w:left w:val="none" w:sz="0" w:space="0" w:color="auto"/>
                <w:bottom w:val="none" w:sz="0" w:space="0" w:color="auto"/>
                <w:right w:val="none" w:sz="0" w:space="0" w:color="auto"/>
              </w:divBdr>
            </w:div>
            <w:div w:id="453254876">
              <w:marLeft w:val="0"/>
              <w:marRight w:val="0"/>
              <w:marTop w:val="0"/>
              <w:marBottom w:val="0"/>
              <w:divBdr>
                <w:top w:val="none" w:sz="0" w:space="0" w:color="auto"/>
                <w:left w:val="none" w:sz="0" w:space="0" w:color="auto"/>
                <w:bottom w:val="none" w:sz="0" w:space="0" w:color="auto"/>
                <w:right w:val="none" w:sz="0" w:space="0" w:color="auto"/>
              </w:divBdr>
            </w:div>
            <w:div w:id="1555045211">
              <w:marLeft w:val="0"/>
              <w:marRight w:val="0"/>
              <w:marTop w:val="0"/>
              <w:marBottom w:val="0"/>
              <w:divBdr>
                <w:top w:val="none" w:sz="0" w:space="0" w:color="auto"/>
                <w:left w:val="none" w:sz="0" w:space="0" w:color="auto"/>
                <w:bottom w:val="none" w:sz="0" w:space="0" w:color="auto"/>
                <w:right w:val="none" w:sz="0" w:space="0" w:color="auto"/>
              </w:divBdr>
            </w:div>
            <w:div w:id="180628378">
              <w:marLeft w:val="0"/>
              <w:marRight w:val="0"/>
              <w:marTop w:val="0"/>
              <w:marBottom w:val="0"/>
              <w:divBdr>
                <w:top w:val="none" w:sz="0" w:space="0" w:color="auto"/>
                <w:left w:val="none" w:sz="0" w:space="0" w:color="auto"/>
                <w:bottom w:val="none" w:sz="0" w:space="0" w:color="auto"/>
                <w:right w:val="none" w:sz="0" w:space="0" w:color="auto"/>
              </w:divBdr>
            </w:div>
            <w:div w:id="1321081533">
              <w:marLeft w:val="0"/>
              <w:marRight w:val="0"/>
              <w:marTop w:val="0"/>
              <w:marBottom w:val="0"/>
              <w:divBdr>
                <w:top w:val="none" w:sz="0" w:space="0" w:color="auto"/>
                <w:left w:val="none" w:sz="0" w:space="0" w:color="auto"/>
                <w:bottom w:val="none" w:sz="0" w:space="0" w:color="auto"/>
                <w:right w:val="none" w:sz="0" w:space="0" w:color="auto"/>
              </w:divBdr>
            </w:div>
            <w:div w:id="1611083487">
              <w:marLeft w:val="0"/>
              <w:marRight w:val="0"/>
              <w:marTop w:val="0"/>
              <w:marBottom w:val="0"/>
              <w:divBdr>
                <w:top w:val="none" w:sz="0" w:space="0" w:color="auto"/>
                <w:left w:val="none" w:sz="0" w:space="0" w:color="auto"/>
                <w:bottom w:val="none" w:sz="0" w:space="0" w:color="auto"/>
                <w:right w:val="none" w:sz="0" w:space="0" w:color="auto"/>
              </w:divBdr>
            </w:div>
            <w:div w:id="1033462517">
              <w:marLeft w:val="0"/>
              <w:marRight w:val="0"/>
              <w:marTop w:val="0"/>
              <w:marBottom w:val="0"/>
              <w:divBdr>
                <w:top w:val="none" w:sz="0" w:space="0" w:color="auto"/>
                <w:left w:val="none" w:sz="0" w:space="0" w:color="auto"/>
                <w:bottom w:val="none" w:sz="0" w:space="0" w:color="auto"/>
                <w:right w:val="none" w:sz="0" w:space="0" w:color="auto"/>
              </w:divBdr>
            </w:div>
            <w:div w:id="1701855378">
              <w:marLeft w:val="0"/>
              <w:marRight w:val="0"/>
              <w:marTop w:val="0"/>
              <w:marBottom w:val="0"/>
              <w:divBdr>
                <w:top w:val="none" w:sz="0" w:space="0" w:color="auto"/>
                <w:left w:val="none" w:sz="0" w:space="0" w:color="auto"/>
                <w:bottom w:val="none" w:sz="0" w:space="0" w:color="auto"/>
                <w:right w:val="none" w:sz="0" w:space="0" w:color="auto"/>
              </w:divBdr>
            </w:div>
            <w:div w:id="993223599">
              <w:marLeft w:val="0"/>
              <w:marRight w:val="0"/>
              <w:marTop w:val="0"/>
              <w:marBottom w:val="0"/>
              <w:divBdr>
                <w:top w:val="none" w:sz="0" w:space="0" w:color="auto"/>
                <w:left w:val="none" w:sz="0" w:space="0" w:color="auto"/>
                <w:bottom w:val="none" w:sz="0" w:space="0" w:color="auto"/>
                <w:right w:val="none" w:sz="0" w:space="0" w:color="auto"/>
              </w:divBdr>
            </w:div>
            <w:div w:id="1269049924">
              <w:marLeft w:val="0"/>
              <w:marRight w:val="0"/>
              <w:marTop w:val="0"/>
              <w:marBottom w:val="0"/>
              <w:divBdr>
                <w:top w:val="none" w:sz="0" w:space="0" w:color="auto"/>
                <w:left w:val="none" w:sz="0" w:space="0" w:color="auto"/>
                <w:bottom w:val="none" w:sz="0" w:space="0" w:color="auto"/>
                <w:right w:val="none" w:sz="0" w:space="0" w:color="auto"/>
              </w:divBdr>
            </w:div>
            <w:div w:id="218367559">
              <w:marLeft w:val="0"/>
              <w:marRight w:val="0"/>
              <w:marTop w:val="0"/>
              <w:marBottom w:val="0"/>
              <w:divBdr>
                <w:top w:val="none" w:sz="0" w:space="0" w:color="auto"/>
                <w:left w:val="none" w:sz="0" w:space="0" w:color="auto"/>
                <w:bottom w:val="none" w:sz="0" w:space="0" w:color="auto"/>
                <w:right w:val="none" w:sz="0" w:space="0" w:color="auto"/>
              </w:divBdr>
            </w:div>
            <w:div w:id="1479423809">
              <w:marLeft w:val="0"/>
              <w:marRight w:val="0"/>
              <w:marTop w:val="0"/>
              <w:marBottom w:val="0"/>
              <w:divBdr>
                <w:top w:val="none" w:sz="0" w:space="0" w:color="auto"/>
                <w:left w:val="none" w:sz="0" w:space="0" w:color="auto"/>
                <w:bottom w:val="none" w:sz="0" w:space="0" w:color="auto"/>
                <w:right w:val="none" w:sz="0" w:space="0" w:color="auto"/>
              </w:divBdr>
            </w:div>
            <w:div w:id="1256592246">
              <w:marLeft w:val="0"/>
              <w:marRight w:val="0"/>
              <w:marTop w:val="0"/>
              <w:marBottom w:val="0"/>
              <w:divBdr>
                <w:top w:val="none" w:sz="0" w:space="0" w:color="auto"/>
                <w:left w:val="none" w:sz="0" w:space="0" w:color="auto"/>
                <w:bottom w:val="none" w:sz="0" w:space="0" w:color="auto"/>
                <w:right w:val="none" w:sz="0" w:space="0" w:color="auto"/>
              </w:divBdr>
            </w:div>
            <w:div w:id="568537276">
              <w:marLeft w:val="0"/>
              <w:marRight w:val="0"/>
              <w:marTop w:val="0"/>
              <w:marBottom w:val="0"/>
              <w:divBdr>
                <w:top w:val="none" w:sz="0" w:space="0" w:color="auto"/>
                <w:left w:val="none" w:sz="0" w:space="0" w:color="auto"/>
                <w:bottom w:val="none" w:sz="0" w:space="0" w:color="auto"/>
                <w:right w:val="none" w:sz="0" w:space="0" w:color="auto"/>
              </w:divBdr>
            </w:div>
            <w:div w:id="1142963617">
              <w:marLeft w:val="0"/>
              <w:marRight w:val="0"/>
              <w:marTop w:val="0"/>
              <w:marBottom w:val="0"/>
              <w:divBdr>
                <w:top w:val="none" w:sz="0" w:space="0" w:color="auto"/>
                <w:left w:val="none" w:sz="0" w:space="0" w:color="auto"/>
                <w:bottom w:val="none" w:sz="0" w:space="0" w:color="auto"/>
                <w:right w:val="none" w:sz="0" w:space="0" w:color="auto"/>
              </w:divBdr>
            </w:div>
            <w:div w:id="1725063615">
              <w:marLeft w:val="0"/>
              <w:marRight w:val="0"/>
              <w:marTop w:val="0"/>
              <w:marBottom w:val="0"/>
              <w:divBdr>
                <w:top w:val="none" w:sz="0" w:space="0" w:color="auto"/>
                <w:left w:val="none" w:sz="0" w:space="0" w:color="auto"/>
                <w:bottom w:val="none" w:sz="0" w:space="0" w:color="auto"/>
                <w:right w:val="none" w:sz="0" w:space="0" w:color="auto"/>
              </w:divBdr>
            </w:div>
            <w:div w:id="6904814">
              <w:marLeft w:val="0"/>
              <w:marRight w:val="0"/>
              <w:marTop w:val="0"/>
              <w:marBottom w:val="0"/>
              <w:divBdr>
                <w:top w:val="none" w:sz="0" w:space="0" w:color="auto"/>
                <w:left w:val="none" w:sz="0" w:space="0" w:color="auto"/>
                <w:bottom w:val="none" w:sz="0" w:space="0" w:color="auto"/>
                <w:right w:val="none" w:sz="0" w:space="0" w:color="auto"/>
              </w:divBdr>
            </w:div>
            <w:div w:id="1442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1703">
      <w:bodyDiv w:val="1"/>
      <w:marLeft w:val="0"/>
      <w:marRight w:val="0"/>
      <w:marTop w:val="0"/>
      <w:marBottom w:val="0"/>
      <w:divBdr>
        <w:top w:val="none" w:sz="0" w:space="0" w:color="auto"/>
        <w:left w:val="none" w:sz="0" w:space="0" w:color="auto"/>
        <w:bottom w:val="none" w:sz="0" w:space="0" w:color="auto"/>
        <w:right w:val="none" w:sz="0" w:space="0" w:color="auto"/>
      </w:divBdr>
      <w:divsChild>
        <w:div w:id="207376675">
          <w:marLeft w:val="0"/>
          <w:marRight w:val="0"/>
          <w:marTop w:val="0"/>
          <w:marBottom w:val="0"/>
          <w:divBdr>
            <w:top w:val="none" w:sz="0" w:space="0" w:color="auto"/>
            <w:left w:val="none" w:sz="0" w:space="0" w:color="auto"/>
            <w:bottom w:val="none" w:sz="0" w:space="0" w:color="auto"/>
            <w:right w:val="none" w:sz="0" w:space="0" w:color="auto"/>
          </w:divBdr>
          <w:divsChild>
            <w:div w:id="600383890">
              <w:marLeft w:val="0"/>
              <w:marRight w:val="0"/>
              <w:marTop w:val="0"/>
              <w:marBottom w:val="0"/>
              <w:divBdr>
                <w:top w:val="none" w:sz="0" w:space="0" w:color="auto"/>
                <w:left w:val="none" w:sz="0" w:space="0" w:color="auto"/>
                <w:bottom w:val="none" w:sz="0" w:space="0" w:color="auto"/>
                <w:right w:val="none" w:sz="0" w:space="0" w:color="auto"/>
              </w:divBdr>
            </w:div>
            <w:div w:id="1893954048">
              <w:marLeft w:val="0"/>
              <w:marRight w:val="0"/>
              <w:marTop w:val="0"/>
              <w:marBottom w:val="0"/>
              <w:divBdr>
                <w:top w:val="none" w:sz="0" w:space="0" w:color="auto"/>
                <w:left w:val="none" w:sz="0" w:space="0" w:color="auto"/>
                <w:bottom w:val="none" w:sz="0" w:space="0" w:color="auto"/>
                <w:right w:val="none" w:sz="0" w:space="0" w:color="auto"/>
              </w:divBdr>
            </w:div>
            <w:div w:id="503982105">
              <w:marLeft w:val="0"/>
              <w:marRight w:val="0"/>
              <w:marTop w:val="0"/>
              <w:marBottom w:val="0"/>
              <w:divBdr>
                <w:top w:val="none" w:sz="0" w:space="0" w:color="auto"/>
                <w:left w:val="none" w:sz="0" w:space="0" w:color="auto"/>
                <w:bottom w:val="none" w:sz="0" w:space="0" w:color="auto"/>
                <w:right w:val="none" w:sz="0" w:space="0" w:color="auto"/>
              </w:divBdr>
            </w:div>
            <w:div w:id="1741514593">
              <w:marLeft w:val="0"/>
              <w:marRight w:val="0"/>
              <w:marTop w:val="0"/>
              <w:marBottom w:val="0"/>
              <w:divBdr>
                <w:top w:val="none" w:sz="0" w:space="0" w:color="auto"/>
                <w:left w:val="none" w:sz="0" w:space="0" w:color="auto"/>
                <w:bottom w:val="none" w:sz="0" w:space="0" w:color="auto"/>
                <w:right w:val="none" w:sz="0" w:space="0" w:color="auto"/>
              </w:divBdr>
            </w:div>
            <w:div w:id="243994025">
              <w:marLeft w:val="0"/>
              <w:marRight w:val="0"/>
              <w:marTop w:val="0"/>
              <w:marBottom w:val="0"/>
              <w:divBdr>
                <w:top w:val="none" w:sz="0" w:space="0" w:color="auto"/>
                <w:left w:val="none" w:sz="0" w:space="0" w:color="auto"/>
                <w:bottom w:val="none" w:sz="0" w:space="0" w:color="auto"/>
                <w:right w:val="none" w:sz="0" w:space="0" w:color="auto"/>
              </w:divBdr>
            </w:div>
            <w:div w:id="203563172">
              <w:marLeft w:val="0"/>
              <w:marRight w:val="0"/>
              <w:marTop w:val="0"/>
              <w:marBottom w:val="0"/>
              <w:divBdr>
                <w:top w:val="none" w:sz="0" w:space="0" w:color="auto"/>
                <w:left w:val="none" w:sz="0" w:space="0" w:color="auto"/>
                <w:bottom w:val="none" w:sz="0" w:space="0" w:color="auto"/>
                <w:right w:val="none" w:sz="0" w:space="0" w:color="auto"/>
              </w:divBdr>
            </w:div>
            <w:div w:id="1397389566">
              <w:marLeft w:val="0"/>
              <w:marRight w:val="0"/>
              <w:marTop w:val="0"/>
              <w:marBottom w:val="0"/>
              <w:divBdr>
                <w:top w:val="none" w:sz="0" w:space="0" w:color="auto"/>
                <w:left w:val="none" w:sz="0" w:space="0" w:color="auto"/>
                <w:bottom w:val="none" w:sz="0" w:space="0" w:color="auto"/>
                <w:right w:val="none" w:sz="0" w:space="0" w:color="auto"/>
              </w:divBdr>
            </w:div>
            <w:div w:id="1729919924">
              <w:marLeft w:val="0"/>
              <w:marRight w:val="0"/>
              <w:marTop w:val="0"/>
              <w:marBottom w:val="0"/>
              <w:divBdr>
                <w:top w:val="none" w:sz="0" w:space="0" w:color="auto"/>
                <w:left w:val="none" w:sz="0" w:space="0" w:color="auto"/>
                <w:bottom w:val="none" w:sz="0" w:space="0" w:color="auto"/>
                <w:right w:val="none" w:sz="0" w:space="0" w:color="auto"/>
              </w:divBdr>
            </w:div>
            <w:div w:id="1362703921">
              <w:marLeft w:val="0"/>
              <w:marRight w:val="0"/>
              <w:marTop w:val="0"/>
              <w:marBottom w:val="0"/>
              <w:divBdr>
                <w:top w:val="none" w:sz="0" w:space="0" w:color="auto"/>
                <w:left w:val="none" w:sz="0" w:space="0" w:color="auto"/>
                <w:bottom w:val="none" w:sz="0" w:space="0" w:color="auto"/>
                <w:right w:val="none" w:sz="0" w:space="0" w:color="auto"/>
              </w:divBdr>
            </w:div>
            <w:div w:id="175117569">
              <w:marLeft w:val="0"/>
              <w:marRight w:val="0"/>
              <w:marTop w:val="0"/>
              <w:marBottom w:val="0"/>
              <w:divBdr>
                <w:top w:val="none" w:sz="0" w:space="0" w:color="auto"/>
                <w:left w:val="none" w:sz="0" w:space="0" w:color="auto"/>
                <w:bottom w:val="none" w:sz="0" w:space="0" w:color="auto"/>
                <w:right w:val="none" w:sz="0" w:space="0" w:color="auto"/>
              </w:divBdr>
            </w:div>
            <w:div w:id="1416434543">
              <w:marLeft w:val="0"/>
              <w:marRight w:val="0"/>
              <w:marTop w:val="0"/>
              <w:marBottom w:val="0"/>
              <w:divBdr>
                <w:top w:val="none" w:sz="0" w:space="0" w:color="auto"/>
                <w:left w:val="none" w:sz="0" w:space="0" w:color="auto"/>
                <w:bottom w:val="none" w:sz="0" w:space="0" w:color="auto"/>
                <w:right w:val="none" w:sz="0" w:space="0" w:color="auto"/>
              </w:divBdr>
            </w:div>
            <w:div w:id="219022306">
              <w:marLeft w:val="0"/>
              <w:marRight w:val="0"/>
              <w:marTop w:val="0"/>
              <w:marBottom w:val="0"/>
              <w:divBdr>
                <w:top w:val="none" w:sz="0" w:space="0" w:color="auto"/>
                <w:left w:val="none" w:sz="0" w:space="0" w:color="auto"/>
                <w:bottom w:val="none" w:sz="0" w:space="0" w:color="auto"/>
                <w:right w:val="none" w:sz="0" w:space="0" w:color="auto"/>
              </w:divBdr>
            </w:div>
            <w:div w:id="210847477">
              <w:marLeft w:val="0"/>
              <w:marRight w:val="0"/>
              <w:marTop w:val="0"/>
              <w:marBottom w:val="0"/>
              <w:divBdr>
                <w:top w:val="none" w:sz="0" w:space="0" w:color="auto"/>
                <w:left w:val="none" w:sz="0" w:space="0" w:color="auto"/>
                <w:bottom w:val="none" w:sz="0" w:space="0" w:color="auto"/>
                <w:right w:val="none" w:sz="0" w:space="0" w:color="auto"/>
              </w:divBdr>
            </w:div>
            <w:div w:id="1072312083">
              <w:marLeft w:val="0"/>
              <w:marRight w:val="0"/>
              <w:marTop w:val="0"/>
              <w:marBottom w:val="0"/>
              <w:divBdr>
                <w:top w:val="none" w:sz="0" w:space="0" w:color="auto"/>
                <w:left w:val="none" w:sz="0" w:space="0" w:color="auto"/>
                <w:bottom w:val="none" w:sz="0" w:space="0" w:color="auto"/>
                <w:right w:val="none" w:sz="0" w:space="0" w:color="auto"/>
              </w:divBdr>
            </w:div>
            <w:div w:id="73742898">
              <w:marLeft w:val="0"/>
              <w:marRight w:val="0"/>
              <w:marTop w:val="0"/>
              <w:marBottom w:val="0"/>
              <w:divBdr>
                <w:top w:val="none" w:sz="0" w:space="0" w:color="auto"/>
                <w:left w:val="none" w:sz="0" w:space="0" w:color="auto"/>
                <w:bottom w:val="none" w:sz="0" w:space="0" w:color="auto"/>
                <w:right w:val="none" w:sz="0" w:space="0" w:color="auto"/>
              </w:divBdr>
            </w:div>
            <w:div w:id="811558729">
              <w:marLeft w:val="0"/>
              <w:marRight w:val="0"/>
              <w:marTop w:val="0"/>
              <w:marBottom w:val="0"/>
              <w:divBdr>
                <w:top w:val="none" w:sz="0" w:space="0" w:color="auto"/>
                <w:left w:val="none" w:sz="0" w:space="0" w:color="auto"/>
                <w:bottom w:val="none" w:sz="0" w:space="0" w:color="auto"/>
                <w:right w:val="none" w:sz="0" w:space="0" w:color="auto"/>
              </w:divBdr>
            </w:div>
            <w:div w:id="1987196709">
              <w:marLeft w:val="0"/>
              <w:marRight w:val="0"/>
              <w:marTop w:val="0"/>
              <w:marBottom w:val="0"/>
              <w:divBdr>
                <w:top w:val="none" w:sz="0" w:space="0" w:color="auto"/>
                <w:left w:val="none" w:sz="0" w:space="0" w:color="auto"/>
                <w:bottom w:val="none" w:sz="0" w:space="0" w:color="auto"/>
                <w:right w:val="none" w:sz="0" w:space="0" w:color="auto"/>
              </w:divBdr>
            </w:div>
            <w:div w:id="490826940">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608663736">
              <w:marLeft w:val="0"/>
              <w:marRight w:val="0"/>
              <w:marTop w:val="0"/>
              <w:marBottom w:val="0"/>
              <w:divBdr>
                <w:top w:val="none" w:sz="0" w:space="0" w:color="auto"/>
                <w:left w:val="none" w:sz="0" w:space="0" w:color="auto"/>
                <w:bottom w:val="none" w:sz="0" w:space="0" w:color="auto"/>
                <w:right w:val="none" w:sz="0" w:space="0" w:color="auto"/>
              </w:divBdr>
            </w:div>
            <w:div w:id="1273830188">
              <w:marLeft w:val="0"/>
              <w:marRight w:val="0"/>
              <w:marTop w:val="0"/>
              <w:marBottom w:val="0"/>
              <w:divBdr>
                <w:top w:val="none" w:sz="0" w:space="0" w:color="auto"/>
                <w:left w:val="none" w:sz="0" w:space="0" w:color="auto"/>
                <w:bottom w:val="none" w:sz="0" w:space="0" w:color="auto"/>
                <w:right w:val="none" w:sz="0" w:space="0" w:color="auto"/>
              </w:divBdr>
            </w:div>
            <w:div w:id="70281089">
              <w:marLeft w:val="0"/>
              <w:marRight w:val="0"/>
              <w:marTop w:val="0"/>
              <w:marBottom w:val="0"/>
              <w:divBdr>
                <w:top w:val="none" w:sz="0" w:space="0" w:color="auto"/>
                <w:left w:val="none" w:sz="0" w:space="0" w:color="auto"/>
                <w:bottom w:val="none" w:sz="0" w:space="0" w:color="auto"/>
                <w:right w:val="none" w:sz="0" w:space="0" w:color="auto"/>
              </w:divBdr>
            </w:div>
            <w:div w:id="1820686429">
              <w:marLeft w:val="0"/>
              <w:marRight w:val="0"/>
              <w:marTop w:val="0"/>
              <w:marBottom w:val="0"/>
              <w:divBdr>
                <w:top w:val="none" w:sz="0" w:space="0" w:color="auto"/>
                <w:left w:val="none" w:sz="0" w:space="0" w:color="auto"/>
                <w:bottom w:val="none" w:sz="0" w:space="0" w:color="auto"/>
                <w:right w:val="none" w:sz="0" w:space="0" w:color="auto"/>
              </w:divBdr>
            </w:div>
            <w:div w:id="991524185">
              <w:marLeft w:val="0"/>
              <w:marRight w:val="0"/>
              <w:marTop w:val="0"/>
              <w:marBottom w:val="0"/>
              <w:divBdr>
                <w:top w:val="none" w:sz="0" w:space="0" w:color="auto"/>
                <w:left w:val="none" w:sz="0" w:space="0" w:color="auto"/>
                <w:bottom w:val="none" w:sz="0" w:space="0" w:color="auto"/>
                <w:right w:val="none" w:sz="0" w:space="0" w:color="auto"/>
              </w:divBdr>
            </w:div>
            <w:div w:id="72051118">
              <w:marLeft w:val="0"/>
              <w:marRight w:val="0"/>
              <w:marTop w:val="0"/>
              <w:marBottom w:val="0"/>
              <w:divBdr>
                <w:top w:val="none" w:sz="0" w:space="0" w:color="auto"/>
                <w:left w:val="none" w:sz="0" w:space="0" w:color="auto"/>
                <w:bottom w:val="none" w:sz="0" w:space="0" w:color="auto"/>
                <w:right w:val="none" w:sz="0" w:space="0" w:color="auto"/>
              </w:divBdr>
            </w:div>
            <w:div w:id="1865287996">
              <w:marLeft w:val="0"/>
              <w:marRight w:val="0"/>
              <w:marTop w:val="0"/>
              <w:marBottom w:val="0"/>
              <w:divBdr>
                <w:top w:val="none" w:sz="0" w:space="0" w:color="auto"/>
                <w:left w:val="none" w:sz="0" w:space="0" w:color="auto"/>
                <w:bottom w:val="none" w:sz="0" w:space="0" w:color="auto"/>
                <w:right w:val="none" w:sz="0" w:space="0" w:color="auto"/>
              </w:divBdr>
            </w:div>
            <w:div w:id="994378799">
              <w:marLeft w:val="0"/>
              <w:marRight w:val="0"/>
              <w:marTop w:val="0"/>
              <w:marBottom w:val="0"/>
              <w:divBdr>
                <w:top w:val="none" w:sz="0" w:space="0" w:color="auto"/>
                <w:left w:val="none" w:sz="0" w:space="0" w:color="auto"/>
                <w:bottom w:val="none" w:sz="0" w:space="0" w:color="auto"/>
                <w:right w:val="none" w:sz="0" w:space="0" w:color="auto"/>
              </w:divBdr>
            </w:div>
            <w:div w:id="306860595">
              <w:marLeft w:val="0"/>
              <w:marRight w:val="0"/>
              <w:marTop w:val="0"/>
              <w:marBottom w:val="0"/>
              <w:divBdr>
                <w:top w:val="none" w:sz="0" w:space="0" w:color="auto"/>
                <w:left w:val="none" w:sz="0" w:space="0" w:color="auto"/>
                <w:bottom w:val="none" w:sz="0" w:space="0" w:color="auto"/>
                <w:right w:val="none" w:sz="0" w:space="0" w:color="auto"/>
              </w:divBdr>
            </w:div>
            <w:div w:id="133522004">
              <w:marLeft w:val="0"/>
              <w:marRight w:val="0"/>
              <w:marTop w:val="0"/>
              <w:marBottom w:val="0"/>
              <w:divBdr>
                <w:top w:val="none" w:sz="0" w:space="0" w:color="auto"/>
                <w:left w:val="none" w:sz="0" w:space="0" w:color="auto"/>
                <w:bottom w:val="none" w:sz="0" w:space="0" w:color="auto"/>
                <w:right w:val="none" w:sz="0" w:space="0" w:color="auto"/>
              </w:divBdr>
            </w:div>
            <w:div w:id="1533956939">
              <w:marLeft w:val="0"/>
              <w:marRight w:val="0"/>
              <w:marTop w:val="0"/>
              <w:marBottom w:val="0"/>
              <w:divBdr>
                <w:top w:val="none" w:sz="0" w:space="0" w:color="auto"/>
                <w:left w:val="none" w:sz="0" w:space="0" w:color="auto"/>
                <w:bottom w:val="none" w:sz="0" w:space="0" w:color="auto"/>
                <w:right w:val="none" w:sz="0" w:space="0" w:color="auto"/>
              </w:divBdr>
            </w:div>
            <w:div w:id="2012486075">
              <w:marLeft w:val="0"/>
              <w:marRight w:val="0"/>
              <w:marTop w:val="0"/>
              <w:marBottom w:val="0"/>
              <w:divBdr>
                <w:top w:val="none" w:sz="0" w:space="0" w:color="auto"/>
                <w:left w:val="none" w:sz="0" w:space="0" w:color="auto"/>
                <w:bottom w:val="none" w:sz="0" w:space="0" w:color="auto"/>
                <w:right w:val="none" w:sz="0" w:space="0" w:color="auto"/>
              </w:divBdr>
            </w:div>
            <w:div w:id="543906577">
              <w:marLeft w:val="0"/>
              <w:marRight w:val="0"/>
              <w:marTop w:val="0"/>
              <w:marBottom w:val="0"/>
              <w:divBdr>
                <w:top w:val="none" w:sz="0" w:space="0" w:color="auto"/>
                <w:left w:val="none" w:sz="0" w:space="0" w:color="auto"/>
                <w:bottom w:val="none" w:sz="0" w:space="0" w:color="auto"/>
                <w:right w:val="none" w:sz="0" w:space="0" w:color="auto"/>
              </w:divBdr>
            </w:div>
            <w:div w:id="775714838">
              <w:marLeft w:val="0"/>
              <w:marRight w:val="0"/>
              <w:marTop w:val="0"/>
              <w:marBottom w:val="0"/>
              <w:divBdr>
                <w:top w:val="none" w:sz="0" w:space="0" w:color="auto"/>
                <w:left w:val="none" w:sz="0" w:space="0" w:color="auto"/>
                <w:bottom w:val="none" w:sz="0" w:space="0" w:color="auto"/>
                <w:right w:val="none" w:sz="0" w:space="0" w:color="auto"/>
              </w:divBdr>
            </w:div>
            <w:div w:id="5591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996">
      <w:bodyDiv w:val="1"/>
      <w:marLeft w:val="0"/>
      <w:marRight w:val="0"/>
      <w:marTop w:val="0"/>
      <w:marBottom w:val="0"/>
      <w:divBdr>
        <w:top w:val="none" w:sz="0" w:space="0" w:color="auto"/>
        <w:left w:val="none" w:sz="0" w:space="0" w:color="auto"/>
        <w:bottom w:val="none" w:sz="0" w:space="0" w:color="auto"/>
        <w:right w:val="none" w:sz="0" w:space="0" w:color="auto"/>
      </w:divBdr>
      <w:divsChild>
        <w:div w:id="2019654935">
          <w:marLeft w:val="0"/>
          <w:marRight w:val="0"/>
          <w:marTop w:val="0"/>
          <w:marBottom w:val="0"/>
          <w:divBdr>
            <w:top w:val="none" w:sz="0" w:space="0" w:color="auto"/>
            <w:left w:val="none" w:sz="0" w:space="0" w:color="auto"/>
            <w:bottom w:val="none" w:sz="0" w:space="0" w:color="auto"/>
            <w:right w:val="none" w:sz="0" w:space="0" w:color="auto"/>
          </w:divBdr>
          <w:divsChild>
            <w:div w:id="214393596">
              <w:marLeft w:val="0"/>
              <w:marRight w:val="0"/>
              <w:marTop w:val="0"/>
              <w:marBottom w:val="0"/>
              <w:divBdr>
                <w:top w:val="none" w:sz="0" w:space="0" w:color="auto"/>
                <w:left w:val="none" w:sz="0" w:space="0" w:color="auto"/>
                <w:bottom w:val="none" w:sz="0" w:space="0" w:color="auto"/>
                <w:right w:val="none" w:sz="0" w:space="0" w:color="auto"/>
              </w:divBdr>
            </w:div>
            <w:div w:id="184558271">
              <w:marLeft w:val="0"/>
              <w:marRight w:val="0"/>
              <w:marTop w:val="0"/>
              <w:marBottom w:val="0"/>
              <w:divBdr>
                <w:top w:val="none" w:sz="0" w:space="0" w:color="auto"/>
                <w:left w:val="none" w:sz="0" w:space="0" w:color="auto"/>
                <w:bottom w:val="none" w:sz="0" w:space="0" w:color="auto"/>
                <w:right w:val="none" w:sz="0" w:space="0" w:color="auto"/>
              </w:divBdr>
            </w:div>
            <w:div w:id="379986562">
              <w:marLeft w:val="0"/>
              <w:marRight w:val="0"/>
              <w:marTop w:val="0"/>
              <w:marBottom w:val="0"/>
              <w:divBdr>
                <w:top w:val="none" w:sz="0" w:space="0" w:color="auto"/>
                <w:left w:val="none" w:sz="0" w:space="0" w:color="auto"/>
                <w:bottom w:val="none" w:sz="0" w:space="0" w:color="auto"/>
                <w:right w:val="none" w:sz="0" w:space="0" w:color="auto"/>
              </w:divBdr>
            </w:div>
            <w:div w:id="1624997704">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14875793">
              <w:marLeft w:val="0"/>
              <w:marRight w:val="0"/>
              <w:marTop w:val="0"/>
              <w:marBottom w:val="0"/>
              <w:divBdr>
                <w:top w:val="none" w:sz="0" w:space="0" w:color="auto"/>
                <w:left w:val="none" w:sz="0" w:space="0" w:color="auto"/>
                <w:bottom w:val="none" w:sz="0" w:space="0" w:color="auto"/>
                <w:right w:val="none" w:sz="0" w:space="0" w:color="auto"/>
              </w:divBdr>
            </w:div>
            <w:div w:id="898710150">
              <w:marLeft w:val="0"/>
              <w:marRight w:val="0"/>
              <w:marTop w:val="0"/>
              <w:marBottom w:val="0"/>
              <w:divBdr>
                <w:top w:val="none" w:sz="0" w:space="0" w:color="auto"/>
                <w:left w:val="none" w:sz="0" w:space="0" w:color="auto"/>
                <w:bottom w:val="none" w:sz="0" w:space="0" w:color="auto"/>
                <w:right w:val="none" w:sz="0" w:space="0" w:color="auto"/>
              </w:divBdr>
            </w:div>
            <w:div w:id="1095783968">
              <w:marLeft w:val="0"/>
              <w:marRight w:val="0"/>
              <w:marTop w:val="0"/>
              <w:marBottom w:val="0"/>
              <w:divBdr>
                <w:top w:val="none" w:sz="0" w:space="0" w:color="auto"/>
                <w:left w:val="none" w:sz="0" w:space="0" w:color="auto"/>
                <w:bottom w:val="none" w:sz="0" w:space="0" w:color="auto"/>
                <w:right w:val="none" w:sz="0" w:space="0" w:color="auto"/>
              </w:divBdr>
            </w:div>
            <w:div w:id="412049049">
              <w:marLeft w:val="0"/>
              <w:marRight w:val="0"/>
              <w:marTop w:val="0"/>
              <w:marBottom w:val="0"/>
              <w:divBdr>
                <w:top w:val="none" w:sz="0" w:space="0" w:color="auto"/>
                <w:left w:val="none" w:sz="0" w:space="0" w:color="auto"/>
                <w:bottom w:val="none" w:sz="0" w:space="0" w:color="auto"/>
                <w:right w:val="none" w:sz="0" w:space="0" w:color="auto"/>
              </w:divBdr>
            </w:div>
            <w:div w:id="746147782">
              <w:marLeft w:val="0"/>
              <w:marRight w:val="0"/>
              <w:marTop w:val="0"/>
              <w:marBottom w:val="0"/>
              <w:divBdr>
                <w:top w:val="none" w:sz="0" w:space="0" w:color="auto"/>
                <w:left w:val="none" w:sz="0" w:space="0" w:color="auto"/>
                <w:bottom w:val="none" w:sz="0" w:space="0" w:color="auto"/>
                <w:right w:val="none" w:sz="0" w:space="0" w:color="auto"/>
              </w:divBdr>
            </w:div>
            <w:div w:id="181550875">
              <w:marLeft w:val="0"/>
              <w:marRight w:val="0"/>
              <w:marTop w:val="0"/>
              <w:marBottom w:val="0"/>
              <w:divBdr>
                <w:top w:val="none" w:sz="0" w:space="0" w:color="auto"/>
                <w:left w:val="none" w:sz="0" w:space="0" w:color="auto"/>
                <w:bottom w:val="none" w:sz="0" w:space="0" w:color="auto"/>
                <w:right w:val="none" w:sz="0" w:space="0" w:color="auto"/>
              </w:divBdr>
            </w:div>
            <w:div w:id="2012102912">
              <w:marLeft w:val="0"/>
              <w:marRight w:val="0"/>
              <w:marTop w:val="0"/>
              <w:marBottom w:val="0"/>
              <w:divBdr>
                <w:top w:val="none" w:sz="0" w:space="0" w:color="auto"/>
                <w:left w:val="none" w:sz="0" w:space="0" w:color="auto"/>
                <w:bottom w:val="none" w:sz="0" w:space="0" w:color="auto"/>
                <w:right w:val="none" w:sz="0" w:space="0" w:color="auto"/>
              </w:divBdr>
            </w:div>
            <w:div w:id="879173920">
              <w:marLeft w:val="0"/>
              <w:marRight w:val="0"/>
              <w:marTop w:val="0"/>
              <w:marBottom w:val="0"/>
              <w:divBdr>
                <w:top w:val="none" w:sz="0" w:space="0" w:color="auto"/>
                <w:left w:val="none" w:sz="0" w:space="0" w:color="auto"/>
                <w:bottom w:val="none" w:sz="0" w:space="0" w:color="auto"/>
                <w:right w:val="none" w:sz="0" w:space="0" w:color="auto"/>
              </w:divBdr>
            </w:div>
            <w:div w:id="1616520452">
              <w:marLeft w:val="0"/>
              <w:marRight w:val="0"/>
              <w:marTop w:val="0"/>
              <w:marBottom w:val="0"/>
              <w:divBdr>
                <w:top w:val="none" w:sz="0" w:space="0" w:color="auto"/>
                <w:left w:val="none" w:sz="0" w:space="0" w:color="auto"/>
                <w:bottom w:val="none" w:sz="0" w:space="0" w:color="auto"/>
                <w:right w:val="none" w:sz="0" w:space="0" w:color="auto"/>
              </w:divBdr>
            </w:div>
            <w:div w:id="402797648">
              <w:marLeft w:val="0"/>
              <w:marRight w:val="0"/>
              <w:marTop w:val="0"/>
              <w:marBottom w:val="0"/>
              <w:divBdr>
                <w:top w:val="none" w:sz="0" w:space="0" w:color="auto"/>
                <w:left w:val="none" w:sz="0" w:space="0" w:color="auto"/>
                <w:bottom w:val="none" w:sz="0" w:space="0" w:color="auto"/>
                <w:right w:val="none" w:sz="0" w:space="0" w:color="auto"/>
              </w:divBdr>
            </w:div>
            <w:div w:id="2083988817">
              <w:marLeft w:val="0"/>
              <w:marRight w:val="0"/>
              <w:marTop w:val="0"/>
              <w:marBottom w:val="0"/>
              <w:divBdr>
                <w:top w:val="none" w:sz="0" w:space="0" w:color="auto"/>
                <w:left w:val="none" w:sz="0" w:space="0" w:color="auto"/>
                <w:bottom w:val="none" w:sz="0" w:space="0" w:color="auto"/>
                <w:right w:val="none" w:sz="0" w:space="0" w:color="auto"/>
              </w:divBdr>
            </w:div>
            <w:div w:id="535703090">
              <w:marLeft w:val="0"/>
              <w:marRight w:val="0"/>
              <w:marTop w:val="0"/>
              <w:marBottom w:val="0"/>
              <w:divBdr>
                <w:top w:val="none" w:sz="0" w:space="0" w:color="auto"/>
                <w:left w:val="none" w:sz="0" w:space="0" w:color="auto"/>
                <w:bottom w:val="none" w:sz="0" w:space="0" w:color="auto"/>
                <w:right w:val="none" w:sz="0" w:space="0" w:color="auto"/>
              </w:divBdr>
            </w:div>
            <w:div w:id="125096808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1248537252">
              <w:marLeft w:val="0"/>
              <w:marRight w:val="0"/>
              <w:marTop w:val="0"/>
              <w:marBottom w:val="0"/>
              <w:divBdr>
                <w:top w:val="none" w:sz="0" w:space="0" w:color="auto"/>
                <w:left w:val="none" w:sz="0" w:space="0" w:color="auto"/>
                <w:bottom w:val="none" w:sz="0" w:space="0" w:color="auto"/>
                <w:right w:val="none" w:sz="0" w:space="0" w:color="auto"/>
              </w:divBdr>
            </w:div>
            <w:div w:id="1643194160">
              <w:marLeft w:val="0"/>
              <w:marRight w:val="0"/>
              <w:marTop w:val="0"/>
              <w:marBottom w:val="0"/>
              <w:divBdr>
                <w:top w:val="none" w:sz="0" w:space="0" w:color="auto"/>
                <w:left w:val="none" w:sz="0" w:space="0" w:color="auto"/>
                <w:bottom w:val="none" w:sz="0" w:space="0" w:color="auto"/>
                <w:right w:val="none" w:sz="0" w:space="0" w:color="auto"/>
              </w:divBdr>
            </w:div>
            <w:div w:id="1762874981">
              <w:marLeft w:val="0"/>
              <w:marRight w:val="0"/>
              <w:marTop w:val="0"/>
              <w:marBottom w:val="0"/>
              <w:divBdr>
                <w:top w:val="none" w:sz="0" w:space="0" w:color="auto"/>
                <w:left w:val="none" w:sz="0" w:space="0" w:color="auto"/>
                <w:bottom w:val="none" w:sz="0" w:space="0" w:color="auto"/>
                <w:right w:val="none" w:sz="0" w:space="0" w:color="auto"/>
              </w:divBdr>
            </w:div>
            <w:div w:id="2089688932">
              <w:marLeft w:val="0"/>
              <w:marRight w:val="0"/>
              <w:marTop w:val="0"/>
              <w:marBottom w:val="0"/>
              <w:divBdr>
                <w:top w:val="none" w:sz="0" w:space="0" w:color="auto"/>
                <w:left w:val="none" w:sz="0" w:space="0" w:color="auto"/>
                <w:bottom w:val="none" w:sz="0" w:space="0" w:color="auto"/>
                <w:right w:val="none" w:sz="0" w:space="0" w:color="auto"/>
              </w:divBdr>
            </w:div>
            <w:div w:id="1138109999">
              <w:marLeft w:val="0"/>
              <w:marRight w:val="0"/>
              <w:marTop w:val="0"/>
              <w:marBottom w:val="0"/>
              <w:divBdr>
                <w:top w:val="none" w:sz="0" w:space="0" w:color="auto"/>
                <w:left w:val="none" w:sz="0" w:space="0" w:color="auto"/>
                <w:bottom w:val="none" w:sz="0" w:space="0" w:color="auto"/>
                <w:right w:val="none" w:sz="0" w:space="0" w:color="auto"/>
              </w:divBdr>
            </w:div>
            <w:div w:id="1497070570">
              <w:marLeft w:val="0"/>
              <w:marRight w:val="0"/>
              <w:marTop w:val="0"/>
              <w:marBottom w:val="0"/>
              <w:divBdr>
                <w:top w:val="none" w:sz="0" w:space="0" w:color="auto"/>
                <w:left w:val="none" w:sz="0" w:space="0" w:color="auto"/>
                <w:bottom w:val="none" w:sz="0" w:space="0" w:color="auto"/>
                <w:right w:val="none" w:sz="0" w:space="0" w:color="auto"/>
              </w:divBdr>
            </w:div>
            <w:div w:id="1827894790">
              <w:marLeft w:val="0"/>
              <w:marRight w:val="0"/>
              <w:marTop w:val="0"/>
              <w:marBottom w:val="0"/>
              <w:divBdr>
                <w:top w:val="none" w:sz="0" w:space="0" w:color="auto"/>
                <w:left w:val="none" w:sz="0" w:space="0" w:color="auto"/>
                <w:bottom w:val="none" w:sz="0" w:space="0" w:color="auto"/>
                <w:right w:val="none" w:sz="0" w:space="0" w:color="auto"/>
              </w:divBdr>
            </w:div>
            <w:div w:id="1715959751">
              <w:marLeft w:val="0"/>
              <w:marRight w:val="0"/>
              <w:marTop w:val="0"/>
              <w:marBottom w:val="0"/>
              <w:divBdr>
                <w:top w:val="none" w:sz="0" w:space="0" w:color="auto"/>
                <w:left w:val="none" w:sz="0" w:space="0" w:color="auto"/>
                <w:bottom w:val="none" w:sz="0" w:space="0" w:color="auto"/>
                <w:right w:val="none" w:sz="0" w:space="0" w:color="auto"/>
              </w:divBdr>
            </w:div>
            <w:div w:id="667828379">
              <w:marLeft w:val="0"/>
              <w:marRight w:val="0"/>
              <w:marTop w:val="0"/>
              <w:marBottom w:val="0"/>
              <w:divBdr>
                <w:top w:val="none" w:sz="0" w:space="0" w:color="auto"/>
                <w:left w:val="none" w:sz="0" w:space="0" w:color="auto"/>
                <w:bottom w:val="none" w:sz="0" w:space="0" w:color="auto"/>
                <w:right w:val="none" w:sz="0" w:space="0" w:color="auto"/>
              </w:divBdr>
            </w:div>
            <w:div w:id="151604397">
              <w:marLeft w:val="0"/>
              <w:marRight w:val="0"/>
              <w:marTop w:val="0"/>
              <w:marBottom w:val="0"/>
              <w:divBdr>
                <w:top w:val="none" w:sz="0" w:space="0" w:color="auto"/>
                <w:left w:val="none" w:sz="0" w:space="0" w:color="auto"/>
                <w:bottom w:val="none" w:sz="0" w:space="0" w:color="auto"/>
                <w:right w:val="none" w:sz="0" w:space="0" w:color="auto"/>
              </w:divBdr>
            </w:div>
            <w:div w:id="526522265">
              <w:marLeft w:val="0"/>
              <w:marRight w:val="0"/>
              <w:marTop w:val="0"/>
              <w:marBottom w:val="0"/>
              <w:divBdr>
                <w:top w:val="none" w:sz="0" w:space="0" w:color="auto"/>
                <w:left w:val="none" w:sz="0" w:space="0" w:color="auto"/>
                <w:bottom w:val="none" w:sz="0" w:space="0" w:color="auto"/>
                <w:right w:val="none" w:sz="0" w:space="0" w:color="auto"/>
              </w:divBdr>
            </w:div>
            <w:div w:id="1537039073">
              <w:marLeft w:val="0"/>
              <w:marRight w:val="0"/>
              <w:marTop w:val="0"/>
              <w:marBottom w:val="0"/>
              <w:divBdr>
                <w:top w:val="none" w:sz="0" w:space="0" w:color="auto"/>
                <w:left w:val="none" w:sz="0" w:space="0" w:color="auto"/>
                <w:bottom w:val="none" w:sz="0" w:space="0" w:color="auto"/>
                <w:right w:val="none" w:sz="0" w:space="0" w:color="auto"/>
              </w:divBdr>
            </w:div>
            <w:div w:id="290062479">
              <w:marLeft w:val="0"/>
              <w:marRight w:val="0"/>
              <w:marTop w:val="0"/>
              <w:marBottom w:val="0"/>
              <w:divBdr>
                <w:top w:val="none" w:sz="0" w:space="0" w:color="auto"/>
                <w:left w:val="none" w:sz="0" w:space="0" w:color="auto"/>
                <w:bottom w:val="none" w:sz="0" w:space="0" w:color="auto"/>
                <w:right w:val="none" w:sz="0" w:space="0" w:color="auto"/>
              </w:divBdr>
            </w:div>
            <w:div w:id="15889989">
              <w:marLeft w:val="0"/>
              <w:marRight w:val="0"/>
              <w:marTop w:val="0"/>
              <w:marBottom w:val="0"/>
              <w:divBdr>
                <w:top w:val="none" w:sz="0" w:space="0" w:color="auto"/>
                <w:left w:val="none" w:sz="0" w:space="0" w:color="auto"/>
                <w:bottom w:val="none" w:sz="0" w:space="0" w:color="auto"/>
                <w:right w:val="none" w:sz="0" w:space="0" w:color="auto"/>
              </w:divBdr>
            </w:div>
            <w:div w:id="1467502568">
              <w:marLeft w:val="0"/>
              <w:marRight w:val="0"/>
              <w:marTop w:val="0"/>
              <w:marBottom w:val="0"/>
              <w:divBdr>
                <w:top w:val="none" w:sz="0" w:space="0" w:color="auto"/>
                <w:left w:val="none" w:sz="0" w:space="0" w:color="auto"/>
                <w:bottom w:val="none" w:sz="0" w:space="0" w:color="auto"/>
                <w:right w:val="none" w:sz="0" w:space="0" w:color="auto"/>
              </w:divBdr>
            </w:div>
            <w:div w:id="646204075">
              <w:marLeft w:val="0"/>
              <w:marRight w:val="0"/>
              <w:marTop w:val="0"/>
              <w:marBottom w:val="0"/>
              <w:divBdr>
                <w:top w:val="none" w:sz="0" w:space="0" w:color="auto"/>
                <w:left w:val="none" w:sz="0" w:space="0" w:color="auto"/>
                <w:bottom w:val="none" w:sz="0" w:space="0" w:color="auto"/>
                <w:right w:val="none" w:sz="0" w:space="0" w:color="auto"/>
              </w:divBdr>
            </w:div>
            <w:div w:id="563682711">
              <w:marLeft w:val="0"/>
              <w:marRight w:val="0"/>
              <w:marTop w:val="0"/>
              <w:marBottom w:val="0"/>
              <w:divBdr>
                <w:top w:val="none" w:sz="0" w:space="0" w:color="auto"/>
                <w:left w:val="none" w:sz="0" w:space="0" w:color="auto"/>
                <w:bottom w:val="none" w:sz="0" w:space="0" w:color="auto"/>
                <w:right w:val="none" w:sz="0" w:space="0" w:color="auto"/>
              </w:divBdr>
            </w:div>
            <w:div w:id="903368225">
              <w:marLeft w:val="0"/>
              <w:marRight w:val="0"/>
              <w:marTop w:val="0"/>
              <w:marBottom w:val="0"/>
              <w:divBdr>
                <w:top w:val="none" w:sz="0" w:space="0" w:color="auto"/>
                <w:left w:val="none" w:sz="0" w:space="0" w:color="auto"/>
                <w:bottom w:val="none" w:sz="0" w:space="0" w:color="auto"/>
                <w:right w:val="none" w:sz="0" w:space="0" w:color="auto"/>
              </w:divBdr>
            </w:div>
            <w:div w:id="2011329674">
              <w:marLeft w:val="0"/>
              <w:marRight w:val="0"/>
              <w:marTop w:val="0"/>
              <w:marBottom w:val="0"/>
              <w:divBdr>
                <w:top w:val="none" w:sz="0" w:space="0" w:color="auto"/>
                <w:left w:val="none" w:sz="0" w:space="0" w:color="auto"/>
                <w:bottom w:val="none" w:sz="0" w:space="0" w:color="auto"/>
                <w:right w:val="none" w:sz="0" w:space="0" w:color="auto"/>
              </w:divBdr>
            </w:div>
            <w:div w:id="1786731267">
              <w:marLeft w:val="0"/>
              <w:marRight w:val="0"/>
              <w:marTop w:val="0"/>
              <w:marBottom w:val="0"/>
              <w:divBdr>
                <w:top w:val="none" w:sz="0" w:space="0" w:color="auto"/>
                <w:left w:val="none" w:sz="0" w:space="0" w:color="auto"/>
                <w:bottom w:val="none" w:sz="0" w:space="0" w:color="auto"/>
                <w:right w:val="none" w:sz="0" w:space="0" w:color="auto"/>
              </w:divBdr>
            </w:div>
            <w:div w:id="763260489">
              <w:marLeft w:val="0"/>
              <w:marRight w:val="0"/>
              <w:marTop w:val="0"/>
              <w:marBottom w:val="0"/>
              <w:divBdr>
                <w:top w:val="none" w:sz="0" w:space="0" w:color="auto"/>
                <w:left w:val="none" w:sz="0" w:space="0" w:color="auto"/>
                <w:bottom w:val="none" w:sz="0" w:space="0" w:color="auto"/>
                <w:right w:val="none" w:sz="0" w:space="0" w:color="auto"/>
              </w:divBdr>
            </w:div>
            <w:div w:id="265043576">
              <w:marLeft w:val="0"/>
              <w:marRight w:val="0"/>
              <w:marTop w:val="0"/>
              <w:marBottom w:val="0"/>
              <w:divBdr>
                <w:top w:val="none" w:sz="0" w:space="0" w:color="auto"/>
                <w:left w:val="none" w:sz="0" w:space="0" w:color="auto"/>
                <w:bottom w:val="none" w:sz="0" w:space="0" w:color="auto"/>
                <w:right w:val="none" w:sz="0" w:space="0" w:color="auto"/>
              </w:divBdr>
            </w:div>
            <w:div w:id="351804112">
              <w:marLeft w:val="0"/>
              <w:marRight w:val="0"/>
              <w:marTop w:val="0"/>
              <w:marBottom w:val="0"/>
              <w:divBdr>
                <w:top w:val="none" w:sz="0" w:space="0" w:color="auto"/>
                <w:left w:val="none" w:sz="0" w:space="0" w:color="auto"/>
                <w:bottom w:val="none" w:sz="0" w:space="0" w:color="auto"/>
                <w:right w:val="none" w:sz="0" w:space="0" w:color="auto"/>
              </w:divBdr>
            </w:div>
            <w:div w:id="643317679">
              <w:marLeft w:val="0"/>
              <w:marRight w:val="0"/>
              <w:marTop w:val="0"/>
              <w:marBottom w:val="0"/>
              <w:divBdr>
                <w:top w:val="none" w:sz="0" w:space="0" w:color="auto"/>
                <w:left w:val="none" w:sz="0" w:space="0" w:color="auto"/>
                <w:bottom w:val="none" w:sz="0" w:space="0" w:color="auto"/>
                <w:right w:val="none" w:sz="0" w:space="0" w:color="auto"/>
              </w:divBdr>
            </w:div>
            <w:div w:id="1080180013">
              <w:marLeft w:val="0"/>
              <w:marRight w:val="0"/>
              <w:marTop w:val="0"/>
              <w:marBottom w:val="0"/>
              <w:divBdr>
                <w:top w:val="none" w:sz="0" w:space="0" w:color="auto"/>
                <w:left w:val="none" w:sz="0" w:space="0" w:color="auto"/>
                <w:bottom w:val="none" w:sz="0" w:space="0" w:color="auto"/>
                <w:right w:val="none" w:sz="0" w:space="0" w:color="auto"/>
              </w:divBdr>
            </w:div>
            <w:div w:id="222527237">
              <w:marLeft w:val="0"/>
              <w:marRight w:val="0"/>
              <w:marTop w:val="0"/>
              <w:marBottom w:val="0"/>
              <w:divBdr>
                <w:top w:val="none" w:sz="0" w:space="0" w:color="auto"/>
                <w:left w:val="none" w:sz="0" w:space="0" w:color="auto"/>
                <w:bottom w:val="none" w:sz="0" w:space="0" w:color="auto"/>
                <w:right w:val="none" w:sz="0" w:space="0" w:color="auto"/>
              </w:divBdr>
            </w:div>
            <w:div w:id="303244023">
              <w:marLeft w:val="0"/>
              <w:marRight w:val="0"/>
              <w:marTop w:val="0"/>
              <w:marBottom w:val="0"/>
              <w:divBdr>
                <w:top w:val="none" w:sz="0" w:space="0" w:color="auto"/>
                <w:left w:val="none" w:sz="0" w:space="0" w:color="auto"/>
                <w:bottom w:val="none" w:sz="0" w:space="0" w:color="auto"/>
                <w:right w:val="none" w:sz="0" w:space="0" w:color="auto"/>
              </w:divBdr>
            </w:div>
            <w:div w:id="1704212971">
              <w:marLeft w:val="0"/>
              <w:marRight w:val="0"/>
              <w:marTop w:val="0"/>
              <w:marBottom w:val="0"/>
              <w:divBdr>
                <w:top w:val="none" w:sz="0" w:space="0" w:color="auto"/>
                <w:left w:val="none" w:sz="0" w:space="0" w:color="auto"/>
                <w:bottom w:val="none" w:sz="0" w:space="0" w:color="auto"/>
                <w:right w:val="none" w:sz="0" w:space="0" w:color="auto"/>
              </w:divBdr>
            </w:div>
            <w:div w:id="347751826">
              <w:marLeft w:val="0"/>
              <w:marRight w:val="0"/>
              <w:marTop w:val="0"/>
              <w:marBottom w:val="0"/>
              <w:divBdr>
                <w:top w:val="none" w:sz="0" w:space="0" w:color="auto"/>
                <w:left w:val="none" w:sz="0" w:space="0" w:color="auto"/>
                <w:bottom w:val="none" w:sz="0" w:space="0" w:color="auto"/>
                <w:right w:val="none" w:sz="0" w:space="0" w:color="auto"/>
              </w:divBdr>
            </w:div>
            <w:div w:id="177892108">
              <w:marLeft w:val="0"/>
              <w:marRight w:val="0"/>
              <w:marTop w:val="0"/>
              <w:marBottom w:val="0"/>
              <w:divBdr>
                <w:top w:val="none" w:sz="0" w:space="0" w:color="auto"/>
                <w:left w:val="none" w:sz="0" w:space="0" w:color="auto"/>
                <w:bottom w:val="none" w:sz="0" w:space="0" w:color="auto"/>
                <w:right w:val="none" w:sz="0" w:space="0" w:color="auto"/>
              </w:divBdr>
            </w:div>
            <w:div w:id="1197235166">
              <w:marLeft w:val="0"/>
              <w:marRight w:val="0"/>
              <w:marTop w:val="0"/>
              <w:marBottom w:val="0"/>
              <w:divBdr>
                <w:top w:val="none" w:sz="0" w:space="0" w:color="auto"/>
                <w:left w:val="none" w:sz="0" w:space="0" w:color="auto"/>
                <w:bottom w:val="none" w:sz="0" w:space="0" w:color="auto"/>
                <w:right w:val="none" w:sz="0" w:space="0" w:color="auto"/>
              </w:divBdr>
            </w:div>
            <w:div w:id="1904562634">
              <w:marLeft w:val="0"/>
              <w:marRight w:val="0"/>
              <w:marTop w:val="0"/>
              <w:marBottom w:val="0"/>
              <w:divBdr>
                <w:top w:val="none" w:sz="0" w:space="0" w:color="auto"/>
                <w:left w:val="none" w:sz="0" w:space="0" w:color="auto"/>
                <w:bottom w:val="none" w:sz="0" w:space="0" w:color="auto"/>
                <w:right w:val="none" w:sz="0" w:space="0" w:color="auto"/>
              </w:divBdr>
            </w:div>
            <w:div w:id="1553804873">
              <w:marLeft w:val="0"/>
              <w:marRight w:val="0"/>
              <w:marTop w:val="0"/>
              <w:marBottom w:val="0"/>
              <w:divBdr>
                <w:top w:val="none" w:sz="0" w:space="0" w:color="auto"/>
                <w:left w:val="none" w:sz="0" w:space="0" w:color="auto"/>
                <w:bottom w:val="none" w:sz="0" w:space="0" w:color="auto"/>
                <w:right w:val="none" w:sz="0" w:space="0" w:color="auto"/>
              </w:divBdr>
            </w:div>
            <w:div w:id="1226449669">
              <w:marLeft w:val="0"/>
              <w:marRight w:val="0"/>
              <w:marTop w:val="0"/>
              <w:marBottom w:val="0"/>
              <w:divBdr>
                <w:top w:val="none" w:sz="0" w:space="0" w:color="auto"/>
                <w:left w:val="none" w:sz="0" w:space="0" w:color="auto"/>
                <w:bottom w:val="none" w:sz="0" w:space="0" w:color="auto"/>
                <w:right w:val="none" w:sz="0" w:space="0" w:color="auto"/>
              </w:divBdr>
            </w:div>
            <w:div w:id="20211210">
              <w:marLeft w:val="0"/>
              <w:marRight w:val="0"/>
              <w:marTop w:val="0"/>
              <w:marBottom w:val="0"/>
              <w:divBdr>
                <w:top w:val="none" w:sz="0" w:space="0" w:color="auto"/>
                <w:left w:val="none" w:sz="0" w:space="0" w:color="auto"/>
                <w:bottom w:val="none" w:sz="0" w:space="0" w:color="auto"/>
                <w:right w:val="none" w:sz="0" w:space="0" w:color="auto"/>
              </w:divBdr>
            </w:div>
            <w:div w:id="605162711">
              <w:marLeft w:val="0"/>
              <w:marRight w:val="0"/>
              <w:marTop w:val="0"/>
              <w:marBottom w:val="0"/>
              <w:divBdr>
                <w:top w:val="none" w:sz="0" w:space="0" w:color="auto"/>
                <w:left w:val="none" w:sz="0" w:space="0" w:color="auto"/>
                <w:bottom w:val="none" w:sz="0" w:space="0" w:color="auto"/>
                <w:right w:val="none" w:sz="0" w:space="0" w:color="auto"/>
              </w:divBdr>
            </w:div>
            <w:div w:id="541601265">
              <w:marLeft w:val="0"/>
              <w:marRight w:val="0"/>
              <w:marTop w:val="0"/>
              <w:marBottom w:val="0"/>
              <w:divBdr>
                <w:top w:val="none" w:sz="0" w:space="0" w:color="auto"/>
                <w:left w:val="none" w:sz="0" w:space="0" w:color="auto"/>
                <w:bottom w:val="none" w:sz="0" w:space="0" w:color="auto"/>
                <w:right w:val="none" w:sz="0" w:space="0" w:color="auto"/>
              </w:divBdr>
            </w:div>
            <w:div w:id="292295123">
              <w:marLeft w:val="0"/>
              <w:marRight w:val="0"/>
              <w:marTop w:val="0"/>
              <w:marBottom w:val="0"/>
              <w:divBdr>
                <w:top w:val="none" w:sz="0" w:space="0" w:color="auto"/>
                <w:left w:val="none" w:sz="0" w:space="0" w:color="auto"/>
                <w:bottom w:val="none" w:sz="0" w:space="0" w:color="auto"/>
                <w:right w:val="none" w:sz="0" w:space="0" w:color="auto"/>
              </w:divBdr>
            </w:div>
            <w:div w:id="1201552797">
              <w:marLeft w:val="0"/>
              <w:marRight w:val="0"/>
              <w:marTop w:val="0"/>
              <w:marBottom w:val="0"/>
              <w:divBdr>
                <w:top w:val="none" w:sz="0" w:space="0" w:color="auto"/>
                <w:left w:val="none" w:sz="0" w:space="0" w:color="auto"/>
                <w:bottom w:val="none" w:sz="0" w:space="0" w:color="auto"/>
                <w:right w:val="none" w:sz="0" w:space="0" w:color="auto"/>
              </w:divBdr>
            </w:div>
            <w:div w:id="1460220688">
              <w:marLeft w:val="0"/>
              <w:marRight w:val="0"/>
              <w:marTop w:val="0"/>
              <w:marBottom w:val="0"/>
              <w:divBdr>
                <w:top w:val="none" w:sz="0" w:space="0" w:color="auto"/>
                <w:left w:val="none" w:sz="0" w:space="0" w:color="auto"/>
                <w:bottom w:val="none" w:sz="0" w:space="0" w:color="auto"/>
                <w:right w:val="none" w:sz="0" w:space="0" w:color="auto"/>
              </w:divBdr>
            </w:div>
            <w:div w:id="170608559">
              <w:marLeft w:val="0"/>
              <w:marRight w:val="0"/>
              <w:marTop w:val="0"/>
              <w:marBottom w:val="0"/>
              <w:divBdr>
                <w:top w:val="none" w:sz="0" w:space="0" w:color="auto"/>
                <w:left w:val="none" w:sz="0" w:space="0" w:color="auto"/>
                <w:bottom w:val="none" w:sz="0" w:space="0" w:color="auto"/>
                <w:right w:val="none" w:sz="0" w:space="0" w:color="auto"/>
              </w:divBdr>
            </w:div>
            <w:div w:id="386026124">
              <w:marLeft w:val="0"/>
              <w:marRight w:val="0"/>
              <w:marTop w:val="0"/>
              <w:marBottom w:val="0"/>
              <w:divBdr>
                <w:top w:val="none" w:sz="0" w:space="0" w:color="auto"/>
                <w:left w:val="none" w:sz="0" w:space="0" w:color="auto"/>
                <w:bottom w:val="none" w:sz="0" w:space="0" w:color="auto"/>
                <w:right w:val="none" w:sz="0" w:space="0" w:color="auto"/>
              </w:divBdr>
            </w:div>
            <w:div w:id="2130051870">
              <w:marLeft w:val="0"/>
              <w:marRight w:val="0"/>
              <w:marTop w:val="0"/>
              <w:marBottom w:val="0"/>
              <w:divBdr>
                <w:top w:val="none" w:sz="0" w:space="0" w:color="auto"/>
                <w:left w:val="none" w:sz="0" w:space="0" w:color="auto"/>
                <w:bottom w:val="none" w:sz="0" w:space="0" w:color="auto"/>
                <w:right w:val="none" w:sz="0" w:space="0" w:color="auto"/>
              </w:divBdr>
            </w:div>
            <w:div w:id="322785582">
              <w:marLeft w:val="0"/>
              <w:marRight w:val="0"/>
              <w:marTop w:val="0"/>
              <w:marBottom w:val="0"/>
              <w:divBdr>
                <w:top w:val="none" w:sz="0" w:space="0" w:color="auto"/>
                <w:left w:val="none" w:sz="0" w:space="0" w:color="auto"/>
                <w:bottom w:val="none" w:sz="0" w:space="0" w:color="auto"/>
                <w:right w:val="none" w:sz="0" w:space="0" w:color="auto"/>
              </w:divBdr>
            </w:div>
            <w:div w:id="2049913507">
              <w:marLeft w:val="0"/>
              <w:marRight w:val="0"/>
              <w:marTop w:val="0"/>
              <w:marBottom w:val="0"/>
              <w:divBdr>
                <w:top w:val="none" w:sz="0" w:space="0" w:color="auto"/>
                <w:left w:val="none" w:sz="0" w:space="0" w:color="auto"/>
                <w:bottom w:val="none" w:sz="0" w:space="0" w:color="auto"/>
                <w:right w:val="none" w:sz="0" w:space="0" w:color="auto"/>
              </w:divBdr>
            </w:div>
            <w:div w:id="576522025">
              <w:marLeft w:val="0"/>
              <w:marRight w:val="0"/>
              <w:marTop w:val="0"/>
              <w:marBottom w:val="0"/>
              <w:divBdr>
                <w:top w:val="none" w:sz="0" w:space="0" w:color="auto"/>
                <w:left w:val="none" w:sz="0" w:space="0" w:color="auto"/>
                <w:bottom w:val="none" w:sz="0" w:space="0" w:color="auto"/>
                <w:right w:val="none" w:sz="0" w:space="0" w:color="auto"/>
              </w:divBdr>
            </w:div>
            <w:div w:id="836189878">
              <w:marLeft w:val="0"/>
              <w:marRight w:val="0"/>
              <w:marTop w:val="0"/>
              <w:marBottom w:val="0"/>
              <w:divBdr>
                <w:top w:val="none" w:sz="0" w:space="0" w:color="auto"/>
                <w:left w:val="none" w:sz="0" w:space="0" w:color="auto"/>
                <w:bottom w:val="none" w:sz="0" w:space="0" w:color="auto"/>
                <w:right w:val="none" w:sz="0" w:space="0" w:color="auto"/>
              </w:divBdr>
            </w:div>
            <w:div w:id="1544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12C34-B3A5-478A-AABE-53D286C3B384}">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09A1CC33-6B40-4EC6-A4ED-BB83246CBE47}">
  <ds:schemaRefs>
    <ds:schemaRef ds:uri="http://schemas.microsoft.com/sharepoint/v3/contenttype/forms"/>
  </ds:schemaRefs>
</ds:datastoreItem>
</file>

<file path=customXml/itemProps3.xml><?xml version="1.0" encoding="utf-8"?>
<ds:datastoreItem xmlns:ds="http://schemas.openxmlformats.org/officeDocument/2006/customXml" ds:itemID="{8B217712-3C79-4B21-B8F5-45B20F60D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241</TotalTime>
  <Pages>31</Pages>
  <Words>5338</Words>
  <Characters>28529</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320</cp:revision>
  <dcterms:created xsi:type="dcterms:W3CDTF">2021-04-21T11:32:00Z</dcterms:created>
  <dcterms:modified xsi:type="dcterms:W3CDTF">2021-04-28T14:29:00Z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