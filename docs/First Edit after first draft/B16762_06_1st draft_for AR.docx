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5EED5" w14:textId="77777777" w:rsidR="00E84E8B" w:rsidRPr="00E84E8B" w:rsidRDefault="00E84E8B" w:rsidP="00E84E8B"/>
    <w:p w14:paraId="7BFF147E" w14:textId="1DABAF89" w:rsidR="00B30384" w:rsidRDefault="000D6112" w:rsidP="00B30384">
      <w:pPr>
        <w:pStyle w:val="ChapterNumberPACKT"/>
      </w:pPr>
      <w:commentRangeStart w:id="0"/>
      <w:commentRangeEnd w:id="0"/>
      <w:r>
        <w:rPr>
          <w:rStyle w:val="CommentReference"/>
          <w:rFonts w:ascii="Times New Roman" w:hAnsi="Times New Roman" w:cs="Times New Roman"/>
          <w:bCs w:val="0"/>
          <w:color w:val="auto"/>
          <w:kern w:val="0"/>
          <w:lang w:val="en-US"/>
        </w:rPr>
        <w:commentReference w:id="0"/>
      </w:r>
      <w:commentRangeStart w:id="1"/>
      <w:r w:rsidR="00690D39">
        <w:t>6</w:t>
      </w:r>
      <w:commentRangeEnd w:id="1"/>
      <w:r w:rsidR="000A055C">
        <w:rPr>
          <w:rStyle w:val="CommentReference"/>
          <w:rFonts w:cs="Times New Roman"/>
          <w:bCs w:val="0"/>
          <w:color w:val="auto"/>
          <w:kern w:val="0"/>
          <w:lang w:val="en-US"/>
        </w:rPr>
        <w:commentReference w:id="1"/>
      </w:r>
    </w:p>
    <w:p w14:paraId="0EA2007F" w14:textId="77777777" w:rsidR="00B30384" w:rsidRDefault="00B30384" w:rsidP="00B30384">
      <w:pPr>
        <w:pStyle w:val="ChapterTitlePACKT"/>
      </w:pPr>
      <w:r>
        <w:t xml:space="preserve">Managing </w:t>
      </w:r>
      <w:r w:rsidRPr="00640BE6">
        <w:t>Active</w:t>
      </w:r>
      <w:r>
        <w:t xml:space="preserve"> </w:t>
      </w:r>
      <w:r w:rsidRPr="00640BE6">
        <w:t>D</w:t>
      </w:r>
      <w:r>
        <w:t>irectory</w:t>
      </w:r>
    </w:p>
    <w:p w14:paraId="77F9C6A0" w14:textId="77777777" w:rsidR="00B30384" w:rsidRDefault="00B30384" w:rsidP="00B30384">
      <w:pPr>
        <w:pStyle w:val="NormalPACKT"/>
      </w:pPr>
      <w:r>
        <w:t>In this chapter, we cover the following recipes:</w:t>
      </w:r>
    </w:p>
    <w:p w14:paraId="4445D4B2" w14:textId="6A09647B" w:rsidR="00B30384" w:rsidRDefault="00B30384" w:rsidP="00B30384">
      <w:pPr>
        <w:pStyle w:val="BulletPACKT"/>
      </w:pPr>
      <w:r>
        <w:t xml:space="preserve">Installing </w:t>
      </w:r>
      <w:r w:rsidR="006E0683">
        <w:t>an Active Directory</w:t>
      </w:r>
      <w:r>
        <w:t xml:space="preserve"> </w:t>
      </w:r>
      <w:r w:rsidR="006A52BF">
        <w:t>f</w:t>
      </w:r>
      <w:r>
        <w:t xml:space="preserve">orest </w:t>
      </w:r>
      <w:r w:rsidR="006A52BF">
        <w:t>r</w:t>
      </w:r>
      <w:r>
        <w:t xml:space="preserve">oot </w:t>
      </w:r>
      <w:r w:rsidR="006A52BF">
        <w:t>d</w:t>
      </w:r>
      <w:r>
        <w:t>omain</w:t>
      </w:r>
    </w:p>
    <w:p w14:paraId="45FD9225" w14:textId="07F79848" w:rsidR="00B30384" w:rsidDel="006A52BF" w:rsidRDefault="00B30384" w:rsidP="00B30384">
      <w:pPr>
        <w:pStyle w:val="BulletPACKT"/>
        <w:rPr>
          <w:del w:id="2" w:author="Lucy Wan" w:date="2021-01-26T12:31:00Z"/>
        </w:rPr>
      </w:pPr>
      <w:del w:id="3" w:author="Lucy Wan" w:date="2021-01-26T12:31:00Z">
        <w:r w:rsidDel="006A52BF">
          <w:delText>Configuring CredSSP</w:delText>
        </w:r>
      </w:del>
    </w:p>
    <w:p w14:paraId="4099C06C" w14:textId="6A67BD8B" w:rsidR="006A52BF" w:rsidRDefault="006A52BF" w:rsidP="00B30384">
      <w:pPr>
        <w:pStyle w:val="BulletPACKT"/>
        <w:rPr>
          <w:ins w:id="4" w:author="Lucy Wan" w:date="2021-01-26T12:31:00Z"/>
        </w:rPr>
      </w:pPr>
      <w:ins w:id="5" w:author="Lucy Wan" w:date="2021-01-26T12:31:00Z">
        <w:r>
          <w:t>Testing an AD installation</w:t>
        </w:r>
      </w:ins>
    </w:p>
    <w:p w14:paraId="2BDC7B58" w14:textId="4371AF1A" w:rsidR="00B30384" w:rsidRDefault="00B30384" w:rsidP="00B30384">
      <w:pPr>
        <w:pStyle w:val="BulletPACKT"/>
      </w:pPr>
      <w:r>
        <w:t xml:space="preserve">Installing a </w:t>
      </w:r>
      <w:r w:rsidR="004F6EEC">
        <w:t>r</w:t>
      </w:r>
      <w:r>
        <w:t xml:space="preserve">eplica </w:t>
      </w:r>
      <w:r w:rsidR="004F6EEC">
        <w:t>d</w:t>
      </w:r>
      <w:r w:rsidR="00866A05">
        <w:t xml:space="preserve">omain </w:t>
      </w:r>
      <w:r w:rsidR="004F6EEC">
        <w:t>c</w:t>
      </w:r>
      <w:r w:rsidR="00866A05">
        <w:t>ontroller</w:t>
      </w:r>
    </w:p>
    <w:p w14:paraId="4474BA02" w14:textId="6069C746" w:rsidR="00B30384" w:rsidRDefault="00B30384" w:rsidP="00B30384">
      <w:pPr>
        <w:pStyle w:val="BulletPACKT"/>
      </w:pPr>
      <w:r>
        <w:t xml:space="preserve">Installing a </w:t>
      </w:r>
      <w:r w:rsidR="004F6EEC">
        <w:t>c</w:t>
      </w:r>
      <w:r>
        <w:t xml:space="preserve">hild </w:t>
      </w:r>
      <w:r w:rsidR="004F6EEC">
        <w:t>d</w:t>
      </w:r>
      <w:r>
        <w:t>omain</w:t>
      </w:r>
    </w:p>
    <w:p w14:paraId="5638E54B" w14:textId="3639D351" w:rsidR="00866A05" w:rsidRDefault="00B30384" w:rsidP="00B30384">
      <w:pPr>
        <w:pStyle w:val="BulletPACKT"/>
      </w:pPr>
      <w:bookmarkStart w:id="6" w:name="_Hlk55232458"/>
      <w:r>
        <w:t xml:space="preserve">Creating and </w:t>
      </w:r>
      <w:r w:rsidR="004F6EEC">
        <w:t>m</w:t>
      </w:r>
      <w:r>
        <w:t xml:space="preserve">anaging AD </w:t>
      </w:r>
      <w:r w:rsidR="004F6EEC">
        <w:t>u</w:t>
      </w:r>
      <w:r>
        <w:t>sers</w:t>
      </w:r>
      <w:r w:rsidR="00866A05">
        <w:t xml:space="preserve"> and </w:t>
      </w:r>
      <w:r w:rsidR="004F6EEC">
        <w:t>g</w:t>
      </w:r>
      <w:r>
        <w:t>roups</w:t>
      </w:r>
    </w:p>
    <w:p w14:paraId="4D10ACCD" w14:textId="636CAD08" w:rsidR="00B30384" w:rsidRDefault="00866A05" w:rsidP="00B30384">
      <w:pPr>
        <w:pStyle w:val="BulletPACKT"/>
        <w:rPr>
          <w:ins w:id="7" w:author="Lucy Wan" w:date="2021-01-26T12:32:00Z"/>
        </w:rPr>
      </w:pPr>
      <w:bookmarkStart w:id="8" w:name="_Hlk57028945"/>
      <w:r>
        <w:t xml:space="preserve">Managing Active Directory </w:t>
      </w:r>
      <w:r w:rsidR="004F6EEC">
        <w:t>c</w:t>
      </w:r>
      <w:r w:rsidR="00B30384">
        <w:t>omputers</w:t>
      </w:r>
      <w:bookmarkEnd w:id="6"/>
    </w:p>
    <w:p w14:paraId="2DB38C7A" w14:textId="2F662E8C" w:rsidR="00080F57" w:rsidRDefault="00080F57" w:rsidP="00B30384">
      <w:pPr>
        <w:pStyle w:val="BulletPACKT"/>
      </w:pPr>
      <w:ins w:id="9" w:author="Lucy Wan" w:date="2021-01-26T12:32:00Z">
        <w:r>
          <w:t>Adding/removing users using CSV files</w:t>
        </w:r>
      </w:ins>
    </w:p>
    <w:p w14:paraId="13C218A8" w14:textId="77777777" w:rsidR="00B30384" w:rsidRDefault="00B30384" w:rsidP="00B30384">
      <w:pPr>
        <w:pStyle w:val="BulletPACKT"/>
      </w:pPr>
      <w:bookmarkStart w:id="10" w:name="_Hlk55232489"/>
      <w:bookmarkEnd w:id="8"/>
      <w:commentRangeStart w:id="11"/>
      <w:r>
        <w:t>Creating a Group Policy Object for user Logon script</w:t>
      </w:r>
      <w:commentRangeEnd w:id="11"/>
      <w:r w:rsidR="00363319">
        <w:rPr>
          <w:rStyle w:val="CommentReference"/>
          <w:rFonts w:ascii="Arial" w:hAnsi="Arial"/>
        </w:rPr>
        <w:commentReference w:id="11"/>
      </w:r>
    </w:p>
    <w:bookmarkEnd w:id="10"/>
    <w:p w14:paraId="183892E4" w14:textId="757C0A3A" w:rsidR="00B30384" w:rsidDel="005E1E78" w:rsidRDefault="00B30384" w:rsidP="00B30384">
      <w:pPr>
        <w:pStyle w:val="BulletPACKT"/>
        <w:rPr>
          <w:del w:id="12" w:author="Lucy Wan" w:date="2021-01-26T12:32:00Z"/>
        </w:rPr>
      </w:pPr>
      <w:del w:id="13" w:author="Lucy Wan" w:date="2021-01-26T12:32:00Z">
        <w:r w:rsidDel="005E1E78">
          <w:delText>Adding/Removing users using CSV files</w:delText>
        </w:r>
      </w:del>
    </w:p>
    <w:p w14:paraId="4D67EE99" w14:textId="1478C8F2" w:rsidR="00B30384" w:rsidDel="005E1E78" w:rsidRDefault="006E0683" w:rsidP="00B30384">
      <w:pPr>
        <w:pStyle w:val="BulletPACKT"/>
        <w:rPr>
          <w:del w:id="14" w:author="Lucy Wan" w:date="2021-01-26T12:32:00Z"/>
        </w:rPr>
      </w:pPr>
      <w:bookmarkStart w:id="15" w:name="_Hlk55232535"/>
      <w:del w:id="16" w:author="Lucy Wan" w:date="2021-01-26T12:32:00Z">
        <w:r w:rsidRPr="006E0683" w:rsidDel="005E1E78">
          <w:delText>Finding Expired</w:delText>
        </w:r>
        <w:r w:rsidDel="005E1E78">
          <w:delText>/</w:delText>
        </w:r>
        <w:r w:rsidRPr="006E0683" w:rsidDel="005E1E78">
          <w:delText xml:space="preserve">Unused AD </w:delText>
        </w:r>
        <w:r w:rsidDel="005E1E78">
          <w:delText xml:space="preserve">User and Computer </w:delText>
        </w:r>
        <w:r w:rsidRPr="006E0683" w:rsidDel="005E1E78">
          <w:delText>Objects</w:delText>
        </w:r>
      </w:del>
    </w:p>
    <w:p w14:paraId="78C1A12F" w14:textId="770A53EF" w:rsidR="005E1E78" w:rsidRDefault="005E1E78" w:rsidP="00B30384">
      <w:pPr>
        <w:pStyle w:val="BulletPACKT"/>
        <w:rPr>
          <w:ins w:id="17" w:author="Lucy Wan" w:date="2021-01-26T12:32:00Z"/>
        </w:rPr>
      </w:pPr>
      <w:ins w:id="18" w:author="Lucy Wan" w:date="2021-01-26T12:32:00Z">
        <w:r>
          <w:t>Reporting on AD computers</w:t>
        </w:r>
      </w:ins>
    </w:p>
    <w:p w14:paraId="6242FDF2" w14:textId="30D39595" w:rsidR="005E1E78" w:rsidRPr="00806661" w:rsidRDefault="005E1E78" w:rsidP="00B30384">
      <w:pPr>
        <w:pStyle w:val="BulletPACKT"/>
        <w:rPr>
          <w:ins w:id="19" w:author="Lucy Wan" w:date="2021-01-26T12:32:00Z"/>
        </w:rPr>
      </w:pPr>
      <w:ins w:id="20" w:author="Lucy Wan" w:date="2021-01-26T12:32:00Z">
        <w:r>
          <w:t>Reporting on AD users</w:t>
        </w:r>
      </w:ins>
    </w:p>
    <w:bookmarkEnd w:id="15"/>
    <w:p w14:paraId="5C6D3BB0" w14:textId="77777777" w:rsidR="00EC03C6" w:rsidRDefault="00EC03C6" w:rsidP="00EC03C6">
      <w:pPr>
        <w:pStyle w:val="Heading1"/>
        <w:tabs>
          <w:tab w:val="left" w:pos="0"/>
        </w:tabs>
      </w:pPr>
      <w:r>
        <w:t>Introduction</w:t>
      </w:r>
    </w:p>
    <w:p w14:paraId="024AA569" w14:textId="1ADC14CC" w:rsidR="00972D9E" w:rsidRDefault="00972D9E" w:rsidP="00972D9E">
      <w:pPr>
        <w:pStyle w:val="NormalPACKT"/>
      </w:pPr>
      <w:r w:rsidRPr="00972D9E">
        <w:t>A core component of almost all organizations</w:t>
      </w:r>
      <w:del w:id="21" w:author="Parvathy Nair" w:date="2021-01-31T21:04:00Z">
        <w:r w:rsidR="003B539B" w:rsidDel="00056227">
          <w:delText>’</w:delText>
        </w:r>
      </w:del>
      <w:ins w:id="22" w:author="Parvathy Nair" w:date="2021-01-31T21:04:00Z">
        <w:r w:rsidR="00056227">
          <w:t>’</w:t>
        </w:r>
      </w:ins>
      <w:r w:rsidRPr="00972D9E">
        <w:t xml:space="preserve"> IT infrastructure is Active Directory (AD). A</w:t>
      </w:r>
      <w:r>
        <w:t>D</w:t>
      </w:r>
      <w:r w:rsidRPr="00972D9E">
        <w:t xml:space="preserve"> provides access control, user and system customization, and a wealth of directory</w:t>
      </w:r>
      <w:r>
        <w:t xml:space="preserve"> </w:t>
      </w:r>
      <w:r w:rsidRPr="00972D9E">
        <w:t>and other services.</w:t>
      </w:r>
      <w:r>
        <w:t xml:space="preserve"> Microsoft first introduced AD with Windows 2000 and has improved and expanded the product with each successive release of Windows Server. </w:t>
      </w:r>
      <w:r w:rsidR="004511BF">
        <w:t xml:space="preserve">  </w:t>
      </w:r>
    </w:p>
    <w:p w14:paraId="6E51D809" w14:textId="5544B9CD" w:rsidR="004511BF" w:rsidRDefault="004511BF" w:rsidP="00972D9E">
      <w:pPr>
        <w:pStyle w:val="NormalPACKT"/>
      </w:pPr>
      <w:r>
        <w:t xml:space="preserve">Over the years, Microsoft has made </w:t>
      </w:r>
      <w:del w:id="23" w:author="Parvathy Nair" w:date="2021-01-31T21:04:00Z">
        <w:r w:rsidR="003B539B" w:rsidDel="00056227">
          <w:delText>“</w:delText>
        </w:r>
      </w:del>
      <w:ins w:id="24" w:author="Parvathy Nair" w:date="2021-01-31T21:04:00Z">
        <w:r w:rsidR="00056227">
          <w:t>“</w:t>
        </w:r>
      </w:ins>
      <w:r>
        <w:t>AD</w:t>
      </w:r>
      <w:del w:id="25" w:author="Parvathy Nair" w:date="2021-01-31T21:04:00Z">
        <w:r w:rsidR="003B539B" w:rsidDel="00056227">
          <w:delText>”</w:delText>
        </w:r>
      </w:del>
      <w:ins w:id="26" w:author="Parvathy Nair" w:date="2021-01-31T21:04:00Z">
        <w:r w:rsidR="00056227">
          <w:t>”</w:t>
        </w:r>
      </w:ins>
      <w:r>
        <w:t xml:space="preserve"> more of a brand than a</w:t>
      </w:r>
      <w:r w:rsidR="006E4D6D">
        <w:t xml:space="preserve"> single</w:t>
      </w:r>
      <w:r>
        <w:t xml:space="preserve"> feature. </w:t>
      </w:r>
      <w:r w:rsidR="006E4D6D">
        <w:t>At the cores is Active Directory Domain Services (AD</w:t>
      </w:r>
      <w:r w:rsidR="00F2106E">
        <w:t xml:space="preserve"> </w:t>
      </w:r>
      <w:r w:rsidR="006E4D6D">
        <w:t xml:space="preserve">DS). There are </w:t>
      </w:r>
      <w:r w:rsidR="00D86602">
        <w:t>four additional</w:t>
      </w:r>
      <w:r w:rsidR="006E4D6D">
        <w:t xml:space="preserve"> Windows Server features under the AD brand:</w:t>
      </w:r>
    </w:p>
    <w:p w14:paraId="4647B3E6" w14:textId="021FBEC9" w:rsidR="006E4D6D" w:rsidRDefault="006E4D6D" w:rsidP="0064482E">
      <w:pPr>
        <w:pStyle w:val="NormalPACKT"/>
        <w:numPr>
          <w:ilvl w:val="0"/>
          <w:numId w:val="16"/>
        </w:numPr>
      </w:pPr>
      <w:r w:rsidRPr="008A1C11">
        <w:rPr>
          <w:b/>
          <w:bCs/>
        </w:rPr>
        <w:t>AD Certificate Services (AD-CS)</w:t>
      </w:r>
      <w:r w:rsidR="00D86602">
        <w:t xml:space="preserve"> - this allows you to issue X.509 certificates for your organization.  For an overview of AD-CS, see </w:t>
      </w:r>
      <w:r w:rsidR="00D86602" w:rsidRPr="00F17EBB">
        <w:rPr>
          <w:rStyle w:val="URLPACKT"/>
        </w:rPr>
        <w:t>https://docs.microsoft.com/previous-versions/windows/it-pro/windows-server-2012-r2-and-2012/hh831740(v=ws.11)</w:t>
      </w:r>
      <w:r w:rsidR="00953240">
        <w:t xml:space="preserve">. </w:t>
      </w:r>
    </w:p>
    <w:p w14:paraId="10258EB6" w14:textId="16BE7DDB" w:rsidR="00D86602" w:rsidRDefault="00D86602" w:rsidP="0064482E">
      <w:pPr>
        <w:pStyle w:val="NormalPACKT"/>
        <w:numPr>
          <w:ilvl w:val="0"/>
          <w:numId w:val="16"/>
        </w:numPr>
      </w:pPr>
      <w:r w:rsidRPr="008A1C11">
        <w:rPr>
          <w:b/>
          <w:bCs/>
        </w:rPr>
        <w:lastRenderedPageBreak/>
        <w:t>AD Federation Services (AD-FS)</w:t>
      </w:r>
      <w:r>
        <w:t xml:space="preserve"> - this feature enables you to federate identity with other organisations to facilitate interworking. </w:t>
      </w:r>
      <w:r w:rsidR="00953240">
        <w:t xml:space="preserve">You can find an overview </w:t>
      </w:r>
      <w:r w:rsidR="0004003C">
        <w:t>of</w:t>
      </w:r>
      <w:r w:rsidR="00953240">
        <w:t xml:space="preserve"> AD-FS at </w:t>
      </w:r>
      <w:r w:rsidR="00953240" w:rsidRPr="00DC1A79">
        <w:rPr>
          <w:rStyle w:val="URLPACKT"/>
        </w:rPr>
        <w:t>https://docs.microsoft.com/en-us/previous-versions/windows/it-pro/windows-server-2012-r2-and-2012/hh831502(v=ws.11).</w:t>
      </w:r>
    </w:p>
    <w:p w14:paraId="378DB2A9" w14:textId="12035EBD" w:rsidR="00D86602" w:rsidRDefault="00D86602" w:rsidP="0064482E">
      <w:pPr>
        <w:pStyle w:val="NormalPACKT"/>
        <w:numPr>
          <w:ilvl w:val="0"/>
          <w:numId w:val="16"/>
        </w:numPr>
      </w:pPr>
      <w:r w:rsidRPr="008A1C11">
        <w:rPr>
          <w:b/>
          <w:bCs/>
        </w:rPr>
        <w:t>AD Lightweight Directory Services (AD-LDS)</w:t>
      </w:r>
      <w:r>
        <w:t xml:space="preserve"> - This provides rich directory services for use by applications.</w:t>
      </w:r>
      <w:r w:rsidR="00953240">
        <w:t xml:space="preserve"> You can find an overview of AD-LDS at </w:t>
      </w:r>
      <w:r w:rsidR="00953240" w:rsidRPr="00B8405C">
        <w:rPr>
          <w:rStyle w:val="URLPACKT"/>
        </w:rPr>
        <w:t>https://docs.microsoft.com/en-us/previous-versions/windows/it-pro/windows-server-2012-r2-and-2012/hh831593(v=ws.11)</w:t>
      </w:r>
      <w:r w:rsidR="00443150" w:rsidRPr="00443150">
        <w:t>.</w:t>
      </w:r>
    </w:p>
    <w:p w14:paraId="6775CBF2" w14:textId="0EA21E77" w:rsidR="00D86602" w:rsidRDefault="00D86602" w:rsidP="0064482E">
      <w:pPr>
        <w:pStyle w:val="NormalPACKT"/>
        <w:numPr>
          <w:ilvl w:val="0"/>
          <w:numId w:val="16"/>
        </w:numPr>
      </w:pPr>
      <w:r w:rsidRPr="008A1C11">
        <w:rPr>
          <w:b/>
          <w:bCs/>
        </w:rPr>
        <w:t>AD Rights Management Services (AD-RMS)</w:t>
      </w:r>
      <w:r>
        <w:t xml:space="preserve"> - RMS enables you to control the rights to document access to limit information leakage.</w:t>
      </w:r>
      <w:r w:rsidR="00953240">
        <w:t xml:space="preserve"> For an overview of RMS, see </w:t>
      </w:r>
      <w:r w:rsidR="00953240" w:rsidRPr="00443150">
        <w:rPr>
          <w:rStyle w:val="URLPACKT"/>
        </w:rPr>
        <w:t>https://docs.microsoft.com/en-us/previous-versions/windows/it-pro/windows-server-2012-r2-and-2012/hh831364(v=ws.11)</w:t>
      </w:r>
      <w:r w:rsidR="00953240">
        <w:t xml:space="preserve">. </w:t>
      </w:r>
    </w:p>
    <w:p w14:paraId="105E4EB8" w14:textId="27D84318" w:rsidR="00972D9E" w:rsidRDefault="00953240" w:rsidP="008A3F2B">
      <w:pPr>
        <w:pStyle w:val="InformationBoxPACKT"/>
      </w:pPr>
      <w:commentRangeStart w:id="27"/>
      <w:r w:rsidRPr="00953240">
        <w:t>Note that the overview documents referred to above are older documents based on Windows Server 2012. At the time of writing, the documentation teams have not updated the</w:t>
      </w:r>
      <w:r w:rsidR="00886FCF">
        <w:t>m fully to reflect the latest Windows Server version</w:t>
      </w:r>
      <w:r w:rsidRPr="00953240">
        <w:t>. The overvie</w:t>
      </w:r>
      <w:r w:rsidR="0004003C">
        <w:t>w</w:t>
      </w:r>
      <w:r w:rsidRPr="00953240">
        <w:t xml:space="preserve"> and the </w:t>
      </w:r>
      <w:r w:rsidR="0004003C">
        <w:t>essential</w:t>
      </w:r>
      <w:r w:rsidRPr="00953240">
        <w:t xml:space="preserve"> operation of these features remain </w:t>
      </w:r>
      <w:r w:rsidR="0004003C">
        <w:t>most</w:t>
      </w:r>
      <w:r w:rsidRPr="00953240">
        <w:t>ly unchanged</w:t>
      </w:r>
      <w:r>
        <w:t>.</w:t>
      </w:r>
      <w:commentRangeEnd w:id="27"/>
      <w:r w:rsidR="008A3F2B">
        <w:rPr>
          <w:rStyle w:val="CommentReference"/>
          <w:rFonts w:ascii="Arial" w:hAnsi="Arial"/>
        </w:rPr>
        <w:commentReference w:id="27"/>
      </w:r>
    </w:p>
    <w:p w14:paraId="6CCFD3E7" w14:textId="67AB42FE" w:rsidR="006E5783" w:rsidRDefault="006E5783" w:rsidP="00953240">
      <w:pPr>
        <w:pStyle w:val="NormalPACKT"/>
      </w:pPr>
      <w:commentRangeStart w:id="28"/>
      <w:r>
        <w:t>Active Directory</w:t>
      </w:r>
      <w:del w:id="29" w:author="Parvathy Nair" w:date="2021-01-31T21:04:00Z">
        <w:r w:rsidR="003B539B" w:rsidDel="00056227">
          <w:delText>’</w:delText>
        </w:r>
      </w:del>
      <w:ins w:id="30" w:author="Parvathy Nair" w:date="2021-01-31T21:04:00Z">
        <w:r w:rsidR="00056227">
          <w:t>’</w:t>
        </w:r>
      </w:ins>
      <w:r>
        <w:t>s domain service is complex</w:t>
      </w:r>
      <w:r w:rsidR="0004003C">
        <w:t>,</w:t>
      </w:r>
      <w:r>
        <w:t xml:space="preserve"> and there are a lot of moving parts. With AD, you have a logical structure consisting of Forests, Domains, Domain Trees and Organisational Units. You also have the physical structure, including Domain Controllers and global catalogs. </w:t>
      </w:r>
      <w:r w:rsidR="00E869DC">
        <w:t>There is also a replication mech</w:t>
      </w:r>
      <w:r w:rsidR="0004003C">
        <w:t>an</w:t>
      </w:r>
      <w:r w:rsidR="00E869DC">
        <w:t>ism to replicate objects across your domain.</w:t>
      </w:r>
      <w:commentRangeEnd w:id="28"/>
      <w:r w:rsidR="008B00C1">
        <w:rPr>
          <w:rStyle w:val="CommentReference"/>
          <w:rFonts w:ascii="Arial" w:hAnsi="Arial"/>
        </w:rPr>
        <w:commentReference w:id="28"/>
      </w:r>
    </w:p>
    <w:p w14:paraId="6662A5FD" w14:textId="4FC49CCC" w:rsidR="006E5783" w:rsidRDefault="006E5783" w:rsidP="00953240">
      <w:pPr>
        <w:pStyle w:val="NormalPACKT"/>
      </w:pPr>
      <w:r>
        <w:t>A forest is a top-level container that houses domains. A forest is a security boundary</w:t>
      </w:r>
      <w:r w:rsidR="00777215">
        <w:t>,</w:t>
      </w:r>
      <w:r>
        <w:t xml:space="preserve"> although you can set up cross-forest trusts to enable interworking between multiple forests. </w:t>
      </w:r>
      <w:r w:rsidR="0004003C">
        <w:t xml:space="preserve">AD bases </w:t>
      </w:r>
      <w:r w:rsidR="00970CA9">
        <w:t>f</w:t>
      </w:r>
      <w:r w:rsidR="00E869DC">
        <w:t xml:space="preserve">orest (and domain) names on </w:t>
      </w:r>
      <w:commentRangeStart w:id="31"/>
      <w:r w:rsidR="00E869DC">
        <w:t>DNS</w:t>
      </w:r>
      <w:r w:rsidR="00BC2282">
        <w:t>.</w:t>
      </w:r>
      <w:r w:rsidR="00E869DC">
        <w:t xml:space="preserve"> </w:t>
      </w:r>
      <w:commentRangeEnd w:id="31"/>
      <w:r w:rsidR="00C43D97">
        <w:rPr>
          <w:rStyle w:val="CommentReference"/>
        </w:rPr>
        <w:commentReference w:id="31"/>
      </w:r>
    </w:p>
    <w:p w14:paraId="79456278" w14:textId="3035FC9E" w:rsidR="006E5783" w:rsidRDefault="006E5783" w:rsidP="00953240">
      <w:pPr>
        <w:pStyle w:val="NormalPACKT"/>
      </w:pPr>
      <w:r>
        <w:t xml:space="preserve">A domain </w:t>
      </w:r>
      <w:r w:rsidR="0004003C">
        <w:t>is</w:t>
      </w:r>
      <w:r>
        <w:t xml:space="preserve"> a collection of objects, including users, computers, policies, and much more. You create a forest by installing the forest</w:t>
      </w:r>
      <w:del w:id="32" w:author="Parvathy Nair" w:date="2021-01-31T21:04:00Z">
        <w:r w:rsidR="003B539B" w:rsidDel="00056227">
          <w:delText>’</w:delText>
        </w:r>
      </w:del>
      <w:ins w:id="33" w:author="Parvathy Nair" w:date="2021-01-31T21:04:00Z">
        <w:r w:rsidR="00056227">
          <w:t>’</w:t>
        </w:r>
      </w:ins>
      <w:r>
        <w:t>s first domain controller.</w:t>
      </w:r>
      <w:r w:rsidR="00E869DC">
        <w:t xml:space="preserve"> </w:t>
      </w:r>
      <w:r w:rsidR="0004003C">
        <w:t xml:space="preserve">In AD </w:t>
      </w:r>
      <w:del w:id="34" w:author="Lucy Wan" w:date="2021-01-26T10:03:00Z">
        <w:r w:rsidDel="003221D7">
          <w:delText>D</w:delText>
        </w:r>
      </w:del>
      <w:ins w:id="35" w:author="Lucy Wan" w:date="2021-01-26T10:03:00Z">
        <w:r w:rsidR="003221D7">
          <w:t>d</w:t>
        </w:r>
      </w:ins>
      <w:r>
        <w:t>omains</w:t>
      </w:r>
      <w:ins w:id="36" w:author="Lucy Wan" w:date="2021-01-26T10:03:00Z">
        <w:r w:rsidR="00FC07B0">
          <w:t>,</w:t>
        </w:r>
      </w:ins>
      <w:r>
        <w:t xml:space="preserve"> trees are collections of domains that</w:t>
      </w:r>
      <w:r w:rsidR="0004003C">
        <w:t xml:space="preserve"> you </w:t>
      </w:r>
      <w:r>
        <w:t>group in a hi</w:t>
      </w:r>
      <w:r w:rsidR="0004003C">
        <w:t>erarchi</w:t>
      </w:r>
      <w:r>
        <w:t xml:space="preserve">cal structure. </w:t>
      </w:r>
      <w:r w:rsidR="00E869DC">
        <w:t>Most organisations use a single doma</w:t>
      </w:r>
      <w:ins w:id="37" w:author="Lucy Wan" w:date="2021-01-26T10:03:00Z">
        <w:r w:rsidR="00AF24DE">
          <w:t>i</w:t>
        </w:r>
      </w:ins>
      <w:r w:rsidR="00E869DC">
        <w:t xml:space="preserve">n (and domain tree) within a single forest. Multiple domains in one or more domain trees </w:t>
      </w:r>
      <w:r w:rsidR="0004003C">
        <w:t>are</w:t>
      </w:r>
      <w:r w:rsidR="00E869DC">
        <w:t xml:space="preserve"> also supported</w:t>
      </w:r>
      <w:r w:rsidR="0004003C">
        <w:t>, but</w:t>
      </w:r>
      <w:r w:rsidR="00E869DC">
        <w:t xml:space="preserve"> </w:t>
      </w:r>
      <w:r w:rsidR="0004003C">
        <w:t>best practice is to avoid them.</w:t>
      </w:r>
    </w:p>
    <w:p w14:paraId="0CC2D710" w14:textId="5C1FFA91" w:rsidR="006E5783" w:rsidRDefault="006E5783" w:rsidP="00953240">
      <w:pPr>
        <w:pStyle w:val="NormalPACKT"/>
      </w:pPr>
      <w:r>
        <w:t>A domain controller (DC) is a Windows Server running AD and holding the objects for a given domain. ALL domains must have at least one DC</w:t>
      </w:r>
      <w:ins w:id="38" w:author="Lucy Wan" w:date="2021-01-26T10:17:00Z">
        <w:r w:rsidR="00136CA9">
          <w:t>,</w:t>
        </w:r>
      </w:ins>
      <w:r>
        <w:t xml:space="preserve"> although best practice is </w:t>
      </w:r>
      <w:r w:rsidR="0004003C">
        <w:t>always to</w:t>
      </w:r>
      <w:r>
        <w:t xml:space="preserve"> have at least two.</w:t>
      </w:r>
      <w:r w:rsidR="00E869DC">
        <w:t xml:space="preserve"> You install the AD</w:t>
      </w:r>
      <w:r w:rsidR="00A15F3B">
        <w:t xml:space="preserve"> </w:t>
      </w:r>
      <w:r w:rsidR="00E869DC">
        <w:t xml:space="preserve">DS service onto your server, then promote the server to be a DC. </w:t>
      </w:r>
    </w:p>
    <w:p w14:paraId="62ED436A" w14:textId="34CAEBF0" w:rsidR="006E5783" w:rsidRDefault="006E5783" w:rsidP="00953240">
      <w:pPr>
        <w:pStyle w:val="NormalPACKT"/>
      </w:pPr>
      <w:r>
        <w:t xml:space="preserve">The </w:t>
      </w:r>
      <w:r w:rsidR="00801B93">
        <w:t>g</w:t>
      </w:r>
      <w:r>
        <w:t xml:space="preserve">lobal </w:t>
      </w:r>
      <w:r w:rsidR="00801B93">
        <w:t>c</w:t>
      </w:r>
      <w:r>
        <w:t xml:space="preserve">atalog (GC) is a partial replica of objects from every domain in an object </w:t>
      </w:r>
      <w:r w:rsidR="00E869DC">
        <w:t xml:space="preserve">to enable searching. Exchange, for example, uses the GC heavily. You can have the GC service on some or all DCs in your </w:t>
      </w:r>
      <w:r w:rsidR="00704248">
        <w:t>forest</w:t>
      </w:r>
      <w:r w:rsidR="00E869DC">
        <w:t xml:space="preserve">.  Generally, you install the GC facility </w:t>
      </w:r>
      <w:r w:rsidR="0004003C">
        <w:t>whil</w:t>
      </w:r>
      <w:r w:rsidR="00E869DC">
        <w:t>e you promote a Windows Server to be a DC.</w:t>
      </w:r>
    </w:p>
    <w:p w14:paraId="702C6E7E" w14:textId="2A060402" w:rsidR="00E869DC" w:rsidRDefault="00972D9E" w:rsidP="00E869DC">
      <w:pPr>
        <w:pStyle w:val="NormalPACKT"/>
      </w:pPr>
      <w:r w:rsidRPr="00E869DC">
        <w:lastRenderedPageBreak/>
        <w:t>Using AD Domain Services</w:t>
      </w:r>
      <w:r w:rsidR="006E5783" w:rsidRPr="00E869DC">
        <w:t xml:space="preserve"> (or AD)</w:t>
      </w:r>
      <w:r w:rsidR="00E869DC" w:rsidRPr="00E869DC">
        <w:t xml:space="preserve"> and PowerShell, </w:t>
      </w:r>
      <w:r w:rsidRPr="00E869DC">
        <w:t xml:space="preserve">you can deploy </w:t>
      </w:r>
      <w:r w:rsidR="00E869DC" w:rsidRPr="00E869DC">
        <w:t xml:space="preserve">your </w:t>
      </w:r>
      <w:r w:rsidRPr="00E869DC">
        <w:t>domain controllers throughout your</w:t>
      </w:r>
      <w:r w:rsidR="00E869DC" w:rsidRPr="00E869DC">
        <w:t xml:space="preserve"> </w:t>
      </w:r>
      <w:r w:rsidRPr="00E869DC">
        <w:t xml:space="preserve">organization. Use the </w:t>
      </w:r>
      <w:del w:id="39" w:author="Parvathy Nair" w:date="2021-01-31T21:04:00Z">
        <w:r w:rsidR="003B539B" w:rsidDel="00056227">
          <w:delText>“</w:delText>
        </w:r>
      </w:del>
      <w:ins w:id="40" w:author="Parvathy Nair" w:date="2021-01-31T21:04:00Z">
        <w:r w:rsidR="00056227">
          <w:t>“</w:t>
        </w:r>
      </w:ins>
      <w:r w:rsidRPr="00E869DC">
        <w:rPr>
          <w:rStyle w:val="ItalicsPACKT"/>
        </w:rPr>
        <w:t>Installing Active Directory and</w:t>
      </w:r>
      <w:r w:rsidR="003203FC">
        <w:rPr>
          <w:rStyle w:val="ItalicsPACKT"/>
        </w:rPr>
        <w:t xml:space="preserve"> f</w:t>
      </w:r>
      <w:r w:rsidR="00E869DC" w:rsidRPr="00E869DC">
        <w:rPr>
          <w:rStyle w:val="ItalicsPACKT"/>
        </w:rPr>
        <w:t xml:space="preserve">orest </w:t>
      </w:r>
      <w:r w:rsidR="003203FC">
        <w:rPr>
          <w:rStyle w:val="ItalicsPACKT"/>
        </w:rPr>
        <w:t>r</w:t>
      </w:r>
      <w:r w:rsidR="00E869DC" w:rsidRPr="00E869DC">
        <w:rPr>
          <w:rStyle w:val="ItalicsPACKT"/>
        </w:rPr>
        <w:t xml:space="preserve">oot </w:t>
      </w:r>
      <w:r w:rsidR="003203FC">
        <w:rPr>
          <w:rStyle w:val="ItalicsPACKT"/>
        </w:rPr>
        <w:t>d</w:t>
      </w:r>
      <w:r w:rsidR="00E869DC" w:rsidRPr="00E869DC">
        <w:rPr>
          <w:rStyle w:val="ItalicsPACKT"/>
        </w:rPr>
        <w:t>omain</w:t>
      </w:r>
      <w:del w:id="41" w:author="Parvathy Nair" w:date="2021-01-31T21:04:00Z">
        <w:r w:rsidR="003B539B" w:rsidDel="00056227">
          <w:delText>”</w:delText>
        </w:r>
      </w:del>
      <w:ins w:id="42" w:author="Parvathy Nair" w:date="2021-01-31T21:04:00Z">
        <w:r w:rsidR="00056227">
          <w:t>”</w:t>
        </w:r>
      </w:ins>
      <w:r w:rsidR="00E869DC" w:rsidRPr="00E869DC">
        <w:t xml:space="preserve"> r</w:t>
      </w:r>
      <w:r w:rsidRPr="00E869DC">
        <w:t xml:space="preserve">ecipe to install </w:t>
      </w:r>
      <w:r w:rsidR="00E869DC">
        <w:t xml:space="preserve">a forest root domain controller and establish an AD Forest. </w:t>
      </w:r>
    </w:p>
    <w:p w14:paraId="67132AF2" w14:textId="4DE4423A" w:rsidR="00E869DC" w:rsidRPr="00E869DC" w:rsidRDefault="00E869DC" w:rsidP="00E869DC">
      <w:pPr>
        <w:pStyle w:val="NormalPACKT"/>
      </w:pPr>
      <w:commentRangeStart w:id="43"/>
      <w:r>
        <w:t xml:space="preserve">Installing features and services using PowerShell in a domain environment often </w:t>
      </w:r>
      <w:r w:rsidR="00886FCF">
        <w:t>uses remoting,</w:t>
      </w:r>
      <w:r>
        <w:t xml:space="preserve"> which in turn requires authentication. From one machine, you use PowerShell remoting to perform operations on other systems</w:t>
      </w:r>
      <w:r w:rsidR="00886FCF">
        <w:t>. Y</w:t>
      </w:r>
      <w:r>
        <w:t xml:space="preserve">ou need the correct credentials for those operations. Sometimes, you may encounter the well understood Kerberos double hop problem. In </w:t>
      </w:r>
      <w:del w:id="44" w:author="Parvathy Nair" w:date="2021-01-31T21:04:00Z">
        <w:r w:rsidR="003B539B" w:rsidDel="00056227">
          <w:delText>“</w:delText>
        </w:r>
      </w:del>
      <w:ins w:id="45" w:author="Parvathy Nair" w:date="2021-01-31T21:04:00Z">
        <w:r w:rsidR="00056227">
          <w:t>“</w:t>
        </w:r>
      </w:ins>
      <w:r w:rsidRPr="00133D40">
        <w:rPr>
          <w:rStyle w:val="ItalicsPACKT"/>
        </w:rPr>
        <w:t>Configuring CredSSP</w:t>
      </w:r>
      <w:del w:id="46" w:author="Parvathy Nair" w:date="2021-01-31T21:04:00Z">
        <w:r w:rsidR="003B539B" w:rsidDel="00056227">
          <w:delText>”</w:delText>
        </w:r>
      </w:del>
      <w:ins w:id="47" w:author="Parvathy Nair" w:date="2021-01-31T21:04:00Z">
        <w:r w:rsidR="00056227">
          <w:t>”</w:t>
        </w:r>
      </w:ins>
      <w:r>
        <w:t xml:space="preserve">, you install the Credential Security </w:t>
      </w:r>
      <w:r w:rsidR="00584ACC">
        <w:t>Subsystem Provider to manage the issue. For a better explanation of this issue see</w:t>
      </w:r>
      <w:r w:rsidR="00584ACC" w:rsidRPr="00584ACC">
        <w:t xml:space="preserve"> </w:t>
      </w:r>
      <w:r w:rsidR="00584ACC" w:rsidRPr="00530620">
        <w:rPr>
          <w:rStyle w:val="URLPACKT"/>
        </w:rPr>
        <w:t>https://docs.microsoft.com/en-us/powershell/scripting/learn/remoting/ps-remoting-second-hop?view=powershell-7.1</w:t>
      </w:r>
      <w:r w:rsidR="00584ACC">
        <w:t>.</w:t>
      </w:r>
      <w:commentRangeEnd w:id="43"/>
      <w:r w:rsidR="002A4C1F">
        <w:rPr>
          <w:rStyle w:val="CommentReference"/>
          <w:rFonts w:ascii="Arial" w:hAnsi="Arial"/>
        </w:rPr>
        <w:commentReference w:id="43"/>
      </w:r>
    </w:p>
    <w:p w14:paraId="2422B989" w14:textId="2E43B20D" w:rsidR="00133D40" w:rsidRPr="00972D9E" w:rsidRDefault="00584ACC" w:rsidP="00133D40">
      <w:pPr>
        <w:pStyle w:val="NormalPACKT"/>
      </w:pPr>
      <w:r>
        <w:t xml:space="preserve">Once you have a first DC in your </w:t>
      </w:r>
      <w:commentRangeStart w:id="48"/>
      <w:r w:rsidR="00133D40">
        <w:t>Reskit.Org</w:t>
      </w:r>
      <w:commentRangeEnd w:id="48"/>
      <w:r w:rsidR="008B7F09">
        <w:rPr>
          <w:rStyle w:val="CommentReference"/>
        </w:rPr>
        <w:commentReference w:id="48"/>
      </w:r>
      <w:r w:rsidR="00133D40">
        <w:t xml:space="preserve"> </w:t>
      </w:r>
      <w:r>
        <w:t>forest, you should add replica DC to ensure reliable domain operations.</w:t>
      </w:r>
      <w:r w:rsidR="00133D40">
        <w:t xml:space="preserve"> In </w:t>
      </w:r>
      <w:del w:id="49" w:author="Parvathy Nair" w:date="2021-01-31T21:04:00Z">
        <w:r w:rsidR="003B539B" w:rsidDel="00056227">
          <w:delText>“</w:delText>
        </w:r>
      </w:del>
      <w:ins w:id="50" w:author="Parvathy Nair" w:date="2021-01-31T21:04:00Z">
        <w:r w:rsidR="00056227">
          <w:t>“</w:t>
        </w:r>
      </w:ins>
      <w:r w:rsidR="00133D40" w:rsidRPr="00133D40">
        <w:rPr>
          <w:rStyle w:val="ItalicsPACKT"/>
        </w:rPr>
        <w:t xml:space="preserve">Installing a </w:t>
      </w:r>
      <w:r w:rsidR="00B2072E">
        <w:rPr>
          <w:rStyle w:val="ItalicsPACKT"/>
        </w:rPr>
        <w:t>r</w:t>
      </w:r>
      <w:r w:rsidR="00133D40" w:rsidRPr="00133D40">
        <w:rPr>
          <w:rStyle w:val="ItalicsPACKT"/>
        </w:rPr>
        <w:t xml:space="preserve">eplica </w:t>
      </w:r>
      <w:r w:rsidR="00B2072E">
        <w:rPr>
          <w:rStyle w:val="ItalicsPACKT"/>
        </w:rPr>
        <w:t>d</w:t>
      </w:r>
      <w:r w:rsidR="00133D40" w:rsidRPr="00133D40">
        <w:rPr>
          <w:rStyle w:val="ItalicsPACKT"/>
        </w:rPr>
        <w:t>omain</w:t>
      </w:r>
      <w:r w:rsidR="00B2072E">
        <w:rPr>
          <w:rStyle w:val="ItalicsPACKT"/>
        </w:rPr>
        <w:t xml:space="preserve"> c</w:t>
      </w:r>
      <w:r w:rsidR="00133D40" w:rsidRPr="00133D40">
        <w:rPr>
          <w:rStyle w:val="ItalicsPACKT"/>
        </w:rPr>
        <w:t>ontroller</w:t>
      </w:r>
      <w:del w:id="51" w:author="Parvathy Nair" w:date="2021-01-31T21:04:00Z">
        <w:r w:rsidR="003B539B" w:rsidDel="00056227">
          <w:delText>”</w:delText>
        </w:r>
      </w:del>
      <w:ins w:id="52" w:author="Parvathy Nair" w:date="2021-01-31T21:04:00Z">
        <w:r w:rsidR="00056227">
          <w:t>”</w:t>
        </w:r>
      </w:ins>
      <w:r w:rsidR="00133D40">
        <w:t xml:space="preserve">, you add a second DC to your domain. In </w:t>
      </w:r>
      <w:del w:id="53" w:author="Parvathy Nair" w:date="2021-01-31T21:04:00Z">
        <w:r w:rsidR="003B539B" w:rsidDel="00056227">
          <w:delText>“</w:delText>
        </w:r>
      </w:del>
      <w:ins w:id="54" w:author="Parvathy Nair" w:date="2021-01-31T21:04:00Z">
        <w:r w:rsidR="00056227">
          <w:t>“</w:t>
        </w:r>
      </w:ins>
      <w:r w:rsidR="00133D40" w:rsidRPr="00593141">
        <w:rPr>
          <w:rStyle w:val="ItalicsPACKT"/>
        </w:rPr>
        <w:t xml:space="preserve">Installing a </w:t>
      </w:r>
      <w:r w:rsidR="00B2072E">
        <w:rPr>
          <w:rStyle w:val="ItalicsPACKT"/>
        </w:rPr>
        <w:t>c</w:t>
      </w:r>
      <w:r w:rsidR="00133D40" w:rsidRPr="00593141">
        <w:rPr>
          <w:rStyle w:val="ItalicsPACKT"/>
        </w:rPr>
        <w:t xml:space="preserve">hild </w:t>
      </w:r>
      <w:r w:rsidR="00B2072E">
        <w:rPr>
          <w:rStyle w:val="ItalicsPACKT"/>
        </w:rPr>
        <w:t>d</w:t>
      </w:r>
      <w:r w:rsidR="00133D40" w:rsidRPr="00593141">
        <w:rPr>
          <w:rStyle w:val="ItalicsPACKT"/>
        </w:rPr>
        <w:t>omain</w:t>
      </w:r>
      <w:del w:id="55" w:author="Parvathy Nair" w:date="2021-01-31T21:04:00Z">
        <w:r w:rsidR="00593141" w:rsidDel="00056227">
          <w:delText>”</w:delText>
        </w:r>
      </w:del>
      <w:ins w:id="56" w:author="Parvathy Nair" w:date="2021-01-31T21:04:00Z">
        <w:r w:rsidR="00056227">
          <w:t>”</w:t>
        </w:r>
      </w:ins>
      <w:r w:rsidR="00133D40">
        <w:t>, you extend the forest and add a child domain to your forest.</w:t>
      </w:r>
    </w:p>
    <w:p w14:paraId="003FE3A9" w14:textId="2E787632" w:rsidR="00133D40" w:rsidRDefault="00133D40" w:rsidP="00972D9E">
      <w:pPr>
        <w:pStyle w:val="NormalPACKT"/>
      </w:pPr>
      <w:r w:rsidRPr="00133D40">
        <w:t>A</w:t>
      </w:r>
      <w:r w:rsidR="0004003C">
        <w:t xml:space="preserve">D uses </w:t>
      </w:r>
      <w:r w:rsidRPr="00133D40">
        <w:t>a database of objects</w:t>
      </w:r>
      <w:r w:rsidR="0004003C">
        <w:t xml:space="preserve"> that </w:t>
      </w:r>
      <w:r w:rsidRPr="00133D40">
        <w:t xml:space="preserve">include Users, Computers, and Groups. </w:t>
      </w:r>
      <w:r w:rsidR="00972D9E" w:rsidRPr="00133D40">
        <w:t xml:space="preserve">In the </w:t>
      </w:r>
      <w:del w:id="57" w:author="Parvathy Nair" w:date="2021-01-31T21:04:00Z">
        <w:r w:rsidR="003B539B" w:rsidDel="00056227">
          <w:delText>“</w:delText>
        </w:r>
      </w:del>
      <w:ins w:id="58" w:author="Parvathy Nair" w:date="2021-01-31T21:04:00Z">
        <w:r w:rsidR="00056227">
          <w:t>“</w:t>
        </w:r>
      </w:ins>
      <w:r w:rsidRPr="00133D40">
        <w:rPr>
          <w:rStyle w:val="ItalicsPACKT"/>
        </w:rPr>
        <w:t xml:space="preserve">Managing AD </w:t>
      </w:r>
      <w:r w:rsidR="00263C22">
        <w:rPr>
          <w:rStyle w:val="ItalicsPACKT"/>
        </w:rPr>
        <w:t>u</w:t>
      </w:r>
      <w:r w:rsidR="00972D9E" w:rsidRPr="00133D40">
        <w:rPr>
          <w:rStyle w:val="ItalicsPACKT"/>
        </w:rPr>
        <w:t>sers</w:t>
      </w:r>
      <w:r w:rsidRPr="00133D40">
        <w:rPr>
          <w:rStyle w:val="ItalicsPACKT"/>
        </w:rPr>
        <w:t xml:space="preserve"> and </w:t>
      </w:r>
      <w:r w:rsidR="00263C22">
        <w:rPr>
          <w:rStyle w:val="ItalicsPACKT"/>
        </w:rPr>
        <w:t>g</w:t>
      </w:r>
      <w:r w:rsidRPr="00133D40">
        <w:rPr>
          <w:rStyle w:val="ItalicsPACKT"/>
        </w:rPr>
        <w:t>roups</w:t>
      </w:r>
      <w:del w:id="59" w:author="Parvathy Nair" w:date="2021-01-31T21:04:00Z">
        <w:r w:rsidR="003B539B" w:rsidDel="00056227">
          <w:delText>”</w:delText>
        </w:r>
      </w:del>
      <w:ins w:id="60" w:author="Parvathy Nair" w:date="2021-01-31T21:04:00Z">
        <w:r w:rsidR="00056227">
          <w:t>”</w:t>
        </w:r>
      </w:ins>
      <w:r>
        <w:t xml:space="preserve"> </w:t>
      </w:r>
      <w:r w:rsidR="00972D9E" w:rsidRPr="00133D40">
        <w:t xml:space="preserve">recipe, you create, move, and remove user </w:t>
      </w:r>
      <w:r>
        <w:t>and group objects a</w:t>
      </w:r>
      <w:r w:rsidR="0004003C">
        <w:t>nd</w:t>
      </w:r>
      <w:r>
        <w:t xml:space="preserve"> create and use Organizational Units (OUs). In </w:t>
      </w:r>
      <w:del w:id="61" w:author="Parvathy Nair" w:date="2021-01-31T21:04:00Z">
        <w:r w:rsidR="003B539B" w:rsidDel="00056227">
          <w:delText>“</w:delText>
        </w:r>
      </w:del>
      <w:ins w:id="62" w:author="Parvathy Nair" w:date="2021-01-31T21:04:00Z">
        <w:r w:rsidR="00056227">
          <w:t>“</w:t>
        </w:r>
      </w:ins>
      <w:r w:rsidRPr="00133D40">
        <w:rPr>
          <w:rStyle w:val="ItalicsPACKT"/>
        </w:rPr>
        <w:t xml:space="preserve">Managing Active Directory </w:t>
      </w:r>
      <w:r w:rsidR="00B47616">
        <w:rPr>
          <w:rStyle w:val="ItalicsPACKT"/>
        </w:rPr>
        <w:t>c</w:t>
      </w:r>
      <w:r w:rsidRPr="00133D40">
        <w:rPr>
          <w:rStyle w:val="ItalicsPACKT"/>
        </w:rPr>
        <w:t>omputers</w:t>
      </w:r>
      <w:del w:id="63" w:author="Parvathy Nair" w:date="2021-01-31T21:04:00Z">
        <w:r w:rsidR="003B539B" w:rsidDel="00056227">
          <w:delText>”</w:delText>
        </w:r>
      </w:del>
      <w:ins w:id="64" w:author="Parvathy Nair" w:date="2021-01-31T21:04:00Z">
        <w:r w:rsidR="00056227">
          <w:t>”</w:t>
        </w:r>
      </w:ins>
      <w:r>
        <w:t xml:space="preserve"> you manage the computers in your Active Directory, including joining workgroup systems to the domain. </w:t>
      </w:r>
      <w:r w:rsidR="00972D9E" w:rsidRPr="00133D40">
        <w:t xml:space="preserve">In the </w:t>
      </w:r>
      <w:del w:id="65" w:author="Parvathy Nair" w:date="2021-01-31T21:04:00Z">
        <w:r w:rsidR="003B539B" w:rsidDel="00056227">
          <w:delText>“</w:delText>
        </w:r>
      </w:del>
      <w:ins w:id="66" w:author="Parvathy Nair" w:date="2021-01-31T21:04:00Z">
        <w:r w:rsidR="00056227">
          <w:t>“</w:t>
        </w:r>
      </w:ins>
      <w:r w:rsidR="00972D9E" w:rsidRPr="00133D40">
        <w:rPr>
          <w:rStyle w:val="ItalicsPACKT"/>
        </w:rPr>
        <w:t>Adding</w:t>
      </w:r>
      <w:r w:rsidR="00A56100">
        <w:rPr>
          <w:rStyle w:val="ItalicsPACKT"/>
        </w:rPr>
        <w:t>/Removing users</w:t>
      </w:r>
      <w:r w:rsidR="007F1C1D">
        <w:rPr>
          <w:rStyle w:val="ItalicsPACKT"/>
        </w:rPr>
        <w:t xml:space="preserve"> </w:t>
      </w:r>
      <w:r w:rsidR="00A56100">
        <w:rPr>
          <w:rStyle w:val="ItalicsPACKT"/>
        </w:rPr>
        <w:t>using</w:t>
      </w:r>
      <w:r w:rsidR="00972D9E" w:rsidRPr="00133D40">
        <w:rPr>
          <w:rStyle w:val="ItalicsPACKT"/>
        </w:rPr>
        <w:t xml:space="preserve"> CSV</w:t>
      </w:r>
      <w:r w:rsidR="00A56100">
        <w:rPr>
          <w:rStyle w:val="ItalicsPACKT"/>
        </w:rPr>
        <w:t xml:space="preserve"> files</w:t>
      </w:r>
      <w:del w:id="67" w:author="Parvathy Nair" w:date="2021-01-31T21:04:00Z">
        <w:r w:rsidR="003B539B" w:rsidDel="00056227">
          <w:delText>”</w:delText>
        </w:r>
      </w:del>
      <w:ins w:id="68" w:author="Parvathy Nair" w:date="2021-01-31T21:04:00Z">
        <w:r w:rsidR="00056227">
          <w:t>”</w:t>
        </w:r>
      </w:ins>
      <w:r w:rsidR="00972D9E" w:rsidRPr="00133D40">
        <w:t xml:space="preserve"> recipe, you </w:t>
      </w:r>
      <w:r>
        <w:t xml:space="preserve">add users to your AD </w:t>
      </w:r>
      <w:r w:rsidR="00886FCF">
        <w:t>using a comma-separated value file containing users</w:t>
      </w:r>
      <w:del w:id="69" w:author="Parvathy Nair" w:date="2021-01-31T21:04:00Z">
        <w:r w:rsidR="003B539B" w:rsidDel="00056227">
          <w:delText>’</w:delText>
        </w:r>
      </w:del>
      <w:ins w:id="70" w:author="Parvathy Nair" w:date="2021-01-31T21:04:00Z">
        <w:r w:rsidR="00056227">
          <w:t>’</w:t>
        </w:r>
      </w:ins>
      <w:r w:rsidR="00886FCF">
        <w:t xml:space="preserve"> detail</w:t>
      </w:r>
      <w:r w:rsidR="00972D9E" w:rsidRPr="00133D40">
        <w:t>s</w:t>
      </w:r>
      <w:r>
        <w:t>.</w:t>
      </w:r>
    </w:p>
    <w:p w14:paraId="1EEF31F3" w14:textId="6C05981A" w:rsidR="00133D40" w:rsidRDefault="00133D40" w:rsidP="00972D9E">
      <w:pPr>
        <w:pStyle w:val="NormalPACKT"/>
      </w:pPr>
      <w:r>
        <w:t>G</w:t>
      </w:r>
      <w:r w:rsidR="00972D9E" w:rsidRPr="00972D9E">
        <w:t xml:space="preserve">roup policy is another important feature of Active Directory. With </w:t>
      </w:r>
      <w:r w:rsidR="0004003C">
        <w:t>G</w:t>
      </w:r>
      <w:r w:rsidR="00972D9E" w:rsidRPr="00972D9E">
        <w:t xml:space="preserve">roup </w:t>
      </w:r>
      <w:r w:rsidR="0004003C">
        <w:t>P</w:t>
      </w:r>
      <w:r w:rsidR="00972D9E" w:rsidRPr="00972D9E">
        <w:t>olicy, you</w:t>
      </w:r>
      <w:r w:rsidR="00E2659E">
        <w:t xml:space="preserve"> </w:t>
      </w:r>
      <w:r w:rsidR="00972D9E" w:rsidRPr="00972D9E">
        <w:t xml:space="preserve">can define policies for users and computers that </w:t>
      </w:r>
      <w:r w:rsidR="0004003C">
        <w:t>Windows</w:t>
      </w:r>
      <w:r w:rsidR="00972D9E" w:rsidRPr="00972D9E">
        <w:t xml:space="preserve"> applie</w:t>
      </w:r>
      <w:r w:rsidR="0004003C">
        <w:t>s</w:t>
      </w:r>
      <w:r w:rsidR="00972D9E" w:rsidRPr="00972D9E">
        <w:t xml:space="preserve"> automatically to the user and/or</w:t>
      </w:r>
      <w:r w:rsidR="00E2659E">
        <w:t xml:space="preserve"> </w:t>
      </w:r>
      <w:r w:rsidR="00972D9E" w:rsidRPr="00972D9E">
        <w:t xml:space="preserve">computer. In </w:t>
      </w:r>
      <w:r w:rsidR="00972D9E" w:rsidRPr="00E2659E">
        <w:t xml:space="preserve">the </w:t>
      </w:r>
      <w:del w:id="71" w:author="Parvathy Nair" w:date="2021-01-31T21:04:00Z">
        <w:r w:rsidR="003B539B" w:rsidDel="00056227">
          <w:delText>“</w:delText>
        </w:r>
      </w:del>
      <w:ins w:id="72" w:author="Parvathy Nair" w:date="2021-01-31T21:04:00Z">
        <w:r w:rsidR="00056227">
          <w:t>“</w:t>
        </w:r>
      </w:ins>
      <w:r w:rsidR="00972D9E" w:rsidRPr="00E2659E">
        <w:rPr>
          <w:rStyle w:val="ItalicsPACKT"/>
        </w:rPr>
        <w:t xml:space="preserve">Creating a </w:t>
      </w:r>
      <w:r w:rsidRPr="00E2659E">
        <w:rPr>
          <w:rStyle w:val="ItalicsPACKT"/>
        </w:rPr>
        <w:t>G</w:t>
      </w:r>
      <w:r w:rsidR="00972D9E" w:rsidRPr="00E2659E">
        <w:rPr>
          <w:rStyle w:val="ItalicsPACKT"/>
        </w:rPr>
        <w:t xml:space="preserve">roup </w:t>
      </w:r>
      <w:r w:rsidRPr="00E2659E">
        <w:rPr>
          <w:rStyle w:val="ItalicsPACKT"/>
        </w:rPr>
        <w:t>P</w:t>
      </w:r>
      <w:r w:rsidR="00972D9E" w:rsidRPr="00E2659E">
        <w:rPr>
          <w:rStyle w:val="ItalicsPACKT"/>
        </w:rPr>
        <w:t xml:space="preserve">olicy </w:t>
      </w:r>
      <w:r w:rsidRPr="00E2659E">
        <w:rPr>
          <w:rStyle w:val="ItalicsPACKT"/>
        </w:rPr>
        <w:t>O</w:t>
      </w:r>
      <w:r w:rsidR="00972D9E" w:rsidRPr="00E2659E">
        <w:rPr>
          <w:rStyle w:val="ItalicsPACKT"/>
        </w:rPr>
        <w:t>bject</w:t>
      </w:r>
      <w:r w:rsidRPr="00E2659E">
        <w:rPr>
          <w:rStyle w:val="ItalicsPACKT"/>
        </w:rPr>
        <w:t xml:space="preserve"> for </w:t>
      </w:r>
      <w:r w:rsidR="00DE1F29">
        <w:rPr>
          <w:rStyle w:val="ItalicsPACKT"/>
        </w:rPr>
        <w:t>u</w:t>
      </w:r>
      <w:r w:rsidRPr="00E2659E">
        <w:rPr>
          <w:rStyle w:val="ItalicsPACKT"/>
        </w:rPr>
        <w:t xml:space="preserve">ser </w:t>
      </w:r>
      <w:r w:rsidR="00DE1F29">
        <w:rPr>
          <w:rStyle w:val="ItalicsPACKT"/>
        </w:rPr>
        <w:t>l</w:t>
      </w:r>
      <w:r w:rsidRPr="00E2659E">
        <w:rPr>
          <w:rStyle w:val="ItalicsPACKT"/>
        </w:rPr>
        <w:t xml:space="preserve">ogon </w:t>
      </w:r>
      <w:r w:rsidR="00DE1F29">
        <w:rPr>
          <w:rStyle w:val="ItalicsPACKT"/>
        </w:rPr>
        <w:t>s</w:t>
      </w:r>
      <w:r w:rsidRPr="00E2659E">
        <w:rPr>
          <w:rStyle w:val="ItalicsPACKT"/>
        </w:rPr>
        <w:t>cript</w:t>
      </w:r>
      <w:del w:id="73" w:author="Parvathy Nair" w:date="2021-01-31T21:04:00Z">
        <w:r w:rsidR="003B539B" w:rsidDel="00056227">
          <w:delText>”</w:delText>
        </w:r>
      </w:del>
      <w:ins w:id="74" w:author="Parvathy Nair" w:date="2021-01-31T21:04:00Z">
        <w:r w:rsidR="00056227">
          <w:t>”</w:t>
        </w:r>
      </w:ins>
      <w:r w:rsidR="00972D9E" w:rsidRPr="00E2659E">
        <w:t xml:space="preserve"> recipe, you create a simple GPO and </w:t>
      </w:r>
      <w:r w:rsidR="00E2659E">
        <w:t>o</w:t>
      </w:r>
      <w:r w:rsidR="00972D9E" w:rsidRPr="00E2659E">
        <w:t>bserve</w:t>
      </w:r>
      <w:r w:rsidRPr="00E2659E">
        <w:t xml:space="preserve"> </w:t>
      </w:r>
      <w:r w:rsidR="00972D9E" w:rsidRPr="00E2659E">
        <w:t>applying that policy.</w:t>
      </w:r>
    </w:p>
    <w:p w14:paraId="39F02FD7" w14:textId="4A340E73" w:rsidR="00886FCF" w:rsidRPr="00E2659E" w:rsidRDefault="00886FCF" w:rsidP="00972D9E">
      <w:pPr>
        <w:pStyle w:val="NormalPACKT"/>
      </w:pPr>
      <w:r>
        <w:t>Active Directory can make use of multiple DCs for both load balancing and fault tolerance. Such DCs must be synchronized whenever change</w:t>
      </w:r>
      <w:ins w:id="75" w:author="Lucy Wan" w:date="2021-01-26T10:09:00Z">
        <w:r w:rsidR="001317BB">
          <w:t>s</w:t>
        </w:r>
      </w:ins>
      <w:del w:id="76" w:author="Lucy Wan" w:date="2021-01-26T10:09:00Z">
        <w:r w:rsidDel="001317BB">
          <w:delText>d</w:delText>
        </w:r>
      </w:del>
      <w:r>
        <w:t xml:space="preserve"> are made, and AD Replication performs that function. In </w:t>
      </w:r>
      <w:del w:id="77" w:author="Parvathy Nair" w:date="2021-01-31T21:04:00Z">
        <w:r w:rsidR="003B539B" w:rsidDel="00056227">
          <w:delText>“</w:delText>
        </w:r>
      </w:del>
      <w:ins w:id="78" w:author="Parvathy Nair" w:date="2021-01-31T21:04:00Z">
        <w:r w:rsidR="00056227">
          <w:t>“</w:t>
        </w:r>
      </w:ins>
      <w:r w:rsidRPr="00267836">
        <w:rPr>
          <w:rStyle w:val="ItalicsPACKT"/>
        </w:rPr>
        <w:t>Managing AD replication</w:t>
      </w:r>
      <w:del w:id="79" w:author="Parvathy Nair" w:date="2021-01-31T21:04:00Z">
        <w:r w:rsidR="003B539B" w:rsidDel="00056227">
          <w:delText>”</w:delText>
        </w:r>
      </w:del>
      <w:ins w:id="80" w:author="Parvathy Nair" w:date="2021-01-31T21:04:00Z">
        <w:r w:rsidR="00056227">
          <w:t>”</w:t>
        </w:r>
      </w:ins>
      <w:r>
        <w:t xml:space="preserve"> you examine tools to help you manage and troubleshoot replication.</w:t>
      </w:r>
    </w:p>
    <w:p w14:paraId="04BE302D" w14:textId="3C3BF316" w:rsidR="0029003F" w:rsidRDefault="00886FCF" w:rsidP="00133D40">
      <w:pPr>
        <w:pStyle w:val="NormalPACKT"/>
      </w:pPr>
      <w:r>
        <w:t xml:space="preserve">In the recipes </w:t>
      </w:r>
      <w:del w:id="81" w:author="Parvathy Nair" w:date="2021-01-31T21:04:00Z">
        <w:r w:rsidR="003B539B" w:rsidDel="00056227">
          <w:delText>“</w:delText>
        </w:r>
      </w:del>
      <w:ins w:id="82" w:author="Parvathy Nair" w:date="2021-01-31T21:04:00Z">
        <w:r w:rsidR="00056227">
          <w:t>“</w:t>
        </w:r>
      </w:ins>
      <w:r w:rsidR="00972D9E" w:rsidRPr="00886FCF">
        <w:rPr>
          <w:rStyle w:val="ItalicsPACKT"/>
        </w:rPr>
        <w:t xml:space="preserve">Reporting on AD </w:t>
      </w:r>
      <w:r w:rsidR="009061F8">
        <w:rPr>
          <w:rStyle w:val="ItalicsPACKT"/>
        </w:rPr>
        <w:t>c</w:t>
      </w:r>
      <w:r w:rsidRPr="00886FCF">
        <w:rPr>
          <w:rStyle w:val="ItalicsPACKT"/>
        </w:rPr>
        <w:t>omputers</w:t>
      </w:r>
      <w:del w:id="83" w:author="Parvathy Nair" w:date="2021-01-31T21:04:00Z">
        <w:r w:rsidR="003B539B" w:rsidDel="00056227">
          <w:delText>”</w:delText>
        </w:r>
      </w:del>
      <w:ins w:id="84" w:author="Parvathy Nair" w:date="2021-01-31T21:04:00Z">
        <w:r w:rsidR="00056227">
          <w:t>”</w:t>
        </w:r>
      </w:ins>
      <w:r w:rsidR="00972D9E" w:rsidRPr="00133D40">
        <w:t xml:space="preserve">, </w:t>
      </w:r>
      <w:r>
        <w:t xml:space="preserve">and </w:t>
      </w:r>
      <w:del w:id="85" w:author="Parvathy Nair" w:date="2021-01-31T21:04:00Z">
        <w:r w:rsidR="003B539B" w:rsidDel="00056227">
          <w:delText>“</w:delText>
        </w:r>
      </w:del>
      <w:ins w:id="86" w:author="Parvathy Nair" w:date="2021-01-31T21:04:00Z">
        <w:r w:rsidR="00056227">
          <w:t>“</w:t>
        </w:r>
      </w:ins>
      <w:r w:rsidRPr="00886FCF">
        <w:rPr>
          <w:rStyle w:val="ItalicsPACKT"/>
        </w:rPr>
        <w:t>Reporting on AD Users</w:t>
      </w:r>
      <w:del w:id="87" w:author="Parvathy Nair" w:date="2021-01-31T21:04:00Z">
        <w:r w:rsidR="003B539B" w:rsidDel="00056227">
          <w:delText>”</w:delText>
        </w:r>
      </w:del>
      <w:ins w:id="88" w:author="Parvathy Nair" w:date="2021-01-31T21:04:00Z">
        <w:r w:rsidR="00056227">
          <w:t>”</w:t>
        </w:r>
      </w:ins>
      <w:r>
        <w:t xml:space="preserve"> </w:t>
      </w:r>
      <w:r w:rsidR="00972D9E" w:rsidRPr="00133D40">
        <w:t xml:space="preserve">you examine the AD to find details on </w:t>
      </w:r>
      <w:r>
        <w:t>computers that have not star</w:t>
      </w:r>
      <w:ins w:id="89" w:author="Lucy Wan" w:date="2021-01-26T10:10:00Z">
        <w:r w:rsidR="00AC29CA">
          <w:t>t</w:t>
        </w:r>
      </w:ins>
      <w:r>
        <w:t xml:space="preserve">ed up or logged onto the domain. You also look at user accounts for </w:t>
      </w:r>
      <w:r w:rsidR="00972D9E" w:rsidRPr="00133D40">
        <w:t>users</w:t>
      </w:r>
      <w:r w:rsidR="00133D40">
        <w:t xml:space="preserve"> </w:t>
      </w:r>
      <w:r w:rsidR="00972D9E" w:rsidRPr="00133D40">
        <w:t xml:space="preserve">who are members of special security </w:t>
      </w:r>
      <w:r>
        <w:t>g</w:t>
      </w:r>
      <w:r w:rsidR="00972D9E" w:rsidRPr="00133D40">
        <w:t>roups (such as enterprise administrators)</w:t>
      </w:r>
      <w:r>
        <w:t xml:space="preserve">. These </w:t>
      </w:r>
      <w:r w:rsidR="00E2659E">
        <w:t xml:space="preserve">two </w:t>
      </w:r>
      <w:r w:rsidR="009229EC">
        <w:t>recipes</w:t>
      </w:r>
      <w:r w:rsidR="00E2659E">
        <w:t xml:space="preserve"> help </w:t>
      </w:r>
      <w:r>
        <w:t>you to</w:t>
      </w:r>
      <w:r w:rsidR="00972D9E" w:rsidRPr="00133D40">
        <w:t xml:space="preserve"> keep your AD free of stale objects</w:t>
      </w:r>
      <w:r w:rsidR="00E2659E">
        <w:t xml:space="preserve"> or objects that could represent a security risk.</w:t>
      </w:r>
    </w:p>
    <w:p w14:paraId="60BF435F" w14:textId="31DB43B7" w:rsidR="00886FCF" w:rsidRPr="00133D40" w:rsidRDefault="00886FCF" w:rsidP="00133D40">
      <w:pPr>
        <w:pStyle w:val="NormalPACKT"/>
        <w:rPr>
          <w:rStyle w:val="Hyperlink"/>
          <w:color w:val="auto"/>
          <w:u w:val="none"/>
        </w:rPr>
      </w:pPr>
      <w:commentRangeStart w:id="90"/>
      <w:r>
        <w:t xml:space="preserve">Putting a user into a high privilege group is a practical approach to enabling users to perform administrative tasks. Doing so, however, can </w:t>
      </w:r>
      <w:proofErr w:type="gramStart"/>
      <w:r>
        <w:t>open up</w:t>
      </w:r>
      <w:proofErr w:type="gramEnd"/>
      <w:r>
        <w:t xml:space="preserve"> security issues by giving someone too much privilege. Just Enough Administration (JEA) is a mechanism that </w:t>
      </w:r>
      <w:r>
        <w:lastRenderedPageBreak/>
        <w:t>allows you to enable very fine-grained administration. You can allow a user to logon remotely but to perform a minimal set of actions. You could define a DNS Administrators group whose members can logon to a DNS server (such as you implemented on</w:t>
      </w:r>
      <w:r w:rsidRPr="00886FCF">
        <w:rPr>
          <w:rStyle w:val="CodeInTextPACKT"/>
        </w:rPr>
        <w:t xml:space="preserve"> DC1</w:t>
      </w:r>
      <w:r>
        <w:t xml:space="preserve">) and manage DNS but nothing more. </w:t>
      </w:r>
      <w:commentRangeStart w:id="91"/>
      <w:r>
        <w:t xml:space="preserve">In </w:t>
      </w:r>
      <w:del w:id="92" w:author="Parvathy Nair" w:date="2021-01-31T21:04:00Z">
        <w:r w:rsidR="003B539B" w:rsidDel="00056227">
          <w:delText>“</w:delText>
        </w:r>
      </w:del>
      <w:ins w:id="93" w:author="Parvathy Nair" w:date="2021-01-31T21:04:00Z">
        <w:r w:rsidR="00056227">
          <w:t>“</w:t>
        </w:r>
      </w:ins>
      <w:r w:rsidRPr="00886FCF">
        <w:rPr>
          <w:rStyle w:val="ItalicsPACKT"/>
        </w:rPr>
        <w:t>Implementing JEA</w:t>
      </w:r>
      <w:del w:id="94" w:author="Parvathy Nair" w:date="2021-01-31T21:04:00Z">
        <w:r w:rsidR="003B539B" w:rsidDel="00056227">
          <w:delText>”</w:delText>
        </w:r>
      </w:del>
      <w:ins w:id="95" w:author="Parvathy Nair" w:date="2021-01-31T21:04:00Z">
        <w:r w:rsidR="00056227">
          <w:t>”</w:t>
        </w:r>
      </w:ins>
      <w:r>
        <w:t>, you set up and deploy JEA.</w:t>
      </w:r>
      <w:commentRangeEnd w:id="91"/>
      <w:r w:rsidR="001529DC">
        <w:rPr>
          <w:rStyle w:val="CommentReference"/>
        </w:rPr>
        <w:commentReference w:id="91"/>
      </w:r>
      <w:r>
        <w:t xml:space="preserve"> </w:t>
      </w:r>
      <w:commentRangeEnd w:id="90"/>
      <w:r w:rsidR="008E1C1A">
        <w:rPr>
          <w:rStyle w:val="CommentReference"/>
          <w:rFonts w:ascii="Arial" w:hAnsi="Arial"/>
        </w:rPr>
        <w:commentReference w:id="90"/>
      </w:r>
    </w:p>
    <w:p w14:paraId="24D0931E" w14:textId="4CB9AC4F" w:rsidR="00AC0E66" w:rsidRDefault="00866A05" w:rsidP="00AC0E66">
      <w:pPr>
        <w:pStyle w:val="Heading1"/>
        <w:tabs>
          <w:tab w:val="left" w:pos="0"/>
        </w:tabs>
      </w:pPr>
      <w:r w:rsidRPr="00866A05">
        <w:rPr>
          <w:lang w:val="en-US"/>
        </w:rPr>
        <w:t>Installing a</w:t>
      </w:r>
      <w:r w:rsidR="006E0683">
        <w:rPr>
          <w:lang w:val="en-US"/>
        </w:rPr>
        <w:t>n Active Directory</w:t>
      </w:r>
      <w:r w:rsidRPr="00866A05">
        <w:rPr>
          <w:lang w:val="en-US"/>
        </w:rPr>
        <w:t xml:space="preserve"> </w:t>
      </w:r>
      <w:r w:rsidR="00CF087B">
        <w:rPr>
          <w:lang w:val="en-US"/>
        </w:rPr>
        <w:t>f</w:t>
      </w:r>
      <w:r w:rsidRPr="00866A05">
        <w:rPr>
          <w:lang w:val="en-US"/>
        </w:rPr>
        <w:t xml:space="preserve">orest </w:t>
      </w:r>
      <w:r w:rsidR="00CF087B">
        <w:rPr>
          <w:lang w:val="en-US"/>
        </w:rPr>
        <w:t>r</w:t>
      </w:r>
      <w:r w:rsidRPr="00866A05">
        <w:rPr>
          <w:lang w:val="en-US"/>
        </w:rPr>
        <w:t xml:space="preserve">oot </w:t>
      </w:r>
      <w:r w:rsidR="00CF087B">
        <w:rPr>
          <w:lang w:val="en-US"/>
        </w:rPr>
        <w:t>d</w:t>
      </w:r>
      <w:r w:rsidRPr="00866A05">
        <w:rPr>
          <w:lang w:val="en-US"/>
        </w:rPr>
        <w:t>omain</w:t>
      </w:r>
    </w:p>
    <w:p w14:paraId="5DECB033" w14:textId="5D758255" w:rsidR="00B30384" w:rsidRPr="009229EC" w:rsidRDefault="009229EC" w:rsidP="009229EC">
      <w:pPr>
        <w:pStyle w:val="NormalPACKT"/>
      </w:pPr>
      <w:r w:rsidRPr="009229EC">
        <w:t xml:space="preserve">You create an AD forest by creating your first domain controller.  Installing Active Directory and DNS has always been </w:t>
      </w:r>
      <w:r w:rsidR="0004003C">
        <w:t>reasonab</w:t>
      </w:r>
      <w:r w:rsidRPr="009229EC">
        <w:t>ly straightforward. You can always use the Server Manager GUI, but using PowerShell is also straightforward.</w:t>
      </w:r>
    </w:p>
    <w:p w14:paraId="2502B982" w14:textId="53379B75" w:rsidR="009229EC" w:rsidRPr="009229EC" w:rsidRDefault="0004003C" w:rsidP="009229EC">
      <w:pPr>
        <w:pStyle w:val="NormalPACKT"/>
      </w:pPr>
      <w:r>
        <w:t>T</w:t>
      </w:r>
      <w:r w:rsidR="009229EC" w:rsidRPr="009229EC">
        <w:t xml:space="preserve">o create a DC, you start with a system running Windows Server. You then add the AD DS </w:t>
      </w:r>
      <w:r w:rsidR="009229EC">
        <w:t xml:space="preserve">services </w:t>
      </w:r>
      <w:r>
        <w:t>W</w:t>
      </w:r>
      <w:r w:rsidR="009229EC">
        <w:t xml:space="preserve">indows </w:t>
      </w:r>
      <w:r w:rsidR="009229EC" w:rsidRPr="009229EC">
        <w:t>feature to th</w:t>
      </w:r>
      <w:r w:rsidR="009229EC">
        <w:t>e</w:t>
      </w:r>
      <w:r w:rsidR="009229EC" w:rsidRPr="009229EC">
        <w:t xml:space="preserve"> server.</w:t>
      </w:r>
      <w:r w:rsidR="009229EC">
        <w:t xml:space="preserve"> </w:t>
      </w:r>
      <w:r w:rsidR="009229EC" w:rsidRPr="009229EC">
        <w:t>Finally, you create your first DC</w:t>
      </w:r>
      <w:r>
        <w:t xml:space="preserve">, for example, a </w:t>
      </w:r>
      <w:r w:rsidR="009229EC">
        <w:t xml:space="preserve">single domain controller, </w:t>
      </w:r>
      <w:proofErr w:type="gramStart"/>
      <w:r w:rsidR="009229EC" w:rsidRPr="0004003C">
        <w:rPr>
          <w:rStyle w:val="CodeInTextPACKT"/>
        </w:rPr>
        <w:t>DC1.Reskit.Org</w:t>
      </w:r>
      <w:proofErr w:type="gramEnd"/>
      <w:r>
        <w:t>,</w:t>
      </w:r>
      <w:r w:rsidR="009229EC">
        <w:t xml:space="preserve"> for the Reskit.Org domain.</w:t>
      </w:r>
    </w:p>
    <w:p w14:paraId="70A8A882" w14:textId="30B65521" w:rsidR="00AC0E66" w:rsidRDefault="00AC0E66" w:rsidP="00AC0E66">
      <w:pPr>
        <w:pStyle w:val="Heading2"/>
        <w:tabs>
          <w:tab w:val="left" w:pos="0"/>
        </w:tabs>
      </w:pPr>
      <w:r>
        <w:t>Getting Ready</w:t>
      </w:r>
    </w:p>
    <w:p w14:paraId="11556F6D" w14:textId="203079FE" w:rsidR="00AC0E66" w:rsidRDefault="00AC0E66" w:rsidP="00AC0E66">
      <w:pPr>
        <w:pStyle w:val="BulletPACKT"/>
        <w:numPr>
          <w:ilvl w:val="0"/>
          <w:numId w:val="0"/>
        </w:numPr>
      </w:pPr>
      <w:r>
        <w:t xml:space="preserve">You run this recipe on </w:t>
      </w:r>
      <w:r w:rsidR="009229EC">
        <w:rPr>
          <w:rStyle w:val="CodeInTextPACKT"/>
        </w:rPr>
        <w:t>DC</w:t>
      </w:r>
      <w:r w:rsidR="006760E7" w:rsidRPr="00614527">
        <w:rPr>
          <w:rStyle w:val="CodeInTextPACKT"/>
        </w:rPr>
        <w:t>1</w:t>
      </w:r>
      <w:r w:rsidR="006760E7">
        <w:t>, a workgroup server on which you have installed PowerShell 7 and VS Code.</w:t>
      </w:r>
    </w:p>
    <w:p w14:paraId="15A0672A" w14:textId="6E4AC36B" w:rsidR="00AC0E66" w:rsidRDefault="00AC0E66" w:rsidP="00AC0E66">
      <w:pPr>
        <w:pStyle w:val="Heading2"/>
        <w:tabs>
          <w:tab w:val="left" w:pos="0"/>
        </w:tabs>
      </w:pPr>
      <w:r>
        <w:t>How to do it...</w:t>
      </w:r>
    </w:p>
    <w:p w14:paraId="087F4DA3" w14:textId="125B84CD" w:rsidR="005170FC" w:rsidRPr="005170FC" w:rsidRDefault="005170FC" w:rsidP="005170FC">
      <w:pPr>
        <w:pStyle w:val="NumberedBulletPACKT"/>
        <w:rPr>
          <w:color w:val="000000"/>
          <w:lang w:val="en-GB" w:eastAsia="en-GB"/>
        </w:rPr>
      </w:pPr>
      <w:r w:rsidRPr="005170FC">
        <w:rPr>
          <w:lang w:val="en-GB" w:eastAsia="en-GB"/>
        </w:rPr>
        <w:t>Install</w:t>
      </w:r>
      <w:del w:id="96" w:author="Lucy Wan" w:date="2021-01-26T10:12:00Z">
        <w:r w:rsidRPr="005170FC" w:rsidDel="008E0312">
          <w:rPr>
            <w:lang w:val="en-GB" w:eastAsia="en-GB"/>
          </w:rPr>
          <w:delText>ing</w:delText>
        </w:r>
      </w:del>
      <w:r w:rsidRPr="005170FC">
        <w:rPr>
          <w:lang w:val="en-GB" w:eastAsia="en-GB"/>
        </w:rPr>
        <w:t> the AD Domain Services feature and management tools</w:t>
      </w:r>
      <w:ins w:id="97" w:author="Lucy Wan" w:date="2021-01-26T10:12:00Z">
        <w:r w:rsidR="008E0312">
          <w:rPr>
            <w:lang w:val="en-GB" w:eastAsia="en-GB"/>
          </w:rPr>
          <w:t>:</w:t>
        </w:r>
      </w:ins>
    </w:p>
    <w:p w14:paraId="3AF419F4" w14:textId="77777777" w:rsidR="005170FC" w:rsidRPr="005170FC" w:rsidRDefault="005170FC" w:rsidP="005170FC">
      <w:pPr>
        <w:pStyle w:val="CodePACKT"/>
      </w:pPr>
    </w:p>
    <w:p w14:paraId="16D20A2F" w14:textId="3332B26F" w:rsidR="005170FC" w:rsidRPr="005170FC" w:rsidRDefault="005170FC" w:rsidP="005170FC">
      <w:pPr>
        <w:pStyle w:val="CodePACKT"/>
      </w:pPr>
      <w:r w:rsidRPr="005170FC">
        <w:t>Install-WindowsFeature -Name AD-Domain-Services -IncludeManagementTools</w:t>
      </w:r>
    </w:p>
    <w:p w14:paraId="12DD67BF" w14:textId="77777777" w:rsidR="005170FC" w:rsidRPr="005170FC" w:rsidRDefault="005170FC" w:rsidP="005170FC">
      <w:pPr>
        <w:pStyle w:val="CodePACKT"/>
      </w:pPr>
    </w:p>
    <w:p w14:paraId="52E1C67A" w14:textId="0E245D5E" w:rsidR="005170FC" w:rsidRPr="005170FC" w:rsidRDefault="005170FC" w:rsidP="005170FC">
      <w:pPr>
        <w:pStyle w:val="NumberedBulletPACKT"/>
        <w:rPr>
          <w:color w:val="000000"/>
          <w:lang w:val="en-GB" w:eastAsia="en-GB"/>
        </w:rPr>
      </w:pPr>
      <w:r w:rsidRPr="005170FC">
        <w:rPr>
          <w:lang w:val="en-GB" w:eastAsia="en-GB"/>
        </w:rPr>
        <w:t>Import</w:t>
      </w:r>
      <w:del w:id="98" w:author="Lucy Wan" w:date="2021-01-26T10:12:00Z">
        <w:r w:rsidRPr="005170FC" w:rsidDel="008E0312">
          <w:rPr>
            <w:lang w:val="en-GB" w:eastAsia="en-GB"/>
          </w:rPr>
          <w:delText>ing</w:delText>
        </w:r>
      </w:del>
      <w:ins w:id="99" w:author="Lucy Wan" w:date="2021-01-26T10:12:00Z">
        <w:r w:rsidR="008E0312">
          <w:rPr>
            <w:lang w:val="en-GB" w:eastAsia="en-GB"/>
          </w:rPr>
          <w:t xml:space="preserve"> the</w:t>
        </w:r>
      </w:ins>
      <w:r w:rsidRPr="005170FC">
        <w:rPr>
          <w:lang w:val="en-GB" w:eastAsia="en-GB"/>
        </w:rPr>
        <w:t> </w:t>
      </w:r>
      <w:r w:rsidRPr="005170FC">
        <w:rPr>
          <w:rStyle w:val="CodeInTextPACKT"/>
        </w:rPr>
        <w:t>ADDSDeployment</w:t>
      </w:r>
      <w:r w:rsidRPr="005170FC">
        <w:rPr>
          <w:lang w:val="en-GB" w:eastAsia="en-GB"/>
        </w:rPr>
        <w:t> module</w:t>
      </w:r>
      <w:ins w:id="100" w:author="Lucy Wan" w:date="2021-01-26T10:12:00Z">
        <w:r w:rsidR="008E0312">
          <w:rPr>
            <w:lang w:val="en-GB" w:eastAsia="en-GB"/>
          </w:rPr>
          <w:t>:</w:t>
        </w:r>
      </w:ins>
    </w:p>
    <w:p w14:paraId="1FE0BD28" w14:textId="77777777" w:rsidR="005170FC" w:rsidRDefault="005170FC" w:rsidP="005170FC">
      <w:pPr>
        <w:pStyle w:val="CodePACKT"/>
        <w:rPr>
          <w:lang w:val="en-GB"/>
        </w:rPr>
      </w:pPr>
    </w:p>
    <w:p w14:paraId="3A882A16" w14:textId="5F2B6C25" w:rsidR="005170FC" w:rsidRPr="005170FC" w:rsidRDefault="005170FC" w:rsidP="005170FC">
      <w:pPr>
        <w:pStyle w:val="CodePACKT"/>
        <w:rPr>
          <w:lang w:val="en-GB"/>
        </w:rPr>
      </w:pPr>
      <w:r w:rsidRPr="005170FC">
        <w:rPr>
          <w:lang w:val="en-GB"/>
        </w:rPr>
        <w:t>Import-Module -Name ADDSDeployment </w:t>
      </w:r>
    </w:p>
    <w:p w14:paraId="14C359D3" w14:textId="77777777" w:rsidR="005170FC" w:rsidRPr="005170FC" w:rsidRDefault="005170FC" w:rsidP="005170FC">
      <w:pPr>
        <w:pStyle w:val="CodePACKT"/>
        <w:rPr>
          <w:lang w:val="en-GB"/>
        </w:rPr>
      </w:pPr>
    </w:p>
    <w:p w14:paraId="2559A03D" w14:textId="0DD87F80" w:rsidR="005170FC" w:rsidRPr="005170FC" w:rsidRDefault="005170FC" w:rsidP="005170FC">
      <w:pPr>
        <w:pStyle w:val="NumberedBulletPACKT"/>
        <w:rPr>
          <w:color w:val="000000"/>
          <w:lang w:val="en-GB" w:eastAsia="en-GB"/>
        </w:rPr>
      </w:pPr>
      <w:r w:rsidRPr="005170FC">
        <w:rPr>
          <w:lang w:val="en-GB" w:eastAsia="en-GB"/>
        </w:rPr>
        <w:t>Examin</w:t>
      </w:r>
      <w:ins w:id="101" w:author="Lucy Wan" w:date="2021-01-26T10:12:00Z">
        <w:r w:rsidR="00093EF5">
          <w:rPr>
            <w:lang w:val="en-GB" w:eastAsia="en-GB"/>
          </w:rPr>
          <w:t>e</w:t>
        </w:r>
      </w:ins>
      <w:del w:id="102" w:author="Lucy Wan" w:date="2021-01-26T10:12:00Z">
        <w:r w:rsidRPr="005170FC" w:rsidDel="00093EF5">
          <w:rPr>
            <w:lang w:val="en-GB" w:eastAsia="en-GB"/>
          </w:rPr>
          <w:delText>ing</w:delText>
        </w:r>
      </w:del>
      <w:r w:rsidRPr="005170FC">
        <w:rPr>
          <w:lang w:val="en-GB" w:eastAsia="en-GB"/>
        </w:rPr>
        <w:t> the commands in the </w:t>
      </w:r>
      <w:r w:rsidRPr="001F5650">
        <w:rPr>
          <w:rStyle w:val="CodeInTextPACKT"/>
        </w:rPr>
        <w:t>ADDSDeployment</w:t>
      </w:r>
      <w:r w:rsidRPr="005170FC">
        <w:rPr>
          <w:lang w:val="en-GB" w:eastAsia="en-GB"/>
        </w:rPr>
        <w:t> module</w:t>
      </w:r>
      <w:ins w:id="103" w:author="Lucy Wan" w:date="2021-01-26T10:12:00Z">
        <w:r w:rsidR="001F5650">
          <w:rPr>
            <w:lang w:val="en-GB" w:eastAsia="en-GB"/>
          </w:rPr>
          <w:t>:</w:t>
        </w:r>
      </w:ins>
    </w:p>
    <w:p w14:paraId="0EB2B9A7" w14:textId="77777777" w:rsidR="005170FC" w:rsidRDefault="005170FC" w:rsidP="005170FC">
      <w:pPr>
        <w:pStyle w:val="CodePACKT"/>
        <w:rPr>
          <w:lang w:val="en-GB"/>
        </w:rPr>
      </w:pPr>
    </w:p>
    <w:p w14:paraId="7A64FA8E" w14:textId="5E8AD24D" w:rsidR="005170FC" w:rsidRPr="005170FC" w:rsidRDefault="005170FC" w:rsidP="005170FC">
      <w:pPr>
        <w:pStyle w:val="CodePACKT"/>
        <w:rPr>
          <w:lang w:val="en-GB"/>
        </w:rPr>
      </w:pPr>
      <w:r w:rsidRPr="005170FC">
        <w:rPr>
          <w:lang w:val="en-GB"/>
        </w:rPr>
        <w:t>Get-Command -Module ADDSDeployment</w:t>
      </w:r>
    </w:p>
    <w:p w14:paraId="0EED14D9" w14:textId="77777777" w:rsidR="005170FC" w:rsidRPr="005170FC" w:rsidRDefault="005170FC" w:rsidP="005170FC">
      <w:pPr>
        <w:pStyle w:val="CodePACKT"/>
        <w:rPr>
          <w:lang w:val="en-GB"/>
        </w:rPr>
      </w:pPr>
    </w:p>
    <w:p w14:paraId="384574AA" w14:textId="44032708" w:rsidR="005170FC" w:rsidRPr="005170FC" w:rsidRDefault="005170FC" w:rsidP="005170FC">
      <w:pPr>
        <w:pStyle w:val="NumberedBulletPACKT"/>
        <w:rPr>
          <w:color w:val="000000"/>
          <w:lang w:val="en-GB" w:eastAsia="en-GB"/>
        </w:rPr>
      </w:pPr>
      <w:r w:rsidRPr="005170FC">
        <w:rPr>
          <w:lang w:val="en-GB" w:eastAsia="en-GB"/>
        </w:rPr>
        <w:t>Creat</w:t>
      </w:r>
      <w:ins w:id="104" w:author="Lucy Wan" w:date="2021-01-26T10:13:00Z">
        <w:r w:rsidR="00E13736">
          <w:rPr>
            <w:lang w:val="en-GB" w:eastAsia="en-GB"/>
          </w:rPr>
          <w:t>e</w:t>
        </w:r>
      </w:ins>
      <w:del w:id="105" w:author="Lucy Wan" w:date="2021-01-26T10:13:00Z">
        <w:r w:rsidRPr="005170FC" w:rsidDel="00E13736">
          <w:rPr>
            <w:lang w:val="en-GB" w:eastAsia="en-GB"/>
          </w:rPr>
          <w:delText>ing</w:delText>
        </w:r>
      </w:del>
      <w:r w:rsidRPr="005170FC">
        <w:rPr>
          <w:lang w:val="en-GB" w:eastAsia="en-GB"/>
        </w:rPr>
        <w:t> a secure password for Administrator</w:t>
      </w:r>
      <w:ins w:id="106" w:author="Lucy Wan" w:date="2021-01-26T13:53:00Z">
        <w:r w:rsidR="00377AB9">
          <w:rPr>
            <w:lang w:val="en-GB" w:eastAsia="en-GB"/>
          </w:rPr>
          <w:t>:</w:t>
        </w:r>
      </w:ins>
    </w:p>
    <w:p w14:paraId="3D6AB1AF" w14:textId="77777777" w:rsidR="005170FC" w:rsidRPr="005170FC" w:rsidRDefault="005170FC" w:rsidP="005170FC">
      <w:pPr>
        <w:pStyle w:val="CodePACKT"/>
      </w:pPr>
    </w:p>
    <w:p w14:paraId="5B998190" w14:textId="42FEA0C6" w:rsidR="005170FC" w:rsidRPr="005170FC" w:rsidRDefault="005170FC" w:rsidP="005170FC">
      <w:pPr>
        <w:pStyle w:val="CodePACKT"/>
      </w:pPr>
      <w:r w:rsidRPr="005170FC">
        <w:t>$PSSHT = </w:t>
      </w:r>
      <w:proofErr w:type="gramStart"/>
      <w:r w:rsidRPr="005170FC">
        <w:t>@{</w:t>
      </w:r>
      <w:proofErr w:type="gramEnd"/>
    </w:p>
    <w:p w14:paraId="2B0C490E" w14:textId="77D2CA78" w:rsidR="005170FC" w:rsidRPr="005170FC" w:rsidRDefault="005170FC" w:rsidP="005170FC">
      <w:pPr>
        <w:pStyle w:val="CodePACKT"/>
      </w:pPr>
      <w:r w:rsidRPr="005170FC">
        <w:t>  String      = </w:t>
      </w:r>
      <w:del w:id="107" w:author="Parvathy Nair" w:date="2021-01-31T21:04:00Z">
        <w:r w:rsidR="003B6693" w:rsidRPr="003B6693" w:rsidDel="00056227">
          <w:delText>'</w:delText>
        </w:r>
      </w:del>
      <w:ins w:id="108" w:author="Parvathy Nair" w:date="2021-01-31T21:04:00Z">
        <w:r w:rsidR="00056227">
          <w:t>’</w:t>
        </w:r>
      </w:ins>
      <w:r w:rsidRPr="005170FC">
        <w:t>Pa$$w0rd</w:t>
      </w:r>
      <w:del w:id="109" w:author="Parvathy Nair" w:date="2021-01-31T21:04:00Z">
        <w:r w:rsidR="003B6693" w:rsidRPr="003B6693" w:rsidDel="00056227">
          <w:delText>'</w:delText>
        </w:r>
      </w:del>
      <w:ins w:id="110" w:author="Parvathy Nair" w:date="2021-01-31T21:04:00Z">
        <w:r w:rsidR="00056227">
          <w:t>’</w:t>
        </w:r>
      </w:ins>
    </w:p>
    <w:p w14:paraId="115B6C77" w14:textId="77777777" w:rsidR="005170FC" w:rsidRPr="005170FC" w:rsidRDefault="005170FC" w:rsidP="005170FC">
      <w:pPr>
        <w:pStyle w:val="CodePACKT"/>
      </w:pPr>
      <w:r w:rsidRPr="005170FC">
        <w:t>  AsPlainText = $true</w:t>
      </w:r>
    </w:p>
    <w:p w14:paraId="7B5CC48E" w14:textId="77777777" w:rsidR="005170FC" w:rsidRPr="005170FC" w:rsidRDefault="005170FC" w:rsidP="005170FC">
      <w:pPr>
        <w:pStyle w:val="CodePACKT"/>
      </w:pPr>
      <w:r w:rsidRPr="005170FC">
        <w:t>  Force       = $true</w:t>
      </w:r>
    </w:p>
    <w:p w14:paraId="30ED65B0" w14:textId="77777777" w:rsidR="005170FC" w:rsidRPr="005170FC" w:rsidRDefault="005170FC" w:rsidP="005170FC">
      <w:pPr>
        <w:pStyle w:val="CodePACKT"/>
      </w:pPr>
      <w:r w:rsidRPr="005170FC">
        <w:t>}</w:t>
      </w:r>
    </w:p>
    <w:p w14:paraId="1E62CC35" w14:textId="77777777" w:rsidR="005170FC" w:rsidRPr="005170FC" w:rsidRDefault="005170FC" w:rsidP="005170FC">
      <w:pPr>
        <w:pStyle w:val="CodePACKT"/>
      </w:pPr>
      <w:r w:rsidRPr="005170FC">
        <w:lastRenderedPageBreak/>
        <w:t>$PSS = ConvertTo-SecureString @PSSHT</w:t>
      </w:r>
    </w:p>
    <w:p w14:paraId="4F40DABB"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6140ABC" w14:textId="16320F3F" w:rsidR="005170FC" w:rsidRPr="005170FC" w:rsidRDefault="005170FC" w:rsidP="005170FC">
      <w:pPr>
        <w:pStyle w:val="NumberedBulletPACKT"/>
        <w:rPr>
          <w:color w:val="000000"/>
          <w:lang w:val="en-GB" w:eastAsia="en-GB"/>
        </w:rPr>
      </w:pPr>
      <w:r w:rsidRPr="005170FC">
        <w:rPr>
          <w:lang w:val="en-GB" w:eastAsia="en-GB"/>
        </w:rPr>
        <w:t>Test</w:t>
      </w:r>
      <w:del w:id="111" w:author="Lucy Wan" w:date="2021-01-26T10:13:00Z">
        <w:r w:rsidRPr="005170FC" w:rsidDel="00E13736">
          <w:rPr>
            <w:lang w:val="en-GB" w:eastAsia="en-GB"/>
          </w:rPr>
          <w:delText>ing</w:delText>
        </w:r>
      </w:del>
      <w:r w:rsidRPr="005170FC">
        <w:rPr>
          <w:lang w:val="en-GB" w:eastAsia="en-GB"/>
        </w:rPr>
        <w:t> DC </w:t>
      </w:r>
      <w:ins w:id="112" w:author="Lucy Wan" w:date="2021-01-26T10:20:00Z">
        <w:r w:rsidR="00216934">
          <w:rPr>
            <w:lang w:val="en-GB" w:eastAsia="en-GB"/>
          </w:rPr>
          <w:t>f</w:t>
        </w:r>
      </w:ins>
      <w:del w:id="113" w:author="Lucy Wan" w:date="2021-01-26T10:20:00Z">
        <w:r w:rsidRPr="005170FC" w:rsidDel="00216934">
          <w:rPr>
            <w:lang w:val="en-GB" w:eastAsia="en-GB"/>
          </w:rPr>
          <w:delText>F</w:delText>
        </w:r>
      </w:del>
      <w:r w:rsidRPr="005170FC">
        <w:rPr>
          <w:lang w:val="en-GB" w:eastAsia="en-GB"/>
        </w:rPr>
        <w:t>orest installation starting on </w:t>
      </w:r>
      <w:r w:rsidRPr="00E13736">
        <w:rPr>
          <w:rStyle w:val="CodeInTextPACKT"/>
        </w:rPr>
        <w:t>DC1</w:t>
      </w:r>
      <w:ins w:id="114" w:author="Lucy Wan" w:date="2021-01-26T13:53:00Z">
        <w:r w:rsidR="00377AB9">
          <w:rPr>
            <w:lang w:val="en-GB" w:eastAsia="en-GB"/>
          </w:rPr>
          <w:t>:</w:t>
        </w:r>
      </w:ins>
    </w:p>
    <w:p w14:paraId="4FA9EA2A" w14:textId="77777777" w:rsidR="005170FC" w:rsidRPr="005170FC" w:rsidRDefault="005170FC" w:rsidP="005170FC">
      <w:pPr>
        <w:pStyle w:val="CodePACKT"/>
      </w:pPr>
    </w:p>
    <w:p w14:paraId="49EC76C2" w14:textId="412F53AD" w:rsidR="005170FC" w:rsidRPr="005170FC" w:rsidRDefault="005170FC" w:rsidP="005170FC">
      <w:pPr>
        <w:pStyle w:val="CodePACKT"/>
      </w:pPr>
      <w:r w:rsidRPr="005170FC">
        <w:t>$FOTHT = </w:t>
      </w:r>
      <w:proofErr w:type="gramStart"/>
      <w:r w:rsidRPr="005170FC">
        <w:t>@{</w:t>
      </w:r>
      <w:proofErr w:type="gramEnd"/>
    </w:p>
    <w:p w14:paraId="0F94CD9E" w14:textId="761AE668" w:rsidR="005170FC" w:rsidRPr="005170FC" w:rsidRDefault="005170FC" w:rsidP="005170FC">
      <w:pPr>
        <w:pStyle w:val="CodePACKT"/>
      </w:pPr>
      <w:r w:rsidRPr="005170FC">
        <w:t>  </w:t>
      </w:r>
      <w:commentRangeStart w:id="115"/>
      <w:commentRangeStart w:id="116"/>
      <w:r w:rsidRPr="005170FC">
        <w:t>DomainName           = </w:t>
      </w:r>
      <w:del w:id="117" w:author="Parvathy Nair" w:date="2021-01-31T21:04:00Z">
        <w:r w:rsidR="003B539B" w:rsidDel="00056227">
          <w:delText>’</w:delText>
        </w:r>
      </w:del>
      <w:ins w:id="118" w:author="Parvathy Nair" w:date="2021-01-31T21:04:00Z">
        <w:r w:rsidR="00056227">
          <w:t>’</w:t>
        </w:r>
      </w:ins>
      <w:r w:rsidRPr="005170FC">
        <w:t>Reskit.Org</w:t>
      </w:r>
      <w:del w:id="119" w:author="Parvathy Nair" w:date="2021-01-31T21:04:00Z">
        <w:r w:rsidR="003B539B" w:rsidDel="00056227">
          <w:delText>’</w:delText>
        </w:r>
      </w:del>
      <w:ins w:id="120" w:author="Parvathy Nair" w:date="2021-01-31T21:04:00Z">
        <w:r w:rsidR="00056227">
          <w:t>’</w:t>
        </w:r>
      </w:ins>
    </w:p>
    <w:p w14:paraId="5AA0D168" w14:textId="77777777" w:rsidR="005170FC" w:rsidRPr="005170FC" w:rsidRDefault="005170FC" w:rsidP="005170FC">
      <w:pPr>
        <w:pStyle w:val="CodePACKT"/>
      </w:pPr>
      <w:r w:rsidRPr="005170FC">
        <w:t>  InstallDNS           = $true </w:t>
      </w:r>
    </w:p>
    <w:p w14:paraId="668E66A9" w14:textId="77777777" w:rsidR="005170FC" w:rsidRPr="005170FC" w:rsidRDefault="005170FC" w:rsidP="005170FC">
      <w:pPr>
        <w:pStyle w:val="CodePACKT"/>
      </w:pPr>
      <w:r w:rsidRPr="005170FC">
        <w:t>  NoRebootOnCompletion = $true</w:t>
      </w:r>
    </w:p>
    <w:p w14:paraId="0005401C" w14:textId="77777777" w:rsidR="005170FC" w:rsidRPr="005170FC" w:rsidRDefault="005170FC" w:rsidP="005170FC">
      <w:pPr>
        <w:pStyle w:val="CodePACKT"/>
      </w:pPr>
      <w:r w:rsidRPr="005170FC">
        <w:t>  SafeModeAdministratorPassword = $PSS</w:t>
      </w:r>
    </w:p>
    <w:p w14:paraId="64791610" w14:textId="60D66C5D" w:rsidR="005170FC" w:rsidRPr="005170FC" w:rsidRDefault="005170FC" w:rsidP="005170FC">
      <w:pPr>
        <w:pStyle w:val="CodePACKT"/>
      </w:pPr>
      <w:r w:rsidRPr="005170FC">
        <w:t>  ForestMode           = </w:t>
      </w:r>
      <w:del w:id="121" w:author="Parvathy Nair" w:date="2021-01-31T21:04:00Z">
        <w:r w:rsidR="003B539B" w:rsidDel="00056227">
          <w:delText>’</w:delText>
        </w:r>
      </w:del>
      <w:ins w:id="122" w:author="Parvathy Nair" w:date="2021-01-31T21:04:00Z">
        <w:r w:rsidR="00056227">
          <w:t>’</w:t>
        </w:r>
      </w:ins>
      <w:r w:rsidRPr="005170FC">
        <w:t>WinThreshold</w:t>
      </w:r>
      <w:del w:id="123" w:author="Parvathy Nair" w:date="2021-01-31T21:04:00Z">
        <w:r w:rsidR="003B539B" w:rsidDel="00056227">
          <w:delText>’</w:delText>
        </w:r>
      </w:del>
      <w:ins w:id="124" w:author="Parvathy Nair" w:date="2021-01-31T21:04:00Z">
        <w:r w:rsidR="00056227">
          <w:t>’</w:t>
        </w:r>
      </w:ins>
    </w:p>
    <w:p w14:paraId="14503DE1" w14:textId="5C759297" w:rsidR="005170FC" w:rsidRPr="005170FC" w:rsidRDefault="005170FC" w:rsidP="005170FC">
      <w:pPr>
        <w:pStyle w:val="CodePACKT"/>
      </w:pPr>
      <w:r w:rsidRPr="005170FC">
        <w:t>  DomainMOde           = </w:t>
      </w:r>
      <w:del w:id="125" w:author="Parvathy Nair" w:date="2021-01-31T21:04:00Z">
        <w:r w:rsidR="003B539B" w:rsidDel="00056227">
          <w:delText>’</w:delText>
        </w:r>
      </w:del>
      <w:ins w:id="126" w:author="Parvathy Nair" w:date="2021-01-31T21:04:00Z">
        <w:r w:rsidR="00056227">
          <w:t>’</w:t>
        </w:r>
      </w:ins>
      <w:r w:rsidRPr="005170FC">
        <w:t>WinThreshold</w:t>
      </w:r>
      <w:del w:id="127" w:author="Parvathy Nair" w:date="2021-01-31T21:04:00Z">
        <w:r w:rsidR="003B539B" w:rsidDel="00056227">
          <w:delText>’</w:delText>
        </w:r>
      </w:del>
      <w:commentRangeEnd w:id="115"/>
      <w:ins w:id="128" w:author="Parvathy Nair" w:date="2021-01-31T21:04:00Z">
        <w:r w:rsidR="00056227">
          <w:t>’</w:t>
        </w:r>
      </w:ins>
      <w:r w:rsidR="002A7BD5">
        <w:rPr>
          <w:rStyle w:val="CommentReference"/>
          <w:rFonts w:ascii="Times New Roman" w:hAnsi="Times New Roman"/>
          <w:color w:val="auto"/>
          <w:lang w:eastAsia="en-US"/>
        </w:rPr>
        <w:commentReference w:id="115"/>
      </w:r>
      <w:commentRangeEnd w:id="116"/>
      <w:r w:rsidR="00A02F3E">
        <w:rPr>
          <w:rStyle w:val="CommentReference"/>
          <w:rFonts w:ascii="Arial" w:hAnsi="Arial"/>
          <w:color w:val="auto"/>
          <w:lang w:eastAsia="en-US"/>
        </w:rPr>
        <w:commentReference w:id="116"/>
      </w:r>
    </w:p>
    <w:p w14:paraId="6562AED0" w14:textId="77777777" w:rsidR="005170FC" w:rsidRPr="005170FC" w:rsidRDefault="005170FC" w:rsidP="005170FC">
      <w:pPr>
        <w:pStyle w:val="CodePACKT"/>
      </w:pPr>
      <w:r w:rsidRPr="005170FC">
        <w:t>}</w:t>
      </w:r>
    </w:p>
    <w:p w14:paraId="15D945BF" w14:textId="77777777" w:rsidR="005170FC" w:rsidRPr="005170FC" w:rsidRDefault="005170FC" w:rsidP="005170FC">
      <w:pPr>
        <w:pStyle w:val="CodePACKT"/>
      </w:pPr>
      <w:r w:rsidRPr="005170FC">
        <w:t>Test-ADDSForestInstallation @FOTHT -WarningAction SilentlyContinue</w:t>
      </w:r>
    </w:p>
    <w:p w14:paraId="4B555E3E"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0D50A9" w14:textId="7A1C8565" w:rsidR="005170FC" w:rsidRPr="005170FC" w:rsidRDefault="005170FC" w:rsidP="005170FC">
      <w:pPr>
        <w:pStyle w:val="NumberedBulletPACKT"/>
        <w:rPr>
          <w:color w:val="000000"/>
          <w:lang w:val="en-GB" w:eastAsia="en-GB"/>
        </w:rPr>
      </w:pPr>
      <w:r w:rsidRPr="005170FC">
        <w:rPr>
          <w:lang w:val="en-GB" w:eastAsia="en-GB"/>
        </w:rPr>
        <w:t>Creat</w:t>
      </w:r>
      <w:ins w:id="129" w:author="Lucy Wan" w:date="2021-01-26T10:14:00Z">
        <w:r w:rsidR="00412D7C">
          <w:rPr>
            <w:lang w:val="en-GB" w:eastAsia="en-GB"/>
          </w:rPr>
          <w:t>e</w:t>
        </w:r>
      </w:ins>
      <w:del w:id="130" w:author="Lucy Wan" w:date="2021-01-26T10:14:00Z">
        <w:r w:rsidRPr="005170FC" w:rsidDel="00412D7C">
          <w:rPr>
            <w:lang w:val="en-GB" w:eastAsia="en-GB"/>
          </w:rPr>
          <w:delText>ing</w:delText>
        </w:r>
      </w:del>
      <w:r w:rsidRPr="005170FC">
        <w:rPr>
          <w:lang w:val="en-GB" w:eastAsia="en-GB"/>
        </w:rPr>
        <w:t> </w:t>
      </w:r>
      <w:ins w:id="131" w:author="Lucy Wan" w:date="2021-01-26T10:20:00Z">
        <w:r w:rsidR="00241E8F">
          <w:rPr>
            <w:lang w:val="en-GB" w:eastAsia="en-GB"/>
          </w:rPr>
          <w:t>f</w:t>
        </w:r>
      </w:ins>
      <w:del w:id="132" w:author="Lucy Wan" w:date="2021-01-26T10:20:00Z">
        <w:r w:rsidRPr="005170FC" w:rsidDel="00241E8F">
          <w:rPr>
            <w:lang w:val="en-GB" w:eastAsia="en-GB"/>
          </w:rPr>
          <w:delText>F</w:delText>
        </w:r>
      </w:del>
      <w:r w:rsidRPr="005170FC">
        <w:rPr>
          <w:lang w:val="en-GB" w:eastAsia="en-GB"/>
        </w:rPr>
        <w:t>orest </w:t>
      </w:r>
      <w:ins w:id="133" w:author="Lucy Wan" w:date="2021-01-26T10:20:00Z">
        <w:r w:rsidR="00241E8F">
          <w:rPr>
            <w:lang w:val="en-GB" w:eastAsia="en-GB"/>
          </w:rPr>
          <w:t>r</w:t>
        </w:r>
      </w:ins>
      <w:del w:id="134" w:author="Lucy Wan" w:date="2021-01-26T10:20:00Z">
        <w:r w:rsidRPr="005170FC" w:rsidDel="00241E8F">
          <w:rPr>
            <w:lang w:val="en-GB" w:eastAsia="en-GB"/>
          </w:rPr>
          <w:delText>R</w:delText>
        </w:r>
      </w:del>
      <w:r w:rsidRPr="005170FC">
        <w:rPr>
          <w:lang w:val="en-GB" w:eastAsia="en-GB"/>
        </w:rPr>
        <w:t>oot DC on </w:t>
      </w:r>
      <w:r w:rsidRPr="000A0684">
        <w:rPr>
          <w:rStyle w:val="CodeInTextPACKT"/>
        </w:rPr>
        <w:t>DC1</w:t>
      </w:r>
      <w:ins w:id="135" w:author="Lucy Wan" w:date="2021-01-26T13:53:00Z">
        <w:r w:rsidR="00377AB9">
          <w:rPr>
            <w:lang w:val="en-GB" w:eastAsia="en-GB"/>
          </w:rPr>
          <w:t>:</w:t>
        </w:r>
      </w:ins>
    </w:p>
    <w:p w14:paraId="5E1DAB33" w14:textId="77777777" w:rsidR="005170FC" w:rsidRPr="005170FC" w:rsidRDefault="005170FC" w:rsidP="005170FC">
      <w:pPr>
        <w:pStyle w:val="CodePACKT"/>
      </w:pPr>
    </w:p>
    <w:p w14:paraId="0ADC1899" w14:textId="448930B0" w:rsidR="005170FC" w:rsidRPr="005170FC" w:rsidRDefault="005170FC" w:rsidP="005170FC">
      <w:pPr>
        <w:pStyle w:val="CodePACKT"/>
      </w:pPr>
      <w:r w:rsidRPr="005170FC">
        <w:t>$ADHT = </w:t>
      </w:r>
      <w:proofErr w:type="gramStart"/>
      <w:r w:rsidRPr="005170FC">
        <w:t>@{</w:t>
      </w:r>
      <w:proofErr w:type="gramEnd"/>
    </w:p>
    <w:p w14:paraId="38A857B6" w14:textId="0F65A526" w:rsidR="005170FC" w:rsidRPr="005170FC" w:rsidRDefault="005170FC" w:rsidP="005170FC">
      <w:pPr>
        <w:pStyle w:val="CodePACKT"/>
      </w:pPr>
      <w:r w:rsidRPr="005170FC">
        <w:t>  DomainName                    = </w:t>
      </w:r>
      <w:del w:id="136" w:author="Parvathy Nair" w:date="2021-01-31T21:04:00Z">
        <w:r w:rsidR="003B539B" w:rsidDel="00056227">
          <w:delText>’</w:delText>
        </w:r>
      </w:del>
      <w:ins w:id="137" w:author="Parvathy Nair" w:date="2021-01-31T21:04:00Z">
        <w:r w:rsidR="00056227">
          <w:t>’</w:t>
        </w:r>
      </w:ins>
      <w:r w:rsidRPr="005170FC">
        <w:t>Reskit.Org</w:t>
      </w:r>
      <w:del w:id="138" w:author="Parvathy Nair" w:date="2021-01-31T21:04:00Z">
        <w:r w:rsidR="003B539B" w:rsidDel="00056227">
          <w:delText>’</w:delText>
        </w:r>
      </w:del>
      <w:ins w:id="139" w:author="Parvathy Nair" w:date="2021-01-31T21:04:00Z">
        <w:r w:rsidR="00056227">
          <w:t>’</w:t>
        </w:r>
      </w:ins>
    </w:p>
    <w:p w14:paraId="2D39A873" w14:textId="77777777" w:rsidR="005170FC" w:rsidRPr="005170FC" w:rsidRDefault="005170FC" w:rsidP="005170FC">
      <w:pPr>
        <w:pStyle w:val="CodePACKT"/>
      </w:pPr>
      <w:r w:rsidRPr="005170FC">
        <w:t>  SafeModeAdministratorPassword = $PSS</w:t>
      </w:r>
    </w:p>
    <w:p w14:paraId="18001A9F" w14:textId="77777777" w:rsidR="005170FC" w:rsidRPr="005170FC" w:rsidRDefault="005170FC" w:rsidP="005170FC">
      <w:pPr>
        <w:pStyle w:val="CodePACKT"/>
      </w:pPr>
      <w:r w:rsidRPr="005170FC">
        <w:t>  InstallDNS                    = $true</w:t>
      </w:r>
    </w:p>
    <w:p w14:paraId="570A0D3E" w14:textId="6891D7C2" w:rsidR="005170FC" w:rsidRPr="005170FC" w:rsidRDefault="005170FC" w:rsidP="005170FC">
      <w:pPr>
        <w:pStyle w:val="CodePACKT"/>
      </w:pPr>
      <w:r w:rsidRPr="005170FC">
        <w:t>  DomainMode                    = </w:t>
      </w:r>
      <w:del w:id="140" w:author="Parvathy Nair" w:date="2021-01-31T21:04:00Z">
        <w:r w:rsidR="003B539B" w:rsidDel="00056227">
          <w:delText>’</w:delText>
        </w:r>
      </w:del>
      <w:ins w:id="141" w:author="Parvathy Nair" w:date="2021-01-31T21:04:00Z">
        <w:r w:rsidR="00056227">
          <w:t>’</w:t>
        </w:r>
      </w:ins>
      <w:r w:rsidRPr="005170FC">
        <w:t>WinThreshold</w:t>
      </w:r>
      <w:del w:id="142" w:author="Parvathy Nair" w:date="2021-01-31T21:04:00Z">
        <w:r w:rsidR="003B539B" w:rsidDel="00056227">
          <w:delText>’</w:delText>
        </w:r>
      </w:del>
      <w:ins w:id="143" w:author="Parvathy Nair" w:date="2021-01-31T21:04:00Z">
        <w:r w:rsidR="00056227">
          <w:t>’</w:t>
        </w:r>
      </w:ins>
    </w:p>
    <w:p w14:paraId="37AAE84E" w14:textId="63252E40" w:rsidR="005170FC" w:rsidRPr="005170FC" w:rsidRDefault="005170FC" w:rsidP="005170FC">
      <w:pPr>
        <w:pStyle w:val="CodePACKT"/>
      </w:pPr>
      <w:r w:rsidRPr="005170FC">
        <w:t>  ForestMode                    = </w:t>
      </w:r>
      <w:del w:id="144" w:author="Parvathy Nair" w:date="2021-01-31T21:04:00Z">
        <w:r w:rsidR="003B539B" w:rsidDel="00056227">
          <w:delText>’</w:delText>
        </w:r>
      </w:del>
      <w:ins w:id="145" w:author="Parvathy Nair" w:date="2021-01-31T21:04:00Z">
        <w:r w:rsidR="00056227">
          <w:t>’</w:t>
        </w:r>
      </w:ins>
      <w:r w:rsidRPr="005170FC">
        <w:t>WinThreshold</w:t>
      </w:r>
      <w:del w:id="146" w:author="Parvathy Nair" w:date="2021-01-31T21:04:00Z">
        <w:r w:rsidR="003B539B" w:rsidDel="00056227">
          <w:delText>’</w:delText>
        </w:r>
      </w:del>
      <w:ins w:id="147" w:author="Parvathy Nair" w:date="2021-01-31T21:04:00Z">
        <w:r w:rsidR="00056227">
          <w:t>’</w:t>
        </w:r>
      </w:ins>
    </w:p>
    <w:p w14:paraId="329EB794" w14:textId="77777777" w:rsidR="005170FC" w:rsidRPr="005170FC" w:rsidRDefault="005170FC" w:rsidP="005170FC">
      <w:pPr>
        <w:pStyle w:val="CodePACKT"/>
      </w:pPr>
      <w:r w:rsidRPr="005170FC">
        <w:t>  Force                         = $true</w:t>
      </w:r>
    </w:p>
    <w:p w14:paraId="0DF567EF" w14:textId="77777777" w:rsidR="005170FC" w:rsidRPr="005170FC" w:rsidRDefault="005170FC" w:rsidP="005170FC">
      <w:pPr>
        <w:pStyle w:val="CodePACKT"/>
      </w:pPr>
      <w:r w:rsidRPr="005170FC">
        <w:t>  NoRebootOnCompletion          = $true</w:t>
      </w:r>
    </w:p>
    <w:p w14:paraId="1AA0F406" w14:textId="6515E429" w:rsidR="005170FC" w:rsidRPr="005170FC" w:rsidRDefault="005170FC" w:rsidP="005170FC">
      <w:pPr>
        <w:pStyle w:val="CodePACKT"/>
      </w:pPr>
      <w:r w:rsidRPr="005170FC">
        <w:t>  WarningAction                 = </w:t>
      </w:r>
      <w:del w:id="148" w:author="Parvathy Nair" w:date="2021-01-31T21:04:00Z">
        <w:r w:rsidR="003B539B" w:rsidDel="00056227">
          <w:delText>’</w:delText>
        </w:r>
      </w:del>
      <w:ins w:id="149" w:author="Parvathy Nair" w:date="2021-01-31T21:04:00Z">
        <w:r w:rsidR="00056227">
          <w:t>’</w:t>
        </w:r>
      </w:ins>
      <w:r w:rsidRPr="005170FC">
        <w:t>SilentlyContinue</w:t>
      </w:r>
      <w:del w:id="150" w:author="Parvathy Nair" w:date="2021-01-31T21:04:00Z">
        <w:r w:rsidR="003B539B" w:rsidDel="00056227">
          <w:delText>’</w:delText>
        </w:r>
      </w:del>
      <w:ins w:id="151" w:author="Parvathy Nair" w:date="2021-01-31T21:04:00Z">
        <w:r w:rsidR="00056227">
          <w:t>’</w:t>
        </w:r>
      </w:ins>
    </w:p>
    <w:p w14:paraId="2BBE4680" w14:textId="77777777" w:rsidR="005170FC" w:rsidRPr="005170FC" w:rsidRDefault="005170FC" w:rsidP="005170FC">
      <w:pPr>
        <w:pStyle w:val="CodePACKT"/>
      </w:pPr>
      <w:r w:rsidRPr="005170FC">
        <w:t>}</w:t>
      </w:r>
    </w:p>
    <w:p w14:paraId="3DA35871" w14:textId="77777777" w:rsidR="005170FC" w:rsidRPr="005170FC" w:rsidRDefault="005170FC" w:rsidP="005170FC">
      <w:pPr>
        <w:pStyle w:val="CodePACKT"/>
      </w:pPr>
      <w:r w:rsidRPr="005170FC">
        <w:t>Install-ADDSForest @ADHT</w:t>
      </w:r>
    </w:p>
    <w:p w14:paraId="3E84CCE1" w14:textId="77777777" w:rsidR="005170FC" w:rsidRPr="005170FC" w:rsidRDefault="005170FC" w:rsidP="005170FC">
      <w:pPr>
        <w:pStyle w:val="CodePACKT"/>
      </w:pPr>
    </w:p>
    <w:p w14:paraId="07B4A7D0" w14:textId="166EDF51" w:rsidR="005170FC" w:rsidRPr="005170FC" w:rsidRDefault="005170FC" w:rsidP="005170FC">
      <w:pPr>
        <w:pStyle w:val="NumberedBulletPACKT"/>
        <w:rPr>
          <w:color w:val="000000"/>
          <w:lang w:val="en-GB" w:eastAsia="en-GB"/>
        </w:rPr>
      </w:pPr>
      <w:r w:rsidRPr="005170FC">
        <w:rPr>
          <w:lang w:val="en-GB" w:eastAsia="en-GB"/>
        </w:rPr>
        <w:t>Check</w:t>
      </w:r>
      <w:del w:id="152" w:author="Lucy Wan" w:date="2021-01-26T10:14:00Z">
        <w:r w:rsidRPr="005170FC" w:rsidDel="004C15AB">
          <w:rPr>
            <w:lang w:val="en-GB" w:eastAsia="en-GB"/>
          </w:rPr>
          <w:delText>ing</w:delText>
        </w:r>
      </w:del>
      <w:r w:rsidRPr="005170FC">
        <w:rPr>
          <w:lang w:val="en-GB" w:eastAsia="en-GB"/>
        </w:rPr>
        <w:t> </w:t>
      </w:r>
      <w:ins w:id="153" w:author="Lucy Wan" w:date="2021-01-26T10:19:00Z">
        <w:r w:rsidR="00925E48">
          <w:rPr>
            <w:lang w:val="en-GB" w:eastAsia="en-GB"/>
          </w:rPr>
          <w:t>k</w:t>
        </w:r>
      </w:ins>
      <w:del w:id="154" w:author="Lucy Wan" w:date="2021-01-26T10:19:00Z">
        <w:r w:rsidRPr="005170FC" w:rsidDel="00925E48">
          <w:rPr>
            <w:lang w:val="en-GB" w:eastAsia="en-GB"/>
          </w:rPr>
          <w:delText>K</w:delText>
        </w:r>
      </w:del>
      <w:r w:rsidRPr="005170FC">
        <w:rPr>
          <w:lang w:val="en-GB" w:eastAsia="en-GB"/>
        </w:rPr>
        <w:t>ey AD and related services</w:t>
      </w:r>
      <w:ins w:id="155" w:author="Lucy Wan" w:date="2021-01-26T13:53:00Z">
        <w:r w:rsidR="00377AB9">
          <w:rPr>
            <w:lang w:val="en-GB" w:eastAsia="en-GB"/>
          </w:rPr>
          <w:t>:</w:t>
        </w:r>
      </w:ins>
    </w:p>
    <w:p w14:paraId="2D917B24" w14:textId="77777777" w:rsidR="005170FC" w:rsidRPr="005170FC" w:rsidRDefault="005170FC" w:rsidP="005170FC">
      <w:pPr>
        <w:pStyle w:val="CodePACKT"/>
      </w:pPr>
    </w:p>
    <w:p w14:paraId="38968265" w14:textId="16ED6D94" w:rsidR="005170FC" w:rsidRPr="005170FC" w:rsidRDefault="005170FC" w:rsidP="005170FC">
      <w:pPr>
        <w:pStyle w:val="CodePACKT"/>
      </w:pPr>
      <w:r w:rsidRPr="005170FC">
        <w:t>Get-Service -Name DNS, Netlogon</w:t>
      </w:r>
    </w:p>
    <w:p w14:paraId="01154080" w14:textId="77777777" w:rsidR="005170FC" w:rsidRPr="005170FC" w:rsidRDefault="005170FC" w:rsidP="005170FC">
      <w:pPr>
        <w:pStyle w:val="CodePACKT"/>
      </w:pPr>
    </w:p>
    <w:p w14:paraId="27581FE1" w14:textId="69AAC311" w:rsidR="005170FC" w:rsidRPr="005170FC" w:rsidRDefault="005170FC" w:rsidP="005170FC">
      <w:pPr>
        <w:pStyle w:val="NumberedBulletPACKT"/>
        <w:rPr>
          <w:color w:val="000000"/>
          <w:lang w:val="en-GB" w:eastAsia="en-GB"/>
        </w:rPr>
      </w:pPr>
      <w:r w:rsidRPr="005170FC">
        <w:rPr>
          <w:lang w:val="en-GB" w:eastAsia="en-GB"/>
        </w:rPr>
        <w:t>Check</w:t>
      </w:r>
      <w:del w:id="156" w:author="Lucy Wan" w:date="2021-01-26T10:14:00Z">
        <w:r w:rsidRPr="005170FC" w:rsidDel="004C15AB">
          <w:rPr>
            <w:lang w:val="en-GB" w:eastAsia="en-GB"/>
          </w:rPr>
          <w:delText>ing</w:delText>
        </w:r>
      </w:del>
      <w:r w:rsidRPr="005170FC">
        <w:rPr>
          <w:lang w:val="en-GB" w:eastAsia="en-GB"/>
        </w:rPr>
        <w:t> </w:t>
      </w:r>
      <w:commentRangeStart w:id="157"/>
      <w:r w:rsidRPr="005170FC">
        <w:rPr>
          <w:lang w:val="en-GB" w:eastAsia="en-GB"/>
        </w:rPr>
        <w:t>DNS Zones</w:t>
      </w:r>
      <w:commentRangeEnd w:id="157"/>
      <w:r w:rsidR="000C0162">
        <w:rPr>
          <w:rStyle w:val="CommentReference"/>
          <w:rFonts w:ascii="Arial" w:hAnsi="Arial"/>
        </w:rPr>
        <w:commentReference w:id="157"/>
      </w:r>
      <w:ins w:id="158" w:author="Lucy Wan" w:date="2021-01-26T13:53:00Z">
        <w:r w:rsidR="00377AB9">
          <w:rPr>
            <w:lang w:val="en-GB" w:eastAsia="en-GB"/>
          </w:rPr>
          <w:t>:</w:t>
        </w:r>
      </w:ins>
    </w:p>
    <w:p w14:paraId="01895A28" w14:textId="77777777" w:rsidR="005170FC" w:rsidRPr="005170FC" w:rsidRDefault="005170FC" w:rsidP="005170FC">
      <w:pPr>
        <w:pStyle w:val="CodePACKT"/>
      </w:pPr>
    </w:p>
    <w:p w14:paraId="7ACBC91C" w14:textId="1BBECB48" w:rsidR="005170FC" w:rsidRPr="005170FC" w:rsidRDefault="005170FC" w:rsidP="005170FC">
      <w:pPr>
        <w:pStyle w:val="CodePACKT"/>
      </w:pPr>
      <w:r w:rsidRPr="005170FC">
        <w:t>Get-</w:t>
      </w:r>
      <w:proofErr w:type="gramStart"/>
      <w:r w:rsidRPr="005170FC">
        <w:t>DnsServerZone</w:t>
      </w:r>
      <w:proofErr w:type="gramEnd"/>
    </w:p>
    <w:p w14:paraId="76EF42B9" w14:textId="77777777" w:rsidR="005170FC" w:rsidRPr="005170FC" w:rsidRDefault="005170FC" w:rsidP="005170FC">
      <w:pPr>
        <w:pStyle w:val="CodePACKT"/>
      </w:pPr>
    </w:p>
    <w:p w14:paraId="53DFAC11" w14:textId="7A85D384" w:rsidR="005170FC" w:rsidRPr="005170FC" w:rsidRDefault="005170FC" w:rsidP="005170FC">
      <w:pPr>
        <w:pStyle w:val="NumberedBulletPACKT"/>
        <w:rPr>
          <w:color w:val="000000"/>
          <w:lang w:val="en-GB" w:eastAsia="en-GB"/>
        </w:rPr>
      </w:pPr>
      <w:r w:rsidRPr="005170FC">
        <w:rPr>
          <w:lang w:val="en-GB" w:eastAsia="en-GB"/>
        </w:rPr>
        <w:t>Restart</w:t>
      </w:r>
      <w:del w:id="159" w:author="Lucy Wan" w:date="2021-01-26T10:14:00Z">
        <w:r w:rsidRPr="005170FC" w:rsidDel="004C15AB">
          <w:rPr>
            <w:lang w:val="en-GB" w:eastAsia="en-GB"/>
          </w:rPr>
          <w:delText>ing</w:delText>
        </w:r>
      </w:del>
      <w:r w:rsidRPr="005170FC">
        <w:rPr>
          <w:lang w:val="en-GB" w:eastAsia="en-GB"/>
        </w:rPr>
        <w:t> DC1 to complete promotion</w:t>
      </w:r>
      <w:ins w:id="160" w:author="Lucy Wan" w:date="2021-01-26T13:53:00Z">
        <w:r w:rsidR="00377AB9">
          <w:rPr>
            <w:lang w:val="en-GB" w:eastAsia="en-GB"/>
          </w:rPr>
          <w:t>:</w:t>
        </w:r>
      </w:ins>
    </w:p>
    <w:p w14:paraId="4AFC9CFE" w14:textId="77777777" w:rsidR="005170FC" w:rsidRDefault="005170FC" w:rsidP="005170FC">
      <w:pPr>
        <w:pStyle w:val="CodePACKT"/>
        <w:rPr>
          <w:lang w:val="en-GB"/>
        </w:rPr>
      </w:pPr>
    </w:p>
    <w:p w14:paraId="46D8E191" w14:textId="76A8F645" w:rsidR="005170FC" w:rsidRPr="005170FC" w:rsidRDefault="005170FC" w:rsidP="005170FC">
      <w:pPr>
        <w:pStyle w:val="CodePACKT"/>
        <w:rPr>
          <w:lang w:val="en-GB"/>
        </w:rPr>
      </w:pPr>
      <w:r w:rsidRPr="005170FC">
        <w:rPr>
          <w:lang w:val="en-GB"/>
        </w:rPr>
        <w:t>Restart-Computer -Force</w:t>
      </w:r>
    </w:p>
    <w:p w14:paraId="1A634B41" w14:textId="7D889B90" w:rsidR="00B30384" w:rsidRDefault="00B30384" w:rsidP="00B30384">
      <w:pPr>
        <w:pStyle w:val="Heading2"/>
        <w:numPr>
          <w:ilvl w:val="1"/>
          <w:numId w:val="3"/>
        </w:numPr>
        <w:tabs>
          <w:tab w:val="left" w:pos="0"/>
        </w:tabs>
      </w:pPr>
      <w:r>
        <w:lastRenderedPageBreak/>
        <w:t>How it works...</w:t>
      </w:r>
    </w:p>
    <w:p w14:paraId="7CC4DCD8" w14:textId="4E9AF614" w:rsidR="005170FC" w:rsidRDefault="005170FC" w:rsidP="005170FC">
      <w:pPr>
        <w:pStyle w:val="NormalPACKT"/>
        <w:rPr>
          <w:lang w:val="en-GB"/>
        </w:rPr>
      </w:pPr>
      <w:r>
        <w:rPr>
          <w:lang w:val="en-GB"/>
        </w:rPr>
        <w:t xml:space="preserve">In </w:t>
      </w:r>
      <w:r w:rsidRPr="005170FC">
        <w:rPr>
          <w:rStyle w:val="ItalicsPACKT"/>
        </w:rPr>
        <w:t>step 1</w:t>
      </w:r>
      <w:r>
        <w:rPr>
          <w:lang w:val="en-GB"/>
        </w:rPr>
        <w:t>, you install the AD</w:t>
      </w:r>
      <w:r w:rsidR="002F7306">
        <w:rPr>
          <w:lang w:val="en-GB"/>
        </w:rPr>
        <w:t xml:space="preserve"> </w:t>
      </w:r>
      <w:r>
        <w:rPr>
          <w:lang w:val="en-GB"/>
        </w:rPr>
        <w:t>Domain</w:t>
      </w:r>
      <w:r w:rsidR="002F7306">
        <w:rPr>
          <w:lang w:val="en-GB"/>
        </w:rPr>
        <w:t xml:space="preserve"> </w:t>
      </w:r>
      <w:r>
        <w:rPr>
          <w:lang w:val="en-GB"/>
        </w:rPr>
        <w:t>Services feature. This feature enables you to deploy a server as a domain controller. The output of this command looks like this:</w:t>
      </w:r>
    </w:p>
    <w:p w14:paraId="223A390B" w14:textId="7AEC2B77" w:rsidR="005170FC" w:rsidRDefault="005170FC" w:rsidP="005170FC">
      <w:pPr>
        <w:pStyle w:val="FigurePACKT"/>
        <w:rPr>
          <w:ins w:id="161" w:author="Lucy Wan" w:date="2021-01-26T10:15:00Z"/>
          <w:lang w:val="en-GB"/>
        </w:rPr>
      </w:pPr>
      <w:r>
        <w:drawing>
          <wp:inline distT="0" distB="0" distL="0" distR="0" wp14:anchorId="2B4CBC90" wp14:editId="51F4CCE9">
            <wp:extent cx="3206839" cy="592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1624" cy="607926"/>
                    </a:xfrm>
                    <a:prstGeom prst="rect">
                      <a:avLst/>
                    </a:prstGeom>
                  </pic:spPr>
                </pic:pic>
              </a:graphicData>
            </a:graphic>
          </wp:inline>
        </w:drawing>
      </w:r>
    </w:p>
    <w:p w14:paraId="514C7ABA" w14:textId="38E413CC" w:rsidR="00BE7E4F" w:rsidRPr="005170FC" w:rsidRDefault="00BE7E4F" w:rsidP="005170FC">
      <w:pPr>
        <w:pStyle w:val="FigurePACKT"/>
        <w:rPr>
          <w:lang w:val="en-GB"/>
        </w:rPr>
      </w:pPr>
      <w:ins w:id="162" w:author="Lucy Wan" w:date="2021-01-26T10:15:00Z">
        <w:r>
          <w:rPr>
            <w:lang w:val="en-GB"/>
          </w:rPr>
          <w:t>Figure 6.1: Installing the AD DS feature</w:t>
        </w:r>
      </w:ins>
    </w:p>
    <w:p w14:paraId="7AA55D6F" w14:textId="2EAB1718" w:rsidR="00B30384" w:rsidRDefault="00B30384" w:rsidP="00B303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01.png</w:t>
      </w:r>
    </w:p>
    <w:p w14:paraId="74A1B1C2" w14:textId="6A849BBD" w:rsidR="005170FC" w:rsidRDefault="005170FC" w:rsidP="005170FC">
      <w:r>
        <w:t xml:space="preserve">In </w:t>
      </w:r>
      <w:r w:rsidRPr="005170FC">
        <w:rPr>
          <w:rStyle w:val="ItalicsPACKT"/>
        </w:rPr>
        <w:t>step 2</w:t>
      </w:r>
      <w:r>
        <w:t xml:space="preserve">, you manually import the </w:t>
      </w:r>
      <w:r w:rsidRPr="00B20AC5">
        <w:rPr>
          <w:rStyle w:val="CodeInTextPACKT"/>
        </w:rPr>
        <w:t>ADDSDeployment</w:t>
      </w:r>
      <w:r>
        <w:t xml:space="preserve"> module. Since this module is not supported natively by PowerShell 7, this step loads the module using the Windows PowerShell compatibility feature. The output of this command looks like this:</w:t>
      </w:r>
    </w:p>
    <w:p w14:paraId="7C57A023" w14:textId="4F368709" w:rsidR="005170FC" w:rsidRDefault="005170FC" w:rsidP="005170FC">
      <w:pPr>
        <w:pStyle w:val="FigurePACKT"/>
        <w:rPr>
          <w:ins w:id="163" w:author="Lucy Wan" w:date="2021-01-26T10:15:00Z"/>
        </w:rPr>
      </w:pPr>
      <w:r>
        <w:drawing>
          <wp:inline distT="0" distB="0" distL="0" distR="0" wp14:anchorId="7BC36911" wp14:editId="3EECADF2">
            <wp:extent cx="3612935" cy="61363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4219" cy="618944"/>
                    </a:xfrm>
                    <a:prstGeom prst="rect">
                      <a:avLst/>
                    </a:prstGeom>
                  </pic:spPr>
                </pic:pic>
              </a:graphicData>
            </a:graphic>
          </wp:inline>
        </w:drawing>
      </w:r>
    </w:p>
    <w:p w14:paraId="79E74B38" w14:textId="05679FFA" w:rsidR="006A57DF" w:rsidRDefault="006A57DF" w:rsidP="005170FC">
      <w:pPr>
        <w:pStyle w:val="FigurePACKT"/>
      </w:pPr>
      <w:ins w:id="164" w:author="Lucy Wan" w:date="2021-01-26T10:15:00Z">
        <w:r>
          <w:t>Figure 6.2: Importing the ADDeployment module</w:t>
        </w:r>
      </w:ins>
    </w:p>
    <w:p w14:paraId="1DF26F88" w14:textId="39837963"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02.png</w:t>
      </w:r>
    </w:p>
    <w:p w14:paraId="55B248FB" w14:textId="271C1E2B" w:rsidR="005170FC" w:rsidRDefault="005170FC" w:rsidP="000D3A0D">
      <w:pPr>
        <w:pStyle w:val="NormalPACKT"/>
      </w:pPr>
      <w:r>
        <w:t xml:space="preserve">In </w:t>
      </w:r>
      <w:r w:rsidRPr="00751E64">
        <w:rPr>
          <w:rStyle w:val="ItalicsPACKT"/>
        </w:rPr>
        <w:t>step 3</w:t>
      </w:r>
      <w:r>
        <w:t xml:space="preserve">, you use the </w:t>
      </w:r>
      <w:r w:rsidRPr="004C78EE">
        <w:rPr>
          <w:rStyle w:val="CodeInTextPACKT"/>
        </w:rPr>
        <w:t>Get-Command</w:t>
      </w:r>
      <w:r>
        <w:t xml:space="preserve"> cmdlet to discover the commands contained in the </w:t>
      </w:r>
      <w:r w:rsidRPr="000F18A6">
        <w:rPr>
          <w:rStyle w:val="CodeInTextPACKT"/>
        </w:rPr>
        <w:t>ADDSDep</w:t>
      </w:r>
      <w:r w:rsidR="000F18A6" w:rsidRPr="000F18A6">
        <w:rPr>
          <w:rStyle w:val="CodeInTextPACKT"/>
        </w:rPr>
        <w:t>l</w:t>
      </w:r>
      <w:r w:rsidRPr="000F18A6">
        <w:rPr>
          <w:rStyle w:val="CodeInTextPACKT"/>
        </w:rPr>
        <w:t>oyment</w:t>
      </w:r>
      <w:r w:rsidR="000D3A0D" w:rsidRPr="000D3A0D">
        <w:t xml:space="preserve"> </w:t>
      </w:r>
      <w:r>
        <w:t>module, which looks like this:</w:t>
      </w:r>
    </w:p>
    <w:p w14:paraId="71305B3F" w14:textId="4E1EB29A" w:rsidR="005170FC" w:rsidRDefault="000F18A6" w:rsidP="000F18A6">
      <w:pPr>
        <w:pStyle w:val="FigurePACKT"/>
        <w:rPr>
          <w:ins w:id="165" w:author="Lucy Wan" w:date="2021-01-26T10:16:00Z"/>
        </w:rPr>
      </w:pPr>
      <w:r>
        <w:drawing>
          <wp:inline distT="0" distB="0" distL="0" distR="0" wp14:anchorId="2A57E9A8" wp14:editId="022E477E">
            <wp:extent cx="2925294" cy="1195267"/>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0664" cy="1209719"/>
                    </a:xfrm>
                    <a:prstGeom prst="rect">
                      <a:avLst/>
                    </a:prstGeom>
                  </pic:spPr>
                </pic:pic>
              </a:graphicData>
            </a:graphic>
          </wp:inline>
        </w:drawing>
      </w:r>
    </w:p>
    <w:p w14:paraId="0AB6AA25" w14:textId="5F2B5023" w:rsidR="00432496" w:rsidRDefault="00432496" w:rsidP="000F18A6">
      <w:pPr>
        <w:pStyle w:val="FigurePACKT"/>
      </w:pPr>
      <w:ins w:id="166" w:author="Lucy Wan" w:date="2021-01-26T10:16:00Z">
        <w:r>
          <w:t>Figure 6.3: Examining commands in the ADDSDeployment module</w:t>
        </w:r>
      </w:ins>
    </w:p>
    <w:p w14:paraId="1A90D6A8" w14:textId="447958FB"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03.png</w:t>
      </w:r>
    </w:p>
    <w:p w14:paraId="7E577577" w14:textId="52CBB191" w:rsidR="000F18A6" w:rsidRDefault="000F18A6" w:rsidP="000F18A6">
      <w:r>
        <w:t xml:space="preserve">With </w:t>
      </w:r>
      <w:r w:rsidR="00DC41EA">
        <w:rPr>
          <w:rStyle w:val="ItalicsPACKT"/>
        </w:rPr>
        <w:t>s</w:t>
      </w:r>
      <w:r w:rsidRPr="00E26CDB">
        <w:rPr>
          <w:rStyle w:val="ItalicsPACKT"/>
        </w:rPr>
        <w:t>tep 4</w:t>
      </w:r>
      <w:r>
        <w:t xml:space="preserve">, you create a </w:t>
      </w:r>
      <w:r w:rsidR="000A0684">
        <w:t>s</w:t>
      </w:r>
      <w:r>
        <w:t xml:space="preserve">ecure string password to use as the Administrator password in the domain you are creating. This step produces </w:t>
      </w:r>
      <w:ins w:id="167" w:author="Lucy Wan" w:date="2021-01-26T13:51:00Z">
        <w:r w:rsidR="00723F41">
          <w:t xml:space="preserve">no </w:t>
        </w:r>
      </w:ins>
      <w:r>
        <w:t>output.</w:t>
      </w:r>
    </w:p>
    <w:p w14:paraId="5E06AAD9" w14:textId="13DEF7C0" w:rsidR="000F18A6" w:rsidRDefault="0004003C" w:rsidP="000F18A6">
      <w:r>
        <w:lastRenderedPageBreak/>
        <w:t>Before you promote</w:t>
      </w:r>
      <w:r w:rsidR="000F18A6">
        <w:t xml:space="preserve"> a server to be a DC, it</w:t>
      </w:r>
      <w:del w:id="168" w:author="Parvathy Nair" w:date="2021-01-31T21:04:00Z">
        <w:r w:rsidR="003B539B" w:rsidDel="00056227">
          <w:delText>’</w:delText>
        </w:r>
      </w:del>
      <w:ins w:id="169" w:author="Parvathy Nair" w:date="2021-01-31T21:04:00Z">
        <w:r w:rsidR="00056227">
          <w:t>’</w:t>
        </w:r>
      </w:ins>
      <w:r w:rsidR="000F18A6">
        <w:t>s useful to test to ensure that a</w:t>
      </w:r>
      <w:r w:rsidR="00886FCF">
        <w:t xml:space="preserve"> promotion would be successful as far as possible</w:t>
      </w:r>
      <w:r w:rsidR="000F18A6">
        <w:t xml:space="preserve">. </w:t>
      </w:r>
      <w:r w:rsidR="000A0684">
        <w:t xml:space="preserve">In </w:t>
      </w:r>
      <w:r w:rsidR="000A0684" w:rsidRPr="000A0684">
        <w:rPr>
          <w:rStyle w:val="ItalicsPACKT"/>
        </w:rPr>
        <w:t>step 5</w:t>
      </w:r>
      <w:r w:rsidR="000A0684">
        <w:t>, y</w:t>
      </w:r>
      <w:r w:rsidR="000F18A6">
        <w:t xml:space="preserve">ou use the </w:t>
      </w:r>
      <w:r w:rsidR="000F18A6" w:rsidRPr="000F18A6">
        <w:rPr>
          <w:rStyle w:val="CodeInTextPACKT"/>
        </w:rPr>
        <w:t>Test-ADDSForestInstallation</w:t>
      </w:r>
      <w:r w:rsidR="000F18A6">
        <w:t xml:space="preserve"> command to check whether you can promote </w:t>
      </w:r>
      <w:r w:rsidR="000F18A6" w:rsidRPr="00E26CDB">
        <w:rPr>
          <w:rStyle w:val="CodeInTextPACKT"/>
        </w:rPr>
        <w:t>DC1</w:t>
      </w:r>
      <w:r w:rsidR="000F18A6">
        <w:t xml:space="preserve"> to be a DC in the </w:t>
      </w:r>
      <w:r w:rsidR="000F18A6" w:rsidRPr="00E26CDB">
        <w:rPr>
          <w:rStyle w:val="CodeInTextPACKT"/>
        </w:rPr>
        <w:t>Reskit.Org</w:t>
      </w:r>
      <w:r w:rsidR="000F18A6">
        <w:t xml:space="preserve"> domain. The output of this command looks like this:</w:t>
      </w:r>
    </w:p>
    <w:p w14:paraId="34CAA42D" w14:textId="7C88398D" w:rsidR="000F18A6" w:rsidRDefault="00E26CDB" w:rsidP="00E26CDB">
      <w:pPr>
        <w:pStyle w:val="FigurePACKT"/>
        <w:rPr>
          <w:ins w:id="170" w:author="Lucy Wan" w:date="2021-01-26T10:19:00Z"/>
        </w:rPr>
      </w:pPr>
      <w:r>
        <w:drawing>
          <wp:inline distT="0" distB="0" distL="0" distR="0" wp14:anchorId="64E3D529" wp14:editId="39C28C30">
            <wp:extent cx="3278081" cy="1564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3211" cy="1576582"/>
                    </a:xfrm>
                    <a:prstGeom prst="rect">
                      <a:avLst/>
                    </a:prstGeom>
                  </pic:spPr>
                </pic:pic>
              </a:graphicData>
            </a:graphic>
          </wp:inline>
        </w:drawing>
      </w:r>
    </w:p>
    <w:p w14:paraId="1114CA24" w14:textId="594DB172" w:rsidR="00925E48" w:rsidRDefault="00925E48" w:rsidP="00E26CDB">
      <w:pPr>
        <w:pStyle w:val="FigurePACKT"/>
      </w:pPr>
      <w:ins w:id="171" w:author="Lucy Wan" w:date="2021-01-26T10:19:00Z">
        <w:r>
          <w:t xml:space="preserve">Figure 6.4: </w:t>
        </w:r>
        <w:r w:rsidR="00FE0083">
          <w:t>Testing DC forest installation</w:t>
        </w:r>
      </w:ins>
    </w:p>
    <w:p w14:paraId="31AB33FD" w14:textId="77A70486" w:rsidR="00E26CDB" w:rsidRDefault="00E26CDB" w:rsidP="00E26CD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04.png</w:t>
      </w:r>
    </w:p>
    <w:p w14:paraId="02B34002" w14:textId="07174890" w:rsidR="00E26CDB" w:rsidRDefault="00663B73" w:rsidP="00663B73">
      <w:pPr>
        <w:pStyle w:val="NormalPACKT"/>
      </w:pPr>
      <w:r>
        <w:t xml:space="preserve">In </w:t>
      </w:r>
      <w:r w:rsidRPr="000A0684">
        <w:rPr>
          <w:rStyle w:val="ItalicsPACKT"/>
        </w:rPr>
        <w:t>step 6</w:t>
      </w:r>
      <w:r>
        <w:t xml:space="preserve">, you promote </w:t>
      </w:r>
      <w:r w:rsidRPr="000A0684">
        <w:rPr>
          <w:rStyle w:val="CodeInTextPACKT"/>
        </w:rPr>
        <w:t>DC1</w:t>
      </w:r>
      <w:r>
        <w:t xml:space="preserve"> to be the first domain controller in a new domain, </w:t>
      </w:r>
      <w:r w:rsidRPr="00663B73">
        <w:rPr>
          <w:rStyle w:val="CodeInTextPACKT"/>
        </w:rPr>
        <w:t>Reskit.Org</w:t>
      </w:r>
      <w:r>
        <w:t>. The output looks like this:</w:t>
      </w:r>
    </w:p>
    <w:p w14:paraId="23476E4B" w14:textId="25CAFD1C" w:rsidR="00663B73" w:rsidRDefault="000A0684" w:rsidP="00663B73">
      <w:pPr>
        <w:pStyle w:val="FigurePACKT"/>
        <w:rPr>
          <w:ins w:id="172" w:author="Lucy Wan" w:date="2021-01-26T10:20:00Z"/>
        </w:rPr>
      </w:pPr>
      <w:r>
        <w:drawing>
          <wp:inline distT="0" distB="0" distL="0" distR="0" wp14:anchorId="5D4473DF" wp14:editId="64086DCE">
            <wp:extent cx="2868731" cy="171659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4766" cy="1732178"/>
                    </a:xfrm>
                    <a:prstGeom prst="rect">
                      <a:avLst/>
                    </a:prstGeom>
                  </pic:spPr>
                </pic:pic>
              </a:graphicData>
            </a:graphic>
          </wp:inline>
        </w:drawing>
      </w:r>
    </w:p>
    <w:p w14:paraId="775CDFA7" w14:textId="5654FEA5" w:rsidR="00511E39" w:rsidRDefault="00511E39" w:rsidP="00663B73">
      <w:pPr>
        <w:pStyle w:val="FigurePACKT"/>
      </w:pPr>
      <w:ins w:id="173" w:author="Lucy Wan" w:date="2021-01-26T10:20:00Z">
        <w:r>
          <w:t xml:space="preserve">Figure 6.5: </w:t>
        </w:r>
        <w:r w:rsidR="00740298">
          <w:t>Creating forest root DC on DC1</w:t>
        </w:r>
      </w:ins>
    </w:p>
    <w:p w14:paraId="7550053B" w14:textId="59553BF6" w:rsidR="00663B73" w:rsidRDefault="00663B73" w:rsidP="00663B73">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05.png</w:t>
      </w:r>
    </w:p>
    <w:p w14:paraId="35EA3AD0" w14:textId="1D1F72D6" w:rsidR="000A0684" w:rsidRDefault="000A0684" w:rsidP="000A0684">
      <w:r>
        <w:t xml:space="preserve">After the promotion is complete, you can check </w:t>
      </w:r>
      <w:r w:rsidR="0004003C">
        <w:t>the critical</w:t>
      </w:r>
      <w:r>
        <w:t xml:space="preserve"> services required for Active Directory. Checking the Netlogon and DNS Services, which you do in </w:t>
      </w:r>
      <w:r w:rsidRPr="000A0684">
        <w:rPr>
          <w:rStyle w:val="ItalicsPACKT"/>
        </w:rPr>
        <w:t>step 7</w:t>
      </w:r>
      <w:r>
        <w:t>, should look like this:</w:t>
      </w:r>
    </w:p>
    <w:p w14:paraId="51D0915D" w14:textId="4E7E9A0B" w:rsidR="000A0684" w:rsidRDefault="000A0684" w:rsidP="000A0684">
      <w:pPr>
        <w:pStyle w:val="FigurePACKT"/>
        <w:rPr>
          <w:ins w:id="174" w:author="Lucy Wan" w:date="2021-01-26T10:21:00Z"/>
        </w:rPr>
      </w:pPr>
      <w:r>
        <w:lastRenderedPageBreak/>
        <w:drawing>
          <wp:inline distT="0" distB="0" distL="0" distR="0" wp14:anchorId="3A3B2647" wp14:editId="1E532C27">
            <wp:extent cx="2471425" cy="80709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2393" cy="827008"/>
                    </a:xfrm>
                    <a:prstGeom prst="rect">
                      <a:avLst/>
                    </a:prstGeom>
                  </pic:spPr>
                </pic:pic>
              </a:graphicData>
            </a:graphic>
          </wp:inline>
        </w:drawing>
      </w:r>
    </w:p>
    <w:p w14:paraId="69E864CC" w14:textId="0D955245" w:rsidR="007D4AD7" w:rsidRPr="000A0684" w:rsidRDefault="007D4AD7" w:rsidP="000A0684">
      <w:pPr>
        <w:pStyle w:val="FigurePACKT"/>
      </w:pPr>
      <w:ins w:id="175" w:author="Lucy Wan" w:date="2021-01-26T10:21:00Z">
        <w:r>
          <w:t xml:space="preserve">Figure 6.6: </w:t>
        </w:r>
        <w:r w:rsidR="006D789D">
          <w:t>Checking the Netlogo</w:t>
        </w:r>
        <w:r w:rsidR="00171147">
          <w:t>n</w:t>
        </w:r>
        <w:r w:rsidR="006D789D">
          <w:t xml:space="preserve"> and DNS</w:t>
        </w:r>
        <w:r w:rsidR="00B47F94">
          <w:t xml:space="preserve"> services</w:t>
        </w:r>
      </w:ins>
    </w:p>
    <w:p w14:paraId="720A8E16" w14:textId="221CAD47" w:rsidR="000A0684" w:rsidRDefault="000A0684" w:rsidP="000A06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06.png</w:t>
      </w:r>
    </w:p>
    <w:p w14:paraId="02A92EAB" w14:textId="33BC0CE2" w:rsidR="00663B73" w:rsidRPr="000F18A6" w:rsidRDefault="001D6BD9" w:rsidP="00663B73">
      <w:pPr>
        <w:pStyle w:val="NormalPACKT"/>
      </w:pPr>
      <w:r>
        <w:t xml:space="preserve">When you promoted </w:t>
      </w:r>
      <w:r w:rsidRPr="001D6BD9">
        <w:rPr>
          <w:rStyle w:val="CodeInTextPACKT"/>
        </w:rPr>
        <w:t>DC1</w:t>
      </w:r>
      <w:r>
        <w:t xml:space="preserve">, you also </w:t>
      </w:r>
      <w:r w:rsidR="0004003C">
        <w:t xml:space="preserve">requested the promotion to install </w:t>
      </w:r>
      <w:r>
        <w:t xml:space="preserve">DNS </w:t>
      </w:r>
      <w:commentRangeStart w:id="176"/>
      <w:r w:rsidRPr="001D6BD9">
        <w:rPr>
          <w:rStyle w:val="CodeInTextPACKT"/>
        </w:rPr>
        <w:t>DC1</w:t>
      </w:r>
      <w:commentRangeEnd w:id="176"/>
      <w:r w:rsidR="00731262">
        <w:rPr>
          <w:rStyle w:val="CommentReference"/>
        </w:rPr>
        <w:commentReference w:id="176"/>
      </w:r>
      <w:r>
        <w:t xml:space="preserve">. </w:t>
      </w:r>
      <w:r w:rsidR="000A0684">
        <w:t xml:space="preserve">In </w:t>
      </w:r>
      <w:r w:rsidR="000A0684" w:rsidRPr="001D6BD9">
        <w:rPr>
          <w:rStyle w:val="ItalicsPACKT"/>
        </w:rPr>
        <w:t>step 8</w:t>
      </w:r>
      <w:r w:rsidR="000A0684">
        <w:t>, you check on the zones created by the DC promotion process</w:t>
      </w:r>
      <w:r>
        <w:t>, which looks like this:</w:t>
      </w:r>
    </w:p>
    <w:p w14:paraId="36470FCA" w14:textId="07E71EEF" w:rsidR="005170FC" w:rsidRDefault="001D6BD9" w:rsidP="001D6BD9">
      <w:pPr>
        <w:pStyle w:val="FigurePACKT"/>
        <w:rPr>
          <w:ins w:id="177" w:author="Lucy Wan" w:date="2021-01-26T10:21:00Z"/>
        </w:rPr>
      </w:pPr>
      <w:r>
        <w:drawing>
          <wp:inline distT="0" distB="0" distL="0" distR="0" wp14:anchorId="32A1D916" wp14:editId="2D58C2B5">
            <wp:extent cx="3412853" cy="10367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224" cy="1050570"/>
                    </a:xfrm>
                    <a:prstGeom prst="rect">
                      <a:avLst/>
                    </a:prstGeom>
                  </pic:spPr>
                </pic:pic>
              </a:graphicData>
            </a:graphic>
          </wp:inline>
        </w:drawing>
      </w:r>
    </w:p>
    <w:p w14:paraId="489A77A3" w14:textId="632173C9" w:rsidR="005634C4" w:rsidRDefault="005634C4" w:rsidP="001D6BD9">
      <w:pPr>
        <w:pStyle w:val="FigurePACKT"/>
      </w:pPr>
      <w:ins w:id="178" w:author="Lucy Wan" w:date="2021-01-26T10:21:00Z">
        <w:r>
          <w:t xml:space="preserve">Figure 6.7: </w:t>
        </w:r>
        <w:r w:rsidR="003260B7">
          <w:t>Checking DNS zones</w:t>
        </w:r>
      </w:ins>
    </w:p>
    <w:p w14:paraId="70721A3D" w14:textId="2446ED93" w:rsidR="001D6BD9" w:rsidRDefault="001D6BD9" w:rsidP="001D6BD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07.png</w:t>
      </w:r>
    </w:p>
    <w:p w14:paraId="6E3B3521" w14:textId="7EEC091E" w:rsidR="001D6BD9" w:rsidRPr="005170FC" w:rsidRDefault="00A6290C" w:rsidP="005170FC">
      <w:r>
        <w:t xml:space="preserve">To complete the promotion process, you need to reboot, which you do in </w:t>
      </w:r>
      <w:r w:rsidRPr="00A6290C">
        <w:rPr>
          <w:rStyle w:val="ItalicsPACKT"/>
        </w:rPr>
        <w:t>step 9</w:t>
      </w:r>
      <w:r>
        <w:t xml:space="preserve">, generating no actual output. </w:t>
      </w:r>
    </w:p>
    <w:p w14:paraId="58593C01" w14:textId="6BD34814" w:rsidR="00B20AC5" w:rsidRDefault="00AC0E66" w:rsidP="00B20AC5">
      <w:pPr>
        <w:pStyle w:val="Heading2"/>
      </w:pPr>
      <w:r>
        <w:t>There</w:t>
      </w:r>
      <w:del w:id="179" w:author="Parvathy Nair" w:date="2021-01-31T21:04:00Z">
        <w:r w:rsidR="003B539B" w:rsidDel="00056227">
          <w:delText>’</w:delText>
        </w:r>
      </w:del>
      <w:ins w:id="180" w:author="Parvathy Nair" w:date="2021-01-31T21:04:00Z">
        <w:r w:rsidR="00056227">
          <w:t>’</w:t>
        </w:r>
      </w:ins>
      <w:r>
        <w:t>s more...</w:t>
      </w:r>
    </w:p>
    <w:p w14:paraId="295F67CA" w14:textId="00D36865" w:rsidR="00B20AC5" w:rsidRDefault="00B20AC5" w:rsidP="00AC0E66">
      <w:pPr>
        <w:pStyle w:val="NormalPACKT"/>
        <w:rPr>
          <w:lang w:val="en-GB"/>
        </w:rPr>
      </w:pPr>
      <w:r>
        <w:rPr>
          <w:lang w:val="en-GB"/>
        </w:rPr>
        <w:t xml:space="preserve">The cmdlets that enable you to promote a server to be a DC are not installed on a server system by default. Adding the Active Directory Domain Services Windows feature, in </w:t>
      </w:r>
      <w:r w:rsidRPr="00751E64">
        <w:rPr>
          <w:rStyle w:val="ItalicsPACKT"/>
        </w:rPr>
        <w:t>step 1</w:t>
      </w:r>
      <w:r>
        <w:rPr>
          <w:lang w:val="en-GB"/>
        </w:rPr>
        <w:t xml:space="preserve">, adds the necessary cmdlets to the system. </w:t>
      </w:r>
    </w:p>
    <w:p w14:paraId="31C323F5" w14:textId="6448F99E" w:rsidR="00AC0E66" w:rsidRDefault="001D6BD9" w:rsidP="00AC0E66">
      <w:pPr>
        <w:pStyle w:val="NormalPACKT"/>
        <w:rPr>
          <w:lang w:val="en-GB"/>
        </w:rPr>
      </w:pPr>
      <w:r>
        <w:rPr>
          <w:lang w:val="en-GB"/>
        </w:rPr>
        <w:t xml:space="preserve">In </w:t>
      </w:r>
      <w:r w:rsidRPr="001D6BD9">
        <w:rPr>
          <w:rStyle w:val="ItalicsPACKT"/>
        </w:rPr>
        <w:t xml:space="preserve">step </w:t>
      </w:r>
      <w:r>
        <w:rPr>
          <w:rStyle w:val="ItalicsPACKT"/>
        </w:rPr>
        <w:t>6</w:t>
      </w:r>
      <w:r>
        <w:rPr>
          <w:lang w:val="en-GB"/>
        </w:rPr>
        <w:t xml:space="preserve">, you install AD and direct that a DNS </w:t>
      </w:r>
      <w:ins w:id="181" w:author="Lucy Wan" w:date="2021-01-26T10:22:00Z">
        <w:r w:rsidR="009E6D06">
          <w:rPr>
            <w:lang w:val="en-GB"/>
          </w:rPr>
          <w:t>s</w:t>
        </w:r>
      </w:ins>
      <w:del w:id="182" w:author="Lucy Wan" w:date="2021-01-26T10:22:00Z">
        <w:r w:rsidDel="009E6D06">
          <w:rPr>
            <w:lang w:val="en-GB"/>
          </w:rPr>
          <w:delText>S</w:delText>
        </w:r>
      </w:del>
      <w:r>
        <w:rPr>
          <w:lang w:val="en-GB"/>
        </w:rPr>
        <w:t xml:space="preserve">erver should also be installed - and you check for its presence in </w:t>
      </w:r>
      <w:r w:rsidRPr="001D6BD9">
        <w:rPr>
          <w:rStyle w:val="ItalicsPACKT"/>
        </w:rPr>
        <w:t>step 7</w:t>
      </w:r>
      <w:r>
        <w:rPr>
          <w:lang w:val="en-GB"/>
        </w:rPr>
        <w:t xml:space="preserve">. In </w:t>
      </w:r>
      <w:r w:rsidRPr="001D6BD9">
        <w:rPr>
          <w:rStyle w:val="ItalicsPACKT"/>
        </w:rPr>
        <w:t>step 8</w:t>
      </w:r>
      <w:r>
        <w:rPr>
          <w:lang w:val="en-GB"/>
        </w:rPr>
        <w:t xml:space="preserve">, you view the DNS zones created automatically by the promotion process. </w:t>
      </w:r>
      <w:r w:rsidR="0004003C">
        <w:rPr>
          <w:lang w:val="en-GB"/>
        </w:rPr>
        <w:t>You specify the</w:t>
      </w:r>
      <w:r>
        <w:rPr>
          <w:lang w:val="en-GB"/>
        </w:rPr>
        <w:t xml:space="preserve"> DNS domain</w:t>
      </w:r>
      <w:r w:rsidR="0004003C">
        <w:rPr>
          <w:lang w:val="en-GB"/>
        </w:rPr>
        <w:t xml:space="preserve"> name, </w:t>
      </w:r>
      <w:r>
        <w:rPr>
          <w:lang w:val="en-GB"/>
        </w:rPr>
        <w:t>Reskit.Org</w:t>
      </w:r>
      <w:ins w:id="183" w:author="Lucy Wan" w:date="2021-01-26T10:25:00Z">
        <w:r w:rsidR="00904BCE">
          <w:rPr>
            <w:lang w:val="en-GB"/>
          </w:rPr>
          <w:t>,</w:t>
        </w:r>
      </w:ins>
      <w:r>
        <w:rPr>
          <w:lang w:val="en-GB"/>
        </w:rPr>
        <w:t xml:space="preserve"> </w:t>
      </w:r>
      <w:r w:rsidR="0004003C">
        <w:rPr>
          <w:lang w:val="en-GB"/>
        </w:rPr>
        <w:t>usi</w:t>
      </w:r>
      <w:del w:id="184" w:author="Lucy Wan" w:date="2021-01-26T10:22:00Z">
        <w:r w:rsidR="0004003C" w:rsidDel="009D09E2">
          <w:rPr>
            <w:lang w:val="en-GB"/>
          </w:rPr>
          <w:delText>8</w:delText>
        </w:r>
      </w:del>
      <w:r w:rsidR="0004003C">
        <w:rPr>
          <w:lang w:val="en-GB"/>
        </w:rPr>
        <w:t>ng</w:t>
      </w:r>
      <w:r>
        <w:rPr>
          <w:lang w:val="en-GB"/>
        </w:rPr>
        <w:t xml:space="preserve"> the </w:t>
      </w:r>
      <w:r w:rsidRPr="0004003C">
        <w:rPr>
          <w:rStyle w:val="CodeInTextPACKT"/>
        </w:rPr>
        <w:t>DomainName</w:t>
      </w:r>
      <w:r>
        <w:rPr>
          <w:lang w:val="en-GB"/>
        </w:rPr>
        <w:t xml:space="preserve"> par</w:t>
      </w:r>
      <w:r w:rsidR="0004003C">
        <w:rPr>
          <w:lang w:val="en-GB"/>
        </w:rPr>
        <w:t>a</w:t>
      </w:r>
      <w:r>
        <w:rPr>
          <w:lang w:val="en-GB"/>
        </w:rPr>
        <w:t xml:space="preserve">meter to </w:t>
      </w:r>
      <w:r w:rsidRPr="001D6BD9">
        <w:rPr>
          <w:rStyle w:val="CodeInTextPACKT"/>
        </w:rPr>
        <w:t>Install</w:t>
      </w:r>
      <w:r>
        <w:rPr>
          <w:rStyle w:val="CodeInTextPACKT"/>
        </w:rPr>
        <w:noBreakHyphen/>
      </w:r>
      <w:r w:rsidRPr="001D6BD9">
        <w:rPr>
          <w:rStyle w:val="CodeInTextPACKT"/>
        </w:rPr>
        <w:t>ADDSForest</w:t>
      </w:r>
      <w:r>
        <w:rPr>
          <w:lang w:val="en-GB"/>
        </w:rPr>
        <w:t xml:space="preserve">. </w:t>
      </w:r>
      <w:commentRangeStart w:id="185"/>
      <w:r>
        <w:rPr>
          <w:lang w:val="en-GB"/>
        </w:rPr>
        <w:t xml:space="preserve">This DNS domain created </w:t>
      </w:r>
      <w:commentRangeEnd w:id="185"/>
      <w:r w:rsidR="00595DFD">
        <w:rPr>
          <w:rStyle w:val="CommentReference"/>
          <w:rFonts w:ascii="Arial" w:hAnsi="Arial"/>
        </w:rPr>
        <w:commentReference w:id="185"/>
      </w:r>
      <w:r>
        <w:rPr>
          <w:lang w:val="en-GB"/>
        </w:rPr>
        <w:t xml:space="preserve">but is, at this point, still a NON-AD integrated zone. Once you reboot the service, this zone should become AD-integrated (and set for secure updates only). </w:t>
      </w:r>
    </w:p>
    <w:p w14:paraId="2A074D93" w14:textId="71817537" w:rsidR="00A6290C" w:rsidRDefault="00A6290C" w:rsidP="00AC0E66">
      <w:pPr>
        <w:pStyle w:val="NormalPACKT"/>
        <w:rPr>
          <w:lang w:val="en-GB"/>
        </w:rPr>
      </w:pPr>
      <w:r>
        <w:rPr>
          <w:lang w:val="en-GB"/>
        </w:rPr>
        <w:t xml:space="preserve">Once you complete the verification of a successful AD installation, you reboot the server. After the restart, there are further tests that you should run, as we show in the next recipe, </w:t>
      </w:r>
      <w:del w:id="186" w:author="Parvathy Nair" w:date="2021-01-31T21:04:00Z">
        <w:r w:rsidR="003B539B" w:rsidDel="00056227">
          <w:rPr>
            <w:lang w:val="en-GB"/>
          </w:rPr>
          <w:delText>“</w:delText>
        </w:r>
      </w:del>
      <w:ins w:id="187" w:author="Parvathy Nair" w:date="2021-01-31T21:04:00Z">
        <w:r w:rsidR="00056227">
          <w:rPr>
            <w:lang w:val="en-GB"/>
          </w:rPr>
          <w:t>“</w:t>
        </w:r>
      </w:ins>
      <w:r w:rsidRPr="007F1AF4">
        <w:rPr>
          <w:rStyle w:val="ItalicsPACKT"/>
        </w:rPr>
        <w:t>Testing an AD installation</w:t>
      </w:r>
      <w:r w:rsidR="0004003C" w:rsidRPr="007F1AF4">
        <w:rPr>
          <w:rStyle w:val="ItalicsPACKT"/>
        </w:rPr>
        <w:t>.</w:t>
      </w:r>
      <w:del w:id="188" w:author="Parvathy Nair" w:date="2021-01-31T21:04:00Z">
        <w:r w:rsidR="003B539B" w:rsidDel="00056227">
          <w:rPr>
            <w:lang w:val="en-GB"/>
          </w:rPr>
          <w:delText>”</w:delText>
        </w:r>
      </w:del>
      <w:ins w:id="189" w:author="Parvathy Nair" w:date="2021-01-31T21:04:00Z">
        <w:r w:rsidR="00056227">
          <w:rPr>
            <w:lang w:val="en-GB"/>
          </w:rPr>
          <w:t>”</w:t>
        </w:r>
      </w:ins>
    </w:p>
    <w:p w14:paraId="65916533" w14:textId="16EF82BC" w:rsidR="00CB71B5" w:rsidRDefault="00141856" w:rsidP="00CB71B5">
      <w:pPr>
        <w:pStyle w:val="Heading1"/>
        <w:tabs>
          <w:tab w:val="left" w:pos="0"/>
        </w:tabs>
      </w:pPr>
      <w:r>
        <w:rPr>
          <w:lang w:val="en-US"/>
        </w:rPr>
        <w:lastRenderedPageBreak/>
        <w:t xml:space="preserve">Testing an AD </w:t>
      </w:r>
      <w:r w:rsidR="00095F58">
        <w:rPr>
          <w:lang w:val="en-US"/>
        </w:rPr>
        <w:t>i</w:t>
      </w:r>
      <w:r>
        <w:rPr>
          <w:lang w:val="en-US"/>
        </w:rPr>
        <w:t>nstallation</w:t>
      </w:r>
    </w:p>
    <w:p w14:paraId="15E4459F" w14:textId="131141C3" w:rsidR="00CB71B5" w:rsidRDefault="00CB71B5" w:rsidP="0045099E">
      <w:pPr>
        <w:pStyle w:val="NormalPACKT"/>
      </w:pPr>
      <w:r>
        <w:t xml:space="preserve">In </w:t>
      </w:r>
      <w:del w:id="190" w:author="Parvathy Nair" w:date="2021-01-31T21:04:00Z">
        <w:r w:rsidR="003B539B" w:rsidDel="00056227">
          <w:delText>“</w:delText>
        </w:r>
      </w:del>
      <w:ins w:id="191" w:author="Parvathy Nair" w:date="2021-01-31T21:04:00Z">
        <w:r w:rsidR="00056227">
          <w:t>“</w:t>
        </w:r>
      </w:ins>
      <w:r w:rsidRPr="003438DD">
        <w:rPr>
          <w:rStyle w:val="ItalicsPACKT"/>
        </w:rPr>
        <w:t>Installing an Active Directory Forest Root Domain</w:t>
      </w:r>
      <w:del w:id="192" w:author="Parvathy Nair" w:date="2021-01-31T21:04:00Z">
        <w:r w:rsidR="003B539B" w:rsidDel="00056227">
          <w:delText>”</w:delText>
        </w:r>
      </w:del>
      <w:ins w:id="193" w:author="Parvathy Nair" w:date="2021-01-31T21:04:00Z">
        <w:r w:rsidR="00056227">
          <w:t>”</w:t>
        </w:r>
      </w:ins>
      <w:r>
        <w:t xml:space="preserve">, you installed AD on </w:t>
      </w:r>
      <w:commentRangeStart w:id="194"/>
      <w:r w:rsidRPr="00CB71B5">
        <w:rPr>
          <w:rStyle w:val="CodeInTextPACKT"/>
        </w:rPr>
        <w:t>SRV1</w:t>
      </w:r>
      <w:commentRangeEnd w:id="194"/>
      <w:r w:rsidR="00DB6FD8">
        <w:rPr>
          <w:rStyle w:val="CommentReference"/>
        </w:rPr>
        <w:commentReference w:id="194"/>
      </w:r>
      <w:r>
        <w:t>.</w:t>
      </w:r>
      <w:r w:rsidR="0045099E">
        <w:t xml:space="preserve"> In that recipe, you installed AD (without rebooting) and tested certain services. After the required reboot (</w:t>
      </w:r>
      <w:r w:rsidR="003438DD">
        <w:t xml:space="preserve">which you </w:t>
      </w:r>
      <w:r w:rsidR="0045099E">
        <w:t xml:space="preserve">completed at the end of the previous recipe), </w:t>
      </w:r>
      <w:r w:rsidR="00141856">
        <w:t xml:space="preserve">it is useful to check to ensure that your domain is </w:t>
      </w:r>
      <w:r w:rsidR="0045099E">
        <w:t>ful</w:t>
      </w:r>
      <w:r w:rsidR="003438DD">
        <w:t>ly</w:t>
      </w:r>
      <w:r w:rsidR="0045099E">
        <w:t xml:space="preserve"> </w:t>
      </w:r>
      <w:r w:rsidR="00141856">
        <w:t>up</w:t>
      </w:r>
      <w:r w:rsidR="0045099E">
        <w:t>,</w:t>
      </w:r>
      <w:r w:rsidR="00141856">
        <w:t xml:space="preserve"> running</w:t>
      </w:r>
      <w:r w:rsidR="0045099E">
        <w:t>,</w:t>
      </w:r>
      <w:r w:rsidR="00141856">
        <w:t xml:space="preserve"> and working correctly. In this recipe, you examine core aspects of the AD infrastructure on your </w:t>
      </w:r>
      <w:r w:rsidR="003438DD">
        <w:t>first DC.</w:t>
      </w:r>
    </w:p>
    <w:p w14:paraId="714FB468" w14:textId="77777777" w:rsidR="00CB71B5" w:rsidRDefault="00CB71B5" w:rsidP="00CB71B5">
      <w:pPr>
        <w:pStyle w:val="Heading2"/>
        <w:tabs>
          <w:tab w:val="left" w:pos="0"/>
        </w:tabs>
      </w:pPr>
      <w:r>
        <w:t>Getting Ready</w:t>
      </w:r>
    </w:p>
    <w:p w14:paraId="19C8FD35" w14:textId="6E9F9997" w:rsidR="00CB71B5" w:rsidRDefault="00CB71B5" w:rsidP="00CB71B5">
      <w:pPr>
        <w:pStyle w:val="BulletPACKT"/>
        <w:numPr>
          <w:ilvl w:val="0"/>
          <w:numId w:val="0"/>
        </w:numPr>
      </w:pPr>
      <w:r>
        <w:t xml:space="preserve">You run this recipe on </w:t>
      </w:r>
      <w:r w:rsidR="00141856">
        <w:rPr>
          <w:rStyle w:val="CodeInTextPACKT"/>
        </w:rPr>
        <w:t>DC</w:t>
      </w:r>
      <w:r w:rsidRPr="00614527">
        <w:rPr>
          <w:rStyle w:val="CodeInTextPACKT"/>
        </w:rPr>
        <w:t>1</w:t>
      </w:r>
      <w:r>
        <w:t xml:space="preserve">, </w:t>
      </w:r>
      <w:r w:rsidR="00141856">
        <w:t xml:space="preserve">the first domain controller in the </w:t>
      </w:r>
      <w:r w:rsidR="00141856" w:rsidRPr="003438DD">
        <w:rPr>
          <w:rStyle w:val="CodeInTextPACKT"/>
        </w:rPr>
        <w:t>Reskit.Org</w:t>
      </w:r>
      <w:r w:rsidR="00141856">
        <w:t xml:space="preserve"> domain</w:t>
      </w:r>
      <w:r w:rsidR="003438DD">
        <w:t xml:space="preserve"> after you have promoted it to be a DC</w:t>
      </w:r>
      <w:r w:rsidR="00141856">
        <w:t xml:space="preserve">. </w:t>
      </w:r>
      <w:commentRangeStart w:id="195"/>
      <w:commentRangeStart w:id="196"/>
      <w:r w:rsidR="0004003C">
        <w:t>L</w:t>
      </w:r>
      <w:r w:rsidR="00141856">
        <w:t>og</w:t>
      </w:r>
      <w:ins w:id="197" w:author="Lucy Wan" w:date="2021-01-26T13:55:00Z">
        <w:r w:rsidR="001312F4">
          <w:t xml:space="preserve"> </w:t>
        </w:r>
      </w:ins>
      <w:r w:rsidR="00141856">
        <w:t xml:space="preserve">on as </w:t>
      </w:r>
      <w:r w:rsidR="00141856" w:rsidRPr="0045099E">
        <w:rPr>
          <w:rStyle w:val="CodeInTextPACKT"/>
        </w:rPr>
        <w:t>Reskit\Administrator</w:t>
      </w:r>
      <w:commentRangeEnd w:id="195"/>
      <w:r w:rsidR="007D07CE">
        <w:rPr>
          <w:rStyle w:val="CommentReference"/>
        </w:rPr>
        <w:commentReference w:id="195"/>
      </w:r>
      <w:commentRangeEnd w:id="196"/>
      <w:r w:rsidR="00AE3E5C">
        <w:rPr>
          <w:rStyle w:val="CommentReference"/>
          <w:rFonts w:ascii="Arial" w:hAnsi="Arial"/>
        </w:rPr>
        <w:commentReference w:id="196"/>
      </w:r>
      <w:r w:rsidR="00141856">
        <w:t>.</w:t>
      </w:r>
      <w:r w:rsidR="0045099E">
        <w:t xml:space="preserve"> </w:t>
      </w:r>
    </w:p>
    <w:p w14:paraId="4EA6A4CF" w14:textId="77777777" w:rsidR="00CB71B5" w:rsidRDefault="00CB71B5" w:rsidP="00CB71B5">
      <w:pPr>
        <w:pStyle w:val="Heading2"/>
        <w:tabs>
          <w:tab w:val="left" w:pos="0"/>
        </w:tabs>
      </w:pPr>
      <w:r>
        <w:t>How to do it...</w:t>
      </w:r>
    </w:p>
    <w:p w14:paraId="03271EA4" w14:textId="77777777" w:rsidR="0045099E" w:rsidRPr="0045099E" w:rsidRDefault="0045099E" w:rsidP="0045099E">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ECF214B" w14:textId="0A4F5C02" w:rsidR="0045099E" w:rsidRPr="0045099E" w:rsidRDefault="0045099E" w:rsidP="00717AAA">
      <w:pPr>
        <w:pStyle w:val="NumberedBulletPACKT"/>
        <w:numPr>
          <w:ilvl w:val="0"/>
          <w:numId w:val="19"/>
        </w:numPr>
        <w:rPr>
          <w:color w:val="000000"/>
          <w:lang w:val="en-GB" w:eastAsia="en-GB"/>
        </w:rPr>
      </w:pPr>
      <w:r w:rsidRPr="0045099E">
        <w:rPr>
          <w:lang w:val="en-GB" w:eastAsia="en-GB"/>
        </w:rPr>
        <w:t>Examin</w:t>
      </w:r>
      <w:ins w:id="198" w:author="Lucy Wan" w:date="2021-01-26T10:27:00Z">
        <w:r w:rsidR="00CA2BEB">
          <w:rPr>
            <w:lang w:val="en-GB" w:eastAsia="en-GB"/>
          </w:rPr>
          <w:t>e</w:t>
        </w:r>
      </w:ins>
      <w:del w:id="199" w:author="Lucy Wan" w:date="2021-01-26T10:27:00Z">
        <w:r w:rsidRPr="0045099E" w:rsidDel="00CA2BEB">
          <w:rPr>
            <w:lang w:val="en-GB" w:eastAsia="en-GB"/>
          </w:rPr>
          <w:delText>ing</w:delText>
        </w:r>
      </w:del>
      <w:r w:rsidRPr="0045099E">
        <w:rPr>
          <w:lang w:val="en-GB" w:eastAsia="en-GB"/>
        </w:rPr>
        <w:t> AD</w:t>
      </w:r>
      <w:r w:rsidR="003438DD">
        <w:rPr>
          <w:lang w:val="en-GB" w:eastAsia="en-GB"/>
        </w:rPr>
        <w:t xml:space="preserve"> </w:t>
      </w:r>
      <w:ins w:id="200" w:author="Lucy Wan" w:date="2021-01-26T13:56:00Z">
        <w:r w:rsidR="00617DA0">
          <w:rPr>
            <w:lang w:val="en-GB" w:eastAsia="en-GB"/>
          </w:rPr>
          <w:t>r</w:t>
        </w:r>
      </w:ins>
      <w:del w:id="201" w:author="Lucy Wan" w:date="2021-01-26T13:56:00Z">
        <w:r w:rsidR="003438DD" w:rsidDel="00617DA0">
          <w:rPr>
            <w:lang w:val="en-GB" w:eastAsia="en-GB"/>
          </w:rPr>
          <w:delText>R</w:delText>
        </w:r>
      </w:del>
      <w:r w:rsidR="003438DD">
        <w:rPr>
          <w:lang w:val="en-GB" w:eastAsia="en-GB"/>
        </w:rPr>
        <w:t xml:space="preserve">oot </w:t>
      </w:r>
      <w:ins w:id="202" w:author="Lucy Wan" w:date="2021-01-26T13:56:00Z">
        <w:r w:rsidR="00617DA0">
          <w:rPr>
            <w:lang w:val="en-GB" w:eastAsia="en-GB"/>
          </w:rPr>
          <w:t>d</w:t>
        </w:r>
      </w:ins>
      <w:del w:id="203" w:author="Lucy Wan" w:date="2021-01-26T13:56:00Z">
        <w:r w:rsidR="003438DD" w:rsidDel="00617DA0">
          <w:rPr>
            <w:lang w:val="en-GB" w:eastAsia="en-GB"/>
          </w:rPr>
          <w:delText>D</w:delText>
        </w:r>
      </w:del>
      <w:r w:rsidR="003438DD">
        <w:rPr>
          <w:lang w:val="en-GB" w:eastAsia="en-GB"/>
        </w:rPr>
        <w:t>irectory Service Entry (</w:t>
      </w:r>
      <w:r w:rsidRPr="0045099E">
        <w:rPr>
          <w:lang w:val="en-GB" w:eastAsia="en-GB"/>
        </w:rPr>
        <w:t>DSE</w:t>
      </w:r>
      <w:r w:rsidR="003438DD">
        <w:rPr>
          <w:lang w:val="en-GB" w:eastAsia="en-GB"/>
        </w:rPr>
        <w:t>)</w:t>
      </w:r>
      <w:ins w:id="204" w:author="Lucy Wan" w:date="2021-01-26T10:27:00Z">
        <w:r w:rsidR="00CA2BEB">
          <w:rPr>
            <w:lang w:val="en-GB" w:eastAsia="en-GB"/>
          </w:rPr>
          <w:t>:</w:t>
        </w:r>
      </w:ins>
    </w:p>
    <w:p w14:paraId="78400F4D" w14:textId="77777777" w:rsidR="0045099E" w:rsidRPr="0045099E" w:rsidRDefault="0045099E" w:rsidP="0045099E">
      <w:pPr>
        <w:pStyle w:val="CodePACKT"/>
      </w:pPr>
    </w:p>
    <w:p w14:paraId="3B3CF811" w14:textId="4F89E5C1" w:rsidR="0045099E" w:rsidRPr="0045099E" w:rsidRDefault="0045099E" w:rsidP="0045099E">
      <w:pPr>
        <w:pStyle w:val="CodePACKT"/>
      </w:pPr>
      <w:r w:rsidRPr="0045099E">
        <w:t>Get-ADRootDSE -Server </w:t>
      </w:r>
      <w:proofErr w:type="gramStart"/>
      <w:r w:rsidRPr="0045099E">
        <w:t>DC1.Reskit.Org</w:t>
      </w:r>
      <w:proofErr w:type="gramEnd"/>
    </w:p>
    <w:p w14:paraId="2D056909" w14:textId="77777777" w:rsidR="0045099E" w:rsidRPr="0045099E" w:rsidRDefault="0045099E" w:rsidP="0045099E">
      <w:pPr>
        <w:pStyle w:val="CodePACKT"/>
      </w:pPr>
    </w:p>
    <w:p w14:paraId="439B5556" w14:textId="368A8CC3" w:rsidR="0045099E" w:rsidRPr="0045099E" w:rsidRDefault="0045099E" w:rsidP="0045099E">
      <w:pPr>
        <w:pStyle w:val="NumberedBulletPACKT"/>
        <w:rPr>
          <w:color w:val="000000"/>
          <w:lang w:val="en-GB" w:eastAsia="en-GB"/>
        </w:rPr>
      </w:pPr>
      <w:r w:rsidRPr="0045099E">
        <w:rPr>
          <w:lang w:val="en-GB" w:eastAsia="en-GB"/>
        </w:rPr>
        <w:t>View</w:t>
      </w:r>
      <w:del w:id="205" w:author="Lucy Wan" w:date="2021-01-26T10:27:00Z">
        <w:r w:rsidRPr="0045099E" w:rsidDel="00CA2BEB">
          <w:rPr>
            <w:lang w:val="en-GB" w:eastAsia="en-GB"/>
          </w:rPr>
          <w:delText>ing</w:delText>
        </w:r>
      </w:del>
      <w:r w:rsidRPr="0045099E">
        <w:rPr>
          <w:lang w:val="en-GB" w:eastAsia="en-GB"/>
        </w:rPr>
        <w:t> AD forest details</w:t>
      </w:r>
      <w:ins w:id="206" w:author="Lucy Wan" w:date="2021-01-26T10:27:00Z">
        <w:r w:rsidR="00CA2BEB">
          <w:rPr>
            <w:lang w:val="en-GB" w:eastAsia="en-GB"/>
          </w:rPr>
          <w:t>:</w:t>
        </w:r>
      </w:ins>
    </w:p>
    <w:p w14:paraId="64EBC56E" w14:textId="77777777" w:rsidR="0045099E" w:rsidRPr="0045099E" w:rsidRDefault="0045099E" w:rsidP="0045099E">
      <w:pPr>
        <w:pStyle w:val="CodePACKT"/>
      </w:pPr>
    </w:p>
    <w:p w14:paraId="3925A0A1" w14:textId="19E0ECDE" w:rsidR="0045099E" w:rsidRPr="0045099E" w:rsidRDefault="0045099E" w:rsidP="0045099E">
      <w:pPr>
        <w:pStyle w:val="CodePACKT"/>
      </w:pPr>
      <w:r w:rsidRPr="0045099E">
        <w:t>Get-</w:t>
      </w:r>
      <w:proofErr w:type="gramStart"/>
      <w:r w:rsidRPr="0045099E">
        <w:t>ADForest</w:t>
      </w:r>
      <w:proofErr w:type="gramEnd"/>
    </w:p>
    <w:p w14:paraId="739018E7" w14:textId="77777777" w:rsidR="0045099E" w:rsidRPr="0045099E" w:rsidRDefault="0045099E" w:rsidP="0045099E">
      <w:pPr>
        <w:pStyle w:val="CodePACKT"/>
      </w:pPr>
    </w:p>
    <w:p w14:paraId="7A183CA4" w14:textId="448DA56E" w:rsidR="0045099E" w:rsidRPr="003438DD" w:rsidRDefault="0045099E" w:rsidP="003438DD">
      <w:pPr>
        <w:pStyle w:val="NumberedBulletPACKT"/>
        <w:rPr>
          <w:color w:val="000000"/>
          <w:lang w:val="en-GB" w:eastAsia="en-GB"/>
        </w:rPr>
      </w:pPr>
      <w:r w:rsidRPr="0045099E">
        <w:rPr>
          <w:lang w:val="en-GB" w:eastAsia="en-GB"/>
        </w:rPr>
        <w:t>View</w:t>
      </w:r>
      <w:del w:id="207" w:author="Lucy Wan" w:date="2021-01-26T10:27:00Z">
        <w:r w:rsidRPr="0045099E" w:rsidDel="00CA2BEB">
          <w:rPr>
            <w:lang w:val="en-GB" w:eastAsia="en-GB"/>
          </w:rPr>
          <w:delText>ing</w:delText>
        </w:r>
      </w:del>
      <w:r w:rsidRPr="0045099E">
        <w:rPr>
          <w:lang w:val="en-GB" w:eastAsia="en-GB"/>
        </w:rPr>
        <w:t> AD </w:t>
      </w:r>
      <w:r w:rsidR="003438DD">
        <w:rPr>
          <w:lang w:val="en-GB" w:eastAsia="en-GB"/>
        </w:rPr>
        <w:t>d</w:t>
      </w:r>
      <w:r w:rsidRPr="0045099E">
        <w:rPr>
          <w:lang w:val="en-GB" w:eastAsia="en-GB"/>
        </w:rPr>
        <w:t>omain details</w:t>
      </w:r>
      <w:ins w:id="208" w:author="Lucy Wan" w:date="2021-01-26T10:27:00Z">
        <w:r w:rsidR="00CA2BEB">
          <w:rPr>
            <w:lang w:val="en-GB" w:eastAsia="en-GB"/>
          </w:rPr>
          <w:t>:</w:t>
        </w:r>
      </w:ins>
    </w:p>
    <w:p w14:paraId="1F855EE7" w14:textId="77777777" w:rsidR="003438DD" w:rsidRPr="003438DD" w:rsidRDefault="003438DD" w:rsidP="003438DD">
      <w:pPr>
        <w:pStyle w:val="CodePACKT"/>
      </w:pPr>
    </w:p>
    <w:p w14:paraId="0EDB60FC" w14:textId="77777777" w:rsidR="0045099E" w:rsidRPr="003438DD" w:rsidRDefault="0045099E" w:rsidP="003438DD">
      <w:pPr>
        <w:pStyle w:val="CodePACKT"/>
      </w:pPr>
      <w:r w:rsidRPr="003438DD">
        <w:t>Get-</w:t>
      </w:r>
      <w:proofErr w:type="gramStart"/>
      <w:r w:rsidRPr="003438DD">
        <w:t>ADDomain</w:t>
      </w:r>
      <w:proofErr w:type="gramEnd"/>
    </w:p>
    <w:p w14:paraId="11244B56" w14:textId="77777777" w:rsidR="0045099E" w:rsidRPr="003438DD" w:rsidRDefault="0045099E" w:rsidP="003438DD">
      <w:pPr>
        <w:pStyle w:val="CodePACKT"/>
      </w:pPr>
    </w:p>
    <w:p w14:paraId="386AE707" w14:textId="07BFF277" w:rsidR="0045099E" w:rsidRPr="0045099E" w:rsidRDefault="0045099E" w:rsidP="003438DD">
      <w:pPr>
        <w:pStyle w:val="NumberedBulletPACKT"/>
        <w:rPr>
          <w:color w:val="000000"/>
          <w:lang w:val="en-GB" w:eastAsia="en-GB"/>
        </w:rPr>
      </w:pPr>
      <w:r w:rsidRPr="0045099E">
        <w:rPr>
          <w:lang w:val="en-GB" w:eastAsia="en-GB"/>
        </w:rPr>
        <w:t>Check</w:t>
      </w:r>
      <w:del w:id="209" w:author="Lucy Wan" w:date="2021-01-26T10:27:00Z">
        <w:r w:rsidRPr="0045099E" w:rsidDel="00966272">
          <w:rPr>
            <w:lang w:val="en-GB" w:eastAsia="en-GB"/>
          </w:rPr>
          <w:delText>ing</w:delText>
        </w:r>
      </w:del>
      <w:r w:rsidRPr="0045099E">
        <w:rPr>
          <w:lang w:val="en-GB" w:eastAsia="en-GB"/>
        </w:rPr>
        <w:t> Netlogon</w:t>
      </w:r>
      <w:r w:rsidR="0073431C">
        <w:rPr>
          <w:lang w:val="en-GB" w:eastAsia="en-GB"/>
        </w:rPr>
        <w:t>, ADWS,</w:t>
      </w:r>
      <w:r w:rsidRPr="0045099E">
        <w:rPr>
          <w:lang w:val="en-GB" w:eastAsia="en-GB"/>
        </w:rPr>
        <w:t> and DNS services</w:t>
      </w:r>
      <w:ins w:id="210" w:author="Lucy Wan" w:date="2021-01-26T10:27:00Z">
        <w:r w:rsidR="00077AFB">
          <w:rPr>
            <w:lang w:val="en-GB" w:eastAsia="en-GB"/>
          </w:rPr>
          <w:t>:</w:t>
        </w:r>
      </w:ins>
    </w:p>
    <w:p w14:paraId="3265ACDF" w14:textId="77777777" w:rsidR="003438DD" w:rsidRPr="003438DD" w:rsidRDefault="003438DD" w:rsidP="003438DD">
      <w:pPr>
        <w:pStyle w:val="CodePACKT"/>
      </w:pPr>
    </w:p>
    <w:p w14:paraId="782DC7A3" w14:textId="1C83D35A" w:rsidR="0045099E" w:rsidRPr="003438DD" w:rsidRDefault="0045099E" w:rsidP="003438DD">
      <w:pPr>
        <w:pStyle w:val="CodePACKT"/>
      </w:pPr>
      <w:r w:rsidRPr="003438DD">
        <w:t>Get-Service NetLogon, </w:t>
      </w:r>
      <w:r w:rsidR="0073431C">
        <w:t xml:space="preserve">ADWS, </w:t>
      </w:r>
      <w:r w:rsidRPr="003438DD">
        <w:t>DNS </w:t>
      </w:r>
    </w:p>
    <w:p w14:paraId="0F50BF17" w14:textId="77777777" w:rsidR="0045099E" w:rsidRPr="003438DD" w:rsidRDefault="0045099E" w:rsidP="003438DD">
      <w:pPr>
        <w:pStyle w:val="CodePACKT"/>
      </w:pPr>
    </w:p>
    <w:p w14:paraId="27BF8709" w14:textId="61196EB8" w:rsidR="0045099E" w:rsidRPr="0045099E" w:rsidRDefault="0045099E" w:rsidP="003438DD">
      <w:pPr>
        <w:pStyle w:val="NumberedBulletPACKT"/>
        <w:rPr>
          <w:color w:val="000000"/>
          <w:lang w:val="en-GB" w:eastAsia="en-GB"/>
        </w:rPr>
      </w:pPr>
      <w:r w:rsidRPr="0045099E">
        <w:rPr>
          <w:lang w:val="en-GB" w:eastAsia="en-GB"/>
        </w:rPr>
        <w:t>Get</w:t>
      </w:r>
      <w:del w:id="211" w:author="Lucy Wan" w:date="2021-01-26T10:27:00Z">
        <w:r w:rsidRPr="0045099E" w:rsidDel="003E5350">
          <w:rPr>
            <w:lang w:val="en-GB" w:eastAsia="en-GB"/>
          </w:rPr>
          <w:delText>ting</w:delText>
        </w:r>
      </w:del>
      <w:r w:rsidRPr="0045099E">
        <w:rPr>
          <w:lang w:val="en-GB" w:eastAsia="en-GB"/>
        </w:rPr>
        <w:t> </w:t>
      </w:r>
      <w:r w:rsidR="001738B0">
        <w:rPr>
          <w:lang w:val="en-GB" w:eastAsia="en-GB"/>
        </w:rPr>
        <w:t>i</w:t>
      </w:r>
      <w:r w:rsidRPr="0045099E">
        <w:rPr>
          <w:lang w:val="en-GB" w:eastAsia="en-GB"/>
        </w:rPr>
        <w:t>nitial AD </w:t>
      </w:r>
      <w:r w:rsidR="001738B0">
        <w:rPr>
          <w:lang w:val="en-GB" w:eastAsia="en-GB"/>
        </w:rPr>
        <w:t>u</w:t>
      </w:r>
      <w:r w:rsidRPr="0045099E">
        <w:rPr>
          <w:lang w:val="en-GB" w:eastAsia="en-GB"/>
        </w:rPr>
        <w:t>sers</w:t>
      </w:r>
      <w:ins w:id="212" w:author="Lucy Wan" w:date="2021-01-26T10:27:00Z">
        <w:r w:rsidR="003E5350">
          <w:rPr>
            <w:lang w:val="en-GB" w:eastAsia="en-GB"/>
          </w:rPr>
          <w:t>:</w:t>
        </w:r>
      </w:ins>
    </w:p>
    <w:p w14:paraId="3AC6388B" w14:textId="77777777" w:rsidR="003438DD" w:rsidRDefault="003438DD" w:rsidP="003438DD">
      <w:pPr>
        <w:pStyle w:val="CodePACKT"/>
        <w:rPr>
          <w:lang w:val="en-GB"/>
        </w:rPr>
      </w:pPr>
    </w:p>
    <w:p w14:paraId="79AC2827" w14:textId="0D70C870" w:rsidR="0045099E" w:rsidRPr="0045099E" w:rsidRDefault="0045099E" w:rsidP="003438DD">
      <w:pPr>
        <w:pStyle w:val="CodePACKT"/>
        <w:rPr>
          <w:lang w:val="en-GB"/>
        </w:rPr>
      </w:pPr>
      <w:r w:rsidRPr="0045099E">
        <w:rPr>
          <w:lang w:val="en-GB"/>
        </w:rPr>
        <w:t>Get-ADUser -Filter * |</w:t>
      </w:r>
    </w:p>
    <w:p w14:paraId="5C8D4FBC" w14:textId="77777777" w:rsidR="0045099E" w:rsidRPr="0045099E" w:rsidRDefault="0045099E" w:rsidP="003438DD">
      <w:pPr>
        <w:pStyle w:val="CodePACKT"/>
        <w:rPr>
          <w:lang w:val="en-GB"/>
        </w:rPr>
      </w:pPr>
      <w:r w:rsidRPr="0045099E">
        <w:rPr>
          <w:lang w:val="en-GB"/>
        </w:rPr>
        <w:t>  Sort-Object -Property Name |</w:t>
      </w:r>
    </w:p>
    <w:p w14:paraId="3438CAF8" w14:textId="77777777" w:rsidR="0045099E" w:rsidRPr="0045099E" w:rsidRDefault="0045099E" w:rsidP="003438DD">
      <w:pPr>
        <w:pStyle w:val="CodePACKT"/>
        <w:rPr>
          <w:lang w:val="en-GB"/>
        </w:rPr>
      </w:pPr>
      <w:r w:rsidRPr="0045099E">
        <w:rPr>
          <w:lang w:val="en-GB"/>
        </w:rPr>
        <w:t>    Format-Table -Property Name, DistinguishedName</w:t>
      </w:r>
    </w:p>
    <w:p w14:paraId="01CF669C" w14:textId="77777777" w:rsidR="0045099E" w:rsidRPr="0045099E" w:rsidRDefault="0045099E" w:rsidP="003438DD">
      <w:pPr>
        <w:pStyle w:val="CodePACKT"/>
        <w:rPr>
          <w:lang w:val="en-GB"/>
        </w:rPr>
      </w:pPr>
    </w:p>
    <w:p w14:paraId="0CA03256" w14:textId="27B9750B" w:rsidR="0045099E" w:rsidRPr="0045099E" w:rsidRDefault="0045099E" w:rsidP="003438DD">
      <w:pPr>
        <w:pStyle w:val="NumberedBulletPACKT"/>
        <w:rPr>
          <w:color w:val="000000"/>
          <w:lang w:val="en-GB" w:eastAsia="en-GB"/>
        </w:rPr>
      </w:pPr>
      <w:r w:rsidRPr="0045099E">
        <w:rPr>
          <w:lang w:val="en-GB" w:eastAsia="en-GB"/>
        </w:rPr>
        <w:t>Get</w:t>
      </w:r>
      <w:del w:id="213" w:author="Lucy Wan" w:date="2021-01-26T10:27:00Z">
        <w:r w:rsidRPr="0045099E" w:rsidDel="003E5350">
          <w:rPr>
            <w:lang w:val="en-GB" w:eastAsia="en-GB"/>
          </w:rPr>
          <w:delText>ting</w:delText>
        </w:r>
      </w:del>
      <w:r w:rsidRPr="0045099E">
        <w:rPr>
          <w:lang w:val="en-GB" w:eastAsia="en-GB"/>
        </w:rPr>
        <w:t> initial AD groups</w:t>
      </w:r>
      <w:ins w:id="214" w:author="Lucy Wan" w:date="2021-01-26T10:27:00Z">
        <w:r w:rsidR="003E5350">
          <w:rPr>
            <w:lang w:val="en-GB" w:eastAsia="en-GB"/>
          </w:rPr>
          <w:t>:</w:t>
        </w:r>
      </w:ins>
    </w:p>
    <w:p w14:paraId="4CB25515" w14:textId="77777777" w:rsidR="003438DD" w:rsidRPr="003438DD" w:rsidRDefault="003438DD" w:rsidP="003438DD">
      <w:pPr>
        <w:pStyle w:val="CodePACKT"/>
      </w:pPr>
    </w:p>
    <w:p w14:paraId="78B7C18B" w14:textId="1477A2EF" w:rsidR="0045099E" w:rsidRPr="003438DD" w:rsidRDefault="0045099E" w:rsidP="003438DD">
      <w:pPr>
        <w:pStyle w:val="CodePACKT"/>
      </w:pPr>
      <w:r w:rsidRPr="003438DD">
        <w:t>Get-ADGroup -Filter </w:t>
      </w:r>
      <w:proofErr w:type="gramStart"/>
      <w:r w:rsidRPr="003438DD">
        <w:t>*  |</w:t>
      </w:r>
      <w:proofErr w:type="gramEnd"/>
    </w:p>
    <w:p w14:paraId="3C88DA16" w14:textId="5D366042" w:rsidR="0045099E" w:rsidRPr="003438DD" w:rsidRDefault="0045099E" w:rsidP="003438DD">
      <w:pPr>
        <w:pStyle w:val="CodePACKT"/>
      </w:pPr>
      <w:r w:rsidRPr="003438DD">
        <w:t>  Sort-Object -Property Groupscope,</w:t>
      </w:r>
      <w:r w:rsidR="0004003C">
        <w:t xml:space="preserve"> </w:t>
      </w:r>
      <w:r w:rsidRPr="003438DD">
        <w:t>Name |</w:t>
      </w:r>
    </w:p>
    <w:p w14:paraId="69235E93" w14:textId="77777777" w:rsidR="0045099E" w:rsidRPr="003438DD" w:rsidRDefault="0045099E" w:rsidP="003438DD">
      <w:pPr>
        <w:pStyle w:val="CodePACKT"/>
      </w:pPr>
      <w:r w:rsidRPr="003438DD">
        <w:lastRenderedPageBreak/>
        <w:t>    Format-Table -Property Name, GroupScope</w:t>
      </w:r>
    </w:p>
    <w:p w14:paraId="0CF00C6A" w14:textId="77777777" w:rsidR="0045099E" w:rsidRPr="003438DD" w:rsidRDefault="0045099E" w:rsidP="003438DD">
      <w:pPr>
        <w:pStyle w:val="CodePACKT"/>
      </w:pPr>
    </w:p>
    <w:p w14:paraId="7018FE45" w14:textId="2C454052" w:rsidR="0045099E" w:rsidRPr="0045099E" w:rsidRDefault="0045099E" w:rsidP="003438DD">
      <w:pPr>
        <w:pStyle w:val="NumberedBulletPACKT"/>
        <w:rPr>
          <w:color w:val="000000"/>
          <w:lang w:val="en-GB" w:eastAsia="en-GB"/>
        </w:rPr>
      </w:pPr>
      <w:r w:rsidRPr="0045099E">
        <w:rPr>
          <w:lang w:val="en-GB" w:eastAsia="en-GB"/>
        </w:rPr>
        <w:t>Examin</w:t>
      </w:r>
      <w:ins w:id="215" w:author="Lucy Wan" w:date="2021-01-26T10:27:00Z">
        <w:r w:rsidR="003E5350">
          <w:rPr>
            <w:lang w:val="en-GB" w:eastAsia="en-GB"/>
          </w:rPr>
          <w:t>e</w:t>
        </w:r>
      </w:ins>
      <w:del w:id="216" w:author="Lucy Wan" w:date="2021-01-26T10:27:00Z">
        <w:r w:rsidRPr="0045099E" w:rsidDel="003E5350">
          <w:rPr>
            <w:lang w:val="en-GB" w:eastAsia="en-GB"/>
          </w:rPr>
          <w:delText>ing</w:delText>
        </w:r>
      </w:del>
      <w:r w:rsidRPr="0045099E">
        <w:rPr>
          <w:lang w:val="en-GB" w:eastAsia="en-GB"/>
        </w:rPr>
        <w:t> Enterprise Admins group membership</w:t>
      </w:r>
      <w:ins w:id="217" w:author="Lucy Wan" w:date="2021-01-26T10:28:00Z">
        <w:r w:rsidR="00B01447">
          <w:rPr>
            <w:lang w:val="en-GB" w:eastAsia="en-GB"/>
          </w:rPr>
          <w:t>:</w:t>
        </w:r>
      </w:ins>
    </w:p>
    <w:p w14:paraId="147E7CBB" w14:textId="77777777" w:rsidR="003438DD" w:rsidRDefault="003438DD" w:rsidP="003438DD">
      <w:pPr>
        <w:pStyle w:val="CodePACKT"/>
        <w:rPr>
          <w:lang w:val="en-GB"/>
        </w:rPr>
      </w:pPr>
    </w:p>
    <w:p w14:paraId="09DF8D03" w14:textId="2C60FD84" w:rsidR="0045099E" w:rsidRPr="00B20AC5" w:rsidRDefault="0045099E" w:rsidP="00B20AC5">
      <w:pPr>
        <w:pStyle w:val="CodePACKT"/>
      </w:pPr>
      <w:r w:rsidRPr="00B20AC5">
        <w:t>Get-ADGroupMember -Identity </w:t>
      </w:r>
      <w:del w:id="218" w:author="Parvathy Nair" w:date="2021-01-31T21:04:00Z">
        <w:r w:rsidR="003B539B" w:rsidDel="00056227">
          <w:delText>’</w:delText>
        </w:r>
      </w:del>
      <w:ins w:id="219" w:author="Parvathy Nair" w:date="2021-01-31T21:04:00Z">
        <w:r w:rsidR="00056227">
          <w:t>’</w:t>
        </w:r>
      </w:ins>
      <w:r w:rsidRPr="00B20AC5">
        <w:t>Enterprise Admins</w:t>
      </w:r>
      <w:del w:id="220" w:author="Parvathy Nair" w:date="2021-01-31T21:04:00Z">
        <w:r w:rsidR="003B539B" w:rsidDel="00056227">
          <w:delText>’</w:delText>
        </w:r>
      </w:del>
      <w:ins w:id="221" w:author="Parvathy Nair" w:date="2021-01-31T21:04:00Z">
        <w:r w:rsidR="00056227">
          <w:t>’</w:t>
        </w:r>
      </w:ins>
      <w:r w:rsidRPr="00B20AC5">
        <w:t>  </w:t>
      </w:r>
    </w:p>
    <w:p w14:paraId="60316DF3" w14:textId="77777777" w:rsidR="0045099E" w:rsidRPr="0045099E" w:rsidRDefault="0045099E" w:rsidP="003438DD">
      <w:pPr>
        <w:pStyle w:val="CodePACKT"/>
        <w:rPr>
          <w:lang w:val="en-GB"/>
        </w:rPr>
      </w:pPr>
    </w:p>
    <w:p w14:paraId="6353F684" w14:textId="7F05F59F" w:rsidR="0045099E" w:rsidRPr="0045099E" w:rsidRDefault="0045099E" w:rsidP="003438DD">
      <w:pPr>
        <w:pStyle w:val="NumberedBulletPACKT"/>
        <w:rPr>
          <w:color w:val="000000"/>
          <w:lang w:val="en-GB" w:eastAsia="en-GB"/>
        </w:rPr>
      </w:pPr>
      <w:r w:rsidRPr="0045099E">
        <w:rPr>
          <w:lang w:val="en-GB" w:eastAsia="en-GB"/>
        </w:rPr>
        <w:t>Check</w:t>
      </w:r>
      <w:del w:id="222" w:author="Lucy Wan" w:date="2021-01-26T10:28:00Z">
        <w:r w:rsidRPr="0045099E" w:rsidDel="0037371A">
          <w:rPr>
            <w:lang w:val="en-GB" w:eastAsia="en-GB"/>
          </w:rPr>
          <w:delText>ing</w:delText>
        </w:r>
      </w:del>
      <w:r w:rsidRPr="0045099E">
        <w:rPr>
          <w:lang w:val="en-GB" w:eastAsia="en-GB"/>
        </w:rPr>
        <w:t> DNS </w:t>
      </w:r>
      <w:ins w:id="223" w:author="Lucy Wan" w:date="2021-01-26T10:28:00Z">
        <w:r w:rsidR="0037371A">
          <w:rPr>
            <w:lang w:val="en-GB" w:eastAsia="en-GB"/>
          </w:rPr>
          <w:t>z</w:t>
        </w:r>
      </w:ins>
      <w:del w:id="224" w:author="Lucy Wan" w:date="2021-01-26T10:28:00Z">
        <w:r w:rsidRPr="0045099E" w:rsidDel="0037371A">
          <w:rPr>
            <w:lang w:val="en-GB" w:eastAsia="en-GB"/>
          </w:rPr>
          <w:delText>Z</w:delText>
        </w:r>
      </w:del>
      <w:r w:rsidRPr="0045099E">
        <w:rPr>
          <w:lang w:val="en-GB" w:eastAsia="en-GB"/>
        </w:rPr>
        <w:t>ones on </w:t>
      </w:r>
      <w:proofErr w:type="gramStart"/>
      <w:r w:rsidRPr="0045099E">
        <w:rPr>
          <w:lang w:val="en-GB" w:eastAsia="en-GB"/>
        </w:rPr>
        <w:t>DC1</w:t>
      </w:r>
      <w:proofErr w:type="gramEnd"/>
    </w:p>
    <w:p w14:paraId="05B23DED" w14:textId="77777777" w:rsidR="003438DD" w:rsidRDefault="003438DD" w:rsidP="003438DD">
      <w:pPr>
        <w:pStyle w:val="CodePACKT"/>
        <w:rPr>
          <w:lang w:val="en-GB"/>
        </w:rPr>
      </w:pPr>
    </w:p>
    <w:p w14:paraId="27250DBB" w14:textId="33A6164C" w:rsidR="0045099E" w:rsidRPr="0045099E" w:rsidRDefault="0045099E" w:rsidP="003438DD">
      <w:pPr>
        <w:pStyle w:val="CodePACKT"/>
        <w:rPr>
          <w:lang w:val="en-GB"/>
        </w:rPr>
      </w:pPr>
      <w:r w:rsidRPr="0045099E">
        <w:rPr>
          <w:lang w:val="en-GB"/>
        </w:rPr>
        <w:t>Get-DnsServerZone -ComputerName DC1  </w:t>
      </w:r>
    </w:p>
    <w:p w14:paraId="538C885D" w14:textId="77777777" w:rsidR="0045099E" w:rsidRPr="0045099E" w:rsidRDefault="0045099E" w:rsidP="003438DD">
      <w:pPr>
        <w:pStyle w:val="CodePACKT"/>
        <w:rPr>
          <w:lang w:val="en-GB"/>
        </w:rPr>
      </w:pPr>
    </w:p>
    <w:p w14:paraId="515831EC" w14:textId="22ACC528" w:rsidR="0045099E" w:rsidRPr="0045099E" w:rsidRDefault="0045099E" w:rsidP="00B20AC5">
      <w:pPr>
        <w:pStyle w:val="NumberedBulletPACKT"/>
        <w:rPr>
          <w:color w:val="000000"/>
          <w:lang w:val="en-GB" w:eastAsia="en-GB"/>
        </w:rPr>
      </w:pPr>
      <w:r w:rsidRPr="0045099E">
        <w:rPr>
          <w:lang w:val="en-GB" w:eastAsia="en-GB"/>
        </w:rPr>
        <w:t>Test</w:t>
      </w:r>
      <w:del w:id="225" w:author="Lucy Wan" w:date="2021-01-26T10:28:00Z">
        <w:r w:rsidRPr="0045099E" w:rsidDel="0037371A">
          <w:rPr>
            <w:lang w:val="en-GB" w:eastAsia="en-GB"/>
          </w:rPr>
          <w:delText>ing</w:delText>
        </w:r>
      </w:del>
      <w:r w:rsidRPr="0045099E">
        <w:rPr>
          <w:lang w:val="en-GB" w:eastAsia="en-GB"/>
        </w:rPr>
        <w:t> domain name DNS resolution</w:t>
      </w:r>
      <w:ins w:id="226" w:author="Lucy Wan" w:date="2021-01-26T10:28:00Z">
        <w:r w:rsidR="0037371A">
          <w:rPr>
            <w:lang w:val="en-GB" w:eastAsia="en-GB"/>
          </w:rPr>
          <w:t>:</w:t>
        </w:r>
      </w:ins>
      <w:r w:rsidRPr="0045099E">
        <w:rPr>
          <w:lang w:val="en-GB" w:eastAsia="en-GB"/>
        </w:rPr>
        <w:t> </w:t>
      </w:r>
    </w:p>
    <w:p w14:paraId="6604E34A" w14:textId="77777777" w:rsidR="00B20AC5" w:rsidRDefault="00B20AC5" w:rsidP="00B20AC5">
      <w:pPr>
        <w:pStyle w:val="CodePACKT"/>
        <w:rPr>
          <w:lang w:val="en-GB"/>
        </w:rPr>
      </w:pPr>
    </w:p>
    <w:p w14:paraId="3F801848" w14:textId="649077C1" w:rsidR="0045099E" w:rsidRPr="0045099E" w:rsidRDefault="0045099E" w:rsidP="00B20AC5">
      <w:pPr>
        <w:pStyle w:val="CodePACKT"/>
        <w:rPr>
          <w:lang w:val="en-GB"/>
        </w:rPr>
      </w:pPr>
      <w:r w:rsidRPr="0045099E">
        <w:rPr>
          <w:lang w:val="en-GB"/>
        </w:rPr>
        <w:t>Resolve-DnsName -Name Reskit.</w:t>
      </w:r>
      <w:proofErr w:type="gramStart"/>
      <w:r w:rsidRPr="0045099E">
        <w:rPr>
          <w:lang w:val="en-GB"/>
        </w:rPr>
        <w:t>Org</w:t>
      </w:r>
      <w:proofErr w:type="gramEnd"/>
      <w:r w:rsidRPr="0045099E">
        <w:rPr>
          <w:lang w:val="en-GB"/>
        </w:rPr>
        <w:t> </w:t>
      </w:r>
    </w:p>
    <w:p w14:paraId="1F794A06" w14:textId="77777777" w:rsidR="00CB71B5" w:rsidRDefault="00CB71B5" w:rsidP="00CB71B5">
      <w:pPr>
        <w:pStyle w:val="Heading2"/>
        <w:numPr>
          <w:ilvl w:val="1"/>
          <w:numId w:val="3"/>
        </w:numPr>
        <w:tabs>
          <w:tab w:val="left" w:pos="0"/>
        </w:tabs>
      </w:pPr>
      <w:r>
        <w:t>How it works...</w:t>
      </w:r>
    </w:p>
    <w:p w14:paraId="0154C506" w14:textId="3F0FA973" w:rsidR="00624FEC" w:rsidRDefault="008C4973" w:rsidP="0004003C">
      <w:pPr>
        <w:pStyle w:val="NormalPACKT"/>
      </w:pPr>
      <w:r>
        <w:t>After you completed the installation of AD, and rebooted, in</w:t>
      </w:r>
      <w:r w:rsidR="00624FEC">
        <w:t xml:space="preserve"> </w:t>
      </w:r>
      <w:r w:rsidR="00624FEC" w:rsidRPr="00624FEC">
        <w:rPr>
          <w:rStyle w:val="ItalicsPACKT"/>
        </w:rPr>
        <w:t>step 1</w:t>
      </w:r>
      <w:r>
        <w:t>, you examin</w:t>
      </w:r>
      <w:r w:rsidR="0004003C">
        <w:t>e</w:t>
      </w:r>
      <w:r>
        <w:t xml:space="preserve"> the AD Directory Service Entry </w:t>
      </w:r>
      <w:r w:rsidR="0004003C">
        <w:t>(</w:t>
      </w:r>
      <w:r>
        <w:t>DSE), which looks like this:</w:t>
      </w:r>
    </w:p>
    <w:p w14:paraId="09B08781" w14:textId="77777777" w:rsidR="008C4973" w:rsidRDefault="008C4973" w:rsidP="00624FEC">
      <w:pPr>
        <w:pStyle w:val="NormalPACKT"/>
        <w:rPr>
          <w:noProof/>
        </w:rPr>
      </w:pPr>
    </w:p>
    <w:p w14:paraId="68CBD6FA" w14:textId="2E5E3C5C" w:rsidR="00F51019" w:rsidRDefault="00F51019" w:rsidP="0004003C">
      <w:pPr>
        <w:pStyle w:val="FigurePACKT"/>
        <w:rPr>
          <w:ins w:id="227" w:author="Lucy Wan" w:date="2021-01-26T10:28:00Z"/>
        </w:rPr>
      </w:pPr>
      <w:r>
        <w:lastRenderedPageBreak/>
        <w:drawing>
          <wp:inline distT="0" distB="0" distL="0" distR="0" wp14:anchorId="09A9A699" wp14:editId="1E0A3145">
            <wp:extent cx="5006194" cy="832358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2472" cy="8334018"/>
                    </a:xfrm>
                    <a:prstGeom prst="rect">
                      <a:avLst/>
                    </a:prstGeom>
                  </pic:spPr>
                </pic:pic>
              </a:graphicData>
            </a:graphic>
          </wp:inline>
        </w:drawing>
      </w:r>
    </w:p>
    <w:p w14:paraId="703E6D89" w14:textId="33F8EA3C" w:rsidR="009C44EB" w:rsidRDefault="009C44EB" w:rsidP="0004003C">
      <w:pPr>
        <w:pStyle w:val="FigurePACKT"/>
      </w:pPr>
      <w:ins w:id="228" w:author="Lucy Wan" w:date="2021-01-26T10:28:00Z">
        <w:r>
          <w:lastRenderedPageBreak/>
          <w:t>Figure 6.</w:t>
        </w:r>
        <w:r w:rsidR="006875E8">
          <w:t xml:space="preserve">8: </w:t>
        </w:r>
        <w:r w:rsidR="00834FA9">
          <w:t xml:space="preserve">Examining the AD </w:t>
        </w:r>
      </w:ins>
      <w:ins w:id="229" w:author="Lucy Wan" w:date="2021-01-26T10:29:00Z">
        <w:r w:rsidR="00834FA9">
          <w:t>Directory Service Entry (DSE)</w:t>
        </w:r>
      </w:ins>
    </w:p>
    <w:p w14:paraId="593887B5" w14:textId="68BAFEBF"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08.png</w:t>
      </w:r>
    </w:p>
    <w:p w14:paraId="49C8543A" w14:textId="3F29864D" w:rsidR="00F51019" w:rsidRDefault="00F51019" w:rsidP="00F51019">
      <w:r>
        <w:t xml:space="preserve">In </w:t>
      </w:r>
      <w:r w:rsidRPr="00F51019">
        <w:rPr>
          <w:rStyle w:val="ItalicsPACKT"/>
        </w:rPr>
        <w:t>step 2</w:t>
      </w:r>
      <w:r>
        <w:t xml:space="preserve">, you use the </w:t>
      </w:r>
      <w:r w:rsidRPr="00F51019">
        <w:rPr>
          <w:rStyle w:val="CodeInTextPACKT"/>
        </w:rPr>
        <w:t>Get-ADForest</w:t>
      </w:r>
      <w:r>
        <w:t xml:space="preserve"> command to review further information on the newly created forest, which looks like this:</w:t>
      </w:r>
    </w:p>
    <w:p w14:paraId="2074BCDA" w14:textId="714958E4" w:rsidR="00F51019" w:rsidRDefault="00F51019" w:rsidP="0004003C">
      <w:pPr>
        <w:pStyle w:val="FigurePACKT"/>
        <w:rPr>
          <w:ins w:id="230" w:author="Lucy Wan" w:date="2021-01-26T10:29:00Z"/>
        </w:rPr>
      </w:pPr>
      <w:r>
        <w:drawing>
          <wp:inline distT="0" distB="0" distL="0" distR="0" wp14:anchorId="19A5B057" wp14:editId="5B027812">
            <wp:extent cx="4112634" cy="15163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6638" cy="1521544"/>
                    </a:xfrm>
                    <a:prstGeom prst="rect">
                      <a:avLst/>
                    </a:prstGeom>
                  </pic:spPr>
                </pic:pic>
              </a:graphicData>
            </a:graphic>
          </wp:inline>
        </w:drawing>
      </w:r>
    </w:p>
    <w:p w14:paraId="25E409A2" w14:textId="316B561C" w:rsidR="003C5F33" w:rsidRDefault="003C5F33" w:rsidP="0004003C">
      <w:pPr>
        <w:pStyle w:val="FigurePACKT"/>
      </w:pPr>
      <w:ins w:id="231" w:author="Lucy Wan" w:date="2021-01-26T10:29:00Z">
        <w:r>
          <w:t>Figure 6.9: Viewing the AD forest details</w:t>
        </w:r>
      </w:ins>
    </w:p>
    <w:p w14:paraId="04226A5C" w14:textId="77777777"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09.png</w:t>
      </w:r>
    </w:p>
    <w:p w14:paraId="1F9722E5" w14:textId="5E32A84A" w:rsidR="00F51019" w:rsidRDefault="00F51019" w:rsidP="00F51019">
      <w:r>
        <w:t xml:space="preserve">In </w:t>
      </w:r>
      <w:r w:rsidRPr="00F51019">
        <w:rPr>
          <w:rStyle w:val="ItalicsPACKT"/>
        </w:rPr>
        <w:t xml:space="preserve">step </w:t>
      </w:r>
      <w:r>
        <w:rPr>
          <w:rStyle w:val="ItalicsPACKT"/>
        </w:rPr>
        <w:t>3</w:t>
      </w:r>
      <w:r>
        <w:t xml:space="preserve">, you use </w:t>
      </w:r>
      <w:r w:rsidRPr="0073431C">
        <w:rPr>
          <w:rStyle w:val="CodeInTextPACKT"/>
        </w:rPr>
        <w:t>Get-ADDomain</w:t>
      </w:r>
      <w:r>
        <w:t xml:space="preserve"> to return more information about the </w:t>
      </w:r>
      <w:r w:rsidRPr="0073431C">
        <w:rPr>
          <w:rStyle w:val="CodeInTextPACKT"/>
        </w:rPr>
        <w:t>Reskit.Org</w:t>
      </w:r>
      <w:r>
        <w:t xml:space="preserve"> domain, which looks like this:</w:t>
      </w:r>
    </w:p>
    <w:p w14:paraId="5D759CD7" w14:textId="07B81101" w:rsidR="00F51019" w:rsidRDefault="00F51019" w:rsidP="00F51019">
      <w:pPr>
        <w:pStyle w:val="FigurePACKT"/>
        <w:rPr>
          <w:ins w:id="232" w:author="Lucy Wan" w:date="2021-01-26T10:29:00Z"/>
        </w:rPr>
      </w:pPr>
      <w:r>
        <w:drawing>
          <wp:inline distT="0" distB="0" distL="0" distR="0" wp14:anchorId="54856165" wp14:editId="35F99F34">
            <wp:extent cx="4180194"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2808" cy="2866122"/>
                    </a:xfrm>
                    <a:prstGeom prst="rect">
                      <a:avLst/>
                    </a:prstGeom>
                  </pic:spPr>
                </pic:pic>
              </a:graphicData>
            </a:graphic>
          </wp:inline>
        </w:drawing>
      </w:r>
    </w:p>
    <w:p w14:paraId="3B710C76" w14:textId="5A660B1B" w:rsidR="00075AA7" w:rsidRDefault="00075AA7" w:rsidP="00F51019">
      <w:pPr>
        <w:pStyle w:val="FigurePACKT"/>
      </w:pPr>
      <w:ins w:id="233" w:author="Lucy Wan" w:date="2021-01-26T10:29:00Z">
        <w:r>
          <w:lastRenderedPageBreak/>
          <w:t xml:space="preserve">Figure 6.10: </w:t>
        </w:r>
        <w:r w:rsidR="00F431CB">
          <w:t>Viewing AD domain details</w:t>
        </w:r>
      </w:ins>
    </w:p>
    <w:p w14:paraId="60D961C2" w14:textId="213CA3AD" w:rsidR="00F51019" w:rsidRDefault="00F51019" w:rsidP="00F51019">
      <w:pPr>
        <w:pStyle w:val="LayoutInformationPACKT"/>
        <w:rPr>
          <w:noProof/>
        </w:rPr>
      </w:pPr>
      <w:r>
        <w:t xml:space="preserve">Insert </w:t>
      </w:r>
      <w:r w:rsidRPr="00C41783">
        <w:t>image</w:t>
      </w:r>
      <w:r>
        <w:t xml:space="preserve"> </w:t>
      </w:r>
      <w:r>
        <w:rPr>
          <w:noProof/>
        </w:rPr>
        <w:t>B42024_06</w:t>
      </w:r>
      <w:r w:rsidRPr="00023EAD">
        <w:rPr>
          <w:noProof/>
        </w:rPr>
        <w:t>_</w:t>
      </w:r>
      <w:r>
        <w:rPr>
          <w:noProof/>
        </w:rPr>
        <w:t>10</w:t>
      </w:r>
      <w:r w:rsidRPr="00F51019">
        <w:rPr>
          <w:noProof/>
        </w:rPr>
        <w:t xml:space="preserve"> </w:t>
      </w:r>
      <w:r>
        <w:rPr>
          <w:noProof/>
        </w:rPr>
        <w:t>.png</w:t>
      </w:r>
    </w:p>
    <w:p w14:paraId="2E5FE496" w14:textId="50739196" w:rsidR="00F51019" w:rsidRDefault="0073431C" w:rsidP="00F51019">
      <w:r>
        <w:t>The AD services run within the Netlogon Windows Service. The ADWS ser</w:t>
      </w:r>
      <w:r w:rsidR="0004003C">
        <w:t>vice</w:t>
      </w:r>
      <w:r>
        <w:t xml:space="preserve"> is a web service used by the PowerShell AD cmdlets to communicate with the AD. </w:t>
      </w:r>
      <w:r w:rsidR="0004003C">
        <w:t xml:space="preserve">AD relies on </w:t>
      </w:r>
      <w:r>
        <w:t xml:space="preserve">DNS as a locator service enabling AD clients and DCs to find DCs. All three must be up and running for you to manage AD using Powershell. In </w:t>
      </w:r>
      <w:r w:rsidRPr="00751E64">
        <w:rPr>
          <w:rStyle w:val="ItalicsPACKT"/>
        </w:rPr>
        <w:t>step 4</w:t>
      </w:r>
      <w:r>
        <w:t>, you check all three services which look like this:</w:t>
      </w:r>
    </w:p>
    <w:p w14:paraId="28C193B4" w14:textId="73088B23" w:rsidR="0073431C" w:rsidRDefault="00C35DA7" w:rsidP="00C35DA7">
      <w:pPr>
        <w:pStyle w:val="FigurePACKT"/>
        <w:rPr>
          <w:ins w:id="234" w:author="Lucy Wan" w:date="2021-01-26T10:30:00Z"/>
        </w:rPr>
      </w:pPr>
      <w:r>
        <w:drawing>
          <wp:inline distT="0" distB="0" distL="0" distR="0" wp14:anchorId="747EE44B" wp14:editId="71473ACE">
            <wp:extent cx="2846070" cy="948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8795" cy="956265"/>
                    </a:xfrm>
                    <a:prstGeom prst="rect">
                      <a:avLst/>
                    </a:prstGeom>
                  </pic:spPr>
                </pic:pic>
              </a:graphicData>
            </a:graphic>
          </wp:inline>
        </w:drawing>
      </w:r>
    </w:p>
    <w:p w14:paraId="29CEBC45" w14:textId="5E1BCB3D" w:rsidR="009A3ADD" w:rsidRDefault="009A3ADD" w:rsidP="00C35DA7">
      <w:pPr>
        <w:pStyle w:val="FigurePACKT"/>
      </w:pPr>
      <w:ins w:id="235" w:author="Lucy Wan" w:date="2021-01-26T10:30:00Z">
        <w:r>
          <w:t>Figure 6.11: Checking the NetLogon, ADWS, and DNS services</w:t>
        </w:r>
      </w:ins>
    </w:p>
    <w:p w14:paraId="38889A2E" w14:textId="74A4A4A7" w:rsidR="00C35DA7" w:rsidRDefault="00C35DA7" w:rsidP="00C35DA7">
      <w:pPr>
        <w:pStyle w:val="LayoutInformationPACKT"/>
        <w:rPr>
          <w:noProof/>
        </w:rPr>
      </w:pPr>
      <w:r>
        <w:t xml:space="preserve">Insert </w:t>
      </w:r>
      <w:r w:rsidRPr="00C41783">
        <w:t>image</w:t>
      </w:r>
      <w:r>
        <w:t xml:space="preserve"> </w:t>
      </w:r>
      <w:r>
        <w:rPr>
          <w:noProof/>
        </w:rPr>
        <w:t>B42024_06</w:t>
      </w:r>
      <w:r w:rsidRPr="00023EAD">
        <w:rPr>
          <w:noProof/>
        </w:rPr>
        <w:t>_</w:t>
      </w:r>
      <w:r>
        <w:rPr>
          <w:noProof/>
        </w:rPr>
        <w:t>11</w:t>
      </w:r>
      <w:r w:rsidRPr="00F51019">
        <w:rPr>
          <w:noProof/>
        </w:rPr>
        <w:t xml:space="preserve"> </w:t>
      </w:r>
      <w:r>
        <w:rPr>
          <w:noProof/>
        </w:rPr>
        <w:t>.png</w:t>
      </w:r>
    </w:p>
    <w:p w14:paraId="464E9FD0" w14:textId="575B2E07" w:rsidR="002F2BF1" w:rsidRDefault="00C35DA7" w:rsidP="00C35DA7">
      <w:r>
        <w:t xml:space="preserve">When you promote a Windows server to be a DC, the promotion process creates three users: </w:t>
      </w:r>
      <w:commentRangeStart w:id="236"/>
      <w:r>
        <w:t>Administrator</w:t>
      </w:r>
      <w:commentRangeEnd w:id="236"/>
      <w:r w:rsidR="006A1D65">
        <w:rPr>
          <w:rStyle w:val="CommentReference"/>
        </w:rPr>
        <w:commentReference w:id="236"/>
      </w:r>
      <w:r>
        <w:t xml:space="preserve">, Guest and the </w:t>
      </w:r>
      <w:r w:rsidR="00283A42">
        <w:t>krbtgt (Kerberos Ticket</w:t>
      </w:r>
      <w:r w:rsidR="00F078A1">
        <w:t>-</w:t>
      </w:r>
      <w:r w:rsidR="00283A42">
        <w:t>Granting Ticket) user. You should never touch the krbtgt user and should usually le</w:t>
      </w:r>
      <w:r w:rsidR="0004003C">
        <w:t>a</w:t>
      </w:r>
      <w:r w:rsidR="00283A42">
        <w:t xml:space="preserve">ve the Guest user disabled. For added security, you can rename the Administrator user to something less easy to guess and create a new, very low privilege, </w:t>
      </w:r>
      <w:r w:rsidR="002F2BF1">
        <w:t xml:space="preserve">user with the name </w:t>
      </w:r>
      <w:r w:rsidR="00283A42">
        <w:t xml:space="preserve">Administrator. </w:t>
      </w:r>
    </w:p>
    <w:p w14:paraId="6B4D8DE8" w14:textId="5155DAD5" w:rsidR="00C35DA7" w:rsidRDefault="00283A42" w:rsidP="00C35DA7">
      <w:r>
        <w:t xml:space="preserve">In </w:t>
      </w:r>
      <w:r w:rsidRPr="00283A42">
        <w:rPr>
          <w:rStyle w:val="ItalicsPACKT"/>
        </w:rPr>
        <w:t>step 5</w:t>
      </w:r>
      <w:r>
        <w:t>, you examine the users in your newly created AD forest, which looks like this:</w:t>
      </w:r>
    </w:p>
    <w:p w14:paraId="178E3EFC" w14:textId="7BF4D8FA" w:rsidR="00283A42" w:rsidRDefault="00283A42" w:rsidP="00283A42">
      <w:pPr>
        <w:pStyle w:val="FigurePACKT"/>
        <w:rPr>
          <w:ins w:id="237" w:author="Lucy Wan" w:date="2021-01-26T10:32:00Z"/>
        </w:rPr>
      </w:pPr>
      <w:r>
        <w:drawing>
          <wp:inline distT="0" distB="0" distL="0" distR="0" wp14:anchorId="6F0D64E3" wp14:editId="171D7AC1">
            <wp:extent cx="3605109" cy="1353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6960" cy="1361820"/>
                    </a:xfrm>
                    <a:prstGeom prst="rect">
                      <a:avLst/>
                    </a:prstGeom>
                  </pic:spPr>
                </pic:pic>
              </a:graphicData>
            </a:graphic>
          </wp:inline>
        </w:drawing>
      </w:r>
    </w:p>
    <w:p w14:paraId="7B34F3D1" w14:textId="2938108F" w:rsidR="00112BAC" w:rsidRDefault="00112BAC" w:rsidP="00112BAC">
      <w:pPr>
        <w:pStyle w:val="FigurePACKT"/>
      </w:pPr>
      <w:ins w:id="238" w:author="Lucy Wan" w:date="2021-01-26T10:33:00Z">
        <w:r>
          <w:t>Figure 6.12: Getting initial AD users in the new AD forest</w:t>
        </w:r>
      </w:ins>
    </w:p>
    <w:p w14:paraId="7552283D" w14:textId="5487EB92"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12</w:t>
      </w:r>
      <w:r w:rsidRPr="00F51019">
        <w:rPr>
          <w:noProof/>
        </w:rPr>
        <w:t xml:space="preserve"> </w:t>
      </w:r>
      <w:r>
        <w:rPr>
          <w:noProof/>
        </w:rPr>
        <w:t>.png</w:t>
      </w:r>
    </w:p>
    <w:p w14:paraId="1DA583A5" w14:textId="37BFD1AC" w:rsidR="002F2BF1" w:rsidRDefault="00283A42" w:rsidP="002F2BF1">
      <w:pPr>
        <w:pStyle w:val="NormalPACKT"/>
      </w:pPr>
      <w:r>
        <w:t xml:space="preserve">The DC promotion process also creates </w:t>
      </w:r>
      <w:r w:rsidR="0004003C">
        <w:t>several</w:t>
      </w:r>
      <w:r>
        <w:t xml:space="preserve"> groups that can be useful. In </w:t>
      </w:r>
      <w:r w:rsidRPr="00283A42">
        <w:rPr>
          <w:rStyle w:val="ItalicsPACKT"/>
        </w:rPr>
        <w:t>step 6</w:t>
      </w:r>
      <w:r>
        <w:t>, you examine the different groups created (and their scope), which looks like this:</w:t>
      </w:r>
    </w:p>
    <w:p w14:paraId="1588B4B1" w14:textId="56100818" w:rsidR="00C35DA7" w:rsidRDefault="00283A42" w:rsidP="002F2BF1">
      <w:pPr>
        <w:pStyle w:val="FigurePACKT"/>
        <w:rPr>
          <w:ins w:id="239" w:author="Lucy Wan" w:date="2021-01-26T10:33:00Z"/>
        </w:rPr>
      </w:pPr>
      <w:r w:rsidRPr="002F2BF1">
        <w:lastRenderedPageBreak/>
        <w:drawing>
          <wp:inline distT="0" distB="0" distL="0" distR="0" wp14:anchorId="781D8FE7" wp14:editId="7E718506">
            <wp:extent cx="2483037" cy="511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5132" cy="5156559"/>
                    </a:xfrm>
                    <a:prstGeom prst="rect">
                      <a:avLst/>
                    </a:prstGeom>
                  </pic:spPr>
                </pic:pic>
              </a:graphicData>
            </a:graphic>
          </wp:inline>
        </w:drawing>
      </w:r>
    </w:p>
    <w:p w14:paraId="4013765B" w14:textId="35A70B6A" w:rsidR="00F161BD" w:rsidRPr="00F51019" w:rsidRDefault="00F161BD" w:rsidP="002F2BF1">
      <w:pPr>
        <w:pStyle w:val="FigurePACKT"/>
      </w:pPr>
      <w:ins w:id="240" w:author="Lucy Wan" w:date="2021-01-26T10:33:00Z">
        <w:r>
          <w:t xml:space="preserve">Figure 6.13: </w:t>
        </w:r>
      </w:ins>
      <w:ins w:id="241" w:author="Lucy Wan" w:date="2021-01-26T10:34:00Z">
        <w:r w:rsidR="003D3748">
          <w:t>Examining initial AD groups and their scope</w:t>
        </w:r>
      </w:ins>
    </w:p>
    <w:p w14:paraId="4CE2AB7C" w14:textId="72B8FDF8"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13</w:t>
      </w:r>
      <w:r w:rsidRPr="00F51019">
        <w:rPr>
          <w:noProof/>
        </w:rPr>
        <w:t xml:space="preserve"> </w:t>
      </w:r>
      <w:r>
        <w:rPr>
          <w:noProof/>
        </w:rPr>
        <w:t>.png</w:t>
      </w:r>
    </w:p>
    <w:p w14:paraId="3DF3FA58" w14:textId="0A41C6ED" w:rsidR="00283A42" w:rsidRDefault="00283A42" w:rsidP="00283A42">
      <w:r>
        <w:t xml:space="preserve">The Enterprise Admin group is one with very high privilege. </w:t>
      </w:r>
      <w:r w:rsidR="0004003C">
        <w:t>Members of t</w:t>
      </w:r>
      <w:r>
        <w:t>his group can perform just about any operation across the domain - stop/start services, modify the AD, and access any file or folder on the domain or any domain</w:t>
      </w:r>
      <w:r w:rsidR="0004003C">
        <w:t>-</w:t>
      </w:r>
      <w:r>
        <w:t xml:space="preserve">joined system. </w:t>
      </w:r>
      <w:r w:rsidR="00377225">
        <w:t xml:space="preserve">In </w:t>
      </w:r>
      <w:r w:rsidR="00377225" w:rsidRPr="00377225">
        <w:rPr>
          <w:rStyle w:val="ItalicsPACKT"/>
        </w:rPr>
        <w:t>step 7</w:t>
      </w:r>
      <w:r w:rsidR="00377225">
        <w:t xml:space="preserve">, you examine the initial members of this </w:t>
      </w:r>
      <w:r w:rsidR="0004003C">
        <w:t>high-privilege</w:t>
      </w:r>
      <w:r w:rsidR="00377225">
        <w:t xml:space="preserve"> group, which looks like this:</w:t>
      </w:r>
    </w:p>
    <w:p w14:paraId="430D864F" w14:textId="09F20C24" w:rsidR="00377225" w:rsidRDefault="00377225" w:rsidP="00377225">
      <w:pPr>
        <w:pStyle w:val="FigurePACKT"/>
        <w:rPr>
          <w:ins w:id="242" w:author="Lucy Wan" w:date="2021-01-26T10:34:00Z"/>
        </w:rPr>
      </w:pPr>
      <w:r>
        <w:lastRenderedPageBreak/>
        <w:drawing>
          <wp:inline distT="0" distB="0" distL="0" distR="0" wp14:anchorId="5535E7B1" wp14:editId="7E1F144D">
            <wp:extent cx="3115963" cy="10477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152" cy="1069670"/>
                    </a:xfrm>
                    <a:prstGeom prst="rect">
                      <a:avLst/>
                    </a:prstGeom>
                  </pic:spPr>
                </pic:pic>
              </a:graphicData>
            </a:graphic>
          </wp:inline>
        </w:drawing>
      </w:r>
    </w:p>
    <w:p w14:paraId="25C86618" w14:textId="61C9774A" w:rsidR="00494CCD" w:rsidRDefault="00494CCD" w:rsidP="00377225">
      <w:pPr>
        <w:pStyle w:val="FigurePACKT"/>
      </w:pPr>
      <w:ins w:id="243" w:author="Lucy Wan" w:date="2021-01-26T10:34:00Z">
        <w:r>
          <w:t xml:space="preserve">Figure 6.14: </w:t>
        </w:r>
        <w:r w:rsidR="002B4CE8">
          <w:t>Examining Enterprise Admin group membership</w:t>
        </w:r>
      </w:ins>
    </w:p>
    <w:p w14:paraId="40EBEAA8" w14:textId="6391AC25"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14</w:t>
      </w:r>
      <w:r w:rsidRPr="00F51019">
        <w:rPr>
          <w:noProof/>
        </w:rPr>
        <w:t xml:space="preserve"> </w:t>
      </w:r>
      <w:r>
        <w:rPr>
          <w:noProof/>
        </w:rPr>
        <w:t>.png</w:t>
      </w:r>
    </w:p>
    <w:p w14:paraId="6685FF53" w14:textId="3F94251A" w:rsidR="00377225" w:rsidRDefault="00377225" w:rsidP="00377225">
      <w:r>
        <w:t xml:space="preserve">AD relies on DNS to enable an AD client or AD DC to find DCs. When you install a domain controller, you can also install the DNS service at the same time. When you </w:t>
      </w:r>
      <w:r w:rsidR="00886FCF">
        <w:t>install a DC with DNS</w:t>
      </w:r>
      <w:r>
        <w:t xml:space="preserve">, the AD Promotion process creates </w:t>
      </w:r>
      <w:r w:rsidR="0004003C">
        <w:t>several</w:t>
      </w:r>
      <w:r>
        <w:t xml:space="preserve"> DNS Zones in your new</w:t>
      </w:r>
      <w:r w:rsidR="0004003C">
        <w:t>ly created DNS service</w:t>
      </w:r>
      <w:r>
        <w:t xml:space="preserve">. In </w:t>
      </w:r>
      <w:r w:rsidRPr="00377225">
        <w:rPr>
          <w:rStyle w:val="ItalicsPACKT"/>
        </w:rPr>
        <w:t>step 8</w:t>
      </w:r>
      <w:r>
        <w:t xml:space="preserve">, you examine the DNS Zones created on </w:t>
      </w:r>
      <w:r w:rsidRPr="00377225">
        <w:rPr>
          <w:rStyle w:val="CodeInTextPACKT"/>
        </w:rPr>
        <w:t>DC1</w:t>
      </w:r>
      <w:r>
        <w:t>, which looks like this:</w:t>
      </w:r>
    </w:p>
    <w:p w14:paraId="3D24D8F1" w14:textId="508B7834" w:rsidR="00377225" w:rsidRDefault="00377225" w:rsidP="00377225">
      <w:pPr>
        <w:pStyle w:val="FigurePACKT"/>
        <w:rPr>
          <w:ins w:id="244" w:author="Lucy Wan" w:date="2021-01-26T10:34:00Z"/>
        </w:rPr>
      </w:pPr>
      <w:r>
        <w:drawing>
          <wp:inline distT="0" distB="0" distL="0" distR="0" wp14:anchorId="59BB6CA0" wp14:editId="33F580F6">
            <wp:extent cx="4131310" cy="127976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7606" cy="1284811"/>
                    </a:xfrm>
                    <a:prstGeom prst="rect">
                      <a:avLst/>
                    </a:prstGeom>
                  </pic:spPr>
                </pic:pic>
              </a:graphicData>
            </a:graphic>
          </wp:inline>
        </w:drawing>
      </w:r>
    </w:p>
    <w:p w14:paraId="118F4B0B" w14:textId="547B8B06" w:rsidR="007B0CC7" w:rsidRDefault="007B0CC7" w:rsidP="00377225">
      <w:pPr>
        <w:pStyle w:val="FigurePACKT"/>
      </w:pPr>
      <w:ins w:id="245" w:author="Lucy Wan" w:date="2021-01-26T10:35:00Z">
        <w:r>
          <w:t xml:space="preserve">Figure 6.15: </w:t>
        </w:r>
        <w:r w:rsidR="004D736C">
          <w:t>Checking the DNS Zones created on DC1</w:t>
        </w:r>
      </w:ins>
    </w:p>
    <w:p w14:paraId="53777646" w14:textId="2F6DDDD7"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15</w:t>
      </w:r>
      <w:r w:rsidRPr="00F51019">
        <w:rPr>
          <w:noProof/>
        </w:rPr>
        <w:t xml:space="preserve"> </w:t>
      </w:r>
      <w:r>
        <w:rPr>
          <w:noProof/>
        </w:rPr>
        <w:t>.png</w:t>
      </w:r>
    </w:p>
    <w:p w14:paraId="5A05618F" w14:textId="593FBC7E" w:rsidR="00377225" w:rsidRDefault="00377225" w:rsidP="00377225">
      <w:r>
        <w:t xml:space="preserve">Another good test of your newly promoted DC is to ensure you can resolve the DNS name of your new domain (Reskit.Org). In </w:t>
      </w:r>
      <w:r w:rsidRPr="00377225">
        <w:rPr>
          <w:rStyle w:val="ItalicsPACKT"/>
        </w:rPr>
        <w:t>step 9</w:t>
      </w:r>
      <w:r>
        <w:t xml:space="preserve">, you use the </w:t>
      </w:r>
      <w:r w:rsidRPr="0004003C">
        <w:rPr>
          <w:rStyle w:val="CodeInTextPACKT"/>
        </w:rPr>
        <w:t>Resolve-DnsName</w:t>
      </w:r>
      <w:r>
        <w:t xml:space="preserve"> to check, which looks like this:</w:t>
      </w:r>
    </w:p>
    <w:p w14:paraId="7D2F0835" w14:textId="06312ABB" w:rsidR="00377225" w:rsidRDefault="00377225" w:rsidP="00377225">
      <w:pPr>
        <w:pStyle w:val="FigurePACKT"/>
        <w:rPr>
          <w:ins w:id="246" w:author="Lucy Wan" w:date="2021-01-26T10:35:00Z"/>
        </w:rPr>
      </w:pPr>
      <w:r>
        <w:drawing>
          <wp:inline distT="0" distB="0" distL="0" distR="0" wp14:anchorId="38B0B4DB" wp14:editId="25FD928B">
            <wp:extent cx="4099525" cy="1011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1051" cy="1026392"/>
                    </a:xfrm>
                    <a:prstGeom prst="rect">
                      <a:avLst/>
                    </a:prstGeom>
                  </pic:spPr>
                </pic:pic>
              </a:graphicData>
            </a:graphic>
          </wp:inline>
        </w:drawing>
      </w:r>
    </w:p>
    <w:p w14:paraId="27410407" w14:textId="2684BEA4" w:rsidR="006D58CA" w:rsidRDefault="006D58CA" w:rsidP="00377225">
      <w:pPr>
        <w:pStyle w:val="FigurePACKT"/>
      </w:pPr>
      <w:ins w:id="247" w:author="Lucy Wan" w:date="2021-01-26T10:35:00Z">
        <w:r>
          <w:t>Figure 6.16: Testing domain name DNS resolution</w:t>
        </w:r>
      </w:ins>
    </w:p>
    <w:p w14:paraId="5AD0634F" w14:textId="64A349B9" w:rsidR="00377225" w:rsidRDefault="00377225" w:rsidP="00377225">
      <w:pPr>
        <w:pStyle w:val="LayoutInformationPACKT"/>
        <w:rPr>
          <w:noProof/>
        </w:rPr>
      </w:pPr>
      <w:r>
        <w:lastRenderedPageBreak/>
        <w:t xml:space="preserve">Insert </w:t>
      </w:r>
      <w:r w:rsidRPr="00C41783">
        <w:t>image</w:t>
      </w:r>
      <w:r>
        <w:t xml:space="preserve"> </w:t>
      </w:r>
      <w:r>
        <w:rPr>
          <w:noProof/>
        </w:rPr>
        <w:t>B42024_06</w:t>
      </w:r>
      <w:r w:rsidRPr="00023EAD">
        <w:rPr>
          <w:noProof/>
        </w:rPr>
        <w:t>_</w:t>
      </w:r>
      <w:r>
        <w:rPr>
          <w:noProof/>
        </w:rPr>
        <w:t>16</w:t>
      </w:r>
      <w:r w:rsidRPr="00F51019">
        <w:rPr>
          <w:noProof/>
        </w:rPr>
        <w:t xml:space="preserve"> </w:t>
      </w:r>
      <w:r>
        <w:rPr>
          <w:noProof/>
        </w:rPr>
        <w:t>.png</w:t>
      </w:r>
    </w:p>
    <w:p w14:paraId="4402C022" w14:textId="1FEA7657" w:rsidR="008C4973" w:rsidRDefault="00CB71B5" w:rsidP="00CB71B5">
      <w:pPr>
        <w:pStyle w:val="Heading2"/>
      </w:pPr>
      <w:r>
        <w:t>There</w:t>
      </w:r>
      <w:del w:id="248" w:author="Parvathy Nair" w:date="2021-01-31T21:04:00Z">
        <w:r w:rsidR="003B539B" w:rsidDel="00056227">
          <w:delText>’</w:delText>
        </w:r>
      </w:del>
      <w:ins w:id="249" w:author="Parvathy Nair" w:date="2021-01-31T21:04:00Z">
        <w:r w:rsidR="00056227">
          <w:t>’</w:t>
        </w:r>
      </w:ins>
      <w:r>
        <w:t>s more</w:t>
      </w:r>
    </w:p>
    <w:p w14:paraId="116C90A2" w14:textId="16E5E22E" w:rsidR="00F51019" w:rsidRDefault="008C4973" w:rsidP="00F51019">
      <w:pPr>
        <w:pStyle w:val="NormalPACKT"/>
      </w:pPr>
      <w:r>
        <w:t xml:space="preserve">In </w:t>
      </w:r>
      <w:r w:rsidRPr="00D4210E">
        <w:rPr>
          <w:rStyle w:val="ItalicsPACKT"/>
        </w:rPr>
        <w:t>step 1</w:t>
      </w:r>
      <w:r w:rsidRPr="00D4210E">
        <w:t>, you viewed the DSE for your domain. The DSE</w:t>
      </w:r>
      <w:r w:rsidR="002216A6">
        <w:t xml:space="preserve"> is a </w:t>
      </w:r>
      <w:r w:rsidRPr="00D4210E">
        <w:t xml:space="preserve">component of </w:t>
      </w:r>
      <w:commentRangeStart w:id="250"/>
      <w:r w:rsidRPr="00D4210E">
        <w:t xml:space="preserve">LDAP </w:t>
      </w:r>
      <w:commentRangeEnd w:id="250"/>
      <w:r w:rsidR="00B248D9">
        <w:rPr>
          <w:rStyle w:val="CommentReference"/>
          <w:rFonts w:ascii="Arial" w:hAnsi="Arial"/>
        </w:rPr>
        <w:commentReference w:id="250"/>
      </w:r>
      <w:r w:rsidRPr="00D4210E">
        <w:t xml:space="preserve">directories </w:t>
      </w:r>
      <w:r w:rsidR="002216A6">
        <w:t xml:space="preserve">and contains </w:t>
      </w:r>
      <w:r w:rsidRPr="00D4210E">
        <w:t>information about your directory</w:t>
      </w:r>
      <w:r w:rsidR="002216A6">
        <w:t xml:space="preserve"> structure</w:t>
      </w:r>
      <w:r w:rsidRPr="00D4210E">
        <w:t xml:space="preserve">. The DSE is available without requiring </w:t>
      </w:r>
      <w:r w:rsidR="00D4210E" w:rsidRPr="00D4210E">
        <w:t>authentication</w:t>
      </w:r>
      <w:r w:rsidR="00F51019">
        <w:t xml:space="preserve"> and contains </w:t>
      </w:r>
      <w:r w:rsidR="0004003C">
        <w:t>much</w:t>
      </w:r>
      <w:r w:rsidR="00F51019">
        <w:t xml:space="preserve"> information about your AD forest. That information could help an attacker</w:t>
      </w:r>
      <w:r w:rsidR="0004003C">
        <w:t>;</w:t>
      </w:r>
      <w:r w:rsidR="00F51019">
        <w:t xml:space="preserve"> thus</w:t>
      </w:r>
      <w:r w:rsidR="0004003C">
        <w:t>,</w:t>
      </w:r>
      <w:r w:rsidR="00F51019">
        <w:t xml:space="preserve"> </w:t>
      </w:r>
      <w:r w:rsidR="0004003C">
        <w:t>best practice is never to</w:t>
      </w:r>
      <w:r w:rsidR="00F51019">
        <w:t xml:space="preserve"> expose an AD DC to the Internet if you can help </w:t>
      </w:r>
      <w:r w:rsidR="00283A42">
        <w:t>i</w:t>
      </w:r>
      <w:r w:rsidR="00F51019">
        <w:t xml:space="preserve">t.  </w:t>
      </w:r>
      <w:r w:rsidR="00D4210E">
        <w:t>For a more detailed look a</w:t>
      </w:r>
      <w:r w:rsidR="00F51019">
        <w:t xml:space="preserve">t </w:t>
      </w:r>
      <w:r w:rsidR="00D4210E">
        <w:t xml:space="preserve">the Root DSE, see </w:t>
      </w:r>
      <w:r w:rsidR="00D4210E" w:rsidRPr="00BF4895">
        <w:rPr>
          <w:rStyle w:val="URLPACKT"/>
        </w:rPr>
        <w:t>https://docs.microsoft.com/windows/win32/adschema/rootdse</w:t>
      </w:r>
      <w:r w:rsidR="00D4210E">
        <w:t>.</w:t>
      </w:r>
      <w:r w:rsidR="00F51019">
        <w:t xml:space="preserve">  </w:t>
      </w:r>
    </w:p>
    <w:p w14:paraId="2A3EA447" w14:textId="1E2D5BFB" w:rsidR="00377225" w:rsidRDefault="00377225" w:rsidP="00F51019">
      <w:pPr>
        <w:pStyle w:val="NormalPACKT"/>
        <w:rPr>
          <w:noProof/>
        </w:rPr>
      </w:pPr>
      <w:r>
        <w:t>The ADWS service, which you investigate</w:t>
      </w:r>
      <w:del w:id="251" w:author="Lucy Wan" w:date="2021-01-26T10:36:00Z">
        <w:r w:rsidDel="0095419A">
          <w:delText>s</w:delText>
        </w:r>
      </w:del>
      <w:r>
        <w:t xml:space="preserve"> in </w:t>
      </w:r>
      <w:r w:rsidRPr="008C4612">
        <w:rPr>
          <w:rStyle w:val="ItalicsPACKT"/>
        </w:rPr>
        <w:t>step 4</w:t>
      </w:r>
      <w:r>
        <w:t xml:space="preserve">, implements a web service. The AD commands use this web service to get information from and make changes to your AD. If this service is not running, AD commands </w:t>
      </w:r>
      <w:r w:rsidR="0004003C">
        <w:t>do</w:t>
      </w:r>
      <w:r>
        <w:t xml:space="preserve"> not work.</w:t>
      </w:r>
      <w:r w:rsidR="008C4612">
        <w:t xml:space="preserve"> You should always check to ensure the service has started before proceeding to use the AD cmdlets.</w:t>
      </w:r>
    </w:p>
    <w:p w14:paraId="3B00155E" w14:textId="4D2E740A" w:rsidR="00F51019" w:rsidRDefault="00283A42" w:rsidP="008C4973">
      <w:pPr>
        <w:pStyle w:val="NormalPACKT"/>
      </w:pPr>
      <w:r>
        <w:t>I</w:t>
      </w:r>
      <w:r w:rsidR="00377225">
        <w:t xml:space="preserve">n </w:t>
      </w:r>
      <w:r w:rsidRPr="00377225">
        <w:rPr>
          <w:rStyle w:val="ItalicsPACKT"/>
        </w:rPr>
        <w:t>step 6</w:t>
      </w:r>
      <w:r>
        <w:t>, you saw the groups created by the promotion process. These groups have permissions associated and thus are useful. Before adding users to these groups, consider reviewing the group and determining (and possibly changing) the permissions and rights assigned to these groups.</w:t>
      </w:r>
    </w:p>
    <w:p w14:paraId="4FFAC19D" w14:textId="23891A21" w:rsidR="00141856" w:rsidRDefault="00141856" w:rsidP="00141856">
      <w:pPr>
        <w:pStyle w:val="Heading1"/>
        <w:tabs>
          <w:tab w:val="left" w:pos="0"/>
        </w:tabs>
      </w:pPr>
      <w:r w:rsidRPr="00866A05">
        <w:rPr>
          <w:lang w:val="en-US"/>
        </w:rPr>
        <w:t xml:space="preserve">Installing </w:t>
      </w:r>
      <w:r>
        <w:rPr>
          <w:lang w:val="en-US"/>
        </w:rPr>
        <w:t xml:space="preserve">a </w:t>
      </w:r>
      <w:r w:rsidR="006F6B57">
        <w:rPr>
          <w:lang w:val="en-US"/>
        </w:rPr>
        <w:t>r</w:t>
      </w:r>
      <w:r>
        <w:rPr>
          <w:lang w:val="en-US"/>
        </w:rPr>
        <w:t xml:space="preserve">eplica </w:t>
      </w:r>
      <w:r w:rsidR="006F6B57">
        <w:rPr>
          <w:lang w:val="en-US"/>
        </w:rPr>
        <w:t>d</w:t>
      </w:r>
      <w:commentRangeStart w:id="252"/>
      <w:ins w:id="253" w:author="Lucy Wan" w:date="2021-01-26T13:47:00Z">
        <w:r w:rsidR="006F6B57">
          <w:rPr>
            <w:lang w:val="en-US"/>
          </w:rPr>
          <w:t>omain</w:t>
        </w:r>
      </w:ins>
      <w:del w:id="254" w:author="Lucy Wan" w:date="2021-01-26T13:47:00Z">
        <w:r w:rsidDel="006F6B57">
          <w:rPr>
            <w:lang w:val="en-US"/>
          </w:rPr>
          <w:delText>irectory</w:delText>
        </w:r>
      </w:del>
      <w:r w:rsidRPr="00866A05">
        <w:rPr>
          <w:lang w:val="en-US"/>
        </w:rPr>
        <w:t xml:space="preserve"> </w:t>
      </w:r>
      <w:r w:rsidR="006F6B57">
        <w:rPr>
          <w:lang w:val="en-US"/>
        </w:rPr>
        <w:t>c</w:t>
      </w:r>
      <w:r>
        <w:rPr>
          <w:lang w:val="en-US"/>
        </w:rPr>
        <w:t>ontroller</w:t>
      </w:r>
      <w:commentRangeEnd w:id="252"/>
      <w:r w:rsidR="006F6B57">
        <w:rPr>
          <w:rStyle w:val="CommentReference"/>
          <w:rFonts w:cs="Times New Roman"/>
          <w:b w:val="0"/>
          <w:iCs w:val="0"/>
          <w:color w:val="auto"/>
          <w:kern w:val="0"/>
          <w:lang w:val="en-US"/>
        </w:rPr>
        <w:commentReference w:id="252"/>
      </w:r>
    </w:p>
    <w:p w14:paraId="61E28E35" w14:textId="68464A30" w:rsidR="00141856" w:rsidRPr="00D5571B" w:rsidRDefault="00141856" w:rsidP="00D5571B">
      <w:pPr>
        <w:pStyle w:val="NormalPACKT"/>
      </w:pPr>
      <w:r>
        <w:t xml:space="preserve">In </w:t>
      </w:r>
      <w:del w:id="255" w:author="Parvathy Nair" w:date="2021-01-31T21:04:00Z">
        <w:r w:rsidR="003B539B" w:rsidDel="00056227">
          <w:rPr>
            <w:rStyle w:val="ItalicsPACKT"/>
          </w:rPr>
          <w:delText>“</w:delText>
        </w:r>
      </w:del>
      <w:ins w:id="256" w:author="Parvathy Nair" w:date="2021-01-31T21:04:00Z">
        <w:r w:rsidR="00056227">
          <w:rPr>
            <w:rStyle w:val="ItalicsPACKT"/>
          </w:rPr>
          <w:t>“</w:t>
        </w:r>
      </w:ins>
      <w:r w:rsidRPr="00D5571B">
        <w:rPr>
          <w:rStyle w:val="ItalicsPACKT"/>
        </w:rPr>
        <w:t xml:space="preserve">Installing an Active Directory </w:t>
      </w:r>
      <w:r w:rsidR="004E57DF">
        <w:rPr>
          <w:rStyle w:val="ItalicsPACKT"/>
        </w:rPr>
        <w:t>f</w:t>
      </w:r>
      <w:r w:rsidRPr="00D5571B">
        <w:rPr>
          <w:rStyle w:val="ItalicsPACKT"/>
        </w:rPr>
        <w:t xml:space="preserve">orest </w:t>
      </w:r>
      <w:r w:rsidR="004E57DF">
        <w:rPr>
          <w:rStyle w:val="ItalicsPACKT"/>
        </w:rPr>
        <w:t>r</w:t>
      </w:r>
      <w:r w:rsidRPr="00D5571B">
        <w:rPr>
          <w:rStyle w:val="ItalicsPACKT"/>
        </w:rPr>
        <w:t xml:space="preserve">oot </w:t>
      </w:r>
      <w:r w:rsidR="004E57DF">
        <w:rPr>
          <w:rStyle w:val="ItalicsPACKT"/>
        </w:rPr>
        <w:t>d</w:t>
      </w:r>
      <w:r w:rsidRPr="00D5571B">
        <w:rPr>
          <w:rStyle w:val="ItalicsPACKT"/>
        </w:rPr>
        <w:t>omain</w:t>
      </w:r>
      <w:del w:id="257" w:author="Parvathy Nair" w:date="2021-01-31T21:04:00Z">
        <w:r w:rsidR="003B539B" w:rsidDel="00056227">
          <w:rPr>
            <w:rStyle w:val="ItalicsPACKT"/>
          </w:rPr>
          <w:delText>”</w:delText>
        </w:r>
      </w:del>
      <w:ins w:id="258" w:author="Parvathy Nair" w:date="2021-01-31T21:04:00Z">
        <w:r w:rsidR="00056227">
          <w:rPr>
            <w:rStyle w:val="ItalicsPACKT"/>
          </w:rPr>
          <w:t>”</w:t>
        </w:r>
      </w:ins>
      <w:r>
        <w:t>, you installed AD on</w:t>
      </w:r>
      <w:r w:rsidR="00D5571B">
        <w:t xml:space="preserve"> </w:t>
      </w:r>
      <w:r w:rsidR="00D5571B">
        <w:rPr>
          <w:rStyle w:val="CodeInTextPACKT"/>
        </w:rPr>
        <w:t>DC</w:t>
      </w:r>
      <w:r w:rsidRPr="00CB71B5">
        <w:rPr>
          <w:rStyle w:val="CodeInTextPACKT"/>
        </w:rPr>
        <w:t>1</w:t>
      </w:r>
      <w:r>
        <w:t xml:space="preserve">. </w:t>
      </w:r>
      <w:r w:rsidR="00D5571B">
        <w:t xml:space="preserve">If you have just one DC, then that DC is a single point of failure. </w:t>
      </w:r>
      <w:r w:rsidR="0004003C">
        <w:t xml:space="preserve">In this scenario, when </w:t>
      </w:r>
      <w:r w:rsidR="00D5571B" w:rsidRPr="0004003C">
        <w:rPr>
          <w:rStyle w:val="CodeInTextPACKT"/>
        </w:rPr>
        <w:t>DC</w:t>
      </w:r>
      <w:r w:rsidR="0004003C" w:rsidRPr="0004003C">
        <w:rPr>
          <w:rStyle w:val="CodeInTextPACKT"/>
        </w:rPr>
        <w:t>1</w:t>
      </w:r>
      <w:r w:rsidR="00D5571B">
        <w:t xml:space="preserve"> goes down, </w:t>
      </w:r>
      <w:r w:rsidR="0004003C">
        <w:t xml:space="preserve">you cannot manage </w:t>
      </w:r>
      <w:r w:rsidR="00D5571B">
        <w:t>AD</w:t>
      </w:r>
      <w:r w:rsidR="0004003C">
        <w:t xml:space="preserve"> using the PowerShell cmdlets</w:t>
      </w:r>
      <w:r w:rsidR="00D5571B">
        <w:t xml:space="preserve">. It is always a best practice to install at least two DCs. If you are using VMs for your DCs, you should also ensure that each DC VM is on a separate virtualization host. </w:t>
      </w:r>
    </w:p>
    <w:p w14:paraId="4928F5E6" w14:textId="00CAA2BA" w:rsidR="00D5571B" w:rsidRDefault="00886FCF" w:rsidP="00D5571B">
      <w:pPr>
        <w:pStyle w:val="NormalPACKT"/>
      </w:pPr>
      <w:r>
        <w:t>To</w:t>
      </w:r>
      <w:r w:rsidR="00D5571B" w:rsidRPr="00D5571B">
        <w:t xml:space="preserve"> add a second DC to your domain</w:t>
      </w:r>
      <w:r w:rsidR="0004003C">
        <w:t xml:space="preserve">, </w:t>
      </w:r>
      <w:r>
        <w:t xml:space="preserve">you </w:t>
      </w:r>
      <w:r w:rsidR="0004003C">
        <w:t>run</w:t>
      </w:r>
      <w:r w:rsidR="00D5571B" w:rsidRPr="00D5571B">
        <w:t xml:space="preserve"> </w:t>
      </w:r>
      <w:r w:rsidR="00D5571B" w:rsidRPr="0004003C">
        <w:rPr>
          <w:rStyle w:val="CodeInTextPACKT"/>
        </w:rPr>
        <w:t>Install-ADDSDomainController</w:t>
      </w:r>
      <w:r w:rsidR="0004003C">
        <w:t xml:space="preserve"> on another host, for example,</w:t>
      </w:r>
      <w:r w:rsidR="0004003C" w:rsidRPr="00A227E4">
        <w:t xml:space="preserve"> </w:t>
      </w:r>
      <w:r w:rsidR="0004003C" w:rsidRPr="00886FCF">
        <w:rPr>
          <w:rStyle w:val="CodeInTextPACKT"/>
        </w:rPr>
        <w:t>DC</w:t>
      </w:r>
      <w:r w:rsidRPr="00886FCF">
        <w:rPr>
          <w:rStyle w:val="CodeInTextPACKT"/>
        </w:rPr>
        <w:t>2</w:t>
      </w:r>
      <w:r w:rsidR="0004003C">
        <w:t xml:space="preserve">. This cmdlet </w:t>
      </w:r>
      <w:r w:rsidR="00D5571B">
        <w:t xml:space="preserve">is </w:t>
      </w:r>
      <w:proofErr w:type="gramStart"/>
      <w:r w:rsidR="00D5571B">
        <w:t>similar to</w:t>
      </w:r>
      <w:proofErr w:type="gramEnd"/>
      <w:del w:id="259" w:author="Lucy Wan" w:date="2021-01-26T10:37:00Z">
        <w:r w:rsidR="00D5571B" w:rsidDel="00987441">
          <w:delText xml:space="preserve"> the</w:delText>
        </w:r>
      </w:del>
      <w:r w:rsidR="00D5571B">
        <w:t xml:space="preserve"> </w:t>
      </w:r>
      <w:r w:rsidR="00D5571B" w:rsidRPr="0004003C">
        <w:rPr>
          <w:rStyle w:val="CodeInTextPACKT"/>
        </w:rPr>
        <w:t>Install-ADDSForest</w:t>
      </w:r>
      <w:r w:rsidR="00D5571B">
        <w:t xml:space="preserve"> in terms of parameters. As with creating your first DC, it is useful to carry out some tests to ensure the </w:t>
      </w:r>
      <w:r w:rsidR="0004003C">
        <w:t>second DC</w:t>
      </w:r>
      <w:del w:id="260" w:author="Parvathy Nair" w:date="2021-01-31T21:04:00Z">
        <w:r w:rsidR="003B539B" w:rsidDel="00056227">
          <w:delText>’</w:delText>
        </w:r>
      </w:del>
      <w:ins w:id="261" w:author="Parvathy Nair" w:date="2021-01-31T21:04:00Z">
        <w:r w:rsidR="00056227">
          <w:t>’</w:t>
        </w:r>
      </w:ins>
      <w:r w:rsidR="0004003C">
        <w:t>s promotion</w:t>
      </w:r>
      <w:r w:rsidR="00D5571B">
        <w:t xml:space="preserve"> can </w:t>
      </w:r>
      <w:r w:rsidR="00023980">
        <w:t>succeed</w:t>
      </w:r>
      <w:r w:rsidR="00D5571B">
        <w:t xml:space="preserve">. </w:t>
      </w:r>
    </w:p>
    <w:p w14:paraId="0F707169" w14:textId="479034FF" w:rsidR="00D5571B" w:rsidRPr="00D5571B" w:rsidRDefault="00D5571B" w:rsidP="00D5571B">
      <w:pPr>
        <w:pStyle w:val="NormalPACKT"/>
      </w:pPr>
      <w:r>
        <w:t xml:space="preserve">In this recipe, you promote a host, </w:t>
      </w:r>
      <w:r w:rsidRPr="00D5571B">
        <w:rPr>
          <w:rStyle w:val="CodeInTextPACKT"/>
        </w:rPr>
        <w:t>DC2</w:t>
      </w:r>
      <w:r>
        <w:t xml:space="preserve">, to be the second DC in the Reskit.Org domain. Like creating your first DC, after you promote </w:t>
      </w:r>
      <w:r w:rsidRPr="00D5571B">
        <w:rPr>
          <w:rStyle w:val="CodeInTextPACKT"/>
        </w:rPr>
        <w:t>DC2</w:t>
      </w:r>
      <w:r>
        <w:t xml:space="preserve"> to be a DC, you need to reboot the server before processing. And after the reboot, it is useful to ensure the promotio</w:t>
      </w:r>
      <w:r w:rsidR="0004003C">
        <w:t>n</w:t>
      </w:r>
      <w:r>
        <w:t xml:space="preserve"> process was successful. </w:t>
      </w:r>
    </w:p>
    <w:p w14:paraId="4B766FDA" w14:textId="77777777" w:rsidR="00141856" w:rsidRDefault="00141856" w:rsidP="00141856">
      <w:pPr>
        <w:pStyle w:val="Heading2"/>
        <w:tabs>
          <w:tab w:val="left" w:pos="0"/>
        </w:tabs>
      </w:pPr>
      <w:r>
        <w:t>Getting Ready</w:t>
      </w:r>
    </w:p>
    <w:p w14:paraId="19ADEDEB" w14:textId="01FC7144" w:rsidR="00141856" w:rsidRDefault="00141856" w:rsidP="00F132B3">
      <w:pPr>
        <w:pStyle w:val="NormalPACKT"/>
      </w:pPr>
      <w:r>
        <w:t xml:space="preserve">You run this recipe on </w:t>
      </w:r>
      <w:r w:rsidR="00D5571B" w:rsidRPr="00F132B3">
        <w:rPr>
          <w:rStyle w:val="CodeInTextPACKT"/>
        </w:rPr>
        <w:t>DC2</w:t>
      </w:r>
      <w:r w:rsidR="0004003C">
        <w:rPr>
          <w:rStyle w:val="CodeInTextPACKT"/>
        </w:rPr>
        <w:t>,</w:t>
      </w:r>
      <w:r w:rsidR="00F132B3" w:rsidRPr="00F132B3">
        <w:t xml:space="preserve"> </w:t>
      </w:r>
      <w:commentRangeStart w:id="262"/>
      <w:r w:rsidRPr="00F132B3">
        <w:t xml:space="preserve">a </w:t>
      </w:r>
      <w:r w:rsidR="00D5571B" w:rsidRPr="00F132B3">
        <w:t>domain</w:t>
      </w:r>
      <w:r w:rsidR="00D5571B">
        <w:t xml:space="preserve">-joined </w:t>
      </w:r>
      <w:r>
        <w:t xml:space="preserve">server </w:t>
      </w:r>
      <w:commentRangeEnd w:id="262"/>
      <w:r w:rsidR="00657372">
        <w:rPr>
          <w:rStyle w:val="CommentReference"/>
        </w:rPr>
        <w:commentReference w:id="262"/>
      </w:r>
      <w:r>
        <w:t>on which you have installed PowerShell 7 and VS Code.</w:t>
      </w:r>
      <w:r w:rsidR="00D5571B">
        <w:t xml:space="preserve"> You should log into DC2 as </w:t>
      </w:r>
      <w:r w:rsidR="00D5571B" w:rsidRPr="00C567C8">
        <w:rPr>
          <w:rStyle w:val="CodeInTextPACKT"/>
        </w:rPr>
        <w:t>Reskit\Administrator</w:t>
      </w:r>
      <w:r w:rsidR="00D5571B">
        <w:t>, a member of the Enterprise Admins group.</w:t>
      </w:r>
    </w:p>
    <w:p w14:paraId="408CFD2E" w14:textId="31C1290D" w:rsidR="00141856" w:rsidRDefault="00141856" w:rsidP="00141856">
      <w:pPr>
        <w:pStyle w:val="Heading2"/>
        <w:tabs>
          <w:tab w:val="left" w:pos="0"/>
        </w:tabs>
      </w:pPr>
      <w:r>
        <w:lastRenderedPageBreak/>
        <w:t>How to do it...</w:t>
      </w:r>
    </w:p>
    <w:p w14:paraId="214A8027" w14:textId="51FF0C60" w:rsidR="00F132B3" w:rsidRPr="00F132B3" w:rsidRDefault="00F132B3" w:rsidP="00F132B3">
      <w:pPr>
        <w:pStyle w:val="NumberedBulletPACKT"/>
        <w:numPr>
          <w:ilvl w:val="0"/>
          <w:numId w:val="20"/>
        </w:numPr>
        <w:rPr>
          <w:color w:val="000000"/>
          <w:lang w:val="en-GB" w:eastAsia="en-GB"/>
        </w:rPr>
      </w:pPr>
      <w:r w:rsidRPr="00F132B3">
        <w:rPr>
          <w:lang w:val="en-GB" w:eastAsia="en-GB"/>
        </w:rPr>
        <w:t>Import</w:t>
      </w:r>
      <w:del w:id="263" w:author="Lucy Wan" w:date="2021-01-26T10:42:00Z">
        <w:r w:rsidRPr="00F132B3" w:rsidDel="00461BDE">
          <w:rPr>
            <w:lang w:val="en-GB" w:eastAsia="en-GB"/>
          </w:rPr>
          <w:delText>ing</w:delText>
        </w:r>
      </w:del>
      <w:r w:rsidRPr="00F132B3">
        <w:rPr>
          <w:lang w:val="en-GB" w:eastAsia="en-GB"/>
        </w:rPr>
        <w:t> the </w:t>
      </w:r>
      <w:r w:rsidRPr="004B330C">
        <w:rPr>
          <w:rStyle w:val="CodeInTextPACKT"/>
        </w:rPr>
        <w:t>ServerManager</w:t>
      </w:r>
      <w:r w:rsidRPr="00F132B3">
        <w:rPr>
          <w:lang w:val="en-GB" w:eastAsia="en-GB"/>
        </w:rPr>
        <w:t> </w:t>
      </w:r>
      <w:r w:rsidR="00AD5F4D">
        <w:rPr>
          <w:lang w:val="en-GB" w:eastAsia="en-GB"/>
        </w:rPr>
        <w:t>m</w:t>
      </w:r>
      <w:r w:rsidRPr="00F132B3">
        <w:rPr>
          <w:lang w:val="en-GB" w:eastAsia="en-GB"/>
        </w:rPr>
        <w:t>odule</w:t>
      </w:r>
      <w:ins w:id="264" w:author="Lucy Wan" w:date="2021-01-26T10:42:00Z">
        <w:r w:rsidR="00461BDE">
          <w:rPr>
            <w:lang w:val="en-GB" w:eastAsia="en-GB"/>
          </w:rPr>
          <w:t>:</w:t>
        </w:r>
      </w:ins>
    </w:p>
    <w:p w14:paraId="1172A966" w14:textId="77777777" w:rsidR="00F132B3" w:rsidRPr="00F132B3" w:rsidRDefault="00F132B3" w:rsidP="00F132B3">
      <w:pPr>
        <w:pStyle w:val="CodePACKT"/>
      </w:pPr>
    </w:p>
    <w:p w14:paraId="422318D5" w14:textId="115F55FE" w:rsidR="00F132B3" w:rsidRPr="00F132B3" w:rsidRDefault="00F132B3" w:rsidP="00F132B3">
      <w:pPr>
        <w:pStyle w:val="CodePACKT"/>
      </w:pPr>
      <w:r w:rsidRPr="00F132B3">
        <w:t>Import-Module -Name ServerManager -WarningAction SilentlyContinue</w:t>
      </w:r>
    </w:p>
    <w:p w14:paraId="577C73DA" w14:textId="77777777" w:rsidR="00F132B3" w:rsidRPr="00F132B3" w:rsidRDefault="00F132B3" w:rsidP="00F132B3">
      <w:pPr>
        <w:pStyle w:val="CodePACKT"/>
      </w:pPr>
    </w:p>
    <w:p w14:paraId="5C754F2E" w14:textId="647695F5" w:rsidR="00F132B3" w:rsidRPr="00F132B3" w:rsidRDefault="00F132B3" w:rsidP="00F132B3">
      <w:pPr>
        <w:pStyle w:val="NumberedBulletPACKT"/>
        <w:rPr>
          <w:color w:val="000000"/>
          <w:lang w:val="en-GB" w:eastAsia="en-GB"/>
        </w:rPr>
      </w:pPr>
      <w:r w:rsidRPr="00F132B3">
        <w:rPr>
          <w:lang w:val="en-GB" w:eastAsia="en-GB"/>
        </w:rPr>
        <w:t>Check</w:t>
      </w:r>
      <w:del w:id="265" w:author="Lucy Wan" w:date="2021-01-26T10:42:00Z">
        <w:r w:rsidRPr="00F132B3" w:rsidDel="00461BDE">
          <w:rPr>
            <w:lang w:val="en-GB" w:eastAsia="en-GB"/>
          </w:rPr>
          <w:delText>ing</w:delText>
        </w:r>
      </w:del>
      <w:r w:rsidRPr="00F132B3">
        <w:rPr>
          <w:lang w:val="en-GB" w:eastAsia="en-GB"/>
        </w:rPr>
        <w:t> DC1 can be resolved</w:t>
      </w:r>
      <w:ins w:id="266" w:author="Lucy Wan" w:date="2021-01-26T10:42:00Z">
        <w:r w:rsidR="00461BDE">
          <w:rPr>
            <w:lang w:val="en-GB" w:eastAsia="en-GB"/>
          </w:rPr>
          <w:t>:</w:t>
        </w:r>
      </w:ins>
      <w:r w:rsidRPr="00F132B3">
        <w:rPr>
          <w:lang w:val="en-GB" w:eastAsia="en-GB"/>
        </w:rPr>
        <w:t> </w:t>
      </w:r>
    </w:p>
    <w:p w14:paraId="122D1833" w14:textId="77777777" w:rsidR="00F132B3" w:rsidRPr="00F132B3" w:rsidRDefault="00F132B3" w:rsidP="00F132B3">
      <w:pPr>
        <w:pStyle w:val="CodePACKT"/>
      </w:pPr>
    </w:p>
    <w:p w14:paraId="1B6B8183" w14:textId="54DBDFFF" w:rsidR="00F132B3" w:rsidRPr="00F132B3" w:rsidRDefault="00F132B3" w:rsidP="00F132B3">
      <w:pPr>
        <w:pStyle w:val="CodePACKT"/>
      </w:pPr>
      <w:r w:rsidRPr="00F132B3">
        <w:t>Resolve-DnsName -Name </w:t>
      </w:r>
      <w:proofErr w:type="gramStart"/>
      <w:r w:rsidRPr="00F132B3">
        <w:t>DC1.Reskit.Org</w:t>
      </w:r>
      <w:proofErr w:type="gramEnd"/>
      <w:r w:rsidRPr="00F132B3">
        <w:t> -Type A</w:t>
      </w:r>
    </w:p>
    <w:p w14:paraId="0654445A" w14:textId="77777777" w:rsidR="00F132B3" w:rsidRPr="00F132B3" w:rsidRDefault="00F132B3" w:rsidP="00F132B3">
      <w:pPr>
        <w:pStyle w:val="CodePACKT"/>
      </w:pPr>
    </w:p>
    <w:p w14:paraId="69CEE84A" w14:textId="3532DBC6" w:rsidR="00F132B3" w:rsidRPr="00F132B3" w:rsidRDefault="00F132B3" w:rsidP="00F132B3">
      <w:pPr>
        <w:pStyle w:val="NumberedBulletPACKT"/>
        <w:rPr>
          <w:color w:val="000000"/>
          <w:lang w:val="en-GB" w:eastAsia="en-GB"/>
        </w:rPr>
      </w:pPr>
      <w:r w:rsidRPr="00F132B3">
        <w:rPr>
          <w:lang w:val="en-GB" w:eastAsia="en-GB"/>
        </w:rPr>
        <w:t>Test</w:t>
      </w:r>
      <w:del w:id="267" w:author="Lucy Wan" w:date="2021-01-26T10:42:00Z">
        <w:r w:rsidRPr="00F132B3" w:rsidDel="00461BDE">
          <w:rPr>
            <w:lang w:val="en-GB" w:eastAsia="en-GB"/>
          </w:rPr>
          <w:delText>ing</w:delText>
        </w:r>
      </w:del>
      <w:r w:rsidRPr="00F132B3">
        <w:rPr>
          <w:lang w:val="en-GB" w:eastAsia="en-GB"/>
        </w:rPr>
        <w:t> </w:t>
      </w:r>
      <w:r w:rsidR="00AD5F4D">
        <w:rPr>
          <w:lang w:val="en-GB" w:eastAsia="en-GB"/>
        </w:rPr>
        <w:t>the network c</w:t>
      </w:r>
      <w:r w:rsidRPr="00F132B3">
        <w:rPr>
          <w:lang w:val="en-GB" w:eastAsia="en-GB"/>
        </w:rPr>
        <w:t>onnection to DC1</w:t>
      </w:r>
      <w:ins w:id="268" w:author="Lucy Wan" w:date="2021-01-26T10:42:00Z">
        <w:r w:rsidR="00461BDE">
          <w:rPr>
            <w:lang w:val="en-GB" w:eastAsia="en-GB"/>
          </w:rPr>
          <w:t>:</w:t>
        </w:r>
      </w:ins>
    </w:p>
    <w:p w14:paraId="20D3A2A7" w14:textId="77777777" w:rsidR="00F132B3" w:rsidRPr="00F132B3" w:rsidRDefault="00F132B3" w:rsidP="00F132B3">
      <w:pPr>
        <w:pStyle w:val="CodePACKT"/>
        <w:rPr>
          <w:lang w:val="en-GB"/>
        </w:rPr>
      </w:pPr>
    </w:p>
    <w:p w14:paraId="41B2568B"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w:t>
      </w:r>
      <w:proofErr w:type="gramStart"/>
      <w:r w:rsidRPr="00F132B3">
        <w:rPr>
          <w:rFonts w:ascii="Consolas" w:hAnsi="Consolas"/>
          <w:sz w:val="21"/>
          <w:szCs w:val="21"/>
          <w:lang w:val="en-GB"/>
        </w:rPr>
        <w:t>DC1.Reskit.Org</w:t>
      </w:r>
      <w:proofErr w:type="gramEnd"/>
      <w:r w:rsidRPr="00F132B3">
        <w:rPr>
          <w:rFonts w:ascii="Consolas" w:hAnsi="Consolas"/>
          <w:sz w:val="21"/>
          <w:szCs w:val="21"/>
          <w:lang w:val="en-GB"/>
        </w:rPr>
        <w:t> -Port </w:t>
      </w:r>
      <w:r w:rsidRPr="00F132B3">
        <w:rPr>
          <w:rFonts w:ascii="Consolas" w:hAnsi="Consolas"/>
          <w:color w:val="098658"/>
          <w:sz w:val="21"/>
          <w:szCs w:val="21"/>
          <w:lang w:val="en-GB"/>
        </w:rPr>
        <w:t>445</w:t>
      </w:r>
    </w:p>
    <w:p w14:paraId="71AEEF68"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w:t>
      </w:r>
      <w:proofErr w:type="gramStart"/>
      <w:r w:rsidRPr="00F132B3">
        <w:rPr>
          <w:rFonts w:ascii="Consolas" w:hAnsi="Consolas"/>
          <w:sz w:val="21"/>
          <w:szCs w:val="21"/>
          <w:lang w:val="en-GB"/>
        </w:rPr>
        <w:t>DC1.Reskit.Org</w:t>
      </w:r>
      <w:proofErr w:type="gramEnd"/>
      <w:r w:rsidRPr="00F132B3">
        <w:rPr>
          <w:rFonts w:ascii="Consolas" w:hAnsi="Consolas"/>
          <w:sz w:val="21"/>
          <w:szCs w:val="21"/>
          <w:lang w:val="en-GB"/>
        </w:rPr>
        <w:t> -Port </w:t>
      </w:r>
      <w:r w:rsidRPr="00F132B3">
        <w:rPr>
          <w:rFonts w:ascii="Consolas" w:hAnsi="Consolas"/>
          <w:color w:val="098658"/>
          <w:sz w:val="21"/>
          <w:szCs w:val="21"/>
          <w:lang w:val="en-GB"/>
        </w:rPr>
        <w:t>389</w:t>
      </w:r>
    </w:p>
    <w:p w14:paraId="5F234B9C" w14:textId="77777777" w:rsidR="00F132B3" w:rsidRPr="00F132B3" w:rsidRDefault="00F132B3" w:rsidP="00F132B3">
      <w:pPr>
        <w:pStyle w:val="CodePACKT"/>
        <w:rPr>
          <w:rFonts w:ascii="Consolas" w:hAnsi="Consolas"/>
          <w:sz w:val="21"/>
          <w:szCs w:val="21"/>
          <w:lang w:val="en-GB"/>
        </w:rPr>
      </w:pPr>
    </w:p>
    <w:p w14:paraId="68188FFD" w14:textId="7B261477" w:rsidR="00F132B3" w:rsidRPr="00F132B3" w:rsidRDefault="00F132B3" w:rsidP="00F132B3">
      <w:pPr>
        <w:pStyle w:val="NumberedBulletPACKT"/>
        <w:rPr>
          <w:color w:val="000000"/>
          <w:lang w:val="en-GB" w:eastAsia="en-GB"/>
        </w:rPr>
      </w:pPr>
      <w:r w:rsidRPr="00F132B3">
        <w:rPr>
          <w:lang w:val="en-GB" w:eastAsia="en-GB"/>
        </w:rPr>
        <w:t>Add</w:t>
      </w:r>
      <w:del w:id="269" w:author="Lucy Wan" w:date="2021-01-26T10:42:00Z">
        <w:r w:rsidRPr="00F132B3" w:rsidDel="00461BDE">
          <w:rPr>
            <w:lang w:val="en-GB" w:eastAsia="en-GB"/>
          </w:rPr>
          <w:delText>ing</w:delText>
        </w:r>
      </w:del>
      <w:r w:rsidRPr="00F132B3">
        <w:rPr>
          <w:lang w:val="en-GB" w:eastAsia="en-GB"/>
        </w:rPr>
        <w:t> the AD DS features on DC2</w:t>
      </w:r>
      <w:ins w:id="270" w:author="Lucy Wan" w:date="2021-01-26T10:42:00Z">
        <w:r w:rsidR="00461BDE">
          <w:rPr>
            <w:lang w:val="en-GB" w:eastAsia="en-GB"/>
          </w:rPr>
          <w:t>:</w:t>
        </w:r>
      </w:ins>
    </w:p>
    <w:p w14:paraId="7906A8FC" w14:textId="77777777" w:rsidR="00F132B3" w:rsidRDefault="00F132B3" w:rsidP="00F132B3">
      <w:pPr>
        <w:pStyle w:val="CodePACKT"/>
        <w:rPr>
          <w:lang w:val="en-GB"/>
        </w:rPr>
      </w:pPr>
    </w:p>
    <w:p w14:paraId="1158C178" w14:textId="7213B4A9" w:rsidR="00F132B3" w:rsidRPr="00F132B3" w:rsidRDefault="00F132B3" w:rsidP="00F132B3">
      <w:pPr>
        <w:pStyle w:val="CodePACKT"/>
        <w:rPr>
          <w:lang w:val="en-GB"/>
        </w:rPr>
      </w:pPr>
      <w:r w:rsidRPr="00F132B3">
        <w:rPr>
          <w:lang w:val="en-GB"/>
        </w:rPr>
        <w:t>Install-WindowsFeature -Name AD-Domain-Services -IncludeManagementTools</w:t>
      </w:r>
    </w:p>
    <w:p w14:paraId="1502C2EE" w14:textId="77777777" w:rsidR="00F132B3" w:rsidRPr="00F132B3" w:rsidRDefault="00F132B3" w:rsidP="00F132B3">
      <w:pPr>
        <w:pStyle w:val="CodePACKT"/>
        <w:rPr>
          <w:lang w:val="en-GB"/>
        </w:rPr>
      </w:pPr>
    </w:p>
    <w:p w14:paraId="25FCEFFE" w14:textId="42F1A523" w:rsidR="00F132B3" w:rsidRPr="00F132B3" w:rsidRDefault="00F132B3" w:rsidP="00F132B3">
      <w:pPr>
        <w:pStyle w:val="NumberedBulletPACKT"/>
        <w:rPr>
          <w:color w:val="000000"/>
          <w:lang w:val="en-GB" w:eastAsia="en-GB"/>
        </w:rPr>
      </w:pPr>
      <w:r w:rsidRPr="00F132B3">
        <w:rPr>
          <w:lang w:val="en-GB" w:eastAsia="en-GB"/>
        </w:rPr>
        <w:t>Promot</w:t>
      </w:r>
      <w:ins w:id="271" w:author="Lucy Wan" w:date="2021-01-26T10:42:00Z">
        <w:r w:rsidR="00461BDE">
          <w:rPr>
            <w:lang w:val="en-GB" w:eastAsia="en-GB"/>
          </w:rPr>
          <w:t>e</w:t>
        </w:r>
      </w:ins>
      <w:del w:id="272" w:author="Lucy Wan" w:date="2021-01-26T10:42:00Z">
        <w:r w:rsidRPr="00F132B3" w:rsidDel="00461BDE">
          <w:rPr>
            <w:lang w:val="en-GB" w:eastAsia="en-GB"/>
          </w:rPr>
          <w:delText>ing</w:delText>
        </w:r>
      </w:del>
      <w:r w:rsidRPr="00F132B3">
        <w:rPr>
          <w:lang w:val="en-GB" w:eastAsia="en-GB"/>
        </w:rPr>
        <w:t> DC2 to be a DC</w:t>
      </w:r>
      <w:ins w:id="273" w:author="Lucy Wan" w:date="2021-01-26T10:42:00Z">
        <w:r w:rsidR="00461BDE">
          <w:rPr>
            <w:lang w:val="en-GB" w:eastAsia="en-GB"/>
          </w:rPr>
          <w:t>:</w:t>
        </w:r>
      </w:ins>
    </w:p>
    <w:p w14:paraId="4A2B0066" w14:textId="77777777" w:rsidR="00F132B3" w:rsidRPr="00F132B3" w:rsidRDefault="00F132B3" w:rsidP="00F132B3">
      <w:pPr>
        <w:pStyle w:val="CodePACKT"/>
      </w:pPr>
    </w:p>
    <w:p w14:paraId="738F9A58" w14:textId="0F8DB37A" w:rsidR="00F132B3" w:rsidRPr="00F132B3" w:rsidRDefault="00F132B3" w:rsidP="00F132B3">
      <w:pPr>
        <w:pStyle w:val="CodePACKT"/>
      </w:pPr>
      <w:r w:rsidRPr="00F132B3">
        <w:t>Import-Module -Name ADDSDeployment -WarningAction SilentlyContinue</w:t>
      </w:r>
    </w:p>
    <w:p w14:paraId="67210F36" w14:textId="6948BB1F" w:rsidR="00F132B3" w:rsidRPr="00F132B3" w:rsidRDefault="00F132B3" w:rsidP="00F132B3">
      <w:pPr>
        <w:pStyle w:val="CodePACKT"/>
      </w:pPr>
      <w:commentRangeStart w:id="274"/>
      <w:r w:rsidRPr="00F132B3">
        <w:t>$URK    = </w:t>
      </w:r>
      <w:del w:id="275" w:author="Parvathy Nair" w:date="2021-01-31T21:04:00Z">
        <w:r w:rsidR="003B539B" w:rsidDel="00056227">
          <w:delText>”</w:delText>
        </w:r>
      </w:del>
      <w:ins w:id="276" w:author="Parvathy Nair" w:date="2021-01-31T21:04:00Z">
        <w:r w:rsidR="00056227">
          <w:t>”</w:t>
        </w:r>
      </w:ins>
      <w:r w:rsidRPr="00F132B3">
        <w:t>Administrator@Reskit.Org</w:t>
      </w:r>
      <w:del w:id="277" w:author="Parvathy Nair" w:date="2021-01-31T21:04:00Z">
        <w:r w:rsidR="003B539B" w:rsidDel="00056227">
          <w:delText>”</w:delText>
        </w:r>
      </w:del>
      <w:ins w:id="278" w:author="Parvathy Nair" w:date="2021-01-31T21:04:00Z">
        <w:r w:rsidR="00056227">
          <w:t>”</w:t>
        </w:r>
      </w:ins>
      <w:r w:rsidRPr="00F132B3">
        <w:t> </w:t>
      </w:r>
    </w:p>
    <w:p w14:paraId="7A518486" w14:textId="17200237" w:rsidR="00F132B3" w:rsidRPr="00F132B3" w:rsidRDefault="00F132B3" w:rsidP="00F132B3">
      <w:pPr>
        <w:pStyle w:val="CodePACKT"/>
      </w:pPr>
      <w:r w:rsidRPr="00F132B3">
        <w:t>$PW     = </w:t>
      </w:r>
      <w:del w:id="279" w:author="Parvathy Nair" w:date="2021-01-31T21:04:00Z">
        <w:r w:rsidR="003B539B" w:rsidDel="00056227">
          <w:delText>’</w:delText>
        </w:r>
      </w:del>
      <w:ins w:id="280" w:author="Parvathy Nair" w:date="2021-01-31T21:04:00Z">
        <w:r w:rsidR="00056227">
          <w:t>’</w:t>
        </w:r>
      </w:ins>
      <w:r w:rsidRPr="00F132B3">
        <w:t>Pa$$w0rd</w:t>
      </w:r>
      <w:del w:id="281" w:author="Parvathy Nair" w:date="2021-01-31T21:04:00Z">
        <w:r w:rsidR="003B539B" w:rsidDel="00056227">
          <w:delText>’</w:delText>
        </w:r>
      </w:del>
      <w:commentRangeEnd w:id="274"/>
      <w:ins w:id="282" w:author="Parvathy Nair" w:date="2021-01-31T21:04:00Z">
        <w:r w:rsidR="00056227">
          <w:t>’</w:t>
        </w:r>
      </w:ins>
      <w:r w:rsidR="0005660A">
        <w:rPr>
          <w:rStyle w:val="CommentReference"/>
          <w:rFonts w:ascii="Times New Roman" w:hAnsi="Times New Roman"/>
          <w:color w:val="auto"/>
          <w:lang w:eastAsia="en-US"/>
        </w:rPr>
        <w:commentReference w:id="274"/>
      </w:r>
    </w:p>
    <w:p w14:paraId="2455F6D4" w14:textId="77777777" w:rsidR="00F132B3" w:rsidRPr="00F132B3" w:rsidRDefault="00F132B3" w:rsidP="00F132B3">
      <w:pPr>
        <w:pStyle w:val="CodePACKT"/>
      </w:pPr>
      <w:r w:rsidRPr="00F132B3">
        <w:t>$PSS    = ConvertTo-SecureString -String $PW -AsPlainText -Force</w:t>
      </w:r>
    </w:p>
    <w:p w14:paraId="10EAD718" w14:textId="77777777" w:rsidR="00F132B3" w:rsidRPr="00F132B3" w:rsidRDefault="00F132B3" w:rsidP="00F132B3">
      <w:pPr>
        <w:pStyle w:val="CodePACKT"/>
      </w:pPr>
      <w:r w:rsidRPr="00F132B3">
        <w:t>$CredRK = [PSCredential</w:t>
      </w:r>
      <w:proofErr w:type="gramStart"/>
      <w:r w:rsidRPr="00F132B3">
        <w:t>]::</w:t>
      </w:r>
      <w:proofErr w:type="gramEnd"/>
      <w:r w:rsidRPr="00F132B3">
        <w:t>New($URK,$PSS)</w:t>
      </w:r>
    </w:p>
    <w:p w14:paraId="1C4A706A" w14:textId="77777777" w:rsidR="00F132B3" w:rsidRPr="00F132B3" w:rsidRDefault="00F132B3" w:rsidP="00F132B3">
      <w:pPr>
        <w:pStyle w:val="CodePACKT"/>
      </w:pPr>
      <w:r w:rsidRPr="00F132B3">
        <w:t>$INSTALLHT = </w:t>
      </w:r>
      <w:proofErr w:type="gramStart"/>
      <w:r w:rsidRPr="00F132B3">
        <w:t>@{</w:t>
      </w:r>
      <w:proofErr w:type="gramEnd"/>
    </w:p>
    <w:p w14:paraId="6EC74AED" w14:textId="5515B96F" w:rsidR="00F132B3" w:rsidRPr="00F132B3" w:rsidRDefault="00F132B3" w:rsidP="00F132B3">
      <w:pPr>
        <w:pStyle w:val="CodePACKT"/>
      </w:pPr>
      <w:r w:rsidRPr="00F132B3">
        <w:t>  DomainName                    = </w:t>
      </w:r>
      <w:del w:id="283" w:author="Parvathy Nair" w:date="2021-01-31T21:04:00Z">
        <w:r w:rsidR="003B539B" w:rsidDel="00056227">
          <w:delText>’</w:delText>
        </w:r>
      </w:del>
      <w:ins w:id="284" w:author="Parvathy Nair" w:date="2021-01-31T21:04:00Z">
        <w:r w:rsidR="00056227">
          <w:t>’</w:t>
        </w:r>
      </w:ins>
      <w:r w:rsidRPr="00F132B3">
        <w:t>Reskit.Org</w:t>
      </w:r>
      <w:del w:id="285" w:author="Parvathy Nair" w:date="2021-01-31T21:04:00Z">
        <w:r w:rsidR="003B539B" w:rsidDel="00056227">
          <w:delText>’</w:delText>
        </w:r>
      </w:del>
      <w:ins w:id="286" w:author="Parvathy Nair" w:date="2021-01-31T21:04:00Z">
        <w:r w:rsidR="00056227">
          <w:t>’</w:t>
        </w:r>
      </w:ins>
    </w:p>
    <w:p w14:paraId="6E925DAE" w14:textId="77777777" w:rsidR="00F132B3" w:rsidRPr="00F132B3" w:rsidRDefault="00F132B3" w:rsidP="00F132B3">
      <w:pPr>
        <w:pStyle w:val="CodePACKT"/>
      </w:pPr>
      <w:r w:rsidRPr="00F132B3">
        <w:t>  SafeModeAdministratorPassword = $PSS</w:t>
      </w:r>
    </w:p>
    <w:p w14:paraId="0020D885" w14:textId="34FF5C7B" w:rsidR="00F132B3" w:rsidRPr="00F132B3" w:rsidRDefault="00F132B3" w:rsidP="00F132B3">
      <w:pPr>
        <w:pStyle w:val="CodePACKT"/>
      </w:pPr>
      <w:r w:rsidRPr="00F132B3">
        <w:t>  SiteName                      = </w:t>
      </w:r>
      <w:del w:id="287" w:author="Parvathy Nair" w:date="2021-01-31T21:04:00Z">
        <w:r w:rsidR="003B539B" w:rsidDel="00056227">
          <w:delText>’</w:delText>
        </w:r>
      </w:del>
      <w:ins w:id="288" w:author="Parvathy Nair" w:date="2021-01-31T21:04:00Z">
        <w:r w:rsidR="00056227">
          <w:t>’</w:t>
        </w:r>
      </w:ins>
      <w:r w:rsidRPr="00F132B3">
        <w:t>Default-First-Site-Name</w:t>
      </w:r>
      <w:del w:id="289" w:author="Parvathy Nair" w:date="2021-01-31T21:04:00Z">
        <w:r w:rsidR="003B539B" w:rsidDel="00056227">
          <w:delText>’</w:delText>
        </w:r>
      </w:del>
      <w:ins w:id="290" w:author="Parvathy Nair" w:date="2021-01-31T21:04:00Z">
        <w:r w:rsidR="00056227">
          <w:t>’</w:t>
        </w:r>
      </w:ins>
    </w:p>
    <w:p w14:paraId="071F26FC" w14:textId="77777777" w:rsidR="00F132B3" w:rsidRPr="00F132B3" w:rsidRDefault="00F132B3" w:rsidP="00F132B3">
      <w:pPr>
        <w:pStyle w:val="CodePACKT"/>
      </w:pPr>
      <w:r w:rsidRPr="00F132B3">
        <w:t>  NoRebootOnCompletion          = $true</w:t>
      </w:r>
    </w:p>
    <w:p w14:paraId="51273BA8" w14:textId="77777777" w:rsidR="00F132B3" w:rsidRPr="00F132B3" w:rsidRDefault="00F132B3" w:rsidP="00F132B3">
      <w:pPr>
        <w:pStyle w:val="CodePACKT"/>
      </w:pPr>
      <w:r w:rsidRPr="00F132B3">
        <w:t>  InstallDNS                    = $false</w:t>
      </w:r>
    </w:p>
    <w:p w14:paraId="69288764" w14:textId="77777777" w:rsidR="00F132B3" w:rsidRPr="00F132B3" w:rsidRDefault="00F132B3" w:rsidP="00F132B3">
      <w:pPr>
        <w:pStyle w:val="CodePACKT"/>
      </w:pPr>
      <w:r w:rsidRPr="00F132B3">
        <w:t>  Credential                    = $CredRK</w:t>
      </w:r>
    </w:p>
    <w:p w14:paraId="52DF0369" w14:textId="77777777" w:rsidR="00F132B3" w:rsidRPr="00F132B3" w:rsidRDefault="00F132B3" w:rsidP="00F132B3">
      <w:pPr>
        <w:pStyle w:val="CodePACKT"/>
      </w:pPr>
      <w:r w:rsidRPr="00F132B3">
        <w:t>  Force                         = $true</w:t>
      </w:r>
    </w:p>
    <w:p w14:paraId="5092A531" w14:textId="77777777" w:rsidR="00F132B3" w:rsidRPr="00F132B3" w:rsidRDefault="00F132B3" w:rsidP="00F132B3">
      <w:pPr>
        <w:pStyle w:val="CodePACKT"/>
      </w:pPr>
      <w:r w:rsidRPr="00F132B3">
        <w:t>  } </w:t>
      </w:r>
    </w:p>
    <w:p w14:paraId="24D81EAC" w14:textId="77777777" w:rsidR="00F132B3" w:rsidRPr="00F132B3" w:rsidRDefault="00F132B3" w:rsidP="00F132B3">
      <w:pPr>
        <w:pStyle w:val="CodePACKT"/>
      </w:pPr>
      <w:r w:rsidRPr="00F132B3">
        <w:t>Install-ADDSDomainController @INSTALLHT | Out-</w:t>
      </w:r>
      <w:proofErr w:type="gramStart"/>
      <w:r w:rsidRPr="00F132B3">
        <w:t>Null</w:t>
      </w:r>
      <w:proofErr w:type="gramEnd"/>
    </w:p>
    <w:p w14:paraId="121D661B" w14:textId="77777777" w:rsidR="00F132B3" w:rsidRPr="00F132B3" w:rsidRDefault="00F132B3" w:rsidP="00F132B3">
      <w:pPr>
        <w:pStyle w:val="CodePACKT"/>
      </w:pPr>
    </w:p>
    <w:p w14:paraId="0CE2E770" w14:textId="503E7C5B" w:rsidR="00F132B3" w:rsidRPr="00F132B3" w:rsidRDefault="00F132B3" w:rsidP="00F132B3">
      <w:pPr>
        <w:pStyle w:val="NumberedBulletPACKT"/>
        <w:rPr>
          <w:color w:val="000000"/>
          <w:lang w:val="en-GB" w:eastAsia="en-GB"/>
        </w:rPr>
      </w:pPr>
      <w:r w:rsidRPr="00F132B3">
        <w:rPr>
          <w:lang w:val="en-GB" w:eastAsia="en-GB"/>
        </w:rPr>
        <w:t>Check</w:t>
      </w:r>
      <w:del w:id="291" w:author="Lucy Wan" w:date="2021-01-26T10:42:00Z">
        <w:r w:rsidRPr="00F132B3" w:rsidDel="00461BDE">
          <w:rPr>
            <w:lang w:val="en-GB" w:eastAsia="en-GB"/>
          </w:rPr>
          <w:delText>ing</w:delText>
        </w:r>
      </w:del>
      <w:r w:rsidRPr="00F132B3">
        <w:rPr>
          <w:lang w:val="en-GB" w:eastAsia="en-GB"/>
        </w:rPr>
        <w:t> the </w:t>
      </w:r>
      <w:ins w:id="292" w:author="Lucy Wan" w:date="2021-01-26T10:43:00Z">
        <w:r w:rsidR="00D52472">
          <w:rPr>
            <w:lang w:val="en-GB" w:eastAsia="en-GB"/>
          </w:rPr>
          <w:t>c</w:t>
        </w:r>
      </w:ins>
      <w:del w:id="293" w:author="Lucy Wan" w:date="2021-01-26T10:43:00Z">
        <w:r w:rsidRPr="00F132B3" w:rsidDel="00D52472">
          <w:rPr>
            <w:lang w:val="en-GB" w:eastAsia="en-GB"/>
          </w:rPr>
          <w:delText>C</w:delText>
        </w:r>
      </w:del>
      <w:r w:rsidRPr="00F132B3">
        <w:rPr>
          <w:lang w:val="en-GB" w:eastAsia="en-GB"/>
        </w:rPr>
        <w:t>omputer objects in AD</w:t>
      </w:r>
      <w:ins w:id="294" w:author="Lucy Wan" w:date="2021-01-26T10:42:00Z">
        <w:r w:rsidR="00461BDE">
          <w:rPr>
            <w:lang w:val="en-GB" w:eastAsia="en-GB"/>
          </w:rPr>
          <w:t>:</w:t>
        </w:r>
      </w:ins>
    </w:p>
    <w:p w14:paraId="1C111E8C" w14:textId="77777777" w:rsidR="00F132B3" w:rsidRPr="00F132B3" w:rsidRDefault="00F132B3" w:rsidP="00F132B3">
      <w:pPr>
        <w:pStyle w:val="CodePACKT"/>
      </w:pPr>
    </w:p>
    <w:p w14:paraId="77D56E0E" w14:textId="6EBB21EB" w:rsidR="00F132B3" w:rsidRPr="00F132B3" w:rsidRDefault="00F132B3" w:rsidP="00F132B3">
      <w:pPr>
        <w:pStyle w:val="CodePACKT"/>
      </w:pPr>
      <w:r w:rsidRPr="00F132B3">
        <w:t>Get-ADComputer -Filter * | </w:t>
      </w:r>
    </w:p>
    <w:p w14:paraId="51EBFC08" w14:textId="6CC0C5CF" w:rsidR="00F132B3" w:rsidRPr="00F132B3" w:rsidRDefault="00F132B3" w:rsidP="00F132B3">
      <w:pPr>
        <w:pStyle w:val="CodePACKT"/>
      </w:pPr>
      <w:r w:rsidRPr="00F132B3">
        <w:t>  Format-Table DNSHost</w:t>
      </w:r>
      <w:r w:rsidR="00F17DEA">
        <w:t>N</w:t>
      </w:r>
      <w:r w:rsidRPr="00F132B3">
        <w:t>ame, DistinguishedName</w:t>
      </w:r>
    </w:p>
    <w:p w14:paraId="65309CF0" w14:textId="77777777" w:rsidR="00F132B3" w:rsidRPr="00F132B3" w:rsidRDefault="00F132B3" w:rsidP="00F132B3">
      <w:pPr>
        <w:pStyle w:val="CodePACKT"/>
      </w:pPr>
    </w:p>
    <w:p w14:paraId="1501A1D2" w14:textId="4D09DA0E" w:rsidR="00F132B3" w:rsidRPr="00F132B3" w:rsidRDefault="00F132B3" w:rsidP="00F132B3">
      <w:pPr>
        <w:pStyle w:val="NumberedBulletPACKT"/>
        <w:rPr>
          <w:color w:val="000000"/>
          <w:lang w:val="en-GB" w:eastAsia="en-GB"/>
        </w:rPr>
      </w:pPr>
      <w:r w:rsidRPr="00F132B3">
        <w:rPr>
          <w:lang w:val="en-GB" w:eastAsia="en-GB"/>
        </w:rPr>
        <w:lastRenderedPageBreak/>
        <w:t>Reboot</w:t>
      </w:r>
      <w:del w:id="295" w:author="Lucy Wan" w:date="2021-01-26T10:42:00Z">
        <w:r w:rsidRPr="00F132B3" w:rsidDel="00461BDE">
          <w:rPr>
            <w:lang w:val="en-GB" w:eastAsia="en-GB"/>
          </w:rPr>
          <w:delText>ing</w:delText>
        </w:r>
      </w:del>
      <w:r w:rsidRPr="00F132B3">
        <w:rPr>
          <w:lang w:val="en-GB" w:eastAsia="en-GB"/>
        </w:rPr>
        <w:t> </w:t>
      </w:r>
      <w:r w:rsidRPr="00E56C68">
        <w:rPr>
          <w:rStyle w:val="CodeInTextPACKT"/>
        </w:rPr>
        <w:t>DC2</w:t>
      </w:r>
      <w:r w:rsidRPr="00F132B3">
        <w:rPr>
          <w:lang w:val="en-GB" w:eastAsia="en-GB"/>
        </w:rPr>
        <w:t> manually</w:t>
      </w:r>
      <w:ins w:id="296" w:author="Lucy Wan" w:date="2021-01-26T10:42:00Z">
        <w:r w:rsidR="00461BDE">
          <w:rPr>
            <w:lang w:val="en-GB" w:eastAsia="en-GB"/>
          </w:rPr>
          <w:t>:</w:t>
        </w:r>
      </w:ins>
    </w:p>
    <w:p w14:paraId="5E878DFF" w14:textId="77777777" w:rsidR="00F132B3" w:rsidRDefault="00F132B3" w:rsidP="00F132B3">
      <w:pPr>
        <w:pStyle w:val="CodePACKT"/>
        <w:rPr>
          <w:lang w:val="en-GB"/>
        </w:rPr>
      </w:pPr>
    </w:p>
    <w:p w14:paraId="7AA9A7B6" w14:textId="3A54B3EE" w:rsidR="00F132B3" w:rsidRPr="00F132B3" w:rsidRDefault="00F132B3" w:rsidP="00F132B3">
      <w:pPr>
        <w:pStyle w:val="CodePACKT"/>
        <w:rPr>
          <w:lang w:val="en-GB"/>
        </w:rPr>
      </w:pPr>
      <w:r w:rsidRPr="00F132B3">
        <w:rPr>
          <w:lang w:val="en-GB"/>
        </w:rPr>
        <w:t>Restart-Computer -Force</w:t>
      </w:r>
    </w:p>
    <w:p w14:paraId="5993FAAF" w14:textId="77777777" w:rsidR="00F132B3" w:rsidRPr="00F132B3" w:rsidRDefault="00F132B3" w:rsidP="00F132B3">
      <w:pPr>
        <w:pStyle w:val="CodePACKT"/>
        <w:rPr>
          <w:lang w:val="en-GB"/>
        </w:rPr>
      </w:pPr>
    </w:p>
    <w:p w14:paraId="07FD79C5" w14:textId="0DFF1DCF" w:rsidR="00F132B3" w:rsidRPr="00F132B3" w:rsidRDefault="00F132B3" w:rsidP="00F132B3">
      <w:pPr>
        <w:pStyle w:val="NumberedBulletPACKT"/>
        <w:rPr>
          <w:color w:val="000000"/>
          <w:lang w:val="en-GB" w:eastAsia="en-GB"/>
        </w:rPr>
      </w:pPr>
      <w:r w:rsidRPr="00F132B3">
        <w:rPr>
          <w:lang w:val="en-GB" w:eastAsia="en-GB"/>
        </w:rPr>
        <w:t>Check</w:t>
      </w:r>
      <w:del w:id="297" w:author="Lucy Wan" w:date="2021-01-26T10:42:00Z">
        <w:r w:rsidRPr="00F132B3" w:rsidDel="00461BDE">
          <w:rPr>
            <w:lang w:val="en-GB" w:eastAsia="en-GB"/>
          </w:rPr>
          <w:delText>ing</w:delText>
        </w:r>
      </w:del>
      <w:r w:rsidRPr="00F132B3">
        <w:rPr>
          <w:lang w:val="en-GB" w:eastAsia="en-GB"/>
        </w:rPr>
        <w:t> DCs in Reskit.Org</w:t>
      </w:r>
      <w:ins w:id="298" w:author="Lucy Wan" w:date="2021-01-26T10:43:00Z">
        <w:r w:rsidR="00461BDE">
          <w:rPr>
            <w:lang w:val="en-GB" w:eastAsia="en-GB"/>
          </w:rPr>
          <w:t>:</w:t>
        </w:r>
      </w:ins>
    </w:p>
    <w:p w14:paraId="05020A60" w14:textId="77777777" w:rsidR="00F132B3" w:rsidRPr="00F132B3" w:rsidRDefault="00F132B3" w:rsidP="00F132B3">
      <w:pPr>
        <w:pStyle w:val="CodePACKT"/>
      </w:pPr>
    </w:p>
    <w:p w14:paraId="2235413A" w14:textId="608B1682" w:rsidR="00F132B3" w:rsidRPr="00F132B3" w:rsidRDefault="00F132B3" w:rsidP="00F132B3">
      <w:pPr>
        <w:pStyle w:val="CodePACKT"/>
      </w:pPr>
      <w:r w:rsidRPr="00F132B3">
        <w:t>$SB = </w:t>
      </w:r>
      <w:del w:id="299" w:author="Parvathy Nair" w:date="2021-01-31T21:04:00Z">
        <w:r w:rsidR="003B539B" w:rsidDel="00056227">
          <w:delText>’</w:delText>
        </w:r>
      </w:del>
      <w:ins w:id="300" w:author="Parvathy Nair" w:date="2021-01-31T21:04:00Z">
        <w:r w:rsidR="00056227">
          <w:t>’</w:t>
        </w:r>
      </w:ins>
      <w:r w:rsidRPr="00F132B3">
        <w:t>OU=Domain </w:t>
      </w:r>
      <w:proofErr w:type="gramStart"/>
      <w:r w:rsidRPr="00F132B3">
        <w:t>Controllers,DC</w:t>
      </w:r>
      <w:proofErr w:type="gramEnd"/>
      <w:r w:rsidRPr="00F132B3">
        <w:t>=Reskit,DC=Org</w:t>
      </w:r>
      <w:del w:id="301" w:author="Parvathy Nair" w:date="2021-01-31T21:04:00Z">
        <w:r w:rsidR="003B539B" w:rsidDel="00056227">
          <w:delText>’</w:delText>
        </w:r>
      </w:del>
      <w:ins w:id="302" w:author="Parvathy Nair" w:date="2021-01-31T21:04:00Z">
        <w:r w:rsidR="00056227">
          <w:t>’</w:t>
        </w:r>
      </w:ins>
    </w:p>
    <w:p w14:paraId="70140C8F" w14:textId="77777777" w:rsidR="00F132B3" w:rsidRPr="00F132B3" w:rsidRDefault="00F132B3" w:rsidP="00F132B3">
      <w:pPr>
        <w:pStyle w:val="CodePACKT"/>
      </w:pPr>
      <w:r w:rsidRPr="00F132B3">
        <w:t>Get-ADComputer -Filter * -SearchBase $SB |</w:t>
      </w:r>
    </w:p>
    <w:p w14:paraId="4C32B685" w14:textId="4C91F0F5" w:rsidR="00F132B3" w:rsidRPr="00F132B3" w:rsidRDefault="00F132B3" w:rsidP="00F132B3">
      <w:pPr>
        <w:pStyle w:val="CodePACKT"/>
      </w:pPr>
      <w:r w:rsidRPr="00F132B3">
        <w:t>  Format-Table -Property DNSHost</w:t>
      </w:r>
      <w:r w:rsidR="00264B3E">
        <w:t>N</w:t>
      </w:r>
      <w:r w:rsidRPr="00F132B3">
        <w:t>ame, Enabled</w:t>
      </w:r>
    </w:p>
    <w:p w14:paraId="5090EDCC" w14:textId="77777777" w:rsidR="00F132B3" w:rsidRPr="00F132B3" w:rsidRDefault="00F132B3" w:rsidP="00F132B3">
      <w:pPr>
        <w:pStyle w:val="CodePACKT"/>
      </w:pPr>
    </w:p>
    <w:p w14:paraId="62FF9103" w14:textId="731D3857" w:rsidR="00F132B3" w:rsidRPr="00F132B3" w:rsidRDefault="00F132B3" w:rsidP="00F132B3">
      <w:pPr>
        <w:pStyle w:val="NumberedBulletPACKT"/>
        <w:rPr>
          <w:color w:val="000000"/>
          <w:lang w:val="en-GB" w:eastAsia="en-GB"/>
        </w:rPr>
      </w:pPr>
      <w:r w:rsidRPr="00F132B3">
        <w:rPr>
          <w:lang w:val="en-GB" w:eastAsia="en-GB"/>
        </w:rPr>
        <w:t>View</w:t>
      </w:r>
      <w:del w:id="303" w:author="Lucy Wan" w:date="2021-01-26T10:43:00Z">
        <w:r w:rsidRPr="00F132B3" w:rsidDel="00461BDE">
          <w:rPr>
            <w:lang w:val="en-GB" w:eastAsia="en-GB"/>
          </w:rPr>
          <w:delText>ing</w:delText>
        </w:r>
      </w:del>
      <w:r w:rsidRPr="00F132B3">
        <w:rPr>
          <w:lang w:val="en-GB" w:eastAsia="en-GB"/>
        </w:rPr>
        <w:t> Reskit.Org </w:t>
      </w:r>
      <w:ins w:id="304" w:author="Lucy Wan" w:date="2021-01-26T10:43:00Z">
        <w:r w:rsidR="00461BDE">
          <w:rPr>
            <w:lang w:val="en-GB" w:eastAsia="en-GB"/>
          </w:rPr>
          <w:t>d</w:t>
        </w:r>
      </w:ins>
      <w:del w:id="305" w:author="Lucy Wan" w:date="2021-01-26T10:43:00Z">
        <w:r w:rsidRPr="00F132B3" w:rsidDel="00461BDE">
          <w:rPr>
            <w:lang w:val="en-GB" w:eastAsia="en-GB"/>
          </w:rPr>
          <w:delText>D</w:delText>
        </w:r>
      </w:del>
      <w:r w:rsidRPr="00F132B3">
        <w:rPr>
          <w:lang w:val="en-GB" w:eastAsia="en-GB"/>
        </w:rPr>
        <w:t>omain DCs</w:t>
      </w:r>
      <w:ins w:id="306" w:author="Lucy Wan" w:date="2021-01-26T10:43:00Z">
        <w:r w:rsidR="00461BDE">
          <w:rPr>
            <w:lang w:val="en-GB" w:eastAsia="en-GB"/>
          </w:rPr>
          <w:t>:</w:t>
        </w:r>
      </w:ins>
    </w:p>
    <w:p w14:paraId="596C715D" w14:textId="77777777" w:rsidR="00F132B3" w:rsidRPr="00F132B3" w:rsidRDefault="00F132B3" w:rsidP="00F132B3">
      <w:pPr>
        <w:pStyle w:val="CodePACKT"/>
      </w:pPr>
    </w:p>
    <w:p w14:paraId="016AFB22" w14:textId="2FBBF9D7" w:rsidR="00F132B3" w:rsidRPr="00F132B3" w:rsidRDefault="00F132B3" w:rsidP="00F132B3">
      <w:pPr>
        <w:pStyle w:val="CodePACKT"/>
      </w:pPr>
      <w:r w:rsidRPr="00F132B3">
        <w:t>Get-ADDomain |</w:t>
      </w:r>
    </w:p>
    <w:p w14:paraId="0030EF11" w14:textId="77777777" w:rsidR="00F132B3" w:rsidRPr="00F132B3" w:rsidRDefault="00F132B3" w:rsidP="00F132B3">
      <w:pPr>
        <w:pStyle w:val="CodePACKT"/>
      </w:pPr>
      <w:r w:rsidRPr="00F132B3">
        <w:t>  Format-Table -Property Forest, Name, Replica*</w:t>
      </w:r>
    </w:p>
    <w:p w14:paraId="65CFF6FB" w14:textId="3FAADD26" w:rsidR="00141856" w:rsidRDefault="00141856" w:rsidP="00141856">
      <w:pPr>
        <w:pStyle w:val="Heading2"/>
        <w:numPr>
          <w:ilvl w:val="1"/>
          <w:numId w:val="3"/>
        </w:numPr>
        <w:tabs>
          <w:tab w:val="left" w:pos="0"/>
        </w:tabs>
      </w:pPr>
      <w:r>
        <w:t>How it works...</w:t>
      </w:r>
    </w:p>
    <w:p w14:paraId="4DCE019C" w14:textId="52EB565D" w:rsidR="00AD5F4D" w:rsidRDefault="00AD5F4D" w:rsidP="00AD5F4D">
      <w:pPr>
        <w:pStyle w:val="NormalPACKT"/>
        <w:rPr>
          <w:lang w:val="en-GB"/>
        </w:rPr>
      </w:pPr>
      <w:r>
        <w:rPr>
          <w:lang w:val="en-GB"/>
        </w:rPr>
        <w:t xml:space="preserve">In </w:t>
      </w:r>
      <w:r w:rsidRPr="00AD5F4D">
        <w:rPr>
          <w:rStyle w:val="ItalicsPACKT"/>
        </w:rPr>
        <w:t>step 1</w:t>
      </w:r>
      <w:r>
        <w:rPr>
          <w:lang w:val="en-GB"/>
        </w:rPr>
        <w:t xml:space="preserve">, you import the </w:t>
      </w:r>
      <w:r w:rsidRPr="00147269">
        <w:rPr>
          <w:rStyle w:val="CodeInTextPACKT"/>
        </w:rPr>
        <w:t>ServerManager</w:t>
      </w:r>
      <w:r>
        <w:rPr>
          <w:lang w:val="en-GB"/>
        </w:rPr>
        <w:t xml:space="preserve"> module, which creates no output. With </w:t>
      </w:r>
      <w:r w:rsidRPr="00AD5F4D">
        <w:rPr>
          <w:rStyle w:val="ItalicsPACKT"/>
        </w:rPr>
        <w:t>step 2</w:t>
      </w:r>
      <w:r>
        <w:rPr>
          <w:lang w:val="en-GB"/>
        </w:rPr>
        <w:t xml:space="preserve">, you ensure that you can resolve </w:t>
      </w:r>
      <w:r w:rsidR="00023980">
        <w:rPr>
          <w:lang w:val="en-GB"/>
        </w:rPr>
        <w:t>your DC</w:t>
      </w:r>
      <w:del w:id="307" w:author="Parvathy Nair" w:date="2021-01-31T21:04:00Z">
        <w:r w:rsidR="003B539B" w:rsidDel="00056227">
          <w:rPr>
            <w:lang w:val="en-GB"/>
          </w:rPr>
          <w:delText>’</w:delText>
        </w:r>
      </w:del>
      <w:ins w:id="308" w:author="Parvathy Nair" w:date="2021-01-31T21:04:00Z">
        <w:r w:rsidR="00056227">
          <w:rPr>
            <w:lang w:val="en-GB"/>
          </w:rPr>
          <w:t>’</w:t>
        </w:r>
      </w:ins>
      <w:r w:rsidR="00023980">
        <w:rPr>
          <w:lang w:val="en-GB"/>
        </w:rPr>
        <w:t>s address</w:t>
      </w:r>
      <w:r>
        <w:rPr>
          <w:lang w:val="en-GB"/>
        </w:rPr>
        <w:t>, which is, at this point</w:t>
      </w:r>
      <w:r w:rsidR="00023980">
        <w:rPr>
          <w:lang w:val="en-GB"/>
        </w:rPr>
        <w:t>,</w:t>
      </w:r>
      <w:r>
        <w:rPr>
          <w:lang w:val="en-GB"/>
        </w:rPr>
        <w:t xml:space="preserve"> the only DC in the Reskit.Org domain. The</w:t>
      </w:r>
      <w:r w:rsidR="00353580">
        <w:rPr>
          <w:lang w:val="en-GB"/>
        </w:rPr>
        <w:t xml:space="preserve"> </w:t>
      </w:r>
      <w:r>
        <w:rPr>
          <w:lang w:val="en-GB"/>
        </w:rPr>
        <w:t>output looks like this:</w:t>
      </w:r>
    </w:p>
    <w:p w14:paraId="158E3739" w14:textId="1EA4A09C" w:rsidR="00AD5F4D" w:rsidRDefault="00353580" w:rsidP="00353580">
      <w:pPr>
        <w:pStyle w:val="FigurePACKT"/>
        <w:rPr>
          <w:ins w:id="309" w:author="Lucy Wan" w:date="2021-01-26T10:44:00Z"/>
          <w:lang w:val="en-GB"/>
        </w:rPr>
      </w:pPr>
      <w:r>
        <w:drawing>
          <wp:inline distT="0" distB="0" distL="0" distR="0" wp14:anchorId="58220781" wp14:editId="049DA456">
            <wp:extent cx="2876550" cy="83493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8087" cy="846987"/>
                    </a:xfrm>
                    <a:prstGeom prst="rect">
                      <a:avLst/>
                    </a:prstGeom>
                  </pic:spPr>
                </pic:pic>
              </a:graphicData>
            </a:graphic>
          </wp:inline>
        </w:drawing>
      </w:r>
    </w:p>
    <w:p w14:paraId="2CB24E4D" w14:textId="10BE96FC" w:rsidR="00851E25" w:rsidRDefault="00851E25" w:rsidP="00353580">
      <w:pPr>
        <w:pStyle w:val="FigurePACKT"/>
        <w:rPr>
          <w:lang w:val="en-GB"/>
        </w:rPr>
      </w:pPr>
      <w:ins w:id="310" w:author="Lucy Wan" w:date="2021-01-26T10:44:00Z">
        <w:r>
          <w:rPr>
            <w:lang w:val="en-GB"/>
          </w:rPr>
          <w:t xml:space="preserve">Figure 6.17: </w:t>
        </w:r>
      </w:ins>
      <w:ins w:id="311" w:author="Lucy Wan" w:date="2021-01-26T11:01:00Z">
        <w:r w:rsidR="00C0219B">
          <w:rPr>
            <w:lang w:val="en-GB"/>
          </w:rPr>
          <w:t>Checking DC1 can be resolved</w:t>
        </w:r>
      </w:ins>
    </w:p>
    <w:p w14:paraId="2ADEC7FC" w14:textId="6651B08D" w:rsidR="00AD5F4D" w:rsidRDefault="00AD5F4D" w:rsidP="00AD5F4D">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w:t>
      </w:r>
      <w:r w:rsidR="00353580">
        <w:rPr>
          <w:noProof/>
        </w:rPr>
        <w:t>7</w:t>
      </w:r>
      <w:r w:rsidRPr="00F51019">
        <w:rPr>
          <w:noProof/>
        </w:rPr>
        <w:t xml:space="preserve"> </w:t>
      </w:r>
      <w:r>
        <w:rPr>
          <w:noProof/>
        </w:rPr>
        <w:t>.png</w:t>
      </w:r>
    </w:p>
    <w:p w14:paraId="66EF09DB" w14:textId="080AAC01" w:rsidR="00353580" w:rsidRDefault="00353580" w:rsidP="00353580">
      <w:r>
        <w:t xml:space="preserve">After confirming that you can resolve the IP address of DC1, in </w:t>
      </w:r>
      <w:r w:rsidRPr="00353580">
        <w:rPr>
          <w:rStyle w:val="ItalicsPACKT"/>
        </w:rPr>
        <w:t>step 3</w:t>
      </w:r>
      <w:r>
        <w:t xml:space="preserve">, you check you can connect to two key ports on </w:t>
      </w:r>
      <w:r w:rsidRPr="00353580">
        <w:rPr>
          <w:rStyle w:val="CodeInTextPACKT"/>
        </w:rPr>
        <w:t>DC1</w:t>
      </w:r>
      <w:r>
        <w:t xml:space="preserve"> (445 and 389). The output looks like this:</w:t>
      </w:r>
    </w:p>
    <w:p w14:paraId="1C754475" w14:textId="2487F98E" w:rsidR="00353580" w:rsidRDefault="00353580" w:rsidP="00353580">
      <w:pPr>
        <w:pStyle w:val="FigurePACKT"/>
        <w:rPr>
          <w:ins w:id="312" w:author="Lucy Wan" w:date="2021-01-26T11:01:00Z"/>
        </w:rPr>
      </w:pPr>
      <w:r>
        <w:lastRenderedPageBreak/>
        <w:drawing>
          <wp:inline distT="0" distB="0" distL="0" distR="0" wp14:anchorId="341B732A" wp14:editId="1E732C96">
            <wp:extent cx="3605378" cy="2024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5932" cy="2030306"/>
                    </a:xfrm>
                    <a:prstGeom prst="rect">
                      <a:avLst/>
                    </a:prstGeom>
                  </pic:spPr>
                </pic:pic>
              </a:graphicData>
            </a:graphic>
          </wp:inline>
        </w:drawing>
      </w:r>
    </w:p>
    <w:p w14:paraId="0F7D8079" w14:textId="02AABB5E" w:rsidR="00AB4BE7" w:rsidRDefault="00AB4BE7" w:rsidP="00353580">
      <w:pPr>
        <w:pStyle w:val="FigurePACKT"/>
      </w:pPr>
      <w:ins w:id="313" w:author="Lucy Wan" w:date="2021-01-26T11:01:00Z">
        <w:r>
          <w:t>Figure 6.18: Testing the network connection to DC1</w:t>
        </w:r>
      </w:ins>
    </w:p>
    <w:p w14:paraId="6EF54A28" w14:textId="2ECB8052"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18</w:t>
      </w:r>
      <w:r w:rsidRPr="00F51019">
        <w:rPr>
          <w:noProof/>
        </w:rPr>
        <w:t xml:space="preserve"> </w:t>
      </w:r>
      <w:r>
        <w:rPr>
          <w:noProof/>
        </w:rPr>
        <w:t>.png</w:t>
      </w:r>
    </w:p>
    <w:p w14:paraId="3BBE75BC" w14:textId="00EAAF3B" w:rsidR="00353580" w:rsidRDefault="00353580" w:rsidP="00353580">
      <w:r>
        <w:t>As you saw</w:t>
      </w:r>
      <w:r w:rsidR="00023980">
        <w:t>,</w:t>
      </w:r>
      <w:r>
        <w:t xml:space="preserve"> when promoting </w:t>
      </w:r>
      <w:r w:rsidRPr="00353580">
        <w:rPr>
          <w:rStyle w:val="CodeInTextPACKT"/>
        </w:rPr>
        <w:t>DC1</w:t>
      </w:r>
      <w:r>
        <w:t xml:space="preserve"> to be your first DC, you need to add the ADDSDeployment feature to </w:t>
      </w:r>
      <w:r w:rsidRPr="00353580">
        <w:rPr>
          <w:rStyle w:val="CodeInTextPACKT"/>
        </w:rPr>
        <w:t>DC2</w:t>
      </w:r>
      <w:r>
        <w:t xml:space="preserve"> before you can promote the DC. The output from </w:t>
      </w:r>
      <w:r w:rsidRPr="00353580">
        <w:rPr>
          <w:rStyle w:val="ItalicsPACKT"/>
        </w:rPr>
        <w:t>step 4</w:t>
      </w:r>
      <w:r>
        <w:t>, looks like this|:</w:t>
      </w:r>
    </w:p>
    <w:p w14:paraId="68CBA713" w14:textId="62C5ECCD" w:rsidR="00353580" w:rsidRDefault="00353580" w:rsidP="00353580">
      <w:pPr>
        <w:pStyle w:val="FigurePACKT"/>
        <w:rPr>
          <w:ins w:id="314" w:author="Lucy Wan" w:date="2021-01-26T11:01:00Z"/>
        </w:rPr>
      </w:pPr>
      <w:r>
        <w:drawing>
          <wp:inline distT="0" distB="0" distL="0" distR="0" wp14:anchorId="2CC34F9E" wp14:editId="0D57F90F">
            <wp:extent cx="4328160" cy="88855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9781" cy="897098"/>
                    </a:xfrm>
                    <a:prstGeom prst="rect">
                      <a:avLst/>
                    </a:prstGeom>
                  </pic:spPr>
                </pic:pic>
              </a:graphicData>
            </a:graphic>
          </wp:inline>
        </w:drawing>
      </w:r>
    </w:p>
    <w:p w14:paraId="5E1A708D" w14:textId="77206B14" w:rsidR="0094146E" w:rsidRPr="00353580" w:rsidRDefault="0094146E" w:rsidP="00353580">
      <w:pPr>
        <w:pStyle w:val="FigurePACKT"/>
      </w:pPr>
      <w:ins w:id="315" w:author="Lucy Wan" w:date="2021-01-26T11:01:00Z">
        <w:r>
          <w:t xml:space="preserve">Figure 6.19: </w:t>
        </w:r>
        <w:r w:rsidR="001E795B">
          <w:t>Adding the AD DS features on DC2</w:t>
        </w:r>
      </w:ins>
    </w:p>
    <w:p w14:paraId="45932A10" w14:textId="4E476478"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19</w:t>
      </w:r>
      <w:r w:rsidRPr="00F51019">
        <w:rPr>
          <w:noProof/>
        </w:rPr>
        <w:t xml:space="preserve"> </w:t>
      </w:r>
      <w:r>
        <w:rPr>
          <w:noProof/>
        </w:rPr>
        <w:t>.png</w:t>
      </w:r>
    </w:p>
    <w:p w14:paraId="0A4C4424" w14:textId="6F144A9C" w:rsidR="00AD5F4D" w:rsidRDefault="00353580" w:rsidP="00141856">
      <w:pPr>
        <w:numPr>
          <w:ilvl w:val="0"/>
          <w:numId w:val="3"/>
        </w:numPr>
        <w:rPr>
          <w:noProof/>
        </w:rPr>
      </w:pPr>
      <w:r>
        <w:rPr>
          <w:noProof/>
        </w:rPr>
        <w:t xml:space="preserve">With all the </w:t>
      </w:r>
      <w:r w:rsidR="00023980">
        <w:rPr>
          <w:noProof/>
        </w:rPr>
        <w:t>p</w:t>
      </w:r>
      <w:r>
        <w:rPr>
          <w:noProof/>
        </w:rPr>
        <w:t>rerequ</w:t>
      </w:r>
      <w:r w:rsidR="00023980">
        <w:rPr>
          <w:noProof/>
        </w:rPr>
        <w:t>i</w:t>
      </w:r>
      <w:r>
        <w:rPr>
          <w:noProof/>
        </w:rPr>
        <w:t xml:space="preserve">sites in place, in </w:t>
      </w:r>
      <w:r w:rsidRPr="002D7734">
        <w:rPr>
          <w:rStyle w:val="ItalicsPACKT"/>
        </w:rPr>
        <w:t>step 5</w:t>
      </w:r>
      <w:r>
        <w:rPr>
          <w:noProof/>
        </w:rPr>
        <w:t xml:space="preserve">, you promote </w:t>
      </w:r>
      <w:r w:rsidRPr="00727C85">
        <w:rPr>
          <w:rStyle w:val="CodeInTextPACKT"/>
        </w:rPr>
        <w:t>DC2</w:t>
      </w:r>
      <w:r>
        <w:rPr>
          <w:noProof/>
        </w:rPr>
        <w:t xml:space="preserve"> to be a DC</w:t>
      </w:r>
      <w:r w:rsidR="00F17DEA">
        <w:rPr>
          <w:noProof/>
        </w:rPr>
        <w:t xml:space="preserve"> and ensure that the DC </w:t>
      </w:r>
      <w:r w:rsidR="00023980">
        <w:rPr>
          <w:noProof/>
        </w:rPr>
        <w:t xml:space="preserve">does not </w:t>
      </w:r>
      <w:r w:rsidR="00F17DEA">
        <w:rPr>
          <w:noProof/>
        </w:rPr>
        <w:t>reboot a</w:t>
      </w:r>
      <w:r w:rsidR="00023980">
        <w:rPr>
          <w:noProof/>
        </w:rPr>
        <w:t>fter</w:t>
      </w:r>
      <w:r w:rsidR="00F17DEA">
        <w:rPr>
          <w:noProof/>
        </w:rPr>
        <w:t xml:space="preserve"> this step</w:t>
      </w:r>
      <w:r w:rsidR="00023980">
        <w:rPr>
          <w:noProof/>
        </w:rPr>
        <w:t xml:space="preserve"> completes</w:t>
      </w:r>
      <w:r w:rsidR="00F17DEA">
        <w:rPr>
          <w:noProof/>
        </w:rPr>
        <w:t xml:space="preserve">. There is no output from this step. </w:t>
      </w:r>
    </w:p>
    <w:p w14:paraId="7B7863A0" w14:textId="79957CEF" w:rsidR="00F17DEA" w:rsidRDefault="00F17DEA" w:rsidP="00141856">
      <w:pPr>
        <w:numPr>
          <w:ilvl w:val="0"/>
          <w:numId w:val="3"/>
        </w:numPr>
        <w:rPr>
          <w:noProof/>
        </w:rPr>
      </w:pPr>
      <w:r>
        <w:rPr>
          <w:noProof/>
        </w:rPr>
        <w:t xml:space="preserve">In </w:t>
      </w:r>
      <w:r w:rsidRPr="002D7734">
        <w:rPr>
          <w:rStyle w:val="ItalicsPACKT"/>
        </w:rPr>
        <w:t>step 6</w:t>
      </w:r>
      <w:r>
        <w:rPr>
          <w:noProof/>
        </w:rPr>
        <w:t xml:space="preserve">, </w:t>
      </w:r>
      <w:r w:rsidR="00023980">
        <w:rPr>
          <w:noProof/>
        </w:rPr>
        <w:t>before</w:t>
      </w:r>
      <w:r>
        <w:rPr>
          <w:noProof/>
        </w:rPr>
        <w:t xml:space="preserve"> rebooting </w:t>
      </w:r>
      <w:r w:rsidRPr="002D7734">
        <w:rPr>
          <w:rStyle w:val="CodeInTextPACKT"/>
        </w:rPr>
        <w:t>DC2</w:t>
      </w:r>
      <w:r>
        <w:rPr>
          <w:noProof/>
        </w:rPr>
        <w:t xml:space="preserve"> (necessary to complete the promotion process</w:t>
      </w:r>
      <w:r w:rsidR="00023980">
        <w:rPr>
          <w:noProof/>
        </w:rPr>
        <w:t>)</w:t>
      </w:r>
      <w:r>
        <w:rPr>
          <w:noProof/>
        </w:rPr>
        <w:t xml:space="preserve">, you check to see the computer objects now in the AD. This </w:t>
      </w:r>
      <w:r w:rsidR="00023980">
        <w:rPr>
          <w:noProof/>
        </w:rPr>
        <w:t xml:space="preserve">step </w:t>
      </w:r>
      <w:r>
        <w:rPr>
          <w:noProof/>
        </w:rPr>
        <w:t xml:space="preserve">helps you to ensure that </w:t>
      </w:r>
      <w:r w:rsidRPr="002D7734">
        <w:rPr>
          <w:rStyle w:val="CodeInTextPACKT"/>
        </w:rPr>
        <w:t>DC2</w:t>
      </w:r>
      <w:r>
        <w:rPr>
          <w:noProof/>
        </w:rPr>
        <w:t xml:space="preserve"> is now (</w:t>
      </w:r>
      <w:commentRangeStart w:id="316"/>
      <w:r>
        <w:rPr>
          <w:noProof/>
        </w:rPr>
        <w:t>after the reboot</w:t>
      </w:r>
      <w:commentRangeEnd w:id="316"/>
      <w:r w:rsidR="00CF177B">
        <w:rPr>
          <w:rStyle w:val="CommentReference"/>
          <w:rFonts w:ascii="Arial" w:hAnsi="Arial"/>
        </w:rPr>
        <w:commentReference w:id="316"/>
      </w:r>
      <w:r>
        <w:rPr>
          <w:noProof/>
        </w:rPr>
        <w:t>) in the correct place in AD. The ou</w:t>
      </w:r>
      <w:r w:rsidR="00264B3E">
        <w:rPr>
          <w:noProof/>
        </w:rPr>
        <w:t>t</w:t>
      </w:r>
      <w:r>
        <w:rPr>
          <w:noProof/>
        </w:rPr>
        <w:t>put of this step is like this:</w:t>
      </w:r>
    </w:p>
    <w:p w14:paraId="13D79C7E" w14:textId="76E03521" w:rsidR="00F17DEA" w:rsidRDefault="00264B3E" w:rsidP="00264B3E">
      <w:pPr>
        <w:pStyle w:val="FigurePACKT"/>
        <w:rPr>
          <w:ins w:id="317" w:author="Lucy Wan" w:date="2021-01-26T11:02:00Z"/>
        </w:rPr>
      </w:pPr>
      <w:r>
        <w:lastRenderedPageBreak/>
        <w:drawing>
          <wp:inline distT="0" distB="0" distL="0" distR="0" wp14:anchorId="7F6FDA6D" wp14:editId="3F366B24">
            <wp:extent cx="3169603" cy="904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6786" cy="912527"/>
                    </a:xfrm>
                    <a:prstGeom prst="rect">
                      <a:avLst/>
                    </a:prstGeom>
                  </pic:spPr>
                </pic:pic>
              </a:graphicData>
            </a:graphic>
          </wp:inline>
        </w:drawing>
      </w:r>
    </w:p>
    <w:p w14:paraId="126318E5" w14:textId="4ECBCBFD" w:rsidR="001A275B" w:rsidRDefault="001A275B" w:rsidP="00264B3E">
      <w:pPr>
        <w:pStyle w:val="FigurePACKT"/>
      </w:pPr>
      <w:ins w:id="318" w:author="Lucy Wan" w:date="2021-01-26T11:02:00Z">
        <w:r>
          <w:t xml:space="preserve">Figure </w:t>
        </w:r>
        <w:r w:rsidR="00E97D1B">
          <w:t xml:space="preserve">6.20: </w:t>
        </w:r>
      </w:ins>
      <w:ins w:id="319" w:author="Lucy Wan" w:date="2021-01-26T11:03:00Z">
        <w:r w:rsidR="0001312D">
          <w:t>Checking the computer objects in the AD</w:t>
        </w:r>
      </w:ins>
    </w:p>
    <w:p w14:paraId="1D6B880C" w14:textId="7125D3A5" w:rsidR="00F17DEA" w:rsidRDefault="00F17DEA" w:rsidP="00F17D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20</w:t>
      </w:r>
      <w:r w:rsidRPr="00F51019">
        <w:rPr>
          <w:noProof/>
        </w:rPr>
        <w:t xml:space="preserve"> </w:t>
      </w:r>
      <w:r>
        <w:rPr>
          <w:noProof/>
        </w:rPr>
        <w:t>.png</w:t>
      </w:r>
    </w:p>
    <w:p w14:paraId="351F628D" w14:textId="4F5400FA" w:rsidR="00E56C68" w:rsidRDefault="00E56C68" w:rsidP="00E56C68">
      <w:pPr>
        <w:pStyle w:val="NormalPACKT"/>
        <w:numPr>
          <w:ilvl w:val="0"/>
          <w:numId w:val="3"/>
        </w:numPr>
        <w:rPr>
          <w:lang w:val="en-GB"/>
        </w:rPr>
      </w:pPr>
      <w:r>
        <w:rPr>
          <w:lang w:val="en-GB"/>
        </w:rPr>
        <w:t xml:space="preserve">In </w:t>
      </w:r>
      <w:r w:rsidRPr="00E56C68">
        <w:rPr>
          <w:rStyle w:val="ItalicsPACKT"/>
        </w:rPr>
        <w:t>step 7</w:t>
      </w:r>
      <w:r>
        <w:rPr>
          <w:lang w:val="en-GB"/>
        </w:rPr>
        <w:t>, you finalize the promoting process and reboot DC2. Once rebo</w:t>
      </w:r>
      <w:r w:rsidR="00023980">
        <w:rPr>
          <w:lang w:val="en-GB"/>
        </w:rPr>
        <w:t>o</w:t>
      </w:r>
      <w:r>
        <w:rPr>
          <w:lang w:val="en-GB"/>
        </w:rPr>
        <w:t>ted</w:t>
      </w:r>
      <w:r w:rsidR="00023980">
        <w:rPr>
          <w:lang w:val="en-GB"/>
        </w:rPr>
        <w:t>,</w:t>
      </w:r>
      <w:r>
        <w:rPr>
          <w:lang w:val="en-GB"/>
        </w:rPr>
        <w:t xml:space="preserve"> you need to logon as the domain administrator (</w:t>
      </w:r>
      <w:r w:rsidRPr="004521FA">
        <w:rPr>
          <w:rStyle w:val="CodeInTextPACKT"/>
        </w:rPr>
        <w:t>Reskit\Administrator</w:t>
      </w:r>
      <w:r>
        <w:rPr>
          <w:lang w:val="en-GB"/>
        </w:rPr>
        <w:t>). This step produces no output as such.</w:t>
      </w:r>
    </w:p>
    <w:p w14:paraId="3F1DFC17" w14:textId="1CA34B11" w:rsidR="00E56C68" w:rsidRDefault="00E56C68" w:rsidP="00E56C68">
      <w:pPr>
        <w:rPr>
          <w:lang w:val="en-GB"/>
        </w:rPr>
      </w:pPr>
      <w:r>
        <w:rPr>
          <w:lang w:val="en-GB"/>
        </w:rPr>
        <w:t xml:space="preserve">With </w:t>
      </w:r>
      <w:commentRangeStart w:id="320"/>
      <w:r w:rsidRPr="00E56C68">
        <w:rPr>
          <w:rStyle w:val="ItalicsPACKT"/>
        </w:rPr>
        <w:t>step 8</w:t>
      </w:r>
      <w:commentRangeEnd w:id="320"/>
      <w:r w:rsidR="00B75DA0">
        <w:rPr>
          <w:rStyle w:val="CommentReference"/>
        </w:rPr>
        <w:commentReference w:id="320"/>
      </w:r>
      <w:r>
        <w:rPr>
          <w:lang w:val="en-GB"/>
        </w:rPr>
        <w:t xml:space="preserve">, you examine the hosts in the </w:t>
      </w:r>
      <w:r w:rsidR="00757CC7">
        <w:rPr>
          <w:lang w:val="en-GB"/>
        </w:rPr>
        <w:t>d</w:t>
      </w:r>
      <w:r>
        <w:rPr>
          <w:lang w:val="en-GB"/>
        </w:rPr>
        <w:t xml:space="preserve">omain </w:t>
      </w:r>
      <w:r w:rsidR="00757CC7">
        <w:rPr>
          <w:lang w:val="en-GB"/>
        </w:rPr>
        <w:t>c</w:t>
      </w:r>
      <w:r>
        <w:rPr>
          <w:lang w:val="en-GB"/>
        </w:rPr>
        <w:t>ontrollers OU, which looks like this:</w:t>
      </w:r>
    </w:p>
    <w:p w14:paraId="7E17F5F8" w14:textId="598146D9" w:rsidR="00E56C68" w:rsidRDefault="00264B3E" w:rsidP="00264B3E">
      <w:pPr>
        <w:pStyle w:val="FigurePACKT"/>
        <w:rPr>
          <w:ins w:id="321" w:author="Lucy Wan" w:date="2021-01-26T11:03:00Z"/>
        </w:rPr>
      </w:pPr>
      <w:r>
        <w:drawing>
          <wp:inline distT="0" distB="0" distL="0" distR="0" wp14:anchorId="1C67D092" wp14:editId="2775D153">
            <wp:extent cx="2915626" cy="1046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3043" cy="1059910"/>
                    </a:xfrm>
                    <a:prstGeom prst="rect">
                      <a:avLst/>
                    </a:prstGeom>
                  </pic:spPr>
                </pic:pic>
              </a:graphicData>
            </a:graphic>
          </wp:inline>
        </w:drawing>
      </w:r>
    </w:p>
    <w:p w14:paraId="4F87D224" w14:textId="73299E90" w:rsidR="00093C19" w:rsidRDefault="00093C19" w:rsidP="00264B3E">
      <w:pPr>
        <w:pStyle w:val="FigurePACKT"/>
      </w:pPr>
      <w:ins w:id="322" w:author="Lucy Wan" w:date="2021-01-26T11:03:00Z">
        <w:r>
          <w:t xml:space="preserve">Figure 6.21: </w:t>
        </w:r>
        <w:r w:rsidR="002F595C">
          <w:t>Checking DCs in Reskit.Org</w:t>
        </w:r>
      </w:ins>
    </w:p>
    <w:p w14:paraId="29CCB1D2" w14:textId="7CB13A4C" w:rsidR="00264B3E" w:rsidRDefault="00264B3E" w:rsidP="00264B3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21</w:t>
      </w:r>
      <w:r w:rsidRPr="00F51019">
        <w:rPr>
          <w:noProof/>
        </w:rPr>
        <w:t xml:space="preserve"> </w:t>
      </w:r>
      <w:r>
        <w:rPr>
          <w:noProof/>
        </w:rPr>
        <w:t>.png</w:t>
      </w:r>
    </w:p>
    <w:p w14:paraId="36166E8B" w14:textId="06A1DE64" w:rsidR="00264B3E" w:rsidRDefault="00264B3E" w:rsidP="00264B3E">
      <w:r>
        <w:t xml:space="preserve">In the final step in this recipe, </w:t>
      </w:r>
      <w:r w:rsidRPr="00751E64">
        <w:rPr>
          <w:rStyle w:val="ItalicsPACKT"/>
        </w:rPr>
        <w:t>step 9</w:t>
      </w:r>
      <w:r>
        <w:t xml:space="preserve">, you use the </w:t>
      </w:r>
      <w:r w:rsidRPr="00023980">
        <w:rPr>
          <w:rStyle w:val="CodeInTextPACKT"/>
        </w:rPr>
        <w:t>Get-ADDomain</w:t>
      </w:r>
      <w:r>
        <w:t xml:space="preserve"> cmdlet to check that </w:t>
      </w:r>
      <w:r w:rsidRPr="00023980">
        <w:rPr>
          <w:rStyle w:val="CodeInTextPACKT"/>
        </w:rPr>
        <w:t>DC1</w:t>
      </w:r>
      <w:r>
        <w:t xml:space="preserve"> and </w:t>
      </w:r>
      <w:r w:rsidRPr="00023980">
        <w:rPr>
          <w:rStyle w:val="CodeInTextPACKT"/>
        </w:rPr>
        <w:t>DC2</w:t>
      </w:r>
      <w:r>
        <w:t xml:space="preserve"> are DCs for this domain. The output of this step looks like this:</w:t>
      </w:r>
    </w:p>
    <w:p w14:paraId="6C6BAE62" w14:textId="7CB632A6" w:rsidR="00264B3E" w:rsidRDefault="00264B3E" w:rsidP="002F2BF1">
      <w:pPr>
        <w:pStyle w:val="FigurePACKT"/>
        <w:rPr>
          <w:ins w:id="323" w:author="Lucy Wan" w:date="2021-01-26T11:04:00Z"/>
        </w:rPr>
      </w:pPr>
      <w:r>
        <w:drawing>
          <wp:inline distT="0" distB="0" distL="0" distR="0" wp14:anchorId="40BBB0CE" wp14:editId="20BF715F">
            <wp:extent cx="3522160" cy="106948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0197" cy="1074958"/>
                    </a:xfrm>
                    <a:prstGeom prst="rect">
                      <a:avLst/>
                    </a:prstGeom>
                  </pic:spPr>
                </pic:pic>
              </a:graphicData>
            </a:graphic>
          </wp:inline>
        </w:drawing>
      </w:r>
    </w:p>
    <w:p w14:paraId="74C20F00" w14:textId="5781AE49" w:rsidR="004B5E3C" w:rsidRDefault="004B5E3C" w:rsidP="002F2BF1">
      <w:pPr>
        <w:pStyle w:val="FigurePACKT"/>
      </w:pPr>
      <w:ins w:id="324" w:author="Lucy Wan" w:date="2021-01-26T11:04:00Z">
        <w:r>
          <w:t xml:space="preserve">Figure 6.22: </w:t>
        </w:r>
        <w:r w:rsidR="005F0B11">
          <w:t>Viewing Reskit.Org domain DCs</w:t>
        </w:r>
      </w:ins>
    </w:p>
    <w:p w14:paraId="021C9D59" w14:textId="1921F706" w:rsidR="00264B3E" w:rsidRPr="00E56C68" w:rsidRDefault="00264B3E" w:rsidP="00734FE0">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22</w:t>
      </w:r>
      <w:r w:rsidRPr="00F51019">
        <w:rPr>
          <w:noProof/>
        </w:rPr>
        <w:t xml:space="preserve"> </w:t>
      </w:r>
      <w:r>
        <w:rPr>
          <w:noProof/>
        </w:rPr>
        <w:t>.png</w:t>
      </w:r>
    </w:p>
    <w:p w14:paraId="01B5E206" w14:textId="295CFF29" w:rsidR="00141856" w:rsidRDefault="00141856" w:rsidP="00141856">
      <w:pPr>
        <w:pStyle w:val="Heading2"/>
      </w:pPr>
      <w:r>
        <w:lastRenderedPageBreak/>
        <w:t>There</w:t>
      </w:r>
      <w:del w:id="325" w:author="Parvathy Nair" w:date="2021-01-31T21:04:00Z">
        <w:r w:rsidR="003B539B" w:rsidDel="00056227">
          <w:delText>’</w:delText>
        </w:r>
      </w:del>
      <w:ins w:id="326" w:author="Parvathy Nair" w:date="2021-01-31T21:04:00Z">
        <w:r w:rsidR="00056227">
          <w:t>’</w:t>
        </w:r>
      </w:ins>
      <w:r>
        <w:t>s more...</w:t>
      </w:r>
    </w:p>
    <w:p w14:paraId="39AC9E60" w14:textId="16990C3B" w:rsidR="00141856" w:rsidRDefault="00AD5F4D" w:rsidP="00141856">
      <w:pPr>
        <w:pStyle w:val="NormalPACKT"/>
        <w:rPr>
          <w:lang w:val="en-GB"/>
        </w:rPr>
      </w:pPr>
      <w:r>
        <w:rPr>
          <w:lang w:val="en-GB"/>
        </w:rPr>
        <w:t xml:space="preserve">In </w:t>
      </w:r>
      <w:r w:rsidRPr="00353580">
        <w:rPr>
          <w:rStyle w:val="ItalicsPACKT"/>
        </w:rPr>
        <w:t>step 1</w:t>
      </w:r>
      <w:r>
        <w:rPr>
          <w:lang w:val="en-GB"/>
        </w:rPr>
        <w:t xml:space="preserve">, you import the </w:t>
      </w:r>
      <w:r w:rsidRPr="00863D19">
        <w:rPr>
          <w:rStyle w:val="CodeInTextPACKT"/>
        </w:rPr>
        <w:t>ServerManager</w:t>
      </w:r>
      <w:r>
        <w:rPr>
          <w:lang w:val="en-GB"/>
        </w:rPr>
        <w:t xml:space="preserve"> module manually. As you have seen in earlier re</w:t>
      </w:r>
      <w:r w:rsidR="00023980">
        <w:rPr>
          <w:lang w:val="en-GB"/>
        </w:rPr>
        <w:t>cip</w:t>
      </w:r>
      <w:r>
        <w:rPr>
          <w:lang w:val="en-GB"/>
        </w:rPr>
        <w:t>es, this module is not supported natively with PowerShell 7. This step loads the module using the Windows PowerS</w:t>
      </w:r>
      <w:r w:rsidR="00E56C68">
        <w:rPr>
          <w:lang w:val="en-GB"/>
        </w:rPr>
        <w:t>h</w:t>
      </w:r>
      <w:r>
        <w:rPr>
          <w:lang w:val="en-GB"/>
        </w:rPr>
        <w:t xml:space="preserve">ell compatibility solution described earlier in the book. </w:t>
      </w:r>
    </w:p>
    <w:p w14:paraId="5E45B69E" w14:textId="0FE568CD" w:rsidR="00353580" w:rsidRDefault="00353580" w:rsidP="00141856">
      <w:pPr>
        <w:pStyle w:val="NormalPACKT"/>
        <w:rPr>
          <w:lang w:val="en-GB"/>
        </w:rPr>
      </w:pPr>
      <w:r>
        <w:rPr>
          <w:lang w:val="en-GB"/>
        </w:rPr>
        <w:t xml:space="preserve">In </w:t>
      </w:r>
      <w:r w:rsidRPr="00353580">
        <w:rPr>
          <w:rStyle w:val="ItalicsPACKT"/>
        </w:rPr>
        <w:t>step 3</w:t>
      </w:r>
      <w:r>
        <w:rPr>
          <w:lang w:val="en-GB"/>
        </w:rPr>
        <w:t xml:space="preserve">, you check to ensure </w:t>
      </w:r>
      <w:r w:rsidRPr="00023980">
        <w:rPr>
          <w:rStyle w:val="CodeInTextPACKT"/>
        </w:rPr>
        <w:t>DC2</w:t>
      </w:r>
      <w:r>
        <w:rPr>
          <w:lang w:val="en-GB"/>
        </w:rPr>
        <w:t xml:space="preserve"> can </w:t>
      </w:r>
      <w:r w:rsidR="00023980">
        <w:rPr>
          <w:lang w:val="en-GB"/>
        </w:rPr>
        <w:t>connect</w:t>
      </w:r>
      <w:r>
        <w:rPr>
          <w:lang w:val="en-GB"/>
        </w:rPr>
        <w:t xml:space="preserve"> to </w:t>
      </w:r>
      <w:r w:rsidRPr="00023980">
        <w:rPr>
          <w:rStyle w:val="CodeInTextPACKT"/>
        </w:rPr>
        <w:t>DC1</w:t>
      </w:r>
      <w:r>
        <w:rPr>
          <w:lang w:val="en-GB"/>
        </w:rPr>
        <w:t xml:space="preserve"> over ports 445 and 389. </w:t>
      </w:r>
      <w:r w:rsidR="00023980">
        <w:rPr>
          <w:lang w:val="en-GB"/>
        </w:rPr>
        <w:t>Windows uses TCP p</w:t>
      </w:r>
      <w:r>
        <w:rPr>
          <w:lang w:val="en-GB"/>
        </w:rPr>
        <w:t>ort 445</w:t>
      </w:r>
      <w:r w:rsidR="00023980">
        <w:rPr>
          <w:lang w:val="en-GB"/>
        </w:rPr>
        <w:t xml:space="preserve"> </w:t>
      </w:r>
      <w:r>
        <w:rPr>
          <w:lang w:val="en-GB"/>
        </w:rPr>
        <w:t>for SMB file sharing</w:t>
      </w:r>
      <w:r w:rsidR="00023980">
        <w:rPr>
          <w:lang w:val="en-GB"/>
        </w:rPr>
        <w:t xml:space="preserve">. The Group Policy Agent on each domain-joined host uses this port to </w:t>
      </w:r>
      <w:r>
        <w:rPr>
          <w:lang w:val="en-GB"/>
        </w:rPr>
        <w:t xml:space="preserve">retrieve Group Policy details from the </w:t>
      </w:r>
      <w:r w:rsidR="00023980">
        <w:rPr>
          <w:lang w:val="en-GB"/>
        </w:rPr>
        <w:t>SYSVOL</w:t>
      </w:r>
      <w:r>
        <w:rPr>
          <w:lang w:val="en-GB"/>
        </w:rPr>
        <w:t xml:space="preserve"> share on </w:t>
      </w:r>
      <w:r w:rsidRPr="00023980">
        <w:rPr>
          <w:rStyle w:val="CodeInTextPACKT"/>
        </w:rPr>
        <w:t>DC1.</w:t>
      </w:r>
      <w:r>
        <w:rPr>
          <w:lang w:val="en-GB"/>
        </w:rPr>
        <w:t xml:space="preserve"> </w:t>
      </w:r>
      <w:r w:rsidR="00023980">
        <w:rPr>
          <w:lang w:val="en-GB"/>
        </w:rPr>
        <w:t>LDAP uses p</w:t>
      </w:r>
      <w:r>
        <w:rPr>
          <w:lang w:val="en-GB"/>
        </w:rPr>
        <w:t xml:space="preserve">ort 389 to perform actions </w:t>
      </w:r>
      <w:r w:rsidR="00023980">
        <w:rPr>
          <w:lang w:val="en-GB"/>
        </w:rPr>
        <w:t xml:space="preserve">against a </w:t>
      </w:r>
      <w:r>
        <w:rPr>
          <w:lang w:val="en-GB"/>
        </w:rPr>
        <w:t>DC</w:t>
      </w:r>
      <w:r w:rsidR="00023980">
        <w:rPr>
          <w:lang w:val="en-GB"/>
        </w:rPr>
        <w:t>,</w:t>
      </w:r>
      <w:r>
        <w:rPr>
          <w:lang w:val="en-GB"/>
        </w:rPr>
        <w:t xml:space="preserve"> such as adding a new user</w:t>
      </w:r>
      <w:r w:rsidR="00023980">
        <w:rPr>
          <w:lang w:val="en-GB"/>
        </w:rPr>
        <w:t xml:space="preserve"> or </w:t>
      </w:r>
      <w:r>
        <w:rPr>
          <w:lang w:val="en-GB"/>
        </w:rPr>
        <w:t>checking group</w:t>
      </w:r>
      <w:r w:rsidR="00023980">
        <w:rPr>
          <w:lang w:val="en-GB"/>
        </w:rPr>
        <w:t xml:space="preserve"> membership</w:t>
      </w:r>
      <w:r>
        <w:rPr>
          <w:lang w:val="en-GB"/>
        </w:rPr>
        <w:t xml:space="preserve">. Both ports need to be open and contactable if the promotion of </w:t>
      </w:r>
      <w:r w:rsidRPr="00023980">
        <w:rPr>
          <w:rStyle w:val="CodeInTextPACKT"/>
        </w:rPr>
        <w:t>DC2</w:t>
      </w:r>
      <w:r>
        <w:rPr>
          <w:lang w:val="en-GB"/>
        </w:rPr>
        <w:t xml:space="preserve"> is to be successful.</w:t>
      </w:r>
    </w:p>
    <w:p w14:paraId="55EF4931" w14:textId="6FB58568" w:rsidR="002D7734" w:rsidRDefault="002D7734" w:rsidP="00141856">
      <w:pPr>
        <w:pStyle w:val="NormalPACKT"/>
        <w:rPr>
          <w:lang w:val="en-GB"/>
        </w:rPr>
      </w:pPr>
      <w:r>
        <w:rPr>
          <w:lang w:val="en-GB"/>
        </w:rPr>
        <w:t xml:space="preserve">In </w:t>
      </w:r>
      <w:r w:rsidRPr="00E56C68">
        <w:rPr>
          <w:rStyle w:val="ItalicsPACKT"/>
        </w:rPr>
        <w:t>step 6</w:t>
      </w:r>
      <w:r>
        <w:rPr>
          <w:lang w:val="en-GB"/>
        </w:rPr>
        <w:t>, you retrieve all computer accounts currently in your AD. By default, the AD DC promotion process ensures that th</w:t>
      </w:r>
      <w:r w:rsidR="00886FCF">
        <w:rPr>
          <w:lang w:val="en-GB"/>
        </w:rPr>
        <w:t>is host</w:t>
      </w:r>
      <w:del w:id="327" w:author="Parvathy Nair" w:date="2021-01-31T21:04:00Z">
        <w:r w:rsidR="003B539B" w:rsidDel="00056227">
          <w:rPr>
            <w:lang w:val="en-GB"/>
          </w:rPr>
          <w:delText>’</w:delText>
        </w:r>
      </w:del>
      <w:ins w:id="328" w:author="Parvathy Nair" w:date="2021-01-31T21:04:00Z">
        <w:r w:rsidR="00056227">
          <w:rPr>
            <w:lang w:val="en-GB"/>
          </w:rPr>
          <w:t>’</w:t>
        </w:r>
      </w:ins>
      <w:r w:rsidR="00886FCF">
        <w:rPr>
          <w:lang w:val="en-GB"/>
        </w:rPr>
        <w:t>s computer accoun</w:t>
      </w:r>
      <w:r>
        <w:rPr>
          <w:lang w:val="en-GB"/>
        </w:rPr>
        <w:t xml:space="preserve">t is now in the Domain Controllers OU. </w:t>
      </w:r>
      <w:r w:rsidR="00023980">
        <w:rPr>
          <w:lang w:val="en-GB"/>
        </w:rPr>
        <w:t xml:space="preserve">The location of a DC in an OU </w:t>
      </w:r>
      <w:r>
        <w:rPr>
          <w:lang w:val="en-GB"/>
        </w:rPr>
        <w:t xml:space="preserve">is </w:t>
      </w:r>
      <w:r w:rsidR="00023980">
        <w:rPr>
          <w:lang w:val="en-GB"/>
        </w:rPr>
        <w:t>essential</w:t>
      </w:r>
      <w:r>
        <w:rPr>
          <w:lang w:val="en-GB"/>
        </w:rPr>
        <w:t xml:space="preserve"> as it enables your new DC to </w:t>
      </w:r>
      <w:r w:rsidR="00E56C68">
        <w:rPr>
          <w:lang w:val="en-GB"/>
        </w:rPr>
        <w:t>apply the group policy se</w:t>
      </w:r>
      <w:r w:rsidR="00023980">
        <w:rPr>
          <w:lang w:val="en-GB"/>
        </w:rPr>
        <w:t>t</w:t>
      </w:r>
      <w:r w:rsidR="00E56C68">
        <w:rPr>
          <w:lang w:val="en-GB"/>
        </w:rPr>
        <w:t>tings on this OU.</w:t>
      </w:r>
      <w:r>
        <w:rPr>
          <w:lang w:val="en-GB"/>
        </w:rPr>
        <w:t xml:space="preserve"> If </w:t>
      </w:r>
      <w:r w:rsidRPr="002D7734">
        <w:rPr>
          <w:rStyle w:val="CodeInTextPACKT"/>
        </w:rPr>
        <w:t>DC2</w:t>
      </w:r>
      <w:r>
        <w:rPr>
          <w:lang w:val="en-GB"/>
        </w:rPr>
        <w:t xml:space="preserve"> was a workgroup compu</w:t>
      </w:r>
      <w:r w:rsidR="00023980">
        <w:rPr>
          <w:lang w:val="en-GB"/>
        </w:rPr>
        <w:t>t</w:t>
      </w:r>
      <w:r>
        <w:rPr>
          <w:lang w:val="en-GB"/>
        </w:rPr>
        <w:t xml:space="preserve">er and not joined to the domain, </w:t>
      </w:r>
      <w:r w:rsidR="00023980">
        <w:rPr>
          <w:lang w:val="en-GB"/>
        </w:rPr>
        <w:t xml:space="preserve">the promotion process </w:t>
      </w:r>
      <w:ins w:id="329" w:author="Lucy Wan" w:date="2021-01-26T13:59:00Z">
        <w:r w:rsidR="002D0DB5">
          <w:rPr>
            <w:lang w:val="en-GB"/>
          </w:rPr>
          <w:t>would create</w:t>
        </w:r>
      </w:ins>
      <w:del w:id="330" w:author="Lucy Wan" w:date="2021-01-26T13:59:00Z">
        <w:r w:rsidR="00023980" w:rsidDel="002D0DB5">
          <w:rPr>
            <w:lang w:val="en-GB"/>
          </w:rPr>
          <w:delText>creates</w:delText>
        </w:r>
      </w:del>
      <w:r w:rsidR="00023980">
        <w:rPr>
          <w:lang w:val="en-GB"/>
        </w:rPr>
        <w:t xml:space="preserve"> </w:t>
      </w:r>
      <w:r>
        <w:rPr>
          <w:lang w:val="en-GB"/>
        </w:rPr>
        <w:t xml:space="preserve">this account in the </w:t>
      </w:r>
      <w:r w:rsidR="00023980">
        <w:rPr>
          <w:lang w:val="en-GB"/>
        </w:rPr>
        <w:t xml:space="preserve">appropriate </w:t>
      </w:r>
      <w:r>
        <w:rPr>
          <w:lang w:val="en-GB"/>
        </w:rPr>
        <w:t xml:space="preserve">OU. If </w:t>
      </w:r>
      <w:r w:rsidRPr="002D7734">
        <w:rPr>
          <w:rStyle w:val="CodeInTextPACKT"/>
        </w:rPr>
        <w:t>DC2</w:t>
      </w:r>
      <w:r>
        <w:rPr>
          <w:lang w:val="en-GB"/>
        </w:rPr>
        <w:t xml:space="preserve"> was a domain member, then the promotion process </w:t>
      </w:r>
      <w:ins w:id="331" w:author="Lucy Wan" w:date="2021-01-26T13:59:00Z">
        <w:r w:rsidR="002D0DB5">
          <w:rPr>
            <w:lang w:val="en-GB"/>
          </w:rPr>
          <w:t xml:space="preserve">would move </w:t>
        </w:r>
      </w:ins>
      <w:del w:id="332" w:author="Lucy Wan" w:date="2021-01-26T13:59:00Z">
        <w:r w:rsidDel="002D0DB5">
          <w:rPr>
            <w:lang w:val="en-GB"/>
          </w:rPr>
          <w:delText>moves</w:delText>
        </w:r>
      </w:del>
      <w:r>
        <w:rPr>
          <w:lang w:val="en-GB"/>
        </w:rPr>
        <w:t xml:space="preserve"> the computer account into the OU. </w:t>
      </w:r>
    </w:p>
    <w:p w14:paraId="3ACF14CB" w14:textId="03D7A97A" w:rsidR="00E56C68" w:rsidRDefault="00264B3E" w:rsidP="00141856">
      <w:pPr>
        <w:pStyle w:val="NormalPACKT"/>
        <w:rPr>
          <w:lang w:val="en-GB"/>
        </w:rPr>
      </w:pPr>
      <w:r>
        <w:rPr>
          <w:lang w:val="en-GB"/>
        </w:rPr>
        <w:t xml:space="preserve">In this recipe, before promoting </w:t>
      </w:r>
      <w:r w:rsidRPr="00592B99">
        <w:rPr>
          <w:rStyle w:val="CodeInTextPACKT"/>
        </w:rPr>
        <w:t>DC2</w:t>
      </w:r>
      <w:r>
        <w:rPr>
          <w:lang w:val="en-GB"/>
        </w:rPr>
        <w:t xml:space="preserve"> to be a DC, you check to ensure that the prerequ</w:t>
      </w:r>
      <w:r w:rsidR="00023980">
        <w:rPr>
          <w:lang w:val="en-GB"/>
        </w:rPr>
        <w:t>isi</w:t>
      </w:r>
      <w:r>
        <w:rPr>
          <w:lang w:val="en-GB"/>
        </w:rPr>
        <w:t xml:space="preserve">tes </w:t>
      </w:r>
      <w:r w:rsidR="00023980">
        <w:rPr>
          <w:lang w:val="en-GB"/>
        </w:rPr>
        <w:t>are in place before</w:t>
      </w:r>
      <w:r w:rsidR="009F557C">
        <w:rPr>
          <w:lang w:val="en-GB"/>
        </w:rPr>
        <w:t xml:space="preserve"> </w:t>
      </w:r>
      <w:r>
        <w:rPr>
          <w:lang w:val="en-GB"/>
        </w:rPr>
        <w:t>the promotion</w:t>
      </w:r>
      <w:r w:rsidR="00023980">
        <w:rPr>
          <w:lang w:val="en-GB"/>
        </w:rPr>
        <w:t>. Then you</w:t>
      </w:r>
      <w:r w:rsidR="009F557C">
        <w:rPr>
          <w:lang w:val="en-GB"/>
        </w:rPr>
        <w:t xml:space="preserve"> ensure that things are correct after. In most cases, this is redun</w:t>
      </w:r>
      <w:r w:rsidR="00023980">
        <w:rPr>
          <w:lang w:val="en-GB"/>
        </w:rPr>
        <w:t>d</w:t>
      </w:r>
      <w:r w:rsidR="009F557C">
        <w:rPr>
          <w:lang w:val="en-GB"/>
        </w:rPr>
        <w:t xml:space="preserve">ant </w:t>
      </w:r>
      <w:proofErr w:type="gramStart"/>
      <w:r w:rsidR="009F557C">
        <w:rPr>
          <w:lang w:val="en-GB"/>
        </w:rPr>
        <w:t>checking, since</w:t>
      </w:r>
      <w:proofErr w:type="gramEnd"/>
      <w:r w:rsidR="009F557C">
        <w:rPr>
          <w:lang w:val="en-GB"/>
        </w:rPr>
        <w:t xml:space="preserve"> most AD promoti</w:t>
      </w:r>
      <w:r w:rsidR="00023980">
        <w:rPr>
          <w:lang w:val="en-GB"/>
        </w:rPr>
        <w:t>o</w:t>
      </w:r>
      <w:r w:rsidR="009F557C">
        <w:rPr>
          <w:lang w:val="en-GB"/>
        </w:rPr>
        <w:t xml:space="preserve">ns work fine. Nevertheless, the additional checks ensure you discover </w:t>
      </w:r>
      <w:r w:rsidR="00023980">
        <w:rPr>
          <w:lang w:val="en-GB"/>
        </w:rPr>
        <w:t xml:space="preserve">and </w:t>
      </w:r>
      <w:r w:rsidR="009F557C">
        <w:rPr>
          <w:lang w:val="en-GB"/>
        </w:rPr>
        <w:t>resolve any issues that might affect the promotion</w:t>
      </w:r>
      <w:r w:rsidR="00886FCF">
        <w:rPr>
          <w:lang w:val="en-GB"/>
        </w:rPr>
        <w:t xml:space="preserve"> or</w:t>
      </w:r>
      <w:r w:rsidR="009F557C">
        <w:rPr>
          <w:lang w:val="en-GB"/>
        </w:rPr>
        <w:t xml:space="preserve"> cause the AD to not work </w:t>
      </w:r>
      <w:r w:rsidR="00023980">
        <w:rPr>
          <w:lang w:val="en-GB"/>
        </w:rPr>
        <w:t>correct</w:t>
      </w:r>
      <w:r w:rsidR="009F557C">
        <w:rPr>
          <w:lang w:val="en-GB"/>
        </w:rPr>
        <w:t xml:space="preserve">ly after a not-fully successful promotion. </w:t>
      </w:r>
    </w:p>
    <w:p w14:paraId="362A0348" w14:textId="47F43AB9" w:rsidR="00B30384" w:rsidRDefault="00866A05" w:rsidP="00B30384">
      <w:pPr>
        <w:pStyle w:val="Heading1"/>
        <w:tabs>
          <w:tab w:val="left" w:pos="0"/>
        </w:tabs>
      </w:pPr>
      <w:r w:rsidRPr="00866A05">
        <w:rPr>
          <w:lang w:val="en-US"/>
        </w:rPr>
        <w:t xml:space="preserve">Installing a </w:t>
      </w:r>
      <w:r w:rsidR="00927A76">
        <w:rPr>
          <w:lang w:val="en-US"/>
        </w:rPr>
        <w:t>c</w:t>
      </w:r>
      <w:r w:rsidRPr="00866A05">
        <w:rPr>
          <w:lang w:val="en-US"/>
        </w:rPr>
        <w:t xml:space="preserve">hild </w:t>
      </w:r>
      <w:r w:rsidR="00927A76">
        <w:rPr>
          <w:lang w:val="en-US"/>
        </w:rPr>
        <w:t>d</w:t>
      </w:r>
      <w:r w:rsidRPr="00866A05">
        <w:rPr>
          <w:lang w:val="en-US"/>
        </w:rPr>
        <w:t>omain</w:t>
      </w:r>
    </w:p>
    <w:p w14:paraId="0A272B22" w14:textId="6C69965A" w:rsidR="00E84BB0" w:rsidRDefault="00E84BB0" w:rsidP="00B30384">
      <w:pPr>
        <w:pStyle w:val="NormalPACKT"/>
      </w:pPr>
      <w:r>
        <w:t xml:space="preserve">As you saw in </w:t>
      </w:r>
      <w:del w:id="333" w:author="Parvathy Nair" w:date="2021-01-31T21:04:00Z">
        <w:r w:rsidR="003B539B" w:rsidDel="00056227">
          <w:delText>“</w:delText>
        </w:r>
      </w:del>
      <w:ins w:id="334" w:author="Parvathy Nair" w:date="2021-01-31T21:04:00Z">
        <w:r w:rsidR="00056227">
          <w:t>“</w:t>
        </w:r>
      </w:ins>
      <w:r w:rsidRPr="00156762">
        <w:rPr>
          <w:rStyle w:val="ItalicsPACKT"/>
        </w:rPr>
        <w:t xml:space="preserve">Installing a </w:t>
      </w:r>
      <w:r w:rsidR="00A0144A">
        <w:rPr>
          <w:rStyle w:val="ItalicsPACKT"/>
        </w:rPr>
        <w:t>r</w:t>
      </w:r>
      <w:r w:rsidRPr="00156762">
        <w:rPr>
          <w:rStyle w:val="ItalicsPACKT"/>
        </w:rPr>
        <w:t xml:space="preserve">eplica </w:t>
      </w:r>
      <w:r w:rsidR="00A0144A">
        <w:rPr>
          <w:rStyle w:val="ItalicsPACKT"/>
        </w:rPr>
        <w:t>d</w:t>
      </w:r>
      <w:r w:rsidRPr="00156762">
        <w:rPr>
          <w:rStyle w:val="ItalicsPACKT"/>
        </w:rPr>
        <w:t xml:space="preserve">omain </w:t>
      </w:r>
      <w:r w:rsidR="00A0144A">
        <w:rPr>
          <w:rStyle w:val="ItalicsPACKT"/>
        </w:rPr>
        <w:t>c</w:t>
      </w:r>
      <w:r w:rsidRPr="00156762">
        <w:rPr>
          <w:rStyle w:val="ItalicsPACKT"/>
        </w:rPr>
        <w:t>ontroller</w:t>
      </w:r>
      <w:del w:id="335" w:author="Parvathy Nair" w:date="2021-01-31T21:04:00Z">
        <w:r w:rsidR="003B539B" w:rsidDel="00056227">
          <w:delText>”</w:delText>
        </w:r>
      </w:del>
      <w:ins w:id="336" w:author="Parvathy Nair" w:date="2021-01-31T21:04:00Z">
        <w:r w:rsidR="00056227">
          <w:t>”</w:t>
        </w:r>
      </w:ins>
      <w:ins w:id="337" w:author="Lucy Wan" w:date="2021-01-26T11:08:00Z">
        <w:r w:rsidR="00D7151E">
          <w:t>,</w:t>
        </w:r>
      </w:ins>
      <w:r>
        <w:t xml:space="preserve"> adding a DC to an existing domain is </w:t>
      </w:r>
      <w:r w:rsidR="00886FCF">
        <w:t>straightforward</w:t>
      </w:r>
      <w:r>
        <w:t>. So long as prerequ</w:t>
      </w:r>
      <w:r w:rsidR="00023980">
        <w:t>i</w:t>
      </w:r>
      <w:r>
        <w:t xml:space="preserve">sites like DNS are in place, the promotion process is simple. </w:t>
      </w:r>
    </w:p>
    <w:p w14:paraId="0B21F7D1" w14:textId="389C9CF5" w:rsidR="00E84BB0" w:rsidRDefault="00E84BB0" w:rsidP="00B30384">
      <w:pPr>
        <w:pStyle w:val="NormalPACKT"/>
      </w:pPr>
      <w:r>
        <w:t>An AD forest can contain more than one domain. This architecture has some value in terms of delegated control and some reduction in replication traffic. And like creating a replica DC, creating a child domain is simple</w:t>
      </w:r>
      <w:ins w:id="338" w:author="Lucy Wan" w:date="2021-01-26T11:08:00Z">
        <w:r w:rsidR="00925586">
          <w:t>,</w:t>
        </w:r>
      </w:ins>
      <w:r>
        <w:t xml:space="preserve"> as you can see in this recipe.</w:t>
      </w:r>
    </w:p>
    <w:p w14:paraId="1179B1AF" w14:textId="5F53D5DE" w:rsidR="00E84BB0" w:rsidRDefault="00E84BB0" w:rsidP="00B30384">
      <w:pPr>
        <w:pStyle w:val="NormalPACKT"/>
      </w:pPr>
      <w:r>
        <w:t xml:space="preserve">Best practice calls for a contiguous namespace of domains, where the additional domain is a child of another existing domain. In this recipe, you create a child domain to the Reskit.Org domain you created earlier. </w:t>
      </w:r>
      <w:r w:rsidR="00925586">
        <w:t>Y</w:t>
      </w:r>
      <w:r>
        <w:t>ou</w:t>
      </w:r>
      <w:r w:rsidR="00727C85">
        <w:t xml:space="preserve"> prom</w:t>
      </w:r>
      <w:r w:rsidR="00023980">
        <w:t>o</w:t>
      </w:r>
      <w:r w:rsidR="00727C85">
        <w:t xml:space="preserve">te the server </w:t>
      </w:r>
      <w:r w:rsidR="00727C85" w:rsidRPr="00727C85">
        <w:rPr>
          <w:rStyle w:val="CodeInTextPACKT"/>
        </w:rPr>
        <w:t>UKDC1</w:t>
      </w:r>
      <w:r w:rsidR="00727C85">
        <w:t xml:space="preserve"> to be the first DC in a new child </w:t>
      </w:r>
      <w:r>
        <w:t xml:space="preserve">domain </w:t>
      </w:r>
      <w:r w:rsidRPr="00727C85">
        <w:rPr>
          <w:rStyle w:val="CodeInTextPACKT"/>
        </w:rPr>
        <w:t>UK.Reskit.Org</w:t>
      </w:r>
      <w:r>
        <w:t xml:space="preserve">. </w:t>
      </w:r>
      <w:r w:rsidR="00727C85">
        <w:t>The steps in thi</w:t>
      </w:r>
      <w:r w:rsidR="00023980">
        <w:t>s</w:t>
      </w:r>
      <w:r w:rsidR="00727C85">
        <w:t xml:space="preserve"> recipe are very similar to those in </w:t>
      </w:r>
      <w:del w:id="339" w:author="Parvathy Nair" w:date="2021-01-31T21:04:00Z">
        <w:r w:rsidR="003B539B" w:rsidDel="00056227">
          <w:delText>“</w:delText>
        </w:r>
      </w:del>
      <w:ins w:id="340" w:author="Parvathy Nair" w:date="2021-01-31T21:04:00Z">
        <w:r w:rsidR="00056227">
          <w:t>“</w:t>
        </w:r>
      </w:ins>
      <w:r w:rsidR="00727C85" w:rsidRPr="00342FF8">
        <w:rPr>
          <w:rStyle w:val="ItalicsPACKT"/>
        </w:rPr>
        <w:t xml:space="preserve">Installing </w:t>
      </w:r>
      <w:r w:rsidR="002B0FBB">
        <w:rPr>
          <w:rStyle w:val="ItalicsPACKT"/>
        </w:rPr>
        <w:t>a</w:t>
      </w:r>
      <w:r w:rsidR="00727C85" w:rsidRPr="00342FF8">
        <w:rPr>
          <w:rStyle w:val="ItalicsPACKT"/>
        </w:rPr>
        <w:t xml:space="preserve"> </w:t>
      </w:r>
      <w:r w:rsidR="002B0FBB">
        <w:rPr>
          <w:rStyle w:val="ItalicsPACKT"/>
        </w:rPr>
        <w:t>r</w:t>
      </w:r>
      <w:r w:rsidR="00727C85" w:rsidRPr="00342FF8">
        <w:rPr>
          <w:rStyle w:val="ItalicsPACKT"/>
        </w:rPr>
        <w:t xml:space="preserve">eplica </w:t>
      </w:r>
      <w:r w:rsidR="00A20923">
        <w:rPr>
          <w:rStyle w:val="ItalicsPACKT"/>
        </w:rPr>
        <w:t>d</w:t>
      </w:r>
      <w:commentRangeStart w:id="341"/>
      <w:r w:rsidR="00727C85" w:rsidRPr="00342FF8">
        <w:rPr>
          <w:rStyle w:val="ItalicsPACKT"/>
        </w:rPr>
        <w:t>irectory</w:t>
      </w:r>
      <w:r w:rsidR="00342FF8" w:rsidRPr="00342FF8">
        <w:rPr>
          <w:rStyle w:val="ItalicsPACKT"/>
        </w:rPr>
        <w:t xml:space="preserve"> </w:t>
      </w:r>
      <w:r w:rsidR="00A20923">
        <w:rPr>
          <w:rStyle w:val="ItalicsPACKT"/>
        </w:rPr>
        <w:t>c</w:t>
      </w:r>
      <w:r w:rsidR="00342FF8" w:rsidRPr="00342FF8">
        <w:rPr>
          <w:rStyle w:val="ItalicsPACKT"/>
        </w:rPr>
        <w:t>ontroller</w:t>
      </w:r>
      <w:commentRangeEnd w:id="341"/>
      <w:r w:rsidR="00394D7B">
        <w:rPr>
          <w:rStyle w:val="CommentReference"/>
          <w:rFonts w:ascii="Arial" w:hAnsi="Arial"/>
        </w:rPr>
        <w:commentReference w:id="341"/>
      </w:r>
      <w:del w:id="342" w:author="Parvathy Nair" w:date="2021-01-31T21:04:00Z">
        <w:r w:rsidR="003B539B" w:rsidDel="00056227">
          <w:delText>”</w:delText>
        </w:r>
      </w:del>
      <w:ins w:id="343" w:author="Parvathy Nair" w:date="2021-01-31T21:04:00Z">
        <w:r w:rsidR="00056227">
          <w:t>“</w:t>
        </w:r>
      </w:ins>
      <w:r w:rsidR="00727C85">
        <w:t>.</w:t>
      </w:r>
    </w:p>
    <w:p w14:paraId="3B710E5B" w14:textId="77777777" w:rsidR="00B30384" w:rsidRDefault="00B30384" w:rsidP="00B30384">
      <w:pPr>
        <w:pStyle w:val="Heading2"/>
        <w:tabs>
          <w:tab w:val="left" w:pos="0"/>
        </w:tabs>
      </w:pPr>
      <w:r>
        <w:lastRenderedPageBreak/>
        <w:t>Getting Ready</w:t>
      </w:r>
    </w:p>
    <w:p w14:paraId="7B408508" w14:textId="540924EE" w:rsidR="00B30384" w:rsidRDefault="00B30384" w:rsidP="00B30384">
      <w:pPr>
        <w:pStyle w:val="BulletPACKT"/>
        <w:numPr>
          <w:ilvl w:val="0"/>
          <w:numId w:val="0"/>
        </w:numPr>
      </w:pPr>
      <w:r>
        <w:t xml:space="preserve">You run this recipe on </w:t>
      </w:r>
      <w:r w:rsidR="00E84BB0">
        <w:rPr>
          <w:rStyle w:val="CodeInTextPACKT"/>
        </w:rPr>
        <w:t>UKDC</w:t>
      </w:r>
      <w:r w:rsidRPr="00614527">
        <w:rPr>
          <w:rStyle w:val="CodeInTextPACKT"/>
        </w:rPr>
        <w:t>1</w:t>
      </w:r>
      <w:r>
        <w:t xml:space="preserve">, a </w:t>
      </w:r>
      <w:r w:rsidR="00727C85">
        <w:t>domain</w:t>
      </w:r>
      <w:r w:rsidR="00023980">
        <w:t>-</w:t>
      </w:r>
      <w:r w:rsidR="00727C85">
        <w:t xml:space="preserve">joined </w:t>
      </w:r>
      <w:r>
        <w:t>server</w:t>
      </w:r>
      <w:r w:rsidR="00727C85">
        <w:t xml:space="preserve"> in the Reskit.Org domain</w:t>
      </w:r>
      <w:r>
        <w:t xml:space="preserve"> on which you have installed PowerShell 7 and VS Code.</w:t>
      </w:r>
      <w:r w:rsidR="00E84BB0">
        <w:t xml:space="preserve"> </w:t>
      </w:r>
      <w:r w:rsidR="00342FF8">
        <w:t xml:space="preserve"> </w:t>
      </w:r>
    </w:p>
    <w:p w14:paraId="753C8B26" w14:textId="77777777" w:rsidR="00B30384" w:rsidRDefault="00B30384" w:rsidP="00B30384">
      <w:pPr>
        <w:pStyle w:val="Heading2"/>
        <w:tabs>
          <w:tab w:val="left" w:pos="0"/>
        </w:tabs>
      </w:pPr>
      <w:r>
        <w:t>How to do it...</w:t>
      </w:r>
    </w:p>
    <w:p w14:paraId="4507BAA8" w14:textId="0B58240E" w:rsidR="00342FF8" w:rsidRPr="00342FF8" w:rsidRDefault="00342FF8" w:rsidP="00342FF8">
      <w:pPr>
        <w:pStyle w:val="NumberedBulletPACKT"/>
        <w:numPr>
          <w:ilvl w:val="0"/>
          <w:numId w:val="21"/>
        </w:numPr>
        <w:rPr>
          <w:color w:val="000000"/>
          <w:lang w:val="en-GB" w:eastAsia="en-GB"/>
        </w:rPr>
      </w:pPr>
      <w:r w:rsidRPr="00342FF8">
        <w:rPr>
          <w:lang w:val="en-GB" w:eastAsia="en-GB"/>
        </w:rPr>
        <w:t>Import</w:t>
      </w:r>
      <w:del w:id="344" w:author="Lucy Wan" w:date="2021-01-26T11:08:00Z">
        <w:r w:rsidRPr="00342FF8" w:rsidDel="00E72166">
          <w:rPr>
            <w:lang w:val="en-GB" w:eastAsia="en-GB"/>
          </w:rPr>
          <w:delText>ing</w:delText>
        </w:r>
      </w:del>
      <w:r w:rsidRPr="00342FF8">
        <w:rPr>
          <w:lang w:val="en-GB" w:eastAsia="en-GB"/>
        </w:rPr>
        <w:t> the </w:t>
      </w:r>
      <w:r w:rsidRPr="00D41C47">
        <w:rPr>
          <w:rStyle w:val="CodeInTextPACKT"/>
        </w:rPr>
        <w:t>ServerManager</w:t>
      </w:r>
      <w:r w:rsidRPr="00342FF8">
        <w:rPr>
          <w:lang w:val="en-GB" w:eastAsia="en-GB"/>
        </w:rPr>
        <w:t> module</w:t>
      </w:r>
      <w:ins w:id="345" w:author="Lucy Wan" w:date="2021-01-26T11:08:00Z">
        <w:r w:rsidR="00E72166">
          <w:rPr>
            <w:lang w:val="en-GB" w:eastAsia="en-GB"/>
          </w:rPr>
          <w:t>:</w:t>
        </w:r>
      </w:ins>
    </w:p>
    <w:p w14:paraId="0D922289" w14:textId="77777777" w:rsidR="00342FF8" w:rsidRPr="00342FF8" w:rsidRDefault="00342FF8" w:rsidP="00342FF8">
      <w:pPr>
        <w:pStyle w:val="CodePACKT"/>
        <w:rPr>
          <w:rStyle w:val="CodeInTextPACKT"/>
          <w:color w:val="7030A0"/>
        </w:rPr>
      </w:pPr>
    </w:p>
    <w:p w14:paraId="54908CE1" w14:textId="5A5BC49A" w:rsidR="00342FF8" w:rsidRPr="00342FF8" w:rsidRDefault="00342FF8" w:rsidP="00342FF8">
      <w:pPr>
        <w:pStyle w:val="CodePACKT"/>
      </w:pPr>
      <w:r w:rsidRPr="00342FF8">
        <w:t>Import-Module -Name ServerManager -WarningAction SilentlyContinue</w:t>
      </w:r>
    </w:p>
    <w:p w14:paraId="48798960" w14:textId="77777777" w:rsidR="00342FF8" w:rsidRPr="00342FF8" w:rsidRDefault="00342FF8" w:rsidP="00342FF8">
      <w:pPr>
        <w:pStyle w:val="CodePACKT"/>
      </w:pPr>
    </w:p>
    <w:p w14:paraId="79980874" w14:textId="4F6BEEB9" w:rsidR="00342FF8" w:rsidRPr="00342FF8" w:rsidRDefault="00342FF8" w:rsidP="00342FF8">
      <w:pPr>
        <w:pStyle w:val="NumberedBulletPACKT"/>
        <w:numPr>
          <w:ilvl w:val="0"/>
          <w:numId w:val="21"/>
        </w:numPr>
      </w:pPr>
      <w:r w:rsidRPr="00342FF8">
        <w:t>Check</w:t>
      </w:r>
      <w:del w:id="346" w:author="Lucy Wan" w:date="2021-01-26T11:08:00Z">
        <w:r w:rsidRPr="00342FF8" w:rsidDel="00E72166">
          <w:delText>ing</w:delText>
        </w:r>
      </w:del>
      <w:r w:rsidRPr="00342FF8">
        <w:t> </w:t>
      </w:r>
      <w:r w:rsidRPr="00342FF8">
        <w:rPr>
          <w:rStyle w:val="CodeInTextPACKT"/>
        </w:rPr>
        <w:t>DC1</w:t>
      </w:r>
      <w:r w:rsidRPr="00342FF8">
        <w:t> can be resolved</w:t>
      </w:r>
      <w:ins w:id="347" w:author="Lucy Wan" w:date="2021-01-26T11:08:00Z">
        <w:r w:rsidR="00E72166">
          <w:t>:</w:t>
        </w:r>
      </w:ins>
    </w:p>
    <w:p w14:paraId="2A130E8E" w14:textId="77777777" w:rsidR="00342FF8" w:rsidRDefault="00342FF8" w:rsidP="00342FF8">
      <w:pPr>
        <w:pStyle w:val="CodePACKT"/>
        <w:rPr>
          <w:lang w:val="en-GB"/>
        </w:rPr>
      </w:pPr>
    </w:p>
    <w:p w14:paraId="58894F83" w14:textId="51399B99" w:rsidR="00342FF8" w:rsidRPr="00342FF8" w:rsidRDefault="00342FF8" w:rsidP="00342FF8">
      <w:pPr>
        <w:pStyle w:val="CodePACKT"/>
        <w:rPr>
          <w:lang w:val="en-GB"/>
        </w:rPr>
      </w:pPr>
      <w:r w:rsidRPr="00342FF8">
        <w:rPr>
          <w:lang w:val="en-GB"/>
        </w:rPr>
        <w:t>Resolve-DnsName -Name </w:t>
      </w:r>
      <w:proofErr w:type="gramStart"/>
      <w:r w:rsidRPr="00342FF8">
        <w:rPr>
          <w:lang w:val="en-GB"/>
        </w:rPr>
        <w:t>DC1.Reskit.Org</w:t>
      </w:r>
      <w:proofErr w:type="gramEnd"/>
      <w:r w:rsidRPr="00342FF8">
        <w:rPr>
          <w:lang w:val="en-GB"/>
        </w:rPr>
        <w:t> -Type A</w:t>
      </w:r>
    </w:p>
    <w:p w14:paraId="26BC3AB8" w14:textId="77777777" w:rsidR="00342FF8" w:rsidRPr="00342FF8" w:rsidRDefault="00342FF8" w:rsidP="00342FF8">
      <w:pPr>
        <w:pStyle w:val="CodePACKT"/>
        <w:rPr>
          <w:lang w:val="en-GB"/>
        </w:rPr>
      </w:pPr>
    </w:p>
    <w:p w14:paraId="1E256E6D" w14:textId="1F10D391" w:rsidR="00342FF8" w:rsidRPr="00342FF8" w:rsidRDefault="00342FF8" w:rsidP="00342FF8">
      <w:pPr>
        <w:pStyle w:val="NumberedBulletPACKT"/>
        <w:numPr>
          <w:ilvl w:val="0"/>
          <w:numId w:val="21"/>
        </w:numPr>
      </w:pPr>
      <w:r w:rsidRPr="00342FF8">
        <w:t>Check</w:t>
      </w:r>
      <w:del w:id="348" w:author="Lucy Wan" w:date="2021-01-26T11:08:00Z">
        <w:r w:rsidRPr="00342FF8" w:rsidDel="00BF1D85">
          <w:delText>ing</w:delText>
        </w:r>
      </w:del>
      <w:r w:rsidRPr="00342FF8">
        <w:t> network connection to DC1</w:t>
      </w:r>
      <w:ins w:id="349" w:author="Lucy Wan" w:date="2021-01-26T11:08:00Z">
        <w:r w:rsidR="00BF1D85">
          <w:t>:</w:t>
        </w:r>
      </w:ins>
    </w:p>
    <w:p w14:paraId="42C8266B" w14:textId="77777777" w:rsidR="00342FF8" w:rsidRPr="00342FF8" w:rsidRDefault="00342FF8" w:rsidP="00342FF8">
      <w:pPr>
        <w:pStyle w:val="CodePACKT"/>
        <w:rPr>
          <w:lang w:val="en-GB"/>
        </w:rPr>
      </w:pPr>
    </w:p>
    <w:p w14:paraId="1D0A0D50" w14:textId="12117527" w:rsidR="00342FF8" w:rsidRPr="00342FF8" w:rsidRDefault="00342FF8" w:rsidP="00342FF8">
      <w:pPr>
        <w:pStyle w:val="CodePACKT"/>
        <w:rPr>
          <w:lang w:val="en-GB"/>
        </w:rPr>
      </w:pPr>
      <w:r w:rsidRPr="00342FF8">
        <w:rPr>
          <w:lang w:val="en-GB"/>
        </w:rPr>
        <w:t>Test-NetConnection -ComputerName </w:t>
      </w:r>
      <w:proofErr w:type="gramStart"/>
      <w:r w:rsidRPr="00342FF8">
        <w:rPr>
          <w:lang w:val="en-GB"/>
        </w:rPr>
        <w:t>DC1.Reskit.Org</w:t>
      </w:r>
      <w:proofErr w:type="gramEnd"/>
      <w:r w:rsidRPr="00342FF8">
        <w:rPr>
          <w:lang w:val="en-GB"/>
        </w:rPr>
        <w:t> -Port 445</w:t>
      </w:r>
    </w:p>
    <w:p w14:paraId="25AD7501" w14:textId="77777777" w:rsidR="00342FF8" w:rsidRPr="00342FF8" w:rsidRDefault="00342FF8" w:rsidP="00342FF8">
      <w:pPr>
        <w:pStyle w:val="CodePACKT"/>
        <w:rPr>
          <w:lang w:val="en-GB"/>
        </w:rPr>
      </w:pPr>
      <w:r w:rsidRPr="00342FF8">
        <w:rPr>
          <w:lang w:val="en-GB"/>
        </w:rPr>
        <w:t>Test-NetConnection -ComputerName </w:t>
      </w:r>
      <w:proofErr w:type="gramStart"/>
      <w:r w:rsidRPr="00342FF8">
        <w:rPr>
          <w:lang w:val="en-GB"/>
        </w:rPr>
        <w:t>DC1.Reskit.Org</w:t>
      </w:r>
      <w:proofErr w:type="gramEnd"/>
      <w:r w:rsidRPr="00342FF8">
        <w:rPr>
          <w:lang w:val="en-GB"/>
        </w:rPr>
        <w:t> -Port 389</w:t>
      </w:r>
    </w:p>
    <w:p w14:paraId="0A6E7105" w14:textId="77777777" w:rsidR="00342FF8" w:rsidRPr="00342FF8" w:rsidRDefault="00342FF8" w:rsidP="00342FF8">
      <w:pPr>
        <w:pStyle w:val="CodePACKT"/>
        <w:rPr>
          <w:lang w:val="en-GB"/>
        </w:rPr>
      </w:pPr>
    </w:p>
    <w:p w14:paraId="49F2957F" w14:textId="4DA38071" w:rsidR="00342FF8" w:rsidRPr="00342FF8" w:rsidRDefault="00342FF8" w:rsidP="00342FF8">
      <w:pPr>
        <w:pStyle w:val="NumberedBulletPACKT"/>
        <w:numPr>
          <w:ilvl w:val="0"/>
          <w:numId w:val="21"/>
        </w:numPr>
        <w:rPr>
          <w:color w:val="000000"/>
          <w:lang w:val="en-GB" w:eastAsia="en-GB"/>
        </w:rPr>
      </w:pPr>
      <w:r w:rsidRPr="00342FF8">
        <w:rPr>
          <w:lang w:val="en-GB" w:eastAsia="en-GB"/>
        </w:rPr>
        <w:t>Add</w:t>
      </w:r>
      <w:del w:id="350" w:author="Lucy Wan" w:date="2021-01-26T11:09:00Z">
        <w:r w:rsidRPr="00342FF8" w:rsidDel="00662201">
          <w:rPr>
            <w:lang w:val="en-GB" w:eastAsia="en-GB"/>
          </w:rPr>
          <w:delText>ing</w:delText>
        </w:r>
      </w:del>
      <w:r w:rsidRPr="00342FF8">
        <w:rPr>
          <w:lang w:val="en-GB" w:eastAsia="en-GB"/>
        </w:rPr>
        <w:t> the AD DS features on </w:t>
      </w:r>
      <w:r w:rsidRPr="00342FF8">
        <w:rPr>
          <w:rStyle w:val="CodeInTextPACKT"/>
        </w:rPr>
        <w:t>UKDC1</w:t>
      </w:r>
      <w:ins w:id="351" w:author="Lucy Wan" w:date="2021-01-26T11:09:00Z">
        <w:r w:rsidR="00662201">
          <w:t>:</w:t>
        </w:r>
      </w:ins>
    </w:p>
    <w:p w14:paraId="55B7BAA5" w14:textId="77777777" w:rsidR="00342FF8" w:rsidRPr="00342FF8" w:rsidRDefault="00342FF8" w:rsidP="00342FF8">
      <w:pPr>
        <w:pStyle w:val="CodePACKT"/>
        <w:rPr>
          <w:lang w:val="en-GB"/>
        </w:rPr>
      </w:pPr>
    </w:p>
    <w:p w14:paraId="7A5E0A51" w14:textId="2723FAD0" w:rsidR="00342FF8" w:rsidRPr="00342FF8" w:rsidRDefault="00342FF8" w:rsidP="00342FF8">
      <w:pPr>
        <w:pStyle w:val="CodePACKT"/>
        <w:rPr>
          <w:lang w:val="en-GB"/>
        </w:rPr>
      </w:pPr>
      <w:r w:rsidRPr="00342FF8">
        <w:rPr>
          <w:lang w:val="en-GB"/>
        </w:rPr>
        <w:t>$Features = </w:t>
      </w:r>
      <w:del w:id="352" w:author="Parvathy Nair" w:date="2021-01-31T21:04:00Z">
        <w:r w:rsidR="003B539B" w:rsidDel="00056227">
          <w:rPr>
            <w:lang w:val="en-GB"/>
          </w:rPr>
          <w:delText>’</w:delText>
        </w:r>
      </w:del>
      <w:ins w:id="353" w:author="Parvathy Nair" w:date="2021-01-31T21:04:00Z">
        <w:r w:rsidR="00056227">
          <w:rPr>
            <w:lang w:val="en-GB"/>
          </w:rPr>
          <w:t>’</w:t>
        </w:r>
      </w:ins>
      <w:r w:rsidRPr="00342FF8">
        <w:rPr>
          <w:lang w:val="en-GB"/>
        </w:rPr>
        <w:t>AD-Domain-Services</w:t>
      </w:r>
      <w:del w:id="354" w:author="Parvathy Nair" w:date="2021-01-31T21:04:00Z">
        <w:r w:rsidR="003B539B" w:rsidDel="00056227">
          <w:rPr>
            <w:lang w:val="en-GB"/>
          </w:rPr>
          <w:delText>’</w:delText>
        </w:r>
      </w:del>
      <w:ins w:id="355" w:author="Parvathy Nair" w:date="2021-01-31T21:04:00Z">
        <w:r w:rsidR="00056227">
          <w:rPr>
            <w:lang w:val="en-GB"/>
          </w:rPr>
          <w:t>’</w:t>
        </w:r>
      </w:ins>
    </w:p>
    <w:p w14:paraId="04BEB5D2" w14:textId="77777777" w:rsidR="00342FF8" w:rsidRPr="00342FF8" w:rsidRDefault="00342FF8" w:rsidP="00342FF8">
      <w:pPr>
        <w:pStyle w:val="CodePACKT"/>
        <w:rPr>
          <w:lang w:val="en-GB"/>
        </w:rPr>
      </w:pPr>
      <w:r w:rsidRPr="00342FF8">
        <w:rPr>
          <w:lang w:val="en-GB"/>
        </w:rPr>
        <w:t>Install-WindowsFeature -Name $Features -</w:t>
      </w:r>
      <w:proofErr w:type="gramStart"/>
      <w:r w:rsidRPr="00342FF8">
        <w:rPr>
          <w:lang w:val="en-GB"/>
        </w:rPr>
        <w:t>IncludeManagementTools</w:t>
      </w:r>
      <w:proofErr w:type="gramEnd"/>
    </w:p>
    <w:p w14:paraId="2351FE73" w14:textId="77777777" w:rsidR="00342FF8" w:rsidRPr="00342FF8" w:rsidRDefault="00342FF8" w:rsidP="00342FF8">
      <w:pPr>
        <w:pStyle w:val="CodePACKT"/>
        <w:rPr>
          <w:lang w:val="en-GB"/>
        </w:rPr>
      </w:pPr>
    </w:p>
    <w:p w14:paraId="1B9B4E5B" w14:textId="41A60243" w:rsidR="00342FF8" w:rsidRPr="00342FF8" w:rsidRDefault="00342FF8" w:rsidP="00342FF8">
      <w:pPr>
        <w:pStyle w:val="NumberedBulletPACKT"/>
        <w:numPr>
          <w:ilvl w:val="0"/>
          <w:numId w:val="21"/>
        </w:numPr>
      </w:pPr>
      <w:r w:rsidRPr="00342FF8">
        <w:t>Creat</w:t>
      </w:r>
      <w:ins w:id="356" w:author="Lucy Wan" w:date="2021-01-26T11:09:00Z">
        <w:r w:rsidR="00BF1FE2">
          <w:t>e</w:t>
        </w:r>
      </w:ins>
      <w:del w:id="357" w:author="Lucy Wan" w:date="2021-01-26T11:09:00Z">
        <w:r w:rsidRPr="00342FF8" w:rsidDel="00BF1FE2">
          <w:delText>ing</w:delText>
        </w:r>
      </w:del>
      <w:r w:rsidRPr="00342FF8">
        <w:t> a </w:t>
      </w:r>
      <w:r>
        <w:t>c</w:t>
      </w:r>
      <w:r w:rsidRPr="00342FF8">
        <w:t>redential and installation hash table</w:t>
      </w:r>
      <w:ins w:id="358" w:author="Lucy Wan" w:date="2021-01-26T11:09:00Z">
        <w:r w:rsidR="00BF1FE2">
          <w:t>:</w:t>
        </w:r>
      </w:ins>
    </w:p>
    <w:p w14:paraId="50FFDB57" w14:textId="77777777" w:rsidR="00342FF8" w:rsidRPr="00342FF8" w:rsidRDefault="00342FF8" w:rsidP="00342FF8">
      <w:pPr>
        <w:pStyle w:val="CodePACKT"/>
        <w:rPr>
          <w:lang w:val="en-GB"/>
        </w:rPr>
      </w:pPr>
    </w:p>
    <w:p w14:paraId="3019C4F6" w14:textId="46A8B3A0" w:rsidR="00342FF8" w:rsidRPr="00342FF8" w:rsidRDefault="00342FF8" w:rsidP="00342FF8">
      <w:pPr>
        <w:pStyle w:val="CodePACKT"/>
        <w:rPr>
          <w:lang w:val="en-GB"/>
        </w:rPr>
      </w:pPr>
      <w:r w:rsidRPr="00342FF8">
        <w:rPr>
          <w:lang w:val="en-GB"/>
        </w:rPr>
        <w:t>Import-Module -Name ADDSDeployment -WarningAction SilentlyContinue</w:t>
      </w:r>
    </w:p>
    <w:p w14:paraId="67A5EB47" w14:textId="7F30647F" w:rsidR="00342FF8" w:rsidRPr="00342FF8" w:rsidRDefault="00342FF8" w:rsidP="00342FF8">
      <w:pPr>
        <w:pStyle w:val="CodePACKT"/>
        <w:rPr>
          <w:lang w:val="en-GB"/>
        </w:rPr>
      </w:pPr>
      <w:r w:rsidRPr="00342FF8">
        <w:rPr>
          <w:lang w:val="en-GB"/>
        </w:rPr>
        <w:t>$URK    = </w:t>
      </w:r>
      <w:del w:id="359" w:author="Parvathy Nair" w:date="2021-01-31T21:04:00Z">
        <w:r w:rsidR="003B539B" w:rsidDel="00056227">
          <w:rPr>
            <w:lang w:val="en-GB"/>
          </w:rPr>
          <w:delText>”</w:delText>
        </w:r>
      </w:del>
      <w:ins w:id="360" w:author="Parvathy Nair" w:date="2021-01-31T21:04:00Z">
        <w:r w:rsidR="00056227">
          <w:rPr>
            <w:lang w:val="en-GB"/>
          </w:rPr>
          <w:t>”</w:t>
        </w:r>
      </w:ins>
      <w:r w:rsidRPr="00342FF8">
        <w:rPr>
          <w:lang w:val="en-GB"/>
        </w:rPr>
        <w:t>Administrator@Reskit.Org</w:t>
      </w:r>
      <w:del w:id="361" w:author="Parvathy Nair" w:date="2021-01-31T21:04:00Z">
        <w:r w:rsidR="003B539B" w:rsidDel="00056227">
          <w:rPr>
            <w:lang w:val="en-GB"/>
          </w:rPr>
          <w:delText>”</w:delText>
        </w:r>
      </w:del>
      <w:ins w:id="362" w:author="Parvathy Nair" w:date="2021-01-31T21:04:00Z">
        <w:r w:rsidR="00056227">
          <w:rPr>
            <w:lang w:val="en-GB"/>
          </w:rPr>
          <w:t>”</w:t>
        </w:r>
      </w:ins>
      <w:r w:rsidRPr="00342FF8">
        <w:rPr>
          <w:lang w:val="en-GB"/>
        </w:rPr>
        <w:t> </w:t>
      </w:r>
    </w:p>
    <w:p w14:paraId="634001CB" w14:textId="53B1FBB3" w:rsidR="00342FF8" w:rsidRPr="00342FF8" w:rsidRDefault="00342FF8" w:rsidP="00342FF8">
      <w:pPr>
        <w:pStyle w:val="CodePACKT"/>
        <w:rPr>
          <w:lang w:val="en-GB"/>
        </w:rPr>
      </w:pPr>
      <w:r w:rsidRPr="00342FF8">
        <w:rPr>
          <w:lang w:val="en-GB"/>
        </w:rPr>
        <w:t>$PW     = </w:t>
      </w:r>
      <w:del w:id="363" w:author="Parvathy Nair" w:date="2021-01-31T21:04:00Z">
        <w:r w:rsidR="003B539B" w:rsidDel="00056227">
          <w:rPr>
            <w:lang w:val="en-GB"/>
          </w:rPr>
          <w:delText>’</w:delText>
        </w:r>
      </w:del>
      <w:ins w:id="364" w:author="Parvathy Nair" w:date="2021-01-31T21:04:00Z">
        <w:r w:rsidR="00056227">
          <w:rPr>
            <w:lang w:val="en-GB"/>
          </w:rPr>
          <w:t>’</w:t>
        </w:r>
      </w:ins>
      <w:r w:rsidRPr="00342FF8">
        <w:rPr>
          <w:lang w:val="en-GB"/>
        </w:rPr>
        <w:t>Pa$$w0rd</w:t>
      </w:r>
      <w:del w:id="365" w:author="Parvathy Nair" w:date="2021-01-31T21:04:00Z">
        <w:r w:rsidR="003B539B" w:rsidDel="00056227">
          <w:rPr>
            <w:lang w:val="en-GB"/>
          </w:rPr>
          <w:delText>’</w:delText>
        </w:r>
      </w:del>
      <w:ins w:id="366" w:author="Parvathy Nair" w:date="2021-01-31T21:04:00Z">
        <w:r w:rsidR="00056227">
          <w:rPr>
            <w:lang w:val="en-GB"/>
          </w:rPr>
          <w:t>’</w:t>
        </w:r>
      </w:ins>
    </w:p>
    <w:p w14:paraId="2991C461" w14:textId="77777777" w:rsidR="00342FF8" w:rsidRPr="00342FF8" w:rsidRDefault="00342FF8" w:rsidP="00342FF8">
      <w:pPr>
        <w:pStyle w:val="CodePACKT"/>
        <w:rPr>
          <w:lang w:val="en-GB"/>
        </w:rPr>
      </w:pPr>
      <w:r w:rsidRPr="00342FF8">
        <w:rPr>
          <w:lang w:val="en-GB"/>
        </w:rPr>
        <w:t>$PSS    = ConvertTo-SecureString -String $PW -AsPlainText -Force</w:t>
      </w:r>
    </w:p>
    <w:p w14:paraId="58278BD6" w14:textId="77777777" w:rsidR="00342FF8" w:rsidRPr="00342FF8" w:rsidRDefault="00342FF8" w:rsidP="00342FF8">
      <w:pPr>
        <w:pStyle w:val="CodePACKT"/>
        <w:rPr>
          <w:lang w:val="en-GB"/>
        </w:rPr>
      </w:pPr>
      <w:r w:rsidRPr="00342FF8">
        <w:rPr>
          <w:lang w:val="en-GB"/>
        </w:rPr>
        <w:t>$CredRK = [PSCredential</w:t>
      </w:r>
      <w:proofErr w:type="gramStart"/>
      <w:r w:rsidRPr="00342FF8">
        <w:rPr>
          <w:lang w:val="en-GB"/>
        </w:rPr>
        <w:t>]::</w:t>
      </w:r>
      <w:proofErr w:type="gramEnd"/>
      <w:r w:rsidRPr="00342FF8">
        <w:rPr>
          <w:lang w:val="en-GB"/>
        </w:rPr>
        <w:t>New($URK,$PSS)</w:t>
      </w:r>
    </w:p>
    <w:p w14:paraId="002C7F57" w14:textId="77777777" w:rsidR="00342FF8" w:rsidRPr="00342FF8" w:rsidRDefault="00342FF8" w:rsidP="00342FF8">
      <w:pPr>
        <w:pStyle w:val="CodePACKT"/>
        <w:rPr>
          <w:lang w:val="en-GB"/>
        </w:rPr>
      </w:pPr>
      <w:r w:rsidRPr="00342FF8">
        <w:rPr>
          <w:lang w:val="en-GB"/>
        </w:rPr>
        <w:t>$INSTALLHT    = </w:t>
      </w:r>
      <w:proofErr w:type="gramStart"/>
      <w:r w:rsidRPr="00342FF8">
        <w:rPr>
          <w:lang w:val="en-GB"/>
        </w:rPr>
        <w:t>@{</w:t>
      </w:r>
      <w:proofErr w:type="gramEnd"/>
    </w:p>
    <w:p w14:paraId="461DE3FA" w14:textId="4200D938" w:rsidR="00342FF8" w:rsidRPr="00342FF8" w:rsidRDefault="00342FF8" w:rsidP="00342FF8">
      <w:pPr>
        <w:pStyle w:val="CodePACKT"/>
        <w:rPr>
          <w:lang w:val="en-GB"/>
        </w:rPr>
      </w:pPr>
      <w:r w:rsidRPr="00342FF8">
        <w:rPr>
          <w:lang w:val="en-GB"/>
        </w:rPr>
        <w:t>  NewDomainName                 = </w:t>
      </w:r>
      <w:del w:id="367" w:author="Parvathy Nair" w:date="2021-01-31T21:04:00Z">
        <w:r w:rsidR="003B539B" w:rsidDel="00056227">
          <w:rPr>
            <w:lang w:val="en-GB"/>
          </w:rPr>
          <w:delText>’</w:delText>
        </w:r>
      </w:del>
      <w:ins w:id="368" w:author="Parvathy Nair" w:date="2021-01-31T21:04:00Z">
        <w:r w:rsidR="00056227">
          <w:rPr>
            <w:lang w:val="en-GB"/>
          </w:rPr>
          <w:t>’</w:t>
        </w:r>
      </w:ins>
      <w:r w:rsidRPr="00342FF8">
        <w:rPr>
          <w:lang w:val="en-GB"/>
        </w:rPr>
        <w:t>UK</w:t>
      </w:r>
      <w:del w:id="369" w:author="Parvathy Nair" w:date="2021-01-31T21:04:00Z">
        <w:r w:rsidR="003B539B" w:rsidDel="00056227">
          <w:rPr>
            <w:lang w:val="en-GB"/>
          </w:rPr>
          <w:delText>’</w:delText>
        </w:r>
      </w:del>
      <w:ins w:id="370" w:author="Parvathy Nair" w:date="2021-01-31T21:04:00Z">
        <w:r w:rsidR="00056227">
          <w:rPr>
            <w:lang w:val="en-GB"/>
          </w:rPr>
          <w:t>’</w:t>
        </w:r>
      </w:ins>
    </w:p>
    <w:p w14:paraId="03BFD095" w14:textId="74EFABF2" w:rsidR="00342FF8" w:rsidRPr="00342FF8" w:rsidRDefault="00342FF8" w:rsidP="00342FF8">
      <w:pPr>
        <w:pStyle w:val="CodePACKT"/>
        <w:rPr>
          <w:lang w:val="en-GB"/>
        </w:rPr>
      </w:pPr>
      <w:r w:rsidRPr="00342FF8">
        <w:rPr>
          <w:lang w:val="en-GB"/>
        </w:rPr>
        <w:t>  ParentDomainName              = </w:t>
      </w:r>
      <w:del w:id="371" w:author="Parvathy Nair" w:date="2021-01-31T21:04:00Z">
        <w:r w:rsidR="003B539B" w:rsidDel="00056227">
          <w:rPr>
            <w:lang w:val="en-GB"/>
          </w:rPr>
          <w:delText>’</w:delText>
        </w:r>
      </w:del>
      <w:ins w:id="372" w:author="Parvathy Nair" w:date="2021-01-31T21:04:00Z">
        <w:r w:rsidR="00056227">
          <w:rPr>
            <w:lang w:val="en-GB"/>
          </w:rPr>
          <w:t>’</w:t>
        </w:r>
      </w:ins>
      <w:r w:rsidRPr="00342FF8">
        <w:rPr>
          <w:lang w:val="en-GB"/>
        </w:rPr>
        <w:t>Reskit.Org</w:t>
      </w:r>
      <w:del w:id="373" w:author="Parvathy Nair" w:date="2021-01-31T21:04:00Z">
        <w:r w:rsidR="003B539B" w:rsidDel="00056227">
          <w:rPr>
            <w:lang w:val="en-GB"/>
          </w:rPr>
          <w:delText>’</w:delText>
        </w:r>
      </w:del>
      <w:ins w:id="374" w:author="Parvathy Nair" w:date="2021-01-31T21:04:00Z">
        <w:r w:rsidR="00056227">
          <w:rPr>
            <w:lang w:val="en-GB"/>
          </w:rPr>
          <w:t>’</w:t>
        </w:r>
      </w:ins>
    </w:p>
    <w:p w14:paraId="70B18F0F" w14:textId="23C2F8E7" w:rsidR="00342FF8" w:rsidRPr="00342FF8" w:rsidRDefault="00342FF8" w:rsidP="00342FF8">
      <w:pPr>
        <w:pStyle w:val="CodePACKT"/>
        <w:rPr>
          <w:lang w:val="en-GB"/>
        </w:rPr>
      </w:pPr>
      <w:r w:rsidRPr="00342FF8">
        <w:rPr>
          <w:lang w:val="en-GB"/>
        </w:rPr>
        <w:t>  DomainType                    = </w:t>
      </w:r>
      <w:del w:id="375" w:author="Parvathy Nair" w:date="2021-01-31T21:04:00Z">
        <w:r w:rsidR="003B539B" w:rsidDel="00056227">
          <w:rPr>
            <w:lang w:val="en-GB"/>
          </w:rPr>
          <w:delText>’</w:delText>
        </w:r>
      </w:del>
      <w:ins w:id="376" w:author="Parvathy Nair" w:date="2021-01-31T21:04:00Z">
        <w:r w:rsidR="00056227">
          <w:rPr>
            <w:lang w:val="en-GB"/>
          </w:rPr>
          <w:t>’</w:t>
        </w:r>
      </w:ins>
      <w:r w:rsidRPr="00342FF8">
        <w:rPr>
          <w:lang w:val="en-GB"/>
        </w:rPr>
        <w:t>ChildDomain</w:t>
      </w:r>
      <w:del w:id="377" w:author="Parvathy Nair" w:date="2021-01-31T21:04:00Z">
        <w:r w:rsidR="003B539B" w:rsidDel="00056227">
          <w:rPr>
            <w:lang w:val="en-GB"/>
          </w:rPr>
          <w:delText>’</w:delText>
        </w:r>
      </w:del>
      <w:ins w:id="378" w:author="Parvathy Nair" w:date="2021-01-31T21:04:00Z">
        <w:r w:rsidR="00056227">
          <w:rPr>
            <w:lang w:val="en-GB"/>
          </w:rPr>
          <w:t>’</w:t>
        </w:r>
      </w:ins>
    </w:p>
    <w:p w14:paraId="66CA35B9" w14:textId="77777777" w:rsidR="00342FF8" w:rsidRPr="00342FF8" w:rsidRDefault="00342FF8" w:rsidP="00342FF8">
      <w:pPr>
        <w:pStyle w:val="CodePACKT"/>
        <w:rPr>
          <w:lang w:val="en-GB"/>
        </w:rPr>
      </w:pPr>
      <w:r w:rsidRPr="00342FF8">
        <w:rPr>
          <w:lang w:val="en-GB"/>
        </w:rPr>
        <w:t>  SafeModeAdministratorPassword = $PSS</w:t>
      </w:r>
    </w:p>
    <w:p w14:paraId="767BDD09" w14:textId="13CEBC32" w:rsidR="00342FF8" w:rsidRPr="00342FF8" w:rsidRDefault="00342FF8" w:rsidP="00342FF8">
      <w:pPr>
        <w:pStyle w:val="CodePACKT"/>
        <w:rPr>
          <w:lang w:val="en-GB"/>
        </w:rPr>
      </w:pPr>
      <w:r w:rsidRPr="00342FF8">
        <w:rPr>
          <w:lang w:val="en-GB"/>
        </w:rPr>
        <w:t>  ReplicationSourceDC           = </w:t>
      </w:r>
      <w:del w:id="379" w:author="Parvathy Nair" w:date="2021-01-31T21:04:00Z">
        <w:r w:rsidR="003B539B" w:rsidDel="00056227">
          <w:rPr>
            <w:lang w:val="en-GB"/>
          </w:rPr>
          <w:delText>’</w:delText>
        </w:r>
      </w:del>
      <w:ins w:id="380" w:author="Parvathy Nair" w:date="2021-01-31T21:04:00Z">
        <w:r w:rsidR="00056227">
          <w:rPr>
            <w:lang w:val="en-GB"/>
          </w:rPr>
          <w:t>’</w:t>
        </w:r>
      </w:ins>
      <w:proofErr w:type="gramStart"/>
      <w:r w:rsidRPr="00342FF8">
        <w:rPr>
          <w:lang w:val="en-GB"/>
        </w:rPr>
        <w:t>DC1.Reskit.Org</w:t>
      </w:r>
      <w:proofErr w:type="gramEnd"/>
      <w:del w:id="381" w:author="Parvathy Nair" w:date="2021-01-31T21:04:00Z">
        <w:r w:rsidR="003B539B" w:rsidDel="00056227">
          <w:rPr>
            <w:lang w:val="en-GB"/>
          </w:rPr>
          <w:delText>’</w:delText>
        </w:r>
      </w:del>
      <w:ins w:id="382" w:author="Parvathy Nair" w:date="2021-01-31T21:04:00Z">
        <w:r w:rsidR="00056227">
          <w:rPr>
            <w:lang w:val="en-GB"/>
          </w:rPr>
          <w:t>’</w:t>
        </w:r>
      </w:ins>
    </w:p>
    <w:p w14:paraId="08DB9284" w14:textId="77777777" w:rsidR="00342FF8" w:rsidRPr="00342FF8" w:rsidRDefault="00342FF8" w:rsidP="00342FF8">
      <w:pPr>
        <w:pStyle w:val="CodePACKT"/>
        <w:rPr>
          <w:lang w:val="en-GB"/>
        </w:rPr>
      </w:pPr>
      <w:r w:rsidRPr="00342FF8">
        <w:rPr>
          <w:lang w:val="en-GB"/>
        </w:rPr>
        <w:t>  Credential                    = $CredRK</w:t>
      </w:r>
    </w:p>
    <w:p w14:paraId="6A908953" w14:textId="63E4627B" w:rsidR="00342FF8" w:rsidRPr="00342FF8" w:rsidRDefault="00342FF8" w:rsidP="00342FF8">
      <w:pPr>
        <w:pStyle w:val="CodePACKT"/>
        <w:rPr>
          <w:lang w:val="en-GB"/>
        </w:rPr>
      </w:pPr>
      <w:r w:rsidRPr="00342FF8">
        <w:rPr>
          <w:lang w:val="en-GB"/>
        </w:rPr>
        <w:t>  SiteName                      = </w:t>
      </w:r>
      <w:del w:id="383" w:author="Parvathy Nair" w:date="2021-01-31T21:04:00Z">
        <w:r w:rsidR="003B539B" w:rsidDel="00056227">
          <w:rPr>
            <w:lang w:val="en-GB"/>
          </w:rPr>
          <w:delText>’</w:delText>
        </w:r>
      </w:del>
      <w:ins w:id="384" w:author="Parvathy Nair" w:date="2021-01-31T21:04:00Z">
        <w:r w:rsidR="00056227">
          <w:rPr>
            <w:lang w:val="en-GB"/>
          </w:rPr>
          <w:t>’</w:t>
        </w:r>
      </w:ins>
      <w:r w:rsidRPr="00342FF8">
        <w:rPr>
          <w:lang w:val="en-GB"/>
        </w:rPr>
        <w:t>Default-First-Site-Name</w:t>
      </w:r>
      <w:del w:id="385" w:author="Parvathy Nair" w:date="2021-01-31T21:04:00Z">
        <w:r w:rsidR="003B539B" w:rsidDel="00056227">
          <w:rPr>
            <w:lang w:val="en-GB"/>
          </w:rPr>
          <w:delText>’</w:delText>
        </w:r>
      </w:del>
      <w:ins w:id="386" w:author="Parvathy Nair" w:date="2021-01-31T21:04:00Z">
        <w:r w:rsidR="00056227">
          <w:rPr>
            <w:lang w:val="en-GB"/>
          </w:rPr>
          <w:t>’</w:t>
        </w:r>
      </w:ins>
    </w:p>
    <w:p w14:paraId="45F117E8" w14:textId="77777777" w:rsidR="00342FF8" w:rsidRPr="00342FF8" w:rsidRDefault="00342FF8" w:rsidP="00342FF8">
      <w:pPr>
        <w:pStyle w:val="CodePACKT"/>
        <w:rPr>
          <w:lang w:val="en-GB"/>
        </w:rPr>
      </w:pPr>
      <w:r w:rsidRPr="00342FF8">
        <w:rPr>
          <w:lang w:val="en-GB"/>
        </w:rPr>
        <w:t>  InstallDNS                    = $false</w:t>
      </w:r>
    </w:p>
    <w:p w14:paraId="4D2F088E" w14:textId="77777777" w:rsidR="00342FF8" w:rsidRPr="00342FF8" w:rsidRDefault="00342FF8" w:rsidP="00342FF8">
      <w:pPr>
        <w:pStyle w:val="CodePACKT"/>
        <w:rPr>
          <w:lang w:val="en-GB"/>
        </w:rPr>
      </w:pPr>
      <w:r w:rsidRPr="00342FF8">
        <w:rPr>
          <w:lang w:val="en-GB"/>
        </w:rPr>
        <w:t>  Force                         = $true</w:t>
      </w:r>
    </w:p>
    <w:p w14:paraId="2068114B" w14:textId="77777777" w:rsidR="00342FF8" w:rsidRPr="00342FF8" w:rsidRDefault="00342FF8" w:rsidP="00342FF8">
      <w:pPr>
        <w:pStyle w:val="CodePACKT"/>
        <w:rPr>
          <w:lang w:val="en-GB"/>
        </w:rPr>
      </w:pPr>
      <w:r w:rsidRPr="00342FF8">
        <w:rPr>
          <w:lang w:val="en-GB"/>
        </w:rPr>
        <w:t>}</w:t>
      </w:r>
    </w:p>
    <w:p w14:paraId="536C3EB0" w14:textId="77777777" w:rsidR="00342FF8" w:rsidRPr="00342FF8" w:rsidRDefault="00342FF8" w:rsidP="00342FF8">
      <w:pPr>
        <w:pStyle w:val="CodePACKT"/>
        <w:rPr>
          <w:lang w:val="en-GB"/>
        </w:rPr>
      </w:pPr>
    </w:p>
    <w:p w14:paraId="7AADDAF9" w14:textId="18B19125" w:rsidR="00342FF8" w:rsidRPr="00342FF8" w:rsidRDefault="00342FF8" w:rsidP="00342FF8">
      <w:pPr>
        <w:pStyle w:val="NumberedBulletPACKT"/>
        <w:numPr>
          <w:ilvl w:val="0"/>
          <w:numId w:val="21"/>
        </w:numPr>
      </w:pPr>
      <w:commentRangeStart w:id="387"/>
      <w:r w:rsidRPr="00342FF8">
        <w:t>Install</w:t>
      </w:r>
      <w:del w:id="388" w:author="Lucy Wan" w:date="2021-01-26T11:09:00Z">
        <w:r w:rsidRPr="00342FF8" w:rsidDel="00BF1FE2">
          <w:delText>ing</w:delText>
        </w:r>
      </w:del>
      <w:r w:rsidRPr="00342FF8">
        <w:t> child domain</w:t>
      </w:r>
      <w:commentRangeEnd w:id="387"/>
      <w:r w:rsidR="00816478">
        <w:rPr>
          <w:rStyle w:val="CommentReference"/>
        </w:rPr>
        <w:commentReference w:id="387"/>
      </w:r>
      <w:ins w:id="389" w:author="Lucy Wan" w:date="2021-01-26T11:09:00Z">
        <w:r w:rsidR="00BF1FE2">
          <w:t>:</w:t>
        </w:r>
      </w:ins>
    </w:p>
    <w:p w14:paraId="6C500B70" w14:textId="77777777" w:rsidR="00342FF8" w:rsidRPr="00342FF8" w:rsidRDefault="00342FF8" w:rsidP="00342FF8">
      <w:pPr>
        <w:pStyle w:val="CodePACKT"/>
        <w:rPr>
          <w:lang w:val="en-GB"/>
        </w:rPr>
      </w:pPr>
    </w:p>
    <w:p w14:paraId="7AB67804" w14:textId="2C08E543" w:rsidR="00342FF8" w:rsidRPr="00342FF8" w:rsidRDefault="00342FF8" w:rsidP="00342FF8">
      <w:pPr>
        <w:pStyle w:val="CodePACKT"/>
        <w:rPr>
          <w:lang w:val="en-GB"/>
        </w:rPr>
      </w:pPr>
      <w:r w:rsidRPr="00342FF8">
        <w:rPr>
          <w:lang w:val="en-GB"/>
        </w:rPr>
        <w:t>Install-ADDSDomain @INSTALLHT</w:t>
      </w:r>
    </w:p>
    <w:p w14:paraId="45273181" w14:textId="77777777" w:rsidR="00342FF8" w:rsidRPr="00342FF8" w:rsidRDefault="00342FF8" w:rsidP="00342FF8">
      <w:pPr>
        <w:pStyle w:val="CodePACKT"/>
        <w:rPr>
          <w:lang w:val="en-GB"/>
        </w:rPr>
      </w:pPr>
    </w:p>
    <w:p w14:paraId="03E23D5F" w14:textId="16C89025" w:rsidR="00342FF8" w:rsidRPr="00342FF8" w:rsidRDefault="00342FF8" w:rsidP="00342FF8">
      <w:pPr>
        <w:pStyle w:val="NumberedBulletPACKT"/>
        <w:numPr>
          <w:ilvl w:val="0"/>
          <w:numId w:val="21"/>
        </w:numPr>
      </w:pPr>
      <w:r w:rsidRPr="00342FF8">
        <w:t>Look</w:t>
      </w:r>
      <w:del w:id="390" w:author="Lucy Wan" w:date="2021-01-26T11:09:00Z">
        <w:r w:rsidRPr="00342FF8" w:rsidDel="00446B6A">
          <w:delText>ing</w:delText>
        </w:r>
      </w:del>
      <w:r w:rsidRPr="00342FF8">
        <w:t> at the AD forest</w:t>
      </w:r>
      <w:ins w:id="391" w:author="Lucy Wan" w:date="2021-01-26T11:09:00Z">
        <w:r w:rsidR="00446B6A">
          <w:t>:</w:t>
        </w:r>
      </w:ins>
    </w:p>
    <w:p w14:paraId="2C5DFE81" w14:textId="77777777" w:rsidR="00342FF8" w:rsidRPr="00342FF8" w:rsidRDefault="00342FF8" w:rsidP="00342FF8">
      <w:pPr>
        <w:pStyle w:val="CodePACKT"/>
        <w:rPr>
          <w:lang w:val="en-GB"/>
        </w:rPr>
      </w:pPr>
    </w:p>
    <w:p w14:paraId="19591252" w14:textId="5279F94E" w:rsidR="00342FF8" w:rsidRPr="00342FF8" w:rsidRDefault="00342FF8" w:rsidP="00342FF8">
      <w:pPr>
        <w:pStyle w:val="CodePACKT"/>
        <w:rPr>
          <w:lang w:val="en-GB"/>
        </w:rPr>
      </w:pPr>
      <w:r w:rsidRPr="00342FF8">
        <w:rPr>
          <w:lang w:val="en-GB"/>
        </w:rPr>
        <w:t>Get-ADForest -Server </w:t>
      </w:r>
      <w:proofErr w:type="gramStart"/>
      <w:r w:rsidRPr="00342FF8">
        <w:rPr>
          <w:lang w:val="en-GB"/>
        </w:rPr>
        <w:t>UKDC1.UK.Reskit.Org</w:t>
      </w:r>
      <w:proofErr w:type="gramEnd"/>
    </w:p>
    <w:p w14:paraId="09209F18" w14:textId="77777777" w:rsidR="00342FF8" w:rsidRPr="00342FF8" w:rsidRDefault="00342FF8" w:rsidP="00342FF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3842440" w14:textId="274E87CD" w:rsidR="00342FF8" w:rsidRPr="00342FF8" w:rsidRDefault="00342FF8" w:rsidP="00342FF8">
      <w:pPr>
        <w:pStyle w:val="NumberedBulletPACKT"/>
        <w:numPr>
          <w:ilvl w:val="0"/>
          <w:numId w:val="21"/>
        </w:numPr>
      </w:pPr>
      <w:r w:rsidRPr="00342FF8">
        <w:t>Look</w:t>
      </w:r>
      <w:del w:id="392" w:author="Lucy Wan" w:date="2021-01-26T11:09:00Z">
        <w:r w:rsidRPr="00342FF8" w:rsidDel="00446B6A">
          <w:delText>ing</w:delText>
        </w:r>
      </w:del>
      <w:r w:rsidRPr="00342FF8">
        <w:t> at the UK domain</w:t>
      </w:r>
      <w:ins w:id="393" w:author="Lucy Wan" w:date="2021-01-26T11:09:00Z">
        <w:r w:rsidR="00446B6A">
          <w:t>:</w:t>
        </w:r>
      </w:ins>
    </w:p>
    <w:p w14:paraId="3891F53D" w14:textId="77777777" w:rsidR="00342FF8" w:rsidRPr="00342FF8" w:rsidRDefault="00342FF8" w:rsidP="00342FF8">
      <w:pPr>
        <w:pStyle w:val="CodePACKT"/>
        <w:rPr>
          <w:lang w:val="en-GB"/>
        </w:rPr>
      </w:pPr>
    </w:p>
    <w:p w14:paraId="3354A069" w14:textId="4DDA828E" w:rsidR="00342FF8" w:rsidRPr="00342FF8" w:rsidRDefault="00342FF8" w:rsidP="00342FF8">
      <w:pPr>
        <w:pStyle w:val="CodePACKT"/>
        <w:rPr>
          <w:lang w:val="en-GB"/>
        </w:rPr>
      </w:pPr>
      <w:r w:rsidRPr="00342FF8">
        <w:rPr>
          <w:lang w:val="en-GB"/>
        </w:rPr>
        <w:t>Get-ADDomain -Server </w:t>
      </w:r>
      <w:proofErr w:type="gramStart"/>
      <w:r w:rsidRPr="00342FF8">
        <w:rPr>
          <w:lang w:val="en-GB"/>
        </w:rPr>
        <w:t>UKDC1.UK.Reskit.Org</w:t>
      </w:r>
      <w:proofErr w:type="gramEnd"/>
    </w:p>
    <w:p w14:paraId="2AA2B487" w14:textId="1CDB21F4" w:rsidR="00B30384" w:rsidRDefault="00B30384" w:rsidP="00B30384">
      <w:pPr>
        <w:pStyle w:val="Heading2"/>
        <w:numPr>
          <w:ilvl w:val="1"/>
          <w:numId w:val="3"/>
        </w:numPr>
        <w:tabs>
          <w:tab w:val="left" w:pos="0"/>
        </w:tabs>
      </w:pPr>
      <w:r>
        <w:t>How it works...</w:t>
      </w:r>
    </w:p>
    <w:p w14:paraId="1DB240AB" w14:textId="115C6354" w:rsidR="00686926" w:rsidRDefault="00686926" w:rsidP="00686926">
      <w:pPr>
        <w:pStyle w:val="NormalPACKT"/>
        <w:rPr>
          <w:lang w:val="en-GB"/>
        </w:rPr>
      </w:pPr>
      <w:r>
        <w:rPr>
          <w:lang w:val="en-GB"/>
        </w:rPr>
        <w:t xml:space="preserve">In </w:t>
      </w:r>
      <w:r w:rsidRPr="00686926">
        <w:rPr>
          <w:rStyle w:val="ItalicsPACKT"/>
        </w:rPr>
        <w:t>step 1</w:t>
      </w:r>
      <w:r>
        <w:rPr>
          <w:lang w:val="en-GB"/>
        </w:rPr>
        <w:t xml:space="preserve">, you load the Server Manager module. This module is not natively supported by PowerShell 7. This step, which produces no output, loads the module using the Windows PowerShell compatibility solution. </w:t>
      </w:r>
    </w:p>
    <w:p w14:paraId="205B3C6C" w14:textId="4BA2EAC4" w:rsidR="00686926" w:rsidRDefault="00686926" w:rsidP="00686926">
      <w:pPr>
        <w:pStyle w:val="NormalPACKT"/>
        <w:rPr>
          <w:lang w:val="en-GB"/>
        </w:rPr>
      </w:pPr>
      <w:r>
        <w:rPr>
          <w:lang w:val="en-GB"/>
        </w:rPr>
        <w:t xml:space="preserve">When you create a new domain and new domain controller (using </w:t>
      </w:r>
      <w:r w:rsidRPr="00835513">
        <w:rPr>
          <w:rStyle w:val="CodeInTextPACKT"/>
        </w:rPr>
        <w:t>UKDC1</w:t>
      </w:r>
      <w:r>
        <w:rPr>
          <w:lang w:val="en-GB"/>
        </w:rPr>
        <w:t>, for example)</w:t>
      </w:r>
      <w:r w:rsidR="00886FCF">
        <w:rPr>
          <w:lang w:val="en-GB"/>
        </w:rPr>
        <w:t>, the server needs to contact the holder of the Domain Naming FSMO role, the DC responsible for the forest</w:t>
      </w:r>
      <w:del w:id="394" w:author="Parvathy Nair" w:date="2021-01-31T21:04:00Z">
        <w:r w:rsidR="003B539B" w:rsidDel="00056227">
          <w:rPr>
            <w:lang w:val="en-GB"/>
          </w:rPr>
          <w:delText>’</w:delText>
        </w:r>
      </w:del>
      <w:ins w:id="395" w:author="Parvathy Nair" w:date="2021-01-31T21:04:00Z">
        <w:r w:rsidR="00056227">
          <w:rPr>
            <w:lang w:val="en-GB"/>
          </w:rPr>
          <w:t>’</w:t>
        </w:r>
      </w:ins>
      <w:r w:rsidR="00886FCF">
        <w:rPr>
          <w:lang w:val="en-GB"/>
        </w:rPr>
        <w:t>s changes</w:t>
      </w:r>
      <w:r>
        <w:rPr>
          <w:lang w:val="en-GB"/>
        </w:rPr>
        <w:t xml:space="preserve">. In </w:t>
      </w:r>
      <w:r w:rsidRPr="00686926">
        <w:rPr>
          <w:rStyle w:val="ItalicsPACKT"/>
        </w:rPr>
        <w:t>step 2,</w:t>
      </w:r>
      <w:r>
        <w:rPr>
          <w:lang w:val="en-GB"/>
        </w:rPr>
        <w:t xml:space="preserve"> you check to ensure you can reach host,</w:t>
      </w:r>
      <w:r w:rsidR="00023980">
        <w:rPr>
          <w:lang w:val="en-GB"/>
        </w:rPr>
        <w:t xml:space="preserve"> </w:t>
      </w:r>
      <w:r w:rsidRPr="00E95607">
        <w:rPr>
          <w:rStyle w:val="CodeInTextPACKT"/>
        </w:rPr>
        <w:t>DC1</w:t>
      </w:r>
      <w:r>
        <w:rPr>
          <w:lang w:val="en-GB"/>
        </w:rPr>
        <w:t>, which looks like this:</w:t>
      </w:r>
    </w:p>
    <w:p w14:paraId="4930DEF9" w14:textId="3C8E2AAC" w:rsidR="00686926" w:rsidRDefault="005F180B" w:rsidP="005F180B">
      <w:pPr>
        <w:pStyle w:val="FigurePACKT"/>
        <w:rPr>
          <w:ins w:id="396" w:author="Lucy Wan" w:date="2021-01-26T11:10:00Z"/>
          <w:lang w:val="en-GB"/>
        </w:rPr>
      </w:pPr>
      <w:r>
        <w:drawing>
          <wp:inline distT="0" distB="0" distL="0" distR="0" wp14:anchorId="361C1086" wp14:editId="2D5F5505">
            <wp:extent cx="2756631" cy="716156"/>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0449" cy="740529"/>
                    </a:xfrm>
                    <a:prstGeom prst="rect">
                      <a:avLst/>
                    </a:prstGeom>
                  </pic:spPr>
                </pic:pic>
              </a:graphicData>
            </a:graphic>
          </wp:inline>
        </w:drawing>
      </w:r>
    </w:p>
    <w:p w14:paraId="3507E074" w14:textId="73A6833F" w:rsidR="00795781" w:rsidRPr="00686926" w:rsidRDefault="00795781" w:rsidP="005F180B">
      <w:pPr>
        <w:pStyle w:val="FigurePACKT"/>
        <w:rPr>
          <w:lang w:val="en-GB"/>
        </w:rPr>
      </w:pPr>
      <w:ins w:id="397" w:author="Lucy Wan" w:date="2021-01-26T11:10:00Z">
        <w:r>
          <w:rPr>
            <w:lang w:val="en-GB"/>
          </w:rPr>
          <w:t xml:space="preserve">Figure 6.23: </w:t>
        </w:r>
        <w:r w:rsidR="0024528B">
          <w:rPr>
            <w:lang w:val="en-GB"/>
          </w:rPr>
          <w:t>Checking DC1 can be resolved</w:t>
        </w:r>
      </w:ins>
    </w:p>
    <w:p w14:paraId="6DADB2B5" w14:textId="32FFFE36" w:rsidR="00342FF8" w:rsidRDefault="00342FF8" w:rsidP="00342FF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23</w:t>
      </w:r>
      <w:r w:rsidRPr="00F51019">
        <w:rPr>
          <w:noProof/>
        </w:rPr>
        <w:t xml:space="preserve"> </w:t>
      </w:r>
      <w:r>
        <w:rPr>
          <w:noProof/>
        </w:rPr>
        <w:t>.png</w:t>
      </w:r>
    </w:p>
    <w:p w14:paraId="21C83E94" w14:textId="64F2A415" w:rsidR="00686926" w:rsidRDefault="00686926" w:rsidP="00686926">
      <w:r>
        <w:t xml:space="preserve">In </w:t>
      </w:r>
      <w:r w:rsidRPr="005F180B">
        <w:rPr>
          <w:rStyle w:val="ItalicsPACKT"/>
        </w:rPr>
        <w:t>step 3</w:t>
      </w:r>
      <w:r>
        <w:t xml:space="preserve">, you check that you can </w:t>
      </w:r>
      <w:r w:rsidR="00023980">
        <w:t>connect</w:t>
      </w:r>
      <w:r>
        <w:t xml:space="preserve"> to </w:t>
      </w:r>
      <w:r w:rsidRPr="00176E52">
        <w:rPr>
          <w:rStyle w:val="CodeInTextPACKT"/>
        </w:rPr>
        <w:t>DC1</w:t>
      </w:r>
      <w:r>
        <w:t xml:space="preserve"> on ports 445 and 389, both required for proper domain functioning. </w:t>
      </w:r>
      <w:r w:rsidR="005F180B">
        <w:t>The output of this step looks like this:</w:t>
      </w:r>
    </w:p>
    <w:p w14:paraId="2D2D3D49" w14:textId="3B94D3BD" w:rsidR="005F180B" w:rsidRDefault="005F180B" w:rsidP="00686926"/>
    <w:p w14:paraId="578BD8AB" w14:textId="5CC648E9" w:rsidR="005F180B" w:rsidRDefault="005F180B" w:rsidP="005F180B">
      <w:pPr>
        <w:pStyle w:val="FigurePACKT"/>
        <w:rPr>
          <w:ins w:id="398" w:author="Lucy Wan" w:date="2021-01-26T11:10:00Z"/>
        </w:rPr>
      </w:pPr>
      <w:r>
        <w:drawing>
          <wp:inline distT="0" distB="0" distL="0" distR="0" wp14:anchorId="4AE8B190" wp14:editId="6B654DD5">
            <wp:extent cx="2792685" cy="168515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7044" cy="1705892"/>
                    </a:xfrm>
                    <a:prstGeom prst="rect">
                      <a:avLst/>
                    </a:prstGeom>
                  </pic:spPr>
                </pic:pic>
              </a:graphicData>
            </a:graphic>
          </wp:inline>
        </w:drawing>
      </w:r>
    </w:p>
    <w:p w14:paraId="3DE7EB5C" w14:textId="39C24CC8" w:rsidR="00CA5991" w:rsidRDefault="00CA5991" w:rsidP="005F180B">
      <w:pPr>
        <w:pStyle w:val="FigurePACKT"/>
      </w:pPr>
      <w:ins w:id="399" w:author="Lucy Wan" w:date="2021-01-26T11:10:00Z">
        <w:r>
          <w:t>Figure 6.34: Checking network connection to DC1</w:t>
        </w:r>
      </w:ins>
    </w:p>
    <w:p w14:paraId="2E93AEB6" w14:textId="19C3245C" w:rsidR="005F180B" w:rsidRDefault="005F180B" w:rsidP="005F180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24</w:t>
      </w:r>
      <w:r w:rsidRPr="00F51019">
        <w:rPr>
          <w:noProof/>
        </w:rPr>
        <w:t xml:space="preserve"> </w:t>
      </w:r>
      <w:r>
        <w:rPr>
          <w:noProof/>
        </w:rPr>
        <w:t>.png</w:t>
      </w:r>
    </w:p>
    <w:p w14:paraId="6E568CC6" w14:textId="164F123A" w:rsidR="005F180B" w:rsidRDefault="005F180B" w:rsidP="005F180B">
      <w:r>
        <w:t xml:space="preserve">In </w:t>
      </w:r>
      <w:r w:rsidRPr="005F180B">
        <w:rPr>
          <w:rStyle w:val="ItalicsPACKT"/>
        </w:rPr>
        <w:t>step 4</w:t>
      </w:r>
      <w:r>
        <w:t xml:space="preserve">, you add the AD Domain Services feature to </w:t>
      </w:r>
      <w:r w:rsidRPr="000D6DFE">
        <w:rPr>
          <w:rStyle w:val="CodeInTextPACKT"/>
        </w:rPr>
        <w:t>UKDC1</w:t>
      </w:r>
      <w:r w:rsidR="002F2BF1">
        <w:t xml:space="preserve">. This </w:t>
      </w:r>
      <w:r w:rsidR="00023980">
        <w:t xml:space="preserve">feature </w:t>
      </w:r>
      <w:r w:rsidR="002F2BF1">
        <w:t>is required to install the necessary tools you use to create the child domain. The output of this step</w:t>
      </w:r>
      <w:r>
        <w:t xml:space="preserve"> looks like this:</w:t>
      </w:r>
    </w:p>
    <w:p w14:paraId="350A068A" w14:textId="4FEB62EF" w:rsidR="005F180B" w:rsidRDefault="002F2BF1" w:rsidP="002F2BF1">
      <w:pPr>
        <w:pStyle w:val="FigurePACKT"/>
        <w:rPr>
          <w:ins w:id="400" w:author="Lucy Wan" w:date="2021-01-26T11:12:00Z"/>
        </w:rPr>
      </w:pPr>
      <w:r>
        <w:drawing>
          <wp:inline distT="0" distB="0" distL="0" distR="0" wp14:anchorId="3E043B41" wp14:editId="08D47B68">
            <wp:extent cx="3845560" cy="1118817"/>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8670" cy="1125540"/>
                    </a:xfrm>
                    <a:prstGeom prst="rect">
                      <a:avLst/>
                    </a:prstGeom>
                  </pic:spPr>
                </pic:pic>
              </a:graphicData>
            </a:graphic>
          </wp:inline>
        </w:drawing>
      </w:r>
    </w:p>
    <w:p w14:paraId="143F44E4" w14:textId="5E234C1A" w:rsidR="00175DC3" w:rsidRDefault="00175DC3" w:rsidP="002F2BF1">
      <w:pPr>
        <w:pStyle w:val="FigurePACKT"/>
      </w:pPr>
      <w:ins w:id="401" w:author="Lucy Wan" w:date="2021-01-26T11:12:00Z">
        <w:r>
          <w:t xml:space="preserve">Figure </w:t>
        </w:r>
        <w:r w:rsidR="005217C7">
          <w:t xml:space="preserve">6.35: </w:t>
        </w:r>
        <w:r w:rsidR="00EC1CEF">
          <w:t>Adding the A</w:t>
        </w:r>
      </w:ins>
      <w:ins w:id="402" w:author="Lucy Wan" w:date="2021-01-26T11:13:00Z">
        <w:r w:rsidR="00EC1CEF">
          <w:t>D DS features on UKDC1</w:t>
        </w:r>
      </w:ins>
    </w:p>
    <w:p w14:paraId="50103049" w14:textId="1E2DC713" w:rsidR="002F2BF1" w:rsidRDefault="002F2BF1" w:rsidP="002F2BF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25</w:t>
      </w:r>
      <w:r w:rsidRPr="00F51019">
        <w:rPr>
          <w:noProof/>
        </w:rPr>
        <w:t xml:space="preserve"> </w:t>
      </w:r>
      <w:r>
        <w:rPr>
          <w:noProof/>
        </w:rPr>
        <w:t>.png</w:t>
      </w:r>
    </w:p>
    <w:p w14:paraId="1CDDFF9B" w14:textId="5B7E0EEF" w:rsidR="00BE4FFC" w:rsidRDefault="00BE4FFC" w:rsidP="005F180B">
      <w:r>
        <w:t xml:space="preserve">In </w:t>
      </w:r>
      <w:r w:rsidRPr="00BE4FFC">
        <w:rPr>
          <w:rStyle w:val="ItalicsPACKT"/>
        </w:rPr>
        <w:t>step 5</w:t>
      </w:r>
      <w:r>
        <w:t xml:space="preserve">, you build a hash table of parameters that you use in a later step to perform the promotion. In </w:t>
      </w:r>
      <w:r w:rsidRPr="00BE4FFC">
        <w:rPr>
          <w:rStyle w:val="ItalicsPACKT"/>
        </w:rPr>
        <w:t>step 6</w:t>
      </w:r>
      <w:r>
        <w:t xml:space="preserve">, you use this hash table when calling </w:t>
      </w:r>
      <w:r w:rsidRPr="00751E64">
        <w:rPr>
          <w:rStyle w:val="CodeInTextPACKT"/>
        </w:rPr>
        <w:t>Install-ADDSDomain</w:t>
      </w:r>
      <w:r>
        <w:t xml:space="preserve"> to create a child domain.  These two steps create no output. After the promotion has completed, your host reboots</w:t>
      </w:r>
      <w:r w:rsidR="00023980">
        <w:t>,</w:t>
      </w:r>
      <w:r>
        <w:t xml:space="preserve"> log</w:t>
      </w:r>
      <w:r w:rsidR="0086167A">
        <w:t xml:space="preserve"> </w:t>
      </w:r>
      <w:r>
        <w:t>on as Reskit\Administrator.</w:t>
      </w:r>
    </w:p>
    <w:p w14:paraId="32182E3C" w14:textId="7F43E58A" w:rsidR="00BE4FFC" w:rsidRDefault="00BE4FFC" w:rsidP="005F180B">
      <w:r>
        <w:t xml:space="preserve">Once you have logged in, you can check on the AD forest details from your newly promoted child domain DC. In </w:t>
      </w:r>
      <w:r w:rsidRPr="00751E64">
        <w:rPr>
          <w:rStyle w:val="ItalicsPACKT"/>
        </w:rPr>
        <w:t>step 7</w:t>
      </w:r>
      <w:r>
        <w:t xml:space="preserve">, you use </w:t>
      </w:r>
      <w:r w:rsidRPr="00B00348">
        <w:rPr>
          <w:rStyle w:val="CodeInTextPACKT"/>
        </w:rPr>
        <w:t>Get-ADForest</w:t>
      </w:r>
      <w:r>
        <w:t>, with output like this:</w:t>
      </w:r>
    </w:p>
    <w:p w14:paraId="6AC9CE8D" w14:textId="484161BC" w:rsidR="00BE4FFC" w:rsidRDefault="00BE4FFC" w:rsidP="00BE4FFC">
      <w:pPr>
        <w:pStyle w:val="FigurePACKT"/>
        <w:rPr>
          <w:ins w:id="403" w:author="Lucy Wan" w:date="2021-01-26T11:13:00Z"/>
        </w:rPr>
      </w:pPr>
      <w:r>
        <w:drawing>
          <wp:inline distT="0" distB="0" distL="0" distR="0" wp14:anchorId="719719F8" wp14:editId="41792C71">
            <wp:extent cx="4023360" cy="149772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2792" cy="1501239"/>
                    </a:xfrm>
                    <a:prstGeom prst="rect">
                      <a:avLst/>
                    </a:prstGeom>
                  </pic:spPr>
                </pic:pic>
              </a:graphicData>
            </a:graphic>
          </wp:inline>
        </w:drawing>
      </w:r>
    </w:p>
    <w:p w14:paraId="0F4F35F4" w14:textId="058CF43E" w:rsidR="007474B6" w:rsidRDefault="007474B6" w:rsidP="00BE4FFC">
      <w:pPr>
        <w:pStyle w:val="FigurePACKT"/>
      </w:pPr>
      <w:ins w:id="404" w:author="Lucy Wan" w:date="2021-01-26T11:13:00Z">
        <w:r>
          <w:t xml:space="preserve">Figure 6.36: </w:t>
        </w:r>
        <w:r w:rsidR="0092102A">
          <w:t>Looking at the AD forest details</w:t>
        </w:r>
      </w:ins>
    </w:p>
    <w:p w14:paraId="12C5FBDA" w14:textId="6399116A" w:rsidR="00BE4FFC" w:rsidRDefault="00BE4FFC" w:rsidP="00BE4F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26</w:t>
      </w:r>
      <w:r w:rsidRPr="00F51019">
        <w:rPr>
          <w:noProof/>
        </w:rPr>
        <w:t xml:space="preserve"> </w:t>
      </w:r>
      <w:r>
        <w:rPr>
          <w:noProof/>
        </w:rPr>
        <w:t>.png</w:t>
      </w:r>
    </w:p>
    <w:p w14:paraId="64AE6EC6" w14:textId="2CADB178" w:rsidR="00BE4FFC" w:rsidRDefault="00BC4C26" w:rsidP="00BE4FFC">
      <w:pPr>
        <w:pStyle w:val="NormalPACKT"/>
      </w:pPr>
      <w:r>
        <w:t xml:space="preserve">In </w:t>
      </w:r>
      <w:r w:rsidRPr="00BC4C26">
        <w:rPr>
          <w:rStyle w:val="ItalicsPACKT"/>
        </w:rPr>
        <w:t>step 8</w:t>
      </w:r>
      <w:r>
        <w:t xml:space="preserve">, you examine the domain details of the newly created child domain. By using </w:t>
      </w:r>
      <w:r w:rsidRPr="00BC4C26">
        <w:rPr>
          <w:rStyle w:val="CodeInTextPACKT"/>
        </w:rPr>
        <w:t>Get</w:t>
      </w:r>
      <w:r w:rsidRPr="00BC4C26">
        <w:rPr>
          <w:rStyle w:val="CodeInTextPACKT"/>
        </w:rPr>
        <w:noBreakHyphen/>
        <w:t>ADDomain</w:t>
      </w:r>
      <w:r>
        <w:t xml:space="preserve"> and targeting the new DC, you see out</w:t>
      </w:r>
      <w:r w:rsidR="00023980">
        <w:t>p</w:t>
      </w:r>
      <w:r>
        <w:t xml:space="preserve">ut that looks </w:t>
      </w:r>
      <w:r w:rsidR="00023980">
        <w:t>li</w:t>
      </w:r>
      <w:r>
        <w:t>ke this:</w:t>
      </w:r>
    </w:p>
    <w:p w14:paraId="092261E2" w14:textId="7FDF33BC" w:rsidR="00BC4C26" w:rsidRDefault="00BC4C26" w:rsidP="00BC4C26">
      <w:pPr>
        <w:pStyle w:val="FigurePACKT"/>
        <w:rPr>
          <w:ins w:id="405" w:author="Lucy Wan" w:date="2021-01-26T11:13:00Z"/>
        </w:rPr>
      </w:pPr>
      <w:r>
        <w:lastRenderedPageBreak/>
        <w:drawing>
          <wp:inline distT="0" distB="0" distL="0" distR="0" wp14:anchorId="29773763" wp14:editId="3F38C859">
            <wp:extent cx="4423354" cy="248807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5869" cy="2506363"/>
                    </a:xfrm>
                    <a:prstGeom prst="rect">
                      <a:avLst/>
                    </a:prstGeom>
                  </pic:spPr>
                </pic:pic>
              </a:graphicData>
            </a:graphic>
          </wp:inline>
        </w:drawing>
      </w:r>
    </w:p>
    <w:p w14:paraId="30D0BD64" w14:textId="7E1AF41F" w:rsidR="00A37A27" w:rsidRDefault="00A37A27" w:rsidP="00BC4C26">
      <w:pPr>
        <w:pStyle w:val="FigurePACKT"/>
      </w:pPr>
      <w:ins w:id="406" w:author="Lucy Wan" w:date="2021-01-26T11:13:00Z">
        <w:r>
          <w:t>Figure 6.27: Looking at the UK domain</w:t>
        </w:r>
      </w:ins>
      <w:ins w:id="407" w:author="Lucy Wan" w:date="2021-01-26T11:14:00Z">
        <w:r w:rsidR="00E365BD">
          <w:t xml:space="preserve"> detail</w:t>
        </w:r>
        <w:r w:rsidR="00962C44">
          <w:t>s</w:t>
        </w:r>
      </w:ins>
    </w:p>
    <w:p w14:paraId="5969F04E" w14:textId="5F302ADB" w:rsidR="005F180B" w:rsidRPr="00686926" w:rsidRDefault="00BC4C26" w:rsidP="007B1A31">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27.png</w:t>
      </w:r>
    </w:p>
    <w:p w14:paraId="42053C56" w14:textId="44153220" w:rsidR="00B30384" w:rsidRDefault="00B30384" w:rsidP="00B30384">
      <w:pPr>
        <w:pStyle w:val="Heading2"/>
      </w:pPr>
      <w:r>
        <w:t>There</w:t>
      </w:r>
      <w:del w:id="408" w:author="Parvathy Nair" w:date="2021-01-31T21:04:00Z">
        <w:r w:rsidR="003B539B" w:rsidDel="00056227">
          <w:delText>’</w:delText>
        </w:r>
      </w:del>
      <w:ins w:id="409" w:author="Parvathy Nair" w:date="2021-01-31T21:04:00Z">
        <w:r w:rsidR="00056227">
          <w:t>’</w:t>
        </w:r>
      </w:ins>
      <w:r>
        <w:t>s more...</w:t>
      </w:r>
    </w:p>
    <w:p w14:paraId="335C4E58" w14:textId="5E1D39D5" w:rsidR="00674648" w:rsidRDefault="00686926" w:rsidP="00AC0E66">
      <w:pPr>
        <w:pStyle w:val="NormalPACKT"/>
        <w:rPr>
          <w:lang w:val="en-GB"/>
        </w:rPr>
      </w:pPr>
      <w:r>
        <w:rPr>
          <w:lang w:val="en-GB"/>
        </w:rPr>
        <w:t xml:space="preserve">In </w:t>
      </w:r>
      <w:r w:rsidRPr="00BE4FFC">
        <w:rPr>
          <w:rStyle w:val="ItalicsPACKT"/>
        </w:rPr>
        <w:t>step 2</w:t>
      </w:r>
      <w:r>
        <w:rPr>
          <w:lang w:val="en-GB"/>
        </w:rPr>
        <w:t xml:space="preserve">, </w:t>
      </w:r>
      <w:commentRangeStart w:id="410"/>
      <w:r>
        <w:rPr>
          <w:lang w:val="en-GB"/>
        </w:rPr>
        <w:t xml:space="preserve">you check that </w:t>
      </w:r>
      <w:r w:rsidRPr="00686926">
        <w:rPr>
          <w:rStyle w:val="CodeInTextPACKT"/>
        </w:rPr>
        <w:t>DC1</w:t>
      </w:r>
      <w:r>
        <w:rPr>
          <w:lang w:val="en-GB"/>
        </w:rPr>
        <w:t>, the domain naming FSMO role holder</w:t>
      </w:r>
      <w:commentRangeEnd w:id="410"/>
      <w:r w:rsidR="00BE3029">
        <w:rPr>
          <w:rStyle w:val="CommentReference"/>
          <w:rFonts w:ascii="Arial" w:hAnsi="Arial"/>
        </w:rPr>
        <w:commentReference w:id="410"/>
      </w:r>
      <w:r>
        <w:rPr>
          <w:lang w:val="en-GB"/>
        </w:rPr>
        <w:t xml:space="preserve">. Assuming you have installed the </w:t>
      </w:r>
      <w:r w:rsidRPr="00686926">
        <w:rPr>
          <w:rStyle w:val="CodeInTextPACKT"/>
        </w:rPr>
        <w:t>Reskit.Org</w:t>
      </w:r>
      <w:r>
        <w:rPr>
          <w:lang w:val="en-GB"/>
        </w:rPr>
        <w:t xml:space="preserve"> domain and forest as shown in this chapter, that role holder is </w:t>
      </w:r>
      <w:r w:rsidRPr="00686926">
        <w:rPr>
          <w:rStyle w:val="CodeInTextPACKT"/>
        </w:rPr>
        <w:t>DC1</w:t>
      </w:r>
      <w:r>
        <w:rPr>
          <w:lang w:val="en-GB"/>
        </w:rPr>
        <w:t xml:space="preserve">. You could call </w:t>
      </w:r>
      <w:r w:rsidRPr="00686926">
        <w:rPr>
          <w:rStyle w:val="CodeInTextPACKT"/>
        </w:rPr>
        <w:t>Get</w:t>
      </w:r>
      <w:r>
        <w:rPr>
          <w:rStyle w:val="CodeInTextPACKT"/>
        </w:rPr>
        <w:noBreakHyphen/>
      </w:r>
      <w:r w:rsidRPr="00686926">
        <w:rPr>
          <w:rStyle w:val="CodeInTextPACKT"/>
        </w:rPr>
        <w:t>ADForest</w:t>
      </w:r>
      <w:r>
        <w:rPr>
          <w:lang w:val="en-GB"/>
        </w:rPr>
        <w:t xml:space="preserve"> and obtain the hostname from the </w:t>
      </w:r>
      <w:r w:rsidRPr="00686926">
        <w:rPr>
          <w:rStyle w:val="CodeInTextPACKT"/>
        </w:rPr>
        <w:t>DomainNamingMaster</w:t>
      </w:r>
      <w:r w:rsidRPr="000F71A4">
        <w:t xml:space="preserve"> </w:t>
      </w:r>
      <w:r>
        <w:rPr>
          <w:lang w:val="en-GB"/>
        </w:rPr>
        <w:t>property</w:t>
      </w:r>
      <w:ins w:id="411" w:author="Lucy Wan" w:date="2021-01-26T11:15:00Z">
        <w:r w:rsidR="000F71A4">
          <w:rPr>
            <w:lang w:val="en-GB"/>
          </w:rPr>
          <w:t>.</w:t>
        </w:r>
      </w:ins>
      <w:r>
        <w:rPr>
          <w:lang w:val="en-GB"/>
        </w:rPr>
        <w:t xml:space="preserve"> </w:t>
      </w:r>
    </w:p>
    <w:p w14:paraId="737D64C8" w14:textId="78FBC1D4" w:rsidR="00BE4FFC" w:rsidRDefault="00BE4FFC" w:rsidP="00AC0E66">
      <w:pPr>
        <w:pStyle w:val="NormalPACKT"/>
        <w:rPr>
          <w:lang w:val="en-GB"/>
        </w:rPr>
      </w:pPr>
      <w:commentRangeStart w:id="412"/>
      <w:r>
        <w:rPr>
          <w:lang w:val="en-GB"/>
        </w:rPr>
        <w:t xml:space="preserve">In </w:t>
      </w:r>
      <w:r w:rsidRPr="00BE4FFC">
        <w:rPr>
          <w:rStyle w:val="ItalicsPACKT"/>
        </w:rPr>
        <w:t>step 5</w:t>
      </w:r>
      <w:r>
        <w:rPr>
          <w:lang w:val="en-GB"/>
        </w:rPr>
        <w:t xml:space="preserve">, </w:t>
      </w:r>
      <w:commentRangeEnd w:id="412"/>
      <w:r w:rsidR="00A61A14">
        <w:rPr>
          <w:rStyle w:val="CommentReference"/>
          <w:rFonts w:ascii="Arial" w:hAnsi="Arial"/>
        </w:rPr>
        <w:commentReference w:id="412"/>
      </w:r>
      <w:r>
        <w:rPr>
          <w:lang w:val="en-GB"/>
        </w:rPr>
        <w:t xml:space="preserve">you promote </w:t>
      </w:r>
      <w:r w:rsidRPr="00BE4FFC">
        <w:rPr>
          <w:rStyle w:val="CodeInTextPACKT"/>
        </w:rPr>
        <w:t>UKDC1</w:t>
      </w:r>
      <w:r>
        <w:rPr>
          <w:lang w:val="en-GB"/>
        </w:rPr>
        <w:t xml:space="preserve"> to be the first DC in a new child domain, </w:t>
      </w:r>
      <w:r w:rsidRPr="00BE4FFC">
        <w:rPr>
          <w:rStyle w:val="CodeInTextPACKT"/>
        </w:rPr>
        <w:t>UK.Reskit.Org</w:t>
      </w:r>
      <w:r>
        <w:rPr>
          <w:lang w:val="en-GB"/>
        </w:rPr>
        <w:t>. Unlike in the two pre</w:t>
      </w:r>
      <w:r w:rsidR="00023980">
        <w:rPr>
          <w:lang w:val="en-GB"/>
        </w:rPr>
        <w:t>vi</w:t>
      </w:r>
      <w:r>
        <w:rPr>
          <w:lang w:val="en-GB"/>
        </w:rPr>
        <w:t xml:space="preserve">ous DC promotions (that is, promoting </w:t>
      </w:r>
      <w:r w:rsidRPr="00BE4FFC">
        <w:rPr>
          <w:rStyle w:val="CodeInTextPACKT"/>
        </w:rPr>
        <w:t>DC1</w:t>
      </w:r>
      <w:r>
        <w:rPr>
          <w:lang w:val="en-GB"/>
        </w:rPr>
        <w:t xml:space="preserve"> and </w:t>
      </w:r>
      <w:r w:rsidRPr="00BE4FFC">
        <w:rPr>
          <w:rStyle w:val="CodeInTextPACKT"/>
        </w:rPr>
        <w:t>DC2</w:t>
      </w:r>
      <w:r>
        <w:rPr>
          <w:lang w:val="en-GB"/>
        </w:rPr>
        <w:t xml:space="preserve">), in this step you allow Windows to reboot immediately after the promotion has complete. This step can take quite a while - </w:t>
      </w:r>
      <w:del w:id="413" w:author="Lucy Wan" w:date="2021-01-26T11:15:00Z">
        <w:r w:rsidR="00023980" w:rsidDel="000B2F46">
          <w:rPr>
            <w:lang w:val="en-GB"/>
          </w:rPr>
          <w:delText xml:space="preserve">which can take </w:delText>
        </w:r>
      </w:del>
      <w:ins w:id="414" w:author="Lucy Wan" w:date="2021-01-26T11:15:00Z">
        <w:r w:rsidR="00762DC2">
          <w:rPr>
            <w:lang w:val="en-GB"/>
          </w:rPr>
          <w:t xml:space="preserve">potentially </w:t>
        </w:r>
      </w:ins>
      <w:r>
        <w:rPr>
          <w:lang w:val="en-GB"/>
        </w:rPr>
        <w:t>10 minutes</w:t>
      </w:r>
      <w:r w:rsidR="00023980">
        <w:rPr>
          <w:lang w:val="en-GB"/>
        </w:rPr>
        <w:t xml:space="preserve"> or more</w:t>
      </w:r>
      <w:r>
        <w:rPr>
          <w:lang w:val="en-GB"/>
        </w:rPr>
        <w:t xml:space="preserve">, so be patient. </w:t>
      </w:r>
    </w:p>
    <w:p w14:paraId="1EF98CCE" w14:textId="55FE2E46" w:rsidR="00BE4FFC" w:rsidRDefault="00BE4FFC" w:rsidP="00AC0E66">
      <w:pPr>
        <w:pStyle w:val="NormalPACKT"/>
        <w:rPr>
          <w:lang w:val="en-GB"/>
        </w:rPr>
      </w:pPr>
      <w:r>
        <w:rPr>
          <w:lang w:val="en-GB"/>
        </w:rPr>
        <w:t xml:space="preserve">In </w:t>
      </w:r>
      <w:r w:rsidRPr="00BE4FFC">
        <w:rPr>
          <w:rStyle w:val="ItalicsPACKT"/>
        </w:rPr>
        <w:t>step 7</w:t>
      </w:r>
      <w:r>
        <w:rPr>
          <w:lang w:val="en-GB"/>
        </w:rPr>
        <w:t xml:space="preserve">, you use </w:t>
      </w:r>
      <w:r w:rsidRPr="00BE4FFC">
        <w:rPr>
          <w:rStyle w:val="CodeInTextPACKT"/>
        </w:rPr>
        <w:t>Get-ADForest</w:t>
      </w:r>
      <w:r>
        <w:rPr>
          <w:lang w:val="en-GB"/>
        </w:rPr>
        <w:t xml:space="preserve"> to examine details of the forest as stored on </w:t>
      </w:r>
      <w:r w:rsidRPr="00BE4FFC">
        <w:rPr>
          <w:rStyle w:val="CodeInTextPACKT"/>
        </w:rPr>
        <w:t>UKDC1</w:t>
      </w:r>
      <w:r>
        <w:rPr>
          <w:lang w:val="en-GB"/>
        </w:rPr>
        <w:t>. As you can see in the figure, these details now show your new domain (</w:t>
      </w:r>
      <w:proofErr w:type="gramStart"/>
      <w:r>
        <w:rPr>
          <w:lang w:val="en-GB"/>
        </w:rPr>
        <w:t>UK.Reskit.Org</w:t>
      </w:r>
      <w:proofErr w:type="gramEnd"/>
      <w:r>
        <w:rPr>
          <w:lang w:val="en-GB"/>
        </w:rPr>
        <w:t>) in the Domains property. Also</w:t>
      </w:r>
      <w:r w:rsidR="00023980">
        <w:rPr>
          <w:lang w:val="en-GB"/>
        </w:rPr>
        <w:t>,</w:t>
      </w:r>
      <w:r>
        <w:rPr>
          <w:lang w:val="en-GB"/>
        </w:rPr>
        <w:t xml:space="preserve"> by default, you can </w:t>
      </w:r>
      <w:r w:rsidR="00023980">
        <w:rPr>
          <w:lang w:val="en-GB"/>
        </w:rPr>
        <w:t>s</w:t>
      </w:r>
      <w:r>
        <w:rPr>
          <w:lang w:val="en-GB"/>
        </w:rPr>
        <w:t xml:space="preserve">ee that </w:t>
      </w:r>
      <w:proofErr w:type="gramStart"/>
      <w:r w:rsidRPr="00BC4C26">
        <w:rPr>
          <w:rStyle w:val="CodeInTextPACKT"/>
        </w:rPr>
        <w:t>UKDC1</w:t>
      </w:r>
      <w:r w:rsidR="00BC4C26" w:rsidRPr="00BC4C26">
        <w:rPr>
          <w:rStyle w:val="CodeInTextPACKT"/>
        </w:rPr>
        <w:t>.UK.Reskit.Org</w:t>
      </w:r>
      <w:proofErr w:type="gramEnd"/>
      <w:r>
        <w:rPr>
          <w:lang w:val="en-GB"/>
        </w:rPr>
        <w:t xml:space="preserve"> is also a Global Catalog server. </w:t>
      </w:r>
    </w:p>
    <w:p w14:paraId="798F862C" w14:textId="099C4C68" w:rsidR="00B30384" w:rsidRPr="00866A05" w:rsidRDefault="00866A05" w:rsidP="00B30384">
      <w:pPr>
        <w:pStyle w:val="Heading1"/>
        <w:tabs>
          <w:tab w:val="left" w:pos="0"/>
        </w:tabs>
        <w:rPr>
          <w:lang w:val="en-US"/>
        </w:rPr>
      </w:pPr>
      <w:r w:rsidRPr="00866A05">
        <w:rPr>
          <w:lang w:val="en-US"/>
        </w:rPr>
        <w:t xml:space="preserve">Creating and </w:t>
      </w:r>
      <w:r w:rsidR="00927A76">
        <w:rPr>
          <w:lang w:val="en-US"/>
        </w:rPr>
        <w:t>m</w:t>
      </w:r>
      <w:r w:rsidRPr="00866A05">
        <w:rPr>
          <w:lang w:val="en-US"/>
        </w:rPr>
        <w:t xml:space="preserve">anaging AD </w:t>
      </w:r>
      <w:r w:rsidR="00927A76">
        <w:rPr>
          <w:lang w:val="en-US"/>
        </w:rPr>
        <w:t>u</w:t>
      </w:r>
      <w:r w:rsidRPr="00866A05">
        <w:rPr>
          <w:lang w:val="en-US"/>
        </w:rPr>
        <w:t xml:space="preserve">sers and </w:t>
      </w:r>
      <w:r w:rsidR="00927A76">
        <w:rPr>
          <w:lang w:val="en-US"/>
        </w:rPr>
        <w:t>g</w:t>
      </w:r>
      <w:r w:rsidRPr="00866A05">
        <w:rPr>
          <w:lang w:val="en-US"/>
        </w:rPr>
        <w:t>roup</w:t>
      </w:r>
      <w:r>
        <w:rPr>
          <w:lang w:val="en-US"/>
        </w:rPr>
        <w:t>s</w:t>
      </w:r>
    </w:p>
    <w:p w14:paraId="1578606C" w14:textId="13421BCF" w:rsidR="00176E52" w:rsidRDefault="00176E52" w:rsidP="00176E52">
      <w:pPr>
        <w:pStyle w:val="NormalPACKT"/>
      </w:pPr>
      <w:r w:rsidRPr="00176E52">
        <w:t>After you have created your forest/domain and your domain controllers, you can begin to manage the core objects in AD, namely, users</w:t>
      </w:r>
      <w:r w:rsidR="00023980">
        <w:t xml:space="preserve">, </w:t>
      </w:r>
      <w:r w:rsidRPr="00176E52">
        <w:t>groups</w:t>
      </w:r>
      <w:r w:rsidR="00023980">
        <w:t xml:space="preserve">, </w:t>
      </w:r>
      <w:r w:rsidRPr="00176E52">
        <w:t>computers</w:t>
      </w:r>
      <w:r w:rsidR="00023980">
        <w:t>,</w:t>
      </w:r>
      <w:r w:rsidRPr="00176E52">
        <w:t xml:space="preserve"> and organizational units (OUs).</w:t>
      </w:r>
      <w:r>
        <w:t xml:space="preserve"> </w:t>
      </w:r>
      <w:r w:rsidRPr="00176E52">
        <w:t xml:space="preserve">User and computer accounts identify a specific user or computer. </w:t>
      </w:r>
      <w:r w:rsidR="00023980">
        <w:t>Windows uses t</w:t>
      </w:r>
      <w:r w:rsidRPr="00176E52">
        <w:t>hese objects to enable the computer and the user to log on securely</w:t>
      </w:r>
      <w:r w:rsidR="0072543F">
        <w:t xml:space="preserve"> using passwords held in the AD</w:t>
      </w:r>
      <w:r w:rsidRPr="00176E52">
        <w:t xml:space="preserve">. </w:t>
      </w:r>
      <w:r w:rsidR="004C27DE">
        <w:t xml:space="preserve"> </w:t>
      </w:r>
    </w:p>
    <w:p w14:paraId="4B27FC67" w14:textId="6885F586" w:rsidR="00176E52" w:rsidRDefault="00176E52" w:rsidP="00176E52">
      <w:pPr>
        <w:pStyle w:val="NormalPACKT"/>
      </w:pPr>
      <w:r>
        <w:t>A</w:t>
      </w:r>
      <w:r w:rsidR="0072543F">
        <w:t>D</w:t>
      </w:r>
      <w:r>
        <w:t xml:space="preserve"> </w:t>
      </w:r>
      <w:r w:rsidRPr="00176E52">
        <w:t>Groups enable you to collect users</w:t>
      </w:r>
      <w:r>
        <w:t xml:space="preserve"> and computers </w:t>
      </w:r>
      <w:r w:rsidRPr="00176E52">
        <w:t>into a single (group) account that simplifies</w:t>
      </w:r>
      <w:r w:rsidR="00023980">
        <w:t xml:space="preserve"> setting</w:t>
      </w:r>
      <w:r w:rsidRPr="00176E52">
        <w:t xml:space="preserve"> access controls on resources</w:t>
      </w:r>
      <w:r>
        <w:t xml:space="preserve"> </w:t>
      </w:r>
      <w:r w:rsidRPr="00176E52">
        <w:t xml:space="preserve">such as files or file shares. </w:t>
      </w:r>
      <w:r w:rsidR="0072543F">
        <w:t xml:space="preserve">As you saw in </w:t>
      </w:r>
      <w:del w:id="415" w:author="Parvathy Nair" w:date="2021-01-31T21:04:00Z">
        <w:r w:rsidR="003B539B" w:rsidDel="00056227">
          <w:delText>“</w:delText>
        </w:r>
      </w:del>
      <w:ins w:id="416" w:author="Parvathy Nair" w:date="2021-01-31T21:04:00Z">
        <w:r w:rsidR="00056227">
          <w:t>“</w:t>
        </w:r>
      </w:ins>
      <w:r w:rsidR="0072543F" w:rsidRPr="008E1BBE">
        <w:rPr>
          <w:rStyle w:val="ItalicsPACKT"/>
        </w:rPr>
        <w:t xml:space="preserve">Testing an AD </w:t>
      </w:r>
      <w:r w:rsidR="00D85F11">
        <w:rPr>
          <w:rStyle w:val="ItalicsPACKT"/>
        </w:rPr>
        <w:t>i</w:t>
      </w:r>
      <w:r w:rsidR="0072543F" w:rsidRPr="008E1BBE">
        <w:rPr>
          <w:rStyle w:val="ItalicsPACKT"/>
        </w:rPr>
        <w:t>nstallation</w:t>
      </w:r>
      <w:del w:id="417" w:author="Parvathy Nair" w:date="2021-01-31T21:04:00Z">
        <w:r w:rsidR="003B539B" w:rsidDel="00056227">
          <w:delText>”</w:delText>
        </w:r>
      </w:del>
      <w:ins w:id="418" w:author="Parvathy Nair" w:date="2021-01-31T21:04:00Z">
        <w:r w:rsidR="00056227">
          <w:t>”</w:t>
        </w:r>
      </w:ins>
      <w:r w:rsidR="0072543F">
        <w:t xml:space="preserve">, when you create a new forest, the AD promotion process creates </w:t>
      </w:r>
      <w:r w:rsidR="00023980">
        <w:t>many</w:t>
      </w:r>
      <w:r w:rsidR="0072543F">
        <w:t xml:space="preserve"> potentially useful groups. </w:t>
      </w:r>
    </w:p>
    <w:p w14:paraId="48CEDB55" w14:textId="15067972" w:rsidR="00176E52" w:rsidRDefault="00176E52" w:rsidP="00176E52">
      <w:pPr>
        <w:pStyle w:val="NormalPACKT"/>
      </w:pPr>
      <w:r>
        <w:lastRenderedPageBreak/>
        <w:t>Organizational Units (</w:t>
      </w:r>
      <w:r w:rsidRPr="00176E52">
        <w:t>OUs</w:t>
      </w:r>
      <w:r>
        <w:t>)</w:t>
      </w:r>
      <w:r w:rsidRPr="00176E52">
        <w:t xml:space="preserve"> enable you to partition users, computers, and groups into</w:t>
      </w:r>
      <w:r w:rsidR="00023980">
        <w:t xml:space="preserve"> s</w:t>
      </w:r>
      <w:r w:rsidRPr="00176E52">
        <w:t>eparate container</w:t>
      </w:r>
      <w:r>
        <w:t xml:space="preserve"> </w:t>
      </w:r>
      <w:r w:rsidRPr="00176E52">
        <w:t>OUs</w:t>
      </w:r>
      <w:r w:rsidR="00023980">
        <w:t xml:space="preserve">. </w:t>
      </w:r>
      <w:commentRangeStart w:id="419"/>
      <w:r w:rsidR="00023980">
        <w:t>OUs provide you with essential</w:t>
      </w:r>
      <w:r w:rsidRPr="00176E52">
        <w:t xml:space="preserve"> roles in your AD</w:t>
      </w:r>
      <w:commentRangeEnd w:id="419"/>
      <w:r w:rsidR="00293150">
        <w:rPr>
          <w:rStyle w:val="CommentReference"/>
        </w:rPr>
        <w:commentReference w:id="419"/>
      </w:r>
      <w:r w:rsidRPr="00176E52">
        <w:t>. The first is role delegation. You can delegate the</w:t>
      </w:r>
      <w:r>
        <w:t xml:space="preserve"> </w:t>
      </w:r>
      <w:r w:rsidRPr="00176E52">
        <w:t>management of any OU (and child OUs) to be carried out by different groups. For example, you</w:t>
      </w:r>
      <w:r>
        <w:t xml:space="preserve"> </w:t>
      </w:r>
      <w:r w:rsidRPr="00176E52">
        <w:t xml:space="preserve">could create a top-level OU called </w:t>
      </w:r>
      <w:r w:rsidRPr="0072543F">
        <w:rPr>
          <w:rStyle w:val="CodeInTextPACKT"/>
        </w:rPr>
        <w:t>UK</w:t>
      </w:r>
      <w:r w:rsidRPr="0072543F">
        <w:t xml:space="preserve"> </w:t>
      </w:r>
      <w:r w:rsidRPr="00176E52">
        <w:t xml:space="preserve">in the </w:t>
      </w:r>
      <w:r w:rsidRPr="0072543F">
        <w:rPr>
          <w:rStyle w:val="CodeInTextPACKT"/>
        </w:rPr>
        <w:t>Reskit.Org</w:t>
      </w:r>
      <w:r w:rsidR="00D62734" w:rsidRPr="00D62734">
        <w:t xml:space="preserve"> </w:t>
      </w:r>
      <w:r w:rsidRPr="00176E52">
        <w:t>domain. You could then delegate</w:t>
      </w:r>
      <w:r>
        <w:t xml:space="preserve"> </w:t>
      </w:r>
      <w:r w:rsidRPr="00176E52">
        <w:t xml:space="preserve">permissions to the objects in this OU to a group, such as </w:t>
      </w:r>
      <w:r w:rsidRPr="00D70B9C">
        <w:rPr>
          <w:rStyle w:val="CodeInTextPACKT"/>
        </w:rPr>
        <w:t>UKAdmins</w:t>
      </w:r>
      <w:r w:rsidRPr="00D70B9C">
        <w:t>,</w:t>
      </w:r>
      <w:r w:rsidR="00023980" w:rsidRPr="00D70B9C">
        <w:t xml:space="preserve"> </w:t>
      </w:r>
      <w:r w:rsidRPr="00176E52">
        <w:t>enabling a</w:t>
      </w:r>
      <w:r w:rsidR="00023980">
        <w:t>ny</w:t>
      </w:r>
      <w:r w:rsidRPr="00176E52">
        <w:t xml:space="preserve"> member of</w:t>
      </w:r>
      <w:r>
        <w:t xml:space="preserve"> </w:t>
      </w:r>
      <w:r w:rsidRPr="00176E52">
        <w:t>that group to manage AD objects in</w:t>
      </w:r>
      <w:r w:rsidR="00023980">
        <w:t xml:space="preserve">, and </w:t>
      </w:r>
      <w:r w:rsidRPr="00176E52">
        <w:t>below</w:t>
      </w:r>
      <w:ins w:id="420" w:author="Lucy Wan" w:date="2021-01-26T11:20:00Z">
        <w:r w:rsidR="007510A7">
          <w:t>,</w:t>
        </w:r>
      </w:ins>
      <w:r w:rsidRPr="00176E52">
        <w:t xml:space="preserve"> the UK OU.</w:t>
      </w:r>
      <w:r w:rsidR="00023980">
        <w:t xml:space="preserve"> </w:t>
      </w:r>
      <w:commentRangeStart w:id="421"/>
      <w:r w:rsidR="00023980">
        <w:t>You can delegate users in another</w:t>
      </w:r>
      <w:r w:rsidRPr="00176E52">
        <w:t xml:space="preserve"> group, </w:t>
      </w:r>
      <w:commentRangeEnd w:id="421"/>
      <w:r w:rsidR="009F1773">
        <w:rPr>
          <w:rStyle w:val="CommentReference"/>
          <w:rFonts w:ascii="Arial" w:hAnsi="Arial"/>
        </w:rPr>
        <w:commentReference w:id="421"/>
      </w:r>
      <w:r w:rsidRPr="00176E52">
        <w:t>such as the North America Admins group</w:t>
      </w:r>
      <w:r w:rsidR="00023980">
        <w:t>.</w:t>
      </w:r>
    </w:p>
    <w:p w14:paraId="262595E3" w14:textId="2DBB16F6" w:rsidR="004620BF" w:rsidRPr="00BA49E5" w:rsidRDefault="004620BF" w:rsidP="00BA49E5">
      <w:pPr>
        <w:pStyle w:val="NormalPACKT"/>
      </w:pPr>
      <w:r w:rsidRPr="00BA49E5">
        <w:t xml:space="preserve">The second role played by OUs is to act as a target for group policy objects. You could create a group policy object for the IT team and apply it to the IT OU. You could create a separate OU and create GPOs that apply to only the computer and user objects in that OU. Thus, each user and computer </w:t>
      </w:r>
      <w:proofErr w:type="gramStart"/>
      <w:r w:rsidRPr="00BA49E5">
        <w:t>in a given</w:t>
      </w:r>
      <w:proofErr w:type="gramEnd"/>
      <w:r w:rsidRPr="00BA49E5">
        <w:t xml:space="preserve"> OU are configured based on the GPO.</w:t>
      </w:r>
    </w:p>
    <w:p w14:paraId="74A5885D" w14:textId="3048976E" w:rsidR="004C27DE" w:rsidRDefault="004C27DE" w:rsidP="00023980">
      <w:pPr>
        <w:pStyle w:val="NormalPACKT"/>
      </w:pPr>
      <w:r>
        <w:t>In this recipe, you examine AD user and group objects. In</w:t>
      </w:r>
      <w:r w:rsidR="00023980">
        <w:t xml:space="preserve"> a later </w:t>
      </w:r>
      <w:ins w:id="422" w:author="Lucy Wan" w:date="2021-01-26T11:22:00Z">
        <w:r w:rsidR="004748B1">
          <w:t>recipe,</w:t>
        </w:r>
      </w:ins>
      <w:del w:id="423" w:author="Lucy Wan" w:date="2021-01-26T11:22:00Z">
        <w:r w:rsidR="00023980" w:rsidDel="004748B1">
          <w:delText>section</w:delText>
        </w:r>
      </w:del>
      <w:r>
        <w:t xml:space="preserve"> </w:t>
      </w:r>
      <w:del w:id="424" w:author="Parvathy Nair" w:date="2021-01-31T21:04:00Z">
        <w:r w:rsidR="003B539B" w:rsidDel="00056227">
          <w:delText>“</w:delText>
        </w:r>
      </w:del>
      <w:ins w:id="425" w:author="Parvathy Nair" w:date="2021-01-31T21:04:00Z">
        <w:r w:rsidR="00056227">
          <w:t>“</w:t>
        </w:r>
      </w:ins>
      <w:r w:rsidRPr="004620BF">
        <w:rPr>
          <w:rStyle w:val="ItalicsPACKT"/>
        </w:rPr>
        <w:t xml:space="preserve">Managing AD </w:t>
      </w:r>
      <w:ins w:id="426" w:author="Lucy Wan" w:date="2021-01-26T14:02:00Z">
        <w:r w:rsidR="00BB29B4">
          <w:rPr>
            <w:rStyle w:val="ItalicsPACKT"/>
          </w:rPr>
          <w:t>c</w:t>
        </w:r>
      </w:ins>
      <w:del w:id="427" w:author="Lucy Wan" w:date="2021-01-26T14:02:00Z">
        <w:r w:rsidRPr="004620BF" w:rsidDel="00BB29B4">
          <w:rPr>
            <w:rStyle w:val="ItalicsPACKT"/>
          </w:rPr>
          <w:delText>C</w:delText>
        </w:r>
      </w:del>
      <w:r w:rsidRPr="004620BF">
        <w:rPr>
          <w:rStyle w:val="ItalicsPACKT"/>
        </w:rPr>
        <w:t>omputers</w:t>
      </w:r>
      <w:del w:id="428" w:author="Parvathy Nair" w:date="2021-01-31T21:04:00Z">
        <w:r w:rsidR="003B539B" w:rsidDel="00056227">
          <w:delText>”</w:delText>
        </w:r>
      </w:del>
      <w:ins w:id="429" w:author="Parvathy Nair" w:date="2021-01-31T21:04:00Z">
        <w:r w:rsidR="00056227">
          <w:t>”</w:t>
        </w:r>
      </w:ins>
      <w:r>
        <w:t xml:space="preserve">, you </w:t>
      </w:r>
      <w:r w:rsidR="00023980">
        <w:t xml:space="preserve">explore managing </w:t>
      </w:r>
      <w:r>
        <w:t>AD computers.</w:t>
      </w:r>
      <w:r w:rsidR="004620BF">
        <w:t xml:space="preserve"> And in </w:t>
      </w:r>
      <w:del w:id="430" w:author="Parvathy Nair" w:date="2021-01-31T21:04:00Z">
        <w:r w:rsidR="003B539B" w:rsidDel="00056227">
          <w:delText>“</w:delText>
        </w:r>
      </w:del>
      <w:ins w:id="431" w:author="Parvathy Nair" w:date="2021-01-31T21:04:00Z">
        <w:r w:rsidR="00056227">
          <w:t>“</w:t>
        </w:r>
      </w:ins>
      <w:r w:rsidR="004620BF" w:rsidRPr="00B4515E">
        <w:rPr>
          <w:rStyle w:val="ItalicsPACKT"/>
        </w:rPr>
        <w:t>Creating Group Policy Objects</w:t>
      </w:r>
      <w:del w:id="432" w:author="Parvathy Nair" w:date="2021-01-31T21:04:00Z">
        <w:r w:rsidR="003B539B" w:rsidDel="00056227">
          <w:delText>”</w:delText>
        </w:r>
      </w:del>
      <w:ins w:id="433" w:author="Parvathy Nair" w:date="2021-01-31T21:04:00Z">
        <w:r w:rsidR="00056227">
          <w:t>”</w:t>
        </w:r>
      </w:ins>
      <w:r w:rsidR="000E37F0">
        <w:t>,</w:t>
      </w:r>
      <w:r w:rsidR="004620BF">
        <w:t xml:space="preserve"> you assign a Group </w:t>
      </w:r>
      <w:r w:rsidR="000E37F0">
        <w:t>P</w:t>
      </w:r>
      <w:r w:rsidR="004620BF">
        <w:t>olicy to an OU you create in this recipe.</w:t>
      </w:r>
    </w:p>
    <w:p w14:paraId="396687F2" w14:textId="77777777" w:rsidR="00B30384" w:rsidRDefault="00B30384" w:rsidP="00B30384">
      <w:pPr>
        <w:pStyle w:val="Heading2"/>
        <w:tabs>
          <w:tab w:val="left" w:pos="0"/>
        </w:tabs>
      </w:pPr>
      <w:r>
        <w:t>Getting Ready</w:t>
      </w:r>
    </w:p>
    <w:p w14:paraId="2D7A2BAD" w14:textId="50391312" w:rsidR="00B30384" w:rsidRDefault="00B30384" w:rsidP="00B30384">
      <w:pPr>
        <w:pStyle w:val="BulletPACKT"/>
        <w:numPr>
          <w:ilvl w:val="0"/>
          <w:numId w:val="0"/>
        </w:numPr>
      </w:pPr>
      <w:r>
        <w:t xml:space="preserve">You run this recipe on </w:t>
      </w:r>
      <w:r w:rsidR="00176E52">
        <w:rPr>
          <w:rStyle w:val="CodeInTextPACKT"/>
        </w:rPr>
        <w:t>DC</w:t>
      </w:r>
      <w:r w:rsidRPr="00614527">
        <w:rPr>
          <w:rStyle w:val="CodeInTextPACKT"/>
        </w:rPr>
        <w:t>1</w:t>
      </w:r>
      <w:r>
        <w:t xml:space="preserve">, a </w:t>
      </w:r>
      <w:r w:rsidR="00176E52">
        <w:t xml:space="preserve">domain controller in the Reskit.Org domain. </w:t>
      </w:r>
      <w:commentRangeStart w:id="434"/>
      <w:r w:rsidR="00176E52">
        <w:t xml:space="preserve">You have previously </w:t>
      </w:r>
      <w:r>
        <w:t>workgroup server</w:t>
      </w:r>
      <w:commentRangeEnd w:id="434"/>
      <w:r w:rsidR="00287B46">
        <w:rPr>
          <w:rStyle w:val="CommentReference"/>
          <w:rFonts w:ascii="Arial" w:hAnsi="Arial"/>
        </w:rPr>
        <w:commentReference w:id="434"/>
      </w:r>
      <w:r>
        <w:t xml:space="preserve"> on which you have installed PowerShell 7 and VS Code</w:t>
      </w:r>
      <w:r w:rsidR="00176E52">
        <w:t xml:space="preserve"> on this host.</w:t>
      </w:r>
    </w:p>
    <w:p w14:paraId="42EA60BE" w14:textId="77777777" w:rsidR="00B30384" w:rsidRDefault="00B30384" w:rsidP="00B30384">
      <w:pPr>
        <w:pStyle w:val="Heading2"/>
        <w:tabs>
          <w:tab w:val="left" w:pos="0"/>
        </w:tabs>
      </w:pPr>
      <w:r>
        <w:t>How to do it...</w:t>
      </w:r>
    </w:p>
    <w:p w14:paraId="30DF8B68" w14:textId="4D44D1E0" w:rsidR="00BC4C26" w:rsidRPr="00BC4C26" w:rsidRDefault="00BC4C26" w:rsidP="00BC4C26">
      <w:pPr>
        <w:pStyle w:val="NumberedBulletPACKT"/>
        <w:numPr>
          <w:ilvl w:val="0"/>
          <w:numId w:val="29"/>
        </w:numPr>
        <w:rPr>
          <w:color w:val="000000"/>
          <w:lang w:val="en-GB" w:eastAsia="en-GB"/>
        </w:rPr>
      </w:pPr>
      <w:r w:rsidRPr="00BC4C26">
        <w:rPr>
          <w:lang w:val="en-GB" w:eastAsia="en-GB"/>
        </w:rPr>
        <w:t>Creat</w:t>
      </w:r>
      <w:ins w:id="435" w:author="Lucy Wan" w:date="2021-01-26T11:23:00Z">
        <w:r w:rsidR="00A535E3">
          <w:rPr>
            <w:lang w:val="en-GB" w:eastAsia="en-GB"/>
          </w:rPr>
          <w:t>e</w:t>
        </w:r>
      </w:ins>
      <w:del w:id="436" w:author="Lucy Wan" w:date="2021-01-26T11:23:00Z">
        <w:r w:rsidRPr="00BC4C26" w:rsidDel="00A535E3">
          <w:rPr>
            <w:lang w:val="en-GB" w:eastAsia="en-GB"/>
          </w:rPr>
          <w:delText>ing</w:delText>
        </w:r>
      </w:del>
      <w:r w:rsidRPr="00BC4C26">
        <w:rPr>
          <w:lang w:val="en-GB" w:eastAsia="en-GB"/>
        </w:rPr>
        <w:t> a hash table for general user attributes</w:t>
      </w:r>
      <w:ins w:id="437" w:author="Lucy Wan" w:date="2021-01-26T11:23:00Z">
        <w:r w:rsidR="00A535E3">
          <w:rPr>
            <w:lang w:val="en-GB" w:eastAsia="en-GB"/>
          </w:rPr>
          <w:t>:</w:t>
        </w:r>
      </w:ins>
    </w:p>
    <w:p w14:paraId="66089549" w14:textId="77777777" w:rsidR="00BC4C26" w:rsidRPr="00BC4C26" w:rsidRDefault="00BC4C26" w:rsidP="00BC4C26">
      <w:pPr>
        <w:pStyle w:val="CodePACKT"/>
      </w:pPr>
    </w:p>
    <w:p w14:paraId="0AF3E735" w14:textId="7890CE85" w:rsidR="00BC4C26" w:rsidRPr="00BC4C26" w:rsidRDefault="00BC4C26" w:rsidP="00BC4C26">
      <w:pPr>
        <w:pStyle w:val="CodePACKT"/>
      </w:pPr>
      <w:r w:rsidRPr="00BC4C26">
        <w:t>$</w:t>
      </w:r>
      <w:proofErr w:type="gramStart"/>
      <w:r w:rsidRPr="00BC4C26">
        <w:t>PW  =</w:t>
      </w:r>
      <w:proofErr w:type="gramEnd"/>
      <w:r w:rsidRPr="00BC4C26">
        <w:t> </w:t>
      </w:r>
      <w:del w:id="438" w:author="Parvathy Nair" w:date="2021-01-31T21:04:00Z">
        <w:r w:rsidR="003B539B" w:rsidDel="00056227">
          <w:delText>’</w:delText>
        </w:r>
      </w:del>
      <w:ins w:id="439" w:author="Parvathy Nair" w:date="2021-01-31T21:04:00Z">
        <w:r w:rsidR="00056227">
          <w:t>’</w:t>
        </w:r>
      </w:ins>
      <w:r w:rsidRPr="00BC4C26">
        <w:t>Pa$$w0rd</w:t>
      </w:r>
      <w:del w:id="440" w:author="Parvathy Nair" w:date="2021-01-31T21:04:00Z">
        <w:r w:rsidR="003B539B" w:rsidDel="00056227">
          <w:delText>’</w:delText>
        </w:r>
      </w:del>
      <w:ins w:id="441" w:author="Parvathy Nair" w:date="2021-01-31T21:04:00Z">
        <w:r w:rsidR="00056227">
          <w:t>’</w:t>
        </w:r>
      </w:ins>
    </w:p>
    <w:p w14:paraId="49F9883D" w14:textId="77777777" w:rsidR="00BC4C26" w:rsidRPr="00BC4C26" w:rsidRDefault="00BC4C26" w:rsidP="00BC4C26">
      <w:pPr>
        <w:pStyle w:val="CodePACKT"/>
      </w:pPr>
      <w:r w:rsidRPr="00BC4C26">
        <w:t>$PSS = ConvertTo-SecureString -String $PW -AsPlainText -Force</w:t>
      </w:r>
    </w:p>
    <w:p w14:paraId="04EC578B" w14:textId="77777777" w:rsidR="00BC4C26" w:rsidRPr="00BC4C26" w:rsidRDefault="00BC4C26" w:rsidP="00BC4C26">
      <w:pPr>
        <w:pStyle w:val="CodePACKT"/>
      </w:pPr>
      <w:r w:rsidRPr="00BC4C26">
        <w:t>$NewUserHT = </w:t>
      </w:r>
      <w:proofErr w:type="gramStart"/>
      <w:r w:rsidRPr="00BC4C26">
        <w:t>@{</w:t>
      </w:r>
      <w:proofErr w:type="gramEnd"/>
      <w:r w:rsidRPr="00BC4C26">
        <w:t>}</w:t>
      </w:r>
    </w:p>
    <w:p w14:paraId="79E718A1" w14:textId="77777777" w:rsidR="00BC4C26" w:rsidRPr="00BC4C26" w:rsidRDefault="00BC4C26" w:rsidP="00BC4C26">
      <w:pPr>
        <w:pStyle w:val="CodePACKT"/>
      </w:pPr>
      <w:r w:rsidRPr="00BC4C26">
        <w:t>$NewUserHT.AccountPassword       = $PSS</w:t>
      </w:r>
    </w:p>
    <w:p w14:paraId="31A8CDFA" w14:textId="77777777" w:rsidR="00BC4C26" w:rsidRPr="00BC4C26" w:rsidRDefault="00BC4C26" w:rsidP="00BC4C26">
      <w:pPr>
        <w:pStyle w:val="CodePACKT"/>
      </w:pPr>
      <w:r w:rsidRPr="00BC4C26">
        <w:t>$NewUserHT.Enabled               = $true</w:t>
      </w:r>
    </w:p>
    <w:p w14:paraId="33F2C278" w14:textId="77777777" w:rsidR="00BC4C26" w:rsidRPr="00BC4C26" w:rsidRDefault="00BC4C26" w:rsidP="00BC4C26">
      <w:pPr>
        <w:pStyle w:val="CodePACKT"/>
      </w:pPr>
      <w:proofErr w:type="gramStart"/>
      <w:r w:rsidRPr="00BC4C26">
        <w:t>$NewUserHT.PasswordNeverExpires  =</w:t>
      </w:r>
      <w:proofErr w:type="gramEnd"/>
      <w:r w:rsidRPr="00BC4C26">
        <w:t> $true</w:t>
      </w:r>
    </w:p>
    <w:p w14:paraId="031B367C" w14:textId="77777777" w:rsidR="00BC4C26" w:rsidRPr="00BC4C26" w:rsidRDefault="00BC4C26" w:rsidP="00BC4C26">
      <w:pPr>
        <w:pStyle w:val="CodePACKT"/>
      </w:pPr>
      <w:r w:rsidRPr="00BC4C26">
        <w:t>$NewUserHT.ChangePasswordAtLogon = $false</w:t>
      </w:r>
    </w:p>
    <w:p w14:paraId="4605F210" w14:textId="77777777" w:rsidR="00BC4C26" w:rsidRPr="00BC4C26" w:rsidRDefault="00BC4C26" w:rsidP="00BC4C26">
      <w:pPr>
        <w:pStyle w:val="CodePACKT"/>
      </w:pPr>
    </w:p>
    <w:p w14:paraId="6D24206F" w14:textId="6EFE86A0" w:rsidR="00BC4C26" w:rsidRPr="00BC4C26" w:rsidRDefault="00BC4C26" w:rsidP="00BC4C26">
      <w:pPr>
        <w:pStyle w:val="NumberedBulletPACKT"/>
        <w:rPr>
          <w:color w:val="000000"/>
          <w:lang w:val="en-GB" w:eastAsia="en-GB"/>
        </w:rPr>
      </w:pPr>
      <w:r w:rsidRPr="00BC4C26">
        <w:rPr>
          <w:lang w:val="en-GB" w:eastAsia="en-GB"/>
        </w:rPr>
        <w:t>Creat</w:t>
      </w:r>
      <w:ins w:id="442" w:author="Lucy Wan" w:date="2021-01-26T11:23:00Z">
        <w:r w:rsidR="00A535E3">
          <w:rPr>
            <w:lang w:val="en-GB" w:eastAsia="en-GB"/>
          </w:rPr>
          <w:t>e</w:t>
        </w:r>
      </w:ins>
      <w:del w:id="443" w:author="Lucy Wan" w:date="2021-01-26T11:23:00Z">
        <w:r w:rsidRPr="00BC4C26" w:rsidDel="00A535E3">
          <w:rPr>
            <w:lang w:val="en-GB" w:eastAsia="en-GB"/>
          </w:rPr>
          <w:delText>ing</w:delText>
        </w:r>
      </w:del>
      <w:r w:rsidRPr="00BC4C26">
        <w:rPr>
          <w:lang w:val="en-GB" w:eastAsia="en-GB"/>
        </w:rPr>
        <w:t> two new users</w:t>
      </w:r>
      <w:ins w:id="444" w:author="Lucy Wan" w:date="2021-01-26T11:23:00Z">
        <w:r w:rsidR="00A535E3">
          <w:rPr>
            <w:lang w:val="en-GB" w:eastAsia="en-GB"/>
          </w:rPr>
          <w:t>:</w:t>
        </w:r>
      </w:ins>
    </w:p>
    <w:p w14:paraId="0C391637" w14:textId="77777777" w:rsidR="00BC4C26" w:rsidRPr="00BC4C26" w:rsidRDefault="00BC4C26" w:rsidP="00BC4C26">
      <w:pPr>
        <w:pStyle w:val="CodePACKT"/>
      </w:pPr>
    </w:p>
    <w:p w14:paraId="1DFD4441" w14:textId="46E2F761" w:rsidR="00BC4C26" w:rsidRPr="00BC4C26" w:rsidRDefault="00BC4C26" w:rsidP="00BC4C26">
      <w:pPr>
        <w:pStyle w:val="CodePACKT"/>
      </w:pPr>
      <w:r w:rsidRPr="00BC4C26">
        <w:t># First user</w:t>
      </w:r>
    </w:p>
    <w:p w14:paraId="183023E5" w14:textId="1A8C9296" w:rsidR="00BC4C26" w:rsidRPr="00BC4C26" w:rsidRDefault="00BC4C26" w:rsidP="00BC4C26">
      <w:pPr>
        <w:pStyle w:val="CodePACKT"/>
      </w:pPr>
      <w:r w:rsidRPr="00BC4C26">
        <w:t>$NewUserHT.SamAccountName    = </w:t>
      </w:r>
      <w:del w:id="445" w:author="Parvathy Nair" w:date="2021-01-31T21:04:00Z">
        <w:r w:rsidR="003B539B" w:rsidDel="00056227">
          <w:delText>’</w:delText>
        </w:r>
      </w:del>
      <w:ins w:id="446" w:author="Parvathy Nair" w:date="2021-01-31T21:04:00Z">
        <w:r w:rsidR="00056227">
          <w:t>’</w:t>
        </w:r>
      </w:ins>
      <w:r w:rsidRPr="00BC4C26">
        <w:t>ThomasL</w:t>
      </w:r>
      <w:del w:id="447" w:author="Parvathy Nair" w:date="2021-01-31T21:04:00Z">
        <w:r w:rsidR="003B539B" w:rsidDel="00056227">
          <w:delText>’</w:delText>
        </w:r>
      </w:del>
      <w:ins w:id="448" w:author="Parvathy Nair" w:date="2021-01-31T21:04:00Z">
        <w:r w:rsidR="00056227">
          <w:t>’</w:t>
        </w:r>
      </w:ins>
    </w:p>
    <w:p w14:paraId="09DDB71A" w14:textId="40CF743C" w:rsidR="00BC4C26" w:rsidRPr="00BC4C26" w:rsidRDefault="00BC4C26" w:rsidP="00BC4C26">
      <w:pPr>
        <w:pStyle w:val="CodePACKT"/>
      </w:pPr>
      <w:r w:rsidRPr="00BC4C26">
        <w:t>$NewUserHT.UserPrincipalName = </w:t>
      </w:r>
      <w:del w:id="449" w:author="Parvathy Nair" w:date="2021-01-31T21:04:00Z">
        <w:r w:rsidR="003B539B" w:rsidDel="00056227">
          <w:delText>’</w:delText>
        </w:r>
      </w:del>
      <w:ins w:id="450" w:author="Parvathy Nair" w:date="2021-01-31T21:04:00Z">
        <w:r w:rsidR="00056227">
          <w:t>’</w:t>
        </w:r>
      </w:ins>
      <w:r w:rsidRPr="00BC4C26">
        <w:t>thomasL@reskit.org</w:t>
      </w:r>
      <w:del w:id="451" w:author="Parvathy Nair" w:date="2021-01-31T21:04:00Z">
        <w:r w:rsidR="003B539B" w:rsidDel="00056227">
          <w:delText>’</w:delText>
        </w:r>
      </w:del>
      <w:ins w:id="452" w:author="Parvathy Nair" w:date="2021-01-31T21:04:00Z">
        <w:r w:rsidR="00056227">
          <w:t>’</w:t>
        </w:r>
      </w:ins>
    </w:p>
    <w:p w14:paraId="19C608AF" w14:textId="4947B995" w:rsidR="00BC4C26" w:rsidRPr="00BC4C26" w:rsidRDefault="00BC4C26" w:rsidP="00BC4C26">
      <w:pPr>
        <w:pStyle w:val="CodePACKT"/>
      </w:pPr>
      <w:r w:rsidRPr="00BC4C26">
        <w:t>$NewUserHT.Name              = </w:t>
      </w:r>
      <w:del w:id="453" w:author="Parvathy Nair" w:date="2021-01-31T21:04:00Z">
        <w:r w:rsidR="003B539B" w:rsidDel="00056227">
          <w:delText>’</w:delText>
        </w:r>
      </w:del>
      <w:ins w:id="454" w:author="Parvathy Nair" w:date="2021-01-31T21:04:00Z">
        <w:r w:rsidR="00056227">
          <w:t>’</w:t>
        </w:r>
      </w:ins>
      <w:r w:rsidRPr="00BC4C26">
        <w:t>ThomasL</w:t>
      </w:r>
      <w:del w:id="455" w:author="Parvathy Nair" w:date="2021-01-31T21:04:00Z">
        <w:r w:rsidR="003B539B" w:rsidDel="00056227">
          <w:delText>’</w:delText>
        </w:r>
      </w:del>
      <w:ins w:id="456" w:author="Parvathy Nair" w:date="2021-01-31T21:04:00Z">
        <w:r w:rsidR="00056227">
          <w:t>’</w:t>
        </w:r>
      </w:ins>
    </w:p>
    <w:p w14:paraId="5D47E9CE" w14:textId="34448D7D" w:rsidR="00BC4C26" w:rsidRPr="00BC4C26" w:rsidRDefault="00BC4C26" w:rsidP="00BC4C26">
      <w:pPr>
        <w:pStyle w:val="CodePACKT"/>
      </w:pPr>
      <w:r w:rsidRPr="00BC4C26">
        <w:t>$NewUserHT.DisplayName       = </w:t>
      </w:r>
      <w:del w:id="457" w:author="Parvathy Nair" w:date="2021-01-31T21:04:00Z">
        <w:r w:rsidR="003B539B" w:rsidDel="00056227">
          <w:delText>’</w:delText>
        </w:r>
      </w:del>
      <w:ins w:id="458" w:author="Parvathy Nair" w:date="2021-01-31T21:04:00Z">
        <w:r w:rsidR="00056227">
          <w:t>’</w:t>
        </w:r>
      </w:ins>
      <w:r w:rsidRPr="00BC4C26">
        <w:t>Thomas Lee (IT)</w:t>
      </w:r>
      <w:del w:id="459" w:author="Parvathy Nair" w:date="2021-01-31T21:04:00Z">
        <w:r w:rsidR="003B539B" w:rsidDel="00056227">
          <w:delText>’</w:delText>
        </w:r>
      </w:del>
      <w:ins w:id="460" w:author="Parvathy Nair" w:date="2021-01-31T21:04:00Z">
        <w:r w:rsidR="00056227">
          <w:t>’</w:t>
        </w:r>
      </w:ins>
    </w:p>
    <w:p w14:paraId="2AE16193" w14:textId="77777777" w:rsidR="00BC4C26" w:rsidRPr="00BC4C26" w:rsidRDefault="00BC4C26" w:rsidP="00BC4C26">
      <w:pPr>
        <w:pStyle w:val="CodePACKT"/>
      </w:pPr>
      <w:r w:rsidRPr="00BC4C26">
        <w:t>New-ADUser @NewUserHT</w:t>
      </w:r>
    </w:p>
    <w:p w14:paraId="236900CC" w14:textId="77777777" w:rsidR="00BC4C26" w:rsidRPr="00BC4C26" w:rsidRDefault="00BC4C26" w:rsidP="00BC4C26">
      <w:pPr>
        <w:pStyle w:val="CodePACKT"/>
      </w:pPr>
      <w:r w:rsidRPr="00BC4C26">
        <w:t># Second user</w:t>
      </w:r>
    </w:p>
    <w:p w14:paraId="0E505506" w14:textId="7F3FF76B" w:rsidR="00BC4C26" w:rsidRPr="00BC4C26" w:rsidRDefault="00BC4C26" w:rsidP="00BC4C26">
      <w:pPr>
        <w:pStyle w:val="CodePACKT"/>
      </w:pPr>
      <w:r w:rsidRPr="00BC4C26">
        <w:t>$NewUserHT.SamAccountName    = </w:t>
      </w:r>
      <w:del w:id="461" w:author="Parvathy Nair" w:date="2021-01-31T21:04:00Z">
        <w:r w:rsidR="003B539B" w:rsidDel="00056227">
          <w:delText>’</w:delText>
        </w:r>
      </w:del>
      <w:ins w:id="462" w:author="Parvathy Nair" w:date="2021-01-31T21:04:00Z">
        <w:r w:rsidR="00056227">
          <w:t>’</w:t>
        </w:r>
      </w:ins>
      <w:r w:rsidRPr="00BC4C26">
        <w:t>RLT</w:t>
      </w:r>
      <w:del w:id="463" w:author="Parvathy Nair" w:date="2021-01-31T21:04:00Z">
        <w:r w:rsidR="003B539B" w:rsidDel="00056227">
          <w:delText>’</w:delText>
        </w:r>
      </w:del>
      <w:ins w:id="464" w:author="Parvathy Nair" w:date="2021-01-31T21:04:00Z">
        <w:r w:rsidR="00056227">
          <w:t>’</w:t>
        </w:r>
      </w:ins>
    </w:p>
    <w:p w14:paraId="3ADA8286" w14:textId="2E216EB0" w:rsidR="00BC4C26" w:rsidRPr="00BC4C26" w:rsidRDefault="00BC4C26" w:rsidP="00BC4C26">
      <w:pPr>
        <w:pStyle w:val="CodePACKT"/>
      </w:pPr>
      <w:r w:rsidRPr="00BC4C26">
        <w:t>$NewUserHT.UserPrincipalName = </w:t>
      </w:r>
      <w:del w:id="465" w:author="Parvathy Nair" w:date="2021-01-31T21:04:00Z">
        <w:r w:rsidR="003B539B" w:rsidDel="00056227">
          <w:delText>’</w:delText>
        </w:r>
      </w:del>
      <w:ins w:id="466" w:author="Parvathy Nair" w:date="2021-01-31T21:04:00Z">
        <w:r w:rsidR="00056227">
          <w:t>’</w:t>
        </w:r>
      </w:ins>
      <w:r w:rsidRPr="00BC4C26">
        <w:t>rlt@reskit.org</w:t>
      </w:r>
      <w:del w:id="467" w:author="Parvathy Nair" w:date="2021-01-31T21:04:00Z">
        <w:r w:rsidR="003B539B" w:rsidDel="00056227">
          <w:delText>’</w:delText>
        </w:r>
      </w:del>
      <w:ins w:id="468" w:author="Parvathy Nair" w:date="2021-01-31T21:04:00Z">
        <w:r w:rsidR="00056227">
          <w:t>’</w:t>
        </w:r>
      </w:ins>
    </w:p>
    <w:p w14:paraId="6BCE231F" w14:textId="406778B8" w:rsidR="00BC4C26" w:rsidRPr="00BC4C26" w:rsidRDefault="00BC4C26" w:rsidP="00BC4C26">
      <w:pPr>
        <w:pStyle w:val="CodePACKT"/>
      </w:pPr>
      <w:r w:rsidRPr="00BC4C26">
        <w:t>$NewUserHT.Name              = </w:t>
      </w:r>
      <w:del w:id="469" w:author="Parvathy Nair" w:date="2021-01-31T21:04:00Z">
        <w:r w:rsidR="003B539B" w:rsidDel="00056227">
          <w:delText>’</w:delText>
        </w:r>
      </w:del>
      <w:ins w:id="470" w:author="Parvathy Nair" w:date="2021-01-31T21:04:00Z">
        <w:r w:rsidR="00056227">
          <w:t>’</w:t>
        </w:r>
      </w:ins>
      <w:r w:rsidRPr="00BC4C26">
        <w:t>Rebecca Tanner</w:t>
      </w:r>
      <w:del w:id="471" w:author="Parvathy Nair" w:date="2021-01-31T21:04:00Z">
        <w:r w:rsidR="003B539B" w:rsidDel="00056227">
          <w:delText>’</w:delText>
        </w:r>
      </w:del>
      <w:ins w:id="472" w:author="Parvathy Nair" w:date="2021-01-31T21:04:00Z">
        <w:r w:rsidR="00056227">
          <w:t>’</w:t>
        </w:r>
      </w:ins>
    </w:p>
    <w:p w14:paraId="5E26514C" w14:textId="75D8DD90" w:rsidR="00BC4C26" w:rsidRPr="00BC4C26" w:rsidRDefault="00BC4C26" w:rsidP="00BC4C26">
      <w:pPr>
        <w:pStyle w:val="CodePACKT"/>
      </w:pPr>
      <w:r w:rsidRPr="00BC4C26">
        <w:t>$NewUserHT.DisplayName       = </w:t>
      </w:r>
      <w:del w:id="473" w:author="Parvathy Nair" w:date="2021-01-31T21:04:00Z">
        <w:r w:rsidR="003B539B" w:rsidDel="00056227">
          <w:delText>’</w:delText>
        </w:r>
      </w:del>
      <w:ins w:id="474" w:author="Parvathy Nair" w:date="2021-01-31T21:04:00Z">
        <w:r w:rsidR="00056227">
          <w:t>’</w:t>
        </w:r>
      </w:ins>
      <w:r w:rsidRPr="00BC4C26">
        <w:t>Rebecca Tanner (IT)</w:t>
      </w:r>
      <w:del w:id="475" w:author="Parvathy Nair" w:date="2021-01-31T21:04:00Z">
        <w:r w:rsidR="003B539B" w:rsidDel="00056227">
          <w:delText>’</w:delText>
        </w:r>
      </w:del>
      <w:ins w:id="476" w:author="Parvathy Nair" w:date="2021-01-31T21:04:00Z">
        <w:r w:rsidR="00056227">
          <w:t>’</w:t>
        </w:r>
      </w:ins>
    </w:p>
    <w:p w14:paraId="7F09C651" w14:textId="77777777" w:rsidR="00BC4C26" w:rsidRPr="00BC4C26" w:rsidRDefault="00BC4C26" w:rsidP="00BC4C26">
      <w:pPr>
        <w:pStyle w:val="CodePACKT"/>
      </w:pPr>
      <w:r w:rsidRPr="00BC4C26">
        <w:t>New-ADUser @NewUserHT</w:t>
      </w:r>
    </w:p>
    <w:p w14:paraId="350A1F57" w14:textId="77777777" w:rsidR="00BC4C26" w:rsidRPr="00BC4C26" w:rsidRDefault="00BC4C26" w:rsidP="00BC4C26">
      <w:pPr>
        <w:pStyle w:val="CodePACKT"/>
      </w:pPr>
    </w:p>
    <w:p w14:paraId="606127A4" w14:textId="4D94B58A" w:rsidR="00BC4C26" w:rsidRPr="00BC4C26" w:rsidRDefault="00BC4C26" w:rsidP="00BC4C26">
      <w:pPr>
        <w:pStyle w:val="NumberedBulletPACKT"/>
        <w:rPr>
          <w:color w:val="000000"/>
          <w:lang w:val="en-GB" w:eastAsia="en-GB"/>
        </w:rPr>
      </w:pPr>
      <w:r w:rsidRPr="00BC4C26">
        <w:rPr>
          <w:lang w:val="en-GB" w:eastAsia="en-GB"/>
        </w:rPr>
        <w:t>Creat</w:t>
      </w:r>
      <w:ins w:id="477" w:author="Lucy Wan" w:date="2021-01-26T11:23:00Z">
        <w:r w:rsidR="00DB533C">
          <w:rPr>
            <w:lang w:val="en-GB" w:eastAsia="en-GB"/>
          </w:rPr>
          <w:t>e</w:t>
        </w:r>
      </w:ins>
      <w:del w:id="478" w:author="Lucy Wan" w:date="2021-01-26T11:23:00Z">
        <w:r w:rsidRPr="00BC4C26" w:rsidDel="00DB533C">
          <w:rPr>
            <w:lang w:val="en-GB" w:eastAsia="en-GB"/>
          </w:rPr>
          <w:delText>ing</w:delText>
        </w:r>
      </w:del>
      <w:r w:rsidRPr="00BC4C26">
        <w:rPr>
          <w:lang w:val="en-GB" w:eastAsia="en-GB"/>
        </w:rPr>
        <w:t> an OU for IT</w:t>
      </w:r>
      <w:ins w:id="479" w:author="Lucy Wan" w:date="2021-01-26T11:24:00Z">
        <w:r w:rsidR="00DB533C">
          <w:rPr>
            <w:lang w:val="en-GB" w:eastAsia="en-GB"/>
          </w:rPr>
          <w:t>:</w:t>
        </w:r>
      </w:ins>
    </w:p>
    <w:p w14:paraId="6F79E41E" w14:textId="77777777" w:rsidR="00BC4C26" w:rsidRPr="00BC4C26" w:rsidRDefault="00BC4C26" w:rsidP="00BC4C26">
      <w:pPr>
        <w:pStyle w:val="CodePACKT"/>
        <w:rPr>
          <w:rStyle w:val="CodeInTextPACKT"/>
          <w:color w:val="7030A0"/>
        </w:rPr>
      </w:pPr>
    </w:p>
    <w:p w14:paraId="0A3AB305" w14:textId="5AB867FB" w:rsidR="00BC4C26" w:rsidRPr="00BC4C26" w:rsidRDefault="00BC4C26" w:rsidP="00BC4C26">
      <w:pPr>
        <w:pStyle w:val="CodePACKT"/>
      </w:pPr>
      <w:r w:rsidRPr="00BC4C26">
        <w:t>$OUHT = </w:t>
      </w:r>
      <w:proofErr w:type="gramStart"/>
      <w:r w:rsidRPr="00BC4C26">
        <w:t>@{</w:t>
      </w:r>
      <w:proofErr w:type="gramEnd"/>
    </w:p>
    <w:p w14:paraId="08F284A3" w14:textId="1BBE1DCE" w:rsidR="00BC4C26" w:rsidRPr="00BC4C26" w:rsidRDefault="00BC4C26" w:rsidP="00BC4C26">
      <w:pPr>
        <w:pStyle w:val="CodePACKT"/>
      </w:pPr>
      <w:r w:rsidRPr="00BC4C26">
        <w:t>    Name        = </w:t>
      </w:r>
      <w:del w:id="480" w:author="Parvathy Nair" w:date="2021-01-31T21:04:00Z">
        <w:r w:rsidR="003B539B" w:rsidDel="00056227">
          <w:delText>’</w:delText>
        </w:r>
      </w:del>
      <w:ins w:id="481" w:author="Parvathy Nair" w:date="2021-01-31T21:04:00Z">
        <w:r w:rsidR="00056227">
          <w:t>’</w:t>
        </w:r>
      </w:ins>
      <w:r w:rsidRPr="00BC4C26">
        <w:t>IT</w:t>
      </w:r>
      <w:del w:id="482" w:author="Parvathy Nair" w:date="2021-01-31T21:04:00Z">
        <w:r w:rsidR="003B539B" w:rsidDel="00056227">
          <w:delText>’</w:delText>
        </w:r>
      </w:del>
      <w:ins w:id="483" w:author="Parvathy Nair" w:date="2021-01-31T21:04:00Z">
        <w:r w:rsidR="00056227">
          <w:t>’</w:t>
        </w:r>
      </w:ins>
    </w:p>
    <w:p w14:paraId="5AD70F12" w14:textId="3CE40895" w:rsidR="00BC4C26" w:rsidRPr="00BC4C26" w:rsidRDefault="00BC4C26" w:rsidP="00BC4C26">
      <w:pPr>
        <w:pStyle w:val="CodePACKT"/>
      </w:pPr>
      <w:r w:rsidRPr="00BC4C26">
        <w:t>    DisplayName = </w:t>
      </w:r>
      <w:del w:id="484" w:author="Parvathy Nair" w:date="2021-01-31T21:04:00Z">
        <w:r w:rsidR="003B539B" w:rsidDel="00056227">
          <w:delText>’</w:delText>
        </w:r>
      </w:del>
      <w:ins w:id="485" w:author="Parvathy Nair" w:date="2021-01-31T21:04:00Z">
        <w:r w:rsidR="00056227">
          <w:t>’</w:t>
        </w:r>
      </w:ins>
      <w:r w:rsidRPr="00BC4C26">
        <w:t>Reskit IT Team</w:t>
      </w:r>
      <w:del w:id="486" w:author="Parvathy Nair" w:date="2021-01-31T21:04:00Z">
        <w:r w:rsidR="003B539B" w:rsidDel="00056227">
          <w:delText>’</w:delText>
        </w:r>
      </w:del>
      <w:ins w:id="487" w:author="Parvathy Nair" w:date="2021-01-31T21:04:00Z">
        <w:r w:rsidR="00056227">
          <w:t>’</w:t>
        </w:r>
      </w:ins>
    </w:p>
    <w:p w14:paraId="076A05AD" w14:textId="4FAB0780" w:rsidR="00BC4C26" w:rsidRPr="00BC4C26" w:rsidRDefault="00BC4C26" w:rsidP="00BC4C26">
      <w:pPr>
        <w:pStyle w:val="CodePACKT"/>
      </w:pPr>
      <w:r w:rsidRPr="00BC4C26">
        <w:t>    Path        = </w:t>
      </w:r>
      <w:del w:id="488" w:author="Parvathy Nair" w:date="2021-01-31T21:04:00Z">
        <w:r w:rsidR="003B539B" w:rsidDel="00056227">
          <w:delText>’</w:delText>
        </w:r>
      </w:del>
      <w:ins w:id="489" w:author="Parvathy Nair" w:date="2021-01-31T21:04:00Z">
        <w:r w:rsidR="00056227">
          <w:t>’</w:t>
        </w:r>
      </w:ins>
      <w:r w:rsidRPr="00BC4C26">
        <w:t>DC=</w:t>
      </w:r>
      <w:proofErr w:type="gramStart"/>
      <w:r w:rsidRPr="00BC4C26">
        <w:t>Reskit,DC</w:t>
      </w:r>
      <w:proofErr w:type="gramEnd"/>
      <w:r w:rsidRPr="00BC4C26">
        <w:t>=Org</w:t>
      </w:r>
      <w:del w:id="490" w:author="Parvathy Nair" w:date="2021-01-31T21:04:00Z">
        <w:r w:rsidR="003B539B" w:rsidDel="00056227">
          <w:delText>’</w:delText>
        </w:r>
      </w:del>
      <w:ins w:id="491" w:author="Parvathy Nair" w:date="2021-01-31T21:04:00Z">
        <w:r w:rsidR="00056227">
          <w:t>’</w:t>
        </w:r>
      </w:ins>
    </w:p>
    <w:p w14:paraId="0968730D" w14:textId="77777777" w:rsidR="00BC4C26" w:rsidRPr="00BC4C26" w:rsidRDefault="00BC4C26" w:rsidP="00BC4C26">
      <w:pPr>
        <w:pStyle w:val="CodePACKT"/>
      </w:pPr>
      <w:r w:rsidRPr="00BC4C26">
        <w:t>}</w:t>
      </w:r>
    </w:p>
    <w:p w14:paraId="07126BDA" w14:textId="77777777" w:rsidR="00BC4C26" w:rsidRPr="00BC4C26" w:rsidRDefault="00BC4C26" w:rsidP="00BC4C26">
      <w:pPr>
        <w:pStyle w:val="CodePACKT"/>
      </w:pPr>
      <w:r w:rsidRPr="00BC4C26">
        <w:t>New-ADOrganizationalUnit @OUHT</w:t>
      </w:r>
    </w:p>
    <w:p w14:paraId="68C05186" w14:textId="77777777" w:rsidR="00BC4C26" w:rsidRPr="00BC4C26" w:rsidRDefault="00BC4C26" w:rsidP="00BC4C26">
      <w:pPr>
        <w:pStyle w:val="CodePACKT"/>
      </w:pPr>
    </w:p>
    <w:p w14:paraId="35047EE3" w14:textId="32A20438" w:rsidR="00BC4C26" w:rsidRPr="00BC4C26" w:rsidRDefault="00BC4C26" w:rsidP="00BC4C26">
      <w:pPr>
        <w:pStyle w:val="NumberedBulletPACKT"/>
        <w:rPr>
          <w:color w:val="000000"/>
          <w:lang w:val="en-GB" w:eastAsia="en-GB"/>
        </w:rPr>
      </w:pPr>
      <w:r w:rsidRPr="00BC4C26">
        <w:rPr>
          <w:lang w:val="en-GB" w:eastAsia="en-GB"/>
        </w:rPr>
        <w:t>Mov</w:t>
      </w:r>
      <w:ins w:id="492" w:author="Lucy Wan" w:date="2021-01-26T11:24:00Z">
        <w:r w:rsidR="006555F7">
          <w:rPr>
            <w:lang w:val="en-GB" w:eastAsia="en-GB"/>
          </w:rPr>
          <w:t>e</w:t>
        </w:r>
      </w:ins>
      <w:del w:id="493" w:author="Lucy Wan" w:date="2021-01-26T11:24:00Z">
        <w:r w:rsidRPr="00BC4C26" w:rsidDel="006555F7">
          <w:rPr>
            <w:lang w:val="en-GB" w:eastAsia="en-GB"/>
          </w:rPr>
          <w:delText>ing</w:delText>
        </w:r>
      </w:del>
      <w:r w:rsidRPr="00BC4C26">
        <w:rPr>
          <w:lang w:val="en-GB" w:eastAsia="en-GB"/>
        </w:rPr>
        <w:t> users into </w:t>
      </w:r>
      <w:ins w:id="494" w:author="Lucy Wan" w:date="2021-01-26T11:24:00Z">
        <w:r w:rsidR="006555F7">
          <w:rPr>
            <w:lang w:val="en-GB" w:eastAsia="en-GB"/>
          </w:rPr>
          <w:t xml:space="preserve">the </w:t>
        </w:r>
      </w:ins>
      <w:r w:rsidRPr="00BC4C26">
        <w:rPr>
          <w:lang w:val="en-GB" w:eastAsia="en-GB"/>
        </w:rPr>
        <w:t>OU</w:t>
      </w:r>
      <w:ins w:id="495" w:author="Lucy Wan" w:date="2021-01-26T11:24:00Z">
        <w:r w:rsidR="006555F7">
          <w:rPr>
            <w:lang w:val="en-GB" w:eastAsia="en-GB"/>
          </w:rPr>
          <w:t>:</w:t>
        </w:r>
      </w:ins>
    </w:p>
    <w:p w14:paraId="2B0A8E59" w14:textId="77777777" w:rsidR="00BC4C26" w:rsidRPr="00BC4C26" w:rsidRDefault="00BC4C26" w:rsidP="00BC4C26">
      <w:pPr>
        <w:pStyle w:val="CodePACKT"/>
      </w:pPr>
    </w:p>
    <w:p w14:paraId="088491F3" w14:textId="16AAA1B6" w:rsidR="00BC4C26" w:rsidRPr="00BC4C26" w:rsidRDefault="00BC4C26" w:rsidP="00BC4C26">
      <w:pPr>
        <w:pStyle w:val="CodePACKT"/>
      </w:pPr>
      <w:r w:rsidRPr="00BC4C26">
        <w:t>$MHT1 = </w:t>
      </w:r>
      <w:proofErr w:type="gramStart"/>
      <w:r w:rsidRPr="00BC4C26">
        <w:t>@{</w:t>
      </w:r>
      <w:proofErr w:type="gramEnd"/>
    </w:p>
    <w:p w14:paraId="60DFD5B1" w14:textId="40D3689D" w:rsidR="00BC4C26" w:rsidRPr="00BC4C26" w:rsidRDefault="00BC4C26" w:rsidP="00BC4C26">
      <w:pPr>
        <w:pStyle w:val="CodePACKT"/>
      </w:pPr>
      <w:r w:rsidRPr="00BC4C26">
        <w:t>    Identity   = </w:t>
      </w:r>
      <w:del w:id="496" w:author="Parvathy Nair" w:date="2021-01-31T21:04:00Z">
        <w:r w:rsidR="003B539B" w:rsidDel="00056227">
          <w:delText>’</w:delText>
        </w:r>
      </w:del>
      <w:ins w:id="497" w:author="Parvathy Nair" w:date="2021-01-31T21:04:00Z">
        <w:r w:rsidR="00056227">
          <w:t>’</w:t>
        </w:r>
      </w:ins>
      <w:r w:rsidRPr="00BC4C26">
        <w:t>CN=</w:t>
      </w:r>
      <w:proofErr w:type="gramStart"/>
      <w:r w:rsidRPr="00BC4C26">
        <w:t>ThomasL,CN</w:t>
      </w:r>
      <w:proofErr w:type="gramEnd"/>
      <w:r w:rsidRPr="00BC4C26">
        <w:t>=Users,DC=Reskit,DC=ORG</w:t>
      </w:r>
      <w:del w:id="498" w:author="Parvathy Nair" w:date="2021-01-31T21:04:00Z">
        <w:r w:rsidR="003B539B" w:rsidDel="00056227">
          <w:delText>’</w:delText>
        </w:r>
      </w:del>
      <w:ins w:id="499" w:author="Parvathy Nair" w:date="2021-01-31T21:04:00Z">
        <w:r w:rsidR="00056227">
          <w:t>’</w:t>
        </w:r>
      </w:ins>
    </w:p>
    <w:p w14:paraId="0615CCE8" w14:textId="70DF9A3B" w:rsidR="00BC4C26" w:rsidRPr="00BC4C26" w:rsidRDefault="00BC4C26" w:rsidP="00BC4C26">
      <w:pPr>
        <w:pStyle w:val="CodePACKT"/>
      </w:pPr>
      <w:r w:rsidRPr="00BC4C26">
        <w:t>    TargetPath = </w:t>
      </w:r>
      <w:del w:id="500" w:author="Parvathy Nair" w:date="2021-01-31T21:04:00Z">
        <w:r w:rsidR="003B539B" w:rsidDel="00056227">
          <w:delText>’</w:delText>
        </w:r>
      </w:del>
      <w:ins w:id="501" w:author="Parvathy Nair" w:date="2021-01-31T21:04:00Z">
        <w:r w:rsidR="00056227">
          <w:t>’</w:t>
        </w:r>
      </w:ins>
      <w:r w:rsidRPr="00BC4C26">
        <w:t>OU=</w:t>
      </w:r>
      <w:proofErr w:type="gramStart"/>
      <w:r w:rsidRPr="00BC4C26">
        <w:t>IT,DC</w:t>
      </w:r>
      <w:proofErr w:type="gramEnd"/>
      <w:r w:rsidRPr="00BC4C26">
        <w:t>=Reskit,DC=Org</w:t>
      </w:r>
      <w:del w:id="502" w:author="Parvathy Nair" w:date="2021-01-31T21:04:00Z">
        <w:r w:rsidR="003B539B" w:rsidDel="00056227">
          <w:delText>’</w:delText>
        </w:r>
      </w:del>
      <w:ins w:id="503" w:author="Parvathy Nair" w:date="2021-01-31T21:04:00Z">
        <w:r w:rsidR="00056227">
          <w:t>’</w:t>
        </w:r>
      </w:ins>
    </w:p>
    <w:p w14:paraId="0D629F73" w14:textId="77777777" w:rsidR="00BC4C26" w:rsidRPr="00BC4C26" w:rsidRDefault="00BC4C26" w:rsidP="00BC4C26">
      <w:pPr>
        <w:pStyle w:val="CodePACKT"/>
      </w:pPr>
      <w:r w:rsidRPr="00BC4C26">
        <w:t>}</w:t>
      </w:r>
    </w:p>
    <w:p w14:paraId="1B8BB6FA" w14:textId="77777777" w:rsidR="00BC4C26" w:rsidRPr="00BC4C26" w:rsidRDefault="00BC4C26" w:rsidP="00BC4C26">
      <w:pPr>
        <w:pStyle w:val="CodePACKT"/>
      </w:pPr>
      <w:r w:rsidRPr="00BC4C26">
        <w:t>Move-ADObject @MHT1</w:t>
      </w:r>
    </w:p>
    <w:p w14:paraId="59F75123" w14:textId="77777777" w:rsidR="00BC4C26" w:rsidRPr="00BC4C26" w:rsidRDefault="00BC4C26" w:rsidP="00BC4C26">
      <w:pPr>
        <w:pStyle w:val="CodePACKT"/>
      </w:pPr>
      <w:r w:rsidRPr="00BC4C26">
        <w:t>$MHT2 = </w:t>
      </w:r>
      <w:proofErr w:type="gramStart"/>
      <w:r w:rsidRPr="00BC4C26">
        <w:t>@{</w:t>
      </w:r>
      <w:proofErr w:type="gramEnd"/>
    </w:p>
    <w:p w14:paraId="7FF08E04" w14:textId="4A62C269" w:rsidR="00BC4C26" w:rsidRPr="00BC4C26" w:rsidRDefault="00BC4C26" w:rsidP="00BC4C26">
      <w:pPr>
        <w:pStyle w:val="CodePACKT"/>
      </w:pPr>
      <w:r w:rsidRPr="00BC4C26">
        <w:t>    Identity = </w:t>
      </w:r>
      <w:del w:id="504" w:author="Parvathy Nair" w:date="2021-01-31T21:04:00Z">
        <w:r w:rsidR="003B539B" w:rsidDel="00056227">
          <w:delText>’</w:delText>
        </w:r>
      </w:del>
      <w:ins w:id="505" w:author="Parvathy Nair" w:date="2021-01-31T21:04:00Z">
        <w:r w:rsidR="00056227">
          <w:t>’</w:t>
        </w:r>
      </w:ins>
      <w:r w:rsidRPr="00BC4C26">
        <w:t>CN=Rebecca Tanner,</w:t>
      </w:r>
      <w:r w:rsidR="00023980">
        <w:t xml:space="preserve"> </w:t>
      </w:r>
      <w:r w:rsidRPr="00BC4C26">
        <w:t>CN=Users,</w:t>
      </w:r>
      <w:r w:rsidR="00023980">
        <w:t xml:space="preserve"> </w:t>
      </w:r>
      <w:r w:rsidRPr="00BC4C26">
        <w:t>DC=Reskit,</w:t>
      </w:r>
      <w:r w:rsidR="00023980">
        <w:t xml:space="preserve"> </w:t>
      </w:r>
      <w:r w:rsidRPr="00BC4C26">
        <w:t>DC=ORG</w:t>
      </w:r>
      <w:del w:id="506" w:author="Parvathy Nair" w:date="2021-01-31T21:04:00Z">
        <w:r w:rsidR="003B539B" w:rsidDel="00056227">
          <w:delText>’</w:delText>
        </w:r>
      </w:del>
      <w:ins w:id="507" w:author="Parvathy Nair" w:date="2021-01-31T21:04:00Z">
        <w:r w:rsidR="00056227">
          <w:t>’</w:t>
        </w:r>
      </w:ins>
    </w:p>
    <w:p w14:paraId="4A853BA5" w14:textId="40C7B01C" w:rsidR="00BC4C26" w:rsidRPr="00BC4C26" w:rsidRDefault="00BC4C26" w:rsidP="00BC4C26">
      <w:pPr>
        <w:pStyle w:val="CodePACKT"/>
      </w:pPr>
      <w:r w:rsidRPr="00BC4C26">
        <w:t>    TargetPath = </w:t>
      </w:r>
      <w:del w:id="508" w:author="Parvathy Nair" w:date="2021-01-31T21:04:00Z">
        <w:r w:rsidR="003B539B" w:rsidDel="00056227">
          <w:delText>’</w:delText>
        </w:r>
      </w:del>
      <w:ins w:id="509" w:author="Parvathy Nair" w:date="2021-01-31T21:04:00Z">
        <w:r w:rsidR="00056227">
          <w:t>’</w:t>
        </w:r>
      </w:ins>
      <w:r w:rsidRPr="00BC4C26">
        <w:t>OU=</w:t>
      </w:r>
      <w:proofErr w:type="gramStart"/>
      <w:r w:rsidRPr="00BC4C26">
        <w:t>IT,DC</w:t>
      </w:r>
      <w:proofErr w:type="gramEnd"/>
      <w:r w:rsidRPr="00BC4C26">
        <w:t>=Reskit,DC=Org</w:t>
      </w:r>
      <w:del w:id="510" w:author="Parvathy Nair" w:date="2021-01-31T21:04:00Z">
        <w:r w:rsidR="003B539B" w:rsidDel="00056227">
          <w:delText>’</w:delText>
        </w:r>
      </w:del>
      <w:ins w:id="511" w:author="Parvathy Nair" w:date="2021-01-31T21:04:00Z">
        <w:r w:rsidR="00056227">
          <w:t>’</w:t>
        </w:r>
      </w:ins>
    </w:p>
    <w:p w14:paraId="744DFD15" w14:textId="77777777" w:rsidR="00BC4C26" w:rsidRPr="00BC4C26" w:rsidRDefault="00BC4C26" w:rsidP="00BC4C26">
      <w:pPr>
        <w:pStyle w:val="CodePACKT"/>
      </w:pPr>
      <w:r w:rsidRPr="00BC4C26">
        <w:t>}</w:t>
      </w:r>
    </w:p>
    <w:p w14:paraId="6EF30E28" w14:textId="77777777" w:rsidR="00BC4C26" w:rsidRPr="00BC4C26" w:rsidRDefault="00BC4C26" w:rsidP="00BC4C26">
      <w:pPr>
        <w:pStyle w:val="CodePACKT"/>
      </w:pPr>
      <w:r w:rsidRPr="00BC4C26">
        <w:t>Move-ADObject @MHT2</w:t>
      </w:r>
    </w:p>
    <w:p w14:paraId="7D72F45C" w14:textId="77777777" w:rsidR="00BC4C26" w:rsidRPr="00BC4C26" w:rsidRDefault="00BC4C26" w:rsidP="00BC4C26">
      <w:pPr>
        <w:pStyle w:val="CodePACKT"/>
      </w:pPr>
    </w:p>
    <w:p w14:paraId="3E1579EA" w14:textId="0CF1F64B" w:rsidR="00BC4C26" w:rsidRPr="00BC4C26" w:rsidRDefault="00BC4C26" w:rsidP="00BC4C26">
      <w:pPr>
        <w:pStyle w:val="NumberedBulletPACKT"/>
        <w:rPr>
          <w:color w:val="000000"/>
          <w:lang w:val="en-GB" w:eastAsia="en-GB"/>
        </w:rPr>
      </w:pPr>
      <w:r w:rsidRPr="00BC4C26">
        <w:rPr>
          <w:lang w:val="en-GB" w:eastAsia="en-GB"/>
        </w:rPr>
        <w:t>Creat</w:t>
      </w:r>
      <w:ins w:id="512" w:author="Lucy Wan" w:date="2021-01-26T11:24:00Z">
        <w:r w:rsidR="006555F7">
          <w:rPr>
            <w:lang w:val="en-GB" w:eastAsia="en-GB"/>
          </w:rPr>
          <w:t>e</w:t>
        </w:r>
      </w:ins>
      <w:del w:id="513" w:author="Lucy Wan" w:date="2021-01-26T11:24:00Z">
        <w:r w:rsidRPr="00BC4C26" w:rsidDel="006555F7">
          <w:rPr>
            <w:lang w:val="en-GB" w:eastAsia="en-GB"/>
          </w:rPr>
          <w:delText>ing</w:delText>
        </w:r>
      </w:del>
      <w:r w:rsidRPr="00BC4C26">
        <w:rPr>
          <w:lang w:val="en-GB" w:eastAsia="en-GB"/>
        </w:rPr>
        <w:t> a third user directly in the IT OU</w:t>
      </w:r>
      <w:ins w:id="514" w:author="Lucy Wan" w:date="2021-01-26T11:24:00Z">
        <w:r w:rsidR="00F469C6">
          <w:rPr>
            <w:lang w:val="en-GB" w:eastAsia="en-GB"/>
          </w:rPr>
          <w:t>:</w:t>
        </w:r>
      </w:ins>
    </w:p>
    <w:p w14:paraId="3258AF9A" w14:textId="77777777" w:rsidR="00BC4C26" w:rsidRPr="00BC4C26" w:rsidRDefault="00BC4C26" w:rsidP="00BC4C26">
      <w:pPr>
        <w:pStyle w:val="CodePACKT"/>
      </w:pPr>
    </w:p>
    <w:p w14:paraId="58F2CFA9" w14:textId="0F1C4F28" w:rsidR="00BC4C26" w:rsidRPr="00BC4C26" w:rsidRDefault="00BC4C26" w:rsidP="00BC4C26">
      <w:pPr>
        <w:pStyle w:val="CodePACKT"/>
      </w:pPr>
      <w:r w:rsidRPr="00BC4C26">
        <w:t>$NewUserHT.SamAccountName    = </w:t>
      </w:r>
      <w:del w:id="515" w:author="Parvathy Nair" w:date="2021-01-31T21:04:00Z">
        <w:r w:rsidR="003B539B" w:rsidDel="00056227">
          <w:delText>’</w:delText>
        </w:r>
      </w:del>
      <w:ins w:id="516" w:author="Parvathy Nair" w:date="2021-01-31T21:04:00Z">
        <w:r w:rsidR="00056227">
          <w:t>’</w:t>
        </w:r>
      </w:ins>
      <w:r w:rsidRPr="00BC4C26">
        <w:t>JerryG</w:t>
      </w:r>
      <w:del w:id="517" w:author="Parvathy Nair" w:date="2021-01-31T21:04:00Z">
        <w:r w:rsidR="003B539B" w:rsidDel="00056227">
          <w:delText>’</w:delText>
        </w:r>
      </w:del>
      <w:ins w:id="518" w:author="Parvathy Nair" w:date="2021-01-31T21:04:00Z">
        <w:r w:rsidR="00056227">
          <w:t>’</w:t>
        </w:r>
      </w:ins>
    </w:p>
    <w:p w14:paraId="7615756F" w14:textId="6D26E002" w:rsidR="00BC4C26" w:rsidRPr="00BC4C26" w:rsidRDefault="00BC4C26" w:rsidP="00BC4C26">
      <w:pPr>
        <w:pStyle w:val="CodePACKT"/>
      </w:pPr>
      <w:r w:rsidRPr="00BC4C26">
        <w:t>$NewUserHT.UserPrincipalName = </w:t>
      </w:r>
      <w:del w:id="519" w:author="Parvathy Nair" w:date="2021-01-31T21:04:00Z">
        <w:r w:rsidR="003B539B" w:rsidDel="00056227">
          <w:delText>’</w:delText>
        </w:r>
      </w:del>
      <w:ins w:id="520" w:author="Parvathy Nair" w:date="2021-01-31T21:04:00Z">
        <w:r w:rsidR="00056227">
          <w:t>’</w:t>
        </w:r>
      </w:ins>
      <w:r w:rsidRPr="00BC4C26">
        <w:t>jerryg@reskit.org</w:t>
      </w:r>
      <w:del w:id="521" w:author="Parvathy Nair" w:date="2021-01-31T21:04:00Z">
        <w:r w:rsidR="003B539B" w:rsidDel="00056227">
          <w:delText>’</w:delText>
        </w:r>
      </w:del>
      <w:ins w:id="522" w:author="Parvathy Nair" w:date="2021-01-31T21:04:00Z">
        <w:r w:rsidR="00056227">
          <w:t>’</w:t>
        </w:r>
      </w:ins>
    </w:p>
    <w:p w14:paraId="30472ADF" w14:textId="6AA10CC4" w:rsidR="00BC4C26" w:rsidRPr="00BC4C26" w:rsidRDefault="00BC4C26" w:rsidP="00BC4C26">
      <w:pPr>
        <w:pStyle w:val="CodePACKT"/>
      </w:pPr>
      <w:r w:rsidRPr="00BC4C26">
        <w:t>$NewUserHT.Description       = </w:t>
      </w:r>
      <w:del w:id="523" w:author="Parvathy Nair" w:date="2021-01-31T21:04:00Z">
        <w:r w:rsidR="003B539B" w:rsidDel="00056227">
          <w:delText>’</w:delText>
        </w:r>
      </w:del>
      <w:ins w:id="524" w:author="Parvathy Nair" w:date="2021-01-31T21:04:00Z">
        <w:r w:rsidR="00056227">
          <w:t>’</w:t>
        </w:r>
      </w:ins>
      <w:r w:rsidRPr="00BC4C26">
        <w:t>Virtualization Team</w:t>
      </w:r>
      <w:del w:id="525" w:author="Parvathy Nair" w:date="2021-01-31T21:04:00Z">
        <w:r w:rsidR="003B539B" w:rsidDel="00056227">
          <w:delText>’</w:delText>
        </w:r>
      </w:del>
      <w:ins w:id="526" w:author="Parvathy Nair" w:date="2021-01-31T21:04:00Z">
        <w:r w:rsidR="00056227">
          <w:t>’</w:t>
        </w:r>
      </w:ins>
    </w:p>
    <w:p w14:paraId="3544771E" w14:textId="543D09B9" w:rsidR="00BC4C26" w:rsidRPr="00BC4C26" w:rsidRDefault="00BC4C26" w:rsidP="00BC4C26">
      <w:pPr>
        <w:pStyle w:val="CodePACKT"/>
      </w:pPr>
      <w:r w:rsidRPr="00BC4C26">
        <w:t>$NewUserHT.Name              = </w:t>
      </w:r>
      <w:del w:id="527" w:author="Parvathy Nair" w:date="2021-01-31T21:04:00Z">
        <w:r w:rsidR="003B539B" w:rsidDel="00056227">
          <w:delText>’</w:delText>
        </w:r>
      </w:del>
      <w:ins w:id="528" w:author="Parvathy Nair" w:date="2021-01-31T21:04:00Z">
        <w:r w:rsidR="00056227">
          <w:t>’</w:t>
        </w:r>
      </w:ins>
      <w:r w:rsidRPr="00BC4C26">
        <w:t>Jerry Garcia</w:t>
      </w:r>
      <w:del w:id="529" w:author="Parvathy Nair" w:date="2021-01-31T21:04:00Z">
        <w:r w:rsidR="003B539B" w:rsidDel="00056227">
          <w:delText>’</w:delText>
        </w:r>
      </w:del>
      <w:ins w:id="530" w:author="Parvathy Nair" w:date="2021-01-31T21:04:00Z">
        <w:r w:rsidR="00056227">
          <w:t>’</w:t>
        </w:r>
      </w:ins>
    </w:p>
    <w:p w14:paraId="1E9A8607" w14:textId="6926766B" w:rsidR="00BC4C26" w:rsidRPr="00BC4C26" w:rsidRDefault="00BC4C26" w:rsidP="00BC4C26">
      <w:pPr>
        <w:pStyle w:val="CodePACKT"/>
      </w:pPr>
      <w:r w:rsidRPr="00BC4C26">
        <w:t>$NewUserHT.DisplayName       = </w:t>
      </w:r>
      <w:del w:id="531" w:author="Parvathy Nair" w:date="2021-01-31T21:04:00Z">
        <w:r w:rsidR="003B539B" w:rsidDel="00056227">
          <w:delText>’</w:delText>
        </w:r>
      </w:del>
      <w:ins w:id="532" w:author="Parvathy Nair" w:date="2021-01-31T21:04:00Z">
        <w:r w:rsidR="00056227">
          <w:t>’</w:t>
        </w:r>
      </w:ins>
      <w:r w:rsidRPr="00BC4C26">
        <w:t>Jerry Garcia (IT)</w:t>
      </w:r>
      <w:del w:id="533" w:author="Parvathy Nair" w:date="2021-01-31T21:04:00Z">
        <w:r w:rsidR="003B539B" w:rsidDel="00056227">
          <w:delText>’</w:delText>
        </w:r>
      </w:del>
      <w:ins w:id="534" w:author="Parvathy Nair" w:date="2021-01-31T21:04:00Z">
        <w:r w:rsidR="00056227">
          <w:t>’</w:t>
        </w:r>
      </w:ins>
    </w:p>
    <w:p w14:paraId="29148300" w14:textId="3E4BE33A" w:rsidR="00BC4C26" w:rsidRPr="00BC4C26" w:rsidRDefault="00BC4C26" w:rsidP="00BC4C26">
      <w:pPr>
        <w:pStyle w:val="CodePACKT"/>
      </w:pPr>
      <w:r w:rsidRPr="00BC4C26">
        <w:t>$NewUserHT.Path              = </w:t>
      </w:r>
      <w:del w:id="535" w:author="Parvathy Nair" w:date="2021-01-31T21:04:00Z">
        <w:r w:rsidR="003B539B" w:rsidDel="00056227">
          <w:delText>’</w:delText>
        </w:r>
      </w:del>
      <w:ins w:id="536" w:author="Parvathy Nair" w:date="2021-01-31T21:04:00Z">
        <w:r w:rsidR="00056227">
          <w:t>’</w:t>
        </w:r>
      </w:ins>
      <w:r w:rsidRPr="00BC4C26">
        <w:t>OU=</w:t>
      </w:r>
      <w:proofErr w:type="gramStart"/>
      <w:r w:rsidRPr="00BC4C26">
        <w:t>IT,DC</w:t>
      </w:r>
      <w:proofErr w:type="gramEnd"/>
      <w:r w:rsidRPr="00BC4C26">
        <w:t>=Reskit,DC=Org</w:t>
      </w:r>
      <w:del w:id="537" w:author="Parvathy Nair" w:date="2021-01-31T21:04:00Z">
        <w:r w:rsidR="003B539B" w:rsidDel="00056227">
          <w:delText>’</w:delText>
        </w:r>
      </w:del>
      <w:ins w:id="538" w:author="Parvathy Nair" w:date="2021-01-31T21:04:00Z">
        <w:r w:rsidR="00056227">
          <w:t>’</w:t>
        </w:r>
      </w:ins>
    </w:p>
    <w:p w14:paraId="12F26348" w14:textId="77777777" w:rsidR="00BC4C26" w:rsidRPr="00BC4C26" w:rsidRDefault="00BC4C26" w:rsidP="00BC4C26">
      <w:pPr>
        <w:pStyle w:val="CodePACKT"/>
      </w:pPr>
      <w:r w:rsidRPr="00BC4C26">
        <w:t>New-ADUser @NewUserHT</w:t>
      </w:r>
    </w:p>
    <w:p w14:paraId="77D7712F" w14:textId="77777777" w:rsidR="00BC4C26" w:rsidRPr="00BC4C26" w:rsidRDefault="00BC4C26" w:rsidP="00BC4C26">
      <w:pPr>
        <w:pStyle w:val="CodePACKT"/>
      </w:pPr>
    </w:p>
    <w:p w14:paraId="1F1E027A" w14:textId="39824103" w:rsidR="00BC4C26" w:rsidRPr="00BC4C26" w:rsidRDefault="00BC4C26" w:rsidP="00BC4C26">
      <w:pPr>
        <w:pStyle w:val="NumberedBulletPACKT"/>
        <w:rPr>
          <w:color w:val="000000"/>
          <w:lang w:val="en-GB" w:eastAsia="en-GB"/>
        </w:rPr>
      </w:pPr>
      <w:r w:rsidRPr="00BC4C26">
        <w:rPr>
          <w:lang w:val="en-GB" w:eastAsia="en-GB"/>
        </w:rPr>
        <w:t>Add</w:t>
      </w:r>
      <w:del w:id="539" w:author="Lucy Wan" w:date="2021-01-26T11:24:00Z">
        <w:r w:rsidRPr="00BC4C26" w:rsidDel="00F469C6">
          <w:rPr>
            <w:lang w:val="en-GB" w:eastAsia="en-GB"/>
          </w:rPr>
          <w:delText>ing</w:delText>
        </w:r>
      </w:del>
      <w:r w:rsidRPr="00BC4C26">
        <w:rPr>
          <w:lang w:val="en-GB" w:eastAsia="en-GB"/>
        </w:rPr>
        <w:t> two users who get removed later</w:t>
      </w:r>
      <w:ins w:id="540" w:author="Lucy Wan" w:date="2021-01-26T11:24:00Z">
        <w:r w:rsidR="00F469C6">
          <w:rPr>
            <w:lang w:val="en-GB" w:eastAsia="en-GB"/>
          </w:rPr>
          <w:t>:</w:t>
        </w:r>
      </w:ins>
    </w:p>
    <w:p w14:paraId="10464F71" w14:textId="77777777" w:rsidR="00BC4C26" w:rsidRPr="00BC4C26" w:rsidRDefault="00BC4C26" w:rsidP="00BC4C26">
      <w:pPr>
        <w:pStyle w:val="CodePACKT"/>
      </w:pPr>
    </w:p>
    <w:p w14:paraId="5D51B319" w14:textId="11F572EB" w:rsidR="00BC4C26" w:rsidRPr="00BC4C26" w:rsidRDefault="00BC4C26" w:rsidP="00BC4C26">
      <w:pPr>
        <w:pStyle w:val="CodePACKT"/>
      </w:pPr>
      <w:r w:rsidRPr="00BC4C26">
        <w:t># First user to be </w:t>
      </w:r>
      <w:proofErr w:type="gramStart"/>
      <w:r w:rsidRPr="00BC4C26">
        <w:t>removed</w:t>
      </w:r>
      <w:proofErr w:type="gramEnd"/>
    </w:p>
    <w:p w14:paraId="2250A970" w14:textId="7123FF64" w:rsidR="00BC4C26" w:rsidRPr="00BC4C26" w:rsidRDefault="00BC4C26" w:rsidP="00BC4C26">
      <w:pPr>
        <w:pStyle w:val="CodePACKT"/>
      </w:pPr>
      <w:r w:rsidRPr="00BC4C26">
        <w:t>$NewUserHT.SamAccountName    = </w:t>
      </w:r>
      <w:del w:id="541" w:author="Parvathy Nair" w:date="2021-01-31T21:04:00Z">
        <w:r w:rsidR="003B539B" w:rsidDel="00056227">
          <w:delText>’</w:delText>
        </w:r>
      </w:del>
      <w:ins w:id="542" w:author="Parvathy Nair" w:date="2021-01-31T21:04:00Z">
        <w:r w:rsidR="00056227">
          <w:t>’</w:t>
        </w:r>
      </w:ins>
      <w:r w:rsidRPr="00BC4C26">
        <w:t>TBR1</w:t>
      </w:r>
      <w:del w:id="543" w:author="Parvathy Nair" w:date="2021-01-31T21:04:00Z">
        <w:r w:rsidR="003B539B" w:rsidDel="00056227">
          <w:delText>’</w:delText>
        </w:r>
      </w:del>
      <w:ins w:id="544" w:author="Parvathy Nair" w:date="2021-01-31T21:04:00Z">
        <w:r w:rsidR="00056227">
          <w:t>’</w:t>
        </w:r>
      </w:ins>
    </w:p>
    <w:p w14:paraId="0B8101FC" w14:textId="4570A202" w:rsidR="00BC4C26" w:rsidRPr="00BC4C26" w:rsidRDefault="00BC4C26" w:rsidP="00BC4C26">
      <w:pPr>
        <w:pStyle w:val="CodePACKT"/>
      </w:pPr>
      <w:r w:rsidRPr="00BC4C26">
        <w:t>$NewUserHT.UserPrincipalName = </w:t>
      </w:r>
      <w:del w:id="545" w:author="Parvathy Nair" w:date="2021-01-31T21:04:00Z">
        <w:r w:rsidR="003B539B" w:rsidDel="00056227">
          <w:delText>’</w:delText>
        </w:r>
      </w:del>
      <w:ins w:id="546" w:author="Parvathy Nair" w:date="2021-01-31T21:04:00Z">
        <w:r w:rsidR="00056227">
          <w:t>’</w:t>
        </w:r>
      </w:ins>
      <w:r w:rsidRPr="00BC4C26">
        <w:t>tbr@reskit.org</w:t>
      </w:r>
      <w:del w:id="547" w:author="Parvathy Nair" w:date="2021-01-31T21:04:00Z">
        <w:r w:rsidR="003B539B" w:rsidDel="00056227">
          <w:delText>’</w:delText>
        </w:r>
      </w:del>
      <w:ins w:id="548" w:author="Parvathy Nair" w:date="2021-01-31T21:04:00Z">
        <w:r w:rsidR="00056227">
          <w:t>’</w:t>
        </w:r>
      </w:ins>
    </w:p>
    <w:p w14:paraId="6F35E148" w14:textId="6C90F81D" w:rsidR="00BC4C26" w:rsidRPr="00BC4C26" w:rsidRDefault="00BC4C26" w:rsidP="00BC4C26">
      <w:pPr>
        <w:pStyle w:val="CodePACKT"/>
      </w:pPr>
      <w:r w:rsidRPr="00BC4C26">
        <w:t>$NewUserHT.Name              = </w:t>
      </w:r>
      <w:del w:id="549" w:author="Parvathy Nair" w:date="2021-01-31T21:04:00Z">
        <w:r w:rsidR="003B539B" w:rsidDel="00056227">
          <w:delText>’</w:delText>
        </w:r>
      </w:del>
      <w:ins w:id="550" w:author="Parvathy Nair" w:date="2021-01-31T21:04:00Z">
        <w:r w:rsidR="00056227">
          <w:t>’</w:t>
        </w:r>
      </w:ins>
      <w:r w:rsidRPr="00BC4C26">
        <w:t>TBR1</w:t>
      </w:r>
      <w:del w:id="551" w:author="Parvathy Nair" w:date="2021-01-31T21:04:00Z">
        <w:r w:rsidR="003B539B" w:rsidDel="00056227">
          <w:delText>’</w:delText>
        </w:r>
      </w:del>
      <w:ins w:id="552" w:author="Parvathy Nair" w:date="2021-01-31T21:04:00Z">
        <w:r w:rsidR="00056227">
          <w:t>’</w:t>
        </w:r>
      </w:ins>
    </w:p>
    <w:p w14:paraId="011084F7" w14:textId="4F150421" w:rsidR="00BC4C26" w:rsidRPr="00BC4C26" w:rsidRDefault="00BC4C26" w:rsidP="00BC4C26">
      <w:pPr>
        <w:pStyle w:val="CodePACKT"/>
      </w:pPr>
      <w:r w:rsidRPr="00BC4C26">
        <w:t>$NewUserHT.DisplayName       = </w:t>
      </w:r>
      <w:del w:id="553" w:author="Parvathy Nair" w:date="2021-01-31T21:04:00Z">
        <w:r w:rsidR="003B539B" w:rsidDel="00056227">
          <w:delText>’</w:delText>
        </w:r>
      </w:del>
      <w:ins w:id="554" w:author="Parvathy Nair" w:date="2021-01-31T21:04:00Z">
        <w:r w:rsidR="00056227">
          <w:t>’</w:t>
        </w:r>
      </w:ins>
      <w:r w:rsidRPr="00BC4C26">
        <w:t>User to be removed</w:t>
      </w:r>
      <w:del w:id="555" w:author="Parvathy Nair" w:date="2021-01-31T21:04:00Z">
        <w:r w:rsidR="003B539B" w:rsidDel="00056227">
          <w:delText>’</w:delText>
        </w:r>
      </w:del>
      <w:ins w:id="556" w:author="Parvathy Nair" w:date="2021-01-31T21:04:00Z">
        <w:r w:rsidR="00056227">
          <w:t>’</w:t>
        </w:r>
      </w:ins>
    </w:p>
    <w:p w14:paraId="71C9AA4E" w14:textId="2E3C028A" w:rsidR="00BC4C26" w:rsidRPr="00BC4C26" w:rsidRDefault="00BC4C26" w:rsidP="00BC4C26">
      <w:pPr>
        <w:pStyle w:val="CodePACKT"/>
      </w:pPr>
      <w:r w:rsidRPr="00BC4C26">
        <w:t>$NewUserHT.Path              = </w:t>
      </w:r>
      <w:del w:id="557" w:author="Parvathy Nair" w:date="2021-01-31T21:04:00Z">
        <w:r w:rsidR="003B539B" w:rsidDel="00056227">
          <w:delText>’</w:delText>
        </w:r>
      </w:del>
      <w:ins w:id="558" w:author="Parvathy Nair" w:date="2021-01-31T21:04:00Z">
        <w:r w:rsidR="00056227">
          <w:t>’</w:t>
        </w:r>
      </w:ins>
      <w:r w:rsidRPr="00BC4C26">
        <w:t>OU=</w:t>
      </w:r>
      <w:proofErr w:type="gramStart"/>
      <w:r w:rsidRPr="00BC4C26">
        <w:t>IT,DC</w:t>
      </w:r>
      <w:proofErr w:type="gramEnd"/>
      <w:r w:rsidRPr="00BC4C26">
        <w:t>=Reskit,DC=Org</w:t>
      </w:r>
      <w:del w:id="559" w:author="Parvathy Nair" w:date="2021-01-31T21:04:00Z">
        <w:r w:rsidR="003B539B" w:rsidDel="00056227">
          <w:delText>’</w:delText>
        </w:r>
      </w:del>
      <w:ins w:id="560" w:author="Parvathy Nair" w:date="2021-01-31T21:04:00Z">
        <w:r w:rsidR="00056227">
          <w:t>’</w:t>
        </w:r>
      </w:ins>
    </w:p>
    <w:p w14:paraId="6097637A" w14:textId="77777777" w:rsidR="00BC4C26" w:rsidRPr="00BC4C26" w:rsidRDefault="00BC4C26" w:rsidP="00BC4C26">
      <w:pPr>
        <w:pStyle w:val="CodePACKT"/>
      </w:pPr>
      <w:r w:rsidRPr="00BC4C26">
        <w:t>New-ADUser @NewUserHT</w:t>
      </w:r>
    </w:p>
    <w:p w14:paraId="2AD02F57" w14:textId="77777777" w:rsidR="00BC4C26" w:rsidRPr="00BC4C26" w:rsidRDefault="00BC4C26" w:rsidP="00BC4C26">
      <w:pPr>
        <w:pStyle w:val="CodePACKT"/>
      </w:pPr>
      <w:r w:rsidRPr="00BC4C26">
        <w:t># Second user to be </w:t>
      </w:r>
      <w:proofErr w:type="gramStart"/>
      <w:r w:rsidRPr="00BC4C26">
        <w:t>removed</w:t>
      </w:r>
      <w:proofErr w:type="gramEnd"/>
    </w:p>
    <w:p w14:paraId="0FB4E54A" w14:textId="07A30EE9" w:rsidR="00BC4C26" w:rsidRPr="00BC4C26" w:rsidRDefault="00BC4C26" w:rsidP="00BC4C26">
      <w:pPr>
        <w:pStyle w:val="CodePACKT"/>
      </w:pPr>
      <w:r w:rsidRPr="00BC4C26">
        <w:t>$NewUserHT.SamAccountName     = </w:t>
      </w:r>
      <w:del w:id="561" w:author="Parvathy Nair" w:date="2021-01-31T21:04:00Z">
        <w:r w:rsidR="003B539B" w:rsidDel="00056227">
          <w:delText>’</w:delText>
        </w:r>
      </w:del>
      <w:ins w:id="562" w:author="Parvathy Nair" w:date="2021-01-31T21:04:00Z">
        <w:r w:rsidR="00056227">
          <w:t>’</w:t>
        </w:r>
      </w:ins>
      <w:r w:rsidRPr="00BC4C26">
        <w:t>TBR2</w:t>
      </w:r>
      <w:del w:id="563" w:author="Parvathy Nair" w:date="2021-01-31T21:04:00Z">
        <w:r w:rsidR="003B539B" w:rsidDel="00056227">
          <w:delText>’</w:delText>
        </w:r>
      </w:del>
      <w:ins w:id="564" w:author="Parvathy Nair" w:date="2021-01-31T21:04:00Z">
        <w:r w:rsidR="00056227">
          <w:t>’</w:t>
        </w:r>
      </w:ins>
    </w:p>
    <w:p w14:paraId="29CD02B4" w14:textId="5FB7D4B9" w:rsidR="00BC4C26" w:rsidRPr="00BC4C26" w:rsidRDefault="00BC4C26" w:rsidP="00BC4C26">
      <w:pPr>
        <w:pStyle w:val="CodePACKT"/>
      </w:pPr>
      <w:proofErr w:type="gramStart"/>
      <w:r w:rsidRPr="00BC4C26">
        <w:t>$NewUserHT.UserPrincipalName  =</w:t>
      </w:r>
      <w:proofErr w:type="gramEnd"/>
      <w:r w:rsidRPr="00BC4C26">
        <w:t> </w:t>
      </w:r>
      <w:del w:id="565" w:author="Parvathy Nair" w:date="2021-01-31T21:04:00Z">
        <w:r w:rsidR="003B539B" w:rsidDel="00056227">
          <w:delText>’</w:delText>
        </w:r>
      </w:del>
      <w:ins w:id="566" w:author="Parvathy Nair" w:date="2021-01-31T21:04:00Z">
        <w:r w:rsidR="00056227">
          <w:t>’</w:t>
        </w:r>
      </w:ins>
      <w:r w:rsidRPr="00BC4C26">
        <w:t>tbr2@reskit.org</w:t>
      </w:r>
      <w:del w:id="567" w:author="Parvathy Nair" w:date="2021-01-31T21:04:00Z">
        <w:r w:rsidR="003B539B" w:rsidDel="00056227">
          <w:delText>’</w:delText>
        </w:r>
      </w:del>
      <w:ins w:id="568" w:author="Parvathy Nair" w:date="2021-01-31T21:04:00Z">
        <w:r w:rsidR="00056227">
          <w:t>’</w:t>
        </w:r>
      </w:ins>
    </w:p>
    <w:p w14:paraId="38ED7D6C" w14:textId="0E4001F1" w:rsidR="00BC4C26" w:rsidRPr="00BC4C26" w:rsidRDefault="00BC4C26" w:rsidP="00BC4C26">
      <w:pPr>
        <w:pStyle w:val="CodePACKT"/>
      </w:pPr>
      <w:r w:rsidRPr="00BC4C26">
        <w:t>$NewUserHT.Name               = </w:t>
      </w:r>
      <w:del w:id="569" w:author="Parvathy Nair" w:date="2021-01-31T21:04:00Z">
        <w:r w:rsidR="003B539B" w:rsidDel="00056227">
          <w:delText>’</w:delText>
        </w:r>
      </w:del>
      <w:ins w:id="570" w:author="Parvathy Nair" w:date="2021-01-31T21:04:00Z">
        <w:r w:rsidR="00056227">
          <w:t>’</w:t>
        </w:r>
      </w:ins>
      <w:r w:rsidRPr="00BC4C26">
        <w:t>TBR2</w:t>
      </w:r>
      <w:del w:id="571" w:author="Parvathy Nair" w:date="2021-01-31T21:04:00Z">
        <w:r w:rsidR="003B539B" w:rsidDel="00056227">
          <w:delText>’</w:delText>
        </w:r>
      </w:del>
      <w:ins w:id="572" w:author="Parvathy Nair" w:date="2021-01-31T21:04:00Z">
        <w:r w:rsidR="00056227">
          <w:t>’</w:t>
        </w:r>
      </w:ins>
    </w:p>
    <w:p w14:paraId="09F15D66" w14:textId="77777777" w:rsidR="00BC4C26" w:rsidRPr="00BC4C26" w:rsidRDefault="00BC4C26" w:rsidP="00BC4C26">
      <w:pPr>
        <w:pStyle w:val="CodePACKT"/>
      </w:pPr>
      <w:r w:rsidRPr="00BC4C26">
        <w:t>New-ADUser @NewUserHT</w:t>
      </w:r>
    </w:p>
    <w:p w14:paraId="0B98B846" w14:textId="77777777" w:rsidR="00BC4C26" w:rsidRPr="00BC4C26" w:rsidRDefault="00BC4C26" w:rsidP="00BC4C26">
      <w:pPr>
        <w:pStyle w:val="CodePACKT"/>
      </w:pPr>
    </w:p>
    <w:p w14:paraId="7CE1FAF7" w14:textId="0672DE66" w:rsidR="00BC4C26" w:rsidRPr="00BC4C26" w:rsidRDefault="00BC4C26" w:rsidP="00BC4C26">
      <w:pPr>
        <w:pStyle w:val="NumberedBulletPACKT"/>
        <w:rPr>
          <w:color w:val="000000"/>
          <w:lang w:val="en-GB" w:eastAsia="en-GB"/>
        </w:rPr>
      </w:pPr>
      <w:r w:rsidRPr="00BC4C26">
        <w:rPr>
          <w:lang w:val="en-GB" w:eastAsia="en-GB"/>
        </w:rPr>
        <w:t>View</w:t>
      </w:r>
      <w:del w:id="573" w:author="Lucy Wan" w:date="2021-01-26T11:24:00Z">
        <w:r w:rsidRPr="00BC4C26" w:rsidDel="00265008">
          <w:rPr>
            <w:lang w:val="en-GB" w:eastAsia="en-GB"/>
          </w:rPr>
          <w:delText>ing</w:delText>
        </w:r>
      </w:del>
      <w:r w:rsidRPr="00BC4C26">
        <w:rPr>
          <w:lang w:val="en-GB" w:eastAsia="en-GB"/>
        </w:rPr>
        <w:t> existing AD users</w:t>
      </w:r>
      <w:ins w:id="574" w:author="Lucy Wan" w:date="2021-01-26T11:24:00Z">
        <w:r w:rsidR="00265008">
          <w:rPr>
            <w:lang w:val="en-GB" w:eastAsia="en-GB"/>
          </w:rPr>
          <w:t>:</w:t>
        </w:r>
      </w:ins>
    </w:p>
    <w:p w14:paraId="36403F88" w14:textId="77777777" w:rsidR="00BC4C26" w:rsidRPr="00BC4C26" w:rsidRDefault="00BC4C26" w:rsidP="00BC4C26">
      <w:pPr>
        <w:pStyle w:val="CodePACKT"/>
      </w:pPr>
    </w:p>
    <w:p w14:paraId="0465D603" w14:textId="791859F7" w:rsidR="00BC4C26" w:rsidRPr="00BC4C26" w:rsidRDefault="00BC4C26" w:rsidP="00BC4C26">
      <w:pPr>
        <w:pStyle w:val="CodePACKT"/>
      </w:pPr>
      <w:r w:rsidRPr="00BC4C26">
        <w:t>Get-ADUser -Filter </w:t>
      </w:r>
      <w:proofErr w:type="gramStart"/>
      <w:r w:rsidRPr="00BC4C26">
        <w:t>*  -</w:t>
      </w:r>
      <w:proofErr w:type="gramEnd"/>
      <w:r w:rsidRPr="00BC4C26">
        <w:t>Property *| </w:t>
      </w:r>
    </w:p>
    <w:p w14:paraId="51CFE35E" w14:textId="77777777" w:rsidR="00BC4C26" w:rsidRPr="00BC4C26" w:rsidRDefault="00BC4C26" w:rsidP="00BC4C26">
      <w:pPr>
        <w:pStyle w:val="CodePACKT"/>
      </w:pPr>
      <w:r w:rsidRPr="00BC4C26">
        <w:t>  Format-Table -Property Name, Displayname, SamAccountName</w:t>
      </w:r>
    </w:p>
    <w:p w14:paraId="2F52626B" w14:textId="77777777" w:rsidR="00BC4C26" w:rsidRPr="00BC4C26" w:rsidRDefault="00BC4C26" w:rsidP="00BC4C26">
      <w:pPr>
        <w:pStyle w:val="CodePACKT"/>
      </w:pPr>
    </w:p>
    <w:p w14:paraId="0696717A" w14:textId="10391674" w:rsidR="00BC4C26" w:rsidRPr="00BC4C26" w:rsidRDefault="00BC4C26" w:rsidP="00BC4C26">
      <w:pPr>
        <w:pStyle w:val="NumberedBulletPACKT"/>
        <w:rPr>
          <w:color w:val="000000"/>
          <w:lang w:val="en-GB" w:eastAsia="en-GB"/>
        </w:rPr>
      </w:pPr>
      <w:r w:rsidRPr="00BC4C26">
        <w:rPr>
          <w:lang w:val="en-GB" w:eastAsia="en-GB"/>
        </w:rPr>
        <w:t>Remov</w:t>
      </w:r>
      <w:ins w:id="575" w:author="Lucy Wan" w:date="2021-01-26T11:24:00Z">
        <w:r w:rsidR="00265008">
          <w:rPr>
            <w:lang w:val="en-GB" w:eastAsia="en-GB"/>
          </w:rPr>
          <w:t>e</w:t>
        </w:r>
      </w:ins>
      <w:del w:id="576" w:author="Lucy Wan" w:date="2021-01-26T11:24:00Z">
        <w:r w:rsidRPr="00BC4C26" w:rsidDel="00265008">
          <w:rPr>
            <w:lang w:val="en-GB" w:eastAsia="en-GB"/>
          </w:rPr>
          <w:delText>ing</w:delText>
        </w:r>
      </w:del>
      <w:ins w:id="577" w:author="Lucy Wan" w:date="2021-01-26T11:24:00Z">
        <w:r w:rsidR="003869C6">
          <w:rPr>
            <w:lang w:val="en-GB" w:eastAsia="en-GB"/>
          </w:rPr>
          <w:t>a user</w:t>
        </w:r>
      </w:ins>
      <w:r w:rsidRPr="00BC4C26">
        <w:rPr>
          <w:lang w:val="en-GB" w:eastAsia="en-GB"/>
        </w:rPr>
        <w:t> via a Get | Remove pattern</w:t>
      </w:r>
      <w:ins w:id="578" w:author="Lucy Wan" w:date="2021-01-26T11:24:00Z">
        <w:r w:rsidR="00265008">
          <w:rPr>
            <w:lang w:val="en-GB" w:eastAsia="en-GB"/>
          </w:rPr>
          <w:t>:</w:t>
        </w:r>
      </w:ins>
    </w:p>
    <w:p w14:paraId="1A4814DB" w14:textId="77777777" w:rsidR="00BC4C26" w:rsidRPr="00BC4C26" w:rsidRDefault="00BC4C26" w:rsidP="00BC4C26">
      <w:pPr>
        <w:pStyle w:val="CodePACKT"/>
      </w:pPr>
    </w:p>
    <w:p w14:paraId="548BF730" w14:textId="6C1B0536" w:rsidR="00BC4C26" w:rsidRPr="00BC4C26" w:rsidRDefault="00BC4C26" w:rsidP="00BC4C26">
      <w:pPr>
        <w:pStyle w:val="CodePACKT"/>
      </w:pPr>
      <w:r w:rsidRPr="00BC4C26">
        <w:t>Get-ADUser -Identity </w:t>
      </w:r>
      <w:del w:id="579" w:author="Parvathy Nair" w:date="2021-01-31T21:04:00Z">
        <w:r w:rsidR="003B539B" w:rsidDel="00056227">
          <w:delText>’</w:delText>
        </w:r>
      </w:del>
      <w:ins w:id="580" w:author="Parvathy Nair" w:date="2021-01-31T21:04:00Z">
        <w:r w:rsidR="00056227">
          <w:t>’</w:t>
        </w:r>
      </w:ins>
      <w:r w:rsidRPr="00BC4C26">
        <w:t>CN=TBR</w:t>
      </w:r>
      <w:proofErr w:type="gramStart"/>
      <w:r w:rsidRPr="00BC4C26">
        <w:t>1,OU</w:t>
      </w:r>
      <w:proofErr w:type="gramEnd"/>
      <w:r w:rsidRPr="00BC4C26">
        <w:t>=IT,DC=Reskit,DC=Org</w:t>
      </w:r>
      <w:del w:id="581" w:author="Parvathy Nair" w:date="2021-01-31T21:04:00Z">
        <w:r w:rsidR="003B539B" w:rsidDel="00056227">
          <w:delText>’</w:delText>
        </w:r>
      </w:del>
      <w:ins w:id="582" w:author="Parvathy Nair" w:date="2021-01-31T21:04:00Z">
        <w:r w:rsidR="00056227">
          <w:t>’</w:t>
        </w:r>
      </w:ins>
      <w:r w:rsidRPr="00BC4C26">
        <w:t> |</w:t>
      </w:r>
    </w:p>
    <w:p w14:paraId="1896CA2D" w14:textId="77777777" w:rsidR="00BC4C26" w:rsidRPr="00BC4C26" w:rsidRDefault="00BC4C26" w:rsidP="00BC4C26">
      <w:pPr>
        <w:pStyle w:val="CodePACKT"/>
      </w:pPr>
      <w:r w:rsidRPr="00BC4C26">
        <w:t>    Remove-ADUser -</w:t>
      </w:r>
      <w:proofErr w:type="gramStart"/>
      <w:r w:rsidRPr="00BC4C26">
        <w:t>Confirm:$</w:t>
      </w:r>
      <w:proofErr w:type="gramEnd"/>
      <w:r w:rsidRPr="00BC4C26">
        <w:t>false</w:t>
      </w:r>
    </w:p>
    <w:p w14:paraId="6BD6DCBD" w14:textId="77777777" w:rsidR="00BC4C26" w:rsidRPr="00BC4C26" w:rsidRDefault="00BC4C26" w:rsidP="00BC4C26">
      <w:pPr>
        <w:pStyle w:val="CodePACKT"/>
      </w:pPr>
    </w:p>
    <w:p w14:paraId="2CDF27F0" w14:textId="139EC1E9" w:rsidR="00BC4C26" w:rsidRPr="00BC4C26" w:rsidRDefault="00BC4C26" w:rsidP="00BC4C26">
      <w:pPr>
        <w:pStyle w:val="NumberedBulletPACKT"/>
        <w:rPr>
          <w:color w:val="000000"/>
          <w:lang w:val="en-GB" w:eastAsia="en-GB"/>
        </w:rPr>
      </w:pPr>
      <w:r w:rsidRPr="00BC4C26">
        <w:rPr>
          <w:lang w:val="en-GB" w:eastAsia="en-GB"/>
        </w:rPr>
        <w:t>Remov</w:t>
      </w:r>
      <w:ins w:id="583" w:author="Lucy Wan" w:date="2021-01-26T11:24:00Z">
        <w:r w:rsidR="003869C6">
          <w:rPr>
            <w:lang w:val="en-GB" w:eastAsia="en-GB"/>
          </w:rPr>
          <w:t>e</w:t>
        </w:r>
      </w:ins>
      <w:del w:id="584" w:author="Lucy Wan" w:date="2021-01-26T11:24:00Z">
        <w:r w:rsidRPr="00BC4C26" w:rsidDel="003869C6">
          <w:rPr>
            <w:lang w:val="en-GB" w:eastAsia="en-GB"/>
          </w:rPr>
          <w:delText>ing</w:delText>
        </w:r>
      </w:del>
      <w:r w:rsidRPr="00BC4C26">
        <w:rPr>
          <w:lang w:val="en-GB" w:eastAsia="en-GB"/>
        </w:rPr>
        <w:t> a user directly</w:t>
      </w:r>
      <w:ins w:id="585" w:author="Lucy Wan" w:date="2021-01-26T11:24:00Z">
        <w:r w:rsidR="003869C6">
          <w:rPr>
            <w:lang w:val="en-GB" w:eastAsia="en-GB"/>
          </w:rPr>
          <w:t>:</w:t>
        </w:r>
      </w:ins>
    </w:p>
    <w:p w14:paraId="58D82385" w14:textId="77777777" w:rsidR="00BC4C26" w:rsidRPr="00BC4C26" w:rsidRDefault="00BC4C26" w:rsidP="00BC4C26">
      <w:pPr>
        <w:pStyle w:val="CodePACKT"/>
      </w:pPr>
    </w:p>
    <w:p w14:paraId="080BDD9C" w14:textId="79A8B942" w:rsidR="00BC4C26" w:rsidRPr="00BC4C26" w:rsidRDefault="00BC4C26" w:rsidP="00BC4C26">
      <w:pPr>
        <w:pStyle w:val="CodePACKT"/>
      </w:pPr>
      <w:r w:rsidRPr="00BC4C26">
        <w:t>$RUHT = </w:t>
      </w:r>
      <w:proofErr w:type="gramStart"/>
      <w:r w:rsidRPr="00BC4C26">
        <w:t>@{</w:t>
      </w:r>
      <w:proofErr w:type="gramEnd"/>
    </w:p>
    <w:p w14:paraId="4A415EB9" w14:textId="1F6FF156" w:rsidR="00BC4C26" w:rsidRPr="00BC4C26" w:rsidRDefault="00BC4C26" w:rsidP="00BC4C26">
      <w:pPr>
        <w:pStyle w:val="CodePACKT"/>
      </w:pPr>
      <w:r w:rsidRPr="00BC4C26">
        <w:t>  Identity = </w:t>
      </w:r>
      <w:del w:id="586" w:author="Parvathy Nair" w:date="2021-01-31T21:04:00Z">
        <w:r w:rsidR="003B539B" w:rsidDel="00056227">
          <w:delText>’</w:delText>
        </w:r>
      </w:del>
      <w:ins w:id="587" w:author="Parvathy Nair" w:date="2021-01-31T21:04:00Z">
        <w:r w:rsidR="00056227">
          <w:t>’</w:t>
        </w:r>
      </w:ins>
      <w:r w:rsidRPr="00BC4C26">
        <w:t>CN=TBR</w:t>
      </w:r>
      <w:proofErr w:type="gramStart"/>
      <w:r w:rsidRPr="00BC4C26">
        <w:t>2,OU</w:t>
      </w:r>
      <w:proofErr w:type="gramEnd"/>
      <w:r w:rsidRPr="00BC4C26">
        <w:t>=IT,DC=Reskit,DC=Org</w:t>
      </w:r>
      <w:del w:id="588" w:author="Parvathy Nair" w:date="2021-01-31T21:04:00Z">
        <w:r w:rsidR="003B539B" w:rsidDel="00056227">
          <w:delText>’</w:delText>
        </w:r>
      </w:del>
      <w:ins w:id="589" w:author="Parvathy Nair" w:date="2021-01-31T21:04:00Z">
        <w:r w:rsidR="00056227">
          <w:t>’</w:t>
        </w:r>
      </w:ins>
    </w:p>
    <w:p w14:paraId="48DBA9C3" w14:textId="77777777" w:rsidR="00BC4C26" w:rsidRPr="00BC4C26" w:rsidRDefault="00BC4C26" w:rsidP="00BC4C26">
      <w:pPr>
        <w:pStyle w:val="CodePACKT"/>
      </w:pPr>
      <w:r w:rsidRPr="00BC4C26">
        <w:t>  </w:t>
      </w:r>
      <w:proofErr w:type="gramStart"/>
      <w:r w:rsidRPr="00BC4C26">
        <w:t>Confirm  =</w:t>
      </w:r>
      <w:proofErr w:type="gramEnd"/>
      <w:r w:rsidRPr="00BC4C26">
        <w:t> $false}</w:t>
      </w:r>
    </w:p>
    <w:p w14:paraId="2E0C6D6A" w14:textId="77777777" w:rsidR="00BC4C26" w:rsidRPr="00BC4C26" w:rsidRDefault="00BC4C26" w:rsidP="00BC4C26">
      <w:pPr>
        <w:pStyle w:val="CodePACKT"/>
      </w:pPr>
      <w:r w:rsidRPr="00BC4C26">
        <w:t>Remove-ADUser @RUHT</w:t>
      </w:r>
    </w:p>
    <w:p w14:paraId="2DCE519A" w14:textId="77777777" w:rsidR="00BC4C26" w:rsidRPr="00BC4C26" w:rsidRDefault="00BC4C26" w:rsidP="00BC4C26">
      <w:pPr>
        <w:pStyle w:val="CodePACKT"/>
      </w:pPr>
    </w:p>
    <w:p w14:paraId="5F1D4F78" w14:textId="28302384" w:rsidR="00BC4C26" w:rsidRPr="00BC4C26" w:rsidRDefault="00050979" w:rsidP="00BC4C26">
      <w:pPr>
        <w:pStyle w:val="NumberedBulletPACKT"/>
        <w:rPr>
          <w:color w:val="000000"/>
          <w:lang w:val="en-GB" w:eastAsia="en-GB"/>
        </w:rPr>
      </w:pPr>
      <w:r w:rsidRPr="00BC4C26">
        <w:rPr>
          <w:lang w:val="en-GB" w:eastAsia="en-GB"/>
        </w:rPr>
        <w:t>Updat</w:t>
      </w:r>
      <w:ins w:id="590" w:author="Lucy Wan" w:date="2021-01-26T11:24:00Z">
        <w:r w:rsidR="00286FFB">
          <w:rPr>
            <w:lang w:val="en-GB" w:eastAsia="en-GB"/>
          </w:rPr>
          <w:t>e</w:t>
        </w:r>
      </w:ins>
      <w:del w:id="591" w:author="Lucy Wan" w:date="2021-01-26T11:24:00Z">
        <w:r w:rsidRPr="00BC4C26" w:rsidDel="00286FFB">
          <w:rPr>
            <w:lang w:val="en-GB" w:eastAsia="en-GB"/>
          </w:rPr>
          <w:delText>ing</w:delText>
        </w:r>
      </w:del>
      <w:r w:rsidR="00BC4C26" w:rsidRPr="00BC4C26">
        <w:rPr>
          <w:lang w:val="en-GB" w:eastAsia="en-GB"/>
        </w:rPr>
        <w:t> a user object</w:t>
      </w:r>
      <w:ins w:id="592" w:author="Lucy Wan" w:date="2021-01-26T11:24:00Z">
        <w:r w:rsidR="00286FFB">
          <w:rPr>
            <w:lang w:val="en-GB" w:eastAsia="en-GB"/>
          </w:rPr>
          <w:t>:</w:t>
        </w:r>
      </w:ins>
    </w:p>
    <w:p w14:paraId="00E90F8C" w14:textId="77777777" w:rsidR="00BC4C26" w:rsidRPr="00BC4C26" w:rsidRDefault="00BC4C26" w:rsidP="00BC4C26">
      <w:pPr>
        <w:pStyle w:val="CodePACKT"/>
      </w:pPr>
    </w:p>
    <w:p w14:paraId="027E9639" w14:textId="6352F760" w:rsidR="00BC4C26" w:rsidRPr="00BC4C26" w:rsidRDefault="00BC4C26" w:rsidP="00BC4C26">
      <w:pPr>
        <w:pStyle w:val="CodePACKT"/>
      </w:pPr>
      <w:r w:rsidRPr="00BC4C26">
        <w:t>$TLHT =</w:t>
      </w:r>
      <w:proofErr w:type="gramStart"/>
      <w:r w:rsidRPr="00BC4C26">
        <w:t>@{</w:t>
      </w:r>
      <w:proofErr w:type="gramEnd"/>
    </w:p>
    <w:p w14:paraId="4D55C433" w14:textId="637D7085" w:rsidR="00BC4C26" w:rsidRPr="00BC4C26" w:rsidRDefault="00BC4C26" w:rsidP="00BC4C26">
      <w:pPr>
        <w:pStyle w:val="CodePACKT"/>
      </w:pPr>
      <w:r w:rsidRPr="00BC4C26">
        <w:t>  Identity     = </w:t>
      </w:r>
      <w:del w:id="593" w:author="Parvathy Nair" w:date="2021-01-31T21:04:00Z">
        <w:r w:rsidR="003B539B" w:rsidDel="00056227">
          <w:delText>’</w:delText>
        </w:r>
      </w:del>
      <w:ins w:id="594" w:author="Parvathy Nair" w:date="2021-01-31T21:04:00Z">
        <w:r w:rsidR="00056227">
          <w:t>’</w:t>
        </w:r>
      </w:ins>
      <w:r w:rsidRPr="00BC4C26">
        <w:t>ThomasL</w:t>
      </w:r>
      <w:del w:id="595" w:author="Parvathy Nair" w:date="2021-01-31T21:04:00Z">
        <w:r w:rsidR="003B539B" w:rsidDel="00056227">
          <w:delText>’</w:delText>
        </w:r>
      </w:del>
      <w:ins w:id="596" w:author="Parvathy Nair" w:date="2021-01-31T21:04:00Z">
        <w:r w:rsidR="00056227">
          <w:t>’</w:t>
        </w:r>
      </w:ins>
    </w:p>
    <w:p w14:paraId="6E54BAE8" w14:textId="21C64F6E" w:rsidR="00BC4C26" w:rsidRPr="00BC4C26" w:rsidRDefault="00BC4C26" w:rsidP="00BC4C26">
      <w:pPr>
        <w:pStyle w:val="CodePACKT"/>
      </w:pPr>
      <w:r w:rsidRPr="00BC4C26">
        <w:t>  </w:t>
      </w:r>
      <w:proofErr w:type="gramStart"/>
      <w:r w:rsidRPr="00BC4C26">
        <w:t>OfficePhone  =</w:t>
      </w:r>
      <w:proofErr w:type="gramEnd"/>
      <w:r w:rsidRPr="00BC4C26">
        <w:t> </w:t>
      </w:r>
      <w:del w:id="597" w:author="Parvathy Nair" w:date="2021-01-31T21:04:00Z">
        <w:r w:rsidR="003B539B" w:rsidDel="00056227">
          <w:delText>’</w:delText>
        </w:r>
      </w:del>
      <w:ins w:id="598" w:author="Parvathy Nair" w:date="2021-01-31T21:04:00Z">
        <w:r w:rsidR="00056227">
          <w:t>’</w:t>
        </w:r>
      </w:ins>
      <w:r w:rsidRPr="00BC4C26">
        <w:t>4416835420</w:t>
      </w:r>
      <w:del w:id="599" w:author="Parvathy Nair" w:date="2021-01-31T21:04:00Z">
        <w:r w:rsidR="003B539B" w:rsidDel="00056227">
          <w:delText>’</w:delText>
        </w:r>
      </w:del>
      <w:ins w:id="600" w:author="Parvathy Nair" w:date="2021-01-31T21:04:00Z">
        <w:r w:rsidR="00056227">
          <w:t>’</w:t>
        </w:r>
      </w:ins>
    </w:p>
    <w:p w14:paraId="43935A15" w14:textId="2C7E5D66" w:rsidR="00BC4C26" w:rsidRPr="00BC4C26" w:rsidRDefault="00BC4C26" w:rsidP="00BC4C26">
      <w:pPr>
        <w:pStyle w:val="CodePACKT"/>
      </w:pPr>
      <w:r w:rsidRPr="00BC4C26">
        <w:t>  Office       = </w:t>
      </w:r>
      <w:del w:id="601" w:author="Parvathy Nair" w:date="2021-01-31T21:04:00Z">
        <w:r w:rsidR="003B539B" w:rsidDel="00056227">
          <w:delText>’</w:delText>
        </w:r>
      </w:del>
      <w:ins w:id="602" w:author="Parvathy Nair" w:date="2021-01-31T21:04:00Z">
        <w:r w:rsidR="00056227">
          <w:t>’</w:t>
        </w:r>
      </w:ins>
      <w:r w:rsidRPr="00BC4C26">
        <w:t>Cookham HQ</w:t>
      </w:r>
      <w:del w:id="603" w:author="Parvathy Nair" w:date="2021-01-31T21:04:00Z">
        <w:r w:rsidR="003B539B" w:rsidDel="00056227">
          <w:delText>’</w:delText>
        </w:r>
      </w:del>
      <w:ins w:id="604" w:author="Parvathy Nair" w:date="2021-01-31T21:04:00Z">
        <w:r w:rsidR="00056227">
          <w:t>’</w:t>
        </w:r>
      </w:ins>
    </w:p>
    <w:p w14:paraId="06F39E97" w14:textId="3A7F4DF7" w:rsidR="00BC4C26" w:rsidRPr="00BC4C26" w:rsidRDefault="00BC4C26" w:rsidP="00BC4C26">
      <w:pPr>
        <w:pStyle w:val="CodePACKT"/>
      </w:pPr>
      <w:r w:rsidRPr="00BC4C26">
        <w:t>  EmailAddress = </w:t>
      </w:r>
      <w:del w:id="605" w:author="Parvathy Nair" w:date="2021-01-31T21:04:00Z">
        <w:r w:rsidR="003B539B" w:rsidDel="00056227">
          <w:delText>’</w:delText>
        </w:r>
      </w:del>
      <w:ins w:id="606" w:author="Parvathy Nair" w:date="2021-01-31T21:04:00Z">
        <w:r w:rsidR="00056227">
          <w:t>’</w:t>
        </w:r>
      </w:ins>
      <w:r w:rsidRPr="00BC4C26">
        <w:t>ThomasL@Reskit.Org</w:t>
      </w:r>
      <w:del w:id="607" w:author="Parvathy Nair" w:date="2021-01-31T21:04:00Z">
        <w:r w:rsidR="003B539B" w:rsidDel="00056227">
          <w:delText>’</w:delText>
        </w:r>
      </w:del>
      <w:ins w:id="608" w:author="Parvathy Nair" w:date="2021-01-31T21:04:00Z">
        <w:r w:rsidR="00056227">
          <w:t>’</w:t>
        </w:r>
      </w:ins>
    </w:p>
    <w:p w14:paraId="4B17BADB" w14:textId="3DA9E9EE" w:rsidR="00BC4C26" w:rsidRPr="00BC4C26" w:rsidRDefault="00BC4C26" w:rsidP="00BC4C26">
      <w:pPr>
        <w:pStyle w:val="CodePACKT"/>
      </w:pPr>
      <w:r w:rsidRPr="00BC4C26">
        <w:t>  GivenName    = </w:t>
      </w:r>
      <w:del w:id="609" w:author="Parvathy Nair" w:date="2021-01-31T21:04:00Z">
        <w:r w:rsidR="003B539B" w:rsidDel="00056227">
          <w:delText>’</w:delText>
        </w:r>
      </w:del>
      <w:ins w:id="610" w:author="Parvathy Nair" w:date="2021-01-31T21:04:00Z">
        <w:r w:rsidR="00056227">
          <w:t>’</w:t>
        </w:r>
      </w:ins>
      <w:r w:rsidRPr="00BC4C26">
        <w:t>Thomas</w:t>
      </w:r>
      <w:del w:id="611" w:author="Parvathy Nair" w:date="2021-01-31T21:04:00Z">
        <w:r w:rsidR="003B539B" w:rsidDel="00056227">
          <w:delText>’</w:delText>
        </w:r>
      </w:del>
      <w:ins w:id="612" w:author="Parvathy Nair" w:date="2021-01-31T21:04:00Z">
        <w:r w:rsidR="00056227">
          <w:t>’</w:t>
        </w:r>
      </w:ins>
    </w:p>
    <w:p w14:paraId="68683FA5" w14:textId="615E64E9" w:rsidR="00BC4C26" w:rsidRPr="00BC4C26" w:rsidRDefault="00BC4C26" w:rsidP="00BC4C26">
      <w:pPr>
        <w:pStyle w:val="CodePACKT"/>
      </w:pPr>
      <w:r w:rsidRPr="00BC4C26">
        <w:t>  Surname      = </w:t>
      </w:r>
      <w:del w:id="613" w:author="Parvathy Nair" w:date="2021-01-31T21:04:00Z">
        <w:r w:rsidR="003B539B" w:rsidDel="00056227">
          <w:delText>’</w:delText>
        </w:r>
      </w:del>
      <w:ins w:id="614" w:author="Parvathy Nair" w:date="2021-01-31T21:04:00Z">
        <w:r w:rsidR="00056227">
          <w:t>’</w:t>
        </w:r>
      </w:ins>
      <w:r w:rsidRPr="00BC4C26">
        <w:t>Lee</w:t>
      </w:r>
      <w:del w:id="615" w:author="Parvathy Nair" w:date="2021-01-31T21:04:00Z">
        <w:r w:rsidR="003B539B" w:rsidDel="00056227">
          <w:delText>’</w:delText>
        </w:r>
      </w:del>
      <w:ins w:id="616" w:author="Parvathy Nair" w:date="2021-01-31T21:04:00Z">
        <w:r w:rsidR="00056227">
          <w:t>’</w:t>
        </w:r>
      </w:ins>
      <w:r w:rsidRPr="00BC4C26">
        <w:t> </w:t>
      </w:r>
    </w:p>
    <w:p w14:paraId="025E7FDA" w14:textId="5492DB69" w:rsidR="00BC4C26" w:rsidRPr="00BC4C26" w:rsidRDefault="00BC4C26" w:rsidP="00BC4C26">
      <w:pPr>
        <w:pStyle w:val="CodePACKT"/>
      </w:pPr>
      <w:r w:rsidRPr="00BC4C26">
        <w:t>  HomePage     = </w:t>
      </w:r>
      <w:del w:id="617" w:author="Parvathy Nair" w:date="2021-01-31T21:04:00Z">
        <w:r w:rsidR="003B539B" w:rsidDel="00056227">
          <w:delText>’</w:delText>
        </w:r>
      </w:del>
      <w:ins w:id="618" w:author="Parvathy Nair" w:date="2021-01-31T21:04:00Z">
        <w:r w:rsidR="00056227">
          <w:t>’</w:t>
        </w:r>
      </w:ins>
      <w:r w:rsidRPr="00BC4C26">
        <w:t>Https://tfl09.blogspot.com</w:t>
      </w:r>
      <w:del w:id="619" w:author="Parvathy Nair" w:date="2021-01-31T21:04:00Z">
        <w:r w:rsidR="003B539B" w:rsidDel="00056227">
          <w:delText>’</w:delText>
        </w:r>
      </w:del>
      <w:ins w:id="620" w:author="Parvathy Nair" w:date="2021-01-31T21:04:00Z">
        <w:r w:rsidR="00056227">
          <w:t>’</w:t>
        </w:r>
      </w:ins>
    </w:p>
    <w:p w14:paraId="7E5B78AD" w14:textId="77777777" w:rsidR="00BC4C26" w:rsidRPr="00BC4C26" w:rsidRDefault="00BC4C26" w:rsidP="00BC4C26">
      <w:pPr>
        <w:pStyle w:val="CodePACKT"/>
      </w:pPr>
      <w:r w:rsidRPr="00BC4C26">
        <w:t>}</w:t>
      </w:r>
    </w:p>
    <w:p w14:paraId="163184AE" w14:textId="77777777" w:rsidR="00BC4C26" w:rsidRPr="00BC4C26" w:rsidRDefault="00BC4C26" w:rsidP="00BC4C26">
      <w:pPr>
        <w:pStyle w:val="CodePACKT"/>
      </w:pPr>
      <w:r w:rsidRPr="00BC4C26">
        <w:t>Set-ADUser @TLHT</w:t>
      </w:r>
    </w:p>
    <w:p w14:paraId="04BBCD1F" w14:textId="77777777" w:rsidR="00BC4C26" w:rsidRPr="00BC4C26" w:rsidRDefault="00BC4C26" w:rsidP="00BC4C26">
      <w:pPr>
        <w:pStyle w:val="CodePACKT"/>
      </w:pPr>
    </w:p>
    <w:p w14:paraId="33B8E3CC" w14:textId="67D4C904" w:rsidR="00BC4C26" w:rsidRPr="00BC4C26" w:rsidRDefault="00BC4C26" w:rsidP="00BC4C26">
      <w:pPr>
        <w:pStyle w:val="NumberedBulletPACKT"/>
        <w:rPr>
          <w:color w:val="000000"/>
          <w:lang w:val="en-GB" w:eastAsia="en-GB"/>
        </w:rPr>
      </w:pPr>
      <w:r w:rsidRPr="00BC4C26">
        <w:rPr>
          <w:lang w:val="en-GB" w:eastAsia="en-GB"/>
        </w:rPr>
        <w:t>View</w:t>
      </w:r>
      <w:del w:id="621" w:author="Lucy Wan" w:date="2021-01-26T11:25:00Z">
        <w:r w:rsidRPr="00BC4C26" w:rsidDel="007549F4">
          <w:rPr>
            <w:lang w:val="en-GB" w:eastAsia="en-GB"/>
          </w:rPr>
          <w:delText>ing</w:delText>
        </w:r>
      </w:del>
      <w:r w:rsidRPr="00BC4C26">
        <w:rPr>
          <w:lang w:val="en-GB" w:eastAsia="en-GB"/>
        </w:rPr>
        <w:t> updated user</w:t>
      </w:r>
      <w:ins w:id="622" w:author="Lucy Wan" w:date="2021-01-26T11:25:00Z">
        <w:r w:rsidR="007549F4">
          <w:rPr>
            <w:lang w:val="en-GB" w:eastAsia="en-GB"/>
          </w:rPr>
          <w:t>:</w:t>
        </w:r>
      </w:ins>
    </w:p>
    <w:p w14:paraId="2E96B7D3" w14:textId="77777777" w:rsidR="00BC4C26" w:rsidRPr="00BC4C26" w:rsidRDefault="00BC4C26" w:rsidP="00BC4C26">
      <w:pPr>
        <w:pStyle w:val="CodePACKT"/>
      </w:pPr>
    </w:p>
    <w:p w14:paraId="5707D22A" w14:textId="5215EFA0" w:rsidR="00BC4C26" w:rsidRPr="00BC4C26" w:rsidRDefault="00BC4C26" w:rsidP="00BC4C26">
      <w:pPr>
        <w:pStyle w:val="CodePACKT"/>
      </w:pPr>
      <w:r w:rsidRPr="00BC4C26">
        <w:t>Get-ADUser -Identity ThomasL -Properties * |</w:t>
      </w:r>
    </w:p>
    <w:p w14:paraId="621672EB" w14:textId="77777777" w:rsidR="00BC4C26" w:rsidRPr="00BC4C26" w:rsidRDefault="00BC4C26" w:rsidP="00BC4C26">
      <w:pPr>
        <w:pStyle w:val="CodePACKT"/>
      </w:pPr>
      <w:r w:rsidRPr="00BC4C26">
        <w:t>  Format-Table -Property </w:t>
      </w:r>
      <w:proofErr w:type="gramStart"/>
      <w:r w:rsidRPr="00BC4C26">
        <w:t>DisplayName,Name</w:t>
      </w:r>
      <w:proofErr w:type="gramEnd"/>
      <w:r w:rsidRPr="00BC4C26">
        <w:t>,Office,</w:t>
      </w:r>
    </w:p>
    <w:p w14:paraId="12437D29" w14:textId="77777777" w:rsidR="00BC4C26" w:rsidRPr="00BC4C26" w:rsidRDefault="00BC4C26" w:rsidP="00BC4C26">
      <w:pPr>
        <w:pStyle w:val="CodePACKT"/>
      </w:pPr>
      <w:r w:rsidRPr="00BC4C26">
        <w:t>                         </w:t>
      </w:r>
      <w:proofErr w:type="gramStart"/>
      <w:r w:rsidRPr="00BC4C26">
        <w:t>OfficePhone,EmailAddress</w:t>
      </w:r>
      <w:proofErr w:type="gramEnd"/>
      <w:r w:rsidRPr="00BC4C26">
        <w:t> </w:t>
      </w:r>
    </w:p>
    <w:p w14:paraId="422554ED" w14:textId="77777777" w:rsidR="00BC4C26" w:rsidRPr="00BC4C26" w:rsidRDefault="00BC4C26" w:rsidP="00BC4C26">
      <w:pPr>
        <w:pStyle w:val="CodePACKT"/>
      </w:pPr>
    </w:p>
    <w:p w14:paraId="2D37E96E" w14:textId="28F2F0FE" w:rsidR="00BC4C26" w:rsidRPr="00BC4C26" w:rsidRDefault="00BC4C26" w:rsidP="00BC4C26">
      <w:pPr>
        <w:pStyle w:val="NumberedBulletPACKT"/>
      </w:pPr>
      <w:r w:rsidRPr="00BC4C26">
        <w:t>Creat</w:t>
      </w:r>
      <w:ins w:id="623" w:author="Lucy Wan" w:date="2021-01-26T11:25:00Z">
        <w:r w:rsidR="00A56EE0">
          <w:t>e</w:t>
        </w:r>
      </w:ins>
      <w:del w:id="624" w:author="Lucy Wan" w:date="2021-01-26T11:25:00Z">
        <w:r w:rsidRPr="00BC4C26" w:rsidDel="00A56EE0">
          <w:delText>ing</w:delText>
        </w:r>
      </w:del>
      <w:r w:rsidRPr="00BC4C26">
        <w:t> a new domain local group</w:t>
      </w:r>
      <w:ins w:id="625" w:author="Lucy Wan" w:date="2021-01-26T11:25:00Z">
        <w:r w:rsidR="00A56EE0">
          <w:t>:</w:t>
        </w:r>
      </w:ins>
    </w:p>
    <w:p w14:paraId="3CD2DD84" w14:textId="77777777" w:rsidR="00BC4C26" w:rsidRDefault="00BC4C26" w:rsidP="00BC4C26">
      <w:pPr>
        <w:pStyle w:val="CodePACKT"/>
      </w:pPr>
    </w:p>
    <w:p w14:paraId="5502F8ED" w14:textId="306564A5" w:rsidR="00BC4C26" w:rsidRPr="00BC4C26" w:rsidRDefault="00BC4C26" w:rsidP="00BC4C26">
      <w:pPr>
        <w:pStyle w:val="CodePACKT"/>
      </w:pPr>
      <w:r w:rsidRPr="00BC4C26">
        <w:t>$NGHT = </w:t>
      </w:r>
      <w:proofErr w:type="gramStart"/>
      <w:r w:rsidRPr="00BC4C26">
        <w:t>@{</w:t>
      </w:r>
      <w:proofErr w:type="gramEnd"/>
    </w:p>
    <w:p w14:paraId="6E147F60" w14:textId="6E80FD3F" w:rsidR="00BC4C26" w:rsidRPr="00BC4C26" w:rsidRDefault="00BC4C26" w:rsidP="00BC4C26">
      <w:pPr>
        <w:pStyle w:val="CodePACKT"/>
      </w:pPr>
      <w:r w:rsidRPr="00BC4C26">
        <w:t> Name        = </w:t>
      </w:r>
      <w:del w:id="626" w:author="Parvathy Nair" w:date="2021-01-31T21:04:00Z">
        <w:r w:rsidR="003B539B" w:rsidDel="00056227">
          <w:delText>’</w:delText>
        </w:r>
      </w:del>
      <w:ins w:id="627" w:author="Parvathy Nair" w:date="2021-01-31T21:04:00Z">
        <w:r w:rsidR="00056227">
          <w:t>’</w:t>
        </w:r>
      </w:ins>
      <w:r w:rsidRPr="00BC4C26">
        <w:t>IT Team</w:t>
      </w:r>
      <w:del w:id="628" w:author="Parvathy Nair" w:date="2021-01-31T21:04:00Z">
        <w:r w:rsidR="003B539B" w:rsidDel="00056227">
          <w:delText>’</w:delText>
        </w:r>
      </w:del>
      <w:ins w:id="629" w:author="Parvathy Nair" w:date="2021-01-31T21:04:00Z">
        <w:r w:rsidR="00056227">
          <w:t>’</w:t>
        </w:r>
      </w:ins>
    </w:p>
    <w:p w14:paraId="23677991" w14:textId="04F9598B" w:rsidR="00BC4C26" w:rsidRPr="00BC4C26" w:rsidRDefault="00BC4C26" w:rsidP="00BC4C26">
      <w:pPr>
        <w:pStyle w:val="CodePACKT"/>
      </w:pPr>
      <w:r w:rsidRPr="00BC4C26">
        <w:t> Path        = </w:t>
      </w:r>
      <w:del w:id="630" w:author="Parvathy Nair" w:date="2021-01-31T21:04:00Z">
        <w:r w:rsidR="003B539B" w:rsidDel="00056227">
          <w:delText>’</w:delText>
        </w:r>
      </w:del>
      <w:ins w:id="631" w:author="Parvathy Nair" w:date="2021-01-31T21:04:00Z">
        <w:r w:rsidR="00056227">
          <w:t>’</w:t>
        </w:r>
      </w:ins>
      <w:r w:rsidRPr="00BC4C26">
        <w:t>OU=</w:t>
      </w:r>
      <w:proofErr w:type="gramStart"/>
      <w:r w:rsidRPr="00BC4C26">
        <w:t>IT,DC</w:t>
      </w:r>
      <w:proofErr w:type="gramEnd"/>
      <w:r w:rsidRPr="00BC4C26">
        <w:t>=Reskit,DC=org</w:t>
      </w:r>
      <w:del w:id="632" w:author="Parvathy Nair" w:date="2021-01-31T21:04:00Z">
        <w:r w:rsidR="003B539B" w:rsidDel="00056227">
          <w:delText>’</w:delText>
        </w:r>
      </w:del>
      <w:ins w:id="633" w:author="Parvathy Nair" w:date="2021-01-31T21:04:00Z">
        <w:r w:rsidR="00056227">
          <w:t>’</w:t>
        </w:r>
      </w:ins>
    </w:p>
    <w:p w14:paraId="53AF7489" w14:textId="539E8862" w:rsidR="00BC4C26" w:rsidRPr="00BC4C26" w:rsidRDefault="00BC4C26" w:rsidP="00BC4C26">
      <w:pPr>
        <w:pStyle w:val="CodePACKT"/>
      </w:pPr>
      <w:r w:rsidRPr="00BC4C26">
        <w:t> Description = </w:t>
      </w:r>
      <w:del w:id="634" w:author="Parvathy Nair" w:date="2021-01-31T21:04:00Z">
        <w:r w:rsidR="003B539B" w:rsidDel="00056227">
          <w:delText>’</w:delText>
        </w:r>
      </w:del>
      <w:ins w:id="635" w:author="Parvathy Nair" w:date="2021-01-31T21:04:00Z">
        <w:r w:rsidR="00056227">
          <w:t>’</w:t>
        </w:r>
      </w:ins>
      <w:r w:rsidRPr="00BC4C26">
        <w:t>All members of the IT Team</w:t>
      </w:r>
      <w:del w:id="636" w:author="Parvathy Nair" w:date="2021-01-31T21:04:00Z">
        <w:r w:rsidR="003B539B" w:rsidDel="00056227">
          <w:delText>’</w:delText>
        </w:r>
      </w:del>
      <w:ins w:id="637" w:author="Parvathy Nair" w:date="2021-01-31T21:04:00Z">
        <w:r w:rsidR="00056227">
          <w:t>’</w:t>
        </w:r>
      </w:ins>
    </w:p>
    <w:p w14:paraId="0D1682D7" w14:textId="332A5B2C" w:rsidR="00BC4C26" w:rsidRPr="00BC4C26" w:rsidRDefault="00BC4C26" w:rsidP="00BC4C26">
      <w:pPr>
        <w:pStyle w:val="CodePACKT"/>
      </w:pPr>
      <w:r w:rsidRPr="00BC4C26">
        <w:t> </w:t>
      </w:r>
      <w:proofErr w:type="gramStart"/>
      <w:r w:rsidRPr="00BC4C26">
        <w:t>GroupScope  =</w:t>
      </w:r>
      <w:proofErr w:type="gramEnd"/>
      <w:r w:rsidRPr="00BC4C26">
        <w:t> </w:t>
      </w:r>
      <w:del w:id="638" w:author="Parvathy Nair" w:date="2021-01-31T21:04:00Z">
        <w:r w:rsidR="003B539B" w:rsidDel="00056227">
          <w:delText>’</w:delText>
        </w:r>
      </w:del>
      <w:ins w:id="639" w:author="Parvathy Nair" w:date="2021-01-31T21:04:00Z">
        <w:r w:rsidR="00056227">
          <w:t>’</w:t>
        </w:r>
      </w:ins>
      <w:r w:rsidRPr="00BC4C26">
        <w:t>DomainLocal</w:t>
      </w:r>
      <w:del w:id="640" w:author="Parvathy Nair" w:date="2021-01-31T21:04:00Z">
        <w:r w:rsidR="003B539B" w:rsidDel="00056227">
          <w:delText>’</w:delText>
        </w:r>
      </w:del>
      <w:ins w:id="641" w:author="Parvathy Nair" w:date="2021-01-31T21:04:00Z">
        <w:r w:rsidR="00056227">
          <w:t>’</w:t>
        </w:r>
      </w:ins>
    </w:p>
    <w:p w14:paraId="33A62821" w14:textId="77777777" w:rsidR="00BC4C26" w:rsidRPr="00BC4C26" w:rsidRDefault="00BC4C26" w:rsidP="00BC4C26">
      <w:pPr>
        <w:pStyle w:val="CodePACKT"/>
      </w:pPr>
      <w:r w:rsidRPr="00BC4C26">
        <w:t>}</w:t>
      </w:r>
    </w:p>
    <w:p w14:paraId="085E5268" w14:textId="77777777" w:rsidR="00BC4C26" w:rsidRPr="00BC4C26" w:rsidRDefault="00BC4C26" w:rsidP="00BC4C26">
      <w:pPr>
        <w:pStyle w:val="CodePACKT"/>
      </w:pPr>
      <w:r w:rsidRPr="00BC4C26">
        <w:t>New-ADGroup @NGHT</w:t>
      </w:r>
    </w:p>
    <w:p w14:paraId="258C2026" w14:textId="77777777" w:rsidR="00BC4C26" w:rsidRPr="00BC4C26" w:rsidRDefault="00BC4C26" w:rsidP="00BC4C26">
      <w:pPr>
        <w:pStyle w:val="CodePACKT"/>
      </w:pPr>
    </w:p>
    <w:p w14:paraId="0BBA0668" w14:textId="0B13FD6B" w:rsidR="00BC4C26" w:rsidRPr="00BC4C26" w:rsidRDefault="00BC4C26" w:rsidP="00BC4C26">
      <w:pPr>
        <w:pStyle w:val="NumberedBulletPACKT"/>
        <w:rPr>
          <w:color w:val="000000"/>
          <w:lang w:val="en-GB" w:eastAsia="en-GB"/>
        </w:rPr>
      </w:pPr>
      <w:r w:rsidRPr="00BC4C26">
        <w:rPr>
          <w:lang w:val="en-GB" w:eastAsia="en-GB"/>
        </w:rPr>
        <w:t>Add</w:t>
      </w:r>
      <w:del w:id="642" w:author="Lucy Wan" w:date="2021-01-26T11:25:00Z">
        <w:r w:rsidRPr="00BC4C26" w:rsidDel="00A56EE0">
          <w:rPr>
            <w:lang w:val="en-GB" w:eastAsia="en-GB"/>
          </w:rPr>
          <w:delText>ing</w:delText>
        </w:r>
      </w:del>
      <w:r w:rsidRPr="00BC4C26">
        <w:rPr>
          <w:lang w:val="en-GB" w:eastAsia="en-GB"/>
        </w:rPr>
        <w:t> all the users in the IT OU into the IT Team group</w:t>
      </w:r>
      <w:ins w:id="643" w:author="Lucy Wan" w:date="2021-01-26T11:25:00Z">
        <w:r w:rsidR="00A56EE0">
          <w:rPr>
            <w:lang w:val="en-GB" w:eastAsia="en-GB"/>
          </w:rPr>
          <w:t>:</w:t>
        </w:r>
      </w:ins>
    </w:p>
    <w:p w14:paraId="716116BA" w14:textId="77777777" w:rsidR="00BC4C26" w:rsidRPr="00BC4C26" w:rsidRDefault="00BC4C26" w:rsidP="00BC4C26">
      <w:pPr>
        <w:pStyle w:val="CodePACKT"/>
      </w:pPr>
    </w:p>
    <w:p w14:paraId="7A948AE3" w14:textId="2B5EA5B9" w:rsidR="00BC4C26" w:rsidRPr="00BC4C26" w:rsidRDefault="00BC4C26" w:rsidP="00BC4C26">
      <w:pPr>
        <w:pStyle w:val="CodePACKT"/>
      </w:pPr>
      <w:r w:rsidRPr="00BC4C26">
        <w:t>$SB = </w:t>
      </w:r>
      <w:del w:id="644" w:author="Parvathy Nair" w:date="2021-01-31T21:04:00Z">
        <w:r w:rsidR="003B539B" w:rsidDel="00056227">
          <w:delText>’</w:delText>
        </w:r>
      </w:del>
      <w:ins w:id="645" w:author="Parvathy Nair" w:date="2021-01-31T21:04:00Z">
        <w:r w:rsidR="00056227">
          <w:t>’</w:t>
        </w:r>
      </w:ins>
      <w:r w:rsidRPr="00BC4C26">
        <w:t>OU=</w:t>
      </w:r>
      <w:proofErr w:type="gramStart"/>
      <w:r w:rsidRPr="00BC4C26">
        <w:t>IT,DC</w:t>
      </w:r>
      <w:proofErr w:type="gramEnd"/>
      <w:r w:rsidRPr="00BC4C26">
        <w:t>=Reskit,DC=Org</w:t>
      </w:r>
      <w:del w:id="646" w:author="Parvathy Nair" w:date="2021-01-31T21:04:00Z">
        <w:r w:rsidR="003B539B" w:rsidDel="00056227">
          <w:delText>’</w:delText>
        </w:r>
      </w:del>
      <w:ins w:id="647" w:author="Parvathy Nair" w:date="2021-01-31T21:04:00Z">
        <w:r w:rsidR="00056227">
          <w:t>’</w:t>
        </w:r>
      </w:ins>
    </w:p>
    <w:p w14:paraId="2FA10EC4" w14:textId="77777777" w:rsidR="00BC4C26" w:rsidRPr="00BC4C26" w:rsidRDefault="00BC4C26" w:rsidP="00BC4C26">
      <w:pPr>
        <w:pStyle w:val="CodePACKT"/>
      </w:pPr>
      <w:r w:rsidRPr="00BC4C26">
        <w:t>$ItUsers = Get-ADUser -Filter * -SearchBase $SB</w:t>
      </w:r>
    </w:p>
    <w:p w14:paraId="50C0490C" w14:textId="0207485A" w:rsidR="00BC4C26" w:rsidRPr="00BC4C26" w:rsidRDefault="00BC4C26" w:rsidP="00BC4C26">
      <w:pPr>
        <w:pStyle w:val="CodePACKT"/>
      </w:pPr>
      <w:r w:rsidRPr="00BC4C26">
        <w:lastRenderedPageBreak/>
        <w:t>Add-ADGroupMember -Identity </w:t>
      </w:r>
      <w:del w:id="648" w:author="Parvathy Nair" w:date="2021-01-31T21:04:00Z">
        <w:r w:rsidR="003B539B" w:rsidDel="00056227">
          <w:delText>’</w:delText>
        </w:r>
      </w:del>
      <w:ins w:id="649" w:author="Parvathy Nair" w:date="2021-01-31T21:04:00Z">
        <w:r w:rsidR="00056227">
          <w:t>’</w:t>
        </w:r>
      </w:ins>
      <w:r w:rsidRPr="00BC4C26">
        <w:t>IT Team</w:t>
      </w:r>
      <w:del w:id="650" w:author="Parvathy Nair" w:date="2021-01-31T21:04:00Z">
        <w:r w:rsidR="003B539B" w:rsidDel="00056227">
          <w:delText>’</w:delText>
        </w:r>
      </w:del>
      <w:proofErr w:type="gramStart"/>
      <w:ins w:id="651" w:author="Parvathy Nair" w:date="2021-01-31T21:04:00Z">
        <w:r w:rsidR="00056227">
          <w:t>’</w:t>
        </w:r>
      </w:ins>
      <w:r w:rsidRPr="00BC4C26">
        <w:t>  -</w:t>
      </w:r>
      <w:proofErr w:type="gramEnd"/>
      <w:r w:rsidRPr="00BC4C26">
        <w:t>Members $ItUsers</w:t>
      </w:r>
    </w:p>
    <w:p w14:paraId="7BBF3503" w14:textId="77777777" w:rsidR="00BC4C26" w:rsidRPr="00BC4C26" w:rsidRDefault="00BC4C26" w:rsidP="00BC4C26">
      <w:pPr>
        <w:pStyle w:val="CodePACKT"/>
      </w:pPr>
    </w:p>
    <w:p w14:paraId="7161A441" w14:textId="2DE0348F" w:rsidR="00BC4C26" w:rsidRPr="00BC4C26" w:rsidRDefault="00BC4C26" w:rsidP="00BC4C26">
      <w:pPr>
        <w:pStyle w:val="NumberedBulletPACKT"/>
        <w:rPr>
          <w:color w:val="000000"/>
          <w:lang w:val="en-GB" w:eastAsia="en-GB"/>
        </w:rPr>
      </w:pPr>
      <w:r w:rsidRPr="00BC4C26">
        <w:rPr>
          <w:lang w:val="en-GB" w:eastAsia="en-GB"/>
        </w:rPr>
        <w:t>Display members of the IT Team group</w:t>
      </w:r>
      <w:ins w:id="652" w:author="Lucy Wan" w:date="2021-01-26T11:25:00Z">
        <w:r w:rsidR="00B261BC">
          <w:rPr>
            <w:lang w:val="en-GB" w:eastAsia="en-GB"/>
          </w:rPr>
          <w:t>:</w:t>
        </w:r>
      </w:ins>
    </w:p>
    <w:p w14:paraId="2CA3E006" w14:textId="77777777" w:rsidR="007152FD" w:rsidRDefault="007152FD" w:rsidP="00272A51">
      <w:pPr>
        <w:pStyle w:val="CodePACKT"/>
      </w:pPr>
    </w:p>
    <w:p w14:paraId="49E74EAB" w14:textId="07319AAE" w:rsidR="00BC4C26" w:rsidRPr="00272A51" w:rsidRDefault="00BC4C26" w:rsidP="00272A51">
      <w:pPr>
        <w:pStyle w:val="CodePACKT"/>
      </w:pPr>
      <w:r w:rsidRPr="00272A51">
        <w:t>Get-ADGroupMember -Identity </w:t>
      </w:r>
      <w:del w:id="653" w:author="Parvathy Nair" w:date="2021-01-31T21:04:00Z">
        <w:r w:rsidR="003B539B" w:rsidDel="00056227">
          <w:delText>’</w:delText>
        </w:r>
      </w:del>
      <w:ins w:id="654" w:author="Parvathy Nair" w:date="2021-01-31T21:04:00Z">
        <w:r w:rsidR="00056227">
          <w:t>’</w:t>
        </w:r>
      </w:ins>
      <w:r w:rsidRPr="00272A51">
        <w:t>IT Team</w:t>
      </w:r>
      <w:del w:id="655" w:author="Parvathy Nair" w:date="2021-01-31T21:04:00Z">
        <w:r w:rsidR="003B539B" w:rsidDel="00056227">
          <w:delText>’</w:delText>
        </w:r>
      </w:del>
      <w:ins w:id="656" w:author="Parvathy Nair" w:date="2021-01-31T21:04:00Z">
        <w:r w:rsidR="00056227">
          <w:t>’</w:t>
        </w:r>
      </w:ins>
      <w:r w:rsidRPr="00272A51">
        <w:t> |</w:t>
      </w:r>
    </w:p>
    <w:p w14:paraId="49C1D61B" w14:textId="77777777" w:rsidR="00BC4C26" w:rsidRPr="00272A51" w:rsidRDefault="00BC4C26" w:rsidP="00272A51">
      <w:pPr>
        <w:pStyle w:val="CodePACKT"/>
      </w:pPr>
      <w:r w:rsidRPr="00272A51">
        <w:t>  Format-Table SamAccountName, DistinguishedName</w:t>
      </w:r>
    </w:p>
    <w:p w14:paraId="4D1A0747" w14:textId="347D8175" w:rsidR="00B30384" w:rsidRDefault="00B30384" w:rsidP="00B30384">
      <w:pPr>
        <w:pStyle w:val="Heading2"/>
        <w:numPr>
          <w:ilvl w:val="1"/>
          <w:numId w:val="3"/>
        </w:numPr>
        <w:tabs>
          <w:tab w:val="left" w:pos="0"/>
        </w:tabs>
      </w:pPr>
      <w:r>
        <w:t>How it works...</w:t>
      </w:r>
    </w:p>
    <w:p w14:paraId="11F4991B" w14:textId="5C37A8E5" w:rsidR="00272A51" w:rsidRDefault="00272A51" w:rsidP="00272A51">
      <w:pPr>
        <w:pStyle w:val="NormalPACKT"/>
        <w:rPr>
          <w:lang w:val="en-GB"/>
        </w:rPr>
      </w:pPr>
      <w:r>
        <w:rPr>
          <w:lang w:val="en-GB"/>
        </w:rPr>
        <w:t xml:space="preserve">You use the </w:t>
      </w:r>
      <w:r w:rsidRPr="00272A51">
        <w:rPr>
          <w:rStyle w:val="CodeInTextPACKT"/>
        </w:rPr>
        <w:t>New-ADUser</w:t>
      </w:r>
      <w:r>
        <w:rPr>
          <w:lang w:val="en-GB"/>
        </w:rPr>
        <w:t xml:space="preserve"> cmdlet to </w:t>
      </w:r>
      <w:r w:rsidR="00B32BBA">
        <w:rPr>
          <w:lang w:val="en-GB"/>
        </w:rPr>
        <w:t>create a new</w:t>
      </w:r>
      <w:r>
        <w:rPr>
          <w:lang w:val="en-GB"/>
        </w:rPr>
        <w:t xml:space="preserve"> AD user. Due to the amount of information you wish to hold for any user you </w:t>
      </w:r>
      <w:proofErr w:type="gramStart"/>
      <w:r>
        <w:rPr>
          <w:lang w:val="en-GB"/>
        </w:rPr>
        <w:t>create</w:t>
      </w:r>
      <w:r w:rsidR="00D8108F">
        <w:rPr>
          <w:lang w:val="en-GB"/>
        </w:rPr>
        <w:t>,</w:t>
      </w:r>
      <w:proofErr w:type="gramEnd"/>
      <w:r w:rsidR="00D8108F">
        <w:rPr>
          <w:lang w:val="en-GB"/>
        </w:rPr>
        <w:t xml:space="preserve"> t</w:t>
      </w:r>
      <w:r>
        <w:rPr>
          <w:lang w:val="en-GB"/>
        </w:rPr>
        <w:t>he number of parameters you</w:t>
      </w:r>
      <w:r w:rsidR="00D8108F">
        <w:rPr>
          <w:lang w:val="en-GB"/>
        </w:rPr>
        <w:t xml:space="preserve"> might need to</w:t>
      </w:r>
      <w:r>
        <w:rPr>
          <w:lang w:val="en-GB"/>
        </w:rPr>
        <w:t xml:space="preserve"> pass to </w:t>
      </w:r>
      <w:r w:rsidRPr="00272A51">
        <w:rPr>
          <w:rStyle w:val="CodeInTextPACKT"/>
        </w:rPr>
        <w:t>New-ADUser</w:t>
      </w:r>
      <w:r w:rsidRPr="00272A51">
        <w:t xml:space="preserve"> </w:t>
      </w:r>
      <w:r>
        <w:rPr>
          <w:lang w:val="en-GB"/>
        </w:rPr>
        <w:t xml:space="preserve">can make for very long </w:t>
      </w:r>
      <w:r w:rsidR="00023980">
        <w:rPr>
          <w:lang w:val="en-GB"/>
        </w:rPr>
        <w:t>code lines</w:t>
      </w:r>
      <w:r>
        <w:rPr>
          <w:lang w:val="en-GB"/>
        </w:rPr>
        <w:t>. To get around that, you create a hash table of parameters and parameter values</w:t>
      </w:r>
      <w:r w:rsidR="00886FCF">
        <w:rPr>
          <w:lang w:val="en-GB"/>
        </w:rPr>
        <w:t xml:space="preserve"> and then use it</w:t>
      </w:r>
      <w:r>
        <w:rPr>
          <w:lang w:val="en-GB"/>
        </w:rPr>
        <w:t xml:space="preserve"> to create the user. In </w:t>
      </w:r>
      <w:r w:rsidRPr="00272A51">
        <w:rPr>
          <w:rStyle w:val="ItalicsPACKT"/>
        </w:rPr>
        <w:t>step 1</w:t>
      </w:r>
      <w:r>
        <w:rPr>
          <w:lang w:val="en-GB"/>
        </w:rPr>
        <w:t>, you create such a hash</w:t>
      </w:r>
      <w:ins w:id="657" w:author="Lucy Wan" w:date="2021-01-26T11:25:00Z">
        <w:r w:rsidR="00655E85">
          <w:rPr>
            <w:lang w:val="en-GB"/>
          </w:rPr>
          <w:t xml:space="preserve"> </w:t>
        </w:r>
      </w:ins>
      <w:r>
        <w:rPr>
          <w:lang w:val="en-GB"/>
        </w:rPr>
        <w:t>table, which creates no output.</w:t>
      </w:r>
    </w:p>
    <w:p w14:paraId="04FF34BA" w14:textId="6AD421EE" w:rsidR="00272A51" w:rsidRDefault="00272A51" w:rsidP="00272A51">
      <w:pPr>
        <w:pStyle w:val="NormalPACKT"/>
        <w:rPr>
          <w:lang w:val="en-GB"/>
        </w:rPr>
      </w:pPr>
      <w:r>
        <w:rPr>
          <w:lang w:val="en-GB"/>
        </w:rPr>
        <w:t xml:space="preserve">In </w:t>
      </w:r>
      <w:r w:rsidRPr="00272A51">
        <w:rPr>
          <w:rStyle w:val="ItalicsPACKT"/>
        </w:rPr>
        <w:t>step 2</w:t>
      </w:r>
      <w:r>
        <w:rPr>
          <w:lang w:val="en-GB"/>
        </w:rPr>
        <w:t>, you add to the hash table you created in the previous step and create two new AD users. This step creates no output.</w:t>
      </w:r>
    </w:p>
    <w:p w14:paraId="588580FE" w14:textId="5D2A05D0" w:rsidR="00272A51" w:rsidRDefault="00272A51" w:rsidP="00272A51">
      <w:pPr>
        <w:pStyle w:val="NormalPACKT"/>
        <w:rPr>
          <w:lang w:val="en-GB"/>
        </w:rPr>
      </w:pPr>
      <w:r>
        <w:rPr>
          <w:lang w:val="en-GB"/>
        </w:rPr>
        <w:t xml:space="preserve">With </w:t>
      </w:r>
      <w:r w:rsidRPr="00272A51">
        <w:rPr>
          <w:rStyle w:val="ItalicsPACKT"/>
        </w:rPr>
        <w:t>step 3</w:t>
      </w:r>
      <w:r>
        <w:rPr>
          <w:lang w:val="en-GB"/>
        </w:rPr>
        <w:t xml:space="preserve">, you create a new Organizational Unit, </w:t>
      </w:r>
      <w:r w:rsidRPr="00272A51">
        <w:rPr>
          <w:rStyle w:val="CodeInTextPACKT"/>
        </w:rPr>
        <w:t>IT</w:t>
      </w:r>
      <w:r w:rsidR="00023980" w:rsidRPr="002F233E">
        <w:t>,</w:t>
      </w:r>
      <w:r w:rsidRPr="002F233E">
        <w:t xml:space="preserve"> </w:t>
      </w:r>
      <w:r w:rsidRPr="00272A51">
        <w:t xml:space="preserve">which creates no output. </w:t>
      </w:r>
      <w:r>
        <w:rPr>
          <w:lang w:val="en-GB"/>
        </w:rPr>
        <w:t>You use this OU to collect user and computer objects for the IT Department of Reskit.Org</w:t>
      </w:r>
      <w:ins w:id="658" w:author="Lucy Wan" w:date="2021-01-26T11:26:00Z">
        <w:r w:rsidR="00A545B8">
          <w:rPr>
            <w:lang w:val="en-GB"/>
          </w:rPr>
          <w:t>.</w:t>
        </w:r>
      </w:ins>
      <w:r>
        <w:rPr>
          <w:lang w:val="en-GB"/>
        </w:rPr>
        <w:t xml:space="preserve"> Next, in </w:t>
      </w:r>
      <w:r w:rsidRPr="00272A51">
        <w:rPr>
          <w:rStyle w:val="ItalicsPACKT"/>
        </w:rPr>
        <w:t>step 4</w:t>
      </w:r>
      <w:r>
        <w:rPr>
          <w:lang w:val="en-GB"/>
        </w:rPr>
        <w:t xml:space="preserve">, which also creates no output, you move the two users you </w:t>
      </w:r>
      <w:r w:rsidR="00D8108F">
        <w:rPr>
          <w:lang w:val="en-GB"/>
        </w:rPr>
        <w:t>created</w:t>
      </w:r>
      <w:r>
        <w:rPr>
          <w:lang w:val="en-GB"/>
        </w:rPr>
        <w:t xml:space="preserve"> previously into the IT OU. </w:t>
      </w:r>
    </w:p>
    <w:p w14:paraId="0B01B648" w14:textId="63CD0698" w:rsidR="00272A51" w:rsidRDefault="00272A51" w:rsidP="00272A51">
      <w:pPr>
        <w:pStyle w:val="NormalPACKT"/>
        <w:rPr>
          <w:lang w:val="en-GB"/>
        </w:rPr>
      </w:pPr>
      <w:r>
        <w:rPr>
          <w:lang w:val="en-GB"/>
        </w:rPr>
        <w:t xml:space="preserve">Rather than creating a user (which by default places the new user object in the Users container in your AD) and later moving it to an OU, you can create a new user object directly in an OU. In </w:t>
      </w:r>
      <w:r w:rsidRPr="00272A51">
        <w:rPr>
          <w:rStyle w:val="ItalicsPACKT"/>
        </w:rPr>
        <w:t>step 5</w:t>
      </w:r>
      <w:r>
        <w:rPr>
          <w:lang w:val="en-GB"/>
        </w:rPr>
        <w:t xml:space="preserve">, you create a third new user directly in the IT OU, which creates no output. </w:t>
      </w:r>
    </w:p>
    <w:p w14:paraId="155CC337" w14:textId="0AEC69C4" w:rsidR="00272A51" w:rsidRDefault="00272A51" w:rsidP="00272A51">
      <w:pPr>
        <w:pStyle w:val="NormalPACKT"/>
        <w:rPr>
          <w:lang w:val="en-GB"/>
        </w:rPr>
      </w:pPr>
      <w:r>
        <w:rPr>
          <w:lang w:val="en-GB"/>
        </w:rPr>
        <w:t xml:space="preserve">In </w:t>
      </w:r>
      <w:r w:rsidRPr="00272A51">
        <w:rPr>
          <w:rStyle w:val="ItalicsPACKT"/>
        </w:rPr>
        <w:t>step 6</w:t>
      </w:r>
      <w:r>
        <w:rPr>
          <w:lang w:val="en-GB"/>
        </w:rPr>
        <w:t xml:space="preserve">, which generates no output, you create two additional users which you use later in the recipe. With </w:t>
      </w:r>
      <w:r w:rsidRPr="00272A51">
        <w:rPr>
          <w:rStyle w:val="ItalicsPACKT"/>
        </w:rPr>
        <w:t>step 7</w:t>
      </w:r>
      <w:r>
        <w:rPr>
          <w:lang w:val="en-GB"/>
        </w:rPr>
        <w:t xml:space="preserve">, you use </w:t>
      </w:r>
      <w:r w:rsidRPr="00272A51">
        <w:rPr>
          <w:rStyle w:val="CodeInTextPACKT"/>
        </w:rPr>
        <w:t>Get-ADUser</w:t>
      </w:r>
      <w:r>
        <w:rPr>
          <w:lang w:val="en-GB"/>
        </w:rPr>
        <w:t xml:space="preserve"> to retrieve all the user objects in the </w:t>
      </w:r>
      <w:r w:rsidRPr="00050979">
        <w:rPr>
          <w:rStyle w:val="CodeInTextPACKT"/>
        </w:rPr>
        <w:t>Reskit.Org</w:t>
      </w:r>
      <w:r>
        <w:rPr>
          <w:lang w:val="en-GB"/>
        </w:rPr>
        <w:t xml:space="preserve"> domain, which looks like this:</w:t>
      </w:r>
    </w:p>
    <w:p w14:paraId="2AA23A14" w14:textId="4919CAC5" w:rsidR="00272A51" w:rsidRDefault="00050979" w:rsidP="00050979">
      <w:pPr>
        <w:pStyle w:val="FigurePACKT"/>
        <w:rPr>
          <w:ins w:id="659" w:author="Lucy Wan" w:date="2021-01-26T11:26:00Z"/>
          <w:lang w:val="en-GB"/>
        </w:rPr>
      </w:pPr>
      <w:r>
        <w:drawing>
          <wp:inline distT="0" distB="0" distL="0" distR="0" wp14:anchorId="2BB9FA22" wp14:editId="39D6790A">
            <wp:extent cx="3773764"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78" cy="1801658"/>
                    </a:xfrm>
                    <a:prstGeom prst="rect">
                      <a:avLst/>
                    </a:prstGeom>
                  </pic:spPr>
                </pic:pic>
              </a:graphicData>
            </a:graphic>
          </wp:inline>
        </w:drawing>
      </w:r>
    </w:p>
    <w:p w14:paraId="7D84B9C2" w14:textId="6CB5678B" w:rsidR="00437C88" w:rsidRPr="00272A51" w:rsidRDefault="00437C88" w:rsidP="00050979">
      <w:pPr>
        <w:pStyle w:val="FigurePACKT"/>
        <w:rPr>
          <w:lang w:val="en-GB"/>
        </w:rPr>
      </w:pPr>
      <w:ins w:id="660" w:author="Lucy Wan" w:date="2021-01-26T11:26:00Z">
        <w:r>
          <w:rPr>
            <w:lang w:val="en-GB"/>
          </w:rPr>
          <w:t>Figure 6.28:</w:t>
        </w:r>
      </w:ins>
      <w:ins w:id="661" w:author="Lucy Wan" w:date="2021-01-26T11:27:00Z">
        <w:r w:rsidR="00E6227D">
          <w:rPr>
            <w:lang w:val="en-GB"/>
          </w:rPr>
          <w:t xml:space="preserve"> </w:t>
        </w:r>
        <w:r w:rsidR="00C75AB2">
          <w:rPr>
            <w:lang w:val="en-GB"/>
          </w:rPr>
          <w:t>Viewing existing AD users</w:t>
        </w:r>
      </w:ins>
    </w:p>
    <w:p w14:paraId="75C1BC79" w14:textId="73EE53B7" w:rsidR="00272A51" w:rsidRDefault="00272A51" w:rsidP="00272A5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28.png</w:t>
      </w:r>
    </w:p>
    <w:p w14:paraId="7A2BCF70" w14:textId="1507B099" w:rsidR="00050979" w:rsidRDefault="00050979" w:rsidP="00050979">
      <w:r>
        <w:t>You can remove any AD user by invoking</w:t>
      </w:r>
      <w:del w:id="662" w:author="Lucy Wan" w:date="2021-01-26T11:27:00Z">
        <w:r w:rsidDel="00A2688C">
          <w:delText xml:space="preserve"> the</w:delText>
        </w:r>
      </w:del>
      <w:r>
        <w:t xml:space="preserve"> </w:t>
      </w:r>
      <w:r w:rsidRPr="00050979">
        <w:rPr>
          <w:rStyle w:val="CodeInTextPACKT"/>
        </w:rPr>
        <w:t>Remove-ADUser</w:t>
      </w:r>
      <w:r>
        <w:t xml:space="preserve">. There are two broad patterns for removing a user. The first pattern involves using </w:t>
      </w:r>
      <w:r w:rsidRPr="00050979">
        <w:rPr>
          <w:rStyle w:val="CodeInTextPACKT"/>
        </w:rPr>
        <w:t>Get-ADUser</w:t>
      </w:r>
      <w:r>
        <w:t xml:space="preserve"> to get the user you want to remove and </w:t>
      </w:r>
      <w:r w:rsidR="00023980">
        <w:t xml:space="preserve">then </w:t>
      </w:r>
      <w:r>
        <w:t xml:space="preserve">piping that to </w:t>
      </w:r>
      <w:r w:rsidRPr="00050979">
        <w:rPr>
          <w:rStyle w:val="CodeInTextPACKT"/>
        </w:rPr>
        <w:t>Remove-ADUser</w:t>
      </w:r>
      <w:r>
        <w:t xml:space="preserve">. This pattern is </w:t>
      </w:r>
      <w:r w:rsidR="00BC3451">
        <w:t>appropriate</w:t>
      </w:r>
      <w:r>
        <w:t xml:space="preserve"> for </w:t>
      </w:r>
      <w:r>
        <w:lastRenderedPageBreak/>
        <w:t xml:space="preserve">the command line where you should always verify you have the right user before deleting that user. The second, possibly more appropriate in scripts, is to remove the user in one operation (and dealing with any risks of removing the wrong user). In </w:t>
      </w:r>
      <w:r w:rsidRPr="00050979">
        <w:rPr>
          <w:rStyle w:val="ItalicsPACKT"/>
        </w:rPr>
        <w:t>step 8</w:t>
      </w:r>
      <w:r>
        <w:t>, you use the Get</w:t>
      </w:r>
      <w:r w:rsidR="00FC731C">
        <w:t xml:space="preserve"> | </w:t>
      </w:r>
      <w:r>
        <w:t xml:space="preserve">Remove pattern to get the user then remove it. In </w:t>
      </w:r>
      <w:r w:rsidRPr="00050979">
        <w:rPr>
          <w:rStyle w:val="ItalicsPACKT"/>
        </w:rPr>
        <w:t>step 9</w:t>
      </w:r>
      <w:r>
        <w:t xml:space="preserve">, you remove the user directly by specifying the </w:t>
      </w:r>
      <w:r w:rsidR="00023980">
        <w:t>user</w:t>
      </w:r>
      <w:del w:id="663" w:author="Parvathy Nair" w:date="2021-01-31T21:04:00Z">
        <w:r w:rsidR="003B539B" w:rsidDel="00056227">
          <w:delText>’</w:delText>
        </w:r>
      </w:del>
      <w:ins w:id="664" w:author="Parvathy Nair" w:date="2021-01-31T21:04:00Z">
        <w:r w:rsidR="00056227">
          <w:t>’</w:t>
        </w:r>
      </w:ins>
      <w:r w:rsidR="00023980">
        <w:t>s identity</w:t>
      </w:r>
      <w:r>
        <w:t xml:space="preserve"> when calling </w:t>
      </w:r>
      <w:r w:rsidRPr="00050979">
        <w:rPr>
          <w:rStyle w:val="CodeInTextPACKT"/>
        </w:rPr>
        <w:t>Remove-ADUser</w:t>
      </w:r>
      <w:r>
        <w:t xml:space="preserve">. Neither </w:t>
      </w:r>
      <w:r w:rsidRPr="00050979">
        <w:rPr>
          <w:rStyle w:val="ItalicsPACKT"/>
        </w:rPr>
        <w:t>step 8</w:t>
      </w:r>
      <w:r>
        <w:t xml:space="preserve"> </w:t>
      </w:r>
      <w:r w:rsidR="00023980">
        <w:t>n</w:t>
      </w:r>
      <w:r>
        <w:t xml:space="preserve">or </w:t>
      </w:r>
      <w:r w:rsidRPr="00050979">
        <w:rPr>
          <w:rStyle w:val="ItalicsPACKT"/>
        </w:rPr>
        <w:t>step 9</w:t>
      </w:r>
      <w:r>
        <w:t xml:space="preserve"> generate output.</w:t>
      </w:r>
    </w:p>
    <w:p w14:paraId="72148EDE" w14:textId="77199ABB" w:rsidR="00BC3451" w:rsidRDefault="00BC3451" w:rsidP="00050979">
      <w:r>
        <w:t xml:space="preserve">In </w:t>
      </w:r>
      <w:r w:rsidRPr="00BC3451">
        <w:rPr>
          <w:rStyle w:val="ItalicsPACKT"/>
        </w:rPr>
        <w:t>step 10</w:t>
      </w:r>
      <w:r>
        <w:t xml:space="preserve">, you update a user object with new/updated properties. This step generates no output. To see the changes, </w:t>
      </w:r>
      <w:r w:rsidR="00733CEA">
        <w:t xml:space="preserve">in </w:t>
      </w:r>
      <w:r w:rsidR="00733CEA" w:rsidRPr="00733CEA">
        <w:rPr>
          <w:rStyle w:val="ItalicsPACKT"/>
        </w:rPr>
        <w:t>step 11</w:t>
      </w:r>
      <w:r w:rsidR="00733CEA">
        <w:t xml:space="preserve">, </w:t>
      </w:r>
      <w:r>
        <w:t xml:space="preserve">you can use </w:t>
      </w:r>
      <w:r w:rsidRPr="00733CEA">
        <w:rPr>
          <w:rStyle w:val="CodeInTextPACKT"/>
        </w:rPr>
        <w:t>Get-ADUser</w:t>
      </w:r>
      <w:r>
        <w:t xml:space="preserve"> and view the properties of the updated user, which looks like this:</w:t>
      </w:r>
    </w:p>
    <w:p w14:paraId="342FB976" w14:textId="2A041556" w:rsidR="00BC3451" w:rsidRDefault="00DB080E" w:rsidP="00DB080E">
      <w:pPr>
        <w:pStyle w:val="FigurePACKT"/>
        <w:rPr>
          <w:ins w:id="665" w:author="Lucy Wan" w:date="2021-01-26T11:28:00Z"/>
        </w:rPr>
      </w:pPr>
      <w:r>
        <w:drawing>
          <wp:inline distT="0" distB="0" distL="0" distR="0" wp14:anchorId="06EEC715" wp14:editId="07B23F32">
            <wp:extent cx="3585589" cy="1054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1614" cy="1059298"/>
                    </a:xfrm>
                    <a:prstGeom prst="rect">
                      <a:avLst/>
                    </a:prstGeom>
                  </pic:spPr>
                </pic:pic>
              </a:graphicData>
            </a:graphic>
          </wp:inline>
        </w:drawing>
      </w:r>
    </w:p>
    <w:p w14:paraId="79B35F63" w14:textId="19AA8560" w:rsidR="00A3032B" w:rsidRDefault="00A3032B" w:rsidP="00DB080E">
      <w:pPr>
        <w:pStyle w:val="FigurePACKT"/>
      </w:pPr>
      <w:ins w:id="666" w:author="Lucy Wan" w:date="2021-01-26T11:28:00Z">
        <w:r>
          <w:t xml:space="preserve">Figure </w:t>
        </w:r>
        <w:r w:rsidR="007B0D32">
          <w:t>6.29: Viewing updated user</w:t>
        </w:r>
      </w:ins>
    </w:p>
    <w:p w14:paraId="43A7C2EF" w14:textId="5C2F0B46" w:rsidR="00733CEA" w:rsidRDefault="00733CEA" w:rsidP="00733C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29.png</w:t>
      </w:r>
    </w:p>
    <w:p w14:paraId="13D0596B" w14:textId="11511E52" w:rsidR="00DB080E" w:rsidRDefault="00DB080E" w:rsidP="00DB080E">
      <w:r>
        <w:t xml:space="preserve">AD enables two types of group account - both of which can contain users and groups: Security and Distribution. </w:t>
      </w:r>
      <w:r w:rsidR="00886FCF">
        <w:t>You use d</w:t>
      </w:r>
      <w:r>
        <w:t xml:space="preserve">istribution groups </w:t>
      </w:r>
      <w:r w:rsidR="00886FCF">
        <w:t xml:space="preserve">typically </w:t>
      </w:r>
      <w:r>
        <w:t>for email systems</w:t>
      </w:r>
      <w:r w:rsidR="00886FCF">
        <w:t xml:space="preserve">. </w:t>
      </w:r>
      <w:r>
        <w:t>Exchange, for example</w:t>
      </w:r>
      <w:r w:rsidR="00886FCF">
        <w:t>,</w:t>
      </w:r>
      <w:r>
        <w:t xml:space="preserve"> uses them to implement distribution lists. You use security groups to assign </w:t>
      </w:r>
      <w:r w:rsidR="00D8108F">
        <w:t>permissions</w:t>
      </w:r>
      <w:r>
        <w:t xml:space="preserve"> and rights. </w:t>
      </w:r>
      <w:r w:rsidR="00886FCF">
        <w:t>For example, if you</w:t>
      </w:r>
      <w:r>
        <w:t xml:space="preserve"> allow a group </w:t>
      </w:r>
      <w:r w:rsidR="00886FCF">
        <w:t xml:space="preserve">to have </w:t>
      </w:r>
      <w:r>
        <w:t>access to a file or folder, then by default</w:t>
      </w:r>
      <w:r w:rsidR="00886FCF">
        <w:t>,</w:t>
      </w:r>
      <w:r>
        <w:t xml:space="preserve"> all members of that group have that</w:t>
      </w:r>
      <w:r w:rsidR="00886FCF">
        <w:t xml:space="preserve"> access </w:t>
      </w:r>
      <w:r>
        <w:t>permission. Using groups is a best practice when setting permissions and rights.</w:t>
      </w:r>
    </w:p>
    <w:p w14:paraId="59277EA2" w14:textId="04A027CB" w:rsidR="00DB080E" w:rsidRPr="00DB080E" w:rsidRDefault="00DB080E" w:rsidP="00DB080E">
      <w:r>
        <w:t>Security groups in AD have three scopes, which offer different features in terms of membe</w:t>
      </w:r>
      <w:del w:id="667" w:author="Lucy Wan" w:date="2021-01-26T11:29:00Z">
        <w:r w:rsidDel="00FA5E07">
          <w:delText>4</w:delText>
        </w:r>
      </w:del>
      <w:r>
        <w:t xml:space="preserve">rs and how you use them to assign permissions and rights. For more details on the different scopes, and AD security groups in general, see </w:t>
      </w:r>
      <w:r w:rsidRPr="00FA5E07">
        <w:rPr>
          <w:rStyle w:val="URLPACKT"/>
        </w:rPr>
        <w:t>https://docs.microsoft.com/en-us/windows/security/identity-protection/access-control/active-directory-security-groups</w:t>
      </w:r>
      <w:ins w:id="668" w:author="Lucy Wan" w:date="2021-01-26T11:30:00Z">
        <w:r w:rsidR="00FA5E07">
          <w:t>.</w:t>
        </w:r>
      </w:ins>
      <w:del w:id="669" w:author="Lucy Wan" w:date="2021-01-26T11:30:00Z">
        <w:r w:rsidDel="00FA5E07">
          <w:delText>,</w:delText>
        </w:r>
      </w:del>
    </w:p>
    <w:p w14:paraId="366E61B9" w14:textId="2943C3F8" w:rsidR="00733CEA" w:rsidRDefault="00DB080E" w:rsidP="00DB080E">
      <w:pPr>
        <w:pStyle w:val="NormalPACKT"/>
      </w:pPr>
      <w:r>
        <w:t xml:space="preserve">In </w:t>
      </w:r>
      <w:r w:rsidRPr="00DB080E">
        <w:rPr>
          <w:rStyle w:val="ItalicsPACKT"/>
        </w:rPr>
        <w:t>step 12</w:t>
      </w:r>
      <w:r>
        <w:t xml:space="preserve">, you create a new domain local group, </w:t>
      </w:r>
      <w:r w:rsidRPr="00DB080E">
        <w:rPr>
          <w:rStyle w:val="CodeInTextPACKT"/>
        </w:rPr>
        <w:t>IT Team</w:t>
      </w:r>
      <w:r>
        <w:t xml:space="preserve">. In </w:t>
      </w:r>
      <w:r w:rsidRPr="00DB080E">
        <w:rPr>
          <w:rStyle w:val="ItalicsPACKT"/>
        </w:rPr>
        <w:t>step 13</w:t>
      </w:r>
      <w:r w:rsidRPr="00DB080E">
        <w:t>,</w:t>
      </w:r>
      <w:r>
        <w:t xml:space="preserve"> you add all the users in the IT OU to this IT Team group. Neither step produces output. In </w:t>
      </w:r>
      <w:r w:rsidRPr="00DB080E">
        <w:rPr>
          <w:rStyle w:val="ItalicsPACKT"/>
        </w:rPr>
        <w:t>step 14</w:t>
      </w:r>
      <w:r>
        <w:t>, you get and display</w:t>
      </w:r>
      <w:del w:id="670" w:author="Lucy Wan" w:date="2021-01-26T11:30:00Z">
        <w:r w:rsidDel="00A14A3E">
          <w:delText>,</w:delText>
        </w:r>
      </w:del>
      <w:r>
        <w:t xml:space="preserve"> the members of the IT Team group, which looks like this:</w:t>
      </w:r>
    </w:p>
    <w:p w14:paraId="47A7FD21" w14:textId="638F3376" w:rsidR="00DB080E" w:rsidRDefault="00DB080E" w:rsidP="00DB080E">
      <w:pPr>
        <w:pStyle w:val="FigurePACKT"/>
        <w:rPr>
          <w:ins w:id="671" w:author="Lucy Wan" w:date="2021-01-26T11:30:00Z"/>
        </w:rPr>
      </w:pPr>
      <w:r>
        <w:drawing>
          <wp:inline distT="0" distB="0" distL="0" distR="0" wp14:anchorId="772072D1" wp14:editId="51D0B3F1">
            <wp:extent cx="3189426" cy="1107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1104" cy="1111495"/>
                    </a:xfrm>
                    <a:prstGeom prst="rect">
                      <a:avLst/>
                    </a:prstGeom>
                  </pic:spPr>
                </pic:pic>
              </a:graphicData>
            </a:graphic>
          </wp:inline>
        </w:drawing>
      </w:r>
    </w:p>
    <w:p w14:paraId="07B61C4C" w14:textId="682A6110" w:rsidR="00A14A3E" w:rsidRDefault="00A14A3E" w:rsidP="00DB080E">
      <w:pPr>
        <w:pStyle w:val="FigurePACKT"/>
      </w:pPr>
      <w:ins w:id="672" w:author="Lucy Wan" w:date="2021-01-26T11:30:00Z">
        <w:r>
          <w:t xml:space="preserve">Figure 6.30: </w:t>
        </w:r>
        <w:r w:rsidR="00A90870">
          <w:t>Displaying members of the IT Team group</w:t>
        </w:r>
      </w:ins>
    </w:p>
    <w:p w14:paraId="28462D43" w14:textId="5B60C760" w:rsidR="00DB080E" w:rsidRDefault="00DB080E" w:rsidP="00DB080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30.png</w:t>
      </w:r>
    </w:p>
    <w:p w14:paraId="69239D08" w14:textId="630E9793" w:rsidR="00B30384" w:rsidRDefault="00B30384" w:rsidP="00B30384">
      <w:pPr>
        <w:pStyle w:val="Heading2"/>
      </w:pPr>
      <w:r>
        <w:lastRenderedPageBreak/>
        <w:t>There</w:t>
      </w:r>
      <w:del w:id="673" w:author="Parvathy Nair" w:date="2021-01-31T21:04:00Z">
        <w:r w:rsidR="003B539B" w:rsidDel="00056227">
          <w:delText>’</w:delText>
        </w:r>
      </w:del>
      <w:ins w:id="674" w:author="Parvathy Nair" w:date="2021-01-31T21:04:00Z">
        <w:r w:rsidR="00056227">
          <w:t>’</w:t>
        </w:r>
      </w:ins>
      <w:r>
        <w:t>s more...</w:t>
      </w:r>
    </w:p>
    <w:p w14:paraId="67711DC2" w14:textId="5C7B8123" w:rsidR="00B30384" w:rsidRDefault="00BC3451" w:rsidP="00AC0E66">
      <w:pPr>
        <w:pStyle w:val="NormalPACKT"/>
        <w:rPr>
          <w:lang w:val="en-GB"/>
        </w:rPr>
      </w:pPr>
      <w:r>
        <w:rPr>
          <w:lang w:val="en-GB"/>
        </w:rPr>
        <w:t xml:space="preserve">In </w:t>
      </w:r>
      <w:r w:rsidRPr="00DB080E">
        <w:rPr>
          <w:rStyle w:val="ItalicsPACKT"/>
        </w:rPr>
        <w:t>step 7</w:t>
      </w:r>
      <w:r>
        <w:rPr>
          <w:lang w:val="en-GB"/>
        </w:rPr>
        <w:t xml:space="preserve">, you see the users in the Reskit.Org domain. Note the user </w:t>
      </w:r>
      <w:r w:rsidRPr="00DB080E">
        <w:rPr>
          <w:rStyle w:val="CodeInTextPACKT"/>
        </w:rPr>
        <w:t>UK$</w:t>
      </w:r>
      <w:r>
        <w:rPr>
          <w:lang w:val="en-GB"/>
        </w:rPr>
        <w:t xml:space="preserve">. This </w:t>
      </w:r>
      <w:r w:rsidR="00886FCF">
        <w:rPr>
          <w:lang w:val="en-GB"/>
        </w:rPr>
        <w:t xml:space="preserve">user </w:t>
      </w:r>
      <w:r>
        <w:rPr>
          <w:lang w:val="en-GB"/>
        </w:rPr>
        <w:t>relates to the child domain (</w:t>
      </w:r>
      <w:proofErr w:type="gramStart"/>
      <w:r w:rsidRPr="00B32BBA">
        <w:rPr>
          <w:rStyle w:val="CodeInTextPACKT"/>
        </w:rPr>
        <w:t>UK.Reskit.Org</w:t>
      </w:r>
      <w:proofErr w:type="gramEnd"/>
      <w:r>
        <w:rPr>
          <w:lang w:val="en-GB"/>
        </w:rPr>
        <w:t xml:space="preserve">). It is not, as such, an actual user. The </w:t>
      </w:r>
      <w:r w:rsidRPr="00DB4893">
        <w:rPr>
          <w:rStyle w:val="CodeInTextPACKT"/>
        </w:rPr>
        <w:t>$</w:t>
      </w:r>
      <w:r>
        <w:rPr>
          <w:lang w:val="en-GB"/>
        </w:rPr>
        <w:t xml:space="preserve"> character at the end of the username indicates it</w:t>
      </w:r>
      <w:del w:id="675" w:author="Parvathy Nair" w:date="2021-01-31T21:04:00Z">
        <w:r w:rsidR="003B539B" w:rsidDel="00056227">
          <w:rPr>
            <w:lang w:val="en-GB"/>
          </w:rPr>
          <w:delText>’</w:delText>
        </w:r>
      </w:del>
      <w:ins w:id="676" w:author="Parvathy Nair" w:date="2021-01-31T21:04:00Z">
        <w:r w:rsidR="00056227">
          <w:rPr>
            <w:lang w:val="en-GB"/>
          </w:rPr>
          <w:t>’</w:t>
        </w:r>
      </w:ins>
      <w:r>
        <w:rPr>
          <w:lang w:val="en-GB"/>
        </w:rPr>
        <w:t>s a hidden user but fundamental to supporting the child domain. Don</w:t>
      </w:r>
      <w:del w:id="677" w:author="Parvathy Nair" w:date="2021-01-31T21:04:00Z">
        <w:r w:rsidR="003B539B" w:rsidDel="00056227">
          <w:rPr>
            <w:lang w:val="en-GB"/>
          </w:rPr>
          <w:delText>’</w:delText>
        </w:r>
      </w:del>
      <w:ins w:id="678" w:author="Parvathy Nair" w:date="2021-01-31T21:04:00Z">
        <w:r w:rsidR="00056227">
          <w:rPr>
            <w:lang w:val="en-GB"/>
          </w:rPr>
          <w:t>’</w:t>
        </w:r>
      </w:ins>
      <w:r>
        <w:rPr>
          <w:lang w:val="en-GB"/>
        </w:rPr>
        <w:t>t be tempted to tidy up and remove this user - that would break the child domain structure.</w:t>
      </w:r>
    </w:p>
    <w:p w14:paraId="48C7A9CF" w14:textId="5A8E0EB6" w:rsidR="00B30384" w:rsidRDefault="00B32BBA" w:rsidP="00AC0E66">
      <w:pPr>
        <w:pStyle w:val="NormalPACKT"/>
        <w:rPr>
          <w:lang w:val="en-GB"/>
        </w:rPr>
      </w:pPr>
      <w:r>
        <w:rPr>
          <w:lang w:val="en-GB"/>
        </w:rPr>
        <w:t>As you see in this recipe, the cmdlets you use to add or modify a user, group, or OU create no output</w:t>
      </w:r>
      <w:ins w:id="679" w:author="Lucy Wan" w:date="2021-01-26T11:31:00Z">
        <w:r w:rsidR="00A8598A">
          <w:rPr>
            <w:lang w:val="en-GB"/>
          </w:rPr>
          <w:t>,</w:t>
        </w:r>
      </w:ins>
      <w:r w:rsidR="00886FCF">
        <w:rPr>
          <w:lang w:val="en-GB"/>
        </w:rPr>
        <w:t xml:space="preserve"> which </w:t>
      </w:r>
      <w:r>
        <w:rPr>
          <w:lang w:val="en-GB"/>
        </w:rPr>
        <w:t>cut</w:t>
      </w:r>
      <w:r w:rsidR="00886FCF">
        <w:rPr>
          <w:lang w:val="en-GB"/>
        </w:rPr>
        <w:t>s</w:t>
      </w:r>
      <w:r>
        <w:rPr>
          <w:lang w:val="en-GB"/>
        </w:rPr>
        <w:t xml:space="preserve"> down on the output you </w:t>
      </w:r>
      <w:proofErr w:type="gramStart"/>
      <w:r>
        <w:rPr>
          <w:lang w:val="en-GB"/>
        </w:rPr>
        <w:t>have to</w:t>
      </w:r>
      <w:proofErr w:type="gramEnd"/>
      <w:r>
        <w:rPr>
          <w:lang w:val="en-GB"/>
        </w:rPr>
        <w:t xml:space="preserve"> wade through. Some cmdlets and cmdlet sets would output details of the objects created, updated, or possibly deleted. Consider the lack of output for AD cmdlets as a feature.</w:t>
      </w:r>
    </w:p>
    <w:p w14:paraId="1D820170" w14:textId="7E9E52DD" w:rsidR="00866A05" w:rsidRPr="00866A05" w:rsidRDefault="00866A05" w:rsidP="00866A05">
      <w:pPr>
        <w:pStyle w:val="Heading1"/>
        <w:tabs>
          <w:tab w:val="left" w:pos="0"/>
        </w:tabs>
        <w:rPr>
          <w:lang w:val="en-US"/>
        </w:rPr>
      </w:pPr>
      <w:r w:rsidRPr="00866A05">
        <w:rPr>
          <w:lang w:val="en-US"/>
        </w:rPr>
        <w:t xml:space="preserve">Managing Active Directory </w:t>
      </w:r>
      <w:r w:rsidR="00927A76">
        <w:rPr>
          <w:lang w:val="en-US"/>
        </w:rPr>
        <w:t>c</w:t>
      </w:r>
      <w:r w:rsidRPr="00866A05">
        <w:rPr>
          <w:lang w:val="en-US"/>
        </w:rPr>
        <w:t>omputers</w:t>
      </w:r>
    </w:p>
    <w:p w14:paraId="7B15A8FF" w14:textId="2E32E1B8" w:rsidR="00D8108F" w:rsidRDefault="00D8108F" w:rsidP="00B30384">
      <w:pPr>
        <w:pStyle w:val="NormalPACKT"/>
      </w:pPr>
      <w:r>
        <w:t xml:space="preserve">AD </w:t>
      </w:r>
      <w:ins w:id="680" w:author="Lucy Wan" w:date="2021-01-26T11:31:00Z">
        <w:r w:rsidR="000F5EAB">
          <w:t>c</w:t>
        </w:r>
      </w:ins>
      <w:del w:id="681" w:author="Lucy Wan" w:date="2021-01-26T11:31:00Z">
        <w:r w:rsidDel="000F5EAB">
          <w:delText>C</w:delText>
        </w:r>
      </w:del>
      <w:r>
        <w:t>omputer objects represent domain</w:t>
      </w:r>
      <w:r w:rsidR="00886FCF">
        <w:t>-</w:t>
      </w:r>
      <w:r>
        <w:t xml:space="preserve">joined computers which can use the </w:t>
      </w:r>
      <w:ins w:id="682" w:author="Lucy Wan" w:date="2021-01-26T11:31:00Z">
        <w:r w:rsidR="008714F7">
          <w:t>d</w:t>
        </w:r>
      </w:ins>
      <w:del w:id="683" w:author="Lucy Wan" w:date="2021-01-26T11:31:00Z">
        <w:r w:rsidDel="008714F7">
          <w:delText>D</w:delText>
        </w:r>
      </w:del>
      <w:r>
        <w:t>omain to authenticate user log</w:t>
      </w:r>
      <w:r w:rsidR="00886FCF">
        <w:t>i</w:t>
      </w:r>
      <w:r>
        <w:t>n. Before you can log</w:t>
      </w:r>
      <w:r w:rsidR="00886FCF">
        <w:t xml:space="preserve"> i</w:t>
      </w:r>
      <w:r>
        <w:t xml:space="preserve">n as a domain user, such as </w:t>
      </w:r>
      <w:r w:rsidRPr="00D8108F">
        <w:rPr>
          <w:rStyle w:val="CodeInTextPACKT"/>
        </w:rPr>
        <w:t>Reskit\JerryG</w:t>
      </w:r>
      <w:r>
        <w:t xml:space="preserve">, your computer must </w:t>
      </w:r>
      <w:r w:rsidR="00886FCF">
        <w:t>be a domain member</w:t>
      </w:r>
      <w:r>
        <w:t>. When a domain</w:t>
      </w:r>
      <w:r w:rsidR="00886FCF">
        <w:t>-</w:t>
      </w:r>
      <w:r>
        <w:t xml:space="preserve">joined computer starts up, it contacts a domain controller to authenticate itself. In effect, the computer logs into the domain and creates a secure channel to the DC. Once </w:t>
      </w:r>
      <w:r w:rsidR="00886FCF">
        <w:t xml:space="preserve">Windows establishes this secure channel, </w:t>
      </w:r>
      <w:commentRangeStart w:id="684"/>
      <w:r>
        <w:t>you can log a user</w:t>
      </w:r>
      <w:commentRangeEnd w:id="684"/>
      <w:r w:rsidR="00B033C1">
        <w:rPr>
          <w:rStyle w:val="CommentReference"/>
          <w:rFonts w:ascii="Arial" w:hAnsi="Arial"/>
        </w:rPr>
        <w:commentReference w:id="684"/>
      </w:r>
      <w:r w:rsidR="00886FCF">
        <w:t>. Under the covers</w:t>
      </w:r>
      <w:ins w:id="685" w:author="Lucy Wan" w:date="2021-01-26T11:32:00Z">
        <w:r w:rsidR="00762B34">
          <w:t>,</w:t>
        </w:r>
      </w:ins>
      <w:del w:id="686" w:author="Lucy Wan" w:date="2021-01-26T11:32:00Z">
        <w:r w:rsidR="00886FCF" w:rsidDel="00762B34">
          <w:delText>.</w:delText>
        </w:r>
      </w:del>
      <w:r w:rsidR="00886FCF">
        <w:t xml:space="preserve"> </w:t>
      </w:r>
      <w:r>
        <w:t xml:space="preserve">Windows uses the secure channel to negotiate the user logon. </w:t>
      </w:r>
    </w:p>
    <w:p w14:paraId="21536FC3" w14:textId="4FCC3E3E" w:rsidR="00D8108F" w:rsidRDefault="00D8108F" w:rsidP="00B30384">
      <w:pPr>
        <w:pStyle w:val="NormalPACKT"/>
      </w:pPr>
      <w:commentRangeStart w:id="687"/>
      <w:r>
        <w:t xml:space="preserve">In this recipe you </w:t>
      </w:r>
      <w:commentRangeEnd w:id="687"/>
      <w:r w:rsidR="00762B34">
        <w:rPr>
          <w:rStyle w:val="CommentReference"/>
          <w:rFonts w:ascii="Arial" w:hAnsi="Arial"/>
        </w:rPr>
        <w:commentReference w:id="687"/>
      </w:r>
    </w:p>
    <w:p w14:paraId="14D0E890" w14:textId="77777777" w:rsidR="00B30384" w:rsidRDefault="00B30384" w:rsidP="00B30384">
      <w:pPr>
        <w:pStyle w:val="Heading2"/>
        <w:tabs>
          <w:tab w:val="left" w:pos="0"/>
        </w:tabs>
      </w:pPr>
      <w:r>
        <w:t>Getting Ready</w:t>
      </w:r>
    </w:p>
    <w:p w14:paraId="2D769BB4" w14:textId="72903EE1" w:rsidR="00B30384" w:rsidRDefault="00B30384" w:rsidP="00086284">
      <w:pPr>
        <w:pStyle w:val="NormalPACKT"/>
      </w:pPr>
      <w:r>
        <w:t xml:space="preserve">You run this recipe on </w:t>
      </w:r>
      <w:r w:rsidR="0073002A">
        <w:rPr>
          <w:rStyle w:val="CodeInTextPACKT"/>
        </w:rPr>
        <w:t>DC1</w:t>
      </w:r>
      <w:r>
        <w:t>, a</w:t>
      </w:r>
      <w:r w:rsidR="0073002A">
        <w:t xml:space="preserve"> domain controller in the Reskit.Org domain. </w:t>
      </w:r>
      <w:r w:rsidR="00886FCF">
        <w:t xml:space="preserve">This recipe also uses </w:t>
      </w:r>
      <w:r w:rsidR="00886FCF" w:rsidRPr="00886FCF">
        <w:rPr>
          <w:rStyle w:val="CodeInTextPACKT"/>
        </w:rPr>
        <w:t>SRV1</w:t>
      </w:r>
      <w:r w:rsidR="00086284" w:rsidRPr="00086284">
        <w:t xml:space="preserve"> </w:t>
      </w:r>
      <w:r w:rsidR="00886FCF">
        <w:t xml:space="preserve">(a non-domain joined host you used in earlier chapters in this book) and </w:t>
      </w:r>
      <w:r w:rsidR="0073002A" w:rsidRPr="00886FCF">
        <w:rPr>
          <w:rStyle w:val="CodeInTextPACKT"/>
        </w:rPr>
        <w:t>UKDC1</w:t>
      </w:r>
      <w:r w:rsidR="00886FCF" w:rsidRPr="00086284">
        <w:t xml:space="preserve"> (</w:t>
      </w:r>
      <w:r w:rsidR="0073002A">
        <w:t xml:space="preserve">the DC in the </w:t>
      </w:r>
      <w:proofErr w:type="gramStart"/>
      <w:r w:rsidR="0073002A" w:rsidRPr="00B53A47">
        <w:rPr>
          <w:rStyle w:val="CodeInTextPACKT"/>
        </w:rPr>
        <w:t>UK.Reskit.Org</w:t>
      </w:r>
      <w:proofErr w:type="gramEnd"/>
      <w:r w:rsidR="00886FCF">
        <w:t xml:space="preserve"> domain)</w:t>
      </w:r>
      <w:r w:rsidR="0073002A">
        <w:t>. You should have PowerShell 7</w:t>
      </w:r>
      <w:del w:id="688" w:author="Lucy Wan" w:date="2021-01-26T11:33:00Z">
        <w:r w:rsidR="00886FCF" w:rsidDel="00E75361">
          <w:delText>,</w:delText>
        </w:r>
      </w:del>
      <w:r w:rsidR="0073002A">
        <w:t xml:space="preserve"> and VS Code installed on each of these hosts.</w:t>
      </w:r>
    </w:p>
    <w:p w14:paraId="3A40157E" w14:textId="77777777" w:rsidR="00B30384" w:rsidRDefault="00B30384" w:rsidP="00B30384">
      <w:pPr>
        <w:pStyle w:val="Heading2"/>
        <w:tabs>
          <w:tab w:val="left" w:pos="0"/>
        </w:tabs>
      </w:pPr>
      <w:r>
        <w:t>How to do it...</w:t>
      </w:r>
    </w:p>
    <w:p w14:paraId="569B21E7" w14:textId="29FDACBD" w:rsidR="00D8108F" w:rsidRPr="0073002A" w:rsidRDefault="00D8108F" w:rsidP="0073002A">
      <w:pPr>
        <w:pStyle w:val="NumberedBulletPACKT"/>
        <w:numPr>
          <w:ilvl w:val="0"/>
          <w:numId w:val="30"/>
        </w:numPr>
        <w:rPr>
          <w:color w:val="000000"/>
          <w:lang w:val="en-GB" w:eastAsia="en-GB"/>
        </w:rPr>
      </w:pPr>
      <w:r w:rsidRPr="0073002A">
        <w:rPr>
          <w:lang w:val="en-GB" w:eastAsia="en-GB"/>
        </w:rPr>
        <w:t>Get</w:t>
      </w:r>
      <w:del w:id="689" w:author="Lucy Wan" w:date="2021-01-26T11:33:00Z">
        <w:r w:rsidRPr="0073002A" w:rsidDel="00C16E10">
          <w:rPr>
            <w:lang w:val="en-GB" w:eastAsia="en-GB"/>
          </w:rPr>
          <w:delText>ting</w:delText>
        </w:r>
      </w:del>
      <w:r w:rsidRPr="0073002A">
        <w:rPr>
          <w:lang w:val="en-GB" w:eastAsia="en-GB"/>
        </w:rPr>
        <w:t> </w:t>
      </w:r>
      <w:r w:rsidR="0073002A">
        <w:rPr>
          <w:lang w:val="en-GB" w:eastAsia="en-GB"/>
        </w:rPr>
        <w:t>c</w:t>
      </w:r>
      <w:r w:rsidRPr="0073002A">
        <w:rPr>
          <w:lang w:val="en-GB" w:eastAsia="en-GB"/>
        </w:rPr>
        <w:t>omputers in the Reskit </w:t>
      </w:r>
      <w:r w:rsidR="006546C8">
        <w:rPr>
          <w:lang w:val="en-GB" w:eastAsia="en-GB"/>
        </w:rPr>
        <w:t>d</w:t>
      </w:r>
      <w:r w:rsidRPr="0073002A">
        <w:rPr>
          <w:lang w:val="en-GB" w:eastAsia="en-GB"/>
        </w:rPr>
        <w:t>omain</w:t>
      </w:r>
      <w:ins w:id="690" w:author="Lucy Wan" w:date="2021-01-26T11:33:00Z">
        <w:r w:rsidR="00C16E10">
          <w:rPr>
            <w:lang w:val="en-GB" w:eastAsia="en-GB"/>
          </w:rPr>
          <w:t>:</w:t>
        </w:r>
      </w:ins>
    </w:p>
    <w:p w14:paraId="77370AC3" w14:textId="77777777" w:rsidR="0073002A" w:rsidRPr="0073002A" w:rsidRDefault="0073002A" w:rsidP="0073002A">
      <w:pPr>
        <w:pStyle w:val="CodePACKT"/>
        <w:rPr>
          <w:rStyle w:val="CodeInTextPACKT"/>
        </w:rPr>
      </w:pPr>
    </w:p>
    <w:p w14:paraId="1870750F" w14:textId="410BA7F4" w:rsidR="00D8108F" w:rsidRPr="0073002A" w:rsidRDefault="00D8108F" w:rsidP="0073002A">
      <w:pPr>
        <w:pStyle w:val="CodePACKT"/>
        <w:rPr>
          <w:rStyle w:val="CodeInTextPACKT"/>
          <w:lang w:val="en-GB" w:eastAsia="en-GB"/>
        </w:rPr>
      </w:pPr>
      <w:r w:rsidRPr="0073002A">
        <w:rPr>
          <w:rStyle w:val="CodeInTextPACKT"/>
          <w:lang w:val="en-GB" w:eastAsia="en-GB"/>
        </w:rPr>
        <w:t>Get-ADComputer -Filter * |</w:t>
      </w:r>
    </w:p>
    <w:p w14:paraId="2D4787A2" w14:textId="77777777" w:rsidR="00D8108F" w:rsidRPr="0073002A" w:rsidRDefault="00D8108F" w:rsidP="0073002A">
      <w:pPr>
        <w:pStyle w:val="CodePACKT"/>
        <w:rPr>
          <w:rStyle w:val="CodeInTextPACKT"/>
          <w:lang w:val="en-GB" w:eastAsia="en-GB"/>
        </w:rPr>
      </w:pPr>
      <w:r w:rsidRPr="0073002A">
        <w:rPr>
          <w:rStyle w:val="CodeInTextPACKT"/>
          <w:lang w:val="en-GB" w:eastAsia="en-GB"/>
        </w:rPr>
        <w:t>  Format-Table -Property Name, DistinguishedName</w:t>
      </w:r>
    </w:p>
    <w:p w14:paraId="2C2B1AC2" w14:textId="77777777" w:rsidR="00D8108F" w:rsidRPr="0073002A" w:rsidRDefault="00D8108F" w:rsidP="0073002A">
      <w:pPr>
        <w:pStyle w:val="CodePACKT"/>
        <w:rPr>
          <w:rStyle w:val="CodeInTextPACKT"/>
          <w:lang w:val="en-GB" w:eastAsia="en-GB"/>
        </w:rPr>
      </w:pPr>
    </w:p>
    <w:p w14:paraId="0CAE5434" w14:textId="552B46D7" w:rsidR="00D8108F" w:rsidRPr="00D8108F" w:rsidRDefault="00D8108F" w:rsidP="0073002A">
      <w:pPr>
        <w:pStyle w:val="NumberedBulletPACKT"/>
        <w:rPr>
          <w:color w:val="000000"/>
          <w:lang w:val="en-GB" w:eastAsia="en-GB"/>
        </w:rPr>
      </w:pPr>
      <w:r w:rsidRPr="00D8108F">
        <w:rPr>
          <w:lang w:val="en-GB" w:eastAsia="en-GB"/>
        </w:rPr>
        <w:t>Gett</w:t>
      </w:r>
      <w:del w:id="691" w:author="Lucy Wan" w:date="2021-01-26T11:33:00Z">
        <w:r w:rsidRPr="00D8108F" w:rsidDel="00C16E10">
          <w:rPr>
            <w:lang w:val="en-GB" w:eastAsia="en-GB"/>
          </w:rPr>
          <w:delText>ing</w:delText>
        </w:r>
      </w:del>
      <w:r w:rsidRPr="00D8108F">
        <w:rPr>
          <w:lang w:val="en-GB" w:eastAsia="en-GB"/>
        </w:rPr>
        <w:t> </w:t>
      </w:r>
      <w:r w:rsidR="0073002A">
        <w:rPr>
          <w:lang w:val="en-GB" w:eastAsia="en-GB"/>
        </w:rPr>
        <w:t>c</w:t>
      </w:r>
      <w:r w:rsidRPr="00D8108F">
        <w:rPr>
          <w:lang w:val="en-GB" w:eastAsia="en-GB"/>
        </w:rPr>
        <w:t>omputers in the UK </w:t>
      </w:r>
      <w:r w:rsidR="006546C8">
        <w:rPr>
          <w:lang w:val="en-GB" w:eastAsia="en-GB"/>
        </w:rPr>
        <w:t>d</w:t>
      </w:r>
      <w:r w:rsidRPr="00D8108F">
        <w:rPr>
          <w:lang w:val="en-GB" w:eastAsia="en-GB"/>
        </w:rPr>
        <w:t>omain</w:t>
      </w:r>
      <w:ins w:id="692" w:author="Lucy Wan" w:date="2021-01-26T11:33:00Z">
        <w:r w:rsidR="00C16E10">
          <w:rPr>
            <w:lang w:val="en-GB" w:eastAsia="en-GB"/>
          </w:rPr>
          <w:t>:</w:t>
        </w:r>
      </w:ins>
    </w:p>
    <w:p w14:paraId="72D330CD" w14:textId="77777777" w:rsidR="0073002A" w:rsidRDefault="0073002A" w:rsidP="0073002A">
      <w:pPr>
        <w:pStyle w:val="CodePACKT"/>
        <w:rPr>
          <w:lang w:val="en-GB"/>
        </w:rPr>
      </w:pPr>
    </w:p>
    <w:p w14:paraId="16E10C8F" w14:textId="61256652" w:rsidR="00D8108F" w:rsidRPr="00D8108F" w:rsidRDefault="00D8108F" w:rsidP="0073002A">
      <w:pPr>
        <w:pStyle w:val="CodePACKT"/>
        <w:rPr>
          <w:lang w:val="en-GB"/>
        </w:rPr>
      </w:pPr>
      <w:commentRangeStart w:id="693"/>
      <w:r w:rsidRPr="00D8108F">
        <w:rPr>
          <w:lang w:val="en-GB"/>
        </w:rPr>
        <w:t>Get-ADComputer -Filter * -Server UKDC1 |</w:t>
      </w:r>
    </w:p>
    <w:p w14:paraId="52AB903B" w14:textId="77777777" w:rsidR="00D8108F" w:rsidRPr="00D8108F" w:rsidRDefault="00D8108F" w:rsidP="0073002A">
      <w:pPr>
        <w:pStyle w:val="CodePACKT"/>
        <w:rPr>
          <w:lang w:val="en-GB"/>
        </w:rPr>
      </w:pPr>
      <w:r w:rsidRPr="00D8108F">
        <w:rPr>
          <w:lang w:val="en-GB"/>
        </w:rPr>
        <w:t>  Format-Table -Property Name, DistinguishedName</w:t>
      </w:r>
      <w:commentRangeEnd w:id="693"/>
      <w:r w:rsidR="00B93157">
        <w:rPr>
          <w:rStyle w:val="CommentReference"/>
          <w:rFonts w:ascii="Times New Roman" w:hAnsi="Times New Roman"/>
          <w:color w:val="auto"/>
          <w:lang w:eastAsia="en-US"/>
        </w:rPr>
        <w:commentReference w:id="693"/>
      </w:r>
    </w:p>
    <w:p w14:paraId="1AC90FD0" w14:textId="77777777" w:rsidR="00D8108F" w:rsidRPr="00D8108F" w:rsidRDefault="00D8108F" w:rsidP="0073002A">
      <w:pPr>
        <w:pStyle w:val="CodePACKT"/>
        <w:rPr>
          <w:lang w:val="en-GB"/>
        </w:rPr>
      </w:pPr>
    </w:p>
    <w:p w14:paraId="2E705304" w14:textId="35E3C26A" w:rsidR="00D8108F" w:rsidRPr="00D8108F" w:rsidRDefault="00D8108F" w:rsidP="0073002A">
      <w:pPr>
        <w:pStyle w:val="NumberedBulletPACKT"/>
        <w:rPr>
          <w:color w:val="000000"/>
          <w:lang w:val="en-GB" w:eastAsia="en-GB"/>
        </w:rPr>
      </w:pPr>
      <w:r w:rsidRPr="00D8108F">
        <w:rPr>
          <w:lang w:val="en-GB" w:eastAsia="en-GB"/>
        </w:rPr>
        <w:t>Creat</w:t>
      </w:r>
      <w:ins w:id="694" w:author="Lucy Wan" w:date="2021-01-26T11:33:00Z">
        <w:r w:rsidR="00C16E10">
          <w:rPr>
            <w:lang w:val="en-GB" w:eastAsia="en-GB"/>
          </w:rPr>
          <w:t>e</w:t>
        </w:r>
      </w:ins>
      <w:del w:id="695" w:author="Lucy Wan" w:date="2021-01-26T11:33:00Z">
        <w:r w:rsidRPr="00D8108F" w:rsidDel="00C16E10">
          <w:rPr>
            <w:lang w:val="en-GB" w:eastAsia="en-GB"/>
          </w:rPr>
          <w:delText>ing</w:delText>
        </w:r>
      </w:del>
      <w:r w:rsidRPr="00D8108F">
        <w:rPr>
          <w:lang w:val="en-GB" w:eastAsia="en-GB"/>
        </w:rPr>
        <w:t> a new computer in</w:t>
      </w:r>
      <w:r w:rsidR="0073002A">
        <w:rPr>
          <w:lang w:val="en-GB" w:eastAsia="en-GB"/>
        </w:rPr>
        <w:t xml:space="preserve"> the </w:t>
      </w:r>
      <w:r w:rsidR="0073002A" w:rsidRPr="0073002A">
        <w:rPr>
          <w:rStyle w:val="CodeInTextPACKT"/>
        </w:rPr>
        <w:t>Reskit.Org</w:t>
      </w:r>
      <w:r w:rsidR="0073002A">
        <w:rPr>
          <w:lang w:val="en-GB" w:eastAsia="en-GB"/>
        </w:rPr>
        <w:t xml:space="preserve"> domain</w:t>
      </w:r>
      <w:ins w:id="696" w:author="Lucy Wan" w:date="2021-01-26T11:33:00Z">
        <w:r w:rsidR="00C16E10">
          <w:rPr>
            <w:lang w:val="en-GB" w:eastAsia="en-GB"/>
          </w:rPr>
          <w:t>:</w:t>
        </w:r>
      </w:ins>
    </w:p>
    <w:p w14:paraId="7D6960B1" w14:textId="77777777" w:rsidR="0073002A" w:rsidRPr="0073002A" w:rsidRDefault="0073002A" w:rsidP="0073002A">
      <w:pPr>
        <w:pStyle w:val="CodePACKT"/>
      </w:pPr>
    </w:p>
    <w:p w14:paraId="262D79A0" w14:textId="6777E3C1" w:rsidR="00D8108F" w:rsidRPr="0073002A" w:rsidRDefault="00D8108F" w:rsidP="0073002A">
      <w:pPr>
        <w:pStyle w:val="CodePACKT"/>
      </w:pPr>
      <w:r w:rsidRPr="0073002A">
        <w:t>$NCHT = </w:t>
      </w:r>
      <w:proofErr w:type="gramStart"/>
      <w:r w:rsidRPr="0073002A">
        <w:t>@{</w:t>
      </w:r>
      <w:proofErr w:type="gramEnd"/>
    </w:p>
    <w:p w14:paraId="399FB94E" w14:textId="2D9EF60C" w:rsidR="00D8108F" w:rsidRPr="0073002A" w:rsidRDefault="00D8108F" w:rsidP="0073002A">
      <w:pPr>
        <w:pStyle w:val="CodePACKT"/>
      </w:pPr>
      <w:r w:rsidRPr="0073002A">
        <w:t>    Name                   = </w:t>
      </w:r>
      <w:del w:id="697" w:author="Parvathy Nair" w:date="2021-01-31T21:04:00Z">
        <w:r w:rsidR="003B539B" w:rsidDel="00056227">
          <w:delText>’</w:delText>
        </w:r>
      </w:del>
      <w:ins w:id="698" w:author="Parvathy Nair" w:date="2021-01-31T21:04:00Z">
        <w:r w:rsidR="00056227">
          <w:t>’</w:t>
        </w:r>
      </w:ins>
      <w:r w:rsidRPr="0073002A">
        <w:t>Wolf</w:t>
      </w:r>
      <w:del w:id="699" w:author="Parvathy Nair" w:date="2021-01-31T21:04:00Z">
        <w:r w:rsidR="003B539B" w:rsidDel="00056227">
          <w:delText>’</w:delText>
        </w:r>
      </w:del>
      <w:ins w:id="700" w:author="Parvathy Nair" w:date="2021-01-31T21:04:00Z">
        <w:r w:rsidR="00056227">
          <w:t>’</w:t>
        </w:r>
      </w:ins>
      <w:r w:rsidRPr="0073002A">
        <w:t> </w:t>
      </w:r>
    </w:p>
    <w:p w14:paraId="3F94B86F" w14:textId="52F3B026" w:rsidR="00D8108F" w:rsidRPr="0073002A" w:rsidRDefault="00D8108F" w:rsidP="0073002A">
      <w:pPr>
        <w:pStyle w:val="CodePACKT"/>
      </w:pPr>
      <w:r w:rsidRPr="0073002A">
        <w:t>    DNSHostName            = </w:t>
      </w:r>
      <w:del w:id="701" w:author="Parvathy Nair" w:date="2021-01-31T21:04:00Z">
        <w:r w:rsidR="003B539B" w:rsidDel="00056227">
          <w:delText>’</w:delText>
        </w:r>
      </w:del>
      <w:ins w:id="702" w:author="Parvathy Nair" w:date="2021-01-31T21:04:00Z">
        <w:r w:rsidR="00056227">
          <w:t>’</w:t>
        </w:r>
      </w:ins>
      <w:proofErr w:type="gramStart"/>
      <w:r w:rsidRPr="0073002A">
        <w:t>Wolf.Reskit.Org</w:t>
      </w:r>
      <w:proofErr w:type="gramEnd"/>
      <w:del w:id="703" w:author="Parvathy Nair" w:date="2021-01-31T21:04:00Z">
        <w:r w:rsidR="003B539B" w:rsidDel="00056227">
          <w:delText>’</w:delText>
        </w:r>
      </w:del>
      <w:ins w:id="704" w:author="Parvathy Nair" w:date="2021-01-31T21:04:00Z">
        <w:r w:rsidR="00056227">
          <w:t>’</w:t>
        </w:r>
      </w:ins>
    </w:p>
    <w:p w14:paraId="47743EA9" w14:textId="0B61BF46" w:rsidR="00D8108F" w:rsidRPr="0073002A" w:rsidRDefault="00D8108F" w:rsidP="0073002A">
      <w:pPr>
        <w:pStyle w:val="CodePACKT"/>
      </w:pPr>
      <w:r w:rsidRPr="0073002A">
        <w:t>    Description            = </w:t>
      </w:r>
      <w:del w:id="705" w:author="Parvathy Nair" w:date="2021-01-31T21:04:00Z">
        <w:r w:rsidR="003B539B" w:rsidDel="00056227">
          <w:delText>’</w:delText>
        </w:r>
      </w:del>
      <w:ins w:id="706" w:author="Parvathy Nair" w:date="2021-01-31T21:04:00Z">
        <w:r w:rsidR="00056227">
          <w:t>’</w:t>
        </w:r>
      </w:ins>
      <w:r w:rsidRPr="0073002A">
        <w:t>One for Jerry</w:t>
      </w:r>
      <w:del w:id="707" w:author="Parvathy Nair" w:date="2021-01-31T21:04:00Z">
        <w:r w:rsidR="003B539B" w:rsidDel="00056227">
          <w:delText>’</w:delText>
        </w:r>
      </w:del>
      <w:ins w:id="708" w:author="Parvathy Nair" w:date="2021-01-31T21:04:00Z">
        <w:r w:rsidR="00056227">
          <w:t>’</w:t>
        </w:r>
      </w:ins>
    </w:p>
    <w:p w14:paraId="5194A60C" w14:textId="7DA94685" w:rsidR="00D8108F" w:rsidRPr="0073002A" w:rsidRDefault="00D8108F" w:rsidP="0073002A">
      <w:pPr>
        <w:pStyle w:val="CodePACKT"/>
      </w:pPr>
      <w:r w:rsidRPr="0073002A">
        <w:lastRenderedPageBreak/>
        <w:t>    Path                   = </w:t>
      </w:r>
      <w:del w:id="709" w:author="Parvathy Nair" w:date="2021-01-31T21:04:00Z">
        <w:r w:rsidR="003B539B" w:rsidDel="00056227">
          <w:delText>’</w:delText>
        </w:r>
      </w:del>
      <w:ins w:id="710" w:author="Parvathy Nair" w:date="2021-01-31T21:04:00Z">
        <w:r w:rsidR="00056227">
          <w:t>’</w:t>
        </w:r>
      </w:ins>
      <w:r w:rsidRPr="0073002A">
        <w:t>OU=</w:t>
      </w:r>
      <w:proofErr w:type="gramStart"/>
      <w:r w:rsidRPr="0073002A">
        <w:t>IT,DC</w:t>
      </w:r>
      <w:proofErr w:type="gramEnd"/>
      <w:r w:rsidRPr="0073002A">
        <w:t>=Reskit,DC=Org</w:t>
      </w:r>
      <w:del w:id="711" w:author="Parvathy Nair" w:date="2021-01-31T21:04:00Z">
        <w:r w:rsidR="003B539B" w:rsidDel="00056227">
          <w:delText>’</w:delText>
        </w:r>
      </w:del>
      <w:ins w:id="712" w:author="Parvathy Nair" w:date="2021-01-31T21:04:00Z">
        <w:r w:rsidR="00056227">
          <w:t>’</w:t>
        </w:r>
      </w:ins>
    </w:p>
    <w:p w14:paraId="4EB2ED3B" w14:textId="77777777" w:rsidR="00D8108F" w:rsidRPr="0073002A" w:rsidRDefault="00D8108F" w:rsidP="0073002A">
      <w:pPr>
        <w:pStyle w:val="CodePACKT"/>
      </w:pPr>
      <w:r w:rsidRPr="0073002A">
        <w:t>}</w:t>
      </w:r>
    </w:p>
    <w:p w14:paraId="4143C63A" w14:textId="77777777" w:rsidR="00D8108F" w:rsidRPr="0073002A" w:rsidRDefault="00D8108F" w:rsidP="0073002A">
      <w:pPr>
        <w:pStyle w:val="CodePACKT"/>
      </w:pPr>
      <w:r w:rsidRPr="0073002A">
        <w:t>New-ADComputer @NCHT</w:t>
      </w:r>
    </w:p>
    <w:p w14:paraId="60187815" w14:textId="77777777" w:rsidR="00D8108F" w:rsidRPr="0073002A" w:rsidRDefault="00D8108F" w:rsidP="0073002A">
      <w:pPr>
        <w:pStyle w:val="CodePACKT"/>
      </w:pPr>
    </w:p>
    <w:p w14:paraId="25C3B5BE" w14:textId="3F9774CF" w:rsidR="00D8108F" w:rsidRPr="00D8108F" w:rsidRDefault="00D8108F" w:rsidP="0073002A">
      <w:pPr>
        <w:pStyle w:val="NumberedBulletPACKT"/>
        <w:rPr>
          <w:color w:val="000000"/>
          <w:lang w:val="en-GB" w:eastAsia="en-GB"/>
        </w:rPr>
      </w:pPr>
      <w:r w:rsidRPr="00D8108F">
        <w:rPr>
          <w:lang w:val="en-GB" w:eastAsia="en-GB"/>
        </w:rPr>
        <w:t>Creat</w:t>
      </w:r>
      <w:ins w:id="713" w:author="Lucy Wan" w:date="2021-01-26T11:33:00Z">
        <w:r w:rsidR="00DC241B">
          <w:rPr>
            <w:lang w:val="en-GB" w:eastAsia="en-GB"/>
          </w:rPr>
          <w:t>e</w:t>
        </w:r>
      </w:ins>
      <w:del w:id="714" w:author="Lucy Wan" w:date="2021-01-26T11:33:00Z">
        <w:r w:rsidRPr="00D8108F" w:rsidDel="00DC241B">
          <w:rPr>
            <w:lang w:val="en-GB" w:eastAsia="en-GB"/>
          </w:rPr>
          <w:delText>ing</w:delText>
        </w:r>
      </w:del>
      <w:r w:rsidRPr="00D8108F">
        <w:rPr>
          <w:lang w:val="en-GB" w:eastAsia="en-GB"/>
        </w:rPr>
        <w:t> </w:t>
      </w:r>
      <w:r w:rsidR="006546C8">
        <w:rPr>
          <w:lang w:val="en-GB" w:eastAsia="en-GB"/>
        </w:rPr>
        <w:t>a c</w:t>
      </w:r>
      <w:r w:rsidRPr="00D8108F">
        <w:rPr>
          <w:lang w:val="en-GB" w:eastAsia="en-GB"/>
        </w:rPr>
        <w:t>redential </w:t>
      </w:r>
      <w:r w:rsidR="006546C8">
        <w:rPr>
          <w:lang w:val="en-GB" w:eastAsia="en-GB"/>
        </w:rPr>
        <w:t>o</w:t>
      </w:r>
      <w:r w:rsidRPr="00D8108F">
        <w:rPr>
          <w:lang w:val="en-GB" w:eastAsia="en-GB"/>
        </w:rPr>
        <w:t>bject for </w:t>
      </w:r>
      <w:r w:rsidRPr="0073002A">
        <w:rPr>
          <w:rStyle w:val="CodeInTextPACKT"/>
        </w:rPr>
        <w:t>SRV1</w:t>
      </w:r>
      <w:ins w:id="715" w:author="Lucy Wan" w:date="2021-01-26T11:34:00Z">
        <w:r w:rsidR="00DC241B">
          <w:rPr>
            <w:lang w:val="en-GB" w:eastAsia="en-GB"/>
          </w:rPr>
          <w:t>:</w:t>
        </w:r>
      </w:ins>
    </w:p>
    <w:p w14:paraId="5BACB81B" w14:textId="77777777" w:rsidR="0073002A" w:rsidRDefault="0073002A" w:rsidP="0073002A">
      <w:pPr>
        <w:pStyle w:val="CodePACKT"/>
        <w:rPr>
          <w:lang w:val="en-GB"/>
        </w:rPr>
      </w:pPr>
    </w:p>
    <w:p w14:paraId="601FF404" w14:textId="35A53034" w:rsidR="00D8108F" w:rsidRPr="0073002A" w:rsidRDefault="00D8108F" w:rsidP="0073002A">
      <w:pPr>
        <w:pStyle w:val="CodePACKT"/>
      </w:pPr>
      <w:commentRangeStart w:id="716"/>
      <w:r w:rsidRPr="0073002A">
        <w:t>$ASRV1    = </w:t>
      </w:r>
      <w:del w:id="717" w:author="Parvathy Nair" w:date="2021-01-31T21:04:00Z">
        <w:r w:rsidR="003B539B" w:rsidDel="00056227">
          <w:delText>’</w:delText>
        </w:r>
      </w:del>
      <w:ins w:id="718" w:author="Parvathy Nair" w:date="2021-01-31T21:04:00Z">
        <w:r w:rsidR="00056227">
          <w:t>’</w:t>
        </w:r>
      </w:ins>
      <w:r w:rsidRPr="0073002A">
        <w:t>SRV1\Administrator</w:t>
      </w:r>
      <w:del w:id="719" w:author="Parvathy Nair" w:date="2021-01-31T21:04:00Z">
        <w:r w:rsidR="003B539B" w:rsidDel="00056227">
          <w:delText>’</w:delText>
        </w:r>
      </w:del>
      <w:ins w:id="720" w:author="Parvathy Nair" w:date="2021-01-31T21:04:00Z">
        <w:r w:rsidR="00056227">
          <w:t>’</w:t>
        </w:r>
      </w:ins>
    </w:p>
    <w:p w14:paraId="44E12DEC" w14:textId="62E15599" w:rsidR="00D8108F" w:rsidRPr="0073002A" w:rsidRDefault="00D8108F" w:rsidP="0073002A">
      <w:pPr>
        <w:pStyle w:val="CodePACKT"/>
      </w:pPr>
      <w:r w:rsidRPr="0073002A">
        <w:t>$PSRV1    = </w:t>
      </w:r>
      <w:del w:id="721" w:author="Parvathy Nair" w:date="2021-01-31T21:04:00Z">
        <w:r w:rsidR="003B539B" w:rsidDel="00056227">
          <w:delText>’</w:delText>
        </w:r>
      </w:del>
      <w:ins w:id="722" w:author="Parvathy Nair" w:date="2021-01-31T21:04:00Z">
        <w:r w:rsidR="00056227">
          <w:t>’</w:t>
        </w:r>
      </w:ins>
      <w:r w:rsidRPr="0073002A">
        <w:t>Pa$$w0rd</w:t>
      </w:r>
      <w:del w:id="723" w:author="Parvathy Nair" w:date="2021-01-31T21:04:00Z">
        <w:r w:rsidR="003B539B" w:rsidDel="00056227">
          <w:delText>’</w:delText>
        </w:r>
      </w:del>
      <w:commentRangeEnd w:id="716"/>
      <w:ins w:id="724" w:author="Parvathy Nair" w:date="2021-01-31T21:04:00Z">
        <w:r w:rsidR="00056227">
          <w:t>’</w:t>
        </w:r>
      </w:ins>
      <w:r w:rsidR="00D70CD7">
        <w:rPr>
          <w:rStyle w:val="CommentReference"/>
          <w:rFonts w:ascii="Times New Roman" w:hAnsi="Times New Roman"/>
          <w:color w:val="auto"/>
          <w:lang w:eastAsia="en-US"/>
        </w:rPr>
        <w:commentReference w:id="716"/>
      </w:r>
    </w:p>
    <w:p w14:paraId="0DAB82DD" w14:textId="77777777" w:rsidR="00D8108F" w:rsidRPr="0073002A" w:rsidRDefault="00D8108F" w:rsidP="0073002A">
      <w:pPr>
        <w:pStyle w:val="CodePACKT"/>
      </w:pPr>
      <w:r w:rsidRPr="0073002A">
        <w:t>$PSSRV1   = ConvertTo-SecureString -String $PSRV1 -AsPlainText -Force</w:t>
      </w:r>
    </w:p>
    <w:p w14:paraId="07C820BF" w14:textId="77777777" w:rsidR="00D8108F" w:rsidRPr="0073002A" w:rsidRDefault="00D8108F" w:rsidP="0073002A">
      <w:pPr>
        <w:pStyle w:val="CodePACKT"/>
      </w:pPr>
      <w:r w:rsidRPr="0073002A">
        <w:t>$CredSRV1 = [pscredential</w:t>
      </w:r>
      <w:proofErr w:type="gramStart"/>
      <w:r w:rsidRPr="0073002A">
        <w:t>]::</w:t>
      </w:r>
      <w:proofErr w:type="gramEnd"/>
      <w:r w:rsidRPr="0073002A">
        <w:t>New($ASRV1, $PSSRV1)</w:t>
      </w:r>
    </w:p>
    <w:p w14:paraId="239CE54D" w14:textId="77777777" w:rsidR="00D8108F" w:rsidRPr="00D8108F" w:rsidRDefault="00D8108F" w:rsidP="0073002A">
      <w:pPr>
        <w:pStyle w:val="CodePACKT"/>
        <w:rPr>
          <w:lang w:val="en-GB"/>
        </w:rPr>
      </w:pPr>
    </w:p>
    <w:p w14:paraId="5515915D" w14:textId="462AF960" w:rsidR="00D8108F" w:rsidRPr="00D8108F" w:rsidRDefault="00D8108F" w:rsidP="0073002A">
      <w:pPr>
        <w:pStyle w:val="NumberedBulletPACKT"/>
        <w:rPr>
          <w:color w:val="000000"/>
          <w:lang w:val="en-GB" w:eastAsia="en-GB"/>
        </w:rPr>
      </w:pPr>
      <w:r w:rsidRPr="00D8108F">
        <w:rPr>
          <w:lang w:val="en-GB" w:eastAsia="en-GB"/>
        </w:rPr>
        <w:t>Creat</w:t>
      </w:r>
      <w:ins w:id="725" w:author="Lucy Wan" w:date="2021-01-26T11:34:00Z">
        <w:r w:rsidR="00DC241B">
          <w:rPr>
            <w:lang w:val="en-GB" w:eastAsia="en-GB"/>
          </w:rPr>
          <w:t>e</w:t>
        </w:r>
      </w:ins>
      <w:del w:id="726" w:author="Lucy Wan" w:date="2021-01-26T11:34:00Z">
        <w:r w:rsidRPr="00D8108F" w:rsidDel="00DC241B">
          <w:rPr>
            <w:lang w:val="en-GB" w:eastAsia="en-GB"/>
          </w:rPr>
          <w:delText>ing</w:delText>
        </w:r>
      </w:del>
      <w:r w:rsidRPr="00D8108F">
        <w:rPr>
          <w:lang w:val="en-GB" w:eastAsia="en-GB"/>
        </w:rPr>
        <w:t> a script block to </w:t>
      </w:r>
      <w:r w:rsidR="0073002A">
        <w:rPr>
          <w:lang w:val="en-GB" w:eastAsia="en-GB"/>
        </w:rPr>
        <w:t>j</w:t>
      </w:r>
      <w:r w:rsidRPr="00D8108F">
        <w:rPr>
          <w:lang w:val="en-GB" w:eastAsia="en-GB"/>
        </w:rPr>
        <w:t>oin </w:t>
      </w:r>
      <w:r w:rsidRPr="0073002A">
        <w:rPr>
          <w:rStyle w:val="CodeInTextPACKT"/>
        </w:rPr>
        <w:t>SRV1</w:t>
      </w:r>
      <w:ins w:id="727" w:author="Lucy Wan" w:date="2021-01-26T11:34:00Z">
        <w:r w:rsidR="00DC241B">
          <w:rPr>
            <w:lang w:val="en-GB" w:eastAsia="en-GB"/>
          </w:rPr>
          <w:t>:</w:t>
        </w:r>
      </w:ins>
    </w:p>
    <w:p w14:paraId="09A18586" w14:textId="77777777" w:rsidR="0073002A" w:rsidRPr="0073002A" w:rsidRDefault="0073002A" w:rsidP="0073002A">
      <w:pPr>
        <w:pStyle w:val="CodePACKT"/>
      </w:pPr>
    </w:p>
    <w:p w14:paraId="3776872F" w14:textId="39C9B13F" w:rsidR="00D8108F" w:rsidRPr="0073002A" w:rsidRDefault="00D8108F" w:rsidP="0073002A">
      <w:pPr>
        <w:pStyle w:val="CodePACKT"/>
      </w:pPr>
      <w:r w:rsidRPr="0073002A">
        <w:t>$SB = {</w:t>
      </w:r>
    </w:p>
    <w:p w14:paraId="592CED37" w14:textId="33A8C27F" w:rsidR="00D8108F" w:rsidRPr="0073002A" w:rsidRDefault="00D8108F" w:rsidP="0073002A">
      <w:pPr>
        <w:pStyle w:val="CodePACKT"/>
      </w:pPr>
      <w:r w:rsidRPr="0073002A">
        <w:t>  $ARK    = </w:t>
      </w:r>
      <w:del w:id="728" w:author="Parvathy Nair" w:date="2021-01-31T21:04:00Z">
        <w:r w:rsidR="003B539B" w:rsidDel="00056227">
          <w:delText>’</w:delText>
        </w:r>
      </w:del>
      <w:ins w:id="729" w:author="Parvathy Nair" w:date="2021-01-31T21:04:00Z">
        <w:r w:rsidR="00056227">
          <w:t>’</w:t>
        </w:r>
      </w:ins>
      <w:r w:rsidRPr="0073002A">
        <w:t>Reskit\Administrator</w:t>
      </w:r>
      <w:del w:id="730" w:author="Parvathy Nair" w:date="2021-01-31T21:04:00Z">
        <w:r w:rsidR="003B539B" w:rsidDel="00056227">
          <w:delText>’</w:delText>
        </w:r>
      </w:del>
      <w:ins w:id="731" w:author="Parvathy Nair" w:date="2021-01-31T21:04:00Z">
        <w:r w:rsidR="00056227">
          <w:t>’</w:t>
        </w:r>
      </w:ins>
    </w:p>
    <w:p w14:paraId="2B953A56" w14:textId="1665D1CE" w:rsidR="00D8108F" w:rsidRPr="0073002A" w:rsidRDefault="00D8108F" w:rsidP="0073002A">
      <w:pPr>
        <w:pStyle w:val="CodePACKT"/>
      </w:pPr>
      <w:r w:rsidRPr="0073002A">
        <w:t>  $PRK    = </w:t>
      </w:r>
      <w:del w:id="732" w:author="Parvathy Nair" w:date="2021-01-31T21:04:00Z">
        <w:r w:rsidR="003B539B" w:rsidDel="00056227">
          <w:delText>’</w:delText>
        </w:r>
      </w:del>
      <w:ins w:id="733" w:author="Parvathy Nair" w:date="2021-01-31T21:04:00Z">
        <w:r w:rsidR="00056227">
          <w:t>’</w:t>
        </w:r>
      </w:ins>
      <w:r w:rsidRPr="0073002A">
        <w:t>Pa$$w0rd</w:t>
      </w:r>
      <w:del w:id="734" w:author="Parvathy Nair" w:date="2021-01-31T21:04:00Z">
        <w:r w:rsidR="003B539B" w:rsidDel="00056227">
          <w:delText>’</w:delText>
        </w:r>
      </w:del>
      <w:ins w:id="735" w:author="Parvathy Nair" w:date="2021-01-31T21:04:00Z">
        <w:r w:rsidR="00056227">
          <w:t>’</w:t>
        </w:r>
      </w:ins>
    </w:p>
    <w:p w14:paraId="16EBC98A" w14:textId="77777777" w:rsidR="00D8108F" w:rsidRPr="0073002A" w:rsidRDefault="00D8108F" w:rsidP="0073002A">
      <w:pPr>
        <w:pStyle w:val="CodePACKT"/>
      </w:pPr>
      <w:r w:rsidRPr="0073002A">
        <w:t>  $PSRK   = ConvertTo-SecureString -String $PRK -AsPlainText -Force</w:t>
      </w:r>
    </w:p>
    <w:p w14:paraId="6E9F73DE" w14:textId="77777777" w:rsidR="00D8108F" w:rsidRPr="0073002A" w:rsidRDefault="00D8108F" w:rsidP="0073002A">
      <w:pPr>
        <w:pStyle w:val="CodePACKT"/>
      </w:pPr>
      <w:r w:rsidRPr="0073002A">
        <w:t>  $CredRK = [pscredential</w:t>
      </w:r>
      <w:proofErr w:type="gramStart"/>
      <w:r w:rsidRPr="0073002A">
        <w:t>]::</w:t>
      </w:r>
      <w:proofErr w:type="gramEnd"/>
      <w:r w:rsidRPr="0073002A">
        <w:t>New($ARK, $PSRK)</w:t>
      </w:r>
    </w:p>
    <w:p w14:paraId="762D0973" w14:textId="77777777" w:rsidR="00D8108F" w:rsidRPr="0073002A" w:rsidRDefault="00D8108F" w:rsidP="0073002A">
      <w:pPr>
        <w:pStyle w:val="CodePACKT"/>
      </w:pPr>
      <w:r w:rsidRPr="0073002A">
        <w:t>  $DJHT = </w:t>
      </w:r>
      <w:proofErr w:type="gramStart"/>
      <w:r w:rsidRPr="0073002A">
        <w:t>@{</w:t>
      </w:r>
      <w:proofErr w:type="gramEnd"/>
    </w:p>
    <w:p w14:paraId="38D08015" w14:textId="235DE026" w:rsidR="00D8108F" w:rsidRPr="0073002A" w:rsidRDefault="00D8108F" w:rsidP="0073002A">
      <w:pPr>
        <w:pStyle w:val="CodePACKT"/>
      </w:pPr>
      <w:r w:rsidRPr="0073002A">
        <w:t>    </w:t>
      </w:r>
      <w:proofErr w:type="gramStart"/>
      <w:r w:rsidRPr="0073002A">
        <w:t>DomainName  =</w:t>
      </w:r>
      <w:proofErr w:type="gramEnd"/>
      <w:r w:rsidRPr="0073002A">
        <w:t> </w:t>
      </w:r>
      <w:del w:id="736" w:author="Parvathy Nair" w:date="2021-01-31T21:04:00Z">
        <w:r w:rsidR="003B539B" w:rsidDel="00056227">
          <w:delText>’</w:delText>
        </w:r>
      </w:del>
      <w:ins w:id="737" w:author="Parvathy Nair" w:date="2021-01-31T21:04:00Z">
        <w:r w:rsidR="00056227">
          <w:t>’</w:t>
        </w:r>
      </w:ins>
      <w:r w:rsidRPr="0073002A">
        <w:t>Reskit.Org</w:t>
      </w:r>
      <w:del w:id="738" w:author="Parvathy Nair" w:date="2021-01-31T21:04:00Z">
        <w:r w:rsidR="003B539B" w:rsidDel="00056227">
          <w:delText>’</w:delText>
        </w:r>
      </w:del>
      <w:ins w:id="739" w:author="Parvathy Nair" w:date="2021-01-31T21:04:00Z">
        <w:r w:rsidR="00056227">
          <w:t>’</w:t>
        </w:r>
      </w:ins>
    </w:p>
    <w:p w14:paraId="31CE707C" w14:textId="6106D3BD" w:rsidR="00D8108F" w:rsidRPr="0073002A" w:rsidRDefault="00D8108F" w:rsidP="0073002A">
      <w:pPr>
        <w:pStyle w:val="CodePACKT"/>
      </w:pPr>
      <w:r w:rsidRPr="0073002A">
        <w:t>    OUPath      = </w:t>
      </w:r>
      <w:del w:id="740" w:author="Parvathy Nair" w:date="2021-01-31T21:04:00Z">
        <w:r w:rsidR="003B539B" w:rsidDel="00056227">
          <w:delText>’</w:delText>
        </w:r>
      </w:del>
      <w:ins w:id="741" w:author="Parvathy Nair" w:date="2021-01-31T21:04:00Z">
        <w:r w:rsidR="00056227">
          <w:t>’</w:t>
        </w:r>
      </w:ins>
      <w:r w:rsidRPr="0073002A">
        <w:t>OU=</w:t>
      </w:r>
      <w:proofErr w:type="gramStart"/>
      <w:r w:rsidRPr="0073002A">
        <w:t>IT,DC</w:t>
      </w:r>
      <w:proofErr w:type="gramEnd"/>
      <w:r w:rsidRPr="0073002A">
        <w:t>=Reskit,DC=Org</w:t>
      </w:r>
      <w:del w:id="742" w:author="Parvathy Nair" w:date="2021-01-31T21:04:00Z">
        <w:r w:rsidR="003B539B" w:rsidDel="00056227">
          <w:delText>’</w:delText>
        </w:r>
      </w:del>
      <w:ins w:id="743" w:author="Parvathy Nair" w:date="2021-01-31T21:04:00Z">
        <w:r w:rsidR="00056227">
          <w:t>’</w:t>
        </w:r>
      </w:ins>
    </w:p>
    <w:p w14:paraId="57BE0A21" w14:textId="77777777" w:rsidR="00D8108F" w:rsidRPr="0073002A" w:rsidRDefault="00D8108F" w:rsidP="0073002A">
      <w:pPr>
        <w:pStyle w:val="CodePACKT"/>
      </w:pPr>
      <w:r w:rsidRPr="0073002A">
        <w:t>    </w:t>
      </w:r>
      <w:proofErr w:type="gramStart"/>
      <w:r w:rsidRPr="0073002A">
        <w:t>Credential  =</w:t>
      </w:r>
      <w:proofErr w:type="gramEnd"/>
      <w:r w:rsidRPr="0073002A">
        <w:t> $CredRK</w:t>
      </w:r>
    </w:p>
    <w:p w14:paraId="30977FF6" w14:textId="77777777" w:rsidR="00D8108F" w:rsidRPr="0073002A" w:rsidRDefault="00D8108F" w:rsidP="0073002A">
      <w:pPr>
        <w:pStyle w:val="CodePACKT"/>
      </w:pPr>
      <w:r w:rsidRPr="0073002A">
        <w:t>    Restart     = $false</w:t>
      </w:r>
    </w:p>
    <w:p w14:paraId="3F14D064" w14:textId="77777777" w:rsidR="00D8108F" w:rsidRPr="0073002A" w:rsidRDefault="00D8108F" w:rsidP="0073002A">
      <w:pPr>
        <w:pStyle w:val="CodePACKT"/>
      </w:pPr>
      <w:r w:rsidRPr="0073002A">
        <w:t> }</w:t>
      </w:r>
    </w:p>
    <w:p w14:paraId="1C8B65DF" w14:textId="77777777" w:rsidR="00D8108F" w:rsidRPr="0073002A" w:rsidRDefault="00D8108F" w:rsidP="0073002A">
      <w:pPr>
        <w:pStyle w:val="CodePACKT"/>
      </w:pPr>
      <w:r w:rsidRPr="0073002A">
        <w:t>    Add-Computer @DJHT</w:t>
      </w:r>
    </w:p>
    <w:p w14:paraId="2ACFD1D0" w14:textId="77777777" w:rsidR="00D8108F" w:rsidRPr="0073002A" w:rsidRDefault="00D8108F" w:rsidP="0073002A">
      <w:pPr>
        <w:pStyle w:val="CodePACKT"/>
      </w:pPr>
      <w:r w:rsidRPr="0073002A">
        <w:t>}  </w:t>
      </w:r>
    </w:p>
    <w:p w14:paraId="01B0DC14" w14:textId="77777777" w:rsidR="00D8108F" w:rsidRPr="0073002A" w:rsidRDefault="00D8108F" w:rsidP="0073002A">
      <w:pPr>
        <w:pStyle w:val="CodePACKT"/>
      </w:pPr>
    </w:p>
    <w:p w14:paraId="78F791A0" w14:textId="4E0B5FD5" w:rsidR="00D8108F" w:rsidRPr="00D8108F" w:rsidRDefault="00D8108F" w:rsidP="0073002A">
      <w:pPr>
        <w:pStyle w:val="NumberedBulletPACKT"/>
        <w:rPr>
          <w:color w:val="000000"/>
          <w:lang w:val="en-GB" w:eastAsia="en-GB"/>
        </w:rPr>
      </w:pPr>
      <w:r w:rsidRPr="00D8108F">
        <w:rPr>
          <w:lang w:val="en-GB" w:eastAsia="en-GB"/>
        </w:rPr>
        <w:t>Join</w:t>
      </w:r>
      <w:del w:id="744" w:author="Lucy Wan" w:date="2021-01-26T11:34:00Z">
        <w:r w:rsidRPr="00D8108F" w:rsidDel="009912E0">
          <w:rPr>
            <w:lang w:val="en-GB" w:eastAsia="en-GB"/>
          </w:rPr>
          <w:delText>ing</w:delText>
        </w:r>
      </w:del>
      <w:r w:rsidRPr="00D8108F">
        <w:rPr>
          <w:lang w:val="en-GB" w:eastAsia="en-GB"/>
        </w:rPr>
        <w:t> the computer to the domain</w:t>
      </w:r>
      <w:ins w:id="745" w:author="Lucy Wan" w:date="2021-01-26T11:34:00Z">
        <w:r w:rsidR="009912E0">
          <w:rPr>
            <w:lang w:val="en-GB" w:eastAsia="en-GB"/>
          </w:rPr>
          <w:t>:</w:t>
        </w:r>
      </w:ins>
    </w:p>
    <w:p w14:paraId="6925C138" w14:textId="77777777" w:rsidR="0073002A" w:rsidRDefault="0073002A" w:rsidP="0073002A">
      <w:pPr>
        <w:pStyle w:val="CodePACKT"/>
        <w:rPr>
          <w:lang w:val="en-GB"/>
        </w:rPr>
      </w:pPr>
    </w:p>
    <w:p w14:paraId="4C9AA754" w14:textId="1ED193F4" w:rsidR="00D8108F" w:rsidRPr="00D8108F" w:rsidRDefault="00D8108F" w:rsidP="0073002A">
      <w:pPr>
        <w:pStyle w:val="CodePACKT"/>
        <w:rPr>
          <w:lang w:val="en-GB"/>
        </w:rPr>
      </w:pPr>
      <w:commentRangeStart w:id="746"/>
      <w:commentRangeStart w:id="747"/>
      <w:r w:rsidRPr="00D8108F">
        <w:rPr>
          <w:lang w:val="en-GB"/>
        </w:rPr>
        <w:t>Invoke-Command -ComputerName </w:t>
      </w:r>
      <w:commentRangeStart w:id="748"/>
      <w:r w:rsidRPr="00D8108F">
        <w:rPr>
          <w:lang w:val="en-GB"/>
        </w:rPr>
        <w:t>SRV1 </w:t>
      </w:r>
      <w:commentRangeEnd w:id="748"/>
      <w:r w:rsidR="005C1696">
        <w:rPr>
          <w:rStyle w:val="CommentReference"/>
          <w:rFonts w:ascii="Times New Roman" w:hAnsi="Times New Roman"/>
          <w:color w:val="auto"/>
          <w:lang w:eastAsia="en-US"/>
        </w:rPr>
        <w:commentReference w:id="748"/>
      </w:r>
      <w:r w:rsidRPr="00D8108F">
        <w:rPr>
          <w:lang w:val="en-GB"/>
        </w:rPr>
        <w:t>-Credential $CredSRV1 -ScriptBlock $SB</w:t>
      </w:r>
      <w:commentRangeEnd w:id="746"/>
      <w:r w:rsidR="00CB4B30">
        <w:rPr>
          <w:rStyle w:val="CommentReference"/>
          <w:rFonts w:ascii="Times New Roman" w:hAnsi="Times New Roman"/>
          <w:color w:val="auto"/>
          <w:lang w:eastAsia="en-US"/>
        </w:rPr>
        <w:commentReference w:id="746"/>
      </w:r>
      <w:commentRangeEnd w:id="747"/>
      <w:r w:rsidR="00570C9D">
        <w:rPr>
          <w:rStyle w:val="CommentReference"/>
          <w:rFonts w:ascii="Times New Roman" w:hAnsi="Times New Roman"/>
          <w:color w:val="auto"/>
          <w:lang w:eastAsia="en-US"/>
        </w:rPr>
        <w:commentReference w:id="747"/>
      </w:r>
    </w:p>
    <w:p w14:paraId="64122A30" w14:textId="77777777" w:rsidR="00D8108F" w:rsidRPr="00D8108F" w:rsidRDefault="00D8108F" w:rsidP="0073002A">
      <w:pPr>
        <w:pStyle w:val="CodePACKT"/>
        <w:rPr>
          <w:lang w:val="en-GB"/>
        </w:rPr>
      </w:pPr>
    </w:p>
    <w:p w14:paraId="27E96A20" w14:textId="25685961" w:rsidR="00D8108F" w:rsidRPr="0073002A" w:rsidRDefault="00D8108F" w:rsidP="0073002A">
      <w:pPr>
        <w:pStyle w:val="NumberedBulletPACKT"/>
        <w:rPr>
          <w:rStyle w:val="CodeInTextPACKT"/>
        </w:rPr>
      </w:pPr>
      <w:r w:rsidRPr="00D8108F">
        <w:rPr>
          <w:lang w:val="en-GB" w:eastAsia="en-GB"/>
        </w:rPr>
        <w:t>Restart</w:t>
      </w:r>
      <w:del w:id="749" w:author="Lucy Wan" w:date="2021-01-26T11:34:00Z">
        <w:r w:rsidRPr="00D8108F" w:rsidDel="009912E0">
          <w:rPr>
            <w:lang w:val="en-GB" w:eastAsia="en-GB"/>
          </w:rPr>
          <w:delText>ing</w:delText>
        </w:r>
      </w:del>
      <w:r w:rsidRPr="00D8108F">
        <w:rPr>
          <w:lang w:val="en-GB" w:eastAsia="en-GB"/>
        </w:rPr>
        <w:t> </w:t>
      </w:r>
      <w:r w:rsidRPr="0073002A">
        <w:rPr>
          <w:rStyle w:val="CodeInTextPACKT"/>
        </w:rPr>
        <w:t>SRV1</w:t>
      </w:r>
      <w:ins w:id="750" w:author="Lucy Wan" w:date="2021-01-26T11:34:00Z">
        <w:r w:rsidR="009912E0">
          <w:rPr>
            <w:lang w:val="en-GB" w:eastAsia="en-GB"/>
          </w:rPr>
          <w:t>:</w:t>
        </w:r>
      </w:ins>
    </w:p>
    <w:p w14:paraId="3920812E" w14:textId="77777777" w:rsidR="0073002A" w:rsidRDefault="0073002A" w:rsidP="0073002A">
      <w:pPr>
        <w:pStyle w:val="CodePACKT"/>
        <w:rPr>
          <w:lang w:val="en-GB"/>
        </w:rPr>
      </w:pPr>
    </w:p>
    <w:p w14:paraId="40991CAD" w14:textId="0606420C" w:rsidR="00D8108F" w:rsidRPr="00D8108F" w:rsidRDefault="00D8108F" w:rsidP="0073002A">
      <w:pPr>
        <w:pStyle w:val="CodePACKT"/>
        <w:rPr>
          <w:lang w:val="en-GB"/>
        </w:rPr>
      </w:pPr>
      <w:r w:rsidRPr="00D8108F">
        <w:rPr>
          <w:lang w:val="en-GB"/>
        </w:rPr>
        <w:t>Restart-Computer -ComputerName SRV1 -Credential $CredSRV1 -Force</w:t>
      </w:r>
    </w:p>
    <w:p w14:paraId="4CEDE486" w14:textId="77777777" w:rsidR="00D8108F" w:rsidRPr="00D8108F" w:rsidRDefault="00D8108F" w:rsidP="0073002A">
      <w:pPr>
        <w:pStyle w:val="CodePACKT"/>
        <w:rPr>
          <w:lang w:val="en-GB"/>
        </w:rPr>
      </w:pPr>
    </w:p>
    <w:p w14:paraId="5D64D40D" w14:textId="2F39A067" w:rsidR="00D8108F" w:rsidRPr="00D8108F" w:rsidRDefault="00D8108F" w:rsidP="0073002A">
      <w:pPr>
        <w:pStyle w:val="NumberedBulletPACKT"/>
        <w:rPr>
          <w:color w:val="000000"/>
          <w:lang w:val="en-GB" w:eastAsia="en-GB"/>
        </w:rPr>
      </w:pPr>
      <w:r w:rsidRPr="00D8108F">
        <w:rPr>
          <w:lang w:val="en-GB" w:eastAsia="en-GB"/>
        </w:rPr>
        <w:t>View</w:t>
      </w:r>
      <w:del w:id="751" w:author="Lucy Wan" w:date="2021-01-26T11:34:00Z">
        <w:r w:rsidRPr="00D8108F" w:rsidDel="009912E0">
          <w:rPr>
            <w:lang w:val="en-GB" w:eastAsia="en-GB"/>
          </w:rPr>
          <w:delText>ing</w:delText>
        </w:r>
      </w:del>
      <w:r w:rsidRPr="00D8108F">
        <w:rPr>
          <w:lang w:val="en-GB" w:eastAsia="en-GB"/>
        </w:rPr>
        <w:t> the resulting computer accounts for </w:t>
      </w:r>
      <w:r w:rsidRPr="0073002A">
        <w:rPr>
          <w:rStyle w:val="CodeInTextPACKT"/>
        </w:rPr>
        <w:t>Reskit.Org</w:t>
      </w:r>
      <w:ins w:id="752" w:author="Lucy Wan" w:date="2021-01-26T11:34:00Z">
        <w:r w:rsidR="009912E0">
          <w:rPr>
            <w:lang w:val="en-GB" w:eastAsia="en-GB"/>
          </w:rPr>
          <w:t>:</w:t>
        </w:r>
      </w:ins>
    </w:p>
    <w:p w14:paraId="15A7DDFD" w14:textId="77777777" w:rsidR="0073002A" w:rsidRPr="0073002A" w:rsidRDefault="0073002A" w:rsidP="0073002A">
      <w:pPr>
        <w:pStyle w:val="CodePACKT"/>
      </w:pPr>
    </w:p>
    <w:p w14:paraId="0027DBBB" w14:textId="6F291217" w:rsidR="00D8108F" w:rsidRPr="0073002A" w:rsidRDefault="00D8108F" w:rsidP="0073002A">
      <w:pPr>
        <w:pStyle w:val="CodePACKT"/>
      </w:pPr>
      <w:r w:rsidRPr="0073002A">
        <w:t>Get-ADComputer -Filter * -Properties </w:t>
      </w:r>
      <w:proofErr w:type="gramStart"/>
      <w:r w:rsidRPr="0073002A">
        <w:t>DNSHostName,LastLogonDate</w:t>
      </w:r>
      <w:proofErr w:type="gramEnd"/>
      <w:r w:rsidRPr="0073002A">
        <w:t> | </w:t>
      </w:r>
    </w:p>
    <w:p w14:paraId="142542B8" w14:textId="77777777" w:rsidR="00D8108F" w:rsidRPr="0073002A" w:rsidRDefault="00D8108F" w:rsidP="0073002A">
      <w:pPr>
        <w:pStyle w:val="CodePACKT"/>
      </w:pPr>
      <w:r w:rsidRPr="0073002A">
        <w:t>  Format-Table -Property Name, DNSHostName, Enabled</w:t>
      </w:r>
    </w:p>
    <w:p w14:paraId="61B7AAC9" w14:textId="67C07B96" w:rsidR="00B30384" w:rsidRDefault="00B30384" w:rsidP="00B30384">
      <w:pPr>
        <w:pStyle w:val="Heading2"/>
        <w:numPr>
          <w:ilvl w:val="1"/>
          <w:numId w:val="3"/>
        </w:numPr>
        <w:tabs>
          <w:tab w:val="left" w:pos="0"/>
        </w:tabs>
      </w:pPr>
      <w:r>
        <w:t>How it works...</w:t>
      </w:r>
    </w:p>
    <w:p w14:paraId="5E522100" w14:textId="60D1468C" w:rsidR="0073002A" w:rsidRPr="0073002A" w:rsidRDefault="0073002A" w:rsidP="0073002A">
      <w:pPr>
        <w:pStyle w:val="NormalPACKT"/>
        <w:rPr>
          <w:lang w:val="en-GB"/>
        </w:rPr>
      </w:pPr>
      <w:r>
        <w:rPr>
          <w:lang w:val="en-GB"/>
        </w:rPr>
        <w:t xml:space="preserve">In </w:t>
      </w:r>
      <w:r w:rsidRPr="0073002A">
        <w:rPr>
          <w:rStyle w:val="ItalicsPACKT"/>
        </w:rPr>
        <w:t>step 1</w:t>
      </w:r>
      <w:r>
        <w:rPr>
          <w:lang w:val="en-GB"/>
        </w:rPr>
        <w:t xml:space="preserve">, you use the </w:t>
      </w:r>
      <w:r w:rsidRPr="00EA2A32">
        <w:rPr>
          <w:rStyle w:val="CodeInTextPACKT"/>
        </w:rPr>
        <w:t>Get-ADComputer</w:t>
      </w:r>
      <w:r>
        <w:rPr>
          <w:lang w:val="en-GB"/>
        </w:rPr>
        <w:t xml:space="preserve"> cmdlet to obtain the computer </w:t>
      </w:r>
      <w:r w:rsidR="00EA2A32">
        <w:rPr>
          <w:lang w:val="en-GB"/>
        </w:rPr>
        <w:t>objects</w:t>
      </w:r>
      <w:r>
        <w:rPr>
          <w:lang w:val="en-GB"/>
        </w:rPr>
        <w:t xml:space="preserve"> defined, thus far, in the AD, which looks like this:</w:t>
      </w:r>
    </w:p>
    <w:p w14:paraId="56A47E91" w14:textId="4C577929" w:rsidR="0073002A" w:rsidRDefault="0073002A" w:rsidP="0073002A">
      <w:pPr>
        <w:pStyle w:val="FigurePACKT"/>
        <w:rPr>
          <w:ins w:id="753" w:author="Lucy Wan" w:date="2021-01-26T11:34:00Z"/>
          <w:lang w:val="en-GB"/>
        </w:rPr>
      </w:pPr>
      <w:r>
        <w:lastRenderedPageBreak/>
        <w:drawing>
          <wp:inline distT="0" distB="0" distL="0" distR="0" wp14:anchorId="2F551582" wp14:editId="79F6B1A0">
            <wp:extent cx="3509563" cy="112224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1324" cy="1126005"/>
                    </a:xfrm>
                    <a:prstGeom prst="rect">
                      <a:avLst/>
                    </a:prstGeom>
                  </pic:spPr>
                </pic:pic>
              </a:graphicData>
            </a:graphic>
          </wp:inline>
        </w:drawing>
      </w:r>
    </w:p>
    <w:p w14:paraId="52CFF143" w14:textId="26847E6D" w:rsidR="00652579" w:rsidRPr="0073002A" w:rsidRDefault="00652579" w:rsidP="0073002A">
      <w:pPr>
        <w:pStyle w:val="FigurePACKT"/>
        <w:rPr>
          <w:lang w:val="en-GB"/>
        </w:rPr>
      </w:pPr>
      <w:ins w:id="754" w:author="Lucy Wan" w:date="2021-01-26T11:34:00Z">
        <w:r>
          <w:rPr>
            <w:lang w:val="en-GB"/>
          </w:rPr>
          <w:t>Figure 6.31</w:t>
        </w:r>
        <w:r w:rsidR="00D47182">
          <w:rPr>
            <w:lang w:val="en-GB"/>
          </w:rPr>
          <w:t>: Getting computers in the Reskit domain</w:t>
        </w:r>
      </w:ins>
    </w:p>
    <w:p w14:paraId="186F84C5" w14:textId="0809398B" w:rsidR="0073002A" w:rsidRDefault="0073002A" w:rsidP="0073002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31.png</w:t>
      </w:r>
    </w:p>
    <w:p w14:paraId="64F14B0E" w14:textId="5DF5D931" w:rsidR="0073002A" w:rsidRDefault="0073002A" w:rsidP="001D1036">
      <w:pPr>
        <w:pStyle w:val="NormalPACKT"/>
      </w:pPr>
      <w:r>
        <w:t xml:space="preserve">In </w:t>
      </w:r>
      <w:r w:rsidRPr="007B1A31">
        <w:rPr>
          <w:rStyle w:val="ItalicsPACKT"/>
        </w:rPr>
        <w:t>step 2</w:t>
      </w:r>
      <w:r>
        <w:t xml:space="preserve">, you obtain the computers in the </w:t>
      </w:r>
      <w:proofErr w:type="gramStart"/>
      <w:r w:rsidRPr="007B1A31">
        <w:rPr>
          <w:rStyle w:val="CodeInTextPACKT"/>
        </w:rPr>
        <w:t>UK.Reskit</w:t>
      </w:r>
      <w:r w:rsidR="007B1A31" w:rsidRPr="007B1A31">
        <w:rPr>
          <w:rStyle w:val="CodeInTextPACKT"/>
        </w:rPr>
        <w:t>.Org</w:t>
      </w:r>
      <w:proofErr w:type="gramEnd"/>
      <w:r w:rsidR="007B1A31">
        <w:t xml:space="preserve"> d</w:t>
      </w:r>
      <w:r>
        <w:t>omain from that domain</w:t>
      </w:r>
      <w:del w:id="755" w:author="Parvathy Nair" w:date="2021-01-31T21:04:00Z">
        <w:r w:rsidR="003B539B" w:rsidDel="00056227">
          <w:delText>’</w:delText>
        </w:r>
      </w:del>
      <w:ins w:id="756" w:author="Parvathy Nair" w:date="2021-01-31T21:04:00Z">
        <w:r w:rsidR="00056227">
          <w:t>’</w:t>
        </w:r>
      </w:ins>
      <w:r>
        <w:t xml:space="preserve">s DC, </w:t>
      </w:r>
      <w:r w:rsidRPr="007B1A31">
        <w:rPr>
          <w:rStyle w:val="CodeInTextPACKT"/>
        </w:rPr>
        <w:t>UKDC1</w:t>
      </w:r>
      <w:r>
        <w:t>, whi</w:t>
      </w:r>
      <w:r w:rsidR="007B1A31">
        <w:t>ch looks like this:</w:t>
      </w:r>
    </w:p>
    <w:p w14:paraId="56574FF2" w14:textId="44DB9D7F" w:rsidR="007B1A31" w:rsidRDefault="007B1A31" w:rsidP="007B1A31">
      <w:pPr>
        <w:pStyle w:val="FigurePACKT"/>
        <w:rPr>
          <w:ins w:id="757" w:author="Lucy Wan" w:date="2021-01-26T11:35:00Z"/>
        </w:rPr>
      </w:pPr>
      <w:r>
        <w:drawing>
          <wp:inline distT="0" distB="0" distL="0" distR="0" wp14:anchorId="73A9E10F" wp14:editId="04D90659">
            <wp:extent cx="3080653" cy="86138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3876" cy="867880"/>
                    </a:xfrm>
                    <a:prstGeom prst="rect">
                      <a:avLst/>
                    </a:prstGeom>
                  </pic:spPr>
                </pic:pic>
              </a:graphicData>
            </a:graphic>
          </wp:inline>
        </w:drawing>
      </w:r>
    </w:p>
    <w:p w14:paraId="3835E5BB" w14:textId="0EC82E9E" w:rsidR="00DC4BD4" w:rsidRDefault="00DC4BD4" w:rsidP="007B1A31">
      <w:pPr>
        <w:pStyle w:val="FigurePACKT"/>
      </w:pPr>
      <w:ins w:id="758" w:author="Lucy Wan" w:date="2021-01-26T11:35:00Z">
        <w:r>
          <w:t xml:space="preserve">Figure 6.32: </w:t>
        </w:r>
        <w:r w:rsidR="00335C48">
          <w:t>Getting computers in the UK domain</w:t>
        </w:r>
      </w:ins>
    </w:p>
    <w:p w14:paraId="031DC530" w14:textId="4E853300" w:rsidR="007B1A31" w:rsidRDefault="007B1A31" w:rsidP="007B1A3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32.png</w:t>
      </w:r>
    </w:p>
    <w:p w14:paraId="44B23165" w14:textId="65CFE3F5" w:rsidR="007B1A31" w:rsidRDefault="007B1A31" w:rsidP="0073002A">
      <w:r>
        <w:t xml:space="preserve">In </w:t>
      </w:r>
      <w:r w:rsidRPr="007B1A31">
        <w:rPr>
          <w:rStyle w:val="ItalicsPACKT"/>
        </w:rPr>
        <w:t>step 3,</w:t>
      </w:r>
      <w:r>
        <w:t xml:space="preserve"> you create a new computer in the Reskit domain, </w:t>
      </w:r>
      <w:r w:rsidRPr="00DE6284">
        <w:rPr>
          <w:rStyle w:val="CodeInTextPACKT"/>
        </w:rPr>
        <w:t>Wolf</w:t>
      </w:r>
      <w:r>
        <w:t xml:space="preserve">, or </w:t>
      </w:r>
      <w:r w:rsidRPr="00DE6284">
        <w:rPr>
          <w:rStyle w:val="CodeInTextPACKT"/>
        </w:rPr>
        <w:t>Wolf.Reskit.Org</w:t>
      </w:r>
      <w:r>
        <w:t xml:space="preserve">. This step creates no </w:t>
      </w:r>
      <w:r w:rsidR="00DE6284">
        <w:t>output.</w:t>
      </w:r>
    </w:p>
    <w:p w14:paraId="6C562FC2" w14:textId="3B9A1D58" w:rsidR="003A566E" w:rsidRDefault="00DE6284" w:rsidP="0073002A">
      <w:r>
        <w:t xml:space="preserve">To prepare to add </w:t>
      </w:r>
      <w:r w:rsidRPr="00DE6284">
        <w:rPr>
          <w:rStyle w:val="CodeInTextPACKT"/>
        </w:rPr>
        <w:t>SRV1</w:t>
      </w:r>
      <w:r>
        <w:t xml:space="preserve"> to the domain in a single operation, in </w:t>
      </w:r>
      <w:r w:rsidRPr="00DE6284">
        <w:rPr>
          <w:rStyle w:val="ItalicsPACKT"/>
        </w:rPr>
        <w:t>step 4</w:t>
      </w:r>
      <w:r>
        <w:t xml:space="preserve">, you create a credential object for </w:t>
      </w:r>
      <w:r w:rsidRPr="00DE6284">
        <w:rPr>
          <w:rStyle w:val="CodeInTextPACKT"/>
        </w:rPr>
        <w:t>SRV1</w:t>
      </w:r>
      <w:del w:id="759" w:author="Parvathy Nair" w:date="2021-01-31T21:04:00Z">
        <w:r w:rsidR="003B539B" w:rsidDel="00056227">
          <w:delText>’</w:delText>
        </w:r>
      </w:del>
      <w:ins w:id="760" w:author="Parvathy Nair" w:date="2021-01-31T21:04:00Z">
        <w:r w:rsidR="00056227">
          <w:t>’</w:t>
        </w:r>
      </w:ins>
      <w:r>
        <w:t xml:space="preserve">s administrator user. </w:t>
      </w:r>
      <w:commentRangeStart w:id="761"/>
      <w:r w:rsidR="00751E64">
        <w:t xml:space="preserve">You need this because </w:t>
      </w:r>
      <w:r w:rsidRPr="00DE6284">
        <w:rPr>
          <w:rStyle w:val="CodeInTextPACKT"/>
        </w:rPr>
        <w:t>SRV1</w:t>
      </w:r>
      <w:r>
        <w:t xml:space="preserve"> is a workgroup computer.</w:t>
      </w:r>
      <w:commentRangeEnd w:id="761"/>
      <w:r w:rsidR="00EA23EB">
        <w:rPr>
          <w:rStyle w:val="CommentReference"/>
        </w:rPr>
        <w:commentReference w:id="761"/>
      </w:r>
      <w:r w:rsidR="003A566E">
        <w:t xml:space="preserve"> In </w:t>
      </w:r>
      <w:r w:rsidR="003A566E" w:rsidRPr="00751E64">
        <w:rPr>
          <w:rStyle w:val="ItalicsPACKT"/>
        </w:rPr>
        <w:t>step 5</w:t>
      </w:r>
      <w:r w:rsidR="003A566E">
        <w:t>, you create a script block that adds a computer to the Reskit.Org domain. Ne</w:t>
      </w:r>
      <w:ins w:id="762" w:author="Lucy Wan" w:date="2021-01-26T11:36:00Z">
        <w:r w:rsidR="00396573">
          <w:t>i</w:t>
        </w:r>
      </w:ins>
      <w:r w:rsidR="003A566E">
        <w:t>ther step produces any output.</w:t>
      </w:r>
    </w:p>
    <w:p w14:paraId="2EFF5EAC" w14:textId="11A8CEB8" w:rsidR="003A566E" w:rsidRDefault="003A566E" w:rsidP="0073002A">
      <w:commentRangeStart w:id="763"/>
      <w:r>
        <w:t xml:space="preserve">In </w:t>
      </w:r>
      <w:r w:rsidRPr="003A566E">
        <w:rPr>
          <w:rStyle w:val="ItalicsPACKT"/>
        </w:rPr>
        <w:t>step 6,</w:t>
      </w:r>
      <w:r>
        <w:t xml:space="preserve"> you invoke the script block on </w:t>
      </w:r>
      <w:r w:rsidRPr="003A566E">
        <w:rPr>
          <w:rStyle w:val="CodeInTextPACKT"/>
        </w:rPr>
        <w:t>SRV1</w:t>
      </w:r>
      <w:commentRangeEnd w:id="763"/>
      <w:r w:rsidR="00070341">
        <w:rPr>
          <w:rStyle w:val="CommentReference"/>
        </w:rPr>
        <w:commentReference w:id="763"/>
      </w:r>
      <w:r w:rsidR="00751E64">
        <w:rPr>
          <w:rStyle w:val="CodeInTextPACKT"/>
        </w:rPr>
        <w:t>,</w:t>
      </w:r>
      <w:r>
        <w:t xml:space="preserve"> adding the computer to the domain. The output of this step looks like this:</w:t>
      </w:r>
    </w:p>
    <w:p w14:paraId="0DAF8214" w14:textId="1B63D309" w:rsidR="003A566E" w:rsidRDefault="003A566E" w:rsidP="003A566E">
      <w:pPr>
        <w:pStyle w:val="FigurePACKT"/>
        <w:rPr>
          <w:ins w:id="764" w:author="Lucy Wan" w:date="2021-01-26T11:36:00Z"/>
        </w:rPr>
      </w:pPr>
      <w:r>
        <w:drawing>
          <wp:inline distT="0" distB="0" distL="0" distR="0" wp14:anchorId="6607CD91" wp14:editId="11F81924">
            <wp:extent cx="3604260" cy="387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2521" cy="394676"/>
                    </a:xfrm>
                    <a:prstGeom prst="rect">
                      <a:avLst/>
                    </a:prstGeom>
                  </pic:spPr>
                </pic:pic>
              </a:graphicData>
            </a:graphic>
          </wp:inline>
        </w:drawing>
      </w:r>
    </w:p>
    <w:p w14:paraId="5FA3B2EB" w14:textId="486EA757" w:rsidR="00396573" w:rsidRDefault="00396573" w:rsidP="003A566E">
      <w:pPr>
        <w:pStyle w:val="FigurePACKT"/>
      </w:pPr>
      <w:ins w:id="765" w:author="Lucy Wan" w:date="2021-01-26T11:36:00Z">
        <w:r>
          <w:t>Figure 6.33: Joining the computer to the domain</w:t>
        </w:r>
      </w:ins>
    </w:p>
    <w:p w14:paraId="47A2797C" w14:textId="75F75D12"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33.png</w:t>
      </w:r>
    </w:p>
    <w:p w14:paraId="61CC2F8E" w14:textId="30E6066D" w:rsidR="003A566E" w:rsidRDefault="003A566E" w:rsidP="003A566E">
      <w:r>
        <w:t xml:space="preserve">To complete the process of joining </w:t>
      </w:r>
      <w:r w:rsidRPr="007A5ECA">
        <w:rPr>
          <w:rStyle w:val="CodeInTextPACKT"/>
        </w:rPr>
        <w:t>SRV1</w:t>
      </w:r>
      <w:r>
        <w:t xml:space="preserve"> to the Reskit.Org domain, in </w:t>
      </w:r>
      <w:r w:rsidRPr="00751E64">
        <w:rPr>
          <w:rStyle w:val="ItalicsPACKT"/>
        </w:rPr>
        <w:t>step 7</w:t>
      </w:r>
      <w:r>
        <w:t xml:space="preserve">, you reboot </w:t>
      </w:r>
      <w:r w:rsidRPr="002E0A56">
        <w:rPr>
          <w:rStyle w:val="CodeInTextPACKT"/>
        </w:rPr>
        <w:t>SRV1</w:t>
      </w:r>
      <w:r>
        <w:t xml:space="preserve"> which creates no output.</w:t>
      </w:r>
    </w:p>
    <w:p w14:paraId="03914F0E" w14:textId="50874BCE" w:rsidR="003A566E" w:rsidRDefault="003A566E" w:rsidP="003A566E">
      <w:r>
        <w:t xml:space="preserve">After </w:t>
      </w:r>
      <w:r w:rsidRPr="003A566E">
        <w:rPr>
          <w:rStyle w:val="CodeInTextPACKT"/>
        </w:rPr>
        <w:t>SRV1</w:t>
      </w:r>
      <w:r>
        <w:t xml:space="preserve"> has completed its reboot, in </w:t>
      </w:r>
      <w:r w:rsidRPr="003A566E">
        <w:rPr>
          <w:rStyle w:val="ItalicsPACKT"/>
        </w:rPr>
        <w:t>step 8,</w:t>
      </w:r>
      <w:r>
        <w:t xml:space="preserve"> you view all the accounts now in the </w:t>
      </w:r>
      <w:r w:rsidRPr="00751E64">
        <w:rPr>
          <w:rStyle w:val="CodeInTextPACKT"/>
        </w:rPr>
        <w:t>Reskit.Org</w:t>
      </w:r>
      <w:r>
        <w:t xml:space="preserve"> domain, which looks like this:</w:t>
      </w:r>
    </w:p>
    <w:p w14:paraId="7173ECE2" w14:textId="57CA7539" w:rsidR="003A566E" w:rsidRDefault="003A566E" w:rsidP="003A566E">
      <w:pPr>
        <w:pStyle w:val="FigurePACKT"/>
        <w:rPr>
          <w:ins w:id="766" w:author="Lucy Wan" w:date="2021-01-26T11:36:00Z"/>
        </w:rPr>
      </w:pPr>
      <w:r>
        <w:lastRenderedPageBreak/>
        <w:drawing>
          <wp:inline distT="0" distB="0" distL="0" distR="0" wp14:anchorId="3F03AED1" wp14:editId="546FE3FD">
            <wp:extent cx="3299460" cy="11167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0528" cy="1123888"/>
                    </a:xfrm>
                    <a:prstGeom prst="rect">
                      <a:avLst/>
                    </a:prstGeom>
                  </pic:spPr>
                </pic:pic>
              </a:graphicData>
            </a:graphic>
          </wp:inline>
        </w:drawing>
      </w:r>
    </w:p>
    <w:p w14:paraId="0CFFF210" w14:textId="7C1BE2E9" w:rsidR="008310F2" w:rsidRPr="003A566E" w:rsidRDefault="008310F2" w:rsidP="003A566E">
      <w:pPr>
        <w:pStyle w:val="FigurePACKT"/>
      </w:pPr>
      <w:ins w:id="767" w:author="Lucy Wan" w:date="2021-01-26T11:36:00Z">
        <w:r>
          <w:t>Figure 6.34: Viewing resulting computer accounts for Reskit.Org</w:t>
        </w:r>
      </w:ins>
    </w:p>
    <w:p w14:paraId="555D227B" w14:textId="44785189"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34.png</w:t>
      </w:r>
    </w:p>
    <w:p w14:paraId="0286F924" w14:textId="22648C11" w:rsidR="00B30384" w:rsidRDefault="00B30384" w:rsidP="00B30384">
      <w:pPr>
        <w:pStyle w:val="Heading2"/>
      </w:pPr>
      <w:r>
        <w:t>There</w:t>
      </w:r>
      <w:del w:id="768" w:author="Parvathy Nair" w:date="2021-01-31T21:04:00Z">
        <w:r w:rsidR="003B539B" w:rsidDel="00056227">
          <w:delText>’</w:delText>
        </w:r>
      </w:del>
      <w:ins w:id="769" w:author="Parvathy Nair" w:date="2021-01-31T21:04:00Z">
        <w:r w:rsidR="00056227">
          <w:t>’</w:t>
        </w:r>
      </w:ins>
      <w:r>
        <w:t>s more...</w:t>
      </w:r>
    </w:p>
    <w:p w14:paraId="79098995" w14:textId="0A92FA23" w:rsidR="00DE6284" w:rsidRDefault="007B1A31" w:rsidP="00B30384">
      <w:pPr>
        <w:pStyle w:val="NormalPACKT"/>
        <w:rPr>
          <w:lang w:val="en-GB"/>
        </w:rPr>
      </w:pPr>
      <w:r>
        <w:rPr>
          <w:lang w:val="en-GB"/>
        </w:rPr>
        <w:t>There are two broad ways of adding a computer to a domain. The first is to log</w:t>
      </w:r>
      <w:ins w:id="770" w:author="Lucy Wan" w:date="2021-01-26T11:39:00Z">
        <w:r w:rsidR="00AE7B44">
          <w:rPr>
            <w:lang w:val="en-GB"/>
          </w:rPr>
          <w:t xml:space="preserve"> </w:t>
        </w:r>
      </w:ins>
      <w:r>
        <w:rPr>
          <w:lang w:val="en-GB"/>
        </w:rPr>
        <w:t>on to the computer to be added and join the domain. T</w:t>
      </w:r>
      <w:r w:rsidR="00751E64">
        <w:rPr>
          <w:lang w:val="en-GB"/>
        </w:rPr>
        <w:t>o</w:t>
      </w:r>
      <w:r>
        <w:rPr>
          <w:lang w:val="en-GB"/>
        </w:rPr>
        <w:t xml:space="preserve"> achieve this, you must have </w:t>
      </w:r>
      <w:r w:rsidR="00751E64">
        <w:rPr>
          <w:lang w:val="en-GB"/>
        </w:rPr>
        <w:t>credentials</w:t>
      </w:r>
      <w:r>
        <w:rPr>
          <w:lang w:val="en-GB"/>
        </w:rPr>
        <w:t xml:space="preserve"> </w:t>
      </w:r>
      <w:r w:rsidR="00751E64">
        <w:rPr>
          <w:lang w:val="en-GB"/>
        </w:rPr>
        <w:t xml:space="preserve">for a user with permissions needed </w:t>
      </w:r>
      <w:r>
        <w:rPr>
          <w:lang w:val="en-GB"/>
        </w:rPr>
        <w:t>to add a computer to a domain (</w:t>
      </w:r>
      <w:proofErr w:type="gramStart"/>
      <w:r w:rsidR="00DE6284">
        <w:rPr>
          <w:lang w:val="en-GB"/>
        </w:rPr>
        <w:t>i.e.</w:t>
      </w:r>
      <w:proofErr w:type="gramEnd"/>
      <w:r>
        <w:rPr>
          <w:lang w:val="en-GB"/>
        </w:rPr>
        <w:t xml:space="preserve"> the </w:t>
      </w:r>
      <w:r w:rsidR="00075B8A">
        <w:rPr>
          <w:lang w:val="en-GB"/>
        </w:rPr>
        <w:t xml:space="preserve">domain </w:t>
      </w:r>
      <w:r>
        <w:rPr>
          <w:lang w:val="en-GB"/>
        </w:rPr>
        <w:t>administrator)</w:t>
      </w:r>
      <w:r w:rsidR="00751E64">
        <w:rPr>
          <w:lang w:val="en-GB"/>
        </w:rPr>
        <w:t xml:space="preserve">. You also need </w:t>
      </w:r>
      <w:r>
        <w:rPr>
          <w:lang w:val="en-GB"/>
        </w:rPr>
        <w:t xml:space="preserve">the credentials </w:t>
      </w:r>
      <w:r w:rsidR="00751E64">
        <w:rPr>
          <w:lang w:val="en-GB"/>
        </w:rPr>
        <w:t xml:space="preserve">that enable you to </w:t>
      </w:r>
      <w:r>
        <w:rPr>
          <w:lang w:val="en-GB"/>
        </w:rPr>
        <w:t>log</w:t>
      </w:r>
      <w:ins w:id="771" w:author="Lucy Wan" w:date="2021-01-26T11:39:00Z">
        <w:r w:rsidR="00D756EB">
          <w:rPr>
            <w:lang w:val="en-GB"/>
          </w:rPr>
          <w:t xml:space="preserve"> </w:t>
        </w:r>
      </w:ins>
      <w:r>
        <w:rPr>
          <w:lang w:val="en-GB"/>
        </w:rPr>
        <w:t xml:space="preserve">on to the system itself. Alternatively, you can create </w:t>
      </w:r>
      <w:r w:rsidR="00751E64">
        <w:rPr>
          <w:lang w:val="en-GB"/>
        </w:rPr>
        <w:t xml:space="preserve">a </w:t>
      </w:r>
      <w:r>
        <w:rPr>
          <w:lang w:val="en-GB"/>
        </w:rPr>
        <w:t xml:space="preserve">computer object in advance, which is known as pre-staging. You need administrator credentials for this operation, but once pre-staged any user can join the computer to the domain. </w:t>
      </w:r>
    </w:p>
    <w:p w14:paraId="2178A712" w14:textId="7EB7AF35" w:rsidR="00B30384" w:rsidRDefault="007B1A31" w:rsidP="00AC0E66">
      <w:pPr>
        <w:pStyle w:val="NormalPACKT"/>
        <w:rPr>
          <w:lang w:val="en-GB"/>
        </w:rPr>
      </w:pPr>
      <w:r>
        <w:rPr>
          <w:lang w:val="en-GB"/>
        </w:rPr>
        <w:t xml:space="preserve">In </w:t>
      </w:r>
      <w:r w:rsidRPr="00DE6284">
        <w:rPr>
          <w:rStyle w:val="ItalicsPACKT"/>
        </w:rPr>
        <w:t>step 3</w:t>
      </w:r>
      <w:r>
        <w:rPr>
          <w:lang w:val="en-GB"/>
        </w:rPr>
        <w:t xml:space="preserve">, you pre-stage the </w:t>
      </w:r>
      <w:r w:rsidRPr="00DE6284">
        <w:rPr>
          <w:rStyle w:val="CodeInTextPACKT"/>
        </w:rPr>
        <w:t>Wolf</w:t>
      </w:r>
      <w:r>
        <w:rPr>
          <w:lang w:val="en-GB"/>
        </w:rPr>
        <w:t xml:space="preserve"> computer. A user able to log</w:t>
      </w:r>
      <w:ins w:id="772" w:author="Lucy Wan" w:date="2021-01-26T11:40:00Z">
        <w:r w:rsidR="00E87B7F">
          <w:rPr>
            <w:lang w:val="en-GB"/>
          </w:rPr>
          <w:t xml:space="preserve"> </w:t>
        </w:r>
      </w:ins>
      <w:r>
        <w:rPr>
          <w:lang w:val="en-GB"/>
        </w:rPr>
        <w:t xml:space="preserve">on to </w:t>
      </w:r>
      <w:r w:rsidRPr="00DE6284">
        <w:rPr>
          <w:rStyle w:val="CodeInTextPACKT"/>
        </w:rPr>
        <w:t>Wolf</w:t>
      </w:r>
      <w:r>
        <w:rPr>
          <w:lang w:val="en-GB"/>
        </w:rPr>
        <w:t xml:space="preserve"> could then use </w:t>
      </w:r>
      <w:r w:rsidR="00DE6284" w:rsidRPr="00DE6284">
        <w:rPr>
          <w:rStyle w:val="CodeInTextPACKT"/>
        </w:rPr>
        <w:t>Add-Computer</w:t>
      </w:r>
      <w:r w:rsidR="00DE6284">
        <w:rPr>
          <w:lang w:val="en-GB"/>
        </w:rPr>
        <w:t xml:space="preserve"> (or the GUI) to add the host to the domain. In </w:t>
      </w:r>
      <w:r w:rsidR="00DE6284" w:rsidRPr="00DE6284">
        <w:rPr>
          <w:rStyle w:val="ItalicsPACKT"/>
        </w:rPr>
        <w:t>step 4</w:t>
      </w:r>
      <w:r w:rsidR="00DE6284">
        <w:rPr>
          <w:lang w:val="en-GB"/>
        </w:rPr>
        <w:t xml:space="preserve">, you add a computer to a domain using domain administrator credentials. </w:t>
      </w:r>
    </w:p>
    <w:p w14:paraId="0AE1ABB1" w14:textId="12911018" w:rsidR="00B30384" w:rsidRDefault="006E0683" w:rsidP="00B30384">
      <w:pPr>
        <w:pStyle w:val="Heading1"/>
        <w:tabs>
          <w:tab w:val="left" w:pos="0"/>
        </w:tabs>
      </w:pPr>
      <w:r w:rsidRPr="006E0683">
        <w:rPr>
          <w:lang w:val="en-US"/>
        </w:rPr>
        <w:t>Adding/Removing users using CSV files</w:t>
      </w:r>
    </w:p>
    <w:p w14:paraId="1F9BEE9A" w14:textId="331E29E6" w:rsidR="00FE6869" w:rsidRDefault="00FE6869" w:rsidP="00FE6869">
      <w:pPr>
        <w:pStyle w:val="NormalPACKT"/>
      </w:pPr>
      <w:r w:rsidRPr="00FE6869">
        <w:t>Spiceworks (</w:t>
      </w:r>
      <w:r w:rsidRPr="00282517">
        <w:rPr>
          <w:rStyle w:val="URLPACKT"/>
        </w:rPr>
        <w:t>https://www.spiceworks.com/</w:t>
      </w:r>
      <w:r w:rsidRPr="00FE6869">
        <w:t>)</w:t>
      </w:r>
      <w:r w:rsidR="00751E64">
        <w:t xml:space="preserve"> </w:t>
      </w:r>
      <w:r w:rsidRPr="00FE6869">
        <w:t>is a</w:t>
      </w:r>
      <w:r w:rsidR="00751E64">
        <w:t>n excellen</w:t>
      </w:r>
      <w:r w:rsidRPr="00FE6869">
        <w:t>t site for IT Professionals to learn more and get their problems solved</w:t>
      </w:r>
      <w:r w:rsidR="001A3DF0">
        <w:t>.</w:t>
      </w:r>
      <w:r w:rsidR="00056227">
        <w:fldChar w:fldCharType="begin"/>
      </w:r>
      <w:r w:rsidR="00056227">
        <w:instrText xml:space="preserve"> HYPERLINK </w:instrText>
      </w:r>
      <w:r w:rsidR="00056227">
        <w:fldChar w:fldCharType="separate"/>
      </w:r>
      <w:r w:rsidR="00056227">
        <w:fldChar w:fldCharType="end"/>
      </w:r>
      <w:r w:rsidR="001A3DF0">
        <w:t xml:space="preserve"> Spiceworks</w:t>
      </w:r>
      <w:r w:rsidRPr="00FE6869">
        <w:t xml:space="preserve"> has a busy</w:t>
      </w:r>
      <w:r>
        <w:t xml:space="preserve"> </w:t>
      </w:r>
      <w:r w:rsidRPr="00FE6869">
        <w:t xml:space="preserve">PowerShell support forum </w:t>
      </w:r>
      <w:r>
        <w:t>whic</w:t>
      </w:r>
      <w:r w:rsidR="00751E64">
        <w:t>h</w:t>
      </w:r>
      <w:r>
        <w:t xml:space="preserve"> you can access at</w:t>
      </w:r>
      <w:r w:rsidR="001A1FFA">
        <w:t xml:space="preserve"> </w:t>
      </w:r>
      <w:r w:rsidRPr="00282517">
        <w:rPr>
          <w:rStyle w:val="URLPACKT"/>
        </w:rPr>
        <w:t>https://community.spiceworks.com/programming/powershell</w:t>
      </w:r>
      <w:r>
        <w:t>.</w:t>
      </w:r>
    </w:p>
    <w:p w14:paraId="7ED59540" w14:textId="7F1EB9E6" w:rsidR="00FE6869" w:rsidRDefault="00FE6869" w:rsidP="00FE6869">
      <w:pPr>
        <w:pStyle w:val="NormalPACKT"/>
      </w:pPr>
      <w:r w:rsidRPr="00FE6869">
        <w:t>A frequently asked (and answered) question is: How do I add</w:t>
      </w:r>
      <w:r>
        <w:t xml:space="preserve"> </w:t>
      </w:r>
      <w:r w:rsidRPr="00FE6869">
        <w:t>multiple users using an input file? This recipe does just that.</w:t>
      </w:r>
      <w:r>
        <w:t xml:space="preserve"> You st</w:t>
      </w:r>
      <w:r w:rsidRPr="00FE6869">
        <w:t>art with a CSV file containing details of the users you are going to add</w:t>
      </w:r>
      <w:r w:rsidR="00751E64">
        <w:t>. T</w:t>
      </w:r>
      <w:r>
        <w:t>hen you run this recipe to add the users.</w:t>
      </w:r>
    </w:p>
    <w:p w14:paraId="1522CE5F" w14:textId="731AF9EA" w:rsidR="00FE6869" w:rsidRPr="00FE6869" w:rsidRDefault="00FE6869" w:rsidP="00FE6869">
      <w:pPr>
        <w:pStyle w:val="NormalPACKT"/>
      </w:pPr>
      <w:r>
        <w:t>This recipe uses a CSV file of users to add to AD, with a limited set of propert</w:t>
      </w:r>
      <w:r w:rsidR="00751E64">
        <w:t>ies and v</w:t>
      </w:r>
      <w:r>
        <w:t>alues. I</w:t>
      </w:r>
      <w:r w:rsidR="00751E64">
        <w:t>n</w:t>
      </w:r>
      <w:r>
        <w:t xml:space="preserve"> production, you would most likely extend the information contained in the CSV, based on your business needs and the information you want to store in AD.</w:t>
      </w:r>
    </w:p>
    <w:p w14:paraId="0776AEA6" w14:textId="0946DE94" w:rsidR="00B30384" w:rsidRDefault="00B30384" w:rsidP="00B30384">
      <w:pPr>
        <w:pStyle w:val="Heading2"/>
        <w:tabs>
          <w:tab w:val="left" w:pos="0"/>
        </w:tabs>
      </w:pPr>
      <w:r>
        <w:t>Getting Ready</w:t>
      </w:r>
    </w:p>
    <w:p w14:paraId="6F16C6DB" w14:textId="77777777" w:rsidR="00B30384" w:rsidRDefault="00B30384" w:rsidP="00B30384">
      <w:pPr>
        <w:pStyle w:val="BulletPACKT"/>
        <w:numPr>
          <w:ilvl w:val="0"/>
          <w:numId w:val="0"/>
        </w:numPr>
      </w:pPr>
      <w:r>
        <w:t xml:space="preserve">You run this recipe on </w:t>
      </w:r>
      <w:r w:rsidRPr="00614527">
        <w:rPr>
          <w:rStyle w:val="CodeInTextPACKT"/>
        </w:rPr>
        <w:t>SRV1</w:t>
      </w:r>
      <w:r>
        <w:t xml:space="preserve">, </w:t>
      </w:r>
      <w:commentRangeStart w:id="773"/>
      <w:r>
        <w:t xml:space="preserve">a </w:t>
      </w:r>
      <w:commentRangeStart w:id="774"/>
      <w:r>
        <w:t xml:space="preserve">workgroup </w:t>
      </w:r>
      <w:commentRangeEnd w:id="774"/>
      <w:r w:rsidR="0071165A">
        <w:rPr>
          <w:rStyle w:val="CommentReference"/>
        </w:rPr>
        <w:commentReference w:id="774"/>
      </w:r>
      <w:r>
        <w:t>server on which you have installed PowerShell 7 and VS Code.</w:t>
      </w:r>
      <w:commentRangeEnd w:id="773"/>
      <w:r w:rsidR="00076CD2">
        <w:rPr>
          <w:rStyle w:val="CommentReference"/>
        </w:rPr>
        <w:commentReference w:id="773"/>
      </w:r>
    </w:p>
    <w:p w14:paraId="57D7B45F" w14:textId="77777777" w:rsidR="00B30384" w:rsidRDefault="00B30384" w:rsidP="00B30384">
      <w:pPr>
        <w:pStyle w:val="Heading2"/>
        <w:tabs>
          <w:tab w:val="left" w:pos="0"/>
        </w:tabs>
      </w:pPr>
      <w:r>
        <w:t>How to do it...</w:t>
      </w:r>
    </w:p>
    <w:p w14:paraId="1F89127D" w14:textId="2E7E23DF" w:rsidR="00FE6869" w:rsidRPr="00FE6869" w:rsidRDefault="00FE6869" w:rsidP="00FE6869">
      <w:pPr>
        <w:pStyle w:val="NumberedBulletPACKT"/>
        <w:numPr>
          <w:ilvl w:val="0"/>
          <w:numId w:val="31"/>
        </w:numPr>
        <w:rPr>
          <w:color w:val="000000"/>
          <w:lang w:val="en-GB" w:eastAsia="en-GB"/>
        </w:rPr>
      </w:pPr>
      <w:r w:rsidRPr="00FE6869">
        <w:rPr>
          <w:lang w:val="en-GB" w:eastAsia="en-GB"/>
        </w:rPr>
        <w:t>Creat</w:t>
      </w:r>
      <w:ins w:id="775" w:author="Lucy Wan" w:date="2021-01-26T11:44:00Z">
        <w:r w:rsidR="005711B2">
          <w:rPr>
            <w:lang w:val="en-GB" w:eastAsia="en-GB"/>
          </w:rPr>
          <w:t>e</w:t>
        </w:r>
      </w:ins>
      <w:del w:id="776" w:author="Lucy Wan" w:date="2021-01-26T11:44:00Z">
        <w:r w:rsidRPr="00FE6869" w:rsidDel="005711B2">
          <w:rPr>
            <w:lang w:val="en-GB" w:eastAsia="en-GB"/>
          </w:rPr>
          <w:delText>ing</w:delText>
        </w:r>
      </w:del>
      <w:r w:rsidRPr="00FE6869">
        <w:rPr>
          <w:lang w:val="en-GB" w:eastAsia="en-GB"/>
        </w:rPr>
        <w:t> a CSV file</w:t>
      </w:r>
      <w:ins w:id="777" w:author="Lucy Wan" w:date="2021-01-26T11:44:00Z">
        <w:r w:rsidR="005711B2">
          <w:rPr>
            <w:lang w:val="en-GB" w:eastAsia="en-GB"/>
          </w:rPr>
          <w:t>:</w:t>
        </w:r>
      </w:ins>
    </w:p>
    <w:p w14:paraId="1215C20D" w14:textId="77777777" w:rsidR="00FE6869" w:rsidRDefault="00FE6869" w:rsidP="00FE6869">
      <w:pPr>
        <w:pStyle w:val="CodePACKT"/>
      </w:pPr>
    </w:p>
    <w:p w14:paraId="68971641" w14:textId="065E2C84" w:rsidR="00FE6869" w:rsidRPr="00FE6869" w:rsidRDefault="00FE6869" w:rsidP="00FE6869">
      <w:pPr>
        <w:pStyle w:val="CodePACKT"/>
      </w:pPr>
      <w:commentRangeStart w:id="778"/>
      <w:commentRangeStart w:id="779"/>
      <w:r w:rsidRPr="00FE6869">
        <w:lastRenderedPageBreak/>
        <w:t>$CSVDATA = @</w:t>
      </w:r>
      <w:del w:id="780" w:author="Parvathy Nair" w:date="2021-01-31T21:04:00Z">
        <w:r w:rsidR="003B539B" w:rsidDel="00056227">
          <w:delText>’</w:delText>
        </w:r>
      </w:del>
      <w:ins w:id="781" w:author="Parvathy Nair" w:date="2021-01-31T21:04:00Z">
        <w:r w:rsidR="00056227">
          <w:t>’</w:t>
        </w:r>
      </w:ins>
    </w:p>
    <w:p w14:paraId="073DBB72" w14:textId="77777777" w:rsidR="00FE6869" w:rsidRPr="00FE6869" w:rsidRDefault="00FE6869" w:rsidP="00FE6869">
      <w:pPr>
        <w:pStyle w:val="CodePACKT"/>
      </w:pPr>
      <w:r w:rsidRPr="00FE6869">
        <w:t>Firstname, Initials, Lastname, UserPrincipalName, Alias, Description, Password</w:t>
      </w:r>
    </w:p>
    <w:p w14:paraId="664CB33E" w14:textId="5B7A04E7" w:rsidR="00FE6869" w:rsidRPr="00FE6869" w:rsidRDefault="00FE6869" w:rsidP="00FE6869">
      <w:pPr>
        <w:pStyle w:val="CodePACKT"/>
      </w:pPr>
      <w:r w:rsidRPr="00FE6869">
        <w:t>J,</w:t>
      </w:r>
      <w:r>
        <w:t xml:space="preserve"> </w:t>
      </w:r>
      <w:proofErr w:type="gramStart"/>
      <w:r w:rsidRPr="00FE6869">
        <w:t>K,Smith</w:t>
      </w:r>
      <w:proofErr w:type="gramEnd"/>
      <w:r w:rsidRPr="00FE6869">
        <w:t>, JKS, James, Data Team, Christmas42</w:t>
      </w:r>
    </w:p>
    <w:p w14:paraId="27853F85" w14:textId="25DBFE24" w:rsidR="00FE6869" w:rsidRPr="00FE6869" w:rsidRDefault="00FE6869" w:rsidP="00FE6869">
      <w:pPr>
        <w:pStyle w:val="CodePACKT"/>
      </w:pPr>
      <w:r w:rsidRPr="00FE6869">
        <w:t>Clair,</w:t>
      </w:r>
      <w:r>
        <w:t xml:space="preserve"> </w:t>
      </w:r>
      <w:r w:rsidRPr="00FE6869">
        <w:t>B, Smith, CBS, Claire, Receptionist, Christmas42</w:t>
      </w:r>
    </w:p>
    <w:p w14:paraId="3DE29DAB" w14:textId="77777777" w:rsidR="00FE6869" w:rsidRPr="00FE6869" w:rsidRDefault="00FE6869" w:rsidP="00FE6869">
      <w:pPr>
        <w:pStyle w:val="CodePACKT"/>
      </w:pPr>
      <w:r w:rsidRPr="00FE6869">
        <w:t>Billy, Bob, JoeBob, BBJB, BillyBob, A Bob, Christmas42</w:t>
      </w:r>
    </w:p>
    <w:p w14:paraId="39C7867C" w14:textId="77777777" w:rsidR="00FE6869" w:rsidRPr="00FE6869" w:rsidRDefault="00FE6869" w:rsidP="00FE6869">
      <w:pPr>
        <w:pStyle w:val="CodePACKT"/>
      </w:pPr>
      <w:r w:rsidRPr="00FE6869">
        <w:t>Malcolm, Dudley, Duewrong, Malcolm, Malcolm, Mr Danger, Christmas42</w:t>
      </w:r>
    </w:p>
    <w:p w14:paraId="367F02F6" w14:textId="65DE6A3D" w:rsidR="00FE6869" w:rsidRPr="00FE6869" w:rsidRDefault="003B539B" w:rsidP="00FE6869">
      <w:pPr>
        <w:pStyle w:val="CodePACKT"/>
      </w:pPr>
      <w:del w:id="782" w:author="Parvathy Nair" w:date="2021-01-31T21:04:00Z">
        <w:r w:rsidDel="00056227">
          <w:delText>‘</w:delText>
        </w:r>
      </w:del>
      <w:ins w:id="783" w:author="Parvathy Nair" w:date="2021-01-31T21:04:00Z">
        <w:r w:rsidR="00056227">
          <w:t>‘</w:t>
        </w:r>
      </w:ins>
      <w:r w:rsidR="00FE6869" w:rsidRPr="00FE6869">
        <w:t>@</w:t>
      </w:r>
      <w:commentRangeEnd w:id="778"/>
      <w:r w:rsidR="002543CD">
        <w:rPr>
          <w:rStyle w:val="CommentReference"/>
          <w:rFonts w:ascii="Times New Roman" w:hAnsi="Times New Roman"/>
          <w:color w:val="auto"/>
          <w:lang w:eastAsia="en-US"/>
        </w:rPr>
        <w:commentReference w:id="778"/>
      </w:r>
      <w:commentRangeEnd w:id="779"/>
      <w:r w:rsidR="00BF7CAD">
        <w:rPr>
          <w:rStyle w:val="CommentReference"/>
          <w:rFonts w:ascii="Arial" w:hAnsi="Arial"/>
          <w:color w:val="auto"/>
          <w:lang w:eastAsia="en-US"/>
        </w:rPr>
        <w:commentReference w:id="779"/>
      </w:r>
    </w:p>
    <w:p w14:paraId="41A16EE2" w14:textId="77777777" w:rsidR="00FE6869" w:rsidRPr="00FE6869" w:rsidRDefault="00FE6869" w:rsidP="00FE6869">
      <w:pPr>
        <w:pStyle w:val="CodePACKT"/>
      </w:pPr>
      <w:r w:rsidRPr="00FE6869">
        <w:t>$CSVDATA | Out-File -FilePath C:\Foo\Users.Csv</w:t>
      </w:r>
    </w:p>
    <w:p w14:paraId="6927B3EF" w14:textId="77777777" w:rsidR="00FE6869" w:rsidRPr="00FE6869" w:rsidRDefault="00FE6869" w:rsidP="00FE6869">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332EBDE1" w14:textId="25904BEF" w:rsidR="00FE6869" w:rsidRPr="00FE6869" w:rsidRDefault="00FE6869" w:rsidP="00FE6869">
      <w:pPr>
        <w:pStyle w:val="NumberedBulletPACKT"/>
        <w:rPr>
          <w:color w:val="000000"/>
          <w:lang w:val="en-GB" w:eastAsia="en-GB"/>
        </w:rPr>
      </w:pPr>
      <w:r w:rsidRPr="00FE6869">
        <w:rPr>
          <w:lang w:val="en-GB" w:eastAsia="en-GB"/>
        </w:rPr>
        <w:t>Import</w:t>
      </w:r>
      <w:del w:id="784" w:author="Lucy Wan" w:date="2021-01-26T11:44:00Z">
        <w:r w:rsidRPr="00FE6869" w:rsidDel="0090364F">
          <w:rPr>
            <w:lang w:val="en-GB" w:eastAsia="en-GB"/>
          </w:rPr>
          <w:delText>ing</w:delText>
        </w:r>
      </w:del>
      <w:r w:rsidRPr="00FE6869">
        <w:rPr>
          <w:lang w:val="en-GB" w:eastAsia="en-GB"/>
        </w:rPr>
        <w:t> and display</w:t>
      </w:r>
      <w:del w:id="785" w:author="Lucy Wan" w:date="2021-01-26T11:44:00Z">
        <w:r w:rsidRPr="00FE6869" w:rsidDel="0090364F">
          <w:rPr>
            <w:lang w:val="en-GB" w:eastAsia="en-GB"/>
          </w:rPr>
          <w:delText>ing</w:delText>
        </w:r>
      </w:del>
      <w:r w:rsidRPr="00FE6869">
        <w:rPr>
          <w:lang w:val="en-GB" w:eastAsia="en-GB"/>
        </w:rPr>
        <w:t> the CSV</w:t>
      </w:r>
      <w:ins w:id="786" w:author="Lucy Wan" w:date="2021-01-26T11:44:00Z">
        <w:r w:rsidR="0090364F">
          <w:rPr>
            <w:lang w:val="en-GB" w:eastAsia="en-GB"/>
          </w:rPr>
          <w:t>:</w:t>
        </w:r>
      </w:ins>
    </w:p>
    <w:p w14:paraId="5C93E633" w14:textId="77777777" w:rsidR="00FE6869" w:rsidRPr="00FE6869" w:rsidRDefault="00FE6869" w:rsidP="00FE6869">
      <w:pPr>
        <w:pStyle w:val="CodePACKT"/>
      </w:pPr>
    </w:p>
    <w:p w14:paraId="2337235A" w14:textId="7F362E1C" w:rsidR="00FE6869" w:rsidRPr="00FE6869" w:rsidRDefault="00FE6869" w:rsidP="00FE6869">
      <w:pPr>
        <w:pStyle w:val="CodePACKT"/>
      </w:pPr>
      <w:r w:rsidRPr="00FE6869">
        <w:t>$Users = Import-CSV -Path C:\Foo\Users.Csv | </w:t>
      </w:r>
    </w:p>
    <w:p w14:paraId="1553F988" w14:textId="77777777" w:rsidR="00FE6869" w:rsidRPr="00FE6869" w:rsidRDefault="00FE6869" w:rsidP="00FE6869">
      <w:pPr>
        <w:pStyle w:val="CodePACKT"/>
      </w:pPr>
      <w:r w:rsidRPr="00FE6869">
        <w:t>  Sort-</w:t>
      </w:r>
      <w:proofErr w:type="gramStart"/>
      <w:r w:rsidRPr="00FE6869">
        <w:t>Object  -</w:t>
      </w:r>
      <w:proofErr w:type="gramEnd"/>
      <w:r w:rsidRPr="00FE6869">
        <w:t>Property Alias</w:t>
      </w:r>
    </w:p>
    <w:p w14:paraId="519894F8" w14:textId="77777777" w:rsidR="00FE6869" w:rsidRPr="00FE6869" w:rsidRDefault="00FE6869" w:rsidP="00FE6869">
      <w:pPr>
        <w:pStyle w:val="CodePACKT"/>
      </w:pPr>
      <w:r w:rsidRPr="00FE6869">
        <w:t>$Users | Format-Table</w:t>
      </w:r>
    </w:p>
    <w:p w14:paraId="6597E1A2" w14:textId="77777777" w:rsidR="00FE6869" w:rsidRPr="00FE6869" w:rsidRDefault="00FE6869" w:rsidP="00FE6869">
      <w:pPr>
        <w:pStyle w:val="CodePACKT"/>
      </w:pPr>
    </w:p>
    <w:p w14:paraId="0EB7E124" w14:textId="6F43E033" w:rsidR="00FE6869" w:rsidRPr="00FE6869" w:rsidRDefault="00FE6869" w:rsidP="00FE6869">
      <w:pPr>
        <w:pStyle w:val="NumberedBulletPACKT"/>
        <w:rPr>
          <w:color w:val="000000"/>
          <w:lang w:val="en-GB" w:eastAsia="en-GB"/>
        </w:rPr>
      </w:pPr>
      <w:r w:rsidRPr="00FE6869">
        <w:rPr>
          <w:lang w:val="en-GB" w:eastAsia="en-GB"/>
        </w:rPr>
        <w:t>Add the users using the CSV</w:t>
      </w:r>
      <w:ins w:id="787" w:author="Lucy Wan" w:date="2021-01-26T11:44:00Z">
        <w:r w:rsidR="0068414A">
          <w:rPr>
            <w:lang w:val="en-GB" w:eastAsia="en-GB"/>
          </w:rPr>
          <w:t>:</w:t>
        </w:r>
      </w:ins>
    </w:p>
    <w:p w14:paraId="77E2BC1B" w14:textId="77777777" w:rsidR="00FE6869" w:rsidRDefault="00FE6869" w:rsidP="00FE6869">
      <w:pPr>
        <w:pStyle w:val="CodePACKT"/>
      </w:pPr>
    </w:p>
    <w:p w14:paraId="3F44DB06" w14:textId="0DD678BE" w:rsidR="00FE6869" w:rsidRPr="00FE6869" w:rsidRDefault="00FE6869" w:rsidP="00FE6869">
      <w:pPr>
        <w:pStyle w:val="CodePACKT"/>
      </w:pPr>
      <w:r w:rsidRPr="00FE6869">
        <w:t>$Users | </w:t>
      </w:r>
    </w:p>
    <w:p w14:paraId="4F9350D1" w14:textId="77777777" w:rsidR="00FE6869" w:rsidRPr="00FE6869" w:rsidRDefault="00FE6869" w:rsidP="00FE6869">
      <w:pPr>
        <w:pStyle w:val="CodePACKT"/>
      </w:pPr>
      <w:r w:rsidRPr="00FE6869">
        <w:t>  ForEach-Object -Parallel {</w:t>
      </w:r>
    </w:p>
    <w:p w14:paraId="61904162" w14:textId="77777777" w:rsidR="00FE6869" w:rsidRPr="00FE6869" w:rsidRDefault="00FE6869" w:rsidP="00FE6869">
      <w:pPr>
        <w:pStyle w:val="CodePACKT"/>
      </w:pPr>
      <w:r w:rsidRPr="00FE6869">
        <w:t>    $User = $_ </w:t>
      </w:r>
    </w:p>
    <w:p w14:paraId="7629362C" w14:textId="77777777" w:rsidR="00FE6869" w:rsidRPr="00FE6869" w:rsidRDefault="00FE6869" w:rsidP="00FE6869">
      <w:pPr>
        <w:pStyle w:val="CodePACKT"/>
      </w:pPr>
      <w:r w:rsidRPr="00FE6869">
        <w:t>    #  Create a hash table of properties to set on created user</w:t>
      </w:r>
    </w:p>
    <w:p w14:paraId="26103391" w14:textId="77777777" w:rsidR="00FE6869" w:rsidRPr="00FE6869" w:rsidRDefault="00FE6869" w:rsidP="00FE6869">
      <w:pPr>
        <w:pStyle w:val="CodePACKT"/>
      </w:pPr>
      <w:r w:rsidRPr="00FE6869">
        <w:t>    $Prop = </w:t>
      </w:r>
      <w:proofErr w:type="gramStart"/>
      <w:r w:rsidRPr="00FE6869">
        <w:t>@{</w:t>
      </w:r>
      <w:proofErr w:type="gramEnd"/>
      <w:r w:rsidRPr="00FE6869">
        <w:t>}</w:t>
      </w:r>
    </w:p>
    <w:p w14:paraId="569705A2" w14:textId="77777777" w:rsidR="00FE6869" w:rsidRPr="00FE6869" w:rsidRDefault="00FE6869" w:rsidP="00FE6869">
      <w:pPr>
        <w:pStyle w:val="CodePACKT"/>
      </w:pPr>
      <w:r w:rsidRPr="00FE6869">
        <w:t>    #  Fill in values</w:t>
      </w:r>
    </w:p>
    <w:p w14:paraId="7AC00E63" w14:textId="77777777" w:rsidR="00FE6869" w:rsidRPr="00FE6869" w:rsidRDefault="00FE6869" w:rsidP="00FE6869">
      <w:pPr>
        <w:pStyle w:val="CodePACKT"/>
      </w:pPr>
      <w:r w:rsidRPr="00FE6869">
        <w:t>    $Prop.GivenName         = $User.Firstname</w:t>
      </w:r>
    </w:p>
    <w:p w14:paraId="34F4D371" w14:textId="77777777" w:rsidR="00FE6869" w:rsidRPr="00FE6869" w:rsidRDefault="00FE6869" w:rsidP="00FE6869">
      <w:pPr>
        <w:pStyle w:val="CodePACKT"/>
      </w:pPr>
      <w:r w:rsidRPr="00FE6869">
        <w:t>    $Prop.Initials          = $User.Initials</w:t>
      </w:r>
    </w:p>
    <w:p w14:paraId="2F606A0C" w14:textId="77777777" w:rsidR="00FE6869" w:rsidRPr="00FE6869" w:rsidRDefault="00FE6869" w:rsidP="00FE6869">
      <w:pPr>
        <w:pStyle w:val="CodePACKT"/>
      </w:pPr>
      <w:r w:rsidRPr="00FE6869">
        <w:t>    $Prop.Surname           = $User.Lastname</w:t>
      </w:r>
    </w:p>
    <w:p w14:paraId="20D11997" w14:textId="75F41C49" w:rsidR="00FE6869" w:rsidRPr="00FE6869" w:rsidRDefault="00FE6869" w:rsidP="00FE6869">
      <w:pPr>
        <w:pStyle w:val="CodePACKT"/>
      </w:pPr>
      <w:r w:rsidRPr="00FE6869">
        <w:t>    $Prop.UserPrincipalName = $User.UserPrincipalName + </w:t>
      </w:r>
      <w:del w:id="788" w:author="Parvathy Nair" w:date="2021-01-31T21:04:00Z">
        <w:r w:rsidR="003B539B" w:rsidDel="00056227">
          <w:delText>”</w:delText>
        </w:r>
      </w:del>
      <w:ins w:id="789" w:author="Parvathy Nair" w:date="2021-01-31T21:04:00Z">
        <w:r w:rsidR="00056227">
          <w:t>”</w:t>
        </w:r>
      </w:ins>
      <w:r w:rsidRPr="00FE6869">
        <w:t>@Reskit.Org</w:t>
      </w:r>
      <w:del w:id="790" w:author="Parvathy Nair" w:date="2021-01-31T21:04:00Z">
        <w:r w:rsidR="003B539B" w:rsidDel="00056227">
          <w:delText>”</w:delText>
        </w:r>
      </w:del>
      <w:ins w:id="791" w:author="Parvathy Nair" w:date="2021-01-31T21:04:00Z">
        <w:r w:rsidR="00056227">
          <w:t>”</w:t>
        </w:r>
      </w:ins>
    </w:p>
    <w:p w14:paraId="10CF776C" w14:textId="361661E4" w:rsidR="00FE6869" w:rsidRPr="00FE6869" w:rsidRDefault="00FE6869" w:rsidP="00FE6869">
      <w:pPr>
        <w:pStyle w:val="CodePACKT"/>
      </w:pPr>
      <w:r w:rsidRPr="00FE6869">
        <w:t>    $Prop.Displayname       = </w:t>
      </w:r>
      <w:proofErr w:type="gramStart"/>
      <w:r w:rsidRPr="00FE6869">
        <w:t>$User.FirstName.Trim</w:t>
      </w:r>
      <w:proofErr w:type="gramEnd"/>
      <w:r w:rsidRPr="00FE6869">
        <w:t>() + </w:t>
      </w:r>
      <w:del w:id="792" w:author="Parvathy Nair" w:date="2021-01-31T21:04:00Z">
        <w:r w:rsidR="003B539B" w:rsidDel="00056227">
          <w:delText>”</w:delText>
        </w:r>
      </w:del>
      <w:ins w:id="793" w:author="Parvathy Nair" w:date="2021-01-31T21:04:00Z">
        <w:r w:rsidR="00056227">
          <w:t>”</w:t>
        </w:r>
      </w:ins>
      <w:r w:rsidRPr="00FE6869">
        <w:t> </w:t>
      </w:r>
      <w:del w:id="794" w:author="Parvathy Nair" w:date="2021-01-31T21:04:00Z">
        <w:r w:rsidR="003B539B" w:rsidDel="00056227">
          <w:delText>”</w:delText>
        </w:r>
      </w:del>
      <w:ins w:id="795" w:author="Parvathy Nair" w:date="2021-01-31T21:04:00Z">
        <w:r w:rsidR="00056227">
          <w:t>”</w:t>
        </w:r>
      </w:ins>
      <w:r w:rsidRPr="00FE6869">
        <w:t> +</w:t>
      </w:r>
    </w:p>
    <w:p w14:paraId="02251B3E" w14:textId="77777777" w:rsidR="00FE6869" w:rsidRPr="00FE6869" w:rsidRDefault="00FE6869" w:rsidP="00FE6869">
      <w:pPr>
        <w:pStyle w:val="CodePACKT"/>
      </w:pPr>
      <w:r w:rsidRPr="00FE6869">
        <w:t>                              </w:t>
      </w:r>
      <w:proofErr w:type="gramStart"/>
      <w:r w:rsidRPr="00FE6869">
        <w:t>$User.LastName.Trim</w:t>
      </w:r>
      <w:proofErr w:type="gramEnd"/>
      <w:r w:rsidRPr="00FE6869">
        <w:t>()</w:t>
      </w:r>
    </w:p>
    <w:p w14:paraId="6492C50E" w14:textId="77777777" w:rsidR="00FE6869" w:rsidRPr="00FE6869" w:rsidRDefault="00FE6869" w:rsidP="00FE6869">
      <w:pPr>
        <w:pStyle w:val="CodePACKT"/>
      </w:pPr>
      <w:r w:rsidRPr="00FE6869">
        <w:t>    $Prop.Description       = $User.Description</w:t>
      </w:r>
    </w:p>
    <w:p w14:paraId="6D9E9861" w14:textId="77777777" w:rsidR="00FE6869" w:rsidRPr="00FE6869" w:rsidRDefault="00FE6869" w:rsidP="00FE6869">
      <w:pPr>
        <w:pStyle w:val="CodePACKT"/>
      </w:pPr>
      <w:r w:rsidRPr="00FE6869">
        <w:t>    $Prop.Name              = $User.Alias</w:t>
      </w:r>
    </w:p>
    <w:p w14:paraId="7848C077" w14:textId="77777777" w:rsidR="00FE6869" w:rsidRPr="00FE6869" w:rsidRDefault="00FE6869" w:rsidP="00FE6869">
      <w:pPr>
        <w:pStyle w:val="CodePACKT"/>
      </w:pPr>
      <w:r w:rsidRPr="00FE6869">
        <w:t>    $PW = ConvertTo-SecureString -AsPlainText $User.Password -Force</w:t>
      </w:r>
    </w:p>
    <w:p w14:paraId="1A0C7F8E" w14:textId="77777777" w:rsidR="00FE6869" w:rsidRPr="00FE6869" w:rsidRDefault="00FE6869" w:rsidP="00FE6869">
      <w:pPr>
        <w:pStyle w:val="CodePACKT"/>
      </w:pPr>
      <w:r w:rsidRPr="00FE6869">
        <w:t>    $Prop.AccountPassword   = $PW</w:t>
      </w:r>
    </w:p>
    <w:p w14:paraId="6C863AD5" w14:textId="77777777" w:rsidR="00FE6869" w:rsidRPr="00FE6869" w:rsidRDefault="00FE6869" w:rsidP="00FE6869">
      <w:pPr>
        <w:pStyle w:val="CodePACKT"/>
      </w:pPr>
      <w:r w:rsidRPr="00FE6869">
        <w:t>    $Prop.ChangePasswordAtLogon = $true</w:t>
      </w:r>
    </w:p>
    <w:p w14:paraId="748BEBD2" w14:textId="0055BB7D" w:rsidR="00FE6869" w:rsidRPr="00FE6869" w:rsidRDefault="00FE6869" w:rsidP="00FE6869">
      <w:pPr>
        <w:pStyle w:val="CodePACKT"/>
      </w:pPr>
      <w:r w:rsidRPr="00FE6869">
        <w:t>    $Prop.Path                  = </w:t>
      </w:r>
      <w:del w:id="796" w:author="Parvathy Nair" w:date="2021-01-31T21:04:00Z">
        <w:r w:rsidR="003B539B" w:rsidDel="00056227">
          <w:delText>’</w:delText>
        </w:r>
      </w:del>
      <w:ins w:id="797" w:author="Parvathy Nair" w:date="2021-01-31T21:04:00Z">
        <w:r w:rsidR="00056227">
          <w:t>’</w:t>
        </w:r>
      </w:ins>
      <w:r w:rsidRPr="00FE6869">
        <w:t>OU=</w:t>
      </w:r>
      <w:proofErr w:type="gramStart"/>
      <w:r w:rsidRPr="00FE6869">
        <w:t>IT,DC</w:t>
      </w:r>
      <w:proofErr w:type="gramEnd"/>
      <w:r w:rsidRPr="00FE6869">
        <w:t>=Reskit,DC=ORG</w:t>
      </w:r>
      <w:del w:id="798" w:author="Parvathy Nair" w:date="2021-01-31T21:04:00Z">
        <w:r w:rsidR="003B539B" w:rsidDel="00056227">
          <w:delText>’</w:delText>
        </w:r>
      </w:del>
      <w:ins w:id="799" w:author="Parvathy Nair" w:date="2021-01-31T21:04:00Z">
        <w:r w:rsidR="00056227">
          <w:t>’</w:t>
        </w:r>
      </w:ins>
    </w:p>
    <w:p w14:paraId="36E2CD9A" w14:textId="77777777" w:rsidR="00FE6869" w:rsidRPr="00FE6869" w:rsidRDefault="00FE6869" w:rsidP="00FE6869">
      <w:pPr>
        <w:pStyle w:val="CodePACKT"/>
      </w:pPr>
      <w:r w:rsidRPr="00FE6869">
        <w:t>    $Prop.Enabled               = $true</w:t>
      </w:r>
    </w:p>
    <w:p w14:paraId="35F65F98" w14:textId="77777777" w:rsidR="00FE6869" w:rsidRPr="00FE6869" w:rsidRDefault="00FE6869" w:rsidP="00FE6869">
      <w:pPr>
        <w:pStyle w:val="CodePACKT"/>
      </w:pPr>
      <w:r w:rsidRPr="00FE6869">
        <w:t>    #  Now Create the User</w:t>
      </w:r>
    </w:p>
    <w:p w14:paraId="47BE0B1B" w14:textId="77777777" w:rsidR="00FE6869" w:rsidRPr="00FE6869" w:rsidRDefault="00FE6869" w:rsidP="00FE6869">
      <w:pPr>
        <w:pStyle w:val="CodePACKT"/>
      </w:pPr>
      <w:r w:rsidRPr="00FE6869">
        <w:t>    New-ADUser @Prop</w:t>
      </w:r>
    </w:p>
    <w:p w14:paraId="60BCF02F" w14:textId="77777777" w:rsidR="00FE6869" w:rsidRPr="00FE6869" w:rsidRDefault="00FE6869" w:rsidP="00FE6869">
      <w:pPr>
        <w:pStyle w:val="CodePACKT"/>
      </w:pPr>
      <w:r w:rsidRPr="00FE6869">
        <w:t>    # Finally, Display User Created</w:t>
      </w:r>
    </w:p>
    <w:p w14:paraId="4B57320F" w14:textId="510DB9C9" w:rsidR="00FE6869" w:rsidRPr="00FE6869" w:rsidRDefault="00FE6869" w:rsidP="00FE6869">
      <w:pPr>
        <w:pStyle w:val="CodePACKT"/>
      </w:pPr>
      <w:r w:rsidRPr="00FE6869">
        <w:t>    </w:t>
      </w:r>
      <w:del w:id="800" w:author="Parvathy Nair" w:date="2021-01-31T21:04:00Z">
        <w:r w:rsidR="003B539B" w:rsidDel="00056227">
          <w:delText>”</w:delText>
        </w:r>
      </w:del>
      <w:proofErr w:type="gramStart"/>
      <w:ins w:id="801" w:author="Parvathy Nair" w:date="2021-01-31T21:04:00Z">
        <w:r w:rsidR="00056227">
          <w:t>”</w:t>
        </w:r>
      </w:ins>
      <w:r w:rsidRPr="00FE6869">
        <w:t>Created</w:t>
      </w:r>
      <w:proofErr w:type="gramEnd"/>
      <w:r w:rsidRPr="00FE6869">
        <w:t> $($Prop.Name)</w:t>
      </w:r>
      <w:del w:id="802" w:author="Parvathy Nair" w:date="2021-01-31T21:04:00Z">
        <w:r w:rsidR="003B539B" w:rsidDel="00056227">
          <w:delText>”</w:delText>
        </w:r>
      </w:del>
      <w:ins w:id="803" w:author="Parvathy Nair" w:date="2021-01-31T21:04:00Z">
        <w:r w:rsidR="00056227">
          <w:t>”</w:t>
        </w:r>
      </w:ins>
    </w:p>
    <w:p w14:paraId="6B28545F" w14:textId="6B1A0F2D" w:rsidR="00FE6869" w:rsidRDefault="00FE6869" w:rsidP="00FE6869">
      <w:pPr>
        <w:pStyle w:val="CodePACKT"/>
      </w:pPr>
      <w:r w:rsidRPr="00FE6869">
        <w:t>}</w:t>
      </w:r>
    </w:p>
    <w:p w14:paraId="61C5135A" w14:textId="77777777" w:rsidR="00730636" w:rsidRDefault="00730636" w:rsidP="00FE6869">
      <w:pPr>
        <w:pStyle w:val="CodePACKT"/>
      </w:pPr>
    </w:p>
    <w:p w14:paraId="39391F60" w14:textId="3E3FC9D5" w:rsidR="00730636" w:rsidRPr="00730636" w:rsidRDefault="00730636" w:rsidP="00730636">
      <w:pPr>
        <w:pStyle w:val="NumberedBulletPACKT"/>
        <w:rPr>
          <w:color w:val="000000"/>
          <w:lang w:val="en-GB" w:eastAsia="en-GB"/>
        </w:rPr>
      </w:pPr>
      <w:r w:rsidRPr="00730636">
        <w:rPr>
          <w:lang w:val="en-GB" w:eastAsia="en-GB"/>
        </w:rPr>
        <w:t>Show </w:t>
      </w:r>
      <w:r>
        <w:rPr>
          <w:lang w:val="en-GB" w:eastAsia="en-GB"/>
        </w:rPr>
        <w:t>a</w:t>
      </w:r>
      <w:r w:rsidRPr="00730636">
        <w:rPr>
          <w:lang w:val="en-GB" w:eastAsia="en-GB"/>
        </w:rPr>
        <w:t>ll </w:t>
      </w:r>
      <w:r>
        <w:rPr>
          <w:lang w:val="en-GB" w:eastAsia="en-GB"/>
        </w:rPr>
        <w:t>u</w:t>
      </w:r>
      <w:r w:rsidRPr="00730636">
        <w:rPr>
          <w:lang w:val="en-GB" w:eastAsia="en-GB"/>
        </w:rPr>
        <w:t>sers in AD (</w:t>
      </w:r>
      <w:r w:rsidRPr="00FD4EDC">
        <w:rPr>
          <w:rStyle w:val="CodeInTextPACKT"/>
        </w:rPr>
        <w:t>Reskit.Org</w:t>
      </w:r>
      <w:r w:rsidRPr="00730636">
        <w:rPr>
          <w:lang w:val="en-GB" w:eastAsia="en-GB"/>
        </w:rPr>
        <w:t>)</w:t>
      </w:r>
      <w:ins w:id="804" w:author="Lucy Wan" w:date="2021-01-26T11:44:00Z">
        <w:r w:rsidR="005F7C77">
          <w:rPr>
            <w:lang w:val="en-GB" w:eastAsia="en-GB"/>
          </w:rPr>
          <w:t>:</w:t>
        </w:r>
      </w:ins>
    </w:p>
    <w:p w14:paraId="0FD219A4" w14:textId="77777777" w:rsidR="00730636" w:rsidRDefault="00730636" w:rsidP="00730636">
      <w:pPr>
        <w:pStyle w:val="CodePACKT"/>
        <w:rPr>
          <w:lang w:val="en-GB"/>
        </w:rPr>
      </w:pPr>
    </w:p>
    <w:p w14:paraId="5F757453" w14:textId="4F97DBA5" w:rsidR="00730636" w:rsidRPr="00730636" w:rsidRDefault="00730636" w:rsidP="00730636">
      <w:pPr>
        <w:pStyle w:val="CodePACKT"/>
        <w:rPr>
          <w:lang w:val="en-GB"/>
        </w:rPr>
      </w:pPr>
      <w:r w:rsidRPr="00730636">
        <w:rPr>
          <w:lang w:val="en-GB"/>
        </w:rPr>
        <w:t>Get-ADUser -Filter * | </w:t>
      </w:r>
    </w:p>
    <w:p w14:paraId="62E70464" w14:textId="3FA52593" w:rsidR="00730636" w:rsidRPr="00730636" w:rsidRDefault="00730636" w:rsidP="00730636">
      <w:pPr>
        <w:pStyle w:val="CodePACKT"/>
        <w:rPr>
          <w:lang w:val="en-GB"/>
        </w:rPr>
      </w:pPr>
      <w:r w:rsidRPr="00730636">
        <w:rPr>
          <w:lang w:val="en-GB"/>
        </w:rPr>
        <w:t>  Format-Table -Property Name, UserPrincipalName</w:t>
      </w:r>
    </w:p>
    <w:p w14:paraId="7E7E1477" w14:textId="77777777" w:rsidR="00B30384" w:rsidRDefault="00B30384" w:rsidP="00B30384">
      <w:pPr>
        <w:pStyle w:val="Heading2"/>
        <w:numPr>
          <w:ilvl w:val="1"/>
          <w:numId w:val="3"/>
        </w:numPr>
        <w:tabs>
          <w:tab w:val="left" w:pos="0"/>
        </w:tabs>
      </w:pPr>
      <w:r>
        <w:lastRenderedPageBreak/>
        <w:t>How it works...</w:t>
      </w:r>
    </w:p>
    <w:p w14:paraId="25705732" w14:textId="77777777" w:rsidR="00730636" w:rsidRDefault="00FE6869" w:rsidP="00FE6869">
      <w:pPr>
        <w:pStyle w:val="NormalPACKT"/>
      </w:pPr>
      <w:r>
        <w:t xml:space="preserve">In </w:t>
      </w:r>
      <w:r w:rsidRPr="00FE6869">
        <w:rPr>
          <w:rStyle w:val="ItalicsPACKT"/>
        </w:rPr>
        <w:t>step 1</w:t>
      </w:r>
      <w:r>
        <w:t xml:space="preserve">, which produces no output, you create a simple CSV file which you save to </w:t>
      </w:r>
      <w:r w:rsidRPr="00FE6869">
        <w:rPr>
          <w:rStyle w:val="CodeInTextPACKT"/>
        </w:rPr>
        <w:t>C:\Foo\Users.CSV</w:t>
      </w:r>
      <w:r>
        <w:t xml:space="preserve">. </w:t>
      </w:r>
    </w:p>
    <w:p w14:paraId="45E41D7B" w14:textId="3D9F5AEF" w:rsidR="00B30384" w:rsidRDefault="00FE6869" w:rsidP="00FE6869">
      <w:pPr>
        <w:pStyle w:val="NormalPACKT"/>
      </w:pPr>
      <w:r>
        <w:t xml:space="preserve">In </w:t>
      </w:r>
      <w:r w:rsidRPr="00FE6869">
        <w:rPr>
          <w:rStyle w:val="ItalicsPACKT"/>
        </w:rPr>
        <w:t>step 2</w:t>
      </w:r>
      <w:r>
        <w:t>, you import this newly created CSV file and display the information it contains, which looks like this:</w:t>
      </w:r>
    </w:p>
    <w:p w14:paraId="59D6C6C4" w14:textId="62E0B0DA" w:rsidR="00FE6869" w:rsidRDefault="00FE6869" w:rsidP="00FE6869">
      <w:pPr>
        <w:pStyle w:val="FigurePACKT"/>
        <w:rPr>
          <w:ins w:id="805" w:author="Lucy Wan" w:date="2021-01-26T11:44:00Z"/>
        </w:rPr>
      </w:pPr>
      <w:r>
        <w:drawing>
          <wp:inline distT="0" distB="0" distL="0" distR="0" wp14:anchorId="784EC46D" wp14:editId="3AA32B24">
            <wp:extent cx="3375660" cy="10497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3919" cy="1058586"/>
                    </a:xfrm>
                    <a:prstGeom prst="rect">
                      <a:avLst/>
                    </a:prstGeom>
                  </pic:spPr>
                </pic:pic>
              </a:graphicData>
            </a:graphic>
          </wp:inline>
        </w:drawing>
      </w:r>
    </w:p>
    <w:p w14:paraId="60ED8571" w14:textId="37F1490A" w:rsidR="00BB1EB9" w:rsidRDefault="00BB1EB9" w:rsidP="00FE6869">
      <w:pPr>
        <w:pStyle w:val="FigurePACKT"/>
      </w:pPr>
      <w:ins w:id="806" w:author="Lucy Wan" w:date="2021-01-26T11:44:00Z">
        <w:r>
          <w:t>Figure 6.35:</w:t>
        </w:r>
        <w:r w:rsidR="00F7559C">
          <w:t xml:space="preserve"> Importing and displaying the CSV file</w:t>
        </w:r>
      </w:ins>
    </w:p>
    <w:p w14:paraId="377013A5" w14:textId="0868A985" w:rsidR="00FE6869" w:rsidRDefault="00FE6869" w:rsidP="00FE686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35.png</w:t>
      </w:r>
    </w:p>
    <w:p w14:paraId="61AE6D24" w14:textId="14489D2A" w:rsidR="00FE6869" w:rsidRPr="0073002A" w:rsidRDefault="00730636" w:rsidP="00FE6869">
      <w:r>
        <w:t xml:space="preserve">In </w:t>
      </w:r>
      <w:r w:rsidRPr="00730636">
        <w:rPr>
          <w:rStyle w:val="ItalicsPACKT"/>
        </w:rPr>
        <w:t>step 3</w:t>
      </w:r>
      <w:r>
        <w:t xml:space="preserve">, you add each user contained in the CSV into AD. You add the users, using </w:t>
      </w:r>
      <w:r w:rsidRPr="00232A78">
        <w:rPr>
          <w:rStyle w:val="CodeInTextPACKT"/>
        </w:rPr>
        <w:t>New-ADUser</w:t>
      </w:r>
      <w:r>
        <w:t xml:space="preserve"> which itself produces no output. This step adds some output to show what users</w:t>
      </w:r>
      <w:r w:rsidR="00751E64">
        <w:t xml:space="preserve"> you added</w:t>
      </w:r>
      <w:r>
        <w:t>, which looks like this:</w:t>
      </w:r>
    </w:p>
    <w:p w14:paraId="552F68F2" w14:textId="6F01B0FB" w:rsidR="00FE6869" w:rsidRDefault="00730636" w:rsidP="00FE6869">
      <w:pPr>
        <w:pStyle w:val="NormalPACKT"/>
        <w:rPr>
          <w:ins w:id="807" w:author="Lucy Wan" w:date="2021-01-26T11:45:00Z"/>
          <w:noProof/>
        </w:rPr>
      </w:pPr>
      <w:r>
        <w:rPr>
          <w:noProof/>
        </w:rPr>
        <w:drawing>
          <wp:inline distT="0" distB="0" distL="0" distR="0" wp14:anchorId="482134FA" wp14:editId="3E81D4D9">
            <wp:extent cx="3916673" cy="294640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2661" cy="2950905"/>
                    </a:xfrm>
                    <a:prstGeom prst="rect">
                      <a:avLst/>
                    </a:prstGeom>
                  </pic:spPr>
                </pic:pic>
              </a:graphicData>
            </a:graphic>
          </wp:inline>
        </w:drawing>
      </w:r>
    </w:p>
    <w:p w14:paraId="2EEF88AB" w14:textId="1AF95858" w:rsidR="003E1F1A" w:rsidRDefault="003E1F1A" w:rsidP="003E1F1A">
      <w:pPr>
        <w:pStyle w:val="FigurePACKT"/>
      </w:pPr>
      <w:ins w:id="808" w:author="Lucy Wan" w:date="2021-01-26T11:45:00Z">
        <w:r>
          <w:t>Figure</w:t>
        </w:r>
        <w:r w:rsidR="00210F6B">
          <w:t xml:space="preserve"> 6.</w:t>
        </w:r>
        <w:r w:rsidR="00B6058C">
          <w:t xml:space="preserve">36: </w:t>
        </w:r>
        <w:r w:rsidR="004C2CB3">
          <w:t>Adding users into AD using the CSV file</w:t>
        </w:r>
        <w:r>
          <w:t xml:space="preserve"> </w:t>
        </w:r>
      </w:ins>
    </w:p>
    <w:p w14:paraId="0C33ABAB" w14:textId="795CF04A" w:rsidR="00730636" w:rsidRDefault="00730636" w:rsidP="00730636">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36.png</w:t>
      </w:r>
    </w:p>
    <w:p w14:paraId="1C372FDB" w14:textId="74065D0F" w:rsidR="00730636" w:rsidRDefault="00730636" w:rsidP="00FE6869">
      <w:pPr>
        <w:pStyle w:val="NormalPACKT"/>
        <w:rPr>
          <w:noProof/>
        </w:rPr>
      </w:pPr>
      <w:r>
        <w:rPr>
          <w:noProof/>
        </w:rPr>
        <w:t>In the final ste</w:t>
      </w:r>
      <w:r w:rsidR="00751E64">
        <w:rPr>
          <w:noProof/>
        </w:rPr>
        <w:t xml:space="preserve">p </w:t>
      </w:r>
      <w:r>
        <w:rPr>
          <w:noProof/>
        </w:rPr>
        <w:t xml:space="preserve">in this recipe, </w:t>
      </w:r>
      <w:r w:rsidR="00751E64" w:rsidRPr="00751E64">
        <w:rPr>
          <w:rStyle w:val="ItalicsPACKT"/>
        </w:rPr>
        <w:t>step 4</w:t>
      </w:r>
      <w:r w:rsidR="00751E64">
        <w:rPr>
          <w:noProof/>
        </w:rPr>
        <w:t xml:space="preserve">, </w:t>
      </w:r>
      <w:r>
        <w:rPr>
          <w:noProof/>
        </w:rPr>
        <w:t xml:space="preserve">you use </w:t>
      </w:r>
      <w:r w:rsidRPr="00751E64">
        <w:rPr>
          <w:rStyle w:val="CodeInTextPACKT"/>
        </w:rPr>
        <w:t>Get-ADUser</w:t>
      </w:r>
      <w:r>
        <w:rPr>
          <w:noProof/>
        </w:rPr>
        <w:t xml:space="preserve"> to view all the users in the </w:t>
      </w:r>
      <w:r w:rsidRPr="00E53F5A">
        <w:rPr>
          <w:rStyle w:val="CodeInTextPACKT"/>
        </w:rPr>
        <w:t>Reskit.Org</w:t>
      </w:r>
      <w:r>
        <w:rPr>
          <w:noProof/>
        </w:rPr>
        <w:t xml:space="preserve"> domai</w:t>
      </w:r>
      <w:r w:rsidR="00751E64">
        <w:rPr>
          <w:noProof/>
        </w:rPr>
        <w:t>n. This step</w:t>
      </w:r>
      <w:del w:id="809" w:author="Parvathy Nair" w:date="2021-01-31T21:04:00Z">
        <w:r w:rsidR="003B539B" w:rsidDel="00056227">
          <w:rPr>
            <w:noProof/>
          </w:rPr>
          <w:delText>’</w:delText>
        </w:r>
      </w:del>
      <w:ins w:id="810" w:author="Parvathy Nair" w:date="2021-01-31T21:04:00Z">
        <w:r w:rsidR="00056227">
          <w:rPr>
            <w:noProof/>
          </w:rPr>
          <w:t>’</w:t>
        </w:r>
      </w:ins>
      <w:r w:rsidR="00751E64">
        <w:rPr>
          <w:noProof/>
        </w:rPr>
        <w:t xml:space="preserve">s output </w:t>
      </w:r>
      <w:r>
        <w:rPr>
          <w:noProof/>
        </w:rPr>
        <w:t>looks like this:</w:t>
      </w:r>
    </w:p>
    <w:p w14:paraId="0BDF6937" w14:textId="3AE9A9C6" w:rsidR="00730636" w:rsidRDefault="00730636" w:rsidP="00730636">
      <w:pPr>
        <w:pStyle w:val="FigurePACKT"/>
        <w:rPr>
          <w:ins w:id="811" w:author="Lucy Wan" w:date="2021-01-26T11:46:00Z"/>
        </w:rPr>
      </w:pPr>
      <w:r>
        <w:lastRenderedPageBreak/>
        <w:drawing>
          <wp:inline distT="0" distB="0" distL="0" distR="0" wp14:anchorId="1FB0E919" wp14:editId="4058DA63">
            <wp:extent cx="2928924" cy="17551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3873" cy="1758106"/>
                    </a:xfrm>
                    <a:prstGeom prst="rect">
                      <a:avLst/>
                    </a:prstGeom>
                  </pic:spPr>
                </pic:pic>
              </a:graphicData>
            </a:graphic>
          </wp:inline>
        </w:drawing>
      </w:r>
    </w:p>
    <w:p w14:paraId="3122E167" w14:textId="680EBB0A" w:rsidR="00A42943" w:rsidRDefault="00A42943" w:rsidP="00730636">
      <w:pPr>
        <w:pStyle w:val="FigurePACKT"/>
      </w:pPr>
      <w:ins w:id="812" w:author="Lucy Wan" w:date="2021-01-26T11:46:00Z">
        <w:r>
          <w:t xml:space="preserve">Figure 6.37: </w:t>
        </w:r>
        <w:r w:rsidR="00F96F00">
          <w:t>Viewing all users in the Reskit.Org domain</w:t>
        </w:r>
      </w:ins>
    </w:p>
    <w:p w14:paraId="25E489E5" w14:textId="55A43F94" w:rsidR="00730636" w:rsidRDefault="00730636"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37.png</w:t>
      </w:r>
    </w:p>
    <w:p w14:paraId="5B4BC216" w14:textId="332D0090" w:rsidR="00B30384" w:rsidRDefault="00B30384" w:rsidP="00B30384">
      <w:pPr>
        <w:pStyle w:val="Heading2"/>
      </w:pPr>
      <w:r>
        <w:t>There</w:t>
      </w:r>
      <w:del w:id="813" w:author="Parvathy Nair" w:date="2021-01-31T21:04:00Z">
        <w:r w:rsidR="003B539B" w:rsidDel="00056227">
          <w:delText>’</w:delText>
        </w:r>
      </w:del>
      <w:ins w:id="814" w:author="Parvathy Nair" w:date="2021-01-31T21:04:00Z">
        <w:r w:rsidR="00056227">
          <w:t>’</w:t>
        </w:r>
      </w:ins>
      <w:r>
        <w:t>s more...</w:t>
      </w:r>
    </w:p>
    <w:p w14:paraId="2949AF95" w14:textId="7A3E7F88" w:rsidR="00B30384" w:rsidRDefault="00730636" w:rsidP="00AC0E66">
      <w:pPr>
        <w:pStyle w:val="NormalPACKT"/>
        <w:rPr>
          <w:lang w:val="en-GB"/>
        </w:rPr>
      </w:pPr>
      <w:r>
        <w:rPr>
          <w:lang w:val="en-GB"/>
        </w:rPr>
        <w:t xml:space="preserve">In </w:t>
      </w:r>
      <w:r w:rsidRPr="00082BDF">
        <w:rPr>
          <w:rStyle w:val="ItalicsPACKT"/>
        </w:rPr>
        <w:t>step 3</w:t>
      </w:r>
      <w:r>
        <w:rPr>
          <w:lang w:val="en-GB"/>
        </w:rPr>
        <w:t xml:space="preserve">, you add users based on the CSV. You add these users explicitly to the </w:t>
      </w:r>
      <w:r w:rsidR="00082BDF">
        <w:rPr>
          <w:lang w:val="en-GB"/>
        </w:rPr>
        <w:t xml:space="preserve">IT OU, using the parameter </w:t>
      </w:r>
      <w:r w:rsidR="00082BDF" w:rsidRPr="00082BDF">
        <w:rPr>
          <w:rStyle w:val="CodeInTextPACKT"/>
        </w:rPr>
        <w:t>-Path</w:t>
      </w:r>
      <w:r w:rsidR="00082BDF" w:rsidRPr="00082BDF">
        <w:t xml:space="preserve"> (as specified in the</w:t>
      </w:r>
      <w:r w:rsidR="00082BDF" w:rsidRPr="00164A7E">
        <w:t xml:space="preserve"> </w:t>
      </w:r>
      <w:r w:rsidR="00082BDF">
        <w:rPr>
          <w:rStyle w:val="CodeInTextPACKT"/>
        </w:rPr>
        <w:t>$Prop</w:t>
      </w:r>
      <w:r w:rsidR="00082BDF" w:rsidRPr="00082BDF">
        <w:t xml:space="preserve"> hash table</w:t>
      </w:r>
      <w:r w:rsidR="00751E64">
        <w:t>)</w:t>
      </w:r>
      <w:r w:rsidR="00082BDF">
        <w:rPr>
          <w:lang w:val="en-GB"/>
        </w:rPr>
        <w:t xml:space="preserve">. In production, when adding users that could reside in different OUs, you should extend the CSV to include the distinguished name of the OU into which you wish </w:t>
      </w:r>
      <w:r w:rsidR="00751E64">
        <w:rPr>
          <w:lang w:val="en-GB"/>
        </w:rPr>
        <w:t>t</w:t>
      </w:r>
      <w:r w:rsidR="00082BDF">
        <w:rPr>
          <w:lang w:val="en-GB"/>
        </w:rPr>
        <w:t>o add</w:t>
      </w:r>
      <w:r w:rsidR="00751E64">
        <w:rPr>
          <w:lang w:val="en-GB"/>
        </w:rPr>
        <w:t xml:space="preserve"> each user</w:t>
      </w:r>
      <w:r w:rsidR="00082BDF">
        <w:rPr>
          <w:lang w:val="en-GB"/>
        </w:rPr>
        <w:t xml:space="preserve">. </w:t>
      </w:r>
    </w:p>
    <w:p w14:paraId="4A29AED6" w14:textId="5F9C57C5" w:rsidR="00133D40" w:rsidRPr="006E0683" w:rsidRDefault="00133D40" w:rsidP="00133D40">
      <w:pPr>
        <w:pStyle w:val="Heading1"/>
        <w:tabs>
          <w:tab w:val="left" w:pos="0"/>
        </w:tabs>
        <w:rPr>
          <w:lang w:val="en-US"/>
        </w:rPr>
      </w:pPr>
      <w:r w:rsidRPr="006E0683">
        <w:rPr>
          <w:lang w:val="en-US"/>
        </w:rPr>
        <w:t>Creating Group Policy Object</w:t>
      </w:r>
      <w:r w:rsidR="00F513CF">
        <w:rPr>
          <w:lang w:val="en-US"/>
        </w:rPr>
        <w:t>s</w:t>
      </w:r>
    </w:p>
    <w:p w14:paraId="6497E877" w14:textId="56DD08F6" w:rsidR="005D227A" w:rsidRPr="005D227A" w:rsidRDefault="005D227A" w:rsidP="005D227A">
      <w:pPr>
        <w:pStyle w:val="NormalPACKT"/>
      </w:pPr>
      <w:r w:rsidRPr="005D227A">
        <w:t xml:space="preserve">Group policy allows you to define computer and user configuration settings that ensure </w:t>
      </w:r>
      <w:r w:rsidR="00751E64">
        <w:t xml:space="preserve">a </w:t>
      </w:r>
      <w:r w:rsidRPr="005D227A">
        <w:t xml:space="preserve">system </w:t>
      </w:r>
      <w:r w:rsidR="00751E64">
        <w:t xml:space="preserve">remains </w:t>
      </w:r>
      <w:r w:rsidRPr="005D227A">
        <w:t xml:space="preserve">configured per policy. Each time a domain-joined computer starts up and </w:t>
      </w:r>
      <w:r w:rsidR="00751E64">
        <w:t>each time a domain user logs on</w:t>
      </w:r>
      <w:del w:id="815" w:author="Lucy Wan" w:date="2021-01-26T11:47:00Z">
        <w:r w:rsidR="00751E64" w:rsidDel="00315D89">
          <w:delText xml:space="preserve"> each time</w:delText>
        </w:r>
      </w:del>
      <w:r w:rsidR="00751E64">
        <w:t>, the local group policy agent on your computer obtains the group policy settings from AD and ensures they are applied</w:t>
      </w:r>
      <w:r w:rsidRPr="005D227A">
        <w:t>.</w:t>
      </w:r>
    </w:p>
    <w:p w14:paraId="2E8F5CAB" w14:textId="4814E576" w:rsidR="005D227A" w:rsidRDefault="00315D89" w:rsidP="005D227A">
      <w:pPr>
        <w:pStyle w:val="NormalPACKT"/>
      </w:pPr>
      <w:ins w:id="816" w:author="Lucy Wan" w:date="2021-01-26T11:47:00Z">
        <w:r>
          <w:t xml:space="preserve">In this recipe, </w:t>
        </w:r>
      </w:ins>
      <w:del w:id="817" w:author="Lucy Wan" w:date="2021-01-26T11:47:00Z">
        <w:r w:rsidR="005D227A" w:rsidRPr="005D227A" w:rsidDel="00315D89">
          <w:delText>Y</w:delText>
        </w:r>
      </w:del>
      <w:ins w:id="818" w:author="Lucy Wan" w:date="2021-01-26T11:47:00Z">
        <w:r>
          <w:t>y</w:t>
        </w:r>
      </w:ins>
      <w:r w:rsidR="005D227A" w:rsidRPr="005D227A">
        <w:t xml:space="preserve">ou begin by first creating a group policy object within the Active Directory. You then configure the GPO, for example, enabling computers in the IT organizational unit to </w:t>
      </w:r>
      <w:r w:rsidR="00751E64">
        <w:t>use PowerShell scripts on those systems or</w:t>
      </w:r>
      <w:r w:rsidR="005D227A">
        <w:t xml:space="preserve"> set a specific screen saver</w:t>
      </w:r>
      <w:r w:rsidR="005D227A" w:rsidRPr="005D227A">
        <w:t>. There are thousands of settings you can configure for a user or computer through group policy.</w:t>
      </w:r>
      <w:r w:rsidR="005D227A">
        <w:t xml:space="preserve"> Microsoft has creat</w:t>
      </w:r>
      <w:r w:rsidR="00751E64">
        <w:t>e</w:t>
      </w:r>
      <w:r w:rsidR="005D227A">
        <w:t xml:space="preserve">d a spreadsheet that lists the policy settings which you can download from </w:t>
      </w:r>
      <w:r w:rsidR="005D227A" w:rsidRPr="00D663EE">
        <w:rPr>
          <w:rStyle w:val="URLPACKT"/>
        </w:rPr>
        <w:t>https://www.microsoft.com/en-us/download/101451</w:t>
      </w:r>
      <w:r w:rsidR="005D227A">
        <w:t>. At the time of writing, the spreadsheet covers the Group Policy template files delivered with Windows 10 May 2020 Update (aka Windows 10 2004).</w:t>
      </w:r>
      <w:r w:rsidR="005D227A" w:rsidRPr="005D227A">
        <w:t xml:space="preserve"> </w:t>
      </w:r>
    </w:p>
    <w:p w14:paraId="7AFB21BF" w14:textId="33536A2B" w:rsidR="005D227A" w:rsidRDefault="005D227A" w:rsidP="005D227A">
      <w:pPr>
        <w:pStyle w:val="NormalPACKT"/>
      </w:pPr>
      <w:r w:rsidRPr="005D227A">
        <w:t xml:space="preserve">Once you configure your GPO object, you link the policy object to the OU you want to configure. </w:t>
      </w:r>
      <w:r>
        <w:t>Y</w:t>
      </w:r>
      <w:r w:rsidRPr="005D227A">
        <w:t xml:space="preserve">ou can also apply a GPO to the </w:t>
      </w:r>
      <w:proofErr w:type="gramStart"/>
      <w:r w:rsidRPr="005D227A">
        <w:t>domain as a whole, to</w:t>
      </w:r>
      <w:proofErr w:type="gramEnd"/>
      <w:r w:rsidRPr="005D227A">
        <w:t xml:space="preserve"> a specific AD site, or </w:t>
      </w:r>
      <w:r w:rsidR="00751E64">
        <w:t xml:space="preserve">to </w:t>
      </w:r>
      <w:r w:rsidRPr="005D227A">
        <w:t xml:space="preserve">an OU. </w:t>
      </w:r>
      <w:r w:rsidR="00751E64">
        <w:t xml:space="preserve">You can also assign any </w:t>
      </w:r>
      <w:r w:rsidRPr="005D227A">
        <w:t xml:space="preserve">GPO </w:t>
      </w:r>
      <w:r w:rsidR="00751E64">
        <w:t>to multiple OUs</w:t>
      </w:r>
      <w:r w:rsidRPr="005D227A">
        <w:t xml:space="preserve"> which can simplify your OU design.</w:t>
      </w:r>
    </w:p>
    <w:p w14:paraId="6120F2D0" w14:textId="607B5CC4" w:rsidR="005D227A" w:rsidRDefault="005D227A" w:rsidP="005D227A">
      <w:pPr>
        <w:pStyle w:val="NormalPACKT"/>
      </w:pPr>
      <w:r w:rsidRPr="005D227A">
        <w:t xml:space="preserve">The configuration of a GPO typically results in </w:t>
      </w:r>
      <w:r w:rsidR="00751E64">
        <w:t xml:space="preserve">Windows </w:t>
      </w:r>
      <w:r w:rsidRPr="005D227A">
        <w:t>generat</w:t>
      </w:r>
      <w:r w:rsidR="00751E64">
        <w:t>ing information</w:t>
      </w:r>
      <w:r w:rsidRPr="005D227A">
        <w:t xml:space="preserve"> that a host</w:t>
      </w:r>
      <w:del w:id="819" w:author="Parvathy Nair" w:date="2021-01-31T21:04:00Z">
        <w:r w:rsidR="003B539B" w:rsidDel="00056227">
          <w:delText>’</w:delText>
        </w:r>
      </w:del>
      <w:ins w:id="820" w:author="Parvathy Nair" w:date="2021-01-31T21:04:00Z">
        <w:r w:rsidR="00056227">
          <w:t>’</w:t>
        </w:r>
      </w:ins>
      <w:r w:rsidRPr="005D227A">
        <w:t>s group</w:t>
      </w:r>
      <w:r w:rsidR="004903E4">
        <w:t xml:space="preserve"> </w:t>
      </w:r>
      <w:r w:rsidRPr="005D227A">
        <w:t>policy agent (the code that applies the GPO objects) can access. This information tells the</w:t>
      </w:r>
      <w:r w:rsidR="00751E64">
        <w:t xml:space="preserve"> </w:t>
      </w:r>
      <w:r w:rsidRPr="005D227A">
        <w:t>agent how to work. Settings made through administrative templates use registry settings</w:t>
      </w:r>
      <w:r w:rsidR="00751E64">
        <w:t xml:space="preserve"> </w:t>
      </w:r>
      <w:r w:rsidRPr="005D227A">
        <w:t xml:space="preserve">inside </w:t>
      </w:r>
      <w:r w:rsidRPr="005D227A">
        <w:rPr>
          <w:rStyle w:val="CodeInTextPACKT"/>
        </w:rPr>
        <w:t>Registry.POL</w:t>
      </w:r>
      <w:r w:rsidRPr="005D227A">
        <w:t xml:space="preserve"> files. </w:t>
      </w:r>
      <w:r w:rsidRPr="00751E64">
        <w:t>The group policy agent obtains the policy details from the</w:t>
      </w:r>
      <w:r w:rsidR="00751E64" w:rsidRPr="00751E64">
        <w:t xml:space="preserve"> </w:t>
      </w:r>
      <w:r w:rsidRPr="00751E64">
        <w:t xml:space="preserve">SYSVOL share on a domain controller and applies them </w:t>
      </w:r>
      <w:r w:rsidRPr="00751E64">
        <w:lastRenderedPageBreak/>
        <w:t>whenever a user logs on or off or</w:t>
      </w:r>
      <w:r w:rsidR="00751E64" w:rsidRPr="00751E64">
        <w:t xml:space="preserve"> </w:t>
      </w:r>
      <w:r w:rsidRPr="00751E64">
        <w:t>when a computer starts up or shuts down. The group policy module also provides the ability to create nice-looking reports describing the</w:t>
      </w:r>
      <w:r w:rsidRPr="00751E64">
        <w:br/>
        <w:t>group policy object</w:t>
      </w:r>
      <w:ins w:id="821" w:author="Lucy Wan" w:date="2021-01-26T11:49:00Z">
        <w:r w:rsidR="002161BE">
          <w:t>.</w:t>
        </w:r>
      </w:ins>
      <w:r w:rsidRPr="005D227A">
        <w:t xml:space="preserve"> </w:t>
      </w:r>
    </w:p>
    <w:p w14:paraId="773E4608" w14:textId="1CB4DA21" w:rsidR="00133D40" w:rsidRPr="005D227A" w:rsidRDefault="00133D40" w:rsidP="005D227A">
      <w:pPr>
        <w:pStyle w:val="Heading2"/>
      </w:pPr>
      <w:r w:rsidRPr="005D227A">
        <w:t>Getting Ready</w:t>
      </w:r>
    </w:p>
    <w:p w14:paraId="2B119499" w14:textId="27A47AB5" w:rsidR="00133D40" w:rsidRPr="00F513CF" w:rsidRDefault="00F513CF" w:rsidP="00F513CF">
      <w:pPr>
        <w:pStyle w:val="NormalPACKT"/>
      </w:pPr>
      <w:r w:rsidRPr="00F513CF">
        <w:t>You run</w:t>
      </w:r>
      <w:r>
        <w:t xml:space="preserve"> this recipe on </w:t>
      </w:r>
      <w:r w:rsidRPr="00F513CF">
        <w:rPr>
          <w:rStyle w:val="CodeInTextPACKT"/>
        </w:rPr>
        <w:t>DC1</w:t>
      </w:r>
      <w:r>
        <w:t xml:space="preserve">, a domain controller in the Reskit.Org domain. You created this DC in </w:t>
      </w:r>
      <w:del w:id="822" w:author="Parvathy Nair" w:date="2021-01-31T21:04:00Z">
        <w:r w:rsidR="003B539B" w:rsidDel="00056227">
          <w:delText>“</w:delText>
        </w:r>
      </w:del>
      <w:ins w:id="823" w:author="Parvathy Nair" w:date="2021-01-31T21:04:00Z">
        <w:r w:rsidR="00056227">
          <w:t>“</w:t>
        </w:r>
      </w:ins>
      <w:r w:rsidRPr="00646009">
        <w:rPr>
          <w:rStyle w:val="ItalicsPACKT"/>
        </w:rPr>
        <w:t xml:space="preserve">Installing an Active Directory </w:t>
      </w:r>
      <w:r w:rsidR="00BB46E6">
        <w:rPr>
          <w:rStyle w:val="ItalicsPACKT"/>
        </w:rPr>
        <w:t>fo</w:t>
      </w:r>
      <w:r w:rsidRPr="00646009">
        <w:rPr>
          <w:rStyle w:val="ItalicsPACKT"/>
        </w:rPr>
        <w:t xml:space="preserve">rest </w:t>
      </w:r>
      <w:r w:rsidR="00BB46E6">
        <w:rPr>
          <w:rStyle w:val="ItalicsPACKT"/>
        </w:rPr>
        <w:t>r</w:t>
      </w:r>
      <w:r w:rsidRPr="00646009">
        <w:rPr>
          <w:rStyle w:val="ItalicsPACKT"/>
        </w:rPr>
        <w:t xml:space="preserve">oot </w:t>
      </w:r>
      <w:r w:rsidR="00BB46E6">
        <w:rPr>
          <w:rStyle w:val="ItalicsPACKT"/>
        </w:rPr>
        <w:t>d</w:t>
      </w:r>
      <w:r w:rsidRPr="00646009">
        <w:rPr>
          <w:rStyle w:val="ItalicsPACKT"/>
        </w:rPr>
        <w:t>omain</w:t>
      </w:r>
      <w:del w:id="824" w:author="Parvathy Nair" w:date="2021-01-31T21:04:00Z">
        <w:r w:rsidR="003B539B" w:rsidDel="00056227">
          <w:delText>”</w:delText>
        </w:r>
      </w:del>
      <w:ins w:id="825" w:author="Parvathy Nair" w:date="2021-01-31T21:04:00Z">
        <w:r w:rsidR="00056227">
          <w:t>”</w:t>
        </w:r>
      </w:ins>
      <w:r w:rsidR="005D227A">
        <w:t xml:space="preserve"> an</w:t>
      </w:r>
      <w:ins w:id="826" w:author="Lucy Wan" w:date="2021-01-26T11:49:00Z">
        <w:r w:rsidR="00646009">
          <w:t>d</w:t>
        </w:r>
      </w:ins>
      <w:r w:rsidR="005D227A">
        <w:t xml:space="preserve"> after creating the IT OU.</w:t>
      </w:r>
    </w:p>
    <w:p w14:paraId="5C7E7671" w14:textId="77777777" w:rsidR="00133D40" w:rsidRDefault="00133D40" w:rsidP="00133D40">
      <w:pPr>
        <w:pStyle w:val="Heading2"/>
        <w:tabs>
          <w:tab w:val="left" w:pos="0"/>
        </w:tabs>
      </w:pPr>
      <w:r>
        <w:t>How to do it...</w:t>
      </w:r>
    </w:p>
    <w:p w14:paraId="7D3846DC" w14:textId="36E91529" w:rsidR="00F513CF" w:rsidRPr="00F513CF" w:rsidRDefault="00F513CF" w:rsidP="00F513CF">
      <w:pPr>
        <w:pStyle w:val="NumberedBulletPACKT"/>
        <w:numPr>
          <w:ilvl w:val="0"/>
          <w:numId w:val="18"/>
        </w:numPr>
        <w:rPr>
          <w:color w:val="000000"/>
          <w:lang w:val="en-GB"/>
        </w:rPr>
      </w:pPr>
      <w:r w:rsidRPr="00F513CF">
        <w:t>Creat</w:t>
      </w:r>
      <w:ins w:id="827" w:author="Lucy Wan" w:date="2021-01-26T11:50:00Z">
        <w:r w:rsidR="00074097">
          <w:t>e</w:t>
        </w:r>
      </w:ins>
      <w:del w:id="828" w:author="Lucy Wan" w:date="2021-01-26T11:50:00Z">
        <w:r w:rsidRPr="00F513CF" w:rsidDel="00074097">
          <w:delText>ing</w:delText>
        </w:r>
      </w:del>
      <w:r w:rsidRPr="00F513CF">
        <w:t> </w:t>
      </w:r>
      <w:r>
        <w:t xml:space="preserve">a </w:t>
      </w:r>
      <w:r w:rsidRPr="00F513CF">
        <w:t>Group Policy object</w:t>
      </w:r>
      <w:ins w:id="829" w:author="Lucy Wan" w:date="2021-01-26T11:50:00Z">
        <w:r w:rsidR="00074097">
          <w:t>:</w:t>
        </w:r>
      </w:ins>
    </w:p>
    <w:p w14:paraId="6AA01174" w14:textId="77777777" w:rsidR="00F513CF" w:rsidRPr="00F513CF" w:rsidRDefault="00F513CF" w:rsidP="00F513CF">
      <w:pPr>
        <w:pStyle w:val="CodePACKT"/>
      </w:pPr>
    </w:p>
    <w:p w14:paraId="73035E8E" w14:textId="78961D43" w:rsidR="00F513CF" w:rsidRPr="00F513CF" w:rsidRDefault="00F513CF" w:rsidP="00F513CF">
      <w:pPr>
        <w:pStyle w:val="CodePACKT"/>
      </w:pPr>
      <w:r w:rsidRPr="00F513CF">
        <w:t>$Pol = New-GPO -Name ITPolicy -Comment </w:t>
      </w:r>
      <w:del w:id="830" w:author="Parvathy Nair" w:date="2021-01-31T21:04:00Z">
        <w:r w:rsidR="003B539B" w:rsidDel="00056227">
          <w:delText>”</w:delText>
        </w:r>
      </w:del>
      <w:ins w:id="831" w:author="Parvathy Nair" w:date="2021-01-31T21:04:00Z">
        <w:r w:rsidR="00056227">
          <w:t>”</w:t>
        </w:r>
      </w:ins>
      <w:r w:rsidRPr="00F513CF">
        <w:t>IT GPO</w:t>
      </w:r>
      <w:del w:id="832" w:author="Parvathy Nair" w:date="2021-01-31T21:04:00Z">
        <w:r w:rsidR="003B539B" w:rsidDel="00056227">
          <w:delText>”</w:delText>
        </w:r>
      </w:del>
      <w:ins w:id="833" w:author="Parvathy Nair" w:date="2021-01-31T21:04:00Z">
        <w:r w:rsidR="00056227">
          <w:t>”</w:t>
        </w:r>
      </w:ins>
      <w:r w:rsidRPr="00F513CF">
        <w:t> -Domain Reskit.Org</w:t>
      </w:r>
    </w:p>
    <w:p w14:paraId="634F5882" w14:textId="77777777" w:rsidR="00F513CF" w:rsidRPr="00F513CF" w:rsidRDefault="00F513CF" w:rsidP="00F513CF">
      <w:pPr>
        <w:pStyle w:val="CodePACKT"/>
      </w:pPr>
    </w:p>
    <w:p w14:paraId="760354DB" w14:textId="3969DB5C" w:rsidR="00F513CF" w:rsidRPr="00F513CF" w:rsidRDefault="00F513CF" w:rsidP="00F513CF">
      <w:pPr>
        <w:pStyle w:val="NumberedBulletPACKT"/>
      </w:pPr>
      <w:r w:rsidRPr="00F513CF">
        <w:t>Ensur</w:t>
      </w:r>
      <w:ins w:id="834" w:author="Lucy Wan" w:date="2021-01-26T11:50:00Z">
        <w:r w:rsidR="001C1F20">
          <w:t>e</w:t>
        </w:r>
      </w:ins>
      <w:del w:id="835" w:author="Lucy Wan" w:date="2021-01-26T11:50:00Z">
        <w:r w:rsidRPr="00F513CF" w:rsidDel="001C1F20">
          <w:delText>ing</w:delText>
        </w:r>
      </w:del>
      <w:r w:rsidRPr="00F513CF">
        <w:t> just computer settings are enabled</w:t>
      </w:r>
      <w:ins w:id="836" w:author="Lucy Wan" w:date="2021-01-26T11:50:00Z">
        <w:r w:rsidR="001C1F20">
          <w:t>:</w:t>
        </w:r>
      </w:ins>
    </w:p>
    <w:p w14:paraId="2EA6CD7A" w14:textId="77777777" w:rsidR="00F513CF" w:rsidRPr="00F513CF" w:rsidRDefault="00F513CF" w:rsidP="00F513CF">
      <w:pPr>
        <w:pStyle w:val="CodePACKT"/>
        <w:rPr>
          <w:rStyle w:val="CodeInTextPACKT"/>
          <w:color w:val="7030A0"/>
        </w:rPr>
      </w:pPr>
    </w:p>
    <w:p w14:paraId="78DB4965" w14:textId="3959DDDD" w:rsidR="00F513CF" w:rsidRPr="00F513CF" w:rsidRDefault="00F513CF" w:rsidP="00F513CF">
      <w:pPr>
        <w:pStyle w:val="CodePACKT"/>
      </w:pPr>
      <w:r w:rsidRPr="00F513CF">
        <w:t>$Pol.GpoStatus = </w:t>
      </w:r>
      <w:del w:id="837" w:author="Parvathy Nair" w:date="2021-01-31T21:04:00Z">
        <w:r w:rsidR="003B539B" w:rsidDel="00056227">
          <w:delText>’</w:delText>
        </w:r>
      </w:del>
      <w:ins w:id="838" w:author="Parvathy Nair" w:date="2021-01-31T21:04:00Z">
        <w:r w:rsidR="00056227">
          <w:t>’</w:t>
        </w:r>
      </w:ins>
      <w:r w:rsidRPr="00F513CF">
        <w:t>UserSettingsDisabled</w:t>
      </w:r>
      <w:del w:id="839" w:author="Parvathy Nair" w:date="2021-01-31T21:04:00Z">
        <w:r w:rsidR="003B539B" w:rsidDel="00056227">
          <w:delText>’</w:delText>
        </w:r>
      </w:del>
      <w:ins w:id="840" w:author="Parvathy Nair" w:date="2021-01-31T21:04:00Z">
        <w:r w:rsidR="00056227">
          <w:t>’</w:t>
        </w:r>
      </w:ins>
    </w:p>
    <w:p w14:paraId="0F9BA101" w14:textId="77777777" w:rsidR="00F513CF" w:rsidRPr="00F513CF" w:rsidRDefault="00F513CF" w:rsidP="00F513CF">
      <w:pPr>
        <w:pStyle w:val="CodePACKT"/>
      </w:pPr>
    </w:p>
    <w:p w14:paraId="607C59D6" w14:textId="0AFC0894" w:rsidR="00F513CF" w:rsidRPr="00F513CF" w:rsidRDefault="00F513CF" w:rsidP="00F513CF">
      <w:pPr>
        <w:pStyle w:val="NumberedBulletPACKT"/>
      </w:pPr>
      <w:r w:rsidRPr="00F513CF">
        <w:t>Configur</w:t>
      </w:r>
      <w:ins w:id="841" w:author="Lucy Wan" w:date="2021-01-26T11:50:00Z">
        <w:r w:rsidR="005E6797">
          <w:t>e</w:t>
        </w:r>
      </w:ins>
      <w:del w:id="842" w:author="Lucy Wan" w:date="2021-01-26T11:50:00Z">
        <w:r w:rsidRPr="00F513CF" w:rsidDel="005E6797">
          <w:delText>ing</w:delText>
        </w:r>
      </w:del>
      <w:r w:rsidRPr="00F513CF">
        <w:t> the policy with two </w:t>
      </w:r>
      <w:r w:rsidR="005D227A" w:rsidRPr="00F513CF">
        <w:t>registry-based</w:t>
      </w:r>
      <w:r w:rsidRPr="00F513CF">
        <w:t> settings</w:t>
      </w:r>
      <w:ins w:id="843" w:author="Lucy Wan" w:date="2021-01-26T11:50:00Z">
        <w:r w:rsidR="005E6797">
          <w:t>:</w:t>
        </w:r>
      </w:ins>
    </w:p>
    <w:p w14:paraId="245E1E04" w14:textId="77777777" w:rsidR="00F513CF" w:rsidRPr="00F513CF" w:rsidRDefault="00F513CF" w:rsidP="00F513CF">
      <w:pPr>
        <w:pStyle w:val="CodePACKT"/>
      </w:pPr>
    </w:p>
    <w:p w14:paraId="1D8F429B" w14:textId="7C3BFCCC" w:rsidR="00F513CF" w:rsidRPr="00F513CF" w:rsidRDefault="00F513CF" w:rsidP="00F513CF">
      <w:pPr>
        <w:pStyle w:val="CodePACKT"/>
      </w:pPr>
      <w:r w:rsidRPr="00F513CF">
        <w:t>$EPHT1= </w:t>
      </w:r>
      <w:proofErr w:type="gramStart"/>
      <w:r w:rsidRPr="00F513CF">
        <w:t>@{</w:t>
      </w:r>
      <w:proofErr w:type="gramEnd"/>
    </w:p>
    <w:p w14:paraId="1BFB0250" w14:textId="0D0A9FCE" w:rsidR="00F513CF" w:rsidRPr="00F513CF" w:rsidRDefault="00F513CF" w:rsidP="00F513CF">
      <w:pPr>
        <w:pStyle w:val="CodePACKT"/>
      </w:pPr>
      <w:r w:rsidRPr="00F513CF">
        <w:t>  Name   = </w:t>
      </w:r>
      <w:del w:id="844" w:author="Parvathy Nair" w:date="2021-01-31T21:04:00Z">
        <w:r w:rsidR="003B539B" w:rsidDel="00056227">
          <w:delText>’</w:delText>
        </w:r>
      </w:del>
      <w:ins w:id="845" w:author="Parvathy Nair" w:date="2021-01-31T21:04:00Z">
        <w:r w:rsidR="00056227">
          <w:t>’</w:t>
        </w:r>
      </w:ins>
      <w:r w:rsidRPr="00F513CF">
        <w:t>ITPolicy</w:t>
      </w:r>
      <w:del w:id="846" w:author="Parvathy Nair" w:date="2021-01-31T21:04:00Z">
        <w:r w:rsidR="003B539B" w:rsidDel="00056227">
          <w:delText>’</w:delText>
        </w:r>
      </w:del>
      <w:ins w:id="847" w:author="Parvathy Nair" w:date="2021-01-31T21:04:00Z">
        <w:r w:rsidR="00056227">
          <w:t>’</w:t>
        </w:r>
      </w:ins>
    </w:p>
    <w:p w14:paraId="07946DEA" w14:textId="2821A66D" w:rsidR="00F513CF" w:rsidRPr="00F513CF" w:rsidRDefault="00F513CF" w:rsidP="00F513CF">
      <w:pPr>
        <w:pStyle w:val="CodePACKT"/>
      </w:pPr>
      <w:r w:rsidRPr="00F513CF">
        <w:t>  Key    = </w:t>
      </w:r>
      <w:del w:id="848" w:author="Parvathy Nair" w:date="2021-01-31T21:04:00Z">
        <w:r w:rsidR="003B539B" w:rsidDel="00056227">
          <w:delText>’</w:delText>
        </w:r>
      </w:del>
      <w:ins w:id="849" w:author="Parvathy Nair" w:date="2021-01-31T21:04:00Z">
        <w:r w:rsidR="00056227">
          <w:t>’</w:t>
        </w:r>
      </w:ins>
      <w:r w:rsidRPr="00F513CF">
        <w:t>HKLM\Software\Policies\Microsoft\Windows\PowerShell</w:t>
      </w:r>
      <w:del w:id="850" w:author="Parvathy Nair" w:date="2021-01-31T21:04:00Z">
        <w:r w:rsidR="003B539B" w:rsidDel="00056227">
          <w:delText>’</w:delText>
        </w:r>
      </w:del>
      <w:ins w:id="851" w:author="Parvathy Nair" w:date="2021-01-31T21:04:00Z">
        <w:r w:rsidR="00056227">
          <w:t>’</w:t>
        </w:r>
      </w:ins>
    </w:p>
    <w:p w14:paraId="64495BFC" w14:textId="7966B480" w:rsidR="00F513CF" w:rsidRPr="00F513CF" w:rsidRDefault="00F513CF" w:rsidP="00F513CF">
      <w:pPr>
        <w:pStyle w:val="CodePACKT"/>
      </w:pPr>
      <w:r w:rsidRPr="00F513CF">
        <w:t>  ValueName = </w:t>
      </w:r>
      <w:del w:id="852" w:author="Parvathy Nair" w:date="2021-01-31T21:04:00Z">
        <w:r w:rsidR="003B539B" w:rsidDel="00056227">
          <w:delText>’</w:delText>
        </w:r>
      </w:del>
      <w:ins w:id="853" w:author="Parvathy Nair" w:date="2021-01-31T21:04:00Z">
        <w:r w:rsidR="00056227">
          <w:t>’</w:t>
        </w:r>
      </w:ins>
      <w:r w:rsidRPr="00F513CF">
        <w:t>ExecutionPolicy</w:t>
      </w:r>
      <w:del w:id="854" w:author="Parvathy Nair" w:date="2021-01-31T21:04:00Z">
        <w:r w:rsidR="003B539B" w:rsidDel="00056227">
          <w:delText>’</w:delText>
        </w:r>
      </w:del>
      <w:ins w:id="855" w:author="Parvathy Nair" w:date="2021-01-31T21:04:00Z">
        <w:r w:rsidR="00056227">
          <w:t>’</w:t>
        </w:r>
      </w:ins>
    </w:p>
    <w:p w14:paraId="6D5AB24E" w14:textId="2C1A21D0" w:rsidR="00F513CF" w:rsidRPr="00F513CF" w:rsidRDefault="00F513CF" w:rsidP="00F513CF">
      <w:pPr>
        <w:pStyle w:val="CodePACKT"/>
      </w:pPr>
      <w:r w:rsidRPr="00F513CF">
        <w:t>  </w:t>
      </w:r>
      <w:proofErr w:type="gramStart"/>
      <w:r w:rsidRPr="00F513CF">
        <w:t>Value  =</w:t>
      </w:r>
      <w:proofErr w:type="gramEnd"/>
      <w:r w:rsidRPr="00F513CF">
        <w:t> </w:t>
      </w:r>
      <w:del w:id="856" w:author="Parvathy Nair" w:date="2021-01-31T21:04:00Z">
        <w:r w:rsidR="003B539B" w:rsidDel="00056227">
          <w:delText>’</w:delText>
        </w:r>
      </w:del>
      <w:ins w:id="857" w:author="Parvathy Nair" w:date="2021-01-31T21:04:00Z">
        <w:r w:rsidR="00056227">
          <w:t>’</w:t>
        </w:r>
      </w:ins>
      <w:r w:rsidRPr="00F513CF">
        <w:t>Unrestricted</w:t>
      </w:r>
      <w:del w:id="858" w:author="Parvathy Nair" w:date="2021-01-31T21:04:00Z">
        <w:r w:rsidR="003B539B" w:rsidDel="00056227">
          <w:delText>’</w:delText>
        </w:r>
      </w:del>
      <w:ins w:id="859" w:author="Parvathy Nair" w:date="2021-01-31T21:04:00Z">
        <w:r w:rsidR="00056227">
          <w:t>’</w:t>
        </w:r>
      </w:ins>
      <w:r w:rsidRPr="00F513CF">
        <w:t> </w:t>
      </w:r>
    </w:p>
    <w:p w14:paraId="4B77396B" w14:textId="0AFE4F02" w:rsidR="00F513CF" w:rsidRPr="00F513CF" w:rsidRDefault="00F513CF" w:rsidP="00F513CF">
      <w:pPr>
        <w:pStyle w:val="CodePACKT"/>
      </w:pPr>
      <w:r w:rsidRPr="00F513CF">
        <w:t>  Type   = </w:t>
      </w:r>
      <w:del w:id="860" w:author="Parvathy Nair" w:date="2021-01-31T21:04:00Z">
        <w:r w:rsidR="003B539B" w:rsidDel="00056227">
          <w:delText>’</w:delText>
        </w:r>
      </w:del>
      <w:ins w:id="861" w:author="Parvathy Nair" w:date="2021-01-31T21:04:00Z">
        <w:r w:rsidR="00056227">
          <w:t>’</w:t>
        </w:r>
      </w:ins>
      <w:r w:rsidRPr="00F513CF">
        <w:t>String</w:t>
      </w:r>
      <w:del w:id="862" w:author="Parvathy Nair" w:date="2021-01-31T21:04:00Z">
        <w:r w:rsidR="003B539B" w:rsidDel="00056227">
          <w:delText>’</w:delText>
        </w:r>
      </w:del>
      <w:ins w:id="863" w:author="Parvathy Nair" w:date="2021-01-31T21:04:00Z">
        <w:r w:rsidR="00056227">
          <w:t>’</w:t>
        </w:r>
      </w:ins>
    </w:p>
    <w:p w14:paraId="37E2AB0B" w14:textId="77777777" w:rsidR="00F513CF" w:rsidRPr="00F513CF" w:rsidRDefault="00F513CF" w:rsidP="00F513CF">
      <w:pPr>
        <w:pStyle w:val="CodePACKT"/>
      </w:pPr>
      <w:r w:rsidRPr="00F513CF">
        <w:t>}</w:t>
      </w:r>
    </w:p>
    <w:p w14:paraId="0DC8916D" w14:textId="77777777" w:rsidR="00F513CF" w:rsidRPr="00F513CF" w:rsidRDefault="00F513CF" w:rsidP="00F513CF">
      <w:pPr>
        <w:pStyle w:val="CodePACKT"/>
      </w:pPr>
      <w:r w:rsidRPr="00F513CF">
        <w:t>Set-GPRegistryValue @EPHT1 | Out-</w:t>
      </w:r>
      <w:proofErr w:type="gramStart"/>
      <w:r w:rsidRPr="00F513CF">
        <w:t>Null</w:t>
      </w:r>
      <w:proofErr w:type="gramEnd"/>
    </w:p>
    <w:p w14:paraId="627FC090" w14:textId="77777777" w:rsidR="00F513CF" w:rsidRPr="00F513CF" w:rsidRDefault="00F513CF" w:rsidP="00F513CF">
      <w:pPr>
        <w:pStyle w:val="CodePACKT"/>
      </w:pPr>
      <w:r w:rsidRPr="00F513CF">
        <w:t>$EPHT2= </w:t>
      </w:r>
      <w:proofErr w:type="gramStart"/>
      <w:r w:rsidRPr="00F513CF">
        <w:t>@{</w:t>
      </w:r>
      <w:proofErr w:type="gramEnd"/>
    </w:p>
    <w:p w14:paraId="5A0B3678" w14:textId="32DA8BE3" w:rsidR="00F513CF" w:rsidRPr="00F513CF" w:rsidRDefault="00F513CF" w:rsidP="00F513CF">
      <w:pPr>
        <w:pStyle w:val="CodePACKT"/>
      </w:pPr>
      <w:r w:rsidRPr="00F513CF">
        <w:t>  Name   = </w:t>
      </w:r>
      <w:del w:id="864" w:author="Parvathy Nair" w:date="2021-01-31T21:04:00Z">
        <w:r w:rsidR="003B539B" w:rsidDel="00056227">
          <w:delText>’</w:delText>
        </w:r>
      </w:del>
      <w:ins w:id="865" w:author="Parvathy Nair" w:date="2021-01-31T21:04:00Z">
        <w:r w:rsidR="00056227">
          <w:t>’</w:t>
        </w:r>
      </w:ins>
      <w:r w:rsidRPr="00F513CF">
        <w:t>ITPolicy</w:t>
      </w:r>
      <w:del w:id="866" w:author="Parvathy Nair" w:date="2021-01-31T21:04:00Z">
        <w:r w:rsidR="003B539B" w:rsidDel="00056227">
          <w:delText>’</w:delText>
        </w:r>
      </w:del>
      <w:ins w:id="867" w:author="Parvathy Nair" w:date="2021-01-31T21:04:00Z">
        <w:r w:rsidR="00056227">
          <w:t>’</w:t>
        </w:r>
      </w:ins>
    </w:p>
    <w:p w14:paraId="7B35717B" w14:textId="6C26A10C" w:rsidR="00F513CF" w:rsidRPr="00F513CF" w:rsidRDefault="00F513CF" w:rsidP="00F513CF">
      <w:pPr>
        <w:pStyle w:val="CodePACKT"/>
      </w:pPr>
      <w:r w:rsidRPr="00F513CF">
        <w:t>  Key    = </w:t>
      </w:r>
      <w:del w:id="868" w:author="Parvathy Nair" w:date="2021-01-31T21:04:00Z">
        <w:r w:rsidR="003B539B" w:rsidDel="00056227">
          <w:delText>’</w:delText>
        </w:r>
      </w:del>
      <w:ins w:id="869" w:author="Parvathy Nair" w:date="2021-01-31T21:04:00Z">
        <w:r w:rsidR="00056227">
          <w:t>’</w:t>
        </w:r>
      </w:ins>
      <w:r w:rsidRPr="00F513CF">
        <w:t>HKLM\Software\Policies\Microsoft\Windows\PowerShell</w:t>
      </w:r>
      <w:del w:id="870" w:author="Parvathy Nair" w:date="2021-01-31T21:04:00Z">
        <w:r w:rsidR="003B539B" w:rsidDel="00056227">
          <w:delText>’</w:delText>
        </w:r>
      </w:del>
      <w:ins w:id="871" w:author="Parvathy Nair" w:date="2021-01-31T21:04:00Z">
        <w:r w:rsidR="00056227">
          <w:t>’</w:t>
        </w:r>
      </w:ins>
    </w:p>
    <w:p w14:paraId="4C4F7E5C" w14:textId="2E5B1DE3" w:rsidR="00F513CF" w:rsidRPr="00F513CF" w:rsidRDefault="00F513CF" w:rsidP="00F513CF">
      <w:pPr>
        <w:pStyle w:val="CodePACKT"/>
      </w:pPr>
      <w:r w:rsidRPr="00F513CF">
        <w:t>  ValueName = </w:t>
      </w:r>
      <w:del w:id="872" w:author="Parvathy Nair" w:date="2021-01-31T21:04:00Z">
        <w:r w:rsidR="003B539B" w:rsidDel="00056227">
          <w:delText>’</w:delText>
        </w:r>
      </w:del>
      <w:ins w:id="873" w:author="Parvathy Nair" w:date="2021-01-31T21:04:00Z">
        <w:r w:rsidR="00056227">
          <w:t>’</w:t>
        </w:r>
      </w:ins>
      <w:r w:rsidRPr="00F513CF">
        <w:t>EnableScripts</w:t>
      </w:r>
      <w:del w:id="874" w:author="Parvathy Nair" w:date="2021-01-31T21:04:00Z">
        <w:r w:rsidR="003B539B" w:rsidDel="00056227">
          <w:delText>’</w:delText>
        </w:r>
      </w:del>
      <w:ins w:id="875" w:author="Parvathy Nair" w:date="2021-01-31T21:04:00Z">
        <w:r w:rsidR="00056227">
          <w:t>’</w:t>
        </w:r>
      </w:ins>
    </w:p>
    <w:p w14:paraId="20AF60DF" w14:textId="3C9B91CB" w:rsidR="00F513CF" w:rsidRPr="00F513CF" w:rsidRDefault="00F513CF" w:rsidP="00F513CF">
      <w:pPr>
        <w:pStyle w:val="CodePACKT"/>
      </w:pPr>
      <w:r w:rsidRPr="00F513CF">
        <w:t>  Type   = </w:t>
      </w:r>
      <w:del w:id="876" w:author="Parvathy Nair" w:date="2021-01-31T21:04:00Z">
        <w:r w:rsidR="003B539B" w:rsidDel="00056227">
          <w:delText>’</w:delText>
        </w:r>
      </w:del>
      <w:ins w:id="877" w:author="Parvathy Nair" w:date="2021-01-31T21:04:00Z">
        <w:r w:rsidR="00056227">
          <w:t>’</w:t>
        </w:r>
      </w:ins>
      <w:r w:rsidRPr="00F513CF">
        <w:t>DWord</w:t>
      </w:r>
      <w:del w:id="878" w:author="Parvathy Nair" w:date="2021-01-31T21:04:00Z">
        <w:r w:rsidR="003B539B" w:rsidDel="00056227">
          <w:delText>’</w:delText>
        </w:r>
      </w:del>
      <w:ins w:id="879" w:author="Parvathy Nair" w:date="2021-01-31T21:04:00Z">
        <w:r w:rsidR="00056227">
          <w:t>’</w:t>
        </w:r>
      </w:ins>
    </w:p>
    <w:p w14:paraId="03240F80" w14:textId="77777777" w:rsidR="00F513CF" w:rsidRPr="00F513CF" w:rsidRDefault="00F513CF" w:rsidP="00F513CF">
      <w:pPr>
        <w:pStyle w:val="CodePACKT"/>
      </w:pPr>
      <w:r w:rsidRPr="00F513CF">
        <w:t>  </w:t>
      </w:r>
      <w:proofErr w:type="gramStart"/>
      <w:r w:rsidRPr="00F513CF">
        <w:t>Value  =</w:t>
      </w:r>
      <w:proofErr w:type="gramEnd"/>
      <w:r w:rsidRPr="00F513CF">
        <w:t> 1 </w:t>
      </w:r>
    </w:p>
    <w:p w14:paraId="197355BA" w14:textId="77777777" w:rsidR="00F513CF" w:rsidRPr="00F513CF" w:rsidRDefault="00F513CF" w:rsidP="00F513CF">
      <w:pPr>
        <w:pStyle w:val="CodePACKT"/>
      </w:pPr>
      <w:r w:rsidRPr="00F513CF">
        <w:t>}</w:t>
      </w:r>
    </w:p>
    <w:p w14:paraId="78AC8B33" w14:textId="77777777" w:rsidR="00F513CF" w:rsidRPr="00F513CF" w:rsidRDefault="00F513CF" w:rsidP="00F513CF">
      <w:pPr>
        <w:pStyle w:val="CodePACKT"/>
      </w:pPr>
      <w:r w:rsidRPr="00F513CF">
        <w:t>Set-GPRegistryValue @EPHT2 | Out-</w:t>
      </w:r>
      <w:proofErr w:type="gramStart"/>
      <w:r w:rsidRPr="00F513CF">
        <w:t>Null</w:t>
      </w:r>
      <w:proofErr w:type="gramEnd"/>
    </w:p>
    <w:p w14:paraId="0E651113" w14:textId="77777777" w:rsidR="00F513CF" w:rsidRPr="00F513CF" w:rsidRDefault="00F513CF" w:rsidP="005D227A">
      <w:pPr>
        <w:pStyle w:val="CodePACKT"/>
      </w:pPr>
    </w:p>
    <w:p w14:paraId="564CCEF5" w14:textId="194CF61C" w:rsidR="00F513CF" w:rsidRPr="00F513CF" w:rsidRDefault="00F513CF" w:rsidP="00F513CF">
      <w:pPr>
        <w:pStyle w:val="NumberedBulletPACKT"/>
        <w:rPr>
          <w:color w:val="000000"/>
        </w:rPr>
      </w:pPr>
      <w:r w:rsidRPr="00F513CF">
        <w:t>Creat</w:t>
      </w:r>
      <w:ins w:id="880" w:author="Lucy Wan" w:date="2021-01-26T11:50:00Z">
        <w:r w:rsidR="008B61E8">
          <w:t>e</w:t>
        </w:r>
      </w:ins>
      <w:del w:id="881" w:author="Lucy Wan" w:date="2021-01-26T11:50:00Z">
        <w:r w:rsidRPr="00F513CF" w:rsidDel="008B61E8">
          <w:delText>ing</w:delText>
        </w:r>
      </w:del>
      <w:r w:rsidRPr="00F513CF">
        <w:t> a screen saver GPO</w:t>
      </w:r>
      <w:ins w:id="882" w:author="Lucy Wan" w:date="2021-01-26T11:50:00Z">
        <w:r w:rsidR="008B61E8">
          <w:t>:</w:t>
        </w:r>
      </w:ins>
      <w:r w:rsidRPr="00F513CF">
        <w:t> </w:t>
      </w:r>
    </w:p>
    <w:p w14:paraId="07AEA8C7" w14:textId="77777777" w:rsidR="00F513CF" w:rsidRPr="00F513CF" w:rsidRDefault="00F513CF" w:rsidP="00F513CF">
      <w:pPr>
        <w:pStyle w:val="CodePACKT"/>
      </w:pPr>
    </w:p>
    <w:p w14:paraId="5BAC6AAA" w14:textId="0517787F" w:rsidR="00F513CF" w:rsidRPr="00F513CF" w:rsidRDefault="00F513CF" w:rsidP="00F513CF">
      <w:pPr>
        <w:pStyle w:val="CodePACKT"/>
      </w:pPr>
      <w:r w:rsidRPr="00F513CF">
        <w:t>$Pol2 = New-GPO -Name </w:t>
      </w:r>
      <w:del w:id="883" w:author="Parvathy Nair" w:date="2021-01-31T21:04:00Z">
        <w:r w:rsidR="003B539B" w:rsidDel="00056227">
          <w:delText>’</w:delText>
        </w:r>
      </w:del>
      <w:ins w:id="884" w:author="Parvathy Nair" w:date="2021-01-31T21:04:00Z">
        <w:r w:rsidR="00056227">
          <w:t>’</w:t>
        </w:r>
      </w:ins>
      <w:r w:rsidRPr="00F513CF">
        <w:t>Screen Saver Time Out</w:t>
      </w:r>
      <w:del w:id="885" w:author="Parvathy Nair" w:date="2021-01-31T21:04:00Z">
        <w:r w:rsidR="003B539B" w:rsidDel="00056227">
          <w:delText>’</w:delText>
        </w:r>
      </w:del>
      <w:ins w:id="886" w:author="Parvathy Nair" w:date="2021-01-31T21:04:00Z">
        <w:r w:rsidR="00056227">
          <w:t>’</w:t>
        </w:r>
      </w:ins>
      <w:r w:rsidRPr="00F513CF">
        <w:t> </w:t>
      </w:r>
    </w:p>
    <w:p w14:paraId="0084D78D" w14:textId="05FF84E2" w:rsidR="00F513CF" w:rsidRPr="00F513CF" w:rsidRDefault="00F513CF" w:rsidP="00F513CF">
      <w:pPr>
        <w:pStyle w:val="CodePACKT"/>
      </w:pPr>
      <w:r w:rsidRPr="00F513CF">
        <w:t>$Pol2.GpoStatus   = </w:t>
      </w:r>
      <w:del w:id="887" w:author="Parvathy Nair" w:date="2021-01-31T21:04:00Z">
        <w:r w:rsidR="003B539B" w:rsidDel="00056227">
          <w:delText>’</w:delText>
        </w:r>
      </w:del>
      <w:ins w:id="888" w:author="Parvathy Nair" w:date="2021-01-31T21:04:00Z">
        <w:r w:rsidR="00056227">
          <w:t>’</w:t>
        </w:r>
      </w:ins>
      <w:r w:rsidRPr="00F513CF">
        <w:t>ComputerSettingsDisabled</w:t>
      </w:r>
      <w:del w:id="889" w:author="Parvathy Nair" w:date="2021-01-31T21:04:00Z">
        <w:r w:rsidR="003B539B" w:rsidDel="00056227">
          <w:delText>’</w:delText>
        </w:r>
      </w:del>
      <w:ins w:id="890" w:author="Parvathy Nair" w:date="2021-01-31T21:04:00Z">
        <w:r w:rsidR="00056227">
          <w:t>’</w:t>
        </w:r>
      </w:ins>
    </w:p>
    <w:p w14:paraId="034DDCE5" w14:textId="3C4FBD4C" w:rsidR="00F513CF" w:rsidRPr="00F513CF" w:rsidRDefault="00F513CF" w:rsidP="00F513CF">
      <w:pPr>
        <w:pStyle w:val="CodePACKT"/>
      </w:pPr>
      <w:r w:rsidRPr="00F513CF">
        <w:t>$Pol2.Description = </w:t>
      </w:r>
      <w:del w:id="891" w:author="Parvathy Nair" w:date="2021-01-31T21:04:00Z">
        <w:r w:rsidR="003B539B" w:rsidDel="00056227">
          <w:delText>’</w:delText>
        </w:r>
      </w:del>
      <w:ins w:id="892" w:author="Parvathy Nair" w:date="2021-01-31T21:04:00Z">
        <w:r w:rsidR="00056227">
          <w:t>’</w:t>
        </w:r>
      </w:ins>
      <w:proofErr w:type="gramStart"/>
      <w:r w:rsidRPr="00F513CF">
        <w:t>15 minute</w:t>
      </w:r>
      <w:proofErr w:type="gramEnd"/>
      <w:r w:rsidRPr="00F513CF">
        <w:t> timeout</w:t>
      </w:r>
      <w:del w:id="893" w:author="Parvathy Nair" w:date="2021-01-31T21:04:00Z">
        <w:r w:rsidR="003B539B" w:rsidDel="00056227">
          <w:delText>’</w:delText>
        </w:r>
      </w:del>
      <w:ins w:id="894" w:author="Parvathy Nair" w:date="2021-01-31T21:04:00Z">
        <w:r w:rsidR="00056227">
          <w:t>’</w:t>
        </w:r>
      </w:ins>
    </w:p>
    <w:p w14:paraId="5D1FF829" w14:textId="77777777" w:rsidR="00F513CF" w:rsidRPr="00F513CF" w:rsidRDefault="00F513CF" w:rsidP="00F513CF">
      <w:pPr>
        <w:pStyle w:val="CodePACKT"/>
      </w:pPr>
    </w:p>
    <w:p w14:paraId="2E80205C" w14:textId="6D1282AC" w:rsidR="00F513CF" w:rsidRPr="00F513CF" w:rsidRDefault="005D227A" w:rsidP="00F513CF">
      <w:pPr>
        <w:pStyle w:val="NumberedBulletPACKT"/>
        <w:rPr>
          <w:color w:val="000000"/>
        </w:rPr>
      </w:pPr>
      <w:r w:rsidRPr="00F513CF">
        <w:t>Set</w:t>
      </w:r>
      <w:del w:id="895" w:author="Lucy Wan" w:date="2021-01-26T11:50:00Z">
        <w:r w:rsidRPr="00F513CF" w:rsidDel="00C33631">
          <w:delText>ting</w:delText>
        </w:r>
      </w:del>
      <w:r w:rsidR="00F513CF" w:rsidRPr="00F513CF">
        <w:t> a </w:t>
      </w:r>
      <w:r w:rsidR="00F513CF">
        <w:t xml:space="preserve">Group Policy enforced </w:t>
      </w:r>
      <w:r w:rsidR="00F513CF" w:rsidRPr="00F513CF">
        <w:t>registry value</w:t>
      </w:r>
      <w:ins w:id="896" w:author="Lucy Wan" w:date="2021-01-26T11:50:00Z">
        <w:r w:rsidR="004F104C">
          <w:t>:</w:t>
        </w:r>
      </w:ins>
    </w:p>
    <w:p w14:paraId="59693EFF" w14:textId="77777777" w:rsidR="00F513CF" w:rsidRPr="00F513CF" w:rsidRDefault="00F513CF" w:rsidP="00F513CF">
      <w:pPr>
        <w:pStyle w:val="CodePACKT"/>
      </w:pPr>
    </w:p>
    <w:p w14:paraId="04664464" w14:textId="21B9366A" w:rsidR="00F513CF" w:rsidRPr="00F513CF" w:rsidRDefault="00F513CF" w:rsidP="00F513CF">
      <w:pPr>
        <w:pStyle w:val="CodePACKT"/>
      </w:pPr>
      <w:r w:rsidRPr="00F513CF">
        <w:t>$EPHT3= </w:t>
      </w:r>
      <w:proofErr w:type="gramStart"/>
      <w:r w:rsidRPr="00F513CF">
        <w:t>@{</w:t>
      </w:r>
      <w:proofErr w:type="gramEnd"/>
    </w:p>
    <w:p w14:paraId="625A5112" w14:textId="48A2D580" w:rsidR="00F513CF" w:rsidRPr="00F513CF" w:rsidRDefault="00F513CF" w:rsidP="00F513CF">
      <w:pPr>
        <w:pStyle w:val="CodePACKT"/>
      </w:pPr>
      <w:r w:rsidRPr="00F513CF">
        <w:t>  Name   = </w:t>
      </w:r>
      <w:del w:id="897" w:author="Parvathy Nair" w:date="2021-01-31T21:04:00Z">
        <w:r w:rsidR="003B539B" w:rsidDel="00056227">
          <w:delText>’</w:delText>
        </w:r>
      </w:del>
      <w:ins w:id="898" w:author="Parvathy Nair" w:date="2021-01-31T21:04:00Z">
        <w:r w:rsidR="00056227">
          <w:t>’</w:t>
        </w:r>
      </w:ins>
      <w:r w:rsidRPr="00F513CF">
        <w:t>Screen Saver Time Out</w:t>
      </w:r>
      <w:del w:id="899" w:author="Parvathy Nair" w:date="2021-01-31T21:04:00Z">
        <w:r w:rsidR="003B539B" w:rsidDel="00056227">
          <w:delText>’</w:delText>
        </w:r>
      </w:del>
      <w:ins w:id="900" w:author="Parvathy Nair" w:date="2021-01-31T21:04:00Z">
        <w:r w:rsidR="00056227">
          <w:t>’</w:t>
        </w:r>
      </w:ins>
    </w:p>
    <w:p w14:paraId="3DE507D7" w14:textId="614BFD2C" w:rsidR="00F513CF" w:rsidRPr="00F513CF" w:rsidRDefault="00F513CF" w:rsidP="00F513CF">
      <w:pPr>
        <w:pStyle w:val="CodePACKT"/>
      </w:pPr>
      <w:r w:rsidRPr="00F513CF">
        <w:lastRenderedPageBreak/>
        <w:t>  Key    = </w:t>
      </w:r>
      <w:del w:id="901" w:author="Parvathy Nair" w:date="2021-01-31T21:04:00Z">
        <w:r w:rsidR="003B539B" w:rsidDel="00056227">
          <w:delText>’</w:delText>
        </w:r>
      </w:del>
      <w:ins w:id="902" w:author="Parvathy Nair" w:date="2021-01-31T21:04:00Z">
        <w:r w:rsidR="00056227">
          <w:t>’</w:t>
        </w:r>
      </w:ins>
      <w:r w:rsidRPr="00F513CF">
        <w:t>HKCU\Software\Policies\Microsoft\Windows\</w:t>
      </w:r>
      <w:del w:id="903" w:author="Parvathy Nair" w:date="2021-01-31T21:04:00Z">
        <w:r w:rsidR="003B539B" w:rsidDel="00056227">
          <w:delText>’</w:delText>
        </w:r>
      </w:del>
      <w:ins w:id="904" w:author="Parvathy Nair" w:date="2021-01-31T21:04:00Z">
        <w:r w:rsidR="00056227">
          <w:t>’</w:t>
        </w:r>
      </w:ins>
      <w:r w:rsidRPr="00F513CF">
        <w:t>+</w:t>
      </w:r>
    </w:p>
    <w:p w14:paraId="166A96F4" w14:textId="17D0C72B" w:rsidR="00F513CF" w:rsidRPr="00F513CF" w:rsidRDefault="00F513CF" w:rsidP="00F513CF">
      <w:pPr>
        <w:pStyle w:val="CodePACKT"/>
      </w:pPr>
      <w:r w:rsidRPr="00F513CF">
        <w:t>              </w:t>
      </w:r>
      <w:del w:id="905" w:author="Parvathy Nair" w:date="2021-01-31T21:04:00Z">
        <w:r w:rsidR="003B539B" w:rsidDel="00056227">
          <w:delText>’</w:delText>
        </w:r>
      </w:del>
      <w:ins w:id="906" w:author="Parvathy Nair" w:date="2021-01-31T21:04:00Z">
        <w:r w:rsidR="00056227">
          <w:t>’</w:t>
        </w:r>
      </w:ins>
      <w:r w:rsidRPr="00F513CF">
        <w:t>Control Panel\Desktop</w:t>
      </w:r>
      <w:del w:id="907" w:author="Parvathy Nair" w:date="2021-01-31T21:04:00Z">
        <w:r w:rsidR="003B539B" w:rsidDel="00056227">
          <w:delText>’</w:delText>
        </w:r>
      </w:del>
      <w:ins w:id="908" w:author="Parvathy Nair" w:date="2021-01-31T21:04:00Z">
        <w:r w:rsidR="00056227">
          <w:t>’</w:t>
        </w:r>
      </w:ins>
    </w:p>
    <w:p w14:paraId="122DCBEF" w14:textId="19D2A44E" w:rsidR="00F513CF" w:rsidRPr="00F513CF" w:rsidRDefault="00F513CF" w:rsidP="00F513CF">
      <w:pPr>
        <w:pStyle w:val="CodePACKT"/>
      </w:pPr>
      <w:r w:rsidRPr="00F513CF">
        <w:t>  ValueName = </w:t>
      </w:r>
      <w:del w:id="909" w:author="Parvathy Nair" w:date="2021-01-31T21:04:00Z">
        <w:r w:rsidR="003B539B" w:rsidDel="00056227">
          <w:delText>’</w:delText>
        </w:r>
      </w:del>
      <w:ins w:id="910" w:author="Parvathy Nair" w:date="2021-01-31T21:04:00Z">
        <w:r w:rsidR="00056227">
          <w:t>’</w:t>
        </w:r>
      </w:ins>
      <w:r w:rsidRPr="00F513CF">
        <w:t>ScreenSaveTimeOut</w:t>
      </w:r>
      <w:del w:id="911" w:author="Parvathy Nair" w:date="2021-01-31T21:04:00Z">
        <w:r w:rsidR="003B539B" w:rsidDel="00056227">
          <w:delText>’</w:delText>
        </w:r>
      </w:del>
      <w:ins w:id="912" w:author="Parvathy Nair" w:date="2021-01-31T21:04:00Z">
        <w:r w:rsidR="00056227">
          <w:t>’</w:t>
        </w:r>
      </w:ins>
    </w:p>
    <w:p w14:paraId="01F559A2" w14:textId="77777777" w:rsidR="00F513CF" w:rsidRPr="00F513CF" w:rsidRDefault="00F513CF" w:rsidP="00F513CF">
      <w:pPr>
        <w:pStyle w:val="CodePACKT"/>
      </w:pPr>
      <w:r w:rsidRPr="00F513CF">
        <w:t>  </w:t>
      </w:r>
      <w:proofErr w:type="gramStart"/>
      <w:r w:rsidRPr="00F513CF">
        <w:t>Value  =</w:t>
      </w:r>
      <w:proofErr w:type="gramEnd"/>
      <w:r w:rsidRPr="00F513CF">
        <w:t> 900 </w:t>
      </w:r>
    </w:p>
    <w:p w14:paraId="3C7C4C1B" w14:textId="393BE0B3" w:rsidR="00F513CF" w:rsidRPr="00F513CF" w:rsidRDefault="00F513CF" w:rsidP="00F513CF">
      <w:pPr>
        <w:pStyle w:val="CodePACKT"/>
      </w:pPr>
      <w:r w:rsidRPr="00F513CF">
        <w:t>  Type   = </w:t>
      </w:r>
      <w:del w:id="913" w:author="Parvathy Nair" w:date="2021-01-31T21:04:00Z">
        <w:r w:rsidR="003B539B" w:rsidDel="00056227">
          <w:delText>’</w:delText>
        </w:r>
      </w:del>
      <w:ins w:id="914" w:author="Parvathy Nair" w:date="2021-01-31T21:04:00Z">
        <w:r w:rsidR="00056227">
          <w:t>’</w:t>
        </w:r>
      </w:ins>
      <w:r w:rsidRPr="00F513CF">
        <w:t>DWord</w:t>
      </w:r>
      <w:del w:id="915" w:author="Parvathy Nair" w:date="2021-01-31T21:04:00Z">
        <w:r w:rsidR="003B539B" w:rsidDel="00056227">
          <w:delText>’</w:delText>
        </w:r>
      </w:del>
      <w:ins w:id="916" w:author="Parvathy Nair" w:date="2021-01-31T21:04:00Z">
        <w:r w:rsidR="00056227">
          <w:t>’</w:t>
        </w:r>
      </w:ins>
    </w:p>
    <w:p w14:paraId="078080C1" w14:textId="77777777" w:rsidR="00F513CF" w:rsidRPr="00F513CF" w:rsidRDefault="00F513CF" w:rsidP="00F513CF">
      <w:pPr>
        <w:pStyle w:val="CodePACKT"/>
      </w:pPr>
      <w:r w:rsidRPr="00F513CF">
        <w:t>} </w:t>
      </w:r>
    </w:p>
    <w:p w14:paraId="67D82788" w14:textId="77777777" w:rsidR="00F513CF" w:rsidRPr="00F513CF" w:rsidRDefault="00F513CF" w:rsidP="00F513CF">
      <w:pPr>
        <w:pStyle w:val="CodePACKT"/>
      </w:pPr>
      <w:r w:rsidRPr="00F513CF">
        <w:t>Set-GPRegistryValue @EPHT3 | Out-</w:t>
      </w:r>
      <w:proofErr w:type="gramStart"/>
      <w:r w:rsidRPr="00F513CF">
        <w:t>Null</w:t>
      </w:r>
      <w:proofErr w:type="gramEnd"/>
    </w:p>
    <w:p w14:paraId="6A7167D1" w14:textId="77777777" w:rsidR="00F513CF" w:rsidRPr="00F513CF" w:rsidRDefault="00F513CF" w:rsidP="00F513CF">
      <w:pPr>
        <w:pStyle w:val="CodePACKT"/>
      </w:pPr>
    </w:p>
    <w:p w14:paraId="1BA8ADD8" w14:textId="04657A39" w:rsidR="00F513CF" w:rsidRPr="00F513CF" w:rsidRDefault="00F513CF" w:rsidP="00F513CF">
      <w:pPr>
        <w:pStyle w:val="NumberedBulletPACKT"/>
        <w:rPr>
          <w:color w:val="000000"/>
        </w:rPr>
      </w:pPr>
      <w:r>
        <w:t>Link</w:t>
      </w:r>
      <w:del w:id="917" w:author="Lucy Wan" w:date="2021-01-26T11:50:00Z">
        <w:r w:rsidDel="004F104C">
          <w:delText>ing</w:delText>
        </w:r>
      </w:del>
      <w:r w:rsidRPr="00F513CF">
        <w:t> both GPOs to the IT OU</w:t>
      </w:r>
      <w:ins w:id="918" w:author="Lucy Wan" w:date="2021-01-26T11:50:00Z">
        <w:r w:rsidR="004F104C">
          <w:t>:</w:t>
        </w:r>
      </w:ins>
    </w:p>
    <w:p w14:paraId="49EE908C" w14:textId="77777777" w:rsidR="00F513CF" w:rsidRPr="00F513CF" w:rsidRDefault="00F513CF" w:rsidP="00F513CF">
      <w:pPr>
        <w:pStyle w:val="CodePACKT"/>
      </w:pPr>
    </w:p>
    <w:p w14:paraId="3122070B" w14:textId="5EFDCEAC" w:rsidR="00F513CF" w:rsidRPr="00F513CF" w:rsidRDefault="00F513CF" w:rsidP="00F513CF">
      <w:pPr>
        <w:pStyle w:val="CodePACKT"/>
      </w:pPr>
      <w:r w:rsidRPr="00F513CF">
        <w:t>$GPLHT1 = </w:t>
      </w:r>
      <w:proofErr w:type="gramStart"/>
      <w:r w:rsidRPr="00F513CF">
        <w:t>@{</w:t>
      </w:r>
      <w:proofErr w:type="gramEnd"/>
    </w:p>
    <w:p w14:paraId="01750718" w14:textId="1D469792" w:rsidR="00F513CF" w:rsidRPr="00F513CF" w:rsidRDefault="00F513CF" w:rsidP="00F513CF">
      <w:pPr>
        <w:pStyle w:val="CodePACKT"/>
      </w:pPr>
      <w:r w:rsidRPr="00F513CF">
        <w:t>  Name     = </w:t>
      </w:r>
      <w:del w:id="919" w:author="Parvathy Nair" w:date="2021-01-31T21:04:00Z">
        <w:r w:rsidR="003B539B" w:rsidDel="00056227">
          <w:delText>’</w:delText>
        </w:r>
      </w:del>
      <w:ins w:id="920" w:author="Parvathy Nair" w:date="2021-01-31T21:04:00Z">
        <w:r w:rsidR="00056227">
          <w:t>’</w:t>
        </w:r>
      </w:ins>
      <w:r w:rsidRPr="00F513CF">
        <w:t>ITPolicy</w:t>
      </w:r>
      <w:del w:id="921" w:author="Parvathy Nair" w:date="2021-01-31T21:04:00Z">
        <w:r w:rsidR="003B539B" w:rsidDel="00056227">
          <w:delText>’</w:delText>
        </w:r>
      </w:del>
      <w:ins w:id="922" w:author="Parvathy Nair" w:date="2021-01-31T21:04:00Z">
        <w:r w:rsidR="00056227">
          <w:t>’</w:t>
        </w:r>
      </w:ins>
    </w:p>
    <w:p w14:paraId="019DCBE2" w14:textId="5B22B18A" w:rsidR="00F513CF" w:rsidRPr="00F513CF" w:rsidRDefault="00F513CF" w:rsidP="00F513CF">
      <w:pPr>
        <w:pStyle w:val="CodePACKT"/>
      </w:pPr>
      <w:r w:rsidRPr="00F513CF">
        <w:t>  Target   = </w:t>
      </w:r>
      <w:del w:id="923" w:author="Parvathy Nair" w:date="2021-01-31T21:04:00Z">
        <w:r w:rsidR="003B539B" w:rsidDel="00056227">
          <w:delText>’</w:delText>
        </w:r>
      </w:del>
      <w:ins w:id="924" w:author="Parvathy Nair" w:date="2021-01-31T21:04:00Z">
        <w:r w:rsidR="00056227">
          <w:t>’</w:t>
        </w:r>
      </w:ins>
      <w:r w:rsidRPr="00F513CF">
        <w:t>OU=</w:t>
      </w:r>
      <w:proofErr w:type="gramStart"/>
      <w:r w:rsidRPr="00F513CF">
        <w:t>IT,DC</w:t>
      </w:r>
      <w:proofErr w:type="gramEnd"/>
      <w:r w:rsidRPr="00F513CF">
        <w:t>=Reskit,DC=org</w:t>
      </w:r>
      <w:del w:id="925" w:author="Parvathy Nair" w:date="2021-01-31T21:04:00Z">
        <w:r w:rsidR="003B539B" w:rsidDel="00056227">
          <w:delText>’</w:delText>
        </w:r>
      </w:del>
      <w:ins w:id="926" w:author="Parvathy Nair" w:date="2021-01-31T21:04:00Z">
        <w:r w:rsidR="00056227">
          <w:t>’</w:t>
        </w:r>
      </w:ins>
    </w:p>
    <w:p w14:paraId="1DA35E5E" w14:textId="77777777" w:rsidR="00F513CF" w:rsidRPr="00F513CF" w:rsidRDefault="00F513CF" w:rsidP="00F513CF">
      <w:pPr>
        <w:pStyle w:val="CodePACKT"/>
      </w:pPr>
      <w:r w:rsidRPr="00F513CF">
        <w:t>}</w:t>
      </w:r>
    </w:p>
    <w:p w14:paraId="1F680325" w14:textId="77777777" w:rsidR="00F513CF" w:rsidRPr="00F513CF" w:rsidRDefault="00F513CF" w:rsidP="00F513CF">
      <w:pPr>
        <w:pStyle w:val="CodePACKT"/>
      </w:pPr>
      <w:r w:rsidRPr="00F513CF">
        <w:t>New-GPLink @GPLHT1 | Out-Null</w:t>
      </w:r>
    </w:p>
    <w:p w14:paraId="744D561A" w14:textId="77777777" w:rsidR="00F513CF" w:rsidRPr="00F513CF" w:rsidRDefault="00F513CF" w:rsidP="00F513CF">
      <w:pPr>
        <w:pStyle w:val="CodePACKT"/>
      </w:pPr>
      <w:r w:rsidRPr="00F513CF">
        <w:t>$GPLHT2 = </w:t>
      </w:r>
      <w:proofErr w:type="gramStart"/>
      <w:r w:rsidRPr="00F513CF">
        <w:t>@{</w:t>
      </w:r>
      <w:proofErr w:type="gramEnd"/>
    </w:p>
    <w:p w14:paraId="55ED19B8" w14:textId="2ABBA17A" w:rsidR="00F513CF" w:rsidRPr="00F513CF" w:rsidRDefault="00F513CF" w:rsidP="00F513CF">
      <w:pPr>
        <w:pStyle w:val="CodePACKT"/>
      </w:pPr>
      <w:r w:rsidRPr="00F513CF">
        <w:t>  Name     = </w:t>
      </w:r>
      <w:del w:id="927" w:author="Parvathy Nair" w:date="2021-01-31T21:04:00Z">
        <w:r w:rsidR="003B539B" w:rsidDel="00056227">
          <w:delText>’</w:delText>
        </w:r>
      </w:del>
      <w:ins w:id="928" w:author="Parvathy Nair" w:date="2021-01-31T21:04:00Z">
        <w:r w:rsidR="00056227">
          <w:t>’</w:t>
        </w:r>
      </w:ins>
      <w:r w:rsidRPr="00F513CF">
        <w:t>Screen Saver Time Out</w:t>
      </w:r>
      <w:del w:id="929" w:author="Parvathy Nair" w:date="2021-01-31T21:04:00Z">
        <w:r w:rsidR="003B539B" w:rsidDel="00056227">
          <w:delText>’</w:delText>
        </w:r>
      </w:del>
      <w:ins w:id="930" w:author="Parvathy Nair" w:date="2021-01-31T21:04:00Z">
        <w:r w:rsidR="00056227">
          <w:t>’</w:t>
        </w:r>
      </w:ins>
    </w:p>
    <w:p w14:paraId="04008A3B" w14:textId="418F33C3" w:rsidR="00F513CF" w:rsidRPr="00F513CF" w:rsidRDefault="00F513CF" w:rsidP="00F513CF">
      <w:pPr>
        <w:pStyle w:val="CodePACKT"/>
      </w:pPr>
      <w:r w:rsidRPr="00F513CF">
        <w:t>  Target   = </w:t>
      </w:r>
      <w:del w:id="931" w:author="Parvathy Nair" w:date="2021-01-31T21:04:00Z">
        <w:r w:rsidR="003B539B" w:rsidDel="00056227">
          <w:delText>’</w:delText>
        </w:r>
      </w:del>
      <w:ins w:id="932" w:author="Parvathy Nair" w:date="2021-01-31T21:04:00Z">
        <w:r w:rsidR="00056227">
          <w:t>’</w:t>
        </w:r>
      </w:ins>
      <w:r w:rsidRPr="00F513CF">
        <w:t>OU=</w:t>
      </w:r>
      <w:proofErr w:type="gramStart"/>
      <w:r w:rsidRPr="00F513CF">
        <w:t>IT,DC</w:t>
      </w:r>
      <w:proofErr w:type="gramEnd"/>
      <w:r w:rsidRPr="00F513CF">
        <w:t>=Reskit,DC=org</w:t>
      </w:r>
      <w:del w:id="933" w:author="Parvathy Nair" w:date="2021-01-31T21:04:00Z">
        <w:r w:rsidR="003B539B" w:rsidDel="00056227">
          <w:delText>’</w:delText>
        </w:r>
      </w:del>
      <w:ins w:id="934" w:author="Parvathy Nair" w:date="2021-01-31T21:04:00Z">
        <w:r w:rsidR="00056227">
          <w:t>’</w:t>
        </w:r>
      </w:ins>
    </w:p>
    <w:p w14:paraId="23C39981" w14:textId="77777777" w:rsidR="00F513CF" w:rsidRPr="00F513CF" w:rsidRDefault="00F513CF" w:rsidP="00F513CF">
      <w:pPr>
        <w:pStyle w:val="CodePACKT"/>
      </w:pPr>
      <w:r w:rsidRPr="00F513CF">
        <w:t>}</w:t>
      </w:r>
    </w:p>
    <w:p w14:paraId="21E4B9D0" w14:textId="77777777" w:rsidR="00F513CF" w:rsidRPr="00F513CF" w:rsidRDefault="00F513CF" w:rsidP="00F513CF">
      <w:pPr>
        <w:pStyle w:val="CodePACKT"/>
      </w:pPr>
      <w:r w:rsidRPr="00F513CF">
        <w:t>New-GPLink @GPLHT2 | Out-Null</w:t>
      </w:r>
    </w:p>
    <w:p w14:paraId="5EB93322" w14:textId="77777777" w:rsidR="00F513CF" w:rsidRPr="00F513CF" w:rsidRDefault="00F513CF" w:rsidP="00F513CF">
      <w:pPr>
        <w:pStyle w:val="CodePACKT"/>
      </w:pPr>
    </w:p>
    <w:p w14:paraId="01EB7FA3" w14:textId="09CE8963" w:rsidR="00F513CF" w:rsidRPr="00F513CF" w:rsidRDefault="00F513CF" w:rsidP="00F513CF">
      <w:pPr>
        <w:pStyle w:val="NumberedBulletPACKT"/>
        <w:rPr>
          <w:color w:val="000000"/>
        </w:rPr>
      </w:pPr>
      <w:r w:rsidRPr="00F513CF">
        <w:t>Display</w:t>
      </w:r>
      <w:del w:id="935" w:author="Lucy Wan" w:date="2021-01-26T11:50:00Z">
        <w:r w:rsidRPr="00F513CF" w:rsidDel="00A24FC9">
          <w:delText>ing</w:delText>
        </w:r>
      </w:del>
      <w:r w:rsidRPr="00F513CF">
        <w:t> the GPOs in the domain</w:t>
      </w:r>
      <w:ins w:id="936" w:author="Lucy Wan" w:date="2021-01-26T11:50:00Z">
        <w:r w:rsidR="00A24FC9">
          <w:t>:</w:t>
        </w:r>
      </w:ins>
    </w:p>
    <w:p w14:paraId="2BBDE09F" w14:textId="77777777" w:rsidR="00F513CF" w:rsidRDefault="00F513CF" w:rsidP="00F513CF">
      <w:pPr>
        <w:pStyle w:val="CodePACKT"/>
      </w:pPr>
    </w:p>
    <w:p w14:paraId="428C535A" w14:textId="07CBAD24" w:rsidR="00F513CF" w:rsidRPr="00F513CF" w:rsidRDefault="00F513CF" w:rsidP="00F513CF">
      <w:pPr>
        <w:pStyle w:val="CodePACKT"/>
      </w:pPr>
      <w:r w:rsidRPr="00F513CF">
        <w:t>Get-GPO -All -Domain Reskit.Org |</w:t>
      </w:r>
    </w:p>
    <w:p w14:paraId="1C6673F3" w14:textId="77777777" w:rsidR="00F513CF" w:rsidRPr="00F513CF" w:rsidRDefault="00F513CF" w:rsidP="00F513CF">
      <w:pPr>
        <w:pStyle w:val="CodePACKT"/>
      </w:pPr>
      <w:r w:rsidRPr="00F513CF">
        <w:t>  Sort-Object -Property DisplayName |</w:t>
      </w:r>
    </w:p>
    <w:p w14:paraId="217AEA00" w14:textId="77777777" w:rsidR="00F513CF" w:rsidRPr="00F513CF" w:rsidRDefault="00F513CF" w:rsidP="00F513CF">
      <w:pPr>
        <w:pStyle w:val="CodePACKT"/>
      </w:pPr>
      <w:r w:rsidRPr="00F513CF">
        <w:t>    Format-Table -Property Displayname, Description, GpoStatus</w:t>
      </w:r>
    </w:p>
    <w:p w14:paraId="036FC8BD" w14:textId="77777777" w:rsidR="00F513CF" w:rsidRPr="00F513CF" w:rsidRDefault="00F513CF" w:rsidP="00F513CF">
      <w:pPr>
        <w:pStyle w:val="CodePACKT"/>
      </w:pPr>
    </w:p>
    <w:p w14:paraId="727499C1" w14:textId="0C97B8C1" w:rsidR="00F513CF" w:rsidRPr="00F513CF" w:rsidRDefault="00F513CF" w:rsidP="00F513CF">
      <w:pPr>
        <w:pStyle w:val="NumberedBulletPACKT"/>
        <w:rPr>
          <w:color w:val="000000"/>
        </w:rPr>
      </w:pPr>
      <w:r w:rsidRPr="00F513CF">
        <w:t>Creat</w:t>
      </w:r>
      <w:ins w:id="937" w:author="Lucy Wan" w:date="2021-01-26T11:50:00Z">
        <w:r w:rsidR="00F55F37">
          <w:t>e</w:t>
        </w:r>
      </w:ins>
      <w:del w:id="938" w:author="Lucy Wan" w:date="2021-01-26T11:50:00Z">
        <w:r w:rsidRPr="00F513CF" w:rsidDel="00F55F37">
          <w:delText>ing</w:delText>
        </w:r>
      </w:del>
      <w:r w:rsidRPr="00F513CF">
        <w:t> and view a GPO Report</w:t>
      </w:r>
      <w:ins w:id="939" w:author="Lucy Wan" w:date="2021-01-26T11:50:00Z">
        <w:r w:rsidR="00F55F37">
          <w:t>:</w:t>
        </w:r>
      </w:ins>
    </w:p>
    <w:p w14:paraId="5979EAF0" w14:textId="77777777" w:rsidR="00F513CF" w:rsidRPr="00F513CF" w:rsidRDefault="00F513CF" w:rsidP="00F513CF">
      <w:pPr>
        <w:pStyle w:val="CodePACKT"/>
      </w:pPr>
    </w:p>
    <w:p w14:paraId="7E3B698F" w14:textId="79146427" w:rsidR="00F513CF" w:rsidRPr="00F513CF" w:rsidRDefault="00F513CF" w:rsidP="00F513CF">
      <w:pPr>
        <w:pStyle w:val="CodePACKT"/>
      </w:pPr>
      <w:r w:rsidRPr="00F513CF">
        <w:t>$RPath = </w:t>
      </w:r>
      <w:del w:id="940" w:author="Parvathy Nair" w:date="2021-01-31T21:04:00Z">
        <w:r w:rsidR="003B539B" w:rsidDel="00056227">
          <w:delText>’</w:delText>
        </w:r>
      </w:del>
      <w:ins w:id="941" w:author="Parvathy Nair" w:date="2021-01-31T21:04:00Z">
        <w:r w:rsidR="00056227">
          <w:t>’</w:t>
        </w:r>
      </w:ins>
      <w:r w:rsidRPr="00F513CF">
        <w:t>C:\</w:t>
      </w:r>
      <w:commentRangeStart w:id="942"/>
      <w:r w:rsidRPr="00F513CF">
        <w:t>Foo</w:t>
      </w:r>
      <w:commentRangeEnd w:id="942"/>
      <w:r w:rsidR="0096272D">
        <w:rPr>
          <w:rStyle w:val="CommentReference"/>
          <w:rFonts w:ascii="Times New Roman" w:hAnsi="Times New Roman"/>
          <w:color w:val="auto"/>
          <w:lang w:eastAsia="en-US"/>
        </w:rPr>
        <w:commentReference w:id="942"/>
      </w:r>
      <w:r w:rsidRPr="00F513CF">
        <w:t>\GPOReport1.HTML</w:t>
      </w:r>
      <w:del w:id="943" w:author="Parvathy Nair" w:date="2021-01-31T21:04:00Z">
        <w:r w:rsidR="003B539B" w:rsidDel="00056227">
          <w:delText>’</w:delText>
        </w:r>
      </w:del>
      <w:ins w:id="944" w:author="Parvathy Nair" w:date="2021-01-31T21:04:00Z">
        <w:r w:rsidR="00056227">
          <w:t>’</w:t>
        </w:r>
      </w:ins>
    </w:p>
    <w:p w14:paraId="484D9B3E" w14:textId="77777777" w:rsidR="00F513CF" w:rsidRPr="00F513CF" w:rsidRDefault="00F513CF" w:rsidP="00F513CF">
      <w:pPr>
        <w:pStyle w:val="CodePACKT"/>
      </w:pPr>
      <w:r w:rsidRPr="00F513CF">
        <w:t>Get-GPOReport -All -ReportType Html -Path $</w:t>
      </w:r>
      <w:proofErr w:type="gramStart"/>
      <w:r w:rsidRPr="00F513CF">
        <w:t>RPath</w:t>
      </w:r>
      <w:proofErr w:type="gramEnd"/>
    </w:p>
    <w:p w14:paraId="644982F2" w14:textId="77777777" w:rsidR="00F513CF" w:rsidRPr="00F513CF" w:rsidRDefault="00F513CF" w:rsidP="00F513CF">
      <w:pPr>
        <w:pStyle w:val="CodePACKT"/>
      </w:pPr>
      <w:r w:rsidRPr="00F513CF">
        <w:t>Invoke-Item -Path $</w:t>
      </w:r>
      <w:proofErr w:type="gramStart"/>
      <w:r w:rsidRPr="00F513CF">
        <w:t>RPath</w:t>
      </w:r>
      <w:proofErr w:type="gramEnd"/>
    </w:p>
    <w:p w14:paraId="73316D8E" w14:textId="77777777" w:rsidR="00F513CF" w:rsidRPr="00F513CF" w:rsidRDefault="00F513CF" w:rsidP="00F513CF">
      <w:pPr>
        <w:pStyle w:val="CodePACKT"/>
      </w:pPr>
    </w:p>
    <w:p w14:paraId="4A44D327" w14:textId="48885C95" w:rsidR="00F513CF" w:rsidRPr="00F513CF" w:rsidRDefault="00F513CF" w:rsidP="00F513CF">
      <w:pPr>
        <w:pStyle w:val="NumberedBulletPACKT"/>
        <w:rPr>
          <w:color w:val="000000"/>
        </w:rPr>
      </w:pPr>
      <w:r w:rsidRPr="00F513CF">
        <w:t>Get</w:t>
      </w:r>
      <w:del w:id="945" w:author="Lucy Wan" w:date="2021-01-26T11:50:00Z">
        <w:r w:rsidRPr="00F513CF" w:rsidDel="00FB5E2A">
          <w:delText>ting</w:delText>
        </w:r>
      </w:del>
      <w:r w:rsidRPr="00F513CF">
        <w:t> </w:t>
      </w:r>
      <w:ins w:id="946" w:author="Lucy Wan" w:date="2021-01-26T11:51:00Z">
        <w:r w:rsidR="004C6844">
          <w:t xml:space="preserve">the </w:t>
        </w:r>
        <w:r w:rsidR="003C70BE">
          <w:t xml:space="preserve">GPO </w:t>
        </w:r>
      </w:ins>
      <w:ins w:id="947" w:author="Lucy Wan" w:date="2021-01-26T11:50:00Z">
        <w:r w:rsidR="00BA3F17">
          <w:t>r</w:t>
        </w:r>
      </w:ins>
      <w:del w:id="948" w:author="Lucy Wan" w:date="2021-01-26T11:50:00Z">
        <w:r w:rsidRPr="00F513CF" w:rsidDel="00BA3F17">
          <w:delText>R</w:delText>
        </w:r>
      </w:del>
      <w:r w:rsidRPr="00F513CF">
        <w:t>eport in XML format</w:t>
      </w:r>
      <w:ins w:id="949" w:author="Lucy Wan" w:date="2021-01-26T11:50:00Z">
        <w:r w:rsidR="00FB5E2A">
          <w:t>:</w:t>
        </w:r>
      </w:ins>
    </w:p>
    <w:p w14:paraId="41B1B9FF" w14:textId="77777777" w:rsidR="00F513CF" w:rsidRPr="00F513CF" w:rsidRDefault="00F513CF" w:rsidP="00F513CF">
      <w:pPr>
        <w:pStyle w:val="CodePACKT"/>
      </w:pPr>
    </w:p>
    <w:p w14:paraId="4D654EAB" w14:textId="77777777" w:rsidR="00F513CF" w:rsidRPr="00F513CF" w:rsidRDefault="00F513CF" w:rsidP="00F513CF">
      <w:pPr>
        <w:pStyle w:val="CodePACKT"/>
      </w:pPr>
      <w:r w:rsidRPr="00F513CF">
        <w:t>Get-GPOReport -All -ReportType XML -Path </w:t>
      </w:r>
      <w:commentRangeStart w:id="950"/>
      <w:r w:rsidRPr="00F513CF">
        <w:t>$RPath2</w:t>
      </w:r>
      <w:commentRangeEnd w:id="950"/>
      <w:r w:rsidR="004E6181">
        <w:rPr>
          <w:rStyle w:val="CommentReference"/>
          <w:rFonts w:ascii="Times New Roman" w:hAnsi="Times New Roman"/>
          <w:color w:val="auto"/>
          <w:lang w:eastAsia="en-US"/>
        </w:rPr>
        <w:commentReference w:id="950"/>
      </w:r>
    </w:p>
    <w:p w14:paraId="4287C53F" w14:textId="77777777" w:rsidR="00F513CF" w:rsidRPr="00F513CF" w:rsidRDefault="00F513CF" w:rsidP="00F513CF">
      <w:pPr>
        <w:pStyle w:val="CodePACKT"/>
      </w:pPr>
      <w:r w:rsidRPr="00F513CF">
        <w:t>$XML = [xml] (Get-Content -Path $RPath2)</w:t>
      </w:r>
    </w:p>
    <w:p w14:paraId="6DA6D488" w14:textId="77777777" w:rsidR="00F513CF" w:rsidRPr="00F513CF" w:rsidRDefault="00F513CF" w:rsidP="00F513CF">
      <w:pPr>
        <w:pStyle w:val="CodePACKT"/>
      </w:pPr>
    </w:p>
    <w:p w14:paraId="34344CA9" w14:textId="4B2B5EAF" w:rsidR="00F513CF" w:rsidRPr="00F513CF" w:rsidRDefault="00F513CF" w:rsidP="00F513CF">
      <w:pPr>
        <w:pStyle w:val="NumberedBulletPACKT"/>
        <w:rPr>
          <w:color w:val="000000"/>
        </w:rPr>
      </w:pPr>
      <w:r w:rsidRPr="00F513CF">
        <w:t>Creat</w:t>
      </w:r>
      <w:ins w:id="951" w:author="Lucy Wan" w:date="2021-01-26T11:51:00Z">
        <w:r w:rsidR="00C07625">
          <w:t>e</w:t>
        </w:r>
      </w:ins>
      <w:del w:id="952" w:author="Lucy Wan" w:date="2021-01-26T11:51:00Z">
        <w:r w:rsidRPr="00F513CF" w:rsidDel="00C07625">
          <w:delText>ing</w:delText>
        </w:r>
      </w:del>
      <w:r w:rsidRPr="00F513CF">
        <w:t> </w:t>
      </w:r>
      <w:r w:rsidR="00751E64">
        <w:t xml:space="preserve">a </w:t>
      </w:r>
      <w:r w:rsidRPr="00F513CF">
        <w:t>simple GPO report</w:t>
      </w:r>
      <w:ins w:id="953" w:author="Lucy Wan" w:date="2021-01-26T11:51:00Z">
        <w:r w:rsidR="00AD02DE">
          <w:t>:</w:t>
        </w:r>
      </w:ins>
    </w:p>
    <w:p w14:paraId="1CE4D82E" w14:textId="77777777" w:rsidR="00F513CF" w:rsidRPr="00F513CF" w:rsidRDefault="00F513CF" w:rsidP="00F513CF">
      <w:pPr>
        <w:pStyle w:val="CodePACKT"/>
      </w:pPr>
    </w:p>
    <w:p w14:paraId="556DAE8F" w14:textId="7783CE23" w:rsidR="00F513CF" w:rsidRPr="00F513CF" w:rsidRDefault="00F513CF" w:rsidP="00F513CF">
      <w:pPr>
        <w:pStyle w:val="CodePACKT"/>
      </w:pPr>
      <w:r w:rsidRPr="00F513CF">
        <w:t>$RPath2 = </w:t>
      </w:r>
      <w:del w:id="954" w:author="Parvathy Nair" w:date="2021-01-31T21:04:00Z">
        <w:r w:rsidR="003B539B" w:rsidDel="00056227">
          <w:delText>’</w:delText>
        </w:r>
      </w:del>
      <w:ins w:id="955" w:author="Parvathy Nair" w:date="2021-01-31T21:04:00Z">
        <w:r w:rsidR="00056227">
          <w:t>’</w:t>
        </w:r>
      </w:ins>
      <w:r w:rsidRPr="00F513CF">
        <w:t>C:\Foo\GPOReport2.XML</w:t>
      </w:r>
      <w:del w:id="956" w:author="Parvathy Nair" w:date="2021-01-31T21:04:00Z">
        <w:r w:rsidR="003B539B" w:rsidDel="00056227">
          <w:delText>’</w:delText>
        </w:r>
      </w:del>
      <w:ins w:id="957" w:author="Parvathy Nair" w:date="2021-01-31T21:04:00Z">
        <w:r w:rsidR="00056227">
          <w:t>’</w:t>
        </w:r>
      </w:ins>
    </w:p>
    <w:p w14:paraId="6BCE8282" w14:textId="0275CAEB" w:rsidR="00F513CF" w:rsidRPr="00F513CF" w:rsidRDefault="00F513CF" w:rsidP="00F513CF">
      <w:pPr>
        <w:pStyle w:val="CodePACKT"/>
      </w:pPr>
      <w:r w:rsidRPr="00F513CF">
        <w:t>$FMTS = </w:t>
      </w:r>
      <w:del w:id="958" w:author="Parvathy Nair" w:date="2021-01-31T21:04:00Z">
        <w:r w:rsidR="003B539B" w:rsidDel="00056227">
          <w:delText>”</w:delText>
        </w:r>
      </w:del>
      <w:ins w:id="959" w:author="Parvathy Nair" w:date="2021-01-31T21:04:00Z">
        <w:r w:rsidR="00056227">
          <w:t>”</w:t>
        </w:r>
      </w:ins>
      <w:r w:rsidRPr="00F513CF">
        <w:t>{</w:t>
      </w:r>
      <w:proofErr w:type="gramStart"/>
      <w:r w:rsidRPr="00F513CF">
        <w:t>0,-</w:t>
      </w:r>
      <w:proofErr w:type="gramEnd"/>
      <w:r w:rsidRPr="00F513CF">
        <w:t>33}  {1,-30} {2,-10} {3}</w:t>
      </w:r>
      <w:del w:id="960" w:author="Parvathy Nair" w:date="2021-01-31T21:04:00Z">
        <w:r w:rsidR="003B539B" w:rsidDel="00056227">
          <w:delText>”</w:delText>
        </w:r>
      </w:del>
      <w:ins w:id="961" w:author="Parvathy Nair" w:date="2021-01-31T21:04:00Z">
        <w:r w:rsidR="00056227">
          <w:t>”</w:t>
        </w:r>
      </w:ins>
    </w:p>
    <w:p w14:paraId="6C7197E8" w14:textId="27450556" w:rsidR="00F513CF" w:rsidRPr="00F513CF" w:rsidRDefault="00F513CF" w:rsidP="00F513CF">
      <w:pPr>
        <w:pStyle w:val="CodePACKT"/>
      </w:pPr>
      <w:r w:rsidRPr="00F513CF">
        <w:t>$FMTS -f </w:t>
      </w:r>
      <w:del w:id="962" w:author="Parvathy Nair" w:date="2021-01-31T21:04:00Z">
        <w:r w:rsidR="003B539B" w:rsidDel="00056227">
          <w:delText>’</w:delText>
        </w:r>
      </w:del>
      <w:ins w:id="963" w:author="Parvathy Nair" w:date="2021-01-31T21:04:00Z">
        <w:r w:rsidR="00056227">
          <w:t>’</w:t>
        </w:r>
      </w:ins>
      <w:r w:rsidRPr="00F513CF">
        <w:t>Name</w:t>
      </w:r>
      <w:del w:id="964" w:author="Parvathy Nair" w:date="2021-01-31T21:04:00Z">
        <w:r w:rsidR="003B539B" w:rsidDel="00056227">
          <w:delText>’</w:delText>
        </w:r>
      </w:del>
      <w:ins w:id="965" w:author="Parvathy Nair" w:date="2021-01-31T21:04:00Z">
        <w:r w:rsidR="00056227">
          <w:t>’</w:t>
        </w:r>
      </w:ins>
      <w:r w:rsidRPr="00F513CF">
        <w:t>,</w:t>
      </w:r>
      <w:del w:id="966" w:author="Parvathy Nair" w:date="2021-01-31T21:04:00Z">
        <w:r w:rsidR="003B539B" w:rsidDel="00056227">
          <w:delText>’</w:delText>
        </w:r>
      </w:del>
      <w:ins w:id="967" w:author="Parvathy Nair" w:date="2021-01-31T21:04:00Z">
        <w:r w:rsidR="00056227">
          <w:t>’</w:t>
        </w:r>
      </w:ins>
      <w:r w:rsidRPr="00F513CF">
        <w:t>Linked To</w:t>
      </w:r>
      <w:del w:id="968" w:author="Parvathy Nair" w:date="2021-01-31T21:04:00Z">
        <w:r w:rsidR="003B539B" w:rsidDel="00056227">
          <w:delText>’</w:delText>
        </w:r>
      </w:del>
      <w:ins w:id="969" w:author="Parvathy Nair" w:date="2021-01-31T21:04:00Z">
        <w:r w:rsidR="00056227">
          <w:t>’</w:t>
        </w:r>
      </w:ins>
      <w:r w:rsidRPr="00F513CF">
        <w:t>, </w:t>
      </w:r>
      <w:del w:id="970" w:author="Parvathy Nair" w:date="2021-01-31T21:04:00Z">
        <w:r w:rsidR="003B539B" w:rsidDel="00056227">
          <w:delText>’</w:delText>
        </w:r>
      </w:del>
      <w:ins w:id="971" w:author="Parvathy Nair" w:date="2021-01-31T21:04:00Z">
        <w:r w:rsidR="00056227">
          <w:t>’</w:t>
        </w:r>
      </w:ins>
      <w:r w:rsidRPr="00F513CF">
        <w:t>Enabled</w:t>
      </w:r>
      <w:del w:id="972" w:author="Parvathy Nair" w:date="2021-01-31T21:04:00Z">
        <w:r w:rsidR="003B539B" w:rsidDel="00056227">
          <w:delText>’</w:delText>
        </w:r>
      </w:del>
      <w:ins w:id="973" w:author="Parvathy Nair" w:date="2021-01-31T21:04:00Z">
        <w:r w:rsidR="00056227">
          <w:t>’</w:t>
        </w:r>
      </w:ins>
      <w:r w:rsidRPr="00F513CF">
        <w:t>, </w:t>
      </w:r>
      <w:del w:id="974" w:author="Parvathy Nair" w:date="2021-01-31T21:04:00Z">
        <w:r w:rsidR="003B539B" w:rsidDel="00056227">
          <w:delText>’</w:delText>
        </w:r>
      </w:del>
      <w:ins w:id="975" w:author="Parvathy Nair" w:date="2021-01-31T21:04:00Z">
        <w:r w:rsidR="00056227">
          <w:t>’</w:t>
        </w:r>
      </w:ins>
      <w:r w:rsidRPr="00F513CF">
        <w:t>No Override</w:t>
      </w:r>
      <w:del w:id="976" w:author="Parvathy Nair" w:date="2021-01-31T21:04:00Z">
        <w:r w:rsidR="003B539B" w:rsidDel="00056227">
          <w:delText>’</w:delText>
        </w:r>
      </w:del>
      <w:ins w:id="977" w:author="Parvathy Nair" w:date="2021-01-31T21:04:00Z">
        <w:r w:rsidR="00056227">
          <w:t>’</w:t>
        </w:r>
      </w:ins>
    </w:p>
    <w:p w14:paraId="5CDD81A9" w14:textId="51359E27" w:rsidR="00F513CF" w:rsidRPr="00F513CF" w:rsidRDefault="00F513CF" w:rsidP="00F513CF">
      <w:pPr>
        <w:pStyle w:val="CodePACKT"/>
      </w:pPr>
      <w:r w:rsidRPr="00F513CF">
        <w:t>$FMTS -f </w:t>
      </w:r>
      <w:del w:id="978" w:author="Parvathy Nair" w:date="2021-01-31T21:04:00Z">
        <w:r w:rsidR="003B539B" w:rsidDel="00056227">
          <w:delText>’</w:delText>
        </w:r>
      </w:del>
      <w:ins w:id="979" w:author="Parvathy Nair" w:date="2021-01-31T21:04:00Z">
        <w:r w:rsidR="00056227">
          <w:t>’</w:t>
        </w:r>
      </w:ins>
      <w:r w:rsidRPr="00F513CF">
        <w:t>----</w:t>
      </w:r>
      <w:del w:id="980" w:author="Parvathy Nair" w:date="2021-01-31T21:04:00Z">
        <w:r w:rsidR="003B539B" w:rsidDel="00056227">
          <w:delText>’</w:delText>
        </w:r>
      </w:del>
      <w:ins w:id="981" w:author="Parvathy Nair" w:date="2021-01-31T21:04:00Z">
        <w:r w:rsidR="00056227">
          <w:t>’</w:t>
        </w:r>
      </w:ins>
      <w:r w:rsidRPr="00F513CF">
        <w:t>,</w:t>
      </w:r>
      <w:del w:id="982" w:author="Parvathy Nair" w:date="2021-01-31T21:04:00Z">
        <w:r w:rsidR="003B539B" w:rsidDel="00056227">
          <w:delText>’</w:delText>
        </w:r>
      </w:del>
      <w:ins w:id="983" w:author="Parvathy Nair" w:date="2021-01-31T21:04:00Z">
        <w:r w:rsidR="00056227">
          <w:t>’</w:t>
        </w:r>
      </w:ins>
      <w:r w:rsidRPr="00F513CF">
        <w:t>---------</w:t>
      </w:r>
      <w:del w:id="984" w:author="Parvathy Nair" w:date="2021-01-31T21:04:00Z">
        <w:r w:rsidR="003B539B" w:rsidDel="00056227">
          <w:delText>’</w:delText>
        </w:r>
      </w:del>
      <w:ins w:id="985" w:author="Parvathy Nair" w:date="2021-01-31T21:04:00Z">
        <w:r w:rsidR="00056227">
          <w:t>’</w:t>
        </w:r>
      </w:ins>
      <w:r w:rsidRPr="00F513CF">
        <w:t>, </w:t>
      </w:r>
      <w:del w:id="986" w:author="Parvathy Nair" w:date="2021-01-31T21:04:00Z">
        <w:r w:rsidR="003B539B" w:rsidDel="00056227">
          <w:delText>’</w:delText>
        </w:r>
      </w:del>
      <w:ins w:id="987" w:author="Parvathy Nair" w:date="2021-01-31T21:04:00Z">
        <w:r w:rsidR="00056227">
          <w:t>’</w:t>
        </w:r>
      </w:ins>
      <w:r w:rsidRPr="00F513CF">
        <w:t>-------</w:t>
      </w:r>
      <w:del w:id="988" w:author="Parvathy Nair" w:date="2021-01-31T21:04:00Z">
        <w:r w:rsidR="003B539B" w:rsidDel="00056227">
          <w:delText>’</w:delText>
        </w:r>
      </w:del>
      <w:ins w:id="989" w:author="Parvathy Nair" w:date="2021-01-31T21:04:00Z">
        <w:r w:rsidR="00056227">
          <w:t>’</w:t>
        </w:r>
      </w:ins>
      <w:r w:rsidRPr="00F513CF">
        <w:t>, </w:t>
      </w:r>
      <w:del w:id="990" w:author="Parvathy Nair" w:date="2021-01-31T21:04:00Z">
        <w:r w:rsidR="003B539B" w:rsidDel="00056227">
          <w:delText>’</w:delText>
        </w:r>
      </w:del>
      <w:ins w:id="991" w:author="Parvathy Nair" w:date="2021-01-31T21:04:00Z">
        <w:r w:rsidR="00056227">
          <w:t>’</w:t>
        </w:r>
      </w:ins>
      <w:r w:rsidRPr="00F513CF">
        <w:t>-----------</w:t>
      </w:r>
      <w:del w:id="992" w:author="Parvathy Nair" w:date="2021-01-31T21:04:00Z">
        <w:r w:rsidR="003B539B" w:rsidDel="00056227">
          <w:delText>’</w:delText>
        </w:r>
      </w:del>
      <w:ins w:id="993" w:author="Parvathy Nair" w:date="2021-01-31T21:04:00Z">
        <w:r w:rsidR="00056227">
          <w:t>’</w:t>
        </w:r>
      </w:ins>
    </w:p>
    <w:p w14:paraId="38C41D44" w14:textId="77777777" w:rsidR="00F513CF" w:rsidRPr="00F513CF" w:rsidRDefault="00F513CF" w:rsidP="00F513CF">
      <w:pPr>
        <w:pStyle w:val="CodePACKT"/>
      </w:pPr>
      <w:r w:rsidRPr="00F513CF">
        <w:t>$XML.report.GPO | </w:t>
      </w:r>
    </w:p>
    <w:p w14:paraId="56A3909E" w14:textId="77777777" w:rsidR="00F513CF" w:rsidRPr="00F513CF" w:rsidRDefault="00F513CF" w:rsidP="00F513CF">
      <w:pPr>
        <w:pStyle w:val="CodePACKT"/>
      </w:pPr>
      <w:r w:rsidRPr="00F513CF">
        <w:t>  Sort-Object -Property Name |</w:t>
      </w:r>
    </w:p>
    <w:p w14:paraId="5BEFF236" w14:textId="77777777" w:rsidR="00F513CF" w:rsidRPr="00F513CF" w:rsidRDefault="00F513CF" w:rsidP="00F513CF">
      <w:pPr>
        <w:pStyle w:val="CodePACKT"/>
      </w:pPr>
      <w:r w:rsidRPr="00F513CF">
        <w:t>    ForEach-Object {</w:t>
      </w:r>
    </w:p>
    <w:p w14:paraId="1F2BE247" w14:textId="77777777" w:rsidR="00F513CF" w:rsidRPr="00F513CF" w:rsidRDefault="00F513CF" w:rsidP="00F513CF">
      <w:pPr>
        <w:pStyle w:val="CodePACKT"/>
      </w:pPr>
      <w:r w:rsidRPr="00F513CF">
        <w:t>     $Gname = $</w:t>
      </w:r>
      <w:proofErr w:type="gramStart"/>
      <w:r w:rsidRPr="00F513CF">
        <w:t>_.Name</w:t>
      </w:r>
      <w:proofErr w:type="gramEnd"/>
    </w:p>
    <w:p w14:paraId="71947D68" w14:textId="77777777" w:rsidR="00F513CF" w:rsidRPr="00F513CF" w:rsidRDefault="00F513CF" w:rsidP="00F513CF">
      <w:pPr>
        <w:pStyle w:val="CodePACKT"/>
      </w:pPr>
      <w:r w:rsidRPr="00F513CF">
        <w:t>     $SOM = $</w:t>
      </w:r>
      <w:proofErr w:type="gramStart"/>
      <w:r w:rsidRPr="00F513CF">
        <w:t>_.linksto</w:t>
      </w:r>
      <w:proofErr w:type="gramEnd"/>
      <w:r w:rsidRPr="00F513CF">
        <w:t>.SomPath</w:t>
      </w:r>
    </w:p>
    <w:p w14:paraId="689BE0C9" w14:textId="77777777" w:rsidR="00F513CF" w:rsidRPr="00F513CF" w:rsidRDefault="00F513CF" w:rsidP="00F513CF">
      <w:pPr>
        <w:pStyle w:val="CodePACKT"/>
      </w:pPr>
      <w:r w:rsidRPr="00F513CF">
        <w:lastRenderedPageBreak/>
        <w:t>     $ENA = $</w:t>
      </w:r>
      <w:proofErr w:type="gramStart"/>
      <w:r w:rsidRPr="00F513CF">
        <w:t>_.linksto</w:t>
      </w:r>
      <w:proofErr w:type="gramEnd"/>
      <w:r w:rsidRPr="00F513CF">
        <w:t>.enabled</w:t>
      </w:r>
    </w:p>
    <w:p w14:paraId="3F0B6F56" w14:textId="77777777" w:rsidR="00F513CF" w:rsidRPr="00F513CF" w:rsidRDefault="00F513CF" w:rsidP="00F513CF">
      <w:pPr>
        <w:pStyle w:val="CodePACKT"/>
      </w:pPr>
      <w:r w:rsidRPr="00F513CF">
        <w:t>     $NOO = $</w:t>
      </w:r>
      <w:proofErr w:type="gramStart"/>
      <w:r w:rsidRPr="00F513CF">
        <w:t>_.linksto</w:t>
      </w:r>
      <w:proofErr w:type="gramEnd"/>
      <w:r w:rsidRPr="00F513CF">
        <w:t>.nooverride</w:t>
      </w:r>
    </w:p>
    <w:p w14:paraId="34BB1ACC" w14:textId="77777777" w:rsidR="00F513CF" w:rsidRPr="00F513CF" w:rsidRDefault="00F513CF" w:rsidP="00F513CF">
      <w:pPr>
        <w:pStyle w:val="CodePACKT"/>
      </w:pPr>
      <w:r w:rsidRPr="00F513CF">
        <w:t>     $FMTS -f $Gname, $SOM, $ENA, $NOO</w:t>
      </w:r>
    </w:p>
    <w:p w14:paraId="08FFD4D0" w14:textId="77777777" w:rsidR="00F513CF" w:rsidRPr="00F513CF" w:rsidRDefault="00F513CF" w:rsidP="00F513CF">
      <w:pPr>
        <w:pStyle w:val="CodePACKT"/>
      </w:pPr>
      <w:commentRangeStart w:id="994"/>
      <w:commentRangeStart w:id="995"/>
      <w:r w:rsidRPr="00F513CF">
        <w:t>   }</w:t>
      </w:r>
      <w:commentRangeEnd w:id="994"/>
      <w:r w:rsidR="007379C5">
        <w:rPr>
          <w:rStyle w:val="CommentReference"/>
          <w:rFonts w:ascii="Times New Roman" w:hAnsi="Times New Roman"/>
          <w:color w:val="auto"/>
          <w:lang w:eastAsia="en-US"/>
        </w:rPr>
        <w:commentReference w:id="994"/>
      </w:r>
      <w:commentRangeEnd w:id="995"/>
      <w:r w:rsidR="002D4457">
        <w:rPr>
          <w:rStyle w:val="CommentReference"/>
          <w:rFonts w:ascii="Times New Roman" w:hAnsi="Times New Roman"/>
          <w:color w:val="auto"/>
          <w:lang w:eastAsia="en-US"/>
        </w:rPr>
        <w:commentReference w:id="995"/>
      </w:r>
    </w:p>
    <w:p w14:paraId="66AEEF48" w14:textId="77777777" w:rsidR="00133D40" w:rsidRDefault="00133D40" w:rsidP="00133D40">
      <w:pPr>
        <w:pStyle w:val="Heading2"/>
        <w:numPr>
          <w:ilvl w:val="1"/>
          <w:numId w:val="3"/>
        </w:numPr>
        <w:tabs>
          <w:tab w:val="left" w:pos="0"/>
        </w:tabs>
      </w:pPr>
      <w:r>
        <w:t>How it works...</w:t>
      </w:r>
    </w:p>
    <w:p w14:paraId="407325A5" w14:textId="66EE5C06" w:rsidR="005D227A" w:rsidRDefault="005D227A" w:rsidP="00133D40">
      <w:pPr>
        <w:numPr>
          <w:ilvl w:val="0"/>
          <w:numId w:val="3"/>
        </w:numPr>
        <w:rPr>
          <w:noProof/>
        </w:rPr>
      </w:pPr>
      <w:r>
        <w:rPr>
          <w:noProof/>
        </w:rPr>
        <w:t>Note that</w:t>
      </w:r>
      <w:ins w:id="996" w:author="Lucy Wan" w:date="2021-01-26T11:51:00Z">
        <w:r w:rsidR="004B4A1C">
          <w:rPr>
            <w:noProof/>
          </w:rPr>
          <w:t>,</w:t>
        </w:r>
      </w:ins>
      <w:r>
        <w:rPr>
          <w:noProof/>
        </w:rPr>
        <w:t xml:space="preserve"> like many AD</w:t>
      </w:r>
      <w:r w:rsidR="00751E64">
        <w:rPr>
          <w:noProof/>
        </w:rPr>
        <w:t>-</w:t>
      </w:r>
      <w:r>
        <w:rPr>
          <w:noProof/>
        </w:rPr>
        <w:t xml:space="preserve">related cmdlets, the cmdlets you use to manage Group Policy objects do not produce much output. </w:t>
      </w:r>
    </w:p>
    <w:p w14:paraId="601E9C02" w14:textId="19FEDD34" w:rsidR="00133D40" w:rsidRDefault="00F513CF" w:rsidP="00133D40">
      <w:pPr>
        <w:numPr>
          <w:ilvl w:val="0"/>
          <w:numId w:val="3"/>
        </w:numPr>
        <w:rPr>
          <w:noProof/>
        </w:rPr>
      </w:pPr>
      <w:r>
        <w:rPr>
          <w:noProof/>
        </w:rPr>
        <w:t xml:space="preserve">In </w:t>
      </w:r>
      <w:r w:rsidRPr="00F513CF">
        <w:rPr>
          <w:rStyle w:val="ItalicsPACKT"/>
        </w:rPr>
        <w:t>step 1</w:t>
      </w:r>
      <w:r>
        <w:rPr>
          <w:noProof/>
        </w:rPr>
        <w:t>, you create a new GPO in the Reskit.Org domain. This step creates an empty GPO</w:t>
      </w:r>
      <w:r w:rsidR="00751E64">
        <w:rPr>
          <w:noProof/>
        </w:rPr>
        <w:t xml:space="preserve">. This GPO is </w:t>
      </w:r>
      <w:r>
        <w:rPr>
          <w:noProof/>
        </w:rPr>
        <w:t xml:space="preserve">not </w:t>
      </w:r>
      <w:r w:rsidR="00751E64">
        <w:rPr>
          <w:noProof/>
        </w:rPr>
        <w:t xml:space="preserve">yet </w:t>
      </w:r>
      <w:r>
        <w:rPr>
          <w:noProof/>
        </w:rPr>
        <w:t>linked to any OU</w:t>
      </w:r>
      <w:r w:rsidR="00751E64">
        <w:rPr>
          <w:noProof/>
        </w:rPr>
        <w:t xml:space="preserve"> thus does not get applied.</w:t>
      </w:r>
    </w:p>
    <w:p w14:paraId="72D88991" w14:textId="427AE737" w:rsidR="00F513CF" w:rsidRDefault="00F513CF" w:rsidP="00133D40">
      <w:pPr>
        <w:numPr>
          <w:ilvl w:val="0"/>
          <w:numId w:val="3"/>
        </w:numPr>
        <w:rPr>
          <w:noProof/>
        </w:rPr>
      </w:pPr>
      <w:r>
        <w:rPr>
          <w:noProof/>
        </w:rPr>
        <w:t xml:space="preserve">In </w:t>
      </w:r>
      <w:r w:rsidRPr="00F513CF">
        <w:rPr>
          <w:rStyle w:val="ItalicsPACKT"/>
        </w:rPr>
        <w:t>step 2</w:t>
      </w:r>
      <w:r>
        <w:rPr>
          <w:noProof/>
        </w:rPr>
        <w:t>, you disable user settings</w:t>
      </w:r>
      <w:ins w:id="997" w:author="Lucy Wan" w:date="2021-01-26T11:51:00Z">
        <w:r w:rsidR="00673405">
          <w:rPr>
            <w:noProof/>
          </w:rPr>
          <w:t>,</w:t>
        </w:r>
      </w:ins>
      <w:r w:rsidR="00751E64">
        <w:rPr>
          <w:noProof/>
        </w:rPr>
        <w:t xml:space="preserve"> which </w:t>
      </w:r>
      <w:r>
        <w:rPr>
          <w:noProof/>
        </w:rPr>
        <w:t>allow</w:t>
      </w:r>
      <w:ins w:id="998" w:author="Lucy Wan" w:date="2021-01-26T11:52:00Z">
        <w:r w:rsidR="00673405">
          <w:rPr>
            <w:noProof/>
          </w:rPr>
          <w:t>s</w:t>
        </w:r>
      </w:ins>
      <w:r>
        <w:rPr>
          <w:noProof/>
        </w:rPr>
        <w:t xml:space="preserve"> the GPO client to ignore any user </w:t>
      </w:r>
      <w:r w:rsidR="00751E64">
        <w:rPr>
          <w:noProof/>
        </w:rPr>
        <w:t xml:space="preserve">settings. Doing so can </w:t>
      </w:r>
      <w:r>
        <w:rPr>
          <w:noProof/>
        </w:rPr>
        <w:t>mak</w:t>
      </w:r>
      <w:r w:rsidR="00751E64">
        <w:rPr>
          <w:noProof/>
        </w:rPr>
        <w:t>e</w:t>
      </w:r>
      <w:r>
        <w:rPr>
          <w:noProof/>
        </w:rPr>
        <w:t xml:space="preserve"> the client GPO processing a bit faster. </w:t>
      </w:r>
    </w:p>
    <w:p w14:paraId="5D6AD9DE" w14:textId="1D5055DA" w:rsidR="00F513CF" w:rsidRDefault="00F513CF" w:rsidP="00133D40">
      <w:pPr>
        <w:numPr>
          <w:ilvl w:val="0"/>
          <w:numId w:val="3"/>
        </w:numPr>
        <w:rPr>
          <w:noProof/>
        </w:rPr>
      </w:pPr>
      <w:r>
        <w:rPr>
          <w:noProof/>
        </w:rPr>
        <w:t xml:space="preserve">In </w:t>
      </w:r>
      <w:r w:rsidRPr="00F513CF">
        <w:rPr>
          <w:rStyle w:val="ItalicsPACKT"/>
        </w:rPr>
        <w:t>step 3</w:t>
      </w:r>
      <w:r>
        <w:rPr>
          <w:noProof/>
        </w:rPr>
        <w:t>, you set this GPO to have two specific registry-based values. When a computer starts up, the GPO processing on that client computer ensures that these two registry values are set on the client. During Group Policy refresh (which happens approximately ever</w:t>
      </w:r>
      <w:r w:rsidR="00751E64">
        <w:rPr>
          <w:noProof/>
        </w:rPr>
        <w:t>y</w:t>
      </w:r>
      <w:r>
        <w:rPr>
          <w:noProof/>
        </w:rPr>
        <w:t xml:space="preserve"> 2 hours) the value in the policy is enforced. </w:t>
      </w:r>
    </w:p>
    <w:p w14:paraId="2EA87956" w14:textId="717025C5" w:rsidR="00F513CF" w:rsidRDefault="00F513CF" w:rsidP="00133D40">
      <w:pPr>
        <w:numPr>
          <w:ilvl w:val="0"/>
          <w:numId w:val="3"/>
        </w:numPr>
        <w:rPr>
          <w:noProof/>
        </w:rPr>
      </w:pPr>
      <w:r>
        <w:rPr>
          <w:noProof/>
        </w:rPr>
        <w:t xml:space="preserve">In </w:t>
      </w:r>
      <w:r w:rsidRPr="00F513CF">
        <w:rPr>
          <w:rStyle w:val="ItalicsPACKT"/>
        </w:rPr>
        <w:t>step 4</w:t>
      </w:r>
      <w:r>
        <w:rPr>
          <w:noProof/>
        </w:rPr>
        <w:t xml:space="preserve"> and </w:t>
      </w:r>
      <w:r w:rsidRPr="00F513CF">
        <w:rPr>
          <w:rStyle w:val="ItalicsPACKT"/>
        </w:rPr>
        <w:t>step 5</w:t>
      </w:r>
      <w:r>
        <w:rPr>
          <w:noProof/>
        </w:rPr>
        <w:t xml:space="preserve">, you create a new GPO and set a screen saver timeout of 900 seconds. </w:t>
      </w:r>
    </w:p>
    <w:p w14:paraId="1601A1BC" w14:textId="370C998C" w:rsidR="00BB050C" w:rsidRDefault="00F513CF" w:rsidP="00133D40">
      <w:pPr>
        <w:numPr>
          <w:ilvl w:val="0"/>
          <w:numId w:val="3"/>
        </w:numPr>
        <w:rPr>
          <w:noProof/>
        </w:rPr>
      </w:pPr>
      <w:r>
        <w:rPr>
          <w:noProof/>
        </w:rPr>
        <w:t xml:space="preserve">In </w:t>
      </w:r>
      <w:r w:rsidRPr="00F513CF">
        <w:rPr>
          <w:rStyle w:val="ItalicsPACKT"/>
        </w:rPr>
        <w:t>step 6</w:t>
      </w:r>
      <w:r>
        <w:rPr>
          <w:noProof/>
        </w:rPr>
        <w:t xml:space="preserve">, you link the two GPOs to the IT Organizational unit. Until you link the GPOs to an OU (or to the domain or a domain site), GPO processing ignores the GPO. </w:t>
      </w:r>
    </w:p>
    <w:p w14:paraId="049A1929" w14:textId="0F66236A" w:rsidR="00F513CF" w:rsidRDefault="00F513CF" w:rsidP="00133D40">
      <w:pPr>
        <w:numPr>
          <w:ilvl w:val="0"/>
          <w:numId w:val="3"/>
        </w:numPr>
        <w:rPr>
          <w:noProof/>
        </w:rPr>
      </w:pPr>
      <w:r>
        <w:rPr>
          <w:noProof/>
        </w:rPr>
        <w:t xml:space="preserve">In this recipe, </w:t>
      </w:r>
      <w:r w:rsidRPr="00F513CF">
        <w:rPr>
          <w:rStyle w:val="ItalicsPACKT"/>
        </w:rPr>
        <w:t>step 1</w:t>
      </w:r>
      <w:r>
        <w:rPr>
          <w:noProof/>
        </w:rPr>
        <w:t xml:space="preserve"> through </w:t>
      </w:r>
      <w:r w:rsidRPr="00F513CF">
        <w:rPr>
          <w:rStyle w:val="ItalicsPACKT"/>
        </w:rPr>
        <w:t>step 6</w:t>
      </w:r>
      <w:r>
        <w:rPr>
          <w:noProof/>
        </w:rPr>
        <w:t xml:space="preserve"> produce no output</w:t>
      </w:r>
      <w:ins w:id="999" w:author="Lucy Wan" w:date="2021-01-26T11:53:00Z">
        <w:r w:rsidR="00E71A8D">
          <w:rPr>
            <w:noProof/>
          </w:rPr>
          <w:t>.</w:t>
        </w:r>
      </w:ins>
      <w:r w:rsidR="00BB050C">
        <w:rPr>
          <w:noProof/>
        </w:rPr>
        <w:t xml:space="preserve"> </w:t>
      </w:r>
    </w:p>
    <w:p w14:paraId="7BF449F5" w14:textId="25AC194F" w:rsidR="00F513CF" w:rsidRDefault="00F513CF" w:rsidP="00F513CF">
      <w:pPr>
        <w:pStyle w:val="NormalPACKT"/>
      </w:pPr>
      <w:r>
        <w:rPr>
          <w:noProof/>
        </w:rPr>
        <w:t xml:space="preserve">In </w:t>
      </w:r>
      <w:r w:rsidRPr="00F513CF">
        <w:rPr>
          <w:rStyle w:val="ItalicsPACKT"/>
        </w:rPr>
        <w:t xml:space="preserve">step </w:t>
      </w:r>
      <w:r>
        <w:rPr>
          <w:rStyle w:val="ItalicsPACKT"/>
        </w:rPr>
        <w:t>7</w:t>
      </w:r>
      <w:r>
        <w:t xml:space="preserve">, you use </w:t>
      </w:r>
      <w:r w:rsidRPr="00BB050C">
        <w:rPr>
          <w:rStyle w:val="CodeInTextPACKT"/>
        </w:rPr>
        <w:t>Get-GPO</w:t>
      </w:r>
      <w:r>
        <w:t xml:space="preserve"> to return information about all the GPOs in the domain, which looks like this:</w:t>
      </w:r>
    </w:p>
    <w:p w14:paraId="484D1A61" w14:textId="2FF98571" w:rsidR="00F513CF" w:rsidRDefault="00BB050C" w:rsidP="00F513CF">
      <w:pPr>
        <w:pStyle w:val="FigurePACKT"/>
        <w:rPr>
          <w:ins w:id="1000" w:author="Lucy Wan" w:date="2021-01-26T11:53:00Z"/>
        </w:rPr>
      </w:pPr>
      <w:r>
        <w:drawing>
          <wp:inline distT="0" distB="0" distL="0" distR="0" wp14:anchorId="3E021822" wp14:editId="29C30E39">
            <wp:extent cx="4245281" cy="141478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1019" cy="1416692"/>
                    </a:xfrm>
                    <a:prstGeom prst="rect">
                      <a:avLst/>
                    </a:prstGeom>
                  </pic:spPr>
                </pic:pic>
              </a:graphicData>
            </a:graphic>
          </wp:inline>
        </w:drawing>
      </w:r>
    </w:p>
    <w:p w14:paraId="1281152C" w14:textId="5829334E" w:rsidR="001F6886" w:rsidRDefault="001F6886" w:rsidP="00F513CF">
      <w:pPr>
        <w:pStyle w:val="FigurePACKT"/>
      </w:pPr>
      <w:ins w:id="1001" w:author="Lucy Wan" w:date="2021-01-26T11:53:00Z">
        <w:r>
          <w:t>Figure 6.38:</w:t>
        </w:r>
        <w:r w:rsidR="00454C82">
          <w:t xml:space="preserve"> </w:t>
        </w:r>
        <w:r w:rsidR="00F77B34">
          <w:t>Displaying all the GPOs in the domain</w:t>
        </w:r>
      </w:ins>
    </w:p>
    <w:p w14:paraId="0E9A51B3" w14:textId="2D786974"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38.png</w:t>
      </w:r>
    </w:p>
    <w:p w14:paraId="4FA60352" w14:textId="02365B46" w:rsidR="00F513CF" w:rsidRDefault="00F513CF" w:rsidP="00F513CF">
      <w:pPr>
        <w:pStyle w:val="NormalPACKT"/>
      </w:pPr>
      <w:r>
        <w:t xml:space="preserve">In </w:t>
      </w:r>
      <w:r w:rsidRPr="00F513CF">
        <w:rPr>
          <w:rStyle w:val="ItalicsPACKT"/>
        </w:rPr>
        <w:t>step 8</w:t>
      </w:r>
      <w:r>
        <w:t xml:space="preserve">, you generate and display a GPO report by using the </w:t>
      </w:r>
      <w:r w:rsidRPr="00BB050C">
        <w:rPr>
          <w:rStyle w:val="CodeInTextPACKT"/>
        </w:rPr>
        <w:t>Get-GPOReport</w:t>
      </w:r>
      <w:r>
        <w:t xml:space="preserve"> command. The command produces no output, but by using </w:t>
      </w:r>
      <w:r w:rsidRPr="002D2019">
        <w:rPr>
          <w:rStyle w:val="CodeInTextPACKT"/>
        </w:rPr>
        <w:t>Invoke-Command</w:t>
      </w:r>
      <w:r>
        <w:t>, you view the report in your default browser, which looks like this:</w:t>
      </w:r>
    </w:p>
    <w:p w14:paraId="7A58382F" w14:textId="30ECE1B9" w:rsidR="00F513CF" w:rsidRDefault="00BB050C" w:rsidP="00BB050C">
      <w:pPr>
        <w:pStyle w:val="FigurePACKT"/>
        <w:rPr>
          <w:ins w:id="1002" w:author="Lucy Wan" w:date="2021-01-26T11:54:00Z"/>
        </w:rPr>
      </w:pPr>
      <w:r>
        <w:lastRenderedPageBreak/>
        <w:drawing>
          <wp:inline distT="0" distB="0" distL="0" distR="0" wp14:anchorId="28CFE0BF" wp14:editId="31D42A55">
            <wp:extent cx="4410047" cy="5234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5401" cy="5240659"/>
                    </a:xfrm>
                    <a:prstGeom prst="rect">
                      <a:avLst/>
                    </a:prstGeom>
                  </pic:spPr>
                </pic:pic>
              </a:graphicData>
            </a:graphic>
          </wp:inline>
        </w:drawing>
      </w:r>
    </w:p>
    <w:p w14:paraId="0A9C311B" w14:textId="536427E3" w:rsidR="006D4808" w:rsidRDefault="006D4808" w:rsidP="00BB050C">
      <w:pPr>
        <w:pStyle w:val="FigurePACKT"/>
      </w:pPr>
      <w:ins w:id="1003" w:author="Lucy Wan" w:date="2021-01-26T11:54:00Z">
        <w:r>
          <w:t xml:space="preserve">Figure 6.39: </w:t>
        </w:r>
        <w:r w:rsidR="007A626D">
          <w:t>Viewing the GPO report in browser</w:t>
        </w:r>
      </w:ins>
    </w:p>
    <w:p w14:paraId="008874FB" w14:textId="2A1CBD2C"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39.png</w:t>
      </w:r>
    </w:p>
    <w:p w14:paraId="54DA0674" w14:textId="76E25B0D" w:rsidR="003A7EA3" w:rsidRDefault="00F513CF" w:rsidP="003A7EA3">
      <w:pPr>
        <w:pStyle w:val="NormalPACKT"/>
      </w:pPr>
      <w:r>
        <w:t xml:space="preserve">In </w:t>
      </w:r>
      <w:r w:rsidRPr="00F513CF">
        <w:rPr>
          <w:rStyle w:val="ItalicsPACKT"/>
        </w:rPr>
        <w:t xml:space="preserve">step </w:t>
      </w:r>
      <w:r w:rsidR="003A7EA3">
        <w:rPr>
          <w:rStyle w:val="ItalicsPACKT"/>
        </w:rPr>
        <w:t>9</w:t>
      </w:r>
      <w:r>
        <w:t xml:space="preserve"> you use </w:t>
      </w:r>
      <w:r w:rsidRPr="00F513CF">
        <w:rPr>
          <w:rStyle w:val="CodeInTextPACKT"/>
        </w:rPr>
        <w:t>Get-GPOReport</w:t>
      </w:r>
      <w:r>
        <w:t xml:space="preserve"> to return a report of all the GPOs in the domain in an XML format, which </w:t>
      </w:r>
      <w:r w:rsidR="003A7EA3">
        <w:t>produces no output.</w:t>
      </w:r>
    </w:p>
    <w:p w14:paraId="77048B2B" w14:textId="7F628B7F" w:rsidR="00F513CF" w:rsidRDefault="00F513CF" w:rsidP="00F513CF">
      <w:pPr>
        <w:pStyle w:val="NormalPACKT"/>
      </w:pPr>
      <w:r>
        <w:t xml:space="preserve">In </w:t>
      </w:r>
      <w:r w:rsidRPr="003A7EA3">
        <w:rPr>
          <w:rStyle w:val="ItalicsPACKT"/>
        </w:rPr>
        <w:t>step 10</w:t>
      </w:r>
      <w:r>
        <w:t xml:space="preserve">, you iterate through the </w:t>
      </w:r>
      <w:r w:rsidR="003A7EA3">
        <w:t xml:space="preserve">returned </w:t>
      </w:r>
      <w:r>
        <w:t>XML and produce a simple report on GPOs and where they are linked</w:t>
      </w:r>
      <w:ins w:id="1004" w:author="Lucy Wan" w:date="2021-01-26T11:54:00Z">
        <w:r w:rsidR="00B501E9">
          <w:t>,</w:t>
        </w:r>
      </w:ins>
      <w:r w:rsidR="003A7EA3">
        <w:t xml:space="preserve"> which looks like this:</w:t>
      </w:r>
    </w:p>
    <w:p w14:paraId="2802AB92" w14:textId="756A7A72" w:rsidR="003A7EA3" w:rsidRDefault="003A7EA3" w:rsidP="003A7EA3">
      <w:pPr>
        <w:pStyle w:val="FigurePACKT"/>
        <w:rPr>
          <w:ins w:id="1005" w:author="Lucy Wan" w:date="2021-01-26T11:54:00Z"/>
          <w:iCs/>
        </w:rPr>
      </w:pPr>
      <w:commentRangeStart w:id="1006"/>
      <w:r>
        <w:lastRenderedPageBreak/>
        <w:drawing>
          <wp:inline distT="0" distB="0" distL="0" distR="0" wp14:anchorId="70D8A39D" wp14:editId="21B64200">
            <wp:extent cx="3731895" cy="1900678"/>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1155" cy="1905394"/>
                    </a:xfrm>
                    <a:prstGeom prst="rect">
                      <a:avLst/>
                    </a:prstGeom>
                  </pic:spPr>
                </pic:pic>
              </a:graphicData>
            </a:graphic>
          </wp:inline>
        </w:drawing>
      </w:r>
      <w:commentRangeEnd w:id="1006"/>
      <w:r w:rsidR="00A307E3">
        <w:rPr>
          <w:rStyle w:val="CommentReference"/>
          <w:rFonts w:ascii="Times New Roman" w:hAnsi="Times New Roman"/>
          <w:noProof w:val="0"/>
        </w:rPr>
        <w:commentReference w:id="1006"/>
      </w:r>
    </w:p>
    <w:p w14:paraId="10E870B0" w14:textId="6CA5F60B" w:rsidR="0022240B" w:rsidRPr="003A7EA3" w:rsidRDefault="0022240B" w:rsidP="003A7EA3">
      <w:pPr>
        <w:pStyle w:val="FigurePACKT"/>
        <w:rPr>
          <w:iCs/>
        </w:rPr>
      </w:pPr>
      <w:ins w:id="1007" w:author="Lucy Wan" w:date="2021-01-26T11:54:00Z">
        <w:r>
          <w:rPr>
            <w:iCs/>
          </w:rPr>
          <w:t>Figure 6.40:</w:t>
        </w:r>
      </w:ins>
      <w:ins w:id="1008" w:author="Lucy Wan" w:date="2021-01-26T11:55:00Z">
        <w:r w:rsidR="00756AE5">
          <w:rPr>
            <w:iCs/>
          </w:rPr>
          <w:t xml:space="preserve"> Creating a s</w:t>
        </w:r>
      </w:ins>
      <w:ins w:id="1009" w:author="Lucy Wan" w:date="2021-01-26T11:56:00Z">
        <w:r w:rsidR="00756AE5">
          <w:rPr>
            <w:iCs/>
          </w:rPr>
          <w:t>imple report on GPSs</w:t>
        </w:r>
      </w:ins>
    </w:p>
    <w:p w14:paraId="40317F6D" w14:textId="687CC451" w:rsidR="003A7EA3" w:rsidRPr="003A7EA3" w:rsidRDefault="003A7EA3" w:rsidP="008C6B77">
      <w:pPr>
        <w:pStyle w:val="LayoutInformationPACKT"/>
        <w:numPr>
          <w:ilvl w:val="0"/>
          <w:numId w:val="3"/>
        </w:numPr>
        <w:rPr>
          <w:i/>
        </w:rPr>
      </w:pPr>
      <w:r>
        <w:t xml:space="preserve">Insert </w:t>
      </w:r>
      <w:r w:rsidRPr="00C41783">
        <w:t>image</w:t>
      </w:r>
      <w:r>
        <w:t xml:space="preserve"> </w:t>
      </w:r>
      <w:r>
        <w:rPr>
          <w:noProof/>
        </w:rPr>
        <w:t>B42024_06</w:t>
      </w:r>
      <w:r w:rsidRPr="00023EAD">
        <w:rPr>
          <w:noProof/>
        </w:rPr>
        <w:t>_</w:t>
      </w:r>
      <w:r>
        <w:rPr>
          <w:noProof/>
        </w:rPr>
        <w:t>40.png</w:t>
      </w:r>
    </w:p>
    <w:p w14:paraId="1153E66D" w14:textId="1101214E" w:rsidR="00133D40" w:rsidRDefault="00133D40" w:rsidP="00133D40">
      <w:pPr>
        <w:pStyle w:val="Heading2"/>
      </w:pPr>
      <w:r>
        <w:t>There</w:t>
      </w:r>
      <w:del w:id="1010" w:author="Parvathy Nair" w:date="2021-01-31T21:04:00Z">
        <w:r w:rsidR="003B539B" w:rsidDel="00056227">
          <w:delText>’</w:delText>
        </w:r>
      </w:del>
      <w:ins w:id="1011" w:author="Parvathy Nair" w:date="2021-01-31T21:04:00Z">
        <w:r w:rsidR="00056227">
          <w:t>’</w:t>
        </w:r>
      </w:ins>
      <w:r>
        <w:t>s more...</w:t>
      </w:r>
    </w:p>
    <w:p w14:paraId="2F8DCE8A" w14:textId="4C635B60" w:rsidR="003A7EA3" w:rsidRDefault="003A7EA3" w:rsidP="00133D40">
      <w:pPr>
        <w:rPr>
          <w:lang w:val="en-GB"/>
        </w:rPr>
      </w:pPr>
      <w:r>
        <w:rPr>
          <w:lang w:val="en-GB"/>
        </w:rPr>
        <w:t xml:space="preserve">In </w:t>
      </w:r>
      <w:r w:rsidRPr="003A7EA3">
        <w:rPr>
          <w:rStyle w:val="ItalicsPACKT"/>
        </w:rPr>
        <w:t>step 8</w:t>
      </w:r>
      <w:r>
        <w:rPr>
          <w:lang w:val="en-GB"/>
        </w:rPr>
        <w:t xml:space="preserve">, you see the output from the </w:t>
      </w:r>
      <w:r w:rsidRPr="003A7EA3">
        <w:rPr>
          <w:rStyle w:val="CodeInTextPACKT"/>
        </w:rPr>
        <w:t>Get-GPOReport</w:t>
      </w:r>
      <w:r>
        <w:rPr>
          <w:lang w:val="en-GB"/>
        </w:rPr>
        <w:t xml:space="preserve"> cmdlet. At the time of writing, the Edge browser does not render the output as nicely as you might want. What may look like a bug in the graphic is just </w:t>
      </w:r>
      <w:r w:rsidR="00751E64">
        <w:rPr>
          <w:lang w:val="en-GB"/>
        </w:rPr>
        <w:t>how</w:t>
      </w:r>
      <w:r>
        <w:rPr>
          <w:lang w:val="en-GB"/>
        </w:rPr>
        <w:t xml:space="preserve"> Edge (again at the time of writing) renders this HTML document.</w:t>
      </w:r>
    </w:p>
    <w:p w14:paraId="3FFC5207" w14:textId="221A79D8" w:rsidR="00F513CF" w:rsidRDefault="00F513CF" w:rsidP="00133D40">
      <w:pPr>
        <w:rPr>
          <w:lang w:val="en-GB"/>
        </w:rPr>
      </w:pPr>
      <w:commentRangeStart w:id="1012"/>
      <w:r>
        <w:rPr>
          <w:lang w:val="en-GB"/>
        </w:rPr>
        <w:t xml:space="preserve">In </w:t>
      </w:r>
      <w:r w:rsidRPr="00F513CF">
        <w:rPr>
          <w:rStyle w:val="ItalicsPACKT"/>
        </w:rPr>
        <w:t>step 9</w:t>
      </w:r>
      <w:r>
        <w:rPr>
          <w:lang w:val="en-GB"/>
        </w:rPr>
        <w:t xml:space="preserve"> and </w:t>
      </w:r>
      <w:r w:rsidRPr="00F513CF">
        <w:rPr>
          <w:rStyle w:val="ItalicsPACKT"/>
        </w:rPr>
        <w:t xml:space="preserve">step </w:t>
      </w:r>
      <w:r>
        <w:rPr>
          <w:rStyle w:val="ItalicsPACKT"/>
        </w:rPr>
        <w:t>10</w:t>
      </w:r>
      <w:r>
        <w:rPr>
          <w:lang w:val="en-GB"/>
        </w:rPr>
        <w:t xml:space="preserve">, you create your </w:t>
      </w:r>
      <w:proofErr w:type="gramStart"/>
      <w:r>
        <w:rPr>
          <w:lang w:val="en-GB"/>
        </w:rPr>
        <w:t>mini-report</w:t>
      </w:r>
      <w:proofErr w:type="gramEnd"/>
      <w:r>
        <w:rPr>
          <w:lang w:val="en-GB"/>
        </w:rPr>
        <w:t xml:space="preserve">. In </w:t>
      </w:r>
      <w:r w:rsidRPr="00F513CF">
        <w:rPr>
          <w:rStyle w:val="ItalicsPACKT"/>
        </w:rPr>
        <w:t>step 9</w:t>
      </w:r>
      <w:r>
        <w:rPr>
          <w:lang w:val="en-GB"/>
        </w:rPr>
        <w:t xml:space="preserve">, you use the </w:t>
      </w:r>
      <w:r w:rsidRPr="00F513CF">
        <w:rPr>
          <w:rStyle w:val="CodeInTextPACKT"/>
        </w:rPr>
        <w:t>Get-GPOReport</w:t>
      </w:r>
      <w:r>
        <w:rPr>
          <w:lang w:val="en-GB"/>
        </w:rPr>
        <w:t xml:space="preserve"> command to obtain a report of all GPOs in the domain returned as XML. </w:t>
      </w:r>
      <w:r w:rsidR="00751E64">
        <w:rPr>
          <w:lang w:val="en-GB"/>
        </w:rPr>
        <w:t>I</w:t>
      </w:r>
      <w:r>
        <w:rPr>
          <w:lang w:val="en-GB"/>
        </w:rPr>
        <w:t xml:space="preserve">n </w:t>
      </w:r>
      <w:r w:rsidRPr="00F513CF">
        <w:rPr>
          <w:rStyle w:val="ItalicsPACKT"/>
        </w:rPr>
        <w:t>step 10</w:t>
      </w:r>
      <w:r>
        <w:rPr>
          <w:lang w:val="en-GB"/>
        </w:rPr>
        <w:t xml:space="preserve">, you report on the GPOs in the Reskit Domain using .NET </w:t>
      </w:r>
      <w:r w:rsidR="00751E64">
        <w:rPr>
          <w:lang w:val="en-GB"/>
        </w:rPr>
        <w:t>c</w:t>
      </w:r>
      <w:r>
        <w:rPr>
          <w:lang w:val="en-GB"/>
        </w:rPr>
        <w:t xml:space="preserve">omposite string formatting </w:t>
      </w:r>
      <w:ins w:id="1013" w:author="Lucy Wan" w:date="2021-01-26T11:58:00Z">
        <w:r w:rsidR="00BA1657">
          <w:rPr>
            <w:lang w:val="en-GB"/>
          </w:rPr>
          <w:t>with</w:t>
        </w:r>
      </w:ins>
      <w:del w:id="1014" w:author="Lucy Wan" w:date="2021-01-26T11:58:00Z">
        <w:r w:rsidDel="00BA1657">
          <w:rPr>
            <w:lang w:val="en-GB"/>
          </w:rPr>
          <w:delText>using</w:delText>
        </w:r>
      </w:del>
      <w:r>
        <w:rPr>
          <w:lang w:val="en-GB"/>
        </w:rPr>
        <w:t xml:space="preserve"> the </w:t>
      </w:r>
      <w:r w:rsidRPr="00F513CF">
        <w:rPr>
          <w:rStyle w:val="CodeInTextPACKT"/>
        </w:rPr>
        <w:t>-f</w:t>
      </w:r>
      <w:r>
        <w:rPr>
          <w:lang w:val="en-GB"/>
        </w:rPr>
        <w:t xml:space="preserve"> operator. </w:t>
      </w:r>
    </w:p>
    <w:p w14:paraId="1EA8C999" w14:textId="74FDA311" w:rsidR="00F513CF" w:rsidRDefault="00F513CF" w:rsidP="00F513CF">
      <w:pPr>
        <w:rPr>
          <w:lang w:val="en-GB"/>
        </w:rPr>
      </w:pPr>
      <w:r>
        <w:rPr>
          <w:lang w:val="en-GB"/>
        </w:rPr>
        <w:t xml:space="preserve">Using .NET composite formatting </w:t>
      </w:r>
      <w:commentRangeStart w:id="1015"/>
      <w:r>
        <w:rPr>
          <w:lang w:val="en-GB"/>
        </w:rPr>
        <w:t xml:space="preserve">enables you to use when the objects returned by a cmdlet are not in a form to be used directly with </w:t>
      </w:r>
      <w:r w:rsidRPr="00F513CF">
        <w:rPr>
          <w:rStyle w:val="CodeInTextPACKT"/>
        </w:rPr>
        <w:t>Format-Table</w:t>
      </w:r>
      <w:commentRangeEnd w:id="1015"/>
      <w:r w:rsidR="007E29F7">
        <w:rPr>
          <w:rStyle w:val="CommentReference"/>
          <w:rFonts w:ascii="Arial" w:hAnsi="Arial"/>
        </w:rPr>
        <w:commentReference w:id="1015"/>
      </w:r>
      <w:r>
        <w:rPr>
          <w:lang w:val="en-GB"/>
        </w:rPr>
        <w:t xml:space="preserve">. In </w:t>
      </w:r>
      <w:r w:rsidRPr="003A7EA3">
        <w:rPr>
          <w:rStyle w:val="ItalicsPACKT"/>
        </w:rPr>
        <w:t>step 9</w:t>
      </w:r>
      <w:r>
        <w:rPr>
          <w:lang w:val="en-GB"/>
        </w:rPr>
        <w:t xml:space="preserve">, for example, the XML returned contains details of the GPO links as a property which is </w:t>
      </w:r>
      <w:proofErr w:type="gramStart"/>
      <w:r>
        <w:rPr>
          <w:lang w:val="en-GB"/>
        </w:rPr>
        <w:t>actual</w:t>
      </w:r>
      <w:r w:rsidR="00751E64">
        <w:rPr>
          <w:lang w:val="en-GB"/>
        </w:rPr>
        <w:t>ly</w:t>
      </w:r>
      <w:r>
        <w:rPr>
          <w:lang w:val="en-GB"/>
        </w:rPr>
        <w:t xml:space="preserve"> an</w:t>
      </w:r>
      <w:proofErr w:type="gramEnd"/>
      <w:r>
        <w:rPr>
          <w:lang w:val="en-GB"/>
        </w:rPr>
        <w:t xml:space="preserve"> object with sub-properties. </w:t>
      </w:r>
      <w:r w:rsidR="003A7EA3">
        <w:rPr>
          <w:lang w:val="en-GB"/>
        </w:rPr>
        <w:t>To create n</w:t>
      </w:r>
      <w:r w:rsidR="00751E64">
        <w:rPr>
          <w:lang w:val="en-GB"/>
        </w:rPr>
        <w:t>i</w:t>
      </w:r>
      <w:r w:rsidR="003A7EA3">
        <w:rPr>
          <w:lang w:val="en-GB"/>
        </w:rPr>
        <w:t xml:space="preserve">ce looking output, </w:t>
      </w:r>
      <w:r>
        <w:rPr>
          <w:lang w:val="en-GB"/>
        </w:rPr>
        <w:t>you create a format string you use to display each row of your report</w:t>
      </w:r>
      <w:r w:rsidR="003A7EA3">
        <w:rPr>
          <w:lang w:val="en-GB"/>
        </w:rPr>
        <w:t>, including report header lines</w:t>
      </w:r>
      <w:r>
        <w:rPr>
          <w:lang w:val="en-GB"/>
        </w:rPr>
        <w:t xml:space="preserve">. You </w:t>
      </w:r>
      <w:r w:rsidR="003A7EA3">
        <w:rPr>
          <w:lang w:val="en-GB"/>
        </w:rPr>
        <w:t xml:space="preserve">first </w:t>
      </w:r>
      <w:r>
        <w:rPr>
          <w:lang w:val="en-GB"/>
        </w:rPr>
        <w:t xml:space="preserve">use this format string to </w:t>
      </w:r>
      <w:r w:rsidR="003A7EA3">
        <w:rPr>
          <w:lang w:val="en-GB"/>
        </w:rPr>
        <w:t>create</w:t>
      </w:r>
      <w:r>
        <w:rPr>
          <w:lang w:val="en-GB"/>
        </w:rPr>
        <w:t xml:space="preserve"> </w:t>
      </w:r>
      <w:r w:rsidR="003A7EA3">
        <w:rPr>
          <w:lang w:val="en-GB"/>
        </w:rPr>
        <w:t xml:space="preserve">the </w:t>
      </w:r>
      <w:r>
        <w:rPr>
          <w:lang w:val="en-GB"/>
        </w:rPr>
        <w:t>two report header lines</w:t>
      </w:r>
      <w:r w:rsidR="003A7EA3">
        <w:rPr>
          <w:lang w:val="en-GB"/>
        </w:rPr>
        <w:t xml:space="preserve"> for the report</w:t>
      </w:r>
      <w:r>
        <w:rPr>
          <w:lang w:val="en-GB"/>
        </w:rPr>
        <w:t>. Then</w:t>
      </w:r>
      <w:r w:rsidR="003A7EA3">
        <w:rPr>
          <w:lang w:val="en-GB"/>
        </w:rPr>
        <w:t>,</w:t>
      </w:r>
      <w:r>
        <w:rPr>
          <w:lang w:val="en-GB"/>
        </w:rPr>
        <w:t xml:space="preserve"> for each GPO in the returned list, you obtain the GPO name, which OU the GPO is linked to, whether it is enabled, and whether the GPO is non-</w:t>
      </w:r>
      <w:r w:rsidR="003A7EA3">
        <w:rPr>
          <w:lang w:val="en-GB"/>
        </w:rPr>
        <w:t>overridable</w:t>
      </w:r>
      <w:r>
        <w:rPr>
          <w:lang w:val="en-GB"/>
        </w:rPr>
        <w:t xml:space="preserve">. Finally, you use the format string to output a single report line.  </w:t>
      </w:r>
      <w:r w:rsidR="003A7EA3">
        <w:rPr>
          <w:lang w:val="en-GB"/>
        </w:rPr>
        <w:t xml:space="preserve">In most cases, these custom reports are easier to read and contain </w:t>
      </w:r>
      <w:r w:rsidR="00751E64">
        <w:rPr>
          <w:lang w:val="en-GB"/>
        </w:rPr>
        <w:t xml:space="preserve">only </w:t>
      </w:r>
      <w:r w:rsidR="003A7EA3">
        <w:rPr>
          <w:lang w:val="en-GB"/>
        </w:rPr>
        <w:t>the information you deem useful.</w:t>
      </w:r>
    </w:p>
    <w:p w14:paraId="44A54485" w14:textId="79F4F200" w:rsidR="00A2690F" w:rsidRDefault="00F513CF" w:rsidP="00460A7D">
      <w:pPr>
        <w:pStyle w:val="NormalPACKT"/>
        <w:rPr>
          <w:lang w:val="en-GB"/>
        </w:rPr>
      </w:pPr>
      <w:r>
        <w:rPr>
          <w:lang w:val="en-GB"/>
        </w:rPr>
        <w:t xml:space="preserve">The </w:t>
      </w:r>
      <w:r w:rsidRPr="00F513CF">
        <w:rPr>
          <w:rStyle w:val="CodeInTextPACKT"/>
        </w:rPr>
        <w:t>Format-Table</w:t>
      </w:r>
      <w:r>
        <w:rPr>
          <w:lang w:val="en-GB"/>
        </w:rPr>
        <w:t xml:space="preserve"> and </w:t>
      </w:r>
      <w:r w:rsidRPr="00F513CF">
        <w:rPr>
          <w:rStyle w:val="CodeInTextPACKT"/>
        </w:rPr>
        <w:t>Format-List</w:t>
      </w:r>
      <w:r>
        <w:rPr>
          <w:lang w:val="en-GB"/>
        </w:rPr>
        <w:t xml:space="preserve"> cmdlets are of most use when each object has simple properties. When an object has a property that is an object with properties, the format commands do not surface these (sub) properties. In this case, you must obtain the details manually of the GPO links for each GPO and generate your report lines based on those results. </w:t>
      </w:r>
      <w:r w:rsidR="00751E64">
        <w:rPr>
          <w:lang w:val="en-GB"/>
        </w:rPr>
        <w:t>While t</w:t>
      </w:r>
      <w:r>
        <w:rPr>
          <w:lang w:val="en-GB"/>
        </w:rPr>
        <w:t>he report layout works well for this specific set of GPOs</w:t>
      </w:r>
      <w:ins w:id="1016" w:author="Lucy Wan" w:date="2021-01-26T11:59:00Z">
        <w:r w:rsidR="004F3454">
          <w:rPr>
            <w:lang w:val="en-GB"/>
          </w:rPr>
          <w:t>,</w:t>
        </w:r>
      </w:ins>
      <w:del w:id="1017" w:author="Lucy Wan" w:date="2021-01-26T11:59:00Z">
        <w:r w:rsidDel="004F3454">
          <w:rPr>
            <w:lang w:val="en-GB"/>
          </w:rPr>
          <w:delText xml:space="preserve"> -</w:delText>
        </w:r>
      </w:del>
      <w:r>
        <w:rPr>
          <w:lang w:val="en-GB"/>
        </w:rPr>
        <w:t xml:space="preserve"> should you have GPOs with longer names, or linked to deeper </w:t>
      </w:r>
      <w:ins w:id="1018" w:author="Lucy Wan" w:date="2021-01-26T11:59:00Z">
        <w:r w:rsidR="00CE407F">
          <w:rPr>
            <w:lang w:val="en-GB"/>
          </w:rPr>
          <w:t>o</w:t>
        </w:r>
      </w:ins>
      <w:del w:id="1019" w:author="Lucy Wan" w:date="2021-01-26T11:59:00Z">
        <w:r w:rsidDel="00CE407F">
          <w:rPr>
            <w:lang w:val="en-GB"/>
          </w:rPr>
          <w:delText>O</w:delText>
        </w:r>
      </w:del>
      <w:r>
        <w:rPr>
          <w:lang w:val="en-GB"/>
        </w:rPr>
        <w:t xml:space="preserve">rganizational units, you may need to adjust the format string you set in </w:t>
      </w:r>
      <w:r w:rsidRPr="00F513CF">
        <w:rPr>
          <w:rStyle w:val="ItalicsPACKT"/>
        </w:rPr>
        <w:t>Step 10</w:t>
      </w:r>
      <w:r>
        <w:rPr>
          <w:lang w:val="en-GB"/>
        </w:rPr>
        <w:t>.</w:t>
      </w:r>
      <w:commentRangeEnd w:id="1012"/>
      <w:r w:rsidR="008D7745">
        <w:rPr>
          <w:rStyle w:val="CommentReference"/>
        </w:rPr>
        <w:commentReference w:id="1012"/>
      </w:r>
    </w:p>
    <w:p w14:paraId="13428573" w14:textId="4CC86531" w:rsidR="00A2690F" w:rsidRDefault="00A2690F" w:rsidP="00A2690F">
      <w:pPr>
        <w:pStyle w:val="Heading1"/>
        <w:tabs>
          <w:tab w:val="left" w:pos="0"/>
        </w:tabs>
      </w:pPr>
      <w:commentRangeStart w:id="1020"/>
      <w:r>
        <w:rPr>
          <w:lang w:val="en-US"/>
        </w:rPr>
        <w:lastRenderedPageBreak/>
        <w:t xml:space="preserve">Managing AD </w:t>
      </w:r>
      <w:r w:rsidR="00927A76">
        <w:rPr>
          <w:lang w:val="en-US"/>
        </w:rPr>
        <w:t>r</w:t>
      </w:r>
      <w:r>
        <w:rPr>
          <w:lang w:val="en-US"/>
        </w:rPr>
        <w:t>eplication</w:t>
      </w:r>
      <w:commentRangeEnd w:id="1020"/>
      <w:r w:rsidR="00463F3B">
        <w:rPr>
          <w:rStyle w:val="CommentReference"/>
          <w:rFonts w:ascii="Times New Roman" w:hAnsi="Times New Roman" w:cs="Times New Roman"/>
          <w:b w:val="0"/>
          <w:iCs w:val="0"/>
          <w:color w:val="auto"/>
          <w:kern w:val="0"/>
          <w:lang w:val="en-US"/>
        </w:rPr>
        <w:commentReference w:id="1020"/>
      </w:r>
    </w:p>
    <w:p w14:paraId="3C576249" w14:textId="61F26289" w:rsidR="00D342EA" w:rsidRDefault="00D342EA" w:rsidP="00D342EA">
      <w:pPr>
        <w:pStyle w:val="NormalPACKT"/>
      </w:pPr>
      <w:r>
        <w:t xml:space="preserve">Active Directory uses a special database to support its </w:t>
      </w:r>
      <w:r w:rsidRPr="00D342EA">
        <w:t>operations. The database is a distributed,</w:t>
      </w:r>
      <w:r>
        <w:t xml:space="preserve"> multi-master database with convergence</w:t>
      </w:r>
      <w:r w:rsidR="00751E64">
        <w:t>—every</w:t>
      </w:r>
      <w:r>
        <w:t xml:space="preserve"> DC in </w:t>
      </w:r>
      <w:r w:rsidR="00751E64">
        <w:t xml:space="preserve">every </w:t>
      </w:r>
      <w:r>
        <w:t xml:space="preserve">domain stores this database in the file </w:t>
      </w:r>
      <w:r w:rsidRPr="00D342EA">
        <w:rPr>
          <w:rStyle w:val="CodeInTextPACKT"/>
        </w:rPr>
        <w:t>C:\Windows\NTDS\ntds.dit</w:t>
      </w:r>
      <w:r>
        <w:rPr>
          <w:rStyle w:val="CodeInTextPACKT"/>
        </w:rPr>
        <w:t xml:space="preserve">. </w:t>
      </w:r>
    </w:p>
    <w:p w14:paraId="7A064C2A" w14:textId="73675D5D" w:rsidR="00A2690F" w:rsidRDefault="00D342EA" w:rsidP="00A2690F">
      <w:r>
        <w:t>Every DC in any domain holds a complete copy of this database</w:t>
      </w:r>
      <w:r w:rsidR="00751E64">
        <w:t>.</w:t>
      </w:r>
      <w:r>
        <w:t xml:space="preserve"> </w:t>
      </w:r>
      <w:r w:rsidR="00751E64">
        <w:t xml:space="preserve">If you </w:t>
      </w:r>
      <w:r>
        <w:t>add a new user or chang</w:t>
      </w:r>
      <w:r w:rsidR="00751E64">
        <w:t>e</w:t>
      </w:r>
      <w:r>
        <w:t xml:space="preserve"> a user</w:t>
      </w:r>
      <w:del w:id="1021" w:author="Parvathy Nair" w:date="2021-01-31T21:04:00Z">
        <w:r w:rsidR="003B539B" w:rsidDel="00056227">
          <w:delText>’</w:delText>
        </w:r>
      </w:del>
      <w:ins w:id="1022" w:author="Parvathy Nair" w:date="2021-01-31T21:04:00Z">
        <w:r w:rsidR="00056227">
          <w:t>’</w:t>
        </w:r>
      </w:ins>
      <w:r>
        <w:t>s office, th</w:t>
      </w:r>
      <w:r w:rsidR="00751E64">
        <w:t>at</w:t>
      </w:r>
      <w:r>
        <w:t xml:space="preserve"> change occurs on just one DC (initially). AD replication </w:t>
      </w:r>
      <w:r w:rsidR="00751E64">
        <w:t xml:space="preserve">makes the change in all </w:t>
      </w:r>
      <w:r>
        <w:t>database cop</w:t>
      </w:r>
      <w:ins w:id="1023" w:author="Lucy Wan" w:date="2021-01-26T12:00:00Z">
        <w:r w:rsidR="00E658FB">
          <w:t>ies</w:t>
        </w:r>
      </w:ins>
      <w:del w:id="1024" w:author="Lucy Wan" w:date="2021-01-26T12:00:00Z">
        <w:r w:rsidDel="00E658FB">
          <w:delText>y</w:delText>
        </w:r>
      </w:del>
      <w:r>
        <w:t>. In this way, the database remains consistent over time and across all DCs.</w:t>
      </w:r>
    </w:p>
    <w:p w14:paraId="3673B6ED" w14:textId="0FB9F3E2" w:rsidR="00D342EA" w:rsidRDefault="00D342EA" w:rsidP="00A2690F">
      <w:r>
        <w:t>AD replication is based on partitions - a slice of the overall database. AD can replicate each partition separate</w:t>
      </w:r>
      <w:r w:rsidR="00751E64">
        <w:t>ly</w:t>
      </w:r>
      <w:r>
        <w:t>. There</w:t>
      </w:r>
      <w:r w:rsidR="00751E64">
        <w:t xml:space="preserve"> are several p</w:t>
      </w:r>
      <w:r>
        <w:t xml:space="preserve">artitions </w:t>
      </w:r>
      <w:r w:rsidR="00751E64">
        <w:t>in AD</w:t>
      </w:r>
      <w:r>
        <w:t>:</w:t>
      </w:r>
    </w:p>
    <w:p w14:paraId="512A32F0" w14:textId="799D4F9D" w:rsidR="00D342EA" w:rsidRDefault="00D342EA" w:rsidP="00220BBE">
      <w:pPr>
        <w:pStyle w:val="BulletPACKT"/>
      </w:pPr>
      <w:r w:rsidRPr="00D21BAC">
        <w:rPr>
          <w:b/>
          <w:bCs/>
        </w:rPr>
        <w:t>Schema partition</w:t>
      </w:r>
      <w:r>
        <w:t xml:space="preserve"> - this holds the AD schema </w:t>
      </w:r>
      <w:r w:rsidR="00751E64">
        <w:t>that</w:t>
      </w:r>
      <w:r>
        <w:t xml:space="preserve"> defines each object that </w:t>
      </w:r>
      <w:r w:rsidR="00751E64">
        <w:t xml:space="preserve">AD stores in the database. The schema also defines the </w:t>
      </w:r>
      <w:r>
        <w:t xml:space="preserve">properties of all these objects. </w:t>
      </w:r>
    </w:p>
    <w:p w14:paraId="153EF1BF" w14:textId="67FA04FD" w:rsidR="00D342EA" w:rsidRDefault="00D342EA" w:rsidP="00220BBE">
      <w:pPr>
        <w:pStyle w:val="BulletPACKT"/>
      </w:pPr>
      <w:r w:rsidRPr="00D21BAC">
        <w:rPr>
          <w:b/>
          <w:bCs/>
        </w:rPr>
        <w:t>Configuration partition</w:t>
      </w:r>
      <w:r>
        <w:t xml:space="preserve"> - this holds the </w:t>
      </w:r>
      <w:r w:rsidR="00CE40EC">
        <w:t>details</w:t>
      </w:r>
      <w:r>
        <w:t xml:space="preserve"> of the structure of the domain. </w:t>
      </w:r>
    </w:p>
    <w:p w14:paraId="7D9E586A" w14:textId="712FF23E" w:rsidR="00CE40EC" w:rsidRDefault="00CE40EC" w:rsidP="00220BBE">
      <w:pPr>
        <w:pStyle w:val="BulletPACKT"/>
      </w:pPr>
      <w:r w:rsidRPr="00D21BAC">
        <w:rPr>
          <w:b/>
          <w:bCs/>
        </w:rPr>
        <w:t>Domain partition</w:t>
      </w:r>
      <w:r w:rsidR="00751E64">
        <w:t xml:space="preserve"> - this partition, </w:t>
      </w:r>
      <w:r>
        <w:t>also known as the domain naming context, contains the objects relating to a domain (users, groups, OUs, etc</w:t>
      </w:r>
      <w:r w:rsidR="00751E64">
        <w:t>.</w:t>
      </w:r>
      <w:r>
        <w:t>). The objects in this partition are defined based on the schema.</w:t>
      </w:r>
    </w:p>
    <w:p w14:paraId="46FCD4BB" w14:textId="0E379C8A" w:rsidR="00CE40EC" w:rsidRDefault="00CE40EC" w:rsidP="00220BBE">
      <w:pPr>
        <w:pStyle w:val="BulletPACKT"/>
      </w:pPr>
      <w:commentRangeStart w:id="1025"/>
      <w:r w:rsidRPr="00D21BAC">
        <w:rPr>
          <w:b/>
          <w:bCs/>
        </w:rPr>
        <w:t>Application</w:t>
      </w:r>
      <w:ins w:id="1026" w:author="Lucy Wan" w:date="2021-01-26T12:06:00Z">
        <w:r w:rsidR="00C57DBD">
          <w:rPr>
            <w:b/>
            <w:bCs/>
          </w:rPr>
          <w:t xml:space="preserve"> partition</w:t>
        </w:r>
      </w:ins>
      <w:r w:rsidRPr="00D21BAC">
        <w:rPr>
          <w:b/>
          <w:bCs/>
        </w:rPr>
        <w:t xml:space="preserve"> </w:t>
      </w:r>
      <w:commentRangeEnd w:id="1025"/>
      <w:r w:rsidR="00C57DBD">
        <w:rPr>
          <w:rStyle w:val="CommentReference"/>
          <w:rFonts w:ascii="Arial" w:hAnsi="Arial"/>
        </w:rPr>
        <w:commentReference w:id="1025"/>
      </w:r>
      <w:r>
        <w:t xml:space="preserve">- some applications, such as DNS, store objects in your AD, and rely on AD replication to replicate the values. </w:t>
      </w:r>
    </w:p>
    <w:p w14:paraId="432A2B93" w14:textId="41209C07" w:rsidR="00CE40EC" w:rsidRDefault="00CE40EC" w:rsidP="00751E64">
      <w:pPr>
        <w:pStyle w:val="NormalPACKT"/>
      </w:pPr>
      <w:r w:rsidRPr="00751E64">
        <w:t xml:space="preserve">There are two types of replication: intra-site replication and inter-site replication. </w:t>
      </w:r>
      <w:r w:rsidR="00751E64">
        <w:t>I</w:t>
      </w:r>
      <w:r w:rsidRPr="00751E64">
        <w:t xml:space="preserve">ntra-site replication happens between DCs </w:t>
      </w:r>
      <w:proofErr w:type="gramStart"/>
      <w:r w:rsidRPr="00751E64">
        <w:t>in a given</w:t>
      </w:r>
      <w:proofErr w:type="gramEnd"/>
      <w:r w:rsidRPr="00751E64">
        <w:t xml:space="preserve"> AD site</w:t>
      </w:r>
      <w:ins w:id="1027" w:author="Lucy Wan" w:date="2021-01-26T12:02:00Z">
        <w:r w:rsidR="0030481D">
          <w:t>,</w:t>
        </w:r>
      </w:ins>
      <w:r w:rsidR="00751E64">
        <w:t xml:space="preserve"> while i</w:t>
      </w:r>
      <w:r w:rsidRPr="00751E64">
        <w:t>nter-site replication occurs between different sites</w:t>
      </w:r>
      <w:r>
        <w:t xml:space="preserve">. </w:t>
      </w:r>
    </w:p>
    <w:p w14:paraId="47AB8FB0" w14:textId="6E19D1E1" w:rsidR="00CE40EC" w:rsidRDefault="00CE40EC" w:rsidP="00CE40EC">
      <w:pPr>
        <w:pStyle w:val="NormalPACKT"/>
      </w:pPr>
      <w:r>
        <w:t>You can create different topologies for replication, including:</w:t>
      </w:r>
    </w:p>
    <w:p w14:paraId="6F958CA9" w14:textId="6B559940" w:rsidR="00CE40EC" w:rsidRDefault="00CE40EC" w:rsidP="00220BBE">
      <w:pPr>
        <w:pStyle w:val="BulletPACKT"/>
      </w:pPr>
      <w:r w:rsidRPr="00F636EA">
        <w:rPr>
          <w:b/>
          <w:bCs/>
        </w:rPr>
        <w:t>Ring</w:t>
      </w:r>
      <w:r>
        <w:t xml:space="preserve"> - each DC in a site has at least two inbound replication partners. When any change is made to any DC, that DC notifies it</w:t>
      </w:r>
      <w:del w:id="1028" w:author="Lucy Wan" w:date="2021-01-26T12:05:00Z">
        <w:r w:rsidR="003B539B" w:rsidDel="00EC0111">
          <w:delText>’</w:delText>
        </w:r>
      </w:del>
      <w:r>
        <w:t>s replication partners</w:t>
      </w:r>
      <w:r w:rsidR="00751E64">
        <w:t xml:space="preserve"> that</w:t>
      </w:r>
      <w:r>
        <w:t xml:space="preserve"> it has a change. Those DCs can then replicate that change (if they have not seen the change before). AD by default ensures there are not more than three hops within the replication topology. If you have </w:t>
      </w:r>
      <w:proofErr w:type="gramStart"/>
      <w:r>
        <w:t>a large number of</w:t>
      </w:r>
      <w:proofErr w:type="gramEnd"/>
      <w:r>
        <w:t xml:space="preserve"> DCs (more than 7), AD automatically creates additional replication links to keep the hop count below 3.</w:t>
      </w:r>
    </w:p>
    <w:p w14:paraId="3579EF9B" w14:textId="6A896507" w:rsidR="00CE40EC" w:rsidRDefault="00CE40EC" w:rsidP="00220BBE">
      <w:pPr>
        <w:pStyle w:val="BulletPACKT"/>
      </w:pPr>
      <w:r w:rsidRPr="00F636EA">
        <w:rPr>
          <w:b/>
          <w:bCs/>
        </w:rPr>
        <w:t>Full mesh</w:t>
      </w:r>
      <w:r>
        <w:t xml:space="preserve"> - with this topology, all DCs replicate to all others. </w:t>
      </w:r>
      <w:r w:rsidR="00751E64">
        <w:t xml:space="preserve">Full mesh replication </w:t>
      </w:r>
      <w:r>
        <w:t xml:space="preserve">keeps the database in sync with a minimum of replication </w:t>
      </w:r>
      <w:proofErr w:type="gramStart"/>
      <w:r>
        <w:t>delay, but</w:t>
      </w:r>
      <w:proofErr w:type="gramEnd"/>
      <w:r>
        <w:t xml:space="preserve"> can be more expensive</w:t>
      </w:r>
      <w:r w:rsidR="00751E64">
        <w:t xml:space="preserve"> in terms of bandwidth (and DC utilization)</w:t>
      </w:r>
      <w:r>
        <w:t xml:space="preserve">. It is not </w:t>
      </w:r>
      <w:r w:rsidR="00811427">
        <w:t>scalable</w:t>
      </w:r>
      <w:r>
        <w:t>.</w:t>
      </w:r>
    </w:p>
    <w:p w14:paraId="4FBC99F4" w14:textId="3F021937" w:rsidR="00CE40EC" w:rsidRDefault="00CE40EC" w:rsidP="00220BBE">
      <w:pPr>
        <w:pStyle w:val="BulletPACKT"/>
      </w:pPr>
      <w:r w:rsidRPr="00F636EA">
        <w:rPr>
          <w:b/>
          <w:bCs/>
        </w:rPr>
        <w:t>Hub and spoke</w:t>
      </w:r>
      <w:r>
        <w:t xml:space="preserve"> - </w:t>
      </w:r>
      <w:r w:rsidR="00751E64">
        <w:t xml:space="preserve">You might use this approach </w:t>
      </w:r>
      <w:r>
        <w:t xml:space="preserve">in </w:t>
      </w:r>
      <w:r w:rsidR="00751E64">
        <w:t>enormous</w:t>
      </w:r>
      <w:r>
        <w:t xml:space="preserve"> </w:t>
      </w:r>
      <w:r w:rsidR="00811427">
        <w:t>organizations</w:t>
      </w:r>
      <w:r>
        <w:t xml:space="preserve"> where a </w:t>
      </w:r>
      <w:del w:id="1029" w:author="Parvathy Nair" w:date="2021-01-31T21:04:00Z">
        <w:r w:rsidR="003B539B" w:rsidDel="00056227">
          <w:delText>‘</w:delText>
        </w:r>
      </w:del>
      <w:ins w:id="1030" w:author="Parvathy Nair" w:date="2021-01-31T21:04:00Z">
        <w:r w:rsidR="00056227">
          <w:t>‘</w:t>
        </w:r>
      </w:ins>
      <w:r w:rsidR="00811427">
        <w:t>spoke</w:t>
      </w:r>
      <w:del w:id="1031" w:author="Parvathy Nair" w:date="2021-01-31T21:04:00Z">
        <w:r w:rsidR="003B539B" w:rsidDel="00056227">
          <w:delText>’</w:delText>
        </w:r>
      </w:del>
      <w:ins w:id="1032" w:author="Parvathy Nair" w:date="2021-01-31T21:04:00Z">
        <w:r w:rsidR="00056227">
          <w:t>’</w:t>
        </w:r>
      </w:ins>
      <w:r>
        <w:t xml:space="preserve"> DC replicates with a central </w:t>
      </w:r>
      <w:r w:rsidR="00811427">
        <w:t xml:space="preserve">hub </w:t>
      </w:r>
      <w:r>
        <w:t xml:space="preserve">DC. The </w:t>
      </w:r>
      <w:r w:rsidR="00811427">
        <w:t>h</w:t>
      </w:r>
      <w:r>
        <w:t>ub DC then replicates the change to all other</w:t>
      </w:r>
      <w:r w:rsidR="00811427">
        <w:t xml:space="preserve"> spoke</w:t>
      </w:r>
      <w:r>
        <w:t xml:space="preserve"> DCs</w:t>
      </w:r>
      <w:r w:rsidR="00811427">
        <w:t xml:space="preserve"> in your organization</w:t>
      </w:r>
      <w:r>
        <w:t>.</w:t>
      </w:r>
      <w:r w:rsidR="00811427">
        <w:t xml:space="preserve"> </w:t>
      </w:r>
      <w:r w:rsidR="00751E64">
        <w:t xml:space="preserve">Hub and spoke </w:t>
      </w:r>
      <w:r w:rsidR="00811427">
        <w:t>can reduce replication for widely dispersed implementations.</w:t>
      </w:r>
    </w:p>
    <w:p w14:paraId="34CCDA34" w14:textId="0B38B5F0" w:rsidR="00CE40EC" w:rsidRDefault="00CE40EC" w:rsidP="00220BBE">
      <w:pPr>
        <w:pStyle w:val="BulletPACKT"/>
      </w:pPr>
      <w:r w:rsidRPr="00F636EA">
        <w:rPr>
          <w:b/>
          <w:bCs/>
        </w:rPr>
        <w:t xml:space="preserve">Hybrid </w:t>
      </w:r>
      <w:r>
        <w:t>- here you can combine any of these</w:t>
      </w:r>
      <w:r w:rsidR="00811427">
        <w:t>,</w:t>
      </w:r>
      <w:r>
        <w:t xml:space="preserve"> </w:t>
      </w:r>
      <w:r w:rsidR="00811427">
        <w:t>based</w:t>
      </w:r>
      <w:r>
        <w:t xml:space="preserve"> on business need.</w:t>
      </w:r>
    </w:p>
    <w:p w14:paraId="281F606A" w14:textId="6804221D" w:rsidR="00CE40EC" w:rsidRPr="00751E64" w:rsidRDefault="00CE40EC" w:rsidP="00751E64">
      <w:pPr>
        <w:pStyle w:val="NormalPACKT"/>
      </w:pPr>
      <w:r w:rsidRPr="00751E64">
        <w:lastRenderedPageBreak/>
        <w:t xml:space="preserve">By default, AD replication </w:t>
      </w:r>
      <w:r w:rsidR="00751E64" w:rsidRPr="00751E64">
        <w:t>uses</w:t>
      </w:r>
      <w:r w:rsidRPr="00751E64">
        <w:t xml:space="preserve"> a ring topology. You can adopt different topologies if your business needs dictate</w:t>
      </w:r>
      <w:r w:rsidR="00751E64">
        <w:t>,</w:t>
      </w:r>
      <w:r w:rsidRPr="00751E64">
        <w:t xml:space="preserve"> but this requires configuration. </w:t>
      </w:r>
    </w:p>
    <w:p w14:paraId="0DD71E7F" w14:textId="6768EC2F" w:rsidR="00CE40EC" w:rsidRDefault="00CE40EC" w:rsidP="00CE40EC">
      <w:pPr>
        <w:pStyle w:val="NormalPACKT"/>
      </w:pPr>
      <w:r>
        <w:t xml:space="preserve">In most smaller </w:t>
      </w:r>
      <w:r w:rsidR="00811427">
        <w:t>organizations</w:t>
      </w:r>
      <w:r>
        <w:t xml:space="preserve"> (such as </w:t>
      </w:r>
      <w:r w:rsidRPr="005C786A">
        <w:rPr>
          <w:rStyle w:val="CodeInTextPACKT"/>
        </w:rPr>
        <w:t>Reskit.Org</w:t>
      </w:r>
      <w:r>
        <w:t>), replication is set</w:t>
      </w:r>
      <w:r w:rsidR="00751E64">
        <w:t xml:space="preserve"> </w:t>
      </w:r>
      <w:r>
        <w:t xml:space="preserve">up and operates automagically. </w:t>
      </w:r>
      <w:r w:rsidR="00811427">
        <w:t>But for large and distributed organizations, replication can be quite compl</w:t>
      </w:r>
      <w:r w:rsidR="00751E64">
        <w:t>icated</w:t>
      </w:r>
      <w:r w:rsidR="00811427">
        <w:t xml:space="preserve"> as you attempt to balance being totally </w:t>
      </w:r>
      <w:proofErr w:type="gramStart"/>
      <w:r w:rsidR="00811427">
        <w:t>up-to-date</w:t>
      </w:r>
      <w:proofErr w:type="gramEnd"/>
      <w:r w:rsidR="00811427">
        <w:t xml:space="preserve"> against the cost of geographical bandwidth. If you have DCs in several continents</w:t>
      </w:r>
      <w:r w:rsidR="00751E64">
        <w:t>,</w:t>
      </w:r>
      <w:r w:rsidR="00811427">
        <w:t xml:space="preserve"> you want to collect those changes and do then all at once, say every 4 hours. But that means the remote DC would have out of date information for a period. </w:t>
      </w:r>
      <w:proofErr w:type="gramStart"/>
      <w:r w:rsidR="00811427">
        <w:t>As a general rule</w:t>
      </w:r>
      <w:proofErr w:type="gramEnd"/>
      <w:r w:rsidR="00811427">
        <w:t xml:space="preserve"> of thumb, you should</w:t>
      </w:r>
      <w:r w:rsidR="008F1099">
        <w:t xml:space="preserve"> design replication so that it </w:t>
      </w:r>
      <w:r w:rsidR="00811427">
        <w:t xml:space="preserve">happens faster than a person can fly between </w:t>
      </w:r>
      <w:r w:rsidR="008F1099">
        <w:t xml:space="preserve">your AD </w:t>
      </w:r>
      <w:r w:rsidR="00811427">
        <w:t>sites served by a DC. If you</w:t>
      </w:r>
      <w:r w:rsidR="008F1099">
        <w:t xml:space="preserve"> change your password, </w:t>
      </w:r>
      <w:r w:rsidR="00811427">
        <w:t xml:space="preserve">say in London, then as long as the changes </w:t>
      </w:r>
      <w:r w:rsidR="00751E64">
        <w:t xml:space="preserve">occur </w:t>
      </w:r>
      <w:r w:rsidR="00811427">
        <w:t>within 12 hours, when you fly to say Brisbane</w:t>
      </w:r>
      <w:r w:rsidR="00D721AF">
        <w:t>,</w:t>
      </w:r>
      <w:r w:rsidR="00811427">
        <w:t xml:space="preserve"> Australia, the Australian DCs contain the replicated </w:t>
      </w:r>
      <w:r w:rsidR="008F1099">
        <w:t xml:space="preserve">password. Thus, you </w:t>
      </w:r>
      <w:r w:rsidR="00751E64">
        <w:t xml:space="preserve">can </w:t>
      </w:r>
      <w:r w:rsidR="008F1099">
        <w:t>log</w:t>
      </w:r>
      <w:r w:rsidR="00751E64">
        <w:t xml:space="preserve"> i</w:t>
      </w:r>
      <w:r w:rsidR="008F1099">
        <w:t>n with the new password immediately upon landing in Brisbane.</w:t>
      </w:r>
    </w:p>
    <w:p w14:paraId="52BE037D" w14:textId="77777777" w:rsidR="00AE1B85" w:rsidRDefault="00811427" w:rsidP="00CE40EC">
      <w:pPr>
        <w:pStyle w:val="NormalPACKT"/>
        <w:rPr>
          <w:ins w:id="1033" w:author="Lucy Wan" w:date="2021-01-26T12:08:00Z"/>
        </w:rPr>
      </w:pPr>
      <w:r>
        <w:t xml:space="preserve">For more information on AD replication concepts, see </w:t>
      </w:r>
      <w:r w:rsidRPr="00A04102">
        <w:rPr>
          <w:rStyle w:val="URLPACKT"/>
        </w:rPr>
        <w:t>https://docs.microsoft.com/en-us/windows-server/identity/ad-ds/get-started/replication/active-directory-replication-concepts</w:t>
      </w:r>
      <w:r>
        <w:t xml:space="preserve">. </w:t>
      </w:r>
    </w:p>
    <w:p w14:paraId="08CBE12A" w14:textId="7A20ADF2" w:rsidR="00811427" w:rsidRDefault="00811427" w:rsidP="00CE40EC">
      <w:pPr>
        <w:pStyle w:val="NormalPACKT"/>
      </w:pPr>
      <w:r>
        <w:t xml:space="preserve">For any sizeable organization, design and planning of AD is vital - see </w:t>
      </w:r>
      <w:r w:rsidRPr="00A04102">
        <w:rPr>
          <w:rStyle w:val="URLPACKT"/>
        </w:rPr>
        <w:t>https://docs.microsoft.com/en-us/windows-server/identity/ad-ds/plan/ad-ds-design-and-planning</w:t>
      </w:r>
      <w:r>
        <w:t xml:space="preserve"> for more information on the plannin</w:t>
      </w:r>
      <w:r w:rsidR="00751E64">
        <w:t xml:space="preserve">g and </w:t>
      </w:r>
      <w:r>
        <w:t>design work necessary.</w:t>
      </w:r>
    </w:p>
    <w:p w14:paraId="6870EC29" w14:textId="35B5AF40" w:rsidR="00811427" w:rsidRDefault="00811427" w:rsidP="00CE40EC">
      <w:pPr>
        <w:pStyle w:val="NormalPACKT"/>
      </w:pPr>
      <w:r>
        <w:t xml:space="preserve">Traditionally you use </w:t>
      </w:r>
      <w:r w:rsidR="00751E64">
        <w:t>many</w:t>
      </w:r>
      <w:r w:rsidR="008F1099">
        <w:t xml:space="preserve"> Win32 console applications to manage and troubleshoot replication including </w:t>
      </w:r>
      <w:r w:rsidR="008F1099" w:rsidRPr="008F1099">
        <w:rPr>
          <w:rStyle w:val="CodeInTextPACKT"/>
        </w:rPr>
        <w:t>repadmin.exe</w:t>
      </w:r>
      <w:r w:rsidR="008F1099">
        <w:t xml:space="preserve">, which broadly replaces an earlier command </w:t>
      </w:r>
      <w:r w:rsidR="008F1099" w:rsidRPr="00AE1B85">
        <w:rPr>
          <w:rStyle w:val="CodeInTextPACKT"/>
        </w:rPr>
        <w:t>replmon.exe</w:t>
      </w:r>
      <w:r w:rsidR="008F1099">
        <w:t xml:space="preserve">. For some detail on the </w:t>
      </w:r>
      <w:r w:rsidR="008F1099" w:rsidRPr="008F1099">
        <w:rPr>
          <w:rStyle w:val="CodeInTextPACKT"/>
        </w:rPr>
        <w:t>repadmin.exe</w:t>
      </w:r>
      <w:r w:rsidR="008F1099">
        <w:t xml:space="preserve"> command (and replication) </w:t>
      </w:r>
      <w:proofErr w:type="gramStart"/>
      <w:r w:rsidR="008C6B77">
        <w:t>see</w:t>
      </w:r>
      <w:proofErr w:type="gramEnd"/>
      <w:r w:rsidR="008F1099">
        <w:t xml:space="preserve"> </w:t>
      </w:r>
      <w:r w:rsidR="008F1099" w:rsidRPr="00AF566D">
        <w:rPr>
          <w:rStyle w:val="URLPACKT"/>
        </w:rPr>
        <w:t>https://techcommunity.microsoft.com/t5/ask-the-directory-services-team/getting-over-replmon/ba-p/396687</w:t>
      </w:r>
      <w:r w:rsidR="008F1099">
        <w:t>.</w:t>
      </w:r>
    </w:p>
    <w:p w14:paraId="43F1D57D" w14:textId="16110810" w:rsidR="00811427" w:rsidRDefault="008F1099" w:rsidP="00CE40EC">
      <w:pPr>
        <w:pStyle w:val="NormalPACKT"/>
      </w:pPr>
      <w:r>
        <w:t xml:space="preserve">With the advent of PowerShell and the PowerShell active directory module, you can now perform many of the functions of </w:t>
      </w:r>
      <w:r w:rsidRPr="008F1099">
        <w:rPr>
          <w:rStyle w:val="CodeInTextPACKT"/>
        </w:rPr>
        <w:t>repadmin.exe</w:t>
      </w:r>
      <w:r>
        <w:t xml:space="preserve"> using PowerShell cmdlets. </w:t>
      </w:r>
      <w:r w:rsidR="00811427">
        <w:t xml:space="preserve">In this recipe, you examine some of the details of </w:t>
      </w:r>
      <w:r>
        <w:t>AD replication</w:t>
      </w:r>
      <w:r w:rsidR="00811427">
        <w:t xml:space="preserve"> using PowerShe</w:t>
      </w:r>
      <w:r>
        <w:t>ll.</w:t>
      </w:r>
    </w:p>
    <w:p w14:paraId="5EA4DAB9" w14:textId="77777777" w:rsidR="00A2690F" w:rsidRDefault="00A2690F" w:rsidP="00A2690F">
      <w:pPr>
        <w:pStyle w:val="Heading2"/>
        <w:tabs>
          <w:tab w:val="left" w:pos="0"/>
        </w:tabs>
      </w:pPr>
      <w:r>
        <w:t>Getting Ready</w:t>
      </w:r>
    </w:p>
    <w:p w14:paraId="7567C199" w14:textId="266F112D" w:rsidR="00A2690F" w:rsidRDefault="00A2690F" w:rsidP="00AA28AD">
      <w:pPr>
        <w:pStyle w:val="NormalPACKT"/>
      </w:pPr>
      <w:r>
        <w:t xml:space="preserve">You run this recipe on </w:t>
      </w:r>
      <w:r w:rsidR="00A80985" w:rsidRPr="00AA28AD">
        <w:rPr>
          <w:rStyle w:val="CodeInTextPACKT"/>
        </w:rPr>
        <w:t>DC1</w:t>
      </w:r>
      <w:r>
        <w:t xml:space="preserve">, a </w:t>
      </w:r>
      <w:r w:rsidR="00A80985">
        <w:t xml:space="preserve">domain controller in the Reskit.Org domain. You should also have </w:t>
      </w:r>
      <w:r w:rsidR="00A80985" w:rsidRPr="00AA28AD">
        <w:rPr>
          <w:rStyle w:val="CodeInTextPACKT"/>
        </w:rPr>
        <w:t>DC2</w:t>
      </w:r>
      <w:r w:rsidR="00A80985">
        <w:t xml:space="preserve"> and </w:t>
      </w:r>
      <w:r w:rsidR="00A80985" w:rsidRPr="00AA28AD">
        <w:rPr>
          <w:rStyle w:val="CodeInTextPACKT"/>
        </w:rPr>
        <w:t>UKDC1</w:t>
      </w:r>
      <w:r w:rsidR="00AA28AD" w:rsidRPr="00AA28AD">
        <w:t xml:space="preserve"> available and </w:t>
      </w:r>
      <w:r w:rsidR="00A80985">
        <w:t>online</w:t>
      </w:r>
      <w:r w:rsidR="008C6B77">
        <w:t xml:space="preserve"> at the start of testing this </w:t>
      </w:r>
      <w:r w:rsidR="00CA4BDB">
        <w:t>recipe</w:t>
      </w:r>
      <w:r w:rsidR="00A80985">
        <w:t>. You must have installe</w:t>
      </w:r>
      <w:r>
        <w:t>d PowerShell 7 and VS Code</w:t>
      </w:r>
      <w:r w:rsidR="00A80985">
        <w:t xml:space="preserve"> on all these hosts.</w:t>
      </w:r>
    </w:p>
    <w:p w14:paraId="287AF4FB" w14:textId="77777777" w:rsidR="00A2690F" w:rsidRDefault="00A2690F" w:rsidP="00A2690F">
      <w:pPr>
        <w:pStyle w:val="Heading2"/>
        <w:tabs>
          <w:tab w:val="left" w:pos="0"/>
        </w:tabs>
      </w:pPr>
      <w:r>
        <w:t>How to do it...</w:t>
      </w:r>
    </w:p>
    <w:p w14:paraId="7237E86A" w14:textId="5A080D5A" w:rsidR="008C6B77" w:rsidRPr="008C6B77" w:rsidRDefault="008C6B77" w:rsidP="008C6B77">
      <w:pPr>
        <w:pStyle w:val="NumberedBulletPACKT"/>
        <w:numPr>
          <w:ilvl w:val="0"/>
          <w:numId w:val="32"/>
        </w:numPr>
        <w:rPr>
          <w:color w:val="000000"/>
          <w:lang w:val="en-GB" w:eastAsia="en-GB"/>
        </w:rPr>
      </w:pPr>
      <w:r w:rsidRPr="008C6B77">
        <w:rPr>
          <w:lang w:val="en-GB" w:eastAsia="en-GB"/>
        </w:rPr>
        <w:t>Check</w:t>
      </w:r>
      <w:del w:id="1034" w:author="Lucy Wan" w:date="2021-01-26T12:09:00Z">
        <w:r w:rsidRPr="008C6B77" w:rsidDel="00A7608E">
          <w:rPr>
            <w:lang w:val="en-GB" w:eastAsia="en-GB"/>
          </w:rPr>
          <w:delText>ing</w:delText>
        </w:r>
      </w:del>
      <w:r w:rsidRPr="008C6B77">
        <w:rPr>
          <w:lang w:val="en-GB" w:eastAsia="en-GB"/>
        </w:rPr>
        <w:t> replication partners for </w:t>
      </w:r>
      <w:r w:rsidRPr="00CA4BDB">
        <w:rPr>
          <w:rStyle w:val="CodeInTextPACKT"/>
        </w:rPr>
        <w:t>DC1</w:t>
      </w:r>
      <w:ins w:id="1035" w:author="Lucy Wan" w:date="2021-01-26T12:09:00Z">
        <w:r w:rsidR="00107A1A">
          <w:rPr>
            <w:lang w:val="en-GB" w:eastAsia="en-GB"/>
          </w:rPr>
          <w:t>:</w:t>
        </w:r>
      </w:ins>
    </w:p>
    <w:p w14:paraId="2DA79807" w14:textId="77777777" w:rsidR="008C6B77" w:rsidRPr="008C6B77" w:rsidRDefault="008C6B77" w:rsidP="008C6B77">
      <w:pPr>
        <w:pStyle w:val="CodePACKT"/>
      </w:pPr>
    </w:p>
    <w:p w14:paraId="65DC1401" w14:textId="08D9FC10" w:rsidR="008C6B77" w:rsidRPr="008C6B77" w:rsidRDefault="008C6B77" w:rsidP="008C6B77">
      <w:pPr>
        <w:pStyle w:val="CodePACKT"/>
      </w:pPr>
      <w:r w:rsidRPr="008C6B77">
        <w:t>Get-ADReplicationPartnerMetadata -Target </w:t>
      </w:r>
      <w:proofErr w:type="gramStart"/>
      <w:r w:rsidRPr="008C6B77">
        <w:t>DC1.Reskit.Org</w:t>
      </w:r>
      <w:proofErr w:type="gramEnd"/>
      <w:r w:rsidRPr="008C6B77">
        <w:t>   | </w:t>
      </w:r>
    </w:p>
    <w:p w14:paraId="46F860FA" w14:textId="77777777" w:rsidR="008C6B77" w:rsidRPr="008C6B77" w:rsidRDefault="008C6B77" w:rsidP="008C6B77">
      <w:pPr>
        <w:pStyle w:val="CodePACKT"/>
      </w:pPr>
      <w:r w:rsidRPr="008C6B77">
        <w:t>  Format-List -Property Server, PartnerType, Partner, </w:t>
      </w:r>
    </w:p>
    <w:p w14:paraId="41AD1EE7" w14:textId="705680E4" w:rsidR="008C6B77" w:rsidRDefault="008C6B77" w:rsidP="008C6B77">
      <w:pPr>
        <w:pStyle w:val="CodePACKT"/>
      </w:pPr>
      <w:r w:rsidRPr="008C6B77">
        <w:t>                        Partition, LastRep* </w:t>
      </w:r>
    </w:p>
    <w:p w14:paraId="419BA20A" w14:textId="77777777" w:rsidR="004933E1" w:rsidRPr="008C6B77" w:rsidRDefault="004933E1" w:rsidP="008C6B77">
      <w:pPr>
        <w:pStyle w:val="CodePACKT"/>
      </w:pPr>
    </w:p>
    <w:p w14:paraId="47A37E7A" w14:textId="6406962C" w:rsidR="008C6B77" w:rsidRPr="008C6B77" w:rsidRDefault="008C6B77" w:rsidP="008C6B77">
      <w:pPr>
        <w:pStyle w:val="NumberedBulletPACKT"/>
        <w:rPr>
          <w:color w:val="000000"/>
          <w:lang w:val="en-GB" w:eastAsia="en-GB"/>
        </w:rPr>
      </w:pPr>
      <w:r w:rsidRPr="008C6B77">
        <w:rPr>
          <w:lang w:val="en-GB" w:eastAsia="en-GB"/>
        </w:rPr>
        <w:t>Check</w:t>
      </w:r>
      <w:del w:id="1036" w:author="Lucy Wan" w:date="2021-01-26T12:09:00Z">
        <w:r w:rsidRPr="008C6B77" w:rsidDel="00E565CF">
          <w:rPr>
            <w:lang w:val="en-GB" w:eastAsia="en-GB"/>
          </w:rPr>
          <w:delText>ing</w:delText>
        </w:r>
      </w:del>
      <w:r w:rsidRPr="008C6B77">
        <w:rPr>
          <w:lang w:val="en-GB" w:eastAsia="en-GB"/>
        </w:rPr>
        <w:t> AD replication partner metadata in the domain</w:t>
      </w:r>
      <w:ins w:id="1037" w:author="Lucy Wan" w:date="2021-01-26T12:09:00Z">
        <w:r w:rsidR="00A7608E">
          <w:rPr>
            <w:lang w:val="en-GB" w:eastAsia="en-GB"/>
          </w:rPr>
          <w:t>:</w:t>
        </w:r>
      </w:ins>
      <w:r w:rsidRPr="008C6B77">
        <w:rPr>
          <w:lang w:val="en-GB" w:eastAsia="en-GB"/>
        </w:rPr>
        <w:t>                  </w:t>
      </w:r>
    </w:p>
    <w:p w14:paraId="528CEFF1" w14:textId="77777777" w:rsidR="008C6B77" w:rsidRPr="008C6B77" w:rsidRDefault="008C6B77" w:rsidP="008C6B77">
      <w:pPr>
        <w:pStyle w:val="CodePACKT"/>
      </w:pPr>
    </w:p>
    <w:p w14:paraId="6637F6D8" w14:textId="02BE1DE1" w:rsidR="008C6B77" w:rsidRPr="008C6B77" w:rsidRDefault="008C6B77" w:rsidP="008C6B77">
      <w:pPr>
        <w:pStyle w:val="CodePACKT"/>
      </w:pPr>
      <w:r w:rsidRPr="008C6B77">
        <w:t>Get-ADReplicationPartnerMetadata -Target Reskit.Org -Scope Domain |</w:t>
      </w:r>
    </w:p>
    <w:p w14:paraId="0C05A539" w14:textId="77777777" w:rsidR="008C6B77" w:rsidRPr="008C6B77" w:rsidRDefault="008C6B77" w:rsidP="008C6B77">
      <w:pPr>
        <w:pStyle w:val="CodePACKT"/>
      </w:pPr>
      <w:r w:rsidRPr="008C6B77">
        <w:lastRenderedPageBreak/>
        <w:t>  Format-Table -Property Server, P*</w:t>
      </w:r>
      <w:proofErr w:type="gramStart"/>
      <w:r w:rsidRPr="008C6B77">
        <w:t>Type,Last</w:t>
      </w:r>
      <w:proofErr w:type="gramEnd"/>
      <w:r w:rsidRPr="008C6B77">
        <w:t>*</w:t>
      </w:r>
    </w:p>
    <w:p w14:paraId="4FA02CA2" w14:textId="77777777" w:rsidR="008C6B77" w:rsidRPr="008C6B77" w:rsidRDefault="008C6B77" w:rsidP="008C6B77">
      <w:pPr>
        <w:pStyle w:val="CodePACKT"/>
      </w:pPr>
    </w:p>
    <w:p w14:paraId="4EDD3424" w14:textId="24CF591C" w:rsidR="008C6B77" w:rsidRPr="008C6B77" w:rsidRDefault="008C6B77" w:rsidP="008C6B77">
      <w:pPr>
        <w:pStyle w:val="NumberedBulletPACKT"/>
        <w:rPr>
          <w:color w:val="000000"/>
          <w:lang w:val="en-GB" w:eastAsia="en-GB"/>
        </w:rPr>
      </w:pPr>
      <w:r w:rsidRPr="008C6B77">
        <w:rPr>
          <w:lang w:val="en-GB" w:eastAsia="en-GB"/>
        </w:rPr>
        <w:t>Investigat</w:t>
      </w:r>
      <w:ins w:id="1038" w:author="Lucy Wan" w:date="2021-01-26T12:09:00Z">
        <w:r w:rsidR="00EF5717">
          <w:rPr>
            <w:lang w:val="en-GB" w:eastAsia="en-GB"/>
          </w:rPr>
          <w:t>e</w:t>
        </w:r>
      </w:ins>
      <w:del w:id="1039" w:author="Lucy Wan" w:date="2021-01-26T12:09:00Z">
        <w:r w:rsidRPr="008C6B77" w:rsidDel="00EF5717">
          <w:rPr>
            <w:lang w:val="en-GB" w:eastAsia="en-GB"/>
          </w:rPr>
          <w:delText>ing</w:delText>
        </w:r>
      </w:del>
      <w:r w:rsidRPr="008C6B77">
        <w:rPr>
          <w:lang w:val="en-GB" w:eastAsia="en-GB"/>
        </w:rPr>
        <w:t> group membership metadata</w:t>
      </w:r>
      <w:ins w:id="1040" w:author="Lucy Wan" w:date="2021-01-26T12:09:00Z">
        <w:r w:rsidR="00EF5717">
          <w:rPr>
            <w:lang w:val="en-GB" w:eastAsia="en-GB"/>
          </w:rPr>
          <w:t>:</w:t>
        </w:r>
      </w:ins>
    </w:p>
    <w:p w14:paraId="490DED4A" w14:textId="77777777" w:rsidR="008C6B77" w:rsidRPr="008C6B77" w:rsidRDefault="008C6B77" w:rsidP="008C6B77">
      <w:pPr>
        <w:pStyle w:val="CodePACKT"/>
      </w:pPr>
    </w:p>
    <w:p w14:paraId="17263B7F" w14:textId="2D3799A4" w:rsidR="008C6B77" w:rsidRPr="008C6B77" w:rsidRDefault="008C6B77" w:rsidP="008C6B77">
      <w:pPr>
        <w:pStyle w:val="CodePACKT"/>
      </w:pPr>
      <w:r w:rsidRPr="008C6B77">
        <w:t>$REPLHT = </w:t>
      </w:r>
      <w:proofErr w:type="gramStart"/>
      <w:r w:rsidRPr="008C6B77">
        <w:t>@{</w:t>
      </w:r>
      <w:proofErr w:type="gramEnd"/>
    </w:p>
    <w:p w14:paraId="30C538A0" w14:textId="40C75589" w:rsidR="008C6B77" w:rsidRPr="008C6B77" w:rsidRDefault="008C6B77" w:rsidP="008C6B77">
      <w:pPr>
        <w:pStyle w:val="CodePACKT"/>
      </w:pPr>
      <w:r w:rsidRPr="008C6B77">
        <w:t>  Object              = (Get-ADGroup -Identity </w:t>
      </w:r>
      <w:del w:id="1041" w:author="Parvathy Nair" w:date="2021-01-31T21:04:00Z">
        <w:r w:rsidR="003B539B" w:rsidDel="00056227">
          <w:delText>’</w:delText>
        </w:r>
      </w:del>
      <w:ins w:id="1042" w:author="Parvathy Nair" w:date="2021-01-31T21:04:00Z">
        <w:r w:rsidR="00056227">
          <w:t>’</w:t>
        </w:r>
      </w:ins>
      <w:r w:rsidRPr="008C6B77">
        <w:t>IT Team</w:t>
      </w:r>
      <w:del w:id="1043" w:author="Parvathy Nair" w:date="2021-01-31T21:04:00Z">
        <w:r w:rsidR="003B539B" w:rsidDel="00056227">
          <w:delText>’</w:delText>
        </w:r>
      </w:del>
      <w:ins w:id="1044" w:author="Parvathy Nair" w:date="2021-01-31T21:04:00Z">
        <w:r w:rsidR="00056227">
          <w:t>’</w:t>
        </w:r>
      </w:ins>
      <w:r w:rsidRPr="008C6B77">
        <w:t>)</w:t>
      </w:r>
    </w:p>
    <w:p w14:paraId="191A2287" w14:textId="5DE9F574" w:rsidR="008C6B77" w:rsidRPr="008C6B77" w:rsidRDefault="008C6B77" w:rsidP="008C6B77">
      <w:pPr>
        <w:pStyle w:val="CodePACKT"/>
      </w:pPr>
      <w:r w:rsidRPr="008C6B77">
        <w:t>  Attribute           = </w:t>
      </w:r>
      <w:del w:id="1045" w:author="Parvathy Nair" w:date="2021-01-31T21:04:00Z">
        <w:r w:rsidR="003B539B" w:rsidDel="00056227">
          <w:delText>’</w:delText>
        </w:r>
      </w:del>
      <w:ins w:id="1046" w:author="Parvathy Nair" w:date="2021-01-31T21:04:00Z">
        <w:r w:rsidR="00056227">
          <w:t>’</w:t>
        </w:r>
      </w:ins>
      <w:r w:rsidRPr="008C6B77">
        <w:t>Member</w:t>
      </w:r>
      <w:del w:id="1047" w:author="Parvathy Nair" w:date="2021-01-31T21:04:00Z">
        <w:r w:rsidR="003B539B" w:rsidDel="00056227">
          <w:delText>’</w:delText>
        </w:r>
      </w:del>
      <w:ins w:id="1048" w:author="Parvathy Nair" w:date="2021-01-31T21:04:00Z">
        <w:r w:rsidR="00056227">
          <w:t>’</w:t>
        </w:r>
      </w:ins>
    </w:p>
    <w:p w14:paraId="1AAB44B3" w14:textId="77777777" w:rsidR="008C6B77" w:rsidRPr="008C6B77" w:rsidRDefault="008C6B77" w:rsidP="008C6B77">
      <w:pPr>
        <w:pStyle w:val="CodePACKT"/>
      </w:pPr>
      <w:r w:rsidRPr="008C6B77">
        <w:t>  ShowAllLinkedValues = $true</w:t>
      </w:r>
    </w:p>
    <w:p w14:paraId="37774E96" w14:textId="77777777" w:rsidR="008C6B77" w:rsidRPr="008C6B77" w:rsidRDefault="008C6B77" w:rsidP="008C6B77">
      <w:pPr>
        <w:pStyle w:val="CodePACKT"/>
      </w:pPr>
      <w:r w:rsidRPr="008C6B77">
        <w:t>  Server              = (Get-ADDomainController)</w:t>
      </w:r>
    </w:p>
    <w:p w14:paraId="770E95DF" w14:textId="77777777" w:rsidR="008C6B77" w:rsidRPr="008C6B77" w:rsidRDefault="008C6B77" w:rsidP="008C6B77">
      <w:pPr>
        <w:pStyle w:val="CodePACKT"/>
      </w:pPr>
      <w:r w:rsidRPr="008C6B77">
        <w:t>}</w:t>
      </w:r>
    </w:p>
    <w:p w14:paraId="059893DC" w14:textId="77777777" w:rsidR="008C6B77" w:rsidRPr="008C6B77" w:rsidRDefault="008C6B77" w:rsidP="008C6B77">
      <w:pPr>
        <w:pStyle w:val="CodePACKT"/>
      </w:pPr>
      <w:r w:rsidRPr="008C6B77">
        <w:t>Get-ADReplicationAttributeMetadata @REPLHT |</w:t>
      </w:r>
    </w:p>
    <w:p w14:paraId="496D1E89" w14:textId="0DF2AA24" w:rsidR="008C6B77" w:rsidRPr="008C6B77" w:rsidRDefault="008C6B77" w:rsidP="008C6B77">
      <w:pPr>
        <w:pStyle w:val="CodePACKT"/>
      </w:pPr>
      <w:r w:rsidRPr="008C6B77">
        <w:t>  Format-Table -Property A*NAME,</w:t>
      </w:r>
      <w:r w:rsidR="00751E64">
        <w:t xml:space="preserve"> </w:t>
      </w:r>
      <w:r w:rsidRPr="008C6B77">
        <w:t>A*VALUE, *TIME</w:t>
      </w:r>
    </w:p>
    <w:p w14:paraId="7A394FC6" w14:textId="77777777" w:rsidR="008C6B77" w:rsidRPr="008C6B77" w:rsidRDefault="008C6B77" w:rsidP="008C6B77">
      <w:pPr>
        <w:pStyle w:val="CodePACKT"/>
      </w:pPr>
    </w:p>
    <w:p w14:paraId="03B64F40" w14:textId="57AE629C" w:rsidR="008C6B77" w:rsidRPr="008C6B77" w:rsidRDefault="008C6B77" w:rsidP="008C6B77">
      <w:pPr>
        <w:pStyle w:val="NumberedBulletPACKT"/>
        <w:rPr>
          <w:color w:val="000000"/>
          <w:lang w:val="en-GB" w:eastAsia="en-GB"/>
        </w:rPr>
      </w:pPr>
      <w:r w:rsidRPr="008C6B77">
        <w:rPr>
          <w:lang w:val="en-GB" w:eastAsia="en-GB"/>
        </w:rPr>
        <w:t>Add</w:t>
      </w:r>
      <w:del w:id="1049" w:author="Lucy Wan" w:date="2021-01-26T12:09:00Z">
        <w:r w:rsidRPr="008C6B77" w:rsidDel="00EF5717">
          <w:rPr>
            <w:lang w:val="en-GB" w:eastAsia="en-GB"/>
          </w:rPr>
          <w:delText>ing</w:delText>
        </w:r>
      </w:del>
      <w:r w:rsidRPr="008C6B77">
        <w:rPr>
          <w:lang w:val="en-GB" w:eastAsia="en-GB"/>
        </w:rPr>
        <w:t> two users to the group and remov</w:t>
      </w:r>
      <w:ins w:id="1050" w:author="Lucy Wan" w:date="2021-01-26T12:09:00Z">
        <w:r w:rsidR="00EF5717">
          <w:rPr>
            <w:lang w:val="en-GB" w:eastAsia="en-GB"/>
          </w:rPr>
          <w:t>e</w:t>
        </w:r>
      </w:ins>
      <w:del w:id="1051" w:author="Lucy Wan" w:date="2021-01-26T12:09:00Z">
        <w:r w:rsidRPr="008C6B77" w:rsidDel="00EF5717">
          <w:rPr>
            <w:lang w:val="en-GB" w:eastAsia="en-GB"/>
          </w:rPr>
          <w:delText>ing</w:delText>
        </w:r>
      </w:del>
      <w:r w:rsidRPr="008C6B77">
        <w:rPr>
          <w:lang w:val="en-GB" w:eastAsia="en-GB"/>
        </w:rPr>
        <w:t> one</w:t>
      </w:r>
      <w:ins w:id="1052" w:author="Lucy Wan" w:date="2021-01-26T12:09:00Z">
        <w:r w:rsidR="00EF5717">
          <w:rPr>
            <w:lang w:val="en-GB" w:eastAsia="en-GB"/>
          </w:rPr>
          <w:t>:</w:t>
        </w:r>
      </w:ins>
    </w:p>
    <w:p w14:paraId="79EB52AA" w14:textId="77777777" w:rsidR="008C6B77" w:rsidRPr="008C6B77" w:rsidRDefault="008C6B77" w:rsidP="008C6B77">
      <w:pPr>
        <w:pStyle w:val="CodePACKT"/>
      </w:pPr>
    </w:p>
    <w:p w14:paraId="040B0885" w14:textId="344AC2DC" w:rsidR="008C6B77" w:rsidRPr="008C6B77" w:rsidRDefault="008C6B77" w:rsidP="008C6B77">
      <w:pPr>
        <w:pStyle w:val="CodePACKT"/>
      </w:pPr>
      <w:r w:rsidRPr="008C6B77">
        <w:t>Add-ADGroupMember -Identity </w:t>
      </w:r>
      <w:del w:id="1053" w:author="Parvathy Nair" w:date="2021-01-31T21:04:00Z">
        <w:r w:rsidR="003B539B" w:rsidDel="00056227">
          <w:delText>”</w:delText>
        </w:r>
      </w:del>
      <w:ins w:id="1054" w:author="Parvathy Nair" w:date="2021-01-31T21:04:00Z">
        <w:r w:rsidR="00056227">
          <w:t>”</w:t>
        </w:r>
      </w:ins>
      <w:r w:rsidRPr="008C6B77">
        <w:t>IT Team</w:t>
      </w:r>
      <w:del w:id="1055" w:author="Parvathy Nair" w:date="2021-01-31T21:04:00Z">
        <w:r w:rsidR="003B539B" w:rsidDel="00056227">
          <w:delText>”</w:delText>
        </w:r>
      </w:del>
      <w:ins w:id="1056" w:author="Parvathy Nair" w:date="2021-01-31T21:04:00Z">
        <w:r w:rsidR="00056227">
          <w:t>”</w:t>
        </w:r>
      </w:ins>
      <w:r w:rsidRPr="008C6B77">
        <w:t> -members </w:t>
      </w:r>
      <w:proofErr w:type="gramStart"/>
      <w:r w:rsidRPr="008C6B77">
        <w:t>Malcolm</w:t>
      </w:r>
      <w:proofErr w:type="gramEnd"/>
    </w:p>
    <w:p w14:paraId="3652879F" w14:textId="4365A4AC" w:rsidR="008C6B77" w:rsidRPr="008C6B77" w:rsidRDefault="008C6B77" w:rsidP="008C6B77">
      <w:pPr>
        <w:pStyle w:val="CodePACKT"/>
      </w:pPr>
      <w:r w:rsidRPr="008C6B77">
        <w:t>Add-ADGroupMember -Identity </w:t>
      </w:r>
      <w:del w:id="1057" w:author="Parvathy Nair" w:date="2021-01-31T21:04:00Z">
        <w:r w:rsidR="003B539B" w:rsidDel="00056227">
          <w:delText>”</w:delText>
        </w:r>
      </w:del>
      <w:ins w:id="1058" w:author="Parvathy Nair" w:date="2021-01-31T21:04:00Z">
        <w:r w:rsidR="00056227">
          <w:t>”</w:t>
        </w:r>
      </w:ins>
      <w:r w:rsidRPr="008C6B77">
        <w:t>IT Team</w:t>
      </w:r>
      <w:del w:id="1059" w:author="Parvathy Nair" w:date="2021-01-31T21:04:00Z">
        <w:r w:rsidR="003B539B" w:rsidDel="00056227">
          <w:delText>”</w:delText>
        </w:r>
      </w:del>
      <w:ins w:id="1060" w:author="Parvathy Nair" w:date="2021-01-31T21:04:00Z">
        <w:r w:rsidR="00056227">
          <w:t>”</w:t>
        </w:r>
      </w:ins>
      <w:r w:rsidRPr="008C6B77">
        <w:t> -members </w:t>
      </w:r>
      <w:proofErr w:type="gramStart"/>
      <w:r w:rsidRPr="008C6B77">
        <w:t>Claire</w:t>
      </w:r>
      <w:proofErr w:type="gramEnd"/>
    </w:p>
    <w:p w14:paraId="1729A62C" w14:textId="022843D5" w:rsidR="008C6B77" w:rsidRPr="008C6B77" w:rsidRDefault="008C6B77" w:rsidP="008C6B77">
      <w:pPr>
        <w:pStyle w:val="CodePACKT"/>
      </w:pPr>
      <w:r w:rsidRPr="008C6B77">
        <w:t>Remove-ADGroupMember -Identity </w:t>
      </w:r>
      <w:del w:id="1061" w:author="Parvathy Nair" w:date="2021-01-31T21:04:00Z">
        <w:r w:rsidR="003B539B" w:rsidDel="00056227">
          <w:delText>”</w:delText>
        </w:r>
      </w:del>
      <w:ins w:id="1062" w:author="Parvathy Nair" w:date="2021-01-31T21:04:00Z">
        <w:r w:rsidR="00056227">
          <w:t>”</w:t>
        </w:r>
      </w:ins>
      <w:r w:rsidRPr="008C6B77">
        <w:t>IT Team</w:t>
      </w:r>
      <w:del w:id="1063" w:author="Parvathy Nair" w:date="2021-01-31T21:04:00Z">
        <w:r w:rsidR="003B539B" w:rsidDel="00056227">
          <w:delText>”</w:delText>
        </w:r>
      </w:del>
      <w:ins w:id="1064" w:author="Parvathy Nair" w:date="2021-01-31T21:04:00Z">
        <w:r w:rsidR="00056227">
          <w:t>”</w:t>
        </w:r>
      </w:ins>
      <w:r w:rsidRPr="008C6B77">
        <w:t> -members Claire -</w:t>
      </w:r>
      <w:proofErr w:type="gramStart"/>
      <w:r w:rsidRPr="008C6B77">
        <w:t>Confirm:$</w:t>
      </w:r>
      <w:proofErr w:type="gramEnd"/>
      <w:r w:rsidRPr="008C6B77">
        <w:t>False</w:t>
      </w:r>
    </w:p>
    <w:p w14:paraId="33D89D6F" w14:textId="77777777" w:rsidR="008C6B77" w:rsidRPr="008C6B77" w:rsidRDefault="008C6B77" w:rsidP="008C6B77">
      <w:pPr>
        <w:pStyle w:val="CodePACKT"/>
      </w:pPr>
    </w:p>
    <w:p w14:paraId="181C6EB0" w14:textId="5809DF00" w:rsidR="008C6B77" w:rsidRPr="008C6B77" w:rsidRDefault="008C6B77" w:rsidP="008C6B77">
      <w:pPr>
        <w:pStyle w:val="NumberedBulletPACKT"/>
        <w:rPr>
          <w:color w:val="000000"/>
          <w:lang w:val="en-GB" w:eastAsia="en-GB"/>
        </w:rPr>
      </w:pPr>
      <w:r w:rsidRPr="008C6B77">
        <w:rPr>
          <w:lang w:val="en-GB" w:eastAsia="en-GB"/>
        </w:rPr>
        <w:t>Check</w:t>
      </w:r>
      <w:del w:id="1065" w:author="Lucy Wan" w:date="2021-01-26T12:09:00Z">
        <w:r w:rsidRPr="008C6B77" w:rsidDel="00EF5717">
          <w:rPr>
            <w:lang w:val="en-GB" w:eastAsia="en-GB"/>
          </w:rPr>
          <w:delText>ing</w:delText>
        </w:r>
      </w:del>
      <w:r w:rsidRPr="008C6B77">
        <w:rPr>
          <w:lang w:val="en-GB" w:eastAsia="en-GB"/>
        </w:rPr>
        <w:t> updated metadata</w:t>
      </w:r>
      <w:ins w:id="1066" w:author="Lucy Wan" w:date="2021-01-26T12:09:00Z">
        <w:r w:rsidR="00EF5717">
          <w:rPr>
            <w:lang w:val="en-GB" w:eastAsia="en-GB"/>
          </w:rPr>
          <w:t>:</w:t>
        </w:r>
      </w:ins>
    </w:p>
    <w:p w14:paraId="73C28B0F" w14:textId="77777777" w:rsidR="008C6B77" w:rsidRPr="008C6B77" w:rsidRDefault="008C6B77" w:rsidP="008C6B77">
      <w:pPr>
        <w:pStyle w:val="CodePACKT"/>
      </w:pPr>
    </w:p>
    <w:p w14:paraId="15CF14BB" w14:textId="4197B333" w:rsidR="008C6B77" w:rsidRPr="008C6B77" w:rsidRDefault="008C6B77" w:rsidP="008C6B77">
      <w:pPr>
        <w:pStyle w:val="CodePACKT"/>
      </w:pPr>
      <w:r w:rsidRPr="008C6B77">
        <w:t>Get-ADReplicationAttributeMetadata @REPLHT |</w:t>
      </w:r>
    </w:p>
    <w:p w14:paraId="445B05A7" w14:textId="2EDBF860" w:rsidR="008C6B77" w:rsidRPr="008C6B77" w:rsidRDefault="008C6B77" w:rsidP="008C6B77">
      <w:pPr>
        <w:pStyle w:val="CodePACKT"/>
      </w:pPr>
      <w:r w:rsidRPr="008C6B77">
        <w:t>  Format-Table -Property A*NAME,</w:t>
      </w:r>
      <w:r w:rsidR="006546C8">
        <w:t xml:space="preserve"> </w:t>
      </w:r>
      <w:r w:rsidRPr="008C6B77">
        <w:t>A*VALUE, *TIME</w:t>
      </w:r>
    </w:p>
    <w:p w14:paraId="72F4A896" w14:textId="77777777" w:rsidR="008C6B77" w:rsidRPr="008C6B77" w:rsidRDefault="008C6B77" w:rsidP="008C6B77">
      <w:pPr>
        <w:pStyle w:val="CodePACKT"/>
      </w:pPr>
    </w:p>
    <w:p w14:paraId="2EF4894A" w14:textId="2EB14A4F" w:rsidR="008C6B77" w:rsidRPr="008C6B77" w:rsidRDefault="008C6B77" w:rsidP="008C6B77">
      <w:pPr>
        <w:pStyle w:val="NumberedBulletPACKT"/>
        <w:rPr>
          <w:color w:val="000000"/>
          <w:lang w:val="en-GB" w:eastAsia="en-GB"/>
        </w:rPr>
      </w:pPr>
      <w:r w:rsidRPr="008C6B77">
        <w:rPr>
          <w:lang w:val="en-GB" w:eastAsia="en-GB"/>
        </w:rPr>
        <w:t>Creat</w:t>
      </w:r>
      <w:ins w:id="1067" w:author="Lucy Wan" w:date="2021-01-26T12:10:00Z">
        <w:r w:rsidR="00EF5717">
          <w:rPr>
            <w:lang w:val="en-GB" w:eastAsia="en-GB"/>
          </w:rPr>
          <w:t>e</w:t>
        </w:r>
      </w:ins>
      <w:del w:id="1068" w:author="Lucy Wan" w:date="2021-01-26T12:10:00Z">
        <w:r w:rsidRPr="008C6B77" w:rsidDel="00EF5717">
          <w:rPr>
            <w:lang w:val="en-GB" w:eastAsia="en-GB"/>
          </w:rPr>
          <w:delText>ing</w:delText>
        </w:r>
      </w:del>
      <w:r w:rsidRPr="008C6B77">
        <w:rPr>
          <w:lang w:val="en-GB" w:eastAsia="en-GB"/>
        </w:rPr>
        <w:t> a</w:t>
      </w:r>
      <w:r>
        <w:rPr>
          <w:lang w:val="en-GB" w:eastAsia="en-GB"/>
        </w:rPr>
        <w:t>n</w:t>
      </w:r>
      <w:r w:rsidRPr="008C6B77">
        <w:rPr>
          <w:lang w:val="en-GB" w:eastAsia="en-GB"/>
        </w:rPr>
        <w:t> initia</w:t>
      </w:r>
      <w:r w:rsidRPr="008C6B77">
        <w:rPr>
          <w:color w:val="000000"/>
          <w:lang w:val="en-GB" w:eastAsia="en-GB"/>
        </w:rPr>
        <w:t>l</w:t>
      </w:r>
      <w:r w:rsidRPr="008C6B77">
        <w:rPr>
          <w:lang w:val="en-GB" w:eastAsia="en-GB"/>
        </w:rPr>
        <w:t> replication failure report</w:t>
      </w:r>
      <w:ins w:id="1069" w:author="Lucy Wan" w:date="2021-01-26T12:10:00Z">
        <w:r w:rsidR="00EF5717">
          <w:rPr>
            <w:lang w:val="en-GB" w:eastAsia="en-GB"/>
          </w:rPr>
          <w:t>:</w:t>
        </w:r>
      </w:ins>
    </w:p>
    <w:p w14:paraId="7F614983" w14:textId="77777777" w:rsidR="008C6B77" w:rsidRPr="008C6B77" w:rsidRDefault="008C6B77" w:rsidP="008C6B77">
      <w:pPr>
        <w:pStyle w:val="CodePACKT"/>
      </w:pPr>
    </w:p>
    <w:p w14:paraId="7643AD07" w14:textId="335CDC8A" w:rsidR="008C6B77" w:rsidRPr="008C6B77" w:rsidRDefault="008C6B77" w:rsidP="008C6B77">
      <w:pPr>
        <w:pStyle w:val="CodePACKT"/>
      </w:pPr>
      <w:r w:rsidRPr="008C6B77">
        <w:t>$DomainController = </w:t>
      </w:r>
      <w:del w:id="1070" w:author="Parvathy Nair" w:date="2021-01-31T21:04:00Z">
        <w:r w:rsidR="003B539B" w:rsidDel="00056227">
          <w:delText>’</w:delText>
        </w:r>
      </w:del>
      <w:ins w:id="1071" w:author="Parvathy Nair" w:date="2021-01-31T21:04:00Z">
        <w:r w:rsidR="00056227">
          <w:t>’</w:t>
        </w:r>
      </w:ins>
      <w:r w:rsidRPr="008C6B77">
        <w:t>DC1</w:t>
      </w:r>
      <w:del w:id="1072" w:author="Parvathy Nair" w:date="2021-01-31T21:04:00Z">
        <w:r w:rsidR="003B539B" w:rsidDel="00056227">
          <w:delText>’</w:delText>
        </w:r>
      </w:del>
      <w:ins w:id="1073" w:author="Parvathy Nair" w:date="2021-01-31T21:04:00Z">
        <w:r w:rsidR="00056227">
          <w:t>’</w:t>
        </w:r>
      </w:ins>
    </w:p>
    <w:p w14:paraId="1D51DAE2" w14:textId="77777777" w:rsidR="008C6B77" w:rsidRPr="008C6B77" w:rsidRDefault="008C6B77" w:rsidP="008C6B77">
      <w:pPr>
        <w:pStyle w:val="CodePACKT"/>
      </w:pPr>
      <w:r w:rsidRPr="008C6B77">
        <w:t>$Report = [ordered] </w:t>
      </w:r>
      <w:proofErr w:type="gramStart"/>
      <w:r w:rsidRPr="008C6B77">
        <w:t>@{</w:t>
      </w:r>
      <w:proofErr w:type="gramEnd"/>
      <w:r w:rsidRPr="008C6B77">
        <w:t>}</w:t>
      </w:r>
    </w:p>
    <w:p w14:paraId="6846D4F5" w14:textId="77777777" w:rsidR="008C6B77" w:rsidRPr="008C6B77" w:rsidRDefault="008C6B77" w:rsidP="008C6B77">
      <w:pPr>
        <w:pStyle w:val="CodePACKT"/>
      </w:pPr>
      <w:r w:rsidRPr="008C6B77">
        <w:t>## Replication Partners ##</w:t>
      </w:r>
    </w:p>
    <w:p w14:paraId="0064B870" w14:textId="77777777" w:rsidR="008C6B77" w:rsidRPr="008C6B77" w:rsidRDefault="008C6B77" w:rsidP="008C6B77">
      <w:pPr>
        <w:pStyle w:val="CodePACKT"/>
      </w:pPr>
      <w:r w:rsidRPr="008C6B77">
        <w:t>$ReplMeta = </w:t>
      </w:r>
    </w:p>
    <w:p w14:paraId="330456B6" w14:textId="77777777" w:rsidR="008C6B77" w:rsidRPr="008C6B77" w:rsidRDefault="008C6B77" w:rsidP="008C6B77">
      <w:pPr>
        <w:pStyle w:val="CodePACKT"/>
      </w:pPr>
      <w:r w:rsidRPr="008C6B77">
        <w:t>    Get-ADReplicationPartnerMetadata -Target $</w:t>
      </w:r>
      <w:proofErr w:type="gramStart"/>
      <w:r w:rsidRPr="008C6B77">
        <w:t>DomainController</w:t>
      </w:r>
      <w:proofErr w:type="gramEnd"/>
    </w:p>
    <w:p w14:paraId="487F5C89" w14:textId="77777777" w:rsidR="008C6B77" w:rsidRPr="008C6B77" w:rsidRDefault="008C6B77" w:rsidP="008C6B77">
      <w:pPr>
        <w:pStyle w:val="CodePACKT"/>
      </w:pPr>
      <w:r w:rsidRPr="008C6B77">
        <w:t>$Report.ReplicationPartners = $ReplMeta.Partner</w:t>
      </w:r>
    </w:p>
    <w:p w14:paraId="590DC285" w14:textId="77777777" w:rsidR="008C6B77" w:rsidRPr="008C6B77" w:rsidRDefault="008C6B77" w:rsidP="008C6B77">
      <w:pPr>
        <w:pStyle w:val="CodePACKT"/>
      </w:pPr>
      <w:r w:rsidRPr="008C6B77">
        <w:t>$Report.LastReplication     = $ReplMeta.LastReplicationSuccess</w:t>
      </w:r>
    </w:p>
    <w:p w14:paraId="7FEC3E7B" w14:textId="77777777" w:rsidR="008C6B77" w:rsidRPr="008C6B77" w:rsidRDefault="008C6B77" w:rsidP="008C6B77">
      <w:pPr>
        <w:pStyle w:val="CodePACKT"/>
      </w:pPr>
      <w:r w:rsidRPr="008C6B77">
        <w:t>## Replication Failures ##</w:t>
      </w:r>
    </w:p>
    <w:p w14:paraId="2525F08B" w14:textId="77777777" w:rsidR="008C6B77" w:rsidRPr="008C6B77" w:rsidRDefault="008C6B77" w:rsidP="008C6B77">
      <w:pPr>
        <w:pStyle w:val="CodePACKT"/>
      </w:pPr>
      <w:r w:rsidRPr="008C6B77">
        <w:t>$REPLF = Get-ADReplicationFailure -Target $DomainController</w:t>
      </w:r>
    </w:p>
    <w:p w14:paraId="3B89C1B7" w14:textId="77777777" w:rsidR="008C6B77" w:rsidRPr="008C6B77" w:rsidRDefault="008C6B77" w:rsidP="008C6B77">
      <w:pPr>
        <w:pStyle w:val="CodePACKT"/>
      </w:pPr>
      <w:proofErr w:type="gramStart"/>
      <w:r w:rsidRPr="008C6B77">
        <w:t>$Report.FailureCount  =</w:t>
      </w:r>
      <w:proofErr w:type="gramEnd"/>
      <w:r w:rsidRPr="008C6B77">
        <w:t> $REPLF.FailureCount</w:t>
      </w:r>
    </w:p>
    <w:p w14:paraId="2ED94C51" w14:textId="77777777" w:rsidR="008C6B77" w:rsidRPr="008C6B77" w:rsidRDefault="008C6B77" w:rsidP="008C6B77">
      <w:pPr>
        <w:pStyle w:val="CodePACKT"/>
      </w:pPr>
      <w:r w:rsidRPr="008C6B77">
        <w:t>$Report.FailureType   = $REPLF.FailureType</w:t>
      </w:r>
    </w:p>
    <w:p w14:paraId="61519A2A" w14:textId="77777777" w:rsidR="008C6B77" w:rsidRPr="008C6B77" w:rsidRDefault="008C6B77" w:rsidP="008C6B77">
      <w:pPr>
        <w:pStyle w:val="CodePACKT"/>
      </w:pPr>
      <w:proofErr w:type="gramStart"/>
      <w:r w:rsidRPr="008C6B77">
        <w:t>$Report.FirstFailure  =</w:t>
      </w:r>
      <w:proofErr w:type="gramEnd"/>
      <w:r w:rsidRPr="008C6B77">
        <w:t> $REPLF.FirstFailureTime</w:t>
      </w:r>
    </w:p>
    <w:p w14:paraId="129415D3" w14:textId="77777777" w:rsidR="008C6B77" w:rsidRPr="008C6B77" w:rsidRDefault="008C6B77" w:rsidP="008C6B77">
      <w:pPr>
        <w:pStyle w:val="CodePACKT"/>
      </w:pPr>
      <w:r w:rsidRPr="008C6B77">
        <w:t>$Report.LastFailure   = $REPLF.LastFailure</w:t>
      </w:r>
    </w:p>
    <w:p w14:paraId="56160DF4" w14:textId="77777777" w:rsidR="008C6B77" w:rsidRPr="008C6B77" w:rsidRDefault="008C6B77" w:rsidP="008C6B77">
      <w:pPr>
        <w:pStyle w:val="CodePACKT"/>
      </w:pPr>
      <w:r w:rsidRPr="008C6B77">
        <w:t>$Report </w:t>
      </w:r>
    </w:p>
    <w:p w14:paraId="27221C5D" w14:textId="77777777" w:rsidR="008C6B77" w:rsidRPr="008C6B77" w:rsidRDefault="008C6B77" w:rsidP="008C6B77">
      <w:pPr>
        <w:pStyle w:val="CodePACKT"/>
      </w:pPr>
    </w:p>
    <w:p w14:paraId="62A6E3A4" w14:textId="5CDB4EA9" w:rsidR="008C6B77" w:rsidRPr="008C6B77" w:rsidRDefault="008C6B77" w:rsidP="008C6B77">
      <w:pPr>
        <w:pStyle w:val="NumberedBulletPACKT"/>
        <w:rPr>
          <w:color w:val="000000"/>
          <w:lang w:val="en-GB" w:eastAsia="en-GB"/>
        </w:rPr>
      </w:pPr>
      <w:r w:rsidRPr="008C6B77">
        <w:rPr>
          <w:lang w:val="en-GB" w:eastAsia="en-GB"/>
        </w:rPr>
        <w:t>Simulat</w:t>
      </w:r>
      <w:ins w:id="1074" w:author="Lucy Wan" w:date="2021-01-26T12:10:00Z">
        <w:r w:rsidR="00EF5717">
          <w:rPr>
            <w:lang w:val="en-GB" w:eastAsia="en-GB"/>
          </w:rPr>
          <w:t>e</w:t>
        </w:r>
      </w:ins>
      <w:del w:id="1075" w:author="Lucy Wan" w:date="2021-01-26T12:10:00Z">
        <w:r w:rsidRPr="008C6B77" w:rsidDel="00EF5717">
          <w:rPr>
            <w:lang w:val="en-GB" w:eastAsia="en-GB"/>
          </w:rPr>
          <w:delText>ing</w:delText>
        </w:r>
      </w:del>
      <w:r w:rsidRPr="008C6B77">
        <w:rPr>
          <w:lang w:val="en-GB" w:eastAsia="en-GB"/>
        </w:rPr>
        <w:t> a connection issue</w:t>
      </w:r>
      <w:ins w:id="1076" w:author="Lucy Wan" w:date="2021-01-26T12:10:00Z">
        <w:r w:rsidR="00EF5717">
          <w:rPr>
            <w:lang w:val="en-GB" w:eastAsia="en-GB"/>
          </w:rPr>
          <w:t>:</w:t>
        </w:r>
      </w:ins>
    </w:p>
    <w:p w14:paraId="5E9EC433" w14:textId="77777777" w:rsidR="008C6B77" w:rsidRPr="008C6B77" w:rsidRDefault="008C6B77" w:rsidP="008C6B77">
      <w:pPr>
        <w:pStyle w:val="CodePACKT"/>
      </w:pPr>
    </w:p>
    <w:p w14:paraId="3777EBD6" w14:textId="2A2167FB" w:rsidR="008C6B77" w:rsidRPr="008C6B77" w:rsidRDefault="008C6B77" w:rsidP="008C6B77">
      <w:pPr>
        <w:pStyle w:val="CodePACKT"/>
      </w:pPr>
      <w:r w:rsidRPr="008C6B77">
        <w:t>Stop-Computer DC</w:t>
      </w:r>
      <w:proofErr w:type="gramStart"/>
      <w:r w:rsidRPr="008C6B77">
        <w:t>2  -</w:t>
      </w:r>
      <w:proofErr w:type="gramEnd"/>
      <w:r w:rsidRPr="008C6B77">
        <w:t>Force</w:t>
      </w:r>
    </w:p>
    <w:p w14:paraId="0E9F41BE" w14:textId="77777777" w:rsidR="008C6B77" w:rsidRPr="008C6B77" w:rsidRDefault="008C6B77" w:rsidP="008C6B77">
      <w:pPr>
        <w:pStyle w:val="CodePACKT"/>
      </w:pPr>
      <w:r w:rsidRPr="008C6B77">
        <w:t>Start-Sleep -Seconds 30</w:t>
      </w:r>
    </w:p>
    <w:p w14:paraId="0EA9D711" w14:textId="77777777" w:rsidR="008C6B77" w:rsidRPr="008C6B77" w:rsidRDefault="008C6B77" w:rsidP="008C6B77">
      <w:pPr>
        <w:pStyle w:val="CodePACKT"/>
      </w:pPr>
    </w:p>
    <w:p w14:paraId="24AC4DC4" w14:textId="28E09E82" w:rsidR="008C6B77" w:rsidRPr="008C6B77" w:rsidRDefault="008C6B77" w:rsidP="008C6B77">
      <w:pPr>
        <w:pStyle w:val="NumberedBulletPACKT"/>
        <w:rPr>
          <w:color w:val="000000"/>
          <w:lang w:val="en-GB" w:eastAsia="en-GB"/>
        </w:rPr>
      </w:pPr>
      <w:r w:rsidRPr="008C6B77">
        <w:rPr>
          <w:lang w:val="en-GB" w:eastAsia="en-GB"/>
        </w:rPr>
        <w:t>Mak</w:t>
      </w:r>
      <w:ins w:id="1077" w:author="Lucy Wan" w:date="2021-01-26T12:10:00Z">
        <w:r w:rsidR="00EF5717">
          <w:rPr>
            <w:lang w:val="en-GB" w:eastAsia="en-GB"/>
          </w:rPr>
          <w:t>e</w:t>
        </w:r>
      </w:ins>
      <w:del w:id="1078" w:author="Lucy Wan" w:date="2021-01-26T12:10:00Z">
        <w:r w:rsidRPr="008C6B77" w:rsidDel="00EF5717">
          <w:rPr>
            <w:lang w:val="en-GB" w:eastAsia="en-GB"/>
          </w:rPr>
          <w:delText>ing</w:delText>
        </w:r>
      </w:del>
      <w:r w:rsidRPr="008C6B77">
        <w:rPr>
          <w:lang w:val="en-GB" w:eastAsia="en-GB"/>
        </w:rPr>
        <w:t> a change to this AD</w:t>
      </w:r>
      <w:ins w:id="1079" w:author="Lucy Wan" w:date="2021-01-26T12:10:00Z">
        <w:r w:rsidR="00EF5717">
          <w:rPr>
            <w:lang w:val="en-GB" w:eastAsia="en-GB"/>
          </w:rPr>
          <w:t>:</w:t>
        </w:r>
      </w:ins>
    </w:p>
    <w:p w14:paraId="2314EDB5" w14:textId="77777777" w:rsidR="008C6B77" w:rsidRPr="008C6B77" w:rsidRDefault="008C6B77" w:rsidP="008C6B77">
      <w:pPr>
        <w:pStyle w:val="CodePACKT"/>
      </w:pPr>
    </w:p>
    <w:p w14:paraId="01302097" w14:textId="081830CD" w:rsidR="008C6B77" w:rsidRPr="008C6B77" w:rsidRDefault="008C6B77" w:rsidP="008C6B77">
      <w:pPr>
        <w:pStyle w:val="CodePACKT"/>
      </w:pPr>
      <w:r w:rsidRPr="008C6B77">
        <w:lastRenderedPageBreak/>
        <w:t>Get-AdUser -identity </w:t>
      </w:r>
      <w:proofErr w:type="gramStart"/>
      <w:r w:rsidRPr="008C6B77">
        <w:t>BillyBob  |</w:t>
      </w:r>
      <w:proofErr w:type="gramEnd"/>
      <w:r w:rsidRPr="008C6B77">
        <w:t> </w:t>
      </w:r>
    </w:p>
    <w:p w14:paraId="2E5EDFCD" w14:textId="01666A30" w:rsidR="008C6B77" w:rsidRPr="008C6B77" w:rsidRDefault="008C6B77" w:rsidP="008C6B77">
      <w:pPr>
        <w:pStyle w:val="CodePACKT"/>
      </w:pPr>
      <w:r w:rsidRPr="008C6B77">
        <w:t>  Set-AdUser -Office </w:t>
      </w:r>
      <w:del w:id="1080" w:author="Parvathy Nair" w:date="2021-01-31T21:04:00Z">
        <w:r w:rsidR="003B539B" w:rsidDel="00056227">
          <w:delText>”</w:delText>
        </w:r>
      </w:del>
      <w:ins w:id="1081" w:author="Parvathy Nair" w:date="2021-01-31T21:04:00Z">
        <w:r w:rsidR="00056227">
          <w:t>”</w:t>
        </w:r>
      </w:ins>
      <w:r w:rsidRPr="008C6B77">
        <w:t>Cookham Office</w:t>
      </w:r>
      <w:del w:id="1082" w:author="Parvathy Nair" w:date="2021-01-31T21:04:00Z">
        <w:r w:rsidR="003B539B" w:rsidDel="00056227">
          <w:delText>”</w:delText>
        </w:r>
      </w:del>
      <w:ins w:id="1083" w:author="Parvathy Nair" w:date="2021-01-31T21:04:00Z">
        <w:r w:rsidR="00056227">
          <w:t>”</w:t>
        </w:r>
      </w:ins>
      <w:r w:rsidRPr="008C6B77">
        <w:t> -Server </w:t>
      </w:r>
      <w:proofErr w:type="gramStart"/>
      <w:r w:rsidRPr="008C6B77">
        <w:t>DC1</w:t>
      </w:r>
      <w:proofErr w:type="gramEnd"/>
    </w:p>
    <w:p w14:paraId="08BC95FE" w14:textId="77777777" w:rsidR="008C6B77" w:rsidRPr="008C6B77" w:rsidRDefault="008C6B77" w:rsidP="008C6B77">
      <w:pPr>
        <w:pStyle w:val="CodePACKT"/>
      </w:pPr>
    </w:p>
    <w:p w14:paraId="45D2DA12" w14:textId="5023BFBE" w:rsidR="008C6B77" w:rsidRPr="008C6B77" w:rsidRDefault="008C6B77" w:rsidP="008C6B77">
      <w:pPr>
        <w:pStyle w:val="NumberedBulletPACKT"/>
        <w:rPr>
          <w:color w:val="000000"/>
          <w:lang w:val="en-GB" w:eastAsia="en-GB"/>
        </w:rPr>
      </w:pPr>
      <w:r w:rsidRPr="008C6B77">
        <w:rPr>
          <w:lang w:val="en-GB" w:eastAsia="en-GB"/>
        </w:rPr>
        <w:t>Using </w:t>
      </w:r>
      <w:r w:rsidRPr="008C6B77">
        <w:rPr>
          <w:rStyle w:val="CodeInTextPACKT"/>
        </w:rPr>
        <w:t>repadmin.exe</w:t>
      </w:r>
      <w:r w:rsidRPr="008C6B77">
        <w:rPr>
          <w:lang w:val="en-GB" w:eastAsia="en-GB"/>
        </w:rPr>
        <w:t> to generate a status </w:t>
      </w:r>
      <w:proofErr w:type="gramStart"/>
      <w:r w:rsidRPr="008C6B77">
        <w:rPr>
          <w:lang w:val="en-GB" w:eastAsia="en-GB"/>
        </w:rPr>
        <w:t>report</w:t>
      </w:r>
      <w:proofErr w:type="gramEnd"/>
    </w:p>
    <w:p w14:paraId="3DAF2E91" w14:textId="77777777" w:rsidR="00A52DEC" w:rsidRDefault="00A52DEC" w:rsidP="00A52DEC">
      <w:pPr>
        <w:pStyle w:val="CodePACKT"/>
        <w:rPr>
          <w:ins w:id="1084" w:author="Lucy Wan" w:date="2021-01-26T12:10:00Z"/>
          <w:lang w:val="en-GB"/>
        </w:rPr>
      </w:pPr>
    </w:p>
    <w:p w14:paraId="4504CDDA" w14:textId="029588D6" w:rsidR="008C6B77" w:rsidRPr="008C6B77" w:rsidRDefault="008C6B77" w:rsidP="00A52DEC">
      <w:pPr>
        <w:pStyle w:val="CodePACKT"/>
        <w:rPr>
          <w:lang w:val="en-GB"/>
        </w:rPr>
      </w:pPr>
      <w:r w:rsidRPr="008C6B77">
        <w:rPr>
          <w:lang w:val="en-GB"/>
        </w:rPr>
        <w:t>repadmin /replsummary</w:t>
      </w:r>
    </w:p>
    <w:p w14:paraId="14530B83" w14:textId="769B19D0" w:rsidR="00A2690F" w:rsidRDefault="00A2690F" w:rsidP="00A2690F">
      <w:pPr>
        <w:pStyle w:val="Heading2"/>
        <w:numPr>
          <w:ilvl w:val="1"/>
          <w:numId w:val="3"/>
        </w:numPr>
      </w:pPr>
      <w:r>
        <w:t>How it works...</w:t>
      </w:r>
    </w:p>
    <w:p w14:paraId="373A32D4" w14:textId="774986CE" w:rsidR="008C6B77" w:rsidRDefault="004933E1" w:rsidP="008C6B77">
      <w:pPr>
        <w:pStyle w:val="NormalPACKT"/>
        <w:rPr>
          <w:lang w:val="en-GB"/>
        </w:rPr>
      </w:pPr>
      <w:r>
        <w:rPr>
          <w:lang w:val="en-GB"/>
        </w:rPr>
        <w:t xml:space="preserve">In </w:t>
      </w:r>
      <w:r w:rsidRPr="004933E1">
        <w:rPr>
          <w:rStyle w:val="ItalicsPACKT"/>
        </w:rPr>
        <w:t>step 1</w:t>
      </w:r>
      <w:r>
        <w:rPr>
          <w:lang w:val="en-GB"/>
        </w:rPr>
        <w:t xml:space="preserve">, you check to discover replication partners for </w:t>
      </w:r>
      <w:r w:rsidRPr="006546C8">
        <w:rPr>
          <w:rStyle w:val="CodeInTextPACKT"/>
        </w:rPr>
        <w:t>DC1</w:t>
      </w:r>
      <w:r>
        <w:rPr>
          <w:lang w:val="en-GB"/>
        </w:rPr>
        <w:t>.  With two DCs in the Reskit domain (</w:t>
      </w:r>
      <w:r w:rsidRPr="004933E1">
        <w:rPr>
          <w:rStyle w:val="CodeInTextPACKT"/>
        </w:rPr>
        <w:t>DC1</w:t>
      </w:r>
      <w:r>
        <w:rPr>
          <w:lang w:val="en-GB"/>
        </w:rPr>
        <w:t xml:space="preserve"> and </w:t>
      </w:r>
      <w:r w:rsidRPr="004933E1">
        <w:rPr>
          <w:rStyle w:val="CodeInTextPACKT"/>
        </w:rPr>
        <w:t>DC2</w:t>
      </w:r>
      <w:r>
        <w:rPr>
          <w:lang w:val="en-GB"/>
        </w:rPr>
        <w:t>), the output of this step looks like this:</w:t>
      </w:r>
    </w:p>
    <w:p w14:paraId="5AC584DF" w14:textId="1D82D46B" w:rsidR="004933E1" w:rsidRDefault="004933E1" w:rsidP="004933E1">
      <w:pPr>
        <w:pStyle w:val="FigurePACKT"/>
        <w:rPr>
          <w:ins w:id="1085" w:author="Lucy Wan" w:date="2021-01-26T12:10:00Z"/>
          <w:lang w:val="en-GB"/>
        </w:rPr>
      </w:pPr>
      <w:r>
        <w:drawing>
          <wp:inline distT="0" distB="0" distL="0" distR="0" wp14:anchorId="503B1DAD" wp14:editId="697FADF5">
            <wp:extent cx="4137660" cy="86869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9739" cy="875433"/>
                    </a:xfrm>
                    <a:prstGeom prst="rect">
                      <a:avLst/>
                    </a:prstGeom>
                  </pic:spPr>
                </pic:pic>
              </a:graphicData>
            </a:graphic>
          </wp:inline>
        </w:drawing>
      </w:r>
    </w:p>
    <w:p w14:paraId="3F1BBBC7" w14:textId="3AD120D4" w:rsidR="00E43049" w:rsidRPr="008C6B77" w:rsidRDefault="00E43049" w:rsidP="004933E1">
      <w:pPr>
        <w:pStyle w:val="FigurePACKT"/>
        <w:rPr>
          <w:lang w:val="en-GB"/>
        </w:rPr>
      </w:pPr>
      <w:ins w:id="1086" w:author="Lucy Wan" w:date="2021-01-26T12:10:00Z">
        <w:r>
          <w:rPr>
            <w:lang w:val="en-GB"/>
          </w:rPr>
          <w:t>Figure 6.41:</w:t>
        </w:r>
        <w:r w:rsidR="000766BF">
          <w:rPr>
            <w:lang w:val="en-GB"/>
          </w:rPr>
          <w:t>Checking replication partners for DC1</w:t>
        </w:r>
      </w:ins>
    </w:p>
    <w:p w14:paraId="44022EED" w14:textId="1CEF6609" w:rsidR="008C6B77" w:rsidRDefault="008C6B77"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41.png</w:t>
      </w:r>
    </w:p>
    <w:p w14:paraId="272A2802" w14:textId="06988564" w:rsidR="004933E1" w:rsidRDefault="004933E1" w:rsidP="004933E1">
      <w:r>
        <w:t xml:space="preserve">In </w:t>
      </w:r>
      <w:r w:rsidRPr="004933E1">
        <w:rPr>
          <w:rStyle w:val="ItalicsPACKT"/>
        </w:rPr>
        <w:t>step 2</w:t>
      </w:r>
      <w:r w:rsidR="006546C8">
        <w:rPr>
          <w:rStyle w:val="ItalicsPACKT"/>
        </w:rPr>
        <w:t>,</w:t>
      </w:r>
      <w:r>
        <w:t xml:space="preserve"> you check on the replication partner metadata for the entire domain, which looks like this:</w:t>
      </w:r>
    </w:p>
    <w:p w14:paraId="382F9EF7" w14:textId="5715E91C" w:rsidR="004933E1" w:rsidRDefault="006546C8" w:rsidP="004933E1">
      <w:pPr>
        <w:pStyle w:val="FigurePACKT"/>
        <w:rPr>
          <w:ins w:id="1087" w:author="Lucy Wan" w:date="2021-01-26T12:10:00Z"/>
        </w:rPr>
      </w:pPr>
      <w:r>
        <w:drawing>
          <wp:inline distT="0" distB="0" distL="0" distR="0" wp14:anchorId="4D702F48" wp14:editId="46854697">
            <wp:extent cx="3883660" cy="70952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7910" cy="713953"/>
                    </a:xfrm>
                    <a:prstGeom prst="rect">
                      <a:avLst/>
                    </a:prstGeom>
                  </pic:spPr>
                </pic:pic>
              </a:graphicData>
            </a:graphic>
          </wp:inline>
        </w:drawing>
      </w:r>
      <w:r>
        <w:t xml:space="preserve"> </w:t>
      </w:r>
    </w:p>
    <w:p w14:paraId="7E9CBF9E" w14:textId="3DDD78E5" w:rsidR="001E534C" w:rsidRDefault="001E534C" w:rsidP="004933E1">
      <w:pPr>
        <w:pStyle w:val="FigurePACKT"/>
      </w:pPr>
      <w:ins w:id="1088" w:author="Lucy Wan" w:date="2021-01-26T12:10:00Z">
        <w:r>
          <w:t>Figure 6</w:t>
        </w:r>
      </w:ins>
      <w:ins w:id="1089" w:author="Lucy Wan" w:date="2021-01-26T12:11:00Z">
        <w:r>
          <w:t xml:space="preserve">.42: </w:t>
        </w:r>
        <w:r w:rsidR="003D6DB8">
          <w:t>Checking replication partner metadata in the domain</w:t>
        </w:r>
      </w:ins>
    </w:p>
    <w:p w14:paraId="650EA959" w14:textId="19CAA17A"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42.png</w:t>
      </w:r>
    </w:p>
    <w:p w14:paraId="6A5A8F64" w14:textId="78E50B36" w:rsidR="004933E1" w:rsidRDefault="004933E1" w:rsidP="004933E1">
      <w:pPr>
        <w:pStyle w:val="NormalPACKT"/>
      </w:pPr>
      <w:r>
        <w:t xml:space="preserve">In </w:t>
      </w:r>
      <w:r w:rsidRPr="005A7F1E">
        <w:rPr>
          <w:rStyle w:val="ItalicsPACKT"/>
        </w:rPr>
        <w:t>step 3</w:t>
      </w:r>
      <w:r>
        <w:t xml:space="preserve">, you examine the metadata for group membership. </w:t>
      </w:r>
      <w:r w:rsidR="005A7F1E">
        <w:t xml:space="preserve">You take this step after </w:t>
      </w:r>
      <w:r w:rsidR="005A7F1E" w:rsidRPr="005A7F1E">
        <w:t>creating the</w:t>
      </w:r>
      <w:r w:rsidR="005A7F1E" w:rsidRPr="00E62BE3">
        <w:t xml:space="preserve"> </w:t>
      </w:r>
      <w:r w:rsidR="005A7F1E" w:rsidRPr="005A7F1E">
        <w:rPr>
          <w:rStyle w:val="CodeInTextPACKT"/>
        </w:rPr>
        <w:t>IT</w:t>
      </w:r>
      <w:r w:rsidR="00DF1E2F">
        <w:rPr>
          <w:rStyle w:val="CodeInTextPACKT"/>
        </w:rPr>
        <w:t> </w:t>
      </w:r>
      <w:r w:rsidR="005A7F1E" w:rsidRPr="005A7F1E">
        <w:rPr>
          <w:rStyle w:val="CodeInTextPACKT"/>
        </w:rPr>
        <w:t>Team</w:t>
      </w:r>
      <w:r w:rsidR="005A7F1E">
        <w:t xml:space="preserve"> security group and populating</w:t>
      </w:r>
      <w:r w:rsidR="00DF1E2F">
        <w:t xml:space="preserve"> it</w:t>
      </w:r>
      <w:r w:rsidR="00B24CC3">
        <w:t>,</w:t>
      </w:r>
      <w:r w:rsidR="00C77AF6">
        <w:t xml:space="preserve"> a</w:t>
      </w:r>
      <w:r w:rsidR="005A7F1E">
        <w:t>t which point the output looks like this:</w:t>
      </w:r>
    </w:p>
    <w:p w14:paraId="15D615EE" w14:textId="556C8DCF" w:rsidR="005A7F1E" w:rsidRDefault="006546C8" w:rsidP="005A7F1E">
      <w:pPr>
        <w:pStyle w:val="FigurePACKT"/>
        <w:rPr>
          <w:ins w:id="1090" w:author="Lucy Wan" w:date="2021-01-26T12:11:00Z"/>
        </w:rPr>
      </w:pPr>
      <w:r>
        <w:drawing>
          <wp:inline distT="0" distB="0" distL="0" distR="0" wp14:anchorId="26174620" wp14:editId="30AE07FC">
            <wp:extent cx="3883660" cy="957792"/>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1127" cy="959634"/>
                    </a:xfrm>
                    <a:prstGeom prst="rect">
                      <a:avLst/>
                    </a:prstGeom>
                  </pic:spPr>
                </pic:pic>
              </a:graphicData>
            </a:graphic>
          </wp:inline>
        </w:drawing>
      </w:r>
      <w:r>
        <w:t xml:space="preserve"> </w:t>
      </w:r>
    </w:p>
    <w:p w14:paraId="40891C89" w14:textId="7F5ED519" w:rsidR="0095479B" w:rsidRDefault="0095479B" w:rsidP="005A7F1E">
      <w:pPr>
        <w:pStyle w:val="FigurePACKT"/>
      </w:pPr>
      <w:ins w:id="1091" w:author="Lucy Wan" w:date="2021-01-26T12:11:00Z">
        <w:r>
          <w:t xml:space="preserve">Figure 6.43: </w:t>
        </w:r>
        <w:r w:rsidR="00916609">
          <w:t>Examining group membership metadata</w:t>
        </w:r>
      </w:ins>
    </w:p>
    <w:p w14:paraId="7B27F0B5" w14:textId="291E7C08"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43.png</w:t>
      </w:r>
    </w:p>
    <w:p w14:paraId="08BAA3BB" w14:textId="7F6047DD" w:rsidR="005A7F1E" w:rsidRDefault="00DF1E2F" w:rsidP="00DF1E2F">
      <w:pPr>
        <w:pStyle w:val="NormalPACKT"/>
      </w:pPr>
      <w:r>
        <w:lastRenderedPageBreak/>
        <w:t xml:space="preserve">In </w:t>
      </w:r>
      <w:r w:rsidRPr="00DF1E2F">
        <w:rPr>
          <w:rStyle w:val="ItalicsPACKT"/>
        </w:rPr>
        <w:t>step 4</w:t>
      </w:r>
      <w:r>
        <w:t xml:space="preserve">, which creates no output, you </w:t>
      </w:r>
      <w:r w:rsidR="00751E64">
        <w:t>change</w:t>
      </w:r>
      <w:r>
        <w:t xml:space="preserve"> this group by adding two members</w:t>
      </w:r>
      <w:r w:rsidR="00751E64">
        <w:t xml:space="preserve">. Then, you remove </w:t>
      </w:r>
      <w:r>
        <w:t>one of them</w:t>
      </w:r>
      <w:r w:rsidR="00751E64">
        <w:t xml:space="preserve"> from the group</w:t>
      </w:r>
      <w:r>
        <w:t>. Under the covers, this step updates the group membership (three times)</w:t>
      </w:r>
      <w:r w:rsidR="0004003C">
        <w:t>, which</w:t>
      </w:r>
      <w:r>
        <w:t xml:space="preserve"> generates replication traffic to replicate the group membership changes from </w:t>
      </w:r>
      <w:r w:rsidRPr="00DF1E2F">
        <w:rPr>
          <w:rStyle w:val="CodeInTextPACKT"/>
        </w:rPr>
        <w:t>DC1</w:t>
      </w:r>
      <w:r>
        <w:t xml:space="preserve"> to </w:t>
      </w:r>
      <w:r w:rsidRPr="00DF1E2F">
        <w:rPr>
          <w:rStyle w:val="CodeInTextPACKT"/>
        </w:rPr>
        <w:t>DC2</w:t>
      </w:r>
      <w:r>
        <w:t>.</w:t>
      </w:r>
    </w:p>
    <w:p w14:paraId="0CA392E8" w14:textId="7F79636D" w:rsidR="00DF1E2F" w:rsidRPr="00DF1E2F" w:rsidRDefault="00DF1E2F" w:rsidP="00DF1E2F">
      <w:pPr>
        <w:pStyle w:val="NormalPACKT"/>
      </w:pPr>
      <w:r w:rsidRPr="00DF1E2F">
        <w:t>Wit</w:t>
      </w:r>
      <w:r w:rsidRPr="006546C8">
        <w:t>h</w:t>
      </w:r>
      <w:r w:rsidR="006546C8" w:rsidRPr="006546C8">
        <w:t xml:space="preserve"> </w:t>
      </w:r>
      <w:r w:rsidRPr="00DF1E2F">
        <w:rPr>
          <w:rStyle w:val="ItalicsPACKT"/>
        </w:rPr>
        <w:t>step 5</w:t>
      </w:r>
      <w:r w:rsidRPr="00DF1E2F">
        <w:t xml:space="preserve">, you re-examine the group membership metadata to see the effects </w:t>
      </w:r>
      <w:r w:rsidRPr="006546C8">
        <w:t xml:space="preserve">of </w:t>
      </w:r>
      <w:r w:rsidRPr="00DF1E2F">
        <w:rPr>
          <w:rStyle w:val="ItalicsPACKT"/>
        </w:rPr>
        <w:t>step 4</w:t>
      </w:r>
      <w:r w:rsidRPr="00DF1E2F">
        <w:t>, which looks like this:</w:t>
      </w:r>
    </w:p>
    <w:p w14:paraId="618678CB" w14:textId="10BA72A1" w:rsidR="00DF1E2F" w:rsidRDefault="00DF1E2F" w:rsidP="00DF1E2F">
      <w:pPr>
        <w:pStyle w:val="FigurePACKT"/>
        <w:rPr>
          <w:ins w:id="1092" w:author="Lucy Wan" w:date="2021-01-26T12:12:00Z"/>
          <w:u w:val="double"/>
        </w:rPr>
      </w:pPr>
      <w:r w:rsidRPr="00DF1E2F">
        <w:rPr>
          <w:rStyle w:val="ItalicsPACKT"/>
          <w:i w:val="0"/>
          <w:color w:val="auto"/>
        </w:rPr>
        <w:drawing>
          <wp:inline distT="0" distB="0" distL="0" distR="0" wp14:anchorId="14A0988D" wp14:editId="25F6813C">
            <wp:extent cx="4199164" cy="991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7789" cy="993907"/>
                    </a:xfrm>
                    <a:prstGeom prst="rect">
                      <a:avLst/>
                    </a:prstGeom>
                  </pic:spPr>
                </pic:pic>
              </a:graphicData>
            </a:graphic>
          </wp:inline>
        </w:drawing>
      </w:r>
    </w:p>
    <w:p w14:paraId="5BCC4707" w14:textId="102A3EE2" w:rsidR="004A0760" w:rsidRDefault="004A0760" w:rsidP="00DF1E2F">
      <w:pPr>
        <w:pStyle w:val="FigurePACKT"/>
        <w:rPr>
          <w:u w:val="double"/>
        </w:rPr>
      </w:pPr>
      <w:ins w:id="1093" w:author="Lucy Wan" w:date="2021-01-26T12:12:00Z">
        <w:r>
          <w:rPr>
            <w:u w:val="double"/>
          </w:rPr>
          <w:t xml:space="preserve">Figure 6.44: </w:t>
        </w:r>
        <w:r w:rsidR="008E3F67">
          <w:rPr>
            <w:u w:val="double"/>
          </w:rPr>
          <w:t>Checking the updated metadata</w:t>
        </w:r>
      </w:ins>
    </w:p>
    <w:p w14:paraId="1084E5DF" w14:textId="71ABEA51" w:rsidR="00DF1E2F" w:rsidRDefault="00DF1E2F" w:rsidP="00DF1E2F">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44.png</w:t>
      </w:r>
    </w:p>
    <w:p w14:paraId="6B492CBE" w14:textId="11E332CC" w:rsidR="006546C8" w:rsidRDefault="006546C8" w:rsidP="006546C8">
      <w:r>
        <w:t xml:space="preserve">In </w:t>
      </w:r>
      <w:r w:rsidRPr="006546C8">
        <w:rPr>
          <w:rStyle w:val="ItalicsPACKT"/>
        </w:rPr>
        <w:t>step 6</w:t>
      </w:r>
      <w:r>
        <w:t>, you create a report of replication failures, with output like this:</w:t>
      </w:r>
    </w:p>
    <w:p w14:paraId="542087C9" w14:textId="2A234B62" w:rsidR="006546C8" w:rsidRDefault="006546C8" w:rsidP="006546C8">
      <w:pPr>
        <w:rPr>
          <w:ins w:id="1094" w:author="Lucy Wan" w:date="2021-01-26T12:12:00Z"/>
        </w:rPr>
      </w:pPr>
      <w:r>
        <w:rPr>
          <w:noProof/>
        </w:rPr>
        <w:drawing>
          <wp:inline distT="0" distB="0" distL="0" distR="0" wp14:anchorId="2982443C" wp14:editId="4BEF7227">
            <wp:extent cx="5731510" cy="20510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51050"/>
                    </a:xfrm>
                    <a:prstGeom prst="rect">
                      <a:avLst/>
                    </a:prstGeom>
                  </pic:spPr>
                </pic:pic>
              </a:graphicData>
            </a:graphic>
          </wp:inline>
        </w:drawing>
      </w:r>
    </w:p>
    <w:p w14:paraId="270FBEDA" w14:textId="735E8BBE" w:rsidR="00276D62" w:rsidRDefault="00276D62" w:rsidP="008F7449">
      <w:pPr>
        <w:pStyle w:val="FigurePACKT"/>
      </w:pPr>
      <w:ins w:id="1095" w:author="Lucy Wan" w:date="2021-01-26T12:12:00Z">
        <w:r>
          <w:t>Figure 6.45:</w:t>
        </w:r>
        <w:r w:rsidR="008F7449">
          <w:t xml:space="preserve"> Creating a report of replication failures</w:t>
        </w:r>
      </w:ins>
    </w:p>
    <w:p w14:paraId="07332F92" w14:textId="5BA47E26" w:rsidR="006546C8" w:rsidRDefault="006546C8" w:rsidP="006546C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45.png</w:t>
      </w:r>
    </w:p>
    <w:p w14:paraId="50885038" w14:textId="2302E161" w:rsidR="006546C8" w:rsidRPr="006546C8" w:rsidRDefault="006546C8" w:rsidP="006546C8">
      <w:r>
        <w:t xml:space="preserve">In </w:t>
      </w:r>
      <w:r w:rsidRPr="006546C8">
        <w:rPr>
          <w:rStyle w:val="ItalicsPACKT"/>
        </w:rPr>
        <w:t>step</w:t>
      </w:r>
      <w:r>
        <w:rPr>
          <w:rStyle w:val="ItalicsPACKT"/>
        </w:rPr>
        <w:t xml:space="preserve"> 7</w:t>
      </w:r>
      <w:r>
        <w:t xml:space="preserve">, you simulate a connection issue by stopping </w:t>
      </w:r>
      <w:r w:rsidRPr="00152337">
        <w:rPr>
          <w:rStyle w:val="CodeInTextPACKT"/>
        </w:rPr>
        <w:t>DC2</w:t>
      </w:r>
      <w:r>
        <w:t xml:space="preserve"> and waiting until the system has completed </w:t>
      </w:r>
      <w:proofErr w:type="gramStart"/>
      <w:r>
        <w:t>its</w:t>
      </w:r>
      <w:proofErr w:type="gramEnd"/>
      <w:r>
        <w:t xml:space="preserve"> shut down. In </w:t>
      </w:r>
      <w:r w:rsidRPr="006546C8">
        <w:rPr>
          <w:rStyle w:val="ItalicsPACKT"/>
        </w:rPr>
        <w:t>step 8</w:t>
      </w:r>
      <w:r>
        <w:t xml:space="preserve">, you make a change to a user (on </w:t>
      </w:r>
      <w:r w:rsidRPr="006546C8">
        <w:rPr>
          <w:rStyle w:val="CodeInTextPACKT"/>
        </w:rPr>
        <w:t>DC1</w:t>
      </w:r>
      <w:r>
        <w:t xml:space="preserve">). These steps create no output, although </w:t>
      </w:r>
      <w:r w:rsidRPr="006546C8">
        <w:rPr>
          <w:rStyle w:val="ItalicsPACKT"/>
        </w:rPr>
        <w:t>step 7</w:t>
      </w:r>
      <w:r>
        <w:t xml:space="preserve"> results in AD attempting to replicate the changed user account to </w:t>
      </w:r>
      <w:r w:rsidRPr="006546C8">
        <w:rPr>
          <w:rStyle w:val="CodeInTextPACKT"/>
        </w:rPr>
        <w:t>DC2</w:t>
      </w:r>
      <w:r>
        <w:t xml:space="preserve">. </w:t>
      </w:r>
    </w:p>
    <w:p w14:paraId="2AB372CE" w14:textId="47F656BA" w:rsidR="006546C8" w:rsidRPr="006546C8" w:rsidRDefault="006546C8" w:rsidP="006546C8">
      <w:r>
        <w:t xml:space="preserve">In </w:t>
      </w:r>
      <w:r w:rsidRPr="006546C8">
        <w:rPr>
          <w:rStyle w:val="ItalicsPACKT"/>
        </w:rPr>
        <w:t>step 9</w:t>
      </w:r>
      <w:r>
        <w:t xml:space="preserve">, you use the </w:t>
      </w:r>
      <w:r w:rsidRPr="001F4C7C">
        <w:rPr>
          <w:rStyle w:val="CodeInTextPACKT"/>
        </w:rPr>
        <w:t>repadmin.exe</w:t>
      </w:r>
      <w:r>
        <w:t xml:space="preserve"> command to generate a replication summary report, which looks like this:</w:t>
      </w:r>
    </w:p>
    <w:p w14:paraId="6F34995B" w14:textId="355D958E" w:rsidR="00DF1E2F" w:rsidRDefault="006546C8" w:rsidP="00DF1E2F">
      <w:pPr>
        <w:pStyle w:val="FigurePACKT"/>
        <w:rPr>
          <w:ins w:id="1096" w:author="Lucy Wan" w:date="2021-01-26T12:15:00Z"/>
          <w:u w:val="double"/>
        </w:rPr>
      </w:pPr>
      <w:r>
        <w:lastRenderedPageBreak/>
        <w:drawing>
          <wp:inline distT="0" distB="0" distL="0" distR="0" wp14:anchorId="362C5244" wp14:editId="73D65A38">
            <wp:extent cx="4635500" cy="1597722"/>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4924" cy="1600970"/>
                    </a:xfrm>
                    <a:prstGeom prst="rect">
                      <a:avLst/>
                    </a:prstGeom>
                  </pic:spPr>
                </pic:pic>
              </a:graphicData>
            </a:graphic>
          </wp:inline>
        </w:drawing>
      </w:r>
    </w:p>
    <w:p w14:paraId="623F3F80" w14:textId="135C1154" w:rsidR="008D4F9E" w:rsidRDefault="008D4F9E" w:rsidP="00DF1E2F">
      <w:pPr>
        <w:pStyle w:val="FigurePACKT"/>
        <w:rPr>
          <w:u w:val="double"/>
        </w:rPr>
      </w:pPr>
      <w:ins w:id="1097" w:author="Lucy Wan" w:date="2021-01-26T12:15:00Z">
        <w:r>
          <w:rPr>
            <w:u w:val="double"/>
          </w:rPr>
          <w:t xml:space="preserve">Figure 6.46: </w:t>
        </w:r>
        <w:r w:rsidR="002E17EA">
          <w:rPr>
            <w:u w:val="double"/>
          </w:rPr>
          <w:t>Genera</w:t>
        </w:r>
      </w:ins>
      <w:ins w:id="1098" w:author="Lucy Wan" w:date="2021-01-26T12:16:00Z">
        <w:r w:rsidR="002E17EA">
          <w:rPr>
            <w:u w:val="double"/>
          </w:rPr>
          <w:t>ting a replication status report using repadmin</w:t>
        </w:r>
      </w:ins>
    </w:p>
    <w:p w14:paraId="445B84E3" w14:textId="0C638087" w:rsidR="006546C8" w:rsidRPr="00BB3809" w:rsidRDefault="006546C8"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46.png</w:t>
      </w:r>
    </w:p>
    <w:p w14:paraId="3AEA2B6B" w14:textId="0C855C73" w:rsidR="00A2690F" w:rsidRDefault="00A2690F" w:rsidP="00A2690F">
      <w:pPr>
        <w:pStyle w:val="Heading2"/>
      </w:pPr>
      <w:r>
        <w:t>There</w:t>
      </w:r>
      <w:del w:id="1099" w:author="Parvathy Nair" w:date="2021-01-31T21:04:00Z">
        <w:r w:rsidR="003B539B" w:rsidDel="00056227">
          <w:delText>’</w:delText>
        </w:r>
      </w:del>
      <w:ins w:id="1100" w:author="Parvathy Nair" w:date="2021-01-31T21:04:00Z">
        <w:r w:rsidR="00056227">
          <w:t>’</w:t>
        </w:r>
      </w:ins>
      <w:r>
        <w:t>s more...</w:t>
      </w:r>
    </w:p>
    <w:p w14:paraId="44907F50" w14:textId="1D7843CF" w:rsidR="00A2690F" w:rsidRDefault="006546C8" w:rsidP="00A2690F">
      <w:pPr>
        <w:rPr>
          <w:lang w:val="en-GB"/>
        </w:rPr>
      </w:pPr>
      <w:r>
        <w:rPr>
          <w:lang w:val="en-GB"/>
        </w:rPr>
        <w:t xml:space="preserve">In </w:t>
      </w:r>
      <w:r w:rsidRPr="006546C8">
        <w:rPr>
          <w:rStyle w:val="ItalicsPACKT"/>
        </w:rPr>
        <w:t>step 2</w:t>
      </w:r>
      <w:r>
        <w:rPr>
          <w:lang w:val="en-GB"/>
        </w:rPr>
        <w:t xml:space="preserve">, you discover the replication partners within the domain. In a domain with just two DCs, you would expect each DC to be an inbound replication partner to the other DC, and that is </w:t>
      </w:r>
      <w:ins w:id="1101" w:author="Lucy Wan" w:date="2021-01-26T12:16:00Z">
        <w:r w:rsidR="00046529">
          <w:rPr>
            <w:lang w:val="en-GB"/>
          </w:rPr>
          <w:t>w</w:t>
        </w:r>
      </w:ins>
      <w:del w:id="1102" w:author="Lucy Wan" w:date="2021-01-26T12:16:00Z">
        <w:r w:rsidDel="00046529">
          <w:rPr>
            <w:lang w:val="en-GB"/>
          </w:rPr>
          <w:delText>t</w:delText>
        </w:r>
      </w:del>
      <w:r>
        <w:rPr>
          <w:lang w:val="en-GB"/>
        </w:rPr>
        <w:t>hat the figure shows.</w:t>
      </w:r>
    </w:p>
    <w:p w14:paraId="34F4F38F" w14:textId="733851BC" w:rsidR="006546C8" w:rsidRDefault="006546C8" w:rsidP="00A2690F">
      <w:pPr>
        <w:rPr>
          <w:lang w:val="en-GB"/>
        </w:rPr>
      </w:pPr>
      <w:r>
        <w:rPr>
          <w:lang w:val="en-GB"/>
        </w:rPr>
        <w:t xml:space="preserve">In </w:t>
      </w:r>
      <w:r w:rsidRPr="006546C8">
        <w:rPr>
          <w:rStyle w:val="ItalicsPACKT"/>
        </w:rPr>
        <w:t>step 3</w:t>
      </w:r>
      <w:r>
        <w:rPr>
          <w:lang w:val="en-GB"/>
        </w:rPr>
        <w:t xml:space="preserve"> through </w:t>
      </w:r>
      <w:r w:rsidRPr="006546C8">
        <w:rPr>
          <w:rStyle w:val="ItalicsPACKT"/>
        </w:rPr>
        <w:t>step 5</w:t>
      </w:r>
      <w:r>
        <w:rPr>
          <w:lang w:val="en-GB"/>
        </w:rPr>
        <w:t xml:space="preserve">, you examine the change in replication data before and after a group membership change. Using the </w:t>
      </w:r>
      <w:r w:rsidRPr="006546C8">
        <w:rPr>
          <w:rStyle w:val="CodeInTextPACKT"/>
        </w:rPr>
        <w:t>Get-ADReplicationAttributeMetadata</w:t>
      </w:r>
      <w:r>
        <w:rPr>
          <w:lang w:val="en-GB"/>
        </w:rPr>
        <w:t xml:space="preserve"> cmdlet is an excellent way to discover the specific changes to a security group</w:t>
      </w:r>
      <w:del w:id="1103" w:author="Parvathy Nair" w:date="2021-01-31T21:04:00Z">
        <w:r w:rsidR="003B539B" w:rsidDel="00056227">
          <w:rPr>
            <w:lang w:val="en-GB"/>
          </w:rPr>
          <w:delText>’</w:delText>
        </w:r>
      </w:del>
      <w:ins w:id="1104" w:author="Parvathy Nair" w:date="2021-01-31T21:04:00Z">
        <w:r w:rsidR="00056227">
          <w:rPr>
            <w:lang w:val="en-GB"/>
          </w:rPr>
          <w:t>’</w:t>
        </w:r>
      </w:ins>
      <w:r>
        <w:rPr>
          <w:lang w:val="en-GB"/>
        </w:rPr>
        <w:t xml:space="preserve">s membership, including removing a member. The information provided does not tell you who made the change or the system where the updated originated. But knowing that someone made a change, and when, are essential first steps. </w:t>
      </w:r>
    </w:p>
    <w:p w14:paraId="23DBDF4F" w14:textId="07BDC85E" w:rsidR="00751E64" w:rsidRDefault="006546C8" w:rsidP="00A2690F">
      <w:pPr>
        <w:pStyle w:val="NormalPACKT"/>
        <w:rPr>
          <w:lang w:val="en-GB"/>
        </w:rPr>
      </w:pPr>
      <w:r>
        <w:rPr>
          <w:lang w:val="en-GB"/>
        </w:rPr>
        <w:t xml:space="preserve">In </w:t>
      </w:r>
      <w:r w:rsidRPr="006546C8">
        <w:rPr>
          <w:rStyle w:val="ItalicsPACKT"/>
        </w:rPr>
        <w:t>step 7</w:t>
      </w:r>
      <w:r>
        <w:rPr>
          <w:lang w:val="en-GB"/>
        </w:rPr>
        <w:t xml:space="preserve">, you create a potential replication issue by stopping </w:t>
      </w:r>
      <w:r w:rsidRPr="006546C8">
        <w:rPr>
          <w:rStyle w:val="CodeInTextPACKT"/>
        </w:rPr>
        <w:t>DC2</w:t>
      </w:r>
      <w:r>
        <w:rPr>
          <w:lang w:val="en-GB"/>
        </w:rPr>
        <w:t xml:space="preserve">. In </w:t>
      </w:r>
      <w:r w:rsidRPr="006546C8">
        <w:rPr>
          <w:rStyle w:val="ItalicsPACKT"/>
        </w:rPr>
        <w:t>step 8</w:t>
      </w:r>
      <w:r>
        <w:rPr>
          <w:lang w:val="en-GB"/>
        </w:rPr>
        <w:t xml:space="preserve">, you generate a change to the AD on </w:t>
      </w:r>
      <w:r w:rsidRPr="00AE7758">
        <w:rPr>
          <w:rStyle w:val="CodeInTextPACKT"/>
        </w:rPr>
        <w:t>DC1</w:t>
      </w:r>
      <w:r>
        <w:rPr>
          <w:lang w:val="en-GB"/>
        </w:rPr>
        <w:t xml:space="preserve">, which would </w:t>
      </w:r>
      <w:r w:rsidR="00751E64">
        <w:rPr>
          <w:lang w:val="en-GB"/>
        </w:rPr>
        <w:t>typic</w:t>
      </w:r>
      <w:r>
        <w:rPr>
          <w:lang w:val="en-GB"/>
        </w:rPr>
        <w:t xml:space="preserve">ally be replicated very quickly to </w:t>
      </w:r>
      <w:r w:rsidRPr="006546C8">
        <w:rPr>
          <w:rStyle w:val="CodeInTextPACKT"/>
        </w:rPr>
        <w:t>DC2</w:t>
      </w:r>
      <w:r>
        <w:rPr>
          <w:lang w:val="en-GB"/>
        </w:rPr>
        <w:t xml:space="preserve">. But since </w:t>
      </w:r>
      <w:r w:rsidRPr="006546C8">
        <w:rPr>
          <w:rStyle w:val="CodeInTextPACKT"/>
        </w:rPr>
        <w:t>DC2</w:t>
      </w:r>
      <w:r>
        <w:rPr>
          <w:lang w:val="en-GB"/>
        </w:rPr>
        <w:t xml:space="preserve"> is down</w:t>
      </w:r>
      <w:r w:rsidR="00622A8C">
        <w:rPr>
          <w:lang w:val="en-GB"/>
        </w:rPr>
        <w:t>,</w:t>
      </w:r>
      <w:r>
        <w:rPr>
          <w:lang w:val="en-GB"/>
        </w:rPr>
        <w:t xml:space="preserve"> that replication cannot happen. </w:t>
      </w:r>
    </w:p>
    <w:p w14:paraId="3E3A627F" w14:textId="4CF310E4" w:rsidR="006546C8" w:rsidRDefault="006546C8" w:rsidP="00A2690F">
      <w:pPr>
        <w:pStyle w:val="NormalPACKT"/>
        <w:rPr>
          <w:lang w:val="en-GB"/>
        </w:rPr>
      </w:pPr>
      <w:r>
        <w:rPr>
          <w:lang w:val="en-GB"/>
        </w:rPr>
        <w:t xml:space="preserve">In </w:t>
      </w:r>
      <w:r w:rsidRPr="006546C8">
        <w:rPr>
          <w:rStyle w:val="ItalicsPACKT"/>
        </w:rPr>
        <w:t>step 9</w:t>
      </w:r>
      <w:r>
        <w:rPr>
          <w:lang w:val="en-GB"/>
        </w:rPr>
        <w:t xml:space="preserve">, you use the </w:t>
      </w:r>
      <w:r w:rsidRPr="00526820">
        <w:rPr>
          <w:rStyle w:val="CodeInTextPACKT"/>
        </w:rPr>
        <w:t>repadmin.exe</w:t>
      </w:r>
      <w:r>
        <w:rPr>
          <w:lang w:val="en-GB"/>
        </w:rPr>
        <w:t xml:space="preserve"> console application to generate a replication summary </w:t>
      </w:r>
      <w:commentRangeStart w:id="1105"/>
      <w:r>
        <w:rPr>
          <w:lang w:val="en-GB"/>
        </w:rPr>
        <w:t xml:space="preserve">showing the </w:t>
      </w:r>
      <w:commentRangeEnd w:id="1105"/>
      <w:r w:rsidR="00802161">
        <w:rPr>
          <w:rStyle w:val="CommentReference"/>
          <w:rFonts w:ascii="Arial" w:hAnsi="Arial"/>
        </w:rPr>
        <w:commentReference w:id="1105"/>
      </w:r>
      <w:r w:rsidRPr="006546C8">
        <w:rPr>
          <w:rStyle w:val="CodeInTextPACKT"/>
        </w:rPr>
        <w:t>DC2</w:t>
      </w:r>
      <w:r>
        <w:rPr>
          <w:lang w:val="en-GB"/>
        </w:rPr>
        <w:t xml:space="preserve"> is not contactable from </w:t>
      </w:r>
      <w:r w:rsidRPr="006546C8">
        <w:rPr>
          <w:rStyle w:val="CodeInTextPACKT"/>
        </w:rPr>
        <w:t>DC1</w:t>
      </w:r>
      <w:r>
        <w:rPr>
          <w:lang w:val="en-GB"/>
        </w:rPr>
        <w:t xml:space="preserve">. Sometimes, older tools, like </w:t>
      </w:r>
      <w:r w:rsidRPr="006546C8">
        <w:rPr>
          <w:rStyle w:val="CodeInTextPACKT"/>
        </w:rPr>
        <w:t>repadmin.exe</w:t>
      </w:r>
      <w:r>
        <w:rPr>
          <w:lang w:val="en-GB"/>
        </w:rPr>
        <w:t xml:space="preserve">, produce better output than the cmdlets. For console usage and wanting a simple summary of replication, </w:t>
      </w:r>
      <w:r w:rsidRPr="006546C8">
        <w:rPr>
          <w:rStyle w:val="CodeInTextPACKT"/>
        </w:rPr>
        <w:t>repadmin.exe</w:t>
      </w:r>
      <w:r>
        <w:rPr>
          <w:lang w:val="en-GB"/>
        </w:rPr>
        <w:t xml:space="preserve"> is still a great tool.</w:t>
      </w:r>
    </w:p>
    <w:p w14:paraId="2D4A70E8" w14:textId="0A7AFECB" w:rsidR="006E0683" w:rsidRDefault="00E2659E" w:rsidP="006E0683">
      <w:pPr>
        <w:pStyle w:val="Heading1"/>
        <w:tabs>
          <w:tab w:val="left" w:pos="0"/>
        </w:tabs>
      </w:pPr>
      <w:r>
        <w:t xml:space="preserve">Reporting on AD </w:t>
      </w:r>
      <w:r w:rsidR="00927A76">
        <w:t>c</w:t>
      </w:r>
      <w:r w:rsidR="00674648">
        <w:t>omputers</w:t>
      </w:r>
    </w:p>
    <w:p w14:paraId="1667B5A5" w14:textId="6588FEE7" w:rsidR="00997256" w:rsidRDefault="00997256" w:rsidP="00997256">
      <w:pPr>
        <w:pStyle w:val="NormalPACKT"/>
      </w:pPr>
      <w:r w:rsidRPr="00997256">
        <w:t>M</w:t>
      </w:r>
      <w:r>
        <w:t>onitoring</w:t>
      </w:r>
      <w:r w:rsidRPr="00997256">
        <w:t xml:space="preserve"> the Active Directory is a</w:t>
      </w:r>
      <w:r>
        <w:t xml:space="preserve"> necessary</w:t>
      </w:r>
      <w:r w:rsidRPr="00997256">
        <w:t xml:space="preserve"> albeit time-consuming task. </w:t>
      </w:r>
      <w:r>
        <w:t>With larger numbers of users and computers to manage, you need all the help you can get</w:t>
      </w:r>
      <w:r w:rsidR="005548DC">
        <w:t>, a</w:t>
      </w:r>
      <w:r>
        <w:t xml:space="preserve">nd PowerShell makes it easy to keep track of things. </w:t>
      </w:r>
    </w:p>
    <w:p w14:paraId="156C3FAC" w14:textId="0A34A648" w:rsidR="00997256" w:rsidRDefault="00997256" w:rsidP="00997256">
      <w:pPr>
        <w:pStyle w:val="NormalPACKT"/>
        <w:rPr>
          <w:b/>
          <w:bCs/>
          <w:iCs/>
        </w:rPr>
      </w:pPr>
      <w:r>
        <w:t>A computer that has not logged on for a</w:t>
      </w:r>
      <w:r w:rsidR="00886FCF">
        <w:t>n extended</w:t>
      </w:r>
      <w:r>
        <w:t xml:space="preserve"> period co</w:t>
      </w:r>
      <w:r w:rsidR="00886FCF">
        <w:t>u</w:t>
      </w:r>
      <w:r>
        <w:t>ld represent a security risk or could be a lost/stolen computer.</w:t>
      </w:r>
      <w:r w:rsidR="00886FCF">
        <w:t xml:space="preserve"> It could also be a system that you have not rebooted after </w:t>
      </w:r>
      <w:ins w:id="1106" w:author="Lucy Wan" w:date="2021-01-26T14:11:00Z">
        <w:r w:rsidR="00905599">
          <w:t>having applied</w:t>
        </w:r>
      </w:ins>
      <w:del w:id="1107" w:author="Lucy Wan" w:date="2021-01-26T14:11:00Z">
        <w:r w:rsidR="00886FCF" w:rsidDel="00905599">
          <w:delText>you appl</w:delText>
        </w:r>
      </w:del>
      <w:del w:id="1108" w:author="Lucy Wan" w:date="2021-01-26T12:18:00Z">
        <w:r w:rsidR="00886FCF" w:rsidDel="00315960">
          <w:delText>y</w:delText>
        </w:r>
      </w:del>
      <w:del w:id="1109" w:author="Lucy Wan" w:date="2021-01-26T14:11:00Z">
        <w:r w:rsidR="00886FCF" w:rsidDel="00905599">
          <w:delText xml:space="preserve"> </w:delText>
        </w:r>
      </w:del>
      <w:r w:rsidR="00886FCF">
        <w:t>patches and updates.</w:t>
      </w:r>
    </w:p>
    <w:p w14:paraId="7D4E69A0" w14:textId="6FD505C4" w:rsidR="00997256" w:rsidRDefault="00997256" w:rsidP="00997256">
      <w:pPr>
        <w:pStyle w:val="NormalPACKT"/>
      </w:pPr>
      <w:r w:rsidRPr="00997256">
        <w:t xml:space="preserve">This recipe creates a report of </w:t>
      </w:r>
      <w:r>
        <w:t>computers that have not logged</w:t>
      </w:r>
      <w:r w:rsidR="00886FCF">
        <w:t xml:space="preserve"> on, or </w:t>
      </w:r>
      <w:ins w:id="1110" w:author="Lucy Wan" w:date="2021-01-26T12:18:00Z">
        <w:r w:rsidR="00263533">
          <w:t xml:space="preserve">that </w:t>
        </w:r>
      </w:ins>
      <w:r w:rsidR="00886FCF">
        <w:t>you have not rebooted</w:t>
      </w:r>
      <w:r>
        <w:t xml:space="preserve"> for a while</w:t>
      </w:r>
      <w:r w:rsidR="00886FCF">
        <w:t xml:space="preserve">. </w:t>
      </w:r>
      <w:r>
        <w:t xml:space="preserve"> </w:t>
      </w:r>
    </w:p>
    <w:p w14:paraId="1686BF99" w14:textId="30BA7F8D" w:rsidR="00886FCF" w:rsidRDefault="00886FCF" w:rsidP="00997256">
      <w:pPr>
        <w:pStyle w:val="NormalPACKT"/>
        <w:rPr>
          <w:b/>
          <w:bCs/>
          <w:iCs/>
        </w:rPr>
      </w:pPr>
      <w:r>
        <w:lastRenderedPageBreak/>
        <w:t xml:space="preserve">One challenge in developing scripts like this is creating meaningful test data. If you wish to generate </w:t>
      </w:r>
      <w:r w:rsidR="00751E64">
        <w:t xml:space="preserve">a </w:t>
      </w:r>
      <w:r>
        <w:t>test report showing a system that has not logged in for over 6 months, you might have to wait for 6 months to get the necessary data. This recipe shows a way around that for testing purposes.</w:t>
      </w:r>
    </w:p>
    <w:p w14:paraId="1FAC1BAE" w14:textId="5917B382" w:rsidR="006E0683" w:rsidRDefault="006E0683" w:rsidP="006E0683">
      <w:pPr>
        <w:pStyle w:val="Heading2"/>
        <w:tabs>
          <w:tab w:val="left" w:pos="0"/>
        </w:tabs>
      </w:pPr>
      <w:r>
        <w:t>Getting Ready</w:t>
      </w:r>
    </w:p>
    <w:p w14:paraId="28AE9EAE" w14:textId="6460B10A" w:rsidR="006E0683" w:rsidRDefault="006E0683" w:rsidP="006E0683">
      <w:r>
        <w:t xml:space="preserve">You run this recipe on </w:t>
      </w:r>
      <w:r w:rsidR="00997256" w:rsidRPr="00997256">
        <w:rPr>
          <w:rStyle w:val="CodeInTextPACKT"/>
        </w:rPr>
        <w:t>DC</w:t>
      </w:r>
      <w:r w:rsidRPr="00997256">
        <w:rPr>
          <w:rStyle w:val="CodeInTextPACKT"/>
        </w:rPr>
        <w:t>1</w:t>
      </w:r>
      <w:r>
        <w:t xml:space="preserve">, a </w:t>
      </w:r>
      <w:r w:rsidR="00997256">
        <w:t xml:space="preserve">Domain Controller in the Reskit Domain on which </w:t>
      </w:r>
      <w:r>
        <w:t>you have installed PowerShell 7 and VS Code.</w:t>
      </w:r>
      <w:r w:rsidR="00997256">
        <w:t xml:space="preserve"> Also, you shou</w:t>
      </w:r>
      <w:r w:rsidR="00886FCF">
        <w:t>l</w:t>
      </w:r>
      <w:r w:rsidR="00997256">
        <w:t xml:space="preserve">d have completed </w:t>
      </w:r>
      <w:commentRangeStart w:id="1111"/>
      <w:r w:rsidR="00997256">
        <w:t>earlier recipes</w:t>
      </w:r>
      <w:commentRangeEnd w:id="1111"/>
      <w:r w:rsidR="0055360A">
        <w:rPr>
          <w:rStyle w:val="CommentReference"/>
          <w:rFonts w:ascii="Arial" w:hAnsi="Arial"/>
        </w:rPr>
        <w:commentReference w:id="1111"/>
      </w:r>
      <w:r w:rsidR="00997256">
        <w:t xml:space="preserve"> that created some computer objects inside the AD</w:t>
      </w:r>
      <w:ins w:id="1112" w:author="Lucy Wan" w:date="2021-01-26T12:18:00Z">
        <w:r w:rsidR="0055360A">
          <w:t>.</w:t>
        </w:r>
      </w:ins>
      <w:del w:id="1113" w:author="Lucy Wan" w:date="2021-01-26T12:18:00Z">
        <w:r w:rsidR="00997256" w:rsidDel="0055360A">
          <w:delText>?</w:delText>
        </w:r>
      </w:del>
    </w:p>
    <w:p w14:paraId="4E0A4317" w14:textId="77777777" w:rsidR="006E0683" w:rsidRDefault="006E0683" w:rsidP="006E0683">
      <w:pPr>
        <w:pStyle w:val="Heading2"/>
        <w:tabs>
          <w:tab w:val="left" w:pos="0"/>
        </w:tabs>
      </w:pPr>
      <w:r>
        <w:t>How to do it...</w:t>
      </w:r>
    </w:p>
    <w:p w14:paraId="0E337F3D" w14:textId="5D083418" w:rsidR="00013264" w:rsidRPr="00013264" w:rsidRDefault="00013264" w:rsidP="00013264">
      <w:pPr>
        <w:pStyle w:val="NumberedBulletPACKT"/>
        <w:numPr>
          <w:ilvl w:val="0"/>
          <w:numId w:val="34"/>
        </w:numPr>
        <w:rPr>
          <w:color w:val="000000"/>
          <w:lang w:val="en-GB" w:eastAsia="en-GB"/>
        </w:rPr>
      </w:pPr>
      <w:r w:rsidRPr="00013264">
        <w:rPr>
          <w:lang w:val="en-GB" w:eastAsia="en-GB"/>
        </w:rPr>
        <w:t>Creat</w:t>
      </w:r>
      <w:ins w:id="1114" w:author="Lucy Wan" w:date="2021-01-26T12:18:00Z">
        <w:r w:rsidR="00AA6C58">
          <w:rPr>
            <w:lang w:val="en-GB" w:eastAsia="en-GB"/>
          </w:rPr>
          <w:t>e</w:t>
        </w:r>
      </w:ins>
      <w:del w:id="1115" w:author="Lucy Wan" w:date="2021-01-26T12:18:00Z">
        <w:r w:rsidRPr="00013264" w:rsidDel="00AA6C58">
          <w:rPr>
            <w:lang w:val="en-GB" w:eastAsia="en-GB"/>
          </w:rPr>
          <w:delText>ing</w:delText>
        </w:r>
      </w:del>
      <w:r w:rsidRPr="00013264">
        <w:rPr>
          <w:lang w:val="en-GB" w:eastAsia="en-GB"/>
        </w:rPr>
        <w:t> example computer accounts in the AD</w:t>
      </w:r>
      <w:ins w:id="1116" w:author="Lucy Wan" w:date="2021-01-26T12:18:00Z">
        <w:r w:rsidR="00781D33">
          <w:rPr>
            <w:lang w:val="en-GB" w:eastAsia="en-GB"/>
          </w:rPr>
          <w:t>:</w:t>
        </w:r>
      </w:ins>
    </w:p>
    <w:p w14:paraId="1CECA191" w14:textId="77777777" w:rsidR="00013264" w:rsidRPr="00013264" w:rsidRDefault="00013264" w:rsidP="00013264">
      <w:pPr>
        <w:pStyle w:val="CodePACKT"/>
      </w:pPr>
    </w:p>
    <w:p w14:paraId="68A4FF21" w14:textId="1CA5BA66" w:rsidR="00013264" w:rsidRPr="00013264" w:rsidRDefault="00013264" w:rsidP="00013264">
      <w:pPr>
        <w:pStyle w:val="CodePACKT"/>
      </w:pPr>
      <w:r w:rsidRPr="00013264">
        <w:t>$NCHT1 = </w:t>
      </w:r>
      <w:proofErr w:type="gramStart"/>
      <w:r w:rsidRPr="00013264">
        <w:t>@{</w:t>
      </w:r>
      <w:proofErr w:type="gramEnd"/>
    </w:p>
    <w:p w14:paraId="1CDC8921" w14:textId="0E03A7E0" w:rsidR="00013264" w:rsidRPr="00013264" w:rsidRDefault="00013264" w:rsidP="00013264">
      <w:pPr>
        <w:pStyle w:val="CodePACKT"/>
      </w:pPr>
      <w:r w:rsidRPr="00013264">
        <w:t>    Name        = </w:t>
      </w:r>
      <w:del w:id="1117" w:author="Parvathy Nair" w:date="2021-01-31T21:04:00Z">
        <w:r w:rsidR="003B539B" w:rsidDel="00056227">
          <w:delText>’</w:delText>
        </w:r>
      </w:del>
      <w:ins w:id="1118" w:author="Parvathy Nair" w:date="2021-01-31T21:04:00Z">
        <w:r w:rsidR="00056227">
          <w:t>’</w:t>
        </w:r>
      </w:ins>
      <w:r w:rsidRPr="00013264">
        <w:t>NLIComputer1_1week</w:t>
      </w:r>
      <w:del w:id="1119" w:author="Parvathy Nair" w:date="2021-01-31T21:04:00Z">
        <w:r w:rsidR="003B539B" w:rsidDel="00056227">
          <w:delText>’</w:delText>
        </w:r>
      </w:del>
      <w:ins w:id="1120" w:author="Parvathy Nair" w:date="2021-01-31T21:04:00Z">
        <w:r w:rsidR="00056227">
          <w:t>’</w:t>
        </w:r>
      </w:ins>
    </w:p>
    <w:p w14:paraId="53857F4B" w14:textId="232987CB" w:rsidR="00013264" w:rsidRPr="00013264" w:rsidRDefault="00013264" w:rsidP="00013264">
      <w:pPr>
        <w:pStyle w:val="CodePACKT"/>
      </w:pPr>
      <w:r w:rsidRPr="00013264">
        <w:t>    Description = </w:t>
      </w:r>
      <w:del w:id="1121" w:author="Parvathy Nair" w:date="2021-01-31T21:04:00Z">
        <w:r w:rsidR="003B539B" w:rsidDel="00056227">
          <w:delText>’</w:delText>
        </w:r>
      </w:del>
      <w:ins w:id="1122" w:author="Parvathy Nair" w:date="2021-01-31T21:04:00Z">
        <w:r w:rsidR="00056227">
          <w:t>’</w:t>
        </w:r>
      </w:ins>
      <w:r w:rsidRPr="00013264">
        <w:t>Computer last logged in 1 week ago</w:t>
      </w:r>
      <w:del w:id="1123" w:author="Parvathy Nair" w:date="2021-01-31T21:04:00Z">
        <w:r w:rsidR="003B539B" w:rsidDel="00056227">
          <w:delText>’</w:delText>
        </w:r>
      </w:del>
      <w:ins w:id="1124" w:author="Parvathy Nair" w:date="2021-01-31T21:04:00Z">
        <w:r w:rsidR="00056227">
          <w:t>’</w:t>
        </w:r>
      </w:ins>
    </w:p>
    <w:p w14:paraId="437144F3" w14:textId="77777777" w:rsidR="00013264" w:rsidRPr="00013264" w:rsidRDefault="00013264" w:rsidP="00013264">
      <w:pPr>
        <w:pStyle w:val="CodePACKT"/>
      </w:pPr>
      <w:r w:rsidRPr="00013264">
        <w:t>}</w:t>
      </w:r>
    </w:p>
    <w:p w14:paraId="6B6EFCE9" w14:textId="77777777" w:rsidR="00013264" w:rsidRPr="00013264" w:rsidRDefault="00013264" w:rsidP="00013264">
      <w:pPr>
        <w:pStyle w:val="CodePACKT"/>
      </w:pPr>
      <w:r w:rsidRPr="00013264">
        <w:t>New-ADComputer @NCHT1</w:t>
      </w:r>
    </w:p>
    <w:p w14:paraId="1BE9604C" w14:textId="77777777" w:rsidR="00013264" w:rsidRPr="00013264" w:rsidRDefault="00013264" w:rsidP="00013264">
      <w:pPr>
        <w:pStyle w:val="CodePACKT"/>
      </w:pPr>
      <w:r w:rsidRPr="00013264">
        <w:t>$NCHT2 = </w:t>
      </w:r>
      <w:proofErr w:type="gramStart"/>
      <w:r w:rsidRPr="00013264">
        <w:t>@{</w:t>
      </w:r>
      <w:proofErr w:type="gramEnd"/>
    </w:p>
    <w:p w14:paraId="631FFB94" w14:textId="62934558" w:rsidR="00013264" w:rsidRPr="00013264" w:rsidRDefault="00013264" w:rsidP="00013264">
      <w:pPr>
        <w:pStyle w:val="CodePACKT"/>
      </w:pPr>
      <w:r w:rsidRPr="00013264">
        <w:t>  Name        = </w:t>
      </w:r>
      <w:del w:id="1125" w:author="Parvathy Nair" w:date="2021-01-31T21:04:00Z">
        <w:r w:rsidR="003B539B" w:rsidDel="00056227">
          <w:delText>’</w:delText>
        </w:r>
      </w:del>
      <w:ins w:id="1126" w:author="Parvathy Nair" w:date="2021-01-31T21:04:00Z">
        <w:r w:rsidR="00056227">
          <w:t>’</w:t>
        </w:r>
      </w:ins>
      <w:r w:rsidRPr="00013264">
        <w:t>NLIComputer2_1month</w:t>
      </w:r>
      <w:del w:id="1127" w:author="Parvathy Nair" w:date="2021-01-31T21:04:00Z">
        <w:r w:rsidR="003B539B" w:rsidDel="00056227">
          <w:delText>’</w:delText>
        </w:r>
      </w:del>
      <w:ins w:id="1128" w:author="Parvathy Nair" w:date="2021-01-31T21:04:00Z">
        <w:r w:rsidR="00056227">
          <w:t>’</w:t>
        </w:r>
      </w:ins>
    </w:p>
    <w:p w14:paraId="5D0350E7" w14:textId="6F12C022" w:rsidR="00013264" w:rsidRPr="00013264" w:rsidRDefault="00013264" w:rsidP="00013264">
      <w:pPr>
        <w:pStyle w:val="CodePACKT"/>
      </w:pPr>
      <w:r w:rsidRPr="00013264">
        <w:t>  Description = </w:t>
      </w:r>
      <w:del w:id="1129" w:author="Parvathy Nair" w:date="2021-01-31T21:04:00Z">
        <w:r w:rsidR="003B539B" w:rsidDel="00056227">
          <w:delText>’</w:delText>
        </w:r>
      </w:del>
      <w:ins w:id="1130" w:author="Parvathy Nair" w:date="2021-01-31T21:04:00Z">
        <w:r w:rsidR="00056227">
          <w:t>’</w:t>
        </w:r>
      </w:ins>
      <w:r w:rsidRPr="00013264">
        <w:t>Computer last logged in 1 week ago</w:t>
      </w:r>
      <w:del w:id="1131" w:author="Parvathy Nair" w:date="2021-01-31T21:04:00Z">
        <w:r w:rsidR="003B539B" w:rsidDel="00056227">
          <w:delText>’</w:delText>
        </w:r>
      </w:del>
      <w:ins w:id="1132" w:author="Parvathy Nair" w:date="2021-01-31T21:04:00Z">
        <w:r w:rsidR="00056227">
          <w:t>’</w:t>
        </w:r>
      </w:ins>
    </w:p>
    <w:p w14:paraId="63439C96" w14:textId="77777777" w:rsidR="00013264" w:rsidRPr="00013264" w:rsidRDefault="00013264" w:rsidP="00013264">
      <w:pPr>
        <w:pStyle w:val="CodePACKT"/>
      </w:pPr>
      <w:r w:rsidRPr="00013264">
        <w:t>}</w:t>
      </w:r>
    </w:p>
    <w:p w14:paraId="33DB0B32" w14:textId="77777777" w:rsidR="00013264" w:rsidRPr="00013264" w:rsidRDefault="00013264" w:rsidP="00013264">
      <w:pPr>
        <w:pStyle w:val="CodePACKT"/>
      </w:pPr>
      <w:r w:rsidRPr="00013264">
        <w:t>New-ADComputer @NCHT2</w:t>
      </w:r>
    </w:p>
    <w:p w14:paraId="75495BCC" w14:textId="77777777" w:rsidR="00013264" w:rsidRPr="00013264" w:rsidRDefault="00013264" w:rsidP="00013264">
      <w:pPr>
        <w:pStyle w:val="CodePACKT"/>
      </w:pPr>
      <w:r w:rsidRPr="00013264">
        <w:t>$NCHT3 = </w:t>
      </w:r>
      <w:proofErr w:type="gramStart"/>
      <w:r w:rsidRPr="00013264">
        <w:t>@{</w:t>
      </w:r>
      <w:proofErr w:type="gramEnd"/>
    </w:p>
    <w:p w14:paraId="1A538AC3" w14:textId="68DB2983" w:rsidR="00013264" w:rsidRPr="00013264" w:rsidRDefault="00013264" w:rsidP="00013264">
      <w:pPr>
        <w:pStyle w:val="CodePACKT"/>
      </w:pPr>
      <w:r w:rsidRPr="00013264">
        <w:t>  Name        = </w:t>
      </w:r>
      <w:del w:id="1133" w:author="Parvathy Nair" w:date="2021-01-31T21:04:00Z">
        <w:r w:rsidR="003B539B" w:rsidDel="00056227">
          <w:delText>’</w:delText>
        </w:r>
      </w:del>
      <w:ins w:id="1134" w:author="Parvathy Nair" w:date="2021-01-31T21:04:00Z">
        <w:r w:rsidR="00056227">
          <w:t>’</w:t>
        </w:r>
      </w:ins>
      <w:r w:rsidRPr="00013264">
        <w:t>NLIComputer3_6month</w:t>
      </w:r>
      <w:del w:id="1135" w:author="Parvathy Nair" w:date="2021-01-31T21:04:00Z">
        <w:r w:rsidR="003B539B" w:rsidDel="00056227">
          <w:delText>’</w:delText>
        </w:r>
      </w:del>
      <w:ins w:id="1136" w:author="Parvathy Nair" w:date="2021-01-31T21:04:00Z">
        <w:r w:rsidR="00056227">
          <w:t>’</w:t>
        </w:r>
      </w:ins>
    </w:p>
    <w:p w14:paraId="11FF12D0" w14:textId="04A31E2D" w:rsidR="00013264" w:rsidRPr="00013264" w:rsidRDefault="00013264" w:rsidP="00013264">
      <w:pPr>
        <w:pStyle w:val="CodePACKT"/>
      </w:pPr>
      <w:r w:rsidRPr="00013264">
        <w:t>  Description = </w:t>
      </w:r>
      <w:del w:id="1137" w:author="Parvathy Nair" w:date="2021-01-31T21:04:00Z">
        <w:r w:rsidR="003B539B" w:rsidDel="00056227">
          <w:delText>’</w:delText>
        </w:r>
      </w:del>
      <w:ins w:id="1138" w:author="Parvathy Nair" w:date="2021-01-31T21:04:00Z">
        <w:r w:rsidR="00056227">
          <w:t>’</w:t>
        </w:r>
      </w:ins>
      <w:r w:rsidRPr="00013264">
        <w:t>Computer last logged in 1 week ago</w:t>
      </w:r>
      <w:del w:id="1139" w:author="Parvathy Nair" w:date="2021-01-31T21:04:00Z">
        <w:r w:rsidR="003B539B" w:rsidDel="00056227">
          <w:delText>’</w:delText>
        </w:r>
      </w:del>
      <w:ins w:id="1140" w:author="Parvathy Nair" w:date="2021-01-31T21:04:00Z">
        <w:r w:rsidR="00056227">
          <w:t>’</w:t>
        </w:r>
      </w:ins>
    </w:p>
    <w:p w14:paraId="01818358" w14:textId="77777777" w:rsidR="00013264" w:rsidRPr="00013264" w:rsidRDefault="00013264" w:rsidP="00013264">
      <w:pPr>
        <w:pStyle w:val="CodePACKT"/>
      </w:pPr>
      <w:r w:rsidRPr="00013264">
        <w:t>}</w:t>
      </w:r>
    </w:p>
    <w:p w14:paraId="609868E9" w14:textId="77777777" w:rsidR="00013264" w:rsidRPr="00013264" w:rsidRDefault="00013264" w:rsidP="00013264">
      <w:pPr>
        <w:pStyle w:val="CodePACKT"/>
      </w:pPr>
      <w:r w:rsidRPr="00013264">
        <w:t>New-ADComputer @NCHT3</w:t>
      </w:r>
    </w:p>
    <w:p w14:paraId="51FD9759" w14:textId="77777777" w:rsidR="00013264" w:rsidRPr="00013264" w:rsidRDefault="00013264" w:rsidP="00013264">
      <w:pPr>
        <w:pStyle w:val="CodePACKT"/>
      </w:pPr>
    </w:p>
    <w:p w14:paraId="08A41B6F" w14:textId="40F4348F" w:rsidR="00013264" w:rsidRPr="00013264" w:rsidRDefault="00013264" w:rsidP="00013264">
      <w:pPr>
        <w:pStyle w:val="NumberedBulletPACKT"/>
        <w:rPr>
          <w:color w:val="000000"/>
          <w:lang w:val="en-GB" w:eastAsia="en-GB"/>
        </w:rPr>
      </w:pPr>
      <w:r w:rsidRPr="00013264">
        <w:rPr>
          <w:lang w:val="en-GB" w:eastAsia="en-GB"/>
        </w:rPr>
        <w:t>Creat</w:t>
      </w:r>
      <w:ins w:id="1141" w:author="Lucy Wan" w:date="2021-01-26T12:19:00Z">
        <w:r w:rsidR="00781D33">
          <w:rPr>
            <w:lang w:val="en-GB" w:eastAsia="en-GB"/>
          </w:rPr>
          <w:t>e</w:t>
        </w:r>
      </w:ins>
      <w:del w:id="1142" w:author="Lucy Wan" w:date="2021-01-26T12:19:00Z">
        <w:r w:rsidRPr="00013264" w:rsidDel="00781D33">
          <w:rPr>
            <w:lang w:val="en-GB" w:eastAsia="en-GB"/>
          </w:rPr>
          <w:delText>ing</w:delText>
        </w:r>
      </w:del>
      <w:r w:rsidRPr="00013264">
        <w:rPr>
          <w:lang w:val="en-GB" w:eastAsia="en-GB"/>
        </w:rPr>
        <w:t> some constants for later comparison</w:t>
      </w:r>
      <w:ins w:id="1143" w:author="Lucy Wan" w:date="2021-01-26T12:19:00Z">
        <w:r w:rsidR="00A641A3">
          <w:rPr>
            <w:lang w:val="en-GB" w:eastAsia="en-GB"/>
          </w:rPr>
          <w:t>:</w:t>
        </w:r>
      </w:ins>
    </w:p>
    <w:p w14:paraId="3271219E" w14:textId="77777777" w:rsidR="00013264" w:rsidRDefault="00013264" w:rsidP="00013264">
      <w:pPr>
        <w:pStyle w:val="CodePACKT"/>
        <w:rPr>
          <w:lang w:val="en-GB"/>
        </w:rPr>
      </w:pPr>
    </w:p>
    <w:p w14:paraId="1ABD2C98" w14:textId="61BD3397" w:rsidR="00013264" w:rsidRPr="00013264" w:rsidRDefault="00013264" w:rsidP="00013264">
      <w:pPr>
        <w:pStyle w:val="CodePACKT"/>
        <w:rPr>
          <w:lang w:val="en-GB"/>
        </w:rPr>
      </w:pPr>
      <w:r w:rsidRPr="00013264">
        <w:rPr>
          <w:lang w:val="en-GB"/>
        </w:rPr>
        <w:t>$OneWeekAgo   = (Get-Date</w:t>
      </w:r>
      <w:proofErr w:type="gramStart"/>
      <w:r w:rsidRPr="00013264">
        <w:rPr>
          <w:lang w:val="en-GB"/>
        </w:rPr>
        <w:t>).AddDays</w:t>
      </w:r>
      <w:proofErr w:type="gramEnd"/>
      <w:r w:rsidRPr="00013264">
        <w:rPr>
          <w:lang w:val="en-GB"/>
        </w:rPr>
        <w:t>(</w:t>
      </w:r>
      <w:r w:rsidRPr="00013264">
        <w:rPr>
          <w:color w:val="098658"/>
          <w:lang w:val="en-GB"/>
        </w:rPr>
        <w:t>-7</w:t>
      </w:r>
      <w:r w:rsidRPr="00013264">
        <w:rPr>
          <w:lang w:val="en-GB"/>
        </w:rPr>
        <w:t>)</w:t>
      </w:r>
    </w:p>
    <w:p w14:paraId="666490B1" w14:textId="77777777" w:rsidR="00013264" w:rsidRPr="00013264" w:rsidRDefault="00013264" w:rsidP="00013264">
      <w:pPr>
        <w:pStyle w:val="CodePACKT"/>
        <w:rPr>
          <w:lang w:val="en-GB"/>
        </w:rPr>
      </w:pPr>
      <w:r w:rsidRPr="00013264">
        <w:rPr>
          <w:lang w:val="en-GB"/>
        </w:rPr>
        <w:t>$</w:t>
      </w:r>
      <w:proofErr w:type="gramStart"/>
      <w:r w:rsidRPr="00013264">
        <w:rPr>
          <w:lang w:val="en-GB"/>
        </w:rPr>
        <w:t>OneMonthAgo  =</w:t>
      </w:r>
      <w:proofErr w:type="gramEnd"/>
      <w:r w:rsidRPr="00013264">
        <w:rPr>
          <w:lang w:val="en-GB"/>
        </w:rPr>
        <w:t> (Get-Date).AddMonths(</w:t>
      </w:r>
      <w:r w:rsidRPr="00013264">
        <w:rPr>
          <w:color w:val="098658"/>
          <w:lang w:val="en-GB"/>
        </w:rPr>
        <w:t>-1</w:t>
      </w:r>
      <w:r w:rsidRPr="00013264">
        <w:rPr>
          <w:lang w:val="en-GB"/>
        </w:rPr>
        <w:t>)</w:t>
      </w:r>
    </w:p>
    <w:p w14:paraId="3B0FCF76" w14:textId="77777777" w:rsidR="00013264" w:rsidRPr="00013264" w:rsidRDefault="00013264" w:rsidP="00013264">
      <w:pPr>
        <w:pStyle w:val="CodePACKT"/>
        <w:rPr>
          <w:lang w:val="en-GB"/>
        </w:rPr>
      </w:pPr>
      <w:r w:rsidRPr="00013264">
        <w:rPr>
          <w:lang w:val="en-GB"/>
        </w:rPr>
        <w:t>$SixMonthsAgo = (Get-Date</w:t>
      </w:r>
      <w:proofErr w:type="gramStart"/>
      <w:r w:rsidRPr="00013264">
        <w:rPr>
          <w:lang w:val="en-GB"/>
        </w:rPr>
        <w:t>).AddMonths</w:t>
      </w:r>
      <w:proofErr w:type="gramEnd"/>
      <w:r w:rsidRPr="00013264">
        <w:rPr>
          <w:lang w:val="en-GB"/>
        </w:rPr>
        <w:t>(</w:t>
      </w:r>
      <w:r w:rsidRPr="00013264">
        <w:rPr>
          <w:color w:val="098658"/>
          <w:lang w:val="en-GB"/>
        </w:rPr>
        <w:t>-6</w:t>
      </w:r>
      <w:r w:rsidRPr="00013264">
        <w:rPr>
          <w:lang w:val="en-GB"/>
        </w:rPr>
        <w:t>)</w:t>
      </w:r>
    </w:p>
    <w:p w14:paraId="6896B0B1" w14:textId="77777777" w:rsidR="00013264" w:rsidRPr="00013264" w:rsidRDefault="00013264" w:rsidP="00013264">
      <w:pPr>
        <w:pStyle w:val="CodePACKT"/>
        <w:rPr>
          <w:lang w:val="en-GB"/>
        </w:rPr>
      </w:pPr>
    </w:p>
    <w:p w14:paraId="7805536F" w14:textId="57F67B7A" w:rsidR="00013264" w:rsidRPr="00013264" w:rsidRDefault="00013264" w:rsidP="00013264">
      <w:pPr>
        <w:pStyle w:val="NumberedBulletPACKT"/>
        <w:rPr>
          <w:color w:val="000000"/>
          <w:lang w:val="en-GB" w:eastAsia="en-GB"/>
        </w:rPr>
      </w:pPr>
      <w:r w:rsidRPr="00013264">
        <w:rPr>
          <w:lang w:val="en-GB" w:eastAsia="en-GB"/>
        </w:rPr>
        <w:t>Defin</w:t>
      </w:r>
      <w:ins w:id="1144" w:author="Lucy Wan" w:date="2021-01-26T12:19:00Z">
        <w:r w:rsidR="009E4F22">
          <w:rPr>
            <w:lang w:val="en-GB" w:eastAsia="en-GB"/>
          </w:rPr>
          <w:t>e</w:t>
        </w:r>
      </w:ins>
      <w:del w:id="1145" w:author="Lucy Wan" w:date="2021-01-26T12:19:00Z">
        <w:r w:rsidRPr="00013264" w:rsidDel="009E4F22">
          <w:rPr>
            <w:lang w:val="en-GB" w:eastAsia="en-GB"/>
          </w:rPr>
          <w:delText>ing</w:delText>
        </w:r>
      </w:del>
      <w:r w:rsidRPr="00013264">
        <w:rPr>
          <w:lang w:val="en-GB" w:eastAsia="en-GB"/>
        </w:rPr>
        <w:t> a function to create sample data</w:t>
      </w:r>
      <w:ins w:id="1146" w:author="Lucy Wan" w:date="2021-01-26T12:19:00Z">
        <w:r w:rsidR="009E4F22">
          <w:rPr>
            <w:lang w:val="en-GB" w:eastAsia="en-GB"/>
          </w:rPr>
          <w:t>:</w:t>
        </w:r>
      </w:ins>
    </w:p>
    <w:p w14:paraId="39B386AC" w14:textId="77777777" w:rsidR="00013264" w:rsidRDefault="00013264" w:rsidP="00013264">
      <w:pPr>
        <w:pStyle w:val="CodePACKT"/>
      </w:pPr>
    </w:p>
    <w:p w14:paraId="7F5EC10E" w14:textId="46E0D0B5" w:rsidR="00013264" w:rsidRPr="00013264" w:rsidRDefault="00013264" w:rsidP="00013264">
      <w:pPr>
        <w:pStyle w:val="CodePACKT"/>
      </w:pPr>
      <w:r w:rsidRPr="00013264">
        <w:t>Function Get-RKComputers {</w:t>
      </w:r>
    </w:p>
    <w:p w14:paraId="7121407A" w14:textId="77777777" w:rsidR="00013264" w:rsidRPr="00013264" w:rsidRDefault="00013264" w:rsidP="00013264">
      <w:pPr>
        <w:pStyle w:val="CodePACKT"/>
      </w:pPr>
      <w:r w:rsidRPr="00013264">
        <w:t>$ADComputers = Get-ADComputer -Filter * -Properties LastLogonDate</w:t>
      </w:r>
    </w:p>
    <w:p w14:paraId="23B3750B" w14:textId="77777777" w:rsidR="00013264" w:rsidRPr="00013264" w:rsidRDefault="00013264" w:rsidP="00013264">
      <w:pPr>
        <w:pStyle w:val="CodePACKT"/>
      </w:pPr>
      <w:r w:rsidRPr="00013264">
        <w:t>$Computers = </w:t>
      </w:r>
      <w:proofErr w:type="gramStart"/>
      <w:r w:rsidRPr="00013264">
        <w:t>@(</w:t>
      </w:r>
      <w:proofErr w:type="gramEnd"/>
      <w:r w:rsidRPr="00013264">
        <w:t>)</w:t>
      </w:r>
    </w:p>
    <w:p w14:paraId="369DF00D" w14:textId="77777777" w:rsidR="00013264" w:rsidRPr="00013264" w:rsidRDefault="00013264" w:rsidP="00013264">
      <w:pPr>
        <w:pStyle w:val="CodePACKT"/>
      </w:pPr>
      <w:r w:rsidRPr="00013264">
        <w:t>foreach ($ADComputer in $ADComputers) {</w:t>
      </w:r>
    </w:p>
    <w:p w14:paraId="640F0062" w14:textId="77777777" w:rsidR="00013264" w:rsidRPr="00013264" w:rsidRDefault="00013264" w:rsidP="00013264">
      <w:pPr>
        <w:pStyle w:val="CodePACKT"/>
      </w:pPr>
      <w:r w:rsidRPr="00013264">
        <w:t>  $Name = $ADComputer.Name</w:t>
      </w:r>
    </w:p>
    <w:p w14:paraId="2E8E8B64" w14:textId="77777777" w:rsidR="00013264" w:rsidRPr="00013264" w:rsidRDefault="00013264" w:rsidP="00013264">
      <w:pPr>
        <w:pStyle w:val="CodePACKT"/>
      </w:pPr>
      <w:r w:rsidRPr="00013264">
        <w:t>  # Real computers and last logon date</w:t>
      </w:r>
    </w:p>
    <w:p w14:paraId="2D86425D" w14:textId="2E382FDA" w:rsidR="00013264" w:rsidRPr="00013264" w:rsidRDefault="00013264" w:rsidP="00013264">
      <w:pPr>
        <w:pStyle w:val="CodePACKT"/>
      </w:pPr>
      <w:r w:rsidRPr="00013264">
        <w:t>  if ($adComputer.name -NotMatch </w:t>
      </w:r>
      <w:del w:id="1147" w:author="Parvathy Nair" w:date="2021-01-31T21:04:00Z">
        <w:r w:rsidR="003B539B" w:rsidDel="00056227">
          <w:delText>”</w:delText>
        </w:r>
      </w:del>
      <w:ins w:id="1148" w:author="Parvathy Nair" w:date="2021-01-31T21:04:00Z">
        <w:r w:rsidR="00056227">
          <w:t>”</w:t>
        </w:r>
      </w:ins>
      <w:r w:rsidRPr="00013264">
        <w:t>^NLI</w:t>
      </w:r>
      <w:del w:id="1149" w:author="Parvathy Nair" w:date="2021-01-31T21:04:00Z">
        <w:r w:rsidR="003B539B" w:rsidDel="00056227">
          <w:delText>”</w:delText>
        </w:r>
      </w:del>
      <w:ins w:id="1150" w:author="Parvathy Nair" w:date="2021-01-31T21:04:00Z">
        <w:r w:rsidR="00056227">
          <w:t>”</w:t>
        </w:r>
      </w:ins>
      <w:r w:rsidRPr="00013264">
        <w:t>) {</w:t>
      </w:r>
    </w:p>
    <w:p w14:paraId="12ACA4C2" w14:textId="77777777" w:rsidR="00013264" w:rsidRPr="00013264" w:rsidRDefault="00013264" w:rsidP="00013264">
      <w:pPr>
        <w:pStyle w:val="CodePACKT"/>
      </w:pPr>
      <w:r w:rsidRPr="00013264">
        <w:t>    $LLD = $ADComputer.LastLogonDate       </w:t>
      </w:r>
    </w:p>
    <w:p w14:paraId="04395815" w14:textId="77777777" w:rsidR="00013264" w:rsidRPr="00013264" w:rsidRDefault="00013264" w:rsidP="00013264">
      <w:pPr>
        <w:pStyle w:val="CodePACKT"/>
      </w:pPr>
      <w:r w:rsidRPr="00013264">
        <w:t>  }</w:t>
      </w:r>
    </w:p>
    <w:p w14:paraId="26F4DA8C" w14:textId="0D685985" w:rsidR="00013264" w:rsidRPr="00013264" w:rsidRDefault="00013264" w:rsidP="00013264">
      <w:pPr>
        <w:pStyle w:val="CodePACKT"/>
      </w:pPr>
      <w:r w:rsidRPr="00013264">
        <w:t>  Elseif ($ADComputer.Name -eq </w:t>
      </w:r>
      <w:del w:id="1151" w:author="Parvathy Nair" w:date="2021-01-31T21:04:00Z">
        <w:r w:rsidR="003B539B" w:rsidDel="00056227">
          <w:delText>”</w:delText>
        </w:r>
      </w:del>
      <w:ins w:id="1152" w:author="Parvathy Nair" w:date="2021-01-31T21:04:00Z">
        <w:r w:rsidR="00056227">
          <w:t>”</w:t>
        </w:r>
      </w:ins>
      <w:r w:rsidRPr="00013264">
        <w:t>NLIComputer1_1week</w:t>
      </w:r>
      <w:del w:id="1153" w:author="Parvathy Nair" w:date="2021-01-31T21:04:00Z">
        <w:r w:rsidR="003B539B" w:rsidDel="00056227">
          <w:delText>”</w:delText>
        </w:r>
      </w:del>
      <w:proofErr w:type="gramStart"/>
      <w:ins w:id="1154" w:author="Parvathy Nair" w:date="2021-01-31T21:04:00Z">
        <w:r w:rsidR="00056227">
          <w:t>”</w:t>
        </w:r>
      </w:ins>
      <w:r w:rsidRPr="00013264">
        <w:t>)  {</w:t>
      </w:r>
      <w:proofErr w:type="gramEnd"/>
    </w:p>
    <w:p w14:paraId="1A70FA30" w14:textId="77777777" w:rsidR="00013264" w:rsidRPr="00013264" w:rsidRDefault="00013264" w:rsidP="00013264">
      <w:pPr>
        <w:pStyle w:val="CodePACKT"/>
      </w:pPr>
      <w:r w:rsidRPr="00013264">
        <w:t>    $LLD = $OneWeekAgo.AddMinutes(-30)</w:t>
      </w:r>
    </w:p>
    <w:p w14:paraId="7B3AC84B" w14:textId="77777777" w:rsidR="00013264" w:rsidRPr="00013264" w:rsidRDefault="00013264" w:rsidP="00013264">
      <w:pPr>
        <w:pStyle w:val="CodePACKT"/>
      </w:pPr>
      <w:r w:rsidRPr="00013264">
        <w:lastRenderedPageBreak/>
        <w:t>  }</w:t>
      </w:r>
    </w:p>
    <w:p w14:paraId="1922E2AE" w14:textId="47660635" w:rsidR="00013264" w:rsidRPr="00013264" w:rsidRDefault="00013264" w:rsidP="00013264">
      <w:pPr>
        <w:pStyle w:val="CodePACKT"/>
      </w:pPr>
      <w:r w:rsidRPr="00013264">
        <w:t>  Elseif ($ADComputer.Name -eq </w:t>
      </w:r>
      <w:del w:id="1155" w:author="Parvathy Nair" w:date="2021-01-31T21:04:00Z">
        <w:r w:rsidR="003B539B" w:rsidDel="00056227">
          <w:delText>”</w:delText>
        </w:r>
      </w:del>
      <w:ins w:id="1156" w:author="Parvathy Nair" w:date="2021-01-31T21:04:00Z">
        <w:r w:rsidR="00056227">
          <w:t>”</w:t>
        </w:r>
      </w:ins>
      <w:r w:rsidRPr="00013264">
        <w:t>NLIComputer2_1month</w:t>
      </w:r>
      <w:del w:id="1157" w:author="Parvathy Nair" w:date="2021-01-31T21:04:00Z">
        <w:r w:rsidR="003B539B" w:rsidDel="00056227">
          <w:delText>”</w:delText>
        </w:r>
      </w:del>
      <w:proofErr w:type="gramStart"/>
      <w:ins w:id="1158" w:author="Parvathy Nair" w:date="2021-01-31T21:04:00Z">
        <w:r w:rsidR="00056227">
          <w:t>”</w:t>
        </w:r>
      </w:ins>
      <w:r w:rsidRPr="00013264">
        <w:t>)  {</w:t>
      </w:r>
      <w:proofErr w:type="gramEnd"/>
    </w:p>
    <w:p w14:paraId="6A5EE362" w14:textId="77777777" w:rsidR="00013264" w:rsidRPr="00013264" w:rsidRDefault="00013264" w:rsidP="00013264">
      <w:pPr>
        <w:pStyle w:val="CodePACKT"/>
      </w:pPr>
      <w:r w:rsidRPr="00013264">
        <w:t>    $LLD = $OneMonthAgo.AddMinutes(-30)</w:t>
      </w:r>
    </w:p>
    <w:p w14:paraId="55460CF4" w14:textId="77777777" w:rsidR="00013264" w:rsidRPr="00013264" w:rsidRDefault="00013264" w:rsidP="00013264">
      <w:pPr>
        <w:pStyle w:val="CodePACKT"/>
      </w:pPr>
      <w:r w:rsidRPr="00013264">
        <w:t>  }</w:t>
      </w:r>
    </w:p>
    <w:p w14:paraId="7B6BCB1F" w14:textId="6570C68F" w:rsidR="00013264" w:rsidRPr="00013264" w:rsidRDefault="00013264" w:rsidP="00013264">
      <w:pPr>
        <w:pStyle w:val="CodePACKT"/>
      </w:pPr>
      <w:r w:rsidRPr="00013264">
        <w:t>  Elseif ($ADComputer.Name -eq </w:t>
      </w:r>
      <w:del w:id="1159" w:author="Parvathy Nair" w:date="2021-01-31T21:04:00Z">
        <w:r w:rsidR="003B539B" w:rsidDel="00056227">
          <w:delText>”</w:delText>
        </w:r>
      </w:del>
      <w:ins w:id="1160" w:author="Parvathy Nair" w:date="2021-01-31T21:04:00Z">
        <w:r w:rsidR="00056227">
          <w:t>”</w:t>
        </w:r>
      </w:ins>
      <w:r w:rsidRPr="00013264">
        <w:t>NLIComputer3_6month</w:t>
      </w:r>
      <w:del w:id="1161" w:author="Parvathy Nair" w:date="2021-01-31T21:04:00Z">
        <w:r w:rsidR="003B539B" w:rsidDel="00056227">
          <w:delText>”</w:delText>
        </w:r>
      </w:del>
      <w:proofErr w:type="gramStart"/>
      <w:ins w:id="1162" w:author="Parvathy Nair" w:date="2021-01-31T21:04:00Z">
        <w:r w:rsidR="00056227">
          <w:t>”</w:t>
        </w:r>
      </w:ins>
      <w:r w:rsidRPr="00013264">
        <w:t>)  {</w:t>
      </w:r>
      <w:proofErr w:type="gramEnd"/>
    </w:p>
    <w:p w14:paraId="715C6656" w14:textId="77777777" w:rsidR="00013264" w:rsidRPr="00013264" w:rsidRDefault="00013264" w:rsidP="00013264">
      <w:pPr>
        <w:pStyle w:val="CodePACKT"/>
      </w:pPr>
      <w:r w:rsidRPr="00013264">
        <w:t>    $LLD = $SixMonthsAgo.AddMinutes(-30)</w:t>
      </w:r>
    </w:p>
    <w:p w14:paraId="00CED7AC" w14:textId="77777777" w:rsidR="00013264" w:rsidRPr="00013264" w:rsidRDefault="00013264" w:rsidP="00013264">
      <w:pPr>
        <w:pStyle w:val="CodePACKT"/>
      </w:pPr>
      <w:r w:rsidRPr="00013264">
        <w:t>  }</w:t>
      </w:r>
    </w:p>
    <w:p w14:paraId="1A34A0A7" w14:textId="77777777" w:rsidR="00013264" w:rsidRPr="00013264" w:rsidRDefault="00013264" w:rsidP="00013264">
      <w:pPr>
        <w:pStyle w:val="CodePACKT"/>
      </w:pPr>
      <w:r w:rsidRPr="00013264">
        <w:t>  $Computers += [pscustomobject] </w:t>
      </w:r>
      <w:proofErr w:type="gramStart"/>
      <w:r w:rsidRPr="00013264">
        <w:t>@{</w:t>
      </w:r>
      <w:proofErr w:type="gramEnd"/>
    </w:p>
    <w:p w14:paraId="7003DEDD" w14:textId="77777777" w:rsidR="00013264" w:rsidRPr="00013264" w:rsidRDefault="00013264" w:rsidP="00013264">
      <w:pPr>
        <w:pStyle w:val="CodePACKT"/>
      </w:pPr>
      <w:r w:rsidRPr="00013264">
        <w:t>    Name = $Name</w:t>
      </w:r>
    </w:p>
    <w:p w14:paraId="5F89B277" w14:textId="77777777" w:rsidR="00013264" w:rsidRPr="00013264" w:rsidRDefault="00013264" w:rsidP="00013264">
      <w:pPr>
        <w:pStyle w:val="CodePACKT"/>
      </w:pPr>
      <w:r w:rsidRPr="00013264">
        <w:t>    LastLogonDate = $LLD</w:t>
      </w:r>
    </w:p>
    <w:p w14:paraId="4090704C" w14:textId="77777777" w:rsidR="00013264" w:rsidRPr="00013264" w:rsidRDefault="00013264" w:rsidP="00013264">
      <w:pPr>
        <w:pStyle w:val="CodePACKT"/>
      </w:pPr>
      <w:r w:rsidRPr="00013264">
        <w:t>  }</w:t>
      </w:r>
    </w:p>
    <w:p w14:paraId="0030F120" w14:textId="374242EF" w:rsidR="00013264" w:rsidRPr="00013264" w:rsidRDefault="00013264" w:rsidP="00013264">
      <w:pPr>
        <w:pStyle w:val="CodePACKT"/>
      </w:pPr>
      <w:r>
        <w:t xml:space="preserve"> </w:t>
      </w:r>
      <w:r w:rsidRPr="00013264">
        <w:t>}</w:t>
      </w:r>
    </w:p>
    <w:p w14:paraId="709F001C" w14:textId="040EAB7C" w:rsidR="00013264" w:rsidRPr="00013264" w:rsidRDefault="00013264" w:rsidP="00013264">
      <w:pPr>
        <w:pStyle w:val="CodePACKT"/>
      </w:pPr>
      <w:r>
        <w:t xml:space="preserve"> </w:t>
      </w:r>
      <w:r w:rsidRPr="00013264">
        <w:t>$Computers</w:t>
      </w:r>
    </w:p>
    <w:p w14:paraId="1ED427D0" w14:textId="41D573A9" w:rsidR="00013264" w:rsidRDefault="00013264" w:rsidP="00013264">
      <w:pPr>
        <w:pStyle w:val="CodePACKT"/>
      </w:pPr>
      <w:r w:rsidRPr="00013264">
        <w:t>}</w:t>
      </w:r>
    </w:p>
    <w:p w14:paraId="34C2FC67" w14:textId="77777777" w:rsidR="00013264" w:rsidRPr="00013264" w:rsidRDefault="00013264" w:rsidP="00013264">
      <w:pPr>
        <w:pStyle w:val="CodePACKT"/>
      </w:pPr>
    </w:p>
    <w:p w14:paraId="6EA08ED5" w14:textId="3D5B1B9D" w:rsidR="00013264" w:rsidRPr="00013264" w:rsidRDefault="00013264" w:rsidP="00013264">
      <w:pPr>
        <w:pStyle w:val="NumberedBulletPACKT"/>
        <w:rPr>
          <w:color w:val="000000"/>
          <w:lang w:val="en-GB" w:eastAsia="en-GB"/>
        </w:rPr>
      </w:pPr>
      <w:r w:rsidRPr="00013264">
        <w:rPr>
          <w:lang w:val="en-GB" w:eastAsia="en-GB"/>
        </w:rPr>
        <w:t>Build</w:t>
      </w:r>
      <w:del w:id="1163" w:author="Lucy Wan" w:date="2021-01-26T12:19:00Z">
        <w:r w:rsidRPr="00013264" w:rsidDel="00701962">
          <w:rPr>
            <w:lang w:val="en-GB" w:eastAsia="en-GB"/>
          </w:rPr>
          <w:delText>ing</w:delText>
        </w:r>
      </w:del>
      <w:r w:rsidRPr="00013264">
        <w:rPr>
          <w:lang w:val="en-GB" w:eastAsia="en-GB"/>
        </w:rPr>
        <w:t> the report header</w:t>
      </w:r>
      <w:ins w:id="1164" w:author="Lucy Wan" w:date="2021-01-26T12:19:00Z">
        <w:r w:rsidR="00EE4B34">
          <w:rPr>
            <w:lang w:val="en-GB" w:eastAsia="en-GB"/>
          </w:rPr>
          <w:t>:</w:t>
        </w:r>
      </w:ins>
    </w:p>
    <w:p w14:paraId="71869D5A" w14:textId="77777777" w:rsidR="00013264" w:rsidRPr="00013264" w:rsidRDefault="00013264" w:rsidP="00013264">
      <w:pPr>
        <w:pStyle w:val="CodePACKT"/>
      </w:pPr>
    </w:p>
    <w:p w14:paraId="209475E5" w14:textId="44BA082A" w:rsidR="00013264" w:rsidRPr="00013264" w:rsidRDefault="00013264" w:rsidP="00013264">
      <w:pPr>
        <w:pStyle w:val="CodePACKT"/>
      </w:pPr>
      <w:r w:rsidRPr="00013264">
        <w:t>$RKReport = </w:t>
      </w:r>
      <w:del w:id="1165" w:author="Parvathy Nair" w:date="2021-01-31T21:04:00Z">
        <w:r w:rsidR="003B539B" w:rsidDel="00056227">
          <w:delText>’</w:delText>
        </w:r>
      </w:del>
      <w:ins w:id="1166" w:author="Parvathy Nair" w:date="2021-01-31T21:04:00Z">
        <w:r w:rsidR="00056227">
          <w:t>’</w:t>
        </w:r>
      </w:ins>
      <w:del w:id="1167" w:author="Parvathy Nair" w:date="2021-01-31T21:04:00Z">
        <w:r w:rsidR="003B539B" w:rsidDel="00056227">
          <w:delText>’</w:delText>
        </w:r>
      </w:del>
      <w:ins w:id="1168" w:author="Parvathy Nair" w:date="2021-01-31T21:04:00Z">
        <w:r w:rsidR="00056227">
          <w:t>’</w:t>
        </w:r>
      </w:ins>
      <w:r w:rsidRPr="00013264">
        <w:t>           # Start of report</w:t>
      </w:r>
    </w:p>
    <w:p w14:paraId="7A7B970C" w14:textId="30F90000" w:rsidR="00013264" w:rsidRPr="00013264" w:rsidRDefault="00013264" w:rsidP="00013264">
      <w:pPr>
        <w:pStyle w:val="CodePACKT"/>
      </w:pPr>
      <w:r w:rsidRPr="00013264">
        <w:t>$RKReport += </w:t>
      </w:r>
      <w:del w:id="1169" w:author="Parvathy Nair" w:date="2021-01-31T21:04:00Z">
        <w:r w:rsidR="003B539B" w:rsidDel="00056227">
          <w:delText>”</w:delText>
        </w:r>
      </w:del>
      <w:ins w:id="1170" w:author="Parvathy Nair" w:date="2021-01-31T21:04:00Z">
        <w:r w:rsidR="00056227">
          <w:t>”</w:t>
        </w:r>
      </w:ins>
      <w:r w:rsidRPr="00013264">
        <w:t>*** Reskit.Org AD Daily AD Computer Report`n</w:t>
      </w:r>
      <w:del w:id="1171" w:author="Parvathy Nair" w:date="2021-01-31T21:04:00Z">
        <w:r w:rsidR="003B539B" w:rsidDel="00056227">
          <w:delText>”</w:delText>
        </w:r>
      </w:del>
      <w:ins w:id="1172" w:author="Parvathy Nair" w:date="2021-01-31T21:04:00Z">
        <w:r w:rsidR="00056227">
          <w:t>”</w:t>
        </w:r>
      </w:ins>
    </w:p>
    <w:p w14:paraId="725EA4C9" w14:textId="1F9A5E43" w:rsidR="00013264" w:rsidRPr="00013264" w:rsidRDefault="00013264" w:rsidP="00013264">
      <w:pPr>
        <w:pStyle w:val="CodePACKT"/>
      </w:pPr>
      <w:r w:rsidRPr="00013264">
        <w:t>$RKReport += </w:t>
      </w:r>
      <w:del w:id="1173" w:author="Parvathy Nair" w:date="2021-01-31T21:04:00Z">
        <w:r w:rsidR="003B539B" w:rsidDel="00056227">
          <w:delText>”</w:delText>
        </w:r>
      </w:del>
      <w:ins w:id="1174" w:author="Parvathy Nair" w:date="2021-01-31T21:04:00Z">
        <w:r w:rsidR="00056227">
          <w:t>”</w:t>
        </w:r>
      </w:ins>
      <w:r w:rsidRPr="00013264">
        <w:t>*** Generated [$(Get-Date</w:t>
      </w:r>
      <w:proofErr w:type="gramStart"/>
      <w:r w:rsidRPr="00013264">
        <w:t>)]`</w:t>
      </w:r>
      <w:proofErr w:type="gramEnd"/>
      <w:r w:rsidRPr="00013264">
        <w:t>n</w:t>
      </w:r>
      <w:del w:id="1175" w:author="Parvathy Nair" w:date="2021-01-31T21:04:00Z">
        <w:r w:rsidR="003B539B" w:rsidDel="00056227">
          <w:delText>”</w:delText>
        </w:r>
      </w:del>
      <w:ins w:id="1176" w:author="Parvathy Nair" w:date="2021-01-31T21:04:00Z">
        <w:r w:rsidR="00056227">
          <w:t>”</w:t>
        </w:r>
      </w:ins>
    </w:p>
    <w:p w14:paraId="33E4B5EC" w14:textId="3F4CB59C" w:rsidR="00013264" w:rsidRPr="00013264" w:rsidRDefault="00013264" w:rsidP="00013264">
      <w:pPr>
        <w:pStyle w:val="CodePACKT"/>
      </w:pPr>
      <w:r w:rsidRPr="00013264">
        <w:t>$RKReport += </w:t>
      </w:r>
      <w:del w:id="1177" w:author="Parvathy Nair" w:date="2021-01-31T21:04:00Z">
        <w:r w:rsidR="003B539B" w:rsidDel="00056227">
          <w:delText>”</w:delText>
        </w:r>
      </w:del>
      <w:ins w:id="1178" w:author="Parvathy Nair" w:date="2021-01-31T21:04:00Z">
        <w:r w:rsidR="00056227">
          <w:t>”</w:t>
        </w:r>
      </w:ins>
      <w:r w:rsidRPr="00013264">
        <w:t>***********************************`n`n</w:t>
      </w:r>
      <w:del w:id="1179" w:author="Parvathy Nair" w:date="2021-01-31T21:04:00Z">
        <w:r w:rsidR="003B539B" w:rsidDel="00056227">
          <w:delText>”</w:delText>
        </w:r>
      </w:del>
      <w:ins w:id="1180" w:author="Parvathy Nair" w:date="2021-01-31T21:04:00Z">
        <w:r w:rsidR="00056227">
          <w:t>”</w:t>
        </w:r>
      </w:ins>
    </w:p>
    <w:p w14:paraId="6823DECC" w14:textId="77777777" w:rsidR="00013264" w:rsidRPr="00013264" w:rsidRDefault="00013264" w:rsidP="00013264">
      <w:pPr>
        <w:pStyle w:val="CodePACKT"/>
      </w:pPr>
    </w:p>
    <w:p w14:paraId="43271D90" w14:textId="2576A6BC" w:rsidR="00013264" w:rsidRPr="00013264" w:rsidRDefault="00013264" w:rsidP="00013264">
      <w:pPr>
        <w:pStyle w:val="NumberedBulletPACKT"/>
        <w:rPr>
          <w:rStyle w:val="CodeInTextPACKT"/>
        </w:rPr>
      </w:pPr>
      <w:r w:rsidRPr="00013264">
        <w:rPr>
          <w:lang w:val="en-GB" w:eastAsia="en-GB"/>
        </w:rPr>
        <w:t>Get</w:t>
      </w:r>
      <w:del w:id="1181" w:author="Lucy Wan" w:date="2021-01-26T12:19:00Z">
        <w:r w:rsidRPr="00013264" w:rsidDel="00C917D3">
          <w:rPr>
            <w:lang w:val="en-GB" w:eastAsia="en-GB"/>
          </w:rPr>
          <w:delText>ting</w:delText>
        </w:r>
      </w:del>
      <w:r w:rsidRPr="00013264">
        <w:rPr>
          <w:lang w:val="en-GB" w:eastAsia="en-GB"/>
        </w:rPr>
        <w:t> Computers in RK AD using </w:t>
      </w:r>
      <w:r w:rsidRPr="00013264">
        <w:rPr>
          <w:rStyle w:val="CodeInTextPACKT"/>
        </w:rPr>
        <w:t>Get-RKComputers</w:t>
      </w:r>
      <w:ins w:id="1182" w:author="Lucy Wan" w:date="2021-01-26T12:19:00Z">
        <w:r w:rsidR="00C917D3">
          <w:rPr>
            <w:lang w:val="en-GB" w:eastAsia="en-GB"/>
          </w:rPr>
          <w:t>:</w:t>
        </w:r>
      </w:ins>
    </w:p>
    <w:p w14:paraId="324E1440" w14:textId="77777777" w:rsidR="00013264" w:rsidRPr="00013264" w:rsidRDefault="00013264" w:rsidP="00013264">
      <w:pPr>
        <w:pStyle w:val="CodePACKT"/>
        <w:rPr>
          <w:rStyle w:val="CodeInTextPACKT"/>
        </w:rPr>
      </w:pPr>
    </w:p>
    <w:p w14:paraId="4EA5F4E7" w14:textId="03215F35" w:rsidR="00013264" w:rsidRPr="00013264" w:rsidRDefault="00013264" w:rsidP="00013264">
      <w:pPr>
        <w:pStyle w:val="CodePACKT"/>
      </w:pPr>
      <w:r w:rsidRPr="00013264">
        <w:t>$Computers = Get-RKComputers</w:t>
      </w:r>
    </w:p>
    <w:p w14:paraId="4FB128B8" w14:textId="77777777" w:rsidR="00013264" w:rsidRPr="00013264" w:rsidRDefault="00013264" w:rsidP="00013264">
      <w:pPr>
        <w:pStyle w:val="CodePACKT"/>
      </w:pPr>
    </w:p>
    <w:p w14:paraId="3DA64BB3" w14:textId="53E73D0F" w:rsidR="00013264" w:rsidRPr="00BB3809" w:rsidRDefault="00013264" w:rsidP="00BB3809">
      <w:pPr>
        <w:pStyle w:val="NumberedBulletPACKT"/>
        <w:rPr>
          <w:color w:val="000000"/>
          <w:lang w:val="en-GB" w:eastAsia="en-GB"/>
        </w:rPr>
      </w:pPr>
      <w:r w:rsidRPr="00013264">
        <w:rPr>
          <w:lang w:val="en-GB" w:eastAsia="en-GB"/>
        </w:rPr>
        <w:t>Get</w:t>
      </w:r>
      <w:del w:id="1183" w:author="Lucy Wan" w:date="2021-01-26T12:19:00Z">
        <w:r w:rsidRPr="00013264" w:rsidDel="00C917D3">
          <w:rPr>
            <w:lang w:val="en-GB" w:eastAsia="en-GB"/>
          </w:rPr>
          <w:delText>ting</w:delText>
        </w:r>
      </w:del>
      <w:r w:rsidRPr="00013264">
        <w:rPr>
          <w:lang w:val="en-GB" w:eastAsia="en-GB"/>
        </w:rPr>
        <w:t> computers that </w:t>
      </w:r>
      <w:r>
        <w:rPr>
          <w:lang w:val="en-GB" w:eastAsia="en-GB"/>
        </w:rPr>
        <w:t xml:space="preserve">have </w:t>
      </w:r>
      <w:r w:rsidRPr="00013264">
        <w:rPr>
          <w:lang w:val="en-GB" w:eastAsia="en-GB"/>
        </w:rPr>
        <w:t>never logged on</w:t>
      </w:r>
      <w:ins w:id="1184" w:author="Lucy Wan" w:date="2021-01-26T12:19:00Z">
        <w:r w:rsidR="00C917D3">
          <w:rPr>
            <w:lang w:val="en-GB" w:eastAsia="en-GB"/>
          </w:rPr>
          <w:t>:</w:t>
        </w:r>
      </w:ins>
    </w:p>
    <w:p w14:paraId="7FD2C103" w14:textId="77777777" w:rsidR="00013264" w:rsidRPr="00013264" w:rsidRDefault="00013264" w:rsidP="00013264">
      <w:pPr>
        <w:pStyle w:val="CodePACKT"/>
      </w:pPr>
    </w:p>
    <w:p w14:paraId="2EB52148" w14:textId="39479F0F" w:rsidR="00013264" w:rsidRPr="00013264" w:rsidRDefault="00013264" w:rsidP="00013264">
      <w:pPr>
        <w:pStyle w:val="CodePACKT"/>
      </w:pPr>
      <w:r w:rsidRPr="00013264">
        <w:t>$RKReport += </w:t>
      </w:r>
      <w:del w:id="1185" w:author="Parvathy Nair" w:date="2021-01-31T21:04:00Z">
        <w:r w:rsidR="003B539B" w:rsidDel="00056227">
          <w:delText>”</w:delText>
        </w:r>
      </w:del>
      <w:ins w:id="1186" w:author="Parvathy Nair" w:date="2021-01-31T21:04:00Z">
        <w:r w:rsidR="00056227">
          <w:t>”</w:t>
        </w:r>
      </w:ins>
      <w:r w:rsidRPr="00013264">
        <w:t>Computers that have never logged on`n</w:t>
      </w:r>
      <w:del w:id="1187" w:author="Parvathy Nair" w:date="2021-01-31T21:04:00Z">
        <w:r w:rsidR="003B539B" w:rsidDel="00056227">
          <w:delText>”</w:delText>
        </w:r>
      </w:del>
      <w:ins w:id="1188" w:author="Parvathy Nair" w:date="2021-01-31T21:04:00Z">
        <w:r w:rsidR="00056227">
          <w:t>”</w:t>
        </w:r>
      </w:ins>
    </w:p>
    <w:p w14:paraId="75CA8977" w14:textId="2964437C" w:rsidR="00013264" w:rsidRPr="00013264" w:rsidRDefault="00013264" w:rsidP="00013264">
      <w:pPr>
        <w:pStyle w:val="CodePACKT"/>
      </w:pPr>
      <w:r w:rsidRPr="00013264">
        <w:t>$RkReport += </w:t>
      </w:r>
      <w:del w:id="1189" w:author="Parvathy Nair" w:date="2021-01-31T21:04:00Z">
        <w:r w:rsidR="003B539B" w:rsidDel="00056227">
          <w:delText>”</w:delText>
        </w:r>
      </w:del>
      <w:ins w:id="1190" w:author="Parvathy Nair" w:date="2021-01-31T21:04:00Z">
        <w:r w:rsidR="00056227">
          <w:t>”</w:t>
        </w:r>
      </w:ins>
      <w:r w:rsidRPr="00013264">
        <w:t>Name                    LastLogonDate`n</w:t>
      </w:r>
      <w:del w:id="1191" w:author="Parvathy Nair" w:date="2021-01-31T21:04:00Z">
        <w:r w:rsidR="003B539B" w:rsidDel="00056227">
          <w:delText>”</w:delText>
        </w:r>
      </w:del>
      <w:ins w:id="1192" w:author="Parvathy Nair" w:date="2021-01-31T21:04:00Z">
        <w:r w:rsidR="00056227">
          <w:t>”</w:t>
        </w:r>
      </w:ins>
    </w:p>
    <w:p w14:paraId="760890EA" w14:textId="2103B3D0" w:rsidR="00013264" w:rsidRPr="00013264" w:rsidRDefault="00013264" w:rsidP="00013264">
      <w:pPr>
        <w:pStyle w:val="CodePACKT"/>
      </w:pPr>
      <w:r w:rsidRPr="00013264">
        <w:t>$RkReport += </w:t>
      </w:r>
      <w:del w:id="1193" w:author="Parvathy Nair" w:date="2021-01-31T21:04:00Z">
        <w:r w:rsidR="003B539B" w:rsidDel="00056227">
          <w:delText>”</w:delText>
        </w:r>
      </w:del>
      <w:ins w:id="1194" w:author="Parvathy Nair" w:date="2021-01-31T21:04:00Z">
        <w:r w:rsidR="00056227">
          <w:t>”</w:t>
        </w:r>
      </w:ins>
      <w:r w:rsidRPr="00013264">
        <w:t>----                    -------------`n</w:t>
      </w:r>
      <w:del w:id="1195" w:author="Parvathy Nair" w:date="2021-01-31T21:04:00Z">
        <w:r w:rsidR="003B539B" w:rsidDel="00056227">
          <w:delText>”</w:delText>
        </w:r>
      </w:del>
      <w:ins w:id="1196" w:author="Parvathy Nair" w:date="2021-01-31T21:04:00Z">
        <w:r w:rsidR="00056227">
          <w:t>”</w:t>
        </w:r>
      </w:ins>
    </w:p>
    <w:p w14:paraId="41AC566C" w14:textId="77777777" w:rsidR="00013264" w:rsidRPr="00013264" w:rsidRDefault="00013264" w:rsidP="00013264">
      <w:pPr>
        <w:pStyle w:val="CodePACKT"/>
      </w:pPr>
      <w:r w:rsidRPr="00013264">
        <w:t>$RKReport += </w:t>
      </w:r>
      <w:proofErr w:type="gramStart"/>
      <w:r w:rsidRPr="00013264">
        <w:t>Foreach(</w:t>
      </w:r>
      <w:proofErr w:type="gramEnd"/>
      <w:r w:rsidRPr="00013264">
        <w:t>$Computer in $Computers) {</w:t>
      </w:r>
    </w:p>
    <w:p w14:paraId="0B7C38FE" w14:textId="77777777" w:rsidR="00013264" w:rsidRPr="00013264" w:rsidRDefault="00013264" w:rsidP="00013264">
      <w:pPr>
        <w:pStyle w:val="CodePACKT"/>
      </w:pPr>
      <w:r w:rsidRPr="00013264">
        <w:t>  If ($null -eq $Computer.LastLogonDate) {</w:t>
      </w:r>
    </w:p>
    <w:p w14:paraId="37A30DE3" w14:textId="29433F54" w:rsidR="00013264" w:rsidRPr="00013264" w:rsidRDefault="00013264" w:rsidP="00013264">
      <w:pPr>
        <w:pStyle w:val="CodePACKT"/>
      </w:pPr>
      <w:r w:rsidRPr="00013264">
        <w:t>   </w:t>
      </w:r>
      <w:del w:id="1197" w:author="Parvathy Nair" w:date="2021-01-31T21:04:00Z">
        <w:r w:rsidR="003B539B" w:rsidDel="00056227">
          <w:delText>”</w:delText>
        </w:r>
      </w:del>
      <w:proofErr w:type="gramStart"/>
      <w:ins w:id="1198" w:author="Parvathy Nair" w:date="2021-01-31T21:04:00Z">
        <w:r w:rsidR="00056227">
          <w:t>”</w:t>
        </w:r>
      </w:ins>
      <w:r w:rsidRPr="00013264">
        <w:t>{</w:t>
      </w:r>
      <w:proofErr w:type="gramEnd"/>
      <w:r w:rsidRPr="00013264">
        <w:t>0,-22}  {1}  `n</w:t>
      </w:r>
      <w:del w:id="1199" w:author="Parvathy Nair" w:date="2021-01-31T21:04:00Z">
        <w:r w:rsidR="003B539B" w:rsidDel="00056227">
          <w:delText>”</w:delText>
        </w:r>
      </w:del>
      <w:ins w:id="1200" w:author="Parvathy Nair" w:date="2021-01-31T21:04:00Z">
        <w:r w:rsidR="00056227">
          <w:t>”</w:t>
        </w:r>
      </w:ins>
      <w:r w:rsidRPr="00013264">
        <w:t> -f $Computer.Name, </w:t>
      </w:r>
      <w:del w:id="1201" w:author="Parvathy Nair" w:date="2021-01-31T21:04:00Z">
        <w:r w:rsidR="003B539B" w:rsidDel="00056227">
          <w:delText>”</w:delText>
        </w:r>
      </w:del>
      <w:ins w:id="1202" w:author="Parvathy Nair" w:date="2021-01-31T21:04:00Z">
        <w:r w:rsidR="00056227">
          <w:t>”</w:t>
        </w:r>
      </w:ins>
      <w:r w:rsidRPr="00013264">
        <w:t>Never</w:t>
      </w:r>
      <w:del w:id="1203" w:author="Parvathy Nair" w:date="2021-01-31T21:04:00Z">
        <w:r w:rsidR="003B539B" w:rsidDel="00056227">
          <w:delText>”</w:delText>
        </w:r>
      </w:del>
      <w:ins w:id="1204" w:author="Parvathy Nair" w:date="2021-01-31T21:04:00Z">
        <w:r w:rsidR="00056227">
          <w:t>”</w:t>
        </w:r>
      </w:ins>
    </w:p>
    <w:p w14:paraId="05589E5A" w14:textId="77777777" w:rsidR="00013264" w:rsidRPr="00013264" w:rsidRDefault="00013264" w:rsidP="00013264">
      <w:pPr>
        <w:pStyle w:val="CodePACKT"/>
      </w:pPr>
      <w:r w:rsidRPr="00013264">
        <w:t>  }</w:t>
      </w:r>
    </w:p>
    <w:p w14:paraId="33BF90DA" w14:textId="77777777" w:rsidR="00013264" w:rsidRPr="00013264" w:rsidRDefault="00013264" w:rsidP="00013264">
      <w:pPr>
        <w:pStyle w:val="CodePACKT"/>
      </w:pPr>
      <w:r w:rsidRPr="00013264">
        <w:t>}</w:t>
      </w:r>
    </w:p>
    <w:p w14:paraId="5724D0D6" w14:textId="77777777" w:rsidR="00013264" w:rsidRPr="00013264" w:rsidRDefault="00013264" w:rsidP="00013264">
      <w:pPr>
        <w:pStyle w:val="CodePACKT"/>
      </w:pPr>
    </w:p>
    <w:p w14:paraId="3A6C932F" w14:textId="6FCA4291" w:rsidR="00013264" w:rsidRPr="00013264" w:rsidRDefault="00013264" w:rsidP="00013264">
      <w:pPr>
        <w:pStyle w:val="NumberedBulletPACKT"/>
        <w:rPr>
          <w:color w:val="000000"/>
          <w:lang w:val="en-GB" w:eastAsia="en-GB"/>
        </w:rPr>
      </w:pPr>
      <w:r w:rsidRPr="00013264">
        <w:rPr>
          <w:lang w:val="en-GB" w:eastAsia="en-GB"/>
        </w:rPr>
        <w:t>Report</w:t>
      </w:r>
      <w:del w:id="1205" w:author="Lucy Wan" w:date="2021-01-26T12:19:00Z">
        <w:r w:rsidDel="00751766">
          <w:rPr>
            <w:lang w:val="en-GB" w:eastAsia="en-GB"/>
          </w:rPr>
          <w:delText>ing</w:delText>
        </w:r>
      </w:del>
      <w:r>
        <w:rPr>
          <w:lang w:val="en-GB" w:eastAsia="en-GB"/>
        </w:rPr>
        <w:t xml:space="preserve"> on</w:t>
      </w:r>
      <w:r w:rsidRPr="00013264">
        <w:rPr>
          <w:lang w:val="en-GB" w:eastAsia="en-GB"/>
        </w:rPr>
        <w:t> computers </w:t>
      </w:r>
      <w:ins w:id="1206" w:author="Lucy Wan" w:date="2021-01-26T12:19:00Z">
        <w:r w:rsidR="00751766">
          <w:rPr>
            <w:lang w:val="en-GB" w:eastAsia="en-GB"/>
          </w:rPr>
          <w:t>that</w:t>
        </w:r>
      </w:ins>
      <w:del w:id="1207" w:author="Lucy Wan" w:date="2021-01-26T12:19:00Z">
        <w:r w:rsidRPr="00013264" w:rsidDel="00751766">
          <w:rPr>
            <w:lang w:val="en-GB" w:eastAsia="en-GB"/>
          </w:rPr>
          <w:delText>who</w:delText>
        </w:r>
      </w:del>
      <w:r w:rsidRPr="00013264">
        <w:rPr>
          <w:lang w:val="en-GB" w:eastAsia="en-GB"/>
        </w:rPr>
        <w:t> have not logged on in over 6 months</w:t>
      </w:r>
      <w:ins w:id="1208" w:author="Lucy Wan" w:date="2021-01-26T12:19:00Z">
        <w:r w:rsidR="00EF4046">
          <w:rPr>
            <w:lang w:val="en-GB" w:eastAsia="en-GB"/>
          </w:rPr>
          <w:t>:</w:t>
        </w:r>
      </w:ins>
    </w:p>
    <w:p w14:paraId="04923627" w14:textId="77777777" w:rsidR="00013264" w:rsidRPr="00013264" w:rsidRDefault="00013264" w:rsidP="00013264">
      <w:pPr>
        <w:pStyle w:val="CodePACKT"/>
      </w:pPr>
    </w:p>
    <w:p w14:paraId="72574C0F" w14:textId="42D24390" w:rsidR="00013264" w:rsidRPr="00013264" w:rsidRDefault="00013264" w:rsidP="00013264">
      <w:pPr>
        <w:pStyle w:val="CodePACKT"/>
      </w:pPr>
      <w:r w:rsidRPr="00013264">
        <w:t>$RKReport += </w:t>
      </w:r>
      <w:del w:id="1209" w:author="Parvathy Nair" w:date="2021-01-31T21:04:00Z">
        <w:r w:rsidR="003B539B" w:rsidDel="00056227">
          <w:delText>”</w:delText>
        </w:r>
      </w:del>
      <w:ins w:id="1210" w:author="Parvathy Nair" w:date="2021-01-31T21:04:00Z">
        <w:r w:rsidR="00056227">
          <w:t>”</w:t>
        </w:r>
      </w:ins>
      <w:r w:rsidRPr="00013264">
        <w:t>`nComputers that havent logged in over 6 months`n</w:t>
      </w:r>
      <w:del w:id="1211" w:author="Parvathy Nair" w:date="2021-01-31T21:04:00Z">
        <w:r w:rsidR="003B539B" w:rsidDel="00056227">
          <w:delText>”</w:delText>
        </w:r>
      </w:del>
      <w:ins w:id="1212" w:author="Parvathy Nair" w:date="2021-01-31T21:04:00Z">
        <w:r w:rsidR="00056227">
          <w:t>”</w:t>
        </w:r>
      </w:ins>
    </w:p>
    <w:p w14:paraId="1A0DE16C" w14:textId="42E375ED" w:rsidR="00013264" w:rsidRPr="00013264" w:rsidRDefault="00013264" w:rsidP="00013264">
      <w:pPr>
        <w:pStyle w:val="CodePACKT"/>
      </w:pPr>
      <w:r w:rsidRPr="00013264">
        <w:t>$RkReport += </w:t>
      </w:r>
      <w:del w:id="1213" w:author="Parvathy Nair" w:date="2021-01-31T21:04:00Z">
        <w:r w:rsidR="003B539B" w:rsidDel="00056227">
          <w:delText>”</w:delText>
        </w:r>
      </w:del>
      <w:ins w:id="1214" w:author="Parvathy Nair" w:date="2021-01-31T21:04:00Z">
        <w:r w:rsidR="00056227">
          <w:t>”</w:t>
        </w:r>
      </w:ins>
      <w:r w:rsidRPr="00013264">
        <w:t>Name                    LastLogonDate`n</w:t>
      </w:r>
      <w:del w:id="1215" w:author="Parvathy Nair" w:date="2021-01-31T21:04:00Z">
        <w:r w:rsidR="003B539B" w:rsidDel="00056227">
          <w:delText>”</w:delText>
        </w:r>
      </w:del>
      <w:ins w:id="1216" w:author="Parvathy Nair" w:date="2021-01-31T21:04:00Z">
        <w:r w:rsidR="00056227">
          <w:t>”</w:t>
        </w:r>
      </w:ins>
    </w:p>
    <w:p w14:paraId="218DBD62" w14:textId="65FE7511" w:rsidR="00013264" w:rsidRPr="00013264" w:rsidRDefault="00013264" w:rsidP="00013264">
      <w:pPr>
        <w:pStyle w:val="CodePACKT"/>
      </w:pPr>
      <w:r w:rsidRPr="00013264">
        <w:t>$RkReport += </w:t>
      </w:r>
      <w:del w:id="1217" w:author="Parvathy Nair" w:date="2021-01-31T21:04:00Z">
        <w:r w:rsidR="003B539B" w:rsidDel="00056227">
          <w:delText>”</w:delText>
        </w:r>
      </w:del>
      <w:ins w:id="1218" w:author="Parvathy Nair" w:date="2021-01-31T21:04:00Z">
        <w:r w:rsidR="00056227">
          <w:t>”</w:t>
        </w:r>
      </w:ins>
      <w:r w:rsidRPr="00013264">
        <w:t>----                    -------------`n</w:t>
      </w:r>
      <w:del w:id="1219" w:author="Parvathy Nair" w:date="2021-01-31T21:04:00Z">
        <w:r w:rsidR="003B539B" w:rsidDel="00056227">
          <w:delText>”</w:delText>
        </w:r>
      </w:del>
      <w:ins w:id="1220" w:author="Parvathy Nair" w:date="2021-01-31T21:04:00Z">
        <w:r w:rsidR="00056227">
          <w:t>”</w:t>
        </w:r>
      </w:ins>
    </w:p>
    <w:p w14:paraId="55A72793" w14:textId="77777777" w:rsidR="00013264" w:rsidRPr="00013264" w:rsidRDefault="00013264" w:rsidP="00013264">
      <w:pPr>
        <w:pStyle w:val="CodePACKT"/>
      </w:pPr>
      <w:r w:rsidRPr="00013264">
        <w:t>$RKReport +=</w:t>
      </w:r>
    </w:p>
    <w:p w14:paraId="08A61D7B" w14:textId="77777777" w:rsidR="00013264" w:rsidRPr="00013264" w:rsidRDefault="00013264" w:rsidP="00013264">
      <w:pPr>
        <w:pStyle w:val="CodePACKT"/>
      </w:pPr>
      <w:proofErr w:type="gramStart"/>
      <w:r w:rsidRPr="00013264">
        <w:t>foreach(</w:t>
      </w:r>
      <w:proofErr w:type="gramEnd"/>
      <w:r w:rsidRPr="00013264">
        <w:t>$Computer in $Computers) {</w:t>
      </w:r>
    </w:p>
    <w:p w14:paraId="67C59A73" w14:textId="77777777" w:rsidR="00013264" w:rsidRPr="00013264" w:rsidRDefault="00013264" w:rsidP="00013264">
      <w:pPr>
        <w:pStyle w:val="CodePACKT"/>
      </w:pPr>
      <w:r w:rsidRPr="00013264">
        <w:t>  If (($Computer.LastLogonDate -lt $SixMonthsAgo) -and </w:t>
      </w:r>
    </w:p>
    <w:p w14:paraId="22C31268" w14:textId="77777777" w:rsidR="00013264" w:rsidRPr="00013264" w:rsidRDefault="00013264" w:rsidP="00013264">
      <w:pPr>
        <w:pStyle w:val="CodePACKT"/>
      </w:pPr>
      <w:r w:rsidRPr="00013264">
        <w:t>      ($null -ne $Computer.LastLogonDate)) {</w:t>
      </w:r>
    </w:p>
    <w:p w14:paraId="30A5F773" w14:textId="75C90C8D" w:rsidR="00013264" w:rsidRPr="00013264" w:rsidRDefault="00013264" w:rsidP="00013264">
      <w:pPr>
        <w:pStyle w:val="CodePACKT"/>
      </w:pPr>
      <w:r w:rsidRPr="00013264">
        <w:t> (</w:t>
      </w:r>
      <w:del w:id="1221" w:author="Parvathy Nair" w:date="2021-01-31T21:04:00Z">
        <w:r w:rsidR="003B539B" w:rsidDel="00056227">
          <w:delText>“</w:delText>
        </w:r>
      </w:del>
      <w:ins w:id="1222" w:author="Parvathy Nair" w:date="2021-01-31T21:04:00Z">
        <w:r w:rsidR="00056227">
          <w:t>“</w:t>
        </w:r>
      </w:ins>
      <w:r w:rsidRPr="00013264">
        <w:t>`</w:t>
      </w:r>
      <w:proofErr w:type="gramStart"/>
      <w:r w:rsidRPr="00013264">
        <w:t>n{</w:t>
      </w:r>
      <w:proofErr w:type="gramEnd"/>
      <w:r w:rsidRPr="00013264">
        <w:t>0,-23}  {1}  `n</w:t>
      </w:r>
      <w:del w:id="1223" w:author="Parvathy Nair" w:date="2021-01-31T21:04:00Z">
        <w:r w:rsidR="003B539B" w:rsidDel="00056227">
          <w:delText>”</w:delText>
        </w:r>
      </w:del>
      <w:ins w:id="1224" w:author="Parvathy Nair" w:date="2021-01-31T21:04:00Z">
        <w:r w:rsidR="00056227">
          <w:t>”</w:t>
        </w:r>
      </w:ins>
      <w:r w:rsidRPr="00013264">
        <w:t> -f $Computer.Name, $Computer.LastLogonDate).trim()</w:t>
      </w:r>
    </w:p>
    <w:p w14:paraId="6A12BE2F" w14:textId="77777777" w:rsidR="00013264" w:rsidRPr="00013264" w:rsidRDefault="00013264" w:rsidP="00013264">
      <w:pPr>
        <w:pStyle w:val="CodePACKT"/>
      </w:pPr>
      <w:r w:rsidRPr="00013264">
        <w:t>  }</w:t>
      </w:r>
    </w:p>
    <w:p w14:paraId="6C16EEE2" w14:textId="77777777" w:rsidR="00013264" w:rsidRPr="00013264" w:rsidRDefault="00013264" w:rsidP="00013264">
      <w:pPr>
        <w:pStyle w:val="CodePACKT"/>
      </w:pPr>
      <w:r w:rsidRPr="00013264">
        <w:t>}</w:t>
      </w:r>
    </w:p>
    <w:p w14:paraId="46D73DD3" w14:textId="77777777" w:rsidR="00013264" w:rsidRPr="00013264" w:rsidRDefault="00013264" w:rsidP="00013264">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A6BACE1" w14:textId="4AC57C1E" w:rsidR="00013264" w:rsidRPr="00013264" w:rsidRDefault="00013264" w:rsidP="00013264">
      <w:pPr>
        <w:pStyle w:val="NumberedBulletPACKT"/>
        <w:rPr>
          <w:color w:val="000000"/>
          <w:lang w:val="en-GB" w:eastAsia="en-GB"/>
        </w:rPr>
      </w:pPr>
      <w:r w:rsidRPr="00013264">
        <w:rPr>
          <w:lang w:val="en-GB" w:eastAsia="en-GB"/>
        </w:rPr>
        <w:t>Report</w:t>
      </w:r>
      <w:del w:id="1225" w:author="Lucy Wan" w:date="2021-01-26T12:19:00Z">
        <w:r w:rsidRPr="00013264" w:rsidDel="006357FF">
          <w:rPr>
            <w:lang w:val="en-GB" w:eastAsia="en-GB"/>
          </w:rPr>
          <w:delText>ing</w:delText>
        </w:r>
      </w:del>
      <w:r w:rsidRPr="00013264">
        <w:rPr>
          <w:lang w:val="en-GB" w:eastAsia="en-GB"/>
        </w:rPr>
        <w:t> on computer accounts that have not logged in </w:t>
      </w:r>
      <w:ins w:id="1226" w:author="Lucy Wan" w:date="2021-01-26T12:20:00Z">
        <w:r w:rsidR="006357FF">
          <w:rPr>
            <w:lang w:val="en-GB" w:eastAsia="en-GB"/>
          </w:rPr>
          <w:t xml:space="preserve">for </w:t>
        </w:r>
      </w:ins>
      <w:r w:rsidRPr="00013264">
        <w:rPr>
          <w:lang w:val="en-GB" w:eastAsia="en-GB"/>
        </w:rPr>
        <w:t>1-6 months</w:t>
      </w:r>
      <w:del w:id="1227" w:author="Lucy Wan" w:date="2021-01-26T12:20:00Z">
        <w:r w:rsidRPr="00013264" w:rsidDel="006357FF">
          <w:rPr>
            <w:lang w:val="en-GB" w:eastAsia="en-GB"/>
          </w:rPr>
          <w:delText> </w:delText>
        </w:r>
      </w:del>
      <w:del w:id="1228" w:author="Lucy Wan" w:date="2021-01-26T12:19:00Z">
        <w:r w:rsidRPr="00013264" w:rsidDel="006357FF">
          <w:rPr>
            <w:lang w:val="en-GB" w:eastAsia="en-GB"/>
          </w:rPr>
          <w:delText>ago</w:delText>
        </w:r>
      </w:del>
      <w:ins w:id="1229" w:author="Lucy Wan" w:date="2021-01-26T12:20:00Z">
        <w:r w:rsidR="0000585A">
          <w:rPr>
            <w:lang w:val="en-GB" w:eastAsia="en-GB"/>
          </w:rPr>
          <w:t>:</w:t>
        </w:r>
      </w:ins>
    </w:p>
    <w:p w14:paraId="4B4AA1D2" w14:textId="77777777" w:rsidR="00013264" w:rsidRPr="00013264" w:rsidRDefault="00013264" w:rsidP="00013264">
      <w:pPr>
        <w:pStyle w:val="CodePACKT"/>
      </w:pPr>
    </w:p>
    <w:p w14:paraId="1FD41CCA" w14:textId="64590DC2" w:rsidR="00013264" w:rsidRPr="00013264" w:rsidRDefault="00013264" w:rsidP="00013264">
      <w:pPr>
        <w:pStyle w:val="CodePACKT"/>
      </w:pPr>
      <w:r w:rsidRPr="00013264">
        <w:t>$RKReport += </w:t>
      </w:r>
      <w:del w:id="1230" w:author="Parvathy Nair" w:date="2021-01-31T21:04:00Z">
        <w:r w:rsidR="003B539B" w:rsidDel="00056227">
          <w:delText>”</w:delText>
        </w:r>
      </w:del>
      <w:ins w:id="1231" w:author="Parvathy Nair" w:date="2021-01-31T21:04:00Z">
        <w:r w:rsidR="00056227">
          <w:t>”</w:t>
        </w:r>
      </w:ins>
      <w:r w:rsidRPr="00013264">
        <w:t>`n`nComputers that havent logged in 1-6 months`n</w:t>
      </w:r>
      <w:del w:id="1232" w:author="Parvathy Nair" w:date="2021-01-31T21:04:00Z">
        <w:r w:rsidR="003B539B" w:rsidDel="00056227">
          <w:delText>”</w:delText>
        </w:r>
      </w:del>
      <w:ins w:id="1233" w:author="Parvathy Nair" w:date="2021-01-31T21:04:00Z">
        <w:r w:rsidR="00056227">
          <w:t>”</w:t>
        </w:r>
      </w:ins>
    </w:p>
    <w:p w14:paraId="27613E30" w14:textId="6DFF84AC" w:rsidR="00013264" w:rsidRPr="00013264" w:rsidRDefault="00013264" w:rsidP="00013264">
      <w:pPr>
        <w:pStyle w:val="CodePACKT"/>
      </w:pPr>
      <w:r w:rsidRPr="00013264">
        <w:t>$RkReport += </w:t>
      </w:r>
      <w:del w:id="1234" w:author="Parvathy Nair" w:date="2021-01-31T21:04:00Z">
        <w:r w:rsidR="003B539B" w:rsidDel="00056227">
          <w:delText>”</w:delText>
        </w:r>
      </w:del>
      <w:ins w:id="1235" w:author="Parvathy Nair" w:date="2021-01-31T21:04:00Z">
        <w:r w:rsidR="00056227">
          <w:t>”</w:t>
        </w:r>
      </w:ins>
      <w:r w:rsidRPr="00013264">
        <w:t>Name                    LastLogonDate`n</w:t>
      </w:r>
      <w:del w:id="1236" w:author="Parvathy Nair" w:date="2021-01-31T21:04:00Z">
        <w:r w:rsidR="003B539B" w:rsidDel="00056227">
          <w:delText>”</w:delText>
        </w:r>
      </w:del>
      <w:ins w:id="1237" w:author="Parvathy Nair" w:date="2021-01-31T21:04:00Z">
        <w:r w:rsidR="00056227">
          <w:t>”</w:t>
        </w:r>
      </w:ins>
    </w:p>
    <w:p w14:paraId="589B71E1" w14:textId="3697306A" w:rsidR="00013264" w:rsidRPr="00013264" w:rsidRDefault="00013264" w:rsidP="00013264">
      <w:pPr>
        <w:pStyle w:val="CodePACKT"/>
      </w:pPr>
      <w:r w:rsidRPr="00013264">
        <w:t>$RkReport += </w:t>
      </w:r>
      <w:del w:id="1238" w:author="Parvathy Nair" w:date="2021-01-31T21:04:00Z">
        <w:r w:rsidR="003B539B" w:rsidDel="00056227">
          <w:delText>”</w:delText>
        </w:r>
      </w:del>
      <w:ins w:id="1239" w:author="Parvathy Nair" w:date="2021-01-31T21:04:00Z">
        <w:r w:rsidR="00056227">
          <w:t>”</w:t>
        </w:r>
      </w:ins>
      <w:r w:rsidRPr="00013264">
        <w:t>----                    -------------</w:t>
      </w:r>
      <w:del w:id="1240" w:author="Parvathy Nair" w:date="2021-01-31T21:04:00Z">
        <w:r w:rsidR="003B539B" w:rsidDel="00056227">
          <w:delText>”</w:delText>
        </w:r>
      </w:del>
      <w:ins w:id="1241" w:author="Parvathy Nair" w:date="2021-01-31T21:04:00Z">
        <w:r w:rsidR="00056227">
          <w:t>”</w:t>
        </w:r>
      </w:ins>
    </w:p>
    <w:p w14:paraId="5E6CB8A7" w14:textId="77777777" w:rsidR="00013264" w:rsidRPr="00013264" w:rsidRDefault="00013264" w:rsidP="00013264">
      <w:pPr>
        <w:pStyle w:val="CodePACKT"/>
      </w:pPr>
      <w:r w:rsidRPr="00013264">
        <w:t>$RKReport +=</w:t>
      </w:r>
    </w:p>
    <w:p w14:paraId="0BF4B870" w14:textId="77777777" w:rsidR="00013264" w:rsidRPr="00013264" w:rsidRDefault="00013264" w:rsidP="00013264">
      <w:pPr>
        <w:pStyle w:val="CodePACKT"/>
      </w:pPr>
      <w:proofErr w:type="gramStart"/>
      <w:r w:rsidRPr="00013264">
        <w:t>foreach(</w:t>
      </w:r>
      <w:proofErr w:type="gramEnd"/>
      <w:r w:rsidRPr="00013264">
        <w:t>$Computer in $Computers) {</w:t>
      </w:r>
    </w:p>
    <w:p w14:paraId="46544507" w14:textId="77777777" w:rsidR="00013264" w:rsidRPr="00013264" w:rsidRDefault="00013264" w:rsidP="00013264">
      <w:pPr>
        <w:pStyle w:val="CodePACKT"/>
      </w:pPr>
      <w:r w:rsidRPr="00013264">
        <w:t>  If (($Computer.LastLogonDate -ge $SixMonthsAgo) -and</w:t>
      </w:r>
    </w:p>
    <w:p w14:paraId="29E8FB0E" w14:textId="77777777" w:rsidR="00013264" w:rsidRPr="00013264" w:rsidRDefault="00013264" w:rsidP="00013264">
      <w:pPr>
        <w:pStyle w:val="CodePACKT"/>
      </w:pPr>
      <w:r w:rsidRPr="00013264">
        <w:t>     ($Computer.LastLogonDate -lt $OneMonthAgo) -and     </w:t>
      </w:r>
    </w:p>
    <w:p w14:paraId="69F415EF" w14:textId="77777777" w:rsidR="00013264" w:rsidRPr="00013264" w:rsidRDefault="00013264" w:rsidP="00013264">
      <w:pPr>
        <w:pStyle w:val="CodePACKT"/>
      </w:pPr>
      <w:r w:rsidRPr="00013264">
        <w:t>       ($null -ne $Computer.LastLogonDate)) {</w:t>
      </w:r>
    </w:p>
    <w:p w14:paraId="53FA6776" w14:textId="016F3CD7" w:rsidR="00013264" w:rsidRPr="00013264" w:rsidRDefault="00013264" w:rsidP="00013264">
      <w:pPr>
        <w:pStyle w:val="CodePACKT"/>
      </w:pPr>
      <w:r w:rsidRPr="00013264">
        <w:t>   </w:t>
      </w:r>
      <w:del w:id="1242" w:author="Parvathy Nair" w:date="2021-01-31T21:04:00Z">
        <w:r w:rsidR="003B539B" w:rsidDel="00056227">
          <w:delText>”</w:delText>
        </w:r>
      </w:del>
      <w:proofErr w:type="gramStart"/>
      <w:ins w:id="1243" w:author="Parvathy Nair" w:date="2021-01-31T21:04:00Z">
        <w:r w:rsidR="00056227">
          <w:t>”</w:t>
        </w:r>
      </w:ins>
      <w:r w:rsidRPr="00013264">
        <w:t>`</w:t>
      </w:r>
      <w:proofErr w:type="gramEnd"/>
      <w:r w:rsidRPr="00013264">
        <w:t>n{0,-22}  {1}  </w:t>
      </w:r>
      <w:del w:id="1244" w:author="Parvathy Nair" w:date="2021-01-31T21:04:00Z">
        <w:r w:rsidR="003B539B" w:rsidDel="00056227">
          <w:delText>”</w:delText>
        </w:r>
      </w:del>
      <w:ins w:id="1245" w:author="Parvathy Nair" w:date="2021-01-31T21:04:00Z">
        <w:r w:rsidR="00056227">
          <w:t>”</w:t>
        </w:r>
      </w:ins>
      <w:r w:rsidRPr="00013264">
        <w:t> -f $Computer.Name, $Computer.LastLogonDate</w:t>
      </w:r>
    </w:p>
    <w:p w14:paraId="485FFA73" w14:textId="77777777" w:rsidR="00013264" w:rsidRPr="00013264" w:rsidRDefault="00013264" w:rsidP="00013264">
      <w:pPr>
        <w:pStyle w:val="CodePACKT"/>
      </w:pPr>
      <w:r w:rsidRPr="00013264">
        <w:t>  }</w:t>
      </w:r>
    </w:p>
    <w:p w14:paraId="2517ECCA" w14:textId="77777777" w:rsidR="00013264" w:rsidRPr="00013264" w:rsidRDefault="00013264" w:rsidP="00013264">
      <w:pPr>
        <w:pStyle w:val="CodePACKT"/>
      </w:pPr>
      <w:r w:rsidRPr="00013264">
        <w:t>}</w:t>
      </w:r>
    </w:p>
    <w:p w14:paraId="21E3C126" w14:textId="77777777" w:rsidR="00013264" w:rsidRPr="00013264" w:rsidRDefault="00013264" w:rsidP="00013264">
      <w:pPr>
        <w:pStyle w:val="CodePACKT"/>
      </w:pPr>
    </w:p>
    <w:p w14:paraId="6F63CFAD" w14:textId="1E5ABC26" w:rsidR="00013264" w:rsidRPr="00013264" w:rsidRDefault="00013264" w:rsidP="00096861">
      <w:pPr>
        <w:pStyle w:val="NumberedBulletPACKT"/>
        <w:rPr>
          <w:color w:val="000000"/>
          <w:lang w:val="en-GB" w:eastAsia="en-GB"/>
        </w:rPr>
      </w:pPr>
      <w:r w:rsidRPr="00013264">
        <w:rPr>
          <w:lang w:val="en-GB" w:eastAsia="en-GB"/>
        </w:rPr>
        <w:t>Report</w:t>
      </w:r>
      <w:del w:id="1246" w:author="Lucy Wan" w:date="2021-01-26T12:20:00Z">
        <w:r w:rsidRPr="00013264" w:rsidDel="00C62D00">
          <w:rPr>
            <w:lang w:val="en-GB" w:eastAsia="en-GB"/>
          </w:rPr>
          <w:delText>ing</w:delText>
        </w:r>
      </w:del>
      <w:r w:rsidRPr="00013264">
        <w:rPr>
          <w:lang w:val="en-GB" w:eastAsia="en-GB"/>
        </w:rPr>
        <w:t> on computer accounts that have not logged in</w:t>
      </w:r>
      <w:r w:rsidR="00C62D00">
        <w:rPr>
          <w:lang w:val="en-GB" w:eastAsia="en-GB"/>
        </w:rPr>
        <w:t xml:space="preserve"> </w:t>
      </w:r>
      <w:ins w:id="1247" w:author="Lucy Wan" w:date="2021-01-26T12:21:00Z">
        <w:r w:rsidR="0000585A">
          <w:rPr>
            <w:lang w:val="en-GB" w:eastAsia="en-GB"/>
          </w:rPr>
          <w:t xml:space="preserve">for </w:t>
        </w:r>
      </w:ins>
      <w:r w:rsidRPr="00013264">
        <w:rPr>
          <w:lang w:val="en-GB" w:eastAsia="en-GB"/>
        </w:rPr>
        <w:t>the past 1 week to </w:t>
      </w:r>
      <w:r w:rsidR="00B75B9B">
        <w:rPr>
          <w:lang w:val="en-GB" w:eastAsia="en-GB"/>
        </w:rPr>
        <w:t>1</w:t>
      </w:r>
      <w:r w:rsidRPr="00013264">
        <w:rPr>
          <w:lang w:val="en-GB" w:eastAsia="en-GB"/>
        </w:rPr>
        <w:t> month</w:t>
      </w:r>
      <w:del w:id="1248" w:author="Lucy Wan" w:date="2021-01-26T12:21:00Z">
        <w:r w:rsidRPr="00013264" w:rsidDel="0000585A">
          <w:rPr>
            <w:lang w:val="en-GB" w:eastAsia="en-GB"/>
          </w:rPr>
          <w:delText> ago</w:delText>
        </w:r>
      </w:del>
      <w:ins w:id="1249" w:author="Lucy Wan" w:date="2021-01-26T12:20:00Z">
        <w:r w:rsidR="0000585A">
          <w:rPr>
            <w:lang w:val="en-GB" w:eastAsia="en-GB"/>
          </w:rPr>
          <w:t>:</w:t>
        </w:r>
      </w:ins>
    </w:p>
    <w:p w14:paraId="682E9E06" w14:textId="77777777" w:rsidR="00013264" w:rsidRPr="00013264" w:rsidRDefault="00013264" w:rsidP="00013264">
      <w:pPr>
        <w:pStyle w:val="CodePACKT"/>
      </w:pPr>
    </w:p>
    <w:p w14:paraId="63230526" w14:textId="26BF7A69" w:rsidR="00013264" w:rsidRPr="00013264" w:rsidRDefault="00013264" w:rsidP="00013264">
      <w:pPr>
        <w:pStyle w:val="CodePACKT"/>
      </w:pPr>
      <w:r w:rsidRPr="00013264">
        <w:t>$RKReport += </w:t>
      </w:r>
      <w:del w:id="1250" w:author="Parvathy Nair" w:date="2021-01-31T21:04:00Z">
        <w:r w:rsidR="003B539B" w:rsidDel="00056227">
          <w:delText>”</w:delText>
        </w:r>
      </w:del>
      <w:ins w:id="1251" w:author="Parvathy Nair" w:date="2021-01-31T21:04:00Z">
        <w:r w:rsidR="00056227">
          <w:t>”</w:t>
        </w:r>
      </w:ins>
      <w:r w:rsidRPr="00013264">
        <w:t>`n`nComputers that have between one week </w:t>
      </w:r>
      <w:del w:id="1252" w:author="Parvathy Nair" w:date="2021-01-31T21:04:00Z">
        <w:r w:rsidR="003B539B" w:rsidDel="00056227">
          <w:delText>”</w:delText>
        </w:r>
      </w:del>
      <w:ins w:id="1253" w:author="Parvathy Nair" w:date="2021-01-31T21:04:00Z">
        <w:r w:rsidR="00056227">
          <w:t>”</w:t>
        </w:r>
      </w:ins>
    </w:p>
    <w:p w14:paraId="518972D2" w14:textId="7F906D82" w:rsidR="00013264" w:rsidRPr="00013264" w:rsidRDefault="00013264" w:rsidP="00013264">
      <w:pPr>
        <w:pStyle w:val="CodePACKT"/>
      </w:pPr>
      <w:r w:rsidRPr="00013264">
        <w:t>$RKReport += </w:t>
      </w:r>
      <w:del w:id="1254" w:author="Parvathy Nair" w:date="2021-01-31T21:04:00Z">
        <w:r w:rsidR="003B539B" w:rsidDel="00056227">
          <w:delText>”</w:delText>
        </w:r>
      </w:del>
      <w:ins w:id="1255" w:author="Parvathy Nair" w:date="2021-01-31T21:04:00Z">
        <w:r w:rsidR="00056227">
          <w:t>”</w:t>
        </w:r>
      </w:ins>
      <w:r w:rsidRPr="00013264">
        <w:t>and one month ago`n</w:t>
      </w:r>
      <w:del w:id="1256" w:author="Parvathy Nair" w:date="2021-01-31T21:04:00Z">
        <w:r w:rsidR="003B539B" w:rsidDel="00056227">
          <w:delText>”</w:delText>
        </w:r>
      </w:del>
      <w:ins w:id="1257" w:author="Parvathy Nair" w:date="2021-01-31T21:04:00Z">
        <w:r w:rsidR="00056227">
          <w:t>”</w:t>
        </w:r>
      </w:ins>
    </w:p>
    <w:p w14:paraId="2106D156" w14:textId="6300ADB5" w:rsidR="00013264" w:rsidRPr="00013264" w:rsidRDefault="00013264" w:rsidP="00013264">
      <w:pPr>
        <w:pStyle w:val="CodePACKT"/>
      </w:pPr>
      <w:r w:rsidRPr="00013264">
        <w:t>$RkReport += </w:t>
      </w:r>
      <w:del w:id="1258" w:author="Parvathy Nair" w:date="2021-01-31T21:04:00Z">
        <w:r w:rsidR="003B539B" w:rsidDel="00056227">
          <w:delText>”</w:delText>
        </w:r>
      </w:del>
      <w:ins w:id="1259" w:author="Parvathy Nair" w:date="2021-01-31T21:04:00Z">
        <w:r w:rsidR="00056227">
          <w:t>”</w:t>
        </w:r>
      </w:ins>
      <w:r w:rsidRPr="00013264">
        <w:t>Name                    LastLogonDate`n</w:t>
      </w:r>
      <w:del w:id="1260" w:author="Parvathy Nair" w:date="2021-01-31T21:04:00Z">
        <w:r w:rsidR="003B539B" w:rsidDel="00056227">
          <w:delText>”</w:delText>
        </w:r>
      </w:del>
      <w:ins w:id="1261" w:author="Parvathy Nair" w:date="2021-01-31T21:04:00Z">
        <w:r w:rsidR="00056227">
          <w:t>”</w:t>
        </w:r>
      </w:ins>
    </w:p>
    <w:p w14:paraId="1D998B10" w14:textId="370235D4" w:rsidR="00013264" w:rsidRPr="00013264" w:rsidRDefault="00013264" w:rsidP="00013264">
      <w:pPr>
        <w:pStyle w:val="CodePACKT"/>
      </w:pPr>
      <w:r w:rsidRPr="00013264">
        <w:t>$RkReport += </w:t>
      </w:r>
      <w:del w:id="1262" w:author="Parvathy Nair" w:date="2021-01-31T21:04:00Z">
        <w:r w:rsidR="003B539B" w:rsidDel="00056227">
          <w:delText>”</w:delText>
        </w:r>
      </w:del>
      <w:ins w:id="1263" w:author="Parvathy Nair" w:date="2021-01-31T21:04:00Z">
        <w:r w:rsidR="00056227">
          <w:t>”</w:t>
        </w:r>
      </w:ins>
      <w:r w:rsidRPr="00013264">
        <w:t>----                    -------------</w:t>
      </w:r>
      <w:del w:id="1264" w:author="Parvathy Nair" w:date="2021-01-31T21:04:00Z">
        <w:r w:rsidR="003B539B" w:rsidDel="00056227">
          <w:delText>”</w:delText>
        </w:r>
      </w:del>
      <w:ins w:id="1265" w:author="Parvathy Nair" w:date="2021-01-31T21:04:00Z">
        <w:r w:rsidR="00056227">
          <w:t>”</w:t>
        </w:r>
      </w:ins>
    </w:p>
    <w:p w14:paraId="2678AED8" w14:textId="77777777" w:rsidR="00013264" w:rsidRPr="00013264" w:rsidRDefault="00013264" w:rsidP="00013264">
      <w:pPr>
        <w:pStyle w:val="CodePACKT"/>
      </w:pPr>
      <w:r w:rsidRPr="00013264">
        <w:t>$RKReport +=</w:t>
      </w:r>
    </w:p>
    <w:p w14:paraId="7ED859A0" w14:textId="77777777" w:rsidR="00013264" w:rsidRPr="00013264" w:rsidRDefault="00013264" w:rsidP="00013264">
      <w:pPr>
        <w:pStyle w:val="CodePACKT"/>
      </w:pPr>
      <w:proofErr w:type="gramStart"/>
      <w:r w:rsidRPr="00013264">
        <w:t>foreach(</w:t>
      </w:r>
      <w:proofErr w:type="gramEnd"/>
      <w:r w:rsidRPr="00013264">
        <w:t>$Computer in $Computers) {</w:t>
      </w:r>
    </w:p>
    <w:p w14:paraId="4CF34211" w14:textId="77777777" w:rsidR="00013264" w:rsidRPr="00013264" w:rsidRDefault="00013264" w:rsidP="00013264">
      <w:pPr>
        <w:pStyle w:val="CodePACKT"/>
      </w:pPr>
      <w:r w:rsidRPr="00013264">
        <w:t>  If (($Computer.LastLogonDate -ge $OneMonthAgo) -and</w:t>
      </w:r>
    </w:p>
    <w:p w14:paraId="2B3A523B" w14:textId="77777777" w:rsidR="00013264" w:rsidRPr="00013264" w:rsidRDefault="00013264" w:rsidP="00013264">
      <w:pPr>
        <w:pStyle w:val="CodePACKT"/>
      </w:pPr>
      <w:r w:rsidRPr="00013264">
        <w:t>     ($Computer.LastLogonDate -lt $OneWeekAgo) -and     </w:t>
      </w:r>
    </w:p>
    <w:p w14:paraId="777162EB" w14:textId="77777777" w:rsidR="00013264" w:rsidRPr="00013264" w:rsidRDefault="00013264" w:rsidP="00013264">
      <w:pPr>
        <w:pStyle w:val="CodePACKT"/>
      </w:pPr>
      <w:r w:rsidRPr="00013264">
        <w:t>       ($null -ne $Computer.LastLogonDate)) {</w:t>
      </w:r>
    </w:p>
    <w:p w14:paraId="53ECC822" w14:textId="777FBD0C" w:rsidR="00013264" w:rsidRPr="00013264" w:rsidRDefault="00013264" w:rsidP="00013264">
      <w:pPr>
        <w:pStyle w:val="CodePACKT"/>
      </w:pPr>
      <w:r w:rsidRPr="00013264">
        <w:t>   </w:t>
      </w:r>
      <w:del w:id="1266" w:author="Parvathy Nair" w:date="2021-01-31T21:04:00Z">
        <w:r w:rsidR="003B539B" w:rsidDel="00056227">
          <w:delText>”</w:delText>
        </w:r>
      </w:del>
      <w:proofErr w:type="gramStart"/>
      <w:ins w:id="1267" w:author="Parvathy Nair" w:date="2021-01-31T21:04:00Z">
        <w:r w:rsidR="00056227">
          <w:t>”</w:t>
        </w:r>
      </w:ins>
      <w:r w:rsidRPr="00013264">
        <w:t>`</w:t>
      </w:r>
      <w:proofErr w:type="gramEnd"/>
      <w:r w:rsidRPr="00013264">
        <w:t>n{0,-22}  {1}  </w:t>
      </w:r>
      <w:del w:id="1268" w:author="Parvathy Nair" w:date="2021-01-31T21:04:00Z">
        <w:r w:rsidR="003B539B" w:rsidDel="00056227">
          <w:delText>”</w:delText>
        </w:r>
      </w:del>
      <w:ins w:id="1269" w:author="Parvathy Nair" w:date="2021-01-31T21:04:00Z">
        <w:r w:rsidR="00056227">
          <w:t>”</w:t>
        </w:r>
      </w:ins>
      <w:r w:rsidRPr="00013264">
        <w:t> -f $Computer.Name, $Computer.LastLogonDate</w:t>
      </w:r>
    </w:p>
    <w:p w14:paraId="3DC69672" w14:textId="77777777" w:rsidR="00013264" w:rsidRPr="00013264" w:rsidRDefault="00013264" w:rsidP="00013264">
      <w:pPr>
        <w:pStyle w:val="CodePACKT"/>
      </w:pPr>
      <w:r w:rsidRPr="00013264">
        <w:t>  }</w:t>
      </w:r>
    </w:p>
    <w:p w14:paraId="068661F1" w14:textId="77777777" w:rsidR="00013264" w:rsidRPr="00013264" w:rsidRDefault="00013264" w:rsidP="00013264">
      <w:pPr>
        <w:pStyle w:val="CodePACKT"/>
      </w:pPr>
      <w:r w:rsidRPr="00013264">
        <w:t>}</w:t>
      </w:r>
    </w:p>
    <w:p w14:paraId="6C681BD0" w14:textId="77777777" w:rsidR="00013264" w:rsidRPr="00013264" w:rsidRDefault="00013264" w:rsidP="00013264">
      <w:pPr>
        <w:pStyle w:val="CodePACKT"/>
      </w:pPr>
    </w:p>
    <w:p w14:paraId="70FFDC6B" w14:textId="7FD762A7" w:rsidR="00013264" w:rsidRPr="00013264" w:rsidRDefault="00013264" w:rsidP="00013264">
      <w:pPr>
        <w:pStyle w:val="NumberedBulletPACKT"/>
        <w:rPr>
          <w:color w:val="000000"/>
          <w:lang w:val="en-GB" w:eastAsia="en-GB"/>
        </w:rPr>
      </w:pPr>
      <w:r w:rsidRPr="00013264">
        <w:rPr>
          <w:lang w:val="en-GB" w:eastAsia="en-GB"/>
        </w:rPr>
        <w:t>Display</w:t>
      </w:r>
      <w:del w:id="1270" w:author="Lucy Wan" w:date="2021-01-26T12:20:00Z">
        <w:r w:rsidDel="00AD6045">
          <w:rPr>
            <w:lang w:val="en-GB" w:eastAsia="en-GB"/>
          </w:rPr>
          <w:delText>ing</w:delText>
        </w:r>
      </w:del>
      <w:r w:rsidRPr="00013264">
        <w:rPr>
          <w:lang w:val="en-GB" w:eastAsia="en-GB"/>
        </w:rPr>
        <w:t> the </w:t>
      </w:r>
      <w:ins w:id="1271" w:author="Lucy Wan" w:date="2021-01-26T12:20:00Z">
        <w:r w:rsidR="00AD6045">
          <w:rPr>
            <w:lang w:val="en-GB" w:eastAsia="en-GB"/>
          </w:rPr>
          <w:t>r</w:t>
        </w:r>
      </w:ins>
      <w:del w:id="1272" w:author="Lucy Wan" w:date="2021-01-26T12:20:00Z">
        <w:r w:rsidRPr="00013264" w:rsidDel="00AD6045">
          <w:rPr>
            <w:lang w:val="en-GB" w:eastAsia="en-GB"/>
          </w:rPr>
          <w:delText>R</w:delText>
        </w:r>
      </w:del>
      <w:proofErr w:type="gramStart"/>
      <w:r w:rsidRPr="00013264">
        <w:rPr>
          <w:lang w:val="en-GB" w:eastAsia="en-GB"/>
        </w:rPr>
        <w:t>eport</w:t>
      </w:r>
      <w:proofErr w:type="gramEnd"/>
    </w:p>
    <w:p w14:paraId="59B63B59" w14:textId="77777777" w:rsidR="00013264" w:rsidRDefault="00013264" w:rsidP="00013264">
      <w:pPr>
        <w:pStyle w:val="CodePACKT"/>
        <w:rPr>
          <w:lang w:val="en-GB"/>
        </w:rPr>
      </w:pPr>
    </w:p>
    <w:p w14:paraId="22B7D767" w14:textId="3F0FA9F6" w:rsidR="00013264" w:rsidRPr="00013264" w:rsidRDefault="00013264" w:rsidP="00013264">
      <w:pPr>
        <w:pStyle w:val="CodePACKT"/>
        <w:rPr>
          <w:lang w:val="en-GB"/>
        </w:rPr>
      </w:pPr>
      <w:r w:rsidRPr="00013264">
        <w:rPr>
          <w:lang w:val="en-GB"/>
        </w:rPr>
        <w:t>$RKReport</w:t>
      </w:r>
    </w:p>
    <w:p w14:paraId="325D405F" w14:textId="77777777" w:rsidR="006E0683" w:rsidRDefault="006E0683" w:rsidP="006E0683">
      <w:pPr>
        <w:pStyle w:val="Heading2"/>
        <w:numPr>
          <w:ilvl w:val="1"/>
          <w:numId w:val="3"/>
        </w:numPr>
        <w:tabs>
          <w:tab w:val="left" w:pos="0"/>
        </w:tabs>
      </w:pPr>
      <w:r>
        <w:t>How it works...</w:t>
      </w:r>
    </w:p>
    <w:p w14:paraId="3E7B47AA" w14:textId="7DBC15AB" w:rsidR="006E0683" w:rsidRDefault="00013264" w:rsidP="006E0683">
      <w:pPr>
        <w:numPr>
          <w:ilvl w:val="0"/>
          <w:numId w:val="3"/>
        </w:numPr>
        <w:rPr>
          <w:noProof/>
        </w:rPr>
      </w:pPr>
      <w:r>
        <w:t xml:space="preserve">In this recipe, all but the final step </w:t>
      </w:r>
      <w:proofErr w:type="gramStart"/>
      <w:r>
        <w:t>produce</w:t>
      </w:r>
      <w:proofErr w:type="gramEnd"/>
      <w:r>
        <w:t xml:space="preserve"> no output. Some of the steps exist to enable you to test the report that this recipe generates. Some of these steps might not be necessary for real life</w:t>
      </w:r>
      <w:r w:rsidR="00751E64">
        <w:t>,</w:t>
      </w:r>
      <w:r>
        <w:t xml:space="preserve"> as you already have enough real</w:t>
      </w:r>
      <w:r w:rsidR="00BB3809">
        <w:t>-</w:t>
      </w:r>
      <w:r>
        <w:t xml:space="preserve">life data to </w:t>
      </w:r>
      <w:r w:rsidR="00BB3809">
        <w:t>create a complete</w:t>
      </w:r>
      <w:r>
        <w:t xml:space="preserve"> report. </w:t>
      </w:r>
    </w:p>
    <w:p w14:paraId="2684D587" w14:textId="338EC917" w:rsidR="00013264" w:rsidRDefault="00013264" w:rsidP="006E0683">
      <w:pPr>
        <w:numPr>
          <w:ilvl w:val="0"/>
          <w:numId w:val="3"/>
        </w:numPr>
        <w:rPr>
          <w:noProof/>
        </w:rPr>
      </w:pPr>
      <w:r>
        <w:t xml:space="preserve">In </w:t>
      </w:r>
      <w:r w:rsidRPr="00013264">
        <w:rPr>
          <w:rStyle w:val="ItalicsPACKT"/>
        </w:rPr>
        <w:t>step 1</w:t>
      </w:r>
      <w:r>
        <w:t xml:space="preserve">, you create three AD computer accounts. </w:t>
      </w:r>
      <w:r w:rsidR="00BB3809">
        <w:t>You use t</w:t>
      </w:r>
      <w:r>
        <w:t xml:space="preserve">hese </w:t>
      </w:r>
      <w:r w:rsidR="00BB3809">
        <w:t xml:space="preserve">accounts to simulate computers that have not logged on for a while, thus </w:t>
      </w:r>
      <w:r>
        <w:t>enabl</w:t>
      </w:r>
      <w:r w:rsidR="00BB3809">
        <w:t>ing</w:t>
      </w:r>
      <w:r>
        <w:t xml:space="preserve"> you t</w:t>
      </w:r>
      <w:r w:rsidR="00BB3809">
        <w:t>o</w:t>
      </w:r>
      <w:r>
        <w:t xml:space="preserve"> view a complete report. If you re-run this recipe</w:t>
      </w:r>
      <w:r w:rsidR="00BB3809">
        <w:t xml:space="preserve"> or this step, adding these accounts p</w:t>
      </w:r>
      <w:r>
        <w:t>roduces errors since the accounts already exist. You could modify this step to check to see if the accounts exist before creating them.</w:t>
      </w:r>
    </w:p>
    <w:p w14:paraId="2A6AAACC" w14:textId="790DD22C" w:rsidR="00013264" w:rsidRDefault="00013264" w:rsidP="006E0683">
      <w:pPr>
        <w:numPr>
          <w:ilvl w:val="0"/>
          <w:numId w:val="3"/>
        </w:numPr>
        <w:rPr>
          <w:noProof/>
        </w:rPr>
      </w:pPr>
      <w:r>
        <w:lastRenderedPageBreak/>
        <w:t xml:space="preserve">In </w:t>
      </w:r>
      <w:r w:rsidRPr="00013264">
        <w:rPr>
          <w:rStyle w:val="ItalicsPACKT"/>
        </w:rPr>
        <w:t>step 2</w:t>
      </w:r>
      <w:r>
        <w:t xml:space="preserve">, you create </w:t>
      </w:r>
      <w:proofErr w:type="gramStart"/>
      <w:r>
        <w:t>three time</w:t>
      </w:r>
      <w:proofErr w:type="gramEnd"/>
      <w:r>
        <w:t xml:space="preserve"> constants, representing the time 7 days ago, one month ago, and six months ago. This </w:t>
      </w:r>
      <w:r w:rsidR="00BB3809">
        <w:t xml:space="preserve">step </w:t>
      </w:r>
      <w:r>
        <w:t xml:space="preserve">enables you to test if a given </w:t>
      </w:r>
      <w:r w:rsidR="00751E64">
        <w:t xml:space="preserve">user </w:t>
      </w:r>
      <w:r>
        <w:t>account has not longed on in that period.</w:t>
      </w:r>
    </w:p>
    <w:p w14:paraId="44D30283" w14:textId="2E2421CA" w:rsidR="00013264" w:rsidRDefault="00013264" w:rsidP="006E0683">
      <w:pPr>
        <w:numPr>
          <w:ilvl w:val="0"/>
          <w:numId w:val="3"/>
        </w:numPr>
        <w:rPr>
          <w:noProof/>
        </w:rPr>
      </w:pPr>
      <w:r>
        <w:t xml:space="preserve">In </w:t>
      </w:r>
      <w:r w:rsidRPr="00013264">
        <w:rPr>
          <w:rStyle w:val="ItalicsPACKT"/>
        </w:rPr>
        <w:t>step 3</w:t>
      </w:r>
      <w:r>
        <w:t xml:space="preserve">, you create a new function, </w:t>
      </w:r>
      <w:r w:rsidRPr="00013264">
        <w:rPr>
          <w:rStyle w:val="CodeInTextPACKT"/>
        </w:rPr>
        <w:t>Get-RKComputers</w:t>
      </w:r>
      <w:r>
        <w:t>. This function returns a list of all the computer account</w:t>
      </w:r>
      <w:ins w:id="1273" w:author="Lucy Wan" w:date="2021-01-26T12:21:00Z">
        <w:r w:rsidR="009A7AA7">
          <w:t>s</w:t>
        </w:r>
      </w:ins>
      <w:r>
        <w:t xml:space="preserve"> in AD along with their last logon time. </w:t>
      </w:r>
    </w:p>
    <w:p w14:paraId="7238F872" w14:textId="02A59634" w:rsidR="00013264" w:rsidRDefault="00013264" w:rsidP="006E0683">
      <w:pPr>
        <w:numPr>
          <w:ilvl w:val="0"/>
          <w:numId w:val="3"/>
        </w:numPr>
        <w:rPr>
          <w:noProof/>
        </w:rPr>
      </w:pPr>
      <w:r>
        <w:t xml:space="preserve">In </w:t>
      </w:r>
      <w:r w:rsidRPr="00BB3809">
        <w:rPr>
          <w:rStyle w:val="ItalicsPACKT"/>
        </w:rPr>
        <w:t>step 4</w:t>
      </w:r>
      <w:r>
        <w:t xml:space="preserve">, you begin the report by creating a report header. </w:t>
      </w:r>
    </w:p>
    <w:p w14:paraId="257FED15" w14:textId="5764753C" w:rsidR="00013264" w:rsidRDefault="00013264" w:rsidP="006E0683">
      <w:pPr>
        <w:numPr>
          <w:ilvl w:val="0"/>
          <w:numId w:val="3"/>
        </w:numPr>
        <w:rPr>
          <w:noProof/>
        </w:rPr>
      </w:pPr>
      <w:r>
        <w:t xml:space="preserve">In </w:t>
      </w:r>
      <w:r w:rsidRPr="00BB3809">
        <w:rPr>
          <w:rStyle w:val="ItalicsPACKT"/>
        </w:rPr>
        <w:t>step 5</w:t>
      </w:r>
      <w:r>
        <w:t xml:space="preserve">, you call the </w:t>
      </w:r>
      <w:r w:rsidRPr="00BB3809">
        <w:rPr>
          <w:rStyle w:val="CodeInTextPACKT"/>
        </w:rPr>
        <w:t>Get-RKComputers</w:t>
      </w:r>
      <w:r>
        <w:t xml:space="preserve"> and populate the </w:t>
      </w:r>
      <w:r w:rsidRPr="00BB3809">
        <w:rPr>
          <w:rStyle w:val="CodeInTextPACKT"/>
        </w:rPr>
        <w:t>$Computers</w:t>
      </w:r>
      <w:r>
        <w:t xml:space="preserve"> array (all the computers available). </w:t>
      </w:r>
    </w:p>
    <w:p w14:paraId="43F27436" w14:textId="0A17B4DD" w:rsidR="00013264" w:rsidRDefault="00013264" w:rsidP="00013264">
      <w:pPr>
        <w:pStyle w:val="NormalPACKT"/>
      </w:pPr>
      <w:r>
        <w:t xml:space="preserve">In </w:t>
      </w:r>
      <w:r w:rsidRPr="00013264">
        <w:rPr>
          <w:rStyle w:val="ItalicsPACKT"/>
        </w:rPr>
        <w:t>step 6</w:t>
      </w:r>
      <w:r>
        <w:t xml:space="preserve"> through </w:t>
      </w:r>
      <w:r w:rsidRPr="00013264">
        <w:rPr>
          <w:rStyle w:val="ItalicsPACKT"/>
        </w:rPr>
        <w:t>step 9</w:t>
      </w:r>
      <w:r>
        <w:t xml:space="preserve">, you add details to the report of computers who have never logged on, have not logged </w:t>
      </w:r>
      <w:ins w:id="1274" w:author="Lucy Wan" w:date="2021-01-26T12:22:00Z">
        <w:r w:rsidR="00521C2F">
          <w:t>o</w:t>
        </w:r>
      </w:ins>
      <w:del w:id="1275" w:author="Lucy Wan" w:date="2021-01-26T12:22:00Z">
        <w:r w:rsidDel="00521C2F">
          <w:delText>i</w:delText>
        </w:r>
      </w:del>
      <w:r>
        <w:t>n for over 6 months, have</w:t>
      </w:r>
      <w:r w:rsidR="00BB3809">
        <w:t xml:space="preserve"> </w:t>
      </w:r>
      <w:r>
        <w:t xml:space="preserve">not logged on in </w:t>
      </w:r>
      <w:ins w:id="1276" w:author="Lucy Wan" w:date="2021-01-26T12:22:00Z">
        <w:r w:rsidR="00C324AE">
          <w:t>1-6 months</w:t>
        </w:r>
      </w:ins>
      <w:del w:id="1277" w:author="Lucy Wan" w:date="2021-01-26T12:22:00Z">
        <w:r w:rsidDel="00C324AE">
          <w:delText xml:space="preserve">between </w:delText>
        </w:r>
        <w:r w:rsidDel="000D3890">
          <w:delText xml:space="preserve">one </w:delText>
        </w:r>
        <w:r w:rsidDel="00C324AE">
          <w:delText xml:space="preserve">and </w:delText>
        </w:r>
        <w:r w:rsidDel="000D3890">
          <w:delText xml:space="preserve">six </w:delText>
        </w:r>
        <w:r w:rsidDel="00C324AE">
          <w:delText>months ago</w:delText>
        </w:r>
      </w:del>
      <w:r>
        <w:t>, and computers that have not lo</w:t>
      </w:r>
      <w:r w:rsidR="00BB3809">
        <w:t>g</w:t>
      </w:r>
      <w:r>
        <w:t xml:space="preserve">ged </w:t>
      </w:r>
      <w:ins w:id="1278" w:author="Lucy Wan" w:date="2021-01-26T12:22:00Z">
        <w:r w:rsidR="00042D25">
          <w:t>o</w:t>
        </w:r>
      </w:ins>
      <w:del w:id="1279" w:author="Lucy Wan" w:date="2021-01-26T12:22:00Z">
        <w:r w:rsidDel="00042D25">
          <w:delText>i</w:delText>
        </w:r>
      </w:del>
      <w:r>
        <w:t xml:space="preserve">n </w:t>
      </w:r>
      <w:ins w:id="1280" w:author="Lucy Wan" w:date="2021-01-26T12:23:00Z">
        <w:r w:rsidR="00C324AE">
          <w:t>1 week</w:t>
        </w:r>
        <w:r w:rsidR="000B08C6">
          <w:t>-1 month</w:t>
        </w:r>
      </w:ins>
      <w:del w:id="1281" w:author="Lucy Wan" w:date="2021-01-26T12:23:00Z">
        <w:r w:rsidDel="00C324AE">
          <w:delText xml:space="preserve">between </w:delText>
        </w:r>
      </w:del>
      <w:del w:id="1282" w:author="Lucy Wan" w:date="2021-01-26T12:22:00Z">
        <w:r w:rsidDel="000D3890">
          <w:delText xml:space="preserve">one </w:delText>
        </w:r>
      </w:del>
      <w:del w:id="1283" w:author="Lucy Wan" w:date="2021-01-26T12:23:00Z">
        <w:r w:rsidDel="00C324AE">
          <w:delText xml:space="preserve">week and </w:delText>
        </w:r>
      </w:del>
      <w:del w:id="1284" w:author="Lucy Wan" w:date="2021-01-26T12:22:00Z">
        <w:r w:rsidDel="000D3890">
          <w:delText xml:space="preserve">one </w:delText>
        </w:r>
      </w:del>
      <w:del w:id="1285" w:author="Lucy Wan" w:date="2021-01-26T12:23:00Z">
        <w:r w:rsidDel="00C324AE">
          <w:delText xml:space="preserve">month ago. </w:delText>
        </w:r>
      </w:del>
    </w:p>
    <w:p w14:paraId="461B3240" w14:textId="20053EFD" w:rsidR="00013264" w:rsidRDefault="00013264" w:rsidP="00013264">
      <w:pPr>
        <w:pStyle w:val="NormalPACKT"/>
      </w:pPr>
      <w:r>
        <w:t xml:space="preserve">In the final step, </w:t>
      </w:r>
      <w:r w:rsidRPr="00013264">
        <w:rPr>
          <w:rStyle w:val="ItalicsPACKT"/>
        </w:rPr>
        <w:t>step 10</w:t>
      </w:r>
      <w:r>
        <w:t>, you display the report created by the earlier steps. This output of this step looks like this:</w:t>
      </w:r>
    </w:p>
    <w:p w14:paraId="3EB84EA8" w14:textId="21D4436F" w:rsidR="00013264" w:rsidRDefault="00BB3809" w:rsidP="00BB3809">
      <w:pPr>
        <w:pStyle w:val="FigurePACKT"/>
        <w:rPr>
          <w:ins w:id="1286" w:author="Lucy Wan" w:date="2021-01-26T12:23:00Z"/>
        </w:rPr>
      </w:pPr>
      <w:r>
        <w:drawing>
          <wp:inline distT="0" distB="0" distL="0" distR="0" wp14:anchorId="57E183BB" wp14:editId="586AB8A5">
            <wp:extent cx="3518254" cy="3911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2884" cy="3916747"/>
                    </a:xfrm>
                    <a:prstGeom prst="rect">
                      <a:avLst/>
                    </a:prstGeom>
                  </pic:spPr>
                </pic:pic>
              </a:graphicData>
            </a:graphic>
          </wp:inline>
        </w:drawing>
      </w:r>
    </w:p>
    <w:p w14:paraId="672BADC6" w14:textId="236FD61F" w:rsidR="00E827B2" w:rsidRDefault="00E827B2" w:rsidP="00BB3809">
      <w:pPr>
        <w:pStyle w:val="FigurePACKT"/>
      </w:pPr>
      <w:ins w:id="1287" w:author="Lucy Wan" w:date="2021-01-26T12:23:00Z">
        <w:r>
          <w:t xml:space="preserve">Figure 6.47: </w:t>
        </w:r>
        <w:r w:rsidR="005A2894">
          <w:t>Displaying the report</w:t>
        </w:r>
      </w:ins>
    </w:p>
    <w:p w14:paraId="7B8351ED" w14:textId="37382C44" w:rsidR="00BB3809" w:rsidRDefault="00BB3809"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47.png</w:t>
      </w:r>
    </w:p>
    <w:p w14:paraId="1A7925B8" w14:textId="2FD80AED" w:rsidR="006E0683" w:rsidRDefault="006E0683" w:rsidP="006E0683">
      <w:pPr>
        <w:pStyle w:val="Heading2"/>
      </w:pPr>
      <w:r>
        <w:lastRenderedPageBreak/>
        <w:t>There</w:t>
      </w:r>
      <w:del w:id="1288" w:author="Parvathy Nair" w:date="2021-01-31T21:04:00Z">
        <w:r w:rsidR="003B539B" w:rsidDel="00056227">
          <w:delText>’</w:delText>
        </w:r>
      </w:del>
      <w:ins w:id="1289" w:author="Parvathy Nair" w:date="2021-01-31T21:04:00Z">
        <w:r w:rsidR="00056227">
          <w:t>’</w:t>
        </w:r>
      </w:ins>
      <w:r>
        <w:t>s more...</w:t>
      </w:r>
    </w:p>
    <w:p w14:paraId="34A8B8F8" w14:textId="2EFD643E" w:rsidR="006E0683" w:rsidRDefault="00013264" w:rsidP="006E0683">
      <w:pPr>
        <w:rPr>
          <w:lang w:val="en-GB"/>
        </w:rPr>
      </w:pPr>
      <w:r>
        <w:rPr>
          <w:lang w:val="en-GB"/>
        </w:rPr>
        <w:t xml:space="preserve">In </w:t>
      </w:r>
      <w:r w:rsidRPr="00013264">
        <w:rPr>
          <w:rStyle w:val="ItalicsPACKT"/>
        </w:rPr>
        <w:t>step 3</w:t>
      </w:r>
      <w:r>
        <w:rPr>
          <w:lang w:val="en-GB"/>
        </w:rPr>
        <w:t>, you create a function to get the computer accounts in AD. This function returns an array of computer names and last logon date</w:t>
      </w:r>
      <w:r w:rsidR="00BB3809">
        <w:rPr>
          <w:lang w:val="en-GB"/>
        </w:rPr>
        <w:t xml:space="preserve">. </w:t>
      </w:r>
      <w:commentRangeStart w:id="1290"/>
      <w:del w:id="1291" w:author="Lucy Wan" w:date="2021-01-26T12:24:00Z">
        <w:r w:rsidR="00BB3809" w:rsidDel="003432AA">
          <w:rPr>
            <w:lang w:val="en-GB"/>
          </w:rPr>
          <w:delText>This array includes</w:delText>
        </w:r>
        <w:r w:rsidDel="003432AA">
          <w:rPr>
            <w:lang w:val="en-GB"/>
          </w:rPr>
          <w:delText xml:space="preserve"> values for the</w:delText>
        </w:r>
        <w:r w:rsidR="00BB3809" w:rsidDel="003432AA">
          <w:rPr>
            <w:lang w:val="en-GB"/>
          </w:rPr>
          <w:delText xml:space="preserve"> three test computer accounts</w:delText>
        </w:r>
        <w:r w:rsidR="003B539B" w:rsidDel="003432AA">
          <w:rPr>
            <w:lang w:val="en-GB"/>
          </w:rPr>
          <w:delText>’</w:delText>
        </w:r>
        <w:r w:rsidR="00BB3809" w:rsidDel="003432AA">
          <w:rPr>
            <w:lang w:val="en-GB"/>
          </w:rPr>
          <w:delText xml:space="preserve"> last logon date</w:delText>
        </w:r>
        <w:r w:rsidDel="003432AA">
          <w:rPr>
            <w:lang w:val="en-GB"/>
          </w:rPr>
          <w:delText xml:space="preserve">. </w:delText>
        </w:r>
      </w:del>
      <w:commentRangeEnd w:id="1290"/>
      <w:r w:rsidR="003432AA">
        <w:rPr>
          <w:rStyle w:val="CommentReference"/>
          <w:rFonts w:ascii="Arial" w:hAnsi="Arial"/>
        </w:rPr>
        <w:commentReference w:id="1290"/>
      </w:r>
      <w:r>
        <w:rPr>
          <w:lang w:val="en-GB"/>
        </w:rPr>
        <w:t>In production, you might amend this function to return computer</w:t>
      </w:r>
      <w:del w:id="1292" w:author="Lucy Wan" w:date="2021-01-26T12:25:00Z">
        <w:r w:rsidDel="003A1AB4">
          <w:rPr>
            <w:lang w:val="en-GB"/>
          </w:rPr>
          <w:delText>s</w:delText>
        </w:r>
      </w:del>
      <w:r>
        <w:rPr>
          <w:lang w:val="en-GB"/>
        </w:rPr>
        <w:t xml:space="preserve"> accounts from just certain OUs</w:t>
      </w:r>
      <w:r w:rsidR="00BB3809">
        <w:rPr>
          <w:lang w:val="en-GB"/>
        </w:rPr>
        <w:t>.</w:t>
      </w:r>
      <w:r>
        <w:rPr>
          <w:lang w:val="en-GB"/>
        </w:rPr>
        <w:t xml:space="preserve"> You could also extend this function to test whether each computer is online by testing a network connection to the computer</w:t>
      </w:r>
      <w:r w:rsidR="00BB3809">
        <w:rPr>
          <w:lang w:val="en-GB"/>
        </w:rPr>
        <w:t xml:space="preserve"> or</w:t>
      </w:r>
      <w:r>
        <w:rPr>
          <w:lang w:val="en-GB"/>
        </w:rPr>
        <w:t xml:space="preserve"> checking to see if there is a DNS A record for the computer to detect stale computer accounts. </w:t>
      </w:r>
    </w:p>
    <w:p w14:paraId="47CCD39E" w14:textId="5546BC04" w:rsidR="006E0683" w:rsidRDefault="00BB3809" w:rsidP="006E0683">
      <w:pPr>
        <w:pStyle w:val="NormalPACKT"/>
        <w:rPr>
          <w:lang w:val="en-GB"/>
        </w:rPr>
      </w:pPr>
      <w:r>
        <w:rPr>
          <w:lang w:val="en-GB"/>
        </w:rPr>
        <w:t xml:space="preserve">In </w:t>
      </w:r>
      <w:r w:rsidRPr="00BB3809">
        <w:rPr>
          <w:rStyle w:val="ItalicsPACKT"/>
        </w:rPr>
        <w:t>step 5</w:t>
      </w:r>
      <w:r>
        <w:rPr>
          <w:lang w:val="en-GB"/>
        </w:rPr>
        <w:t xml:space="preserve"> through </w:t>
      </w:r>
      <w:r w:rsidRPr="00BB3809">
        <w:rPr>
          <w:rStyle w:val="ItalicsPACKT"/>
        </w:rPr>
        <w:t>step 9</w:t>
      </w:r>
      <w:r>
        <w:rPr>
          <w:lang w:val="en-GB"/>
        </w:rPr>
        <w:t xml:space="preserve">, you create a report by adding text lines to the </w:t>
      </w:r>
      <w:r w:rsidRPr="00BB3809">
        <w:rPr>
          <w:rStyle w:val="CodeInTextPACKT"/>
        </w:rPr>
        <w:t>$RKReport</w:t>
      </w:r>
      <w:r>
        <w:rPr>
          <w:lang w:val="en-GB"/>
        </w:rPr>
        <w:t xml:space="preserve"> variable. In doing so, you need to add CRLF characters before or after each line of text when you add each line to the report. Ensuring each line of the report begins in the right place can be challenging in creating reports using the technique shown by this recipe.</w:t>
      </w:r>
    </w:p>
    <w:p w14:paraId="54594C09" w14:textId="6A966BB2" w:rsidR="00E2659E" w:rsidRDefault="00E2659E" w:rsidP="00E2659E">
      <w:pPr>
        <w:pStyle w:val="Heading1"/>
        <w:tabs>
          <w:tab w:val="left" w:pos="0"/>
        </w:tabs>
      </w:pPr>
      <w:r>
        <w:t xml:space="preserve">Reporting on AD </w:t>
      </w:r>
      <w:r w:rsidR="00927A76">
        <w:t>u</w:t>
      </w:r>
      <w:r>
        <w:t>sers</w:t>
      </w:r>
    </w:p>
    <w:p w14:paraId="6376E52F" w14:textId="42F5D138" w:rsidR="00997256" w:rsidRDefault="00997256" w:rsidP="00997256">
      <w:pPr>
        <w:pStyle w:val="NormalPACKT"/>
      </w:pPr>
      <w:r>
        <w:t>In the previous rec</w:t>
      </w:r>
      <w:r w:rsidR="00013264">
        <w:t>ip</w:t>
      </w:r>
      <w:r>
        <w:t xml:space="preserve">e, you created a report on computer accounts that may be of interest. User and group accounts are also worth tracking. </w:t>
      </w:r>
      <w:r w:rsidR="00013264">
        <w:t xml:space="preserve">If a user has not logged on for </w:t>
      </w:r>
      <w:r w:rsidRPr="00997256">
        <w:t>a reasonable period</w:t>
      </w:r>
      <w:r w:rsidR="00013264">
        <w:t>, the account</w:t>
      </w:r>
      <w:r w:rsidRPr="00997256">
        <w:t xml:space="preserve"> </w:t>
      </w:r>
      <w:r>
        <w:t xml:space="preserve">could be a security risk. Likewise, </w:t>
      </w:r>
      <w:r w:rsidRPr="00997256">
        <w:t xml:space="preserve">a user </w:t>
      </w:r>
      <w:r w:rsidR="00751E64">
        <w:t>with</w:t>
      </w:r>
      <w:r w:rsidRPr="00997256">
        <w:t xml:space="preserve"> membership in</w:t>
      </w:r>
      <w:r>
        <w:rPr>
          <w:b/>
          <w:bCs/>
          <w:iCs/>
        </w:rPr>
        <w:t xml:space="preserve"> </w:t>
      </w:r>
      <w:r w:rsidRPr="00997256">
        <w:t xml:space="preserve">a privileged account (for example, </w:t>
      </w:r>
      <w:r>
        <w:t>E</w:t>
      </w:r>
      <w:r w:rsidRPr="00997256">
        <w:t xml:space="preserve">nterprise </w:t>
      </w:r>
      <w:r>
        <w:t>A</w:t>
      </w:r>
      <w:r w:rsidRPr="00997256">
        <w:t>dmins)</w:t>
      </w:r>
      <w:r w:rsidR="00BB3809">
        <w:t xml:space="preserve"> could be used by an attacker</w:t>
      </w:r>
      <w:r>
        <w:t xml:space="preserve">. IT </w:t>
      </w:r>
      <w:ins w:id="1293" w:author="Lucy Wan" w:date="2021-01-26T12:26:00Z">
        <w:r w:rsidR="00E269BD">
          <w:t>p</w:t>
        </w:r>
      </w:ins>
      <w:del w:id="1294" w:author="Lucy Wan" w:date="2021-01-26T12:26:00Z">
        <w:r w:rsidDel="00E269BD">
          <w:delText>P</w:delText>
        </w:r>
      </w:del>
      <w:r>
        <w:t xml:space="preserve">rofessionals know how easy it is </w:t>
      </w:r>
      <w:r w:rsidR="00013264">
        <w:t>just to</w:t>
      </w:r>
      <w:r>
        <w:t xml:space="preserve"> put someone in</w:t>
      </w:r>
      <w:del w:id="1295" w:author="Lucy Wan" w:date="2021-01-26T12:26:00Z">
        <w:r w:rsidDel="007159FA">
          <w:delText>s</w:delText>
        </w:r>
      </w:del>
      <w:r>
        <w:t xml:space="preserve"> a high privilege group than to set up more fine</w:t>
      </w:r>
      <w:r w:rsidR="00013264">
        <w:t>-</w:t>
      </w:r>
      <w:r>
        <w:t xml:space="preserve">grained permissions using something like </w:t>
      </w:r>
      <w:commentRangeStart w:id="1296"/>
      <w:commentRangeStart w:id="1297"/>
      <w:r>
        <w:t xml:space="preserve">Just Enough Administration (see </w:t>
      </w:r>
      <w:del w:id="1298" w:author="Parvathy Nair" w:date="2021-01-31T21:04:00Z">
        <w:r w:rsidR="003B539B" w:rsidDel="00056227">
          <w:delText>“</w:delText>
        </w:r>
      </w:del>
      <w:ins w:id="1299" w:author="Parvathy Nair" w:date="2021-01-31T21:04:00Z">
        <w:r w:rsidR="00056227">
          <w:t>“</w:t>
        </w:r>
      </w:ins>
      <w:r>
        <w:t>Impleme</w:t>
      </w:r>
      <w:r w:rsidR="00013264">
        <w:t>n</w:t>
      </w:r>
      <w:r>
        <w:t>ting JEA</w:t>
      </w:r>
      <w:del w:id="1300" w:author="Parvathy Nair" w:date="2021-01-31T21:04:00Z">
        <w:r w:rsidR="003B539B" w:rsidDel="00056227">
          <w:delText>”</w:delText>
        </w:r>
      </w:del>
      <w:ins w:id="1301" w:author="Parvathy Nair" w:date="2021-01-31T21:04:00Z">
        <w:r w:rsidR="00056227">
          <w:t>”</w:t>
        </w:r>
      </w:ins>
      <w:r>
        <w:t>)</w:t>
      </w:r>
      <w:commentRangeEnd w:id="1296"/>
      <w:r w:rsidR="00D71E04">
        <w:rPr>
          <w:rStyle w:val="CommentReference"/>
        </w:rPr>
        <w:commentReference w:id="1296"/>
      </w:r>
      <w:commentRangeEnd w:id="1297"/>
      <w:r w:rsidR="00776ADF">
        <w:rPr>
          <w:rStyle w:val="CommentReference"/>
          <w:rFonts w:ascii="Arial" w:hAnsi="Arial"/>
        </w:rPr>
        <w:commentReference w:id="1297"/>
      </w:r>
    </w:p>
    <w:p w14:paraId="06FE9D39" w14:textId="2E6AE432" w:rsidR="00997256" w:rsidRDefault="00997256" w:rsidP="00997256">
      <w:pPr>
        <w:pStyle w:val="NormalPACKT"/>
      </w:pPr>
      <w:r w:rsidRPr="00997256">
        <w:t>Regular reporting can help focus on accounts that could be</w:t>
      </w:r>
      <w:r>
        <w:rPr>
          <w:b/>
          <w:bCs/>
          <w:iCs/>
        </w:rPr>
        <w:t xml:space="preserve"> </w:t>
      </w:r>
      <w:commentRangeStart w:id="1302"/>
      <w:r w:rsidRPr="00997256">
        <w:t>usefully de-activated</w:t>
      </w:r>
      <w:commentRangeEnd w:id="1302"/>
      <w:r w:rsidR="00050B45">
        <w:rPr>
          <w:rStyle w:val="CommentReference"/>
        </w:rPr>
        <w:commentReference w:id="1302"/>
      </w:r>
      <w:r>
        <w:t>, removed</w:t>
      </w:r>
      <w:r w:rsidRPr="00997256">
        <w:t xml:space="preserve"> from a security group</w:t>
      </w:r>
      <w:r w:rsidR="00013264">
        <w:t>,</w:t>
      </w:r>
      <w:r w:rsidRPr="00997256">
        <w:t xml:space="preserve"> or</w:t>
      </w:r>
      <w:r>
        <w:rPr>
          <w:b/>
          <w:bCs/>
          <w:iCs/>
        </w:rPr>
        <w:t xml:space="preserve"> </w:t>
      </w:r>
      <w:r w:rsidRPr="00997256">
        <w:t>removed altogether.</w:t>
      </w:r>
    </w:p>
    <w:p w14:paraId="0FD2EB32" w14:textId="5A273D63" w:rsidR="00013264" w:rsidRDefault="00013264" w:rsidP="00997256">
      <w:pPr>
        <w:pStyle w:val="NormalPACKT"/>
        <w:rPr>
          <w:b/>
          <w:bCs/>
          <w:iCs/>
        </w:rPr>
      </w:pPr>
      <w:r>
        <w:t xml:space="preserve">In this recipe, you obtain all the accounts in the AD and examine potential security risks. </w:t>
      </w:r>
    </w:p>
    <w:p w14:paraId="64B3E5F9" w14:textId="77777777" w:rsidR="00E2659E" w:rsidRDefault="00E2659E" w:rsidP="00E2659E">
      <w:pPr>
        <w:pStyle w:val="Heading2"/>
        <w:tabs>
          <w:tab w:val="left" w:pos="0"/>
        </w:tabs>
      </w:pPr>
      <w:r>
        <w:t>Getting Ready</w:t>
      </w:r>
    </w:p>
    <w:p w14:paraId="648A70A6" w14:textId="33F8C751" w:rsidR="00E2659E" w:rsidRDefault="00E2659E" w:rsidP="00E2659E">
      <w:r>
        <w:t xml:space="preserve">You run this recipe on </w:t>
      </w:r>
      <w:r w:rsidR="00BB3809">
        <w:rPr>
          <w:rStyle w:val="CodeInTextPACKT"/>
        </w:rPr>
        <w:t>DC1</w:t>
      </w:r>
      <w:r>
        <w:t xml:space="preserve">, a </w:t>
      </w:r>
      <w:r w:rsidR="00BB3809">
        <w:t>DC</w:t>
      </w:r>
      <w:r>
        <w:t xml:space="preserve"> </w:t>
      </w:r>
      <w:r w:rsidR="00BB3809">
        <w:t xml:space="preserve">in the </w:t>
      </w:r>
      <w:r w:rsidR="00BB3809" w:rsidRPr="007F218C">
        <w:rPr>
          <w:rStyle w:val="CodeInTextPACKT"/>
        </w:rPr>
        <w:t>Reskit.Org</w:t>
      </w:r>
      <w:r w:rsidR="00BB3809">
        <w:t xml:space="preserve"> domain, after running the recipes in this chapter. You should also </w:t>
      </w:r>
      <w:r>
        <w:t>have installed PowerShell 7 and VS Code</w:t>
      </w:r>
      <w:r w:rsidR="00BB3809">
        <w:t xml:space="preserve"> on this host.</w:t>
      </w:r>
    </w:p>
    <w:p w14:paraId="2E108AE4" w14:textId="2FF12FDB" w:rsidR="00E2659E" w:rsidRDefault="00E2659E" w:rsidP="00E2659E">
      <w:pPr>
        <w:pStyle w:val="Heading2"/>
        <w:tabs>
          <w:tab w:val="left" w:pos="0"/>
        </w:tabs>
      </w:pPr>
      <w:r>
        <w:t>How to do it...</w:t>
      </w:r>
    </w:p>
    <w:p w14:paraId="04FD8FF7" w14:textId="77777777" w:rsidR="00F362B9" w:rsidRPr="00F362B9" w:rsidRDefault="00F362B9" w:rsidP="00F362B9">
      <w:pPr>
        <w:shd w:val="clear" w:color="auto" w:fill="FFFFFF"/>
        <w:spacing w:after="0" w:line="285" w:lineRule="atLeast"/>
        <w:rPr>
          <w:rFonts w:ascii="Consolas" w:hAnsi="Consolas"/>
          <w:color w:val="000000"/>
          <w:sz w:val="21"/>
          <w:szCs w:val="21"/>
          <w:lang w:val="en-GB" w:eastAsia="en-GB"/>
        </w:rPr>
      </w:pPr>
    </w:p>
    <w:p w14:paraId="2EB9A51D" w14:textId="7BEEA99E" w:rsidR="00F362B9" w:rsidRPr="00F362B9" w:rsidRDefault="00F362B9" w:rsidP="00F362B9">
      <w:pPr>
        <w:pStyle w:val="NumberedBulletPACKT"/>
        <w:numPr>
          <w:ilvl w:val="0"/>
          <w:numId w:val="36"/>
        </w:numPr>
        <w:rPr>
          <w:color w:val="000000"/>
          <w:lang w:val="en-GB" w:eastAsia="en-GB"/>
        </w:rPr>
      </w:pPr>
      <w:r w:rsidRPr="00F362B9">
        <w:rPr>
          <w:lang w:val="en-GB" w:eastAsia="en-GB"/>
        </w:rPr>
        <w:t>Defin</w:t>
      </w:r>
      <w:ins w:id="1303" w:author="Lucy Wan" w:date="2021-01-26T12:27:00Z">
        <w:r w:rsidR="00A8793B">
          <w:rPr>
            <w:lang w:val="en-GB" w:eastAsia="en-GB"/>
          </w:rPr>
          <w:t>e</w:t>
        </w:r>
      </w:ins>
      <w:del w:id="1304" w:author="Lucy Wan" w:date="2021-01-26T12:27:00Z">
        <w:r w:rsidRPr="00F362B9" w:rsidDel="00A8793B">
          <w:rPr>
            <w:lang w:val="en-GB" w:eastAsia="en-GB"/>
          </w:rPr>
          <w:delText>ing</w:delText>
        </w:r>
      </w:del>
      <w:r w:rsidRPr="00F362B9">
        <w:rPr>
          <w:lang w:val="en-GB" w:eastAsia="en-GB"/>
        </w:rPr>
        <w:t> a function </w:t>
      </w:r>
      <w:r w:rsidRPr="00F362B9">
        <w:rPr>
          <w:rStyle w:val="CodeInTextPACKT"/>
          <w:lang w:val="en-GB" w:eastAsia="en-GB"/>
        </w:rPr>
        <w:t>Get-ReskitUser</w:t>
      </w:r>
      <w:r w:rsidRPr="00F362B9">
        <w:rPr>
          <w:lang w:val="en-GB" w:eastAsia="en-GB"/>
        </w:rPr>
        <w:t xml:space="preserve"> to return objects related to users in Reskit.Org domain</w:t>
      </w:r>
      <w:ins w:id="1305" w:author="Lucy Wan" w:date="2021-01-26T12:27:00Z">
        <w:r w:rsidR="009E60A9">
          <w:rPr>
            <w:lang w:val="en-GB" w:eastAsia="en-GB"/>
          </w:rPr>
          <w:t>:</w:t>
        </w:r>
      </w:ins>
      <w:r w:rsidRPr="00F362B9">
        <w:rPr>
          <w:lang w:val="en-GB" w:eastAsia="en-GB"/>
        </w:rPr>
        <w:t xml:space="preserve"> </w:t>
      </w:r>
    </w:p>
    <w:p w14:paraId="3E979530" w14:textId="77777777" w:rsidR="00F362B9" w:rsidRPr="00F362B9" w:rsidRDefault="00F362B9" w:rsidP="00F362B9">
      <w:pPr>
        <w:pStyle w:val="CodePACKT"/>
      </w:pPr>
    </w:p>
    <w:p w14:paraId="23001298" w14:textId="59A58978" w:rsidR="00F362B9" w:rsidRPr="00F362B9" w:rsidRDefault="00F362B9" w:rsidP="00F362B9">
      <w:pPr>
        <w:pStyle w:val="CodePACKT"/>
      </w:pPr>
      <w:r w:rsidRPr="00F362B9">
        <w:t>Function Get-ReskitUser {</w:t>
      </w:r>
    </w:p>
    <w:p w14:paraId="54D60884" w14:textId="77777777" w:rsidR="00F362B9" w:rsidRPr="00F362B9" w:rsidRDefault="00F362B9" w:rsidP="00F362B9">
      <w:pPr>
        <w:pStyle w:val="CodePACKT"/>
      </w:pPr>
      <w:r w:rsidRPr="00F362B9">
        <w:t># Get PDC Emulator DC</w:t>
      </w:r>
    </w:p>
    <w:p w14:paraId="32118BBE" w14:textId="77777777" w:rsidR="00F362B9" w:rsidRPr="00F362B9" w:rsidRDefault="00F362B9" w:rsidP="00F362B9">
      <w:pPr>
        <w:pStyle w:val="CodePACKT"/>
      </w:pPr>
      <w:r w:rsidRPr="00F362B9">
        <w:t>$PrimaryDC = Get-ADDomainController -Discover -Service PrimaryDC</w:t>
      </w:r>
    </w:p>
    <w:p w14:paraId="662ABF0E" w14:textId="77777777" w:rsidR="00F362B9" w:rsidRPr="00F362B9" w:rsidRDefault="00F362B9" w:rsidP="00F362B9">
      <w:pPr>
        <w:pStyle w:val="CodePACKT"/>
      </w:pPr>
      <w:r w:rsidRPr="00F362B9">
        <w:t># Get Users</w:t>
      </w:r>
    </w:p>
    <w:p w14:paraId="10F05D6C" w14:textId="77777777" w:rsidR="00F362B9" w:rsidRPr="00F362B9" w:rsidRDefault="00F362B9" w:rsidP="00F362B9">
      <w:pPr>
        <w:pStyle w:val="CodePACKT"/>
      </w:pPr>
      <w:r w:rsidRPr="00F362B9">
        <w:t>$ADUsers = Get-ADUser -Filter * -Properties * -Server $PrimaryDC</w:t>
      </w:r>
    </w:p>
    <w:p w14:paraId="703CA9D6" w14:textId="77777777" w:rsidR="00F362B9" w:rsidRPr="00F362B9" w:rsidRDefault="00F362B9" w:rsidP="00F362B9">
      <w:pPr>
        <w:pStyle w:val="CodePACKT"/>
      </w:pPr>
      <w:r w:rsidRPr="00F362B9">
        <w:t># Iterate through them and create $Userinfo hash table:</w:t>
      </w:r>
    </w:p>
    <w:p w14:paraId="624C5A05" w14:textId="77777777" w:rsidR="00F362B9" w:rsidRPr="00F362B9" w:rsidRDefault="00F362B9" w:rsidP="00F362B9">
      <w:pPr>
        <w:pStyle w:val="CodePACKT"/>
      </w:pPr>
      <w:r w:rsidRPr="00F362B9">
        <w:t>Foreach ($ADUser in $ADUsers) {</w:t>
      </w:r>
    </w:p>
    <w:p w14:paraId="26266595" w14:textId="77777777" w:rsidR="00F362B9" w:rsidRPr="00F362B9" w:rsidRDefault="00F362B9" w:rsidP="00F362B9">
      <w:pPr>
        <w:pStyle w:val="CodePACKT"/>
      </w:pPr>
      <w:r w:rsidRPr="00F362B9">
        <w:t>    # Create a userinfo HT</w:t>
      </w:r>
    </w:p>
    <w:p w14:paraId="2A13D0F5" w14:textId="77777777" w:rsidR="00F362B9" w:rsidRPr="00F362B9" w:rsidRDefault="00F362B9" w:rsidP="00F362B9">
      <w:pPr>
        <w:pStyle w:val="CodePACKT"/>
      </w:pPr>
      <w:r w:rsidRPr="00F362B9">
        <w:t>    $UserInfo = [Ordered] </w:t>
      </w:r>
      <w:proofErr w:type="gramStart"/>
      <w:r w:rsidRPr="00F362B9">
        <w:t>@{</w:t>
      </w:r>
      <w:proofErr w:type="gramEnd"/>
      <w:r w:rsidRPr="00F362B9">
        <w:t>}</w:t>
      </w:r>
    </w:p>
    <w:p w14:paraId="554419F3" w14:textId="77777777" w:rsidR="00F362B9" w:rsidRPr="00F362B9" w:rsidRDefault="00F362B9" w:rsidP="00F362B9">
      <w:pPr>
        <w:pStyle w:val="CodePACKT"/>
      </w:pPr>
      <w:r w:rsidRPr="00F362B9">
        <w:t>    $UserInfo.SamAccountname = $ADUser.SamAccountName</w:t>
      </w:r>
    </w:p>
    <w:p w14:paraId="30A45C0A" w14:textId="77777777" w:rsidR="00F362B9" w:rsidRPr="00F362B9" w:rsidRDefault="00F362B9" w:rsidP="00F362B9">
      <w:pPr>
        <w:pStyle w:val="CodePACKT"/>
      </w:pPr>
      <w:r w:rsidRPr="00F362B9">
        <w:t>    $Userinfo.DisplayName    = $ADUser.DisplayName</w:t>
      </w:r>
    </w:p>
    <w:p w14:paraId="2C6BC087" w14:textId="77777777" w:rsidR="00F362B9" w:rsidRPr="00F362B9" w:rsidRDefault="00F362B9" w:rsidP="00F362B9">
      <w:pPr>
        <w:pStyle w:val="CodePACKT"/>
      </w:pPr>
      <w:r w:rsidRPr="00F362B9">
        <w:lastRenderedPageBreak/>
        <w:t>    $UserInfo.Office         = $ADUser.Office</w:t>
      </w:r>
    </w:p>
    <w:p w14:paraId="3CC5CD2A" w14:textId="77777777" w:rsidR="00F362B9" w:rsidRPr="00F362B9" w:rsidRDefault="00F362B9" w:rsidP="00F362B9">
      <w:pPr>
        <w:pStyle w:val="CodePACKT"/>
      </w:pPr>
      <w:r w:rsidRPr="00F362B9">
        <w:t>    $Userinfo.Enabled        = $ADUser.Enabled</w:t>
      </w:r>
    </w:p>
    <w:p w14:paraId="0B5CA119" w14:textId="77777777" w:rsidR="00F362B9" w:rsidRPr="00F362B9" w:rsidRDefault="00F362B9" w:rsidP="00F362B9">
      <w:pPr>
        <w:pStyle w:val="CodePACKT"/>
      </w:pPr>
      <w:r w:rsidRPr="00F362B9">
        <w:t>    $</w:t>
      </w:r>
      <w:proofErr w:type="gramStart"/>
      <w:r w:rsidRPr="00F362B9">
        <w:t>userinfo.LastLogonDate</w:t>
      </w:r>
      <w:proofErr w:type="gramEnd"/>
      <w:r w:rsidRPr="00F362B9">
        <w:t>  = $ADUser.LastLogonDate</w:t>
      </w:r>
    </w:p>
    <w:p w14:paraId="7B9CF194" w14:textId="77777777" w:rsidR="00F362B9" w:rsidRPr="00F362B9" w:rsidRDefault="00F362B9" w:rsidP="00F362B9">
      <w:pPr>
        <w:pStyle w:val="CodePACKT"/>
      </w:pPr>
      <w:r w:rsidRPr="00F362B9">
        <w:t>    $UserInfo.ProfilePath    = $ADUser.ProfilePath</w:t>
      </w:r>
    </w:p>
    <w:p w14:paraId="4EECAF21" w14:textId="77777777" w:rsidR="00F362B9" w:rsidRPr="00F362B9" w:rsidRDefault="00F362B9" w:rsidP="00F362B9">
      <w:pPr>
        <w:pStyle w:val="CodePACKT"/>
      </w:pPr>
      <w:r w:rsidRPr="00F362B9">
        <w:t>    $Userinfo.ScriptPath     = $ADUser.ScriptPath</w:t>
      </w:r>
    </w:p>
    <w:p w14:paraId="69076246" w14:textId="77777777" w:rsidR="00F362B9" w:rsidRPr="00F362B9" w:rsidRDefault="00F362B9" w:rsidP="00F362B9">
      <w:pPr>
        <w:pStyle w:val="CodePACKT"/>
      </w:pPr>
      <w:r w:rsidRPr="00F362B9">
        <w:t>    $UserInfo.BadPWDCount    = $ADUser.badPwdCount</w:t>
      </w:r>
    </w:p>
    <w:p w14:paraId="5B51F6BD" w14:textId="77777777" w:rsidR="00F362B9" w:rsidRPr="00F362B9" w:rsidRDefault="00F362B9" w:rsidP="00F362B9">
      <w:pPr>
        <w:pStyle w:val="CodePACKT"/>
      </w:pPr>
      <w:r w:rsidRPr="00F362B9">
        <w:t>    New-Object -TypeName PSObject -Property $UserInfo</w:t>
      </w:r>
    </w:p>
    <w:p w14:paraId="72738C4B" w14:textId="77777777" w:rsidR="00F362B9" w:rsidRPr="00F362B9" w:rsidRDefault="00F362B9" w:rsidP="00F362B9">
      <w:pPr>
        <w:pStyle w:val="CodePACKT"/>
      </w:pPr>
      <w:r w:rsidRPr="00F362B9">
        <w:t>    }</w:t>
      </w:r>
    </w:p>
    <w:p w14:paraId="55DA1F11" w14:textId="77777777" w:rsidR="00F362B9" w:rsidRPr="00F362B9" w:rsidRDefault="00F362B9" w:rsidP="00F362B9">
      <w:pPr>
        <w:pStyle w:val="CodePACKT"/>
      </w:pPr>
      <w:r w:rsidRPr="00F362B9">
        <w:t>} # end of function</w:t>
      </w:r>
    </w:p>
    <w:p w14:paraId="2BE6B8E7" w14:textId="77777777" w:rsidR="00F362B9" w:rsidRPr="00F362B9" w:rsidRDefault="00F362B9" w:rsidP="00F362B9">
      <w:pPr>
        <w:pStyle w:val="CodePACKT"/>
      </w:pPr>
    </w:p>
    <w:p w14:paraId="4D5034B5" w14:textId="2EB6DBC9" w:rsidR="00F362B9" w:rsidRPr="00F362B9" w:rsidRDefault="00F362B9" w:rsidP="00F362B9">
      <w:pPr>
        <w:pStyle w:val="NumberedBulletPACKT"/>
        <w:rPr>
          <w:color w:val="000000"/>
          <w:lang w:val="en-GB" w:eastAsia="en-GB"/>
        </w:rPr>
      </w:pPr>
      <w:r w:rsidRPr="00F362B9">
        <w:rPr>
          <w:lang w:val="en-GB" w:eastAsia="en-GB"/>
        </w:rPr>
        <w:t>Get</w:t>
      </w:r>
      <w:del w:id="1306" w:author="Lucy Wan" w:date="2021-01-26T12:27:00Z">
        <w:r w:rsidRPr="00F362B9" w:rsidDel="000E5394">
          <w:rPr>
            <w:lang w:val="en-GB" w:eastAsia="en-GB"/>
          </w:rPr>
          <w:delText>ting</w:delText>
        </w:r>
      </w:del>
      <w:r w:rsidRPr="00F362B9">
        <w:rPr>
          <w:lang w:val="en-GB" w:eastAsia="en-GB"/>
        </w:rPr>
        <w:t> the users</w:t>
      </w:r>
      <w:ins w:id="1307" w:author="Lucy Wan" w:date="2021-01-26T12:27:00Z">
        <w:r w:rsidR="000E5394">
          <w:rPr>
            <w:lang w:val="en-GB" w:eastAsia="en-GB"/>
          </w:rPr>
          <w:t>:</w:t>
        </w:r>
      </w:ins>
    </w:p>
    <w:p w14:paraId="12B8DDC2" w14:textId="77777777" w:rsidR="00F362B9" w:rsidRPr="00F362B9" w:rsidRDefault="00F362B9" w:rsidP="00F362B9">
      <w:pPr>
        <w:pStyle w:val="CodePACKT"/>
      </w:pPr>
    </w:p>
    <w:p w14:paraId="1902E5D6" w14:textId="34D96307" w:rsidR="00F362B9" w:rsidRPr="00F362B9" w:rsidRDefault="00F362B9" w:rsidP="00F362B9">
      <w:pPr>
        <w:pStyle w:val="CodePACKT"/>
      </w:pPr>
      <w:r w:rsidRPr="00F362B9">
        <w:t>$RKUsers = Get-ReskitUser</w:t>
      </w:r>
    </w:p>
    <w:p w14:paraId="1F3813AB" w14:textId="77777777" w:rsidR="00F362B9" w:rsidRPr="00F362B9" w:rsidRDefault="00F362B9" w:rsidP="00F362B9">
      <w:pPr>
        <w:pStyle w:val="CodePACKT"/>
      </w:pPr>
    </w:p>
    <w:p w14:paraId="45574131" w14:textId="2F5E27CC" w:rsidR="00F362B9" w:rsidRPr="00F362B9" w:rsidRDefault="00F362B9" w:rsidP="00F362B9">
      <w:pPr>
        <w:pStyle w:val="NumberedBulletPACKT"/>
        <w:rPr>
          <w:color w:val="000000"/>
          <w:lang w:val="en-GB" w:eastAsia="en-GB"/>
        </w:rPr>
      </w:pPr>
      <w:r w:rsidRPr="00F362B9">
        <w:rPr>
          <w:lang w:val="en-GB" w:eastAsia="en-GB"/>
        </w:rPr>
        <w:t>Build</w:t>
      </w:r>
      <w:del w:id="1308" w:author="Lucy Wan" w:date="2021-01-26T12:27:00Z">
        <w:r w:rsidDel="00E0386B">
          <w:rPr>
            <w:lang w:val="en-GB" w:eastAsia="en-GB"/>
          </w:rPr>
          <w:delText>ing</w:delText>
        </w:r>
      </w:del>
      <w:r w:rsidRPr="00F362B9">
        <w:rPr>
          <w:lang w:val="en-GB" w:eastAsia="en-GB"/>
        </w:rPr>
        <w:t> the report header</w:t>
      </w:r>
      <w:ins w:id="1309" w:author="Lucy Wan" w:date="2021-01-26T12:27:00Z">
        <w:r w:rsidR="00E0386B">
          <w:rPr>
            <w:lang w:val="en-GB" w:eastAsia="en-GB"/>
          </w:rPr>
          <w:t>:</w:t>
        </w:r>
      </w:ins>
    </w:p>
    <w:p w14:paraId="7E24ADB7" w14:textId="77777777" w:rsidR="00F362B9" w:rsidRPr="00F362B9" w:rsidRDefault="00F362B9" w:rsidP="00F362B9">
      <w:pPr>
        <w:pStyle w:val="CodePACKT"/>
      </w:pPr>
    </w:p>
    <w:p w14:paraId="3F6CC5E0" w14:textId="2E8717E3" w:rsidR="00F362B9" w:rsidRPr="00F362B9" w:rsidRDefault="00F362B9" w:rsidP="00F362B9">
      <w:pPr>
        <w:pStyle w:val="CodePACKT"/>
      </w:pPr>
      <w:r w:rsidRPr="00F362B9">
        <w:t>$RKReport = </w:t>
      </w:r>
      <w:del w:id="1310" w:author="Parvathy Nair" w:date="2021-01-31T21:04:00Z">
        <w:r w:rsidR="003B539B" w:rsidDel="00056227">
          <w:delText>’</w:delText>
        </w:r>
      </w:del>
      <w:ins w:id="1311" w:author="Parvathy Nair" w:date="2021-01-31T21:04:00Z">
        <w:r w:rsidR="00056227">
          <w:t>’</w:t>
        </w:r>
      </w:ins>
      <w:del w:id="1312" w:author="Parvathy Nair" w:date="2021-01-31T21:04:00Z">
        <w:r w:rsidR="003B539B" w:rsidDel="00056227">
          <w:delText>’</w:delText>
        </w:r>
      </w:del>
      <w:proofErr w:type="gramStart"/>
      <w:ins w:id="1313" w:author="Parvathy Nair" w:date="2021-01-31T21:04:00Z">
        <w:r w:rsidR="00056227">
          <w:t>’</w:t>
        </w:r>
      </w:ins>
      <w:r w:rsidRPr="00F362B9">
        <w:t>  #</w:t>
      </w:r>
      <w:proofErr w:type="gramEnd"/>
      <w:r w:rsidRPr="00F362B9">
        <w:t> first line of the report</w:t>
      </w:r>
    </w:p>
    <w:p w14:paraId="4AEFEA61" w14:textId="17672F13" w:rsidR="00F362B9" w:rsidRPr="00F362B9" w:rsidRDefault="00F362B9" w:rsidP="00F362B9">
      <w:pPr>
        <w:pStyle w:val="CodePACKT"/>
      </w:pPr>
      <w:r w:rsidRPr="00F362B9">
        <w:t>$RkReport += </w:t>
      </w:r>
      <w:del w:id="1314" w:author="Parvathy Nair" w:date="2021-01-31T21:04:00Z">
        <w:r w:rsidR="003B539B" w:rsidDel="00056227">
          <w:delText>”</w:delText>
        </w:r>
      </w:del>
      <w:ins w:id="1315" w:author="Parvathy Nair" w:date="2021-01-31T21:04:00Z">
        <w:r w:rsidR="00056227">
          <w:t>”</w:t>
        </w:r>
      </w:ins>
      <w:r w:rsidRPr="00F362B9">
        <w:t>*** Reskit.Org AD Report`n</w:t>
      </w:r>
      <w:del w:id="1316" w:author="Parvathy Nair" w:date="2021-01-31T21:04:00Z">
        <w:r w:rsidR="003B539B" w:rsidDel="00056227">
          <w:delText>”</w:delText>
        </w:r>
      </w:del>
      <w:ins w:id="1317" w:author="Parvathy Nair" w:date="2021-01-31T21:04:00Z">
        <w:r w:rsidR="00056227">
          <w:t>”</w:t>
        </w:r>
      </w:ins>
    </w:p>
    <w:p w14:paraId="70FF7A6E" w14:textId="5FE67F63" w:rsidR="00F362B9" w:rsidRPr="00F362B9" w:rsidRDefault="00F362B9" w:rsidP="00F362B9">
      <w:pPr>
        <w:pStyle w:val="CodePACKT"/>
      </w:pPr>
      <w:r w:rsidRPr="00F362B9">
        <w:t>$RKReport += </w:t>
      </w:r>
      <w:del w:id="1318" w:author="Parvathy Nair" w:date="2021-01-31T21:04:00Z">
        <w:r w:rsidR="003B539B" w:rsidDel="00056227">
          <w:delText>”</w:delText>
        </w:r>
      </w:del>
      <w:ins w:id="1319" w:author="Parvathy Nair" w:date="2021-01-31T21:04:00Z">
        <w:r w:rsidR="00056227">
          <w:t>”</w:t>
        </w:r>
      </w:ins>
      <w:r w:rsidRPr="00F362B9">
        <w:t>*** Generated [$(Get-Date</w:t>
      </w:r>
      <w:proofErr w:type="gramStart"/>
      <w:r w:rsidRPr="00F362B9">
        <w:t>)]`</w:t>
      </w:r>
      <w:proofErr w:type="gramEnd"/>
      <w:r w:rsidRPr="00F362B9">
        <w:t>n</w:t>
      </w:r>
      <w:del w:id="1320" w:author="Parvathy Nair" w:date="2021-01-31T21:04:00Z">
        <w:r w:rsidR="003B539B" w:rsidDel="00056227">
          <w:delText>”</w:delText>
        </w:r>
      </w:del>
      <w:ins w:id="1321" w:author="Parvathy Nair" w:date="2021-01-31T21:04:00Z">
        <w:r w:rsidR="00056227">
          <w:t>”</w:t>
        </w:r>
      </w:ins>
    </w:p>
    <w:p w14:paraId="1408BD15" w14:textId="4C9FD017" w:rsidR="00F362B9" w:rsidRPr="00F362B9" w:rsidRDefault="00F362B9" w:rsidP="00F362B9">
      <w:pPr>
        <w:pStyle w:val="CodePACKT"/>
      </w:pPr>
      <w:r w:rsidRPr="00F362B9">
        <w:t>$RKReport += </w:t>
      </w:r>
      <w:del w:id="1322" w:author="Parvathy Nair" w:date="2021-01-31T21:04:00Z">
        <w:r w:rsidR="003B539B" w:rsidDel="00056227">
          <w:delText>”</w:delText>
        </w:r>
      </w:del>
      <w:ins w:id="1323" w:author="Parvathy Nair" w:date="2021-01-31T21:04:00Z">
        <w:r w:rsidR="00056227">
          <w:t>”</w:t>
        </w:r>
      </w:ins>
      <w:r w:rsidRPr="00F362B9">
        <w:t>*******************************`n`n</w:t>
      </w:r>
      <w:del w:id="1324" w:author="Parvathy Nair" w:date="2021-01-31T21:04:00Z">
        <w:r w:rsidR="003B539B" w:rsidDel="00056227">
          <w:delText>”</w:delText>
        </w:r>
      </w:del>
      <w:ins w:id="1325" w:author="Parvathy Nair" w:date="2021-01-31T21:04:00Z">
        <w:r w:rsidR="00056227">
          <w:t>”</w:t>
        </w:r>
      </w:ins>
    </w:p>
    <w:p w14:paraId="2E4A907E" w14:textId="77777777" w:rsidR="00F362B9" w:rsidRPr="00F362B9" w:rsidRDefault="00F362B9" w:rsidP="00F362B9">
      <w:pPr>
        <w:pStyle w:val="CodePACKT"/>
      </w:pPr>
    </w:p>
    <w:p w14:paraId="7D95FEA5" w14:textId="03951494" w:rsidR="00F362B9" w:rsidRPr="00F362B9" w:rsidRDefault="00F362B9" w:rsidP="00F362B9">
      <w:pPr>
        <w:pStyle w:val="NumberedBulletPACKT"/>
        <w:rPr>
          <w:color w:val="000000"/>
          <w:lang w:val="en-GB" w:eastAsia="en-GB"/>
        </w:rPr>
      </w:pPr>
      <w:r w:rsidRPr="00F362B9">
        <w:rPr>
          <w:lang w:val="en-GB" w:eastAsia="en-GB"/>
        </w:rPr>
        <w:t>Report</w:t>
      </w:r>
      <w:del w:id="1326" w:author="Lucy Wan" w:date="2021-01-26T12:27:00Z">
        <w:r w:rsidRPr="00F362B9" w:rsidDel="00E0386B">
          <w:rPr>
            <w:lang w:val="en-GB" w:eastAsia="en-GB"/>
          </w:rPr>
          <w:delText>ing</w:delText>
        </w:r>
      </w:del>
      <w:r w:rsidRPr="00F362B9">
        <w:rPr>
          <w:lang w:val="en-GB" w:eastAsia="en-GB"/>
        </w:rPr>
        <w:t> on </w:t>
      </w:r>
      <w:del w:id="1327" w:author="Lucy Wan" w:date="2021-01-26T12:27:00Z">
        <w:r w:rsidRPr="00F362B9" w:rsidDel="00E0386B">
          <w:rPr>
            <w:lang w:val="en-GB" w:eastAsia="en-GB"/>
          </w:rPr>
          <w:delText>D</w:delText>
        </w:r>
      </w:del>
      <w:ins w:id="1328" w:author="Lucy Wan" w:date="2021-01-26T12:27:00Z">
        <w:r w:rsidR="00E0386B">
          <w:rPr>
            <w:lang w:val="en-GB" w:eastAsia="en-GB"/>
          </w:rPr>
          <w:t>d</w:t>
        </w:r>
      </w:ins>
      <w:r w:rsidRPr="00F362B9">
        <w:rPr>
          <w:lang w:val="en-GB" w:eastAsia="en-GB"/>
        </w:rPr>
        <w:t>isabled users</w:t>
      </w:r>
      <w:ins w:id="1329" w:author="Lucy Wan" w:date="2021-01-26T12:27:00Z">
        <w:r w:rsidR="00E0386B">
          <w:rPr>
            <w:lang w:val="en-GB" w:eastAsia="en-GB"/>
          </w:rPr>
          <w:t>:</w:t>
        </w:r>
      </w:ins>
    </w:p>
    <w:p w14:paraId="54264C85" w14:textId="77777777" w:rsidR="00F362B9" w:rsidRPr="00F362B9" w:rsidRDefault="00F362B9" w:rsidP="00F362B9">
      <w:pPr>
        <w:pStyle w:val="CodePACKT"/>
      </w:pPr>
    </w:p>
    <w:p w14:paraId="7E570E14" w14:textId="2FE80C22" w:rsidR="00F362B9" w:rsidRPr="00F362B9" w:rsidRDefault="00F362B9" w:rsidP="00F362B9">
      <w:pPr>
        <w:pStyle w:val="CodePACKT"/>
      </w:pPr>
      <w:r w:rsidRPr="00F362B9">
        <w:t>$RkReport += </w:t>
      </w:r>
      <w:del w:id="1330" w:author="Parvathy Nair" w:date="2021-01-31T21:04:00Z">
        <w:r w:rsidR="003B539B" w:rsidDel="00056227">
          <w:delText>”</w:delText>
        </w:r>
      </w:del>
      <w:ins w:id="1331" w:author="Parvathy Nair" w:date="2021-01-31T21:04:00Z">
        <w:r w:rsidR="00056227">
          <w:t>”</w:t>
        </w:r>
      </w:ins>
      <w:r w:rsidRPr="00F362B9">
        <w:t>*** Disabled Users`n</w:t>
      </w:r>
      <w:del w:id="1332" w:author="Parvathy Nair" w:date="2021-01-31T21:04:00Z">
        <w:r w:rsidR="003B539B" w:rsidDel="00056227">
          <w:delText>”</w:delText>
        </w:r>
      </w:del>
      <w:ins w:id="1333" w:author="Parvathy Nair" w:date="2021-01-31T21:04:00Z">
        <w:r w:rsidR="00056227">
          <w:t>”</w:t>
        </w:r>
      </w:ins>
    </w:p>
    <w:p w14:paraId="6CC40522" w14:textId="77777777" w:rsidR="00F362B9" w:rsidRPr="00F362B9" w:rsidRDefault="00F362B9" w:rsidP="00F362B9">
      <w:pPr>
        <w:pStyle w:val="CodePACKT"/>
      </w:pPr>
      <w:r w:rsidRPr="00F362B9">
        <w:t>$RKReport += $RKUsers |</w:t>
      </w:r>
    </w:p>
    <w:p w14:paraId="3705CA89" w14:textId="77777777" w:rsidR="00F362B9" w:rsidRPr="00F362B9" w:rsidRDefault="00F362B9" w:rsidP="00F362B9">
      <w:pPr>
        <w:pStyle w:val="CodePACKT"/>
      </w:pPr>
      <w:r w:rsidRPr="00F362B9">
        <w:t>    Where-Object {$</w:t>
      </w:r>
      <w:proofErr w:type="gramStart"/>
      <w:r w:rsidRPr="00F362B9">
        <w:t>_.Enabled</w:t>
      </w:r>
      <w:proofErr w:type="gramEnd"/>
      <w:r w:rsidRPr="00F362B9">
        <w:t> -NE $true} |</w:t>
      </w:r>
    </w:p>
    <w:p w14:paraId="7437B3DF" w14:textId="77777777" w:rsidR="00F362B9" w:rsidRPr="00F362B9" w:rsidRDefault="00F362B9" w:rsidP="00F362B9">
      <w:pPr>
        <w:pStyle w:val="CodePACKT"/>
      </w:pPr>
      <w:r w:rsidRPr="00F362B9">
        <w:t>        Format-Table -Property SamAccountName, Displayname |</w:t>
      </w:r>
    </w:p>
    <w:p w14:paraId="17FC6481" w14:textId="77777777" w:rsidR="00F362B9" w:rsidRPr="00F362B9" w:rsidRDefault="00F362B9" w:rsidP="00F362B9">
      <w:pPr>
        <w:pStyle w:val="CodePACKT"/>
      </w:pPr>
      <w:r w:rsidRPr="00F362B9">
        <w:t>            Out-String</w:t>
      </w:r>
    </w:p>
    <w:p w14:paraId="48A87152" w14:textId="77777777" w:rsidR="00F362B9" w:rsidRPr="00F362B9" w:rsidRDefault="00F362B9" w:rsidP="00F362B9">
      <w:pPr>
        <w:pStyle w:val="CodePACKT"/>
      </w:pPr>
    </w:p>
    <w:p w14:paraId="01102312" w14:textId="0A9B6DD5" w:rsidR="00F362B9" w:rsidRPr="00F362B9" w:rsidRDefault="00F362B9" w:rsidP="00F362B9">
      <w:pPr>
        <w:pStyle w:val="NumberedBulletPACKT"/>
        <w:rPr>
          <w:color w:val="000000"/>
          <w:lang w:val="en-GB" w:eastAsia="en-GB"/>
        </w:rPr>
      </w:pPr>
      <w:r w:rsidRPr="00F362B9">
        <w:rPr>
          <w:lang w:val="en-GB" w:eastAsia="en-GB"/>
        </w:rPr>
        <w:t>Report</w:t>
      </w:r>
      <w:del w:id="1334" w:author="Lucy Wan" w:date="2021-01-26T12:27:00Z">
        <w:r w:rsidRPr="00F362B9" w:rsidDel="006F58C6">
          <w:rPr>
            <w:lang w:val="en-GB" w:eastAsia="en-GB"/>
          </w:rPr>
          <w:delText>ing</w:delText>
        </w:r>
      </w:del>
      <w:ins w:id="1335" w:author="Lucy Wan" w:date="2021-01-26T12:27:00Z">
        <w:r w:rsidR="006F58C6">
          <w:rPr>
            <w:lang w:val="en-GB" w:eastAsia="en-GB"/>
          </w:rPr>
          <w:t xml:space="preserve"> on</w:t>
        </w:r>
      </w:ins>
      <w:r w:rsidRPr="00F362B9">
        <w:rPr>
          <w:lang w:val="en-GB" w:eastAsia="en-GB"/>
        </w:rPr>
        <w:t> users who have not recently logged on</w:t>
      </w:r>
      <w:ins w:id="1336" w:author="Lucy Wan" w:date="2021-01-26T12:27:00Z">
        <w:r w:rsidR="00D436D0">
          <w:rPr>
            <w:lang w:val="en-GB" w:eastAsia="en-GB"/>
          </w:rPr>
          <w:t>:</w:t>
        </w:r>
      </w:ins>
    </w:p>
    <w:p w14:paraId="5EB9B5AF" w14:textId="77777777" w:rsidR="00F362B9" w:rsidRPr="00F362B9" w:rsidRDefault="00F362B9" w:rsidP="00F362B9">
      <w:pPr>
        <w:pStyle w:val="CodePACKT"/>
      </w:pPr>
    </w:p>
    <w:p w14:paraId="631E1991" w14:textId="4B71904D" w:rsidR="00F362B9" w:rsidRPr="00F362B9" w:rsidRDefault="00F362B9" w:rsidP="00F362B9">
      <w:pPr>
        <w:pStyle w:val="CodePACKT"/>
      </w:pPr>
      <w:r w:rsidRPr="00F362B9">
        <w:t>$OneWeekAgo = (Get-Date</w:t>
      </w:r>
      <w:proofErr w:type="gramStart"/>
      <w:r w:rsidRPr="00F362B9">
        <w:t>).AddDays</w:t>
      </w:r>
      <w:proofErr w:type="gramEnd"/>
      <w:r w:rsidRPr="00F362B9">
        <w:t>(-7)</w:t>
      </w:r>
    </w:p>
    <w:p w14:paraId="14C7BA14" w14:textId="79D51F06" w:rsidR="00F362B9" w:rsidRPr="00F362B9" w:rsidRDefault="00F362B9" w:rsidP="00F362B9">
      <w:pPr>
        <w:pStyle w:val="CodePACKT"/>
      </w:pPr>
      <w:r w:rsidRPr="00F362B9">
        <w:t>$RKReport += </w:t>
      </w:r>
      <w:del w:id="1337" w:author="Parvathy Nair" w:date="2021-01-31T21:04:00Z">
        <w:r w:rsidR="003B539B" w:rsidDel="00056227">
          <w:delText>”</w:delText>
        </w:r>
      </w:del>
      <w:ins w:id="1338" w:author="Parvathy Nair" w:date="2021-01-31T21:04:00Z">
        <w:r w:rsidR="00056227">
          <w:t>”</w:t>
        </w:r>
      </w:ins>
      <w:r w:rsidRPr="00F362B9">
        <w:t>`n*** Users Not logged in since $OneWeekAgo`n</w:t>
      </w:r>
      <w:del w:id="1339" w:author="Parvathy Nair" w:date="2021-01-31T21:04:00Z">
        <w:r w:rsidR="003B539B" w:rsidDel="00056227">
          <w:delText>”</w:delText>
        </w:r>
      </w:del>
      <w:ins w:id="1340" w:author="Parvathy Nair" w:date="2021-01-31T21:04:00Z">
        <w:r w:rsidR="00056227">
          <w:t>”</w:t>
        </w:r>
      </w:ins>
    </w:p>
    <w:p w14:paraId="4D3A4D82" w14:textId="77777777" w:rsidR="00F362B9" w:rsidRPr="00F362B9" w:rsidRDefault="00F362B9" w:rsidP="00F362B9">
      <w:pPr>
        <w:pStyle w:val="CodePACKT"/>
      </w:pPr>
      <w:r w:rsidRPr="00F362B9">
        <w:t>$RkReport += $RKUsers |</w:t>
      </w:r>
    </w:p>
    <w:p w14:paraId="50BC4F90" w14:textId="77777777" w:rsidR="00F362B9" w:rsidRPr="00F362B9" w:rsidRDefault="00F362B9" w:rsidP="00F362B9">
      <w:pPr>
        <w:pStyle w:val="CodePACKT"/>
      </w:pPr>
      <w:r w:rsidRPr="00F362B9">
        <w:t>    Where-Object {$</w:t>
      </w:r>
      <w:proofErr w:type="gramStart"/>
      <w:r w:rsidRPr="00F362B9">
        <w:t>_.Enabled</w:t>
      </w:r>
      <w:proofErr w:type="gramEnd"/>
      <w:r w:rsidRPr="00F362B9">
        <w:t> -and $_.LastLogonDate -le $OneWeekAgo} |</w:t>
      </w:r>
    </w:p>
    <w:p w14:paraId="63453142" w14:textId="77777777" w:rsidR="00F362B9" w:rsidRPr="00F362B9" w:rsidRDefault="00F362B9" w:rsidP="00F362B9">
      <w:pPr>
        <w:pStyle w:val="CodePACKT"/>
      </w:pPr>
      <w:r w:rsidRPr="00F362B9">
        <w:t>        Sort-Object -Property LastlogonDate |</w:t>
      </w:r>
    </w:p>
    <w:p w14:paraId="707FAB08" w14:textId="77777777" w:rsidR="00F362B9" w:rsidRPr="00F362B9" w:rsidRDefault="00F362B9" w:rsidP="00F362B9">
      <w:pPr>
        <w:pStyle w:val="CodePACKT"/>
      </w:pPr>
      <w:r w:rsidRPr="00F362B9">
        <w:t>            Format-Table -Property </w:t>
      </w:r>
      <w:proofErr w:type="gramStart"/>
      <w:r w:rsidRPr="00F362B9">
        <w:t>SamAccountName,lastlogondate</w:t>
      </w:r>
      <w:proofErr w:type="gramEnd"/>
      <w:r w:rsidRPr="00F362B9">
        <w:t> |</w:t>
      </w:r>
    </w:p>
    <w:p w14:paraId="6CD14DFC" w14:textId="77777777" w:rsidR="00F362B9" w:rsidRPr="00F362B9" w:rsidRDefault="00F362B9" w:rsidP="00F362B9">
      <w:pPr>
        <w:pStyle w:val="CodePACKT"/>
      </w:pPr>
      <w:r w:rsidRPr="00F362B9">
        <w:t>                Out-String</w:t>
      </w:r>
    </w:p>
    <w:p w14:paraId="34A9B4F5" w14:textId="77777777" w:rsidR="00F362B9" w:rsidRPr="00F362B9" w:rsidRDefault="00F362B9" w:rsidP="00F362B9">
      <w:pPr>
        <w:pStyle w:val="CodePACKT"/>
      </w:pPr>
    </w:p>
    <w:p w14:paraId="6D8FF0F2" w14:textId="24C18450" w:rsidR="00F362B9" w:rsidRPr="00F362B9" w:rsidRDefault="00F362B9" w:rsidP="00F362B9">
      <w:pPr>
        <w:pStyle w:val="NumberedBulletPACKT"/>
        <w:rPr>
          <w:color w:val="000000"/>
          <w:lang w:val="en-GB" w:eastAsia="en-GB"/>
        </w:rPr>
      </w:pPr>
      <w:r w:rsidRPr="00F362B9">
        <w:rPr>
          <w:lang w:val="en-GB" w:eastAsia="en-GB"/>
        </w:rPr>
        <w:t>Discover</w:t>
      </w:r>
      <w:del w:id="1341" w:author="Lucy Wan" w:date="2021-01-26T12:27:00Z">
        <w:r w:rsidRPr="00F362B9" w:rsidDel="00D436D0">
          <w:rPr>
            <w:lang w:val="en-GB" w:eastAsia="en-GB"/>
          </w:rPr>
          <w:delText>ing</w:delText>
        </w:r>
      </w:del>
      <w:r w:rsidRPr="00F362B9">
        <w:rPr>
          <w:lang w:val="en-GB" w:eastAsia="en-GB"/>
        </w:rPr>
        <w:t> users with </w:t>
      </w:r>
      <w:ins w:id="1342" w:author="Lucy Wan" w:date="2021-01-26T12:27:00Z">
        <w:r w:rsidR="00706A95">
          <w:rPr>
            <w:lang w:val="en-GB" w:eastAsia="en-GB"/>
          </w:rPr>
          <w:t xml:space="preserve">a </w:t>
        </w:r>
      </w:ins>
      <w:r w:rsidRPr="00F362B9">
        <w:rPr>
          <w:lang w:val="en-GB" w:eastAsia="en-GB"/>
        </w:rPr>
        <w:t>high </w:t>
      </w:r>
      <w:ins w:id="1343" w:author="Lucy Wan" w:date="2021-01-26T12:27:00Z">
        <w:r w:rsidR="00706A95">
          <w:rPr>
            <w:lang w:val="en-GB" w:eastAsia="en-GB"/>
          </w:rPr>
          <w:t xml:space="preserve">number of </w:t>
        </w:r>
      </w:ins>
      <w:r w:rsidRPr="00F362B9">
        <w:rPr>
          <w:lang w:val="en-GB" w:eastAsia="en-GB"/>
        </w:rPr>
        <w:t>invalid password attempts</w:t>
      </w:r>
      <w:ins w:id="1344" w:author="Lucy Wan" w:date="2021-01-26T12:27:00Z">
        <w:r w:rsidR="00D436D0">
          <w:rPr>
            <w:lang w:val="en-GB" w:eastAsia="en-GB"/>
          </w:rPr>
          <w:t>:</w:t>
        </w:r>
      </w:ins>
    </w:p>
    <w:p w14:paraId="7A31008B" w14:textId="77777777" w:rsidR="00F362B9" w:rsidRPr="00F362B9" w:rsidRDefault="00F362B9" w:rsidP="00F362B9">
      <w:pPr>
        <w:pStyle w:val="CodePACKT"/>
      </w:pPr>
    </w:p>
    <w:p w14:paraId="461B5ADE" w14:textId="21AF58E7" w:rsidR="00F362B9" w:rsidRPr="00F362B9" w:rsidRDefault="00F362B9" w:rsidP="00F362B9">
      <w:pPr>
        <w:pStyle w:val="CodePACKT"/>
      </w:pPr>
      <w:r w:rsidRPr="00F362B9">
        <w:t>$RKReport += </w:t>
      </w:r>
      <w:del w:id="1345" w:author="Parvathy Nair" w:date="2021-01-31T21:04:00Z">
        <w:r w:rsidR="003B539B" w:rsidDel="00056227">
          <w:delText>”</w:delText>
        </w:r>
      </w:del>
      <w:ins w:id="1346" w:author="Parvathy Nair" w:date="2021-01-31T21:04:00Z">
        <w:r w:rsidR="00056227">
          <w:t>”</w:t>
        </w:r>
      </w:ins>
      <w:r w:rsidRPr="00F362B9">
        <w:t>`n*** High Number of Bad Password Attempts`n</w:t>
      </w:r>
      <w:del w:id="1347" w:author="Parvathy Nair" w:date="2021-01-31T21:04:00Z">
        <w:r w:rsidR="003B539B" w:rsidDel="00056227">
          <w:delText>”</w:delText>
        </w:r>
      </w:del>
      <w:ins w:id="1348" w:author="Parvathy Nair" w:date="2021-01-31T21:04:00Z">
        <w:r w:rsidR="00056227">
          <w:t>”</w:t>
        </w:r>
      </w:ins>
    </w:p>
    <w:p w14:paraId="2279C04E" w14:textId="77777777" w:rsidR="00F362B9" w:rsidRPr="00F362B9" w:rsidRDefault="00F362B9" w:rsidP="00F362B9">
      <w:pPr>
        <w:pStyle w:val="CodePACKT"/>
      </w:pPr>
      <w:r w:rsidRPr="00F362B9">
        <w:t>$RKReport += $RKUsers | Where-Object BadPwdCount -ge 5 |</w:t>
      </w:r>
    </w:p>
    <w:p w14:paraId="33D33904" w14:textId="77777777" w:rsidR="00F362B9" w:rsidRPr="00F362B9" w:rsidRDefault="00F362B9" w:rsidP="00F362B9">
      <w:pPr>
        <w:pStyle w:val="CodePACKT"/>
      </w:pPr>
      <w:r w:rsidRPr="00F362B9">
        <w:t>  Format-Table -Property SamAccountName, BadPwdCount |</w:t>
      </w:r>
    </w:p>
    <w:p w14:paraId="493F2FA3" w14:textId="77777777" w:rsidR="00F362B9" w:rsidRPr="00F362B9" w:rsidRDefault="00F362B9" w:rsidP="00F362B9">
      <w:pPr>
        <w:pStyle w:val="CodePACKT"/>
      </w:pPr>
      <w:r w:rsidRPr="00F362B9">
        <w:t>    Out-String</w:t>
      </w:r>
    </w:p>
    <w:p w14:paraId="18134A3F" w14:textId="77777777" w:rsidR="00F362B9" w:rsidRPr="00F362B9" w:rsidRDefault="00F362B9" w:rsidP="00F362B9">
      <w:pPr>
        <w:pStyle w:val="CodePACKT"/>
      </w:pPr>
    </w:p>
    <w:p w14:paraId="18EB50F0" w14:textId="04F5EA96" w:rsidR="00F362B9" w:rsidRPr="00F362B9" w:rsidRDefault="00F362B9" w:rsidP="00F362B9">
      <w:pPr>
        <w:pStyle w:val="NumberedBulletPACKT"/>
        <w:shd w:val="clear" w:color="auto" w:fill="FFFFFF"/>
        <w:spacing w:after="0" w:line="285" w:lineRule="atLeast"/>
        <w:rPr>
          <w:rFonts w:ascii="Consolas" w:hAnsi="Consolas"/>
          <w:color w:val="000000"/>
          <w:sz w:val="21"/>
          <w:szCs w:val="21"/>
          <w:lang w:val="en-GB" w:eastAsia="en-GB"/>
        </w:rPr>
      </w:pPr>
      <w:r w:rsidRPr="00F362B9">
        <w:rPr>
          <w:lang w:val="en-GB" w:eastAsia="en-GB"/>
        </w:rPr>
        <w:t>Add</w:t>
      </w:r>
      <w:del w:id="1349" w:author="Lucy Wan" w:date="2021-01-26T12:27:00Z">
        <w:r w:rsidRPr="00F362B9" w:rsidDel="00990538">
          <w:rPr>
            <w:lang w:val="en-GB" w:eastAsia="en-GB"/>
          </w:rPr>
          <w:delText>ing</w:delText>
        </w:r>
      </w:del>
      <w:r w:rsidRPr="00F362B9">
        <w:rPr>
          <w:lang w:val="en-GB" w:eastAsia="en-GB"/>
        </w:rPr>
        <w:t> </w:t>
      </w:r>
      <w:del w:id="1350" w:author="Lucy Wan" w:date="2021-01-26T12:27:00Z">
        <w:r w:rsidRPr="00F362B9" w:rsidDel="00990538">
          <w:rPr>
            <w:lang w:val="en-GB" w:eastAsia="en-GB"/>
          </w:rPr>
          <w:delText>A</w:delText>
        </w:r>
      </w:del>
      <w:ins w:id="1351" w:author="Lucy Wan" w:date="2021-01-26T12:27:00Z">
        <w:r w:rsidR="00990538">
          <w:rPr>
            <w:lang w:val="en-GB" w:eastAsia="en-GB"/>
          </w:rPr>
          <w:t>a</w:t>
        </w:r>
      </w:ins>
      <w:r w:rsidRPr="00F362B9">
        <w:rPr>
          <w:lang w:val="en-GB" w:eastAsia="en-GB"/>
        </w:rPr>
        <w:t>nother report header line for this part of the report and create an empt</w:t>
      </w:r>
      <w:r w:rsidR="00215955">
        <w:rPr>
          <w:lang w:val="en-GB" w:eastAsia="en-GB"/>
        </w:rPr>
        <w:t xml:space="preserve">y </w:t>
      </w:r>
      <w:r w:rsidRPr="00F362B9">
        <w:rPr>
          <w:lang w:val="en-GB" w:eastAsia="en-GB"/>
        </w:rPr>
        <w:t>array of privileged </w:t>
      </w:r>
      <w:proofErr w:type="gramStart"/>
      <w:r w:rsidRPr="00F362B9">
        <w:rPr>
          <w:lang w:val="en-GB" w:eastAsia="en-GB"/>
        </w:rPr>
        <w:t>users</w:t>
      </w:r>
      <w:proofErr w:type="gramEnd"/>
    </w:p>
    <w:p w14:paraId="15383C40" w14:textId="77777777" w:rsidR="00F362B9" w:rsidRPr="00F362B9" w:rsidRDefault="00F362B9" w:rsidP="00F362B9">
      <w:pPr>
        <w:pStyle w:val="CodePACKT"/>
      </w:pPr>
    </w:p>
    <w:p w14:paraId="168CD318" w14:textId="0FF3A722" w:rsidR="00F362B9" w:rsidRPr="00F362B9" w:rsidRDefault="00F362B9" w:rsidP="00F362B9">
      <w:pPr>
        <w:pStyle w:val="CodePACKT"/>
      </w:pPr>
      <w:r w:rsidRPr="00F362B9">
        <w:t>$RKReport += </w:t>
      </w:r>
      <w:del w:id="1352" w:author="Parvathy Nair" w:date="2021-01-31T21:04:00Z">
        <w:r w:rsidR="003B539B" w:rsidDel="00056227">
          <w:delText>”</w:delText>
        </w:r>
      </w:del>
      <w:ins w:id="1353" w:author="Parvathy Nair" w:date="2021-01-31T21:04:00Z">
        <w:r w:rsidR="00056227">
          <w:t>”</w:t>
        </w:r>
      </w:ins>
      <w:r w:rsidRPr="00F362B9">
        <w:t>`n*** </w:t>
      </w:r>
      <w:proofErr w:type="gramStart"/>
      <w:r w:rsidRPr="00F362B9">
        <w:t>Privileged  User</w:t>
      </w:r>
      <w:proofErr w:type="gramEnd"/>
      <w:r w:rsidRPr="00F362B9">
        <w:t> Report`n</w:t>
      </w:r>
      <w:del w:id="1354" w:author="Parvathy Nair" w:date="2021-01-31T21:04:00Z">
        <w:r w:rsidR="003B539B" w:rsidDel="00056227">
          <w:delText>”</w:delText>
        </w:r>
      </w:del>
      <w:ins w:id="1355" w:author="Parvathy Nair" w:date="2021-01-31T21:04:00Z">
        <w:r w:rsidR="00056227">
          <w:t>”</w:t>
        </w:r>
      </w:ins>
    </w:p>
    <w:p w14:paraId="338AF345" w14:textId="77777777" w:rsidR="00F362B9" w:rsidRPr="00F362B9" w:rsidRDefault="00F362B9" w:rsidP="00F362B9">
      <w:pPr>
        <w:pStyle w:val="CodePACKT"/>
      </w:pPr>
      <w:r w:rsidRPr="00F362B9">
        <w:t>$PUsers = </w:t>
      </w:r>
      <w:proofErr w:type="gramStart"/>
      <w:r w:rsidRPr="00F362B9">
        <w:t>@(</w:t>
      </w:r>
      <w:proofErr w:type="gramEnd"/>
      <w:r w:rsidRPr="00F362B9">
        <w:t>)</w:t>
      </w:r>
    </w:p>
    <w:p w14:paraId="74A376B4" w14:textId="77777777" w:rsidR="00F362B9" w:rsidRPr="00F362B9" w:rsidRDefault="00F362B9" w:rsidP="00F362B9">
      <w:pPr>
        <w:pStyle w:val="CodePACKT"/>
      </w:pPr>
    </w:p>
    <w:p w14:paraId="33655BEE" w14:textId="6F17B779" w:rsidR="00F362B9" w:rsidRPr="00F362B9" w:rsidRDefault="00F362B9" w:rsidP="00F362B9">
      <w:pPr>
        <w:pStyle w:val="NumberedBulletPACKT"/>
      </w:pPr>
      <w:r w:rsidRPr="00F362B9">
        <w:t>Query</w:t>
      </w:r>
      <w:del w:id="1356" w:author="Lucy Wan" w:date="2021-01-26T12:28:00Z">
        <w:r w:rsidRPr="00F362B9" w:rsidDel="006D3C3E">
          <w:delText>ing</w:delText>
        </w:r>
      </w:del>
      <w:r w:rsidRPr="00F362B9">
        <w:t> the Enterprise Admins/Domain Admins/Scheme Admins</w:t>
      </w:r>
      <w:r>
        <w:t xml:space="preserve"> </w:t>
      </w:r>
      <w:r w:rsidRPr="00F362B9">
        <w:t>groups for </w:t>
      </w:r>
      <w:r>
        <w:br/>
      </w:r>
      <w:r w:rsidRPr="00F362B9">
        <w:t>members and add</w:t>
      </w:r>
      <w:ins w:id="1357" w:author="Lucy Wan" w:date="2021-01-26T12:28:00Z">
        <w:r w:rsidR="00EB25D6">
          <w:t xml:space="preserve"> them</w:t>
        </w:r>
      </w:ins>
      <w:r w:rsidRPr="00F362B9">
        <w:t> to the </w:t>
      </w:r>
      <w:r w:rsidRPr="00291D7F">
        <w:rPr>
          <w:rStyle w:val="CodeInTextPACKT"/>
        </w:rPr>
        <w:t>$Pusers</w:t>
      </w:r>
      <w:r w:rsidRPr="00F362B9">
        <w:t> array</w:t>
      </w:r>
      <w:ins w:id="1358" w:author="Lucy Wan" w:date="2021-01-26T12:28:00Z">
        <w:r w:rsidR="00B75E7B">
          <w:t>:</w:t>
        </w:r>
      </w:ins>
    </w:p>
    <w:p w14:paraId="4D03785F" w14:textId="77777777" w:rsidR="00F362B9" w:rsidRPr="00F362B9" w:rsidRDefault="00F362B9" w:rsidP="00F362B9">
      <w:pPr>
        <w:pStyle w:val="CodePACKT"/>
      </w:pPr>
    </w:p>
    <w:p w14:paraId="52848FA1" w14:textId="1E736C03" w:rsidR="00F362B9" w:rsidRPr="00F362B9" w:rsidRDefault="00F362B9" w:rsidP="00F362B9">
      <w:pPr>
        <w:pStyle w:val="CodePACKT"/>
      </w:pPr>
      <w:r w:rsidRPr="00F362B9">
        <w:t># Get Enterprise Admins group members</w:t>
      </w:r>
    </w:p>
    <w:p w14:paraId="4286E8FB" w14:textId="5CFF986E" w:rsidR="00F362B9" w:rsidRPr="00F362B9" w:rsidRDefault="00F362B9" w:rsidP="00F362B9">
      <w:pPr>
        <w:pStyle w:val="CodePACKT"/>
      </w:pPr>
      <w:r w:rsidRPr="00F362B9">
        <w:t>$Members = Get-ADGroupMember -Identity </w:t>
      </w:r>
      <w:del w:id="1359" w:author="Parvathy Nair" w:date="2021-01-31T21:04:00Z">
        <w:r w:rsidR="003B539B" w:rsidDel="00056227">
          <w:delText>’</w:delText>
        </w:r>
      </w:del>
      <w:ins w:id="1360" w:author="Parvathy Nair" w:date="2021-01-31T21:04:00Z">
        <w:r w:rsidR="00056227">
          <w:t>’</w:t>
        </w:r>
      </w:ins>
      <w:r w:rsidRPr="00F362B9">
        <w:t>Enterprise Admins</w:t>
      </w:r>
      <w:del w:id="1361" w:author="Parvathy Nair" w:date="2021-01-31T21:04:00Z">
        <w:r w:rsidR="003B539B" w:rsidDel="00056227">
          <w:delText>’</w:delText>
        </w:r>
      </w:del>
      <w:ins w:id="1362" w:author="Parvathy Nair" w:date="2021-01-31T21:04:00Z">
        <w:r w:rsidR="00056227">
          <w:t>’</w:t>
        </w:r>
      </w:ins>
      <w:r w:rsidRPr="00F362B9">
        <w:t> -Recursive |</w:t>
      </w:r>
    </w:p>
    <w:p w14:paraId="4CA4C8B0" w14:textId="77777777" w:rsidR="00F362B9" w:rsidRPr="00F362B9" w:rsidRDefault="00F362B9" w:rsidP="00F362B9">
      <w:pPr>
        <w:pStyle w:val="CodePACKT"/>
      </w:pPr>
      <w:r w:rsidRPr="00F362B9">
        <w:t>    Sort-Object -Property Name</w:t>
      </w:r>
    </w:p>
    <w:p w14:paraId="68B3EA2B" w14:textId="77777777" w:rsidR="00F362B9" w:rsidRPr="00F362B9" w:rsidRDefault="00F362B9" w:rsidP="00F362B9">
      <w:pPr>
        <w:pStyle w:val="CodePACKT"/>
      </w:pPr>
      <w:r w:rsidRPr="00F362B9">
        <w:t>$PUsers += foreach ($Member in $Members) {</w:t>
      </w:r>
    </w:p>
    <w:p w14:paraId="592B527B" w14:textId="77777777" w:rsidR="00F362B9" w:rsidRPr="00F362B9" w:rsidRDefault="00F362B9" w:rsidP="00F362B9">
      <w:pPr>
        <w:pStyle w:val="CodePACKT"/>
      </w:pPr>
      <w:r w:rsidRPr="00F362B9">
        <w:t>    Get-ADUser -Identity $Member.SID -Properties * |</w:t>
      </w:r>
    </w:p>
    <w:p w14:paraId="6E0810DF" w14:textId="77777777" w:rsidR="00F362B9" w:rsidRPr="00F362B9" w:rsidRDefault="00F362B9" w:rsidP="00F362B9">
      <w:pPr>
        <w:pStyle w:val="CodePACKT"/>
      </w:pPr>
      <w:r w:rsidRPr="00F362B9">
        <w:t>        Select-Object -Property Name,</w:t>
      </w:r>
    </w:p>
    <w:p w14:paraId="467C3332" w14:textId="7E816A3E" w:rsidR="00F362B9" w:rsidRPr="00F362B9" w:rsidRDefault="00F362B9" w:rsidP="00F362B9">
      <w:pPr>
        <w:pStyle w:val="CodePACKT"/>
      </w:pPr>
      <w:r w:rsidRPr="00F362B9">
        <w:t>               </w:t>
      </w:r>
      <w:proofErr w:type="gramStart"/>
      <w:r w:rsidRPr="00F362B9">
        <w:t>@{</w:t>
      </w:r>
      <w:proofErr w:type="gramEnd"/>
      <w:r w:rsidRPr="00F362B9">
        <w:t>Name=</w:t>
      </w:r>
      <w:del w:id="1363" w:author="Parvathy Nair" w:date="2021-01-31T21:04:00Z">
        <w:r w:rsidR="003B539B" w:rsidDel="00056227">
          <w:delText>‘</w:delText>
        </w:r>
      </w:del>
      <w:ins w:id="1364" w:author="Parvathy Nair" w:date="2021-01-31T21:04:00Z">
        <w:r w:rsidR="00056227">
          <w:t>‘</w:t>
        </w:r>
      </w:ins>
      <w:r w:rsidRPr="00F362B9">
        <w:t>Group</w:t>
      </w:r>
      <w:del w:id="1365" w:author="Parvathy Nair" w:date="2021-01-31T21:04:00Z">
        <w:r w:rsidR="003B539B" w:rsidDel="00056227">
          <w:delText>’</w:delText>
        </w:r>
      </w:del>
      <w:ins w:id="1366" w:author="Parvathy Nair" w:date="2021-01-31T21:04:00Z">
        <w:r w:rsidR="00056227">
          <w:t>’</w:t>
        </w:r>
      </w:ins>
      <w:r w:rsidRPr="00F362B9">
        <w:t>;expression={</w:t>
      </w:r>
      <w:del w:id="1367" w:author="Parvathy Nair" w:date="2021-01-31T21:04:00Z">
        <w:r w:rsidR="003B539B" w:rsidDel="00056227">
          <w:delText>‘</w:delText>
        </w:r>
      </w:del>
      <w:ins w:id="1368" w:author="Parvathy Nair" w:date="2021-01-31T21:04:00Z">
        <w:r w:rsidR="00056227">
          <w:t>‘</w:t>
        </w:r>
      </w:ins>
      <w:r w:rsidRPr="00F362B9">
        <w:t>Enterprise Admins</w:t>
      </w:r>
      <w:del w:id="1369" w:author="Parvathy Nair" w:date="2021-01-31T21:04:00Z">
        <w:r w:rsidR="003B539B" w:rsidDel="00056227">
          <w:delText>’</w:delText>
        </w:r>
      </w:del>
      <w:ins w:id="1370" w:author="Parvathy Nair" w:date="2021-01-31T21:04:00Z">
        <w:r w:rsidR="00056227">
          <w:t>’</w:t>
        </w:r>
      </w:ins>
      <w:r w:rsidRPr="00F362B9">
        <w:t>}},</w:t>
      </w:r>
    </w:p>
    <w:p w14:paraId="25C4EC7E" w14:textId="77777777" w:rsidR="00F362B9" w:rsidRPr="00F362B9" w:rsidRDefault="00F362B9" w:rsidP="00F362B9">
      <w:pPr>
        <w:pStyle w:val="CodePACKT"/>
      </w:pPr>
      <w:r w:rsidRPr="00F362B9">
        <w:t>               </w:t>
      </w:r>
      <w:proofErr w:type="gramStart"/>
      <w:r w:rsidRPr="00F362B9">
        <w:t>whenCreated,LastlogonDate</w:t>
      </w:r>
      <w:proofErr w:type="gramEnd"/>
    </w:p>
    <w:p w14:paraId="0EB163C3" w14:textId="77777777" w:rsidR="00F362B9" w:rsidRPr="00F362B9" w:rsidRDefault="00F362B9" w:rsidP="00F362B9">
      <w:pPr>
        <w:pStyle w:val="CodePACKT"/>
      </w:pPr>
      <w:r w:rsidRPr="00F362B9">
        <w:t>}</w:t>
      </w:r>
    </w:p>
    <w:p w14:paraId="464CD5FA" w14:textId="77777777" w:rsidR="00F362B9" w:rsidRPr="00F362B9" w:rsidRDefault="00F362B9" w:rsidP="00F362B9">
      <w:pPr>
        <w:pStyle w:val="CodePACKT"/>
      </w:pPr>
      <w:r w:rsidRPr="00F362B9">
        <w:t># Get Domain Admins group members</w:t>
      </w:r>
    </w:p>
    <w:p w14:paraId="0CB9C31F" w14:textId="77777777" w:rsidR="00F362B9" w:rsidRPr="00F362B9" w:rsidRDefault="00F362B9" w:rsidP="00F362B9">
      <w:pPr>
        <w:pStyle w:val="CodePACKT"/>
      </w:pPr>
      <w:r w:rsidRPr="00F362B9">
        <w:t>$Members = </w:t>
      </w:r>
    </w:p>
    <w:p w14:paraId="4D7F33EF" w14:textId="341384CD" w:rsidR="00F362B9" w:rsidRPr="00F362B9" w:rsidRDefault="00F362B9" w:rsidP="00F362B9">
      <w:pPr>
        <w:pStyle w:val="CodePACKT"/>
      </w:pPr>
      <w:r w:rsidRPr="00F362B9">
        <w:t>  Get-ADGroupMember -Identity </w:t>
      </w:r>
      <w:del w:id="1371" w:author="Parvathy Nair" w:date="2021-01-31T21:04:00Z">
        <w:r w:rsidR="003B539B" w:rsidDel="00056227">
          <w:delText>’</w:delText>
        </w:r>
      </w:del>
      <w:ins w:id="1372" w:author="Parvathy Nair" w:date="2021-01-31T21:04:00Z">
        <w:r w:rsidR="00056227">
          <w:t>’</w:t>
        </w:r>
      </w:ins>
      <w:r w:rsidRPr="00F362B9">
        <w:t>Domain Admins</w:t>
      </w:r>
      <w:del w:id="1373" w:author="Parvathy Nair" w:date="2021-01-31T21:04:00Z">
        <w:r w:rsidR="003B539B" w:rsidDel="00056227">
          <w:delText>’</w:delText>
        </w:r>
      </w:del>
      <w:ins w:id="1374" w:author="Parvathy Nair" w:date="2021-01-31T21:04:00Z">
        <w:r w:rsidR="00056227">
          <w:t>’</w:t>
        </w:r>
      </w:ins>
      <w:r w:rsidRPr="00F362B9">
        <w:t> -Recursive |</w:t>
      </w:r>
    </w:p>
    <w:p w14:paraId="23F83017" w14:textId="77777777" w:rsidR="00F362B9" w:rsidRPr="00F362B9" w:rsidRDefault="00F362B9" w:rsidP="00F362B9">
      <w:pPr>
        <w:pStyle w:val="CodePACKT"/>
      </w:pPr>
      <w:r w:rsidRPr="00F362B9">
        <w:t>    Sort-Object -Property Name</w:t>
      </w:r>
    </w:p>
    <w:p w14:paraId="0359BB26" w14:textId="77777777" w:rsidR="00F362B9" w:rsidRPr="00F362B9" w:rsidRDefault="00F362B9" w:rsidP="00F362B9">
      <w:pPr>
        <w:pStyle w:val="CodePACKT"/>
      </w:pPr>
      <w:r w:rsidRPr="00F362B9">
        <w:t>$PUsers += Foreach ($Member in $Members)</w:t>
      </w:r>
    </w:p>
    <w:p w14:paraId="246D5DA6" w14:textId="77777777" w:rsidR="00F362B9" w:rsidRPr="00F362B9" w:rsidRDefault="00F362B9" w:rsidP="00F362B9">
      <w:pPr>
        <w:pStyle w:val="CodePACKT"/>
      </w:pPr>
      <w:r w:rsidRPr="00F362B9">
        <w:t>    {Get-ADUser -Identity $member.SID -Properties * |</w:t>
      </w:r>
    </w:p>
    <w:p w14:paraId="12AE6FAA" w14:textId="77777777" w:rsidR="00F362B9" w:rsidRPr="00F362B9" w:rsidRDefault="00F362B9" w:rsidP="00F362B9">
      <w:pPr>
        <w:pStyle w:val="CodePACKT"/>
      </w:pPr>
      <w:r w:rsidRPr="00F362B9">
        <w:t>        Select-Object -Property Name,</w:t>
      </w:r>
    </w:p>
    <w:p w14:paraId="48FE95BD" w14:textId="440655BE" w:rsidR="00F362B9" w:rsidRPr="00F362B9" w:rsidRDefault="00F362B9" w:rsidP="00F362B9">
      <w:pPr>
        <w:pStyle w:val="CodePACKT"/>
      </w:pPr>
      <w:r w:rsidRPr="00F362B9">
        <w:t>                </w:t>
      </w:r>
      <w:proofErr w:type="gramStart"/>
      <w:r w:rsidRPr="00F362B9">
        <w:t>@{</w:t>
      </w:r>
      <w:proofErr w:type="gramEnd"/>
      <w:r w:rsidRPr="00F362B9">
        <w:t>Name=</w:t>
      </w:r>
      <w:del w:id="1375" w:author="Parvathy Nair" w:date="2021-01-31T21:04:00Z">
        <w:r w:rsidR="003B539B" w:rsidDel="00056227">
          <w:delText>‘</w:delText>
        </w:r>
      </w:del>
      <w:ins w:id="1376" w:author="Parvathy Nair" w:date="2021-01-31T21:04:00Z">
        <w:r w:rsidR="00056227">
          <w:t>‘</w:t>
        </w:r>
      </w:ins>
      <w:r w:rsidRPr="00F362B9">
        <w:t>Group</w:t>
      </w:r>
      <w:del w:id="1377" w:author="Parvathy Nair" w:date="2021-01-31T21:04:00Z">
        <w:r w:rsidR="003B539B" w:rsidDel="00056227">
          <w:delText>’</w:delText>
        </w:r>
      </w:del>
      <w:ins w:id="1378" w:author="Parvathy Nair" w:date="2021-01-31T21:04:00Z">
        <w:r w:rsidR="00056227">
          <w:t>’</w:t>
        </w:r>
      </w:ins>
      <w:r w:rsidRPr="00F362B9">
        <w:t>;expression={</w:t>
      </w:r>
      <w:del w:id="1379" w:author="Parvathy Nair" w:date="2021-01-31T21:04:00Z">
        <w:r w:rsidR="003B539B" w:rsidDel="00056227">
          <w:delText>‘</w:delText>
        </w:r>
      </w:del>
      <w:ins w:id="1380" w:author="Parvathy Nair" w:date="2021-01-31T21:04:00Z">
        <w:r w:rsidR="00056227">
          <w:t>‘</w:t>
        </w:r>
      </w:ins>
      <w:r w:rsidRPr="00F362B9">
        <w:t>Domain Admins</w:t>
      </w:r>
      <w:del w:id="1381" w:author="Parvathy Nair" w:date="2021-01-31T21:04:00Z">
        <w:r w:rsidR="003B539B" w:rsidDel="00056227">
          <w:delText>’</w:delText>
        </w:r>
      </w:del>
      <w:ins w:id="1382" w:author="Parvathy Nair" w:date="2021-01-31T21:04:00Z">
        <w:r w:rsidR="00056227">
          <w:t>’</w:t>
        </w:r>
      </w:ins>
      <w:r w:rsidRPr="00F362B9">
        <w:t>}},</w:t>
      </w:r>
    </w:p>
    <w:p w14:paraId="69C34A5A" w14:textId="77777777" w:rsidR="00F362B9" w:rsidRPr="00F362B9" w:rsidRDefault="00F362B9" w:rsidP="00F362B9">
      <w:pPr>
        <w:pStyle w:val="CodePACKT"/>
      </w:pPr>
      <w:r w:rsidRPr="00F362B9">
        <w:t>                WhenCreated, </w:t>
      </w:r>
      <w:proofErr w:type="gramStart"/>
      <w:r w:rsidRPr="00F362B9">
        <w:t>Lastlogondate,SamAccountName</w:t>
      </w:r>
      <w:proofErr w:type="gramEnd"/>
    </w:p>
    <w:p w14:paraId="04083E9C" w14:textId="77777777" w:rsidR="00F362B9" w:rsidRPr="00F362B9" w:rsidRDefault="00F362B9" w:rsidP="00F362B9">
      <w:pPr>
        <w:pStyle w:val="CodePACKT"/>
      </w:pPr>
      <w:r w:rsidRPr="00F362B9">
        <w:t>}</w:t>
      </w:r>
    </w:p>
    <w:p w14:paraId="4B5686F7" w14:textId="77777777" w:rsidR="00F362B9" w:rsidRPr="00F362B9" w:rsidRDefault="00F362B9" w:rsidP="00F362B9">
      <w:pPr>
        <w:pStyle w:val="CodePACKT"/>
      </w:pPr>
      <w:r w:rsidRPr="00F362B9">
        <w:t># Get Schema Admins members</w:t>
      </w:r>
    </w:p>
    <w:p w14:paraId="51849695" w14:textId="77777777" w:rsidR="00F362B9" w:rsidRPr="00F362B9" w:rsidRDefault="00F362B9" w:rsidP="00F362B9">
      <w:pPr>
        <w:pStyle w:val="CodePACKT"/>
      </w:pPr>
      <w:r w:rsidRPr="00F362B9">
        <w:t>$Members = </w:t>
      </w:r>
    </w:p>
    <w:p w14:paraId="6691BEB3" w14:textId="1D07EC19" w:rsidR="00F362B9" w:rsidRPr="00F362B9" w:rsidRDefault="00F362B9" w:rsidP="00F362B9">
      <w:pPr>
        <w:pStyle w:val="CodePACKT"/>
      </w:pPr>
      <w:r w:rsidRPr="00F362B9">
        <w:t>  Get-ADGroupMember -Identity </w:t>
      </w:r>
      <w:del w:id="1383" w:author="Parvathy Nair" w:date="2021-01-31T21:04:00Z">
        <w:r w:rsidR="003B539B" w:rsidDel="00056227">
          <w:delText>’</w:delText>
        </w:r>
      </w:del>
      <w:ins w:id="1384" w:author="Parvathy Nair" w:date="2021-01-31T21:04:00Z">
        <w:r w:rsidR="00056227">
          <w:t>’</w:t>
        </w:r>
      </w:ins>
      <w:r w:rsidRPr="00F362B9">
        <w:t>Schema Admins</w:t>
      </w:r>
      <w:del w:id="1385" w:author="Parvathy Nair" w:date="2021-01-31T21:04:00Z">
        <w:r w:rsidR="003B539B" w:rsidDel="00056227">
          <w:delText>’</w:delText>
        </w:r>
      </w:del>
      <w:ins w:id="1386" w:author="Parvathy Nair" w:date="2021-01-31T21:04:00Z">
        <w:r w:rsidR="00056227">
          <w:t>’</w:t>
        </w:r>
      </w:ins>
      <w:r w:rsidRPr="00F362B9">
        <w:t> -Recursive |</w:t>
      </w:r>
    </w:p>
    <w:p w14:paraId="004DBA70" w14:textId="77777777" w:rsidR="00F362B9" w:rsidRPr="00F362B9" w:rsidRDefault="00F362B9" w:rsidP="00F362B9">
      <w:pPr>
        <w:pStyle w:val="CodePACKT"/>
      </w:pPr>
      <w:r w:rsidRPr="00F362B9">
        <w:t>    Sort-Object Name</w:t>
      </w:r>
    </w:p>
    <w:p w14:paraId="40F61342" w14:textId="77777777" w:rsidR="00F362B9" w:rsidRPr="00F362B9" w:rsidRDefault="00F362B9" w:rsidP="00F362B9">
      <w:pPr>
        <w:pStyle w:val="CodePACKT"/>
      </w:pPr>
      <w:r w:rsidRPr="00F362B9">
        <w:t>$PUsers += Foreach ($Member in $Members) {</w:t>
      </w:r>
    </w:p>
    <w:p w14:paraId="3B4DAA23" w14:textId="77777777" w:rsidR="00F362B9" w:rsidRPr="00F362B9" w:rsidRDefault="00F362B9" w:rsidP="00F362B9">
      <w:pPr>
        <w:pStyle w:val="CodePACKT"/>
      </w:pPr>
      <w:r w:rsidRPr="00F362B9">
        <w:t>    Get-ADUser -Identity $member.SID -Properties * |</w:t>
      </w:r>
    </w:p>
    <w:p w14:paraId="2D84DCCE" w14:textId="77777777" w:rsidR="00F362B9" w:rsidRPr="00F362B9" w:rsidRDefault="00F362B9" w:rsidP="00F362B9">
      <w:pPr>
        <w:pStyle w:val="CodePACKT"/>
      </w:pPr>
      <w:r w:rsidRPr="00F362B9">
        <w:t>        Select-Object -Property Name,</w:t>
      </w:r>
    </w:p>
    <w:p w14:paraId="5D178760" w14:textId="7EEA38BD" w:rsidR="00F362B9" w:rsidRPr="00F362B9" w:rsidRDefault="00F362B9" w:rsidP="00F362B9">
      <w:pPr>
        <w:pStyle w:val="CodePACKT"/>
      </w:pPr>
      <w:r w:rsidRPr="00F362B9">
        <w:t>            </w:t>
      </w:r>
      <w:proofErr w:type="gramStart"/>
      <w:r w:rsidRPr="00F362B9">
        <w:t>@{</w:t>
      </w:r>
      <w:proofErr w:type="gramEnd"/>
      <w:r w:rsidRPr="00F362B9">
        <w:t>Name=</w:t>
      </w:r>
      <w:del w:id="1387" w:author="Parvathy Nair" w:date="2021-01-31T21:04:00Z">
        <w:r w:rsidR="003B539B" w:rsidDel="00056227">
          <w:delText>‘</w:delText>
        </w:r>
      </w:del>
      <w:ins w:id="1388" w:author="Parvathy Nair" w:date="2021-01-31T21:04:00Z">
        <w:r w:rsidR="00056227">
          <w:t>‘</w:t>
        </w:r>
      </w:ins>
      <w:r w:rsidRPr="00F362B9">
        <w:t>Group</w:t>
      </w:r>
      <w:del w:id="1389" w:author="Parvathy Nair" w:date="2021-01-31T21:04:00Z">
        <w:r w:rsidR="003B539B" w:rsidDel="00056227">
          <w:delText>’</w:delText>
        </w:r>
      </w:del>
      <w:ins w:id="1390" w:author="Parvathy Nair" w:date="2021-01-31T21:04:00Z">
        <w:r w:rsidR="00056227">
          <w:t>’</w:t>
        </w:r>
      </w:ins>
      <w:r w:rsidRPr="00F362B9">
        <w:t>;expression={</w:t>
      </w:r>
      <w:del w:id="1391" w:author="Parvathy Nair" w:date="2021-01-31T21:04:00Z">
        <w:r w:rsidR="003B539B" w:rsidDel="00056227">
          <w:delText>‘</w:delText>
        </w:r>
      </w:del>
      <w:ins w:id="1392" w:author="Parvathy Nair" w:date="2021-01-31T21:04:00Z">
        <w:r w:rsidR="00056227">
          <w:t>‘</w:t>
        </w:r>
      </w:ins>
      <w:r w:rsidRPr="00F362B9">
        <w:t>Schema Admins</w:t>
      </w:r>
      <w:del w:id="1393" w:author="Parvathy Nair" w:date="2021-01-31T21:04:00Z">
        <w:r w:rsidR="003B539B" w:rsidDel="00056227">
          <w:delText>’</w:delText>
        </w:r>
      </w:del>
      <w:ins w:id="1394" w:author="Parvathy Nair" w:date="2021-01-31T21:04:00Z">
        <w:r w:rsidR="00056227">
          <w:t>’</w:t>
        </w:r>
      </w:ins>
      <w:r w:rsidRPr="00F362B9">
        <w:t>}}, `</w:t>
      </w:r>
    </w:p>
    <w:p w14:paraId="6AB16515" w14:textId="77777777" w:rsidR="00F362B9" w:rsidRPr="00F362B9" w:rsidRDefault="00F362B9" w:rsidP="00F362B9">
      <w:pPr>
        <w:pStyle w:val="CodePACKT"/>
      </w:pPr>
      <w:r w:rsidRPr="00F362B9">
        <w:t>            WhenCreated, </w:t>
      </w:r>
      <w:proofErr w:type="gramStart"/>
      <w:r w:rsidRPr="00F362B9">
        <w:t>Lastlogondate,SamAccountName</w:t>
      </w:r>
      <w:proofErr w:type="gramEnd"/>
    </w:p>
    <w:p w14:paraId="327FD675" w14:textId="77777777" w:rsidR="00F362B9" w:rsidRPr="00F362B9" w:rsidRDefault="00F362B9" w:rsidP="00F362B9">
      <w:pPr>
        <w:pStyle w:val="CodePACKT"/>
      </w:pPr>
      <w:r w:rsidRPr="00F362B9">
        <w:t>}</w:t>
      </w:r>
    </w:p>
    <w:p w14:paraId="6D531BB2" w14:textId="77777777" w:rsidR="00F362B9" w:rsidRPr="00F362B9" w:rsidRDefault="00F362B9" w:rsidP="00F362B9">
      <w:pPr>
        <w:pStyle w:val="CodePACKT"/>
      </w:pPr>
    </w:p>
    <w:p w14:paraId="285A69A9" w14:textId="7BE69537" w:rsidR="00F362B9" w:rsidRPr="00F362B9" w:rsidRDefault="00F362B9" w:rsidP="00F362B9">
      <w:pPr>
        <w:pStyle w:val="NumberedBulletPACKT"/>
        <w:rPr>
          <w:color w:val="000000"/>
          <w:lang w:val="en-GB" w:eastAsia="en-GB"/>
        </w:rPr>
      </w:pPr>
      <w:r w:rsidRPr="00F362B9">
        <w:rPr>
          <w:lang w:val="en-GB" w:eastAsia="en-GB"/>
        </w:rPr>
        <w:t>Add</w:t>
      </w:r>
      <w:del w:id="1395" w:author="Lucy Wan" w:date="2021-01-26T12:28:00Z">
        <w:r w:rsidRPr="00F362B9" w:rsidDel="005274FF">
          <w:rPr>
            <w:lang w:val="en-GB" w:eastAsia="en-GB"/>
          </w:rPr>
          <w:delText>ing</w:delText>
        </w:r>
      </w:del>
      <w:r w:rsidRPr="00F362B9">
        <w:rPr>
          <w:lang w:val="en-GB" w:eastAsia="en-GB"/>
        </w:rPr>
        <w:t> the special users to the report</w:t>
      </w:r>
      <w:ins w:id="1396" w:author="Lucy Wan" w:date="2021-01-26T12:28:00Z">
        <w:r w:rsidR="00B75E7B">
          <w:rPr>
            <w:lang w:val="en-GB" w:eastAsia="en-GB"/>
          </w:rPr>
          <w:t>:</w:t>
        </w:r>
      </w:ins>
    </w:p>
    <w:p w14:paraId="0AF392ED" w14:textId="77777777" w:rsidR="00F362B9" w:rsidRPr="00F362B9" w:rsidRDefault="00F362B9" w:rsidP="00F362B9">
      <w:pPr>
        <w:pStyle w:val="CodePACKT"/>
      </w:pPr>
    </w:p>
    <w:p w14:paraId="2F9444BF" w14:textId="1B28E55B" w:rsidR="00F362B9" w:rsidRPr="00F362B9" w:rsidRDefault="00F362B9" w:rsidP="00F362B9">
      <w:pPr>
        <w:pStyle w:val="CodePACKT"/>
      </w:pPr>
      <w:r w:rsidRPr="00F362B9">
        <w:t>$RKReport += $PUsers | Out-String</w:t>
      </w:r>
    </w:p>
    <w:p w14:paraId="661E30BF" w14:textId="77777777" w:rsidR="00F362B9" w:rsidRPr="00F362B9" w:rsidRDefault="00F362B9" w:rsidP="00F362B9">
      <w:pPr>
        <w:pStyle w:val="CodePACKT"/>
      </w:pPr>
    </w:p>
    <w:p w14:paraId="2F40F5AA" w14:textId="37B90387" w:rsidR="00F362B9" w:rsidRPr="00F362B9" w:rsidRDefault="00F362B9" w:rsidP="00F362B9">
      <w:pPr>
        <w:pStyle w:val="NumberedBulletPACKT"/>
        <w:rPr>
          <w:color w:val="000000"/>
          <w:lang w:val="en-GB" w:eastAsia="en-GB"/>
        </w:rPr>
      </w:pPr>
      <w:r w:rsidRPr="00F362B9">
        <w:rPr>
          <w:lang w:val="en-GB" w:eastAsia="en-GB"/>
        </w:rPr>
        <w:t>Display</w:t>
      </w:r>
      <w:del w:id="1397" w:author="Lucy Wan" w:date="2021-01-26T12:28:00Z">
        <w:r w:rsidRPr="00F362B9" w:rsidDel="00B75E7B">
          <w:rPr>
            <w:lang w:val="en-GB" w:eastAsia="en-GB"/>
          </w:rPr>
          <w:delText>ing</w:delText>
        </w:r>
      </w:del>
      <w:r w:rsidRPr="00F362B9">
        <w:rPr>
          <w:lang w:val="en-GB" w:eastAsia="en-GB"/>
        </w:rPr>
        <w:t> the final report</w:t>
      </w:r>
      <w:ins w:id="1398" w:author="Lucy Wan" w:date="2021-01-26T12:28:00Z">
        <w:r w:rsidR="00F0556E">
          <w:rPr>
            <w:lang w:val="en-GB" w:eastAsia="en-GB"/>
          </w:rPr>
          <w:t>:</w:t>
        </w:r>
      </w:ins>
    </w:p>
    <w:p w14:paraId="35AA2AC6" w14:textId="77777777" w:rsidR="00F362B9" w:rsidRPr="00F362B9" w:rsidRDefault="00F362B9" w:rsidP="00F362B9">
      <w:pPr>
        <w:pStyle w:val="CodePACKT"/>
      </w:pPr>
    </w:p>
    <w:p w14:paraId="6A1D5246" w14:textId="7FB3F425" w:rsidR="00F362B9" w:rsidRPr="00F362B9" w:rsidRDefault="00F362B9" w:rsidP="00F362B9">
      <w:pPr>
        <w:pStyle w:val="CodePACKT"/>
      </w:pPr>
      <w:r w:rsidRPr="00F362B9">
        <w:t>$RKReport</w:t>
      </w:r>
    </w:p>
    <w:p w14:paraId="52C5B914" w14:textId="77777777" w:rsidR="00F362B9" w:rsidRPr="00F362B9" w:rsidRDefault="00F362B9" w:rsidP="00F362B9">
      <w:pPr>
        <w:pStyle w:val="NormalPACKT"/>
        <w:rPr>
          <w:lang w:val="en-GB"/>
        </w:rPr>
      </w:pPr>
    </w:p>
    <w:p w14:paraId="47E2F725" w14:textId="77777777" w:rsidR="00E2659E" w:rsidRDefault="00E2659E" w:rsidP="00E2659E">
      <w:pPr>
        <w:pStyle w:val="Heading2"/>
        <w:numPr>
          <w:ilvl w:val="1"/>
          <w:numId w:val="3"/>
        </w:numPr>
      </w:pPr>
      <w:r>
        <w:lastRenderedPageBreak/>
        <w:t>How it works...</w:t>
      </w:r>
    </w:p>
    <w:p w14:paraId="69301EEE" w14:textId="3C3A6FAF" w:rsidR="00E2659E" w:rsidRDefault="00F362B9" w:rsidP="00E2659E">
      <w:pPr>
        <w:numPr>
          <w:ilvl w:val="0"/>
          <w:numId w:val="3"/>
        </w:numPr>
        <w:rPr>
          <w:noProof/>
        </w:rPr>
      </w:pPr>
      <w:r>
        <w:t xml:space="preserve">In this recipe, all the steps except the last one </w:t>
      </w:r>
      <w:proofErr w:type="gramStart"/>
      <w:r>
        <w:t>produce</w:t>
      </w:r>
      <w:proofErr w:type="gramEnd"/>
      <w:r>
        <w:t xml:space="preserve"> no output. The steps create a report which you view in the final step.</w:t>
      </w:r>
    </w:p>
    <w:p w14:paraId="28DB4EE3" w14:textId="58A9544A" w:rsidR="00F362B9" w:rsidRDefault="00F362B9" w:rsidP="00F362B9">
      <w:pPr>
        <w:pStyle w:val="NormalPACKT"/>
        <w:rPr>
          <w:noProof/>
        </w:rPr>
      </w:pPr>
      <w:r>
        <w:t xml:space="preserve">In </w:t>
      </w:r>
      <w:r w:rsidRPr="00F362B9">
        <w:rPr>
          <w:rStyle w:val="ItalicsPACKT"/>
        </w:rPr>
        <w:t>step 1</w:t>
      </w:r>
      <w:r>
        <w:t xml:space="preserve">, you create a function, </w:t>
      </w:r>
      <w:r w:rsidRPr="00F362B9">
        <w:rPr>
          <w:rStyle w:val="CodeInTextPACKT"/>
        </w:rPr>
        <w:t>Get-ReskitUser</w:t>
      </w:r>
      <w:r w:rsidRPr="00E86C96">
        <w:t xml:space="preserve">, </w:t>
      </w:r>
      <w:r>
        <w:t xml:space="preserve">which creates a set of user objects related to each of the users in your AD. In </w:t>
      </w:r>
      <w:r w:rsidRPr="00F362B9">
        <w:rPr>
          <w:rStyle w:val="ItalicsPACKT"/>
        </w:rPr>
        <w:t>step 2</w:t>
      </w:r>
      <w:r>
        <w:t xml:space="preserve">, you use the function to populate an array, </w:t>
      </w:r>
      <w:r w:rsidRPr="00F362B9">
        <w:rPr>
          <w:rStyle w:val="CodeInTextPACKT"/>
        </w:rPr>
        <w:t>$RKUsers</w:t>
      </w:r>
      <w:r>
        <w:t>, containing users and necessary details needed for your report.</w:t>
      </w:r>
    </w:p>
    <w:p w14:paraId="2DB94246" w14:textId="3CD89F6D" w:rsidR="00F362B9" w:rsidRDefault="00F362B9" w:rsidP="00E2659E">
      <w:pPr>
        <w:numPr>
          <w:ilvl w:val="0"/>
          <w:numId w:val="3"/>
        </w:numPr>
        <w:rPr>
          <w:noProof/>
        </w:rPr>
      </w:pPr>
      <w:r>
        <w:t xml:space="preserve">With </w:t>
      </w:r>
      <w:r w:rsidRPr="00F362B9">
        <w:rPr>
          <w:rStyle w:val="ItalicsPACKT"/>
        </w:rPr>
        <w:t>step 3</w:t>
      </w:r>
      <w:r>
        <w:t xml:space="preserve">, you build the header for the report, and then in </w:t>
      </w:r>
      <w:r w:rsidRPr="00F362B9">
        <w:rPr>
          <w:rStyle w:val="ItalicsPACKT"/>
        </w:rPr>
        <w:t>step 4</w:t>
      </w:r>
      <w:r>
        <w:t xml:space="preserve">, you build a report section on disabled users. You use </w:t>
      </w:r>
      <w:r w:rsidRPr="00F362B9">
        <w:rPr>
          <w:rStyle w:val="ItalicsPACKT"/>
        </w:rPr>
        <w:t>step 4</w:t>
      </w:r>
      <w:r w:rsidR="005200C4">
        <w:t xml:space="preserve"> </w:t>
      </w:r>
      <w:r>
        <w:t xml:space="preserve">to add details of disabled user accounts. In </w:t>
      </w:r>
      <w:r w:rsidRPr="00F362B9">
        <w:rPr>
          <w:rStyle w:val="ItalicsPACKT"/>
        </w:rPr>
        <w:t>step 5</w:t>
      </w:r>
      <w:r>
        <w:t xml:space="preserve">, you add details of users that have not logged </w:t>
      </w:r>
      <w:ins w:id="1399" w:author="Lucy Wan" w:date="2021-01-26T12:29:00Z">
        <w:r w:rsidR="00D31EEE">
          <w:t xml:space="preserve">on </w:t>
        </w:r>
      </w:ins>
      <w:r>
        <w:t xml:space="preserve">within the last 7 days. In </w:t>
      </w:r>
      <w:r w:rsidRPr="00F362B9">
        <w:rPr>
          <w:rStyle w:val="ItalicsPACKT"/>
        </w:rPr>
        <w:t>step 6</w:t>
      </w:r>
      <w:r>
        <w:t>, you add details of users wh</w:t>
      </w:r>
      <w:ins w:id="1400" w:author="Lucy Wan" w:date="2021-01-26T14:15:00Z">
        <w:r w:rsidR="0050319C">
          <w:t>o</w:t>
        </w:r>
      </w:ins>
      <w:del w:id="1401" w:author="Lucy Wan" w:date="2021-01-26T14:15:00Z">
        <w:r w:rsidDel="0050319C">
          <w:delText>at</w:delText>
        </w:r>
      </w:del>
      <w:r>
        <w:t xml:space="preserve"> have had more than 5</w:t>
      </w:r>
      <w:r w:rsidR="00751E64">
        <w:t xml:space="preserve"> </w:t>
      </w:r>
      <w:r>
        <w:t>unsucce</w:t>
      </w:r>
      <w:r w:rsidR="00751E64">
        <w:t>ss</w:t>
      </w:r>
      <w:r>
        <w:t xml:space="preserve">ful login attempts. </w:t>
      </w:r>
    </w:p>
    <w:p w14:paraId="3753122E" w14:textId="4436FE3C" w:rsidR="00F362B9" w:rsidRDefault="00F362B9" w:rsidP="00E2659E">
      <w:pPr>
        <w:numPr>
          <w:ilvl w:val="0"/>
          <w:numId w:val="3"/>
        </w:numPr>
        <w:rPr>
          <w:noProof/>
        </w:rPr>
      </w:pPr>
      <w:r>
        <w:t xml:space="preserve">The final section of the report lists users that are members of </w:t>
      </w:r>
      <w:r w:rsidR="00751E64">
        <w:t>crucial</w:t>
      </w:r>
      <w:r>
        <w:t xml:space="preserve"> AD groups. With </w:t>
      </w:r>
      <w:r w:rsidRPr="00F362B9">
        <w:rPr>
          <w:rStyle w:val="ItalicsPACKT"/>
        </w:rPr>
        <w:t>step 7</w:t>
      </w:r>
      <w:r>
        <w:t xml:space="preserve">, you create a header for this section. </w:t>
      </w:r>
      <w:commentRangeStart w:id="1402"/>
      <w:r>
        <w:t xml:space="preserve">Then with </w:t>
      </w:r>
      <w:r w:rsidRPr="00F362B9">
        <w:rPr>
          <w:rStyle w:val="ItalicsPACKT"/>
        </w:rPr>
        <w:t>step 8</w:t>
      </w:r>
      <w:r>
        <w:t xml:space="preserve">, you add details of members of these groups. </w:t>
      </w:r>
      <w:commentRangeEnd w:id="1402"/>
      <w:r w:rsidR="00507875">
        <w:rPr>
          <w:rStyle w:val="CommentReference"/>
          <w:rFonts w:ascii="Arial" w:hAnsi="Arial"/>
        </w:rPr>
        <w:commentReference w:id="1402"/>
      </w:r>
    </w:p>
    <w:p w14:paraId="513FEDC5" w14:textId="44A0973B" w:rsidR="00F362B9" w:rsidRDefault="00F362B9" w:rsidP="00E2659E">
      <w:pPr>
        <w:numPr>
          <w:ilvl w:val="0"/>
          <w:numId w:val="3"/>
        </w:numPr>
        <w:rPr>
          <w:noProof/>
        </w:rPr>
      </w:pPr>
      <w:r>
        <w:t xml:space="preserve">Once these steps are complete, in </w:t>
      </w:r>
      <w:r w:rsidRPr="00F362B9">
        <w:rPr>
          <w:rStyle w:val="ItalicsPACKT"/>
        </w:rPr>
        <w:t xml:space="preserve">step </w:t>
      </w:r>
      <w:ins w:id="1403" w:author="Lucy Wan" w:date="2021-01-26T14:15:00Z">
        <w:r w:rsidR="004162FC">
          <w:rPr>
            <w:rStyle w:val="ItalicsPACKT"/>
          </w:rPr>
          <w:t>10</w:t>
        </w:r>
      </w:ins>
      <w:del w:id="1404" w:author="Lucy Wan" w:date="2021-01-26T14:15:00Z">
        <w:r w:rsidRPr="00F362B9" w:rsidDel="004162FC">
          <w:rPr>
            <w:rStyle w:val="ItalicsPACKT"/>
          </w:rPr>
          <w:delText>9</w:delText>
        </w:r>
      </w:del>
      <w:r>
        <w:t>, you can view the output of the report</w:t>
      </w:r>
      <w:r w:rsidR="00751E64">
        <w:t>,</w:t>
      </w:r>
      <w:r>
        <w:t xml:space="preserve"> which looks like this:</w:t>
      </w:r>
    </w:p>
    <w:p w14:paraId="4D65F8F9" w14:textId="1A416A35" w:rsidR="00F362B9" w:rsidRDefault="00F362B9" w:rsidP="00F362B9">
      <w:pPr>
        <w:pStyle w:val="FigurePACKT"/>
        <w:rPr>
          <w:ins w:id="1405" w:author="Lucy Wan" w:date="2021-01-26T12:29:00Z"/>
        </w:rPr>
      </w:pPr>
      <w:r>
        <w:drawing>
          <wp:inline distT="0" distB="0" distL="0" distR="0" wp14:anchorId="15297057" wp14:editId="13F0DCD7">
            <wp:extent cx="3830530" cy="470516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8844" cy="4727663"/>
                    </a:xfrm>
                    <a:prstGeom prst="rect">
                      <a:avLst/>
                    </a:prstGeom>
                  </pic:spPr>
                </pic:pic>
              </a:graphicData>
            </a:graphic>
          </wp:inline>
        </w:drawing>
      </w:r>
    </w:p>
    <w:p w14:paraId="5A943869" w14:textId="5828189B" w:rsidR="00D31EEE" w:rsidRDefault="00D31EEE" w:rsidP="00F362B9">
      <w:pPr>
        <w:pStyle w:val="FigurePACKT"/>
      </w:pPr>
      <w:ins w:id="1406" w:author="Lucy Wan" w:date="2021-01-26T12:29:00Z">
        <w:r>
          <w:lastRenderedPageBreak/>
          <w:t xml:space="preserve">Figure 6.48: </w:t>
        </w:r>
        <w:r w:rsidR="00621342">
          <w:t>Displaying the final report</w:t>
        </w:r>
      </w:ins>
    </w:p>
    <w:p w14:paraId="0653C6F8" w14:textId="6EC5E8EA" w:rsidR="00F362B9" w:rsidRDefault="00F362B9" w:rsidP="00F362B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48.png</w:t>
      </w:r>
    </w:p>
    <w:p w14:paraId="761F7E27" w14:textId="7A8FB5CD" w:rsidR="00E2659E" w:rsidRDefault="00E2659E" w:rsidP="00E2659E">
      <w:pPr>
        <w:pStyle w:val="Heading2"/>
      </w:pPr>
      <w:r>
        <w:t>There</w:t>
      </w:r>
      <w:del w:id="1407" w:author="Parvathy Nair" w:date="2021-01-31T21:04:00Z">
        <w:r w:rsidR="003B539B" w:rsidDel="00056227">
          <w:delText>’</w:delText>
        </w:r>
      </w:del>
      <w:ins w:id="1408" w:author="Parvathy Nair" w:date="2021-01-31T21:04:00Z">
        <w:r w:rsidR="00056227">
          <w:t>’</w:t>
        </w:r>
      </w:ins>
      <w:r>
        <w:t>s more...</w:t>
      </w:r>
    </w:p>
    <w:p w14:paraId="3D50796F" w14:textId="6ABEE63A" w:rsidR="00E2659E" w:rsidRDefault="00F362B9" w:rsidP="00E2659E">
      <w:pPr>
        <w:rPr>
          <w:lang w:val="en-GB"/>
        </w:rPr>
      </w:pPr>
      <w:r>
        <w:rPr>
          <w:lang w:val="en-GB"/>
        </w:rPr>
        <w:t xml:space="preserve">In </w:t>
      </w:r>
      <w:r w:rsidRPr="00751E64">
        <w:rPr>
          <w:rStyle w:val="ItalicsPACKT"/>
        </w:rPr>
        <w:t>step 1</w:t>
      </w:r>
      <w:r>
        <w:rPr>
          <w:lang w:val="en-GB"/>
        </w:rPr>
        <w:t xml:space="preserve">, you create a function to retrieve users. This </w:t>
      </w:r>
      <w:r w:rsidR="00751E64">
        <w:rPr>
          <w:lang w:val="en-GB"/>
        </w:rPr>
        <w:t xml:space="preserve">function </w:t>
      </w:r>
      <w:r>
        <w:rPr>
          <w:lang w:val="en-GB"/>
        </w:rPr>
        <w:t>allows you to reformat the properties as needed</w:t>
      </w:r>
      <w:ins w:id="1409" w:author="Lucy Wan" w:date="2021-01-26T12:29:00Z">
        <w:r w:rsidR="001F3569">
          <w:rPr>
            <w:lang w:val="en-GB"/>
          </w:rPr>
          <w:t>,</w:t>
        </w:r>
      </w:ins>
      <w:del w:id="1410" w:author="Lucy Wan" w:date="2021-01-26T12:29:00Z">
        <w:r w:rsidDel="001F3569">
          <w:rPr>
            <w:lang w:val="en-GB"/>
          </w:rPr>
          <w:delText>. The function allows you to</w:delText>
        </w:r>
      </w:del>
      <w:r>
        <w:rPr>
          <w:lang w:val="en-GB"/>
        </w:rPr>
        <w:t xml:space="preserve"> improv</w:t>
      </w:r>
      <w:ins w:id="1411" w:author="Lucy Wan" w:date="2021-01-26T12:29:00Z">
        <w:r w:rsidR="001F3569">
          <w:rPr>
            <w:lang w:val="en-GB"/>
          </w:rPr>
          <w:t>ing</w:t>
        </w:r>
      </w:ins>
      <w:del w:id="1412" w:author="Lucy Wan" w:date="2021-01-26T12:29:00Z">
        <w:r w:rsidDel="001F3569">
          <w:rPr>
            <w:lang w:val="en-GB"/>
          </w:rPr>
          <w:delText>e</w:delText>
        </w:r>
      </w:del>
      <w:r>
        <w:rPr>
          <w:lang w:val="en-GB"/>
        </w:rPr>
        <w:t xml:space="preserve"> the output in your report.</w:t>
      </w:r>
    </w:p>
    <w:p w14:paraId="3024336D" w14:textId="1527EF1B" w:rsidR="00F362B9" w:rsidRDefault="00F362B9" w:rsidP="00E2659E">
      <w:pPr>
        <w:rPr>
          <w:lang w:val="en-GB"/>
        </w:rPr>
      </w:pPr>
      <w:r>
        <w:rPr>
          <w:lang w:val="en-GB"/>
        </w:rPr>
        <w:t xml:space="preserve">In </w:t>
      </w:r>
      <w:r w:rsidRPr="00751E64">
        <w:rPr>
          <w:rStyle w:val="ItalicsPACKT"/>
        </w:rPr>
        <w:t>step 4</w:t>
      </w:r>
      <w:r>
        <w:rPr>
          <w:lang w:val="en-GB"/>
        </w:rPr>
        <w:t xml:space="preserve"> through </w:t>
      </w:r>
      <w:r w:rsidRPr="00751E64">
        <w:rPr>
          <w:rStyle w:val="ItalicsPACKT"/>
        </w:rPr>
        <w:t>step 8</w:t>
      </w:r>
      <w:r>
        <w:rPr>
          <w:lang w:val="en-GB"/>
        </w:rPr>
        <w:t xml:space="preserve">, you build the report contents. To create the </w:t>
      </w:r>
      <w:proofErr w:type="gramStart"/>
      <w:r>
        <w:rPr>
          <w:lang w:val="en-GB"/>
        </w:rPr>
        <w:t>output</w:t>
      </w:r>
      <w:proofErr w:type="gramEnd"/>
      <w:r>
        <w:rPr>
          <w:lang w:val="en-GB"/>
        </w:rPr>
        <w:t xml:space="preserve"> you see in the above </w:t>
      </w:r>
      <w:r w:rsidR="00751E64">
        <w:rPr>
          <w:lang w:val="en-GB"/>
        </w:rPr>
        <w:t>o</w:t>
      </w:r>
      <w:r>
        <w:rPr>
          <w:lang w:val="en-GB"/>
        </w:rPr>
        <w:t>utput, you have to log</w:t>
      </w:r>
      <w:r w:rsidR="00751E64">
        <w:rPr>
          <w:lang w:val="en-GB"/>
        </w:rPr>
        <w:t xml:space="preserve"> </w:t>
      </w:r>
      <w:r>
        <w:rPr>
          <w:lang w:val="en-GB"/>
        </w:rPr>
        <w:t>in to a host in the domain. Otherwise</w:t>
      </w:r>
      <w:r w:rsidR="00751E64">
        <w:rPr>
          <w:lang w:val="en-GB"/>
        </w:rPr>
        <w:t>,</w:t>
      </w:r>
      <w:r>
        <w:rPr>
          <w:lang w:val="en-GB"/>
        </w:rPr>
        <w:t xml:space="preserve"> these sections would be blank</w:t>
      </w:r>
      <w:r w:rsidR="00751E64">
        <w:rPr>
          <w:lang w:val="en-GB"/>
        </w:rPr>
        <w:t xml:space="preserve"> and contain no users</w:t>
      </w:r>
      <w:r>
        <w:rPr>
          <w:lang w:val="en-GB"/>
        </w:rPr>
        <w:t>.</w:t>
      </w:r>
    </w:p>
    <w:p w14:paraId="206C33A0" w14:textId="200647C5" w:rsidR="00F362B9" w:rsidRDefault="00F362B9" w:rsidP="00E2659E">
      <w:pPr>
        <w:rPr>
          <w:lang w:val="en-GB"/>
        </w:rPr>
      </w:pPr>
      <w:r>
        <w:rPr>
          <w:lang w:val="en-GB"/>
        </w:rPr>
        <w:t>I</w:t>
      </w:r>
      <w:r w:rsidR="00751E64">
        <w:rPr>
          <w:lang w:val="en-GB"/>
        </w:rPr>
        <w:t>n</w:t>
      </w:r>
      <w:r>
        <w:rPr>
          <w:lang w:val="en-GB"/>
        </w:rPr>
        <w:t xml:space="preserve"> </w:t>
      </w:r>
      <w:r w:rsidRPr="00751E64">
        <w:rPr>
          <w:rStyle w:val="ItalicsPACKT"/>
        </w:rPr>
        <w:t xml:space="preserve">step </w:t>
      </w:r>
      <w:r w:rsidR="00751E64" w:rsidRPr="00751E64">
        <w:rPr>
          <w:rStyle w:val="ItalicsPACKT"/>
        </w:rPr>
        <w:t>9</w:t>
      </w:r>
      <w:r w:rsidR="00751E64">
        <w:rPr>
          <w:lang w:val="en-GB"/>
        </w:rPr>
        <w:t xml:space="preserve">, you see the final report. Note that the user Malcolm both had a high number of failed </w:t>
      </w:r>
      <w:proofErr w:type="gramStart"/>
      <w:r w:rsidR="00751E64">
        <w:rPr>
          <w:lang w:val="en-GB"/>
        </w:rPr>
        <w:t>login</w:t>
      </w:r>
      <w:proofErr w:type="gramEnd"/>
      <w:r w:rsidR="00751E64">
        <w:rPr>
          <w:lang w:val="en-GB"/>
        </w:rPr>
        <w:t xml:space="preserve"> attempts and has logged in at some point successfully. If you log in using a domain account and an incorrect password, AD rejects the login and increases the bad attempt count. Once you log in successfully, however, the bad logon count is zeroed. </w:t>
      </w:r>
    </w:p>
    <w:p w14:paraId="2BFC26CF" w14:textId="038FA38F" w:rsidR="00751E64" w:rsidDel="00444471" w:rsidRDefault="00751E64" w:rsidP="00E2659E">
      <w:pPr>
        <w:rPr>
          <w:del w:id="1413" w:author="Lucy Wan" w:date="2021-01-26T12:30:00Z"/>
          <w:lang w:val="en-GB"/>
        </w:rPr>
      </w:pPr>
      <w:commentRangeStart w:id="1414"/>
      <w:del w:id="1415" w:author="Lucy Wan" w:date="2021-01-26T12:30:00Z">
        <w:r w:rsidDel="00444471">
          <w:rPr>
            <w:lang w:val="en-GB"/>
          </w:rPr>
          <w:delText>In this chapter, you created a forest of two domains and three domain controllers. You managed the user, computer and OU objects and set group policies. You investigated AD replication and concluded this chapter creating reports on computers and users.</w:delText>
        </w:r>
      </w:del>
      <w:commentRangeEnd w:id="1414"/>
      <w:r w:rsidR="00444471">
        <w:rPr>
          <w:rStyle w:val="CommentReference"/>
          <w:rFonts w:ascii="Arial" w:hAnsi="Arial"/>
        </w:rPr>
        <w:commentReference w:id="1414"/>
      </w:r>
    </w:p>
    <w:p w14:paraId="534F5CB5" w14:textId="77777777" w:rsidR="00E2659E" w:rsidRDefault="00E2659E" w:rsidP="00E2659E">
      <w:pPr>
        <w:pStyle w:val="NormalPACKT"/>
        <w:rPr>
          <w:lang w:val="en-GB"/>
        </w:rPr>
      </w:pPr>
    </w:p>
    <w:p w14:paraId="397A8B9A" w14:textId="77777777" w:rsidR="006E0683" w:rsidRDefault="006E0683" w:rsidP="00AC0E66">
      <w:pPr>
        <w:pStyle w:val="NormalPACKT"/>
        <w:rPr>
          <w:lang w:val="en-GB"/>
        </w:rPr>
      </w:pPr>
    </w:p>
    <w:sectPr w:rsidR="006E0683" w:rsidSect="00056227">
      <w:pgSz w:w="12240" w:h="15840"/>
      <w:pgMar w:top="2347" w:right="2160" w:bottom="2707" w:left="2160" w:header="1973" w:footer="2347" w:gutter="0"/>
      <w:cols w:space="708"/>
      <w:titlePg/>
      <w:docGrid w:linePitch="360"/>
      <w:sectPrChange w:id="1416" w:author="Parvathy Nair" w:date="2021-01-31T21:04:00Z">
        <w:sectPr w:rsidR="006E0683" w:rsidSect="00056227">
          <w:pgMar w:top="851" w:right="2160" w:bottom="2707" w:left="2160" w:header="1973" w:footer="2347"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1-01-26T09:08:00Z" w:initials="LW">
    <w:p w14:paraId="52B4A3A9" w14:textId="77777777" w:rsidR="000D6112" w:rsidRPr="00AB2B57" w:rsidRDefault="000D6112" w:rsidP="00CE56D7">
      <w:pPr>
        <w:pStyle w:val="CommentText"/>
      </w:pPr>
      <w:r>
        <w:rPr>
          <w:rStyle w:val="CommentReference"/>
        </w:rPr>
        <w:annotationRef/>
      </w:r>
      <w:r w:rsidRPr="00AB2B57">
        <w:t>Josh’s general comments:</w:t>
      </w:r>
    </w:p>
    <w:p w14:paraId="0F08FE3A" w14:textId="77777777" w:rsidR="000D6112" w:rsidRDefault="000D6112" w:rsidP="00CE56D7">
      <w:pPr>
        <w:pStyle w:val="CommentText"/>
      </w:pPr>
    </w:p>
    <w:p w14:paraId="3FDA0C17" w14:textId="74DC243C" w:rsidR="00AB2B57" w:rsidRDefault="00AB2B57" w:rsidP="00CE56D7">
      <w:pPr>
        <w:pStyle w:val="CommentText"/>
      </w:pPr>
      <w:r>
        <w:t>Great chapter, there’s a lot of valuable stuff here for the reader.</w:t>
      </w:r>
    </w:p>
    <w:p w14:paraId="3C66FB39" w14:textId="77777777" w:rsidR="00AB2B57" w:rsidRDefault="00AB2B57" w:rsidP="00CE56D7">
      <w:pPr>
        <w:pStyle w:val="CommentText"/>
      </w:pPr>
    </w:p>
    <w:p w14:paraId="2B0EB695" w14:textId="36AF2A70" w:rsidR="00AB2B57" w:rsidRDefault="00AB2B57" w:rsidP="00CE56D7">
      <w:pPr>
        <w:pStyle w:val="CommentText"/>
      </w:pPr>
      <w:r>
        <w:t>I mentioned in my chapter 5 review wanting to know what’s new (if anything) in .NET 5 vs previous versions… same goes for AD management in PS7, is there anything new specific to PS7 or could this have been a drop in about AD management from a previous PowerShell version without much of anything to “spoil” that?</w:t>
      </w:r>
    </w:p>
    <w:p w14:paraId="5570CFFB" w14:textId="77777777" w:rsidR="00AB2B57" w:rsidRDefault="00AB2B57" w:rsidP="00CE56D7">
      <w:pPr>
        <w:pStyle w:val="CommentText"/>
      </w:pPr>
    </w:p>
    <w:p w14:paraId="6E7F3F01" w14:textId="63E7C1D9" w:rsidR="00AB2B57" w:rsidRDefault="00AB2B57" w:rsidP="00CE56D7">
      <w:pPr>
        <w:pStyle w:val="CommentText"/>
      </w:pPr>
      <w:r>
        <w:t>Also mentioned in a comment on Chapter 1 asking if there would be a “Chapter 0” explaining the lab requirements. That really came to the fore in this chapter and I think would having that somewhere would be a benefit.</w:t>
      </w:r>
    </w:p>
    <w:p w14:paraId="4D0490BA" w14:textId="77777777" w:rsidR="00AB2B57" w:rsidRDefault="00AB2B57" w:rsidP="00CE56D7">
      <w:pPr>
        <w:pStyle w:val="CommentText"/>
      </w:pPr>
    </w:p>
    <w:p w14:paraId="22A0F124" w14:textId="433102D1" w:rsidR="00AB2B57" w:rsidRDefault="00AB2B57" w:rsidP="00CE56D7">
      <w:pPr>
        <w:pStyle w:val="CommentText"/>
      </w:pPr>
      <w:r>
        <w:t>When building your lab in Azure, it asks for the built in username and password and it doesn’t have a default name, so I didn’t have a “Administrator” account which threw off all of the demos.</w:t>
      </w:r>
    </w:p>
    <w:p w14:paraId="4A45DE32" w14:textId="77777777" w:rsidR="00AB2B57" w:rsidRDefault="00AB2B57" w:rsidP="00CE56D7">
      <w:pPr>
        <w:pStyle w:val="CommentText"/>
      </w:pPr>
    </w:p>
    <w:p w14:paraId="38B324F9" w14:textId="77777777" w:rsidR="000D6112" w:rsidRDefault="00AB2B57" w:rsidP="00CE56D7">
      <w:pPr>
        <w:pStyle w:val="CommentText"/>
      </w:pPr>
      <w:r>
        <w:t>In fact when using Azure the user CANNOT have an “Administrator” account:</w:t>
      </w:r>
    </w:p>
    <w:p w14:paraId="2A27006F" w14:textId="683CF846" w:rsidR="00AB2B57" w:rsidRDefault="00AB2B57" w:rsidP="00CE56D7">
      <w:pPr>
        <w:pStyle w:val="CommentText"/>
      </w:pPr>
      <w:r>
        <w:rPr>
          <w:noProof/>
        </w:rPr>
        <w:drawing>
          <wp:inline distT="0" distB="0" distL="0" distR="0" wp14:anchorId="060D94E3" wp14:editId="52157AD1">
            <wp:extent cx="4552869" cy="374232"/>
            <wp:effectExtent l="0" t="0" r="63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4182" cy="412972"/>
                    </a:xfrm>
                    <a:prstGeom prst="rect">
                      <a:avLst/>
                    </a:prstGeom>
                  </pic:spPr>
                </pic:pic>
              </a:graphicData>
            </a:graphic>
          </wp:inline>
        </w:drawing>
      </w:r>
    </w:p>
    <w:p w14:paraId="7285EF49" w14:textId="74DD22B9" w:rsidR="00AB2B57" w:rsidRDefault="00AB2B57" w:rsidP="00CE56D7">
      <w:pPr>
        <w:pStyle w:val="CommentText"/>
        <w:rPr>
          <w:noProof/>
        </w:rPr>
      </w:pPr>
    </w:p>
    <w:p w14:paraId="0CDD8044" w14:textId="77777777" w:rsidR="00AB2B57" w:rsidRDefault="00AB2B57" w:rsidP="00CE56D7">
      <w:pPr>
        <w:pStyle w:val="CommentText"/>
        <w:rPr>
          <w:noProof/>
        </w:rPr>
      </w:pPr>
    </w:p>
    <w:p w14:paraId="78F99224" w14:textId="317577AD" w:rsidR="00AB2B57" w:rsidRDefault="00AB2B57" w:rsidP="00CE56D7">
      <w:pPr>
        <w:pStyle w:val="CommentText"/>
        <w:rPr>
          <w:noProof/>
        </w:rPr>
      </w:pPr>
      <w:r>
        <w:rPr>
          <w:noProof/>
        </w:rPr>
        <w:t>I think it’d help to have that “Chapter 0” listing all of the VMs that will be required throughout the book and mentioning what the network will be called (Reskit).</w:t>
      </w:r>
    </w:p>
    <w:p w14:paraId="027CE72B" w14:textId="77777777" w:rsidR="00AB2B57" w:rsidRDefault="00AB2B57" w:rsidP="00CE56D7">
      <w:pPr>
        <w:pStyle w:val="CommentText"/>
        <w:rPr>
          <w:noProof/>
        </w:rPr>
      </w:pPr>
    </w:p>
    <w:p w14:paraId="1968598E" w14:textId="0CBCFC65" w:rsidR="00AB2B57" w:rsidRDefault="00AB2B57" w:rsidP="00CE56D7">
      <w:pPr>
        <w:pStyle w:val="CommentText"/>
        <w:rPr>
          <w:noProof/>
        </w:rPr>
      </w:pPr>
      <w:r>
        <w:rPr>
          <w:noProof/>
        </w:rPr>
        <w:t>Include things like recommended local user account name and password, and a note that if you don’t go with the recommendation that you’ll need to change them where appropriate in the recipies.</w:t>
      </w:r>
    </w:p>
    <w:p w14:paraId="492B62C5" w14:textId="77777777" w:rsidR="00AB2B57" w:rsidRDefault="00AB2B57" w:rsidP="00CE56D7">
      <w:pPr>
        <w:pStyle w:val="CommentText"/>
        <w:rPr>
          <w:noProof/>
        </w:rPr>
      </w:pPr>
    </w:p>
    <w:p w14:paraId="161845D1" w14:textId="53D3C563" w:rsidR="00AB2B57" w:rsidRDefault="00AB2B57" w:rsidP="00CE56D7">
      <w:pPr>
        <w:pStyle w:val="CommentText"/>
      </w:pPr>
      <w:r>
        <w:rPr>
          <w:noProof/>
        </w:rPr>
        <w:t>Also for completeness mention if all VMs can be on the same subnet or if they should be separated at all.</w:t>
      </w:r>
    </w:p>
  </w:comment>
  <w:comment w:id="1" w:author="Lucy Wan" w:date="2021-01-26T14:16:00Z" w:initials="LW">
    <w:p w14:paraId="549E15B2" w14:textId="77777777" w:rsidR="000A055C" w:rsidRDefault="000A055C" w:rsidP="00CE56D7">
      <w:pPr>
        <w:pStyle w:val="CommentText"/>
      </w:pPr>
      <w:r>
        <w:rPr>
          <w:rStyle w:val="CommentReference"/>
        </w:rPr>
        <w:annotationRef/>
      </w:r>
      <w:r>
        <w:t>Hi Thomas,</w:t>
      </w:r>
    </w:p>
    <w:p w14:paraId="79B5EC32" w14:textId="77777777" w:rsidR="000A055C" w:rsidRDefault="000A055C" w:rsidP="00CE56D7">
      <w:pPr>
        <w:pStyle w:val="CommentText"/>
      </w:pPr>
    </w:p>
    <w:p w14:paraId="7391967F" w14:textId="1C18CF63" w:rsidR="000A055C" w:rsidRDefault="000A055C" w:rsidP="00CE56D7">
      <w:pPr>
        <w:pStyle w:val="CommentText"/>
      </w:pPr>
      <w:r>
        <w:t>Another clear, organised chapter. I don’t have many editorial comments to make</w:t>
      </w:r>
      <w:r w:rsidR="0003344C">
        <w:t>, so focus on what Josh has said – he’s pointed out some issues with the steps in some of the recipes, as well as other general comments</w:t>
      </w:r>
      <w:r w:rsidR="00433C13">
        <w:t xml:space="preserve"> and suggestions</w:t>
      </w:r>
      <w:r w:rsidR="00E73208">
        <w:t>, including about what should be in the Preface that would help readers out.</w:t>
      </w:r>
    </w:p>
    <w:p w14:paraId="37FB5E39" w14:textId="77777777" w:rsidR="000941CD" w:rsidRDefault="000941CD" w:rsidP="00CE56D7">
      <w:pPr>
        <w:pStyle w:val="CommentText"/>
      </w:pPr>
    </w:p>
    <w:p w14:paraId="6448FBD8" w14:textId="77777777" w:rsidR="000941CD" w:rsidRDefault="000941CD" w:rsidP="00CE56D7">
      <w:pPr>
        <w:pStyle w:val="CommentText"/>
      </w:pPr>
      <w:r>
        <w:t xml:space="preserve">You make reference to an “Implementing JEA” recipe several times but this recipe is not in the chapter, so I’ve signalled where you need to do some re-writing to </w:t>
      </w:r>
      <w:r w:rsidR="0044676F">
        <w:t xml:space="preserve">account for this. </w:t>
      </w:r>
      <w:r w:rsidR="00442834">
        <w:t xml:space="preserve">I’ve also helped reshuffle your initial recipe list to better reflect the actual recipes in the chapter. </w:t>
      </w:r>
    </w:p>
    <w:p w14:paraId="066AA3AC" w14:textId="77777777" w:rsidR="00CE56D7" w:rsidRDefault="00CE56D7" w:rsidP="00CE56D7">
      <w:pPr>
        <w:pStyle w:val="CommentText"/>
      </w:pPr>
    </w:p>
    <w:p w14:paraId="3ABBC904" w14:textId="409981F7" w:rsidR="00CE56D7" w:rsidRDefault="008977CB" w:rsidP="00CE56D7">
      <w:pPr>
        <w:pStyle w:val="CommentText"/>
        <w:rPr>
          <w:rFonts w:ascii="Times New Roman" w:hAnsi="Times New Roman"/>
          <w:color w:val="000000" w:themeColor="text1"/>
          <w:sz w:val="24"/>
          <w:szCs w:val="24"/>
        </w:rPr>
      </w:pPr>
      <w:r>
        <w:t>Josh</w:t>
      </w:r>
      <w:r w:rsidR="00CE56D7">
        <w:t xml:space="preserve"> has</w:t>
      </w:r>
      <w:r>
        <w:t xml:space="preserve"> also</w:t>
      </w:r>
      <w:r w:rsidR="00CE56D7">
        <w:t xml:space="preserve"> commented separately: “The only part that jumps out as something the reader may </w:t>
      </w:r>
      <w:r w:rsidR="00CE56D7" w:rsidRPr="00E43D2E">
        <w:rPr>
          <w:i/>
          <w:iCs/>
        </w:rPr>
        <w:t>struggle</w:t>
      </w:r>
      <w:r w:rsidR="00CE56D7">
        <w:t xml:space="preserve"> with is the string formatting (-f operator) in </w:t>
      </w:r>
      <w:r w:rsidR="00CE56D7" w:rsidRPr="00E43D2E">
        <w:t>Creating Group Policy Objects</w:t>
      </w:r>
      <w:r w:rsidR="00CE56D7">
        <w:t xml:space="preserve"> section. This isn’t too common of a thing that I’ve seen in the wild and I wonder if it’ll go over the average reader’s head. I left comments about this in the chapter itself.</w:t>
      </w:r>
      <w:r w:rsidR="00CE56D7">
        <w:rPr>
          <w:rFonts w:ascii="Times New Roman" w:hAnsi="Times New Roman"/>
          <w:color w:val="000000" w:themeColor="text1"/>
          <w:sz w:val="24"/>
          <w:szCs w:val="24"/>
        </w:rPr>
        <w:t>”</w:t>
      </w:r>
    </w:p>
    <w:p w14:paraId="65F1FB5C" w14:textId="77777777" w:rsidR="00CE56D7" w:rsidRDefault="00CE56D7" w:rsidP="00CE56D7">
      <w:pPr>
        <w:pStyle w:val="CommentText"/>
        <w:rPr>
          <w:rFonts w:ascii="Times New Roman" w:hAnsi="Times New Roman"/>
          <w:color w:val="000000" w:themeColor="text1"/>
          <w:sz w:val="24"/>
          <w:szCs w:val="24"/>
        </w:rPr>
      </w:pPr>
    </w:p>
    <w:p w14:paraId="687C5B9A" w14:textId="35E862C7" w:rsidR="00CE56D7" w:rsidRPr="00CE56D7" w:rsidRDefault="00CE56D7" w:rsidP="00CE56D7">
      <w:pPr>
        <w:pStyle w:val="CommentText"/>
        <w:rPr>
          <w:rFonts w:cs="Arial"/>
        </w:rPr>
      </w:pPr>
      <w:r w:rsidRPr="00CE56D7">
        <w:rPr>
          <w:rFonts w:cs="Arial"/>
          <w:color w:val="000000" w:themeColor="text1"/>
          <w:sz w:val="24"/>
          <w:szCs w:val="24"/>
        </w:rPr>
        <w:t>Happy editing!</w:t>
      </w:r>
    </w:p>
  </w:comment>
  <w:comment w:id="11" w:author="Lucy Wan" w:date="2021-01-26T12:32:00Z" w:initials="LW">
    <w:p w14:paraId="7633AF7B" w14:textId="10CD4FCC" w:rsidR="00363319" w:rsidRDefault="00363319" w:rsidP="00CE56D7">
      <w:pPr>
        <w:pStyle w:val="CommentText"/>
      </w:pPr>
      <w:r>
        <w:rPr>
          <w:rStyle w:val="CommentReference"/>
        </w:rPr>
        <w:annotationRef/>
      </w:r>
      <w:r>
        <w:t>This title is different from the actual recipe title later on – please pick the one you want and make it consistent</w:t>
      </w:r>
      <w:r w:rsidR="00203286">
        <w:t xml:space="preserve"> everywhere</w:t>
      </w:r>
      <w:r w:rsidR="00C24F40">
        <w:t xml:space="preserve"> (including any references to the recipe in the chapter – if you tell me the final recipe name you want, I can do this for you)</w:t>
      </w:r>
    </w:p>
  </w:comment>
  <w:comment w:id="27" w:author="Lucy Wan" w:date="2021-01-26T10:01:00Z" w:initials="LW">
    <w:p w14:paraId="7BEF8A02" w14:textId="55841526" w:rsidR="008A3F2B" w:rsidRDefault="008A3F2B" w:rsidP="00CE56D7">
      <w:pPr>
        <w:pStyle w:val="CommentText"/>
      </w:pPr>
      <w:r>
        <w:rPr>
          <w:rStyle w:val="CommentReference"/>
        </w:rPr>
        <w:annotationRef/>
      </w:r>
      <w:r w:rsidRPr="008A3F2B">
        <w:rPr>
          <w:b/>
          <w:bCs/>
        </w:rPr>
        <w:t>For the TE:</w:t>
      </w:r>
      <w:r>
        <w:t xml:space="preserve"> please put this in an information </w:t>
      </w:r>
      <w:proofErr w:type="gramStart"/>
      <w:r>
        <w:t>box</w:t>
      </w:r>
      <w:proofErr w:type="gramEnd"/>
    </w:p>
  </w:comment>
  <w:comment w:id="28" w:author="Lucy Wan" w:date="2021-01-26T10:17:00Z" w:initials="LW">
    <w:p w14:paraId="14317921" w14:textId="0312F3F0" w:rsidR="008B00C1" w:rsidRDefault="008B00C1" w:rsidP="00CE56D7">
      <w:pPr>
        <w:pStyle w:val="CommentText"/>
      </w:pPr>
      <w:r>
        <w:rPr>
          <w:rStyle w:val="CommentReference"/>
        </w:rPr>
        <w:annotationRef/>
      </w:r>
      <w:r>
        <w:t xml:space="preserve">We </w:t>
      </w:r>
      <w:r w:rsidR="0044760D">
        <w:t>might benefit from</w:t>
      </w:r>
      <w:r>
        <w:t xml:space="preserve"> a diagram here for readers to better visualize the </w:t>
      </w:r>
      <w:proofErr w:type="gramStart"/>
      <w:r>
        <w:t>structure</w:t>
      </w:r>
      <w:proofErr w:type="gramEnd"/>
    </w:p>
  </w:comment>
  <w:comment w:id="31" w:author="Josh" w:date="2021-01-21T21:49:00Z" w:initials="JK">
    <w:p w14:paraId="1D615635" w14:textId="09DB61D5" w:rsidR="00C43D97" w:rsidRDefault="00C43D97" w:rsidP="00CE56D7">
      <w:pPr>
        <w:pStyle w:val="CommentText"/>
      </w:pPr>
      <w:r>
        <w:rPr>
          <w:rStyle w:val="CommentReference"/>
        </w:rPr>
        <w:annotationRef/>
      </w:r>
      <w:r w:rsidR="006C65B6">
        <w:t>How? Why? What’s a DNS? (Yes, that’s to</w:t>
      </w:r>
      <w:r w:rsidR="00BC2282">
        <w:t>ngu</w:t>
      </w:r>
      <w:r w:rsidR="006C65B6">
        <w:t>e in cheek, but this point could be expanded a little</w:t>
      </w:r>
      <w:r w:rsidR="008B7F09">
        <w:t>.</w:t>
      </w:r>
      <w:r w:rsidR="006C65B6">
        <w:t>)</w:t>
      </w:r>
    </w:p>
  </w:comment>
  <w:comment w:id="43" w:author="Lucy Wan" w:date="2021-01-26T13:43:00Z" w:initials="LW">
    <w:p w14:paraId="06FB5D86" w14:textId="4A1AC3DB" w:rsidR="002A4C1F" w:rsidRDefault="002A4C1F" w:rsidP="00CE56D7">
      <w:pPr>
        <w:pStyle w:val="CommentText"/>
      </w:pPr>
      <w:r>
        <w:rPr>
          <w:rStyle w:val="CommentReference"/>
        </w:rPr>
        <w:annotationRef/>
      </w:r>
      <w:r>
        <w:t>Please go over this paragraph again</w:t>
      </w:r>
      <w:r w:rsidR="00F72465">
        <w:t xml:space="preserve"> – we don’t have the “Configuring CredSSP” recipe, so we’ll need to delete/edit some of </w:t>
      </w:r>
      <w:proofErr w:type="gramStart"/>
      <w:r w:rsidR="00F72465">
        <w:t>it</w:t>
      </w:r>
      <w:proofErr w:type="gramEnd"/>
    </w:p>
  </w:comment>
  <w:comment w:id="48" w:author="Josh" w:date="2021-01-21T21:51:00Z" w:initials="JK">
    <w:p w14:paraId="55EF1A87" w14:textId="0BBFB9E6" w:rsidR="008B7F09" w:rsidRDefault="008B7F09" w:rsidP="00CE56D7">
      <w:pPr>
        <w:pStyle w:val="CommentText"/>
      </w:pPr>
      <w:r>
        <w:rPr>
          <w:rStyle w:val="CommentReference"/>
        </w:rPr>
        <w:annotationRef/>
      </w:r>
      <w:r w:rsidR="00396C39">
        <w:t xml:space="preserve">“Reskit” has been </w:t>
      </w:r>
      <w:r w:rsidR="009C35AA">
        <w:t>mentioned a few times now, but to my recollection it’s never been addressed what it actually is/represents.</w:t>
      </w:r>
      <w:r w:rsidR="00156A9D">
        <w:t xml:space="preserve"> </w:t>
      </w:r>
      <w:r w:rsidR="009C35AA">
        <w:t xml:space="preserve">Each time </w:t>
      </w:r>
      <w:r w:rsidR="00156A9D">
        <w:t xml:space="preserve">it’s introduced like it’s something the reader should be familiar with. </w:t>
      </w:r>
      <w:r w:rsidR="00DC19F4">
        <w:t>I should expand on my thoughts on this a little in my overall comments for the chapter. If I don’t please do prod me to tease this out.</w:t>
      </w:r>
    </w:p>
  </w:comment>
  <w:comment w:id="91" w:author="Josh" w:date="2021-01-21T22:00:00Z" w:initials="JK">
    <w:p w14:paraId="0ED227A9" w14:textId="4762D6B8" w:rsidR="001529DC" w:rsidRDefault="001529DC" w:rsidP="00CE56D7">
      <w:pPr>
        <w:pStyle w:val="CommentText"/>
      </w:pPr>
      <w:r>
        <w:rPr>
          <w:rStyle w:val="CommentReference"/>
        </w:rPr>
        <w:annotationRef/>
      </w:r>
      <w:r w:rsidR="00F101BC">
        <w:t>Was this intended as another section in this chaper? I would love to see it as a chapter in and of itself (I don’t see it listed in the overview)</w:t>
      </w:r>
    </w:p>
  </w:comment>
  <w:comment w:id="90" w:author="Lucy Wan" w:date="2021-01-26T10:18:00Z" w:initials="LW">
    <w:p w14:paraId="34F8E420" w14:textId="288BAA7A" w:rsidR="008E1C1A" w:rsidRDefault="008E1C1A" w:rsidP="00CE56D7">
      <w:pPr>
        <w:pStyle w:val="CommentText"/>
      </w:pPr>
      <w:r>
        <w:rPr>
          <w:rStyle w:val="CommentReference"/>
        </w:rPr>
        <w:annotationRef/>
      </w:r>
      <w:r w:rsidR="00AE2F51">
        <w:t xml:space="preserve">Please look over this paragraph again and revise some things, since we don’t have the “Implementing JEA” recipe in this </w:t>
      </w:r>
      <w:proofErr w:type="gramStart"/>
      <w:r w:rsidR="00AE2F51">
        <w:t>chapter</w:t>
      </w:r>
      <w:proofErr w:type="gramEnd"/>
      <w:r w:rsidR="00AE2F51">
        <w:t xml:space="preserve"> </w:t>
      </w:r>
    </w:p>
  </w:comment>
  <w:comment w:id="115" w:author="Josh" w:date="2021-01-21T22:09:00Z" w:initials="JK">
    <w:p w14:paraId="6C91AD61" w14:textId="70E91620" w:rsidR="002A7BD5" w:rsidRDefault="002A7BD5" w:rsidP="00CE56D7">
      <w:pPr>
        <w:pStyle w:val="CommentText"/>
      </w:pPr>
      <w:r>
        <w:rPr>
          <w:rStyle w:val="CommentReference"/>
        </w:rPr>
        <w:annotationRef/>
      </w:r>
      <w:r>
        <w:t>More a note for editing</w:t>
      </w:r>
      <w:r w:rsidR="0012283C">
        <w:t>, in code blocks fancy q</w:t>
      </w:r>
      <w:r w:rsidR="00A02F3E">
        <w:t>uo</w:t>
      </w:r>
      <w:r w:rsidR="0012283C">
        <w:t>te marks look wrong</w:t>
      </w:r>
      <w:r w:rsidR="00584F51">
        <w:t>, and sets a bad expectation for the reader (it also can’t be directly copy pasted into the console for testing</w:t>
      </w:r>
      <w:r w:rsidR="00473247">
        <w:t xml:space="preserve">, so this may just be a selfish comment </w:t>
      </w:r>
      <w:r w:rsidR="00473247">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r w:rsidR="00473247">
        <w:t>)</w:t>
      </w:r>
    </w:p>
  </w:comment>
  <w:comment w:id="116" w:author="Lucy Wan" w:date="2021-01-26T10:13:00Z" w:initials="LW">
    <w:p w14:paraId="6846EFDB" w14:textId="57E6593A" w:rsidR="00A02F3E" w:rsidRDefault="00A02F3E" w:rsidP="00CE56D7">
      <w:pPr>
        <w:pStyle w:val="CommentText"/>
      </w:pPr>
      <w:r>
        <w:rPr>
          <w:rStyle w:val="CommentReference"/>
        </w:rPr>
        <w:annotationRef/>
      </w:r>
      <w:r w:rsidRPr="007B0D89">
        <w:rPr>
          <w:b/>
          <w:bCs/>
        </w:rPr>
        <w:t>For the TE:</w:t>
      </w:r>
      <w:r>
        <w:t xml:space="preserve"> please look out for quotation marks in the chapter and the entire book </w:t>
      </w:r>
      <w:r w:rsidR="007B0D89">
        <w:t xml:space="preserve">and make sure they are printed </w:t>
      </w:r>
      <w:proofErr w:type="gramStart"/>
      <w:r w:rsidR="007B0D89">
        <w:t>correctly</w:t>
      </w:r>
      <w:proofErr w:type="gramEnd"/>
    </w:p>
  </w:comment>
  <w:comment w:id="157" w:author="Lucy Wan" w:date="2021-01-26T13:52:00Z" w:initials="LW">
    <w:p w14:paraId="1D261A7F" w14:textId="1E17E080" w:rsidR="000C0162" w:rsidRDefault="000C0162" w:rsidP="00CE56D7">
      <w:pPr>
        <w:pStyle w:val="CommentText"/>
      </w:pPr>
      <w:r>
        <w:rPr>
          <w:rStyle w:val="CommentReference"/>
        </w:rPr>
        <w:annotationRef/>
      </w:r>
      <w:proofErr w:type="gramStart"/>
      <w:r>
        <w:t>Does</w:t>
      </w:r>
      <w:proofErr w:type="gramEnd"/>
      <w:r>
        <w:t xml:space="preserve"> “Zones” need to be capitalised here?</w:t>
      </w:r>
    </w:p>
  </w:comment>
  <w:comment w:id="176" w:author="Josh" w:date="2021-01-21T22:15:00Z" w:initials="JK">
    <w:p w14:paraId="38E125D4" w14:textId="06D22CFA" w:rsidR="00731262" w:rsidRDefault="00731262" w:rsidP="00CE56D7">
      <w:pPr>
        <w:pStyle w:val="CommentText"/>
      </w:pPr>
      <w:r>
        <w:rPr>
          <w:rStyle w:val="CommentReference"/>
        </w:rPr>
        <w:annotationRef/>
      </w:r>
      <w:r w:rsidR="00913DC9">
        <w:t>Remove.</w:t>
      </w:r>
    </w:p>
  </w:comment>
  <w:comment w:id="185" w:author="Lucy Wan" w:date="2021-01-26T10:25:00Z" w:initials="LW">
    <w:p w14:paraId="0E2EE476" w14:textId="5BE84BB9" w:rsidR="00595DFD" w:rsidRPr="00595DFD" w:rsidRDefault="00595DFD" w:rsidP="00CE56D7">
      <w:pPr>
        <w:pStyle w:val="CommentText"/>
      </w:pPr>
      <w:r>
        <w:rPr>
          <w:rStyle w:val="CommentReference"/>
        </w:rPr>
        <w:annotationRef/>
      </w:r>
      <w:r>
        <w:t xml:space="preserve">“This DNS domain </w:t>
      </w:r>
      <w:r>
        <w:rPr>
          <w:b/>
          <w:bCs/>
        </w:rPr>
        <w:t>is</w:t>
      </w:r>
      <w:r>
        <w:t xml:space="preserve"> created” instead?</w:t>
      </w:r>
      <w:r w:rsidR="00206BDD">
        <w:t xml:space="preserve"> Please read </w:t>
      </w:r>
      <w:proofErr w:type="gramStart"/>
      <w:r w:rsidR="00206BDD">
        <w:t>over</w:t>
      </w:r>
      <w:proofErr w:type="gramEnd"/>
    </w:p>
  </w:comment>
  <w:comment w:id="194" w:author="Josh" w:date="2021-01-21T22:17:00Z" w:initials="JK">
    <w:p w14:paraId="76497638" w14:textId="3FE7F95C" w:rsidR="00DB6FD8" w:rsidRDefault="00DB6FD8" w:rsidP="00CE56D7">
      <w:pPr>
        <w:pStyle w:val="CommentText"/>
      </w:pPr>
      <w:r>
        <w:rPr>
          <w:rStyle w:val="CommentReference"/>
        </w:rPr>
        <w:annotationRef/>
      </w:r>
      <w:r>
        <w:t>DC1</w:t>
      </w:r>
    </w:p>
  </w:comment>
  <w:comment w:id="195" w:author="Josh" w:date="2021-01-21T22:17:00Z" w:initials="JK">
    <w:p w14:paraId="1E1813C2" w14:textId="074A75C1" w:rsidR="007D07CE" w:rsidRDefault="007D07CE" w:rsidP="00CE56D7">
      <w:pPr>
        <w:pStyle w:val="CommentText"/>
      </w:pPr>
      <w:r>
        <w:rPr>
          <w:rStyle w:val="CommentReference"/>
        </w:rPr>
        <w:annotationRef/>
      </w:r>
      <w:r w:rsidR="000F5F5B">
        <w:rPr>
          <w:rStyle w:val="CommentReference"/>
        </w:rPr>
        <w:t>In my lab, th</w:t>
      </w:r>
      <w:r w:rsidR="0059632B">
        <w:rPr>
          <w:rStyle w:val="CommentReference"/>
        </w:rPr>
        <w:t>is account does not exist</w:t>
      </w:r>
      <w:r w:rsidR="00401596">
        <w:rPr>
          <w:rStyle w:val="CommentReference"/>
        </w:rPr>
        <w:t>. Given no instructions on lab setup, I created mine in Azure which prompts for a name for your local admin account when provisioning VMs… I didn’t use “administrator”</w:t>
      </w:r>
      <w:r w:rsidR="00401596">
        <w:rPr>
          <w:rStyle w:val="CommentReference"/>
        </w:rPr>
        <w:br/>
      </w:r>
      <w:r w:rsidR="00401596">
        <w:rPr>
          <w:rStyle w:val="CommentReference"/>
        </w:rPr>
        <w:br/>
      </w:r>
      <w:r w:rsidR="00167C35">
        <w:rPr>
          <w:noProof/>
        </w:rPr>
        <w:drawing>
          <wp:inline distT="0" distB="0" distL="0" distR="0" wp14:anchorId="3D0C444B" wp14:editId="43DA56E2">
            <wp:extent cx="5029200" cy="2199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029200" cy="2199005"/>
                    </a:xfrm>
                    <a:prstGeom prst="rect">
                      <a:avLst/>
                    </a:prstGeom>
                  </pic:spPr>
                </pic:pic>
              </a:graphicData>
            </a:graphic>
          </wp:inline>
        </w:drawing>
      </w:r>
    </w:p>
  </w:comment>
  <w:comment w:id="196" w:author="Lucy Wan" w:date="2021-01-26T10:26:00Z" w:initials="LW">
    <w:p w14:paraId="0D3D2331" w14:textId="270AD575" w:rsidR="00AE3E5C" w:rsidRDefault="00AE3E5C" w:rsidP="00CE56D7">
      <w:pPr>
        <w:pStyle w:val="CommentText"/>
      </w:pPr>
      <w:r>
        <w:rPr>
          <w:rStyle w:val="CommentReference"/>
        </w:rPr>
        <w:annotationRef/>
      </w:r>
      <w:r>
        <w:t>Will th</w:t>
      </w:r>
      <w:r w:rsidR="00E56173">
        <w:t>is set up process be</w:t>
      </w:r>
      <w:r>
        <w:t xml:space="preserve"> sufficiently explained in the Preface, Thomas?</w:t>
      </w:r>
    </w:p>
  </w:comment>
  <w:comment w:id="236" w:author="Josh" w:date="2021-01-21T22:32:00Z" w:initials="JK">
    <w:p w14:paraId="7491673C" w14:textId="02F9B850" w:rsidR="006A1D65" w:rsidRDefault="006A1D65" w:rsidP="00CE56D7">
      <w:pPr>
        <w:pStyle w:val="CommentText"/>
      </w:pPr>
      <w:r>
        <w:rPr>
          <w:rStyle w:val="CommentReference"/>
        </w:rPr>
        <w:annotationRef/>
      </w:r>
      <w:r>
        <w:t>Only if the local account happened to be called “Administrator”</w:t>
      </w:r>
      <w:r w:rsidR="00EE13B1">
        <w:t xml:space="preserve"> prior to the </w:t>
      </w:r>
      <w:proofErr w:type="gramStart"/>
      <w:r w:rsidR="00EE13B1">
        <w:t>promo</w:t>
      </w:r>
      <w:proofErr w:type="gramEnd"/>
    </w:p>
  </w:comment>
  <w:comment w:id="250" w:author="Lucy Wan" w:date="2021-01-26T10:35:00Z" w:initials="LW">
    <w:p w14:paraId="78E3256A" w14:textId="56EDE0AB" w:rsidR="00B248D9" w:rsidRDefault="00B248D9" w:rsidP="00CE56D7">
      <w:pPr>
        <w:pStyle w:val="CommentText"/>
      </w:pPr>
      <w:r>
        <w:rPr>
          <w:rStyle w:val="CommentReference"/>
        </w:rPr>
        <w:annotationRef/>
      </w:r>
      <w:r>
        <w:t>We haven’t defined this in this chapter</w:t>
      </w:r>
      <w:r w:rsidR="00417C66">
        <w:t>, will readers know what this is?</w:t>
      </w:r>
    </w:p>
  </w:comment>
  <w:comment w:id="252" w:author="Lucy Wan" w:date="2021-01-26T13:47:00Z" w:initials="LW">
    <w:p w14:paraId="337AE888" w14:textId="33F052D3" w:rsidR="006F6B57" w:rsidRDefault="006F6B57" w:rsidP="00CE56D7">
      <w:pPr>
        <w:pStyle w:val="CommentText"/>
      </w:pPr>
      <w:r>
        <w:rPr>
          <w:rStyle w:val="CommentReference"/>
        </w:rPr>
        <w:annotationRef/>
      </w:r>
      <w:r>
        <w:t>I think this should be “domain controller” instead of “directory controller”?</w:t>
      </w:r>
    </w:p>
  </w:comment>
  <w:comment w:id="262" w:author="Josh" w:date="2021-01-21T22:40:00Z" w:initials="JK">
    <w:p w14:paraId="0DDA137B" w14:textId="196DD988" w:rsidR="00657372" w:rsidRDefault="00657372" w:rsidP="00CE56D7">
      <w:pPr>
        <w:pStyle w:val="CommentText"/>
      </w:pPr>
      <w:r>
        <w:rPr>
          <w:rStyle w:val="CommentReference"/>
        </w:rPr>
        <w:annotationRef/>
      </w:r>
      <w:r>
        <w:t>Given this is a PowerShell book: “How do I join a server to the domain via PowerShell?”</w:t>
      </w:r>
    </w:p>
  </w:comment>
  <w:comment w:id="274" w:author="Josh" w:date="2021-01-21T22:57:00Z" w:initials="JK">
    <w:p w14:paraId="49263636" w14:textId="50CE0DEE" w:rsidR="0005660A" w:rsidRDefault="0005660A" w:rsidP="00CE56D7">
      <w:pPr>
        <w:pStyle w:val="CommentText"/>
      </w:pPr>
      <w:r>
        <w:rPr>
          <w:rStyle w:val="CommentReference"/>
        </w:rPr>
        <w:annotationRef/>
      </w:r>
      <w:r>
        <w:t xml:space="preserve">As mentioned, username may be different… also </w:t>
      </w:r>
      <w:r w:rsidR="000D2950">
        <w:t>password may be different too (again, for me it was due to setting something in Azure during VM deployment)</w:t>
      </w:r>
    </w:p>
  </w:comment>
  <w:comment w:id="316" w:author="Lucy Wan" w:date="2021-01-26T11:02:00Z" w:initials="LW">
    <w:p w14:paraId="0C15ACE5" w14:textId="42E6BB72" w:rsidR="00CF177B" w:rsidRDefault="00CF177B" w:rsidP="00CE56D7">
      <w:pPr>
        <w:pStyle w:val="CommentText"/>
      </w:pPr>
      <w:r>
        <w:rPr>
          <w:rStyle w:val="CommentReference"/>
        </w:rPr>
        <w:annotationRef/>
      </w:r>
      <w:r>
        <w:t xml:space="preserve">I thought we hadn’t rebooted yet </w:t>
      </w:r>
      <w:proofErr w:type="gramStart"/>
      <w:r>
        <w:t>here?</w:t>
      </w:r>
      <w:proofErr w:type="gramEnd"/>
    </w:p>
  </w:comment>
  <w:comment w:id="320" w:author="Josh" w:date="2021-01-21T23:02:00Z" w:initials="JK">
    <w:p w14:paraId="39FE9BC8" w14:textId="67809A9F" w:rsidR="00B75DA0" w:rsidRDefault="00B75DA0" w:rsidP="00CE56D7">
      <w:pPr>
        <w:pStyle w:val="CommentText"/>
      </w:pPr>
      <w:r>
        <w:rPr>
          <w:rStyle w:val="CommentReference"/>
        </w:rPr>
        <w:annotationRef/>
      </w:r>
      <w:r>
        <w:t xml:space="preserve">Interestingly, the output from this command is the same before and after the reboot (DC2 is listed as enabled </w:t>
      </w:r>
      <w:r w:rsidR="00232A7E">
        <w:t>after the promo but before the reboot)</w:t>
      </w:r>
    </w:p>
  </w:comment>
  <w:comment w:id="341" w:author="Lucy Wan" w:date="2021-01-26T11:07:00Z" w:initials="LW">
    <w:p w14:paraId="3285C5B6" w14:textId="1D614E82" w:rsidR="00394D7B" w:rsidRDefault="00394D7B" w:rsidP="00CE56D7">
      <w:pPr>
        <w:pStyle w:val="CommentText"/>
      </w:pPr>
      <w:r>
        <w:rPr>
          <w:rStyle w:val="CommentReference"/>
        </w:rPr>
        <w:annotationRef/>
      </w:r>
      <w:r>
        <w:t>“</w:t>
      </w:r>
      <w:r w:rsidR="002C633F">
        <w:t>d</w:t>
      </w:r>
      <w:r>
        <w:t xml:space="preserve">omain </w:t>
      </w:r>
      <w:r w:rsidR="002C633F">
        <w:t>c</w:t>
      </w:r>
      <w:r>
        <w:t>ontroller”</w:t>
      </w:r>
      <w:r w:rsidR="00283FDB">
        <w:t>?</w:t>
      </w:r>
    </w:p>
  </w:comment>
  <w:comment w:id="387" w:author="Josh" w:date="2021-01-21T23:16:00Z" w:initials="JK">
    <w:p w14:paraId="1E61F24E" w14:textId="3E527981" w:rsidR="00816478" w:rsidRDefault="00816478" w:rsidP="00CE56D7">
      <w:pPr>
        <w:pStyle w:val="CommentText"/>
      </w:pPr>
      <w:r>
        <w:rPr>
          <w:rStyle w:val="CommentReference"/>
        </w:rPr>
        <w:annotationRef/>
      </w:r>
      <w:r>
        <w:t xml:space="preserve">I feel like the reboot should be called out there, even if it’s just adding a “, wait for </w:t>
      </w:r>
      <w:r w:rsidR="00345D4C">
        <w:t xml:space="preserve">UKDC1 to </w:t>
      </w:r>
      <w:proofErr w:type="gramStart"/>
      <w:r w:rsidR="00345D4C">
        <w:t>reboot</w:t>
      </w:r>
      <w:proofErr w:type="gramEnd"/>
      <w:r w:rsidR="00345D4C">
        <w:t>”</w:t>
      </w:r>
    </w:p>
  </w:comment>
  <w:comment w:id="410" w:author="Lucy Wan" w:date="2021-01-26T11:14:00Z" w:initials="LW">
    <w:p w14:paraId="3F8827E3" w14:textId="6CD256CF" w:rsidR="00BE3029" w:rsidRDefault="00BE3029" w:rsidP="00CE56D7">
      <w:pPr>
        <w:pStyle w:val="CommentText"/>
      </w:pPr>
      <w:r>
        <w:rPr>
          <w:rStyle w:val="CommentReference"/>
        </w:rPr>
        <w:annotationRef/>
      </w:r>
      <w:r>
        <w:t xml:space="preserve">Sentence doesn’t make sense, please </w:t>
      </w:r>
      <w:proofErr w:type="gramStart"/>
      <w:r>
        <w:t>revise</w:t>
      </w:r>
      <w:proofErr w:type="gramEnd"/>
    </w:p>
  </w:comment>
  <w:comment w:id="412" w:author="Lucy Wan" w:date="2021-01-26T14:01:00Z" w:initials="LW">
    <w:p w14:paraId="26A3D536" w14:textId="4BC0D88C" w:rsidR="00A61A14" w:rsidRDefault="00A61A14" w:rsidP="00CE56D7">
      <w:pPr>
        <w:pStyle w:val="CommentText"/>
      </w:pPr>
      <w:r>
        <w:rPr>
          <w:rStyle w:val="CommentReference"/>
        </w:rPr>
        <w:annotationRef/>
      </w:r>
      <w:r>
        <w:t>Do you mean step 6 instead? In step 5 we create the has table</w:t>
      </w:r>
    </w:p>
  </w:comment>
  <w:comment w:id="419" w:author="Josh" w:date="2021-01-22T10:08:00Z" w:initials="JK">
    <w:p w14:paraId="5488DBA8" w14:textId="0364E349" w:rsidR="00293150" w:rsidRDefault="00293150" w:rsidP="00CE56D7">
      <w:pPr>
        <w:pStyle w:val="CommentText"/>
      </w:pPr>
      <w:r>
        <w:rPr>
          <w:rStyle w:val="CommentReference"/>
        </w:rPr>
        <w:annotationRef/>
      </w:r>
      <w:r>
        <w:t>This read a little off</w:t>
      </w:r>
      <w:r w:rsidR="005B06D6">
        <w:t>, maybe “OUs play/have some essentials roles…”?</w:t>
      </w:r>
    </w:p>
  </w:comment>
  <w:comment w:id="421" w:author="Lucy Wan" w:date="2021-01-26T11:20:00Z" w:initials="LW">
    <w:p w14:paraId="3C466B53" w14:textId="7D5A62D9" w:rsidR="009F1773" w:rsidRDefault="009F1773" w:rsidP="00CE56D7">
      <w:pPr>
        <w:pStyle w:val="CommentText"/>
      </w:pPr>
      <w:r>
        <w:rPr>
          <w:rStyle w:val="CommentReference"/>
        </w:rPr>
        <w:annotationRef/>
      </w:r>
      <w:r>
        <w:t xml:space="preserve">Delegate them to what? Seems </w:t>
      </w:r>
      <w:proofErr w:type="gramStart"/>
      <w:r>
        <w:t>incomplete</w:t>
      </w:r>
      <w:proofErr w:type="gramEnd"/>
    </w:p>
  </w:comment>
  <w:comment w:id="434" w:author="Lucy Wan" w:date="2021-01-26T11:23:00Z" w:initials="LW">
    <w:p w14:paraId="0DFB2BBC" w14:textId="73778DDF" w:rsidR="00287B46" w:rsidRDefault="00287B46" w:rsidP="00CE56D7">
      <w:pPr>
        <w:pStyle w:val="CommentText"/>
      </w:pPr>
      <w:r>
        <w:rPr>
          <w:rStyle w:val="CommentReference"/>
        </w:rPr>
        <w:annotationRef/>
      </w:r>
      <w:r>
        <w:t xml:space="preserve">Doesn’t make sense, please look over </w:t>
      </w:r>
      <w:proofErr w:type="gramStart"/>
      <w:r>
        <w:t>again</w:t>
      </w:r>
      <w:proofErr w:type="gramEnd"/>
    </w:p>
  </w:comment>
  <w:comment w:id="684" w:author="Lucy Wan" w:date="2021-01-26T11:32:00Z" w:initials="LW">
    <w:p w14:paraId="31A42890" w14:textId="6C0DB729" w:rsidR="00B033C1" w:rsidRDefault="00B033C1" w:rsidP="00CE56D7">
      <w:pPr>
        <w:pStyle w:val="CommentText"/>
      </w:pPr>
      <w:r>
        <w:rPr>
          <w:rStyle w:val="CommentReference"/>
        </w:rPr>
        <w:annotationRef/>
      </w:r>
      <w:r>
        <w:t xml:space="preserve">“log in as a user” instead? Please look </w:t>
      </w:r>
      <w:proofErr w:type="gramStart"/>
      <w:r>
        <w:t>over</w:t>
      </w:r>
      <w:proofErr w:type="gramEnd"/>
    </w:p>
  </w:comment>
  <w:comment w:id="687" w:author="Lucy Wan" w:date="2021-01-26T11:32:00Z" w:initials="LW">
    <w:p w14:paraId="710A1AC5" w14:textId="5403C77D" w:rsidR="00762B34" w:rsidRDefault="00762B34" w:rsidP="00CE56D7">
      <w:pPr>
        <w:pStyle w:val="CommentText"/>
      </w:pPr>
      <w:r>
        <w:rPr>
          <w:rStyle w:val="CommentReference"/>
        </w:rPr>
        <w:annotationRef/>
      </w:r>
      <w:r>
        <w:t>Please finish the thought here</w:t>
      </w:r>
    </w:p>
  </w:comment>
  <w:comment w:id="693" w:author="Josh" w:date="2021-01-22T13:46:00Z" w:initials="JK">
    <w:p w14:paraId="22F65E01" w14:textId="1BE01702" w:rsidR="00B93157" w:rsidRDefault="00B93157" w:rsidP="00CE56D7">
      <w:pPr>
        <w:pStyle w:val="CommentText"/>
      </w:pPr>
      <w:r>
        <w:rPr>
          <w:rStyle w:val="CommentReference"/>
        </w:rPr>
        <w:annotationRef/>
      </w:r>
      <w:r>
        <w:t xml:space="preserve">In DNS </w:t>
      </w:r>
      <w:r w:rsidR="00775FA3">
        <w:t>this hostname is buried, and without search domains configured DC1 can’t find it by shortname</w:t>
      </w:r>
      <w:r w:rsidR="009F5496">
        <w:t>.</w:t>
      </w:r>
      <w:r w:rsidR="009F5496">
        <w:br/>
      </w:r>
      <w:r w:rsidR="009F5496">
        <w:br/>
        <w:t>I had to use the FQDN of UKDC1.uk.reskit.org for this to work as demo-ed.</w:t>
      </w:r>
      <w:r w:rsidR="009F5496">
        <w:br/>
      </w:r>
      <w:r w:rsidR="009F5496">
        <w:br/>
      </w:r>
      <w:r w:rsidR="009F5496">
        <w:rPr>
          <w:noProof/>
        </w:rPr>
        <w:drawing>
          <wp:inline distT="0" distB="0" distL="0" distR="0" wp14:anchorId="7EDF5F78" wp14:editId="5AF60E39">
            <wp:extent cx="5029200" cy="922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922020"/>
                    </a:xfrm>
                    <a:prstGeom prst="rect">
                      <a:avLst/>
                    </a:prstGeom>
                  </pic:spPr>
                </pic:pic>
              </a:graphicData>
            </a:graphic>
          </wp:inline>
        </w:drawing>
      </w:r>
    </w:p>
  </w:comment>
  <w:comment w:id="716" w:author="Josh" w:date="2021-01-22T13:49:00Z" w:initials="JK">
    <w:p w14:paraId="747E375B" w14:textId="6EF07C87" w:rsidR="00D70CD7" w:rsidRDefault="00D70CD7" w:rsidP="00CE56D7">
      <w:pPr>
        <w:pStyle w:val="CommentText"/>
      </w:pPr>
      <w:r>
        <w:rPr>
          <w:rStyle w:val="CommentReference"/>
        </w:rPr>
        <w:annotationRef/>
      </w:r>
      <w:r>
        <w:t xml:space="preserve">Just a reminder that this may not be the correct details for </w:t>
      </w:r>
      <w:r w:rsidR="0075298C">
        <w:t xml:space="preserve">the reader’s </w:t>
      </w:r>
      <w:proofErr w:type="gramStart"/>
      <w:r w:rsidR="0075298C">
        <w:t>lab</w:t>
      </w:r>
      <w:proofErr w:type="gramEnd"/>
    </w:p>
  </w:comment>
  <w:comment w:id="748" w:author="Josh" w:date="2021-01-22T13:53:00Z" w:initials="JK">
    <w:p w14:paraId="7DAEC224" w14:textId="54A43EEC" w:rsidR="005C1696" w:rsidRDefault="005C1696" w:rsidP="00CE56D7">
      <w:pPr>
        <w:pStyle w:val="CommentText"/>
      </w:pPr>
      <w:r>
        <w:rPr>
          <w:rStyle w:val="CommentReference"/>
        </w:rPr>
        <w:annotationRef/>
      </w:r>
      <w:r>
        <w:rPr>
          <w:rStyle w:val="CommentReference"/>
        </w:rPr>
        <w:annotationRef/>
      </w:r>
      <w:r>
        <w:t>SRV1 may not be (as was the case for me) not be in DNS given at the moment this only happens when the host joins the domain.</w:t>
      </w:r>
      <w:r>
        <w:br/>
      </w:r>
      <w:r>
        <w:br/>
      </w:r>
      <w:r w:rsidR="00E14BBA">
        <w:t>I added the DNS record manually</w:t>
      </w:r>
      <w:r w:rsidR="00E14BBA">
        <w:br/>
      </w:r>
      <w:r w:rsidR="00E14BBA">
        <w:br/>
      </w:r>
      <w:r w:rsidR="00C822DA" w:rsidRPr="00C822DA">
        <w:t>Add-DnsServerResourceRecordA -Name SRV1 -IPv4Address '10.0.1.4' -ZoneName Reskit.org</w:t>
      </w:r>
    </w:p>
  </w:comment>
  <w:comment w:id="746" w:author="Josh" w:date="2021-01-22T14:09:00Z" w:initials="JK">
    <w:p w14:paraId="24EC07D2" w14:textId="4D5976D7" w:rsidR="00CB4B30" w:rsidRDefault="00CB4B30" w:rsidP="00CE56D7">
      <w:pPr>
        <w:pStyle w:val="CommentText"/>
      </w:pPr>
      <w:r>
        <w:rPr>
          <w:rStyle w:val="CommentReference"/>
        </w:rPr>
        <w:annotationRef/>
      </w:r>
      <w:r>
        <w:t>This isn’t going to work</w:t>
      </w:r>
      <w:r w:rsidR="00375CF5">
        <w:t xml:space="preserve"> as is</w:t>
      </w:r>
      <w:r w:rsidR="002C1AB9">
        <w:t xml:space="preserve"> prior to domain join, will need to mess with trusted hosts</w:t>
      </w:r>
      <w:r w:rsidR="002C1AB9">
        <w:br/>
      </w:r>
      <w:r w:rsidR="002C1AB9">
        <w:br/>
      </w:r>
      <w:r w:rsidR="002C1AB9">
        <w:rPr>
          <w:noProof/>
        </w:rPr>
        <w:drawing>
          <wp:inline distT="0" distB="0" distL="0" distR="0" wp14:anchorId="5892C177" wp14:editId="005E7079">
            <wp:extent cx="5029200" cy="1602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29200" cy="1602740"/>
                    </a:xfrm>
                    <a:prstGeom prst="rect">
                      <a:avLst/>
                    </a:prstGeom>
                  </pic:spPr>
                </pic:pic>
              </a:graphicData>
            </a:graphic>
          </wp:inline>
        </w:drawing>
      </w:r>
    </w:p>
  </w:comment>
  <w:comment w:id="747" w:author="Josh" w:date="2021-01-22T14:12:00Z" w:initials="JK">
    <w:p w14:paraId="0E025C5E" w14:textId="699C126F" w:rsidR="00570C9D" w:rsidRDefault="00570C9D" w:rsidP="00CE56D7">
      <w:pPr>
        <w:pStyle w:val="CommentText"/>
      </w:pPr>
      <w:r>
        <w:rPr>
          <w:rStyle w:val="CommentReference"/>
        </w:rPr>
        <w:annotationRef/>
      </w:r>
      <w:r w:rsidRPr="00570C9D">
        <w:t>winrm s winrm/config/client '@{TrustedHosts="SRV1"}'</w:t>
      </w:r>
      <w:r w:rsidR="00375CF5">
        <w:br/>
      </w:r>
      <w:r w:rsidR="00375CF5">
        <w:br/>
      </w:r>
      <w:r w:rsidR="00737CF0">
        <w:rPr>
          <w:noProof/>
        </w:rPr>
        <w:drawing>
          <wp:inline distT="0" distB="0" distL="0" distR="0" wp14:anchorId="237C08DD" wp14:editId="37EE8646">
            <wp:extent cx="5029200" cy="20275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200" cy="2027555"/>
                    </a:xfrm>
                    <a:prstGeom prst="rect">
                      <a:avLst/>
                    </a:prstGeom>
                  </pic:spPr>
                </pic:pic>
              </a:graphicData>
            </a:graphic>
          </wp:inline>
        </w:drawing>
      </w:r>
    </w:p>
  </w:comment>
  <w:comment w:id="761" w:author="Josh" w:date="2021-01-22T14:14:00Z" w:initials="JK">
    <w:p w14:paraId="68032686" w14:textId="7E418502" w:rsidR="00EA23EB" w:rsidRDefault="00EA23EB" w:rsidP="00CE56D7">
      <w:pPr>
        <w:pStyle w:val="CommentText"/>
      </w:pPr>
      <w:r>
        <w:rPr>
          <w:rStyle w:val="CommentReference"/>
        </w:rPr>
        <w:annotationRef/>
      </w:r>
      <w:r>
        <w:t>But the AD object will be created automatically when joining the domain, right?</w:t>
      </w:r>
      <w:r w:rsidR="00070341">
        <w:t xml:space="preserve"> In the real world I very r</w:t>
      </w:r>
      <w:r w:rsidR="00376EC2">
        <w:t>arely</w:t>
      </w:r>
      <w:r w:rsidR="00070341">
        <w:t xml:space="preserve"> pre-create computer objects in AD.</w:t>
      </w:r>
      <w:r w:rsidR="00070341">
        <w:br/>
      </w:r>
      <w:r w:rsidR="00070341">
        <w:br/>
        <w:t xml:space="preserve">You explain the permissions bit later, but this part doesn’t </w:t>
      </w:r>
      <w:r w:rsidR="009748FD">
        <w:t>gel with me. Perhaps swap this was explain that you’re pre-staging</w:t>
      </w:r>
      <w:r w:rsidR="00CB269A">
        <w:t xml:space="preserve"> it?</w:t>
      </w:r>
    </w:p>
  </w:comment>
  <w:comment w:id="763" w:author="Josh" w:date="2021-01-22T14:15:00Z" w:initials="JK">
    <w:p w14:paraId="68F24B8E" w14:textId="7A1510AA" w:rsidR="00070341" w:rsidRDefault="00070341" w:rsidP="00CE56D7">
      <w:pPr>
        <w:pStyle w:val="CommentText"/>
      </w:pPr>
      <w:r>
        <w:rPr>
          <w:rStyle w:val="CommentReference"/>
        </w:rPr>
        <w:annotationRef/>
      </w:r>
      <w:r>
        <w:t xml:space="preserve">See comments in the recipe </w:t>
      </w:r>
      <w:proofErr w:type="gramStart"/>
      <w:r>
        <w:t>itself</w:t>
      </w:r>
      <w:proofErr w:type="gramEnd"/>
    </w:p>
  </w:comment>
  <w:comment w:id="774" w:author="Josh" w:date="2021-01-22T14:23:00Z" w:initials="JK">
    <w:p w14:paraId="1E385370" w14:textId="7CE04D32" w:rsidR="0071165A" w:rsidRDefault="0071165A" w:rsidP="00CE56D7">
      <w:pPr>
        <w:pStyle w:val="CommentText"/>
      </w:pPr>
      <w:r>
        <w:rPr>
          <w:rStyle w:val="CommentReference"/>
        </w:rPr>
        <w:annotationRef/>
      </w:r>
      <w:r>
        <w:t xml:space="preserve">Not anymore, we just joined it to the </w:t>
      </w:r>
      <w:proofErr w:type="gramStart"/>
      <w:r>
        <w:t>domain</w:t>
      </w:r>
      <w:proofErr w:type="gramEnd"/>
    </w:p>
  </w:comment>
  <w:comment w:id="773" w:author="Josh" w:date="2021-01-22T14:23:00Z" w:initials="JK">
    <w:p w14:paraId="717759EB" w14:textId="52DAFBD0" w:rsidR="00076CD2" w:rsidRDefault="00076CD2" w:rsidP="00CE56D7">
      <w:pPr>
        <w:pStyle w:val="CommentText"/>
      </w:pPr>
      <w:r>
        <w:rPr>
          <w:rStyle w:val="CommentReference"/>
        </w:rPr>
        <w:annotationRef/>
      </w:r>
      <w:r>
        <w:t>Going to need atleast DC1 up as well, right</w:t>
      </w:r>
      <w:r w:rsidR="006C0212">
        <w:t xml:space="preserve"> (I had to have DC2 on as well as it was holding </w:t>
      </w:r>
      <w:r w:rsidR="00B273B0">
        <w:t>FSMO role and stopping the users being added)</w:t>
      </w:r>
      <w:r>
        <w:t>?</w:t>
      </w:r>
      <w:r w:rsidR="00A6563B">
        <w:t xml:space="preserve"> And what do I log in as now?</w:t>
      </w:r>
    </w:p>
  </w:comment>
  <w:comment w:id="778" w:author="Josh" w:date="2021-01-22T14:21:00Z" w:initials="JK">
    <w:p w14:paraId="1118B355" w14:textId="715D0F63" w:rsidR="002543CD" w:rsidRDefault="002543CD" w:rsidP="00CE56D7">
      <w:pPr>
        <w:pStyle w:val="CommentText"/>
      </w:pPr>
      <w:r>
        <w:rPr>
          <w:rStyle w:val="CommentReference"/>
        </w:rPr>
        <w:annotationRef/>
      </w:r>
      <w:r>
        <w:t>I’m on the fence about this</w:t>
      </w:r>
      <w:r w:rsidR="00D66EA8">
        <w:t>, trying to put myself into the shoes of the reader… I don’t know if everyone would actually read that as “a CSV”.</w:t>
      </w:r>
      <w:r w:rsidR="00D66EA8">
        <w:br/>
      </w:r>
      <w:r w:rsidR="00D66EA8">
        <w:br/>
      </w:r>
      <w:r w:rsidR="001D667A">
        <w:t>Might be possible to host a CSV file with the book resources on GitHub, download that to the local folder.</w:t>
      </w:r>
      <w:r w:rsidR="00A71730">
        <w:br/>
      </w:r>
      <w:r w:rsidR="00A71730">
        <w:br/>
        <w:t xml:space="preserve">(I know it ends up in a file on disk… </w:t>
      </w:r>
      <w:r w:rsidR="00C469C9">
        <w:t>but still, food for thought)</w:t>
      </w:r>
    </w:p>
  </w:comment>
  <w:comment w:id="779" w:author="Lucy Wan" w:date="2021-01-26T11:42:00Z" w:initials="LW">
    <w:p w14:paraId="4F8BF1A5" w14:textId="2902663E" w:rsidR="00BF7CAD" w:rsidRDefault="00BF7CAD" w:rsidP="00CE56D7">
      <w:pPr>
        <w:pStyle w:val="CommentText"/>
      </w:pPr>
      <w:r>
        <w:rPr>
          <w:rStyle w:val="CommentReference"/>
        </w:rPr>
        <w:annotationRef/>
      </w:r>
      <w:r w:rsidR="00986A45">
        <w:t>If you want to make a CSV file and upload it to the GitHu</w:t>
      </w:r>
      <w:r w:rsidR="000D612A">
        <w:t xml:space="preserve">b for this </w:t>
      </w:r>
      <w:r w:rsidR="00AD0B14">
        <w:t xml:space="preserve">instead </w:t>
      </w:r>
      <w:r w:rsidR="000D612A">
        <w:t xml:space="preserve">then </w:t>
      </w:r>
      <w:r w:rsidR="00986A45">
        <w:t>that’s absolutely fine</w:t>
      </w:r>
      <w:r w:rsidR="001C0E69">
        <w:t xml:space="preserve"> too</w:t>
      </w:r>
    </w:p>
  </w:comment>
  <w:comment w:id="942" w:author="Josh" w:date="2021-01-22T14:51:00Z" w:initials="JK">
    <w:p w14:paraId="4A552AEC" w14:textId="40088D7E" w:rsidR="0096272D" w:rsidRDefault="0096272D" w:rsidP="00CE56D7">
      <w:pPr>
        <w:pStyle w:val="CommentText"/>
      </w:pPr>
      <w:r>
        <w:rPr>
          <w:rStyle w:val="CommentReference"/>
        </w:rPr>
        <w:annotationRef/>
      </w:r>
      <w:r>
        <w:t>This is DC1, that directory hasn’t bee</w:t>
      </w:r>
      <w:r w:rsidR="008260C9">
        <w:t xml:space="preserve">n created on this host.mkdir </w:t>
      </w:r>
    </w:p>
  </w:comment>
  <w:comment w:id="950" w:author="Josh" w:date="2021-01-22T14:52:00Z" w:initials="JK">
    <w:p w14:paraId="49722F41" w14:textId="2ABA77A0" w:rsidR="004E6181" w:rsidRDefault="004E6181" w:rsidP="00CE56D7">
      <w:pPr>
        <w:pStyle w:val="CommentText"/>
      </w:pPr>
      <w:r>
        <w:rPr>
          <w:rStyle w:val="CommentReference"/>
        </w:rPr>
        <w:annotationRef/>
      </w:r>
      <w:r>
        <w:t xml:space="preserve">This variable is defined in the next step so can’t be used </w:t>
      </w:r>
      <w:proofErr w:type="gramStart"/>
      <w:r>
        <w:t>yet</w:t>
      </w:r>
      <w:proofErr w:type="gramEnd"/>
    </w:p>
  </w:comment>
  <w:comment w:id="994" w:author="Josh" w:date="2021-01-22T14:53:00Z" w:initials="JK">
    <w:p w14:paraId="58560AEC" w14:textId="453CF755" w:rsidR="007379C5" w:rsidRDefault="007379C5" w:rsidP="00CE56D7">
      <w:pPr>
        <w:pStyle w:val="CommentText"/>
      </w:pPr>
      <w:r>
        <w:rPr>
          <w:rStyle w:val="CommentReference"/>
        </w:rPr>
        <w:annotationRef/>
      </w:r>
      <w:r>
        <w:t>Is the end of this missing?</w:t>
      </w:r>
      <w:r w:rsidR="002D4457">
        <w:br/>
      </w:r>
      <w:r w:rsidR="002D4457">
        <w:br/>
      </w:r>
      <w:r w:rsidR="002D4457">
        <w:rPr>
          <w:noProof/>
        </w:rPr>
        <w:drawing>
          <wp:inline distT="0" distB="0" distL="0" distR="0" wp14:anchorId="048614C1" wp14:editId="638D0937">
            <wp:extent cx="5029200" cy="16833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1683385"/>
                    </a:xfrm>
                    <a:prstGeom prst="rect">
                      <a:avLst/>
                    </a:prstGeom>
                  </pic:spPr>
                </pic:pic>
              </a:graphicData>
            </a:graphic>
          </wp:inline>
        </w:drawing>
      </w:r>
    </w:p>
  </w:comment>
  <w:comment w:id="995" w:author="Josh" w:date="2021-01-22T14:56:00Z" w:initials="JK">
    <w:p w14:paraId="4EE960C7" w14:textId="3C8C26B1" w:rsidR="00AB00EE" w:rsidRDefault="002D4457" w:rsidP="00CE56D7">
      <w:pPr>
        <w:pStyle w:val="CommentText"/>
      </w:pPr>
      <w:r>
        <w:rPr>
          <w:rStyle w:val="CommentReference"/>
        </w:rPr>
        <w:annotationRef/>
      </w:r>
      <w:r>
        <w:t>Oh right, actually content doesn’t get displayed because there’s nothing in $XML currently.</w:t>
      </w:r>
      <w:r w:rsidR="00CF7491">
        <w:br/>
      </w:r>
      <w:r w:rsidR="00CF7491">
        <w:br/>
        <w:t xml:space="preserve">Regardless running this interactively rather than via a script is always going to look weard because you get </w:t>
      </w:r>
      <w:r w:rsidR="00AB00EE">
        <w:t>lines 3 through 6 in the above screenshot (command, output, command, output)</w:t>
      </w:r>
    </w:p>
  </w:comment>
  <w:comment w:id="1006" w:author="Josh" w:date="2021-01-22T15:11:00Z" w:initials="JK">
    <w:p w14:paraId="260F5D5B" w14:textId="4E5B18E9" w:rsidR="00A307E3" w:rsidRDefault="00A307E3" w:rsidP="00CE56D7">
      <w:pPr>
        <w:pStyle w:val="CommentText"/>
      </w:pPr>
      <w:r>
        <w:rPr>
          <w:rStyle w:val="CommentReference"/>
        </w:rPr>
        <w:annotationRef/>
      </w:r>
      <w:r w:rsidR="003513BC">
        <w:rPr>
          <w:noProof/>
        </w:rPr>
        <w:drawing>
          <wp:inline distT="0" distB="0" distL="0" distR="0" wp14:anchorId="17D783AE" wp14:editId="3427975B">
            <wp:extent cx="5029200" cy="21482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200" cy="2148205"/>
                    </a:xfrm>
                    <a:prstGeom prst="rect">
                      <a:avLst/>
                    </a:prstGeom>
                  </pic:spPr>
                </pic:pic>
              </a:graphicData>
            </a:graphic>
          </wp:inline>
        </w:drawing>
      </w:r>
    </w:p>
  </w:comment>
  <w:comment w:id="1015" w:author="Lucy Wan" w:date="2021-01-26T11:58:00Z" w:initials="LW">
    <w:p w14:paraId="3311D25D" w14:textId="693A2E5B" w:rsidR="007E29F7" w:rsidRDefault="007E29F7" w:rsidP="00CE56D7">
      <w:pPr>
        <w:pStyle w:val="CommentText"/>
      </w:pPr>
      <w:r>
        <w:rPr>
          <w:rStyle w:val="CommentReference"/>
        </w:rPr>
        <w:annotationRef/>
      </w:r>
      <w:r>
        <w:t xml:space="preserve">Please revise, “enables you to use when…” doesn’t make </w:t>
      </w:r>
      <w:proofErr w:type="gramStart"/>
      <w:r>
        <w:t>sense</w:t>
      </w:r>
      <w:proofErr w:type="gramEnd"/>
    </w:p>
  </w:comment>
  <w:comment w:id="1012" w:author="Josh" w:date="2021-01-22T15:15:00Z" w:initials="JK">
    <w:p w14:paraId="24DA9F57" w14:textId="08AD6E18" w:rsidR="0064753D" w:rsidRDefault="008D7745" w:rsidP="0064753D">
      <w:pPr>
        <w:shd w:val="clear" w:color="auto" w:fill="FFFFFF"/>
        <w:autoSpaceDE w:val="0"/>
        <w:autoSpaceDN w:val="0"/>
        <w:adjustRightInd w:val="0"/>
        <w:spacing w:after="0"/>
        <w:rPr>
          <w:rFonts w:ascii="Hack" w:eastAsiaTheme="minorHAnsi" w:hAnsi="Hack" w:cs="Hack"/>
          <w:szCs w:val="22"/>
          <w:lang w:val="en-NZ"/>
        </w:rPr>
      </w:pPr>
      <w:r>
        <w:rPr>
          <w:rStyle w:val="CommentReference"/>
        </w:rPr>
        <w:annotationRef/>
      </w:r>
      <w:r>
        <w:t xml:space="preserve">This feels a little overbaked for the result (esp considering the result when run </w:t>
      </w:r>
      <w:r w:rsidR="00A67312">
        <w:t>in the console, see screenshot above)</w:t>
      </w:r>
      <w:r w:rsidR="00692BC5">
        <w:t>.</w:t>
      </w:r>
      <w:r w:rsidR="00692BC5">
        <w:br/>
      </w:r>
      <w:r w:rsidR="00692BC5">
        <w:br/>
        <w:t>The same, if not slightly better, result can be had using calculated properties</w:t>
      </w:r>
      <w:r w:rsidR="0064753D">
        <w:t>:</w:t>
      </w:r>
      <w:r w:rsidR="0064753D">
        <w:br/>
      </w:r>
      <w:r w:rsidR="0064753D">
        <w:br/>
      </w:r>
      <w:r w:rsidR="0064753D">
        <w:rPr>
          <w:rFonts w:ascii="Hack" w:eastAsiaTheme="minorHAnsi" w:hAnsi="Hack" w:cs="Hack"/>
          <w:color w:val="A82D00"/>
          <w:szCs w:val="22"/>
          <w:lang w:val="en-NZ"/>
        </w:rPr>
        <w:t>$XML</w:t>
      </w:r>
      <w:r w:rsidR="0064753D">
        <w:rPr>
          <w:rFonts w:ascii="Hack" w:eastAsiaTheme="minorHAnsi" w:hAnsi="Hack" w:cs="Hack"/>
          <w:color w:val="696969"/>
          <w:szCs w:val="22"/>
          <w:lang w:val="en-NZ"/>
        </w:rPr>
        <w:t>.</w:t>
      </w:r>
      <w:r w:rsidR="0064753D">
        <w:rPr>
          <w:rFonts w:ascii="Hack" w:eastAsiaTheme="minorHAnsi" w:hAnsi="Hack" w:cs="Hack"/>
          <w:szCs w:val="22"/>
          <w:lang w:val="en-NZ"/>
        </w:rPr>
        <w:t>report</w:t>
      </w:r>
      <w:r w:rsidR="0064753D">
        <w:rPr>
          <w:rFonts w:ascii="Hack" w:eastAsiaTheme="minorHAnsi" w:hAnsi="Hack" w:cs="Hack"/>
          <w:color w:val="696969"/>
          <w:szCs w:val="22"/>
          <w:lang w:val="en-NZ"/>
        </w:rPr>
        <w:t>.</w:t>
      </w:r>
      <w:r w:rsidR="0064753D">
        <w:rPr>
          <w:rFonts w:ascii="Hack" w:eastAsiaTheme="minorHAnsi" w:hAnsi="Hack" w:cs="Hack"/>
          <w:szCs w:val="22"/>
          <w:lang w:val="en-NZ"/>
        </w:rPr>
        <w:t xml:space="preserve">GPO </w:t>
      </w:r>
      <w:r w:rsidR="0064753D">
        <w:rPr>
          <w:rFonts w:ascii="Hack" w:eastAsiaTheme="minorHAnsi" w:hAnsi="Hack" w:cs="Hack"/>
          <w:color w:val="696969"/>
          <w:szCs w:val="22"/>
          <w:lang w:val="en-NZ"/>
        </w:rPr>
        <w:t>|</w:t>
      </w:r>
    </w:p>
    <w:p w14:paraId="721F90CA" w14:textId="77777777" w:rsidR="0064753D" w:rsidRDefault="0064753D"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w:t>
      </w:r>
      <w:r>
        <w:rPr>
          <w:rFonts w:ascii="Hack" w:eastAsiaTheme="minorHAnsi" w:hAnsi="Hack" w:cs="Hack"/>
          <w:color w:val="0000FF"/>
          <w:szCs w:val="22"/>
          <w:lang w:val="en-NZ"/>
        </w:rPr>
        <w:t>Sort-Object</w:t>
      </w:r>
      <w:r>
        <w:rPr>
          <w:rFonts w:ascii="Hack" w:eastAsiaTheme="minorHAnsi" w:hAnsi="Hack" w:cs="Hack"/>
          <w:szCs w:val="22"/>
          <w:lang w:val="en-NZ"/>
        </w:rPr>
        <w:t xml:space="preserve"> </w:t>
      </w:r>
      <w:r>
        <w:rPr>
          <w:rFonts w:ascii="Hack" w:eastAsiaTheme="minorHAnsi" w:hAnsi="Hack" w:cs="Hack"/>
          <w:color w:val="000080"/>
          <w:szCs w:val="22"/>
          <w:lang w:val="en-NZ"/>
        </w:rPr>
        <w:t>-Property</w:t>
      </w:r>
      <w:r>
        <w:rPr>
          <w:rFonts w:ascii="Hack" w:eastAsiaTheme="minorHAnsi" w:hAnsi="Hack" w:cs="Hack"/>
          <w:szCs w:val="22"/>
          <w:lang w:val="en-NZ"/>
        </w:rPr>
        <w:t xml:space="preserve"> </w:t>
      </w:r>
      <w:r>
        <w:rPr>
          <w:rFonts w:ascii="Hack" w:eastAsiaTheme="minorHAnsi" w:hAnsi="Hack" w:cs="Hack"/>
          <w:color w:val="8A2BE2"/>
          <w:szCs w:val="22"/>
          <w:lang w:val="en-NZ"/>
        </w:rPr>
        <w:t>Name</w:t>
      </w:r>
      <w:r>
        <w:rPr>
          <w:rFonts w:ascii="Hack" w:eastAsiaTheme="minorHAnsi" w:hAnsi="Hack" w:cs="Hack"/>
          <w:szCs w:val="22"/>
          <w:lang w:val="en-NZ"/>
        </w:rPr>
        <w:t xml:space="preserve"> </w:t>
      </w:r>
      <w:r>
        <w:rPr>
          <w:rFonts w:ascii="Hack" w:eastAsiaTheme="minorHAnsi" w:hAnsi="Hack" w:cs="Hack"/>
          <w:color w:val="696969"/>
          <w:szCs w:val="22"/>
          <w:lang w:val="en-NZ"/>
        </w:rPr>
        <w:t>|</w:t>
      </w:r>
    </w:p>
    <w:p w14:paraId="40027A76" w14:textId="77777777" w:rsidR="0064753D" w:rsidRDefault="0064753D"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w:t>
      </w:r>
      <w:r>
        <w:rPr>
          <w:rFonts w:ascii="Hack" w:eastAsiaTheme="minorHAnsi" w:hAnsi="Hack" w:cs="Hack"/>
          <w:color w:val="0000FF"/>
          <w:szCs w:val="22"/>
          <w:lang w:val="en-NZ"/>
        </w:rPr>
        <w:t>Format-Table</w:t>
      </w:r>
      <w:r>
        <w:rPr>
          <w:rFonts w:ascii="Hack" w:eastAsiaTheme="minorHAnsi" w:hAnsi="Hack" w:cs="Hack"/>
          <w:szCs w:val="22"/>
          <w:lang w:val="en-NZ"/>
        </w:rPr>
        <w:t xml:space="preserve"> </w:t>
      </w:r>
      <w:r>
        <w:rPr>
          <w:rFonts w:ascii="Hack" w:eastAsiaTheme="minorHAnsi" w:hAnsi="Hack" w:cs="Hack"/>
          <w:color w:val="000080"/>
          <w:szCs w:val="22"/>
          <w:lang w:val="en-NZ"/>
        </w:rPr>
        <w:t>-Property</w:t>
      </w:r>
      <w:r>
        <w:rPr>
          <w:rFonts w:ascii="Hack" w:eastAsiaTheme="minorHAnsi" w:hAnsi="Hack" w:cs="Hack"/>
          <w:szCs w:val="22"/>
          <w:lang w:val="en-NZ"/>
        </w:rPr>
        <w:t xml:space="preserve"> </w:t>
      </w:r>
      <w:r>
        <w:rPr>
          <w:rFonts w:ascii="Hack" w:eastAsiaTheme="minorHAnsi" w:hAnsi="Hack" w:cs="Hack"/>
          <w:color w:val="8A2BE2"/>
          <w:szCs w:val="22"/>
          <w:lang w:val="en-NZ"/>
        </w:rPr>
        <w:t>Name</w:t>
      </w:r>
      <w:r>
        <w:rPr>
          <w:rFonts w:ascii="Hack" w:eastAsiaTheme="minorHAnsi" w:hAnsi="Hack" w:cs="Hack"/>
          <w:color w:val="696969"/>
          <w:szCs w:val="22"/>
          <w:lang w:val="en-NZ"/>
        </w:rPr>
        <w:t>,</w:t>
      </w:r>
    </w:p>
    <w:p w14:paraId="3A20DC0E" w14:textId="77777777" w:rsidR="0064753D" w:rsidRDefault="0064753D"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@{N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8B0000"/>
          <w:szCs w:val="22"/>
          <w:lang w:val="en-NZ"/>
        </w:rPr>
        <w:t>'Linked To'</w:t>
      </w:r>
      <w:r>
        <w:rPr>
          <w:rFonts w:ascii="Hack" w:eastAsiaTheme="minorHAnsi" w:hAnsi="Hack" w:cs="Hack"/>
          <w:szCs w:val="22"/>
          <w:lang w:val="en-NZ"/>
        </w:rPr>
        <w:t xml:space="preserve">; E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A82D00"/>
          <w:szCs w:val="22"/>
          <w:lang w:val="en-NZ"/>
        </w:rPr>
        <w:t>$_</w:t>
      </w:r>
      <w:r>
        <w:rPr>
          <w:rFonts w:ascii="Hack" w:eastAsiaTheme="minorHAnsi" w:hAnsi="Hack" w:cs="Hack"/>
          <w:color w:val="696969"/>
          <w:szCs w:val="22"/>
          <w:lang w:val="en-NZ"/>
        </w:rPr>
        <w:t>.</w:t>
      </w:r>
      <w:r>
        <w:rPr>
          <w:rFonts w:ascii="Hack" w:eastAsiaTheme="minorHAnsi" w:hAnsi="Hack" w:cs="Hack"/>
          <w:szCs w:val="22"/>
          <w:lang w:val="en-NZ"/>
        </w:rPr>
        <w:t>linksto</w:t>
      </w:r>
      <w:r>
        <w:rPr>
          <w:rFonts w:ascii="Hack" w:eastAsiaTheme="minorHAnsi" w:hAnsi="Hack" w:cs="Hack"/>
          <w:color w:val="696969"/>
          <w:szCs w:val="22"/>
          <w:lang w:val="en-NZ"/>
        </w:rPr>
        <w:t>.</w:t>
      </w:r>
      <w:r>
        <w:rPr>
          <w:rFonts w:ascii="Hack" w:eastAsiaTheme="minorHAnsi" w:hAnsi="Hack" w:cs="Hack"/>
          <w:szCs w:val="22"/>
          <w:lang w:val="en-NZ"/>
        </w:rPr>
        <w:t>SomPath}}</w:t>
      </w:r>
      <w:r>
        <w:rPr>
          <w:rFonts w:ascii="Hack" w:eastAsiaTheme="minorHAnsi" w:hAnsi="Hack" w:cs="Hack"/>
          <w:color w:val="696969"/>
          <w:szCs w:val="22"/>
          <w:lang w:val="en-NZ"/>
        </w:rPr>
        <w:t>,</w:t>
      </w:r>
    </w:p>
    <w:p w14:paraId="19A6E11A" w14:textId="77777777" w:rsidR="0064753D" w:rsidRDefault="0064753D"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@{N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8B0000"/>
          <w:szCs w:val="22"/>
          <w:lang w:val="en-NZ"/>
        </w:rPr>
        <w:t>'Enabled'</w:t>
      </w:r>
      <w:r>
        <w:rPr>
          <w:rFonts w:ascii="Hack" w:eastAsiaTheme="minorHAnsi" w:hAnsi="Hack" w:cs="Hack"/>
          <w:szCs w:val="22"/>
          <w:lang w:val="en-NZ"/>
        </w:rPr>
        <w:t xml:space="preserve">; E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A82D00"/>
          <w:szCs w:val="22"/>
          <w:lang w:val="en-NZ"/>
        </w:rPr>
        <w:t>$_</w:t>
      </w:r>
      <w:r>
        <w:rPr>
          <w:rFonts w:ascii="Hack" w:eastAsiaTheme="minorHAnsi" w:hAnsi="Hack" w:cs="Hack"/>
          <w:color w:val="696969"/>
          <w:szCs w:val="22"/>
          <w:lang w:val="en-NZ"/>
        </w:rPr>
        <w:t>.</w:t>
      </w:r>
      <w:r>
        <w:rPr>
          <w:rFonts w:ascii="Hack" w:eastAsiaTheme="minorHAnsi" w:hAnsi="Hack" w:cs="Hack"/>
          <w:szCs w:val="22"/>
          <w:lang w:val="en-NZ"/>
        </w:rPr>
        <w:t>linksto</w:t>
      </w:r>
      <w:r>
        <w:rPr>
          <w:rFonts w:ascii="Hack" w:eastAsiaTheme="minorHAnsi" w:hAnsi="Hack" w:cs="Hack"/>
          <w:color w:val="696969"/>
          <w:szCs w:val="22"/>
          <w:lang w:val="en-NZ"/>
        </w:rPr>
        <w:t>.</w:t>
      </w:r>
      <w:r>
        <w:rPr>
          <w:rFonts w:ascii="Hack" w:eastAsiaTheme="minorHAnsi" w:hAnsi="Hack" w:cs="Hack"/>
          <w:szCs w:val="22"/>
          <w:lang w:val="en-NZ"/>
        </w:rPr>
        <w:t>enabled}}</w:t>
      </w:r>
      <w:r>
        <w:rPr>
          <w:rFonts w:ascii="Hack" w:eastAsiaTheme="minorHAnsi" w:hAnsi="Hack" w:cs="Hack"/>
          <w:color w:val="696969"/>
          <w:szCs w:val="22"/>
          <w:lang w:val="en-NZ"/>
        </w:rPr>
        <w:t>,</w:t>
      </w:r>
    </w:p>
    <w:p w14:paraId="735CBE7C" w14:textId="4DCFC090" w:rsidR="008D7745" w:rsidRPr="00B80304" w:rsidRDefault="0064753D" w:rsidP="00B80304">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@{N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8B0000"/>
          <w:szCs w:val="22"/>
          <w:lang w:val="en-NZ"/>
        </w:rPr>
        <w:t>'No Override'</w:t>
      </w:r>
      <w:r>
        <w:rPr>
          <w:rFonts w:ascii="Hack" w:eastAsiaTheme="minorHAnsi" w:hAnsi="Hack" w:cs="Hack"/>
          <w:szCs w:val="22"/>
          <w:lang w:val="en-NZ"/>
        </w:rPr>
        <w:t xml:space="preserve">; E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A82D00"/>
          <w:szCs w:val="22"/>
          <w:lang w:val="en-NZ"/>
        </w:rPr>
        <w:t>$_</w:t>
      </w:r>
      <w:r>
        <w:rPr>
          <w:rFonts w:ascii="Hack" w:eastAsiaTheme="minorHAnsi" w:hAnsi="Hack" w:cs="Hack"/>
          <w:color w:val="696969"/>
          <w:szCs w:val="22"/>
          <w:lang w:val="en-NZ"/>
        </w:rPr>
        <w:t>.</w:t>
      </w:r>
      <w:r>
        <w:rPr>
          <w:rFonts w:ascii="Hack" w:eastAsiaTheme="minorHAnsi" w:hAnsi="Hack" w:cs="Hack"/>
          <w:szCs w:val="22"/>
          <w:lang w:val="en-NZ"/>
        </w:rPr>
        <w:t>linksto</w:t>
      </w:r>
      <w:r>
        <w:rPr>
          <w:rFonts w:ascii="Hack" w:eastAsiaTheme="minorHAnsi" w:hAnsi="Hack" w:cs="Hack"/>
          <w:color w:val="696969"/>
          <w:szCs w:val="22"/>
          <w:lang w:val="en-NZ"/>
        </w:rPr>
        <w:t>.</w:t>
      </w:r>
      <w:r>
        <w:rPr>
          <w:rFonts w:ascii="Hack" w:eastAsiaTheme="minorHAnsi" w:hAnsi="Hack" w:cs="Hack"/>
          <w:szCs w:val="22"/>
          <w:lang w:val="en-NZ"/>
        </w:rPr>
        <w:t>nooverride}}</w:t>
      </w:r>
    </w:p>
  </w:comment>
  <w:comment w:id="1020" w:author="Josh" w:date="2021-01-22T15:38:00Z" w:initials="JK">
    <w:p w14:paraId="5924339C" w14:textId="68DE98D1" w:rsidR="00463F3B" w:rsidRDefault="00463F3B" w:rsidP="00CE56D7">
      <w:pPr>
        <w:pStyle w:val="CommentText"/>
      </w:pPr>
      <w:r>
        <w:rPr>
          <w:rStyle w:val="CommentReference"/>
        </w:rPr>
        <w:annotationRef/>
      </w:r>
      <w:r>
        <w:t>The recipe itself is more like “</w:t>
      </w:r>
      <w:r w:rsidR="00581C8F">
        <w:t>Reporting on…” than “Managing” but that’s a nitpick!</w:t>
      </w:r>
    </w:p>
  </w:comment>
  <w:comment w:id="1025" w:author="Lucy Wan" w:date="2021-01-26T12:06:00Z" w:initials="LW">
    <w:p w14:paraId="067D110F" w14:textId="35405A26" w:rsidR="00C57DBD" w:rsidRDefault="00C57DBD" w:rsidP="00CE56D7">
      <w:pPr>
        <w:pStyle w:val="CommentText"/>
      </w:pPr>
      <w:r>
        <w:rPr>
          <w:rStyle w:val="CommentReference"/>
        </w:rPr>
        <w:annotationRef/>
      </w:r>
      <w:r>
        <w:t xml:space="preserve">Have added “partition” here for </w:t>
      </w:r>
      <w:proofErr w:type="gramStart"/>
      <w:r>
        <w:t>consistency</w:t>
      </w:r>
      <w:proofErr w:type="gramEnd"/>
    </w:p>
  </w:comment>
  <w:comment w:id="1105" w:author="Lucy Wan" w:date="2021-01-26T12:16:00Z" w:initials="LW">
    <w:p w14:paraId="4ECDEBA7" w14:textId="5A8FE811" w:rsidR="00802161" w:rsidRPr="00802161" w:rsidRDefault="00802161" w:rsidP="00CE56D7">
      <w:pPr>
        <w:pStyle w:val="CommentText"/>
      </w:pPr>
      <w:r>
        <w:rPr>
          <w:rStyle w:val="CommentReference"/>
        </w:rPr>
        <w:annotationRef/>
      </w:r>
      <w:r>
        <w:t xml:space="preserve">“showing </w:t>
      </w:r>
      <w:r>
        <w:rPr>
          <w:b/>
          <w:bCs/>
        </w:rPr>
        <w:t>that</w:t>
      </w:r>
      <w:r>
        <w:t>” instead?</w:t>
      </w:r>
    </w:p>
  </w:comment>
  <w:comment w:id="1111" w:author="Lucy Wan" w:date="2021-01-26T12:18:00Z" w:initials="LW">
    <w:p w14:paraId="6C74C963" w14:textId="4E798D5F" w:rsidR="0055360A" w:rsidRDefault="0055360A" w:rsidP="00CE56D7">
      <w:pPr>
        <w:pStyle w:val="CommentText"/>
      </w:pPr>
      <w:r>
        <w:rPr>
          <w:rStyle w:val="CommentReference"/>
        </w:rPr>
        <w:annotationRef/>
      </w:r>
      <w:r w:rsidR="001204D9">
        <w:t xml:space="preserve">I’d give the specific recipes here for </w:t>
      </w:r>
      <w:proofErr w:type="gramStart"/>
      <w:r w:rsidR="001204D9">
        <w:t>reference</w:t>
      </w:r>
      <w:proofErr w:type="gramEnd"/>
    </w:p>
  </w:comment>
  <w:comment w:id="1290" w:author="Lucy Wan" w:date="2021-01-26T12:24:00Z" w:initials="LW">
    <w:p w14:paraId="49FB5E36" w14:textId="5C5FECD3" w:rsidR="003432AA" w:rsidRDefault="003432AA" w:rsidP="00CE56D7">
      <w:pPr>
        <w:pStyle w:val="CommentText"/>
      </w:pPr>
      <w:r>
        <w:rPr>
          <w:rStyle w:val="CommentReference"/>
        </w:rPr>
        <w:annotationRef/>
      </w:r>
      <w:proofErr w:type="gramStart"/>
      <w:r w:rsidR="00790652">
        <w:t>Basically</w:t>
      </w:r>
      <w:proofErr w:type="gramEnd"/>
      <w:r w:rsidR="00790652">
        <w:t xml:space="preserve"> r</w:t>
      </w:r>
      <w:r>
        <w:t xml:space="preserve">epeating </w:t>
      </w:r>
      <w:r w:rsidR="00790652">
        <w:t xml:space="preserve">the previous sentence </w:t>
      </w:r>
      <w:r>
        <w:t>here, so I’ve deleted</w:t>
      </w:r>
    </w:p>
  </w:comment>
  <w:comment w:id="1296" w:author="Josh" w:date="2021-01-22T15:51:00Z" w:initials="JK">
    <w:p w14:paraId="38360031" w14:textId="7C66341A" w:rsidR="00D71E04" w:rsidRDefault="00D71E04" w:rsidP="00CE56D7">
      <w:pPr>
        <w:pStyle w:val="CommentText"/>
      </w:pPr>
      <w:r>
        <w:rPr>
          <w:rStyle w:val="CommentReference"/>
        </w:rPr>
        <w:annotationRef/>
      </w:r>
      <w:r>
        <w:t>Same comment as at the start of this chapter, would love to see something on this.</w:t>
      </w:r>
    </w:p>
  </w:comment>
  <w:comment w:id="1297" w:author="Lucy Wan" w:date="2021-01-26T12:26:00Z" w:initials="LW">
    <w:p w14:paraId="2A3DEE98" w14:textId="68852C94" w:rsidR="00776ADF" w:rsidRDefault="00776ADF" w:rsidP="00CE56D7">
      <w:pPr>
        <w:pStyle w:val="CommentText"/>
      </w:pPr>
      <w:r>
        <w:rPr>
          <w:rStyle w:val="CommentReference"/>
        </w:rPr>
        <w:annotationRef/>
      </w:r>
      <w:r>
        <w:t>Remove</w:t>
      </w:r>
      <w:r w:rsidR="008A5E47">
        <w:t>/revise</w:t>
      </w:r>
      <w:r>
        <w:t xml:space="preserve"> this reference to the non-existent </w:t>
      </w:r>
      <w:proofErr w:type="gramStart"/>
      <w:r w:rsidR="00907E00">
        <w:t>recipe</w:t>
      </w:r>
      <w:proofErr w:type="gramEnd"/>
    </w:p>
  </w:comment>
  <w:comment w:id="1302" w:author="Josh" w:date="2021-01-22T15:51:00Z" w:initials="JK">
    <w:p w14:paraId="08F00F9F" w14:textId="740256C1" w:rsidR="00050B45" w:rsidRDefault="00050B45" w:rsidP="00CE56D7">
      <w:pPr>
        <w:pStyle w:val="CommentText"/>
      </w:pPr>
      <w:r>
        <w:rPr>
          <w:rStyle w:val="CommentReference"/>
        </w:rPr>
        <w:annotationRef/>
      </w:r>
      <w:r w:rsidRPr="00997256">
        <w:t>Usefully</w:t>
      </w:r>
      <w:r>
        <w:t>?</w:t>
      </w:r>
    </w:p>
  </w:comment>
  <w:comment w:id="1402" w:author="Lucy Wan" w:date="2021-01-26T14:15:00Z" w:initials="LW">
    <w:p w14:paraId="6BA54C30" w14:textId="66B9AA3D" w:rsidR="00507875" w:rsidRDefault="00507875" w:rsidP="00CE56D7">
      <w:pPr>
        <w:pStyle w:val="CommentText"/>
      </w:pPr>
      <w:r>
        <w:rPr>
          <w:rStyle w:val="CommentReference"/>
        </w:rPr>
        <w:annotationRef/>
      </w:r>
      <w:r>
        <w:t>Missing step 9 here</w:t>
      </w:r>
    </w:p>
  </w:comment>
  <w:comment w:id="1414" w:author="Lucy Wan" w:date="2021-01-26T12:30:00Z" w:initials="LW">
    <w:p w14:paraId="38826623" w14:textId="1342FDC5" w:rsidR="00444471" w:rsidRDefault="00444471" w:rsidP="00CE56D7">
      <w:pPr>
        <w:pStyle w:val="CommentText"/>
      </w:pPr>
      <w:r>
        <w:rPr>
          <w:rStyle w:val="CommentReference"/>
        </w:rPr>
        <w:annotationRef/>
      </w:r>
      <w:r>
        <w:t>We can’t have conclusions in Cookbooks unfortunately</w:t>
      </w:r>
      <w:r w:rsidR="00446DC9">
        <w:t xml:space="preserve">, as I mentioned in a previous </w:t>
      </w:r>
      <w:proofErr w:type="gramStart"/>
      <w:r w:rsidR="00446DC9">
        <w:t>chapter</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1845D1" w15:done="0"/>
  <w15:commentEx w15:paraId="687C5B9A" w15:done="0"/>
  <w15:commentEx w15:paraId="7633AF7B" w15:done="0"/>
  <w15:commentEx w15:paraId="7BEF8A02" w15:done="0"/>
  <w15:commentEx w15:paraId="14317921" w15:done="0"/>
  <w15:commentEx w15:paraId="1D615635" w15:done="0"/>
  <w15:commentEx w15:paraId="06FB5D86" w15:done="0"/>
  <w15:commentEx w15:paraId="55EF1A87" w15:done="0"/>
  <w15:commentEx w15:paraId="0ED227A9" w15:done="0"/>
  <w15:commentEx w15:paraId="34F8E420" w15:done="0"/>
  <w15:commentEx w15:paraId="6C91AD61" w15:done="0"/>
  <w15:commentEx w15:paraId="6846EFDB" w15:paraIdParent="6C91AD61" w15:done="0"/>
  <w15:commentEx w15:paraId="1D261A7F" w15:done="0"/>
  <w15:commentEx w15:paraId="38E125D4" w15:done="0"/>
  <w15:commentEx w15:paraId="0E2EE476" w15:done="0"/>
  <w15:commentEx w15:paraId="76497638" w15:done="0"/>
  <w15:commentEx w15:paraId="1E1813C2" w15:done="0"/>
  <w15:commentEx w15:paraId="0D3D2331" w15:paraIdParent="1E1813C2" w15:done="0"/>
  <w15:commentEx w15:paraId="7491673C" w15:done="0"/>
  <w15:commentEx w15:paraId="78E3256A" w15:done="0"/>
  <w15:commentEx w15:paraId="337AE888" w15:done="0"/>
  <w15:commentEx w15:paraId="0DDA137B" w15:done="0"/>
  <w15:commentEx w15:paraId="49263636" w15:done="0"/>
  <w15:commentEx w15:paraId="0C15ACE5" w15:done="0"/>
  <w15:commentEx w15:paraId="39FE9BC8" w15:done="0"/>
  <w15:commentEx w15:paraId="3285C5B6" w15:done="0"/>
  <w15:commentEx w15:paraId="1E61F24E" w15:done="0"/>
  <w15:commentEx w15:paraId="3F8827E3" w15:done="0"/>
  <w15:commentEx w15:paraId="26A3D536" w15:done="0"/>
  <w15:commentEx w15:paraId="5488DBA8" w15:done="0"/>
  <w15:commentEx w15:paraId="3C466B53" w15:done="0"/>
  <w15:commentEx w15:paraId="0DFB2BBC" w15:done="0"/>
  <w15:commentEx w15:paraId="31A42890" w15:done="0"/>
  <w15:commentEx w15:paraId="710A1AC5" w15:done="0"/>
  <w15:commentEx w15:paraId="22F65E01" w15:done="0"/>
  <w15:commentEx w15:paraId="747E375B" w15:done="0"/>
  <w15:commentEx w15:paraId="7DAEC224" w15:done="0"/>
  <w15:commentEx w15:paraId="24EC07D2" w15:done="0"/>
  <w15:commentEx w15:paraId="0E025C5E" w15:paraIdParent="24EC07D2" w15:done="0"/>
  <w15:commentEx w15:paraId="68032686" w15:done="0"/>
  <w15:commentEx w15:paraId="68F24B8E" w15:done="0"/>
  <w15:commentEx w15:paraId="1E385370" w15:done="0"/>
  <w15:commentEx w15:paraId="717759EB" w15:done="0"/>
  <w15:commentEx w15:paraId="1118B355" w15:done="0"/>
  <w15:commentEx w15:paraId="4F8BF1A5" w15:paraIdParent="1118B355" w15:done="0"/>
  <w15:commentEx w15:paraId="4A552AEC" w15:done="0"/>
  <w15:commentEx w15:paraId="49722F41" w15:done="0"/>
  <w15:commentEx w15:paraId="58560AEC" w15:done="0"/>
  <w15:commentEx w15:paraId="4EE960C7" w15:paraIdParent="58560AEC" w15:done="0"/>
  <w15:commentEx w15:paraId="260F5D5B" w15:done="0"/>
  <w15:commentEx w15:paraId="3311D25D" w15:done="0"/>
  <w15:commentEx w15:paraId="735CBE7C" w15:done="0"/>
  <w15:commentEx w15:paraId="5924339C" w15:done="0"/>
  <w15:commentEx w15:paraId="067D110F" w15:done="0"/>
  <w15:commentEx w15:paraId="4ECDEBA7" w15:done="0"/>
  <w15:commentEx w15:paraId="6C74C963" w15:done="0"/>
  <w15:commentEx w15:paraId="49FB5E36" w15:done="0"/>
  <w15:commentEx w15:paraId="38360031" w15:done="0"/>
  <w15:commentEx w15:paraId="2A3DEE98" w15:paraIdParent="38360031" w15:done="0"/>
  <w15:commentEx w15:paraId="08F00F9F" w15:done="0"/>
  <w15:commentEx w15:paraId="6BA54C30" w15:done="0"/>
  <w15:commentEx w15:paraId="388266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A5A93" w16cex:dateUtc="2021-01-26T09:08:00Z"/>
  <w16cex:commentExtensible w16cex:durableId="23BAA2A8" w16cex:dateUtc="2021-01-26T14:16:00Z"/>
  <w16cex:commentExtensible w16cex:durableId="23BA8A55" w16cex:dateUtc="2021-01-26T12:32:00Z"/>
  <w16cex:commentExtensible w16cex:durableId="23BA6714" w16cex:dateUtc="2021-01-26T10:01:00Z"/>
  <w16cex:commentExtensible w16cex:durableId="23BA6AA1" w16cex:dateUtc="2021-01-26T10:17:00Z"/>
  <w16cex:commentExtensible w16cex:durableId="23B47574" w16cex:dateUtc="2021-01-21T08:49:00Z"/>
  <w16cex:commentExtensible w16cex:durableId="23BA9AF6" w16cex:dateUtc="2021-01-26T13:43:00Z"/>
  <w16cex:commentExtensible w16cex:durableId="23B475EB" w16cex:dateUtc="2021-01-21T08:51:00Z"/>
  <w16cex:commentExtensible w16cex:durableId="23B477EC" w16cex:dateUtc="2021-01-21T09:00:00Z"/>
  <w16cex:commentExtensible w16cex:durableId="23BA6AF3" w16cex:dateUtc="2021-01-26T10:18:00Z"/>
  <w16cex:commentExtensible w16cex:durableId="23B47A0D" w16cex:dateUtc="2021-01-21T09:09:00Z"/>
  <w16cex:commentExtensible w16cex:durableId="23BA69DD" w16cex:dateUtc="2021-01-26T10:13:00Z"/>
  <w16cex:commentExtensible w16cex:durableId="23BA9D0A" w16cex:dateUtc="2021-01-26T13:52:00Z"/>
  <w16cex:commentExtensible w16cex:durableId="23B47B81" w16cex:dateUtc="2021-01-21T09:15:00Z"/>
  <w16cex:commentExtensible w16cex:durableId="23BA6C8F" w16cex:dateUtc="2021-01-26T10:25:00Z"/>
  <w16cex:commentExtensible w16cex:durableId="23B47BE1" w16cex:dateUtc="2021-01-21T09:17:00Z"/>
  <w16cex:commentExtensible w16cex:durableId="23B47BF7" w16cex:dateUtc="2021-01-21T09:17:00Z"/>
  <w16cex:commentExtensible w16cex:durableId="23BA6CED" w16cex:dateUtc="2021-01-26T10:26:00Z"/>
  <w16cex:commentExtensible w16cex:durableId="23B47F73" w16cex:dateUtc="2021-01-21T09:32:00Z"/>
  <w16cex:commentExtensible w16cex:durableId="23BA6EFD" w16cex:dateUtc="2021-01-26T10:35:00Z"/>
  <w16cex:commentExtensible w16cex:durableId="23BA9BE6" w16cex:dateUtc="2021-01-26T13:47:00Z"/>
  <w16cex:commentExtensible w16cex:durableId="23B4814C" w16cex:dateUtc="2021-01-21T09:40:00Z"/>
  <w16cex:commentExtensible w16cex:durableId="23B48553" w16cex:dateUtc="2021-01-21T09:57:00Z"/>
  <w16cex:commentExtensible w16cex:durableId="23BA754E" w16cex:dateUtc="2021-01-26T11:02:00Z"/>
  <w16cex:commentExtensible w16cex:durableId="23B4867B" w16cex:dateUtc="2021-01-21T10:02:00Z"/>
  <w16cex:commentExtensible w16cex:durableId="23BA768A" w16cex:dateUtc="2021-01-26T11:07:00Z"/>
  <w16cex:commentExtensible w16cex:durableId="23B489B5" w16cex:dateUtc="2021-01-21T10:16:00Z"/>
  <w16cex:commentExtensible w16cex:durableId="23BA780D" w16cex:dateUtc="2021-01-26T11:14:00Z"/>
  <w16cex:commentExtensible w16cex:durableId="23BA9F50" w16cex:dateUtc="2021-01-26T14:01:00Z"/>
  <w16cex:commentExtensible w16cex:durableId="23B522B6" w16cex:dateUtc="2021-01-21T21:08:00Z"/>
  <w16cex:commentExtensible w16cex:durableId="23BA7974" w16cex:dateUtc="2021-01-26T11:20:00Z"/>
  <w16cex:commentExtensible w16cex:durableId="23BA7A32" w16cex:dateUtc="2021-01-26T11:23:00Z"/>
  <w16cex:commentExtensible w16cex:durableId="23BA7C39" w16cex:dateUtc="2021-01-26T11:32:00Z"/>
  <w16cex:commentExtensible w16cex:durableId="23BA7C50" w16cex:dateUtc="2021-01-26T11:32:00Z"/>
  <w16cex:commentExtensible w16cex:durableId="23B555CA" w16cex:dateUtc="2021-01-22T00:46:00Z"/>
  <w16cex:commentExtensible w16cex:durableId="23B55670" w16cex:dateUtc="2021-01-22T00:49:00Z"/>
  <w16cex:commentExtensible w16cex:durableId="23B5576D" w16cex:dateUtc="2021-01-22T00:53:00Z"/>
  <w16cex:commentExtensible w16cex:durableId="23B55B0F" w16cex:dateUtc="2021-01-22T01:09:00Z"/>
  <w16cex:commentExtensible w16cex:durableId="23B55BB3" w16cex:dateUtc="2021-01-22T01:12:00Z"/>
  <w16cex:commentExtensible w16cex:durableId="23B55C49" w16cex:dateUtc="2021-01-22T01:14:00Z"/>
  <w16cex:commentExtensible w16cex:durableId="23B55C8F" w16cex:dateUtc="2021-01-22T01:15:00Z"/>
  <w16cex:commentExtensible w16cex:durableId="23B55E61" w16cex:dateUtc="2021-01-22T01:23:00Z"/>
  <w16cex:commentExtensible w16cex:durableId="23B55E7C" w16cex:dateUtc="2021-01-22T01:23:00Z"/>
  <w16cex:commentExtensible w16cex:durableId="23B55DE2" w16cex:dateUtc="2021-01-22T01:21:00Z"/>
  <w16cex:commentExtensible w16cex:durableId="23BA7E8B" w16cex:dateUtc="2021-01-26T11:42:00Z"/>
  <w16cex:commentExtensible w16cex:durableId="23B564E3" w16cex:dateUtc="2021-01-22T01:51:00Z"/>
  <w16cex:commentExtensible w16cex:durableId="23B5652C" w16cex:dateUtc="2021-01-22T01:52:00Z"/>
  <w16cex:commentExtensible w16cex:durableId="23B5657A" w16cex:dateUtc="2021-01-22T01:53:00Z"/>
  <w16cex:commentExtensible w16cex:durableId="23B56611" w16cex:dateUtc="2021-01-22T01:56:00Z"/>
  <w16cex:commentExtensible w16cex:durableId="23B569B9" w16cex:dateUtc="2021-01-22T02:11:00Z"/>
  <w16cex:commentExtensible w16cex:durableId="23BA8254" w16cex:dateUtc="2021-01-26T11:58:00Z"/>
  <w16cex:commentExtensible w16cex:durableId="23B56A96" w16cex:dateUtc="2021-01-22T02:15:00Z"/>
  <w16cex:commentExtensible w16cex:durableId="23B56FF3" w16cex:dateUtc="2021-01-22T02:38:00Z"/>
  <w16cex:commentExtensible w16cex:durableId="23BA844D" w16cex:dateUtc="2021-01-26T12:06:00Z"/>
  <w16cex:commentExtensible w16cex:durableId="23BA86BB" w16cex:dateUtc="2021-01-26T12:16:00Z"/>
  <w16cex:commentExtensible w16cex:durableId="23BA8716" w16cex:dateUtc="2021-01-26T12:18:00Z"/>
  <w16cex:commentExtensible w16cex:durableId="23BA8899" w16cex:dateUtc="2021-01-26T12:24:00Z"/>
  <w16cex:commentExtensible w16cex:durableId="23B572EF" w16cex:dateUtc="2021-01-22T02:51:00Z"/>
  <w16cex:commentExtensible w16cex:durableId="23BA88ED" w16cex:dateUtc="2021-01-26T12:26:00Z"/>
  <w16cex:commentExtensible w16cex:durableId="23B5731D" w16cex:dateUtc="2021-01-22T02:51:00Z"/>
  <w16cex:commentExtensible w16cex:durableId="23BAA272" w16cex:dateUtc="2021-01-26T14:15:00Z"/>
  <w16cex:commentExtensible w16cex:durableId="23BA89F0" w16cex:dateUtc="2021-01-26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1845D1" w16cid:durableId="23BA5A93"/>
  <w16cid:commentId w16cid:paraId="687C5B9A" w16cid:durableId="23BAA2A8"/>
  <w16cid:commentId w16cid:paraId="7633AF7B" w16cid:durableId="23BA8A55"/>
  <w16cid:commentId w16cid:paraId="7BEF8A02" w16cid:durableId="23BA6714"/>
  <w16cid:commentId w16cid:paraId="14317921" w16cid:durableId="23BA6AA1"/>
  <w16cid:commentId w16cid:paraId="1D615635" w16cid:durableId="23B47574"/>
  <w16cid:commentId w16cid:paraId="06FB5D86" w16cid:durableId="23BA9AF6"/>
  <w16cid:commentId w16cid:paraId="55EF1A87" w16cid:durableId="23B475EB"/>
  <w16cid:commentId w16cid:paraId="0ED227A9" w16cid:durableId="23B477EC"/>
  <w16cid:commentId w16cid:paraId="34F8E420" w16cid:durableId="23BA6AF3"/>
  <w16cid:commentId w16cid:paraId="6C91AD61" w16cid:durableId="23B47A0D"/>
  <w16cid:commentId w16cid:paraId="6846EFDB" w16cid:durableId="23BA69DD"/>
  <w16cid:commentId w16cid:paraId="1D261A7F" w16cid:durableId="23BA9D0A"/>
  <w16cid:commentId w16cid:paraId="38E125D4" w16cid:durableId="23B47B81"/>
  <w16cid:commentId w16cid:paraId="0E2EE476" w16cid:durableId="23BA6C8F"/>
  <w16cid:commentId w16cid:paraId="76497638" w16cid:durableId="23B47BE1"/>
  <w16cid:commentId w16cid:paraId="1E1813C2" w16cid:durableId="23B47BF7"/>
  <w16cid:commentId w16cid:paraId="0D3D2331" w16cid:durableId="23BA6CED"/>
  <w16cid:commentId w16cid:paraId="7491673C" w16cid:durableId="23B47F73"/>
  <w16cid:commentId w16cid:paraId="78E3256A" w16cid:durableId="23BA6EFD"/>
  <w16cid:commentId w16cid:paraId="337AE888" w16cid:durableId="23BA9BE6"/>
  <w16cid:commentId w16cid:paraId="0DDA137B" w16cid:durableId="23B4814C"/>
  <w16cid:commentId w16cid:paraId="49263636" w16cid:durableId="23B48553"/>
  <w16cid:commentId w16cid:paraId="0C15ACE5" w16cid:durableId="23BA754E"/>
  <w16cid:commentId w16cid:paraId="39FE9BC8" w16cid:durableId="23B4867B"/>
  <w16cid:commentId w16cid:paraId="3285C5B6" w16cid:durableId="23BA768A"/>
  <w16cid:commentId w16cid:paraId="1E61F24E" w16cid:durableId="23B489B5"/>
  <w16cid:commentId w16cid:paraId="3F8827E3" w16cid:durableId="23BA780D"/>
  <w16cid:commentId w16cid:paraId="26A3D536" w16cid:durableId="23BA9F50"/>
  <w16cid:commentId w16cid:paraId="5488DBA8" w16cid:durableId="23B522B6"/>
  <w16cid:commentId w16cid:paraId="3C466B53" w16cid:durableId="23BA7974"/>
  <w16cid:commentId w16cid:paraId="0DFB2BBC" w16cid:durableId="23BA7A32"/>
  <w16cid:commentId w16cid:paraId="31A42890" w16cid:durableId="23BA7C39"/>
  <w16cid:commentId w16cid:paraId="710A1AC5" w16cid:durableId="23BA7C50"/>
  <w16cid:commentId w16cid:paraId="22F65E01" w16cid:durableId="23B555CA"/>
  <w16cid:commentId w16cid:paraId="747E375B" w16cid:durableId="23B55670"/>
  <w16cid:commentId w16cid:paraId="7DAEC224" w16cid:durableId="23B5576D"/>
  <w16cid:commentId w16cid:paraId="24EC07D2" w16cid:durableId="23B55B0F"/>
  <w16cid:commentId w16cid:paraId="0E025C5E" w16cid:durableId="23B55BB3"/>
  <w16cid:commentId w16cid:paraId="68032686" w16cid:durableId="23B55C49"/>
  <w16cid:commentId w16cid:paraId="68F24B8E" w16cid:durableId="23B55C8F"/>
  <w16cid:commentId w16cid:paraId="1E385370" w16cid:durableId="23B55E61"/>
  <w16cid:commentId w16cid:paraId="717759EB" w16cid:durableId="23B55E7C"/>
  <w16cid:commentId w16cid:paraId="1118B355" w16cid:durableId="23B55DE2"/>
  <w16cid:commentId w16cid:paraId="4F8BF1A5" w16cid:durableId="23BA7E8B"/>
  <w16cid:commentId w16cid:paraId="4A552AEC" w16cid:durableId="23B564E3"/>
  <w16cid:commentId w16cid:paraId="49722F41" w16cid:durableId="23B5652C"/>
  <w16cid:commentId w16cid:paraId="58560AEC" w16cid:durableId="23B5657A"/>
  <w16cid:commentId w16cid:paraId="4EE960C7" w16cid:durableId="23B56611"/>
  <w16cid:commentId w16cid:paraId="260F5D5B" w16cid:durableId="23B569B9"/>
  <w16cid:commentId w16cid:paraId="3311D25D" w16cid:durableId="23BA8254"/>
  <w16cid:commentId w16cid:paraId="735CBE7C" w16cid:durableId="23B56A96"/>
  <w16cid:commentId w16cid:paraId="5924339C" w16cid:durableId="23B56FF3"/>
  <w16cid:commentId w16cid:paraId="067D110F" w16cid:durableId="23BA844D"/>
  <w16cid:commentId w16cid:paraId="4ECDEBA7" w16cid:durableId="23BA86BB"/>
  <w16cid:commentId w16cid:paraId="6C74C963" w16cid:durableId="23BA8716"/>
  <w16cid:commentId w16cid:paraId="49FB5E36" w16cid:durableId="23BA8899"/>
  <w16cid:commentId w16cid:paraId="38360031" w16cid:durableId="23B572EF"/>
  <w16cid:commentId w16cid:paraId="2A3DEE98" w16cid:durableId="23BA88ED"/>
  <w16cid:commentId w16cid:paraId="08F00F9F" w16cid:durableId="23B5731D"/>
  <w16cid:commentId w16cid:paraId="6BA54C30" w16cid:durableId="23BAA272"/>
  <w16cid:commentId w16cid:paraId="38826623" w16cid:durableId="23BA89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Hack">
    <w:altName w:val="Sylfaen"/>
    <w:charset w:val="00"/>
    <w:family w:val="modern"/>
    <w:pitch w:val="fixed"/>
    <w:sig w:usb0="A50006EF" w:usb1="1000B8F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BFE2B0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A290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18C4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4B6ED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4AC0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3A21C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6326F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3E6C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73AC2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64865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B23EAA5A"/>
    <w:lvl w:ilvl="0" w:tplc="D2F0EFEE">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BA97A29"/>
    <w:multiLevelType w:val="hybridMultilevel"/>
    <w:tmpl w:val="E8C21656"/>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13" w15:restartNumberingAfterBreak="0">
    <w:nsid w:val="1A847900"/>
    <w:multiLevelType w:val="hybridMultilevel"/>
    <w:tmpl w:val="69901402"/>
    <w:lvl w:ilvl="0" w:tplc="191E12D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15"/>
  </w:num>
  <w:num w:numId="2">
    <w:abstractNumId w:val="14"/>
  </w:num>
  <w:num w:numId="3">
    <w:abstractNumId w:val="10"/>
  </w:num>
  <w:num w:numId="4">
    <w:abstractNumId w:val="11"/>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2"/>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Parvathy Nair">
    <w15:presenceInfo w15:providerId="AD" w15:userId="S::parvathyn@packt.com::ee554ad5-6c23-4537-81ee-be892420d714"/>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proofState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4FAPEeySctAAAA"/>
  </w:docVars>
  <w:rsids>
    <w:rsidRoot w:val="009D0F10"/>
    <w:rsid w:val="0000165C"/>
    <w:rsid w:val="0000585A"/>
    <w:rsid w:val="00010BDA"/>
    <w:rsid w:val="0001312D"/>
    <w:rsid w:val="00013264"/>
    <w:rsid w:val="00023980"/>
    <w:rsid w:val="00024420"/>
    <w:rsid w:val="0003344C"/>
    <w:rsid w:val="00036850"/>
    <w:rsid w:val="0004003C"/>
    <w:rsid w:val="000429B8"/>
    <w:rsid w:val="00042D25"/>
    <w:rsid w:val="00046529"/>
    <w:rsid w:val="00047CA9"/>
    <w:rsid w:val="00050979"/>
    <w:rsid w:val="00050B45"/>
    <w:rsid w:val="0005479A"/>
    <w:rsid w:val="000548CB"/>
    <w:rsid w:val="00056227"/>
    <w:rsid w:val="0005660A"/>
    <w:rsid w:val="000658AF"/>
    <w:rsid w:val="00066851"/>
    <w:rsid w:val="00066A8A"/>
    <w:rsid w:val="00067448"/>
    <w:rsid w:val="00070341"/>
    <w:rsid w:val="00073F55"/>
    <w:rsid w:val="00074097"/>
    <w:rsid w:val="00075AA7"/>
    <w:rsid w:val="00075B8A"/>
    <w:rsid w:val="000766BF"/>
    <w:rsid w:val="00076CD2"/>
    <w:rsid w:val="00076D04"/>
    <w:rsid w:val="00077AFB"/>
    <w:rsid w:val="00080F57"/>
    <w:rsid w:val="00082BDF"/>
    <w:rsid w:val="00085168"/>
    <w:rsid w:val="00086284"/>
    <w:rsid w:val="00090492"/>
    <w:rsid w:val="00093C19"/>
    <w:rsid w:val="00093EF5"/>
    <w:rsid w:val="000941CD"/>
    <w:rsid w:val="0009511B"/>
    <w:rsid w:val="00095F58"/>
    <w:rsid w:val="0009626B"/>
    <w:rsid w:val="000A055C"/>
    <w:rsid w:val="000A0684"/>
    <w:rsid w:val="000A20C3"/>
    <w:rsid w:val="000B08C6"/>
    <w:rsid w:val="000B2A2C"/>
    <w:rsid w:val="000B2F46"/>
    <w:rsid w:val="000B3719"/>
    <w:rsid w:val="000C0162"/>
    <w:rsid w:val="000C2566"/>
    <w:rsid w:val="000C3020"/>
    <w:rsid w:val="000C7A25"/>
    <w:rsid w:val="000D2950"/>
    <w:rsid w:val="000D34FB"/>
    <w:rsid w:val="000D3890"/>
    <w:rsid w:val="000D3A0D"/>
    <w:rsid w:val="000D6112"/>
    <w:rsid w:val="000D612A"/>
    <w:rsid w:val="000D669F"/>
    <w:rsid w:val="000D6DFE"/>
    <w:rsid w:val="000D7C1F"/>
    <w:rsid w:val="000E37F0"/>
    <w:rsid w:val="000E5394"/>
    <w:rsid w:val="000F18A6"/>
    <w:rsid w:val="000F5EAB"/>
    <w:rsid w:val="000F5F5B"/>
    <w:rsid w:val="000F71A4"/>
    <w:rsid w:val="00107A1A"/>
    <w:rsid w:val="00107ACE"/>
    <w:rsid w:val="00111A20"/>
    <w:rsid w:val="00112BAC"/>
    <w:rsid w:val="00113B76"/>
    <w:rsid w:val="001204D9"/>
    <w:rsid w:val="0012283C"/>
    <w:rsid w:val="00124D6B"/>
    <w:rsid w:val="001312F4"/>
    <w:rsid w:val="001317BB"/>
    <w:rsid w:val="00133D40"/>
    <w:rsid w:val="00136CA9"/>
    <w:rsid w:val="00141506"/>
    <w:rsid w:val="00141856"/>
    <w:rsid w:val="001465AE"/>
    <w:rsid w:val="00147269"/>
    <w:rsid w:val="00152337"/>
    <w:rsid w:val="001526F2"/>
    <w:rsid w:val="001529DC"/>
    <w:rsid w:val="00156762"/>
    <w:rsid w:val="00156A9D"/>
    <w:rsid w:val="00164A7E"/>
    <w:rsid w:val="00165CFA"/>
    <w:rsid w:val="00167446"/>
    <w:rsid w:val="00167C35"/>
    <w:rsid w:val="00170135"/>
    <w:rsid w:val="00171147"/>
    <w:rsid w:val="001737B4"/>
    <w:rsid w:val="001738B0"/>
    <w:rsid w:val="00175DC3"/>
    <w:rsid w:val="00176E52"/>
    <w:rsid w:val="001831A3"/>
    <w:rsid w:val="0018594D"/>
    <w:rsid w:val="0019386E"/>
    <w:rsid w:val="00194881"/>
    <w:rsid w:val="00195090"/>
    <w:rsid w:val="001A0C72"/>
    <w:rsid w:val="001A1A7A"/>
    <w:rsid w:val="001A1FFA"/>
    <w:rsid w:val="001A2302"/>
    <w:rsid w:val="001A275B"/>
    <w:rsid w:val="001A3DAE"/>
    <w:rsid w:val="001A3DF0"/>
    <w:rsid w:val="001A7AB0"/>
    <w:rsid w:val="001B08E0"/>
    <w:rsid w:val="001B16F9"/>
    <w:rsid w:val="001B48D3"/>
    <w:rsid w:val="001B6800"/>
    <w:rsid w:val="001B70E7"/>
    <w:rsid w:val="001C0E69"/>
    <w:rsid w:val="001C1F20"/>
    <w:rsid w:val="001D0754"/>
    <w:rsid w:val="001D1036"/>
    <w:rsid w:val="001D232C"/>
    <w:rsid w:val="001D667A"/>
    <w:rsid w:val="001D6BD9"/>
    <w:rsid w:val="001E0689"/>
    <w:rsid w:val="001E380B"/>
    <w:rsid w:val="001E534C"/>
    <w:rsid w:val="001E795B"/>
    <w:rsid w:val="001F16C4"/>
    <w:rsid w:val="001F21DA"/>
    <w:rsid w:val="001F3569"/>
    <w:rsid w:val="001F3791"/>
    <w:rsid w:val="001F4C7C"/>
    <w:rsid w:val="001F5650"/>
    <w:rsid w:val="001F67CE"/>
    <w:rsid w:val="001F6886"/>
    <w:rsid w:val="00200DF5"/>
    <w:rsid w:val="00203286"/>
    <w:rsid w:val="00204611"/>
    <w:rsid w:val="00206BDD"/>
    <w:rsid w:val="00210F6B"/>
    <w:rsid w:val="00212732"/>
    <w:rsid w:val="00213FDA"/>
    <w:rsid w:val="00214C5A"/>
    <w:rsid w:val="00215955"/>
    <w:rsid w:val="002161BE"/>
    <w:rsid w:val="00216934"/>
    <w:rsid w:val="00217379"/>
    <w:rsid w:val="00220BBE"/>
    <w:rsid w:val="002216A6"/>
    <w:rsid w:val="0022240B"/>
    <w:rsid w:val="0022570B"/>
    <w:rsid w:val="002312D6"/>
    <w:rsid w:val="00232A78"/>
    <w:rsid w:val="00232A7E"/>
    <w:rsid w:val="0023673F"/>
    <w:rsid w:val="00237512"/>
    <w:rsid w:val="00241E8F"/>
    <w:rsid w:val="002432CE"/>
    <w:rsid w:val="00243CA7"/>
    <w:rsid w:val="0024528B"/>
    <w:rsid w:val="00252CE9"/>
    <w:rsid w:val="002543CD"/>
    <w:rsid w:val="002545E2"/>
    <w:rsid w:val="00263533"/>
    <w:rsid w:val="00263C22"/>
    <w:rsid w:val="00264B3E"/>
    <w:rsid w:val="00265008"/>
    <w:rsid w:val="00267836"/>
    <w:rsid w:val="00267AAA"/>
    <w:rsid w:val="00272A51"/>
    <w:rsid w:val="00273D22"/>
    <w:rsid w:val="00275E3F"/>
    <w:rsid w:val="00276D62"/>
    <w:rsid w:val="00277147"/>
    <w:rsid w:val="00282517"/>
    <w:rsid w:val="002835E8"/>
    <w:rsid w:val="00283A42"/>
    <w:rsid w:val="00283FDB"/>
    <w:rsid w:val="0028638B"/>
    <w:rsid w:val="00286FFB"/>
    <w:rsid w:val="00287B46"/>
    <w:rsid w:val="0029003F"/>
    <w:rsid w:val="00291D7F"/>
    <w:rsid w:val="00293150"/>
    <w:rsid w:val="002A4C1F"/>
    <w:rsid w:val="002A6948"/>
    <w:rsid w:val="002A7BD5"/>
    <w:rsid w:val="002B0FBB"/>
    <w:rsid w:val="002B26E1"/>
    <w:rsid w:val="002B4CE8"/>
    <w:rsid w:val="002B6759"/>
    <w:rsid w:val="002B7154"/>
    <w:rsid w:val="002C1AB9"/>
    <w:rsid w:val="002C35EB"/>
    <w:rsid w:val="002C633F"/>
    <w:rsid w:val="002D0DB5"/>
    <w:rsid w:val="002D2019"/>
    <w:rsid w:val="002D4457"/>
    <w:rsid w:val="002D54C9"/>
    <w:rsid w:val="002D65B3"/>
    <w:rsid w:val="002D7734"/>
    <w:rsid w:val="002E0A56"/>
    <w:rsid w:val="002E17EA"/>
    <w:rsid w:val="002E3EEC"/>
    <w:rsid w:val="002F0227"/>
    <w:rsid w:val="002F233E"/>
    <w:rsid w:val="002F2BF1"/>
    <w:rsid w:val="002F595C"/>
    <w:rsid w:val="002F7306"/>
    <w:rsid w:val="00302729"/>
    <w:rsid w:val="00303EBA"/>
    <w:rsid w:val="0030481D"/>
    <w:rsid w:val="00314693"/>
    <w:rsid w:val="00315960"/>
    <w:rsid w:val="00315D89"/>
    <w:rsid w:val="003203FC"/>
    <w:rsid w:val="003221D7"/>
    <w:rsid w:val="0032403B"/>
    <w:rsid w:val="003260B7"/>
    <w:rsid w:val="00332C98"/>
    <w:rsid w:val="00335C48"/>
    <w:rsid w:val="0033620C"/>
    <w:rsid w:val="00336EA9"/>
    <w:rsid w:val="00342FF8"/>
    <w:rsid w:val="003432AA"/>
    <w:rsid w:val="003438DD"/>
    <w:rsid w:val="0034545F"/>
    <w:rsid w:val="00345D4C"/>
    <w:rsid w:val="00350688"/>
    <w:rsid w:val="003513BC"/>
    <w:rsid w:val="00353580"/>
    <w:rsid w:val="00355B84"/>
    <w:rsid w:val="00363319"/>
    <w:rsid w:val="00365B21"/>
    <w:rsid w:val="003733EB"/>
    <w:rsid w:val="0037371A"/>
    <w:rsid w:val="00375CF5"/>
    <w:rsid w:val="00376EC2"/>
    <w:rsid w:val="00377225"/>
    <w:rsid w:val="003772F1"/>
    <w:rsid w:val="00377AB9"/>
    <w:rsid w:val="00382BFD"/>
    <w:rsid w:val="00384370"/>
    <w:rsid w:val="003869C6"/>
    <w:rsid w:val="00394D7B"/>
    <w:rsid w:val="00396573"/>
    <w:rsid w:val="00396C39"/>
    <w:rsid w:val="003A10A1"/>
    <w:rsid w:val="003A1AB4"/>
    <w:rsid w:val="003A5506"/>
    <w:rsid w:val="003A566E"/>
    <w:rsid w:val="003A7EA3"/>
    <w:rsid w:val="003B539B"/>
    <w:rsid w:val="003B6693"/>
    <w:rsid w:val="003B67DF"/>
    <w:rsid w:val="003C514B"/>
    <w:rsid w:val="003C5F33"/>
    <w:rsid w:val="003C70BE"/>
    <w:rsid w:val="003C76D0"/>
    <w:rsid w:val="003D3748"/>
    <w:rsid w:val="003D5749"/>
    <w:rsid w:val="003D6253"/>
    <w:rsid w:val="003D6DB8"/>
    <w:rsid w:val="003E1F1A"/>
    <w:rsid w:val="003E5350"/>
    <w:rsid w:val="003E7D74"/>
    <w:rsid w:val="003F0A6E"/>
    <w:rsid w:val="003F186D"/>
    <w:rsid w:val="003F2F41"/>
    <w:rsid w:val="003F451B"/>
    <w:rsid w:val="003F607E"/>
    <w:rsid w:val="004008BB"/>
    <w:rsid w:val="00401596"/>
    <w:rsid w:val="00412D7C"/>
    <w:rsid w:val="004162FC"/>
    <w:rsid w:val="0041786B"/>
    <w:rsid w:val="00417C66"/>
    <w:rsid w:val="00421A8C"/>
    <w:rsid w:val="00426343"/>
    <w:rsid w:val="00431303"/>
    <w:rsid w:val="00432496"/>
    <w:rsid w:val="00433C13"/>
    <w:rsid w:val="00433F3A"/>
    <w:rsid w:val="00434CD1"/>
    <w:rsid w:val="00435840"/>
    <w:rsid w:val="00437C88"/>
    <w:rsid w:val="00442778"/>
    <w:rsid w:val="00442834"/>
    <w:rsid w:val="00443150"/>
    <w:rsid w:val="00444471"/>
    <w:rsid w:val="0044676F"/>
    <w:rsid w:val="00446B6A"/>
    <w:rsid w:val="00446DC9"/>
    <w:rsid w:val="0044760D"/>
    <w:rsid w:val="0045099E"/>
    <w:rsid w:val="004511BF"/>
    <w:rsid w:val="004521FA"/>
    <w:rsid w:val="0045340A"/>
    <w:rsid w:val="00454A93"/>
    <w:rsid w:val="00454C82"/>
    <w:rsid w:val="00456F02"/>
    <w:rsid w:val="00460A7D"/>
    <w:rsid w:val="00461BDE"/>
    <w:rsid w:val="004620BF"/>
    <w:rsid w:val="00463F3B"/>
    <w:rsid w:val="0046674D"/>
    <w:rsid w:val="00473247"/>
    <w:rsid w:val="004748B1"/>
    <w:rsid w:val="00487886"/>
    <w:rsid w:val="004903E4"/>
    <w:rsid w:val="0049044F"/>
    <w:rsid w:val="004925BB"/>
    <w:rsid w:val="004933E1"/>
    <w:rsid w:val="00494CCD"/>
    <w:rsid w:val="004A06E6"/>
    <w:rsid w:val="004A0760"/>
    <w:rsid w:val="004B1A3E"/>
    <w:rsid w:val="004B330C"/>
    <w:rsid w:val="004B4A1C"/>
    <w:rsid w:val="004B5E3C"/>
    <w:rsid w:val="004B5F74"/>
    <w:rsid w:val="004C07C9"/>
    <w:rsid w:val="004C0854"/>
    <w:rsid w:val="004C0BF7"/>
    <w:rsid w:val="004C15AB"/>
    <w:rsid w:val="004C27DE"/>
    <w:rsid w:val="004C2CB3"/>
    <w:rsid w:val="004C399D"/>
    <w:rsid w:val="004C42D0"/>
    <w:rsid w:val="004C5C47"/>
    <w:rsid w:val="004C6844"/>
    <w:rsid w:val="004C78EE"/>
    <w:rsid w:val="004D6912"/>
    <w:rsid w:val="004D70C7"/>
    <w:rsid w:val="004D736C"/>
    <w:rsid w:val="004E323A"/>
    <w:rsid w:val="004E56D7"/>
    <w:rsid w:val="004E57DF"/>
    <w:rsid w:val="004E6181"/>
    <w:rsid w:val="004F07B7"/>
    <w:rsid w:val="004F104C"/>
    <w:rsid w:val="004F3454"/>
    <w:rsid w:val="004F4A47"/>
    <w:rsid w:val="004F5BC6"/>
    <w:rsid w:val="004F6EEC"/>
    <w:rsid w:val="004F72A1"/>
    <w:rsid w:val="004F774E"/>
    <w:rsid w:val="00502530"/>
    <w:rsid w:val="0050319C"/>
    <w:rsid w:val="00504710"/>
    <w:rsid w:val="00506437"/>
    <w:rsid w:val="00507875"/>
    <w:rsid w:val="00511E39"/>
    <w:rsid w:val="005146F8"/>
    <w:rsid w:val="005170FC"/>
    <w:rsid w:val="005200C4"/>
    <w:rsid w:val="0052016E"/>
    <w:rsid w:val="005217C7"/>
    <w:rsid w:val="00521C2F"/>
    <w:rsid w:val="00526820"/>
    <w:rsid w:val="005274FF"/>
    <w:rsid w:val="00530620"/>
    <w:rsid w:val="0053210E"/>
    <w:rsid w:val="00550798"/>
    <w:rsid w:val="0055360A"/>
    <w:rsid w:val="005548DC"/>
    <w:rsid w:val="005634C4"/>
    <w:rsid w:val="00563AA7"/>
    <w:rsid w:val="00570C9D"/>
    <w:rsid w:val="005711B2"/>
    <w:rsid w:val="00580C47"/>
    <w:rsid w:val="00581C8F"/>
    <w:rsid w:val="00584ACC"/>
    <w:rsid w:val="00584F51"/>
    <w:rsid w:val="0058695A"/>
    <w:rsid w:val="005871F0"/>
    <w:rsid w:val="00591DD8"/>
    <w:rsid w:val="00592104"/>
    <w:rsid w:val="00592B99"/>
    <w:rsid w:val="00593141"/>
    <w:rsid w:val="00595DFD"/>
    <w:rsid w:val="0059632B"/>
    <w:rsid w:val="005A0FB9"/>
    <w:rsid w:val="005A217D"/>
    <w:rsid w:val="005A2894"/>
    <w:rsid w:val="005A3354"/>
    <w:rsid w:val="005A7F1E"/>
    <w:rsid w:val="005B06D6"/>
    <w:rsid w:val="005C0E91"/>
    <w:rsid w:val="005C1696"/>
    <w:rsid w:val="005C786A"/>
    <w:rsid w:val="005D12DF"/>
    <w:rsid w:val="005D227A"/>
    <w:rsid w:val="005D3401"/>
    <w:rsid w:val="005D5C90"/>
    <w:rsid w:val="005E1E78"/>
    <w:rsid w:val="005E6797"/>
    <w:rsid w:val="005F0B11"/>
    <w:rsid w:val="005F180B"/>
    <w:rsid w:val="005F3BA7"/>
    <w:rsid w:val="005F6D43"/>
    <w:rsid w:val="005F7C77"/>
    <w:rsid w:val="00600891"/>
    <w:rsid w:val="006020BA"/>
    <w:rsid w:val="00607362"/>
    <w:rsid w:val="00612E08"/>
    <w:rsid w:val="00612FED"/>
    <w:rsid w:val="00614527"/>
    <w:rsid w:val="00615460"/>
    <w:rsid w:val="00617DA0"/>
    <w:rsid w:val="00621342"/>
    <w:rsid w:val="00622A8C"/>
    <w:rsid w:val="00624FEC"/>
    <w:rsid w:val="0062761D"/>
    <w:rsid w:val="006357FF"/>
    <w:rsid w:val="0063580A"/>
    <w:rsid w:val="0064482E"/>
    <w:rsid w:val="00646009"/>
    <w:rsid w:val="0064753D"/>
    <w:rsid w:val="00651390"/>
    <w:rsid w:val="00652579"/>
    <w:rsid w:val="006546C8"/>
    <w:rsid w:val="006555F7"/>
    <w:rsid w:val="00655A2C"/>
    <w:rsid w:val="00655E85"/>
    <w:rsid w:val="00657372"/>
    <w:rsid w:val="00662201"/>
    <w:rsid w:val="00663B73"/>
    <w:rsid w:val="00673405"/>
    <w:rsid w:val="00674114"/>
    <w:rsid w:val="00674648"/>
    <w:rsid w:val="006760E7"/>
    <w:rsid w:val="00681C46"/>
    <w:rsid w:val="006836AA"/>
    <w:rsid w:val="0068414A"/>
    <w:rsid w:val="00684E4B"/>
    <w:rsid w:val="00686926"/>
    <w:rsid w:val="006875E8"/>
    <w:rsid w:val="00690D39"/>
    <w:rsid w:val="00692BC5"/>
    <w:rsid w:val="006A10EB"/>
    <w:rsid w:val="006A1D65"/>
    <w:rsid w:val="006A2B22"/>
    <w:rsid w:val="006A52BF"/>
    <w:rsid w:val="006A57DF"/>
    <w:rsid w:val="006B5B3D"/>
    <w:rsid w:val="006C0212"/>
    <w:rsid w:val="006C65B6"/>
    <w:rsid w:val="006D3C3E"/>
    <w:rsid w:val="006D45FD"/>
    <w:rsid w:val="006D4808"/>
    <w:rsid w:val="006D58CA"/>
    <w:rsid w:val="006D789D"/>
    <w:rsid w:val="006E0683"/>
    <w:rsid w:val="006E10E7"/>
    <w:rsid w:val="006E1EEE"/>
    <w:rsid w:val="006E2E7F"/>
    <w:rsid w:val="006E4CD7"/>
    <w:rsid w:val="006E4D6D"/>
    <w:rsid w:val="006E5783"/>
    <w:rsid w:val="006E6DE8"/>
    <w:rsid w:val="006F081E"/>
    <w:rsid w:val="006F24C2"/>
    <w:rsid w:val="006F2A21"/>
    <w:rsid w:val="006F58C6"/>
    <w:rsid w:val="006F6B57"/>
    <w:rsid w:val="00701962"/>
    <w:rsid w:val="00704248"/>
    <w:rsid w:val="0070481A"/>
    <w:rsid w:val="00704B99"/>
    <w:rsid w:val="00706A95"/>
    <w:rsid w:val="0071165A"/>
    <w:rsid w:val="007152FD"/>
    <w:rsid w:val="007159FA"/>
    <w:rsid w:val="00717AAA"/>
    <w:rsid w:val="00723BE1"/>
    <w:rsid w:val="00723F41"/>
    <w:rsid w:val="0072543F"/>
    <w:rsid w:val="00727C85"/>
    <w:rsid w:val="0073002A"/>
    <w:rsid w:val="00730636"/>
    <w:rsid w:val="00731262"/>
    <w:rsid w:val="007329DF"/>
    <w:rsid w:val="00732F7B"/>
    <w:rsid w:val="00733CEA"/>
    <w:rsid w:val="0073431C"/>
    <w:rsid w:val="00734FE0"/>
    <w:rsid w:val="007379C5"/>
    <w:rsid w:val="00737B95"/>
    <w:rsid w:val="00737CF0"/>
    <w:rsid w:val="00740298"/>
    <w:rsid w:val="00741CC2"/>
    <w:rsid w:val="00742464"/>
    <w:rsid w:val="00743848"/>
    <w:rsid w:val="00744BB0"/>
    <w:rsid w:val="007474B6"/>
    <w:rsid w:val="007510A7"/>
    <w:rsid w:val="007510B9"/>
    <w:rsid w:val="00751766"/>
    <w:rsid w:val="00751E64"/>
    <w:rsid w:val="0075298C"/>
    <w:rsid w:val="007539C3"/>
    <w:rsid w:val="007549F4"/>
    <w:rsid w:val="00756AE5"/>
    <w:rsid w:val="00757CC7"/>
    <w:rsid w:val="00760795"/>
    <w:rsid w:val="00762B34"/>
    <w:rsid w:val="00762DC2"/>
    <w:rsid w:val="007725E5"/>
    <w:rsid w:val="0077398D"/>
    <w:rsid w:val="00775FA3"/>
    <w:rsid w:val="00776ADF"/>
    <w:rsid w:val="00777215"/>
    <w:rsid w:val="00781D33"/>
    <w:rsid w:val="00784F5C"/>
    <w:rsid w:val="00790652"/>
    <w:rsid w:val="0079371A"/>
    <w:rsid w:val="00795781"/>
    <w:rsid w:val="00797CAC"/>
    <w:rsid w:val="007A0EF8"/>
    <w:rsid w:val="007A25D4"/>
    <w:rsid w:val="007A5ECA"/>
    <w:rsid w:val="007A626D"/>
    <w:rsid w:val="007A77E9"/>
    <w:rsid w:val="007A7955"/>
    <w:rsid w:val="007B0CC7"/>
    <w:rsid w:val="007B0D32"/>
    <w:rsid w:val="007B0D89"/>
    <w:rsid w:val="007B157A"/>
    <w:rsid w:val="007B1A31"/>
    <w:rsid w:val="007B231D"/>
    <w:rsid w:val="007B35BE"/>
    <w:rsid w:val="007C1F2D"/>
    <w:rsid w:val="007C620B"/>
    <w:rsid w:val="007C695F"/>
    <w:rsid w:val="007D07CE"/>
    <w:rsid w:val="007D4AD7"/>
    <w:rsid w:val="007E1E67"/>
    <w:rsid w:val="007E29F7"/>
    <w:rsid w:val="007E4FE0"/>
    <w:rsid w:val="007F1AF4"/>
    <w:rsid w:val="007F1C1D"/>
    <w:rsid w:val="007F218C"/>
    <w:rsid w:val="007F2AA6"/>
    <w:rsid w:val="007F525F"/>
    <w:rsid w:val="00801B93"/>
    <w:rsid w:val="00802161"/>
    <w:rsid w:val="00806361"/>
    <w:rsid w:val="00811427"/>
    <w:rsid w:val="0081575E"/>
    <w:rsid w:val="00816478"/>
    <w:rsid w:val="00816727"/>
    <w:rsid w:val="00822804"/>
    <w:rsid w:val="008247BA"/>
    <w:rsid w:val="008260C9"/>
    <w:rsid w:val="00827FC2"/>
    <w:rsid w:val="008310F2"/>
    <w:rsid w:val="00834EAF"/>
    <w:rsid w:val="00834FA9"/>
    <w:rsid w:val="00835513"/>
    <w:rsid w:val="008369E1"/>
    <w:rsid w:val="00841D4A"/>
    <w:rsid w:val="00844733"/>
    <w:rsid w:val="00851E25"/>
    <w:rsid w:val="008522C8"/>
    <w:rsid w:val="00852E0E"/>
    <w:rsid w:val="0086167A"/>
    <w:rsid w:val="00863D19"/>
    <w:rsid w:val="00866A05"/>
    <w:rsid w:val="00867D28"/>
    <w:rsid w:val="008714F7"/>
    <w:rsid w:val="008719E6"/>
    <w:rsid w:val="008751B4"/>
    <w:rsid w:val="0088666A"/>
    <w:rsid w:val="00886FCF"/>
    <w:rsid w:val="00890B9A"/>
    <w:rsid w:val="00895602"/>
    <w:rsid w:val="00896C3A"/>
    <w:rsid w:val="008977CB"/>
    <w:rsid w:val="008A1C11"/>
    <w:rsid w:val="008A2B55"/>
    <w:rsid w:val="008A3F2B"/>
    <w:rsid w:val="008A40C7"/>
    <w:rsid w:val="008A59DB"/>
    <w:rsid w:val="008A5E47"/>
    <w:rsid w:val="008B00C1"/>
    <w:rsid w:val="008B136D"/>
    <w:rsid w:val="008B61E8"/>
    <w:rsid w:val="008B7F09"/>
    <w:rsid w:val="008C4612"/>
    <w:rsid w:val="008C4973"/>
    <w:rsid w:val="008C6B77"/>
    <w:rsid w:val="008D3D81"/>
    <w:rsid w:val="008D4F9E"/>
    <w:rsid w:val="008D59C9"/>
    <w:rsid w:val="008D7745"/>
    <w:rsid w:val="008E0312"/>
    <w:rsid w:val="008E0FEC"/>
    <w:rsid w:val="008E1BBE"/>
    <w:rsid w:val="008E1C1A"/>
    <w:rsid w:val="008E3F67"/>
    <w:rsid w:val="008E47A4"/>
    <w:rsid w:val="008E634D"/>
    <w:rsid w:val="008E6477"/>
    <w:rsid w:val="008E7201"/>
    <w:rsid w:val="008F1099"/>
    <w:rsid w:val="008F7449"/>
    <w:rsid w:val="00902AD5"/>
    <w:rsid w:val="0090364F"/>
    <w:rsid w:val="00904BCE"/>
    <w:rsid w:val="00905599"/>
    <w:rsid w:val="009061F8"/>
    <w:rsid w:val="00907E00"/>
    <w:rsid w:val="00910F3D"/>
    <w:rsid w:val="009113B8"/>
    <w:rsid w:val="00913DC9"/>
    <w:rsid w:val="00914D4D"/>
    <w:rsid w:val="00916609"/>
    <w:rsid w:val="00916E34"/>
    <w:rsid w:val="0092031C"/>
    <w:rsid w:val="0092102A"/>
    <w:rsid w:val="009229EC"/>
    <w:rsid w:val="00925586"/>
    <w:rsid w:val="00925E48"/>
    <w:rsid w:val="00927A76"/>
    <w:rsid w:val="00932FC5"/>
    <w:rsid w:val="00936582"/>
    <w:rsid w:val="00940C4F"/>
    <w:rsid w:val="0094146E"/>
    <w:rsid w:val="009463C6"/>
    <w:rsid w:val="00952699"/>
    <w:rsid w:val="00953240"/>
    <w:rsid w:val="0095419A"/>
    <w:rsid w:val="0095479B"/>
    <w:rsid w:val="0096272D"/>
    <w:rsid w:val="00962C44"/>
    <w:rsid w:val="00966272"/>
    <w:rsid w:val="00970CA9"/>
    <w:rsid w:val="00972D9E"/>
    <w:rsid w:val="009748AE"/>
    <w:rsid w:val="009748FD"/>
    <w:rsid w:val="00986A45"/>
    <w:rsid w:val="00986B98"/>
    <w:rsid w:val="00987441"/>
    <w:rsid w:val="00990538"/>
    <w:rsid w:val="00990A77"/>
    <w:rsid w:val="009912E0"/>
    <w:rsid w:val="009970B2"/>
    <w:rsid w:val="00997256"/>
    <w:rsid w:val="009A3ADD"/>
    <w:rsid w:val="009A3B9C"/>
    <w:rsid w:val="009A4919"/>
    <w:rsid w:val="009A7AA7"/>
    <w:rsid w:val="009C1917"/>
    <w:rsid w:val="009C35AA"/>
    <w:rsid w:val="009C44EB"/>
    <w:rsid w:val="009C7465"/>
    <w:rsid w:val="009D09E2"/>
    <w:rsid w:val="009D0F10"/>
    <w:rsid w:val="009D2813"/>
    <w:rsid w:val="009E0DD5"/>
    <w:rsid w:val="009E47F5"/>
    <w:rsid w:val="009E4F22"/>
    <w:rsid w:val="009E60A9"/>
    <w:rsid w:val="009E6D06"/>
    <w:rsid w:val="009F002D"/>
    <w:rsid w:val="009F046B"/>
    <w:rsid w:val="009F1773"/>
    <w:rsid w:val="009F5496"/>
    <w:rsid w:val="009F557C"/>
    <w:rsid w:val="00A0144A"/>
    <w:rsid w:val="00A02F3E"/>
    <w:rsid w:val="00A04102"/>
    <w:rsid w:val="00A14A3E"/>
    <w:rsid w:val="00A15F3B"/>
    <w:rsid w:val="00A161DF"/>
    <w:rsid w:val="00A20923"/>
    <w:rsid w:val="00A227E4"/>
    <w:rsid w:val="00A24FC9"/>
    <w:rsid w:val="00A264AE"/>
    <w:rsid w:val="00A2688C"/>
    <w:rsid w:val="00A2690F"/>
    <w:rsid w:val="00A272F4"/>
    <w:rsid w:val="00A3032B"/>
    <w:rsid w:val="00A307E3"/>
    <w:rsid w:val="00A30910"/>
    <w:rsid w:val="00A37A27"/>
    <w:rsid w:val="00A42943"/>
    <w:rsid w:val="00A44FF5"/>
    <w:rsid w:val="00A50D7A"/>
    <w:rsid w:val="00A50F53"/>
    <w:rsid w:val="00A52DEC"/>
    <w:rsid w:val="00A535E3"/>
    <w:rsid w:val="00A545B8"/>
    <w:rsid w:val="00A54874"/>
    <w:rsid w:val="00A56100"/>
    <w:rsid w:val="00A56EE0"/>
    <w:rsid w:val="00A61A14"/>
    <w:rsid w:val="00A61FDE"/>
    <w:rsid w:val="00A62151"/>
    <w:rsid w:val="00A62519"/>
    <w:rsid w:val="00A6290C"/>
    <w:rsid w:val="00A641A3"/>
    <w:rsid w:val="00A641D8"/>
    <w:rsid w:val="00A64394"/>
    <w:rsid w:val="00A64EC4"/>
    <w:rsid w:val="00A6563B"/>
    <w:rsid w:val="00A67312"/>
    <w:rsid w:val="00A715F5"/>
    <w:rsid w:val="00A71730"/>
    <w:rsid w:val="00A75FB7"/>
    <w:rsid w:val="00A7608E"/>
    <w:rsid w:val="00A80985"/>
    <w:rsid w:val="00A835A1"/>
    <w:rsid w:val="00A8598A"/>
    <w:rsid w:val="00A8793B"/>
    <w:rsid w:val="00A90870"/>
    <w:rsid w:val="00A91C7A"/>
    <w:rsid w:val="00A95A1A"/>
    <w:rsid w:val="00AA0812"/>
    <w:rsid w:val="00AA0CCF"/>
    <w:rsid w:val="00AA28AC"/>
    <w:rsid w:val="00AA28AD"/>
    <w:rsid w:val="00AA5AF3"/>
    <w:rsid w:val="00AA6C58"/>
    <w:rsid w:val="00AB00EE"/>
    <w:rsid w:val="00AB09BA"/>
    <w:rsid w:val="00AB2B57"/>
    <w:rsid w:val="00AB3F85"/>
    <w:rsid w:val="00AB4BE7"/>
    <w:rsid w:val="00AB7063"/>
    <w:rsid w:val="00AC0E66"/>
    <w:rsid w:val="00AC29CA"/>
    <w:rsid w:val="00AD02DE"/>
    <w:rsid w:val="00AD0B14"/>
    <w:rsid w:val="00AD10B6"/>
    <w:rsid w:val="00AD2732"/>
    <w:rsid w:val="00AD5F4D"/>
    <w:rsid w:val="00AD6045"/>
    <w:rsid w:val="00AE0069"/>
    <w:rsid w:val="00AE1B85"/>
    <w:rsid w:val="00AE2F51"/>
    <w:rsid w:val="00AE3E5C"/>
    <w:rsid w:val="00AE586A"/>
    <w:rsid w:val="00AE5A21"/>
    <w:rsid w:val="00AE7758"/>
    <w:rsid w:val="00AE7B44"/>
    <w:rsid w:val="00AF24DE"/>
    <w:rsid w:val="00AF4203"/>
    <w:rsid w:val="00AF566D"/>
    <w:rsid w:val="00AF77F8"/>
    <w:rsid w:val="00B00348"/>
    <w:rsid w:val="00B01447"/>
    <w:rsid w:val="00B033C1"/>
    <w:rsid w:val="00B05E29"/>
    <w:rsid w:val="00B117F6"/>
    <w:rsid w:val="00B14359"/>
    <w:rsid w:val="00B2072E"/>
    <w:rsid w:val="00B20AC5"/>
    <w:rsid w:val="00B248D9"/>
    <w:rsid w:val="00B24CC3"/>
    <w:rsid w:val="00B261BC"/>
    <w:rsid w:val="00B273B0"/>
    <w:rsid w:val="00B30384"/>
    <w:rsid w:val="00B30419"/>
    <w:rsid w:val="00B32BBA"/>
    <w:rsid w:val="00B32EF4"/>
    <w:rsid w:val="00B4515E"/>
    <w:rsid w:val="00B4708D"/>
    <w:rsid w:val="00B47616"/>
    <w:rsid w:val="00B47F94"/>
    <w:rsid w:val="00B501E9"/>
    <w:rsid w:val="00B52F18"/>
    <w:rsid w:val="00B53A47"/>
    <w:rsid w:val="00B557D7"/>
    <w:rsid w:val="00B6058C"/>
    <w:rsid w:val="00B60D30"/>
    <w:rsid w:val="00B63419"/>
    <w:rsid w:val="00B70C10"/>
    <w:rsid w:val="00B75455"/>
    <w:rsid w:val="00B75B9B"/>
    <w:rsid w:val="00B75DA0"/>
    <w:rsid w:val="00B75E7B"/>
    <w:rsid w:val="00B75F98"/>
    <w:rsid w:val="00B80304"/>
    <w:rsid w:val="00B8150D"/>
    <w:rsid w:val="00B8405C"/>
    <w:rsid w:val="00B93157"/>
    <w:rsid w:val="00B948FB"/>
    <w:rsid w:val="00BA1657"/>
    <w:rsid w:val="00BA3F17"/>
    <w:rsid w:val="00BA49E5"/>
    <w:rsid w:val="00BA5DAD"/>
    <w:rsid w:val="00BB050C"/>
    <w:rsid w:val="00BB06D7"/>
    <w:rsid w:val="00BB1EB9"/>
    <w:rsid w:val="00BB29B4"/>
    <w:rsid w:val="00BB3809"/>
    <w:rsid w:val="00BB46E6"/>
    <w:rsid w:val="00BC2282"/>
    <w:rsid w:val="00BC231B"/>
    <w:rsid w:val="00BC2ABC"/>
    <w:rsid w:val="00BC3451"/>
    <w:rsid w:val="00BC3827"/>
    <w:rsid w:val="00BC4C26"/>
    <w:rsid w:val="00BE3029"/>
    <w:rsid w:val="00BE3664"/>
    <w:rsid w:val="00BE4FFC"/>
    <w:rsid w:val="00BE7E4F"/>
    <w:rsid w:val="00BF1D85"/>
    <w:rsid w:val="00BF1FE2"/>
    <w:rsid w:val="00BF4895"/>
    <w:rsid w:val="00BF6FA1"/>
    <w:rsid w:val="00BF7CAD"/>
    <w:rsid w:val="00C0219B"/>
    <w:rsid w:val="00C03E04"/>
    <w:rsid w:val="00C07625"/>
    <w:rsid w:val="00C07891"/>
    <w:rsid w:val="00C16E10"/>
    <w:rsid w:val="00C21AED"/>
    <w:rsid w:val="00C24F40"/>
    <w:rsid w:val="00C324AE"/>
    <w:rsid w:val="00C33631"/>
    <w:rsid w:val="00C35DA7"/>
    <w:rsid w:val="00C37676"/>
    <w:rsid w:val="00C41783"/>
    <w:rsid w:val="00C43D97"/>
    <w:rsid w:val="00C469C9"/>
    <w:rsid w:val="00C5176E"/>
    <w:rsid w:val="00C52D1F"/>
    <w:rsid w:val="00C55532"/>
    <w:rsid w:val="00C567C8"/>
    <w:rsid w:val="00C5796E"/>
    <w:rsid w:val="00C57DBD"/>
    <w:rsid w:val="00C613F0"/>
    <w:rsid w:val="00C62D00"/>
    <w:rsid w:val="00C75AA1"/>
    <w:rsid w:val="00C75AB2"/>
    <w:rsid w:val="00C76DF9"/>
    <w:rsid w:val="00C77AF6"/>
    <w:rsid w:val="00C822DA"/>
    <w:rsid w:val="00C85588"/>
    <w:rsid w:val="00C912AE"/>
    <w:rsid w:val="00C917D3"/>
    <w:rsid w:val="00C9597B"/>
    <w:rsid w:val="00C95A94"/>
    <w:rsid w:val="00CA2BEB"/>
    <w:rsid w:val="00CA4BDB"/>
    <w:rsid w:val="00CA5991"/>
    <w:rsid w:val="00CB1154"/>
    <w:rsid w:val="00CB269A"/>
    <w:rsid w:val="00CB4B30"/>
    <w:rsid w:val="00CB4F18"/>
    <w:rsid w:val="00CB5119"/>
    <w:rsid w:val="00CB63D9"/>
    <w:rsid w:val="00CB71B5"/>
    <w:rsid w:val="00CC1E97"/>
    <w:rsid w:val="00CC374D"/>
    <w:rsid w:val="00CC3A31"/>
    <w:rsid w:val="00CC4CC0"/>
    <w:rsid w:val="00CD5C48"/>
    <w:rsid w:val="00CD61B7"/>
    <w:rsid w:val="00CE407F"/>
    <w:rsid w:val="00CE40EC"/>
    <w:rsid w:val="00CE56D7"/>
    <w:rsid w:val="00CE7C67"/>
    <w:rsid w:val="00CF087B"/>
    <w:rsid w:val="00CF12A8"/>
    <w:rsid w:val="00CF177B"/>
    <w:rsid w:val="00CF1B5B"/>
    <w:rsid w:val="00CF45ED"/>
    <w:rsid w:val="00CF7491"/>
    <w:rsid w:val="00D002B4"/>
    <w:rsid w:val="00D048C6"/>
    <w:rsid w:val="00D21BAC"/>
    <w:rsid w:val="00D31D44"/>
    <w:rsid w:val="00D31EEE"/>
    <w:rsid w:val="00D342EA"/>
    <w:rsid w:val="00D41C47"/>
    <w:rsid w:val="00D4210E"/>
    <w:rsid w:val="00D436D0"/>
    <w:rsid w:val="00D44210"/>
    <w:rsid w:val="00D47182"/>
    <w:rsid w:val="00D52472"/>
    <w:rsid w:val="00D5338F"/>
    <w:rsid w:val="00D5389D"/>
    <w:rsid w:val="00D53AD1"/>
    <w:rsid w:val="00D5571B"/>
    <w:rsid w:val="00D560A0"/>
    <w:rsid w:val="00D568D0"/>
    <w:rsid w:val="00D62734"/>
    <w:rsid w:val="00D63A49"/>
    <w:rsid w:val="00D663EE"/>
    <w:rsid w:val="00D66EA8"/>
    <w:rsid w:val="00D673D9"/>
    <w:rsid w:val="00D70B9C"/>
    <w:rsid w:val="00D70CD7"/>
    <w:rsid w:val="00D7151E"/>
    <w:rsid w:val="00D71E04"/>
    <w:rsid w:val="00D721AF"/>
    <w:rsid w:val="00D72DBC"/>
    <w:rsid w:val="00D72DED"/>
    <w:rsid w:val="00D752E1"/>
    <w:rsid w:val="00D756EB"/>
    <w:rsid w:val="00D8108F"/>
    <w:rsid w:val="00D833BA"/>
    <w:rsid w:val="00D84FDF"/>
    <w:rsid w:val="00D85F11"/>
    <w:rsid w:val="00D86602"/>
    <w:rsid w:val="00D97066"/>
    <w:rsid w:val="00DA14F8"/>
    <w:rsid w:val="00DA3412"/>
    <w:rsid w:val="00DA6443"/>
    <w:rsid w:val="00DB080E"/>
    <w:rsid w:val="00DB14BF"/>
    <w:rsid w:val="00DB3E32"/>
    <w:rsid w:val="00DB4893"/>
    <w:rsid w:val="00DB533C"/>
    <w:rsid w:val="00DB6FD8"/>
    <w:rsid w:val="00DB7816"/>
    <w:rsid w:val="00DB7E58"/>
    <w:rsid w:val="00DC072A"/>
    <w:rsid w:val="00DC19F4"/>
    <w:rsid w:val="00DC1A79"/>
    <w:rsid w:val="00DC241B"/>
    <w:rsid w:val="00DC41EA"/>
    <w:rsid w:val="00DC4BD4"/>
    <w:rsid w:val="00DC71E1"/>
    <w:rsid w:val="00DD2A66"/>
    <w:rsid w:val="00DE1F29"/>
    <w:rsid w:val="00DE6284"/>
    <w:rsid w:val="00DF1E2F"/>
    <w:rsid w:val="00DF314C"/>
    <w:rsid w:val="00E0386B"/>
    <w:rsid w:val="00E05393"/>
    <w:rsid w:val="00E11192"/>
    <w:rsid w:val="00E13736"/>
    <w:rsid w:val="00E14BBA"/>
    <w:rsid w:val="00E20621"/>
    <w:rsid w:val="00E20C1B"/>
    <w:rsid w:val="00E21175"/>
    <w:rsid w:val="00E2659E"/>
    <w:rsid w:val="00E269BD"/>
    <w:rsid w:val="00E26CDB"/>
    <w:rsid w:val="00E365BD"/>
    <w:rsid w:val="00E426EA"/>
    <w:rsid w:val="00E43049"/>
    <w:rsid w:val="00E4620D"/>
    <w:rsid w:val="00E46A03"/>
    <w:rsid w:val="00E47170"/>
    <w:rsid w:val="00E520E9"/>
    <w:rsid w:val="00E53F5A"/>
    <w:rsid w:val="00E56173"/>
    <w:rsid w:val="00E565CF"/>
    <w:rsid w:val="00E56C68"/>
    <w:rsid w:val="00E57A3D"/>
    <w:rsid w:val="00E6227D"/>
    <w:rsid w:val="00E62BE3"/>
    <w:rsid w:val="00E632D5"/>
    <w:rsid w:val="00E64164"/>
    <w:rsid w:val="00E658FB"/>
    <w:rsid w:val="00E71A8D"/>
    <w:rsid w:val="00E71B64"/>
    <w:rsid w:val="00E72166"/>
    <w:rsid w:val="00E73208"/>
    <w:rsid w:val="00E73D95"/>
    <w:rsid w:val="00E75361"/>
    <w:rsid w:val="00E770B7"/>
    <w:rsid w:val="00E827B2"/>
    <w:rsid w:val="00E84BB0"/>
    <w:rsid w:val="00E84E8B"/>
    <w:rsid w:val="00E869DC"/>
    <w:rsid w:val="00E86C96"/>
    <w:rsid w:val="00E87B7F"/>
    <w:rsid w:val="00E94376"/>
    <w:rsid w:val="00E95607"/>
    <w:rsid w:val="00E95F08"/>
    <w:rsid w:val="00E977C1"/>
    <w:rsid w:val="00E97D1B"/>
    <w:rsid w:val="00EA23EB"/>
    <w:rsid w:val="00EA2A32"/>
    <w:rsid w:val="00EA5650"/>
    <w:rsid w:val="00EA7CEA"/>
    <w:rsid w:val="00EB25D6"/>
    <w:rsid w:val="00EB74CE"/>
    <w:rsid w:val="00EB77ED"/>
    <w:rsid w:val="00EC0111"/>
    <w:rsid w:val="00EC03C6"/>
    <w:rsid w:val="00EC1CEF"/>
    <w:rsid w:val="00EC653F"/>
    <w:rsid w:val="00ED35E9"/>
    <w:rsid w:val="00ED5CB4"/>
    <w:rsid w:val="00EE13B1"/>
    <w:rsid w:val="00EE266C"/>
    <w:rsid w:val="00EE4B34"/>
    <w:rsid w:val="00EF4046"/>
    <w:rsid w:val="00EF4648"/>
    <w:rsid w:val="00EF5717"/>
    <w:rsid w:val="00F0556E"/>
    <w:rsid w:val="00F078A1"/>
    <w:rsid w:val="00F07B36"/>
    <w:rsid w:val="00F101BC"/>
    <w:rsid w:val="00F132B3"/>
    <w:rsid w:val="00F161BD"/>
    <w:rsid w:val="00F17DEA"/>
    <w:rsid w:val="00F17EBB"/>
    <w:rsid w:val="00F21062"/>
    <w:rsid w:val="00F2106E"/>
    <w:rsid w:val="00F22396"/>
    <w:rsid w:val="00F22570"/>
    <w:rsid w:val="00F362B9"/>
    <w:rsid w:val="00F36C54"/>
    <w:rsid w:val="00F4049B"/>
    <w:rsid w:val="00F40DD6"/>
    <w:rsid w:val="00F42213"/>
    <w:rsid w:val="00F42850"/>
    <w:rsid w:val="00F431CB"/>
    <w:rsid w:val="00F43C4E"/>
    <w:rsid w:val="00F469AC"/>
    <w:rsid w:val="00F469C6"/>
    <w:rsid w:val="00F47092"/>
    <w:rsid w:val="00F51019"/>
    <w:rsid w:val="00F513CF"/>
    <w:rsid w:val="00F51742"/>
    <w:rsid w:val="00F55F37"/>
    <w:rsid w:val="00F61DAC"/>
    <w:rsid w:val="00F636EA"/>
    <w:rsid w:val="00F65EBF"/>
    <w:rsid w:val="00F72465"/>
    <w:rsid w:val="00F7559C"/>
    <w:rsid w:val="00F77B34"/>
    <w:rsid w:val="00F822F8"/>
    <w:rsid w:val="00F84B85"/>
    <w:rsid w:val="00F96341"/>
    <w:rsid w:val="00F96F00"/>
    <w:rsid w:val="00F97ACA"/>
    <w:rsid w:val="00FA5E07"/>
    <w:rsid w:val="00FB2D97"/>
    <w:rsid w:val="00FB5A21"/>
    <w:rsid w:val="00FB5E2A"/>
    <w:rsid w:val="00FB64E8"/>
    <w:rsid w:val="00FC07B0"/>
    <w:rsid w:val="00FC1996"/>
    <w:rsid w:val="00FC4A1D"/>
    <w:rsid w:val="00FC731C"/>
    <w:rsid w:val="00FD0059"/>
    <w:rsid w:val="00FD373E"/>
    <w:rsid w:val="00FD4EDC"/>
    <w:rsid w:val="00FD7741"/>
    <w:rsid w:val="00FE0083"/>
    <w:rsid w:val="00FE6869"/>
    <w:rsid w:val="00FF5B0B"/>
    <w:rsid w:val="00FF6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1EDB06D2-D068-42DB-8E85-6BCD7151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046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CE56D7"/>
    <w:rPr>
      <w:rFonts w:ascii="Arial" w:hAnsi="Arial"/>
      <w:sz w:val="20"/>
      <w:szCs w:val="20"/>
    </w:rPr>
  </w:style>
  <w:style w:type="character" w:customStyle="1" w:styleId="CommentTextChar">
    <w:name w:val="Comment Text Char"/>
    <w:basedOn w:val="DefaultParagraphFont"/>
    <w:link w:val="CommentText"/>
    <w:uiPriority w:val="99"/>
    <w:rsid w:val="00CE56D7"/>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D342EA"/>
    <w:pPr>
      <w:numPr>
        <w:numId w:val="4"/>
      </w:numPr>
      <w:spacing w:before="120" w:after="120" w:line="240" w:lineRule="auto"/>
      <w:ind w:left="851" w:hanging="284"/>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 w:type="character" w:customStyle="1" w:styleId="URLPACKT">
    <w:name w:val="URL [PACKT]"/>
    <w:basedOn w:val="DefaultParagraphFont"/>
    <w:uiPriority w:val="1"/>
    <w:rsid w:val="00F17EBB"/>
    <w:rPr>
      <w:rFonts w:ascii="Lucida Console" w:hAnsi="Lucida Console"/>
      <w:color w:val="0000FF"/>
      <w:sz w:val="19"/>
    </w:rPr>
  </w:style>
  <w:style w:type="paragraph" w:customStyle="1" w:styleId="InformationBoxPACKT">
    <w:name w:val="Information Box [PACKT]"/>
    <w:basedOn w:val="NormalPACKT"/>
    <w:rsid w:val="008A3F2B"/>
  </w:style>
  <w:style w:type="character" w:styleId="UnresolvedMention">
    <w:name w:val="Unresolved Mention"/>
    <w:basedOn w:val="DefaultParagraphFont"/>
    <w:uiPriority w:val="99"/>
    <w:semiHidden/>
    <w:unhideWhenUsed/>
    <w:rsid w:val="001A3DF0"/>
    <w:rPr>
      <w:color w:val="605E5C"/>
      <w:shd w:val="clear" w:color="auto" w:fill="E1DFDD"/>
    </w:rPr>
  </w:style>
  <w:style w:type="paragraph" w:styleId="Revision">
    <w:name w:val="Revision"/>
    <w:hidden/>
    <w:uiPriority w:val="99"/>
    <w:semiHidden/>
    <w:rsid w:val="00C24F40"/>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3704">
      <w:bodyDiv w:val="1"/>
      <w:marLeft w:val="0"/>
      <w:marRight w:val="0"/>
      <w:marTop w:val="0"/>
      <w:marBottom w:val="0"/>
      <w:divBdr>
        <w:top w:val="none" w:sz="0" w:space="0" w:color="auto"/>
        <w:left w:val="none" w:sz="0" w:space="0" w:color="auto"/>
        <w:bottom w:val="none" w:sz="0" w:space="0" w:color="auto"/>
        <w:right w:val="none" w:sz="0" w:space="0" w:color="auto"/>
      </w:divBdr>
      <w:divsChild>
        <w:div w:id="1924798009">
          <w:marLeft w:val="0"/>
          <w:marRight w:val="0"/>
          <w:marTop w:val="0"/>
          <w:marBottom w:val="0"/>
          <w:divBdr>
            <w:top w:val="none" w:sz="0" w:space="0" w:color="auto"/>
            <w:left w:val="none" w:sz="0" w:space="0" w:color="auto"/>
            <w:bottom w:val="none" w:sz="0" w:space="0" w:color="auto"/>
            <w:right w:val="none" w:sz="0" w:space="0" w:color="auto"/>
          </w:divBdr>
          <w:divsChild>
            <w:div w:id="1343360085">
              <w:marLeft w:val="0"/>
              <w:marRight w:val="0"/>
              <w:marTop w:val="0"/>
              <w:marBottom w:val="0"/>
              <w:divBdr>
                <w:top w:val="none" w:sz="0" w:space="0" w:color="auto"/>
                <w:left w:val="none" w:sz="0" w:space="0" w:color="auto"/>
                <w:bottom w:val="none" w:sz="0" w:space="0" w:color="auto"/>
                <w:right w:val="none" w:sz="0" w:space="0" w:color="auto"/>
              </w:divBdr>
            </w:div>
            <w:div w:id="346175873">
              <w:marLeft w:val="0"/>
              <w:marRight w:val="0"/>
              <w:marTop w:val="0"/>
              <w:marBottom w:val="0"/>
              <w:divBdr>
                <w:top w:val="none" w:sz="0" w:space="0" w:color="auto"/>
                <w:left w:val="none" w:sz="0" w:space="0" w:color="auto"/>
                <w:bottom w:val="none" w:sz="0" w:space="0" w:color="auto"/>
                <w:right w:val="none" w:sz="0" w:space="0" w:color="auto"/>
              </w:divBdr>
            </w:div>
            <w:div w:id="478034427">
              <w:marLeft w:val="0"/>
              <w:marRight w:val="0"/>
              <w:marTop w:val="0"/>
              <w:marBottom w:val="0"/>
              <w:divBdr>
                <w:top w:val="none" w:sz="0" w:space="0" w:color="auto"/>
                <w:left w:val="none" w:sz="0" w:space="0" w:color="auto"/>
                <w:bottom w:val="none" w:sz="0" w:space="0" w:color="auto"/>
                <w:right w:val="none" w:sz="0" w:space="0" w:color="auto"/>
              </w:divBdr>
            </w:div>
            <w:div w:id="1968965885">
              <w:marLeft w:val="0"/>
              <w:marRight w:val="0"/>
              <w:marTop w:val="0"/>
              <w:marBottom w:val="0"/>
              <w:divBdr>
                <w:top w:val="none" w:sz="0" w:space="0" w:color="auto"/>
                <w:left w:val="none" w:sz="0" w:space="0" w:color="auto"/>
                <w:bottom w:val="none" w:sz="0" w:space="0" w:color="auto"/>
                <w:right w:val="none" w:sz="0" w:space="0" w:color="auto"/>
              </w:divBdr>
            </w:div>
            <w:div w:id="1712028701">
              <w:marLeft w:val="0"/>
              <w:marRight w:val="0"/>
              <w:marTop w:val="0"/>
              <w:marBottom w:val="0"/>
              <w:divBdr>
                <w:top w:val="none" w:sz="0" w:space="0" w:color="auto"/>
                <w:left w:val="none" w:sz="0" w:space="0" w:color="auto"/>
                <w:bottom w:val="none" w:sz="0" w:space="0" w:color="auto"/>
                <w:right w:val="none" w:sz="0" w:space="0" w:color="auto"/>
              </w:divBdr>
            </w:div>
            <w:div w:id="522668485">
              <w:marLeft w:val="0"/>
              <w:marRight w:val="0"/>
              <w:marTop w:val="0"/>
              <w:marBottom w:val="0"/>
              <w:divBdr>
                <w:top w:val="none" w:sz="0" w:space="0" w:color="auto"/>
                <w:left w:val="none" w:sz="0" w:space="0" w:color="auto"/>
                <w:bottom w:val="none" w:sz="0" w:space="0" w:color="auto"/>
                <w:right w:val="none" w:sz="0" w:space="0" w:color="auto"/>
              </w:divBdr>
            </w:div>
            <w:div w:id="769735307">
              <w:marLeft w:val="0"/>
              <w:marRight w:val="0"/>
              <w:marTop w:val="0"/>
              <w:marBottom w:val="0"/>
              <w:divBdr>
                <w:top w:val="none" w:sz="0" w:space="0" w:color="auto"/>
                <w:left w:val="none" w:sz="0" w:space="0" w:color="auto"/>
                <w:bottom w:val="none" w:sz="0" w:space="0" w:color="auto"/>
                <w:right w:val="none" w:sz="0" w:space="0" w:color="auto"/>
              </w:divBdr>
            </w:div>
            <w:div w:id="2072996297">
              <w:marLeft w:val="0"/>
              <w:marRight w:val="0"/>
              <w:marTop w:val="0"/>
              <w:marBottom w:val="0"/>
              <w:divBdr>
                <w:top w:val="none" w:sz="0" w:space="0" w:color="auto"/>
                <w:left w:val="none" w:sz="0" w:space="0" w:color="auto"/>
                <w:bottom w:val="none" w:sz="0" w:space="0" w:color="auto"/>
                <w:right w:val="none" w:sz="0" w:space="0" w:color="auto"/>
              </w:divBdr>
            </w:div>
            <w:div w:id="1883784767">
              <w:marLeft w:val="0"/>
              <w:marRight w:val="0"/>
              <w:marTop w:val="0"/>
              <w:marBottom w:val="0"/>
              <w:divBdr>
                <w:top w:val="none" w:sz="0" w:space="0" w:color="auto"/>
                <w:left w:val="none" w:sz="0" w:space="0" w:color="auto"/>
                <w:bottom w:val="none" w:sz="0" w:space="0" w:color="auto"/>
                <w:right w:val="none" w:sz="0" w:space="0" w:color="auto"/>
              </w:divBdr>
            </w:div>
            <w:div w:id="169368118">
              <w:marLeft w:val="0"/>
              <w:marRight w:val="0"/>
              <w:marTop w:val="0"/>
              <w:marBottom w:val="0"/>
              <w:divBdr>
                <w:top w:val="none" w:sz="0" w:space="0" w:color="auto"/>
                <w:left w:val="none" w:sz="0" w:space="0" w:color="auto"/>
                <w:bottom w:val="none" w:sz="0" w:space="0" w:color="auto"/>
                <w:right w:val="none" w:sz="0" w:space="0" w:color="auto"/>
              </w:divBdr>
            </w:div>
            <w:div w:id="1815289786">
              <w:marLeft w:val="0"/>
              <w:marRight w:val="0"/>
              <w:marTop w:val="0"/>
              <w:marBottom w:val="0"/>
              <w:divBdr>
                <w:top w:val="none" w:sz="0" w:space="0" w:color="auto"/>
                <w:left w:val="none" w:sz="0" w:space="0" w:color="auto"/>
                <w:bottom w:val="none" w:sz="0" w:space="0" w:color="auto"/>
                <w:right w:val="none" w:sz="0" w:space="0" w:color="auto"/>
              </w:divBdr>
            </w:div>
            <w:div w:id="723335016">
              <w:marLeft w:val="0"/>
              <w:marRight w:val="0"/>
              <w:marTop w:val="0"/>
              <w:marBottom w:val="0"/>
              <w:divBdr>
                <w:top w:val="none" w:sz="0" w:space="0" w:color="auto"/>
                <w:left w:val="none" w:sz="0" w:space="0" w:color="auto"/>
                <w:bottom w:val="none" w:sz="0" w:space="0" w:color="auto"/>
                <w:right w:val="none" w:sz="0" w:space="0" w:color="auto"/>
              </w:divBdr>
            </w:div>
            <w:div w:id="556548778">
              <w:marLeft w:val="0"/>
              <w:marRight w:val="0"/>
              <w:marTop w:val="0"/>
              <w:marBottom w:val="0"/>
              <w:divBdr>
                <w:top w:val="none" w:sz="0" w:space="0" w:color="auto"/>
                <w:left w:val="none" w:sz="0" w:space="0" w:color="auto"/>
                <w:bottom w:val="none" w:sz="0" w:space="0" w:color="auto"/>
                <w:right w:val="none" w:sz="0" w:space="0" w:color="auto"/>
              </w:divBdr>
            </w:div>
            <w:div w:id="97868809">
              <w:marLeft w:val="0"/>
              <w:marRight w:val="0"/>
              <w:marTop w:val="0"/>
              <w:marBottom w:val="0"/>
              <w:divBdr>
                <w:top w:val="none" w:sz="0" w:space="0" w:color="auto"/>
                <w:left w:val="none" w:sz="0" w:space="0" w:color="auto"/>
                <w:bottom w:val="none" w:sz="0" w:space="0" w:color="auto"/>
                <w:right w:val="none" w:sz="0" w:space="0" w:color="auto"/>
              </w:divBdr>
            </w:div>
            <w:div w:id="1772239736">
              <w:marLeft w:val="0"/>
              <w:marRight w:val="0"/>
              <w:marTop w:val="0"/>
              <w:marBottom w:val="0"/>
              <w:divBdr>
                <w:top w:val="none" w:sz="0" w:space="0" w:color="auto"/>
                <w:left w:val="none" w:sz="0" w:space="0" w:color="auto"/>
                <w:bottom w:val="none" w:sz="0" w:space="0" w:color="auto"/>
                <w:right w:val="none" w:sz="0" w:space="0" w:color="auto"/>
              </w:divBdr>
            </w:div>
            <w:div w:id="2065175161">
              <w:marLeft w:val="0"/>
              <w:marRight w:val="0"/>
              <w:marTop w:val="0"/>
              <w:marBottom w:val="0"/>
              <w:divBdr>
                <w:top w:val="none" w:sz="0" w:space="0" w:color="auto"/>
                <w:left w:val="none" w:sz="0" w:space="0" w:color="auto"/>
                <w:bottom w:val="none" w:sz="0" w:space="0" w:color="auto"/>
                <w:right w:val="none" w:sz="0" w:space="0" w:color="auto"/>
              </w:divBdr>
            </w:div>
            <w:div w:id="792359045">
              <w:marLeft w:val="0"/>
              <w:marRight w:val="0"/>
              <w:marTop w:val="0"/>
              <w:marBottom w:val="0"/>
              <w:divBdr>
                <w:top w:val="none" w:sz="0" w:space="0" w:color="auto"/>
                <w:left w:val="none" w:sz="0" w:space="0" w:color="auto"/>
                <w:bottom w:val="none" w:sz="0" w:space="0" w:color="auto"/>
                <w:right w:val="none" w:sz="0" w:space="0" w:color="auto"/>
              </w:divBdr>
            </w:div>
            <w:div w:id="1084450819">
              <w:marLeft w:val="0"/>
              <w:marRight w:val="0"/>
              <w:marTop w:val="0"/>
              <w:marBottom w:val="0"/>
              <w:divBdr>
                <w:top w:val="none" w:sz="0" w:space="0" w:color="auto"/>
                <w:left w:val="none" w:sz="0" w:space="0" w:color="auto"/>
                <w:bottom w:val="none" w:sz="0" w:space="0" w:color="auto"/>
                <w:right w:val="none" w:sz="0" w:space="0" w:color="auto"/>
              </w:divBdr>
            </w:div>
            <w:div w:id="1675262446">
              <w:marLeft w:val="0"/>
              <w:marRight w:val="0"/>
              <w:marTop w:val="0"/>
              <w:marBottom w:val="0"/>
              <w:divBdr>
                <w:top w:val="none" w:sz="0" w:space="0" w:color="auto"/>
                <w:left w:val="none" w:sz="0" w:space="0" w:color="auto"/>
                <w:bottom w:val="none" w:sz="0" w:space="0" w:color="auto"/>
                <w:right w:val="none" w:sz="0" w:space="0" w:color="auto"/>
              </w:divBdr>
            </w:div>
            <w:div w:id="990714265">
              <w:marLeft w:val="0"/>
              <w:marRight w:val="0"/>
              <w:marTop w:val="0"/>
              <w:marBottom w:val="0"/>
              <w:divBdr>
                <w:top w:val="none" w:sz="0" w:space="0" w:color="auto"/>
                <w:left w:val="none" w:sz="0" w:space="0" w:color="auto"/>
                <w:bottom w:val="none" w:sz="0" w:space="0" w:color="auto"/>
                <w:right w:val="none" w:sz="0" w:space="0" w:color="auto"/>
              </w:divBdr>
            </w:div>
            <w:div w:id="17244808">
              <w:marLeft w:val="0"/>
              <w:marRight w:val="0"/>
              <w:marTop w:val="0"/>
              <w:marBottom w:val="0"/>
              <w:divBdr>
                <w:top w:val="none" w:sz="0" w:space="0" w:color="auto"/>
                <w:left w:val="none" w:sz="0" w:space="0" w:color="auto"/>
                <w:bottom w:val="none" w:sz="0" w:space="0" w:color="auto"/>
                <w:right w:val="none" w:sz="0" w:space="0" w:color="auto"/>
              </w:divBdr>
            </w:div>
            <w:div w:id="1035161253">
              <w:marLeft w:val="0"/>
              <w:marRight w:val="0"/>
              <w:marTop w:val="0"/>
              <w:marBottom w:val="0"/>
              <w:divBdr>
                <w:top w:val="none" w:sz="0" w:space="0" w:color="auto"/>
                <w:left w:val="none" w:sz="0" w:space="0" w:color="auto"/>
                <w:bottom w:val="none" w:sz="0" w:space="0" w:color="auto"/>
                <w:right w:val="none" w:sz="0" w:space="0" w:color="auto"/>
              </w:divBdr>
            </w:div>
            <w:div w:id="651249571">
              <w:marLeft w:val="0"/>
              <w:marRight w:val="0"/>
              <w:marTop w:val="0"/>
              <w:marBottom w:val="0"/>
              <w:divBdr>
                <w:top w:val="none" w:sz="0" w:space="0" w:color="auto"/>
                <w:left w:val="none" w:sz="0" w:space="0" w:color="auto"/>
                <w:bottom w:val="none" w:sz="0" w:space="0" w:color="auto"/>
                <w:right w:val="none" w:sz="0" w:space="0" w:color="auto"/>
              </w:divBdr>
            </w:div>
            <w:div w:id="1240748177">
              <w:marLeft w:val="0"/>
              <w:marRight w:val="0"/>
              <w:marTop w:val="0"/>
              <w:marBottom w:val="0"/>
              <w:divBdr>
                <w:top w:val="none" w:sz="0" w:space="0" w:color="auto"/>
                <w:left w:val="none" w:sz="0" w:space="0" w:color="auto"/>
                <w:bottom w:val="none" w:sz="0" w:space="0" w:color="auto"/>
                <w:right w:val="none" w:sz="0" w:space="0" w:color="auto"/>
              </w:divBdr>
            </w:div>
            <w:div w:id="1916818192">
              <w:marLeft w:val="0"/>
              <w:marRight w:val="0"/>
              <w:marTop w:val="0"/>
              <w:marBottom w:val="0"/>
              <w:divBdr>
                <w:top w:val="none" w:sz="0" w:space="0" w:color="auto"/>
                <w:left w:val="none" w:sz="0" w:space="0" w:color="auto"/>
                <w:bottom w:val="none" w:sz="0" w:space="0" w:color="auto"/>
                <w:right w:val="none" w:sz="0" w:space="0" w:color="auto"/>
              </w:divBdr>
            </w:div>
            <w:div w:id="497038596">
              <w:marLeft w:val="0"/>
              <w:marRight w:val="0"/>
              <w:marTop w:val="0"/>
              <w:marBottom w:val="0"/>
              <w:divBdr>
                <w:top w:val="none" w:sz="0" w:space="0" w:color="auto"/>
                <w:left w:val="none" w:sz="0" w:space="0" w:color="auto"/>
                <w:bottom w:val="none" w:sz="0" w:space="0" w:color="auto"/>
                <w:right w:val="none" w:sz="0" w:space="0" w:color="auto"/>
              </w:divBdr>
            </w:div>
            <w:div w:id="2080058457">
              <w:marLeft w:val="0"/>
              <w:marRight w:val="0"/>
              <w:marTop w:val="0"/>
              <w:marBottom w:val="0"/>
              <w:divBdr>
                <w:top w:val="none" w:sz="0" w:space="0" w:color="auto"/>
                <w:left w:val="none" w:sz="0" w:space="0" w:color="auto"/>
                <w:bottom w:val="none" w:sz="0" w:space="0" w:color="auto"/>
                <w:right w:val="none" w:sz="0" w:space="0" w:color="auto"/>
              </w:divBdr>
            </w:div>
            <w:div w:id="2030176781">
              <w:marLeft w:val="0"/>
              <w:marRight w:val="0"/>
              <w:marTop w:val="0"/>
              <w:marBottom w:val="0"/>
              <w:divBdr>
                <w:top w:val="none" w:sz="0" w:space="0" w:color="auto"/>
                <w:left w:val="none" w:sz="0" w:space="0" w:color="auto"/>
                <w:bottom w:val="none" w:sz="0" w:space="0" w:color="auto"/>
                <w:right w:val="none" w:sz="0" w:space="0" w:color="auto"/>
              </w:divBdr>
            </w:div>
            <w:div w:id="810442500">
              <w:marLeft w:val="0"/>
              <w:marRight w:val="0"/>
              <w:marTop w:val="0"/>
              <w:marBottom w:val="0"/>
              <w:divBdr>
                <w:top w:val="none" w:sz="0" w:space="0" w:color="auto"/>
                <w:left w:val="none" w:sz="0" w:space="0" w:color="auto"/>
                <w:bottom w:val="none" w:sz="0" w:space="0" w:color="auto"/>
                <w:right w:val="none" w:sz="0" w:space="0" w:color="auto"/>
              </w:divBdr>
            </w:div>
            <w:div w:id="786050823">
              <w:marLeft w:val="0"/>
              <w:marRight w:val="0"/>
              <w:marTop w:val="0"/>
              <w:marBottom w:val="0"/>
              <w:divBdr>
                <w:top w:val="none" w:sz="0" w:space="0" w:color="auto"/>
                <w:left w:val="none" w:sz="0" w:space="0" w:color="auto"/>
                <w:bottom w:val="none" w:sz="0" w:space="0" w:color="auto"/>
                <w:right w:val="none" w:sz="0" w:space="0" w:color="auto"/>
              </w:divBdr>
            </w:div>
            <w:div w:id="762803452">
              <w:marLeft w:val="0"/>
              <w:marRight w:val="0"/>
              <w:marTop w:val="0"/>
              <w:marBottom w:val="0"/>
              <w:divBdr>
                <w:top w:val="none" w:sz="0" w:space="0" w:color="auto"/>
                <w:left w:val="none" w:sz="0" w:space="0" w:color="auto"/>
                <w:bottom w:val="none" w:sz="0" w:space="0" w:color="auto"/>
                <w:right w:val="none" w:sz="0" w:space="0" w:color="auto"/>
              </w:divBdr>
            </w:div>
            <w:div w:id="504901491">
              <w:marLeft w:val="0"/>
              <w:marRight w:val="0"/>
              <w:marTop w:val="0"/>
              <w:marBottom w:val="0"/>
              <w:divBdr>
                <w:top w:val="none" w:sz="0" w:space="0" w:color="auto"/>
                <w:left w:val="none" w:sz="0" w:space="0" w:color="auto"/>
                <w:bottom w:val="none" w:sz="0" w:space="0" w:color="auto"/>
                <w:right w:val="none" w:sz="0" w:space="0" w:color="auto"/>
              </w:divBdr>
            </w:div>
            <w:div w:id="1844126031">
              <w:marLeft w:val="0"/>
              <w:marRight w:val="0"/>
              <w:marTop w:val="0"/>
              <w:marBottom w:val="0"/>
              <w:divBdr>
                <w:top w:val="none" w:sz="0" w:space="0" w:color="auto"/>
                <w:left w:val="none" w:sz="0" w:space="0" w:color="auto"/>
                <w:bottom w:val="none" w:sz="0" w:space="0" w:color="auto"/>
                <w:right w:val="none" w:sz="0" w:space="0" w:color="auto"/>
              </w:divBdr>
            </w:div>
            <w:div w:id="1823503457">
              <w:marLeft w:val="0"/>
              <w:marRight w:val="0"/>
              <w:marTop w:val="0"/>
              <w:marBottom w:val="0"/>
              <w:divBdr>
                <w:top w:val="none" w:sz="0" w:space="0" w:color="auto"/>
                <w:left w:val="none" w:sz="0" w:space="0" w:color="auto"/>
                <w:bottom w:val="none" w:sz="0" w:space="0" w:color="auto"/>
                <w:right w:val="none" w:sz="0" w:space="0" w:color="auto"/>
              </w:divBdr>
            </w:div>
            <w:div w:id="1648045128">
              <w:marLeft w:val="0"/>
              <w:marRight w:val="0"/>
              <w:marTop w:val="0"/>
              <w:marBottom w:val="0"/>
              <w:divBdr>
                <w:top w:val="none" w:sz="0" w:space="0" w:color="auto"/>
                <w:left w:val="none" w:sz="0" w:space="0" w:color="auto"/>
                <w:bottom w:val="none" w:sz="0" w:space="0" w:color="auto"/>
                <w:right w:val="none" w:sz="0" w:space="0" w:color="auto"/>
              </w:divBdr>
            </w:div>
            <w:div w:id="1532835718">
              <w:marLeft w:val="0"/>
              <w:marRight w:val="0"/>
              <w:marTop w:val="0"/>
              <w:marBottom w:val="0"/>
              <w:divBdr>
                <w:top w:val="none" w:sz="0" w:space="0" w:color="auto"/>
                <w:left w:val="none" w:sz="0" w:space="0" w:color="auto"/>
                <w:bottom w:val="none" w:sz="0" w:space="0" w:color="auto"/>
                <w:right w:val="none" w:sz="0" w:space="0" w:color="auto"/>
              </w:divBdr>
            </w:div>
            <w:div w:id="389429965">
              <w:marLeft w:val="0"/>
              <w:marRight w:val="0"/>
              <w:marTop w:val="0"/>
              <w:marBottom w:val="0"/>
              <w:divBdr>
                <w:top w:val="none" w:sz="0" w:space="0" w:color="auto"/>
                <w:left w:val="none" w:sz="0" w:space="0" w:color="auto"/>
                <w:bottom w:val="none" w:sz="0" w:space="0" w:color="auto"/>
                <w:right w:val="none" w:sz="0" w:space="0" w:color="auto"/>
              </w:divBdr>
            </w:div>
            <w:div w:id="18679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5555">
      <w:bodyDiv w:val="1"/>
      <w:marLeft w:val="0"/>
      <w:marRight w:val="0"/>
      <w:marTop w:val="0"/>
      <w:marBottom w:val="0"/>
      <w:divBdr>
        <w:top w:val="none" w:sz="0" w:space="0" w:color="auto"/>
        <w:left w:val="none" w:sz="0" w:space="0" w:color="auto"/>
        <w:bottom w:val="none" w:sz="0" w:space="0" w:color="auto"/>
        <w:right w:val="none" w:sz="0" w:space="0" w:color="auto"/>
      </w:divBdr>
      <w:divsChild>
        <w:div w:id="540828769">
          <w:marLeft w:val="0"/>
          <w:marRight w:val="0"/>
          <w:marTop w:val="0"/>
          <w:marBottom w:val="0"/>
          <w:divBdr>
            <w:top w:val="none" w:sz="0" w:space="0" w:color="auto"/>
            <w:left w:val="none" w:sz="0" w:space="0" w:color="auto"/>
            <w:bottom w:val="none" w:sz="0" w:space="0" w:color="auto"/>
            <w:right w:val="none" w:sz="0" w:space="0" w:color="auto"/>
          </w:divBdr>
          <w:divsChild>
            <w:div w:id="883248838">
              <w:marLeft w:val="0"/>
              <w:marRight w:val="0"/>
              <w:marTop w:val="0"/>
              <w:marBottom w:val="0"/>
              <w:divBdr>
                <w:top w:val="none" w:sz="0" w:space="0" w:color="auto"/>
                <w:left w:val="none" w:sz="0" w:space="0" w:color="auto"/>
                <w:bottom w:val="none" w:sz="0" w:space="0" w:color="auto"/>
                <w:right w:val="none" w:sz="0" w:space="0" w:color="auto"/>
              </w:divBdr>
            </w:div>
            <w:div w:id="314189844">
              <w:marLeft w:val="0"/>
              <w:marRight w:val="0"/>
              <w:marTop w:val="0"/>
              <w:marBottom w:val="0"/>
              <w:divBdr>
                <w:top w:val="none" w:sz="0" w:space="0" w:color="auto"/>
                <w:left w:val="none" w:sz="0" w:space="0" w:color="auto"/>
                <w:bottom w:val="none" w:sz="0" w:space="0" w:color="auto"/>
                <w:right w:val="none" w:sz="0" w:space="0" w:color="auto"/>
              </w:divBdr>
            </w:div>
            <w:div w:id="176967138">
              <w:marLeft w:val="0"/>
              <w:marRight w:val="0"/>
              <w:marTop w:val="0"/>
              <w:marBottom w:val="0"/>
              <w:divBdr>
                <w:top w:val="none" w:sz="0" w:space="0" w:color="auto"/>
                <w:left w:val="none" w:sz="0" w:space="0" w:color="auto"/>
                <w:bottom w:val="none" w:sz="0" w:space="0" w:color="auto"/>
                <w:right w:val="none" w:sz="0" w:space="0" w:color="auto"/>
              </w:divBdr>
            </w:div>
            <w:div w:id="1709716581">
              <w:marLeft w:val="0"/>
              <w:marRight w:val="0"/>
              <w:marTop w:val="0"/>
              <w:marBottom w:val="0"/>
              <w:divBdr>
                <w:top w:val="none" w:sz="0" w:space="0" w:color="auto"/>
                <w:left w:val="none" w:sz="0" w:space="0" w:color="auto"/>
                <w:bottom w:val="none" w:sz="0" w:space="0" w:color="auto"/>
                <w:right w:val="none" w:sz="0" w:space="0" w:color="auto"/>
              </w:divBdr>
            </w:div>
            <w:div w:id="637272274">
              <w:marLeft w:val="0"/>
              <w:marRight w:val="0"/>
              <w:marTop w:val="0"/>
              <w:marBottom w:val="0"/>
              <w:divBdr>
                <w:top w:val="none" w:sz="0" w:space="0" w:color="auto"/>
                <w:left w:val="none" w:sz="0" w:space="0" w:color="auto"/>
                <w:bottom w:val="none" w:sz="0" w:space="0" w:color="auto"/>
                <w:right w:val="none" w:sz="0" w:space="0" w:color="auto"/>
              </w:divBdr>
            </w:div>
            <w:div w:id="223029504">
              <w:marLeft w:val="0"/>
              <w:marRight w:val="0"/>
              <w:marTop w:val="0"/>
              <w:marBottom w:val="0"/>
              <w:divBdr>
                <w:top w:val="none" w:sz="0" w:space="0" w:color="auto"/>
                <w:left w:val="none" w:sz="0" w:space="0" w:color="auto"/>
                <w:bottom w:val="none" w:sz="0" w:space="0" w:color="auto"/>
                <w:right w:val="none" w:sz="0" w:space="0" w:color="auto"/>
              </w:divBdr>
            </w:div>
            <w:div w:id="8719150">
              <w:marLeft w:val="0"/>
              <w:marRight w:val="0"/>
              <w:marTop w:val="0"/>
              <w:marBottom w:val="0"/>
              <w:divBdr>
                <w:top w:val="none" w:sz="0" w:space="0" w:color="auto"/>
                <w:left w:val="none" w:sz="0" w:space="0" w:color="auto"/>
                <w:bottom w:val="none" w:sz="0" w:space="0" w:color="auto"/>
                <w:right w:val="none" w:sz="0" w:space="0" w:color="auto"/>
              </w:divBdr>
            </w:div>
            <w:div w:id="1547134546">
              <w:marLeft w:val="0"/>
              <w:marRight w:val="0"/>
              <w:marTop w:val="0"/>
              <w:marBottom w:val="0"/>
              <w:divBdr>
                <w:top w:val="none" w:sz="0" w:space="0" w:color="auto"/>
                <w:left w:val="none" w:sz="0" w:space="0" w:color="auto"/>
                <w:bottom w:val="none" w:sz="0" w:space="0" w:color="auto"/>
                <w:right w:val="none" w:sz="0" w:space="0" w:color="auto"/>
              </w:divBdr>
            </w:div>
            <w:div w:id="1798061613">
              <w:marLeft w:val="0"/>
              <w:marRight w:val="0"/>
              <w:marTop w:val="0"/>
              <w:marBottom w:val="0"/>
              <w:divBdr>
                <w:top w:val="none" w:sz="0" w:space="0" w:color="auto"/>
                <w:left w:val="none" w:sz="0" w:space="0" w:color="auto"/>
                <w:bottom w:val="none" w:sz="0" w:space="0" w:color="auto"/>
                <w:right w:val="none" w:sz="0" w:space="0" w:color="auto"/>
              </w:divBdr>
            </w:div>
            <w:div w:id="1604151164">
              <w:marLeft w:val="0"/>
              <w:marRight w:val="0"/>
              <w:marTop w:val="0"/>
              <w:marBottom w:val="0"/>
              <w:divBdr>
                <w:top w:val="none" w:sz="0" w:space="0" w:color="auto"/>
                <w:left w:val="none" w:sz="0" w:space="0" w:color="auto"/>
                <w:bottom w:val="none" w:sz="0" w:space="0" w:color="auto"/>
                <w:right w:val="none" w:sz="0" w:space="0" w:color="auto"/>
              </w:divBdr>
            </w:div>
            <w:div w:id="902369508">
              <w:marLeft w:val="0"/>
              <w:marRight w:val="0"/>
              <w:marTop w:val="0"/>
              <w:marBottom w:val="0"/>
              <w:divBdr>
                <w:top w:val="none" w:sz="0" w:space="0" w:color="auto"/>
                <w:left w:val="none" w:sz="0" w:space="0" w:color="auto"/>
                <w:bottom w:val="none" w:sz="0" w:space="0" w:color="auto"/>
                <w:right w:val="none" w:sz="0" w:space="0" w:color="auto"/>
              </w:divBdr>
            </w:div>
            <w:div w:id="2116247273">
              <w:marLeft w:val="0"/>
              <w:marRight w:val="0"/>
              <w:marTop w:val="0"/>
              <w:marBottom w:val="0"/>
              <w:divBdr>
                <w:top w:val="none" w:sz="0" w:space="0" w:color="auto"/>
                <w:left w:val="none" w:sz="0" w:space="0" w:color="auto"/>
                <w:bottom w:val="none" w:sz="0" w:space="0" w:color="auto"/>
                <w:right w:val="none" w:sz="0" w:space="0" w:color="auto"/>
              </w:divBdr>
            </w:div>
            <w:div w:id="650334640">
              <w:marLeft w:val="0"/>
              <w:marRight w:val="0"/>
              <w:marTop w:val="0"/>
              <w:marBottom w:val="0"/>
              <w:divBdr>
                <w:top w:val="none" w:sz="0" w:space="0" w:color="auto"/>
                <w:left w:val="none" w:sz="0" w:space="0" w:color="auto"/>
                <w:bottom w:val="none" w:sz="0" w:space="0" w:color="auto"/>
                <w:right w:val="none" w:sz="0" w:space="0" w:color="auto"/>
              </w:divBdr>
            </w:div>
            <w:div w:id="1998456318">
              <w:marLeft w:val="0"/>
              <w:marRight w:val="0"/>
              <w:marTop w:val="0"/>
              <w:marBottom w:val="0"/>
              <w:divBdr>
                <w:top w:val="none" w:sz="0" w:space="0" w:color="auto"/>
                <w:left w:val="none" w:sz="0" w:space="0" w:color="auto"/>
                <w:bottom w:val="none" w:sz="0" w:space="0" w:color="auto"/>
                <w:right w:val="none" w:sz="0" w:space="0" w:color="auto"/>
              </w:divBdr>
            </w:div>
            <w:div w:id="1684550293">
              <w:marLeft w:val="0"/>
              <w:marRight w:val="0"/>
              <w:marTop w:val="0"/>
              <w:marBottom w:val="0"/>
              <w:divBdr>
                <w:top w:val="none" w:sz="0" w:space="0" w:color="auto"/>
                <w:left w:val="none" w:sz="0" w:space="0" w:color="auto"/>
                <w:bottom w:val="none" w:sz="0" w:space="0" w:color="auto"/>
                <w:right w:val="none" w:sz="0" w:space="0" w:color="auto"/>
              </w:divBdr>
            </w:div>
            <w:div w:id="630860888">
              <w:marLeft w:val="0"/>
              <w:marRight w:val="0"/>
              <w:marTop w:val="0"/>
              <w:marBottom w:val="0"/>
              <w:divBdr>
                <w:top w:val="none" w:sz="0" w:space="0" w:color="auto"/>
                <w:left w:val="none" w:sz="0" w:space="0" w:color="auto"/>
                <w:bottom w:val="none" w:sz="0" w:space="0" w:color="auto"/>
                <w:right w:val="none" w:sz="0" w:space="0" w:color="auto"/>
              </w:divBdr>
            </w:div>
            <w:div w:id="961232036">
              <w:marLeft w:val="0"/>
              <w:marRight w:val="0"/>
              <w:marTop w:val="0"/>
              <w:marBottom w:val="0"/>
              <w:divBdr>
                <w:top w:val="none" w:sz="0" w:space="0" w:color="auto"/>
                <w:left w:val="none" w:sz="0" w:space="0" w:color="auto"/>
                <w:bottom w:val="none" w:sz="0" w:space="0" w:color="auto"/>
                <w:right w:val="none" w:sz="0" w:space="0" w:color="auto"/>
              </w:divBdr>
            </w:div>
            <w:div w:id="1819423231">
              <w:marLeft w:val="0"/>
              <w:marRight w:val="0"/>
              <w:marTop w:val="0"/>
              <w:marBottom w:val="0"/>
              <w:divBdr>
                <w:top w:val="none" w:sz="0" w:space="0" w:color="auto"/>
                <w:left w:val="none" w:sz="0" w:space="0" w:color="auto"/>
                <w:bottom w:val="none" w:sz="0" w:space="0" w:color="auto"/>
                <w:right w:val="none" w:sz="0" w:space="0" w:color="auto"/>
              </w:divBdr>
            </w:div>
            <w:div w:id="723063931">
              <w:marLeft w:val="0"/>
              <w:marRight w:val="0"/>
              <w:marTop w:val="0"/>
              <w:marBottom w:val="0"/>
              <w:divBdr>
                <w:top w:val="none" w:sz="0" w:space="0" w:color="auto"/>
                <w:left w:val="none" w:sz="0" w:space="0" w:color="auto"/>
                <w:bottom w:val="none" w:sz="0" w:space="0" w:color="auto"/>
                <w:right w:val="none" w:sz="0" w:space="0" w:color="auto"/>
              </w:divBdr>
            </w:div>
            <w:div w:id="915017965">
              <w:marLeft w:val="0"/>
              <w:marRight w:val="0"/>
              <w:marTop w:val="0"/>
              <w:marBottom w:val="0"/>
              <w:divBdr>
                <w:top w:val="none" w:sz="0" w:space="0" w:color="auto"/>
                <w:left w:val="none" w:sz="0" w:space="0" w:color="auto"/>
                <w:bottom w:val="none" w:sz="0" w:space="0" w:color="auto"/>
                <w:right w:val="none" w:sz="0" w:space="0" w:color="auto"/>
              </w:divBdr>
            </w:div>
            <w:div w:id="1829325460">
              <w:marLeft w:val="0"/>
              <w:marRight w:val="0"/>
              <w:marTop w:val="0"/>
              <w:marBottom w:val="0"/>
              <w:divBdr>
                <w:top w:val="none" w:sz="0" w:space="0" w:color="auto"/>
                <w:left w:val="none" w:sz="0" w:space="0" w:color="auto"/>
                <w:bottom w:val="none" w:sz="0" w:space="0" w:color="auto"/>
                <w:right w:val="none" w:sz="0" w:space="0" w:color="auto"/>
              </w:divBdr>
            </w:div>
            <w:div w:id="473988694">
              <w:marLeft w:val="0"/>
              <w:marRight w:val="0"/>
              <w:marTop w:val="0"/>
              <w:marBottom w:val="0"/>
              <w:divBdr>
                <w:top w:val="none" w:sz="0" w:space="0" w:color="auto"/>
                <w:left w:val="none" w:sz="0" w:space="0" w:color="auto"/>
                <w:bottom w:val="none" w:sz="0" w:space="0" w:color="auto"/>
                <w:right w:val="none" w:sz="0" w:space="0" w:color="auto"/>
              </w:divBdr>
            </w:div>
            <w:div w:id="1730108553">
              <w:marLeft w:val="0"/>
              <w:marRight w:val="0"/>
              <w:marTop w:val="0"/>
              <w:marBottom w:val="0"/>
              <w:divBdr>
                <w:top w:val="none" w:sz="0" w:space="0" w:color="auto"/>
                <w:left w:val="none" w:sz="0" w:space="0" w:color="auto"/>
                <w:bottom w:val="none" w:sz="0" w:space="0" w:color="auto"/>
                <w:right w:val="none" w:sz="0" w:space="0" w:color="auto"/>
              </w:divBdr>
            </w:div>
            <w:div w:id="682557539">
              <w:marLeft w:val="0"/>
              <w:marRight w:val="0"/>
              <w:marTop w:val="0"/>
              <w:marBottom w:val="0"/>
              <w:divBdr>
                <w:top w:val="none" w:sz="0" w:space="0" w:color="auto"/>
                <w:left w:val="none" w:sz="0" w:space="0" w:color="auto"/>
                <w:bottom w:val="none" w:sz="0" w:space="0" w:color="auto"/>
                <w:right w:val="none" w:sz="0" w:space="0" w:color="auto"/>
              </w:divBdr>
            </w:div>
            <w:div w:id="1615405170">
              <w:marLeft w:val="0"/>
              <w:marRight w:val="0"/>
              <w:marTop w:val="0"/>
              <w:marBottom w:val="0"/>
              <w:divBdr>
                <w:top w:val="none" w:sz="0" w:space="0" w:color="auto"/>
                <w:left w:val="none" w:sz="0" w:space="0" w:color="auto"/>
                <w:bottom w:val="none" w:sz="0" w:space="0" w:color="auto"/>
                <w:right w:val="none" w:sz="0" w:space="0" w:color="auto"/>
              </w:divBdr>
            </w:div>
            <w:div w:id="1219245940">
              <w:marLeft w:val="0"/>
              <w:marRight w:val="0"/>
              <w:marTop w:val="0"/>
              <w:marBottom w:val="0"/>
              <w:divBdr>
                <w:top w:val="none" w:sz="0" w:space="0" w:color="auto"/>
                <w:left w:val="none" w:sz="0" w:space="0" w:color="auto"/>
                <w:bottom w:val="none" w:sz="0" w:space="0" w:color="auto"/>
                <w:right w:val="none" w:sz="0" w:space="0" w:color="auto"/>
              </w:divBdr>
            </w:div>
            <w:div w:id="1876573254">
              <w:marLeft w:val="0"/>
              <w:marRight w:val="0"/>
              <w:marTop w:val="0"/>
              <w:marBottom w:val="0"/>
              <w:divBdr>
                <w:top w:val="none" w:sz="0" w:space="0" w:color="auto"/>
                <w:left w:val="none" w:sz="0" w:space="0" w:color="auto"/>
                <w:bottom w:val="none" w:sz="0" w:space="0" w:color="auto"/>
                <w:right w:val="none" w:sz="0" w:space="0" w:color="auto"/>
              </w:divBdr>
            </w:div>
            <w:div w:id="1468234739">
              <w:marLeft w:val="0"/>
              <w:marRight w:val="0"/>
              <w:marTop w:val="0"/>
              <w:marBottom w:val="0"/>
              <w:divBdr>
                <w:top w:val="none" w:sz="0" w:space="0" w:color="auto"/>
                <w:left w:val="none" w:sz="0" w:space="0" w:color="auto"/>
                <w:bottom w:val="none" w:sz="0" w:space="0" w:color="auto"/>
                <w:right w:val="none" w:sz="0" w:space="0" w:color="auto"/>
              </w:divBdr>
            </w:div>
            <w:div w:id="1221332074">
              <w:marLeft w:val="0"/>
              <w:marRight w:val="0"/>
              <w:marTop w:val="0"/>
              <w:marBottom w:val="0"/>
              <w:divBdr>
                <w:top w:val="none" w:sz="0" w:space="0" w:color="auto"/>
                <w:left w:val="none" w:sz="0" w:space="0" w:color="auto"/>
                <w:bottom w:val="none" w:sz="0" w:space="0" w:color="auto"/>
                <w:right w:val="none" w:sz="0" w:space="0" w:color="auto"/>
              </w:divBdr>
            </w:div>
            <w:div w:id="1445730753">
              <w:marLeft w:val="0"/>
              <w:marRight w:val="0"/>
              <w:marTop w:val="0"/>
              <w:marBottom w:val="0"/>
              <w:divBdr>
                <w:top w:val="none" w:sz="0" w:space="0" w:color="auto"/>
                <w:left w:val="none" w:sz="0" w:space="0" w:color="auto"/>
                <w:bottom w:val="none" w:sz="0" w:space="0" w:color="auto"/>
                <w:right w:val="none" w:sz="0" w:space="0" w:color="auto"/>
              </w:divBdr>
            </w:div>
            <w:div w:id="50271265">
              <w:marLeft w:val="0"/>
              <w:marRight w:val="0"/>
              <w:marTop w:val="0"/>
              <w:marBottom w:val="0"/>
              <w:divBdr>
                <w:top w:val="none" w:sz="0" w:space="0" w:color="auto"/>
                <w:left w:val="none" w:sz="0" w:space="0" w:color="auto"/>
                <w:bottom w:val="none" w:sz="0" w:space="0" w:color="auto"/>
                <w:right w:val="none" w:sz="0" w:space="0" w:color="auto"/>
              </w:divBdr>
            </w:div>
            <w:div w:id="1163860216">
              <w:marLeft w:val="0"/>
              <w:marRight w:val="0"/>
              <w:marTop w:val="0"/>
              <w:marBottom w:val="0"/>
              <w:divBdr>
                <w:top w:val="none" w:sz="0" w:space="0" w:color="auto"/>
                <w:left w:val="none" w:sz="0" w:space="0" w:color="auto"/>
                <w:bottom w:val="none" w:sz="0" w:space="0" w:color="auto"/>
                <w:right w:val="none" w:sz="0" w:space="0" w:color="auto"/>
              </w:divBdr>
            </w:div>
            <w:div w:id="1905136909">
              <w:marLeft w:val="0"/>
              <w:marRight w:val="0"/>
              <w:marTop w:val="0"/>
              <w:marBottom w:val="0"/>
              <w:divBdr>
                <w:top w:val="none" w:sz="0" w:space="0" w:color="auto"/>
                <w:left w:val="none" w:sz="0" w:space="0" w:color="auto"/>
                <w:bottom w:val="none" w:sz="0" w:space="0" w:color="auto"/>
                <w:right w:val="none" w:sz="0" w:space="0" w:color="auto"/>
              </w:divBdr>
            </w:div>
            <w:div w:id="435684354">
              <w:marLeft w:val="0"/>
              <w:marRight w:val="0"/>
              <w:marTop w:val="0"/>
              <w:marBottom w:val="0"/>
              <w:divBdr>
                <w:top w:val="none" w:sz="0" w:space="0" w:color="auto"/>
                <w:left w:val="none" w:sz="0" w:space="0" w:color="auto"/>
                <w:bottom w:val="none" w:sz="0" w:space="0" w:color="auto"/>
                <w:right w:val="none" w:sz="0" w:space="0" w:color="auto"/>
              </w:divBdr>
            </w:div>
            <w:div w:id="1141072234">
              <w:marLeft w:val="0"/>
              <w:marRight w:val="0"/>
              <w:marTop w:val="0"/>
              <w:marBottom w:val="0"/>
              <w:divBdr>
                <w:top w:val="none" w:sz="0" w:space="0" w:color="auto"/>
                <w:left w:val="none" w:sz="0" w:space="0" w:color="auto"/>
                <w:bottom w:val="none" w:sz="0" w:space="0" w:color="auto"/>
                <w:right w:val="none" w:sz="0" w:space="0" w:color="auto"/>
              </w:divBdr>
            </w:div>
            <w:div w:id="925381665">
              <w:marLeft w:val="0"/>
              <w:marRight w:val="0"/>
              <w:marTop w:val="0"/>
              <w:marBottom w:val="0"/>
              <w:divBdr>
                <w:top w:val="none" w:sz="0" w:space="0" w:color="auto"/>
                <w:left w:val="none" w:sz="0" w:space="0" w:color="auto"/>
                <w:bottom w:val="none" w:sz="0" w:space="0" w:color="auto"/>
                <w:right w:val="none" w:sz="0" w:space="0" w:color="auto"/>
              </w:divBdr>
            </w:div>
            <w:div w:id="1919247043">
              <w:marLeft w:val="0"/>
              <w:marRight w:val="0"/>
              <w:marTop w:val="0"/>
              <w:marBottom w:val="0"/>
              <w:divBdr>
                <w:top w:val="none" w:sz="0" w:space="0" w:color="auto"/>
                <w:left w:val="none" w:sz="0" w:space="0" w:color="auto"/>
                <w:bottom w:val="none" w:sz="0" w:space="0" w:color="auto"/>
                <w:right w:val="none" w:sz="0" w:space="0" w:color="auto"/>
              </w:divBdr>
            </w:div>
            <w:div w:id="2028369052">
              <w:marLeft w:val="0"/>
              <w:marRight w:val="0"/>
              <w:marTop w:val="0"/>
              <w:marBottom w:val="0"/>
              <w:divBdr>
                <w:top w:val="none" w:sz="0" w:space="0" w:color="auto"/>
                <w:left w:val="none" w:sz="0" w:space="0" w:color="auto"/>
                <w:bottom w:val="none" w:sz="0" w:space="0" w:color="auto"/>
                <w:right w:val="none" w:sz="0" w:space="0" w:color="auto"/>
              </w:divBdr>
            </w:div>
            <w:div w:id="808010701">
              <w:marLeft w:val="0"/>
              <w:marRight w:val="0"/>
              <w:marTop w:val="0"/>
              <w:marBottom w:val="0"/>
              <w:divBdr>
                <w:top w:val="none" w:sz="0" w:space="0" w:color="auto"/>
                <w:left w:val="none" w:sz="0" w:space="0" w:color="auto"/>
                <w:bottom w:val="none" w:sz="0" w:space="0" w:color="auto"/>
                <w:right w:val="none" w:sz="0" w:space="0" w:color="auto"/>
              </w:divBdr>
            </w:div>
            <w:div w:id="862402311">
              <w:marLeft w:val="0"/>
              <w:marRight w:val="0"/>
              <w:marTop w:val="0"/>
              <w:marBottom w:val="0"/>
              <w:divBdr>
                <w:top w:val="none" w:sz="0" w:space="0" w:color="auto"/>
                <w:left w:val="none" w:sz="0" w:space="0" w:color="auto"/>
                <w:bottom w:val="none" w:sz="0" w:space="0" w:color="auto"/>
                <w:right w:val="none" w:sz="0" w:space="0" w:color="auto"/>
              </w:divBdr>
            </w:div>
            <w:div w:id="812454488">
              <w:marLeft w:val="0"/>
              <w:marRight w:val="0"/>
              <w:marTop w:val="0"/>
              <w:marBottom w:val="0"/>
              <w:divBdr>
                <w:top w:val="none" w:sz="0" w:space="0" w:color="auto"/>
                <w:left w:val="none" w:sz="0" w:space="0" w:color="auto"/>
                <w:bottom w:val="none" w:sz="0" w:space="0" w:color="auto"/>
                <w:right w:val="none" w:sz="0" w:space="0" w:color="auto"/>
              </w:divBdr>
            </w:div>
            <w:div w:id="1428037928">
              <w:marLeft w:val="0"/>
              <w:marRight w:val="0"/>
              <w:marTop w:val="0"/>
              <w:marBottom w:val="0"/>
              <w:divBdr>
                <w:top w:val="none" w:sz="0" w:space="0" w:color="auto"/>
                <w:left w:val="none" w:sz="0" w:space="0" w:color="auto"/>
                <w:bottom w:val="none" w:sz="0" w:space="0" w:color="auto"/>
                <w:right w:val="none" w:sz="0" w:space="0" w:color="auto"/>
              </w:divBdr>
            </w:div>
            <w:div w:id="2945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743">
      <w:bodyDiv w:val="1"/>
      <w:marLeft w:val="0"/>
      <w:marRight w:val="0"/>
      <w:marTop w:val="0"/>
      <w:marBottom w:val="0"/>
      <w:divBdr>
        <w:top w:val="none" w:sz="0" w:space="0" w:color="auto"/>
        <w:left w:val="none" w:sz="0" w:space="0" w:color="auto"/>
        <w:bottom w:val="none" w:sz="0" w:space="0" w:color="auto"/>
        <w:right w:val="none" w:sz="0" w:space="0" w:color="auto"/>
      </w:divBdr>
      <w:divsChild>
        <w:div w:id="703293387">
          <w:marLeft w:val="0"/>
          <w:marRight w:val="0"/>
          <w:marTop w:val="0"/>
          <w:marBottom w:val="0"/>
          <w:divBdr>
            <w:top w:val="none" w:sz="0" w:space="0" w:color="auto"/>
            <w:left w:val="none" w:sz="0" w:space="0" w:color="auto"/>
            <w:bottom w:val="none" w:sz="0" w:space="0" w:color="auto"/>
            <w:right w:val="none" w:sz="0" w:space="0" w:color="auto"/>
          </w:divBdr>
          <w:divsChild>
            <w:div w:id="102774584">
              <w:marLeft w:val="0"/>
              <w:marRight w:val="0"/>
              <w:marTop w:val="0"/>
              <w:marBottom w:val="0"/>
              <w:divBdr>
                <w:top w:val="none" w:sz="0" w:space="0" w:color="auto"/>
                <w:left w:val="none" w:sz="0" w:space="0" w:color="auto"/>
                <w:bottom w:val="none" w:sz="0" w:space="0" w:color="auto"/>
                <w:right w:val="none" w:sz="0" w:space="0" w:color="auto"/>
              </w:divBdr>
            </w:div>
            <w:div w:id="152650321">
              <w:marLeft w:val="0"/>
              <w:marRight w:val="0"/>
              <w:marTop w:val="0"/>
              <w:marBottom w:val="0"/>
              <w:divBdr>
                <w:top w:val="none" w:sz="0" w:space="0" w:color="auto"/>
                <w:left w:val="none" w:sz="0" w:space="0" w:color="auto"/>
                <w:bottom w:val="none" w:sz="0" w:space="0" w:color="auto"/>
                <w:right w:val="none" w:sz="0" w:space="0" w:color="auto"/>
              </w:divBdr>
            </w:div>
            <w:div w:id="209535520">
              <w:marLeft w:val="0"/>
              <w:marRight w:val="0"/>
              <w:marTop w:val="0"/>
              <w:marBottom w:val="0"/>
              <w:divBdr>
                <w:top w:val="none" w:sz="0" w:space="0" w:color="auto"/>
                <w:left w:val="none" w:sz="0" w:space="0" w:color="auto"/>
                <w:bottom w:val="none" w:sz="0" w:space="0" w:color="auto"/>
                <w:right w:val="none" w:sz="0" w:space="0" w:color="auto"/>
              </w:divBdr>
            </w:div>
            <w:div w:id="253051211">
              <w:marLeft w:val="0"/>
              <w:marRight w:val="0"/>
              <w:marTop w:val="0"/>
              <w:marBottom w:val="0"/>
              <w:divBdr>
                <w:top w:val="none" w:sz="0" w:space="0" w:color="auto"/>
                <w:left w:val="none" w:sz="0" w:space="0" w:color="auto"/>
                <w:bottom w:val="none" w:sz="0" w:space="0" w:color="auto"/>
                <w:right w:val="none" w:sz="0" w:space="0" w:color="auto"/>
              </w:divBdr>
            </w:div>
            <w:div w:id="356585605">
              <w:marLeft w:val="0"/>
              <w:marRight w:val="0"/>
              <w:marTop w:val="0"/>
              <w:marBottom w:val="0"/>
              <w:divBdr>
                <w:top w:val="none" w:sz="0" w:space="0" w:color="auto"/>
                <w:left w:val="none" w:sz="0" w:space="0" w:color="auto"/>
                <w:bottom w:val="none" w:sz="0" w:space="0" w:color="auto"/>
                <w:right w:val="none" w:sz="0" w:space="0" w:color="auto"/>
              </w:divBdr>
            </w:div>
            <w:div w:id="441002630">
              <w:marLeft w:val="0"/>
              <w:marRight w:val="0"/>
              <w:marTop w:val="0"/>
              <w:marBottom w:val="0"/>
              <w:divBdr>
                <w:top w:val="none" w:sz="0" w:space="0" w:color="auto"/>
                <w:left w:val="none" w:sz="0" w:space="0" w:color="auto"/>
                <w:bottom w:val="none" w:sz="0" w:space="0" w:color="auto"/>
                <w:right w:val="none" w:sz="0" w:space="0" w:color="auto"/>
              </w:divBdr>
            </w:div>
            <w:div w:id="507406071">
              <w:marLeft w:val="0"/>
              <w:marRight w:val="0"/>
              <w:marTop w:val="0"/>
              <w:marBottom w:val="0"/>
              <w:divBdr>
                <w:top w:val="none" w:sz="0" w:space="0" w:color="auto"/>
                <w:left w:val="none" w:sz="0" w:space="0" w:color="auto"/>
                <w:bottom w:val="none" w:sz="0" w:space="0" w:color="auto"/>
                <w:right w:val="none" w:sz="0" w:space="0" w:color="auto"/>
              </w:divBdr>
            </w:div>
            <w:div w:id="669065338">
              <w:marLeft w:val="0"/>
              <w:marRight w:val="0"/>
              <w:marTop w:val="0"/>
              <w:marBottom w:val="0"/>
              <w:divBdr>
                <w:top w:val="none" w:sz="0" w:space="0" w:color="auto"/>
                <w:left w:val="none" w:sz="0" w:space="0" w:color="auto"/>
                <w:bottom w:val="none" w:sz="0" w:space="0" w:color="auto"/>
                <w:right w:val="none" w:sz="0" w:space="0" w:color="auto"/>
              </w:divBdr>
            </w:div>
            <w:div w:id="759253272">
              <w:marLeft w:val="0"/>
              <w:marRight w:val="0"/>
              <w:marTop w:val="0"/>
              <w:marBottom w:val="0"/>
              <w:divBdr>
                <w:top w:val="none" w:sz="0" w:space="0" w:color="auto"/>
                <w:left w:val="none" w:sz="0" w:space="0" w:color="auto"/>
                <w:bottom w:val="none" w:sz="0" w:space="0" w:color="auto"/>
                <w:right w:val="none" w:sz="0" w:space="0" w:color="auto"/>
              </w:divBdr>
            </w:div>
            <w:div w:id="882907597">
              <w:marLeft w:val="0"/>
              <w:marRight w:val="0"/>
              <w:marTop w:val="0"/>
              <w:marBottom w:val="0"/>
              <w:divBdr>
                <w:top w:val="none" w:sz="0" w:space="0" w:color="auto"/>
                <w:left w:val="none" w:sz="0" w:space="0" w:color="auto"/>
                <w:bottom w:val="none" w:sz="0" w:space="0" w:color="auto"/>
                <w:right w:val="none" w:sz="0" w:space="0" w:color="auto"/>
              </w:divBdr>
            </w:div>
            <w:div w:id="920136812">
              <w:marLeft w:val="0"/>
              <w:marRight w:val="0"/>
              <w:marTop w:val="0"/>
              <w:marBottom w:val="0"/>
              <w:divBdr>
                <w:top w:val="none" w:sz="0" w:space="0" w:color="auto"/>
                <w:left w:val="none" w:sz="0" w:space="0" w:color="auto"/>
                <w:bottom w:val="none" w:sz="0" w:space="0" w:color="auto"/>
                <w:right w:val="none" w:sz="0" w:space="0" w:color="auto"/>
              </w:divBdr>
            </w:div>
            <w:div w:id="932857416">
              <w:marLeft w:val="0"/>
              <w:marRight w:val="0"/>
              <w:marTop w:val="0"/>
              <w:marBottom w:val="0"/>
              <w:divBdr>
                <w:top w:val="none" w:sz="0" w:space="0" w:color="auto"/>
                <w:left w:val="none" w:sz="0" w:space="0" w:color="auto"/>
                <w:bottom w:val="none" w:sz="0" w:space="0" w:color="auto"/>
                <w:right w:val="none" w:sz="0" w:space="0" w:color="auto"/>
              </w:divBdr>
            </w:div>
            <w:div w:id="933169721">
              <w:marLeft w:val="0"/>
              <w:marRight w:val="0"/>
              <w:marTop w:val="0"/>
              <w:marBottom w:val="0"/>
              <w:divBdr>
                <w:top w:val="none" w:sz="0" w:space="0" w:color="auto"/>
                <w:left w:val="none" w:sz="0" w:space="0" w:color="auto"/>
                <w:bottom w:val="none" w:sz="0" w:space="0" w:color="auto"/>
                <w:right w:val="none" w:sz="0" w:space="0" w:color="auto"/>
              </w:divBdr>
            </w:div>
            <w:div w:id="963659908">
              <w:marLeft w:val="0"/>
              <w:marRight w:val="0"/>
              <w:marTop w:val="0"/>
              <w:marBottom w:val="0"/>
              <w:divBdr>
                <w:top w:val="none" w:sz="0" w:space="0" w:color="auto"/>
                <w:left w:val="none" w:sz="0" w:space="0" w:color="auto"/>
                <w:bottom w:val="none" w:sz="0" w:space="0" w:color="auto"/>
                <w:right w:val="none" w:sz="0" w:space="0" w:color="auto"/>
              </w:divBdr>
            </w:div>
            <w:div w:id="1063992823">
              <w:marLeft w:val="0"/>
              <w:marRight w:val="0"/>
              <w:marTop w:val="0"/>
              <w:marBottom w:val="0"/>
              <w:divBdr>
                <w:top w:val="none" w:sz="0" w:space="0" w:color="auto"/>
                <w:left w:val="none" w:sz="0" w:space="0" w:color="auto"/>
                <w:bottom w:val="none" w:sz="0" w:space="0" w:color="auto"/>
                <w:right w:val="none" w:sz="0" w:space="0" w:color="auto"/>
              </w:divBdr>
            </w:div>
            <w:div w:id="1070346550">
              <w:marLeft w:val="0"/>
              <w:marRight w:val="0"/>
              <w:marTop w:val="0"/>
              <w:marBottom w:val="0"/>
              <w:divBdr>
                <w:top w:val="none" w:sz="0" w:space="0" w:color="auto"/>
                <w:left w:val="none" w:sz="0" w:space="0" w:color="auto"/>
                <w:bottom w:val="none" w:sz="0" w:space="0" w:color="auto"/>
                <w:right w:val="none" w:sz="0" w:space="0" w:color="auto"/>
              </w:divBdr>
            </w:div>
            <w:div w:id="1084298264">
              <w:marLeft w:val="0"/>
              <w:marRight w:val="0"/>
              <w:marTop w:val="0"/>
              <w:marBottom w:val="0"/>
              <w:divBdr>
                <w:top w:val="none" w:sz="0" w:space="0" w:color="auto"/>
                <w:left w:val="none" w:sz="0" w:space="0" w:color="auto"/>
                <w:bottom w:val="none" w:sz="0" w:space="0" w:color="auto"/>
                <w:right w:val="none" w:sz="0" w:space="0" w:color="auto"/>
              </w:divBdr>
            </w:div>
            <w:div w:id="1111778394">
              <w:marLeft w:val="0"/>
              <w:marRight w:val="0"/>
              <w:marTop w:val="0"/>
              <w:marBottom w:val="0"/>
              <w:divBdr>
                <w:top w:val="none" w:sz="0" w:space="0" w:color="auto"/>
                <w:left w:val="none" w:sz="0" w:space="0" w:color="auto"/>
                <w:bottom w:val="none" w:sz="0" w:space="0" w:color="auto"/>
                <w:right w:val="none" w:sz="0" w:space="0" w:color="auto"/>
              </w:divBdr>
            </w:div>
            <w:div w:id="1133869485">
              <w:marLeft w:val="0"/>
              <w:marRight w:val="0"/>
              <w:marTop w:val="0"/>
              <w:marBottom w:val="0"/>
              <w:divBdr>
                <w:top w:val="none" w:sz="0" w:space="0" w:color="auto"/>
                <w:left w:val="none" w:sz="0" w:space="0" w:color="auto"/>
                <w:bottom w:val="none" w:sz="0" w:space="0" w:color="auto"/>
                <w:right w:val="none" w:sz="0" w:space="0" w:color="auto"/>
              </w:divBdr>
            </w:div>
            <w:div w:id="1137795667">
              <w:marLeft w:val="0"/>
              <w:marRight w:val="0"/>
              <w:marTop w:val="0"/>
              <w:marBottom w:val="0"/>
              <w:divBdr>
                <w:top w:val="none" w:sz="0" w:space="0" w:color="auto"/>
                <w:left w:val="none" w:sz="0" w:space="0" w:color="auto"/>
                <w:bottom w:val="none" w:sz="0" w:space="0" w:color="auto"/>
                <w:right w:val="none" w:sz="0" w:space="0" w:color="auto"/>
              </w:divBdr>
            </w:div>
            <w:div w:id="1191335036">
              <w:marLeft w:val="0"/>
              <w:marRight w:val="0"/>
              <w:marTop w:val="0"/>
              <w:marBottom w:val="0"/>
              <w:divBdr>
                <w:top w:val="none" w:sz="0" w:space="0" w:color="auto"/>
                <w:left w:val="none" w:sz="0" w:space="0" w:color="auto"/>
                <w:bottom w:val="none" w:sz="0" w:space="0" w:color="auto"/>
                <w:right w:val="none" w:sz="0" w:space="0" w:color="auto"/>
              </w:divBdr>
            </w:div>
            <w:div w:id="1209142492">
              <w:marLeft w:val="0"/>
              <w:marRight w:val="0"/>
              <w:marTop w:val="0"/>
              <w:marBottom w:val="0"/>
              <w:divBdr>
                <w:top w:val="none" w:sz="0" w:space="0" w:color="auto"/>
                <w:left w:val="none" w:sz="0" w:space="0" w:color="auto"/>
                <w:bottom w:val="none" w:sz="0" w:space="0" w:color="auto"/>
                <w:right w:val="none" w:sz="0" w:space="0" w:color="auto"/>
              </w:divBdr>
            </w:div>
            <w:div w:id="1247036363">
              <w:marLeft w:val="0"/>
              <w:marRight w:val="0"/>
              <w:marTop w:val="0"/>
              <w:marBottom w:val="0"/>
              <w:divBdr>
                <w:top w:val="none" w:sz="0" w:space="0" w:color="auto"/>
                <w:left w:val="none" w:sz="0" w:space="0" w:color="auto"/>
                <w:bottom w:val="none" w:sz="0" w:space="0" w:color="auto"/>
                <w:right w:val="none" w:sz="0" w:space="0" w:color="auto"/>
              </w:divBdr>
            </w:div>
            <w:div w:id="1315993050">
              <w:marLeft w:val="0"/>
              <w:marRight w:val="0"/>
              <w:marTop w:val="0"/>
              <w:marBottom w:val="0"/>
              <w:divBdr>
                <w:top w:val="none" w:sz="0" w:space="0" w:color="auto"/>
                <w:left w:val="none" w:sz="0" w:space="0" w:color="auto"/>
                <w:bottom w:val="none" w:sz="0" w:space="0" w:color="auto"/>
                <w:right w:val="none" w:sz="0" w:space="0" w:color="auto"/>
              </w:divBdr>
            </w:div>
            <w:div w:id="1486126360">
              <w:marLeft w:val="0"/>
              <w:marRight w:val="0"/>
              <w:marTop w:val="0"/>
              <w:marBottom w:val="0"/>
              <w:divBdr>
                <w:top w:val="none" w:sz="0" w:space="0" w:color="auto"/>
                <w:left w:val="none" w:sz="0" w:space="0" w:color="auto"/>
                <w:bottom w:val="none" w:sz="0" w:space="0" w:color="auto"/>
                <w:right w:val="none" w:sz="0" w:space="0" w:color="auto"/>
              </w:divBdr>
            </w:div>
            <w:div w:id="1498381688">
              <w:marLeft w:val="0"/>
              <w:marRight w:val="0"/>
              <w:marTop w:val="0"/>
              <w:marBottom w:val="0"/>
              <w:divBdr>
                <w:top w:val="none" w:sz="0" w:space="0" w:color="auto"/>
                <w:left w:val="none" w:sz="0" w:space="0" w:color="auto"/>
                <w:bottom w:val="none" w:sz="0" w:space="0" w:color="auto"/>
                <w:right w:val="none" w:sz="0" w:space="0" w:color="auto"/>
              </w:divBdr>
            </w:div>
            <w:div w:id="1501892741">
              <w:marLeft w:val="0"/>
              <w:marRight w:val="0"/>
              <w:marTop w:val="0"/>
              <w:marBottom w:val="0"/>
              <w:divBdr>
                <w:top w:val="none" w:sz="0" w:space="0" w:color="auto"/>
                <w:left w:val="none" w:sz="0" w:space="0" w:color="auto"/>
                <w:bottom w:val="none" w:sz="0" w:space="0" w:color="auto"/>
                <w:right w:val="none" w:sz="0" w:space="0" w:color="auto"/>
              </w:divBdr>
            </w:div>
            <w:div w:id="1533151032">
              <w:marLeft w:val="0"/>
              <w:marRight w:val="0"/>
              <w:marTop w:val="0"/>
              <w:marBottom w:val="0"/>
              <w:divBdr>
                <w:top w:val="none" w:sz="0" w:space="0" w:color="auto"/>
                <w:left w:val="none" w:sz="0" w:space="0" w:color="auto"/>
                <w:bottom w:val="none" w:sz="0" w:space="0" w:color="auto"/>
                <w:right w:val="none" w:sz="0" w:space="0" w:color="auto"/>
              </w:divBdr>
            </w:div>
            <w:div w:id="1534225354">
              <w:marLeft w:val="0"/>
              <w:marRight w:val="0"/>
              <w:marTop w:val="0"/>
              <w:marBottom w:val="0"/>
              <w:divBdr>
                <w:top w:val="none" w:sz="0" w:space="0" w:color="auto"/>
                <w:left w:val="none" w:sz="0" w:space="0" w:color="auto"/>
                <w:bottom w:val="none" w:sz="0" w:space="0" w:color="auto"/>
                <w:right w:val="none" w:sz="0" w:space="0" w:color="auto"/>
              </w:divBdr>
            </w:div>
            <w:div w:id="1539926406">
              <w:marLeft w:val="0"/>
              <w:marRight w:val="0"/>
              <w:marTop w:val="0"/>
              <w:marBottom w:val="0"/>
              <w:divBdr>
                <w:top w:val="none" w:sz="0" w:space="0" w:color="auto"/>
                <w:left w:val="none" w:sz="0" w:space="0" w:color="auto"/>
                <w:bottom w:val="none" w:sz="0" w:space="0" w:color="auto"/>
                <w:right w:val="none" w:sz="0" w:space="0" w:color="auto"/>
              </w:divBdr>
            </w:div>
            <w:div w:id="1585914190">
              <w:marLeft w:val="0"/>
              <w:marRight w:val="0"/>
              <w:marTop w:val="0"/>
              <w:marBottom w:val="0"/>
              <w:divBdr>
                <w:top w:val="none" w:sz="0" w:space="0" w:color="auto"/>
                <w:left w:val="none" w:sz="0" w:space="0" w:color="auto"/>
                <w:bottom w:val="none" w:sz="0" w:space="0" w:color="auto"/>
                <w:right w:val="none" w:sz="0" w:space="0" w:color="auto"/>
              </w:divBdr>
            </w:div>
            <w:div w:id="1691445765">
              <w:marLeft w:val="0"/>
              <w:marRight w:val="0"/>
              <w:marTop w:val="0"/>
              <w:marBottom w:val="0"/>
              <w:divBdr>
                <w:top w:val="none" w:sz="0" w:space="0" w:color="auto"/>
                <w:left w:val="none" w:sz="0" w:space="0" w:color="auto"/>
                <w:bottom w:val="none" w:sz="0" w:space="0" w:color="auto"/>
                <w:right w:val="none" w:sz="0" w:space="0" w:color="auto"/>
              </w:divBdr>
            </w:div>
            <w:div w:id="1724131577">
              <w:marLeft w:val="0"/>
              <w:marRight w:val="0"/>
              <w:marTop w:val="0"/>
              <w:marBottom w:val="0"/>
              <w:divBdr>
                <w:top w:val="none" w:sz="0" w:space="0" w:color="auto"/>
                <w:left w:val="none" w:sz="0" w:space="0" w:color="auto"/>
                <w:bottom w:val="none" w:sz="0" w:space="0" w:color="auto"/>
                <w:right w:val="none" w:sz="0" w:space="0" w:color="auto"/>
              </w:divBdr>
            </w:div>
            <w:div w:id="1737898625">
              <w:marLeft w:val="0"/>
              <w:marRight w:val="0"/>
              <w:marTop w:val="0"/>
              <w:marBottom w:val="0"/>
              <w:divBdr>
                <w:top w:val="none" w:sz="0" w:space="0" w:color="auto"/>
                <w:left w:val="none" w:sz="0" w:space="0" w:color="auto"/>
                <w:bottom w:val="none" w:sz="0" w:space="0" w:color="auto"/>
                <w:right w:val="none" w:sz="0" w:space="0" w:color="auto"/>
              </w:divBdr>
            </w:div>
            <w:div w:id="1840850548">
              <w:marLeft w:val="0"/>
              <w:marRight w:val="0"/>
              <w:marTop w:val="0"/>
              <w:marBottom w:val="0"/>
              <w:divBdr>
                <w:top w:val="none" w:sz="0" w:space="0" w:color="auto"/>
                <w:left w:val="none" w:sz="0" w:space="0" w:color="auto"/>
                <w:bottom w:val="none" w:sz="0" w:space="0" w:color="auto"/>
                <w:right w:val="none" w:sz="0" w:space="0" w:color="auto"/>
              </w:divBdr>
            </w:div>
            <w:div w:id="1874997175">
              <w:marLeft w:val="0"/>
              <w:marRight w:val="0"/>
              <w:marTop w:val="0"/>
              <w:marBottom w:val="0"/>
              <w:divBdr>
                <w:top w:val="none" w:sz="0" w:space="0" w:color="auto"/>
                <w:left w:val="none" w:sz="0" w:space="0" w:color="auto"/>
                <w:bottom w:val="none" w:sz="0" w:space="0" w:color="auto"/>
                <w:right w:val="none" w:sz="0" w:space="0" w:color="auto"/>
              </w:divBdr>
            </w:div>
            <w:div w:id="1940285976">
              <w:marLeft w:val="0"/>
              <w:marRight w:val="0"/>
              <w:marTop w:val="0"/>
              <w:marBottom w:val="0"/>
              <w:divBdr>
                <w:top w:val="none" w:sz="0" w:space="0" w:color="auto"/>
                <w:left w:val="none" w:sz="0" w:space="0" w:color="auto"/>
                <w:bottom w:val="none" w:sz="0" w:space="0" w:color="auto"/>
                <w:right w:val="none" w:sz="0" w:space="0" w:color="auto"/>
              </w:divBdr>
            </w:div>
            <w:div w:id="2017808692">
              <w:marLeft w:val="0"/>
              <w:marRight w:val="0"/>
              <w:marTop w:val="0"/>
              <w:marBottom w:val="0"/>
              <w:divBdr>
                <w:top w:val="none" w:sz="0" w:space="0" w:color="auto"/>
                <w:left w:val="none" w:sz="0" w:space="0" w:color="auto"/>
                <w:bottom w:val="none" w:sz="0" w:space="0" w:color="auto"/>
                <w:right w:val="none" w:sz="0" w:space="0" w:color="auto"/>
              </w:divBdr>
            </w:div>
            <w:div w:id="2071034389">
              <w:marLeft w:val="0"/>
              <w:marRight w:val="0"/>
              <w:marTop w:val="0"/>
              <w:marBottom w:val="0"/>
              <w:divBdr>
                <w:top w:val="none" w:sz="0" w:space="0" w:color="auto"/>
                <w:left w:val="none" w:sz="0" w:space="0" w:color="auto"/>
                <w:bottom w:val="none" w:sz="0" w:space="0" w:color="auto"/>
                <w:right w:val="none" w:sz="0" w:space="0" w:color="auto"/>
              </w:divBdr>
            </w:div>
            <w:div w:id="2090078898">
              <w:marLeft w:val="0"/>
              <w:marRight w:val="0"/>
              <w:marTop w:val="0"/>
              <w:marBottom w:val="0"/>
              <w:divBdr>
                <w:top w:val="none" w:sz="0" w:space="0" w:color="auto"/>
                <w:left w:val="none" w:sz="0" w:space="0" w:color="auto"/>
                <w:bottom w:val="none" w:sz="0" w:space="0" w:color="auto"/>
                <w:right w:val="none" w:sz="0" w:space="0" w:color="auto"/>
              </w:divBdr>
            </w:div>
            <w:div w:id="21222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4491">
      <w:bodyDiv w:val="1"/>
      <w:marLeft w:val="0"/>
      <w:marRight w:val="0"/>
      <w:marTop w:val="0"/>
      <w:marBottom w:val="0"/>
      <w:divBdr>
        <w:top w:val="none" w:sz="0" w:space="0" w:color="auto"/>
        <w:left w:val="none" w:sz="0" w:space="0" w:color="auto"/>
        <w:bottom w:val="none" w:sz="0" w:space="0" w:color="auto"/>
        <w:right w:val="none" w:sz="0" w:space="0" w:color="auto"/>
      </w:divBdr>
      <w:divsChild>
        <w:div w:id="1165558872">
          <w:marLeft w:val="0"/>
          <w:marRight w:val="0"/>
          <w:marTop w:val="0"/>
          <w:marBottom w:val="0"/>
          <w:divBdr>
            <w:top w:val="none" w:sz="0" w:space="0" w:color="auto"/>
            <w:left w:val="none" w:sz="0" w:space="0" w:color="auto"/>
            <w:bottom w:val="none" w:sz="0" w:space="0" w:color="auto"/>
            <w:right w:val="none" w:sz="0" w:space="0" w:color="auto"/>
          </w:divBdr>
          <w:divsChild>
            <w:div w:id="169639640">
              <w:marLeft w:val="0"/>
              <w:marRight w:val="0"/>
              <w:marTop w:val="0"/>
              <w:marBottom w:val="0"/>
              <w:divBdr>
                <w:top w:val="none" w:sz="0" w:space="0" w:color="auto"/>
                <w:left w:val="none" w:sz="0" w:space="0" w:color="auto"/>
                <w:bottom w:val="none" w:sz="0" w:space="0" w:color="auto"/>
                <w:right w:val="none" w:sz="0" w:space="0" w:color="auto"/>
              </w:divBdr>
            </w:div>
            <w:div w:id="1546525063">
              <w:marLeft w:val="0"/>
              <w:marRight w:val="0"/>
              <w:marTop w:val="0"/>
              <w:marBottom w:val="0"/>
              <w:divBdr>
                <w:top w:val="none" w:sz="0" w:space="0" w:color="auto"/>
                <w:left w:val="none" w:sz="0" w:space="0" w:color="auto"/>
                <w:bottom w:val="none" w:sz="0" w:space="0" w:color="auto"/>
                <w:right w:val="none" w:sz="0" w:space="0" w:color="auto"/>
              </w:divBdr>
            </w:div>
            <w:div w:id="1910264252">
              <w:marLeft w:val="0"/>
              <w:marRight w:val="0"/>
              <w:marTop w:val="0"/>
              <w:marBottom w:val="0"/>
              <w:divBdr>
                <w:top w:val="none" w:sz="0" w:space="0" w:color="auto"/>
                <w:left w:val="none" w:sz="0" w:space="0" w:color="auto"/>
                <w:bottom w:val="none" w:sz="0" w:space="0" w:color="auto"/>
                <w:right w:val="none" w:sz="0" w:space="0" w:color="auto"/>
              </w:divBdr>
            </w:div>
            <w:div w:id="1087461142">
              <w:marLeft w:val="0"/>
              <w:marRight w:val="0"/>
              <w:marTop w:val="0"/>
              <w:marBottom w:val="0"/>
              <w:divBdr>
                <w:top w:val="none" w:sz="0" w:space="0" w:color="auto"/>
                <w:left w:val="none" w:sz="0" w:space="0" w:color="auto"/>
                <w:bottom w:val="none" w:sz="0" w:space="0" w:color="auto"/>
                <w:right w:val="none" w:sz="0" w:space="0" w:color="auto"/>
              </w:divBdr>
            </w:div>
            <w:div w:id="253900414">
              <w:marLeft w:val="0"/>
              <w:marRight w:val="0"/>
              <w:marTop w:val="0"/>
              <w:marBottom w:val="0"/>
              <w:divBdr>
                <w:top w:val="none" w:sz="0" w:space="0" w:color="auto"/>
                <w:left w:val="none" w:sz="0" w:space="0" w:color="auto"/>
                <w:bottom w:val="none" w:sz="0" w:space="0" w:color="auto"/>
                <w:right w:val="none" w:sz="0" w:space="0" w:color="auto"/>
              </w:divBdr>
            </w:div>
            <w:div w:id="339745067">
              <w:marLeft w:val="0"/>
              <w:marRight w:val="0"/>
              <w:marTop w:val="0"/>
              <w:marBottom w:val="0"/>
              <w:divBdr>
                <w:top w:val="none" w:sz="0" w:space="0" w:color="auto"/>
                <w:left w:val="none" w:sz="0" w:space="0" w:color="auto"/>
                <w:bottom w:val="none" w:sz="0" w:space="0" w:color="auto"/>
                <w:right w:val="none" w:sz="0" w:space="0" w:color="auto"/>
              </w:divBdr>
            </w:div>
            <w:div w:id="175119052">
              <w:marLeft w:val="0"/>
              <w:marRight w:val="0"/>
              <w:marTop w:val="0"/>
              <w:marBottom w:val="0"/>
              <w:divBdr>
                <w:top w:val="none" w:sz="0" w:space="0" w:color="auto"/>
                <w:left w:val="none" w:sz="0" w:space="0" w:color="auto"/>
                <w:bottom w:val="none" w:sz="0" w:space="0" w:color="auto"/>
                <w:right w:val="none" w:sz="0" w:space="0" w:color="auto"/>
              </w:divBdr>
            </w:div>
            <w:div w:id="610011219">
              <w:marLeft w:val="0"/>
              <w:marRight w:val="0"/>
              <w:marTop w:val="0"/>
              <w:marBottom w:val="0"/>
              <w:divBdr>
                <w:top w:val="none" w:sz="0" w:space="0" w:color="auto"/>
                <w:left w:val="none" w:sz="0" w:space="0" w:color="auto"/>
                <w:bottom w:val="none" w:sz="0" w:space="0" w:color="auto"/>
                <w:right w:val="none" w:sz="0" w:space="0" w:color="auto"/>
              </w:divBdr>
            </w:div>
            <w:div w:id="1675297743">
              <w:marLeft w:val="0"/>
              <w:marRight w:val="0"/>
              <w:marTop w:val="0"/>
              <w:marBottom w:val="0"/>
              <w:divBdr>
                <w:top w:val="none" w:sz="0" w:space="0" w:color="auto"/>
                <w:left w:val="none" w:sz="0" w:space="0" w:color="auto"/>
                <w:bottom w:val="none" w:sz="0" w:space="0" w:color="auto"/>
                <w:right w:val="none" w:sz="0" w:space="0" w:color="auto"/>
              </w:divBdr>
            </w:div>
            <w:div w:id="508523462">
              <w:marLeft w:val="0"/>
              <w:marRight w:val="0"/>
              <w:marTop w:val="0"/>
              <w:marBottom w:val="0"/>
              <w:divBdr>
                <w:top w:val="none" w:sz="0" w:space="0" w:color="auto"/>
                <w:left w:val="none" w:sz="0" w:space="0" w:color="auto"/>
                <w:bottom w:val="none" w:sz="0" w:space="0" w:color="auto"/>
                <w:right w:val="none" w:sz="0" w:space="0" w:color="auto"/>
              </w:divBdr>
            </w:div>
            <w:div w:id="448282991">
              <w:marLeft w:val="0"/>
              <w:marRight w:val="0"/>
              <w:marTop w:val="0"/>
              <w:marBottom w:val="0"/>
              <w:divBdr>
                <w:top w:val="none" w:sz="0" w:space="0" w:color="auto"/>
                <w:left w:val="none" w:sz="0" w:space="0" w:color="auto"/>
                <w:bottom w:val="none" w:sz="0" w:space="0" w:color="auto"/>
                <w:right w:val="none" w:sz="0" w:space="0" w:color="auto"/>
              </w:divBdr>
            </w:div>
            <w:div w:id="1441220296">
              <w:marLeft w:val="0"/>
              <w:marRight w:val="0"/>
              <w:marTop w:val="0"/>
              <w:marBottom w:val="0"/>
              <w:divBdr>
                <w:top w:val="none" w:sz="0" w:space="0" w:color="auto"/>
                <w:left w:val="none" w:sz="0" w:space="0" w:color="auto"/>
                <w:bottom w:val="none" w:sz="0" w:space="0" w:color="auto"/>
                <w:right w:val="none" w:sz="0" w:space="0" w:color="auto"/>
              </w:divBdr>
            </w:div>
            <w:div w:id="180776014">
              <w:marLeft w:val="0"/>
              <w:marRight w:val="0"/>
              <w:marTop w:val="0"/>
              <w:marBottom w:val="0"/>
              <w:divBdr>
                <w:top w:val="none" w:sz="0" w:space="0" w:color="auto"/>
                <w:left w:val="none" w:sz="0" w:space="0" w:color="auto"/>
                <w:bottom w:val="none" w:sz="0" w:space="0" w:color="auto"/>
                <w:right w:val="none" w:sz="0" w:space="0" w:color="auto"/>
              </w:divBdr>
            </w:div>
            <w:div w:id="479855787">
              <w:marLeft w:val="0"/>
              <w:marRight w:val="0"/>
              <w:marTop w:val="0"/>
              <w:marBottom w:val="0"/>
              <w:divBdr>
                <w:top w:val="none" w:sz="0" w:space="0" w:color="auto"/>
                <w:left w:val="none" w:sz="0" w:space="0" w:color="auto"/>
                <w:bottom w:val="none" w:sz="0" w:space="0" w:color="auto"/>
                <w:right w:val="none" w:sz="0" w:space="0" w:color="auto"/>
              </w:divBdr>
            </w:div>
            <w:div w:id="619192243">
              <w:marLeft w:val="0"/>
              <w:marRight w:val="0"/>
              <w:marTop w:val="0"/>
              <w:marBottom w:val="0"/>
              <w:divBdr>
                <w:top w:val="none" w:sz="0" w:space="0" w:color="auto"/>
                <w:left w:val="none" w:sz="0" w:space="0" w:color="auto"/>
                <w:bottom w:val="none" w:sz="0" w:space="0" w:color="auto"/>
                <w:right w:val="none" w:sz="0" w:space="0" w:color="auto"/>
              </w:divBdr>
            </w:div>
            <w:div w:id="924655108">
              <w:marLeft w:val="0"/>
              <w:marRight w:val="0"/>
              <w:marTop w:val="0"/>
              <w:marBottom w:val="0"/>
              <w:divBdr>
                <w:top w:val="none" w:sz="0" w:space="0" w:color="auto"/>
                <w:left w:val="none" w:sz="0" w:space="0" w:color="auto"/>
                <w:bottom w:val="none" w:sz="0" w:space="0" w:color="auto"/>
                <w:right w:val="none" w:sz="0" w:space="0" w:color="auto"/>
              </w:divBdr>
            </w:div>
            <w:div w:id="567690875">
              <w:marLeft w:val="0"/>
              <w:marRight w:val="0"/>
              <w:marTop w:val="0"/>
              <w:marBottom w:val="0"/>
              <w:divBdr>
                <w:top w:val="none" w:sz="0" w:space="0" w:color="auto"/>
                <w:left w:val="none" w:sz="0" w:space="0" w:color="auto"/>
                <w:bottom w:val="none" w:sz="0" w:space="0" w:color="auto"/>
                <w:right w:val="none" w:sz="0" w:space="0" w:color="auto"/>
              </w:divBdr>
            </w:div>
            <w:div w:id="1850411732">
              <w:marLeft w:val="0"/>
              <w:marRight w:val="0"/>
              <w:marTop w:val="0"/>
              <w:marBottom w:val="0"/>
              <w:divBdr>
                <w:top w:val="none" w:sz="0" w:space="0" w:color="auto"/>
                <w:left w:val="none" w:sz="0" w:space="0" w:color="auto"/>
                <w:bottom w:val="none" w:sz="0" w:space="0" w:color="auto"/>
                <w:right w:val="none" w:sz="0" w:space="0" w:color="auto"/>
              </w:divBdr>
            </w:div>
            <w:div w:id="1857231903">
              <w:marLeft w:val="0"/>
              <w:marRight w:val="0"/>
              <w:marTop w:val="0"/>
              <w:marBottom w:val="0"/>
              <w:divBdr>
                <w:top w:val="none" w:sz="0" w:space="0" w:color="auto"/>
                <w:left w:val="none" w:sz="0" w:space="0" w:color="auto"/>
                <w:bottom w:val="none" w:sz="0" w:space="0" w:color="auto"/>
                <w:right w:val="none" w:sz="0" w:space="0" w:color="auto"/>
              </w:divBdr>
            </w:div>
            <w:div w:id="1866139828">
              <w:marLeft w:val="0"/>
              <w:marRight w:val="0"/>
              <w:marTop w:val="0"/>
              <w:marBottom w:val="0"/>
              <w:divBdr>
                <w:top w:val="none" w:sz="0" w:space="0" w:color="auto"/>
                <w:left w:val="none" w:sz="0" w:space="0" w:color="auto"/>
                <w:bottom w:val="none" w:sz="0" w:space="0" w:color="auto"/>
                <w:right w:val="none" w:sz="0" w:space="0" w:color="auto"/>
              </w:divBdr>
            </w:div>
            <w:div w:id="1618028123">
              <w:marLeft w:val="0"/>
              <w:marRight w:val="0"/>
              <w:marTop w:val="0"/>
              <w:marBottom w:val="0"/>
              <w:divBdr>
                <w:top w:val="none" w:sz="0" w:space="0" w:color="auto"/>
                <w:left w:val="none" w:sz="0" w:space="0" w:color="auto"/>
                <w:bottom w:val="none" w:sz="0" w:space="0" w:color="auto"/>
                <w:right w:val="none" w:sz="0" w:space="0" w:color="auto"/>
              </w:divBdr>
            </w:div>
            <w:div w:id="1923563937">
              <w:marLeft w:val="0"/>
              <w:marRight w:val="0"/>
              <w:marTop w:val="0"/>
              <w:marBottom w:val="0"/>
              <w:divBdr>
                <w:top w:val="none" w:sz="0" w:space="0" w:color="auto"/>
                <w:left w:val="none" w:sz="0" w:space="0" w:color="auto"/>
                <w:bottom w:val="none" w:sz="0" w:space="0" w:color="auto"/>
                <w:right w:val="none" w:sz="0" w:space="0" w:color="auto"/>
              </w:divBdr>
            </w:div>
            <w:div w:id="1323779833">
              <w:marLeft w:val="0"/>
              <w:marRight w:val="0"/>
              <w:marTop w:val="0"/>
              <w:marBottom w:val="0"/>
              <w:divBdr>
                <w:top w:val="none" w:sz="0" w:space="0" w:color="auto"/>
                <w:left w:val="none" w:sz="0" w:space="0" w:color="auto"/>
                <w:bottom w:val="none" w:sz="0" w:space="0" w:color="auto"/>
                <w:right w:val="none" w:sz="0" w:space="0" w:color="auto"/>
              </w:divBdr>
            </w:div>
            <w:div w:id="1581213896">
              <w:marLeft w:val="0"/>
              <w:marRight w:val="0"/>
              <w:marTop w:val="0"/>
              <w:marBottom w:val="0"/>
              <w:divBdr>
                <w:top w:val="none" w:sz="0" w:space="0" w:color="auto"/>
                <w:left w:val="none" w:sz="0" w:space="0" w:color="auto"/>
                <w:bottom w:val="none" w:sz="0" w:space="0" w:color="auto"/>
                <w:right w:val="none" w:sz="0" w:space="0" w:color="auto"/>
              </w:divBdr>
            </w:div>
            <w:div w:id="1707832224">
              <w:marLeft w:val="0"/>
              <w:marRight w:val="0"/>
              <w:marTop w:val="0"/>
              <w:marBottom w:val="0"/>
              <w:divBdr>
                <w:top w:val="none" w:sz="0" w:space="0" w:color="auto"/>
                <w:left w:val="none" w:sz="0" w:space="0" w:color="auto"/>
                <w:bottom w:val="none" w:sz="0" w:space="0" w:color="auto"/>
                <w:right w:val="none" w:sz="0" w:space="0" w:color="auto"/>
              </w:divBdr>
            </w:div>
            <w:div w:id="2126346812">
              <w:marLeft w:val="0"/>
              <w:marRight w:val="0"/>
              <w:marTop w:val="0"/>
              <w:marBottom w:val="0"/>
              <w:divBdr>
                <w:top w:val="none" w:sz="0" w:space="0" w:color="auto"/>
                <w:left w:val="none" w:sz="0" w:space="0" w:color="auto"/>
                <w:bottom w:val="none" w:sz="0" w:space="0" w:color="auto"/>
                <w:right w:val="none" w:sz="0" w:space="0" w:color="auto"/>
              </w:divBdr>
            </w:div>
            <w:div w:id="1846432847">
              <w:marLeft w:val="0"/>
              <w:marRight w:val="0"/>
              <w:marTop w:val="0"/>
              <w:marBottom w:val="0"/>
              <w:divBdr>
                <w:top w:val="none" w:sz="0" w:space="0" w:color="auto"/>
                <w:left w:val="none" w:sz="0" w:space="0" w:color="auto"/>
                <w:bottom w:val="none" w:sz="0" w:space="0" w:color="auto"/>
                <w:right w:val="none" w:sz="0" w:space="0" w:color="auto"/>
              </w:divBdr>
            </w:div>
            <w:div w:id="1926305346">
              <w:marLeft w:val="0"/>
              <w:marRight w:val="0"/>
              <w:marTop w:val="0"/>
              <w:marBottom w:val="0"/>
              <w:divBdr>
                <w:top w:val="none" w:sz="0" w:space="0" w:color="auto"/>
                <w:left w:val="none" w:sz="0" w:space="0" w:color="auto"/>
                <w:bottom w:val="none" w:sz="0" w:space="0" w:color="auto"/>
                <w:right w:val="none" w:sz="0" w:space="0" w:color="auto"/>
              </w:divBdr>
            </w:div>
            <w:div w:id="1607351621">
              <w:marLeft w:val="0"/>
              <w:marRight w:val="0"/>
              <w:marTop w:val="0"/>
              <w:marBottom w:val="0"/>
              <w:divBdr>
                <w:top w:val="none" w:sz="0" w:space="0" w:color="auto"/>
                <w:left w:val="none" w:sz="0" w:space="0" w:color="auto"/>
                <w:bottom w:val="none" w:sz="0" w:space="0" w:color="auto"/>
                <w:right w:val="none" w:sz="0" w:space="0" w:color="auto"/>
              </w:divBdr>
            </w:div>
            <w:div w:id="382366872">
              <w:marLeft w:val="0"/>
              <w:marRight w:val="0"/>
              <w:marTop w:val="0"/>
              <w:marBottom w:val="0"/>
              <w:divBdr>
                <w:top w:val="none" w:sz="0" w:space="0" w:color="auto"/>
                <w:left w:val="none" w:sz="0" w:space="0" w:color="auto"/>
                <w:bottom w:val="none" w:sz="0" w:space="0" w:color="auto"/>
                <w:right w:val="none" w:sz="0" w:space="0" w:color="auto"/>
              </w:divBdr>
            </w:div>
            <w:div w:id="599802269">
              <w:marLeft w:val="0"/>
              <w:marRight w:val="0"/>
              <w:marTop w:val="0"/>
              <w:marBottom w:val="0"/>
              <w:divBdr>
                <w:top w:val="none" w:sz="0" w:space="0" w:color="auto"/>
                <w:left w:val="none" w:sz="0" w:space="0" w:color="auto"/>
                <w:bottom w:val="none" w:sz="0" w:space="0" w:color="auto"/>
                <w:right w:val="none" w:sz="0" w:space="0" w:color="auto"/>
              </w:divBdr>
            </w:div>
            <w:div w:id="1151872581">
              <w:marLeft w:val="0"/>
              <w:marRight w:val="0"/>
              <w:marTop w:val="0"/>
              <w:marBottom w:val="0"/>
              <w:divBdr>
                <w:top w:val="none" w:sz="0" w:space="0" w:color="auto"/>
                <w:left w:val="none" w:sz="0" w:space="0" w:color="auto"/>
                <w:bottom w:val="none" w:sz="0" w:space="0" w:color="auto"/>
                <w:right w:val="none" w:sz="0" w:space="0" w:color="auto"/>
              </w:divBdr>
            </w:div>
            <w:div w:id="486819849">
              <w:marLeft w:val="0"/>
              <w:marRight w:val="0"/>
              <w:marTop w:val="0"/>
              <w:marBottom w:val="0"/>
              <w:divBdr>
                <w:top w:val="none" w:sz="0" w:space="0" w:color="auto"/>
                <w:left w:val="none" w:sz="0" w:space="0" w:color="auto"/>
                <w:bottom w:val="none" w:sz="0" w:space="0" w:color="auto"/>
                <w:right w:val="none" w:sz="0" w:space="0" w:color="auto"/>
              </w:divBdr>
            </w:div>
            <w:div w:id="341779134">
              <w:marLeft w:val="0"/>
              <w:marRight w:val="0"/>
              <w:marTop w:val="0"/>
              <w:marBottom w:val="0"/>
              <w:divBdr>
                <w:top w:val="none" w:sz="0" w:space="0" w:color="auto"/>
                <w:left w:val="none" w:sz="0" w:space="0" w:color="auto"/>
                <w:bottom w:val="none" w:sz="0" w:space="0" w:color="auto"/>
                <w:right w:val="none" w:sz="0" w:space="0" w:color="auto"/>
              </w:divBdr>
            </w:div>
            <w:div w:id="1727803836">
              <w:marLeft w:val="0"/>
              <w:marRight w:val="0"/>
              <w:marTop w:val="0"/>
              <w:marBottom w:val="0"/>
              <w:divBdr>
                <w:top w:val="none" w:sz="0" w:space="0" w:color="auto"/>
                <w:left w:val="none" w:sz="0" w:space="0" w:color="auto"/>
                <w:bottom w:val="none" w:sz="0" w:space="0" w:color="auto"/>
                <w:right w:val="none" w:sz="0" w:space="0" w:color="auto"/>
              </w:divBdr>
            </w:div>
            <w:div w:id="379213816">
              <w:marLeft w:val="0"/>
              <w:marRight w:val="0"/>
              <w:marTop w:val="0"/>
              <w:marBottom w:val="0"/>
              <w:divBdr>
                <w:top w:val="none" w:sz="0" w:space="0" w:color="auto"/>
                <w:left w:val="none" w:sz="0" w:space="0" w:color="auto"/>
                <w:bottom w:val="none" w:sz="0" w:space="0" w:color="auto"/>
                <w:right w:val="none" w:sz="0" w:space="0" w:color="auto"/>
              </w:divBdr>
            </w:div>
            <w:div w:id="1873759634">
              <w:marLeft w:val="0"/>
              <w:marRight w:val="0"/>
              <w:marTop w:val="0"/>
              <w:marBottom w:val="0"/>
              <w:divBdr>
                <w:top w:val="none" w:sz="0" w:space="0" w:color="auto"/>
                <w:left w:val="none" w:sz="0" w:space="0" w:color="auto"/>
                <w:bottom w:val="none" w:sz="0" w:space="0" w:color="auto"/>
                <w:right w:val="none" w:sz="0" w:space="0" w:color="auto"/>
              </w:divBdr>
            </w:div>
            <w:div w:id="2138985142">
              <w:marLeft w:val="0"/>
              <w:marRight w:val="0"/>
              <w:marTop w:val="0"/>
              <w:marBottom w:val="0"/>
              <w:divBdr>
                <w:top w:val="none" w:sz="0" w:space="0" w:color="auto"/>
                <w:left w:val="none" w:sz="0" w:space="0" w:color="auto"/>
                <w:bottom w:val="none" w:sz="0" w:space="0" w:color="auto"/>
                <w:right w:val="none" w:sz="0" w:space="0" w:color="auto"/>
              </w:divBdr>
            </w:div>
            <w:div w:id="722870512">
              <w:marLeft w:val="0"/>
              <w:marRight w:val="0"/>
              <w:marTop w:val="0"/>
              <w:marBottom w:val="0"/>
              <w:divBdr>
                <w:top w:val="none" w:sz="0" w:space="0" w:color="auto"/>
                <w:left w:val="none" w:sz="0" w:space="0" w:color="auto"/>
                <w:bottom w:val="none" w:sz="0" w:space="0" w:color="auto"/>
                <w:right w:val="none" w:sz="0" w:space="0" w:color="auto"/>
              </w:divBdr>
            </w:div>
            <w:div w:id="938564120">
              <w:marLeft w:val="0"/>
              <w:marRight w:val="0"/>
              <w:marTop w:val="0"/>
              <w:marBottom w:val="0"/>
              <w:divBdr>
                <w:top w:val="none" w:sz="0" w:space="0" w:color="auto"/>
                <w:left w:val="none" w:sz="0" w:space="0" w:color="auto"/>
                <w:bottom w:val="none" w:sz="0" w:space="0" w:color="auto"/>
                <w:right w:val="none" w:sz="0" w:space="0" w:color="auto"/>
              </w:divBdr>
            </w:div>
            <w:div w:id="1821845203">
              <w:marLeft w:val="0"/>
              <w:marRight w:val="0"/>
              <w:marTop w:val="0"/>
              <w:marBottom w:val="0"/>
              <w:divBdr>
                <w:top w:val="none" w:sz="0" w:space="0" w:color="auto"/>
                <w:left w:val="none" w:sz="0" w:space="0" w:color="auto"/>
                <w:bottom w:val="none" w:sz="0" w:space="0" w:color="auto"/>
                <w:right w:val="none" w:sz="0" w:space="0" w:color="auto"/>
              </w:divBdr>
            </w:div>
            <w:div w:id="74013880">
              <w:marLeft w:val="0"/>
              <w:marRight w:val="0"/>
              <w:marTop w:val="0"/>
              <w:marBottom w:val="0"/>
              <w:divBdr>
                <w:top w:val="none" w:sz="0" w:space="0" w:color="auto"/>
                <w:left w:val="none" w:sz="0" w:space="0" w:color="auto"/>
                <w:bottom w:val="none" w:sz="0" w:space="0" w:color="auto"/>
                <w:right w:val="none" w:sz="0" w:space="0" w:color="auto"/>
              </w:divBdr>
            </w:div>
            <w:div w:id="652291528">
              <w:marLeft w:val="0"/>
              <w:marRight w:val="0"/>
              <w:marTop w:val="0"/>
              <w:marBottom w:val="0"/>
              <w:divBdr>
                <w:top w:val="none" w:sz="0" w:space="0" w:color="auto"/>
                <w:left w:val="none" w:sz="0" w:space="0" w:color="auto"/>
                <w:bottom w:val="none" w:sz="0" w:space="0" w:color="auto"/>
                <w:right w:val="none" w:sz="0" w:space="0" w:color="auto"/>
              </w:divBdr>
            </w:div>
            <w:div w:id="1868717857">
              <w:marLeft w:val="0"/>
              <w:marRight w:val="0"/>
              <w:marTop w:val="0"/>
              <w:marBottom w:val="0"/>
              <w:divBdr>
                <w:top w:val="none" w:sz="0" w:space="0" w:color="auto"/>
                <w:left w:val="none" w:sz="0" w:space="0" w:color="auto"/>
                <w:bottom w:val="none" w:sz="0" w:space="0" w:color="auto"/>
                <w:right w:val="none" w:sz="0" w:space="0" w:color="auto"/>
              </w:divBdr>
            </w:div>
            <w:div w:id="5008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85078827">
              <w:marLeft w:val="0"/>
              <w:marRight w:val="0"/>
              <w:marTop w:val="0"/>
              <w:marBottom w:val="0"/>
              <w:divBdr>
                <w:top w:val="none" w:sz="0" w:space="0" w:color="auto"/>
                <w:left w:val="none" w:sz="0" w:space="0" w:color="auto"/>
                <w:bottom w:val="none" w:sz="0" w:space="0" w:color="auto"/>
                <w:right w:val="none" w:sz="0" w:space="0" w:color="auto"/>
              </w:divBdr>
            </w:div>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40136322">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109281622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3772">
      <w:bodyDiv w:val="1"/>
      <w:marLeft w:val="0"/>
      <w:marRight w:val="0"/>
      <w:marTop w:val="0"/>
      <w:marBottom w:val="0"/>
      <w:divBdr>
        <w:top w:val="none" w:sz="0" w:space="0" w:color="auto"/>
        <w:left w:val="none" w:sz="0" w:space="0" w:color="auto"/>
        <w:bottom w:val="none" w:sz="0" w:space="0" w:color="auto"/>
        <w:right w:val="none" w:sz="0" w:space="0" w:color="auto"/>
      </w:divBdr>
      <w:divsChild>
        <w:div w:id="470489691">
          <w:marLeft w:val="0"/>
          <w:marRight w:val="0"/>
          <w:marTop w:val="0"/>
          <w:marBottom w:val="0"/>
          <w:divBdr>
            <w:top w:val="none" w:sz="0" w:space="0" w:color="auto"/>
            <w:left w:val="none" w:sz="0" w:space="0" w:color="auto"/>
            <w:bottom w:val="none" w:sz="0" w:space="0" w:color="auto"/>
            <w:right w:val="none" w:sz="0" w:space="0" w:color="auto"/>
          </w:divBdr>
          <w:divsChild>
            <w:div w:id="1323658808">
              <w:marLeft w:val="0"/>
              <w:marRight w:val="0"/>
              <w:marTop w:val="0"/>
              <w:marBottom w:val="0"/>
              <w:divBdr>
                <w:top w:val="none" w:sz="0" w:space="0" w:color="auto"/>
                <w:left w:val="none" w:sz="0" w:space="0" w:color="auto"/>
                <w:bottom w:val="none" w:sz="0" w:space="0" w:color="auto"/>
                <w:right w:val="none" w:sz="0" w:space="0" w:color="auto"/>
              </w:divBdr>
            </w:div>
            <w:div w:id="1927808639">
              <w:marLeft w:val="0"/>
              <w:marRight w:val="0"/>
              <w:marTop w:val="0"/>
              <w:marBottom w:val="0"/>
              <w:divBdr>
                <w:top w:val="none" w:sz="0" w:space="0" w:color="auto"/>
                <w:left w:val="none" w:sz="0" w:space="0" w:color="auto"/>
                <w:bottom w:val="none" w:sz="0" w:space="0" w:color="auto"/>
                <w:right w:val="none" w:sz="0" w:space="0" w:color="auto"/>
              </w:divBdr>
            </w:div>
            <w:div w:id="1085541589">
              <w:marLeft w:val="0"/>
              <w:marRight w:val="0"/>
              <w:marTop w:val="0"/>
              <w:marBottom w:val="0"/>
              <w:divBdr>
                <w:top w:val="none" w:sz="0" w:space="0" w:color="auto"/>
                <w:left w:val="none" w:sz="0" w:space="0" w:color="auto"/>
                <w:bottom w:val="none" w:sz="0" w:space="0" w:color="auto"/>
                <w:right w:val="none" w:sz="0" w:space="0" w:color="auto"/>
              </w:divBdr>
            </w:div>
            <w:div w:id="1668091145">
              <w:marLeft w:val="0"/>
              <w:marRight w:val="0"/>
              <w:marTop w:val="0"/>
              <w:marBottom w:val="0"/>
              <w:divBdr>
                <w:top w:val="none" w:sz="0" w:space="0" w:color="auto"/>
                <w:left w:val="none" w:sz="0" w:space="0" w:color="auto"/>
                <w:bottom w:val="none" w:sz="0" w:space="0" w:color="auto"/>
                <w:right w:val="none" w:sz="0" w:space="0" w:color="auto"/>
              </w:divBdr>
            </w:div>
            <w:div w:id="632909472">
              <w:marLeft w:val="0"/>
              <w:marRight w:val="0"/>
              <w:marTop w:val="0"/>
              <w:marBottom w:val="0"/>
              <w:divBdr>
                <w:top w:val="none" w:sz="0" w:space="0" w:color="auto"/>
                <w:left w:val="none" w:sz="0" w:space="0" w:color="auto"/>
                <w:bottom w:val="none" w:sz="0" w:space="0" w:color="auto"/>
                <w:right w:val="none" w:sz="0" w:space="0" w:color="auto"/>
              </w:divBdr>
            </w:div>
            <w:div w:id="549536521">
              <w:marLeft w:val="0"/>
              <w:marRight w:val="0"/>
              <w:marTop w:val="0"/>
              <w:marBottom w:val="0"/>
              <w:divBdr>
                <w:top w:val="none" w:sz="0" w:space="0" w:color="auto"/>
                <w:left w:val="none" w:sz="0" w:space="0" w:color="auto"/>
                <w:bottom w:val="none" w:sz="0" w:space="0" w:color="auto"/>
                <w:right w:val="none" w:sz="0" w:space="0" w:color="auto"/>
              </w:divBdr>
            </w:div>
            <w:div w:id="1560357545">
              <w:marLeft w:val="0"/>
              <w:marRight w:val="0"/>
              <w:marTop w:val="0"/>
              <w:marBottom w:val="0"/>
              <w:divBdr>
                <w:top w:val="none" w:sz="0" w:space="0" w:color="auto"/>
                <w:left w:val="none" w:sz="0" w:space="0" w:color="auto"/>
                <w:bottom w:val="none" w:sz="0" w:space="0" w:color="auto"/>
                <w:right w:val="none" w:sz="0" w:space="0" w:color="auto"/>
              </w:divBdr>
            </w:div>
            <w:div w:id="945502523">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2094006799">
              <w:marLeft w:val="0"/>
              <w:marRight w:val="0"/>
              <w:marTop w:val="0"/>
              <w:marBottom w:val="0"/>
              <w:divBdr>
                <w:top w:val="none" w:sz="0" w:space="0" w:color="auto"/>
                <w:left w:val="none" w:sz="0" w:space="0" w:color="auto"/>
                <w:bottom w:val="none" w:sz="0" w:space="0" w:color="auto"/>
                <w:right w:val="none" w:sz="0" w:space="0" w:color="auto"/>
              </w:divBdr>
            </w:div>
            <w:div w:id="1895848144">
              <w:marLeft w:val="0"/>
              <w:marRight w:val="0"/>
              <w:marTop w:val="0"/>
              <w:marBottom w:val="0"/>
              <w:divBdr>
                <w:top w:val="none" w:sz="0" w:space="0" w:color="auto"/>
                <w:left w:val="none" w:sz="0" w:space="0" w:color="auto"/>
                <w:bottom w:val="none" w:sz="0" w:space="0" w:color="auto"/>
                <w:right w:val="none" w:sz="0" w:space="0" w:color="auto"/>
              </w:divBdr>
            </w:div>
            <w:div w:id="898900525">
              <w:marLeft w:val="0"/>
              <w:marRight w:val="0"/>
              <w:marTop w:val="0"/>
              <w:marBottom w:val="0"/>
              <w:divBdr>
                <w:top w:val="none" w:sz="0" w:space="0" w:color="auto"/>
                <w:left w:val="none" w:sz="0" w:space="0" w:color="auto"/>
                <w:bottom w:val="none" w:sz="0" w:space="0" w:color="auto"/>
                <w:right w:val="none" w:sz="0" w:space="0" w:color="auto"/>
              </w:divBdr>
            </w:div>
            <w:div w:id="536740757">
              <w:marLeft w:val="0"/>
              <w:marRight w:val="0"/>
              <w:marTop w:val="0"/>
              <w:marBottom w:val="0"/>
              <w:divBdr>
                <w:top w:val="none" w:sz="0" w:space="0" w:color="auto"/>
                <w:left w:val="none" w:sz="0" w:space="0" w:color="auto"/>
                <w:bottom w:val="none" w:sz="0" w:space="0" w:color="auto"/>
                <w:right w:val="none" w:sz="0" w:space="0" w:color="auto"/>
              </w:divBdr>
            </w:div>
            <w:div w:id="40129276">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1897207267">
              <w:marLeft w:val="0"/>
              <w:marRight w:val="0"/>
              <w:marTop w:val="0"/>
              <w:marBottom w:val="0"/>
              <w:divBdr>
                <w:top w:val="none" w:sz="0" w:space="0" w:color="auto"/>
                <w:left w:val="none" w:sz="0" w:space="0" w:color="auto"/>
                <w:bottom w:val="none" w:sz="0" w:space="0" w:color="auto"/>
                <w:right w:val="none" w:sz="0" w:space="0" w:color="auto"/>
              </w:divBdr>
            </w:div>
            <w:div w:id="739014399">
              <w:marLeft w:val="0"/>
              <w:marRight w:val="0"/>
              <w:marTop w:val="0"/>
              <w:marBottom w:val="0"/>
              <w:divBdr>
                <w:top w:val="none" w:sz="0" w:space="0" w:color="auto"/>
                <w:left w:val="none" w:sz="0" w:space="0" w:color="auto"/>
                <w:bottom w:val="none" w:sz="0" w:space="0" w:color="auto"/>
                <w:right w:val="none" w:sz="0" w:space="0" w:color="auto"/>
              </w:divBdr>
            </w:div>
            <w:div w:id="1087769721">
              <w:marLeft w:val="0"/>
              <w:marRight w:val="0"/>
              <w:marTop w:val="0"/>
              <w:marBottom w:val="0"/>
              <w:divBdr>
                <w:top w:val="none" w:sz="0" w:space="0" w:color="auto"/>
                <w:left w:val="none" w:sz="0" w:space="0" w:color="auto"/>
                <w:bottom w:val="none" w:sz="0" w:space="0" w:color="auto"/>
                <w:right w:val="none" w:sz="0" w:space="0" w:color="auto"/>
              </w:divBdr>
            </w:div>
            <w:div w:id="2128354008">
              <w:marLeft w:val="0"/>
              <w:marRight w:val="0"/>
              <w:marTop w:val="0"/>
              <w:marBottom w:val="0"/>
              <w:divBdr>
                <w:top w:val="none" w:sz="0" w:space="0" w:color="auto"/>
                <w:left w:val="none" w:sz="0" w:space="0" w:color="auto"/>
                <w:bottom w:val="none" w:sz="0" w:space="0" w:color="auto"/>
                <w:right w:val="none" w:sz="0" w:space="0" w:color="auto"/>
              </w:divBdr>
            </w:div>
            <w:div w:id="1698921032">
              <w:marLeft w:val="0"/>
              <w:marRight w:val="0"/>
              <w:marTop w:val="0"/>
              <w:marBottom w:val="0"/>
              <w:divBdr>
                <w:top w:val="none" w:sz="0" w:space="0" w:color="auto"/>
                <w:left w:val="none" w:sz="0" w:space="0" w:color="auto"/>
                <w:bottom w:val="none" w:sz="0" w:space="0" w:color="auto"/>
                <w:right w:val="none" w:sz="0" w:space="0" w:color="auto"/>
              </w:divBdr>
            </w:div>
            <w:div w:id="953632449">
              <w:marLeft w:val="0"/>
              <w:marRight w:val="0"/>
              <w:marTop w:val="0"/>
              <w:marBottom w:val="0"/>
              <w:divBdr>
                <w:top w:val="none" w:sz="0" w:space="0" w:color="auto"/>
                <w:left w:val="none" w:sz="0" w:space="0" w:color="auto"/>
                <w:bottom w:val="none" w:sz="0" w:space="0" w:color="auto"/>
                <w:right w:val="none" w:sz="0" w:space="0" w:color="auto"/>
              </w:divBdr>
            </w:div>
            <w:div w:id="17439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3527691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 w:id="726804161">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882">
      <w:bodyDiv w:val="1"/>
      <w:marLeft w:val="0"/>
      <w:marRight w:val="0"/>
      <w:marTop w:val="0"/>
      <w:marBottom w:val="0"/>
      <w:divBdr>
        <w:top w:val="none" w:sz="0" w:space="0" w:color="auto"/>
        <w:left w:val="none" w:sz="0" w:space="0" w:color="auto"/>
        <w:bottom w:val="none" w:sz="0" w:space="0" w:color="auto"/>
        <w:right w:val="none" w:sz="0" w:space="0" w:color="auto"/>
      </w:divBdr>
      <w:divsChild>
        <w:div w:id="428432652">
          <w:marLeft w:val="0"/>
          <w:marRight w:val="0"/>
          <w:marTop w:val="0"/>
          <w:marBottom w:val="0"/>
          <w:divBdr>
            <w:top w:val="none" w:sz="0" w:space="0" w:color="auto"/>
            <w:left w:val="none" w:sz="0" w:space="0" w:color="auto"/>
            <w:bottom w:val="none" w:sz="0" w:space="0" w:color="auto"/>
            <w:right w:val="none" w:sz="0" w:space="0" w:color="auto"/>
          </w:divBdr>
          <w:divsChild>
            <w:div w:id="7949651">
              <w:marLeft w:val="0"/>
              <w:marRight w:val="0"/>
              <w:marTop w:val="0"/>
              <w:marBottom w:val="0"/>
              <w:divBdr>
                <w:top w:val="none" w:sz="0" w:space="0" w:color="auto"/>
                <w:left w:val="none" w:sz="0" w:space="0" w:color="auto"/>
                <w:bottom w:val="none" w:sz="0" w:space="0" w:color="auto"/>
                <w:right w:val="none" w:sz="0" w:space="0" w:color="auto"/>
              </w:divBdr>
            </w:div>
            <w:div w:id="8025818">
              <w:marLeft w:val="0"/>
              <w:marRight w:val="0"/>
              <w:marTop w:val="0"/>
              <w:marBottom w:val="0"/>
              <w:divBdr>
                <w:top w:val="none" w:sz="0" w:space="0" w:color="auto"/>
                <w:left w:val="none" w:sz="0" w:space="0" w:color="auto"/>
                <w:bottom w:val="none" w:sz="0" w:space="0" w:color="auto"/>
                <w:right w:val="none" w:sz="0" w:space="0" w:color="auto"/>
              </w:divBdr>
            </w:div>
            <w:div w:id="19087298">
              <w:marLeft w:val="0"/>
              <w:marRight w:val="0"/>
              <w:marTop w:val="0"/>
              <w:marBottom w:val="0"/>
              <w:divBdr>
                <w:top w:val="none" w:sz="0" w:space="0" w:color="auto"/>
                <w:left w:val="none" w:sz="0" w:space="0" w:color="auto"/>
                <w:bottom w:val="none" w:sz="0" w:space="0" w:color="auto"/>
                <w:right w:val="none" w:sz="0" w:space="0" w:color="auto"/>
              </w:divBdr>
            </w:div>
            <w:div w:id="68045770">
              <w:marLeft w:val="0"/>
              <w:marRight w:val="0"/>
              <w:marTop w:val="0"/>
              <w:marBottom w:val="0"/>
              <w:divBdr>
                <w:top w:val="none" w:sz="0" w:space="0" w:color="auto"/>
                <w:left w:val="none" w:sz="0" w:space="0" w:color="auto"/>
                <w:bottom w:val="none" w:sz="0" w:space="0" w:color="auto"/>
                <w:right w:val="none" w:sz="0" w:space="0" w:color="auto"/>
              </w:divBdr>
            </w:div>
            <w:div w:id="160698872">
              <w:marLeft w:val="0"/>
              <w:marRight w:val="0"/>
              <w:marTop w:val="0"/>
              <w:marBottom w:val="0"/>
              <w:divBdr>
                <w:top w:val="none" w:sz="0" w:space="0" w:color="auto"/>
                <w:left w:val="none" w:sz="0" w:space="0" w:color="auto"/>
                <w:bottom w:val="none" w:sz="0" w:space="0" w:color="auto"/>
                <w:right w:val="none" w:sz="0" w:space="0" w:color="auto"/>
              </w:divBdr>
            </w:div>
            <w:div w:id="176773324">
              <w:marLeft w:val="0"/>
              <w:marRight w:val="0"/>
              <w:marTop w:val="0"/>
              <w:marBottom w:val="0"/>
              <w:divBdr>
                <w:top w:val="none" w:sz="0" w:space="0" w:color="auto"/>
                <w:left w:val="none" w:sz="0" w:space="0" w:color="auto"/>
                <w:bottom w:val="none" w:sz="0" w:space="0" w:color="auto"/>
                <w:right w:val="none" w:sz="0" w:space="0" w:color="auto"/>
              </w:divBdr>
            </w:div>
            <w:div w:id="178587972">
              <w:marLeft w:val="0"/>
              <w:marRight w:val="0"/>
              <w:marTop w:val="0"/>
              <w:marBottom w:val="0"/>
              <w:divBdr>
                <w:top w:val="none" w:sz="0" w:space="0" w:color="auto"/>
                <w:left w:val="none" w:sz="0" w:space="0" w:color="auto"/>
                <w:bottom w:val="none" w:sz="0" w:space="0" w:color="auto"/>
                <w:right w:val="none" w:sz="0" w:space="0" w:color="auto"/>
              </w:divBdr>
            </w:div>
            <w:div w:id="269314062">
              <w:marLeft w:val="0"/>
              <w:marRight w:val="0"/>
              <w:marTop w:val="0"/>
              <w:marBottom w:val="0"/>
              <w:divBdr>
                <w:top w:val="none" w:sz="0" w:space="0" w:color="auto"/>
                <w:left w:val="none" w:sz="0" w:space="0" w:color="auto"/>
                <w:bottom w:val="none" w:sz="0" w:space="0" w:color="auto"/>
                <w:right w:val="none" w:sz="0" w:space="0" w:color="auto"/>
              </w:divBdr>
            </w:div>
            <w:div w:id="289478918">
              <w:marLeft w:val="0"/>
              <w:marRight w:val="0"/>
              <w:marTop w:val="0"/>
              <w:marBottom w:val="0"/>
              <w:divBdr>
                <w:top w:val="none" w:sz="0" w:space="0" w:color="auto"/>
                <w:left w:val="none" w:sz="0" w:space="0" w:color="auto"/>
                <w:bottom w:val="none" w:sz="0" w:space="0" w:color="auto"/>
                <w:right w:val="none" w:sz="0" w:space="0" w:color="auto"/>
              </w:divBdr>
            </w:div>
            <w:div w:id="364133829">
              <w:marLeft w:val="0"/>
              <w:marRight w:val="0"/>
              <w:marTop w:val="0"/>
              <w:marBottom w:val="0"/>
              <w:divBdr>
                <w:top w:val="none" w:sz="0" w:space="0" w:color="auto"/>
                <w:left w:val="none" w:sz="0" w:space="0" w:color="auto"/>
                <w:bottom w:val="none" w:sz="0" w:space="0" w:color="auto"/>
                <w:right w:val="none" w:sz="0" w:space="0" w:color="auto"/>
              </w:divBdr>
            </w:div>
            <w:div w:id="378554185">
              <w:marLeft w:val="0"/>
              <w:marRight w:val="0"/>
              <w:marTop w:val="0"/>
              <w:marBottom w:val="0"/>
              <w:divBdr>
                <w:top w:val="none" w:sz="0" w:space="0" w:color="auto"/>
                <w:left w:val="none" w:sz="0" w:space="0" w:color="auto"/>
                <w:bottom w:val="none" w:sz="0" w:space="0" w:color="auto"/>
                <w:right w:val="none" w:sz="0" w:space="0" w:color="auto"/>
              </w:divBdr>
            </w:div>
            <w:div w:id="435558622">
              <w:marLeft w:val="0"/>
              <w:marRight w:val="0"/>
              <w:marTop w:val="0"/>
              <w:marBottom w:val="0"/>
              <w:divBdr>
                <w:top w:val="none" w:sz="0" w:space="0" w:color="auto"/>
                <w:left w:val="none" w:sz="0" w:space="0" w:color="auto"/>
                <w:bottom w:val="none" w:sz="0" w:space="0" w:color="auto"/>
                <w:right w:val="none" w:sz="0" w:space="0" w:color="auto"/>
              </w:divBdr>
            </w:div>
            <w:div w:id="443038234">
              <w:marLeft w:val="0"/>
              <w:marRight w:val="0"/>
              <w:marTop w:val="0"/>
              <w:marBottom w:val="0"/>
              <w:divBdr>
                <w:top w:val="none" w:sz="0" w:space="0" w:color="auto"/>
                <w:left w:val="none" w:sz="0" w:space="0" w:color="auto"/>
                <w:bottom w:val="none" w:sz="0" w:space="0" w:color="auto"/>
                <w:right w:val="none" w:sz="0" w:space="0" w:color="auto"/>
              </w:divBdr>
            </w:div>
            <w:div w:id="458374464">
              <w:marLeft w:val="0"/>
              <w:marRight w:val="0"/>
              <w:marTop w:val="0"/>
              <w:marBottom w:val="0"/>
              <w:divBdr>
                <w:top w:val="none" w:sz="0" w:space="0" w:color="auto"/>
                <w:left w:val="none" w:sz="0" w:space="0" w:color="auto"/>
                <w:bottom w:val="none" w:sz="0" w:space="0" w:color="auto"/>
                <w:right w:val="none" w:sz="0" w:space="0" w:color="auto"/>
              </w:divBdr>
            </w:div>
            <w:div w:id="458761993">
              <w:marLeft w:val="0"/>
              <w:marRight w:val="0"/>
              <w:marTop w:val="0"/>
              <w:marBottom w:val="0"/>
              <w:divBdr>
                <w:top w:val="none" w:sz="0" w:space="0" w:color="auto"/>
                <w:left w:val="none" w:sz="0" w:space="0" w:color="auto"/>
                <w:bottom w:val="none" w:sz="0" w:space="0" w:color="auto"/>
                <w:right w:val="none" w:sz="0" w:space="0" w:color="auto"/>
              </w:divBdr>
            </w:div>
            <w:div w:id="461576491">
              <w:marLeft w:val="0"/>
              <w:marRight w:val="0"/>
              <w:marTop w:val="0"/>
              <w:marBottom w:val="0"/>
              <w:divBdr>
                <w:top w:val="none" w:sz="0" w:space="0" w:color="auto"/>
                <w:left w:val="none" w:sz="0" w:space="0" w:color="auto"/>
                <w:bottom w:val="none" w:sz="0" w:space="0" w:color="auto"/>
                <w:right w:val="none" w:sz="0" w:space="0" w:color="auto"/>
              </w:divBdr>
            </w:div>
            <w:div w:id="462767903">
              <w:marLeft w:val="0"/>
              <w:marRight w:val="0"/>
              <w:marTop w:val="0"/>
              <w:marBottom w:val="0"/>
              <w:divBdr>
                <w:top w:val="none" w:sz="0" w:space="0" w:color="auto"/>
                <w:left w:val="none" w:sz="0" w:space="0" w:color="auto"/>
                <w:bottom w:val="none" w:sz="0" w:space="0" w:color="auto"/>
                <w:right w:val="none" w:sz="0" w:space="0" w:color="auto"/>
              </w:divBdr>
            </w:div>
            <w:div w:id="483011171">
              <w:marLeft w:val="0"/>
              <w:marRight w:val="0"/>
              <w:marTop w:val="0"/>
              <w:marBottom w:val="0"/>
              <w:divBdr>
                <w:top w:val="none" w:sz="0" w:space="0" w:color="auto"/>
                <w:left w:val="none" w:sz="0" w:space="0" w:color="auto"/>
                <w:bottom w:val="none" w:sz="0" w:space="0" w:color="auto"/>
                <w:right w:val="none" w:sz="0" w:space="0" w:color="auto"/>
              </w:divBdr>
            </w:div>
            <w:div w:id="484661238">
              <w:marLeft w:val="0"/>
              <w:marRight w:val="0"/>
              <w:marTop w:val="0"/>
              <w:marBottom w:val="0"/>
              <w:divBdr>
                <w:top w:val="none" w:sz="0" w:space="0" w:color="auto"/>
                <w:left w:val="none" w:sz="0" w:space="0" w:color="auto"/>
                <w:bottom w:val="none" w:sz="0" w:space="0" w:color="auto"/>
                <w:right w:val="none" w:sz="0" w:space="0" w:color="auto"/>
              </w:divBdr>
            </w:div>
            <w:div w:id="487289446">
              <w:marLeft w:val="0"/>
              <w:marRight w:val="0"/>
              <w:marTop w:val="0"/>
              <w:marBottom w:val="0"/>
              <w:divBdr>
                <w:top w:val="none" w:sz="0" w:space="0" w:color="auto"/>
                <w:left w:val="none" w:sz="0" w:space="0" w:color="auto"/>
                <w:bottom w:val="none" w:sz="0" w:space="0" w:color="auto"/>
                <w:right w:val="none" w:sz="0" w:space="0" w:color="auto"/>
              </w:divBdr>
            </w:div>
            <w:div w:id="507987093">
              <w:marLeft w:val="0"/>
              <w:marRight w:val="0"/>
              <w:marTop w:val="0"/>
              <w:marBottom w:val="0"/>
              <w:divBdr>
                <w:top w:val="none" w:sz="0" w:space="0" w:color="auto"/>
                <w:left w:val="none" w:sz="0" w:space="0" w:color="auto"/>
                <w:bottom w:val="none" w:sz="0" w:space="0" w:color="auto"/>
                <w:right w:val="none" w:sz="0" w:space="0" w:color="auto"/>
              </w:divBdr>
            </w:div>
            <w:div w:id="524561429">
              <w:marLeft w:val="0"/>
              <w:marRight w:val="0"/>
              <w:marTop w:val="0"/>
              <w:marBottom w:val="0"/>
              <w:divBdr>
                <w:top w:val="none" w:sz="0" w:space="0" w:color="auto"/>
                <w:left w:val="none" w:sz="0" w:space="0" w:color="auto"/>
                <w:bottom w:val="none" w:sz="0" w:space="0" w:color="auto"/>
                <w:right w:val="none" w:sz="0" w:space="0" w:color="auto"/>
              </w:divBdr>
            </w:div>
            <w:div w:id="526334860">
              <w:marLeft w:val="0"/>
              <w:marRight w:val="0"/>
              <w:marTop w:val="0"/>
              <w:marBottom w:val="0"/>
              <w:divBdr>
                <w:top w:val="none" w:sz="0" w:space="0" w:color="auto"/>
                <w:left w:val="none" w:sz="0" w:space="0" w:color="auto"/>
                <w:bottom w:val="none" w:sz="0" w:space="0" w:color="auto"/>
                <w:right w:val="none" w:sz="0" w:space="0" w:color="auto"/>
              </w:divBdr>
            </w:div>
            <w:div w:id="551312383">
              <w:marLeft w:val="0"/>
              <w:marRight w:val="0"/>
              <w:marTop w:val="0"/>
              <w:marBottom w:val="0"/>
              <w:divBdr>
                <w:top w:val="none" w:sz="0" w:space="0" w:color="auto"/>
                <w:left w:val="none" w:sz="0" w:space="0" w:color="auto"/>
                <w:bottom w:val="none" w:sz="0" w:space="0" w:color="auto"/>
                <w:right w:val="none" w:sz="0" w:space="0" w:color="auto"/>
              </w:divBdr>
            </w:div>
            <w:div w:id="559748714">
              <w:marLeft w:val="0"/>
              <w:marRight w:val="0"/>
              <w:marTop w:val="0"/>
              <w:marBottom w:val="0"/>
              <w:divBdr>
                <w:top w:val="none" w:sz="0" w:space="0" w:color="auto"/>
                <w:left w:val="none" w:sz="0" w:space="0" w:color="auto"/>
                <w:bottom w:val="none" w:sz="0" w:space="0" w:color="auto"/>
                <w:right w:val="none" w:sz="0" w:space="0" w:color="auto"/>
              </w:divBdr>
            </w:div>
            <w:div w:id="564225127">
              <w:marLeft w:val="0"/>
              <w:marRight w:val="0"/>
              <w:marTop w:val="0"/>
              <w:marBottom w:val="0"/>
              <w:divBdr>
                <w:top w:val="none" w:sz="0" w:space="0" w:color="auto"/>
                <w:left w:val="none" w:sz="0" w:space="0" w:color="auto"/>
                <w:bottom w:val="none" w:sz="0" w:space="0" w:color="auto"/>
                <w:right w:val="none" w:sz="0" w:space="0" w:color="auto"/>
              </w:divBdr>
            </w:div>
            <w:div w:id="598872204">
              <w:marLeft w:val="0"/>
              <w:marRight w:val="0"/>
              <w:marTop w:val="0"/>
              <w:marBottom w:val="0"/>
              <w:divBdr>
                <w:top w:val="none" w:sz="0" w:space="0" w:color="auto"/>
                <w:left w:val="none" w:sz="0" w:space="0" w:color="auto"/>
                <w:bottom w:val="none" w:sz="0" w:space="0" w:color="auto"/>
                <w:right w:val="none" w:sz="0" w:space="0" w:color="auto"/>
              </w:divBdr>
            </w:div>
            <w:div w:id="602877817">
              <w:marLeft w:val="0"/>
              <w:marRight w:val="0"/>
              <w:marTop w:val="0"/>
              <w:marBottom w:val="0"/>
              <w:divBdr>
                <w:top w:val="none" w:sz="0" w:space="0" w:color="auto"/>
                <w:left w:val="none" w:sz="0" w:space="0" w:color="auto"/>
                <w:bottom w:val="none" w:sz="0" w:space="0" w:color="auto"/>
                <w:right w:val="none" w:sz="0" w:space="0" w:color="auto"/>
              </w:divBdr>
            </w:div>
            <w:div w:id="622469110">
              <w:marLeft w:val="0"/>
              <w:marRight w:val="0"/>
              <w:marTop w:val="0"/>
              <w:marBottom w:val="0"/>
              <w:divBdr>
                <w:top w:val="none" w:sz="0" w:space="0" w:color="auto"/>
                <w:left w:val="none" w:sz="0" w:space="0" w:color="auto"/>
                <w:bottom w:val="none" w:sz="0" w:space="0" w:color="auto"/>
                <w:right w:val="none" w:sz="0" w:space="0" w:color="auto"/>
              </w:divBdr>
            </w:div>
            <w:div w:id="726421418">
              <w:marLeft w:val="0"/>
              <w:marRight w:val="0"/>
              <w:marTop w:val="0"/>
              <w:marBottom w:val="0"/>
              <w:divBdr>
                <w:top w:val="none" w:sz="0" w:space="0" w:color="auto"/>
                <w:left w:val="none" w:sz="0" w:space="0" w:color="auto"/>
                <w:bottom w:val="none" w:sz="0" w:space="0" w:color="auto"/>
                <w:right w:val="none" w:sz="0" w:space="0" w:color="auto"/>
              </w:divBdr>
            </w:div>
            <w:div w:id="734745235">
              <w:marLeft w:val="0"/>
              <w:marRight w:val="0"/>
              <w:marTop w:val="0"/>
              <w:marBottom w:val="0"/>
              <w:divBdr>
                <w:top w:val="none" w:sz="0" w:space="0" w:color="auto"/>
                <w:left w:val="none" w:sz="0" w:space="0" w:color="auto"/>
                <w:bottom w:val="none" w:sz="0" w:space="0" w:color="auto"/>
                <w:right w:val="none" w:sz="0" w:space="0" w:color="auto"/>
              </w:divBdr>
            </w:div>
            <w:div w:id="773015501">
              <w:marLeft w:val="0"/>
              <w:marRight w:val="0"/>
              <w:marTop w:val="0"/>
              <w:marBottom w:val="0"/>
              <w:divBdr>
                <w:top w:val="none" w:sz="0" w:space="0" w:color="auto"/>
                <w:left w:val="none" w:sz="0" w:space="0" w:color="auto"/>
                <w:bottom w:val="none" w:sz="0" w:space="0" w:color="auto"/>
                <w:right w:val="none" w:sz="0" w:space="0" w:color="auto"/>
              </w:divBdr>
            </w:div>
            <w:div w:id="843670352">
              <w:marLeft w:val="0"/>
              <w:marRight w:val="0"/>
              <w:marTop w:val="0"/>
              <w:marBottom w:val="0"/>
              <w:divBdr>
                <w:top w:val="none" w:sz="0" w:space="0" w:color="auto"/>
                <w:left w:val="none" w:sz="0" w:space="0" w:color="auto"/>
                <w:bottom w:val="none" w:sz="0" w:space="0" w:color="auto"/>
                <w:right w:val="none" w:sz="0" w:space="0" w:color="auto"/>
              </w:divBdr>
            </w:div>
            <w:div w:id="876745657">
              <w:marLeft w:val="0"/>
              <w:marRight w:val="0"/>
              <w:marTop w:val="0"/>
              <w:marBottom w:val="0"/>
              <w:divBdr>
                <w:top w:val="none" w:sz="0" w:space="0" w:color="auto"/>
                <w:left w:val="none" w:sz="0" w:space="0" w:color="auto"/>
                <w:bottom w:val="none" w:sz="0" w:space="0" w:color="auto"/>
                <w:right w:val="none" w:sz="0" w:space="0" w:color="auto"/>
              </w:divBdr>
            </w:div>
            <w:div w:id="922490705">
              <w:marLeft w:val="0"/>
              <w:marRight w:val="0"/>
              <w:marTop w:val="0"/>
              <w:marBottom w:val="0"/>
              <w:divBdr>
                <w:top w:val="none" w:sz="0" w:space="0" w:color="auto"/>
                <w:left w:val="none" w:sz="0" w:space="0" w:color="auto"/>
                <w:bottom w:val="none" w:sz="0" w:space="0" w:color="auto"/>
                <w:right w:val="none" w:sz="0" w:space="0" w:color="auto"/>
              </w:divBdr>
            </w:div>
            <w:div w:id="1028533138">
              <w:marLeft w:val="0"/>
              <w:marRight w:val="0"/>
              <w:marTop w:val="0"/>
              <w:marBottom w:val="0"/>
              <w:divBdr>
                <w:top w:val="none" w:sz="0" w:space="0" w:color="auto"/>
                <w:left w:val="none" w:sz="0" w:space="0" w:color="auto"/>
                <w:bottom w:val="none" w:sz="0" w:space="0" w:color="auto"/>
                <w:right w:val="none" w:sz="0" w:space="0" w:color="auto"/>
              </w:divBdr>
            </w:div>
            <w:div w:id="1041713230">
              <w:marLeft w:val="0"/>
              <w:marRight w:val="0"/>
              <w:marTop w:val="0"/>
              <w:marBottom w:val="0"/>
              <w:divBdr>
                <w:top w:val="none" w:sz="0" w:space="0" w:color="auto"/>
                <w:left w:val="none" w:sz="0" w:space="0" w:color="auto"/>
                <w:bottom w:val="none" w:sz="0" w:space="0" w:color="auto"/>
                <w:right w:val="none" w:sz="0" w:space="0" w:color="auto"/>
              </w:divBdr>
            </w:div>
            <w:div w:id="1094083963">
              <w:marLeft w:val="0"/>
              <w:marRight w:val="0"/>
              <w:marTop w:val="0"/>
              <w:marBottom w:val="0"/>
              <w:divBdr>
                <w:top w:val="none" w:sz="0" w:space="0" w:color="auto"/>
                <w:left w:val="none" w:sz="0" w:space="0" w:color="auto"/>
                <w:bottom w:val="none" w:sz="0" w:space="0" w:color="auto"/>
                <w:right w:val="none" w:sz="0" w:space="0" w:color="auto"/>
              </w:divBdr>
            </w:div>
            <w:div w:id="1113943622">
              <w:marLeft w:val="0"/>
              <w:marRight w:val="0"/>
              <w:marTop w:val="0"/>
              <w:marBottom w:val="0"/>
              <w:divBdr>
                <w:top w:val="none" w:sz="0" w:space="0" w:color="auto"/>
                <w:left w:val="none" w:sz="0" w:space="0" w:color="auto"/>
                <w:bottom w:val="none" w:sz="0" w:space="0" w:color="auto"/>
                <w:right w:val="none" w:sz="0" w:space="0" w:color="auto"/>
              </w:divBdr>
            </w:div>
            <w:div w:id="1117454353">
              <w:marLeft w:val="0"/>
              <w:marRight w:val="0"/>
              <w:marTop w:val="0"/>
              <w:marBottom w:val="0"/>
              <w:divBdr>
                <w:top w:val="none" w:sz="0" w:space="0" w:color="auto"/>
                <w:left w:val="none" w:sz="0" w:space="0" w:color="auto"/>
                <w:bottom w:val="none" w:sz="0" w:space="0" w:color="auto"/>
                <w:right w:val="none" w:sz="0" w:space="0" w:color="auto"/>
              </w:divBdr>
            </w:div>
            <w:div w:id="1166241590">
              <w:marLeft w:val="0"/>
              <w:marRight w:val="0"/>
              <w:marTop w:val="0"/>
              <w:marBottom w:val="0"/>
              <w:divBdr>
                <w:top w:val="none" w:sz="0" w:space="0" w:color="auto"/>
                <w:left w:val="none" w:sz="0" w:space="0" w:color="auto"/>
                <w:bottom w:val="none" w:sz="0" w:space="0" w:color="auto"/>
                <w:right w:val="none" w:sz="0" w:space="0" w:color="auto"/>
              </w:divBdr>
            </w:div>
            <w:div w:id="1176382451">
              <w:marLeft w:val="0"/>
              <w:marRight w:val="0"/>
              <w:marTop w:val="0"/>
              <w:marBottom w:val="0"/>
              <w:divBdr>
                <w:top w:val="none" w:sz="0" w:space="0" w:color="auto"/>
                <w:left w:val="none" w:sz="0" w:space="0" w:color="auto"/>
                <w:bottom w:val="none" w:sz="0" w:space="0" w:color="auto"/>
                <w:right w:val="none" w:sz="0" w:space="0" w:color="auto"/>
              </w:divBdr>
            </w:div>
            <w:div w:id="1293366969">
              <w:marLeft w:val="0"/>
              <w:marRight w:val="0"/>
              <w:marTop w:val="0"/>
              <w:marBottom w:val="0"/>
              <w:divBdr>
                <w:top w:val="none" w:sz="0" w:space="0" w:color="auto"/>
                <w:left w:val="none" w:sz="0" w:space="0" w:color="auto"/>
                <w:bottom w:val="none" w:sz="0" w:space="0" w:color="auto"/>
                <w:right w:val="none" w:sz="0" w:space="0" w:color="auto"/>
              </w:divBdr>
            </w:div>
            <w:div w:id="1308361770">
              <w:marLeft w:val="0"/>
              <w:marRight w:val="0"/>
              <w:marTop w:val="0"/>
              <w:marBottom w:val="0"/>
              <w:divBdr>
                <w:top w:val="none" w:sz="0" w:space="0" w:color="auto"/>
                <w:left w:val="none" w:sz="0" w:space="0" w:color="auto"/>
                <w:bottom w:val="none" w:sz="0" w:space="0" w:color="auto"/>
                <w:right w:val="none" w:sz="0" w:space="0" w:color="auto"/>
              </w:divBdr>
            </w:div>
            <w:div w:id="1365596547">
              <w:marLeft w:val="0"/>
              <w:marRight w:val="0"/>
              <w:marTop w:val="0"/>
              <w:marBottom w:val="0"/>
              <w:divBdr>
                <w:top w:val="none" w:sz="0" w:space="0" w:color="auto"/>
                <w:left w:val="none" w:sz="0" w:space="0" w:color="auto"/>
                <w:bottom w:val="none" w:sz="0" w:space="0" w:color="auto"/>
                <w:right w:val="none" w:sz="0" w:space="0" w:color="auto"/>
              </w:divBdr>
            </w:div>
            <w:div w:id="1460025095">
              <w:marLeft w:val="0"/>
              <w:marRight w:val="0"/>
              <w:marTop w:val="0"/>
              <w:marBottom w:val="0"/>
              <w:divBdr>
                <w:top w:val="none" w:sz="0" w:space="0" w:color="auto"/>
                <w:left w:val="none" w:sz="0" w:space="0" w:color="auto"/>
                <w:bottom w:val="none" w:sz="0" w:space="0" w:color="auto"/>
                <w:right w:val="none" w:sz="0" w:space="0" w:color="auto"/>
              </w:divBdr>
            </w:div>
            <w:div w:id="1461873046">
              <w:marLeft w:val="0"/>
              <w:marRight w:val="0"/>
              <w:marTop w:val="0"/>
              <w:marBottom w:val="0"/>
              <w:divBdr>
                <w:top w:val="none" w:sz="0" w:space="0" w:color="auto"/>
                <w:left w:val="none" w:sz="0" w:space="0" w:color="auto"/>
                <w:bottom w:val="none" w:sz="0" w:space="0" w:color="auto"/>
                <w:right w:val="none" w:sz="0" w:space="0" w:color="auto"/>
              </w:divBdr>
            </w:div>
            <w:div w:id="1505783735">
              <w:marLeft w:val="0"/>
              <w:marRight w:val="0"/>
              <w:marTop w:val="0"/>
              <w:marBottom w:val="0"/>
              <w:divBdr>
                <w:top w:val="none" w:sz="0" w:space="0" w:color="auto"/>
                <w:left w:val="none" w:sz="0" w:space="0" w:color="auto"/>
                <w:bottom w:val="none" w:sz="0" w:space="0" w:color="auto"/>
                <w:right w:val="none" w:sz="0" w:space="0" w:color="auto"/>
              </w:divBdr>
            </w:div>
            <w:div w:id="1526597769">
              <w:marLeft w:val="0"/>
              <w:marRight w:val="0"/>
              <w:marTop w:val="0"/>
              <w:marBottom w:val="0"/>
              <w:divBdr>
                <w:top w:val="none" w:sz="0" w:space="0" w:color="auto"/>
                <w:left w:val="none" w:sz="0" w:space="0" w:color="auto"/>
                <w:bottom w:val="none" w:sz="0" w:space="0" w:color="auto"/>
                <w:right w:val="none" w:sz="0" w:space="0" w:color="auto"/>
              </w:divBdr>
            </w:div>
            <w:div w:id="1629312882">
              <w:marLeft w:val="0"/>
              <w:marRight w:val="0"/>
              <w:marTop w:val="0"/>
              <w:marBottom w:val="0"/>
              <w:divBdr>
                <w:top w:val="none" w:sz="0" w:space="0" w:color="auto"/>
                <w:left w:val="none" w:sz="0" w:space="0" w:color="auto"/>
                <w:bottom w:val="none" w:sz="0" w:space="0" w:color="auto"/>
                <w:right w:val="none" w:sz="0" w:space="0" w:color="auto"/>
              </w:divBdr>
            </w:div>
            <w:div w:id="1652172907">
              <w:marLeft w:val="0"/>
              <w:marRight w:val="0"/>
              <w:marTop w:val="0"/>
              <w:marBottom w:val="0"/>
              <w:divBdr>
                <w:top w:val="none" w:sz="0" w:space="0" w:color="auto"/>
                <w:left w:val="none" w:sz="0" w:space="0" w:color="auto"/>
                <w:bottom w:val="none" w:sz="0" w:space="0" w:color="auto"/>
                <w:right w:val="none" w:sz="0" w:space="0" w:color="auto"/>
              </w:divBdr>
            </w:div>
            <w:div w:id="1653951531">
              <w:marLeft w:val="0"/>
              <w:marRight w:val="0"/>
              <w:marTop w:val="0"/>
              <w:marBottom w:val="0"/>
              <w:divBdr>
                <w:top w:val="none" w:sz="0" w:space="0" w:color="auto"/>
                <w:left w:val="none" w:sz="0" w:space="0" w:color="auto"/>
                <w:bottom w:val="none" w:sz="0" w:space="0" w:color="auto"/>
                <w:right w:val="none" w:sz="0" w:space="0" w:color="auto"/>
              </w:divBdr>
            </w:div>
            <w:div w:id="1672953475">
              <w:marLeft w:val="0"/>
              <w:marRight w:val="0"/>
              <w:marTop w:val="0"/>
              <w:marBottom w:val="0"/>
              <w:divBdr>
                <w:top w:val="none" w:sz="0" w:space="0" w:color="auto"/>
                <w:left w:val="none" w:sz="0" w:space="0" w:color="auto"/>
                <w:bottom w:val="none" w:sz="0" w:space="0" w:color="auto"/>
                <w:right w:val="none" w:sz="0" w:space="0" w:color="auto"/>
              </w:divBdr>
            </w:div>
            <w:div w:id="1680277646">
              <w:marLeft w:val="0"/>
              <w:marRight w:val="0"/>
              <w:marTop w:val="0"/>
              <w:marBottom w:val="0"/>
              <w:divBdr>
                <w:top w:val="none" w:sz="0" w:space="0" w:color="auto"/>
                <w:left w:val="none" w:sz="0" w:space="0" w:color="auto"/>
                <w:bottom w:val="none" w:sz="0" w:space="0" w:color="auto"/>
                <w:right w:val="none" w:sz="0" w:space="0" w:color="auto"/>
              </w:divBdr>
            </w:div>
            <w:div w:id="1725173803">
              <w:marLeft w:val="0"/>
              <w:marRight w:val="0"/>
              <w:marTop w:val="0"/>
              <w:marBottom w:val="0"/>
              <w:divBdr>
                <w:top w:val="none" w:sz="0" w:space="0" w:color="auto"/>
                <w:left w:val="none" w:sz="0" w:space="0" w:color="auto"/>
                <w:bottom w:val="none" w:sz="0" w:space="0" w:color="auto"/>
                <w:right w:val="none" w:sz="0" w:space="0" w:color="auto"/>
              </w:divBdr>
            </w:div>
            <w:div w:id="1750498553">
              <w:marLeft w:val="0"/>
              <w:marRight w:val="0"/>
              <w:marTop w:val="0"/>
              <w:marBottom w:val="0"/>
              <w:divBdr>
                <w:top w:val="none" w:sz="0" w:space="0" w:color="auto"/>
                <w:left w:val="none" w:sz="0" w:space="0" w:color="auto"/>
                <w:bottom w:val="none" w:sz="0" w:space="0" w:color="auto"/>
                <w:right w:val="none" w:sz="0" w:space="0" w:color="auto"/>
              </w:divBdr>
            </w:div>
            <w:div w:id="1761560681">
              <w:marLeft w:val="0"/>
              <w:marRight w:val="0"/>
              <w:marTop w:val="0"/>
              <w:marBottom w:val="0"/>
              <w:divBdr>
                <w:top w:val="none" w:sz="0" w:space="0" w:color="auto"/>
                <w:left w:val="none" w:sz="0" w:space="0" w:color="auto"/>
                <w:bottom w:val="none" w:sz="0" w:space="0" w:color="auto"/>
                <w:right w:val="none" w:sz="0" w:space="0" w:color="auto"/>
              </w:divBdr>
            </w:div>
            <w:div w:id="1774787039">
              <w:marLeft w:val="0"/>
              <w:marRight w:val="0"/>
              <w:marTop w:val="0"/>
              <w:marBottom w:val="0"/>
              <w:divBdr>
                <w:top w:val="none" w:sz="0" w:space="0" w:color="auto"/>
                <w:left w:val="none" w:sz="0" w:space="0" w:color="auto"/>
                <w:bottom w:val="none" w:sz="0" w:space="0" w:color="auto"/>
                <w:right w:val="none" w:sz="0" w:space="0" w:color="auto"/>
              </w:divBdr>
            </w:div>
            <w:div w:id="1776363809">
              <w:marLeft w:val="0"/>
              <w:marRight w:val="0"/>
              <w:marTop w:val="0"/>
              <w:marBottom w:val="0"/>
              <w:divBdr>
                <w:top w:val="none" w:sz="0" w:space="0" w:color="auto"/>
                <w:left w:val="none" w:sz="0" w:space="0" w:color="auto"/>
                <w:bottom w:val="none" w:sz="0" w:space="0" w:color="auto"/>
                <w:right w:val="none" w:sz="0" w:space="0" w:color="auto"/>
              </w:divBdr>
            </w:div>
            <w:div w:id="1817255644">
              <w:marLeft w:val="0"/>
              <w:marRight w:val="0"/>
              <w:marTop w:val="0"/>
              <w:marBottom w:val="0"/>
              <w:divBdr>
                <w:top w:val="none" w:sz="0" w:space="0" w:color="auto"/>
                <w:left w:val="none" w:sz="0" w:space="0" w:color="auto"/>
                <w:bottom w:val="none" w:sz="0" w:space="0" w:color="auto"/>
                <w:right w:val="none" w:sz="0" w:space="0" w:color="auto"/>
              </w:divBdr>
            </w:div>
            <w:div w:id="1906452268">
              <w:marLeft w:val="0"/>
              <w:marRight w:val="0"/>
              <w:marTop w:val="0"/>
              <w:marBottom w:val="0"/>
              <w:divBdr>
                <w:top w:val="none" w:sz="0" w:space="0" w:color="auto"/>
                <w:left w:val="none" w:sz="0" w:space="0" w:color="auto"/>
                <w:bottom w:val="none" w:sz="0" w:space="0" w:color="auto"/>
                <w:right w:val="none" w:sz="0" w:space="0" w:color="auto"/>
              </w:divBdr>
            </w:div>
            <w:div w:id="1906715331">
              <w:marLeft w:val="0"/>
              <w:marRight w:val="0"/>
              <w:marTop w:val="0"/>
              <w:marBottom w:val="0"/>
              <w:divBdr>
                <w:top w:val="none" w:sz="0" w:space="0" w:color="auto"/>
                <w:left w:val="none" w:sz="0" w:space="0" w:color="auto"/>
                <w:bottom w:val="none" w:sz="0" w:space="0" w:color="auto"/>
                <w:right w:val="none" w:sz="0" w:space="0" w:color="auto"/>
              </w:divBdr>
            </w:div>
            <w:div w:id="1917469321">
              <w:marLeft w:val="0"/>
              <w:marRight w:val="0"/>
              <w:marTop w:val="0"/>
              <w:marBottom w:val="0"/>
              <w:divBdr>
                <w:top w:val="none" w:sz="0" w:space="0" w:color="auto"/>
                <w:left w:val="none" w:sz="0" w:space="0" w:color="auto"/>
                <w:bottom w:val="none" w:sz="0" w:space="0" w:color="auto"/>
                <w:right w:val="none" w:sz="0" w:space="0" w:color="auto"/>
              </w:divBdr>
            </w:div>
            <w:div w:id="1921718322">
              <w:marLeft w:val="0"/>
              <w:marRight w:val="0"/>
              <w:marTop w:val="0"/>
              <w:marBottom w:val="0"/>
              <w:divBdr>
                <w:top w:val="none" w:sz="0" w:space="0" w:color="auto"/>
                <w:left w:val="none" w:sz="0" w:space="0" w:color="auto"/>
                <w:bottom w:val="none" w:sz="0" w:space="0" w:color="auto"/>
                <w:right w:val="none" w:sz="0" w:space="0" w:color="auto"/>
              </w:divBdr>
            </w:div>
            <w:div w:id="1935747180">
              <w:marLeft w:val="0"/>
              <w:marRight w:val="0"/>
              <w:marTop w:val="0"/>
              <w:marBottom w:val="0"/>
              <w:divBdr>
                <w:top w:val="none" w:sz="0" w:space="0" w:color="auto"/>
                <w:left w:val="none" w:sz="0" w:space="0" w:color="auto"/>
                <w:bottom w:val="none" w:sz="0" w:space="0" w:color="auto"/>
                <w:right w:val="none" w:sz="0" w:space="0" w:color="auto"/>
              </w:divBdr>
            </w:div>
            <w:div w:id="1958290591">
              <w:marLeft w:val="0"/>
              <w:marRight w:val="0"/>
              <w:marTop w:val="0"/>
              <w:marBottom w:val="0"/>
              <w:divBdr>
                <w:top w:val="none" w:sz="0" w:space="0" w:color="auto"/>
                <w:left w:val="none" w:sz="0" w:space="0" w:color="auto"/>
                <w:bottom w:val="none" w:sz="0" w:space="0" w:color="auto"/>
                <w:right w:val="none" w:sz="0" w:space="0" w:color="auto"/>
              </w:divBdr>
            </w:div>
            <w:div w:id="1995838727">
              <w:marLeft w:val="0"/>
              <w:marRight w:val="0"/>
              <w:marTop w:val="0"/>
              <w:marBottom w:val="0"/>
              <w:divBdr>
                <w:top w:val="none" w:sz="0" w:space="0" w:color="auto"/>
                <w:left w:val="none" w:sz="0" w:space="0" w:color="auto"/>
                <w:bottom w:val="none" w:sz="0" w:space="0" w:color="auto"/>
                <w:right w:val="none" w:sz="0" w:space="0" w:color="auto"/>
              </w:divBdr>
            </w:div>
            <w:div w:id="2012293322">
              <w:marLeft w:val="0"/>
              <w:marRight w:val="0"/>
              <w:marTop w:val="0"/>
              <w:marBottom w:val="0"/>
              <w:divBdr>
                <w:top w:val="none" w:sz="0" w:space="0" w:color="auto"/>
                <w:left w:val="none" w:sz="0" w:space="0" w:color="auto"/>
                <w:bottom w:val="none" w:sz="0" w:space="0" w:color="auto"/>
                <w:right w:val="none" w:sz="0" w:space="0" w:color="auto"/>
              </w:divBdr>
            </w:div>
            <w:div w:id="2034063826">
              <w:marLeft w:val="0"/>
              <w:marRight w:val="0"/>
              <w:marTop w:val="0"/>
              <w:marBottom w:val="0"/>
              <w:divBdr>
                <w:top w:val="none" w:sz="0" w:space="0" w:color="auto"/>
                <w:left w:val="none" w:sz="0" w:space="0" w:color="auto"/>
                <w:bottom w:val="none" w:sz="0" w:space="0" w:color="auto"/>
                <w:right w:val="none" w:sz="0" w:space="0" w:color="auto"/>
              </w:divBdr>
            </w:div>
            <w:div w:id="2092923038">
              <w:marLeft w:val="0"/>
              <w:marRight w:val="0"/>
              <w:marTop w:val="0"/>
              <w:marBottom w:val="0"/>
              <w:divBdr>
                <w:top w:val="none" w:sz="0" w:space="0" w:color="auto"/>
                <w:left w:val="none" w:sz="0" w:space="0" w:color="auto"/>
                <w:bottom w:val="none" w:sz="0" w:space="0" w:color="auto"/>
                <w:right w:val="none" w:sz="0" w:space="0" w:color="auto"/>
              </w:divBdr>
            </w:div>
            <w:div w:id="21330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25898512">
              <w:marLeft w:val="0"/>
              <w:marRight w:val="0"/>
              <w:marTop w:val="0"/>
              <w:marBottom w:val="0"/>
              <w:divBdr>
                <w:top w:val="none" w:sz="0" w:space="0" w:color="auto"/>
                <w:left w:val="none" w:sz="0" w:space="0" w:color="auto"/>
                <w:bottom w:val="none" w:sz="0" w:space="0" w:color="auto"/>
                <w:right w:val="none" w:sz="0" w:space="0" w:color="auto"/>
              </w:divBdr>
            </w:div>
            <w:div w:id="1040862363">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9150">
      <w:bodyDiv w:val="1"/>
      <w:marLeft w:val="0"/>
      <w:marRight w:val="0"/>
      <w:marTop w:val="0"/>
      <w:marBottom w:val="0"/>
      <w:divBdr>
        <w:top w:val="none" w:sz="0" w:space="0" w:color="auto"/>
        <w:left w:val="none" w:sz="0" w:space="0" w:color="auto"/>
        <w:bottom w:val="none" w:sz="0" w:space="0" w:color="auto"/>
        <w:right w:val="none" w:sz="0" w:space="0" w:color="auto"/>
      </w:divBdr>
      <w:divsChild>
        <w:div w:id="1487895579">
          <w:marLeft w:val="0"/>
          <w:marRight w:val="0"/>
          <w:marTop w:val="0"/>
          <w:marBottom w:val="0"/>
          <w:divBdr>
            <w:top w:val="none" w:sz="0" w:space="0" w:color="auto"/>
            <w:left w:val="none" w:sz="0" w:space="0" w:color="auto"/>
            <w:bottom w:val="none" w:sz="0" w:space="0" w:color="auto"/>
            <w:right w:val="none" w:sz="0" w:space="0" w:color="auto"/>
          </w:divBdr>
          <w:divsChild>
            <w:div w:id="691805957">
              <w:marLeft w:val="0"/>
              <w:marRight w:val="0"/>
              <w:marTop w:val="0"/>
              <w:marBottom w:val="0"/>
              <w:divBdr>
                <w:top w:val="none" w:sz="0" w:space="0" w:color="auto"/>
                <w:left w:val="none" w:sz="0" w:space="0" w:color="auto"/>
                <w:bottom w:val="none" w:sz="0" w:space="0" w:color="auto"/>
                <w:right w:val="none" w:sz="0" w:space="0" w:color="auto"/>
              </w:divBdr>
            </w:div>
            <w:div w:id="468013137">
              <w:marLeft w:val="0"/>
              <w:marRight w:val="0"/>
              <w:marTop w:val="0"/>
              <w:marBottom w:val="0"/>
              <w:divBdr>
                <w:top w:val="none" w:sz="0" w:space="0" w:color="auto"/>
                <w:left w:val="none" w:sz="0" w:space="0" w:color="auto"/>
                <w:bottom w:val="none" w:sz="0" w:space="0" w:color="auto"/>
                <w:right w:val="none" w:sz="0" w:space="0" w:color="auto"/>
              </w:divBdr>
            </w:div>
            <w:div w:id="1263413138">
              <w:marLeft w:val="0"/>
              <w:marRight w:val="0"/>
              <w:marTop w:val="0"/>
              <w:marBottom w:val="0"/>
              <w:divBdr>
                <w:top w:val="none" w:sz="0" w:space="0" w:color="auto"/>
                <w:left w:val="none" w:sz="0" w:space="0" w:color="auto"/>
                <w:bottom w:val="none" w:sz="0" w:space="0" w:color="auto"/>
                <w:right w:val="none" w:sz="0" w:space="0" w:color="auto"/>
              </w:divBdr>
            </w:div>
            <w:div w:id="773596470">
              <w:marLeft w:val="0"/>
              <w:marRight w:val="0"/>
              <w:marTop w:val="0"/>
              <w:marBottom w:val="0"/>
              <w:divBdr>
                <w:top w:val="none" w:sz="0" w:space="0" w:color="auto"/>
                <w:left w:val="none" w:sz="0" w:space="0" w:color="auto"/>
                <w:bottom w:val="none" w:sz="0" w:space="0" w:color="auto"/>
                <w:right w:val="none" w:sz="0" w:space="0" w:color="auto"/>
              </w:divBdr>
            </w:div>
            <w:div w:id="337852342">
              <w:marLeft w:val="0"/>
              <w:marRight w:val="0"/>
              <w:marTop w:val="0"/>
              <w:marBottom w:val="0"/>
              <w:divBdr>
                <w:top w:val="none" w:sz="0" w:space="0" w:color="auto"/>
                <w:left w:val="none" w:sz="0" w:space="0" w:color="auto"/>
                <w:bottom w:val="none" w:sz="0" w:space="0" w:color="auto"/>
                <w:right w:val="none" w:sz="0" w:space="0" w:color="auto"/>
              </w:divBdr>
            </w:div>
            <w:div w:id="1467770970">
              <w:marLeft w:val="0"/>
              <w:marRight w:val="0"/>
              <w:marTop w:val="0"/>
              <w:marBottom w:val="0"/>
              <w:divBdr>
                <w:top w:val="none" w:sz="0" w:space="0" w:color="auto"/>
                <w:left w:val="none" w:sz="0" w:space="0" w:color="auto"/>
                <w:bottom w:val="none" w:sz="0" w:space="0" w:color="auto"/>
                <w:right w:val="none" w:sz="0" w:space="0" w:color="auto"/>
              </w:divBdr>
            </w:div>
            <w:div w:id="1857309714">
              <w:marLeft w:val="0"/>
              <w:marRight w:val="0"/>
              <w:marTop w:val="0"/>
              <w:marBottom w:val="0"/>
              <w:divBdr>
                <w:top w:val="none" w:sz="0" w:space="0" w:color="auto"/>
                <w:left w:val="none" w:sz="0" w:space="0" w:color="auto"/>
                <w:bottom w:val="none" w:sz="0" w:space="0" w:color="auto"/>
                <w:right w:val="none" w:sz="0" w:space="0" w:color="auto"/>
              </w:divBdr>
            </w:div>
            <w:div w:id="1899586939">
              <w:marLeft w:val="0"/>
              <w:marRight w:val="0"/>
              <w:marTop w:val="0"/>
              <w:marBottom w:val="0"/>
              <w:divBdr>
                <w:top w:val="none" w:sz="0" w:space="0" w:color="auto"/>
                <w:left w:val="none" w:sz="0" w:space="0" w:color="auto"/>
                <w:bottom w:val="none" w:sz="0" w:space="0" w:color="auto"/>
                <w:right w:val="none" w:sz="0" w:space="0" w:color="auto"/>
              </w:divBdr>
            </w:div>
            <w:div w:id="1458985390">
              <w:marLeft w:val="0"/>
              <w:marRight w:val="0"/>
              <w:marTop w:val="0"/>
              <w:marBottom w:val="0"/>
              <w:divBdr>
                <w:top w:val="none" w:sz="0" w:space="0" w:color="auto"/>
                <w:left w:val="none" w:sz="0" w:space="0" w:color="auto"/>
                <w:bottom w:val="none" w:sz="0" w:space="0" w:color="auto"/>
                <w:right w:val="none" w:sz="0" w:space="0" w:color="auto"/>
              </w:divBdr>
            </w:div>
            <w:div w:id="366369518">
              <w:marLeft w:val="0"/>
              <w:marRight w:val="0"/>
              <w:marTop w:val="0"/>
              <w:marBottom w:val="0"/>
              <w:divBdr>
                <w:top w:val="none" w:sz="0" w:space="0" w:color="auto"/>
                <w:left w:val="none" w:sz="0" w:space="0" w:color="auto"/>
                <w:bottom w:val="none" w:sz="0" w:space="0" w:color="auto"/>
                <w:right w:val="none" w:sz="0" w:space="0" w:color="auto"/>
              </w:divBdr>
            </w:div>
            <w:div w:id="2110618896">
              <w:marLeft w:val="0"/>
              <w:marRight w:val="0"/>
              <w:marTop w:val="0"/>
              <w:marBottom w:val="0"/>
              <w:divBdr>
                <w:top w:val="none" w:sz="0" w:space="0" w:color="auto"/>
                <w:left w:val="none" w:sz="0" w:space="0" w:color="auto"/>
                <w:bottom w:val="none" w:sz="0" w:space="0" w:color="auto"/>
                <w:right w:val="none" w:sz="0" w:space="0" w:color="auto"/>
              </w:divBdr>
            </w:div>
            <w:div w:id="179902325">
              <w:marLeft w:val="0"/>
              <w:marRight w:val="0"/>
              <w:marTop w:val="0"/>
              <w:marBottom w:val="0"/>
              <w:divBdr>
                <w:top w:val="none" w:sz="0" w:space="0" w:color="auto"/>
                <w:left w:val="none" w:sz="0" w:space="0" w:color="auto"/>
                <w:bottom w:val="none" w:sz="0" w:space="0" w:color="auto"/>
                <w:right w:val="none" w:sz="0" w:space="0" w:color="auto"/>
              </w:divBdr>
            </w:div>
            <w:div w:id="1831630990">
              <w:marLeft w:val="0"/>
              <w:marRight w:val="0"/>
              <w:marTop w:val="0"/>
              <w:marBottom w:val="0"/>
              <w:divBdr>
                <w:top w:val="none" w:sz="0" w:space="0" w:color="auto"/>
                <w:left w:val="none" w:sz="0" w:space="0" w:color="auto"/>
                <w:bottom w:val="none" w:sz="0" w:space="0" w:color="auto"/>
                <w:right w:val="none" w:sz="0" w:space="0" w:color="auto"/>
              </w:divBdr>
            </w:div>
            <w:div w:id="498231396">
              <w:marLeft w:val="0"/>
              <w:marRight w:val="0"/>
              <w:marTop w:val="0"/>
              <w:marBottom w:val="0"/>
              <w:divBdr>
                <w:top w:val="none" w:sz="0" w:space="0" w:color="auto"/>
                <w:left w:val="none" w:sz="0" w:space="0" w:color="auto"/>
                <w:bottom w:val="none" w:sz="0" w:space="0" w:color="auto"/>
                <w:right w:val="none" w:sz="0" w:space="0" w:color="auto"/>
              </w:divBdr>
            </w:div>
            <w:div w:id="1593736290">
              <w:marLeft w:val="0"/>
              <w:marRight w:val="0"/>
              <w:marTop w:val="0"/>
              <w:marBottom w:val="0"/>
              <w:divBdr>
                <w:top w:val="none" w:sz="0" w:space="0" w:color="auto"/>
                <w:left w:val="none" w:sz="0" w:space="0" w:color="auto"/>
                <w:bottom w:val="none" w:sz="0" w:space="0" w:color="auto"/>
                <w:right w:val="none" w:sz="0" w:space="0" w:color="auto"/>
              </w:divBdr>
            </w:div>
            <w:div w:id="2048413074">
              <w:marLeft w:val="0"/>
              <w:marRight w:val="0"/>
              <w:marTop w:val="0"/>
              <w:marBottom w:val="0"/>
              <w:divBdr>
                <w:top w:val="none" w:sz="0" w:space="0" w:color="auto"/>
                <w:left w:val="none" w:sz="0" w:space="0" w:color="auto"/>
                <w:bottom w:val="none" w:sz="0" w:space="0" w:color="auto"/>
                <w:right w:val="none" w:sz="0" w:space="0" w:color="auto"/>
              </w:divBdr>
            </w:div>
            <w:div w:id="172569326">
              <w:marLeft w:val="0"/>
              <w:marRight w:val="0"/>
              <w:marTop w:val="0"/>
              <w:marBottom w:val="0"/>
              <w:divBdr>
                <w:top w:val="none" w:sz="0" w:space="0" w:color="auto"/>
                <w:left w:val="none" w:sz="0" w:space="0" w:color="auto"/>
                <w:bottom w:val="none" w:sz="0" w:space="0" w:color="auto"/>
                <w:right w:val="none" w:sz="0" w:space="0" w:color="auto"/>
              </w:divBdr>
            </w:div>
            <w:div w:id="1627006142">
              <w:marLeft w:val="0"/>
              <w:marRight w:val="0"/>
              <w:marTop w:val="0"/>
              <w:marBottom w:val="0"/>
              <w:divBdr>
                <w:top w:val="none" w:sz="0" w:space="0" w:color="auto"/>
                <w:left w:val="none" w:sz="0" w:space="0" w:color="auto"/>
                <w:bottom w:val="none" w:sz="0" w:space="0" w:color="auto"/>
                <w:right w:val="none" w:sz="0" w:space="0" w:color="auto"/>
              </w:divBdr>
            </w:div>
            <w:div w:id="674038237">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1205216314">
              <w:marLeft w:val="0"/>
              <w:marRight w:val="0"/>
              <w:marTop w:val="0"/>
              <w:marBottom w:val="0"/>
              <w:divBdr>
                <w:top w:val="none" w:sz="0" w:space="0" w:color="auto"/>
                <w:left w:val="none" w:sz="0" w:space="0" w:color="auto"/>
                <w:bottom w:val="none" w:sz="0" w:space="0" w:color="auto"/>
                <w:right w:val="none" w:sz="0" w:space="0" w:color="auto"/>
              </w:divBdr>
            </w:div>
            <w:div w:id="1612738202">
              <w:marLeft w:val="0"/>
              <w:marRight w:val="0"/>
              <w:marTop w:val="0"/>
              <w:marBottom w:val="0"/>
              <w:divBdr>
                <w:top w:val="none" w:sz="0" w:space="0" w:color="auto"/>
                <w:left w:val="none" w:sz="0" w:space="0" w:color="auto"/>
                <w:bottom w:val="none" w:sz="0" w:space="0" w:color="auto"/>
                <w:right w:val="none" w:sz="0" w:space="0" w:color="auto"/>
              </w:divBdr>
            </w:div>
            <w:div w:id="1161581964">
              <w:marLeft w:val="0"/>
              <w:marRight w:val="0"/>
              <w:marTop w:val="0"/>
              <w:marBottom w:val="0"/>
              <w:divBdr>
                <w:top w:val="none" w:sz="0" w:space="0" w:color="auto"/>
                <w:left w:val="none" w:sz="0" w:space="0" w:color="auto"/>
                <w:bottom w:val="none" w:sz="0" w:space="0" w:color="auto"/>
                <w:right w:val="none" w:sz="0" w:space="0" w:color="auto"/>
              </w:divBdr>
            </w:div>
            <w:div w:id="174199822">
              <w:marLeft w:val="0"/>
              <w:marRight w:val="0"/>
              <w:marTop w:val="0"/>
              <w:marBottom w:val="0"/>
              <w:divBdr>
                <w:top w:val="none" w:sz="0" w:space="0" w:color="auto"/>
                <w:left w:val="none" w:sz="0" w:space="0" w:color="auto"/>
                <w:bottom w:val="none" w:sz="0" w:space="0" w:color="auto"/>
                <w:right w:val="none" w:sz="0" w:space="0" w:color="auto"/>
              </w:divBdr>
            </w:div>
            <w:div w:id="1615555318">
              <w:marLeft w:val="0"/>
              <w:marRight w:val="0"/>
              <w:marTop w:val="0"/>
              <w:marBottom w:val="0"/>
              <w:divBdr>
                <w:top w:val="none" w:sz="0" w:space="0" w:color="auto"/>
                <w:left w:val="none" w:sz="0" w:space="0" w:color="auto"/>
                <w:bottom w:val="none" w:sz="0" w:space="0" w:color="auto"/>
                <w:right w:val="none" w:sz="0" w:space="0" w:color="auto"/>
              </w:divBdr>
            </w:div>
            <w:div w:id="24644623">
              <w:marLeft w:val="0"/>
              <w:marRight w:val="0"/>
              <w:marTop w:val="0"/>
              <w:marBottom w:val="0"/>
              <w:divBdr>
                <w:top w:val="none" w:sz="0" w:space="0" w:color="auto"/>
                <w:left w:val="none" w:sz="0" w:space="0" w:color="auto"/>
                <w:bottom w:val="none" w:sz="0" w:space="0" w:color="auto"/>
                <w:right w:val="none" w:sz="0" w:space="0" w:color="auto"/>
              </w:divBdr>
            </w:div>
            <w:div w:id="411466382">
              <w:marLeft w:val="0"/>
              <w:marRight w:val="0"/>
              <w:marTop w:val="0"/>
              <w:marBottom w:val="0"/>
              <w:divBdr>
                <w:top w:val="none" w:sz="0" w:space="0" w:color="auto"/>
                <w:left w:val="none" w:sz="0" w:space="0" w:color="auto"/>
                <w:bottom w:val="none" w:sz="0" w:space="0" w:color="auto"/>
                <w:right w:val="none" w:sz="0" w:space="0" w:color="auto"/>
              </w:divBdr>
            </w:div>
            <w:div w:id="1348942657">
              <w:marLeft w:val="0"/>
              <w:marRight w:val="0"/>
              <w:marTop w:val="0"/>
              <w:marBottom w:val="0"/>
              <w:divBdr>
                <w:top w:val="none" w:sz="0" w:space="0" w:color="auto"/>
                <w:left w:val="none" w:sz="0" w:space="0" w:color="auto"/>
                <w:bottom w:val="none" w:sz="0" w:space="0" w:color="auto"/>
                <w:right w:val="none" w:sz="0" w:space="0" w:color="auto"/>
              </w:divBdr>
            </w:div>
            <w:div w:id="1331517987">
              <w:marLeft w:val="0"/>
              <w:marRight w:val="0"/>
              <w:marTop w:val="0"/>
              <w:marBottom w:val="0"/>
              <w:divBdr>
                <w:top w:val="none" w:sz="0" w:space="0" w:color="auto"/>
                <w:left w:val="none" w:sz="0" w:space="0" w:color="auto"/>
                <w:bottom w:val="none" w:sz="0" w:space="0" w:color="auto"/>
                <w:right w:val="none" w:sz="0" w:space="0" w:color="auto"/>
              </w:divBdr>
            </w:div>
            <w:div w:id="54400487">
              <w:marLeft w:val="0"/>
              <w:marRight w:val="0"/>
              <w:marTop w:val="0"/>
              <w:marBottom w:val="0"/>
              <w:divBdr>
                <w:top w:val="none" w:sz="0" w:space="0" w:color="auto"/>
                <w:left w:val="none" w:sz="0" w:space="0" w:color="auto"/>
                <w:bottom w:val="none" w:sz="0" w:space="0" w:color="auto"/>
                <w:right w:val="none" w:sz="0" w:space="0" w:color="auto"/>
              </w:divBdr>
            </w:div>
            <w:div w:id="1329286029">
              <w:marLeft w:val="0"/>
              <w:marRight w:val="0"/>
              <w:marTop w:val="0"/>
              <w:marBottom w:val="0"/>
              <w:divBdr>
                <w:top w:val="none" w:sz="0" w:space="0" w:color="auto"/>
                <w:left w:val="none" w:sz="0" w:space="0" w:color="auto"/>
                <w:bottom w:val="none" w:sz="0" w:space="0" w:color="auto"/>
                <w:right w:val="none" w:sz="0" w:space="0" w:color="auto"/>
              </w:divBdr>
            </w:div>
            <w:div w:id="1827623036">
              <w:marLeft w:val="0"/>
              <w:marRight w:val="0"/>
              <w:marTop w:val="0"/>
              <w:marBottom w:val="0"/>
              <w:divBdr>
                <w:top w:val="none" w:sz="0" w:space="0" w:color="auto"/>
                <w:left w:val="none" w:sz="0" w:space="0" w:color="auto"/>
                <w:bottom w:val="none" w:sz="0" w:space="0" w:color="auto"/>
                <w:right w:val="none" w:sz="0" w:space="0" w:color="auto"/>
              </w:divBdr>
            </w:div>
            <w:div w:id="859513965">
              <w:marLeft w:val="0"/>
              <w:marRight w:val="0"/>
              <w:marTop w:val="0"/>
              <w:marBottom w:val="0"/>
              <w:divBdr>
                <w:top w:val="none" w:sz="0" w:space="0" w:color="auto"/>
                <w:left w:val="none" w:sz="0" w:space="0" w:color="auto"/>
                <w:bottom w:val="none" w:sz="0" w:space="0" w:color="auto"/>
                <w:right w:val="none" w:sz="0" w:space="0" w:color="auto"/>
              </w:divBdr>
            </w:div>
            <w:div w:id="1974096151">
              <w:marLeft w:val="0"/>
              <w:marRight w:val="0"/>
              <w:marTop w:val="0"/>
              <w:marBottom w:val="0"/>
              <w:divBdr>
                <w:top w:val="none" w:sz="0" w:space="0" w:color="auto"/>
                <w:left w:val="none" w:sz="0" w:space="0" w:color="auto"/>
                <w:bottom w:val="none" w:sz="0" w:space="0" w:color="auto"/>
                <w:right w:val="none" w:sz="0" w:space="0" w:color="auto"/>
              </w:divBdr>
            </w:div>
            <w:div w:id="2126806302">
              <w:marLeft w:val="0"/>
              <w:marRight w:val="0"/>
              <w:marTop w:val="0"/>
              <w:marBottom w:val="0"/>
              <w:divBdr>
                <w:top w:val="none" w:sz="0" w:space="0" w:color="auto"/>
                <w:left w:val="none" w:sz="0" w:space="0" w:color="auto"/>
                <w:bottom w:val="none" w:sz="0" w:space="0" w:color="auto"/>
                <w:right w:val="none" w:sz="0" w:space="0" w:color="auto"/>
              </w:divBdr>
            </w:div>
            <w:div w:id="476647681">
              <w:marLeft w:val="0"/>
              <w:marRight w:val="0"/>
              <w:marTop w:val="0"/>
              <w:marBottom w:val="0"/>
              <w:divBdr>
                <w:top w:val="none" w:sz="0" w:space="0" w:color="auto"/>
                <w:left w:val="none" w:sz="0" w:space="0" w:color="auto"/>
                <w:bottom w:val="none" w:sz="0" w:space="0" w:color="auto"/>
                <w:right w:val="none" w:sz="0" w:space="0" w:color="auto"/>
              </w:divBdr>
            </w:div>
            <w:div w:id="1501311394">
              <w:marLeft w:val="0"/>
              <w:marRight w:val="0"/>
              <w:marTop w:val="0"/>
              <w:marBottom w:val="0"/>
              <w:divBdr>
                <w:top w:val="none" w:sz="0" w:space="0" w:color="auto"/>
                <w:left w:val="none" w:sz="0" w:space="0" w:color="auto"/>
                <w:bottom w:val="none" w:sz="0" w:space="0" w:color="auto"/>
                <w:right w:val="none" w:sz="0" w:space="0" w:color="auto"/>
              </w:divBdr>
            </w:div>
            <w:div w:id="862210080">
              <w:marLeft w:val="0"/>
              <w:marRight w:val="0"/>
              <w:marTop w:val="0"/>
              <w:marBottom w:val="0"/>
              <w:divBdr>
                <w:top w:val="none" w:sz="0" w:space="0" w:color="auto"/>
                <w:left w:val="none" w:sz="0" w:space="0" w:color="auto"/>
                <w:bottom w:val="none" w:sz="0" w:space="0" w:color="auto"/>
                <w:right w:val="none" w:sz="0" w:space="0" w:color="auto"/>
              </w:divBdr>
            </w:div>
            <w:div w:id="208301271">
              <w:marLeft w:val="0"/>
              <w:marRight w:val="0"/>
              <w:marTop w:val="0"/>
              <w:marBottom w:val="0"/>
              <w:divBdr>
                <w:top w:val="none" w:sz="0" w:space="0" w:color="auto"/>
                <w:left w:val="none" w:sz="0" w:space="0" w:color="auto"/>
                <w:bottom w:val="none" w:sz="0" w:space="0" w:color="auto"/>
                <w:right w:val="none" w:sz="0" w:space="0" w:color="auto"/>
              </w:divBdr>
            </w:div>
            <w:div w:id="396904498">
              <w:marLeft w:val="0"/>
              <w:marRight w:val="0"/>
              <w:marTop w:val="0"/>
              <w:marBottom w:val="0"/>
              <w:divBdr>
                <w:top w:val="none" w:sz="0" w:space="0" w:color="auto"/>
                <w:left w:val="none" w:sz="0" w:space="0" w:color="auto"/>
                <w:bottom w:val="none" w:sz="0" w:space="0" w:color="auto"/>
                <w:right w:val="none" w:sz="0" w:space="0" w:color="auto"/>
              </w:divBdr>
            </w:div>
            <w:div w:id="1127773865">
              <w:marLeft w:val="0"/>
              <w:marRight w:val="0"/>
              <w:marTop w:val="0"/>
              <w:marBottom w:val="0"/>
              <w:divBdr>
                <w:top w:val="none" w:sz="0" w:space="0" w:color="auto"/>
                <w:left w:val="none" w:sz="0" w:space="0" w:color="auto"/>
                <w:bottom w:val="none" w:sz="0" w:space="0" w:color="auto"/>
                <w:right w:val="none" w:sz="0" w:space="0" w:color="auto"/>
              </w:divBdr>
            </w:div>
            <w:div w:id="1508131492">
              <w:marLeft w:val="0"/>
              <w:marRight w:val="0"/>
              <w:marTop w:val="0"/>
              <w:marBottom w:val="0"/>
              <w:divBdr>
                <w:top w:val="none" w:sz="0" w:space="0" w:color="auto"/>
                <w:left w:val="none" w:sz="0" w:space="0" w:color="auto"/>
                <w:bottom w:val="none" w:sz="0" w:space="0" w:color="auto"/>
                <w:right w:val="none" w:sz="0" w:space="0" w:color="auto"/>
              </w:divBdr>
            </w:div>
            <w:div w:id="889533636">
              <w:marLeft w:val="0"/>
              <w:marRight w:val="0"/>
              <w:marTop w:val="0"/>
              <w:marBottom w:val="0"/>
              <w:divBdr>
                <w:top w:val="none" w:sz="0" w:space="0" w:color="auto"/>
                <w:left w:val="none" w:sz="0" w:space="0" w:color="auto"/>
                <w:bottom w:val="none" w:sz="0" w:space="0" w:color="auto"/>
                <w:right w:val="none" w:sz="0" w:space="0" w:color="auto"/>
              </w:divBdr>
            </w:div>
            <w:div w:id="1427187258">
              <w:marLeft w:val="0"/>
              <w:marRight w:val="0"/>
              <w:marTop w:val="0"/>
              <w:marBottom w:val="0"/>
              <w:divBdr>
                <w:top w:val="none" w:sz="0" w:space="0" w:color="auto"/>
                <w:left w:val="none" w:sz="0" w:space="0" w:color="auto"/>
                <w:bottom w:val="none" w:sz="0" w:space="0" w:color="auto"/>
                <w:right w:val="none" w:sz="0" w:space="0" w:color="auto"/>
              </w:divBdr>
            </w:div>
            <w:div w:id="231740329">
              <w:marLeft w:val="0"/>
              <w:marRight w:val="0"/>
              <w:marTop w:val="0"/>
              <w:marBottom w:val="0"/>
              <w:divBdr>
                <w:top w:val="none" w:sz="0" w:space="0" w:color="auto"/>
                <w:left w:val="none" w:sz="0" w:space="0" w:color="auto"/>
                <w:bottom w:val="none" w:sz="0" w:space="0" w:color="auto"/>
                <w:right w:val="none" w:sz="0" w:space="0" w:color="auto"/>
              </w:divBdr>
            </w:div>
            <w:div w:id="1399481268">
              <w:marLeft w:val="0"/>
              <w:marRight w:val="0"/>
              <w:marTop w:val="0"/>
              <w:marBottom w:val="0"/>
              <w:divBdr>
                <w:top w:val="none" w:sz="0" w:space="0" w:color="auto"/>
                <w:left w:val="none" w:sz="0" w:space="0" w:color="auto"/>
                <w:bottom w:val="none" w:sz="0" w:space="0" w:color="auto"/>
                <w:right w:val="none" w:sz="0" w:space="0" w:color="auto"/>
              </w:divBdr>
            </w:div>
            <w:div w:id="619537196">
              <w:marLeft w:val="0"/>
              <w:marRight w:val="0"/>
              <w:marTop w:val="0"/>
              <w:marBottom w:val="0"/>
              <w:divBdr>
                <w:top w:val="none" w:sz="0" w:space="0" w:color="auto"/>
                <w:left w:val="none" w:sz="0" w:space="0" w:color="auto"/>
                <w:bottom w:val="none" w:sz="0" w:space="0" w:color="auto"/>
                <w:right w:val="none" w:sz="0" w:space="0" w:color="auto"/>
              </w:divBdr>
            </w:div>
            <w:div w:id="823474727">
              <w:marLeft w:val="0"/>
              <w:marRight w:val="0"/>
              <w:marTop w:val="0"/>
              <w:marBottom w:val="0"/>
              <w:divBdr>
                <w:top w:val="none" w:sz="0" w:space="0" w:color="auto"/>
                <w:left w:val="none" w:sz="0" w:space="0" w:color="auto"/>
                <w:bottom w:val="none" w:sz="0" w:space="0" w:color="auto"/>
                <w:right w:val="none" w:sz="0" w:space="0" w:color="auto"/>
              </w:divBdr>
            </w:div>
            <w:div w:id="2100788273">
              <w:marLeft w:val="0"/>
              <w:marRight w:val="0"/>
              <w:marTop w:val="0"/>
              <w:marBottom w:val="0"/>
              <w:divBdr>
                <w:top w:val="none" w:sz="0" w:space="0" w:color="auto"/>
                <w:left w:val="none" w:sz="0" w:space="0" w:color="auto"/>
                <w:bottom w:val="none" w:sz="0" w:space="0" w:color="auto"/>
                <w:right w:val="none" w:sz="0" w:space="0" w:color="auto"/>
              </w:divBdr>
            </w:div>
            <w:div w:id="100151538">
              <w:marLeft w:val="0"/>
              <w:marRight w:val="0"/>
              <w:marTop w:val="0"/>
              <w:marBottom w:val="0"/>
              <w:divBdr>
                <w:top w:val="none" w:sz="0" w:space="0" w:color="auto"/>
                <w:left w:val="none" w:sz="0" w:space="0" w:color="auto"/>
                <w:bottom w:val="none" w:sz="0" w:space="0" w:color="auto"/>
                <w:right w:val="none" w:sz="0" w:space="0" w:color="auto"/>
              </w:divBdr>
            </w:div>
            <w:div w:id="1256481054">
              <w:marLeft w:val="0"/>
              <w:marRight w:val="0"/>
              <w:marTop w:val="0"/>
              <w:marBottom w:val="0"/>
              <w:divBdr>
                <w:top w:val="none" w:sz="0" w:space="0" w:color="auto"/>
                <w:left w:val="none" w:sz="0" w:space="0" w:color="auto"/>
                <w:bottom w:val="none" w:sz="0" w:space="0" w:color="auto"/>
                <w:right w:val="none" w:sz="0" w:space="0" w:color="auto"/>
              </w:divBdr>
            </w:div>
            <w:div w:id="1861427865">
              <w:marLeft w:val="0"/>
              <w:marRight w:val="0"/>
              <w:marTop w:val="0"/>
              <w:marBottom w:val="0"/>
              <w:divBdr>
                <w:top w:val="none" w:sz="0" w:space="0" w:color="auto"/>
                <w:left w:val="none" w:sz="0" w:space="0" w:color="auto"/>
                <w:bottom w:val="none" w:sz="0" w:space="0" w:color="auto"/>
                <w:right w:val="none" w:sz="0" w:space="0" w:color="auto"/>
              </w:divBdr>
            </w:div>
            <w:div w:id="1304582946">
              <w:marLeft w:val="0"/>
              <w:marRight w:val="0"/>
              <w:marTop w:val="0"/>
              <w:marBottom w:val="0"/>
              <w:divBdr>
                <w:top w:val="none" w:sz="0" w:space="0" w:color="auto"/>
                <w:left w:val="none" w:sz="0" w:space="0" w:color="auto"/>
                <w:bottom w:val="none" w:sz="0" w:space="0" w:color="auto"/>
                <w:right w:val="none" w:sz="0" w:space="0" w:color="auto"/>
              </w:divBdr>
            </w:div>
            <w:div w:id="930695990">
              <w:marLeft w:val="0"/>
              <w:marRight w:val="0"/>
              <w:marTop w:val="0"/>
              <w:marBottom w:val="0"/>
              <w:divBdr>
                <w:top w:val="none" w:sz="0" w:space="0" w:color="auto"/>
                <w:left w:val="none" w:sz="0" w:space="0" w:color="auto"/>
                <w:bottom w:val="none" w:sz="0" w:space="0" w:color="auto"/>
                <w:right w:val="none" w:sz="0" w:space="0" w:color="auto"/>
              </w:divBdr>
            </w:div>
            <w:div w:id="135225034">
              <w:marLeft w:val="0"/>
              <w:marRight w:val="0"/>
              <w:marTop w:val="0"/>
              <w:marBottom w:val="0"/>
              <w:divBdr>
                <w:top w:val="none" w:sz="0" w:space="0" w:color="auto"/>
                <w:left w:val="none" w:sz="0" w:space="0" w:color="auto"/>
                <w:bottom w:val="none" w:sz="0" w:space="0" w:color="auto"/>
                <w:right w:val="none" w:sz="0" w:space="0" w:color="auto"/>
              </w:divBdr>
            </w:div>
            <w:div w:id="226960047">
              <w:marLeft w:val="0"/>
              <w:marRight w:val="0"/>
              <w:marTop w:val="0"/>
              <w:marBottom w:val="0"/>
              <w:divBdr>
                <w:top w:val="none" w:sz="0" w:space="0" w:color="auto"/>
                <w:left w:val="none" w:sz="0" w:space="0" w:color="auto"/>
                <w:bottom w:val="none" w:sz="0" w:space="0" w:color="auto"/>
                <w:right w:val="none" w:sz="0" w:space="0" w:color="auto"/>
              </w:divBdr>
            </w:div>
            <w:div w:id="347218010">
              <w:marLeft w:val="0"/>
              <w:marRight w:val="0"/>
              <w:marTop w:val="0"/>
              <w:marBottom w:val="0"/>
              <w:divBdr>
                <w:top w:val="none" w:sz="0" w:space="0" w:color="auto"/>
                <w:left w:val="none" w:sz="0" w:space="0" w:color="auto"/>
                <w:bottom w:val="none" w:sz="0" w:space="0" w:color="auto"/>
                <w:right w:val="none" w:sz="0" w:space="0" w:color="auto"/>
              </w:divBdr>
            </w:div>
            <w:div w:id="672227215">
              <w:marLeft w:val="0"/>
              <w:marRight w:val="0"/>
              <w:marTop w:val="0"/>
              <w:marBottom w:val="0"/>
              <w:divBdr>
                <w:top w:val="none" w:sz="0" w:space="0" w:color="auto"/>
                <w:left w:val="none" w:sz="0" w:space="0" w:color="auto"/>
                <w:bottom w:val="none" w:sz="0" w:space="0" w:color="auto"/>
                <w:right w:val="none" w:sz="0" w:space="0" w:color="auto"/>
              </w:divBdr>
            </w:div>
            <w:div w:id="255097264">
              <w:marLeft w:val="0"/>
              <w:marRight w:val="0"/>
              <w:marTop w:val="0"/>
              <w:marBottom w:val="0"/>
              <w:divBdr>
                <w:top w:val="none" w:sz="0" w:space="0" w:color="auto"/>
                <w:left w:val="none" w:sz="0" w:space="0" w:color="auto"/>
                <w:bottom w:val="none" w:sz="0" w:space="0" w:color="auto"/>
                <w:right w:val="none" w:sz="0" w:space="0" w:color="auto"/>
              </w:divBdr>
            </w:div>
            <w:div w:id="1926066437">
              <w:marLeft w:val="0"/>
              <w:marRight w:val="0"/>
              <w:marTop w:val="0"/>
              <w:marBottom w:val="0"/>
              <w:divBdr>
                <w:top w:val="none" w:sz="0" w:space="0" w:color="auto"/>
                <w:left w:val="none" w:sz="0" w:space="0" w:color="auto"/>
                <w:bottom w:val="none" w:sz="0" w:space="0" w:color="auto"/>
                <w:right w:val="none" w:sz="0" w:space="0" w:color="auto"/>
              </w:divBdr>
            </w:div>
            <w:div w:id="2115588772">
              <w:marLeft w:val="0"/>
              <w:marRight w:val="0"/>
              <w:marTop w:val="0"/>
              <w:marBottom w:val="0"/>
              <w:divBdr>
                <w:top w:val="none" w:sz="0" w:space="0" w:color="auto"/>
                <w:left w:val="none" w:sz="0" w:space="0" w:color="auto"/>
                <w:bottom w:val="none" w:sz="0" w:space="0" w:color="auto"/>
                <w:right w:val="none" w:sz="0" w:space="0" w:color="auto"/>
              </w:divBdr>
            </w:div>
            <w:div w:id="1831601645">
              <w:marLeft w:val="0"/>
              <w:marRight w:val="0"/>
              <w:marTop w:val="0"/>
              <w:marBottom w:val="0"/>
              <w:divBdr>
                <w:top w:val="none" w:sz="0" w:space="0" w:color="auto"/>
                <w:left w:val="none" w:sz="0" w:space="0" w:color="auto"/>
                <w:bottom w:val="none" w:sz="0" w:space="0" w:color="auto"/>
                <w:right w:val="none" w:sz="0" w:space="0" w:color="auto"/>
              </w:divBdr>
            </w:div>
            <w:div w:id="1464884610">
              <w:marLeft w:val="0"/>
              <w:marRight w:val="0"/>
              <w:marTop w:val="0"/>
              <w:marBottom w:val="0"/>
              <w:divBdr>
                <w:top w:val="none" w:sz="0" w:space="0" w:color="auto"/>
                <w:left w:val="none" w:sz="0" w:space="0" w:color="auto"/>
                <w:bottom w:val="none" w:sz="0" w:space="0" w:color="auto"/>
                <w:right w:val="none" w:sz="0" w:space="0" w:color="auto"/>
              </w:divBdr>
            </w:div>
            <w:div w:id="1652326018">
              <w:marLeft w:val="0"/>
              <w:marRight w:val="0"/>
              <w:marTop w:val="0"/>
              <w:marBottom w:val="0"/>
              <w:divBdr>
                <w:top w:val="none" w:sz="0" w:space="0" w:color="auto"/>
                <w:left w:val="none" w:sz="0" w:space="0" w:color="auto"/>
                <w:bottom w:val="none" w:sz="0" w:space="0" w:color="auto"/>
                <w:right w:val="none" w:sz="0" w:space="0" w:color="auto"/>
              </w:divBdr>
            </w:div>
            <w:div w:id="1845894652">
              <w:marLeft w:val="0"/>
              <w:marRight w:val="0"/>
              <w:marTop w:val="0"/>
              <w:marBottom w:val="0"/>
              <w:divBdr>
                <w:top w:val="none" w:sz="0" w:space="0" w:color="auto"/>
                <w:left w:val="none" w:sz="0" w:space="0" w:color="auto"/>
                <w:bottom w:val="none" w:sz="0" w:space="0" w:color="auto"/>
                <w:right w:val="none" w:sz="0" w:space="0" w:color="auto"/>
              </w:divBdr>
            </w:div>
            <w:div w:id="1527521222">
              <w:marLeft w:val="0"/>
              <w:marRight w:val="0"/>
              <w:marTop w:val="0"/>
              <w:marBottom w:val="0"/>
              <w:divBdr>
                <w:top w:val="none" w:sz="0" w:space="0" w:color="auto"/>
                <w:left w:val="none" w:sz="0" w:space="0" w:color="auto"/>
                <w:bottom w:val="none" w:sz="0" w:space="0" w:color="auto"/>
                <w:right w:val="none" w:sz="0" w:space="0" w:color="auto"/>
              </w:divBdr>
            </w:div>
            <w:div w:id="1912545769">
              <w:marLeft w:val="0"/>
              <w:marRight w:val="0"/>
              <w:marTop w:val="0"/>
              <w:marBottom w:val="0"/>
              <w:divBdr>
                <w:top w:val="none" w:sz="0" w:space="0" w:color="auto"/>
                <w:left w:val="none" w:sz="0" w:space="0" w:color="auto"/>
                <w:bottom w:val="none" w:sz="0" w:space="0" w:color="auto"/>
                <w:right w:val="none" w:sz="0" w:space="0" w:color="auto"/>
              </w:divBdr>
            </w:div>
            <w:div w:id="12847722">
              <w:marLeft w:val="0"/>
              <w:marRight w:val="0"/>
              <w:marTop w:val="0"/>
              <w:marBottom w:val="0"/>
              <w:divBdr>
                <w:top w:val="none" w:sz="0" w:space="0" w:color="auto"/>
                <w:left w:val="none" w:sz="0" w:space="0" w:color="auto"/>
                <w:bottom w:val="none" w:sz="0" w:space="0" w:color="auto"/>
                <w:right w:val="none" w:sz="0" w:space="0" w:color="auto"/>
              </w:divBdr>
            </w:div>
            <w:div w:id="547113879">
              <w:marLeft w:val="0"/>
              <w:marRight w:val="0"/>
              <w:marTop w:val="0"/>
              <w:marBottom w:val="0"/>
              <w:divBdr>
                <w:top w:val="none" w:sz="0" w:space="0" w:color="auto"/>
                <w:left w:val="none" w:sz="0" w:space="0" w:color="auto"/>
                <w:bottom w:val="none" w:sz="0" w:space="0" w:color="auto"/>
                <w:right w:val="none" w:sz="0" w:space="0" w:color="auto"/>
              </w:divBdr>
            </w:div>
            <w:div w:id="211503764">
              <w:marLeft w:val="0"/>
              <w:marRight w:val="0"/>
              <w:marTop w:val="0"/>
              <w:marBottom w:val="0"/>
              <w:divBdr>
                <w:top w:val="none" w:sz="0" w:space="0" w:color="auto"/>
                <w:left w:val="none" w:sz="0" w:space="0" w:color="auto"/>
                <w:bottom w:val="none" w:sz="0" w:space="0" w:color="auto"/>
                <w:right w:val="none" w:sz="0" w:space="0" w:color="auto"/>
              </w:divBdr>
            </w:div>
            <w:div w:id="754470696">
              <w:marLeft w:val="0"/>
              <w:marRight w:val="0"/>
              <w:marTop w:val="0"/>
              <w:marBottom w:val="0"/>
              <w:divBdr>
                <w:top w:val="none" w:sz="0" w:space="0" w:color="auto"/>
                <w:left w:val="none" w:sz="0" w:space="0" w:color="auto"/>
                <w:bottom w:val="none" w:sz="0" w:space="0" w:color="auto"/>
                <w:right w:val="none" w:sz="0" w:space="0" w:color="auto"/>
              </w:divBdr>
            </w:div>
            <w:div w:id="1258443624">
              <w:marLeft w:val="0"/>
              <w:marRight w:val="0"/>
              <w:marTop w:val="0"/>
              <w:marBottom w:val="0"/>
              <w:divBdr>
                <w:top w:val="none" w:sz="0" w:space="0" w:color="auto"/>
                <w:left w:val="none" w:sz="0" w:space="0" w:color="auto"/>
                <w:bottom w:val="none" w:sz="0" w:space="0" w:color="auto"/>
                <w:right w:val="none" w:sz="0" w:space="0" w:color="auto"/>
              </w:divBdr>
            </w:div>
            <w:div w:id="1429161191">
              <w:marLeft w:val="0"/>
              <w:marRight w:val="0"/>
              <w:marTop w:val="0"/>
              <w:marBottom w:val="0"/>
              <w:divBdr>
                <w:top w:val="none" w:sz="0" w:space="0" w:color="auto"/>
                <w:left w:val="none" w:sz="0" w:space="0" w:color="auto"/>
                <w:bottom w:val="none" w:sz="0" w:space="0" w:color="auto"/>
                <w:right w:val="none" w:sz="0" w:space="0" w:color="auto"/>
              </w:divBdr>
            </w:div>
            <w:div w:id="1543900967">
              <w:marLeft w:val="0"/>
              <w:marRight w:val="0"/>
              <w:marTop w:val="0"/>
              <w:marBottom w:val="0"/>
              <w:divBdr>
                <w:top w:val="none" w:sz="0" w:space="0" w:color="auto"/>
                <w:left w:val="none" w:sz="0" w:space="0" w:color="auto"/>
                <w:bottom w:val="none" w:sz="0" w:space="0" w:color="auto"/>
                <w:right w:val="none" w:sz="0" w:space="0" w:color="auto"/>
              </w:divBdr>
            </w:div>
            <w:div w:id="1524635196">
              <w:marLeft w:val="0"/>
              <w:marRight w:val="0"/>
              <w:marTop w:val="0"/>
              <w:marBottom w:val="0"/>
              <w:divBdr>
                <w:top w:val="none" w:sz="0" w:space="0" w:color="auto"/>
                <w:left w:val="none" w:sz="0" w:space="0" w:color="auto"/>
                <w:bottom w:val="none" w:sz="0" w:space="0" w:color="auto"/>
                <w:right w:val="none" w:sz="0" w:space="0" w:color="auto"/>
              </w:divBdr>
            </w:div>
            <w:div w:id="2139689527">
              <w:marLeft w:val="0"/>
              <w:marRight w:val="0"/>
              <w:marTop w:val="0"/>
              <w:marBottom w:val="0"/>
              <w:divBdr>
                <w:top w:val="none" w:sz="0" w:space="0" w:color="auto"/>
                <w:left w:val="none" w:sz="0" w:space="0" w:color="auto"/>
                <w:bottom w:val="none" w:sz="0" w:space="0" w:color="auto"/>
                <w:right w:val="none" w:sz="0" w:space="0" w:color="auto"/>
              </w:divBdr>
            </w:div>
            <w:div w:id="1446388108">
              <w:marLeft w:val="0"/>
              <w:marRight w:val="0"/>
              <w:marTop w:val="0"/>
              <w:marBottom w:val="0"/>
              <w:divBdr>
                <w:top w:val="none" w:sz="0" w:space="0" w:color="auto"/>
                <w:left w:val="none" w:sz="0" w:space="0" w:color="auto"/>
                <w:bottom w:val="none" w:sz="0" w:space="0" w:color="auto"/>
                <w:right w:val="none" w:sz="0" w:space="0" w:color="auto"/>
              </w:divBdr>
            </w:div>
            <w:div w:id="79379253">
              <w:marLeft w:val="0"/>
              <w:marRight w:val="0"/>
              <w:marTop w:val="0"/>
              <w:marBottom w:val="0"/>
              <w:divBdr>
                <w:top w:val="none" w:sz="0" w:space="0" w:color="auto"/>
                <w:left w:val="none" w:sz="0" w:space="0" w:color="auto"/>
                <w:bottom w:val="none" w:sz="0" w:space="0" w:color="auto"/>
                <w:right w:val="none" w:sz="0" w:space="0" w:color="auto"/>
              </w:divBdr>
            </w:div>
            <w:div w:id="1750885655">
              <w:marLeft w:val="0"/>
              <w:marRight w:val="0"/>
              <w:marTop w:val="0"/>
              <w:marBottom w:val="0"/>
              <w:divBdr>
                <w:top w:val="none" w:sz="0" w:space="0" w:color="auto"/>
                <w:left w:val="none" w:sz="0" w:space="0" w:color="auto"/>
                <w:bottom w:val="none" w:sz="0" w:space="0" w:color="auto"/>
                <w:right w:val="none" w:sz="0" w:space="0" w:color="auto"/>
              </w:divBdr>
            </w:div>
            <w:div w:id="1138886258">
              <w:marLeft w:val="0"/>
              <w:marRight w:val="0"/>
              <w:marTop w:val="0"/>
              <w:marBottom w:val="0"/>
              <w:divBdr>
                <w:top w:val="none" w:sz="0" w:space="0" w:color="auto"/>
                <w:left w:val="none" w:sz="0" w:space="0" w:color="auto"/>
                <w:bottom w:val="none" w:sz="0" w:space="0" w:color="auto"/>
                <w:right w:val="none" w:sz="0" w:space="0" w:color="auto"/>
              </w:divBdr>
            </w:div>
            <w:div w:id="989405936">
              <w:marLeft w:val="0"/>
              <w:marRight w:val="0"/>
              <w:marTop w:val="0"/>
              <w:marBottom w:val="0"/>
              <w:divBdr>
                <w:top w:val="none" w:sz="0" w:space="0" w:color="auto"/>
                <w:left w:val="none" w:sz="0" w:space="0" w:color="auto"/>
                <w:bottom w:val="none" w:sz="0" w:space="0" w:color="auto"/>
                <w:right w:val="none" w:sz="0" w:space="0" w:color="auto"/>
              </w:divBdr>
            </w:div>
            <w:div w:id="1701515435">
              <w:marLeft w:val="0"/>
              <w:marRight w:val="0"/>
              <w:marTop w:val="0"/>
              <w:marBottom w:val="0"/>
              <w:divBdr>
                <w:top w:val="none" w:sz="0" w:space="0" w:color="auto"/>
                <w:left w:val="none" w:sz="0" w:space="0" w:color="auto"/>
                <w:bottom w:val="none" w:sz="0" w:space="0" w:color="auto"/>
                <w:right w:val="none" w:sz="0" w:space="0" w:color="auto"/>
              </w:divBdr>
            </w:div>
            <w:div w:id="34701281">
              <w:marLeft w:val="0"/>
              <w:marRight w:val="0"/>
              <w:marTop w:val="0"/>
              <w:marBottom w:val="0"/>
              <w:divBdr>
                <w:top w:val="none" w:sz="0" w:space="0" w:color="auto"/>
                <w:left w:val="none" w:sz="0" w:space="0" w:color="auto"/>
                <w:bottom w:val="none" w:sz="0" w:space="0" w:color="auto"/>
                <w:right w:val="none" w:sz="0" w:space="0" w:color="auto"/>
              </w:divBdr>
            </w:div>
            <w:div w:id="169027285">
              <w:marLeft w:val="0"/>
              <w:marRight w:val="0"/>
              <w:marTop w:val="0"/>
              <w:marBottom w:val="0"/>
              <w:divBdr>
                <w:top w:val="none" w:sz="0" w:space="0" w:color="auto"/>
                <w:left w:val="none" w:sz="0" w:space="0" w:color="auto"/>
                <w:bottom w:val="none" w:sz="0" w:space="0" w:color="auto"/>
                <w:right w:val="none" w:sz="0" w:space="0" w:color="auto"/>
              </w:divBdr>
            </w:div>
            <w:div w:id="1158811550">
              <w:marLeft w:val="0"/>
              <w:marRight w:val="0"/>
              <w:marTop w:val="0"/>
              <w:marBottom w:val="0"/>
              <w:divBdr>
                <w:top w:val="none" w:sz="0" w:space="0" w:color="auto"/>
                <w:left w:val="none" w:sz="0" w:space="0" w:color="auto"/>
                <w:bottom w:val="none" w:sz="0" w:space="0" w:color="auto"/>
                <w:right w:val="none" w:sz="0" w:space="0" w:color="auto"/>
              </w:divBdr>
            </w:div>
            <w:div w:id="769354814">
              <w:marLeft w:val="0"/>
              <w:marRight w:val="0"/>
              <w:marTop w:val="0"/>
              <w:marBottom w:val="0"/>
              <w:divBdr>
                <w:top w:val="none" w:sz="0" w:space="0" w:color="auto"/>
                <w:left w:val="none" w:sz="0" w:space="0" w:color="auto"/>
                <w:bottom w:val="none" w:sz="0" w:space="0" w:color="auto"/>
                <w:right w:val="none" w:sz="0" w:space="0" w:color="auto"/>
              </w:divBdr>
            </w:div>
            <w:div w:id="1022393463">
              <w:marLeft w:val="0"/>
              <w:marRight w:val="0"/>
              <w:marTop w:val="0"/>
              <w:marBottom w:val="0"/>
              <w:divBdr>
                <w:top w:val="none" w:sz="0" w:space="0" w:color="auto"/>
                <w:left w:val="none" w:sz="0" w:space="0" w:color="auto"/>
                <w:bottom w:val="none" w:sz="0" w:space="0" w:color="auto"/>
                <w:right w:val="none" w:sz="0" w:space="0" w:color="auto"/>
              </w:divBdr>
            </w:div>
            <w:div w:id="440416249">
              <w:marLeft w:val="0"/>
              <w:marRight w:val="0"/>
              <w:marTop w:val="0"/>
              <w:marBottom w:val="0"/>
              <w:divBdr>
                <w:top w:val="none" w:sz="0" w:space="0" w:color="auto"/>
                <w:left w:val="none" w:sz="0" w:space="0" w:color="auto"/>
                <w:bottom w:val="none" w:sz="0" w:space="0" w:color="auto"/>
                <w:right w:val="none" w:sz="0" w:space="0" w:color="auto"/>
              </w:divBdr>
            </w:div>
            <w:div w:id="1409184331">
              <w:marLeft w:val="0"/>
              <w:marRight w:val="0"/>
              <w:marTop w:val="0"/>
              <w:marBottom w:val="0"/>
              <w:divBdr>
                <w:top w:val="none" w:sz="0" w:space="0" w:color="auto"/>
                <w:left w:val="none" w:sz="0" w:space="0" w:color="auto"/>
                <w:bottom w:val="none" w:sz="0" w:space="0" w:color="auto"/>
                <w:right w:val="none" w:sz="0" w:space="0" w:color="auto"/>
              </w:divBdr>
            </w:div>
            <w:div w:id="1445154409">
              <w:marLeft w:val="0"/>
              <w:marRight w:val="0"/>
              <w:marTop w:val="0"/>
              <w:marBottom w:val="0"/>
              <w:divBdr>
                <w:top w:val="none" w:sz="0" w:space="0" w:color="auto"/>
                <w:left w:val="none" w:sz="0" w:space="0" w:color="auto"/>
                <w:bottom w:val="none" w:sz="0" w:space="0" w:color="auto"/>
                <w:right w:val="none" w:sz="0" w:space="0" w:color="auto"/>
              </w:divBdr>
            </w:div>
            <w:div w:id="564612127">
              <w:marLeft w:val="0"/>
              <w:marRight w:val="0"/>
              <w:marTop w:val="0"/>
              <w:marBottom w:val="0"/>
              <w:divBdr>
                <w:top w:val="none" w:sz="0" w:space="0" w:color="auto"/>
                <w:left w:val="none" w:sz="0" w:space="0" w:color="auto"/>
                <w:bottom w:val="none" w:sz="0" w:space="0" w:color="auto"/>
                <w:right w:val="none" w:sz="0" w:space="0" w:color="auto"/>
              </w:divBdr>
            </w:div>
            <w:div w:id="1877769020">
              <w:marLeft w:val="0"/>
              <w:marRight w:val="0"/>
              <w:marTop w:val="0"/>
              <w:marBottom w:val="0"/>
              <w:divBdr>
                <w:top w:val="none" w:sz="0" w:space="0" w:color="auto"/>
                <w:left w:val="none" w:sz="0" w:space="0" w:color="auto"/>
                <w:bottom w:val="none" w:sz="0" w:space="0" w:color="auto"/>
                <w:right w:val="none" w:sz="0" w:space="0" w:color="auto"/>
              </w:divBdr>
            </w:div>
            <w:div w:id="1434857645">
              <w:marLeft w:val="0"/>
              <w:marRight w:val="0"/>
              <w:marTop w:val="0"/>
              <w:marBottom w:val="0"/>
              <w:divBdr>
                <w:top w:val="none" w:sz="0" w:space="0" w:color="auto"/>
                <w:left w:val="none" w:sz="0" w:space="0" w:color="auto"/>
                <w:bottom w:val="none" w:sz="0" w:space="0" w:color="auto"/>
                <w:right w:val="none" w:sz="0" w:space="0" w:color="auto"/>
              </w:divBdr>
            </w:div>
            <w:div w:id="1668089865">
              <w:marLeft w:val="0"/>
              <w:marRight w:val="0"/>
              <w:marTop w:val="0"/>
              <w:marBottom w:val="0"/>
              <w:divBdr>
                <w:top w:val="none" w:sz="0" w:space="0" w:color="auto"/>
                <w:left w:val="none" w:sz="0" w:space="0" w:color="auto"/>
                <w:bottom w:val="none" w:sz="0" w:space="0" w:color="auto"/>
                <w:right w:val="none" w:sz="0" w:space="0" w:color="auto"/>
              </w:divBdr>
            </w:div>
            <w:div w:id="1048337309">
              <w:marLeft w:val="0"/>
              <w:marRight w:val="0"/>
              <w:marTop w:val="0"/>
              <w:marBottom w:val="0"/>
              <w:divBdr>
                <w:top w:val="none" w:sz="0" w:space="0" w:color="auto"/>
                <w:left w:val="none" w:sz="0" w:space="0" w:color="auto"/>
                <w:bottom w:val="none" w:sz="0" w:space="0" w:color="auto"/>
                <w:right w:val="none" w:sz="0" w:space="0" w:color="auto"/>
              </w:divBdr>
            </w:div>
            <w:div w:id="792753338">
              <w:marLeft w:val="0"/>
              <w:marRight w:val="0"/>
              <w:marTop w:val="0"/>
              <w:marBottom w:val="0"/>
              <w:divBdr>
                <w:top w:val="none" w:sz="0" w:space="0" w:color="auto"/>
                <w:left w:val="none" w:sz="0" w:space="0" w:color="auto"/>
                <w:bottom w:val="none" w:sz="0" w:space="0" w:color="auto"/>
                <w:right w:val="none" w:sz="0" w:space="0" w:color="auto"/>
              </w:divBdr>
            </w:div>
            <w:div w:id="720902722">
              <w:marLeft w:val="0"/>
              <w:marRight w:val="0"/>
              <w:marTop w:val="0"/>
              <w:marBottom w:val="0"/>
              <w:divBdr>
                <w:top w:val="none" w:sz="0" w:space="0" w:color="auto"/>
                <w:left w:val="none" w:sz="0" w:space="0" w:color="auto"/>
                <w:bottom w:val="none" w:sz="0" w:space="0" w:color="auto"/>
                <w:right w:val="none" w:sz="0" w:space="0" w:color="auto"/>
              </w:divBdr>
            </w:div>
            <w:div w:id="1417941304">
              <w:marLeft w:val="0"/>
              <w:marRight w:val="0"/>
              <w:marTop w:val="0"/>
              <w:marBottom w:val="0"/>
              <w:divBdr>
                <w:top w:val="none" w:sz="0" w:space="0" w:color="auto"/>
                <w:left w:val="none" w:sz="0" w:space="0" w:color="auto"/>
                <w:bottom w:val="none" w:sz="0" w:space="0" w:color="auto"/>
                <w:right w:val="none" w:sz="0" w:space="0" w:color="auto"/>
              </w:divBdr>
            </w:div>
            <w:div w:id="666522942">
              <w:marLeft w:val="0"/>
              <w:marRight w:val="0"/>
              <w:marTop w:val="0"/>
              <w:marBottom w:val="0"/>
              <w:divBdr>
                <w:top w:val="none" w:sz="0" w:space="0" w:color="auto"/>
                <w:left w:val="none" w:sz="0" w:space="0" w:color="auto"/>
                <w:bottom w:val="none" w:sz="0" w:space="0" w:color="auto"/>
                <w:right w:val="none" w:sz="0" w:space="0" w:color="auto"/>
              </w:divBdr>
            </w:div>
            <w:div w:id="1125929142">
              <w:marLeft w:val="0"/>
              <w:marRight w:val="0"/>
              <w:marTop w:val="0"/>
              <w:marBottom w:val="0"/>
              <w:divBdr>
                <w:top w:val="none" w:sz="0" w:space="0" w:color="auto"/>
                <w:left w:val="none" w:sz="0" w:space="0" w:color="auto"/>
                <w:bottom w:val="none" w:sz="0" w:space="0" w:color="auto"/>
                <w:right w:val="none" w:sz="0" w:space="0" w:color="auto"/>
              </w:divBdr>
            </w:div>
            <w:div w:id="20235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4076">
      <w:bodyDiv w:val="1"/>
      <w:marLeft w:val="0"/>
      <w:marRight w:val="0"/>
      <w:marTop w:val="0"/>
      <w:marBottom w:val="0"/>
      <w:divBdr>
        <w:top w:val="none" w:sz="0" w:space="0" w:color="auto"/>
        <w:left w:val="none" w:sz="0" w:space="0" w:color="auto"/>
        <w:bottom w:val="none" w:sz="0" w:space="0" w:color="auto"/>
        <w:right w:val="none" w:sz="0" w:space="0" w:color="auto"/>
      </w:divBdr>
      <w:divsChild>
        <w:div w:id="901332328">
          <w:marLeft w:val="0"/>
          <w:marRight w:val="0"/>
          <w:marTop w:val="0"/>
          <w:marBottom w:val="0"/>
          <w:divBdr>
            <w:top w:val="none" w:sz="0" w:space="0" w:color="auto"/>
            <w:left w:val="none" w:sz="0" w:space="0" w:color="auto"/>
            <w:bottom w:val="none" w:sz="0" w:space="0" w:color="auto"/>
            <w:right w:val="none" w:sz="0" w:space="0" w:color="auto"/>
          </w:divBdr>
          <w:divsChild>
            <w:div w:id="1741168781">
              <w:marLeft w:val="0"/>
              <w:marRight w:val="0"/>
              <w:marTop w:val="0"/>
              <w:marBottom w:val="0"/>
              <w:divBdr>
                <w:top w:val="none" w:sz="0" w:space="0" w:color="auto"/>
                <w:left w:val="none" w:sz="0" w:space="0" w:color="auto"/>
                <w:bottom w:val="none" w:sz="0" w:space="0" w:color="auto"/>
                <w:right w:val="none" w:sz="0" w:space="0" w:color="auto"/>
              </w:divBdr>
            </w:div>
            <w:div w:id="1280377609">
              <w:marLeft w:val="0"/>
              <w:marRight w:val="0"/>
              <w:marTop w:val="0"/>
              <w:marBottom w:val="0"/>
              <w:divBdr>
                <w:top w:val="none" w:sz="0" w:space="0" w:color="auto"/>
                <w:left w:val="none" w:sz="0" w:space="0" w:color="auto"/>
                <w:bottom w:val="none" w:sz="0" w:space="0" w:color="auto"/>
                <w:right w:val="none" w:sz="0" w:space="0" w:color="auto"/>
              </w:divBdr>
            </w:div>
            <w:div w:id="95947913">
              <w:marLeft w:val="0"/>
              <w:marRight w:val="0"/>
              <w:marTop w:val="0"/>
              <w:marBottom w:val="0"/>
              <w:divBdr>
                <w:top w:val="none" w:sz="0" w:space="0" w:color="auto"/>
                <w:left w:val="none" w:sz="0" w:space="0" w:color="auto"/>
                <w:bottom w:val="none" w:sz="0" w:space="0" w:color="auto"/>
                <w:right w:val="none" w:sz="0" w:space="0" w:color="auto"/>
              </w:divBdr>
            </w:div>
            <w:div w:id="1613781197">
              <w:marLeft w:val="0"/>
              <w:marRight w:val="0"/>
              <w:marTop w:val="0"/>
              <w:marBottom w:val="0"/>
              <w:divBdr>
                <w:top w:val="none" w:sz="0" w:space="0" w:color="auto"/>
                <w:left w:val="none" w:sz="0" w:space="0" w:color="auto"/>
                <w:bottom w:val="none" w:sz="0" w:space="0" w:color="auto"/>
                <w:right w:val="none" w:sz="0" w:space="0" w:color="auto"/>
              </w:divBdr>
            </w:div>
            <w:div w:id="1276785531">
              <w:marLeft w:val="0"/>
              <w:marRight w:val="0"/>
              <w:marTop w:val="0"/>
              <w:marBottom w:val="0"/>
              <w:divBdr>
                <w:top w:val="none" w:sz="0" w:space="0" w:color="auto"/>
                <w:left w:val="none" w:sz="0" w:space="0" w:color="auto"/>
                <w:bottom w:val="none" w:sz="0" w:space="0" w:color="auto"/>
                <w:right w:val="none" w:sz="0" w:space="0" w:color="auto"/>
              </w:divBdr>
            </w:div>
            <w:div w:id="2110614238">
              <w:marLeft w:val="0"/>
              <w:marRight w:val="0"/>
              <w:marTop w:val="0"/>
              <w:marBottom w:val="0"/>
              <w:divBdr>
                <w:top w:val="none" w:sz="0" w:space="0" w:color="auto"/>
                <w:left w:val="none" w:sz="0" w:space="0" w:color="auto"/>
                <w:bottom w:val="none" w:sz="0" w:space="0" w:color="auto"/>
                <w:right w:val="none" w:sz="0" w:space="0" w:color="auto"/>
              </w:divBdr>
            </w:div>
            <w:div w:id="1994335579">
              <w:marLeft w:val="0"/>
              <w:marRight w:val="0"/>
              <w:marTop w:val="0"/>
              <w:marBottom w:val="0"/>
              <w:divBdr>
                <w:top w:val="none" w:sz="0" w:space="0" w:color="auto"/>
                <w:left w:val="none" w:sz="0" w:space="0" w:color="auto"/>
                <w:bottom w:val="none" w:sz="0" w:space="0" w:color="auto"/>
                <w:right w:val="none" w:sz="0" w:space="0" w:color="auto"/>
              </w:divBdr>
            </w:div>
            <w:div w:id="488520781">
              <w:marLeft w:val="0"/>
              <w:marRight w:val="0"/>
              <w:marTop w:val="0"/>
              <w:marBottom w:val="0"/>
              <w:divBdr>
                <w:top w:val="none" w:sz="0" w:space="0" w:color="auto"/>
                <w:left w:val="none" w:sz="0" w:space="0" w:color="auto"/>
                <w:bottom w:val="none" w:sz="0" w:space="0" w:color="auto"/>
                <w:right w:val="none" w:sz="0" w:space="0" w:color="auto"/>
              </w:divBdr>
            </w:div>
            <w:div w:id="1997025183">
              <w:marLeft w:val="0"/>
              <w:marRight w:val="0"/>
              <w:marTop w:val="0"/>
              <w:marBottom w:val="0"/>
              <w:divBdr>
                <w:top w:val="none" w:sz="0" w:space="0" w:color="auto"/>
                <w:left w:val="none" w:sz="0" w:space="0" w:color="auto"/>
                <w:bottom w:val="none" w:sz="0" w:space="0" w:color="auto"/>
                <w:right w:val="none" w:sz="0" w:space="0" w:color="auto"/>
              </w:divBdr>
            </w:div>
            <w:div w:id="2044356885">
              <w:marLeft w:val="0"/>
              <w:marRight w:val="0"/>
              <w:marTop w:val="0"/>
              <w:marBottom w:val="0"/>
              <w:divBdr>
                <w:top w:val="none" w:sz="0" w:space="0" w:color="auto"/>
                <w:left w:val="none" w:sz="0" w:space="0" w:color="auto"/>
                <w:bottom w:val="none" w:sz="0" w:space="0" w:color="auto"/>
                <w:right w:val="none" w:sz="0" w:space="0" w:color="auto"/>
              </w:divBdr>
            </w:div>
            <w:div w:id="1788963599">
              <w:marLeft w:val="0"/>
              <w:marRight w:val="0"/>
              <w:marTop w:val="0"/>
              <w:marBottom w:val="0"/>
              <w:divBdr>
                <w:top w:val="none" w:sz="0" w:space="0" w:color="auto"/>
                <w:left w:val="none" w:sz="0" w:space="0" w:color="auto"/>
                <w:bottom w:val="none" w:sz="0" w:space="0" w:color="auto"/>
                <w:right w:val="none" w:sz="0" w:space="0" w:color="auto"/>
              </w:divBdr>
            </w:div>
            <w:div w:id="1111901466">
              <w:marLeft w:val="0"/>
              <w:marRight w:val="0"/>
              <w:marTop w:val="0"/>
              <w:marBottom w:val="0"/>
              <w:divBdr>
                <w:top w:val="none" w:sz="0" w:space="0" w:color="auto"/>
                <w:left w:val="none" w:sz="0" w:space="0" w:color="auto"/>
                <w:bottom w:val="none" w:sz="0" w:space="0" w:color="auto"/>
                <w:right w:val="none" w:sz="0" w:space="0" w:color="auto"/>
              </w:divBdr>
            </w:div>
            <w:div w:id="293676076">
              <w:marLeft w:val="0"/>
              <w:marRight w:val="0"/>
              <w:marTop w:val="0"/>
              <w:marBottom w:val="0"/>
              <w:divBdr>
                <w:top w:val="none" w:sz="0" w:space="0" w:color="auto"/>
                <w:left w:val="none" w:sz="0" w:space="0" w:color="auto"/>
                <w:bottom w:val="none" w:sz="0" w:space="0" w:color="auto"/>
                <w:right w:val="none" w:sz="0" w:space="0" w:color="auto"/>
              </w:divBdr>
            </w:div>
            <w:div w:id="1326470287">
              <w:marLeft w:val="0"/>
              <w:marRight w:val="0"/>
              <w:marTop w:val="0"/>
              <w:marBottom w:val="0"/>
              <w:divBdr>
                <w:top w:val="none" w:sz="0" w:space="0" w:color="auto"/>
                <w:left w:val="none" w:sz="0" w:space="0" w:color="auto"/>
                <w:bottom w:val="none" w:sz="0" w:space="0" w:color="auto"/>
                <w:right w:val="none" w:sz="0" w:space="0" w:color="auto"/>
              </w:divBdr>
            </w:div>
            <w:div w:id="441073197">
              <w:marLeft w:val="0"/>
              <w:marRight w:val="0"/>
              <w:marTop w:val="0"/>
              <w:marBottom w:val="0"/>
              <w:divBdr>
                <w:top w:val="none" w:sz="0" w:space="0" w:color="auto"/>
                <w:left w:val="none" w:sz="0" w:space="0" w:color="auto"/>
                <w:bottom w:val="none" w:sz="0" w:space="0" w:color="auto"/>
                <w:right w:val="none" w:sz="0" w:space="0" w:color="auto"/>
              </w:divBdr>
            </w:div>
            <w:div w:id="1903638849">
              <w:marLeft w:val="0"/>
              <w:marRight w:val="0"/>
              <w:marTop w:val="0"/>
              <w:marBottom w:val="0"/>
              <w:divBdr>
                <w:top w:val="none" w:sz="0" w:space="0" w:color="auto"/>
                <w:left w:val="none" w:sz="0" w:space="0" w:color="auto"/>
                <w:bottom w:val="none" w:sz="0" w:space="0" w:color="auto"/>
                <w:right w:val="none" w:sz="0" w:space="0" w:color="auto"/>
              </w:divBdr>
            </w:div>
            <w:div w:id="107819306">
              <w:marLeft w:val="0"/>
              <w:marRight w:val="0"/>
              <w:marTop w:val="0"/>
              <w:marBottom w:val="0"/>
              <w:divBdr>
                <w:top w:val="none" w:sz="0" w:space="0" w:color="auto"/>
                <w:left w:val="none" w:sz="0" w:space="0" w:color="auto"/>
                <w:bottom w:val="none" w:sz="0" w:space="0" w:color="auto"/>
                <w:right w:val="none" w:sz="0" w:space="0" w:color="auto"/>
              </w:divBdr>
            </w:div>
            <w:div w:id="1053308576">
              <w:marLeft w:val="0"/>
              <w:marRight w:val="0"/>
              <w:marTop w:val="0"/>
              <w:marBottom w:val="0"/>
              <w:divBdr>
                <w:top w:val="none" w:sz="0" w:space="0" w:color="auto"/>
                <w:left w:val="none" w:sz="0" w:space="0" w:color="auto"/>
                <w:bottom w:val="none" w:sz="0" w:space="0" w:color="auto"/>
                <w:right w:val="none" w:sz="0" w:space="0" w:color="auto"/>
              </w:divBdr>
            </w:div>
            <w:div w:id="899512709">
              <w:marLeft w:val="0"/>
              <w:marRight w:val="0"/>
              <w:marTop w:val="0"/>
              <w:marBottom w:val="0"/>
              <w:divBdr>
                <w:top w:val="none" w:sz="0" w:space="0" w:color="auto"/>
                <w:left w:val="none" w:sz="0" w:space="0" w:color="auto"/>
                <w:bottom w:val="none" w:sz="0" w:space="0" w:color="auto"/>
                <w:right w:val="none" w:sz="0" w:space="0" w:color="auto"/>
              </w:divBdr>
            </w:div>
            <w:div w:id="186531890">
              <w:marLeft w:val="0"/>
              <w:marRight w:val="0"/>
              <w:marTop w:val="0"/>
              <w:marBottom w:val="0"/>
              <w:divBdr>
                <w:top w:val="none" w:sz="0" w:space="0" w:color="auto"/>
                <w:left w:val="none" w:sz="0" w:space="0" w:color="auto"/>
                <w:bottom w:val="none" w:sz="0" w:space="0" w:color="auto"/>
                <w:right w:val="none" w:sz="0" w:space="0" w:color="auto"/>
              </w:divBdr>
            </w:div>
            <w:div w:id="1302882729">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1346903687">
              <w:marLeft w:val="0"/>
              <w:marRight w:val="0"/>
              <w:marTop w:val="0"/>
              <w:marBottom w:val="0"/>
              <w:divBdr>
                <w:top w:val="none" w:sz="0" w:space="0" w:color="auto"/>
                <w:left w:val="none" w:sz="0" w:space="0" w:color="auto"/>
                <w:bottom w:val="none" w:sz="0" w:space="0" w:color="auto"/>
                <w:right w:val="none" w:sz="0" w:space="0" w:color="auto"/>
              </w:divBdr>
            </w:div>
            <w:div w:id="722218685">
              <w:marLeft w:val="0"/>
              <w:marRight w:val="0"/>
              <w:marTop w:val="0"/>
              <w:marBottom w:val="0"/>
              <w:divBdr>
                <w:top w:val="none" w:sz="0" w:space="0" w:color="auto"/>
                <w:left w:val="none" w:sz="0" w:space="0" w:color="auto"/>
                <w:bottom w:val="none" w:sz="0" w:space="0" w:color="auto"/>
                <w:right w:val="none" w:sz="0" w:space="0" w:color="auto"/>
              </w:divBdr>
            </w:div>
            <w:div w:id="545721436">
              <w:marLeft w:val="0"/>
              <w:marRight w:val="0"/>
              <w:marTop w:val="0"/>
              <w:marBottom w:val="0"/>
              <w:divBdr>
                <w:top w:val="none" w:sz="0" w:space="0" w:color="auto"/>
                <w:left w:val="none" w:sz="0" w:space="0" w:color="auto"/>
                <w:bottom w:val="none" w:sz="0" w:space="0" w:color="auto"/>
                <w:right w:val="none" w:sz="0" w:space="0" w:color="auto"/>
              </w:divBdr>
            </w:div>
            <w:div w:id="1031615037">
              <w:marLeft w:val="0"/>
              <w:marRight w:val="0"/>
              <w:marTop w:val="0"/>
              <w:marBottom w:val="0"/>
              <w:divBdr>
                <w:top w:val="none" w:sz="0" w:space="0" w:color="auto"/>
                <w:left w:val="none" w:sz="0" w:space="0" w:color="auto"/>
                <w:bottom w:val="none" w:sz="0" w:space="0" w:color="auto"/>
                <w:right w:val="none" w:sz="0" w:space="0" w:color="auto"/>
              </w:divBdr>
            </w:div>
            <w:div w:id="1999186878">
              <w:marLeft w:val="0"/>
              <w:marRight w:val="0"/>
              <w:marTop w:val="0"/>
              <w:marBottom w:val="0"/>
              <w:divBdr>
                <w:top w:val="none" w:sz="0" w:space="0" w:color="auto"/>
                <w:left w:val="none" w:sz="0" w:space="0" w:color="auto"/>
                <w:bottom w:val="none" w:sz="0" w:space="0" w:color="auto"/>
                <w:right w:val="none" w:sz="0" w:space="0" w:color="auto"/>
              </w:divBdr>
            </w:div>
            <w:div w:id="865364719">
              <w:marLeft w:val="0"/>
              <w:marRight w:val="0"/>
              <w:marTop w:val="0"/>
              <w:marBottom w:val="0"/>
              <w:divBdr>
                <w:top w:val="none" w:sz="0" w:space="0" w:color="auto"/>
                <w:left w:val="none" w:sz="0" w:space="0" w:color="auto"/>
                <w:bottom w:val="none" w:sz="0" w:space="0" w:color="auto"/>
                <w:right w:val="none" w:sz="0" w:space="0" w:color="auto"/>
              </w:divBdr>
            </w:div>
            <w:div w:id="10880574">
              <w:marLeft w:val="0"/>
              <w:marRight w:val="0"/>
              <w:marTop w:val="0"/>
              <w:marBottom w:val="0"/>
              <w:divBdr>
                <w:top w:val="none" w:sz="0" w:space="0" w:color="auto"/>
                <w:left w:val="none" w:sz="0" w:space="0" w:color="auto"/>
                <w:bottom w:val="none" w:sz="0" w:space="0" w:color="auto"/>
                <w:right w:val="none" w:sz="0" w:space="0" w:color="auto"/>
              </w:divBdr>
            </w:div>
            <w:div w:id="159055">
              <w:marLeft w:val="0"/>
              <w:marRight w:val="0"/>
              <w:marTop w:val="0"/>
              <w:marBottom w:val="0"/>
              <w:divBdr>
                <w:top w:val="none" w:sz="0" w:space="0" w:color="auto"/>
                <w:left w:val="none" w:sz="0" w:space="0" w:color="auto"/>
                <w:bottom w:val="none" w:sz="0" w:space="0" w:color="auto"/>
                <w:right w:val="none" w:sz="0" w:space="0" w:color="auto"/>
              </w:divBdr>
            </w:div>
            <w:div w:id="530725344">
              <w:marLeft w:val="0"/>
              <w:marRight w:val="0"/>
              <w:marTop w:val="0"/>
              <w:marBottom w:val="0"/>
              <w:divBdr>
                <w:top w:val="none" w:sz="0" w:space="0" w:color="auto"/>
                <w:left w:val="none" w:sz="0" w:space="0" w:color="auto"/>
                <w:bottom w:val="none" w:sz="0" w:space="0" w:color="auto"/>
                <w:right w:val="none" w:sz="0" w:space="0" w:color="auto"/>
              </w:divBdr>
            </w:div>
            <w:div w:id="1814060210">
              <w:marLeft w:val="0"/>
              <w:marRight w:val="0"/>
              <w:marTop w:val="0"/>
              <w:marBottom w:val="0"/>
              <w:divBdr>
                <w:top w:val="none" w:sz="0" w:space="0" w:color="auto"/>
                <w:left w:val="none" w:sz="0" w:space="0" w:color="auto"/>
                <w:bottom w:val="none" w:sz="0" w:space="0" w:color="auto"/>
                <w:right w:val="none" w:sz="0" w:space="0" w:color="auto"/>
              </w:divBdr>
            </w:div>
            <w:div w:id="1109812180">
              <w:marLeft w:val="0"/>
              <w:marRight w:val="0"/>
              <w:marTop w:val="0"/>
              <w:marBottom w:val="0"/>
              <w:divBdr>
                <w:top w:val="none" w:sz="0" w:space="0" w:color="auto"/>
                <w:left w:val="none" w:sz="0" w:space="0" w:color="auto"/>
                <w:bottom w:val="none" w:sz="0" w:space="0" w:color="auto"/>
                <w:right w:val="none" w:sz="0" w:space="0" w:color="auto"/>
              </w:divBdr>
            </w:div>
            <w:div w:id="1625848893">
              <w:marLeft w:val="0"/>
              <w:marRight w:val="0"/>
              <w:marTop w:val="0"/>
              <w:marBottom w:val="0"/>
              <w:divBdr>
                <w:top w:val="none" w:sz="0" w:space="0" w:color="auto"/>
                <w:left w:val="none" w:sz="0" w:space="0" w:color="auto"/>
                <w:bottom w:val="none" w:sz="0" w:space="0" w:color="auto"/>
                <w:right w:val="none" w:sz="0" w:space="0" w:color="auto"/>
              </w:divBdr>
            </w:div>
            <w:div w:id="1480880403">
              <w:marLeft w:val="0"/>
              <w:marRight w:val="0"/>
              <w:marTop w:val="0"/>
              <w:marBottom w:val="0"/>
              <w:divBdr>
                <w:top w:val="none" w:sz="0" w:space="0" w:color="auto"/>
                <w:left w:val="none" w:sz="0" w:space="0" w:color="auto"/>
                <w:bottom w:val="none" w:sz="0" w:space="0" w:color="auto"/>
                <w:right w:val="none" w:sz="0" w:space="0" w:color="auto"/>
              </w:divBdr>
            </w:div>
            <w:div w:id="207646974">
              <w:marLeft w:val="0"/>
              <w:marRight w:val="0"/>
              <w:marTop w:val="0"/>
              <w:marBottom w:val="0"/>
              <w:divBdr>
                <w:top w:val="none" w:sz="0" w:space="0" w:color="auto"/>
                <w:left w:val="none" w:sz="0" w:space="0" w:color="auto"/>
                <w:bottom w:val="none" w:sz="0" w:space="0" w:color="auto"/>
                <w:right w:val="none" w:sz="0" w:space="0" w:color="auto"/>
              </w:divBdr>
            </w:div>
            <w:div w:id="1461605281">
              <w:marLeft w:val="0"/>
              <w:marRight w:val="0"/>
              <w:marTop w:val="0"/>
              <w:marBottom w:val="0"/>
              <w:divBdr>
                <w:top w:val="none" w:sz="0" w:space="0" w:color="auto"/>
                <w:left w:val="none" w:sz="0" w:space="0" w:color="auto"/>
                <w:bottom w:val="none" w:sz="0" w:space="0" w:color="auto"/>
                <w:right w:val="none" w:sz="0" w:space="0" w:color="auto"/>
              </w:divBdr>
            </w:div>
            <w:div w:id="1495535947">
              <w:marLeft w:val="0"/>
              <w:marRight w:val="0"/>
              <w:marTop w:val="0"/>
              <w:marBottom w:val="0"/>
              <w:divBdr>
                <w:top w:val="none" w:sz="0" w:space="0" w:color="auto"/>
                <w:left w:val="none" w:sz="0" w:space="0" w:color="auto"/>
                <w:bottom w:val="none" w:sz="0" w:space="0" w:color="auto"/>
                <w:right w:val="none" w:sz="0" w:space="0" w:color="auto"/>
              </w:divBdr>
            </w:div>
            <w:div w:id="2092000702">
              <w:marLeft w:val="0"/>
              <w:marRight w:val="0"/>
              <w:marTop w:val="0"/>
              <w:marBottom w:val="0"/>
              <w:divBdr>
                <w:top w:val="none" w:sz="0" w:space="0" w:color="auto"/>
                <w:left w:val="none" w:sz="0" w:space="0" w:color="auto"/>
                <w:bottom w:val="none" w:sz="0" w:space="0" w:color="auto"/>
                <w:right w:val="none" w:sz="0" w:space="0" w:color="auto"/>
              </w:divBdr>
            </w:div>
            <w:div w:id="1363752388">
              <w:marLeft w:val="0"/>
              <w:marRight w:val="0"/>
              <w:marTop w:val="0"/>
              <w:marBottom w:val="0"/>
              <w:divBdr>
                <w:top w:val="none" w:sz="0" w:space="0" w:color="auto"/>
                <w:left w:val="none" w:sz="0" w:space="0" w:color="auto"/>
                <w:bottom w:val="none" w:sz="0" w:space="0" w:color="auto"/>
                <w:right w:val="none" w:sz="0" w:space="0" w:color="auto"/>
              </w:divBdr>
            </w:div>
            <w:div w:id="928654543">
              <w:marLeft w:val="0"/>
              <w:marRight w:val="0"/>
              <w:marTop w:val="0"/>
              <w:marBottom w:val="0"/>
              <w:divBdr>
                <w:top w:val="none" w:sz="0" w:space="0" w:color="auto"/>
                <w:left w:val="none" w:sz="0" w:space="0" w:color="auto"/>
                <w:bottom w:val="none" w:sz="0" w:space="0" w:color="auto"/>
                <w:right w:val="none" w:sz="0" w:space="0" w:color="auto"/>
              </w:divBdr>
            </w:div>
            <w:div w:id="438720554">
              <w:marLeft w:val="0"/>
              <w:marRight w:val="0"/>
              <w:marTop w:val="0"/>
              <w:marBottom w:val="0"/>
              <w:divBdr>
                <w:top w:val="none" w:sz="0" w:space="0" w:color="auto"/>
                <w:left w:val="none" w:sz="0" w:space="0" w:color="auto"/>
                <w:bottom w:val="none" w:sz="0" w:space="0" w:color="auto"/>
                <w:right w:val="none" w:sz="0" w:space="0" w:color="auto"/>
              </w:divBdr>
            </w:div>
            <w:div w:id="1952128128">
              <w:marLeft w:val="0"/>
              <w:marRight w:val="0"/>
              <w:marTop w:val="0"/>
              <w:marBottom w:val="0"/>
              <w:divBdr>
                <w:top w:val="none" w:sz="0" w:space="0" w:color="auto"/>
                <w:left w:val="none" w:sz="0" w:space="0" w:color="auto"/>
                <w:bottom w:val="none" w:sz="0" w:space="0" w:color="auto"/>
                <w:right w:val="none" w:sz="0" w:space="0" w:color="auto"/>
              </w:divBdr>
            </w:div>
            <w:div w:id="2112582247">
              <w:marLeft w:val="0"/>
              <w:marRight w:val="0"/>
              <w:marTop w:val="0"/>
              <w:marBottom w:val="0"/>
              <w:divBdr>
                <w:top w:val="none" w:sz="0" w:space="0" w:color="auto"/>
                <w:left w:val="none" w:sz="0" w:space="0" w:color="auto"/>
                <w:bottom w:val="none" w:sz="0" w:space="0" w:color="auto"/>
                <w:right w:val="none" w:sz="0" w:space="0" w:color="auto"/>
              </w:divBdr>
            </w:div>
            <w:div w:id="165170581">
              <w:marLeft w:val="0"/>
              <w:marRight w:val="0"/>
              <w:marTop w:val="0"/>
              <w:marBottom w:val="0"/>
              <w:divBdr>
                <w:top w:val="none" w:sz="0" w:space="0" w:color="auto"/>
                <w:left w:val="none" w:sz="0" w:space="0" w:color="auto"/>
                <w:bottom w:val="none" w:sz="0" w:space="0" w:color="auto"/>
                <w:right w:val="none" w:sz="0" w:space="0" w:color="auto"/>
              </w:divBdr>
            </w:div>
            <w:div w:id="1933852638">
              <w:marLeft w:val="0"/>
              <w:marRight w:val="0"/>
              <w:marTop w:val="0"/>
              <w:marBottom w:val="0"/>
              <w:divBdr>
                <w:top w:val="none" w:sz="0" w:space="0" w:color="auto"/>
                <w:left w:val="none" w:sz="0" w:space="0" w:color="auto"/>
                <w:bottom w:val="none" w:sz="0" w:space="0" w:color="auto"/>
                <w:right w:val="none" w:sz="0" w:space="0" w:color="auto"/>
              </w:divBdr>
            </w:div>
            <w:div w:id="1333602026">
              <w:marLeft w:val="0"/>
              <w:marRight w:val="0"/>
              <w:marTop w:val="0"/>
              <w:marBottom w:val="0"/>
              <w:divBdr>
                <w:top w:val="none" w:sz="0" w:space="0" w:color="auto"/>
                <w:left w:val="none" w:sz="0" w:space="0" w:color="auto"/>
                <w:bottom w:val="none" w:sz="0" w:space="0" w:color="auto"/>
                <w:right w:val="none" w:sz="0" w:space="0" w:color="auto"/>
              </w:divBdr>
            </w:div>
            <w:div w:id="2130782195">
              <w:marLeft w:val="0"/>
              <w:marRight w:val="0"/>
              <w:marTop w:val="0"/>
              <w:marBottom w:val="0"/>
              <w:divBdr>
                <w:top w:val="none" w:sz="0" w:space="0" w:color="auto"/>
                <w:left w:val="none" w:sz="0" w:space="0" w:color="auto"/>
                <w:bottom w:val="none" w:sz="0" w:space="0" w:color="auto"/>
                <w:right w:val="none" w:sz="0" w:space="0" w:color="auto"/>
              </w:divBdr>
            </w:div>
            <w:div w:id="787820797">
              <w:marLeft w:val="0"/>
              <w:marRight w:val="0"/>
              <w:marTop w:val="0"/>
              <w:marBottom w:val="0"/>
              <w:divBdr>
                <w:top w:val="none" w:sz="0" w:space="0" w:color="auto"/>
                <w:left w:val="none" w:sz="0" w:space="0" w:color="auto"/>
                <w:bottom w:val="none" w:sz="0" w:space="0" w:color="auto"/>
                <w:right w:val="none" w:sz="0" w:space="0" w:color="auto"/>
              </w:divBdr>
            </w:div>
            <w:div w:id="1701974191">
              <w:marLeft w:val="0"/>
              <w:marRight w:val="0"/>
              <w:marTop w:val="0"/>
              <w:marBottom w:val="0"/>
              <w:divBdr>
                <w:top w:val="none" w:sz="0" w:space="0" w:color="auto"/>
                <w:left w:val="none" w:sz="0" w:space="0" w:color="auto"/>
                <w:bottom w:val="none" w:sz="0" w:space="0" w:color="auto"/>
                <w:right w:val="none" w:sz="0" w:space="0" w:color="auto"/>
              </w:divBdr>
            </w:div>
            <w:div w:id="544870537">
              <w:marLeft w:val="0"/>
              <w:marRight w:val="0"/>
              <w:marTop w:val="0"/>
              <w:marBottom w:val="0"/>
              <w:divBdr>
                <w:top w:val="none" w:sz="0" w:space="0" w:color="auto"/>
                <w:left w:val="none" w:sz="0" w:space="0" w:color="auto"/>
                <w:bottom w:val="none" w:sz="0" w:space="0" w:color="auto"/>
                <w:right w:val="none" w:sz="0" w:space="0" w:color="auto"/>
              </w:divBdr>
            </w:div>
            <w:div w:id="1622372986">
              <w:marLeft w:val="0"/>
              <w:marRight w:val="0"/>
              <w:marTop w:val="0"/>
              <w:marBottom w:val="0"/>
              <w:divBdr>
                <w:top w:val="none" w:sz="0" w:space="0" w:color="auto"/>
                <w:left w:val="none" w:sz="0" w:space="0" w:color="auto"/>
                <w:bottom w:val="none" w:sz="0" w:space="0" w:color="auto"/>
                <w:right w:val="none" w:sz="0" w:space="0" w:color="auto"/>
              </w:divBdr>
            </w:div>
            <w:div w:id="1373655414">
              <w:marLeft w:val="0"/>
              <w:marRight w:val="0"/>
              <w:marTop w:val="0"/>
              <w:marBottom w:val="0"/>
              <w:divBdr>
                <w:top w:val="none" w:sz="0" w:space="0" w:color="auto"/>
                <w:left w:val="none" w:sz="0" w:space="0" w:color="auto"/>
                <w:bottom w:val="none" w:sz="0" w:space="0" w:color="auto"/>
                <w:right w:val="none" w:sz="0" w:space="0" w:color="auto"/>
              </w:divBdr>
            </w:div>
            <w:div w:id="933898690">
              <w:marLeft w:val="0"/>
              <w:marRight w:val="0"/>
              <w:marTop w:val="0"/>
              <w:marBottom w:val="0"/>
              <w:divBdr>
                <w:top w:val="none" w:sz="0" w:space="0" w:color="auto"/>
                <w:left w:val="none" w:sz="0" w:space="0" w:color="auto"/>
                <w:bottom w:val="none" w:sz="0" w:space="0" w:color="auto"/>
                <w:right w:val="none" w:sz="0" w:space="0" w:color="auto"/>
              </w:divBdr>
            </w:div>
            <w:div w:id="249891694">
              <w:marLeft w:val="0"/>
              <w:marRight w:val="0"/>
              <w:marTop w:val="0"/>
              <w:marBottom w:val="0"/>
              <w:divBdr>
                <w:top w:val="none" w:sz="0" w:space="0" w:color="auto"/>
                <w:left w:val="none" w:sz="0" w:space="0" w:color="auto"/>
                <w:bottom w:val="none" w:sz="0" w:space="0" w:color="auto"/>
                <w:right w:val="none" w:sz="0" w:space="0" w:color="auto"/>
              </w:divBdr>
            </w:div>
            <w:div w:id="2034185558">
              <w:marLeft w:val="0"/>
              <w:marRight w:val="0"/>
              <w:marTop w:val="0"/>
              <w:marBottom w:val="0"/>
              <w:divBdr>
                <w:top w:val="none" w:sz="0" w:space="0" w:color="auto"/>
                <w:left w:val="none" w:sz="0" w:space="0" w:color="auto"/>
                <w:bottom w:val="none" w:sz="0" w:space="0" w:color="auto"/>
                <w:right w:val="none" w:sz="0" w:space="0" w:color="auto"/>
              </w:divBdr>
            </w:div>
            <w:div w:id="1132594962">
              <w:marLeft w:val="0"/>
              <w:marRight w:val="0"/>
              <w:marTop w:val="0"/>
              <w:marBottom w:val="0"/>
              <w:divBdr>
                <w:top w:val="none" w:sz="0" w:space="0" w:color="auto"/>
                <w:left w:val="none" w:sz="0" w:space="0" w:color="auto"/>
                <w:bottom w:val="none" w:sz="0" w:space="0" w:color="auto"/>
                <w:right w:val="none" w:sz="0" w:space="0" w:color="auto"/>
              </w:divBdr>
            </w:div>
            <w:div w:id="1070228554">
              <w:marLeft w:val="0"/>
              <w:marRight w:val="0"/>
              <w:marTop w:val="0"/>
              <w:marBottom w:val="0"/>
              <w:divBdr>
                <w:top w:val="none" w:sz="0" w:space="0" w:color="auto"/>
                <w:left w:val="none" w:sz="0" w:space="0" w:color="auto"/>
                <w:bottom w:val="none" w:sz="0" w:space="0" w:color="auto"/>
                <w:right w:val="none" w:sz="0" w:space="0" w:color="auto"/>
              </w:divBdr>
            </w:div>
            <w:div w:id="407700959">
              <w:marLeft w:val="0"/>
              <w:marRight w:val="0"/>
              <w:marTop w:val="0"/>
              <w:marBottom w:val="0"/>
              <w:divBdr>
                <w:top w:val="none" w:sz="0" w:space="0" w:color="auto"/>
                <w:left w:val="none" w:sz="0" w:space="0" w:color="auto"/>
                <w:bottom w:val="none" w:sz="0" w:space="0" w:color="auto"/>
                <w:right w:val="none" w:sz="0" w:space="0" w:color="auto"/>
              </w:divBdr>
            </w:div>
            <w:div w:id="1393119847">
              <w:marLeft w:val="0"/>
              <w:marRight w:val="0"/>
              <w:marTop w:val="0"/>
              <w:marBottom w:val="0"/>
              <w:divBdr>
                <w:top w:val="none" w:sz="0" w:space="0" w:color="auto"/>
                <w:left w:val="none" w:sz="0" w:space="0" w:color="auto"/>
                <w:bottom w:val="none" w:sz="0" w:space="0" w:color="auto"/>
                <w:right w:val="none" w:sz="0" w:space="0" w:color="auto"/>
              </w:divBdr>
            </w:div>
            <w:div w:id="1504513178">
              <w:marLeft w:val="0"/>
              <w:marRight w:val="0"/>
              <w:marTop w:val="0"/>
              <w:marBottom w:val="0"/>
              <w:divBdr>
                <w:top w:val="none" w:sz="0" w:space="0" w:color="auto"/>
                <w:left w:val="none" w:sz="0" w:space="0" w:color="auto"/>
                <w:bottom w:val="none" w:sz="0" w:space="0" w:color="auto"/>
                <w:right w:val="none" w:sz="0" w:space="0" w:color="auto"/>
              </w:divBdr>
            </w:div>
            <w:div w:id="161897207">
              <w:marLeft w:val="0"/>
              <w:marRight w:val="0"/>
              <w:marTop w:val="0"/>
              <w:marBottom w:val="0"/>
              <w:divBdr>
                <w:top w:val="none" w:sz="0" w:space="0" w:color="auto"/>
                <w:left w:val="none" w:sz="0" w:space="0" w:color="auto"/>
                <w:bottom w:val="none" w:sz="0" w:space="0" w:color="auto"/>
                <w:right w:val="none" w:sz="0" w:space="0" w:color="auto"/>
              </w:divBdr>
            </w:div>
            <w:div w:id="1280645293">
              <w:marLeft w:val="0"/>
              <w:marRight w:val="0"/>
              <w:marTop w:val="0"/>
              <w:marBottom w:val="0"/>
              <w:divBdr>
                <w:top w:val="none" w:sz="0" w:space="0" w:color="auto"/>
                <w:left w:val="none" w:sz="0" w:space="0" w:color="auto"/>
                <w:bottom w:val="none" w:sz="0" w:space="0" w:color="auto"/>
                <w:right w:val="none" w:sz="0" w:space="0" w:color="auto"/>
              </w:divBdr>
            </w:div>
            <w:div w:id="826364936">
              <w:marLeft w:val="0"/>
              <w:marRight w:val="0"/>
              <w:marTop w:val="0"/>
              <w:marBottom w:val="0"/>
              <w:divBdr>
                <w:top w:val="none" w:sz="0" w:space="0" w:color="auto"/>
                <w:left w:val="none" w:sz="0" w:space="0" w:color="auto"/>
                <w:bottom w:val="none" w:sz="0" w:space="0" w:color="auto"/>
                <w:right w:val="none" w:sz="0" w:space="0" w:color="auto"/>
              </w:divBdr>
            </w:div>
            <w:div w:id="1235437730">
              <w:marLeft w:val="0"/>
              <w:marRight w:val="0"/>
              <w:marTop w:val="0"/>
              <w:marBottom w:val="0"/>
              <w:divBdr>
                <w:top w:val="none" w:sz="0" w:space="0" w:color="auto"/>
                <w:left w:val="none" w:sz="0" w:space="0" w:color="auto"/>
                <w:bottom w:val="none" w:sz="0" w:space="0" w:color="auto"/>
                <w:right w:val="none" w:sz="0" w:space="0" w:color="auto"/>
              </w:divBdr>
            </w:div>
            <w:div w:id="527720568">
              <w:marLeft w:val="0"/>
              <w:marRight w:val="0"/>
              <w:marTop w:val="0"/>
              <w:marBottom w:val="0"/>
              <w:divBdr>
                <w:top w:val="none" w:sz="0" w:space="0" w:color="auto"/>
                <w:left w:val="none" w:sz="0" w:space="0" w:color="auto"/>
                <w:bottom w:val="none" w:sz="0" w:space="0" w:color="auto"/>
                <w:right w:val="none" w:sz="0" w:space="0" w:color="auto"/>
              </w:divBdr>
            </w:div>
            <w:div w:id="1890416010">
              <w:marLeft w:val="0"/>
              <w:marRight w:val="0"/>
              <w:marTop w:val="0"/>
              <w:marBottom w:val="0"/>
              <w:divBdr>
                <w:top w:val="none" w:sz="0" w:space="0" w:color="auto"/>
                <w:left w:val="none" w:sz="0" w:space="0" w:color="auto"/>
                <w:bottom w:val="none" w:sz="0" w:space="0" w:color="auto"/>
                <w:right w:val="none" w:sz="0" w:space="0" w:color="auto"/>
              </w:divBdr>
            </w:div>
            <w:div w:id="1830438896">
              <w:marLeft w:val="0"/>
              <w:marRight w:val="0"/>
              <w:marTop w:val="0"/>
              <w:marBottom w:val="0"/>
              <w:divBdr>
                <w:top w:val="none" w:sz="0" w:space="0" w:color="auto"/>
                <w:left w:val="none" w:sz="0" w:space="0" w:color="auto"/>
                <w:bottom w:val="none" w:sz="0" w:space="0" w:color="auto"/>
                <w:right w:val="none" w:sz="0" w:space="0" w:color="auto"/>
              </w:divBdr>
            </w:div>
            <w:div w:id="1790471966">
              <w:marLeft w:val="0"/>
              <w:marRight w:val="0"/>
              <w:marTop w:val="0"/>
              <w:marBottom w:val="0"/>
              <w:divBdr>
                <w:top w:val="none" w:sz="0" w:space="0" w:color="auto"/>
                <w:left w:val="none" w:sz="0" w:space="0" w:color="auto"/>
                <w:bottom w:val="none" w:sz="0" w:space="0" w:color="auto"/>
                <w:right w:val="none" w:sz="0" w:space="0" w:color="auto"/>
              </w:divBdr>
            </w:div>
            <w:div w:id="232862463">
              <w:marLeft w:val="0"/>
              <w:marRight w:val="0"/>
              <w:marTop w:val="0"/>
              <w:marBottom w:val="0"/>
              <w:divBdr>
                <w:top w:val="none" w:sz="0" w:space="0" w:color="auto"/>
                <w:left w:val="none" w:sz="0" w:space="0" w:color="auto"/>
                <w:bottom w:val="none" w:sz="0" w:space="0" w:color="auto"/>
                <w:right w:val="none" w:sz="0" w:space="0" w:color="auto"/>
              </w:divBdr>
            </w:div>
            <w:div w:id="2048485951">
              <w:marLeft w:val="0"/>
              <w:marRight w:val="0"/>
              <w:marTop w:val="0"/>
              <w:marBottom w:val="0"/>
              <w:divBdr>
                <w:top w:val="none" w:sz="0" w:space="0" w:color="auto"/>
                <w:left w:val="none" w:sz="0" w:space="0" w:color="auto"/>
                <w:bottom w:val="none" w:sz="0" w:space="0" w:color="auto"/>
                <w:right w:val="none" w:sz="0" w:space="0" w:color="auto"/>
              </w:divBdr>
            </w:div>
            <w:div w:id="667174851">
              <w:marLeft w:val="0"/>
              <w:marRight w:val="0"/>
              <w:marTop w:val="0"/>
              <w:marBottom w:val="0"/>
              <w:divBdr>
                <w:top w:val="none" w:sz="0" w:space="0" w:color="auto"/>
                <w:left w:val="none" w:sz="0" w:space="0" w:color="auto"/>
                <w:bottom w:val="none" w:sz="0" w:space="0" w:color="auto"/>
                <w:right w:val="none" w:sz="0" w:space="0" w:color="auto"/>
              </w:divBdr>
            </w:div>
            <w:div w:id="376272231">
              <w:marLeft w:val="0"/>
              <w:marRight w:val="0"/>
              <w:marTop w:val="0"/>
              <w:marBottom w:val="0"/>
              <w:divBdr>
                <w:top w:val="none" w:sz="0" w:space="0" w:color="auto"/>
                <w:left w:val="none" w:sz="0" w:space="0" w:color="auto"/>
                <w:bottom w:val="none" w:sz="0" w:space="0" w:color="auto"/>
                <w:right w:val="none" w:sz="0" w:space="0" w:color="auto"/>
              </w:divBdr>
            </w:div>
            <w:div w:id="379591779">
              <w:marLeft w:val="0"/>
              <w:marRight w:val="0"/>
              <w:marTop w:val="0"/>
              <w:marBottom w:val="0"/>
              <w:divBdr>
                <w:top w:val="none" w:sz="0" w:space="0" w:color="auto"/>
                <w:left w:val="none" w:sz="0" w:space="0" w:color="auto"/>
                <w:bottom w:val="none" w:sz="0" w:space="0" w:color="auto"/>
                <w:right w:val="none" w:sz="0" w:space="0" w:color="auto"/>
              </w:divBdr>
            </w:div>
            <w:div w:id="8073237">
              <w:marLeft w:val="0"/>
              <w:marRight w:val="0"/>
              <w:marTop w:val="0"/>
              <w:marBottom w:val="0"/>
              <w:divBdr>
                <w:top w:val="none" w:sz="0" w:space="0" w:color="auto"/>
                <w:left w:val="none" w:sz="0" w:space="0" w:color="auto"/>
                <w:bottom w:val="none" w:sz="0" w:space="0" w:color="auto"/>
                <w:right w:val="none" w:sz="0" w:space="0" w:color="auto"/>
              </w:divBdr>
            </w:div>
            <w:div w:id="757747613">
              <w:marLeft w:val="0"/>
              <w:marRight w:val="0"/>
              <w:marTop w:val="0"/>
              <w:marBottom w:val="0"/>
              <w:divBdr>
                <w:top w:val="none" w:sz="0" w:space="0" w:color="auto"/>
                <w:left w:val="none" w:sz="0" w:space="0" w:color="auto"/>
                <w:bottom w:val="none" w:sz="0" w:space="0" w:color="auto"/>
                <w:right w:val="none" w:sz="0" w:space="0" w:color="auto"/>
              </w:divBdr>
            </w:div>
            <w:div w:id="1231228632">
              <w:marLeft w:val="0"/>
              <w:marRight w:val="0"/>
              <w:marTop w:val="0"/>
              <w:marBottom w:val="0"/>
              <w:divBdr>
                <w:top w:val="none" w:sz="0" w:space="0" w:color="auto"/>
                <w:left w:val="none" w:sz="0" w:space="0" w:color="auto"/>
                <w:bottom w:val="none" w:sz="0" w:space="0" w:color="auto"/>
                <w:right w:val="none" w:sz="0" w:space="0" w:color="auto"/>
              </w:divBdr>
            </w:div>
            <w:div w:id="285549674">
              <w:marLeft w:val="0"/>
              <w:marRight w:val="0"/>
              <w:marTop w:val="0"/>
              <w:marBottom w:val="0"/>
              <w:divBdr>
                <w:top w:val="none" w:sz="0" w:space="0" w:color="auto"/>
                <w:left w:val="none" w:sz="0" w:space="0" w:color="auto"/>
                <w:bottom w:val="none" w:sz="0" w:space="0" w:color="auto"/>
                <w:right w:val="none" w:sz="0" w:space="0" w:color="auto"/>
              </w:divBdr>
            </w:div>
            <w:div w:id="1989168086">
              <w:marLeft w:val="0"/>
              <w:marRight w:val="0"/>
              <w:marTop w:val="0"/>
              <w:marBottom w:val="0"/>
              <w:divBdr>
                <w:top w:val="none" w:sz="0" w:space="0" w:color="auto"/>
                <w:left w:val="none" w:sz="0" w:space="0" w:color="auto"/>
                <w:bottom w:val="none" w:sz="0" w:space="0" w:color="auto"/>
                <w:right w:val="none" w:sz="0" w:space="0" w:color="auto"/>
              </w:divBdr>
            </w:div>
            <w:div w:id="1586918573">
              <w:marLeft w:val="0"/>
              <w:marRight w:val="0"/>
              <w:marTop w:val="0"/>
              <w:marBottom w:val="0"/>
              <w:divBdr>
                <w:top w:val="none" w:sz="0" w:space="0" w:color="auto"/>
                <w:left w:val="none" w:sz="0" w:space="0" w:color="auto"/>
                <w:bottom w:val="none" w:sz="0" w:space="0" w:color="auto"/>
                <w:right w:val="none" w:sz="0" w:space="0" w:color="auto"/>
              </w:divBdr>
            </w:div>
            <w:div w:id="1143541833">
              <w:marLeft w:val="0"/>
              <w:marRight w:val="0"/>
              <w:marTop w:val="0"/>
              <w:marBottom w:val="0"/>
              <w:divBdr>
                <w:top w:val="none" w:sz="0" w:space="0" w:color="auto"/>
                <w:left w:val="none" w:sz="0" w:space="0" w:color="auto"/>
                <w:bottom w:val="none" w:sz="0" w:space="0" w:color="auto"/>
                <w:right w:val="none" w:sz="0" w:space="0" w:color="auto"/>
              </w:divBdr>
            </w:div>
            <w:div w:id="1492017019">
              <w:marLeft w:val="0"/>
              <w:marRight w:val="0"/>
              <w:marTop w:val="0"/>
              <w:marBottom w:val="0"/>
              <w:divBdr>
                <w:top w:val="none" w:sz="0" w:space="0" w:color="auto"/>
                <w:left w:val="none" w:sz="0" w:space="0" w:color="auto"/>
                <w:bottom w:val="none" w:sz="0" w:space="0" w:color="auto"/>
                <w:right w:val="none" w:sz="0" w:space="0" w:color="auto"/>
              </w:divBdr>
            </w:div>
            <w:div w:id="684944296">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891893122">
              <w:marLeft w:val="0"/>
              <w:marRight w:val="0"/>
              <w:marTop w:val="0"/>
              <w:marBottom w:val="0"/>
              <w:divBdr>
                <w:top w:val="none" w:sz="0" w:space="0" w:color="auto"/>
                <w:left w:val="none" w:sz="0" w:space="0" w:color="auto"/>
                <w:bottom w:val="none" w:sz="0" w:space="0" w:color="auto"/>
                <w:right w:val="none" w:sz="0" w:space="0" w:color="auto"/>
              </w:divBdr>
            </w:div>
            <w:div w:id="1294366899">
              <w:marLeft w:val="0"/>
              <w:marRight w:val="0"/>
              <w:marTop w:val="0"/>
              <w:marBottom w:val="0"/>
              <w:divBdr>
                <w:top w:val="none" w:sz="0" w:space="0" w:color="auto"/>
                <w:left w:val="none" w:sz="0" w:space="0" w:color="auto"/>
                <w:bottom w:val="none" w:sz="0" w:space="0" w:color="auto"/>
                <w:right w:val="none" w:sz="0" w:space="0" w:color="auto"/>
              </w:divBdr>
            </w:div>
            <w:div w:id="556401536">
              <w:marLeft w:val="0"/>
              <w:marRight w:val="0"/>
              <w:marTop w:val="0"/>
              <w:marBottom w:val="0"/>
              <w:divBdr>
                <w:top w:val="none" w:sz="0" w:space="0" w:color="auto"/>
                <w:left w:val="none" w:sz="0" w:space="0" w:color="auto"/>
                <w:bottom w:val="none" w:sz="0" w:space="0" w:color="auto"/>
                <w:right w:val="none" w:sz="0" w:space="0" w:color="auto"/>
              </w:divBdr>
            </w:div>
            <w:div w:id="1451558439">
              <w:marLeft w:val="0"/>
              <w:marRight w:val="0"/>
              <w:marTop w:val="0"/>
              <w:marBottom w:val="0"/>
              <w:divBdr>
                <w:top w:val="none" w:sz="0" w:space="0" w:color="auto"/>
                <w:left w:val="none" w:sz="0" w:space="0" w:color="auto"/>
                <w:bottom w:val="none" w:sz="0" w:space="0" w:color="auto"/>
                <w:right w:val="none" w:sz="0" w:space="0" w:color="auto"/>
              </w:divBdr>
            </w:div>
            <w:div w:id="86998746">
              <w:marLeft w:val="0"/>
              <w:marRight w:val="0"/>
              <w:marTop w:val="0"/>
              <w:marBottom w:val="0"/>
              <w:divBdr>
                <w:top w:val="none" w:sz="0" w:space="0" w:color="auto"/>
                <w:left w:val="none" w:sz="0" w:space="0" w:color="auto"/>
                <w:bottom w:val="none" w:sz="0" w:space="0" w:color="auto"/>
                <w:right w:val="none" w:sz="0" w:space="0" w:color="auto"/>
              </w:divBdr>
            </w:div>
            <w:div w:id="597100485">
              <w:marLeft w:val="0"/>
              <w:marRight w:val="0"/>
              <w:marTop w:val="0"/>
              <w:marBottom w:val="0"/>
              <w:divBdr>
                <w:top w:val="none" w:sz="0" w:space="0" w:color="auto"/>
                <w:left w:val="none" w:sz="0" w:space="0" w:color="auto"/>
                <w:bottom w:val="none" w:sz="0" w:space="0" w:color="auto"/>
                <w:right w:val="none" w:sz="0" w:space="0" w:color="auto"/>
              </w:divBdr>
            </w:div>
            <w:div w:id="572011556">
              <w:marLeft w:val="0"/>
              <w:marRight w:val="0"/>
              <w:marTop w:val="0"/>
              <w:marBottom w:val="0"/>
              <w:divBdr>
                <w:top w:val="none" w:sz="0" w:space="0" w:color="auto"/>
                <w:left w:val="none" w:sz="0" w:space="0" w:color="auto"/>
                <w:bottom w:val="none" w:sz="0" w:space="0" w:color="auto"/>
                <w:right w:val="none" w:sz="0" w:space="0" w:color="auto"/>
              </w:divBdr>
            </w:div>
            <w:div w:id="1672177941">
              <w:marLeft w:val="0"/>
              <w:marRight w:val="0"/>
              <w:marTop w:val="0"/>
              <w:marBottom w:val="0"/>
              <w:divBdr>
                <w:top w:val="none" w:sz="0" w:space="0" w:color="auto"/>
                <w:left w:val="none" w:sz="0" w:space="0" w:color="auto"/>
                <w:bottom w:val="none" w:sz="0" w:space="0" w:color="auto"/>
                <w:right w:val="none" w:sz="0" w:space="0" w:color="auto"/>
              </w:divBdr>
            </w:div>
            <w:div w:id="2146577596">
              <w:marLeft w:val="0"/>
              <w:marRight w:val="0"/>
              <w:marTop w:val="0"/>
              <w:marBottom w:val="0"/>
              <w:divBdr>
                <w:top w:val="none" w:sz="0" w:space="0" w:color="auto"/>
                <w:left w:val="none" w:sz="0" w:space="0" w:color="auto"/>
                <w:bottom w:val="none" w:sz="0" w:space="0" w:color="auto"/>
                <w:right w:val="none" w:sz="0" w:space="0" w:color="auto"/>
              </w:divBdr>
            </w:div>
            <w:div w:id="950433462">
              <w:marLeft w:val="0"/>
              <w:marRight w:val="0"/>
              <w:marTop w:val="0"/>
              <w:marBottom w:val="0"/>
              <w:divBdr>
                <w:top w:val="none" w:sz="0" w:space="0" w:color="auto"/>
                <w:left w:val="none" w:sz="0" w:space="0" w:color="auto"/>
                <w:bottom w:val="none" w:sz="0" w:space="0" w:color="auto"/>
                <w:right w:val="none" w:sz="0" w:space="0" w:color="auto"/>
              </w:divBdr>
            </w:div>
            <w:div w:id="1557428464">
              <w:marLeft w:val="0"/>
              <w:marRight w:val="0"/>
              <w:marTop w:val="0"/>
              <w:marBottom w:val="0"/>
              <w:divBdr>
                <w:top w:val="none" w:sz="0" w:space="0" w:color="auto"/>
                <w:left w:val="none" w:sz="0" w:space="0" w:color="auto"/>
                <w:bottom w:val="none" w:sz="0" w:space="0" w:color="auto"/>
                <w:right w:val="none" w:sz="0" w:space="0" w:color="auto"/>
              </w:divBdr>
            </w:div>
            <w:div w:id="780681790">
              <w:marLeft w:val="0"/>
              <w:marRight w:val="0"/>
              <w:marTop w:val="0"/>
              <w:marBottom w:val="0"/>
              <w:divBdr>
                <w:top w:val="none" w:sz="0" w:space="0" w:color="auto"/>
                <w:left w:val="none" w:sz="0" w:space="0" w:color="auto"/>
                <w:bottom w:val="none" w:sz="0" w:space="0" w:color="auto"/>
                <w:right w:val="none" w:sz="0" w:space="0" w:color="auto"/>
              </w:divBdr>
            </w:div>
            <w:div w:id="1705984678">
              <w:marLeft w:val="0"/>
              <w:marRight w:val="0"/>
              <w:marTop w:val="0"/>
              <w:marBottom w:val="0"/>
              <w:divBdr>
                <w:top w:val="none" w:sz="0" w:space="0" w:color="auto"/>
                <w:left w:val="none" w:sz="0" w:space="0" w:color="auto"/>
                <w:bottom w:val="none" w:sz="0" w:space="0" w:color="auto"/>
                <w:right w:val="none" w:sz="0" w:space="0" w:color="auto"/>
              </w:divBdr>
            </w:div>
            <w:div w:id="1991790858">
              <w:marLeft w:val="0"/>
              <w:marRight w:val="0"/>
              <w:marTop w:val="0"/>
              <w:marBottom w:val="0"/>
              <w:divBdr>
                <w:top w:val="none" w:sz="0" w:space="0" w:color="auto"/>
                <w:left w:val="none" w:sz="0" w:space="0" w:color="auto"/>
                <w:bottom w:val="none" w:sz="0" w:space="0" w:color="auto"/>
                <w:right w:val="none" w:sz="0" w:space="0" w:color="auto"/>
              </w:divBdr>
            </w:div>
            <w:div w:id="453671167">
              <w:marLeft w:val="0"/>
              <w:marRight w:val="0"/>
              <w:marTop w:val="0"/>
              <w:marBottom w:val="0"/>
              <w:divBdr>
                <w:top w:val="none" w:sz="0" w:space="0" w:color="auto"/>
                <w:left w:val="none" w:sz="0" w:space="0" w:color="auto"/>
                <w:bottom w:val="none" w:sz="0" w:space="0" w:color="auto"/>
                <w:right w:val="none" w:sz="0" w:space="0" w:color="auto"/>
              </w:divBdr>
            </w:div>
            <w:div w:id="22825952">
              <w:marLeft w:val="0"/>
              <w:marRight w:val="0"/>
              <w:marTop w:val="0"/>
              <w:marBottom w:val="0"/>
              <w:divBdr>
                <w:top w:val="none" w:sz="0" w:space="0" w:color="auto"/>
                <w:left w:val="none" w:sz="0" w:space="0" w:color="auto"/>
                <w:bottom w:val="none" w:sz="0" w:space="0" w:color="auto"/>
                <w:right w:val="none" w:sz="0" w:space="0" w:color="auto"/>
              </w:divBdr>
            </w:div>
            <w:div w:id="2036156700">
              <w:marLeft w:val="0"/>
              <w:marRight w:val="0"/>
              <w:marTop w:val="0"/>
              <w:marBottom w:val="0"/>
              <w:divBdr>
                <w:top w:val="none" w:sz="0" w:space="0" w:color="auto"/>
                <w:left w:val="none" w:sz="0" w:space="0" w:color="auto"/>
                <w:bottom w:val="none" w:sz="0" w:space="0" w:color="auto"/>
                <w:right w:val="none" w:sz="0" w:space="0" w:color="auto"/>
              </w:divBdr>
            </w:div>
            <w:div w:id="1305239148">
              <w:marLeft w:val="0"/>
              <w:marRight w:val="0"/>
              <w:marTop w:val="0"/>
              <w:marBottom w:val="0"/>
              <w:divBdr>
                <w:top w:val="none" w:sz="0" w:space="0" w:color="auto"/>
                <w:left w:val="none" w:sz="0" w:space="0" w:color="auto"/>
                <w:bottom w:val="none" w:sz="0" w:space="0" w:color="auto"/>
                <w:right w:val="none" w:sz="0" w:space="0" w:color="auto"/>
              </w:divBdr>
            </w:div>
            <w:div w:id="1445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824">
      <w:bodyDiv w:val="1"/>
      <w:marLeft w:val="0"/>
      <w:marRight w:val="0"/>
      <w:marTop w:val="0"/>
      <w:marBottom w:val="0"/>
      <w:divBdr>
        <w:top w:val="none" w:sz="0" w:space="0" w:color="auto"/>
        <w:left w:val="none" w:sz="0" w:space="0" w:color="auto"/>
        <w:bottom w:val="none" w:sz="0" w:space="0" w:color="auto"/>
        <w:right w:val="none" w:sz="0" w:space="0" w:color="auto"/>
      </w:divBdr>
      <w:divsChild>
        <w:div w:id="1717244067">
          <w:marLeft w:val="0"/>
          <w:marRight w:val="0"/>
          <w:marTop w:val="0"/>
          <w:marBottom w:val="0"/>
          <w:divBdr>
            <w:top w:val="none" w:sz="0" w:space="0" w:color="auto"/>
            <w:left w:val="none" w:sz="0" w:space="0" w:color="auto"/>
            <w:bottom w:val="none" w:sz="0" w:space="0" w:color="auto"/>
            <w:right w:val="none" w:sz="0" w:space="0" w:color="auto"/>
          </w:divBdr>
          <w:divsChild>
            <w:div w:id="1313027640">
              <w:marLeft w:val="0"/>
              <w:marRight w:val="0"/>
              <w:marTop w:val="0"/>
              <w:marBottom w:val="0"/>
              <w:divBdr>
                <w:top w:val="none" w:sz="0" w:space="0" w:color="auto"/>
                <w:left w:val="none" w:sz="0" w:space="0" w:color="auto"/>
                <w:bottom w:val="none" w:sz="0" w:space="0" w:color="auto"/>
                <w:right w:val="none" w:sz="0" w:space="0" w:color="auto"/>
              </w:divBdr>
            </w:div>
            <w:div w:id="744495501">
              <w:marLeft w:val="0"/>
              <w:marRight w:val="0"/>
              <w:marTop w:val="0"/>
              <w:marBottom w:val="0"/>
              <w:divBdr>
                <w:top w:val="none" w:sz="0" w:space="0" w:color="auto"/>
                <w:left w:val="none" w:sz="0" w:space="0" w:color="auto"/>
                <w:bottom w:val="none" w:sz="0" w:space="0" w:color="auto"/>
                <w:right w:val="none" w:sz="0" w:space="0" w:color="auto"/>
              </w:divBdr>
            </w:div>
            <w:div w:id="1040473804">
              <w:marLeft w:val="0"/>
              <w:marRight w:val="0"/>
              <w:marTop w:val="0"/>
              <w:marBottom w:val="0"/>
              <w:divBdr>
                <w:top w:val="none" w:sz="0" w:space="0" w:color="auto"/>
                <w:left w:val="none" w:sz="0" w:space="0" w:color="auto"/>
                <w:bottom w:val="none" w:sz="0" w:space="0" w:color="auto"/>
                <w:right w:val="none" w:sz="0" w:space="0" w:color="auto"/>
              </w:divBdr>
            </w:div>
            <w:div w:id="1644121082">
              <w:marLeft w:val="0"/>
              <w:marRight w:val="0"/>
              <w:marTop w:val="0"/>
              <w:marBottom w:val="0"/>
              <w:divBdr>
                <w:top w:val="none" w:sz="0" w:space="0" w:color="auto"/>
                <w:left w:val="none" w:sz="0" w:space="0" w:color="auto"/>
                <w:bottom w:val="none" w:sz="0" w:space="0" w:color="auto"/>
                <w:right w:val="none" w:sz="0" w:space="0" w:color="auto"/>
              </w:divBdr>
            </w:div>
            <w:div w:id="1694725975">
              <w:marLeft w:val="0"/>
              <w:marRight w:val="0"/>
              <w:marTop w:val="0"/>
              <w:marBottom w:val="0"/>
              <w:divBdr>
                <w:top w:val="none" w:sz="0" w:space="0" w:color="auto"/>
                <w:left w:val="none" w:sz="0" w:space="0" w:color="auto"/>
                <w:bottom w:val="none" w:sz="0" w:space="0" w:color="auto"/>
                <w:right w:val="none" w:sz="0" w:space="0" w:color="auto"/>
              </w:divBdr>
            </w:div>
            <w:div w:id="1992556715">
              <w:marLeft w:val="0"/>
              <w:marRight w:val="0"/>
              <w:marTop w:val="0"/>
              <w:marBottom w:val="0"/>
              <w:divBdr>
                <w:top w:val="none" w:sz="0" w:space="0" w:color="auto"/>
                <w:left w:val="none" w:sz="0" w:space="0" w:color="auto"/>
                <w:bottom w:val="none" w:sz="0" w:space="0" w:color="auto"/>
                <w:right w:val="none" w:sz="0" w:space="0" w:color="auto"/>
              </w:divBdr>
            </w:div>
            <w:div w:id="546528219">
              <w:marLeft w:val="0"/>
              <w:marRight w:val="0"/>
              <w:marTop w:val="0"/>
              <w:marBottom w:val="0"/>
              <w:divBdr>
                <w:top w:val="none" w:sz="0" w:space="0" w:color="auto"/>
                <w:left w:val="none" w:sz="0" w:space="0" w:color="auto"/>
                <w:bottom w:val="none" w:sz="0" w:space="0" w:color="auto"/>
                <w:right w:val="none" w:sz="0" w:space="0" w:color="auto"/>
              </w:divBdr>
            </w:div>
            <w:div w:id="101456836">
              <w:marLeft w:val="0"/>
              <w:marRight w:val="0"/>
              <w:marTop w:val="0"/>
              <w:marBottom w:val="0"/>
              <w:divBdr>
                <w:top w:val="none" w:sz="0" w:space="0" w:color="auto"/>
                <w:left w:val="none" w:sz="0" w:space="0" w:color="auto"/>
                <w:bottom w:val="none" w:sz="0" w:space="0" w:color="auto"/>
                <w:right w:val="none" w:sz="0" w:space="0" w:color="auto"/>
              </w:divBdr>
            </w:div>
            <w:div w:id="1248341832">
              <w:marLeft w:val="0"/>
              <w:marRight w:val="0"/>
              <w:marTop w:val="0"/>
              <w:marBottom w:val="0"/>
              <w:divBdr>
                <w:top w:val="none" w:sz="0" w:space="0" w:color="auto"/>
                <w:left w:val="none" w:sz="0" w:space="0" w:color="auto"/>
                <w:bottom w:val="none" w:sz="0" w:space="0" w:color="auto"/>
                <w:right w:val="none" w:sz="0" w:space="0" w:color="auto"/>
              </w:divBdr>
            </w:div>
            <w:div w:id="1800680150">
              <w:marLeft w:val="0"/>
              <w:marRight w:val="0"/>
              <w:marTop w:val="0"/>
              <w:marBottom w:val="0"/>
              <w:divBdr>
                <w:top w:val="none" w:sz="0" w:space="0" w:color="auto"/>
                <w:left w:val="none" w:sz="0" w:space="0" w:color="auto"/>
                <w:bottom w:val="none" w:sz="0" w:space="0" w:color="auto"/>
                <w:right w:val="none" w:sz="0" w:space="0" w:color="auto"/>
              </w:divBdr>
            </w:div>
            <w:div w:id="1409501694">
              <w:marLeft w:val="0"/>
              <w:marRight w:val="0"/>
              <w:marTop w:val="0"/>
              <w:marBottom w:val="0"/>
              <w:divBdr>
                <w:top w:val="none" w:sz="0" w:space="0" w:color="auto"/>
                <w:left w:val="none" w:sz="0" w:space="0" w:color="auto"/>
                <w:bottom w:val="none" w:sz="0" w:space="0" w:color="auto"/>
                <w:right w:val="none" w:sz="0" w:space="0" w:color="auto"/>
              </w:divBdr>
            </w:div>
            <w:div w:id="816340022">
              <w:marLeft w:val="0"/>
              <w:marRight w:val="0"/>
              <w:marTop w:val="0"/>
              <w:marBottom w:val="0"/>
              <w:divBdr>
                <w:top w:val="none" w:sz="0" w:space="0" w:color="auto"/>
                <w:left w:val="none" w:sz="0" w:space="0" w:color="auto"/>
                <w:bottom w:val="none" w:sz="0" w:space="0" w:color="auto"/>
                <w:right w:val="none" w:sz="0" w:space="0" w:color="auto"/>
              </w:divBdr>
            </w:div>
            <w:div w:id="532353632">
              <w:marLeft w:val="0"/>
              <w:marRight w:val="0"/>
              <w:marTop w:val="0"/>
              <w:marBottom w:val="0"/>
              <w:divBdr>
                <w:top w:val="none" w:sz="0" w:space="0" w:color="auto"/>
                <w:left w:val="none" w:sz="0" w:space="0" w:color="auto"/>
                <w:bottom w:val="none" w:sz="0" w:space="0" w:color="auto"/>
                <w:right w:val="none" w:sz="0" w:space="0" w:color="auto"/>
              </w:divBdr>
            </w:div>
            <w:div w:id="1994023185">
              <w:marLeft w:val="0"/>
              <w:marRight w:val="0"/>
              <w:marTop w:val="0"/>
              <w:marBottom w:val="0"/>
              <w:divBdr>
                <w:top w:val="none" w:sz="0" w:space="0" w:color="auto"/>
                <w:left w:val="none" w:sz="0" w:space="0" w:color="auto"/>
                <w:bottom w:val="none" w:sz="0" w:space="0" w:color="auto"/>
                <w:right w:val="none" w:sz="0" w:space="0" w:color="auto"/>
              </w:divBdr>
            </w:div>
            <w:div w:id="1972393272">
              <w:marLeft w:val="0"/>
              <w:marRight w:val="0"/>
              <w:marTop w:val="0"/>
              <w:marBottom w:val="0"/>
              <w:divBdr>
                <w:top w:val="none" w:sz="0" w:space="0" w:color="auto"/>
                <w:left w:val="none" w:sz="0" w:space="0" w:color="auto"/>
                <w:bottom w:val="none" w:sz="0" w:space="0" w:color="auto"/>
                <w:right w:val="none" w:sz="0" w:space="0" w:color="auto"/>
              </w:divBdr>
            </w:div>
            <w:div w:id="1609122309">
              <w:marLeft w:val="0"/>
              <w:marRight w:val="0"/>
              <w:marTop w:val="0"/>
              <w:marBottom w:val="0"/>
              <w:divBdr>
                <w:top w:val="none" w:sz="0" w:space="0" w:color="auto"/>
                <w:left w:val="none" w:sz="0" w:space="0" w:color="auto"/>
                <w:bottom w:val="none" w:sz="0" w:space="0" w:color="auto"/>
                <w:right w:val="none" w:sz="0" w:space="0" w:color="auto"/>
              </w:divBdr>
            </w:div>
            <w:div w:id="1138844704">
              <w:marLeft w:val="0"/>
              <w:marRight w:val="0"/>
              <w:marTop w:val="0"/>
              <w:marBottom w:val="0"/>
              <w:divBdr>
                <w:top w:val="none" w:sz="0" w:space="0" w:color="auto"/>
                <w:left w:val="none" w:sz="0" w:space="0" w:color="auto"/>
                <w:bottom w:val="none" w:sz="0" w:space="0" w:color="auto"/>
                <w:right w:val="none" w:sz="0" w:space="0" w:color="auto"/>
              </w:divBdr>
            </w:div>
            <w:div w:id="1365254821">
              <w:marLeft w:val="0"/>
              <w:marRight w:val="0"/>
              <w:marTop w:val="0"/>
              <w:marBottom w:val="0"/>
              <w:divBdr>
                <w:top w:val="none" w:sz="0" w:space="0" w:color="auto"/>
                <w:left w:val="none" w:sz="0" w:space="0" w:color="auto"/>
                <w:bottom w:val="none" w:sz="0" w:space="0" w:color="auto"/>
                <w:right w:val="none" w:sz="0" w:space="0" w:color="auto"/>
              </w:divBdr>
            </w:div>
            <w:div w:id="368339486">
              <w:marLeft w:val="0"/>
              <w:marRight w:val="0"/>
              <w:marTop w:val="0"/>
              <w:marBottom w:val="0"/>
              <w:divBdr>
                <w:top w:val="none" w:sz="0" w:space="0" w:color="auto"/>
                <w:left w:val="none" w:sz="0" w:space="0" w:color="auto"/>
                <w:bottom w:val="none" w:sz="0" w:space="0" w:color="auto"/>
                <w:right w:val="none" w:sz="0" w:space="0" w:color="auto"/>
              </w:divBdr>
            </w:div>
            <w:div w:id="899365196">
              <w:marLeft w:val="0"/>
              <w:marRight w:val="0"/>
              <w:marTop w:val="0"/>
              <w:marBottom w:val="0"/>
              <w:divBdr>
                <w:top w:val="none" w:sz="0" w:space="0" w:color="auto"/>
                <w:left w:val="none" w:sz="0" w:space="0" w:color="auto"/>
                <w:bottom w:val="none" w:sz="0" w:space="0" w:color="auto"/>
                <w:right w:val="none" w:sz="0" w:space="0" w:color="auto"/>
              </w:divBdr>
            </w:div>
            <w:div w:id="997807513">
              <w:marLeft w:val="0"/>
              <w:marRight w:val="0"/>
              <w:marTop w:val="0"/>
              <w:marBottom w:val="0"/>
              <w:divBdr>
                <w:top w:val="none" w:sz="0" w:space="0" w:color="auto"/>
                <w:left w:val="none" w:sz="0" w:space="0" w:color="auto"/>
                <w:bottom w:val="none" w:sz="0" w:space="0" w:color="auto"/>
                <w:right w:val="none" w:sz="0" w:space="0" w:color="auto"/>
              </w:divBdr>
            </w:div>
            <w:div w:id="1772824002">
              <w:marLeft w:val="0"/>
              <w:marRight w:val="0"/>
              <w:marTop w:val="0"/>
              <w:marBottom w:val="0"/>
              <w:divBdr>
                <w:top w:val="none" w:sz="0" w:space="0" w:color="auto"/>
                <w:left w:val="none" w:sz="0" w:space="0" w:color="auto"/>
                <w:bottom w:val="none" w:sz="0" w:space="0" w:color="auto"/>
                <w:right w:val="none" w:sz="0" w:space="0" w:color="auto"/>
              </w:divBdr>
            </w:div>
            <w:div w:id="478807635">
              <w:marLeft w:val="0"/>
              <w:marRight w:val="0"/>
              <w:marTop w:val="0"/>
              <w:marBottom w:val="0"/>
              <w:divBdr>
                <w:top w:val="none" w:sz="0" w:space="0" w:color="auto"/>
                <w:left w:val="none" w:sz="0" w:space="0" w:color="auto"/>
                <w:bottom w:val="none" w:sz="0" w:space="0" w:color="auto"/>
                <w:right w:val="none" w:sz="0" w:space="0" w:color="auto"/>
              </w:divBdr>
            </w:div>
            <w:div w:id="395517292">
              <w:marLeft w:val="0"/>
              <w:marRight w:val="0"/>
              <w:marTop w:val="0"/>
              <w:marBottom w:val="0"/>
              <w:divBdr>
                <w:top w:val="none" w:sz="0" w:space="0" w:color="auto"/>
                <w:left w:val="none" w:sz="0" w:space="0" w:color="auto"/>
                <w:bottom w:val="none" w:sz="0" w:space="0" w:color="auto"/>
                <w:right w:val="none" w:sz="0" w:space="0" w:color="auto"/>
              </w:divBdr>
            </w:div>
            <w:div w:id="1248147061">
              <w:marLeft w:val="0"/>
              <w:marRight w:val="0"/>
              <w:marTop w:val="0"/>
              <w:marBottom w:val="0"/>
              <w:divBdr>
                <w:top w:val="none" w:sz="0" w:space="0" w:color="auto"/>
                <w:left w:val="none" w:sz="0" w:space="0" w:color="auto"/>
                <w:bottom w:val="none" w:sz="0" w:space="0" w:color="auto"/>
                <w:right w:val="none" w:sz="0" w:space="0" w:color="auto"/>
              </w:divBdr>
            </w:div>
            <w:div w:id="1232471880">
              <w:marLeft w:val="0"/>
              <w:marRight w:val="0"/>
              <w:marTop w:val="0"/>
              <w:marBottom w:val="0"/>
              <w:divBdr>
                <w:top w:val="none" w:sz="0" w:space="0" w:color="auto"/>
                <w:left w:val="none" w:sz="0" w:space="0" w:color="auto"/>
                <w:bottom w:val="none" w:sz="0" w:space="0" w:color="auto"/>
                <w:right w:val="none" w:sz="0" w:space="0" w:color="auto"/>
              </w:divBdr>
            </w:div>
            <w:div w:id="1665281289">
              <w:marLeft w:val="0"/>
              <w:marRight w:val="0"/>
              <w:marTop w:val="0"/>
              <w:marBottom w:val="0"/>
              <w:divBdr>
                <w:top w:val="none" w:sz="0" w:space="0" w:color="auto"/>
                <w:left w:val="none" w:sz="0" w:space="0" w:color="auto"/>
                <w:bottom w:val="none" w:sz="0" w:space="0" w:color="auto"/>
                <w:right w:val="none" w:sz="0" w:space="0" w:color="auto"/>
              </w:divBdr>
            </w:div>
            <w:div w:id="1015619534">
              <w:marLeft w:val="0"/>
              <w:marRight w:val="0"/>
              <w:marTop w:val="0"/>
              <w:marBottom w:val="0"/>
              <w:divBdr>
                <w:top w:val="none" w:sz="0" w:space="0" w:color="auto"/>
                <w:left w:val="none" w:sz="0" w:space="0" w:color="auto"/>
                <w:bottom w:val="none" w:sz="0" w:space="0" w:color="auto"/>
                <w:right w:val="none" w:sz="0" w:space="0" w:color="auto"/>
              </w:divBdr>
            </w:div>
            <w:div w:id="706756536">
              <w:marLeft w:val="0"/>
              <w:marRight w:val="0"/>
              <w:marTop w:val="0"/>
              <w:marBottom w:val="0"/>
              <w:divBdr>
                <w:top w:val="none" w:sz="0" w:space="0" w:color="auto"/>
                <w:left w:val="none" w:sz="0" w:space="0" w:color="auto"/>
                <w:bottom w:val="none" w:sz="0" w:space="0" w:color="auto"/>
                <w:right w:val="none" w:sz="0" w:space="0" w:color="auto"/>
              </w:divBdr>
            </w:div>
            <w:div w:id="142965181">
              <w:marLeft w:val="0"/>
              <w:marRight w:val="0"/>
              <w:marTop w:val="0"/>
              <w:marBottom w:val="0"/>
              <w:divBdr>
                <w:top w:val="none" w:sz="0" w:space="0" w:color="auto"/>
                <w:left w:val="none" w:sz="0" w:space="0" w:color="auto"/>
                <w:bottom w:val="none" w:sz="0" w:space="0" w:color="auto"/>
                <w:right w:val="none" w:sz="0" w:space="0" w:color="auto"/>
              </w:divBdr>
            </w:div>
            <w:div w:id="4283527">
              <w:marLeft w:val="0"/>
              <w:marRight w:val="0"/>
              <w:marTop w:val="0"/>
              <w:marBottom w:val="0"/>
              <w:divBdr>
                <w:top w:val="none" w:sz="0" w:space="0" w:color="auto"/>
                <w:left w:val="none" w:sz="0" w:space="0" w:color="auto"/>
                <w:bottom w:val="none" w:sz="0" w:space="0" w:color="auto"/>
                <w:right w:val="none" w:sz="0" w:space="0" w:color="auto"/>
              </w:divBdr>
            </w:div>
            <w:div w:id="1422098117">
              <w:marLeft w:val="0"/>
              <w:marRight w:val="0"/>
              <w:marTop w:val="0"/>
              <w:marBottom w:val="0"/>
              <w:divBdr>
                <w:top w:val="none" w:sz="0" w:space="0" w:color="auto"/>
                <w:left w:val="none" w:sz="0" w:space="0" w:color="auto"/>
                <w:bottom w:val="none" w:sz="0" w:space="0" w:color="auto"/>
                <w:right w:val="none" w:sz="0" w:space="0" w:color="auto"/>
              </w:divBdr>
            </w:div>
            <w:div w:id="1890993173">
              <w:marLeft w:val="0"/>
              <w:marRight w:val="0"/>
              <w:marTop w:val="0"/>
              <w:marBottom w:val="0"/>
              <w:divBdr>
                <w:top w:val="none" w:sz="0" w:space="0" w:color="auto"/>
                <w:left w:val="none" w:sz="0" w:space="0" w:color="auto"/>
                <w:bottom w:val="none" w:sz="0" w:space="0" w:color="auto"/>
                <w:right w:val="none" w:sz="0" w:space="0" w:color="auto"/>
              </w:divBdr>
            </w:div>
            <w:div w:id="19419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1937">
      <w:bodyDiv w:val="1"/>
      <w:marLeft w:val="0"/>
      <w:marRight w:val="0"/>
      <w:marTop w:val="0"/>
      <w:marBottom w:val="0"/>
      <w:divBdr>
        <w:top w:val="none" w:sz="0" w:space="0" w:color="auto"/>
        <w:left w:val="none" w:sz="0" w:space="0" w:color="auto"/>
        <w:bottom w:val="none" w:sz="0" w:space="0" w:color="auto"/>
        <w:right w:val="none" w:sz="0" w:space="0" w:color="auto"/>
      </w:divBdr>
      <w:divsChild>
        <w:div w:id="1494684745">
          <w:marLeft w:val="0"/>
          <w:marRight w:val="0"/>
          <w:marTop w:val="0"/>
          <w:marBottom w:val="0"/>
          <w:divBdr>
            <w:top w:val="none" w:sz="0" w:space="0" w:color="auto"/>
            <w:left w:val="none" w:sz="0" w:space="0" w:color="auto"/>
            <w:bottom w:val="none" w:sz="0" w:space="0" w:color="auto"/>
            <w:right w:val="none" w:sz="0" w:space="0" w:color="auto"/>
          </w:divBdr>
          <w:divsChild>
            <w:div w:id="930507230">
              <w:marLeft w:val="0"/>
              <w:marRight w:val="0"/>
              <w:marTop w:val="0"/>
              <w:marBottom w:val="0"/>
              <w:divBdr>
                <w:top w:val="none" w:sz="0" w:space="0" w:color="auto"/>
                <w:left w:val="none" w:sz="0" w:space="0" w:color="auto"/>
                <w:bottom w:val="none" w:sz="0" w:space="0" w:color="auto"/>
                <w:right w:val="none" w:sz="0" w:space="0" w:color="auto"/>
              </w:divBdr>
            </w:div>
            <w:div w:id="484780511">
              <w:marLeft w:val="0"/>
              <w:marRight w:val="0"/>
              <w:marTop w:val="0"/>
              <w:marBottom w:val="0"/>
              <w:divBdr>
                <w:top w:val="none" w:sz="0" w:space="0" w:color="auto"/>
                <w:left w:val="none" w:sz="0" w:space="0" w:color="auto"/>
                <w:bottom w:val="none" w:sz="0" w:space="0" w:color="auto"/>
                <w:right w:val="none" w:sz="0" w:space="0" w:color="auto"/>
              </w:divBdr>
            </w:div>
            <w:div w:id="1960067751">
              <w:marLeft w:val="0"/>
              <w:marRight w:val="0"/>
              <w:marTop w:val="0"/>
              <w:marBottom w:val="0"/>
              <w:divBdr>
                <w:top w:val="none" w:sz="0" w:space="0" w:color="auto"/>
                <w:left w:val="none" w:sz="0" w:space="0" w:color="auto"/>
                <w:bottom w:val="none" w:sz="0" w:space="0" w:color="auto"/>
                <w:right w:val="none" w:sz="0" w:space="0" w:color="auto"/>
              </w:divBdr>
            </w:div>
            <w:div w:id="341977194">
              <w:marLeft w:val="0"/>
              <w:marRight w:val="0"/>
              <w:marTop w:val="0"/>
              <w:marBottom w:val="0"/>
              <w:divBdr>
                <w:top w:val="none" w:sz="0" w:space="0" w:color="auto"/>
                <w:left w:val="none" w:sz="0" w:space="0" w:color="auto"/>
                <w:bottom w:val="none" w:sz="0" w:space="0" w:color="auto"/>
                <w:right w:val="none" w:sz="0" w:space="0" w:color="auto"/>
              </w:divBdr>
            </w:div>
            <w:div w:id="1837256976">
              <w:marLeft w:val="0"/>
              <w:marRight w:val="0"/>
              <w:marTop w:val="0"/>
              <w:marBottom w:val="0"/>
              <w:divBdr>
                <w:top w:val="none" w:sz="0" w:space="0" w:color="auto"/>
                <w:left w:val="none" w:sz="0" w:space="0" w:color="auto"/>
                <w:bottom w:val="none" w:sz="0" w:space="0" w:color="auto"/>
                <w:right w:val="none" w:sz="0" w:space="0" w:color="auto"/>
              </w:divBdr>
            </w:div>
            <w:div w:id="2033610340">
              <w:marLeft w:val="0"/>
              <w:marRight w:val="0"/>
              <w:marTop w:val="0"/>
              <w:marBottom w:val="0"/>
              <w:divBdr>
                <w:top w:val="none" w:sz="0" w:space="0" w:color="auto"/>
                <w:left w:val="none" w:sz="0" w:space="0" w:color="auto"/>
                <w:bottom w:val="none" w:sz="0" w:space="0" w:color="auto"/>
                <w:right w:val="none" w:sz="0" w:space="0" w:color="auto"/>
              </w:divBdr>
            </w:div>
            <w:div w:id="491289778">
              <w:marLeft w:val="0"/>
              <w:marRight w:val="0"/>
              <w:marTop w:val="0"/>
              <w:marBottom w:val="0"/>
              <w:divBdr>
                <w:top w:val="none" w:sz="0" w:space="0" w:color="auto"/>
                <w:left w:val="none" w:sz="0" w:space="0" w:color="auto"/>
                <w:bottom w:val="none" w:sz="0" w:space="0" w:color="auto"/>
                <w:right w:val="none" w:sz="0" w:space="0" w:color="auto"/>
              </w:divBdr>
            </w:div>
            <w:div w:id="2005739654">
              <w:marLeft w:val="0"/>
              <w:marRight w:val="0"/>
              <w:marTop w:val="0"/>
              <w:marBottom w:val="0"/>
              <w:divBdr>
                <w:top w:val="none" w:sz="0" w:space="0" w:color="auto"/>
                <w:left w:val="none" w:sz="0" w:space="0" w:color="auto"/>
                <w:bottom w:val="none" w:sz="0" w:space="0" w:color="auto"/>
                <w:right w:val="none" w:sz="0" w:space="0" w:color="auto"/>
              </w:divBdr>
            </w:div>
            <w:div w:id="768701542">
              <w:marLeft w:val="0"/>
              <w:marRight w:val="0"/>
              <w:marTop w:val="0"/>
              <w:marBottom w:val="0"/>
              <w:divBdr>
                <w:top w:val="none" w:sz="0" w:space="0" w:color="auto"/>
                <w:left w:val="none" w:sz="0" w:space="0" w:color="auto"/>
                <w:bottom w:val="none" w:sz="0" w:space="0" w:color="auto"/>
                <w:right w:val="none" w:sz="0" w:space="0" w:color="auto"/>
              </w:divBdr>
            </w:div>
            <w:div w:id="200629748">
              <w:marLeft w:val="0"/>
              <w:marRight w:val="0"/>
              <w:marTop w:val="0"/>
              <w:marBottom w:val="0"/>
              <w:divBdr>
                <w:top w:val="none" w:sz="0" w:space="0" w:color="auto"/>
                <w:left w:val="none" w:sz="0" w:space="0" w:color="auto"/>
                <w:bottom w:val="none" w:sz="0" w:space="0" w:color="auto"/>
                <w:right w:val="none" w:sz="0" w:space="0" w:color="auto"/>
              </w:divBdr>
            </w:div>
            <w:div w:id="1926456654">
              <w:marLeft w:val="0"/>
              <w:marRight w:val="0"/>
              <w:marTop w:val="0"/>
              <w:marBottom w:val="0"/>
              <w:divBdr>
                <w:top w:val="none" w:sz="0" w:space="0" w:color="auto"/>
                <w:left w:val="none" w:sz="0" w:space="0" w:color="auto"/>
                <w:bottom w:val="none" w:sz="0" w:space="0" w:color="auto"/>
                <w:right w:val="none" w:sz="0" w:space="0" w:color="auto"/>
              </w:divBdr>
            </w:div>
            <w:div w:id="301153531">
              <w:marLeft w:val="0"/>
              <w:marRight w:val="0"/>
              <w:marTop w:val="0"/>
              <w:marBottom w:val="0"/>
              <w:divBdr>
                <w:top w:val="none" w:sz="0" w:space="0" w:color="auto"/>
                <w:left w:val="none" w:sz="0" w:space="0" w:color="auto"/>
                <w:bottom w:val="none" w:sz="0" w:space="0" w:color="auto"/>
                <w:right w:val="none" w:sz="0" w:space="0" w:color="auto"/>
              </w:divBdr>
            </w:div>
            <w:div w:id="160780119">
              <w:marLeft w:val="0"/>
              <w:marRight w:val="0"/>
              <w:marTop w:val="0"/>
              <w:marBottom w:val="0"/>
              <w:divBdr>
                <w:top w:val="none" w:sz="0" w:space="0" w:color="auto"/>
                <w:left w:val="none" w:sz="0" w:space="0" w:color="auto"/>
                <w:bottom w:val="none" w:sz="0" w:space="0" w:color="auto"/>
                <w:right w:val="none" w:sz="0" w:space="0" w:color="auto"/>
              </w:divBdr>
            </w:div>
            <w:div w:id="1311863251">
              <w:marLeft w:val="0"/>
              <w:marRight w:val="0"/>
              <w:marTop w:val="0"/>
              <w:marBottom w:val="0"/>
              <w:divBdr>
                <w:top w:val="none" w:sz="0" w:space="0" w:color="auto"/>
                <w:left w:val="none" w:sz="0" w:space="0" w:color="auto"/>
                <w:bottom w:val="none" w:sz="0" w:space="0" w:color="auto"/>
                <w:right w:val="none" w:sz="0" w:space="0" w:color="auto"/>
              </w:divBdr>
            </w:div>
            <w:div w:id="1737052852">
              <w:marLeft w:val="0"/>
              <w:marRight w:val="0"/>
              <w:marTop w:val="0"/>
              <w:marBottom w:val="0"/>
              <w:divBdr>
                <w:top w:val="none" w:sz="0" w:space="0" w:color="auto"/>
                <w:left w:val="none" w:sz="0" w:space="0" w:color="auto"/>
                <w:bottom w:val="none" w:sz="0" w:space="0" w:color="auto"/>
                <w:right w:val="none" w:sz="0" w:space="0" w:color="auto"/>
              </w:divBdr>
            </w:div>
            <w:div w:id="1760367817">
              <w:marLeft w:val="0"/>
              <w:marRight w:val="0"/>
              <w:marTop w:val="0"/>
              <w:marBottom w:val="0"/>
              <w:divBdr>
                <w:top w:val="none" w:sz="0" w:space="0" w:color="auto"/>
                <w:left w:val="none" w:sz="0" w:space="0" w:color="auto"/>
                <w:bottom w:val="none" w:sz="0" w:space="0" w:color="auto"/>
                <w:right w:val="none" w:sz="0" w:space="0" w:color="auto"/>
              </w:divBdr>
            </w:div>
            <w:div w:id="2027049844">
              <w:marLeft w:val="0"/>
              <w:marRight w:val="0"/>
              <w:marTop w:val="0"/>
              <w:marBottom w:val="0"/>
              <w:divBdr>
                <w:top w:val="none" w:sz="0" w:space="0" w:color="auto"/>
                <w:left w:val="none" w:sz="0" w:space="0" w:color="auto"/>
                <w:bottom w:val="none" w:sz="0" w:space="0" w:color="auto"/>
                <w:right w:val="none" w:sz="0" w:space="0" w:color="auto"/>
              </w:divBdr>
            </w:div>
            <w:div w:id="717125024">
              <w:marLeft w:val="0"/>
              <w:marRight w:val="0"/>
              <w:marTop w:val="0"/>
              <w:marBottom w:val="0"/>
              <w:divBdr>
                <w:top w:val="none" w:sz="0" w:space="0" w:color="auto"/>
                <w:left w:val="none" w:sz="0" w:space="0" w:color="auto"/>
                <w:bottom w:val="none" w:sz="0" w:space="0" w:color="auto"/>
                <w:right w:val="none" w:sz="0" w:space="0" w:color="auto"/>
              </w:divBdr>
            </w:div>
            <w:div w:id="339356521">
              <w:marLeft w:val="0"/>
              <w:marRight w:val="0"/>
              <w:marTop w:val="0"/>
              <w:marBottom w:val="0"/>
              <w:divBdr>
                <w:top w:val="none" w:sz="0" w:space="0" w:color="auto"/>
                <w:left w:val="none" w:sz="0" w:space="0" w:color="auto"/>
                <w:bottom w:val="none" w:sz="0" w:space="0" w:color="auto"/>
                <w:right w:val="none" w:sz="0" w:space="0" w:color="auto"/>
              </w:divBdr>
            </w:div>
            <w:div w:id="1762288195">
              <w:marLeft w:val="0"/>
              <w:marRight w:val="0"/>
              <w:marTop w:val="0"/>
              <w:marBottom w:val="0"/>
              <w:divBdr>
                <w:top w:val="none" w:sz="0" w:space="0" w:color="auto"/>
                <w:left w:val="none" w:sz="0" w:space="0" w:color="auto"/>
                <w:bottom w:val="none" w:sz="0" w:space="0" w:color="auto"/>
                <w:right w:val="none" w:sz="0" w:space="0" w:color="auto"/>
              </w:divBdr>
            </w:div>
            <w:div w:id="1278677702">
              <w:marLeft w:val="0"/>
              <w:marRight w:val="0"/>
              <w:marTop w:val="0"/>
              <w:marBottom w:val="0"/>
              <w:divBdr>
                <w:top w:val="none" w:sz="0" w:space="0" w:color="auto"/>
                <w:left w:val="none" w:sz="0" w:space="0" w:color="auto"/>
                <w:bottom w:val="none" w:sz="0" w:space="0" w:color="auto"/>
                <w:right w:val="none" w:sz="0" w:space="0" w:color="auto"/>
              </w:divBdr>
            </w:div>
            <w:div w:id="1170102885">
              <w:marLeft w:val="0"/>
              <w:marRight w:val="0"/>
              <w:marTop w:val="0"/>
              <w:marBottom w:val="0"/>
              <w:divBdr>
                <w:top w:val="none" w:sz="0" w:space="0" w:color="auto"/>
                <w:left w:val="none" w:sz="0" w:space="0" w:color="auto"/>
                <w:bottom w:val="none" w:sz="0" w:space="0" w:color="auto"/>
                <w:right w:val="none" w:sz="0" w:space="0" w:color="auto"/>
              </w:divBdr>
            </w:div>
            <w:div w:id="66656809">
              <w:marLeft w:val="0"/>
              <w:marRight w:val="0"/>
              <w:marTop w:val="0"/>
              <w:marBottom w:val="0"/>
              <w:divBdr>
                <w:top w:val="none" w:sz="0" w:space="0" w:color="auto"/>
                <w:left w:val="none" w:sz="0" w:space="0" w:color="auto"/>
                <w:bottom w:val="none" w:sz="0" w:space="0" w:color="auto"/>
                <w:right w:val="none" w:sz="0" w:space="0" w:color="auto"/>
              </w:divBdr>
            </w:div>
            <w:div w:id="834034952">
              <w:marLeft w:val="0"/>
              <w:marRight w:val="0"/>
              <w:marTop w:val="0"/>
              <w:marBottom w:val="0"/>
              <w:divBdr>
                <w:top w:val="none" w:sz="0" w:space="0" w:color="auto"/>
                <w:left w:val="none" w:sz="0" w:space="0" w:color="auto"/>
                <w:bottom w:val="none" w:sz="0" w:space="0" w:color="auto"/>
                <w:right w:val="none" w:sz="0" w:space="0" w:color="auto"/>
              </w:divBdr>
            </w:div>
            <w:div w:id="506869307">
              <w:marLeft w:val="0"/>
              <w:marRight w:val="0"/>
              <w:marTop w:val="0"/>
              <w:marBottom w:val="0"/>
              <w:divBdr>
                <w:top w:val="none" w:sz="0" w:space="0" w:color="auto"/>
                <w:left w:val="none" w:sz="0" w:space="0" w:color="auto"/>
                <w:bottom w:val="none" w:sz="0" w:space="0" w:color="auto"/>
                <w:right w:val="none" w:sz="0" w:space="0" w:color="auto"/>
              </w:divBdr>
            </w:div>
            <w:div w:id="266618024">
              <w:marLeft w:val="0"/>
              <w:marRight w:val="0"/>
              <w:marTop w:val="0"/>
              <w:marBottom w:val="0"/>
              <w:divBdr>
                <w:top w:val="none" w:sz="0" w:space="0" w:color="auto"/>
                <w:left w:val="none" w:sz="0" w:space="0" w:color="auto"/>
                <w:bottom w:val="none" w:sz="0" w:space="0" w:color="auto"/>
                <w:right w:val="none" w:sz="0" w:space="0" w:color="auto"/>
              </w:divBdr>
            </w:div>
            <w:div w:id="2119832286">
              <w:marLeft w:val="0"/>
              <w:marRight w:val="0"/>
              <w:marTop w:val="0"/>
              <w:marBottom w:val="0"/>
              <w:divBdr>
                <w:top w:val="none" w:sz="0" w:space="0" w:color="auto"/>
                <w:left w:val="none" w:sz="0" w:space="0" w:color="auto"/>
                <w:bottom w:val="none" w:sz="0" w:space="0" w:color="auto"/>
                <w:right w:val="none" w:sz="0" w:space="0" w:color="auto"/>
              </w:divBdr>
            </w:div>
            <w:div w:id="1641113997">
              <w:marLeft w:val="0"/>
              <w:marRight w:val="0"/>
              <w:marTop w:val="0"/>
              <w:marBottom w:val="0"/>
              <w:divBdr>
                <w:top w:val="none" w:sz="0" w:space="0" w:color="auto"/>
                <w:left w:val="none" w:sz="0" w:space="0" w:color="auto"/>
                <w:bottom w:val="none" w:sz="0" w:space="0" w:color="auto"/>
                <w:right w:val="none" w:sz="0" w:space="0" w:color="auto"/>
              </w:divBdr>
            </w:div>
            <w:div w:id="6519591">
              <w:marLeft w:val="0"/>
              <w:marRight w:val="0"/>
              <w:marTop w:val="0"/>
              <w:marBottom w:val="0"/>
              <w:divBdr>
                <w:top w:val="none" w:sz="0" w:space="0" w:color="auto"/>
                <w:left w:val="none" w:sz="0" w:space="0" w:color="auto"/>
                <w:bottom w:val="none" w:sz="0" w:space="0" w:color="auto"/>
                <w:right w:val="none" w:sz="0" w:space="0" w:color="auto"/>
              </w:divBdr>
            </w:div>
            <w:div w:id="801994392">
              <w:marLeft w:val="0"/>
              <w:marRight w:val="0"/>
              <w:marTop w:val="0"/>
              <w:marBottom w:val="0"/>
              <w:divBdr>
                <w:top w:val="none" w:sz="0" w:space="0" w:color="auto"/>
                <w:left w:val="none" w:sz="0" w:space="0" w:color="auto"/>
                <w:bottom w:val="none" w:sz="0" w:space="0" w:color="auto"/>
                <w:right w:val="none" w:sz="0" w:space="0" w:color="auto"/>
              </w:divBdr>
            </w:div>
            <w:div w:id="1181621167">
              <w:marLeft w:val="0"/>
              <w:marRight w:val="0"/>
              <w:marTop w:val="0"/>
              <w:marBottom w:val="0"/>
              <w:divBdr>
                <w:top w:val="none" w:sz="0" w:space="0" w:color="auto"/>
                <w:left w:val="none" w:sz="0" w:space="0" w:color="auto"/>
                <w:bottom w:val="none" w:sz="0" w:space="0" w:color="auto"/>
                <w:right w:val="none" w:sz="0" w:space="0" w:color="auto"/>
              </w:divBdr>
            </w:div>
            <w:div w:id="162551582">
              <w:marLeft w:val="0"/>
              <w:marRight w:val="0"/>
              <w:marTop w:val="0"/>
              <w:marBottom w:val="0"/>
              <w:divBdr>
                <w:top w:val="none" w:sz="0" w:space="0" w:color="auto"/>
                <w:left w:val="none" w:sz="0" w:space="0" w:color="auto"/>
                <w:bottom w:val="none" w:sz="0" w:space="0" w:color="auto"/>
                <w:right w:val="none" w:sz="0" w:space="0" w:color="auto"/>
              </w:divBdr>
            </w:div>
            <w:div w:id="1085373651">
              <w:marLeft w:val="0"/>
              <w:marRight w:val="0"/>
              <w:marTop w:val="0"/>
              <w:marBottom w:val="0"/>
              <w:divBdr>
                <w:top w:val="none" w:sz="0" w:space="0" w:color="auto"/>
                <w:left w:val="none" w:sz="0" w:space="0" w:color="auto"/>
                <w:bottom w:val="none" w:sz="0" w:space="0" w:color="auto"/>
                <w:right w:val="none" w:sz="0" w:space="0" w:color="auto"/>
              </w:divBdr>
            </w:div>
            <w:div w:id="1754931679">
              <w:marLeft w:val="0"/>
              <w:marRight w:val="0"/>
              <w:marTop w:val="0"/>
              <w:marBottom w:val="0"/>
              <w:divBdr>
                <w:top w:val="none" w:sz="0" w:space="0" w:color="auto"/>
                <w:left w:val="none" w:sz="0" w:space="0" w:color="auto"/>
                <w:bottom w:val="none" w:sz="0" w:space="0" w:color="auto"/>
                <w:right w:val="none" w:sz="0" w:space="0" w:color="auto"/>
              </w:divBdr>
            </w:div>
            <w:div w:id="1727332548">
              <w:marLeft w:val="0"/>
              <w:marRight w:val="0"/>
              <w:marTop w:val="0"/>
              <w:marBottom w:val="0"/>
              <w:divBdr>
                <w:top w:val="none" w:sz="0" w:space="0" w:color="auto"/>
                <w:left w:val="none" w:sz="0" w:space="0" w:color="auto"/>
                <w:bottom w:val="none" w:sz="0" w:space="0" w:color="auto"/>
                <w:right w:val="none" w:sz="0" w:space="0" w:color="auto"/>
              </w:divBdr>
            </w:div>
            <w:div w:id="1923878267">
              <w:marLeft w:val="0"/>
              <w:marRight w:val="0"/>
              <w:marTop w:val="0"/>
              <w:marBottom w:val="0"/>
              <w:divBdr>
                <w:top w:val="none" w:sz="0" w:space="0" w:color="auto"/>
                <w:left w:val="none" w:sz="0" w:space="0" w:color="auto"/>
                <w:bottom w:val="none" w:sz="0" w:space="0" w:color="auto"/>
                <w:right w:val="none" w:sz="0" w:space="0" w:color="auto"/>
              </w:divBdr>
            </w:div>
            <w:div w:id="912277709">
              <w:marLeft w:val="0"/>
              <w:marRight w:val="0"/>
              <w:marTop w:val="0"/>
              <w:marBottom w:val="0"/>
              <w:divBdr>
                <w:top w:val="none" w:sz="0" w:space="0" w:color="auto"/>
                <w:left w:val="none" w:sz="0" w:space="0" w:color="auto"/>
                <w:bottom w:val="none" w:sz="0" w:space="0" w:color="auto"/>
                <w:right w:val="none" w:sz="0" w:space="0" w:color="auto"/>
              </w:divBdr>
            </w:div>
            <w:div w:id="490368580">
              <w:marLeft w:val="0"/>
              <w:marRight w:val="0"/>
              <w:marTop w:val="0"/>
              <w:marBottom w:val="0"/>
              <w:divBdr>
                <w:top w:val="none" w:sz="0" w:space="0" w:color="auto"/>
                <w:left w:val="none" w:sz="0" w:space="0" w:color="auto"/>
                <w:bottom w:val="none" w:sz="0" w:space="0" w:color="auto"/>
                <w:right w:val="none" w:sz="0" w:space="0" w:color="auto"/>
              </w:divBdr>
            </w:div>
            <w:div w:id="1173448950">
              <w:marLeft w:val="0"/>
              <w:marRight w:val="0"/>
              <w:marTop w:val="0"/>
              <w:marBottom w:val="0"/>
              <w:divBdr>
                <w:top w:val="none" w:sz="0" w:space="0" w:color="auto"/>
                <w:left w:val="none" w:sz="0" w:space="0" w:color="auto"/>
                <w:bottom w:val="none" w:sz="0" w:space="0" w:color="auto"/>
                <w:right w:val="none" w:sz="0" w:space="0" w:color="auto"/>
              </w:divBdr>
            </w:div>
            <w:div w:id="1521702245">
              <w:marLeft w:val="0"/>
              <w:marRight w:val="0"/>
              <w:marTop w:val="0"/>
              <w:marBottom w:val="0"/>
              <w:divBdr>
                <w:top w:val="none" w:sz="0" w:space="0" w:color="auto"/>
                <w:left w:val="none" w:sz="0" w:space="0" w:color="auto"/>
                <w:bottom w:val="none" w:sz="0" w:space="0" w:color="auto"/>
                <w:right w:val="none" w:sz="0" w:space="0" w:color="auto"/>
              </w:divBdr>
            </w:div>
            <w:div w:id="897126509">
              <w:marLeft w:val="0"/>
              <w:marRight w:val="0"/>
              <w:marTop w:val="0"/>
              <w:marBottom w:val="0"/>
              <w:divBdr>
                <w:top w:val="none" w:sz="0" w:space="0" w:color="auto"/>
                <w:left w:val="none" w:sz="0" w:space="0" w:color="auto"/>
                <w:bottom w:val="none" w:sz="0" w:space="0" w:color="auto"/>
                <w:right w:val="none" w:sz="0" w:space="0" w:color="auto"/>
              </w:divBdr>
            </w:div>
            <w:div w:id="983268634">
              <w:marLeft w:val="0"/>
              <w:marRight w:val="0"/>
              <w:marTop w:val="0"/>
              <w:marBottom w:val="0"/>
              <w:divBdr>
                <w:top w:val="none" w:sz="0" w:space="0" w:color="auto"/>
                <w:left w:val="none" w:sz="0" w:space="0" w:color="auto"/>
                <w:bottom w:val="none" w:sz="0" w:space="0" w:color="auto"/>
                <w:right w:val="none" w:sz="0" w:space="0" w:color="auto"/>
              </w:divBdr>
            </w:div>
            <w:div w:id="1849976942">
              <w:marLeft w:val="0"/>
              <w:marRight w:val="0"/>
              <w:marTop w:val="0"/>
              <w:marBottom w:val="0"/>
              <w:divBdr>
                <w:top w:val="none" w:sz="0" w:space="0" w:color="auto"/>
                <w:left w:val="none" w:sz="0" w:space="0" w:color="auto"/>
                <w:bottom w:val="none" w:sz="0" w:space="0" w:color="auto"/>
                <w:right w:val="none" w:sz="0" w:space="0" w:color="auto"/>
              </w:divBdr>
            </w:div>
            <w:div w:id="1953127885">
              <w:marLeft w:val="0"/>
              <w:marRight w:val="0"/>
              <w:marTop w:val="0"/>
              <w:marBottom w:val="0"/>
              <w:divBdr>
                <w:top w:val="none" w:sz="0" w:space="0" w:color="auto"/>
                <w:left w:val="none" w:sz="0" w:space="0" w:color="auto"/>
                <w:bottom w:val="none" w:sz="0" w:space="0" w:color="auto"/>
                <w:right w:val="none" w:sz="0" w:space="0" w:color="auto"/>
              </w:divBdr>
            </w:div>
            <w:div w:id="912356150">
              <w:marLeft w:val="0"/>
              <w:marRight w:val="0"/>
              <w:marTop w:val="0"/>
              <w:marBottom w:val="0"/>
              <w:divBdr>
                <w:top w:val="none" w:sz="0" w:space="0" w:color="auto"/>
                <w:left w:val="none" w:sz="0" w:space="0" w:color="auto"/>
                <w:bottom w:val="none" w:sz="0" w:space="0" w:color="auto"/>
                <w:right w:val="none" w:sz="0" w:space="0" w:color="auto"/>
              </w:divBdr>
            </w:div>
            <w:div w:id="2072581741">
              <w:marLeft w:val="0"/>
              <w:marRight w:val="0"/>
              <w:marTop w:val="0"/>
              <w:marBottom w:val="0"/>
              <w:divBdr>
                <w:top w:val="none" w:sz="0" w:space="0" w:color="auto"/>
                <w:left w:val="none" w:sz="0" w:space="0" w:color="auto"/>
                <w:bottom w:val="none" w:sz="0" w:space="0" w:color="auto"/>
                <w:right w:val="none" w:sz="0" w:space="0" w:color="auto"/>
              </w:divBdr>
            </w:div>
            <w:div w:id="1374160356">
              <w:marLeft w:val="0"/>
              <w:marRight w:val="0"/>
              <w:marTop w:val="0"/>
              <w:marBottom w:val="0"/>
              <w:divBdr>
                <w:top w:val="none" w:sz="0" w:space="0" w:color="auto"/>
                <w:left w:val="none" w:sz="0" w:space="0" w:color="auto"/>
                <w:bottom w:val="none" w:sz="0" w:space="0" w:color="auto"/>
                <w:right w:val="none" w:sz="0" w:space="0" w:color="auto"/>
              </w:divBdr>
            </w:div>
            <w:div w:id="156507928">
              <w:marLeft w:val="0"/>
              <w:marRight w:val="0"/>
              <w:marTop w:val="0"/>
              <w:marBottom w:val="0"/>
              <w:divBdr>
                <w:top w:val="none" w:sz="0" w:space="0" w:color="auto"/>
                <w:left w:val="none" w:sz="0" w:space="0" w:color="auto"/>
                <w:bottom w:val="none" w:sz="0" w:space="0" w:color="auto"/>
                <w:right w:val="none" w:sz="0" w:space="0" w:color="auto"/>
              </w:divBdr>
            </w:div>
            <w:div w:id="1842810917">
              <w:marLeft w:val="0"/>
              <w:marRight w:val="0"/>
              <w:marTop w:val="0"/>
              <w:marBottom w:val="0"/>
              <w:divBdr>
                <w:top w:val="none" w:sz="0" w:space="0" w:color="auto"/>
                <w:left w:val="none" w:sz="0" w:space="0" w:color="auto"/>
                <w:bottom w:val="none" w:sz="0" w:space="0" w:color="auto"/>
                <w:right w:val="none" w:sz="0" w:space="0" w:color="auto"/>
              </w:divBdr>
            </w:div>
            <w:div w:id="1903634486">
              <w:marLeft w:val="0"/>
              <w:marRight w:val="0"/>
              <w:marTop w:val="0"/>
              <w:marBottom w:val="0"/>
              <w:divBdr>
                <w:top w:val="none" w:sz="0" w:space="0" w:color="auto"/>
                <w:left w:val="none" w:sz="0" w:space="0" w:color="auto"/>
                <w:bottom w:val="none" w:sz="0" w:space="0" w:color="auto"/>
                <w:right w:val="none" w:sz="0" w:space="0" w:color="auto"/>
              </w:divBdr>
            </w:div>
            <w:div w:id="1008361246">
              <w:marLeft w:val="0"/>
              <w:marRight w:val="0"/>
              <w:marTop w:val="0"/>
              <w:marBottom w:val="0"/>
              <w:divBdr>
                <w:top w:val="none" w:sz="0" w:space="0" w:color="auto"/>
                <w:left w:val="none" w:sz="0" w:space="0" w:color="auto"/>
                <w:bottom w:val="none" w:sz="0" w:space="0" w:color="auto"/>
                <w:right w:val="none" w:sz="0" w:space="0" w:color="auto"/>
              </w:divBdr>
            </w:div>
            <w:div w:id="379398114">
              <w:marLeft w:val="0"/>
              <w:marRight w:val="0"/>
              <w:marTop w:val="0"/>
              <w:marBottom w:val="0"/>
              <w:divBdr>
                <w:top w:val="none" w:sz="0" w:space="0" w:color="auto"/>
                <w:left w:val="none" w:sz="0" w:space="0" w:color="auto"/>
                <w:bottom w:val="none" w:sz="0" w:space="0" w:color="auto"/>
                <w:right w:val="none" w:sz="0" w:space="0" w:color="auto"/>
              </w:divBdr>
            </w:div>
            <w:div w:id="655694943">
              <w:marLeft w:val="0"/>
              <w:marRight w:val="0"/>
              <w:marTop w:val="0"/>
              <w:marBottom w:val="0"/>
              <w:divBdr>
                <w:top w:val="none" w:sz="0" w:space="0" w:color="auto"/>
                <w:left w:val="none" w:sz="0" w:space="0" w:color="auto"/>
                <w:bottom w:val="none" w:sz="0" w:space="0" w:color="auto"/>
                <w:right w:val="none" w:sz="0" w:space="0" w:color="auto"/>
              </w:divBdr>
            </w:div>
            <w:div w:id="11927854">
              <w:marLeft w:val="0"/>
              <w:marRight w:val="0"/>
              <w:marTop w:val="0"/>
              <w:marBottom w:val="0"/>
              <w:divBdr>
                <w:top w:val="none" w:sz="0" w:space="0" w:color="auto"/>
                <w:left w:val="none" w:sz="0" w:space="0" w:color="auto"/>
                <w:bottom w:val="none" w:sz="0" w:space="0" w:color="auto"/>
                <w:right w:val="none" w:sz="0" w:space="0" w:color="auto"/>
              </w:divBdr>
            </w:div>
            <w:div w:id="1491369066">
              <w:marLeft w:val="0"/>
              <w:marRight w:val="0"/>
              <w:marTop w:val="0"/>
              <w:marBottom w:val="0"/>
              <w:divBdr>
                <w:top w:val="none" w:sz="0" w:space="0" w:color="auto"/>
                <w:left w:val="none" w:sz="0" w:space="0" w:color="auto"/>
                <w:bottom w:val="none" w:sz="0" w:space="0" w:color="auto"/>
                <w:right w:val="none" w:sz="0" w:space="0" w:color="auto"/>
              </w:divBdr>
            </w:div>
            <w:div w:id="678778416">
              <w:marLeft w:val="0"/>
              <w:marRight w:val="0"/>
              <w:marTop w:val="0"/>
              <w:marBottom w:val="0"/>
              <w:divBdr>
                <w:top w:val="none" w:sz="0" w:space="0" w:color="auto"/>
                <w:left w:val="none" w:sz="0" w:space="0" w:color="auto"/>
                <w:bottom w:val="none" w:sz="0" w:space="0" w:color="auto"/>
                <w:right w:val="none" w:sz="0" w:space="0" w:color="auto"/>
              </w:divBdr>
            </w:div>
            <w:div w:id="302973345">
              <w:marLeft w:val="0"/>
              <w:marRight w:val="0"/>
              <w:marTop w:val="0"/>
              <w:marBottom w:val="0"/>
              <w:divBdr>
                <w:top w:val="none" w:sz="0" w:space="0" w:color="auto"/>
                <w:left w:val="none" w:sz="0" w:space="0" w:color="auto"/>
                <w:bottom w:val="none" w:sz="0" w:space="0" w:color="auto"/>
                <w:right w:val="none" w:sz="0" w:space="0" w:color="auto"/>
              </w:divBdr>
            </w:div>
            <w:div w:id="378479114">
              <w:marLeft w:val="0"/>
              <w:marRight w:val="0"/>
              <w:marTop w:val="0"/>
              <w:marBottom w:val="0"/>
              <w:divBdr>
                <w:top w:val="none" w:sz="0" w:space="0" w:color="auto"/>
                <w:left w:val="none" w:sz="0" w:space="0" w:color="auto"/>
                <w:bottom w:val="none" w:sz="0" w:space="0" w:color="auto"/>
                <w:right w:val="none" w:sz="0" w:space="0" w:color="auto"/>
              </w:divBdr>
            </w:div>
            <w:div w:id="1861697033">
              <w:marLeft w:val="0"/>
              <w:marRight w:val="0"/>
              <w:marTop w:val="0"/>
              <w:marBottom w:val="0"/>
              <w:divBdr>
                <w:top w:val="none" w:sz="0" w:space="0" w:color="auto"/>
                <w:left w:val="none" w:sz="0" w:space="0" w:color="auto"/>
                <w:bottom w:val="none" w:sz="0" w:space="0" w:color="auto"/>
                <w:right w:val="none" w:sz="0" w:space="0" w:color="auto"/>
              </w:divBdr>
            </w:div>
            <w:div w:id="2085256020">
              <w:marLeft w:val="0"/>
              <w:marRight w:val="0"/>
              <w:marTop w:val="0"/>
              <w:marBottom w:val="0"/>
              <w:divBdr>
                <w:top w:val="none" w:sz="0" w:space="0" w:color="auto"/>
                <w:left w:val="none" w:sz="0" w:space="0" w:color="auto"/>
                <w:bottom w:val="none" w:sz="0" w:space="0" w:color="auto"/>
                <w:right w:val="none" w:sz="0" w:space="0" w:color="auto"/>
              </w:divBdr>
            </w:div>
            <w:div w:id="83377720">
              <w:marLeft w:val="0"/>
              <w:marRight w:val="0"/>
              <w:marTop w:val="0"/>
              <w:marBottom w:val="0"/>
              <w:divBdr>
                <w:top w:val="none" w:sz="0" w:space="0" w:color="auto"/>
                <w:left w:val="none" w:sz="0" w:space="0" w:color="auto"/>
                <w:bottom w:val="none" w:sz="0" w:space="0" w:color="auto"/>
                <w:right w:val="none" w:sz="0" w:space="0" w:color="auto"/>
              </w:divBdr>
            </w:div>
            <w:div w:id="305747169">
              <w:marLeft w:val="0"/>
              <w:marRight w:val="0"/>
              <w:marTop w:val="0"/>
              <w:marBottom w:val="0"/>
              <w:divBdr>
                <w:top w:val="none" w:sz="0" w:space="0" w:color="auto"/>
                <w:left w:val="none" w:sz="0" w:space="0" w:color="auto"/>
                <w:bottom w:val="none" w:sz="0" w:space="0" w:color="auto"/>
                <w:right w:val="none" w:sz="0" w:space="0" w:color="auto"/>
              </w:divBdr>
            </w:div>
            <w:div w:id="1712880862">
              <w:marLeft w:val="0"/>
              <w:marRight w:val="0"/>
              <w:marTop w:val="0"/>
              <w:marBottom w:val="0"/>
              <w:divBdr>
                <w:top w:val="none" w:sz="0" w:space="0" w:color="auto"/>
                <w:left w:val="none" w:sz="0" w:space="0" w:color="auto"/>
                <w:bottom w:val="none" w:sz="0" w:space="0" w:color="auto"/>
                <w:right w:val="none" w:sz="0" w:space="0" w:color="auto"/>
              </w:divBdr>
            </w:div>
            <w:div w:id="225267835">
              <w:marLeft w:val="0"/>
              <w:marRight w:val="0"/>
              <w:marTop w:val="0"/>
              <w:marBottom w:val="0"/>
              <w:divBdr>
                <w:top w:val="none" w:sz="0" w:space="0" w:color="auto"/>
                <w:left w:val="none" w:sz="0" w:space="0" w:color="auto"/>
                <w:bottom w:val="none" w:sz="0" w:space="0" w:color="auto"/>
                <w:right w:val="none" w:sz="0" w:space="0" w:color="auto"/>
              </w:divBdr>
            </w:div>
            <w:div w:id="269438496">
              <w:marLeft w:val="0"/>
              <w:marRight w:val="0"/>
              <w:marTop w:val="0"/>
              <w:marBottom w:val="0"/>
              <w:divBdr>
                <w:top w:val="none" w:sz="0" w:space="0" w:color="auto"/>
                <w:left w:val="none" w:sz="0" w:space="0" w:color="auto"/>
                <w:bottom w:val="none" w:sz="0" w:space="0" w:color="auto"/>
                <w:right w:val="none" w:sz="0" w:space="0" w:color="auto"/>
              </w:divBdr>
            </w:div>
            <w:div w:id="969945566">
              <w:marLeft w:val="0"/>
              <w:marRight w:val="0"/>
              <w:marTop w:val="0"/>
              <w:marBottom w:val="0"/>
              <w:divBdr>
                <w:top w:val="none" w:sz="0" w:space="0" w:color="auto"/>
                <w:left w:val="none" w:sz="0" w:space="0" w:color="auto"/>
                <w:bottom w:val="none" w:sz="0" w:space="0" w:color="auto"/>
                <w:right w:val="none" w:sz="0" w:space="0" w:color="auto"/>
              </w:divBdr>
            </w:div>
            <w:div w:id="557857281">
              <w:marLeft w:val="0"/>
              <w:marRight w:val="0"/>
              <w:marTop w:val="0"/>
              <w:marBottom w:val="0"/>
              <w:divBdr>
                <w:top w:val="none" w:sz="0" w:space="0" w:color="auto"/>
                <w:left w:val="none" w:sz="0" w:space="0" w:color="auto"/>
                <w:bottom w:val="none" w:sz="0" w:space="0" w:color="auto"/>
                <w:right w:val="none" w:sz="0" w:space="0" w:color="auto"/>
              </w:divBdr>
            </w:div>
            <w:div w:id="1495029538">
              <w:marLeft w:val="0"/>
              <w:marRight w:val="0"/>
              <w:marTop w:val="0"/>
              <w:marBottom w:val="0"/>
              <w:divBdr>
                <w:top w:val="none" w:sz="0" w:space="0" w:color="auto"/>
                <w:left w:val="none" w:sz="0" w:space="0" w:color="auto"/>
                <w:bottom w:val="none" w:sz="0" w:space="0" w:color="auto"/>
                <w:right w:val="none" w:sz="0" w:space="0" w:color="auto"/>
              </w:divBdr>
            </w:div>
            <w:div w:id="1705473933">
              <w:marLeft w:val="0"/>
              <w:marRight w:val="0"/>
              <w:marTop w:val="0"/>
              <w:marBottom w:val="0"/>
              <w:divBdr>
                <w:top w:val="none" w:sz="0" w:space="0" w:color="auto"/>
                <w:left w:val="none" w:sz="0" w:space="0" w:color="auto"/>
                <w:bottom w:val="none" w:sz="0" w:space="0" w:color="auto"/>
                <w:right w:val="none" w:sz="0" w:space="0" w:color="auto"/>
              </w:divBdr>
            </w:div>
            <w:div w:id="147476163">
              <w:marLeft w:val="0"/>
              <w:marRight w:val="0"/>
              <w:marTop w:val="0"/>
              <w:marBottom w:val="0"/>
              <w:divBdr>
                <w:top w:val="none" w:sz="0" w:space="0" w:color="auto"/>
                <w:left w:val="none" w:sz="0" w:space="0" w:color="auto"/>
                <w:bottom w:val="none" w:sz="0" w:space="0" w:color="auto"/>
                <w:right w:val="none" w:sz="0" w:space="0" w:color="auto"/>
              </w:divBdr>
            </w:div>
            <w:div w:id="921649177">
              <w:marLeft w:val="0"/>
              <w:marRight w:val="0"/>
              <w:marTop w:val="0"/>
              <w:marBottom w:val="0"/>
              <w:divBdr>
                <w:top w:val="none" w:sz="0" w:space="0" w:color="auto"/>
                <w:left w:val="none" w:sz="0" w:space="0" w:color="auto"/>
                <w:bottom w:val="none" w:sz="0" w:space="0" w:color="auto"/>
                <w:right w:val="none" w:sz="0" w:space="0" w:color="auto"/>
              </w:divBdr>
            </w:div>
            <w:div w:id="567113214">
              <w:marLeft w:val="0"/>
              <w:marRight w:val="0"/>
              <w:marTop w:val="0"/>
              <w:marBottom w:val="0"/>
              <w:divBdr>
                <w:top w:val="none" w:sz="0" w:space="0" w:color="auto"/>
                <w:left w:val="none" w:sz="0" w:space="0" w:color="auto"/>
                <w:bottom w:val="none" w:sz="0" w:space="0" w:color="auto"/>
                <w:right w:val="none" w:sz="0" w:space="0" w:color="auto"/>
              </w:divBdr>
            </w:div>
            <w:div w:id="1176917467">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 w:id="2088646529">
              <w:marLeft w:val="0"/>
              <w:marRight w:val="0"/>
              <w:marTop w:val="0"/>
              <w:marBottom w:val="0"/>
              <w:divBdr>
                <w:top w:val="none" w:sz="0" w:space="0" w:color="auto"/>
                <w:left w:val="none" w:sz="0" w:space="0" w:color="auto"/>
                <w:bottom w:val="none" w:sz="0" w:space="0" w:color="auto"/>
                <w:right w:val="none" w:sz="0" w:space="0" w:color="auto"/>
              </w:divBdr>
            </w:div>
            <w:div w:id="1993409016">
              <w:marLeft w:val="0"/>
              <w:marRight w:val="0"/>
              <w:marTop w:val="0"/>
              <w:marBottom w:val="0"/>
              <w:divBdr>
                <w:top w:val="none" w:sz="0" w:space="0" w:color="auto"/>
                <w:left w:val="none" w:sz="0" w:space="0" w:color="auto"/>
                <w:bottom w:val="none" w:sz="0" w:space="0" w:color="auto"/>
                <w:right w:val="none" w:sz="0" w:space="0" w:color="auto"/>
              </w:divBdr>
            </w:div>
            <w:div w:id="271018249">
              <w:marLeft w:val="0"/>
              <w:marRight w:val="0"/>
              <w:marTop w:val="0"/>
              <w:marBottom w:val="0"/>
              <w:divBdr>
                <w:top w:val="none" w:sz="0" w:space="0" w:color="auto"/>
                <w:left w:val="none" w:sz="0" w:space="0" w:color="auto"/>
                <w:bottom w:val="none" w:sz="0" w:space="0" w:color="auto"/>
                <w:right w:val="none" w:sz="0" w:space="0" w:color="auto"/>
              </w:divBdr>
            </w:div>
            <w:div w:id="325666594">
              <w:marLeft w:val="0"/>
              <w:marRight w:val="0"/>
              <w:marTop w:val="0"/>
              <w:marBottom w:val="0"/>
              <w:divBdr>
                <w:top w:val="none" w:sz="0" w:space="0" w:color="auto"/>
                <w:left w:val="none" w:sz="0" w:space="0" w:color="auto"/>
                <w:bottom w:val="none" w:sz="0" w:space="0" w:color="auto"/>
                <w:right w:val="none" w:sz="0" w:space="0" w:color="auto"/>
              </w:divBdr>
            </w:div>
            <w:div w:id="2131387470">
              <w:marLeft w:val="0"/>
              <w:marRight w:val="0"/>
              <w:marTop w:val="0"/>
              <w:marBottom w:val="0"/>
              <w:divBdr>
                <w:top w:val="none" w:sz="0" w:space="0" w:color="auto"/>
                <w:left w:val="none" w:sz="0" w:space="0" w:color="auto"/>
                <w:bottom w:val="none" w:sz="0" w:space="0" w:color="auto"/>
                <w:right w:val="none" w:sz="0" w:space="0" w:color="auto"/>
              </w:divBdr>
            </w:div>
            <w:div w:id="953246666">
              <w:marLeft w:val="0"/>
              <w:marRight w:val="0"/>
              <w:marTop w:val="0"/>
              <w:marBottom w:val="0"/>
              <w:divBdr>
                <w:top w:val="none" w:sz="0" w:space="0" w:color="auto"/>
                <w:left w:val="none" w:sz="0" w:space="0" w:color="auto"/>
                <w:bottom w:val="none" w:sz="0" w:space="0" w:color="auto"/>
                <w:right w:val="none" w:sz="0" w:space="0" w:color="auto"/>
              </w:divBdr>
            </w:div>
            <w:div w:id="1947611963">
              <w:marLeft w:val="0"/>
              <w:marRight w:val="0"/>
              <w:marTop w:val="0"/>
              <w:marBottom w:val="0"/>
              <w:divBdr>
                <w:top w:val="none" w:sz="0" w:space="0" w:color="auto"/>
                <w:left w:val="none" w:sz="0" w:space="0" w:color="auto"/>
                <w:bottom w:val="none" w:sz="0" w:space="0" w:color="auto"/>
                <w:right w:val="none" w:sz="0" w:space="0" w:color="auto"/>
              </w:divBdr>
            </w:div>
            <w:div w:id="2121219069">
              <w:marLeft w:val="0"/>
              <w:marRight w:val="0"/>
              <w:marTop w:val="0"/>
              <w:marBottom w:val="0"/>
              <w:divBdr>
                <w:top w:val="none" w:sz="0" w:space="0" w:color="auto"/>
                <w:left w:val="none" w:sz="0" w:space="0" w:color="auto"/>
                <w:bottom w:val="none" w:sz="0" w:space="0" w:color="auto"/>
                <w:right w:val="none" w:sz="0" w:space="0" w:color="auto"/>
              </w:divBdr>
            </w:div>
            <w:div w:id="2093306539">
              <w:marLeft w:val="0"/>
              <w:marRight w:val="0"/>
              <w:marTop w:val="0"/>
              <w:marBottom w:val="0"/>
              <w:divBdr>
                <w:top w:val="none" w:sz="0" w:space="0" w:color="auto"/>
                <w:left w:val="none" w:sz="0" w:space="0" w:color="auto"/>
                <w:bottom w:val="none" w:sz="0" w:space="0" w:color="auto"/>
                <w:right w:val="none" w:sz="0" w:space="0" w:color="auto"/>
              </w:divBdr>
            </w:div>
            <w:div w:id="267928804">
              <w:marLeft w:val="0"/>
              <w:marRight w:val="0"/>
              <w:marTop w:val="0"/>
              <w:marBottom w:val="0"/>
              <w:divBdr>
                <w:top w:val="none" w:sz="0" w:space="0" w:color="auto"/>
                <w:left w:val="none" w:sz="0" w:space="0" w:color="auto"/>
                <w:bottom w:val="none" w:sz="0" w:space="0" w:color="auto"/>
                <w:right w:val="none" w:sz="0" w:space="0" w:color="auto"/>
              </w:divBdr>
            </w:div>
            <w:div w:id="147212217">
              <w:marLeft w:val="0"/>
              <w:marRight w:val="0"/>
              <w:marTop w:val="0"/>
              <w:marBottom w:val="0"/>
              <w:divBdr>
                <w:top w:val="none" w:sz="0" w:space="0" w:color="auto"/>
                <w:left w:val="none" w:sz="0" w:space="0" w:color="auto"/>
                <w:bottom w:val="none" w:sz="0" w:space="0" w:color="auto"/>
                <w:right w:val="none" w:sz="0" w:space="0" w:color="auto"/>
              </w:divBdr>
            </w:div>
            <w:div w:id="543443428">
              <w:marLeft w:val="0"/>
              <w:marRight w:val="0"/>
              <w:marTop w:val="0"/>
              <w:marBottom w:val="0"/>
              <w:divBdr>
                <w:top w:val="none" w:sz="0" w:space="0" w:color="auto"/>
                <w:left w:val="none" w:sz="0" w:space="0" w:color="auto"/>
                <w:bottom w:val="none" w:sz="0" w:space="0" w:color="auto"/>
                <w:right w:val="none" w:sz="0" w:space="0" w:color="auto"/>
              </w:divBdr>
            </w:div>
            <w:div w:id="1089809566">
              <w:marLeft w:val="0"/>
              <w:marRight w:val="0"/>
              <w:marTop w:val="0"/>
              <w:marBottom w:val="0"/>
              <w:divBdr>
                <w:top w:val="none" w:sz="0" w:space="0" w:color="auto"/>
                <w:left w:val="none" w:sz="0" w:space="0" w:color="auto"/>
                <w:bottom w:val="none" w:sz="0" w:space="0" w:color="auto"/>
                <w:right w:val="none" w:sz="0" w:space="0" w:color="auto"/>
              </w:divBdr>
            </w:div>
            <w:div w:id="952638323">
              <w:marLeft w:val="0"/>
              <w:marRight w:val="0"/>
              <w:marTop w:val="0"/>
              <w:marBottom w:val="0"/>
              <w:divBdr>
                <w:top w:val="none" w:sz="0" w:space="0" w:color="auto"/>
                <w:left w:val="none" w:sz="0" w:space="0" w:color="auto"/>
                <w:bottom w:val="none" w:sz="0" w:space="0" w:color="auto"/>
                <w:right w:val="none" w:sz="0" w:space="0" w:color="auto"/>
              </w:divBdr>
            </w:div>
            <w:div w:id="642931986">
              <w:marLeft w:val="0"/>
              <w:marRight w:val="0"/>
              <w:marTop w:val="0"/>
              <w:marBottom w:val="0"/>
              <w:divBdr>
                <w:top w:val="none" w:sz="0" w:space="0" w:color="auto"/>
                <w:left w:val="none" w:sz="0" w:space="0" w:color="auto"/>
                <w:bottom w:val="none" w:sz="0" w:space="0" w:color="auto"/>
                <w:right w:val="none" w:sz="0" w:space="0" w:color="auto"/>
              </w:divBdr>
            </w:div>
            <w:div w:id="370955709">
              <w:marLeft w:val="0"/>
              <w:marRight w:val="0"/>
              <w:marTop w:val="0"/>
              <w:marBottom w:val="0"/>
              <w:divBdr>
                <w:top w:val="none" w:sz="0" w:space="0" w:color="auto"/>
                <w:left w:val="none" w:sz="0" w:space="0" w:color="auto"/>
                <w:bottom w:val="none" w:sz="0" w:space="0" w:color="auto"/>
                <w:right w:val="none" w:sz="0" w:space="0" w:color="auto"/>
              </w:divBdr>
            </w:div>
            <w:div w:id="1280070383">
              <w:marLeft w:val="0"/>
              <w:marRight w:val="0"/>
              <w:marTop w:val="0"/>
              <w:marBottom w:val="0"/>
              <w:divBdr>
                <w:top w:val="none" w:sz="0" w:space="0" w:color="auto"/>
                <w:left w:val="none" w:sz="0" w:space="0" w:color="auto"/>
                <w:bottom w:val="none" w:sz="0" w:space="0" w:color="auto"/>
                <w:right w:val="none" w:sz="0" w:space="0" w:color="auto"/>
              </w:divBdr>
            </w:div>
            <w:div w:id="901405322">
              <w:marLeft w:val="0"/>
              <w:marRight w:val="0"/>
              <w:marTop w:val="0"/>
              <w:marBottom w:val="0"/>
              <w:divBdr>
                <w:top w:val="none" w:sz="0" w:space="0" w:color="auto"/>
                <w:left w:val="none" w:sz="0" w:space="0" w:color="auto"/>
                <w:bottom w:val="none" w:sz="0" w:space="0" w:color="auto"/>
                <w:right w:val="none" w:sz="0" w:space="0" w:color="auto"/>
              </w:divBdr>
            </w:div>
            <w:div w:id="1944144941">
              <w:marLeft w:val="0"/>
              <w:marRight w:val="0"/>
              <w:marTop w:val="0"/>
              <w:marBottom w:val="0"/>
              <w:divBdr>
                <w:top w:val="none" w:sz="0" w:space="0" w:color="auto"/>
                <w:left w:val="none" w:sz="0" w:space="0" w:color="auto"/>
                <w:bottom w:val="none" w:sz="0" w:space="0" w:color="auto"/>
                <w:right w:val="none" w:sz="0" w:space="0" w:color="auto"/>
              </w:divBdr>
            </w:div>
            <w:div w:id="1781139982">
              <w:marLeft w:val="0"/>
              <w:marRight w:val="0"/>
              <w:marTop w:val="0"/>
              <w:marBottom w:val="0"/>
              <w:divBdr>
                <w:top w:val="none" w:sz="0" w:space="0" w:color="auto"/>
                <w:left w:val="none" w:sz="0" w:space="0" w:color="auto"/>
                <w:bottom w:val="none" w:sz="0" w:space="0" w:color="auto"/>
                <w:right w:val="none" w:sz="0" w:space="0" w:color="auto"/>
              </w:divBdr>
            </w:div>
            <w:div w:id="1160148472">
              <w:marLeft w:val="0"/>
              <w:marRight w:val="0"/>
              <w:marTop w:val="0"/>
              <w:marBottom w:val="0"/>
              <w:divBdr>
                <w:top w:val="none" w:sz="0" w:space="0" w:color="auto"/>
                <w:left w:val="none" w:sz="0" w:space="0" w:color="auto"/>
                <w:bottom w:val="none" w:sz="0" w:space="0" w:color="auto"/>
                <w:right w:val="none" w:sz="0" w:space="0" w:color="auto"/>
              </w:divBdr>
            </w:div>
            <w:div w:id="1261522018">
              <w:marLeft w:val="0"/>
              <w:marRight w:val="0"/>
              <w:marTop w:val="0"/>
              <w:marBottom w:val="0"/>
              <w:divBdr>
                <w:top w:val="none" w:sz="0" w:space="0" w:color="auto"/>
                <w:left w:val="none" w:sz="0" w:space="0" w:color="auto"/>
                <w:bottom w:val="none" w:sz="0" w:space="0" w:color="auto"/>
                <w:right w:val="none" w:sz="0" w:space="0" w:color="auto"/>
              </w:divBdr>
            </w:div>
            <w:div w:id="2001153978">
              <w:marLeft w:val="0"/>
              <w:marRight w:val="0"/>
              <w:marTop w:val="0"/>
              <w:marBottom w:val="0"/>
              <w:divBdr>
                <w:top w:val="none" w:sz="0" w:space="0" w:color="auto"/>
                <w:left w:val="none" w:sz="0" w:space="0" w:color="auto"/>
                <w:bottom w:val="none" w:sz="0" w:space="0" w:color="auto"/>
                <w:right w:val="none" w:sz="0" w:space="0" w:color="auto"/>
              </w:divBdr>
            </w:div>
            <w:div w:id="2039771894">
              <w:marLeft w:val="0"/>
              <w:marRight w:val="0"/>
              <w:marTop w:val="0"/>
              <w:marBottom w:val="0"/>
              <w:divBdr>
                <w:top w:val="none" w:sz="0" w:space="0" w:color="auto"/>
                <w:left w:val="none" w:sz="0" w:space="0" w:color="auto"/>
                <w:bottom w:val="none" w:sz="0" w:space="0" w:color="auto"/>
                <w:right w:val="none" w:sz="0" w:space="0" w:color="auto"/>
              </w:divBdr>
            </w:div>
            <w:div w:id="1685748144">
              <w:marLeft w:val="0"/>
              <w:marRight w:val="0"/>
              <w:marTop w:val="0"/>
              <w:marBottom w:val="0"/>
              <w:divBdr>
                <w:top w:val="none" w:sz="0" w:space="0" w:color="auto"/>
                <w:left w:val="none" w:sz="0" w:space="0" w:color="auto"/>
                <w:bottom w:val="none" w:sz="0" w:space="0" w:color="auto"/>
                <w:right w:val="none" w:sz="0" w:space="0" w:color="auto"/>
              </w:divBdr>
            </w:div>
            <w:div w:id="72434874">
              <w:marLeft w:val="0"/>
              <w:marRight w:val="0"/>
              <w:marTop w:val="0"/>
              <w:marBottom w:val="0"/>
              <w:divBdr>
                <w:top w:val="none" w:sz="0" w:space="0" w:color="auto"/>
                <w:left w:val="none" w:sz="0" w:space="0" w:color="auto"/>
                <w:bottom w:val="none" w:sz="0" w:space="0" w:color="auto"/>
                <w:right w:val="none" w:sz="0" w:space="0" w:color="auto"/>
              </w:divBdr>
            </w:div>
            <w:div w:id="999500681">
              <w:marLeft w:val="0"/>
              <w:marRight w:val="0"/>
              <w:marTop w:val="0"/>
              <w:marBottom w:val="0"/>
              <w:divBdr>
                <w:top w:val="none" w:sz="0" w:space="0" w:color="auto"/>
                <w:left w:val="none" w:sz="0" w:space="0" w:color="auto"/>
                <w:bottom w:val="none" w:sz="0" w:space="0" w:color="auto"/>
                <w:right w:val="none" w:sz="0" w:space="0" w:color="auto"/>
              </w:divBdr>
            </w:div>
            <w:div w:id="1209760105">
              <w:marLeft w:val="0"/>
              <w:marRight w:val="0"/>
              <w:marTop w:val="0"/>
              <w:marBottom w:val="0"/>
              <w:divBdr>
                <w:top w:val="none" w:sz="0" w:space="0" w:color="auto"/>
                <w:left w:val="none" w:sz="0" w:space="0" w:color="auto"/>
                <w:bottom w:val="none" w:sz="0" w:space="0" w:color="auto"/>
                <w:right w:val="none" w:sz="0" w:space="0" w:color="auto"/>
              </w:divBdr>
            </w:div>
            <w:div w:id="15659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491093250">
      <w:bodyDiv w:val="1"/>
      <w:marLeft w:val="0"/>
      <w:marRight w:val="0"/>
      <w:marTop w:val="0"/>
      <w:marBottom w:val="0"/>
      <w:divBdr>
        <w:top w:val="none" w:sz="0" w:space="0" w:color="auto"/>
        <w:left w:val="none" w:sz="0" w:space="0" w:color="auto"/>
        <w:bottom w:val="none" w:sz="0" w:space="0" w:color="auto"/>
        <w:right w:val="none" w:sz="0" w:space="0" w:color="auto"/>
      </w:divBdr>
      <w:divsChild>
        <w:div w:id="805777577">
          <w:marLeft w:val="0"/>
          <w:marRight w:val="0"/>
          <w:marTop w:val="0"/>
          <w:marBottom w:val="0"/>
          <w:divBdr>
            <w:top w:val="none" w:sz="0" w:space="0" w:color="auto"/>
            <w:left w:val="none" w:sz="0" w:space="0" w:color="auto"/>
            <w:bottom w:val="none" w:sz="0" w:space="0" w:color="auto"/>
            <w:right w:val="none" w:sz="0" w:space="0" w:color="auto"/>
          </w:divBdr>
          <w:divsChild>
            <w:div w:id="1018199172">
              <w:marLeft w:val="0"/>
              <w:marRight w:val="0"/>
              <w:marTop w:val="0"/>
              <w:marBottom w:val="0"/>
              <w:divBdr>
                <w:top w:val="none" w:sz="0" w:space="0" w:color="auto"/>
                <w:left w:val="none" w:sz="0" w:space="0" w:color="auto"/>
                <w:bottom w:val="none" w:sz="0" w:space="0" w:color="auto"/>
                <w:right w:val="none" w:sz="0" w:space="0" w:color="auto"/>
              </w:divBdr>
            </w:div>
            <w:div w:id="1899396114">
              <w:marLeft w:val="0"/>
              <w:marRight w:val="0"/>
              <w:marTop w:val="0"/>
              <w:marBottom w:val="0"/>
              <w:divBdr>
                <w:top w:val="none" w:sz="0" w:space="0" w:color="auto"/>
                <w:left w:val="none" w:sz="0" w:space="0" w:color="auto"/>
                <w:bottom w:val="none" w:sz="0" w:space="0" w:color="auto"/>
                <w:right w:val="none" w:sz="0" w:space="0" w:color="auto"/>
              </w:divBdr>
            </w:div>
            <w:div w:id="1637027082">
              <w:marLeft w:val="0"/>
              <w:marRight w:val="0"/>
              <w:marTop w:val="0"/>
              <w:marBottom w:val="0"/>
              <w:divBdr>
                <w:top w:val="none" w:sz="0" w:space="0" w:color="auto"/>
                <w:left w:val="none" w:sz="0" w:space="0" w:color="auto"/>
                <w:bottom w:val="none" w:sz="0" w:space="0" w:color="auto"/>
                <w:right w:val="none" w:sz="0" w:space="0" w:color="auto"/>
              </w:divBdr>
            </w:div>
            <w:div w:id="842666751">
              <w:marLeft w:val="0"/>
              <w:marRight w:val="0"/>
              <w:marTop w:val="0"/>
              <w:marBottom w:val="0"/>
              <w:divBdr>
                <w:top w:val="none" w:sz="0" w:space="0" w:color="auto"/>
                <w:left w:val="none" w:sz="0" w:space="0" w:color="auto"/>
                <w:bottom w:val="none" w:sz="0" w:space="0" w:color="auto"/>
                <w:right w:val="none" w:sz="0" w:space="0" w:color="auto"/>
              </w:divBdr>
            </w:div>
            <w:div w:id="1595212564">
              <w:marLeft w:val="0"/>
              <w:marRight w:val="0"/>
              <w:marTop w:val="0"/>
              <w:marBottom w:val="0"/>
              <w:divBdr>
                <w:top w:val="none" w:sz="0" w:space="0" w:color="auto"/>
                <w:left w:val="none" w:sz="0" w:space="0" w:color="auto"/>
                <w:bottom w:val="none" w:sz="0" w:space="0" w:color="auto"/>
                <w:right w:val="none" w:sz="0" w:space="0" w:color="auto"/>
              </w:divBdr>
            </w:div>
            <w:div w:id="341933026">
              <w:marLeft w:val="0"/>
              <w:marRight w:val="0"/>
              <w:marTop w:val="0"/>
              <w:marBottom w:val="0"/>
              <w:divBdr>
                <w:top w:val="none" w:sz="0" w:space="0" w:color="auto"/>
                <w:left w:val="none" w:sz="0" w:space="0" w:color="auto"/>
                <w:bottom w:val="none" w:sz="0" w:space="0" w:color="auto"/>
                <w:right w:val="none" w:sz="0" w:space="0" w:color="auto"/>
              </w:divBdr>
            </w:div>
            <w:div w:id="692658891">
              <w:marLeft w:val="0"/>
              <w:marRight w:val="0"/>
              <w:marTop w:val="0"/>
              <w:marBottom w:val="0"/>
              <w:divBdr>
                <w:top w:val="none" w:sz="0" w:space="0" w:color="auto"/>
                <w:left w:val="none" w:sz="0" w:space="0" w:color="auto"/>
                <w:bottom w:val="none" w:sz="0" w:space="0" w:color="auto"/>
                <w:right w:val="none" w:sz="0" w:space="0" w:color="auto"/>
              </w:divBdr>
            </w:div>
            <w:div w:id="1183125810">
              <w:marLeft w:val="0"/>
              <w:marRight w:val="0"/>
              <w:marTop w:val="0"/>
              <w:marBottom w:val="0"/>
              <w:divBdr>
                <w:top w:val="none" w:sz="0" w:space="0" w:color="auto"/>
                <w:left w:val="none" w:sz="0" w:space="0" w:color="auto"/>
                <w:bottom w:val="none" w:sz="0" w:space="0" w:color="auto"/>
                <w:right w:val="none" w:sz="0" w:space="0" w:color="auto"/>
              </w:divBdr>
            </w:div>
            <w:div w:id="1079063079">
              <w:marLeft w:val="0"/>
              <w:marRight w:val="0"/>
              <w:marTop w:val="0"/>
              <w:marBottom w:val="0"/>
              <w:divBdr>
                <w:top w:val="none" w:sz="0" w:space="0" w:color="auto"/>
                <w:left w:val="none" w:sz="0" w:space="0" w:color="auto"/>
                <w:bottom w:val="none" w:sz="0" w:space="0" w:color="auto"/>
                <w:right w:val="none" w:sz="0" w:space="0" w:color="auto"/>
              </w:divBdr>
            </w:div>
            <w:div w:id="436028123">
              <w:marLeft w:val="0"/>
              <w:marRight w:val="0"/>
              <w:marTop w:val="0"/>
              <w:marBottom w:val="0"/>
              <w:divBdr>
                <w:top w:val="none" w:sz="0" w:space="0" w:color="auto"/>
                <w:left w:val="none" w:sz="0" w:space="0" w:color="auto"/>
                <w:bottom w:val="none" w:sz="0" w:space="0" w:color="auto"/>
                <w:right w:val="none" w:sz="0" w:space="0" w:color="auto"/>
              </w:divBdr>
            </w:div>
            <w:div w:id="1912032914">
              <w:marLeft w:val="0"/>
              <w:marRight w:val="0"/>
              <w:marTop w:val="0"/>
              <w:marBottom w:val="0"/>
              <w:divBdr>
                <w:top w:val="none" w:sz="0" w:space="0" w:color="auto"/>
                <w:left w:val="none" w:sz="0" w:space="0" w:color="auto"/>
                <w:bottom w:val="none" w:sz="0" w:space="0" w:color="auto"/>
                <w:right w:val="none" w:sz="0" w:space="0" w:color="auto"/>
              </w:divBdr>
            </w:div>
            <w:div w:id="1669553769">
              <w:marLeft w:val="0"/>
              <w:marRight w:val="0"/>
              <w:marTop w:val="0"/>
              <w:marBottom w:val="0"/>
              <w:divBdr>
                <w:top w:val="none" w:sz="0" w:space="0" w:color="auto"/>
                <w:left w:val="none" w:sz="0" w:space="0" w:color="auto"/>
                <w:bottom w:val="none" w:sz="0" w:space="0" w:color="auto"/>
                <w:right w:val="none" w:sz="0" w:space="0" w:color="auto"/>
              </w:divBdr>
            </w:div>
            <w:div w:id="113522434">
              <w:marLeft w:val="0"/>
              <w:marRight w:val="0"/>
              <w:marTop w:val="0"/>
              <w:marBottom w:val="0"/>
              <w:divBdr>
                <w:top w:val="none" w:sz="0" w:space="0" w:color="auto"/>
                <w:left w:val="none" w:sz="0" w:space="0" w:color="auto"/>
                <w:bottom w:val="none" w:sz="0" w:space="0" w:color="auto"/>
                <w:right w:val="none" w:sz="0" w:space="0" w:color="auto"/>
              </w:divBdr>
            </w:div>
            <w:div w:id="1342200559">
              <w:marLeft w:val="0"/>
              <w:marRight w:val="0"/>
              <w:marTop w:val="0"/>
              <w:marBottom w:val="0"/>
              <w:divBdr>
                <w:top w:val="none" w:sz="0" w:space="0" w:color="auto"/>
                <w:left w:val="none" w:sz="0" w:space="0" w:color="auto"/>
                <w:bottom w:val="none" w:sz="0" w:space="0" w:color="auto"/>
                <w:right w:val="none" w:sz="0" w:space="0" w:color="auto"/>
              </w:divBdr>
            </w:div>
            <w:div w:id="705906373">
              <w:marLeft w:val="0"/>
              <w:marRight w:val="0"/>
              <w:marTop w:val="0"/>
              <w:marBottom w:val="0"/>
              <w:divBdr>
                <w:top w:val="none" w:sz="0" w:space="0" w:color="auto"/>
                <w:left w:val="none" w:sz="0" w:space="0" w:color="auto"/>
                <w:bottom w:val="none" w:sz="0" w:space="0" w:color="auto"/>
                <w:right w:val="none" w:sz="0" w:space="0" w:color="auto"/>
              </w:divBdr>
            </w:div>
            <w:div w:id="452989238">
              <w:marLeft w:val="0"/>
              <w:marRight w:val="0"/>
              <w:marTop w:val="0"/>
              <w:marBottom w:val="0"/>
              <w:divBdr>
                <w:top w:val="none" w:sz="0" w:space="0" w:color="auto"/>
                <w:left w:val="none" w:sz="0" w:space="0" w:color="auto"/>
                <w:bottom w:val="none" w:sz="0" w:space="0" w:color="auto"/>
                <w:right w:val="none" w:sz="0" w:space="0" w:color="auto"/>
              </w:divBdr>
            </w:div>
            <w:div w:id="1570119896">
              <w:marLeft w:val="0"/>
              <w:marRight w:val="0"/>
              <w:marTop w:val="0"/>
              <w:marBottom w:val="0"/>
              <w:divBdr>
                <w:top w:val="none" w:sz="0" w:space="0" w:color="auto"/>
                <w:left w:val="none" w:sz="0" w:space="0" w:color="auto"/>
                <w:bottom w:val="none" w:sz="0" w:space="0" w:color="auto"/>
                <w:right w:val="none" w:sz="0" w:space="0" w:color="auto"/>
              </w:divBdr>
            </w:div>
            <w:div w:id="322241715">
              <w:marLeft w:val="0"/>
              <w:marRight w:val="0"/>
              <w:marTop w:val="0"/>
              <w:marBottom w:val="0"/>
              <w:divBdr>
                <w:top w:val="none" w:sz="0" w:space="0" w:color="auto"/>
                <w:left w:val="none" w:sz="0" w:space="0" w:color="auto"/>
                <w:bottom w:val="none" w:sz="0" w:space="0" w:color="auto"/>
                <w:right w:val="none" w:sz="0" w:space="0" w:color="auto"/>
              </w:divBdr>
            </w:div>
            <w:div w:id="1026832083">
              <w:marLeft w:val="0"/>
              <w:marRight w:val="0"/>
              <w:marTop w:val="0"/>
              <w:marBottom w:val="0"/>
              <w:divBdr>
                <w:top w:val="none" w:sz="0" w:space="0" w:color="auto"/>
                <w:left w:val="none" w:sz="0" w:space="0" w:color="auto"/>
                <w:bottom w:val="none" w:sz="0" w:space="0" w:color="auto"/>
                <w:right w:val="none" w:sz="0" w:space="0" w:color="auto"/>
              </w:divBdr>
            </w:div>
            <w:div w:id="1448357473">
              <w:marLeft w:val="0"/>
              <w:marRight w:val="0"/>
              <w:marTop w:val="0"/>
              <w:marBottom w:val="0"/>
              <w:divBdr>
                <w:top w:val="none" w:sz="0" w:space="0" w:color="auto"/>
                <w:left w:val="none" w:sz="0" w:space="0" w:color="auto"/>
                <w:bottom w:val="none" w:sz="0" w:space="0" w:color="auto"/>
                <w:right w:val="none" w:sz="0" w:space="0" w:color="auto"/>
              </w:divBdr>
            </w:div>
            <w:div w:id="1410034675">
              <w:marLeft w:val="0"/>
              <w:marRight w:val="0"/>
              <w:marTop w:val="0"/>
              <w:marBottom w:val="0"/>
              <w:divBdr>
                <w:top w:val="none" w:sz="0" w:space="0" w:color="auto"/>
                <w:left w:val="none" w:sz="0" w:space="0" w:color="auto"/>
                <w:bottom w:val="none" w:sz="0" w:space="0" w:color="auto"/>
                <w:right w:val="none" w:sz="0" w:space="0" w:color="auto"/>
              </w:divBdr>
            </w:div>
            <w:div w:id="1669749249">
              <w:marLeft w:val="0"/>
              <w:marRight w:val="0"/>
              <w:marTop w:val="0"/>
              <w:marBottom w:val="0"/>
              <w:divBdr>
                <w:top w:val="none" w:sz="0" w:space="0" w:color="auto"/>
                <w:left w:val="none" w:sz="0" w:space="0" w:color="auto"/>
                <w:bottom w:val="none" w:sz="0" w:space="0" w:color="auto"/>
                <w:right w:val="none" w:sz="0" w:space="0" w:color="auto"/>
              </w:divBdr>
            </w:div>
            <w:div w:id="1847086525">
              <w:marLeft w:val="0"/>
              <w:marRight w:val="0"/>
              <w:marTop w:val="0"/>
              <w:marBottom w:val="0"/>
              <w:divBdr>
                <w:top w:val="none" w:sz="0" w:space="0" w:color="auto"/>
                <w:left w:val="none" w:sz="0" w:space="0" w:color="auto"/>
                <w:bottom w:val="none" w:sz="0" w:space="0" w:color="auto"/>
                <w:right w:val="none" w:sz="0" w:space="0" w:color="auto"/>
              </w:divBdr>
            </w:div>
            <w:div w:id="1675063697">
              <w:marLeft w:val="0"/>
              <w:marRight w:val="0"/>
              <w:marTop w:val="0"/>
              <w:marBottom w:val="0"/>
              <w:divBdr>
                <w:top w:val="none" w:sz="0" w:space="0" w:color="auto"/>
                <w:left w:val="none" w:sz="0" w:space="0" w:color="auto"/>
                <w:bottom w:val="none" w:sz="0" w:space="0" w:color="auto"/>
                <w:right w:val="none" w:sz="0" w:space="0" w:color="auto"/>
              </w:divBdr>
            </w:div>
            <w:div w:id="1782645808">
              <w:marLeft w:val="0"/>
              <w:marRight w:val="0"/>
              <w:marTop w:val="0"/>
              <w:marBottom w:val="0"/>
              <w:divBdr>
                <w:top w:val="none" w:sz="0" w:space="0" w:color="auto"/>
                <w:left w:val="none" w:sz="0" w:space="0" w:color="auto"/>
                <w:bottom w:val="none" w:sz="0" w:space="0" w:color="auto"/>
                <w:right w:val="none" w:sz="0" w:space="0" w:color="auto"/>
              </w:divBdr>
            </w:div>
            <w:div w:id="600603176">
              <w:marLeft w:val="0"/>
              <w:marRight w:val="0"/>
              <w:marTop w:val="0"/>
              <w:marBottom w:val="0"/>
              <w:divBdr>
                <w:top w:val="none" w:sz="0" w:space="0" w:color="auto"/>
                <w:left w:val="none" w:sz="0" w:space="0" w:color="auto"/>
                <w:bottom w:val="none" w:sz="0" w:space="0" w:color="auto"/>
                <w:right w:val="none" w:sz="0" w:space="0" w:color="auto"/>
              </w:divBdr>
            </w:div>
            <w:div w:id="97524626">
              <w:marLeft w:val="0"/>
              <w:marRight w:val="0"/>
              <w:marTop w:val="0"/>
              <w:marBottom w:val="0"/>
              <w:divBdr>
                <w:top w:val="none" w:sz="0" w:space="0" w:color="auto"/>
                <w:left w:val="none" w:sz="0" w:space="0" w:color="auto"/>
                <w:bottom w:val="none" w:sz="0" w:space="0" w:color="auto"/>
                <w:right w:val="none" w:sz="0" w:space="0" w:color="auto"/>
              </w:divBdr>
            </w:div>
            <w:div w:id="1099718002">
              <w:marLeft w:val="0"/>
              <w:marRight w:val="0"/>
              <w:marTop w:val="0"/>
              <w:marBottom w:val="0"/>
              <w:divBdr>
                <w:top w:val="none" w:sz="0" w:space="0" w:color="auto"/>
                <w:left w:val="none" w:sz="0" w:space="0" w:color="auto"/>
                <w:bottom w:val="none" w:sz="0" w:space="0" w:color="auto"/>
                <w:right w:val="none" w:sz="0" w:space="0" w:color="auto"/>
              </w:divBdr>
            </w:div>
            <w:div w:id="167526559">
              <w:marLeft w:val="0"/>
              <w:marRight w:val="0"/>
              <w:marTop w:val="0"/>
              <w:marBottom w:val="0"/>
              <w:divBdr>
                <w:top w:val="none" w:sz="0" w:space="0" w:color="auto"/>
                <w:left w:val="none" w:sz="0" w:space="0" w:color="auto"/>
                <w:bottom w:val="none" w:sz="0" w:space="0" w:color="auto"/>
                <w:right w:val="none" w:sz="0" w:space="0" w:color="auto"/>
              </w:divBdr>
            </w:div>
            <w:div w:id="751851521">
              <w:marLeft w:val="0"/>
              <w:marRight w:val="0"/>
              <w:marTop w:val="0"/>
              <w:marBottom w:val="0"/>
              <w:divBdr>
                <w:top w:val="none" w:sz="0" w:space="0" w:color="auto"/>
                <w:left w:val="none" w:sz="0" w:space="0" w:color="auto"/>
                <w:bottom w:val="none" w:sz="0" w:space="0" w:color="auto"/>
                <w:right w:val="none" w:sz="0" w:space="0" w:color="auto"/>
              </w:divBdr>
            </w:div>
            <w:div w:id="953633616">
              <w:marLeft w:val="0"/>
              <w:marRight w:val="0"/>
              <w:marTop w:val="0"/>
              <w:marBottom w:val="0"/>
              <w:divBdr>
                <w:top w:val="none" w:sz="0" w:space="0" w:color="auto"/>
                <w:left w:val="none" w:sz="0" w:space="0" w:color="auto"/>
                <w:bottom w:val="none" w:sz="0" w:space="0" w:color="auto"/>
                <w:right w:val="none" w:sz="0" w:space="0" w:color="auto"/>
              </w:divBdr>
            </w:div>
            <w:div w:id="1630357244">
              <w:marLeft w:val="0"/>
              <w:marRight w:val="0"/>
              <w:marTop w:val="0"/>
              <w:marBottom w:val="0"/>
              <w:divBdr>
                <w:top w:val="none" w:sz="0" w:space="0" w:color="auto"/>
                <w:left w:val="none" w:sz="0" w:space="0" w:color="auto"/>
                <w:bottom w:val="none" w:sz="0" w:space="0" w:color="auto"/>
                <w:right w:val="none" w:sz="0" w:space="0" w:color="auto"/>
              </w:divBdr>
            </w:div>
            <w:div w:id="1534730968">
              <w:marLeft w:val="0"/>
              <w:marRight w:val="0"/>
              <w:marTop w:val="0"/>
              <w:marBottom w:val="0"/>
              <w:divBdr>
                <w:top w:val="none" w:sz="0" w:space="0" w:color="auto"/>
                <w:left w:val="none" w:sz="0" w:space="0" w:color="auto"/>
                <w:bottom w:val="none" w:sz="0" w:space="0" w:color="auto"/>
                <w:right w:val="none" w:sz="0" w:space="0" w:color="auto"/>
              </w:divBdr>
            </w:div>
            <w:div w:id="1395347596">
              <w:marLeft w:val="0"/>
              <w:marRight w:val="0"/>
              <w:marTop w:val="0"/>
              <w:marBottom w:val="0"/>
              <w:divBdr>
                <w:top w:val="none" w:sz="0" w:space="0" w:color="auto"/>
                <w:left w:val="none" w:sz="0" w:space="0" w:color="auto"/>
                <w:bottom w:val="none" w:sz="0" w:space="0" w:color="auto"/>
                <w:right w:val="none" w:sz="0" w:space="0" w:color="auto"/>
              </w:divBdr>
            </w:div>
            <w:div w:id="815075845">
              <w:marLeft w:val="0"/>
              <w:marRight w:val="0"/>
              <w:marTop w:val="0"/>
              <w:marBottom w:val="0"/>
              <w:divBdr>
                <w:top w:val="none" w:sz="0" w:space="0" w:color="auto"/>
                <w:left w:val="none" w:sz="0" w:space="0" w:color="auto"/>
                <w:bottom w:val="none" w:sz="0" w:space="0" w:color="auto"/>
                <w:right w:val="none" w:sz="0" w:space="0" w:color="auto"/>
              </w:divBdr>
            </w:div>
            <w:div w:id="1229733408">
              <w:marLeft w:val="0"/>
              <w:marRight w:val="0"/>
              <w:marTop w:val="0"/>
              <w:marBottom w:val="0"/>
              <w:divBdr>
                <w:top w:val="none" w:sz="0" w:space="0" w:color="auto"/>
                <w:left w:val="none" w:sz="0" w:space="0" w:color="auto"/>
                <w:bottom w:val="none" w:sz="0" w:space="0" w:color="auto"/>
                <w:right w:val="none" w:sz="0" w:space="0" w:color="auto"/>
              </w:divBdr>
            </w:div>
            <w:div w:id="1940602531">
              <w:marLeft w:val="0"/>
              <w:marRight w:val="0"/>
              <w:marTop w:val="0"/>
              <w:marBottom w:val="0"/>
              <w:divBdr>
                <w:top w:val="none" w:sz="0" w:space="0" w:color="auto"/>
                <w:left w:val="none" w:sz="0" w:space="0" w:color="auto"/>
                <w:bottom w:val="none" w:sz="0" w:space="0" w:color="auto"/>
                <w:right w:val="none" w:sz="0" w:space="0" w:color="auto"/>
              </w:divBdr>
            </w:div>
            <w:div w:id="391120701">
              <w:marLeft w:val="0"/>
              <w:marRight w:val="0"/>
              <w:marTop w:val="0"/>
              <w:marBottom w:val="0"/>
              <w:divBdr>
                <w:top w:val="none" w:sz="0" w:space="0" w:color="auto"/>
                <w:left w:val="none" w:sz="0" w:space="0" w:color="auto"/>
                <w:bottom w:val="none" w:sz="0" w:space="0" w:color="auto"/>
                <w:right w:val="none" w:sz="0" w:space="0" w:color="auto"/>
              </w:divBdr>
            </w:div>
            <w:div w:id="1117793279">
              <w:marLeft w:val="0"/>
              <w:marRight w:val="0"/>
              <w:marTop w:val="0"/>
              <w:marBottom w:val="0"/>
              <w:divBdr>
                <w:top w:val="none" w:sz="0" w:space="0" w:color="auto"/>
                <w:left w:val="none" w:sz="0" w:space="0" w:color="auto"/>
                <w:bottom w:val="none" w:sz="0" w:space="0" w:color="auto"/>
                <w:right w:val="none" w:sz="0" w:space="0" w:color="auto"/>
              </w:divBdr>
            </w:div>
            <w:div w:id="1536039355">
              <w:marLeft w:val="0"/>
              <w:marRight w:val="0"/>
              <w:marTop w:val="0"/>
              <w:marBottom w:val="0"/>
              <w:divBdr>
                <w:top w:val="none" w:sz="0" w:space="0" w:color="auto"/>
                <w:left w:val="none" w:sz="0" w:space="0" w:color="auto"/>
                <w:bottom w:val="none" w:sz="0" w:space="0" w:color="auto"/>
                <w:right w:val="none" w:sz="0" w:space="0" w:color="auto"/>
              </w:divBdr>
            </w:div>
            <w:div w:id="547687250">
              <w:marLeft w:val="0"/>
              <w:marRight w:val="0"/>
              <w:marTop w:val="0"/>
              <w:marBottom w:val="0"/>
              <w:divBdr>
                <w:top w:val="none" w:sz="0" w:space="0" w:color="auto"/>
                <w:left w:val="none" w:sz="0" w:space="0" w:color="auto"/>
                <w:bottom w:val="none" w:sz="0" w:space="0" w:color="auto"/>
                <w:right w:val="none" w:sz="0" w:space="0" w:color="auto"/>
              </w:divBdr>
            </w:div>
            <w:div w:id="1334378619">
              <w:marLeft w:val="0"/>
              <w:marRight w:val="0"/>
              <w:marTop w:val="0"/>
              <w:marBottom w:val="0"/>
              <w:divBdr>
                <w:top w:val="none" w:sz="0" w:space="0" w:color="auto"/>
                <w:left w:val="none" w:sz="0" w:space="0" w:color="auto"/>
                <w:bottom w:val="none" w:sz="0" w:space="0" w:color="auto"/>
                <w:right w:val="none" w:sz="0" w:space="0" w:color="auto"/>
              </w:divBdr>
            </w:div>
            <w:div w:id="110051832">
              <w:marLeft w:val="0"/>
              <w:marRight w:val="0"/>
              <w:marTop w:val="0"/>
              <w:marBottom w:val="0"/>
              <w:divBdr>
                <w:top w:val="none" w:sz="0" w:space="0" w:color="auto"/>
                <w:left w:val="none" w:sz="0" w:space="0" w:color="auto"/>
                <w:bottom w:val="none" w:sz="0" w:space="0" w:color="auto"/>
                <w:right w:val="none" w:sz="0" w:space="0" w:color="auto"/>
              </w:divBdr>
            </w:div>
            <w:div w:id="1391424538">
              <w:marLeft w:val="0"/>
              <w:marRight w:val="0"/>
              <w:marTop w:val="0"/>
              <w:marBottom w:val="0"/>
              <w:divBdr>
                <w:top w:val="none" w:sz="0" w:space="0" w:color="auto"/>
                <w:left w:val="none" w:sz="0" w:space="0" w:color="auto"/>
                <w:bottom w:val="none" w:sz="0" w:space="0" w:color="auto"/>
                <w:right w:val="none" w:sz="0" w:space="0" w:color="auto"/>
              </w:divBdr>
            </w:div>
            <w:div w:id="594242420">
              <w:marLeft w:val="0"/>
              <w:marRight w:val="0"/>
              <w:marTop w:val="0"/>
              <w:marBottom w:val="0"/>
              <w:divBdr>
                <w:top w:val="none" w:sz="0" w:space="0" w:color="auto"/>
                <w:left w:val="none" w:sz="0" w:space="0" w:color="auto"/>
                <w:bottom w:val="none" w:sz="0" w:space="0" w:color="auto"/>
                <w:right w:val="none" w:sz="0" w:space="0" w:color="auto"/>
              </w:divBdr>
            </w:div>
            <w:div w:id="1703747163">
              <w:marLeft w:val="0"/>
              <w:marRight w:val="0"/>
              <w:marTop w:val="0"/>
              <w:marBottom w:val="0"/>
              <w:divBdr>
                <w:top w:val="none" w:sz="0" w:space="0" w:color="auto"/>
                <w:left w:val="none" w:sz="0" w:space="0" w:color="auto"/>
                <w:bottom w:val="none" w:sz="0" w:space="0" w:color="auto"/>
                <w:right w:val="none" w:sz="0" w:space="0" w:color="auto"/>
              </w:divBdr>
            </w:div>
            <w:div w:id="635061944">
              <w:marLeft w:val="0"/>
              <w:marRight w:val="0"/>
              <w:marTop w:val="0"/>
              <w:marBottom w:val="0"/>
              <w:divBdr>
                <w:top w:val="none" w:sz="0" w:space="0" w:color="auto"/>
                <w:left w:val="none" w:sz="0" w:space="0" w:color="auto"/>
                <w:bottom w:val="none" w:sz="0" w:space="0" w:color="auto"/>
                <w:right w:val="none" w:sz="0" w:space="0" w:color="auto"/>
              </w:divBdr>
            </w:div>
            <w:div w:id="305673412">
              <w:marLeft w:val="0"/>
              <w:marRight w:val="0"/>
              <w:marTop w:val="0"/>
              <w:marBottom w:val="0"/>
              <w:divBdr>
                <w:top w:val="none" w:sz="0" w:space="0" w:color="auto"/>
                <w:left w:val="none" w:sz="0" w:space="0" w:color="auto"/>
                <w:bottom w:val="none" w:sz="0" w:space="0" w:color="auto"/>
                <w:right w:val="none" w:sz="0" w:space="0" w:color="auto"/>
              </w:divBdr>
            </w:div>
            <w:div w:id="1791633499">
              <w:marLeft w:val="0"/>
              <w:marRight w:val="0"/>
              <w:marTop w:val="0"/>
              <w:marBottom w:val="0"/>
              <w:divBdr>
                <w:top w:val="none" w:sz="0" w:space="0" w:color="auto"/>
                <w:left w:val="none" w:sz="0" w:space="0" w:color="auto"/>
                <w:bottom w:val="none" w:sz="0" w:space="0" w:color="auto"/>
                <w:right w:val="none" w:sz="0" w:space="0" w:color="auto"/>
              </w:divBdr>
            </w:div>
            <w:div w:id="1094547865">
              <w:marLeft w:val="0"/>
              <w:marRight w:val="0"/>
              <w:marTop w:val="0"/>
              <w:marBottom w:val="0"/>
              <w:divBdr>
                <w:top w:val="none" w:sz="0" w:space="0" w:color="auto"/>
                <w:left w:val="none" w:sz="0" w:space="0" w:color="auto"/>
                <w:bottom w:val="none" w:sz="0" w:space="0" w:color="auto"/>
                <w:right w:val="none" w:sz="0" w:space="0" w:color="auto"/>
              </w:divBdr>
            </w:div>
            <w:div w:id="189955852">
              <w:marLeft w:val="0"/>
              <w:marRight w:val="0"/>
              <w:marTop w:val="0"/>
              <w:marBottom w:val="0"/>
              <w:divBdr>
                <w:top w:val="none" w:sz="0" w:space="0" w:color="auto"/>
                <w:left w:val="none" w:sz="0" w:space="0" w:color="auto"/>
                <w:bottom w:val="none" w:sz="0" w:space="0" w:color="auto"/>
                <w:right w:val="none" w:sz="0" w:space="0" w:color="auto"/>
              </w:divBdr>
            </w:div>
            <w:div w:id="175585964">
              <w:marLeft w:val="0"/>
              <w:marRight w:val="0"/>
              <w:marTop w:val="0"/>
              <w:marBottom w:val="0"/>
              <w:divBdr>
                <w:top w:val="none" w:sz="0" w:space="0" w:color="auto"/>
                <w:left w:val="none" w:sz="0" w:space="0" w:color="auto"/>
                <w:bottom w:val="none" w:sz="0" w:space="0" w:color="auto"/>
                <w:right w:val="none" w:sz="0" w:space="0" w:color="auto"/>
              </w:divBdr>
            </w:div>
            <w:div w:id="2103842080">
              <w:marLeft w:val="0"/>
              <w:marRight w:val="0"/>
              <w:marTop w:val="0"/>
              <w:marBottom w:val="0"/>
              <w:divBdr>
                <w:top w:val="none" w:sz="0" w:space="0" w:color="auto"/>
                <w:left w:val="none" w:sz="0" w:space="0" w:color="auto"/>
                <w:bottom w:val="none" w:sz="0" w:space="0" w:color="auto"/>
                <w:right w:val="none" w:sz="0" w:space="0" w:color="auto"/>
              </w:divBdr>
            </w:div>
            <w:div w:id="1863981127">
              <w:marLeft w:val="0"/>
              <w:marRight w:val="0"/>
              <w:marTop w:val="0"/>
              <w:marBottom w:val="0"/>
              <w:divBdr>
                <w:top w:val="none" w:sz="0" w:space="0" w:color="auto"/>
                <w:left w:val="none" w:sz="0" w:space="0" w:color="auto"/>
                <w:bottom w:val="none" w:sz="0" w:space="0" w:color="auto"/>
                <w:right w:val="none" w:sz="0" w:space="0" w:color="auto"/>
              </w:divBdr>
            </w:div>
            <w:div w:id="1675186450">
              <w:marLeft w:val="0"/>
              <w:marRight w:val="0"/>
              <w:marTop w:val="0"/>
              <w:marBottom w:val="0"/>
              <w:divBdr>
                <w:top w:val="none" w:sz="0" w:space="0" w:color="auto"/>
                <w:left w:val="none" w:sz="0" w:space="0" w:color="auto"/>
                <w:bottom w:val="none" w:sz="0" w:space="0" w:color="auto"/>
                <w:right w:val="none" w:sz="0" w:space="0" w:color="auto"/>
              </w:divBdr>
            </w:div>
            <w:div w:id="989484420">
              <w:marLeft w:val="0"/>
              <w:marRight w:val="0"/>
              <w:marTop w:val="0"/>
              <w:marBottom w:val="0"/>
              <w:divBdr>
                <w:top w:val="none" w:sz="0" w:space="0" w:color="auto"/>
                <w:left w:val="none" w:sz="0" w:space="0" w:color="auto"/>
                <w:bottom w:val="none" w:sz="0" w:space="0" w:color="auto"/>
                <w:right w:val="none" w:sz="0" w:space="0" w:color="auto"/>
              </w:divBdr>
            </w:div>
            <w:div w:id="983704390">
              <w:marLeft w:val="0"/>
              <w:marRight w:val="0"/>
              <w:marTop w:val="0"/>
              <w:marBottom w:val="0"/>
              <w:divBdr>
                <w:top w:val="none" w:sz="0" w:space="0" w:color="auto"/>
                <w:left w:val="none" w:sz="0" w:space="0" w:color="auto"/>
                <w:bottom w:val="none" w:sz="0" w:space="0" w:color="auto"/>
                <w:right w:val="none" w:sz="0" w:space="0" w:color="auto"/>
              </w:divBdr>
            </w:div>
            <w:div w:id="1426339293">
              <w:marLeft w:val="0"/>
              <w:marRight w:val="0"/>
              <w:marTop w:val="0"/>
              <w:marBottom w:val="0"/>
              <w:divBdr>
                <w:top w:val="none" w:sz="0" w:space="0" w:color="auto"/>
                <w:left w:val="none" w:sz="0" w:space="0" w:color="auto"/>
                <w:bottom w:val="none" w:sz="0" w:space="0" w:color="auto"/>
                <w:right w:val="none" w:sz="0" w:space="0" w:color="auto"/>
              </w:divBdr>
            </w:div>
            <w:div w:id="15427427">
              <w:marLeft w:val="0"/>
              <w:marRight w:val="0"/>
              <w:marTop w:val="0"/>
              <w:marBottom w:val="0"/>
              <w:divBdr>
                <w:top w:val="none" w:sz="0" w:space="0" w:color="auto"/>
                <w:left w:val="none" w:sz="0" w:space="0" w:color="auto"/>
                <w:bottom w:val="none" w:sz="0" w:space="0" w:color="auto"/>
                <w:right w:val="none" w:sz="0" w:space="0" w:color="auto"/>
              </w:divBdr>
            </w:div>
            <w:div w:id="1458454261">
              <w:marLeft w:val="0"/>
              <w:marRight w:val="0"/>
              <w:marTop w:val="0"/>
              <w:marBottom w:val="0"/>
              <w:divBdr>
                <w:top w:val="none" w:sz="0" w:space="0" w:color="auto"/>
                <w:left w:val="none" w:sz="0" w:space="0" w:color="auto"/>
                <w:bottom w:val="none" w:sz="0" w:space="0" w:color="auto"/>
                <w:right w:val="none" w:sz="0" w:space="0" w:color="auto"/>
              </w:divBdr>
            </w:div>
            <w:div w:id="1785538057">
              <w:marLeft w:val="0"/>
              <w:marRight w:val="0"/>
              <w:marTop w:val="0"/>
              <w:marBottom w:val="0"/>
              <w:divBdr>
                <w:top w:val="none" w:sz="0" w:space="0" w:color="auto"/>
                <w:left w:val="none" w:sz="0" w:space="0" w:color="auto"/>
                <w:bottom w:val="none" w:sz="0" w:space="0" w:color="auto"/>
                <w:right w:val="none" w:sz="0" w:space="0" w:color="auto"/>
              </w:divBdr>
            </w:div>
            <w:div w:id="675037243">
              <w:marLeft w:val="0"/>
              <w:marRight w:val="0"/>
              <w:marTop w:val="0"/>
              <w:marBottom w:val="0"/>
              <w:divBdr>
                <w:top w:val="none" w:sz="0" w:space="0" w:color="auto"/>
                <w:left w:val="none" w:sz="0" w:space="0" w:color="auto"/>
                <w:bottom w:val="none" w:sz="0" w:space="0" w:color="auto"/>
                <w:right w:val="none" w:sz="0" w:space="0" w:color="auto"/>
              </w:divBdr>
            </w:div>
            <w:div w:id="539785969">
              <w:marLeft w:val="0"/>
              <w:marRight w:val="0"/>
              <w:marTop w:val="0"/>
              <w:marBottom w:val="0"/>
              <w:divBdr>
                <w:top w:val="none" w:sz="0" w:space="0" w:color="auto"/>
                <w:left w:val="none" w:sz="0" w:space="0" w:color="auto"/>
                <w:bottom w:val="none" w:sz="0" w:space="0" w:color="auto"/>
                <w:right w:val="none" w:sz="0" w:space="0" w:color="auto"/>
              </w:divBdr>
            </w:div>
            <w:div w:id="279843885">
              <w:marLeft w:val="0"/>
              <w:marRight w:val="0"/>
              <w:marTop w:val="0"/>
              <w:marBottom w:val="0"/>
              <w:divBdr>
                <w:top w:val="none" w:sz="0" w:space="0" w:color="auto"/>
                <w:left w:val="none" w:sz="0" w:space="0" w:color="auto"/>
                <w:bottom w:val="none" w:sz="0" w:space="0" w:color="auto"/>
                <w:right w:val="none" w:sz="0" w:space="0" w:color="auto"/>
              </w:divBdr>
            </w:div>
            <w:div w:id="238254723">
              <w:marLeft w:val="0"/>
              <w:marRight w:val="0"/>
              <w:marTop w:val="0"/>
              <w:marBottom w:val="0"/>
              <w:divBdr>
                <w:top w:val="none" w:sz="0" w:space="0" w:color="auto"/>
                <w:left w:val="none" w:sz="0" w:space="0" w:color="auto"/>
                <w:bottom w:val="none" w:sz="0" w:space="0" w:color="auto"/>
                <w:right w:val="none" w:sz="0" w:space="0" w:color="auto"/>
              </w:divBdr>
            </w:div>
            <w:div w:id="840198659">
              <w:marLeft w:val="0"/>
              <w:marRight w:val="0"/>
              <w:marTop w:val="0"/>
              <w:marBottom w:val="0"/>
              <w:divBdr>
                <w:top w:val="none" w:sz="0" w:space="0" w:color="auto"/>
                <w:left w:val="none" w:sz="0" w:space="0" w:color="auto"/>
                <w:bottom w:val="none" w:sz="0" w:space="0" w:color="auto"/>
                <w:right w:val="none" w:sz="0" w:space="0" w:color="auto"/>
              </w:divBdr>
            </w:div>
            <w:div w:id="632713313">
              <w:marLeft w:val="0"/>
              <w:marRight w:val="0"/>
              <w:marTop w:val="0"/>
              <w:marBottom w:val="0"/>
              <w:divBdr>
                <w:top w:val="none" w:sz="0" w:space="0" w:color="auto"/>
                <w:left w:val="none" w:sz="0" w:space="0" w:color="auto"/>
                <w:bottom w:val="none" w:sz="0" w:space="0" w:color="auto"/>
                <w:right w:val="none" w:sz="0" w:space="0" w:color="auto"/>
              </w:divBdr>
            </w:div>
            <w:div w:id="1370649422">
              <w:marLeft w:val="0"/>
              <w:marRight w:val="0"/>
              <w:marTop w:val="0"/>
              <w:marBottom w:val="0"/>
              <w:divBdr>
                <w:top w:val="none" w:sz="0" w:space="0" w:color="auto"/>
                <w:left w:val="none" w:sz="0" w:space="0" w:color="auto"/>
                <w:bottom w:val="none" w:sz="0" w:space="0" w:color="auto"/>
                <w:right w:val="none" w:sz="0" w:space="0" w:color="auto"/>
              </w:divBdr>
            </w:div>
            <w:div w:id="458232028">
              <w:marLeft w:val="0"/>
              <w:marRight w:val="0"/>
              <w:marTop w:val="0"/>
              <w:marBottom w:val="0"/>
              <w:divBdr>
                <w:top w:val="none" w:sz="0" w:space="0" w:color="auto"/>
                <w:left w:val="none" w:sz="0" w:space="0" w:color="auto"/>
                <w:bottom w:val="none" w:sz="0" w:space="0" w:color="auto"/>
                <w:right w:val="none" w:sz="0" w:space="0" w:color="auto"/>
              </w:divBdr>
            </w:div>
            <w:div w:id="1635327784">
              <w:marLeft w:val="0"/>
              <w:marRight w:val="0"/>
              <w:marTop w:val="0"/>
              <w:marBottom w:val="0"/>
              <w:divBdr>
                <w:top w:val="none" w:sz="0" w:space="0" w:color="auto"/>
                <w:left w:val="none" w:sz="0" w:space="0" w:color="auto"/>
                <w:bottom w:val="none" w:sz="0" w:space="0" w:color="auto"/>
                <w:right w:val="none" w:sz="0" w:space="0" w:color="auto"/>
              </w:divBdr>
            </w:div>
            <w:div w:id="1134104680">
              <w:marLeft w:val="0"/>
              <w:marRight w:val="0"/>
              <w:marTop w:val="0"/>
              <w:marBottom w:val="0"/>
              <w:divBdr>
                <w:top w:val="none" w:sz="0" w:space="0" w:color="auto"/>
                <w:left w:val="none" w:sz="0" w:space="0" w:color="auto"/>
                <w:bottom w:val="none" w:sz="0" w:space="0" w:color="auto"/>
                <w:right w:val="none" w:sz="0" w:space="0" w:color="auto"/>
              </w:divBdr>
            </w:div>
            <w:div w:id="1684865673">
              <w:marLeft w:val="0"/>
              <w:marRight w:val="0"/>
              <w:marTop w:val="0"/>
              <w:marBottom w:val="0"/>
              <w:divBdr>
                <w:top w:val="none" w:sz="0" w:space="0" w:color="auto"/>
                <w:left w:val="none" w:sz="0" w:space="0" w:color="auto"/>
                <w:bottom w:val="none" w:sz="0" w:space="0" w:color="auto"/>
                <w:right w:val="none" w:sz="0" w:space="0" w:color="auto"/>
              </w:divBdr>
            </w:div>
            <w:div w:id="1165629838">
              <w:marLeft w:val="0"/>
              <w:marRight w:val="0"/>
              <w:marTop w:val="0"/>
              <w:marBottom w:val="0"/>
              <w:divBdr>
                <w:top w:val="none" w:sz="0" w:space="0" w:color="auto"/>
                <w:left w:val="none" w:sz="0" w:space="0" w:color="auto"/>
                <w:bottom w:val="none" w:sz="0" w:space="0" w:color="auto"/>
                <w:right w:val="none" w:sz="0" w:space="0" w:color="auto"/>
              </w:divBdr>
            </w:div>
            <w:div w:id="1597205238">
              <w:marLeft w:val="0"/>
              <w:marRight w:val="0"/>
              <w:marTop w:val="0"/>
              <w:marBottom w:val="0"/>
              <w:divBdr>
                <w:top w:val="none" w:sz="0" w:space="0" w:color="auto"/>
                <w:left w:val="none" w:sz="0" w:space="0" w:color="auto"/>
                <w:bottom w:val="none" w:sz="0" w:space="0" w:color="auto"/>
                <w:right w:val="none" w:sz="0" w:space="0" w:color="auto"/>
              </w:divBdr>
            </w:div>
            <w:div w:id="1971859952">
              <w:marLeft w:val="0"/>
              <w:marRight w:val="0"/>
              <w:marTop w:val="0"/>
              <w:marBottom w:val="0"/>
              <w:divBdr>
                <w:top w:val="none" w:sz="0" w:space="0" w:color="auto"/>
                <w:left w:val="none" w:sz="0" w:space="0" w:color="auto"/>
                <w:bottom w:val="none" w:sz="0" w:space="0" w:color="auto"/>
                <w:right w:val="none" w:sz="0" w:space="0" w:color="auto"/>
              </w:divBdr>
            </w:div>
            <w:div w:id="1258100723">
              <w:marLeft w:val="0"/>
              <w:marRight w:val="0"/>
              <w:marTop w:val="0"/>
              <w:marBottom w:val="0"/>
              <w:divBdr>
                <w:top w:val="none" w:sz="0" w:space="0" w:color="auto"/>
                <w:left w:val="none" w:sz="0" w:space="0" w:color="auto"/>
                <w:bottom w:val="none" w:sz="0" w:space="0" w:color="auto"/>
                <w:right w:val="none" w:sz="0" w:space="0" w:color="auto"/>
              </w:divBdr>
            </w:div>
            <w:div w:id="1595824575">
              <w:marLeft w:val="0"/>
              <w:marRight w:val="0"/>
              <w:marTop w:val="0"/>
              <w:marBottom w:val="0"/>
              <w:divBdr>
                <w:top w:val="none" w:sz="0" w:space="0" w:color="auto"/>
                <w:left w:val="none" w:sz="0" w:space="0" w:color="auto"/>
                <w:bottom w:val="none" w:sz="0" w:space="0" w:color="auto"/>
                <w:right w:val="none" w:sz="0" w:space="0" w:color="auto"/>
              </w:divBdr>
            </w:div>
            <w:div w:id="700546047">
              <w:marLeft w:val="0"/>
              <w:marRight w:val="0"/>
              <w:marTop w:val="0"/>
              <w:marBottom w:val="0"/>
              <w:divBdr>
                <w:top w:val="none" w:sz="0" w:space="0" w:color="auto"/>
                <w:left w:val="none" w:sz="0" w:space="0" w:color="auto"/>
                <w:bottom w:val="none" w:sz="0" w:space="0" w:color="auto"/>
                <w:right w:val="none" w:sz="0" w:space="0" w:color="auto"/>
              </w:divBdr>
            </w:div>
            <w:div w:id="249702326">
              <w:marLeft w:val="0"/>
              <w:marRight w:val="0"/>
              <w:marTop w:val="0"/>
              <w:marBottom w:val="0"/>
              <w:divBdr>
                <w:top w:val="none" w:sz="0" w:space="0" w:color="auto"/>
                <w:left w:val="none" w:sz="0" w:space="0" w:color="auto"/>
                <w:bottom w:val="none" w:sz="0" w:space="0" w:color="auto"/>
                <w:right w:val="none" w:sz="0" w:space="0" w:color="auto"/>
              </w:divBdr>
            </w:div>
            <w:div w:id="2024168591">
              <w:marLeft w:val="0"/>
              <w:marRight w:val="0"/>
              <w:marTop w:val="0"/>
              <w:marBottom w:val="0"/>
              <w:divBdr>
                <w:top w:val="none" w:sz="0" w:space="0" w:color="auto"/>
                <w:left w:val="none" w:sz="0" w:space="0" w:color="auto"/>
                <w:bottom w:val="none" w:sz="0" w:space="0" w:color="auto"/>
                <w:right w:val="none" w:sz="0" w:space="0" w:color="auto"/>
              </w:divBdr>
            </w:div>
            <w:div w:id="132715756">
              <w:marLeft w:val="0"/>
              <w:marRight w:val="0"/>
              <w:marTop w:val="0"/>
              <w:marBottom w:val="0"/>
              <w:divBdr>
                <w:top w:val="none" w:sz="0" w:space="0" w:color="auto"/>
                <w:left w:val="none" w:sz="0" w:space="0" w:color="auto"/>
                <w:bottom w:val="none" w:sz="0" w:space="0" w:color="auto"/>
                <w:right w:val="none" w:sz="0" w:space="0" w:color="auto"/>
              </w:divBdr>
            </w:div>
            <w:div w:id="942150871">
              <w:marLeft w:val="0"/>
              <w:marRight w:val="0"/>
              <w:marTop w:val="0"/>
              <w:marBottom w:val="0"/>
              <w:divBdr>
                <w:top w:val="none" w:sz="0" w:space="0" w:color="auto"/>
                <w:left w:val="none" w:sz="0" w:space="0" w:color="auto"/>
                <w:bottom w:val="none" w:sz="0" w:space="0" w:color="auto"/>
                <w:right w:val="none" w:sz="0" w:space="0" w:color="auto"/>
              </w:divBdr>
            </w:div>
            <w:div w:id="440614477">
              <w:marLeft w:val="0"/>
              <w:marRight w:val="0"/>
              <w:marTop w:val="0"/>
              <w:marBottom w:val="0"/>
              <w:divBdr>
                <w:top w:val="none" w:sz="0" w:space="0" w:color="auto"/>
                <w:left w:val="none" w:sz="0" w:space="0" w:color="auto"/>
                <w:bottom w:val="none" w:sz="0" w:space="0" w:color="auto"/>
                <w:right w:val="none" w:sz="0" w:space="0" w:color="auto"/>
              </w:divBdr>
            </w:div>
            <w:div w:id="847908954">
              <w:marLeft w:val="0"/>
              <w:marRight w:val="0"/>
              <w:marTop w:val="0"/>
              <w:marBottom w:val="0"/>
              <w:divBdr>
                <w:top w:val="none" w:sz="0" w:space="0" w:color="auto"/>
                <w:left w:val="none" w:sz="0" w:space="0" w:color="auto"/>
                <w:bottom w:val="none" w:sz="0" w:space="0" w:color="auto"/>
                <w:right w:val="none" w:sz="0" w:space="0" w:color="auto"/>
              </w:divBdr>
            </w:div>
            <w:div w:id="1570380787">
              <w:marLeft w:val="0"/>
              <w:marRight w:val="0"/>
              <w:marTop w:val="0"/>
              <w:marBottom w:val="0"/>
              <w:divBdr>
                <w:top w:val="none" w:sz="0" w:space="0" w:color="auto"/>
                <w:left w:val="none" w:sz="0" w:space="0" w:color="auto"/>
                <w:bottom w:val="none" w:sz="0" w:space="0" w:color="auto"/>
                <w:right w:val="none" w:sz="0" w:space="0" w:color="auto"/>
              </w:divBdr>
            </w:div>
            <w:div w:id="1031957874">
              <w:marLeft w:val="0"/>
              <w:marRight w:val="0"/>
              <w:marTop w:val="0"/>
              <w:marBottom w:val="0"/>
              <w:divBdr>
                <w:top w:val="none" w:sz="0" w:space="0" w:color="auto"/>
                <w:left w:val="none" w:sz="0" w:space="0" w:color="auto"/>
                <w:bottom w:val="none" w:sz="0" w:space="0" w:color="auto"/>
                <w:right w:val="none" w:sz="0" w:space="0" w:color="auto"/>
              </w:divBdr>
            </w:div>
            <w:div w:id="15866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0993">
      <w:bodyDiv w:val="1"/>
      <w:marLeft w:val="0"/>
      <w:marRight w:val="0"/>
      <w:marTop w:val="0"/>
      <w:marBottom w:val="0"/>
      <w:divBdr>
        <w:top w:val="none" w:sz="0" w:space="0" w:color="auto"/>
        <w:left w:val="none" w:sz="0" w:space="0" w:color="auto"/>
        <w:bottom w:val="none" w:sz="0" w:space="0" w:color="auto"/>
        <w:right w:val="none" w:sz="0" w:space="0" w:color="auto"/>
      </w:divBdr>
      <w:divsChild>
        <w:div w:id="1382054856">
          <w:marLeft w:val="0"/>
          <w:marRight w:val="0"/>
          <w:marTop w:val="0"/>
          <w:marBottom w:val="0"/>
          <w:divBdr>
            <w:top w:val="none" w:sz="0" w:space="0" w:color="auto"/>
            <w:left w:val="none" w:sz="0" w:space="0" w:color="auto"/>
            <w:bottom w:val="none" w:sz="0" w:space="0" w:color="auto"/>
            <w:right w:val="none" w:sz="0" w:space="0" w:color="auto"/>
          </w:divBdr>
          <w:divsChild>
            <w:div w:id="1674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121848435">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16272690">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74740994">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1406800543">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6747">
      <w:bodyDiv w:val="1"/>
      <w:marLeft w:val="0"/>
      <w:marRight w:val="0"/>
      <w:marTop w:val="0"/>
      <w:marBottom w:val="0"/>
      <w:divBdr>
        <w:top w:val="none" w:sz="0" w:space="0" w:color="auto"/>
        <w:left w:val="none" w:sz="0" w:space="0" w:color="auto"/>
        <w:bottom w:val="none" w:sz="0" w:space="0" w:color="auto"/>
        <w:right w:val="none" w:sz="0" w:space="0" w:color="auto"/>
      </w:divBdr>
      <w:divsChild>
        <w:div w:id="758402663">
          <w:marLeft w:val="0"/>
          <w:marRight w:val="0"/>
          <w:marTop w:val="0"/>
          <w:marBottom w:val="0"/>
          <w:divBdr>
            <w:top w:val="none" w:sz="0" w:space="0" w:color="auto"/>
            <w:left w:val="none" w:sz="0" w:space="0" w:color="auto"/>
            <w:bottom w:val="none" w:sz="0" w:space="0" w:color="auto"/>
            <w:right w:val="none" w:sz="0" w:space="0" w:color="auto"/>
          </w:divBdr>
          <w:divsChild>
            <w:div w:id="273489218">
              <w:marLeft w:val="0"/>
              <w:marRight w:val="0"/>
              <w:marTop w:val="0"/>
              <w:marBottom w:val="0"/>
              <w:divBdr>
                <w:top w:val="none" w:sz="0" w:space="0" w:color="auto"/>
                <w:left w:val="none" w:sz="0" w:space="0" w:color="auto"/>
                <w:bottom w:val="none" w:sz="0" w:space="0" w:color="auto"/>
                <w:right w:val="none" w:sz="0" w:space="0" w:color="auto"/>
              </w:divBdr>
            </w:div>
            <w:div w:id="1792703874">
              <w:marLeft w:val="0"/>
              <w:marRight w:val="0"/>
              <w:marTop w:val="0"/>
              <w:marBottom w:val="0"/>
              <w:divBdr>
                <w:top w:val="none" w:sz="0" w:space="0" w:color="auto"/>
                <w:left w:val="none" w:sz="0" w:space="0" w:color="auto"/>
                <w:bottom w:val="none" w:sz="0" w:space="0" w:color="auto"/>
                <w:right w:val="none" w:sz="0" w:space="0" w:color="auto"/>
              </w:divBdr>
            </w:div>
            <w:div w:id="342170942">
              <w:marLeft w:val="0"/>
              <w:marRight w:val="0"/>
              <w:marTop w:val="0"/>
              <w:marBottom w:val="0"/>
              <w:divBdr>
                <w:top w:val="none" w:sz="0" w:space="0" w:color="auto"/>
                <w:left w:val="none" w:sz="0" w:space="0" w:color="auto"/>
                <w:bottom w:val="none" w:sz="0" w:space="0" w:color="auto"/>
                <w:right w:val="none" w:sz="0" w:space="0" w:color="auto"/>
              </w:divBdr>
            </w:div>
            <w:div w:id="1948538910">
              <w:marLeft w:val="0"/>
              <w:marRight w:val="0"/>
              <w:marTop w:val="0"/>
              <w:marBottom w:val="0"/>
              <w:divBdr>
                <w:top w:val="none" w:sz="0" w:space="0" w:color="auto"/>
                <w:left w:val="none" w:sz="0" w:space="0" w:color="auto"/>
                <w:bottom w:val="none" w:sz="0" w:space="0" w:color="auto"/>
                <w:right w:val="none" w:sz="0" w:space="0" w:color="auto"/>
              </w:divBdr>
            </w:div>
            <w:div w:id="529951456">
              <w:marLeft w:val="0"/>
              <w:marRight w:val="0"/>
              <w:marTop w:val="0"/>
              <w:marBottom w:val="0"/>
              <w:divBdr>
                <w:top w:val="none" w:sz="0" w:space="0" w:color="auto"/>
                <w:left w:val="none" w:sz="0" w:space="0" w:color="auto"/>
                <w:bottom w:val="none" w:sz="0" w:space="0" w:color="auto"/>
                <w:right w:val="none" w:sz="0" w:space="0" w:color="auto"/>
              </w:divBdr>
            </w:div>
            <w:div w:id="1157501985">
              <w:marLeft w:val="0"/>
              <w:marRight w:val="0"/>
              <w:marTop w:val="0"/>
              <w:marBottom w:val="0"/>
              <w:divBdr>
                <w:top w:val="none" w:sz="0" w:space="0" w:color="auto"/>
                <w:left w:val="none" w:sz="0" w:space="0" w:color="auto"/>
                <w:bottom w:val="none" w:sz="0" w:space="0" w:color="auto"/>
                <w:right w:val="none" w:sz="0" w:space="0" w:color="auto"/>
              </w:divBdr>
            </w:div>
            <w:div w:id="820654410">
              <w:marLeft w:val="0"/>
              <w:marRight w:val="0"/>
              <w:marTop w:val="0"/>
              <w:marBottom w:val="0"/>
              <w:divBdr>
                <w:top w:val="none" w:sz="0" w:space="0" w:color="auto"/>
                <w:left w:val="none" w:sz="0" w:space="0" w:color="auto"/>
                <w:bottom w:val="none" w:sz="0" w:space="0" w:color="auto"/>
                <w:right w:val="none" w:sz="0" w:space="0" w:color="auto"/>
              </w:divBdr>
            </w:div>
            <w:div w:id="219053601">
              <w:marLeft w:val="0"/>
              <w:marRight w:val="0"/>
              <w:marTop w:val="0"/>
              <w:marBottom w:val="0"/>
              <w:divBdr>
                <w:top w:val="none" w:sz="0" w:space="0" w:color="auto"/>
                <w:left w:val="none" w:sz="0" w:space="0" w:color="auto"/>
                <w:bottom w:val="none" w:sz="0" w:space="0" w:color="auto"/>
                <w:right w:val="none" w:sz="0" w:space="0" w:color="auto"/>
              </w:divBdr>
            </w:div>
            <w:div w:id="1554194052">
              <w:marLeft w:val="0"/>
              <w:marRight w:val="0"/>
              <w:marTop w:val="0"/>
              <w:marBottom w:val="0"/>
              <w:divBdr>
                <w:top w:val="none" w:sz="0" w:space="0" w:color="auto"/>
                <w:left w:val="none" w:sz="0" w:space="0" w:color="auto"/>
                <w:bottom w:val="none" w:sz="0" w:space="0" w:color="auto"/>
                <w:right w:val="none" w:sz="0" w:space="0" w:color="auto"/>
              </w:divBdr>
            </w:div>
            <w:div w:id="946229012">
              <w:marLeft w:val="0"/>
              <w:marRight w:val="0"/>
              <w:marTop w:val="0"/>
              <w:marBottom w:val="0"/>
              <w:divBdr>
                <w:top w:val="none" w:sz="0" w:space="0" w:color="auto"/>
                <w:left w:val="none" w:sz="0" w:space="0" w:color="auto"/>
                <w:bottom w:val="none" w:sz="0" w:space="0" w:color="auto"/>
                <w:right w:val="none" w:sz="0" w:space="0" w:color="auto"/>
              </w:divBdr>
            </w:div>
            <w:div w:id="1355233464">
              <w:marLeft w:val="0"/>
              <w:marRight w:val="0"/>
              <w:marTop w:val="0"/>
              <w:marBottom w:val="0"/>
              <w:divBdr>
                <w:top w:val="none" w:sz="0" w:space="0" w:color="auto"/>
                <w:left w:val="none" w:sz="0" w:space="0" w:color="auto"/>
                <w:bottom w:val="none" w:sz="0" w:space="0" w:color="auto"/>
                <w:right w:val="none" w:sz="0" w:space="0" w:color="auto"/>
              </w:divBdr>
            </w:div>
            <w:div w:id="1979066236">
              <w:marLeft w:val="0"/>
              <w:marRight w:val="0"/>
              <w:marTop w:val="0"/>
              <w:marBottom w:val="0"/>
              <w:divBdr>
                <w:top w:val="none" w:sz="0" w:space="0" w:color="auto"/>
                <w:left w:val="none" w:sz="0" w:space="0" w:color="auto"/>
                <w:bottom w:val="none" w:sz="0" w:space="0" w:color="auto"/>
                <w:right w:val="none" w:sz="0" w:space="0" w:color="auto"/>
              </w:divBdr>
            </w:div>
            <w:div w:id="1206747070">
              <w:marLeft w:val="0"/>
              <w:marRight w:val="0"/>
              <w:marTop w:val="0"/>
              <w:marBottom w:val="0"/>
              <w:divBdr>
                <w:top w:val="none" w:sz="0" w:space="0" w:color="auto"/>
                <w:left w:val="none" w:sz="0" w:space="0" w:color="auto"/>
                <w:bottom w:val="none" w:sz="0" w:space="0" w:color="auto"/>
                <w:right w:val="none" w:sz="0" w:space="0" w:color="auto"/>
              </w:divBdr>
            </w:div>
            <w:div w:id="973100412">
              <w:marLeft w:val="0"/>
              <w:marRight w:val="0"/>
              <w:marTop w:val="0"/>
              <w:marBottom w:val="0"/>
              <w:divBdr>
                <w:top w:val="none" w:sz="0" w:space="0" w:color="auto"/>
                <w:left w:val="none" w:sz="0" w:space="0" w:color="auto"/>
                <w:bottom w:val="none" w:sz="0" w:space="0" w:color="auto"/>
                <w:right w:val="none" w:sz="0" w:space="0" w:color="auto"/>
              </w:divBdr>
            </w:div>
            <w:div w:id="302002268">
              <w:marLeft w:val="0"/>
              <w:marRight w:val="0"/>
              <w:marTop w:val="0"/>
              <w:marBottom w:val="0"/>
              <w:divBdr>
                <w:top w:val="none" w:sz="0" w:space="0" w:color="auto"/>
                <w:left w:val="none" w:sz="0" w:space="0" w:color="auto"/>
                <w:bottom w:val="none" w:sz="0" w:space="0" w:color="auto"/>
                <w:right w:val="none" w:sz="0" w:space="0" w:color="auto"/>
              </w:divBdr>
            </w:div>
            <w:div w:id="1110973691">
              <w:marLeft w:val="0"/>
              <w:marRight w:val="0"/>
              <w:marTop w:val="0"/>
              <w:marBottom w:val="0"/>
              <w:divBdr>
                <w:top w:val="none" w:sz="0" w:space="0" w:color="auto"/>
                <w:left w:val="none" w:sz="0" w:space="0" w:color="auto"/>
                <w:bottom w:val="none" w:sz="0" w:space="0" w:color="auto"/>
                <w:right w:val="none" w:sz="0" w:space="0" w:color="auto"/>
              </w:divBdr>
            </w:div>
            <w:div w:id="1336029341">
              <w:marLeft w:val="0"/>
              <w:marRight w:val="0"/>
              <w:marTop w:val="0"/>
              <w:marBottom w:val="0"/>
              <w:divBdr>
                <w:top w:val="none" w:sz="0" w:space="0" w:color="auto"/>
                <w:left w:val="none" w:sz="0" w:space="0" w:color="auto"/>
                <w:bottom w:val="none" w:sz="0" w:space="0" w:color="auto"/>
                <w:right w:val="none" w:sz="0" w:space="0" w:color="auto"/>
              </w:divBdr>
            </w:div>
            <w:div w:id="232931134">
              <w:marLeft w:val="0"/>
              <w:marRight w:val="0"/>
              <w:marTop w:val="0"/>
              <w:marBottom w:val="0"/>
              <w:divBdr>
                <w:top w:val="none" w:sz="0" w:space="0" w:color="auto"/>
                <w:left w:val="none" w:sz="0" w:space="0" w:color="auto"/>
                <w:bottom w:val="none" w:sz="0" w:space="0" w:color="auto"/>
                <w:right w:val="none" w:sz="0" w:space="0" w:color="auto"/>
              </w:divBdr>
            </w:div>
            <w:div w:id="940798984">
              <w:marLeft w:val="0"/>
              <w:marRight w:val="0"/>
              <w:marTop w:val="0"/>
              <w:marBottom w:val="0"/>
              <w:divBdr>
                <w:top w:val="none" w:sz="0" w:space="0" w:color="auto"/>
                <w:left w:val="none" w:sz="0" w:space="0" w:color="auto"/>
                <w:bottom w:val="none" w:sz="0" w:space="0" w:color="auto"/>
                <w:right w:val="none" w:sz="0" w:space="0" w:color="auto"/>
              </w:divBdr>
            </w:div>
            <w:div w:id="111243779">
              <w:marLeft w:val="0"/>
              <w:marRight w:val="0"/>
              <w:marTop w:val="0"/>
              <w:marBottom w:val="0"/>
              <w:divBdr>
                <w:top w:val="none" w:sz="0" w:space="0" w:color="auto"/>
                <w:left w:val="none" w:sz="0" w:space="0" w:color="auto"/>
                <w:bottom w:val="none" w:sz="0" w:space="0" w:color="auto"/>
                <w:right w:val="none" w:sz="0" w:space="0" w:color="auto"/>
              </w:divBdr>
            </w:div>
            <w:div w:id="2105301470">
              <w:marLeft w:val="0"/>
              <w:marRight w:val="0"/>
              <w:marTop w:val="0"/>
              <w:marBottom w:val="0"/>
              <w:divBdr>
                <w:top w:val="none" w:sz="0" w:space="0" w:color="auto"/>
                <w:left w:val="none" w:sz="0" w:space="0" w:color="auto"/>
                <w:bottom w:val="none" w:sz="0" w:space="0" w:color="auto"/>
                <w:right w:val="none" w:sz="0" w:space="0" w:color="auto"/>
              </w:divBdr>
            </w:div>
            <w:div w:id="988902642">
              <w:marLeft w:val="0"/>
              <w:marRight w:val="0"/>
              <w:marTop w:val="0"/>
              <w:marBottom w:val="0"/>
              <w:divBdr>
                <w:top w:val="none" w:sz="0" w:space="0" w:color="auto"/>
                <w:left w:val="none" w:sz="0" w:space="0" w:color="auto"/>
                <w:bottom w:val="none" w:sz="0" w:space="0" w:color="auto"/>
                <w:right w:val="none" w:sz="0" w:space="0" w:color="auto"/>
              </w:divBdr>
            </w:div>
            <w:div w:id="414785095">
              <w:marLeft w:val="0"/>
              <w:marRight w:val="0"/>
              <w:marTop w:val="0"/>
              <w:marBottom w:val="0"/>
              <w:divBdr>
                <w:top w:val="none" w:sz="0" w:space="0" w:color="auto"/>
                <w:left w:val="none" w:sz="0" w:space="0" w:color="auto"/>
                <w:bottom w:val="none" w:sz="0" w:space="0" w:color="auto"/>
                <w:right w:val="none" w:sz="0" w:space="0" w:color="auto"/>
              </w:divBdr>
            </w:div>
            <w:div w:id="462768198">
              <w:marLeft w:val="0"/>
              <w:marRight w:val="0"/>
              <w:marTop w:val="0"/>
              <w:marBottom w:val="0"/>
              <w:divBdr>
                <w:top w:val="none" w:sz="0" w:space="0" w:color="auto"/>
                <w:left w:val="none" w:sz="0" w:space="0" w:color="auto"/>
                <w:bottom w:val="none" w:sz="0" w:space="0" w:color="auto"/>
                <w:right w:val="none" w:sz="0" w:space="0" w:color="auto"/>
              </w:divBdr>
            </w:div>
            <w:div w:id="1318995199">
              <w:marLeft w:val="0"/>
              <w:marRight w:val="0"/>
              <w:marTop w:val="0"/>
              <w:marBottom w:val="0"/>
              <w:divBdr>
                <w:top w:val="none" w:sz="0" w:space="0" w:color="auto"/>
                <w:left w:val="none" w:sz="0" w:space="0" w:color="auto"/>
                <w:bottom w:val="none" w:sz="0" w:space="0" w:color="auto"/>
                <w:right w:val="none" w:sz="0" w:space="0" w:color="auto"/>
              </w:divBdr>
            </w:div>
            <w:div w:id="176820843">
              <w:marLeft w:val="0"/>
              <w:marRight w:val="0"/>
              <w:marTop w:val="0"/>
              <w:marBottom w:val="0"/>
              <w:divBdr>
                <w:top w:val="none" w:sz="0" w:space="0" w:color="auto"/>
                <w:left w:val="none" w:sz="0" w:space="0" w:color="auto"/>
                <w:bottom w:val="none" w:sz="0" w:space="0" w:color="auto"/>
                <w:right w:val="none" w:sz="0" w:space="0" w:color="auto"/>
              </w:divBdr>
            </w:div>
            <w:div w:id="472142617">
              <w:marLeft w:val="0"/>
              <w:marRight w:val="0"/>
              <w:marTop w:val="0"/>
              <w:marBottom w:val="0"/>
              <w:divBdr>
                <w:top w:val="none" w:sz="0" w:space="0" w:color="auto"/>
                <w:left w:val="none" w:sz="0" w:space="0" w:color="auto"/>
                <w:bottom w:val="none" w:sz="0" w:space="0" w:color="auto"/>
                <w:right w:val="none" w:sz="0" w:space="0" w:color="auto"/>
              </w:divBdr>
            </w:div>
            <w:div w:id="1983197264">
              <w:marLeft w:val="0"/>
              <w:marRight w:val="0"/>
              <w:marTop w:val="0"/>
              <w:marBottom w:val="0"/>
              <w:divBdr>
                <w:top w:val="none" w:sz="0" w:space="0" w:color="auto"/>
                <w:left w:val="none" w:sz="0" w:space="0" w:color="auto"/>
                <w:bottom w:val="none" w:sz="0" w:space="0" w:color="auto"/>
                <w:right w:val="none" w:sz="0" w:space="0" w:color="auto"/>
              </w:divBdr>
            </w:div>
            <w:div w:id="102071975">
              <w:marLeft w:val="0"/>
              <w:marRight w:val="0"/>
              <w:marTop w:val="0"/>
              <w:marBottom w:val="0"/>
              <w:divBdr>
                <w:top w:val="none" w:sz="0" w:space="0" w:color="auto"/>
                <w:left w:val="none" w:sz="0" w:space="0" w:color="auto"/>
                <w:bottom w:val="none" w:sz="0" w:space="0" w:color="auto"/>
                <w:right w:val="none" w:sz="0" w:space="0" w:color="auto"/>
              </w:divBdr>
            </w:div>
            <w:div w:id="179394867">
              <w:marLeft w:val="0"/>
              <w:marRight w:val="0"/>
              <w:marTop w:val="0"/>
              <w:marBottom w:val="0"/>
              <w:divBdr>
                <w:top w:val="none" w:sz="0" w:space="0" w:color="auto"/>
                <w:left w:val="none" w:sz="0" w:space="0" w:color="auto"/>
                <w:bottom w:val="none" w:sz="0" w:space="0" w:color="auto"/>
                <w:right w:val="none" w:sz="0" w:space="0" w:color="auto"/>
              </w:divBdr>
            </w:div>
            <w:div w:id="373624477">
              <w:marLeft w:val="0"/>
              <w:marRight w:val="0"/>
              <w:marTop w:val="0"/>
              <w:marBottom w:val="0"/>
              <w:divBdr>
                <w:top w:val="none" w:sz="0" w:space="0" w:color="auto"/>
                <w:left w:val="none" w:sz="0" w:space="0" w:color="auto"/>
                <w:bottom w:val="none" w:sz="0" w:space="0" w:color="auto"/>
                <w:right w:val="none" w:sz="0" w:space="0" w:color="auto"/>
              </w:divBdr>
            </w:div>
            <w:div w:id="464661404">
              <w:marLeft w:val="0"/>
              <w:marRight w:val="0"/>
              <w:marTop w:val="0"/>
              <w:marBottom w:val="0"/>
              <w:divBdr>
                <w:top w:val="none" w:sz="0" w:space="0" w:color="auto"/>
                <w:left w:val="none" w:sz="0" w:space="0" w:color="auto"/>
                <w:bottom w:val="none" w:sz="0" w:space="0" w:color="auto"/>
                <w:right w:val="none" w:sz="0" w:space="0" w:color="auto"/>
              </w:divBdr>
            </w:div>
            <w:div w:id="661815188">
              <w:marLeft w:val="0"/>
              <w:marRight w:val="0"/>
              <w:marTop w:val="0"/>
              <w:marBottom w:val="0"/>
              <w:divBdr>
                <w:top w:val="none" w:sz="0" w:space="0" w:color="auto"/>
                <w:left w:val="none" w:sz="0" w:space="0" w:color="auto"/>
                <w:bottom w:val="none" w:sz="0" w:space="0" w:color="auto"/>
                <w:right w:val="none" w:sz="0" w:space="0" w:color="auto"/>
              </w:divBdr>
            </w:div>
            <w:div w:id="1999530922">
              <w:marLeft w:val="0"/>
              <w:marRight w:val="0"/>
              <w:marTop w:val="0"/>
              <w:marBottom w:val="0"/>
              <w:divBdr>
                <w:top w:val="none" w:sz="0" w:space="0" w:color="auto"/>
                <w:left w:val="none" w:sz="0" w:space="0" w:color="auto"/>
                <w:bottom w:val="none" w:sz="0" w:space="0" w:color="auto"/>
                <w:right w:val="none" w:sz="0" w:space="0" w:color="auto"/>
              </w:divBdr>
            </w:div>
            <w:div w:id="2018801309">
              <w:marLeft w:val="0"/>
              <w:marRight w:val="0"/>
              <w:marTop w:val="0"/>
              <w:marBottom w:val="0"/>
              <w:divBdr>
                <w:top w:val="none" w:sz="0" w:space="0" w:color="auto"/>
                <w:left w:val="none" w:sz="0" w:space="0" w:color="auto"/>
                <w:bottom w:val="none" w:sz="0" w:space="0" w:color="auto"/>
                <w:right w:val="none" w:sz="0" w:space="0" w:color="auto"/>
              </w:divBdr>
            </w:div>
            <w:div w:id="393895996">
              <w:marLeft w:val="0"/>
              <w:marRight w:val="0"/>
              <w:marTop w:val="0"/>
              <w:marBottom w:val="0"/>
              <w:divBdr>
                <w:top w:val="none" w:sz="0" w:space="0" w:color="auto"/>
                <w:left w:val="none" w:sz="0" w:space="0" w:color="auto"/>
                <w:bottom w:val="none" w:sz="0" w:space="0" w:color="auto"/>
                <w:right w:val="none" w:sz="0" w:space="0" w:color="auto"/>
              </w:divBdr>
            </w:div>
            <w:div w:id="1917787908">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502354677">
              <w:marLeft w:val="0"/>
              <w:marRight w:val="0"/>
              <w:marTop w:val="0"/>
              <w:marBottom w:val="0"/>
              <w:divBdr>
                <w:top w:val="none" w:sz="0" w:space="0" w:color="auto"/>
                <w:left w:val="none" w:sz="0" w:space="0" w:color="auto"/>
                <w:bottom w:val="none" w:sz="0" w:space="0" w:color="auto"/>
                <w:right w:val="none" w:sz="0" w:space="0" w:color="auto"/>
              </w:divBdr>
            </w:div>
            <w:div w:id="812603270">
              <w:marLeft w:val="0"/>
              <w:marRight w:val="0"/>
              <w:marTop w:val="0"/>
              <w:marBottom w:val="0"/>
              <w:divBdr>
                <w:top w:val="none" w:sz="0" w:space="0" w:color="auto"/>
                <w:left w:val="none" w:sz="0" w:space="0" w:color="auto"/>
                <w:bottom w:val="none" w:sz="0" w:space="0" w:color="auto"/>
                <w:right w:val="none" w:sz="0" w:space="0" w:color="auto"/>
              </w:divBdr>
            </w:div>
            <w:div w:id="1140463112">
              <w:marLeft w:val="0"/>
              <w:marRight w:val="0"/>
              <w:marTop w:val="0"/>
              <w:marBottom w:val="0"/>
              <w:divBdr>
                <w:top w:val="none" w:sz="0" w:space="0" w:color="auto"/>
                <w:left w:val="none" w:sz="0" w:space="0" w:color="auto"/>
                <w:bottom w:val="none" w:sz="0" w:space="0" w:color="auto"/>
                <w:right w:val="none" w:sz="0" w:space="0" w:color="auto"/>
              </w:divBdr>
            </w:div>
            <w:div w:id="760763465">
              <w:marLeft w:val="0"/>
              <w:marRight w:val="0"/>
              <w:marTop w:val="0"/>
              <w:marBottom w:val="0"/>
              <w:divBdr>
                <w:top w:val="none" w:sz="0" w:space="0" w:color="auto"/>
                <w:left w:val="none" w:sz="0" w:space="0" w:color="auto"/>
                <w:bottom w:val="none" w:sz="0" w:space="0" w:color="auto"/>
                <w:right w:val="none" w:sz="0" w:space="0" w:color="auto"/>
              </w:divBdr>
            </w:div>
            <w:div w:id="384531436">
              <w:marLeft w:val="0"/>
              <w:marRight w:val="0"/>
              <w:marTop w:val="0"/>
              <w:marBottom w:val="0"/>
              <w:divBdr>
                <w:top w:val="none" w:sz="0" w:space="0" w:color="auto"/>
                <w:left w:val="none" w:sz="0" w:space="0" w:color="auto"/>
                <w:bottom w:val="none" w:sz="0" w:space="0" w:color="auto"/>
                <w:right w:val="none" w:sz="0" w:space="0" w:color="auto"/>
              </w:divBdr>
            </w:div>
            <w:div w:id="1268198776">
              <w:marLeft w:val="0"/>
              <w:marRight w:val="0"/>
              <w:marTop w:val="0"/>
              <w:marBottom w:val="0"/>
              <w:divBdr>
                <w:top w:val="none" w:sz="0" w:space="0" w:color="auto"/>
                <w:left w:val="none" w:sz="0" w:space="0" w:color="auto"/>
                <w:bottom w:val="none" w:sz="0" w:space="0" w:color="auto"/>
                <w:right w:val="none" w:sz="0" w:space="0" w:color="auto"/>
              </w:divBdr>
            </w:div>
            <w:div w:id="1545144239">
              <w:marLeft w:val="0"/>
              <w:marRight w:val="0"/>
              <w:marTop w:val="0"/>
              <w:marBottom w:val="0"/>
              <w:divBdr>
                <w:top w:val="none" w:sz="0" w:space="0" w:color="auto"/>
                <w:left w:val="none" w:sz="0" w:space="0" w:color="auto"/>
                <w:bottom w:val="none" w:sz="0" w:space="0" w:color="auto"/>
                <w:right w:val="none" w:sz="0" w:space="0" w:color="auto"/>
              </w:divBdr>
            </w:div>
            <w:div w:id="1391423400">
              <w:marLeft w:val="0"/>
              <w:marRight w:val="0"/>
              <w:marTop w:val="0"/>
              <w:marBottom w:val="0"/>
              <w:divBdr>
                <w:top w:val="none" w:sz="0" w:space="0" w:color="auto"/>
                <w:left w:val="none" w:sz="0" w:space="0" w:color="auto"/>
                <w:bottom w:val="none" w:sz="0" w:space="0" w:color="auto"/>
                <w:right w:val="none" w:sz="0" w:space="0" w:color="auto"/>
              </w:divBdr>
            </w:div>
            <w:div w:id="870723484">
              <w:marLeft w:val="0"/>
              <w:marRight w:val="0"/>
              <w:marTop w:val="0"/>
              <w:marBottom w:val="0"/>
              <w:divBdr>
                <w:top w:val="none" w:sz="0" w:space="0" w:color="auto"/>
                <w:left w:val="none" w:sz="0" w:space="0" w:color="auto"/>
                <w:bottom w:val="none" w:sz="0" w:space="0" w:color="auto"/>
                <w:right w:val="none" w:sz="0" w:space="0" w:color="auto"/>
              </w:divBdr>
            </w:div>
            <w:div w:id="247156036">
              <w:marLeft w:val="0"/>
              <w:marRight w:val="0"/>
              <w:marTop w:val="0"/>
              <w:marBottom w:val="0"/>
              <w:divBdr>
                <w:top w:val="none" w:sz="0" w:space="0" w:color="auto"/>
                <w:left w:val="none" w:sz="0" w:space="0" w:color="auto"/>
                <w:bottom w:val="none" w:sz="0" w:space="0" w:color="auto"/>
                <w:right w:val="none" w:sz="0" w:space="0" w:color="auto"/>
              </w:divBdr>
            </w:div>
            <w:div w:id="1335841676">
              <w:marLeft w:val="0"/>
              <w:marRight w:val="0"/>
              <w:marTop w:val="0"/>
              <w:marBottom w:val="0"/>
              <w:divBdr>
                <w:top w:val="none" w:sz="0" w:space="0" w:color="auto"/>
                <w:left w:val="none" w:sz="0" w:space="0" w:color="auto"/>
                <w:bottom w:val="none" w:sz="0" w:space="0" w:color="auto"/>
                <w:right w:val="none" w:sz="0" w:space="0" w:color="auto"/>
              </w:divBdr>
            </w:div>
            <w:div w:id="1363749721">
              <w:marLeft w:val="0"/>
              <w:marRight w:val="0"/>
              <w:marTop w:val="0"/>
              <w:marBottom w:val="0"/>
              <w:divBdr>
                <w:top w:val="none" w:sz="0" w:space="0" w:color="auto"/>
                <w:left w:val="none" w:sz="0" w:space="0" w:color="auto"/>
                <w:bottom w:val="none" w:sz="0" w:space="0" w:color="auto"/>
                <w:right w:val="none" w:sz="0" w:space="0" w:color="auto"/>
              </w:divBdr>
            </w:div>
            <w:div w:id="378942705">
              <w:marLeft w:val="0"/>
              <w:marRight w:val="0"/>
              <w:marTop w:val="0"/>
              <w:marBottom w:val="0"/>
              <w:divBdr>
                <w:top w:val="none" w:sz="0" w:space="0" w:color="auto"/>
                <w:left w:val="none" w:sz="0" w:space="0" w:color="auto"/>
                <w:bottom w:val="none" w:sz="0" w:space="0" w:color="auto"/>
                <w:right w:val="none" w:sz="0" w:space="0" w:color="auto"/>
              </w:divBdr>
            </w:div>
            <w:div w:id="225456452">
              <w:marLeft w:val="0"/>
              <w:marRight w:val="0"/>
              <w:marTop w:val="0"/>
              <w:marBottom w:val="0"/>
              <w:divBdr>
                <w:top w:val="none" w:sz="0" w:space="0" w:color="auto"/>
                <w:left w:val="none" w:sz="0" w:space="0" w:color="auto"/>
                <w:bottom w:val="none" w:sz="0" w:space="0" w:color="auto"/>
                <w:right w:val="none" w:sz="0" w:space="0" w:color="auto"/>
              </w:divBdr>
            </w:div>
            <w:div w:id="497768639">
              <w:marLeft w:val="0"/>
              <w:marRight w:val="0"/>
              <w:marTop w:val="0"/>
              <w:marBottom w:val="0"/>
              <w:divBdr>
                <w:top w:val="none" w:sz="0" w:space="0" w:color="auto"/>
                <w:left w:val="none" w:sz="0" w:space="0" w:color="auto"/>
                <w:bottom w:val="none" w:sz="0" w:space="0" w:color="auto"/>
                <w:right w:val="none" w:sz="0" w:space="0" w:color="auto"/>
              </w:divBdr>
            </w:div>
            <w:div w:id="1013536475">
              <w:marLeft w:val="0"/>
              <w:marRight w:val="0"/>
              <w:marTop w:val="0"/>
              <w:marBottom w:val="0"/>
              <w:divBdr>
                <w:top w:val="none" w:sz="0" w:space="0" w:color="auto"/>
                <w:left w:val="none" w:sz="0" w:space="0" w:color="auto"/>
                <w:bottom w:val="none" w:sz="0" w:space="0" w:color="auto"/>
                <w:right w:val="none" w:sz="0" w:space="0" w:color="auto"/>
              </w:divBdr>
            </w:div>
            <w:div w:id="1002858481">
              <w:marLeft w:val="0"/>
              <w:marRight w:val="0"/>
              <w:marTop w:val="0"/>
              <w:marBottom w:val="0"/>
              <w:divBdr>
                <w:top w:val="none" w:sz="0" w:space="0" w:color="auto"/>
                <w:left w:val="none" w:sz="0" w:space="0" w:color="auto"/>
                <w:bottom w:val="none" w:sz="0" w:space="0" w:color="auto"/>
                <w:right w:val="none" w:sz="0" w:space="0" w:color="auto"/>
              </w:divBdr>
            </w:div>
            <w:div w:id="1058439065">
              <w:marLeft w:val="0"/>
              <w:marRight w:val="0"/>
              <w:marTop w:val="0"/>
              <w:marBottom w:val="0"/>
              <w:divBdr>
                <w:top w:val="none" w:sz="0" w:space="0" w:color="auto"/>
                <w:left w:val="none" w:sz="0" w:space="0" w:color="auto"/>
                <w:bottom w:val="none" w:sz="0" w:space="0" w:color="auto"/>
                <w:right w:val="none" w:sz="0" w:space="0" w:color="auto"/>
              </w:divBdr>
            </w:div>
            <w:div w:id="877012440">
              <w:marLeft w:val="0"/>
              <w:marRight w:val="0"/>
              <w:marTop w:val="0"/>
              <w:marBottom w:val="0"/>
              <w:divBdr>
                <w:top w:val="none" w:sz="0" w:space="0" w:color="auto"/>
                <w:left w:val="none" w:sz="0" w:space="0" w:color="auto"/>
                <w:bottom w:val="none" w:sz="0" w:space="0" w:color="auto"/>
                <w:right w:val="none" w:sz="0" w:space="0" w:color="auto"/>
              </w:divBdr>
            </w:div>
            <w:div w:id="1610239816">
              <w:marLeft w:val="0"/>
              <w:marRight w:val="0"/>
              <w:marTop w:val="0"/>
              <w:marBottom w:val="0"/>
              <w:divBdr>
                <w:top w:val="none" w:sz="0" w:space="0" w:color="auto"/>
                <w:left w:val="none" w:sz="0" w:space="0" w:color="auto"/>
                <w:bottom w:val="none" w:sz="0" w:space="0" w:color="auto"/>
                <w:right w:val="none" w:sz="0" w:space="0" w:color="auto"/>
              </w:divBdr>
            </w:div>
            <w:div w:id="452016939">
              <w:marLeft w:val="0"/>
              <w:marRight w:val="0"/>
              <w:marTop w:val="0"/>
              <w:marBottom w:val="0"/>
              <w:divBdr>
                <w:top w:val="none" w:sz="0" w:space="0" w:color="auto"/>
                <w:left w:val="none" w:sz="0" w:space="0" w:color="auto"/>
                <w:bottom w:val="none" w:sz="0" w:space="0" w:color="auto"/>
                <w:right w:val="none" w:sz="0" w:space="0" w:color="auto"/>
              </w:divBdr>
            </w:div>
            <w:div w:id="2104296288">
              <w:marLeft w:val="0"/>
              <w:marRight w:val="0"/>
              <w:marTop w:val="0"/>
              <w:marBottom w:val="0"/>
              <w:divBdr>
                <w:top w:val="none" w:sz="0" w:space="0" w:color="auto"/>
                <w:left w:val="none" w:sz="0" w:space="0" w:color="auto"/>
                <w:bottom w:val="none" w:sz="0" w:space="0" w:color="auto"/>
                <w:right w:val="none" w:sz="0" w:space="0" w:color="auto"/>
              </w:divBdr>
            </w:div>
            <w:div w:id="279385871">
              <w:marLeft w:val="0"/>
              <w:marRight w:val="0"/>
              <w:marTop w:val="0"/>
              <w:marBottom w:val="0"/>
              <w:divBdr>
                <w:top w:val="none" w:sz="0" w:space="0" w:color="auto"/>
                <w:left w:val="none" w:sz="0" w:space="0" w:color="auto"/>
                <w:bottom w:val="none" w:sz="0" w:space="0" w:color="auto"/>
                <w:right w:val="none" w:sz="0" w:space="0" w:color="auto"/>
              </w:divBdr>
            </w:div>
            <w:div w:id="847183962">
              <w:marLeft w:val="0"/>
              <w:marRight w:val="0"/>
              <w:marTop w:val="0"/>
              <w:marBottom w:val="0"/>
              <w:divBdr>
                <w:top w:val="none" w:sz="0" w:space="0" w:color="auto"/>
                <w:left w:val="none" w:sz="0" w:space="0" w:color="auto"/>
                <w:bottom w:val="none" w:sz="0" w:space="0" w:color="auto"/>
                <w:right w:val="none" w:sz="0" w:space="0" w:color="auto"/>
              </w:divBdr>
            </w:div>
            <w:div w:id="1967540120">
              <w:marLeft w:val="0"/>
              <w:marRight w:val="0"/>
              <w:marTop w:val="0"/>
              <w:marBottom w:val="0"/>
              <w:divBdr>
                <w:top w:val="none" w:sz="0" w:space="0" w:color="auto"/>
                <w:left w:val="none" w:sz="0" w:space="0" w:color="auto"/>
                <w:bottom w:val="none" w:sz="0" w:space="0" w:color="auto"/>
                <w:right w:val="none" w:sz="0" w:space="0" w:color="auto"/>
              </w:divBdr>
            </w:div>
            <w:div w:id="564414002">
              <w:marLeft w:val="0"/>
              <w:marRight w:val="0"/>
              <w:marTop w:val="0"/>
              <w:marBottom w:val="0"/>
              <w:divBdr>
                <w:top w:val="none" w:sz="0" w:space="0" w:color="auto"/>
                <w:left w:val="none" w:sz="0" w:space="0" w:color="auto"/>
                <w:bottom w:val="none" w:sz="0" w:space="0" w:color="auto"/>
                <w:right w:val="none" w:sz="0" w:space="0" w:color="auto"/>
              </w:divBdr>
            </w:div>
            <w:div w:id="2079086541">
              <w:marLeft w:val="0"/>
              <w:marRight w:val="0"/>
              <w:marTop w:val="0"/>
              <w:marBottom w:val="0"/>
              <w:divBdr>
                <w:top w:val="none" w:sz="0" w:space="0" w:color="auto"/>
                <w:left w:val="none" w:sz="0" w:space="0" w:color="auto"/>
                <w:bottom w:val="none" w:sz="0" w:space="0" w:color="auto"/>
                <w:right w:val="none" w:sz="0" w:space="0" w:color="auto"/>
              </w:divBdr>
            </w:div>
            <w:div w:id="1889679019">
              <w:marLeft w:val="0"/>
              <w:marRight w:val="0"/>
              <w:marTop w:val="0"/>
              <w:marBottom w:val="0"/>
              <w:divBdr>
                <w:top w:val="none" w:sz="0" w:space="0" w:color="auto"/>
                <w:left w:val="none" w:sz="0" w:space="0" w:color="auto"/>
                <w:bottom w:val="none" w:sz="0" w:space="0" w:color="auto"/>
                <w:right w:val="none" w:sz="0" w:space="0" w:color="auto"/>
              </w:divBdr>
            </w:div>
            <w:div w:id="1767144131">
              <w:marLeft w:val="0"/>
              <w:marRight w:val="0"/>
              <w:marTop w:val="0"/>
              <w:marBottom w:val="0"/>
              <w:divBdr>
                <w:top w:val="none" w:sz="0" w:space="0" w:color="auto"/>
                <w:left w:val="none" w:sz="0" w:space="0" w:color="auto"/>
                <w:bottom w:val="none" w:sz="0" w:space="0" w:color="auto"/>
                <w:right w:val="none" w:sz="0" w:space="0" w:color="auto"/>
              </w:divBdr>
            </w:div>
            <w:div w:id="808012523">
              <w:marLeft w:val="0"/>
              <w:marRight w:val="0"/>
              <w:marTop w:val="0"/>
              <w:marBottom w:val="0"/>
              <w:divBdr>
                <w:top w:val="none" w:sz="0" w:space="0" w:color="auto"/>
                <w:left w:val="none" w:sz="0" w:space="0" w:color="auto"/>
                <w:bottom w:val="none" w:sz="0" w:space="0" w:color="auto"/>
                <w:right w:val="none" w:sz="0" w:space="0" w:color="auto"/>
              </w:divBdr>
            </w:div>
            <w:div w:id="1206331877">
              <w:marLeft w:val="0"/>
              <w:marRight w:val="0"/>
              <w:marTop w:val="0"/>
              <w:marBottom w:val="0"/>
              <w:divBdr>
                <w:top w:val="none" w:sz="0" w:space="0" w:color="auto"/>
                <w:left w:val="none" w:sz="0" w:space="0" w:color="auto"/>
                <w:bottom w:val="none" w:sz="0" w:space="0" w:color="auto"/>
                <w:right w:val="none" w:sz="0" w:space="0" w:color="auto"/>
              </w:divBdr>
            </w:div>
            <w:div w:id="1519275617">
              <w:marLeft w:val="0"/>
              <w:marRight w:val="0"/>
              <w:marTop w:val="0"/>
              <w:marBottom w:val="0"/>
              <w:divBdr>
                <w:top w:val="none" w:sz="0" w:space="0" w:color="auto"/>
                <w:left w:val="none" w:sz="0" w:space="0" w:color="auto"/>
                <w:bottom w:val="none" w:sz="0" w:space="0" w:color="auto"/>
                <w:right w:val="none" w:sz="0" w:space="0" w:color="auto"/>
              </w:divBdr>
            </w:div>
            <w:div w:id="1966151553">
              <w:marLeft w:val="0"/>
              <w:marRight w:val="0"/>
              <w:marTop w:val="0"/>
              <w:marBottom w:val="0"/>
              <w:divBdr>
                <w:top w:val="none" w:sz="0" w:space="0" w:color="auto"/>
                <w:left w:val="none" w:sz="0" w:space="0" w:color="auto"/>
                <w:bottom w:val="none" w:sz="0" w:space="0" w:color="auto"/>
                <w:right w:val="none" w:sz="0" w:space="0" w:color="auto"/>
              </w:divBdr>
            </w:div>
            <w:div w:id="1133062949">
              <w:marLeft w:val="0"/>
              <w:marRight w:val="0"/>
              <w:marTop w:val="0"/>
              <w:marBottom w:val="0"/>
              <w:divBdr>
                <w:top w:val="none" w:sz="0" w:space="0" w:color="auto"/>
                <w:left w:val="none" w:sz="0" w:space="0" w:color="auto"/>
                <w:bottom w:val="none" w:sz="0" w:space="0" w:color="auto"/>
                <w:right w:val="none" w:sz="0" w:space="0" w:color="auto"/>
              </w:divBdr>
            </w:div>
            <w:div w:id="1036396366">
              <w:marLeft w:val="0"/>
              <w:marRight w:val="0"/>
              <w:marTop w:val="0"/>
              <w:marBottom w:val="0"/>
              <w:divBdr>
                <w:top w:val="none" w:sz="0" w:space="0" w:color="auto"/>
                <w:left w:val="none" w:sz="0" w:space="0" w:color="auto"/>
                <w:bottom w:val="none" w:sz="0" w:space="0" w:color="auto"/>
                <w:right w:val="none" w:sz="0" w:space="0" w:color="auto"/>
              </w:divBdr>
            </w:div>
            <w:div w:id="1626085709">
              <w:marLeft w:val="0"/>
              <w:marRight w:val="0"/>
              <w:marTop w:val="0"/>
              <w:marBottom w:val="0"/>
              <w:divBdr>
                <w:top w:val="none" w:sz="0" w:space="0" w:color="auto"/>
                <w:left w:val="none" w:sz="0" w:space="0" w:color="auto"/>
                <w:bottom w:val="none" w:sz="0" w:space="0" w:color="auto"/>
                <w:right w:val="none" w:sz="0" w:space="0" w:color="auto"/>
              </w:divBdr>
            </w:div>
            <w:div w:id="686758147">
              <w:marLeft w:val="0"/>
              <w:marRight w:val="0"/>
              <w:marTop w:val="0"/>
              <w:marBottom w:val="0"/>
              <w:divBdr>
                <w:top w:val="none" w:sz="0" w:space="0" w:color="auto"/>
                <w:left w:val="none" w:sz="0" w:space="0" w:color="auto"/>
                <w:bottom w:val="none" w:sz="0" w:space="0" w:color="auto"/>
                <w:right w:val="none" w:sz="0" w:space="0" w:color="auto"/>
              </w:divBdr>
            </w:div>
            <w:div w:id="217323751">
              <w:marLeft w:val="0"/>
              <w:marRight w:val="0"/>
              <w:marTop w:val="0"/>
              <w:marBottom w:val="0"/>
              <w:divBdr>
                <w:top w:val="none" w:sz="0" w:space="0" w:color="auto"/>
                <w:left w:val="none" w:sz="0" w:space="0" w:color="auto"/>
                <w:bottom w:val="none" w:sz="0" w:space="0" w:color="auto"/>
                <w:right w:val="none" w:sz="0" w:space="0" w:color="auto"/>
              </w:divBdr>
            </w:div>
            <w:div w:id="1568301384">
              <w:marLeft w:val="0"/>
              <w:marRight w:val="0"/>
              <w:marTop w:val="0"/>
              <w:marBottom w:val="0"/>
              <w:divBdr>
                <w:top w:val="none" w:sz="0" w:space="0" w:color="auto"/>
                <w:left w:val="none" w:sz="0" w:space="0" w:color="auto"/>
                <w:bottom w:val="none" w:sz="0" w:space="0" w:color="auto"/>
                <w:right w:val="none" w:sz="0" w:space="0" w:color="auto"/>
              </w:divBdr>
            </w:div>
            <w:div w:id="1023675029">
              <w:marLeft w:val="0"/>
              <w:marRight w:val="0"/>
              <w:marTop w:val="0"/>
              <w:marBottom w:val="0"/>
              <w:divBdr>
                <w:top w:val="none" w:sz="0" w:space="0" w:color="auto"/>
                <w:left w:val="none" w:sz="0" w:space="0" w:color="auto"/>
                <w:bottom w:val="none" w:sz="0" w:space="0" w:color="auto"/>
                <w:right w:val="none" w:sz="0" w:space="0" w:color="auto"/>
              </w:divBdr>
            </w:div>
            <w:div w:id="17241844">
              <w:marLeft w:val="0"/>
              <w:marRight w:val="0"/>
              <w:marTop w:val="0"/>
              <w:marBottom w:val="0"/>
              <w:divBdr>
                <w:top w:val="none" w:sz="0" w:space="0" w:color="auto"/>
                <w:left w:val="none" w:sz="0" w:space="0" w:color="auto"/>
                <w:bottom w:val="none" w:sz="0" w:space="0" w:color="auto"/>
                <w:right w:val="none" w:sz="0" w:space="0" w:color="auto"/>
              </w:divBdr>
            </w:div>
            <w:div w:id="717096578">
              <w:marLeft w:val="0"/>
              <w:marRight w:val="0"/>
              <w:marTop w:val="0"/>
              <w:marBottom w:val="0"/>
              <w:divBdr>
                <w:top w:val="none" w:sz="0" w:space="0" w:color="auto"/>
                <w:left w:val="none" w:sz="0" w:space="0" w:color="auto"/>
                <w:bottom w:val="none" w:sz="0" w:space="0" w:color="auto"/>
                <w:right w:val="none" w:sz="0" w:space="0" w:color="auto"/>
              </w:divBdr>
            </w:div>
            <w:div w:id="621687334">
              <w:marLeft w:val="0"/>
              <w:marRight w:val="0"/>
              <w:marTop w:val="0"/>
              <w:marBottom w:val="0"/>
              <w:divBdr>
                <w:top w:val="none" w:sz="0" w:space="0" w:color="auto"/>
                <w:left w:val="none" w:sz="0" w:space="0" w:color="auto"/>
                <w:bottom w:val="none" w:sz="0" w:space="0" w:color="auto"/>
                <w:right w:val="none" w:sz="0" w:space="0" w:color="auto"/>
              </w:divBdr>
            </w:div>
            <w:div w:id="1814173048">
              <w:marLeft w:val="0"/>
              <w:marRight w:val="0"/>
              <w:marTop w:val="0"/>
              <w:marBottom w:val="0"/>
              <w:divBdr>
                <w:top w:val="none" w:sz="0" w:space="0" w:color="auto"/>
                <w:left w:val="none" w:sz="0" w:space="0" w:color="auto"/>
                <w:bottom w:val="none" w:sz="0" w:space="0" w:color="auto"/>
                <w:right w:val="none" w:sz="0" w:space="0" w:color="auto"/>
              </w:divBdr>
            </w:div>
            <w:div w:id="817646579">
              <w:marLeft w:val="0"/>
              <w:marRight w:val="0"/>
              <w:marTop w:val="0"/>
              <w:marBottom w:val="0"/>
              <w:divBdr>
                <w:top w:val="none" w:sz="0" w:space="0" w:color="auto"/>
                <w:left w:val="none" w:sz="0" w:space="0" w:color="auto"/>
                <w:bottom w:val="none" w:sz="0" w:space="0" w:color="auto"/>
                <w:right w:val="none" w:sz="0" w:space="0" w:color="auto"/>
              </w:divBdr>
            </w:div>
            <w:div w:id="967273610">
              <w:marLeft w:val="0"/>
              <w:marRight w:val="0"/>
              <w:marTop w:val="0"/>
              <w:marBottom w:val="0"/>
              <w:divBdr>
                <w:top w:val="none" w:sz="0" w:space="0" w:color="auto"/>
                <w:left w:val="none" w:sz="0" w:space="0" w:color="auto"/>
                <w:bottom w:val="none" w:sz="0" w:space="0" w:color="auto"/>
                <w:right w:val="none" w:sz="0" w:space="0" w:color="auto"/>
              </w:divBdr>
            </w:div>
            <w:div w:id="264775516">
              <w:marLeft w:val="0"/>
              <w:marRight w:val="0"/>
              <w:marTop w:val="0"/>
              <w:marBottom w:val="0"/>
              <w:divBdr>
                <w:top w:val="none" w:sz="0" w:space="0" w:color="auto"/>
                <w:left w:val="none" w:sz="0" w:space="0" w:color="auto"/>
                <w:bottom w:val="none" w:sz="0" w:space="0" w:color="auto"/>
                <w:right w:val="none" w:sz="0" w:space="0" w:color="auto"/>
              </w:divBdr>
            </w:div>
            <w:div w:id="110823876">
              <w:marLeft w:val="0"/>
              <w:marRight w:val="0"/>
              <w:marTop w:val="0"/>
              <w:marBottom w:val="0"/>
              <w:divBdr>
                <w:top w:val="none" w:sz="0" w:space="0" w:color="auto"/>
                <w:left w:val="none" w:sz="0" w:space="0" w:color="auto"/>
                <w:bottom w:val="none" w:sz="0" w:space="0" w:color="auto"/>
                <w:right w:val="none" w:sz="0" w:space="0" w:color="auto"/>
              </w:divBdr>
            </w:div>
            <w:div w:id="873928475">
              <w:marLeft w:val="0"/>
              <w:marRight w:val="0"/>
              <w:marTop w:val="0"/>
              <w:marBottom w:val="0"/>
              <w:divBdr>
                <w:top w:val="none" w:sz="0" w:space="0" w:color="auto"/>
                <w:left w:val="none" w:sz="0" w:space="0" w:color="auto"/>
                <w:bottom w:val="none" w:sz="0" w:space="0" w:color="auto"/>
                <w:right w:val="none" w:sz="0" w:space="0" w:color="auto"/>
              </w:divBdr>
            </w:div>
            <w:div w:id="2137675252">
              <w:marLeft w:val="0"/>
              <w:marRight w:val="0"/>
              <w:marTop w:val="0"/>
              <w:marBottom w:val="0"/>
              <w:divBdr>
                <w:top w:val="none" w:sz="0" w:space="0" w:color="auto"/>
                <w:left w:val="none" w:sz="0" w:space="0" w:color="auto"/>
                <w:bottom w:val="none" w:sz="0" w:space="0" w:color="auto"/>
                <w:right w:val="none" w:sz="0" w:space="0" w:color="auto"/>
              </w:divBdr>
            </w:div>
            <w:div w:id="572398348">
              <w:marLeft w:val="0"/>
              <w:marRight w:val="0"/>
              <w:marTop w:val="0"/>
              <w:marBottom w:val="0"/>
              <w:divBdr>
                <w:top w:val="none" w:sz="0" w:space="0" w:color="auto"/>
                <w:left w:val="none" w:sz="0" w:space="0" w:color="auto"/>
                <w:bottom w:val="none" w:sz="0" w:space="0" w:color="auto"/>
                <w:right w:val="none" w:sz="0" w:space="0" w:color="auto"/>
              </w:divBdr>
            </w:div>
            <w:div w:id="442768639">
              <w:marLeft w:val="0"/>
              <w:marRight w:val="0"/>
              <w:marTop w:val="0"/>
              <w:marBottom w:val="0"/>
              <w:divBdr>
                <w:top w:val="none" w:sz="0" w:space="0" w:color="auto"/>
                <w:left w:val="none" w:sz="0" w:space="0" w:color="auto"/>
                <w:bottom w:val="none" w:sz="0" w:space="0" w:color="auto"/>
                <w:right w:val="none" w:sz="0" w:space="0" w:color="auto"/>
              </w:divBdr>
            </w:div>
            <w:div w:id="1815637563">
              <w:marLeft w:val="0"/>
              <w:marRight w:val="0"/>
              <w:marTop w:val="0"/>
              <w:marBottom w:val="0"/>
              <w:divBdr>
                <w:top w:val="none" w:sz="0" w:space="0" w:color="auto"/>
                <w:left w:val="none" w:sz="0" w:space="0" w:color="auto"/>
                <w:bottom w:val="none" w:sz="0" w:space="0" w:color="auto"/>
                <w:right w:val="none" w:sz="0" w:space="0" w:color="auto"/>
              </w:divBdr>
            </w:div>
            <w:div w:id="1737970688">
              <w:marLeft w:val="0"/>
              <w:marRight w:val="0"/>
              <w:marTop w:val="0"/>
              <w:marBottom w:val="0"/>
              <w:divBdr>
                <w:top w:val="none" w:sz="0" w:space="0" w:color="auto"/>
                <w:left w:val="none" w:sz="0" w:space="0" w:color="auto"/>
                <w:bottom w:val="none" w:sz="0" w:space="0" w:color="auto"/>
                <w:right w:val="none" w:sz="0" w:space="0" w:color="auto"/>
              </w:divBdr>
            </w:div>
            <w:div w:id="737945950">
              <w:marLeft w:val="0"/>
              <w:marRight w:val="0"/>
              <w:marTop w:val="0"/>
              <w:marBottom w:val="0"/>
              <w:divBdr>
                <w:top w:val="none" w:sz="0" w:space="0" w:color="auto"/>
                <w:left w:val="none" w:sz="0" w:space="0" w:color="auto"/>
                <w:bottom w:val="none" w:sz="0" w:space="0" w:color="auto"/>
                <w:right w:val="none" w:sz="0" w:space="0" w:color="auto"/>
              </w:divBdr>
            </w:div>
            <w:div w:id="49500325">
              <w:marLeft w:val="0"/>
              <w:marRight w:val="0"/>
              <w:marTop w:val="0"/>
              <w:marBottom w:val="0"/>
              <w:divBdr>
                <w:top w:val="none" w:sz="0" w:space="0" w:color="auto"/>
                <w:left w:val="none" w:sz="0" w:space="0" w:color="auto"/>
                <w:bottom w:val="none" w:sz="0" w:space="0" w:color="auto"/>
                <w:right w:val="none" w:sz="0" w:space="0" w:color="auto"/>
              </w:divBdr>
            </w:div>
            <w:div w:id="1638796987">
              <w:marLeft w:val="0"/>
              <w:marRight w:val="0"/>
              <w:marTop w:val="0"/>
              <w:marBottom w:val="0"/>
              <w:divBdr>
                <w:top w:val="none" w:sz="0" w:space="0" w:color="auto"/>
                <w:left w:val="none" w:sz="0" w:space="0" w:color="auto"/>
                <w:bottom w:val="none" w:sz="0" w:space="0" w:color="auto"/>
                <w:right w:val="none" w:sz="0" w:space="0" w:color="auto"/>
              </w:divBdr>
            </w:div>
            <w:div w:id="842665884">
              <w:marLeft w:val="0"/>
              <w:marRight w:val="0"/>
              <w:marTop w:val="0"/>
              <w:marBottom w:val="0"/>
              <w:divBdr>
                <w:top w:val="none" w:sz="0" w:space="0" w:color="auto"/>
                <w:left w:val="none" w:sz="0" w:space="0" w:color="auto"/>
                <w:bottom w:val="none" w:sz="0" w:space="0" w:color="auto"/>
                <w:right w:val="none" w:sz="0" w:space="0" w:color="auto"/>
              </w:divBdr>
            </w:div>
            <w:div w:id="1682781673">
              <w:marLeft w:val="0"/>
              <w:marRight w:val="0"/>
              <w:marTop w:val="0"/>
              <w:marBottom w:val="0"/>
              <w:divBdr>
                <w:top w:val="none" w:sz="0" w:space="0" w:color="auto"/>
                <w:left w:val="none" w:sz="0" w:space="0" w:color="auto"/>
                <w:bottom w:val="none" w:sz="0" w:space="0" w:color="auto"/>
                <w:right w:val="none" w:sz="0" w:space="0" w:color="auto"/>
              </w:divBdr>
            </w:div>
            <w:div w:id="915164134">
              <w:marLeft w:val="0"/>
              <w:marRight w:val="0"/>
              <w:marTop w:val="0"/>
              <w:marBottom w:val="0"/>
              <w:divBdr>
                <w:top w:val="none" w:sz="0" w:space="0" w:color="auto"/>
                <w:left w:val="none" w:sz="0" w:space="0" w:color="auto"/>
                <w:bottom w:val="none" w:sz="0" w:space="0" w:color="auto"/>
                <w:right w:val="none" w:sz="0" w:space="0" w:color="auto"/>
              </w:divBdr>
            </w:div>
            <w:div w:id="1561013257">
              <w:marLeft w:val="0"/>
              <w:marRight w:val="0"/>
              <w:marTop w:val="0"/>
              <w:marBottom w:val="0"/>
              <w:divBdr>
                <w:top w:val="none" w:sz="0" w:space="0" w:color="auto"/>
                <w:left w:val="none" w:sz="0" w:space="0" w:color="auto"/>
                <w:bottom w:val="none" w:sz="0" w:space="0" w:color="auto"/>
                <w:right w:val="none" w:sz="0" w:space="0" w:color="auto"/>
              </w:divBdr>
            </w:div>
            <w:div w:id="1639455541">
              <w:marLeft w:val="0"/>
              <w:marRight w:val="0"/>
              <w:marTop w:val="0"/>
              <w:marBottom w:val="0"/>
              <w:divBdr>
                <w:top w:val="none" w:sz="0" w:space="0" w:color="auto"/>
                <w:left w:val="none" w:sz="0" w:space="0" w:color="auto"/>
                <w:bottom w:val="none" w:sz="0" w:space="0" w:color="auto"/>
                <w:right w:val="none" w:sz="0" w:space="0" w:color="auto"/>
              </w:divBdr>
            </w:div>
            <w:div w:id="16667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8301">
      <w:bodyDiv w:val="1"/>
      <w:marLeft w:val="0"/>
      <w:marRight w:val="0"/>
      <w:marTop w:val="0"/>
      <w:marBottom w:val="0"/>
      <w:divBdr>
        <w:top w:val="none" w:sz="0" w:space="0" w:color="auto"/>
        <w:left w:val="none" w:sz="0" w:space="0" w:color="auto"/>
        <w:bottom w:val="none" w:sz="0" w:space="0" w:color="auto"/>
        <w:right w:val="none" w:sz="0" w:space="0" w:color="auto"/>
      </w:divBdr>
      <w:divsChild>
        <w:div w:id="1226601883">
          <w:marLeft w:val="0"/>
          <w:marRight w:val="0"/>
          <w:marTop w:val="0"/>
          <w:marBottom w:val="0"/>
          <w:divBdr>
            <w:top w:val="none" w:sz="0" w:space="0" w:color="auto"/>
            <w:left w:val="none" w:sz="0" w:space="0" w:color="auto"/>
            <w:bottom w:val="none" w:sz="0" w:space="0" w:color="auto"/>
            <w:right w:val="none" w:sz="0" w:space="0" w:color="auto"/>
          </w:divBdr>
          <w:divsChild>
            <w:div w:id="1924026106">
              <w:marLeft w:val="0"/>
              <w:marRight w:val="0"/>
              <w:marTop w:val="0"/>
              <w:marBottom w:val="0"/>
              <w:divBdr>
                <w:top w:val="none" w:sz="0" w:space="0" w:color="auto"/>
                <w:left w:val="none" w:sz="0" w:space="0" w:color="auto"/>
                <w:bottom w:val="none" w:sz="0" w:space="0" w:color="auto"/>
                <w:right w:val="none" w:sz="0" w:space="0" w:color="auto"/>
              </w:divBdr>
            </w:div>
            <w:div w:id="1936552994">
              <w:marLeft w:val="0"/>
              <w:marRight w:val="0"/>
              <w:marTop w:val="0"/>
              <w:marBottom w:val="0"/>
              <w:divBdr>
                <w:top w:val="none" w:sz="0" w:space="0" w:color="auto"/>
                <w:left w:val="none" w:sz="0" w:space="0" w:color="auto"/>
                <w:bottom w:val="none" w:sz="0" w:space="0" w:color="auto"/>
                <w:right w:val="none" w:sz="0" w:space="0" w:color="auto"/>
              </w:divBdr>
            </w:div>
            <w:div w:id="1722094234">
              <w:marLeft w:val="0"/>
              <w:marRight w:val="0"/>
              <w:marTop w:val="0"/>
              <w:marBottom w:val="0"/>
              <w:divBdr>
                <w:top w:val="none" w:sz="0" w:space="0" w:color="auto"/>
                <w:left w:val="none" w:sz="0" w:space="0" w:color="auto"/>
                <w:bottom w:val="none" w:sz="0" w:space="0" w:color="auto"/>
                <w:right w:val="none" w:sz="0" w:space="0" w:color="auto"/>
              </w:divBdr>
            </w:div>
            <w:div w:id="1044674047">
              <w:marLeft w:val="0"/>
              <w:marRight w:val="0"/>
              <w:marTop w:val="0"/>
              <w:marBottom w:val="0"/>
              <w:divBdr>
                <w:top w:val="none" w:sz="0" w:space="0" w:color="auto"/>
                <w:left w:val="none" w:sz="0" w:space="0" w:color="auto"/>
                <w:bottom w:val="none" w:sz="0" w:space="0" w:color="auto"/>
                <w:right w:val="none" w:sz="0" w:space="0" w:color="auto"/>
              </w:divBdr>
            </w:div>
            <w:div w:id="1541433372">
              <w:marLeft w:val="0"/>
              <w:marRight w:val="0"/>
              <w:marTop w:val="0"/>
              <w:marBottom w:val="0"/>
              <w:divBdr>
                <w:top w:val="none" w:sz="0" w:space="0" w:color="auto"/>
                <w:left w:val="none" w:sz="0" w:space="0" w:color="auto"/>
                <w:bottom w:val="none" w:sz="0" w:space="0" w:color="auto"/>
                <w:right w:val="none" w:sz="0" w:space="0" w:color="auto"/>
              </w:divBdr>
            </w:div>
            <w:div w:id="636955290">
              <w:marLeft w:val="0"/>
              <w:marRight w:val="0"/>
              <w:marTop w:val="0"/>
              <w:marBottom w:val="0"/>
              <w:divBdr>
                <w:top w:val="none" w:sz="0" w:space="0" w:color="auto"/>
                <w:left w:val="none" w:sz="0" w:space="0" w:color="auto"/>
                <w:bottom w:val="none" w:sz="0" w:space="0" w:color="auto"/>
                <w:right w:val="none" w:sz="0" w:space="0" w:color="auto"/>
              </w:divBdr>
            </w:div>
            <w:div w:id="1841192938">
              <w:marLeft w:val="0"/>
              <w:marRight w:val="0"/>
              <w:marTop w:val="0"/>
              <w:marBottom w:val="0"/>
              <w:divBdr>
                <w:top w:val="none" w:sz="0" w:space="0" w:color="auto"/>
                <w:left w:val="none" w:sz="0" w:space="0" w:color="auto"/>
                <w:bottom w:val="none" w:sz="0" w:space="0" w:color="auto"/>
                <w:right w:val="none" w:sz="0" w:space="0" w:color="auto"/>
              </w:divBdr>
            </w:div>
            <w:div w:id="760297615">
              <w:marLeft w:val="0"/>
              <w:marRight w:val="0"/>
              <w:marTop w:val="0"/>
              <w:marBottom w:val="0"/>
              <w:divBdr>
                <w:top w:val="none" w:sz="0" w:space="0" w:color="auto"/>
                <w:left w:val="none" w:sz="0" w:space="0" w:color="auto"/>
                <w:bottom w:val="none" w:sz="0" w:space="0" w:color="auto"/>
                <w:right w:val="none" w:sz="0" w:space="0" w:color="auto"/>
              </w:divBdr>
            </w:div>
            <w:div w:id="1896548852">
              <w:marLeft w:val="0"/>
              <w:marRight w:val="0"/>
              <w:marTop w:val="0"/>
              <w:marBottom w:val="0"/>
              <w:divBdr>
                <w:top w:val="none" w:sz="0" w:space="0" w:color="auto"/>
                <w:left w:val="none" w:sz="0" w:space="0" w:color="auto"/>
                <w:bottom w:val="none" w:sz="0" w:space="0" w:color="auto"/>
                <w:right w:val="none" w:sz="0" w:space="0" w:color="auto"/>
              </w:divBdr>
            </w:div>
            <w:div w:id="1571965292">
              <w:marLeft w:val="0"/>
              <w:marRight w:val="0"/>
              <w:marTop w:val="0"/>
              <w:marBottom w:val="0"/>
              <w:divBdr>
                <w:top w:val="none" w:sz="0" w:space="0" w:color="auto"/>
                <w:left w:val="none" w:sz="0" w:space="0" w:color="auto"/>
                <w:bottom w:val="none" w:sz="0" w:space="0" w:color="auto"/>
                <w:right w:val="none" w:sz="0" w:space="0" w:color="auto"/>
              </w:divBdr>
            </w:div>
            <w:div w:id="1057819496">
              <w:marLeft w:val="0"/>
              <w:marRight w:val="0"/>
              <w:marTop w:val="0"/>
              <w:marBottom w:val="0"/>
              <w:divBdr>
                <w:top w:val="none" w:sz="0" w:space="0" w:color="auto"/>
                <w:left w:val="none" w:sz="0" w:space="0" w:color="auto"/>
                <w:bottom w:val="none" w:sz="0" w:space="0" w:color="auto"/>
                <w:right w:val="none" w:sz="0" w:space="0" w:color="auto"/>
              </w:divBdr>
            </w:div>
            <w:div w:id="417101936">
              <w:marLeft w:val="0"/>
              <w:marRight w:val="0"/>
              <w:marTop w:val="0"/>
              <w:marBottom w:val="0"/>
              <w:divBdr>
                <w:top w:val="none" w:sz="0" w:space="0" w:color="auto"/>
                <w:left w:val="none" w:sz="0" w:space="0" w:color="auto"/>
                <w:bottom w:val="none" w:sz="0" w:space="0" w:color="auto"/>
                <w:right w:val="none" w:sz="0" w:space="0" w:color="auto"/>
              </w:divBdr>
            </w:div>
            <w:div w:id="344094613">
              <w:marLeft w:val="0"/>
              <w:marRight w:val="0"/>
              <w:marTop w:val="0"/>
              <w:marBottom w:val="0"/>
              <w:divBdr>
                <w:top w:val="none" w:sz="0" w:space="0" w:color="auto"/>
                <w:left w:val="none" w:sz="0" w:space="0" w:color="auto"/>
                <w:bottom w:val="none" w:sz="0" w:space="0" w:color="auto"/>
                <w:right w:val="none" w:sz="0" w:space="0" w:color="auto"/>
              </w:divBdr>
            </w:div>
            <w:div w:id="713043785">
              <w:marLeft w:val="0"/>
              <w:marRight w:val="0"/>
              <w:marTop w:val="0"/>
              <w:marBottom w:val="0"/>
              <w:divBdr>
                <w:top w:val="none" w:sz="0" w:space="0" w:color="auto"/>
                <w:left w:val="none" w:sz="0" w:space="0" w:color="auto"/>
                <w:bottom w:val="none" w:sz="0" w:space="0" w:color="auto"/>
                <w:right w:val="none" w:sz="0" w:space="0" w:color="auto"/>
              </w:divBdr>
            </w:div>
            <w:div w:id="415369909">
              <w:marLeft w:val="0"/>
              <w:marRight w:val="0"/>
              <w:marTop w:val="0"/>
              <w:marBottom w:val="0"/>
              <w:divBdr>
                <w:top w:val="none" w:sz="0" w:space="0" w:color="auto"/>
                <w:left w:val="none" w:sz="0" w:space="0" w:color="auto"/>
                <w:bottom w:val="none" w:sz="0" w:space="0" w:color="auto"/>
                <w:right w:val="none" w:sz="0" w:space="0" w:color="auto"/>
              </w:divBdr>
            </w:div>
            <w:div w:id="1136218210">
              <w:marLeft w:val="0"/>
              <w:marRight w:val="0"/>
              <w:marTop w:val="0"/>
              <w:marBottom w:val="0"/>
              <w:divBdr>
                <w:top w:val="none" w:sz="0" w:space="0" w:color="auto"/>
                <w:left w:val="none" w:sz="0" w:space="0" w:color="auto"/>
                <w:bottom w:val="none" w:sz="0" w:space="0" w:color="auto"/>
                <w:right w:val="none" w:sz="0" w:space="0" w:color="auto"/>
              </w:divBdr>
            </w:div>
            <w:div w:id="1799832681">
              <w:marLeft w:val="0"/>
              <w:marRight w:val="0"/>
              <w:marTop w:val="0"/>
              <w:marBottom w:val="0"/>
              <w:divBdr>
                <w:top w:val="none" w:sz="0" w:space="0" w:color="auto"/>
                <w:left w:val="none" w:sz="0" w:space="0" w:color="auto"/>
                <w:bottom w:val="none" w:sz="0" w:space="0" w:color="auto"/>
                <w:right w:val="none" w:sz="0" w:space="0" w:color="auto"/>
              </w:divBdr>
            </w:div>
            <w:div w:id="2120754267">
              <w:marLeft w:val="0"/>
              <w:marRight w:val="0"/>
              <w:marTop w:val="0"/>
              <w:marBottom w:val="0"/>
              <w:divBdr>
                <w:top w:val="none" w:sz="0" w:space="0" w:color="auto"/>
                <w:left w:val="none" w:sz="0" w:space="0" w:color="auto"/>
                <w:bottom w:val="none" w:sz="0" w:space="0" w:color="auto"/>
                <w:right w:val="none" w:sz="0" w:space="0" w:color="auto"/>
              </w:divBdr>
            </w:div>
            <w:div w:id="1199512788">
              <w:marLeft w:val="0"/>
              <w:marRight w:val="0"/>
              <w:marTop w:val="0"/>
              <w:marBottom w:val="0"/>
              <w:divBdr>
                <w:top w:val="none" w:sz="0" w:space="0" w:color="auto"/>
                <w:left w:val="none" w:sz="0" w:space="0" w:color="auto"/>
                <w:bottom w:val="none" w:sz="0" w:space="0" w:color="auto"/>
                <w:right w:val="none" w:sz="0" w:space="0" w:color="auto"/>
              </w:divBdr>
            </w:div>
            <w:div w:id="230583022">
              <w:marLeft w:val="0"/>
              <w:marRight w:val="0"/>
              <w:marTop w:val="0"/>
              <w:marBottom w:val="0"/>
              <w:divBdr>
                <w:top w:val="none" w:sz="0" w:space="0" w:color="auto"/>
                <w:left w:val="none" w:sz="0" w:space="0" w:color="auto"/>
                <w:bottom w:val="none" w:sz="0" w:space="0" w:color="auto"/>
                <w:right w:val="none" w:sz="0" w:space="0" w:color="auto"/>
              </w:divBdr>
            </w:div>
            <w:div w:id="1565023550">
              <w:marLeft w:val="0"/>
              <w:marRight w:val="0"/>
              <w:marTop w:val="0"/>
              <w:marBottom w:val="0"/>
              <w:divBdr>
                <w:top w:val="none" w:sz="0" w:space="0" w:color="auto"/>
                <w:left w:val="none" w:sz="0" w:space="0" w:color="auto"/>
                <w:bottom w:val="none" w:sz="0" w:space="0" w:color="auto"/>
                <w:right w:val="none" w:sz="0" w:space="0" w:color="auto"/>
              </w:divBdr>
            </w:div>
            <w:div w:id="797529807">
              <w:marLeft w:val="0"/>
              <w:marRight w:val="0"/>
              <w:marTop w:val="0"/>
              <w:marBottom w:val="0"/>
              <w:divBdr>
                <w:top w:val="none" w:sz="0" w:space="0" w:color="auto"/>
                <w:left w:val="none" w:sz="0" w:space="0" w:color="auto"/>
                <w:bottom w:val="none" w:sz="0" w:space="0" w:color="auto"/>
                <w:right w:val="none" w:sz="0" w:space="0" w:color="auto"/>
              </w:divBdr>
            </w:div>
            <w:div w:id="1683431746">
              <w:marLeft w:val="0"/>
              <w:marRight w:val="0"/>
              <w:marTop w:val="0"/>
              <w:marBottom w:val="0"/>
              <w:divBdr>
                <w:top w:val="none" w:sz="0" w:space="0" w:color="auto"/>
                <w:left w:val="none" w:sz="0" w:space="0" w:color="auto"/>
                <w:bottom w:val="none" w:sz="0" w:space="0" w:color="auto"/>
                <w:right w:val="none" w:sz="0" w:space="0" w:color="auto"/>
              </w:divBdr>
            </w:div>
            <w:div w:id="1652518337">
              <w:marLeft w:val="0"/>
              <w:marRight w:val="0"/>
              <w:marTop w:val="0"/>
              <w:marBottom w:val="0"/>
              <w:divBdr>
                <w:top w:val="none" w:sz="0" w:space="0" w:color="auto"/>
                <w:left w:val="none" w:sz="0" w:space="0" w:color="auto"/>
                <w:bottom w:val="none" w:sz="0" w:space="0" w:color="auto"/>
                <w:right w:val="none" w:sz="0" w:space="0" w:color="auto"/>
              </w:divBdr>
            </w:div>
            <w:div w:id="963124374">
              <w:marLeft w:val="0"/>
              <w:marRight w:val="0"/>
              <w:marTop w:val="0"/>
              <w:marBottom w:val="0"/>
              <w:divBdr>
                <w:top w:val="none" w:sz="0" w:space="0" w:color="auto"/>
                <w:left w:val="none" w:sz="0" w:space="0" w:color="auto"/>
                <w:bottom w:val="none" w:sz="0" w:space="0" w:color="auto"/>
                <w:right w:val="none" w:sz="0" w:space="0" w:color="auto"/>
              </w:divBdr>
            </w:div>
            <w:div w:id="869685339">
              <w:marLeft w:val="0"/>
              <w:marRight w:val="0"/>
              <w:marTop w:val="0"/>
              <w:marBottom w:val="0"/>
              <w:divBdr>
                <w:top w:val="none" w:sz="0" w:space="0" w:color="auto"/>
                <w:left w:val="none" w:sz="0" w:space="0" w:color="auto"/>
                <w:bottom w:val="none" w:sz="0" w:space="0" w:color="auto"/>
                <w:right w:val="none" w:sz="0" w:space="0" w:color="auto"/>
              </w:divBdr>
            </w:div>
            <w:div w:id="978877916">
              <w:marLeft w:val="0"/>
              <w:marRight w:val="0"/>
              <w:marTop w:val="0"/>
              <w:marBottom w:val="0"/>
              <w:divBdr>
                <w:top w:val="none" w:sz="0" w:space="0" w:color="auto"/>
                <w:left w:val="none" w:sz="0" w:space="0" w:color="auto"/>
                <w:bottom w:val="none" w:sz="0" w:space="0" w:color="auto"/>
                <w:right w:val="none" w:sz="0" w:space="0" w:color="auto"/>
              </w:divBdr>
            </w:div>
            <w:div w:id="274410240">
              <w:marLeft w:val="0"/>
              <w:marRight w:val="0"/>
              <w:marTop w:val="0"/>
              <w:marBottom w:val="0"/>
              <w:divBdr>
                <w:top w:val="none" w:sz="0" w:space="0" w:color="auto"/>
                <w:left w:val="none" w:sz="0" w:space="0" w:color="auto"/>
                <w:bottom w:val="none" w:sz="0" w:space="0" w:color="auto"/>
                <w:right w:val="none" w:sz="0" w:space="0" w:color="auto"/>
              </w:divBdr>
            </w:div>
            <w:div w:id="1099446456">
              <w:marLeft w:val="0"/>
              <w:marRight w:val="0"/>
              <w:marTop w:val="0"/>
              <w:marBottom w:val="0"/>
              <w:divBdr>
                <w:top w:val="none" w:sz="0" w:space="0" w:color="auto"/>
                <w:left w:val="none" w:sz="0" w:space="0" w:color="auto"/>
                <w:bottom w:val="none" w:sz="0" w:space="0" w:color="auto"/>
                <w:right w:val="none" w:sz="0" w:space="0" w:color="auto"/>
              </w:divBdr>
            </w:div>
            <w:div w:id="1956978507">
              <w:marLeft w:val="0"/>
              <w:marRight w:val="0"/>
              <w:marTop w:val="0"/>
              <w:marBottom w:val="0"/>
              <w:divBdr>
                <w:top w:val="none" w:sz="0" w:space="0" w:color="auto"/>
                <w:left w:val="none" w:sz="0" w:space="0" w:color="auto"/>
                <w:bottom w:val="none" w:sz="0" w:space="0" w:color="auto"/>
                <w:right w:val="none" w:sz="0" w:space="0" w:color="auto"/>
              </w:divBdr>
            </w:div>
            <w:div w:id="2129228362">
              <w:marLeft w:val="0"/>
              <w:marRight w:val="0"/>
              <w:marTop w:val="0"/>
              <w:marBottom w:val="0"/>
              <w:divBdr>
                <w:top w:val="none" w:sz="0" w:space="0" w:color="auto"/>
                <w:left w:val="none" w:sz="0" w:space="0" w:color="auto"/>
                <w:bottom w:val="none" w:sz="0" w:space="0" w:color="auto"/>
                <w:right w:val="none" w:sz="0" w:space="0" w:color="auto"/>
              </w:divBdr>
            </w:div>
            <w:div w:id="909079312">
              <w:marLeft w:val="0"/>
              <w:marRight w:val="0"/>
              <w:marTop w:val="0"/>
              <w:marBottom w:val="0"/>
              <w:divBdr>
                <w:top w:val="none" w:sz="0" w:space="0" w:color="auto"/>
                <w:left w:val="none" w:sz="0" w:space="0" w:color="auto"/>
                <w:bottom w:val="none" w:sz="0" w:space="0" w:color="auto"/>
                <w:right w:val="none" w:sz="0" w:space="0" w:color="auto"/>
              </w:divBdr>
            </w:div>
            <w:div w:id="1406956550">
              <w:marLeft w:val="0"/>
              <w:marRight w:val="0"/>
              <w:marTop w:val="0"/>
              <w:marBottom w:val="0"/>
              <w:divBdr>
                <w:top w:val="none" w:sz="0" w:space="0" w:color="auto"/>
                <w:left w:val="none" w:sz="0" w:space="0" w:color="auto"/>
                <w:bottom w:val="none" w:sz="0" w:space="0" w:color="auto"/>
                <w:right w:val="none" w:sz="0" w:space="0" w:color="auto"/>
              </w:divBdr>
            </w:div>
            <w:div w:id="685791282">
              <w:marLeft w:val="0"/>
              <w:marRight w:val="0"/>
              <w:marTop w:val="0"/>
              <w:marBottom w:val="0"/>
              <w:divBdr>
                <w:top w:val="none" w:sz="0" w:space="0" w:color="auto"/>
                <w:left w:val="none" w:sz="0" w:space="0" w:color="auto"/>
                <w:bottom w:val="none" w:sz="0" w:space="0" w:color="auto"/>
                <w:right w:val="none" w:sz="0" w:space="0" w:color="auto"/>
              </w:divBdr>
            </w:div>
            <w:div w:id="144326580">
              <w:marLeft w:val="0"/>
              <w:marRight w:val="0"/>
              <w:marTop w:val="0"/>
              <w:marBottom w:val="0"/>
              <w:divBdr>
                <w:top w:val="none" w:sz="0" w:space="0" w:color="auto"/>
                <w:left w:val="none" w:sz="0" w:space="0" w:color="auto"/>
                <w:bottom w:val="none" w:sz="0" w:space="0" w:color="auto"/>
                <w:right w:val="none" w:sz="0" w:space="0" w:color="auto"/>
              </w:divBdr>
            </w:div>
            <w:div w:id="1901054">
              <w:marLeft w:val="0"/>
              <w:marRight w:val="0"/>
              <w:marTop w:val="0"/>
              <w:marBottom w:val="0"/>
              <w:divBdr>
                <w:top w:val="none" w:sz="0" w:space="0" w:color="auto"/>
                <w:left w:val="none" w:sz="0" w:space="0" w:color="auto"/>
                <w:bottom w:val="none" w:sz="0" w:space="0" w:color="auto"/>
                <w:right w:val="none" w:sz="0" w:space="0" w:color="auto"/>
              </w:divBdr>
            </w:div>
            <w:div w:id="2049062534">
              <w:marLeft w:val="0"/>
              <w:marRight w:val="0"/>
              <w:marTop w:val="0"/>
              <w:marBottom w:val="0"/>
              <w:divBdr>
                <w:top w:val="none" w:sz="0" w:space="0" w:color="auto"/>
                <w:left w:val="none" w:sz="0" w:space="0" w:color="auto"/>
                <w:bottom w:val="none" w:sz="0" w:space="0" w:color="auto"/>
                <w:right w:val="none" w:sz="0" w:space="0" w:color="auto"/>
              </w:divBdr>
            </w:div>
            <w:div w:id="1384519859">
              <w:marLeft w:val="0"/>
              <w:marRight w:val="0"/>
              <w:marTop w:val="0"/>
              <w:marBottom w:val="0"/>
              <w:divBdr>
                <w:top w:val="none" w:sz="0" w:space="0" w:color="auto"/>
                <w:left w:val="none" w:sz="0" w:space="0" w:color="auto"/>
                <w:bottom w:val="none" w:sz="0" w:space="0" w:color="auto"/>
                <w:right w:val="none" w:sz="0" w:space="0" w:color="auto"/>
              </w:divBdr>
            </w:div>
            <w:div w:id="589436838">
              <w:marLeft w:val="0"/>
              <w:marRight w:val="0"/>
              <w:marTop w:val="0"/>
              <w:marBottom w:val="0"/>
              <w:divBdr>
                <w:top w:val="none" w:sz="0" w:space="0" w:color="auto"/>
                <w:left w:val="none" w:sz="0" w:space="0" w:color="auto"/>
                <w:bottom w:val="none" w:sz="0" w:space="0" w:color="auto"/>
                <w:right w:val="none" w:sz="0" w:space="0" w:color="auto"/>
              </w:divBdr>
            </w:div>
            <w:div w:id="951783591">
              <w:marLeft w:val="0"/>
              <w:marRight w:val="0"/>
              <w:marTop w:val="0"/>
              <w:marBottom w:val="0"/>
              <w:divBdr>
                <w:top w:val="none" w:sz="0" w:space="0" w:color="auto"/>
                <w:left w:val="none" w:sz="0" w:space="0" w:color="auto"/>
                <w:bottom w:val="none" w:sz="0" w:space="0" w:color="auto"/>
                <w:right w:val="none" w:sz="0" w:space="0" w:color="auto"/>
              </w:divBdr>
            </w:div>
            <w:div w:id="1583833698">
              <w:marLeft w:val="0"/>
              <w:marRight w:val="0"/>
              <w:marTop w:val="0"/>
              <w:marBottom w:val="0"/>
              <w:divBdr>
                <w:top w:val="none" w:sz="0" w:space="0" w:color="auto"/>
                <w:left w:val="none" w:sz="0" w:space="0" w:color="auto"/>
                <w:bottom w:val="none" w:sz="0" w:space="0" w:color="auto"/>
                <w:right w:val="none" w:sz="0" w:space="0" w:color="auto"/>
              </w:divBdr>
            </w:div>
            <w:div w:id="1794203272">
              <w:marLeft w:val="0"/>
              <w:marRight w:val="0"/>
              <w:marTop w:val="0"/>
              <w:marBottom w:val="0"/>
              <w:divBdr>
                <w:top w:val="none" w:sz="0" w:space="0" w:color="auto"/>
                <w:left w:val="none" w:sz="0" w:space="0" w:color="auto"/>
                <w:bottom w:val="none" w:sz="0" w:space="0" w:color="auto"/>
                <w:right w:val="none" w:sz="0" w:space="0" w:color="auto"/>
              </w:divBdr>
            </w:div>
            <w:div w:id="992413083">
              <w:marLeft w:val="0"/>
              <w:marRight w:val="0"/>
              <w:marTop w:val="0"/>
              <w:marBottom w:val="0"/>
              <w:divBdr>
                <w:top w:val="none" w:sz="0" w:space="0" w:color="auto"/>
                <w:left w:val="none" w:sz="0" w:space="0" w:color="auto"/>
                <w:bottom w:val="none" w:sz="0" w:space="0" w:color="auto"/>
                <w:right w:val="none" w:sz="0" w:space="0" w:color="auto"/>
              </w:divBdr>
            </w:div>
            <w:div w:id="179202762">
              <w:marLeft w:val="0"/>
              <w:marRight w:val="0"/>
              <w:marTop w:val="0"/>
              <w:marBottom w:val="0"/>
              <w:divBdr>
                <w:top w:val="none" w:sz="0" w:space="0" w:color="auto"/>
                <w:left w:val="none" w:sz="0" w:space="0" w:color="auto"/>
                <w:bottom w:val="none" w:sz="0" w:space="0" w:color="auto"/>
                <w:right w:val="none" w:sz="0" w:space="0" w:color="auto"/>
              </w:divBdr>
            </w:div>
            <w:div w:id="2019580335">
              <w:marLeft w:val="0"/>
              <w:marRight w:val="0"/>
              <w:marTop w:val="0"/>
              <w:marBottom w:val="0"/>
              <w:divBdr>
                <w:top w:val="none" w:sz="0" w:space="0" w:color="auto"/>
                <w:left w:val="none" w:sz="0" w:space="0" w:color="auto"/>
                <w:bottom w:val="none" w:sz="0" w:space="0" w:color="auto"/>
                <w:right w:val="none" w:sz="0" w:space="0" w:color="auto"/>
              </w:divBdr>
            </w:div>
            <w:div w:id="794181866">
              <w:marLeft w:val="0"/>
              <w:marRight w:val="0"/>
              <w:marTop w:val="0"/>
              <w:marBottom w:val="0"/>
              <w:divBdr>
                <w:top w:val="none" w:sz="0" w:space="0" w:color="auto"/>
                <w:left w:val="none" w:sz="0" w:space="0" w:color="auto"/>
                <w:bottom w:val="none" w:sz="0" w:space="0" w:color="auto"/>
                <w:right w:val="none" w:sz="0" w:space="0" w:color="auto"/>
              </w:divBdr>
            </w:div>
            <w:div w:id="15331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75">
      <w:bodyDiv w:val="1"/>
      <w:marLeft w:val="0"/>
      <w:marRight w:val="0"/>
      <w:marTop w:val="0"/>
      <w:marBottom w:val="0"/>
      <w:divBdr>
        <w:top w:val="none" w:sz="0" w:space="0" w:color="auto"/>
        <w:left w:val="none" w:sz="0" w:space="0" w:color="auto"/>
        <w:bottom w:val="none" w:sz="0" w:space="0" w:color="auto"/>
        <w:right w:val="none" w:sz="0" w:space="0" w:color="auto"/>
      </w:divBdr>
      <w:divsChild>
        <w:div w:id="1723484909">
          <w:marLeft w:val="0"/>
          <w:marRight w:val="0"/>
          <w:marTop w:val="0"/>
          <w:marBottom w:val="0"/>
          <w:divBdr>
            <w:top w:val="none" w:sz="0" w:space="0" w:color="auto"/>
            <w:left w:val="none" w:sz="0" w:space="0" w:color="auto"/>
            <w:bottom w:val="none" w:sz="0" w:space="0" w:color="auto"/>
            <w:right w:val="none" w:sz="0" w:space="0" w:color="auto"/>
          </w:divBdr>
          <w:divsChild>
            <w:div w:id="11367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8595">
      <w:bodyDiv w:val="1"/>
      <w:marLeft w:val="0"/>
      <w:marRight w:val="0"/>
      <w:marTop w:val="0"/>
      <w:marBottom w:val="0"/>
      <w:divBdr>
        <w:top w:val="none" w:sz="0" w:space="0" w:color="auto"/>
        <w:left w:val="none" w:sz="0" w:space="0" w:color="auto"/>
        <w:bottom w:val="none" w:sz="0" w:space="0" w:color="auto"/>
        <w:right w:val="none" w:sz="0" w:space="0" w:color="auto"/>
      </w:divBdr>
      <w:divsChild>
        <w:div w:id="2035305811">
          <w:marLeft w:val="0"/>
          <w:marRight w:val="0"/>
          <w:marTop w:val="0"/>
          <w:marBottom w:val="0"/>
          <w:divBdr>
            <w:top w:val="none" w:sz="0" w:space="0" w:color="auto"/>
            <w:left w:val="none" w:sz="0" w:space="0" w:color="auto"/>
            <w:bottom w:val="none" w:sz="0" w:space="0" w:color="auto"/>
            <w:right w:val="none" w:sz="0" w:space="0" w:color="auto"/>
          </w:divBdr>
          <w:divsChild>
            <w:div w:id="1983998960">
              <w:marLeft w:val="0"/>
              <w:marRight w:val="0"/>
              <w:marTop w:val="0"/>
              <w:marBottom w:val="0"/>
              <w:divBdr>
                <w:top w:val="none" w:sz="0" w:space="0" w:color="auto"/>
                <w:left w:val="none" w:sz="0" w:space="0" w:color="auto"/>
                <w:bottom w:val="none" w:sz="0" w:space="0" w:color="auto"/>
                <w:right w:val="none" w:sz="0" w:space="0" w:color="auto"/>
              </w:divBdr>
            </w:div>
            <w:div w:id="1997564653">
              <w:marLeft w:val="0"/>
              <w:marRight w:val="0"/>
              <w:marTop w:val="0"/>
              <w:marBottom w:val="0"/>
              <w:divBdr>
                <w:top w:val="none" w:sz="0" w:space="0" w:color="auto"/>
                <w:left w:val="none" w:sz="0" w:space="0" w:color="auto"/>
                <w:bottom w:val="none" w:sz="0" w:space="0" w:color="auto"/>
                <w:right w:val="none" w:sz="0" w:space="0" w:color="auto"/>
              </w:divBdr>
            </w:div>
            <w:div w:id="9015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7889">
      <w:bodyDiv w:val="1"/>
      <w:marLeft w:val="0"/>
      <w:marRight w:val="0"/>
      <w:marTop w:val="0"/>
      <w:marBottom w:val="0"/>
      <w:divBdr>
        <w:top w:val="none" w:sz="0" w:space="0" w:color="auto"/>
        <w:left w:val="none" w:sz="0" w:space="0" w:color="auto"/>
        <w:bottom w:val="none" w:sz="0" w:space="0" w:color="auto"/>
        <w:right w:val="none" w:sz="0" w:space="0" w:color="auto"/>
      </w:divBdr>
      <w:divsChild>
        <w:div w:id="1415973595">
          <w:marLeft w:val="0"/>
          <w:marRight w:val="0"/>
          <w:marTop w:val="0"/>
          <w:marBottom w:val="0"/>
          <w:divBdr>
            <w:top w:val="none" w:sz="0" w:space="0" w:color="auto"/>
            <w:left w:val="none" w:sz="0" w:space="0" w:color="auto"/>
            <w:bottom w:val="none" w:sz="0" w:space="0" w:color="auto"/>
            <w:right w:val="none" w:sz="0" w:space="0" w:color="auto"/>
          </w:divBdr>
          <w:divsChild>
            <w:div w:id="359864556">
              <w:marLeft w:val="0"/>
              <w:marRight w:val="0"/>
              <w:marTop w:val="0"/>
              <w:marBottom w:val="0"/>
              <w:divBdr>
                <w:top w:val="none" w:sz="0" w:space="0" w:color="auto"/>
                <w:left w:val="none" w:sz="0" w:space="0" w:color="auto"/>
                <w:bottom w:val="none" w:sz="0" w:space="0" w:color="auto"/>
                <w:right w:val="none" w:sz="0" w:space="0" w:color="auto"/>
              </w:divBdr>
            </w:div>
            <w:div w:id="438794330">
              <w:marLeft w:val="0"/>
              <w:marRight w:val="0"/>
              <w:marTop w:val="0"/>
              <w:marBottom w:val="0"/>
              <w:divBdr>
                <w:top w:val="none" w:sz="0" w:space="0" w:color="auto"/>
                <w:left w:val="none" w:sz="0" w:space="0" w:color="auto"/>
                <w:bottom w:val="none" w:sz="0" w:space="0" w:color="auto"/>
                <w:right w:val="none" w:sz="0" w:space="0" w:color="auto"/>
              </w:divBdr>
            </w:div>
            <w:div w:id="990141026">
              <w:marLeft w:val="0"/>
              <w:marRight w:val="0"/>
              <w:marTop w:val="0"/>
              <w:marBottom w:val="0"/>
              <w:divBdr>
                <w:top w:val="none" w:sz="0" w:space="0" w:color="auto"/>
                <w:left w:val="none" w:sz="0" w:space="0" w:color="auto"/>
                <w:bottom w:val="none" w:sz="0" w:space="0" w:color="auto"/>
                <w:right w:val="none" w:sz="0" w:space="0" w:color="auto"/>
              </w:divBdr>
            </w:div>
            <w:div w:id="279990985">
              <w:marLeft w:val="0"/>
              <w:marRight w:val="0"/>
              <w:marTop w:val="0"/>
              <w:marBottom w:val="0"/>
              <w:divBdr>
                <w:top w:val="none" w:sz="0" w:space="0" w:color="auto"/>
                <w:left w:val="none" w:sz="0" w:space="0" w:color="auto"/>
                <w:bottom w:val="none" w:sz="0" w:space="0" w:color="auto"/>
                <w:right w:val="none" w:sz="0" w:space="0" w:color="auto"/>
              </w:divBdr>
            </w:div>
            <w:div w:id="233709171">
              <w:marLeft w:val="0"/>
              <w:marRight w:val="0"/>
              <w:marTop w:val="0"/>
              <w:marBottom w:val="0"/>
              <w:divBdr>
                <w:top w:val="none" w:sz="0" w:space="0" w:color="auto"/>
                <w:left w:val="none" w:sz="0" w:space="0" w:color="auto"/>
                <w:bottom w:val="none" w:sz="0" w:space="0" w:color="auto"/>
                <w:right w:val="none" w:sz="0" w:space="0" w:color="auto"/>
              </w:divBdr>
            </w:div>
            <w:div w:id="1109815916">
              <w:marLeft w:val="0"/>
              <w:marRight w:val="0"/>
              <w:marTop w:val="0"/>
              <w:marBottom w:val="0"/>
              <w:divBdr>
                <w:top w:val="none" w:sz="0" w:space="0" w:color="auto"/>
                <w:left w:val="none" w:sz="0" w:space="0" w:color="auto"/>
                <w:bottom w:val="none" w:sz="0" w:space="0" w:color="auto"/>
                <w:right w:val="none" w:sz="0" w:space="0" w:color="auto"/>
              </w:divBdr>
            </w:div>
            <w:div w:id="859243005">
              <w:marLeft w:val="0"/>
              <w:marRight w:val="0"/>
              <w:marTop w:val="0"/>
              <w:marBottom w:val="0"/>
              <w:divBdr>
                <w:top w:val="none" w:sz="0" w:space="0" w:color="auto"/>
                <w:left w:val="none" w:sz="0" w:space="0" w:color="auto"/>
                <w:bottom w:val="none" w:sz="0" w:space="0" w:color="auto"/>
                <w:right w:val="none" w:sz="0" w:space="0" w:color="auto"/>
              </w:divBdr>
            </w:div>
            <w:div w:id="1568101781">
              <w:marLeft w:val="0"/>
              <w:marRight w:val="0"/>
              <w:marTop w:val="0"/>
              <w:marBottom w:val="0"/>
              <w:divBdr>
                <w:top w:val="none" w:sz="0" w:space="0" w:color="auto"/>
                <w:left w:val="none" w:sz="0" w:space="0" w:color="auto"/>
                <w:bottom w:val="none" w:sz="0" w:space="0" w:color="auto"/>
                <w:right w:val="none" w:sz="0" w:space="0" w:color="auto"/>
              </w:divBdr>
            </w:div>
            <w:div w:id="1721711220">
              <w:marLeft w:val="0"/>
              <w:marRight w:val="0"/>
              <w:marTop w:val="0"/>
              <w:marBottom w:val="0"/>
              <w:divBdr>
                <w:top w:val="none" w:sz="0" w:space="0" w:color="auto"/>
                <w:left w:val="none" w:sz="0" w:space="0" w:color="auto"/>
                <w:bottom w:val="none" w:sz="0" w:space="0" w:color="auto"/>
                <w:right w:val="none" w:sz="0" w:space="0" w:color="auto"/>
              </w:divBdr>
            </w:div>
            <w:div w:id="252595955">
              <w:marLeft w:val="0"/>
              <w:marRight w:val="0"/>
              <w:marTop w:val="0"/>
              <w:marBottom w:val="0"/>
              <w:divBdr>
                <w:top w:val="none" w:sz="0" w:space="0" w:color="auto"/>
                <w:left w:val="none" w:sz="0" w:space="0" w:color="auto"/>
                <w:bottom w:val="none" w:sz="0" w:space="0" w:color="auto"/>
                <w:right w:val="none" w:sz="0" w:space="0" w:color="auto"/>
              </w:divBdr>
            </w:div>
            <w:div w:id="1520243805">
              <w:marLeft w:val="0"/>
              <w:marRight w:val="0"/>
              <w:marTop w:val="0"/>
              <w:marBottom w:val="0"/>
              <w:divBdr>
                <w:top w:val="none" w:sz="0" w:space="0" w:color="auto"/>
                <w:left w:val="none" w:sz="0" w:space="0" w:color="auto"/>
                <w:bottom w:val="none" w:sz="0" w:space="0" w:color="auto"/>
                <w:right w:val="none" w:sz="0" w:space="0" w:color="auto"/>
              </w:divBdr>
            </w:div>
            <w:div w:id="1372848349">
              <w:marLeft w:val="0"/>
              <w:marRight w:val="0"/>
              <w:marTop w:val="0"/>
              <w:marBottom w:val="0"/>
              <w:divBdr>
                <w:top w:val="none" w:sz="0" w:space="0" w:color="auto"/>
                <w:left w:val="none" w:sz="0" w:space="0" w:color="auto"/>
                <w:bottom w:val="none" w:sz="0" w:space="0" w:color="auto"/>
                <w:right w:val="none" w:sz="0" w:space="0" w:color="auto"/>
              </w:divBdr>
            </w:div>
            <w:div w:id="588735166">
              <w:marLeft w:val="0"/>
              <w:marRight w:val="0"/>
              <w:marTop w:val="0"/>
              <w:marBottom w:val="0"/>
              <w:divBdr>
                <w:top w:val="none" w:sz="0" w:space="0" w:color="auto"/>
                <w:left w:val="none" w:sz="0" w:space="0" w:color="auto"/>
                <w:bottom w:val="none" w:sz="0" w:space="0" w:color="auto"/>
                <w:right w:val="none" w:sz="0" w:space="0" w:color="auto"/>
              </w:divBdr>
            </w:div>
            <w:div w:id="638726450">
              <w:marLeft w:val="0"/>
              <w:marRight w:val="0"/>
              <w:marTop w:val="0"/>
              <w:marBottom w:val="0"/>
              <w:divBdr>
                <w:top w:val="none" w:sz="0" w:space="0" w:color="auto"/>
                <w:left w:val="none" w:sz="0" w:space="0" w:color="auto"/>
                <w:bottom w:val="none" w:sz="0" w:space="0" w:color="auto"/>
                <w:right w:val="none" w:sz="0" w:space="0" w:color="auto"/>
              </w:divBdr>
            </w:div>
            <w:div w:id="1887181668">
              <w:marLeft w:val="0"/>
              <w:marRight w:val="0"/>
              <w:marTop w:val="0"/>
              <w:marBottom w:val="0"/>
              <w:divBdr>
                <w:top w:val="none" w:sz="0" w:space="0" w:color="auto"/>
                <w:left w:val="none" w:sz="0" w:space="0" w:color="auto"/>
                <w:bottom w:val="none" w:sz="0" w:space="0" w:color="auto"/>
                <w:right w:val="none" w:sz="0" w:space="0" w:color="auto"/>
              </w:divBdr>
            </w:div>
            <w:div w:id="1269393713">
              <w:marLeft w:val="0"/>
              <w:marRight w:val="0"/>
              <w:marTop w:val="0"/>
              <w:marBottom w:val="0"/>
              <w:divBdr>
                <w:top w:val="none" w:sz="0" w:space="0" w:color="auto"/>
                <w:left w:val="none" w:sz="0" w:space="0" w:color="auto"/>
                <w:bottom w:val="none" w:sz="0" w:space="0" w:color="auto"/>
                <w:right w:val="none" w:sz="0" w:space="0" w:color="auto"/>
              </w:divBdr>
            </w:div>
            <w:div w:id="549928148">
              <w:marLeft w:val="0"/>
              <w:marRight w:val="0"/>
              <w:marTop w:val="0"/>
              <w:marBottom w:val="0"/>
              <w:divBdr>
                <w:top w:val="none" w:sz="0" w:space="0" w:color="auto"/>
                <w:left w:val="none" w:sz="0" w:space="0" w:color="auto"/>
                <w:bottom w:val="none" w:sz="0" w:space="0" w:color="auto"/>
                <w:right w:val="none" w:sz="0" w:space="0" w:color="auto"/>
              </w:divBdr>
            </w:div>
            <w:div w:id="628124481">
              <w:marLeft w:val="0"/>
              <w:marRight w:val="0"/>
              <w:marTop w:val="0"/>
              <w:marBottom w:val="0"/>
              <w:divBdr>
                <w:top w:val="none" w:sz="0" w:space="0" w:color="auto"/>
                <w:left w:val="none" w:sz="0" w:space="0" w:color="auto"/>
                <w:bottom w:val="none" w:sz="0" w:space="0" w:color="auto"/>
                <w:right w:val="none" w:sz="0" w:space="0" w:color="auto"/>
              </w:divBdr>
            </w:div>
            <w:div w:id="1328904816">
              <w:marLeft w:val="0"/>
              <w:marRight w:val="0"/>
              <w:marTop w:val="0"/>
              <w:marBottom w:val="0"/>
              <w:divBdr>
                <w:top w:val="none" w:sz="0" w:space="0" w:color="auto"/>
                <w:left w:val="none" w:sz="0" w:space="0" w:color="auto"/>
                <w:bottom w:val="none" w:sz="0" w:space="0" w:color="auto"/>
                <w:right w:val="none" w:sz="0" w:space="0" w:color="auto"/>
              </w:divBdr>
            </w:div>
            <w:div w:id="984578738">
              <w:marLeft w:val="0"/>
              <w:marRight w:val="0"/>
              <w:marTop w:val="0"/>
              <w:marBottom w:val="0"/>
              <w:divBdr>
                <w:top w:val="none" w:sz="0" w:space="0" w:color="auto"/>
                <w:left w:val="none" w:sz="0" w:space="0" w:color="auto"/>
                <w:bottom w:val="none" w:sz="0" w:space="0" w:color="auto"/>
                <w:right w:val="none" w:sz="0" w:space="0" w:color="auto"/>
              </w:divBdr>
            </w:div>
            <w:div w:id="736974412">
              <w:marLeft w:val="0"/>
              <w:marRight w:val="0"/>
              <w:marTop w:val="0"/>
              <w:marBottom w:val="0"/>
              <w:divBdr>
                <w:top w:val="none" w:sz="0" w:space="0" w:color="auto"/>
                <w:left w:val="none" w:sz="0" w:space="0" w:color="auto"/>
                <w:bottom w:val="none" w:sz="0" w:space="0" w:color="auto"/>
                <w:right w:val="none" w:sz="0" w:space="0" w:color="auto"/>
              </w:divBdr>
            </w:div>
            <w:div w:id="1379237430">
              <w:marLeft w:val="0"/>
              <w:marRight w:val="0"/>
              <w:marTop w:val="0"/>
              <w:marBottom w:val="0"/>
              <w:divBdr>
                <w:top w:val="none" w:sz="0" w:space="0" w:color="auto"/>
                <w:left w:val="none" w:sz="0" w:space="0" w:color="auto"/>
                <w:bottom w:val="none" w:sz="0" w:space="0" w:color="auto"/>
                <w:right w:val="none" w:sz="0" w:space="0" w:color="auto"/>
              </w:divBdr>
            </w:div>
            <w:div w:id="103694447">
              <w:marLeft w:val="0"/>
              <w:marRight w:val="0"/>
              <w:marTop w:val="0"/>
              <w:marBottom w:val="0"/>
              <w:divBdr>
                <w:top w:val="none" w:sz="0" w:space="0" w:color="auto"/>
                <w:left w:val="none" w:sz="0" w:space="0" w:color="auto"/>
                <w:bottom w:val="none" w:sz="0" w:space="0" w:color="auto"/>
                <w:right w:val="none" w:sz="0" w:space="0" w:color="auto"/>
              </w:divBdr>
            </w:div>
            <w:div w:id="232665145">
              <w:marLeft w:val="0"/>
              <w:marRight w:val="0"/>
              <w:marTop w:val="0"/>
              <w:marBottom w:val="0"/>
              <w:divBdr>
                <w:top w:val="none" w:sz="0" w:space="0" w:color="auto"/>
                <w:left w:val="none" w:sz="0" w:space="0" w:color="auto"/>
                <w:bottom w:val="none" w:sz="0" w:space="0" w:color="auto"/>
                <w:right w:val="none" w:sz="0" w:space="0" w:color="auto"/>
              </w:divBdr>
            </w:div>
            <w:div w:id="382600744">
              <w:marLeft w:val="0"/>
              <w:marRight w:val="0"/>
              <w:marTop w:val="0"/>
              <w:marBottom w:val="0"/>
              <w:divBdr>
                <w:top w:val="none" w:sz="0" w:space="0" w:color="auto"/>
                <w:left w:val="none" w:sz="0" w:space="0" w:color="auto"/>
                <w:bottom w:val="none" w:sz="0" w:space="0" w:color="auto"/>
                <w:right w:val="none" w:sz="0" w:space="0" w:color="auto"/>
              </w:divBdr>
            </w:div>
            <w:div w:id="1058750679">
              <w:marLeft w:val="0"/>
              <w:marRight w:val="0"/>
              <w:marTop w:val="0"/>
              <w:marBottom w:val="0"/>
              <w:divBdr>
                <w:top w:val="none" w:sz="0" w:space="0" w:color="auto"/>
                <w:left w:val="none" w:sz="0" w:space="0" w:color="auto"/>
                <w:bottom w:val="none" w:sz="0" w:space="0" w:color="auto"/>
                <w:right w:val="none" w:sz="0" w:space="0" w:color="auto"/>
              </w:divBdr>
            </w:div>
            <w:div w:id="111638441">
              <w:marLeft w:val="0"/>
              <w:marRight w:val="0"/>
              <w:marTop w:val="0"/>
              <w:marBottom w:val="0"/>
              <w:divBdr>
                <w:top w:val="none" w:sz="0" w:space="0" w:color="auto"/>
                <w:left w:val="none" w:sz="0" w:space="0" w:color="auto"/>
                <w:bottom w:val="none" w:sz="0" w:space="0" w:color="auto"/>
                <w:right w:val="none" w:sz="0" w:space="0" w:color="auto"/>
              </w:divBdr>
            </w:div>
            <w:div w:id="1082607333">
              <w:marLeft w:val="0"/>
              <w:marRight w:val="0"/>
              <w:marTop w:val="0"/>
              <w:marBottom w:val="0"/>
              <w:divBdr>
                <w:top w:val="none" w:sz="0" w:space="0" w:color="auto"/>
                <w:left w:val="none" w:sz="0" w:space="0" w:color="auto"/>
                <w:bottom w:val="none" w:sz="0" w:space="0" w:color="auto"/>
                <w:right w:val="none" w:sz="0" w:space="0" w:color="auto"/>
              </w:divBdr>
            </w:div>
            <w:div w:id="1601834347">
              <w:marLeft w:val="0"/>
              <w:marRight w:val="0"/>
              <w:marTop w:val="0"/>
              <w:marBottom w:val="0"/>
              <w:divBdr>
                <w:top w:val="none" w:sz="0" w:space="0" w:color="auto"/>
                <w:left w:val="none" w:sz="0" w:space="0" w:color="auto"/>
                <w:bottom w:val="none" w:sz="0" w:space="0" w:color="auto"/>
                <w:right w:val="none" w:sz="0" w:space="0" w:color="auto"/>
              </w:divBdr>
            </w:div>
            <w:div w:id="1010259540">
              <w:marLeft w:val="0"/>
              <w:marRight w:val="0"/>
              <w:marTop w:val="0"/>
              <w:marBottom w:val="0"/>
              <w:divBdr>
                <w:top w:val="none" w:sz="0" w:space="0" w:color="auto"/>
                <w:left w:val="none" w:sz="0" w:space="0" w:color="auto"/>
                <w:bottom w:val="none" w:sz="0" w:space="0" w:color="auto"/>
                <w:right w:val="none" w:sz="0" w:space="0" w:color="auto"/>
              </w:divBdr>
            </w:div>
            <w:div w:id="1890221681">
              <w:marLeft w:val="0"/>
              <w:marRight w:val="0"/>
              <w:marTop w:val="0"/>
              <w:marBottom w:val="0"/>
              <w:divBdr>
                <w:top w:val="none" w:sz="0" w:space="0" w:color="auto"/>
                <w:left w:val="none" w:sz="0" w:space="0" w:color="auto"/>
                <w:bottom w:val="none" w:sz="0" w:space="0" w:color="auto"/>
                <w:right w:val="none" w:sz="0" w:space="0" w:color="auto"/>
              </w:divBdr>
            </w:div>
            <w:div w:id="1755853698">
              <w:marLeft w:val="0"/>
              <w:marRight w:val="0"/>
              <w:marTop w:val="0"/>
              <w:marBottom w:val="0"/>
              <w:divBdr>
                <w:top w:val="none" w:sz="0" w:space="0" w:color="auto"/>
                <w:left w:val="none" w:sz="0" w:space="0" w:color="auto"/>
                <w:bottom w:val="none" w:sz="0" w:space="0" w:color="auto"/>
                <w:right w:val="none" w:sz="0" w:space="0" w:color="auto"/>
              </w:divBdr>
            </w:div>
            <w:div w:id="274142957">
              <w:marLeft w:val="0"/>
              <w:marRight w:val="0"/>
              <w:marTop w:val="0"/>
              <w:marBottom w:val="0"/>
              <w:divBdr>
                <w:top w:val="none" w:sz="0" w:space="0" w:color="auto"/>
                <w:left w:val="none" w:sz="0" w:space="0" w:color="auto"/>
                <w:bottom w:val="none" w:sz="0" w:space="0" w:color="auto"/>
                <w:right w:val="none" w:sz="0" w:space="0" w:color="auto"/>
              </w:divBdr>
            </w:div>
            <w:div w:id="452023060">
              <w:marLeft w:val="0"/>
              <w:marRight w:val="0"/>
              <w:marTop w:val="0"/>
              <w:marBottom w:val="0"/>
              <w:divBdr>
                <w:top w:val="none" w:sz="0" w:space="0" w:color="auto"/>
                <w:left w:val="none" w:sz="0" w:space="0" w:color="auto"/>
                <w:bottom w:val="none" w:sz="0" w:space="0" w:color="auto"/>
                <w:right w:val="none" w:sz="0" w:space="0" w:color="auto"/>
              </w:divBdr>
            </w:div>
            <w:div w:id="1162814984">
              <w:marLeft w:val="0"/>
              <w:marRight w:val="0"/>
              <w:marTop w:val="0"/>
              <w:marBottom w:val="0"/>
              <w:divBdr>
                <w:top w:val="none" w:sz="0" w:space="0" w:color="auto"/>
                <w:left w:val="none" w:sz="0" w:space="0" w:color="auto"/>
                <w:bottom w:val="none" w:sz="0" w:space="0" w:color="auto"/>
                <w:right w:val="none" w:sz="0" w:space="0" w:color="auto"/>
              </w:divBdr>
            </w:div>
            <w:div w:id="426118593">
              <w:marLeft w:val="0"/>
              <w:marRight w:val="0"/>
              <w:marTop w:val="0"/>
              <w:marBottom w:val="0"/>
              <w:divBdr>
                <w:top w:val="none" w:sz="0" w:space="0" w:color="auto"/>
                <w:left w:val="none" w:sz="0" w:space="0" w:color="auto"/>
                <w:bottom w:val="none" w:sz="0" w:space="0" w:color="auto"/>
                <w:right w:val="none" w:sz="0" w:space="0" w:color="auto"/>
              </w:divBdr>
            </w:div>
            <w:div w:id="970790411">
              <w:marLeft w:val="0"/>
              <w:marRight w:val="0"/>
              <w:marTop w:val="0"/>
              <w:marBottom w:val="0"/>
              <w:divBdr>
                <w:top w:val="none" w:sz="0" w:space="0" w:color="auto"/>
                <w:left w:val="none" w:sz="0" w:space="0" w:color="auto"/>
                <w:bottom w:val="none" w:sz="0" w:space="0" w:color="auto"/>
                <w:right w:val="none" w:sz="0" w:space="0" w:color="auto"/>
              </w:divBdr>
            </w:div>
            <w:div w:id="563414754">
              <w:marLeft w:val="0"/>
              <w:marRight w:val="0"/>
              <w:marTop w:val="0"/>
              <w:marBottom w:val="0"/>
              <w:divBdr>
                <w:top w:val="none" w:sz="0" w:space="0" w:color="auto"/>
                <w:left w:val="none" w:sz="0" w:space="0" w:color="auto"/>
                <w:bottom w:val="none" w:sz="0" w:space="0" w:color="auto"/>
                <w:right w:val="none" w:sz="0" w:space="0" w:color="auto"/>
              </w:divBdr>
            </w:div>
            <w:div w:id="476143950">
              <w:marLeft w:val="0"/>
              <w:marRight w:val="0"/>
              <w:marTop w:val="0"/>
              <w:marBottom w:val="0"/>
              <w:divBdr>
                <w:top w:val="none" w:sz="0" w:space="0" w:color="auto"/>
                <w:left w:val="none" w:sz="0" w:space="0" w:color="auto"/>
                <w:bottom w:val="none" w:sz="0" w:space="0" w:color="auto"/>
                <w:right w:val="none" w:sz="0" w:space="0" w:color="auto"/>
              </w:divBdr>
            </w:div>
            <w:div w:id="151944904">
              <w:marLeft w:val="0"/>
              <w:marRight w:val="0"/>
              <w:marTop w:val="0"/>
              <w:marBottom w:val="0"/>
              <w:divBdr>
                <w:top w:val="none" w:sz="0" w:space="0" w:color="auto"/>
                <w:left w:val="none" w:sz="0" w:space="0" w:color="auto"/>
                <w:bottom w:val="none" w:sz="0" w:space="0" w:color="auto"/>
                <w:right w:val="none" w:sz="0" w:space="0" w:color="auto"/>
              </w:divBdr>
            </w:div>
            <w:div w:id="2044674591">
              <w:marLeft w:val="0"/>
              <w:marRight w:val="0"/>
              <w:marTop w:val="0"/>
              <w:marBottom w:val="0"/>
              <w:divBdr>
                <w:top w:val="none" w:sz="0" w:space="0" w:color="auto"/>
                <w:left w:val="none" w:sz="0" w:space="0" w:color="auto"/>
                <w:bottom w:val="none" w:sz="0" w:space="0" w:color="auto"/>
                <w:right w:val="none" w:sz="0" w:space="0" w:color="auto"/>
              </w:divBdr>
            </w:div>
            <w:div w:id="943222637">
              <w:marLeft w:val="0"/>
              <w:marRight w:val="0"/>
              <w:marTop w:val="0"/>
              <w:marBottom w:val="0"/>
              <w:divBdr>
                <w:top w:val="none" w:sz="0" w:space="0" w:color="auto"/>
                <w:left w:val="none" w:sz="0" w:space="0" w:color="auto"/>
                <w:bottom w:val="none" w:sz="0" w:space="0" w:color="auto"/>
                <w:right w:val="none" w:sz="0" w:space="0" w:color="auto"/>
              </w:divBdr>
            </w:div>
            <w:div w:id="1562977885">
              <w:marLeft w:val="0"/>
              <w:marRight w:val="0"/>
              <w:marTop w:val="0"/>
              <w:marBottom w:val="0"/>
              <w:divBdr>
                <w:top w:val="none" w:sz="0" w:space="0" w:color="auto"/>
                <w:left w:val="none" w:sz="0" w:space="0" w:color="auto"/>
                <w:bottom w:val="none" w:sz="0" w:space="0" w:color="auto"/>
                <w:right w:val="none" w:sz="0" w:space="0" w:color="auto"/>
              </w:divBdr>
            </w:div>
            <w:div w:id="1209953751">
              <w:marLeft w:val="0"/>
              <w:marRight w:val="0"/>
              <w:marTop w:val="0"/>
              <w:marBottom w:val="0"/>
              <w:divBdr>
                <w:top w:val="none" w:sz="0" w:space="0" w:color="auto"/>
                <w:left w:val="none" w:sz="0" w:space="0" w:color="auto"/>
                <w:bottom w:val="none" w:sz="0" w:space="0" w:color="auto"/>
                <w:right w:val="none" w:sz="0" w:space="0" w:color="auto"/>
              </w:divBdr>
            </w:div>
            <w:div w:id="164563823">
              <w:marLeft w:val="0"/>
              <w:marRight w:val="0"/>
              <w:marTop w:val="0"/>
              <w:marBottom w:val="0"/>
              <w:divBdr>
                <w:top w:val="none" w:sz="0" w:space="0" w:color="auto"/>
                <w:left w:val="none" w:sz="0" w:space="0" w:color="auto"/>
                <w:bottom w:val="none" w:sz="0" w:space="0" w:color="auto"/>
                <w:right w:val="none" w:sz="0" w:space="0" w:color="auto"/>
              </w:divBdr>
            </w:div>
            <w:div w:id="684786659">
              <w:marLeft w:val="0"/>
              <w:marRight w:val="0"/>
              <w:marTop w:val="0"/>
              <w:marBottom w:val="0"/>
              <w:divBdr>
                <w:top w:val="none" w:sz="0" w:space="0" w:color="auto"/>
                <w:left w:val="none" w:sz="0" w:space="0" w:color="auto"/>
                <w:bottom w:val="none" w:sz="0" w:space="0" w:color="auto"/>
                <w:right w:val="none" w:sz="0" w:space="0" w:color="auto"/>
              </w:divBdr>
            </w:div>
            <w:div w:id="351952735">
              <w:marLeft w:val="0"/>
              <w:marRight w:val="0"/>
              <w:marTop w:val="0"/>
              <w:marBottom w:val="0"/>
              <w:divBdr>
                <w:top w:val="none" w:sz="0" w:space="0" w:color="auto"/>
                <w:left w:val="none" w:sz="0" w:space="0" w:color="auto"/>
                <w:bottom w:val="none" w:sz="0" w:space="0" w:color="auto"/>
                <w:right w:val="none" w:sz="0" w:space="0" w:color="auto"/>
              </w:divBdr>
            </w:div>
            <w:div w:id="1812939961">
              <w:marLeft w:val="0"/>
              <w:marRight w:val="0"/>
              <w:marTop w:val="0"/>
              <w:marBottom w:val="0"/>
              <w:divBdr>
                <w:top w:val="none" w:sz="0" w:space="0" w:color="auto"/>
                <w:left w:val="none" w:sz="0" w:space="0" w:color="auto"/>
                <w:bottom w:val="none" w:sz="0" w:space="0" w:color="auto"/>
                <w:right w:val="none" w:sz="0" w:space="0" w:color="auto"/>
              </w:divBdr>
            </w:div>
            <w:div w:id="412168519">
              <w:marLeft w:val="0"/>
              <w:marRight w:val="0"/>
              <w:marTop w:val="0"/>
              <w:marBottom w:val="0"/>
              <w:divBdr>
                <w:top w:val="none" w:sz="0" w:space="0" w:color="auto"/>
                <w:left w:val="none" w:sz="0" w:space="0" w:color="auto"/>
                <w:bottom w:val="none" w:sz="0" w:space="0" w:color="auto"/>
                <w:right w:val="none" w:sz="0" w:space="0" w:color="auto"/>
              </w:divBdr>
            </w:div>
            <w:div w:id="348606497">
              <w:marLeft w:val="0"/>
              <w:marRight w:val="0"/>
              <w:marTop w:val="0"/>
              <w:marBottom w:val="0"/>
              <w:divBdr>
                <w:top w:val="none" w:sz="0" w:space="0" w:color="auto"/>
                <w:left w:val="none" w:sz="0" w:space="0" w:color="auto"/>
                <w:bottom w:val="none" w:sz="0" w:space="0" w:color="auto"/>
                <w:right w:val="none" w:sz="0" w:space="0" w:color="auto"/>
              </w:divBdr>
            </w:div>
            <w:div w:id="407731930">
              <w:marLeft w:val="0"/>
              <w:marRight w:val="0"/>
              <w:marTop w:val="0"/>
              <w:marBottom w:val="0"/>
              <w:divBdr>
                <w:top w:val="none" w:sz="0" w:space="0" w:color="auto"/>
                <w:left w:val="none" w:sz="0" w:space="0" w:color="auto"/>
                <w:bottom w:val="none" w:sz="0" w:space="0" w:color="auto"/>
                <w:right w:val="none" w:sz="0" w:space="0" w:color="auto"/>
              </w:divBdr>
            </w:div>
            <w:div w:id="509955095">
              <w:marLeft w:val="0"/>
              <w:marRight w:val="0"/>
              <w:marTop w:val="0"/>
              <w:marBottom w:val="0"/>
              <w:divBdr>
                <w:top w:val="none" w:sz="0" w:space="0" w:color="auto"/>
                <w:left w:val="none" w:sz="0" w:space="0" w:color="auto"/>
                <w:bottom w:val="none" w:sz="0" w:space="0" w:color="auto"/>
                <w:right w:val="none" w:sz="0" w:space="0" w:color="auto"/>
              </w:divBdr>
            </w:div>
            <w:div w:id="902913505">
              <w:marLeft w:val="0"/>
              <w:marRight w:val="0"/>
              <w:marTop w:val="0"/>
              <w:marBottom w:val="0"/>
              <w:divBdr>
                <w:top w:val="none" w:sz="0" w:space="0" w:color="auto"/>
                <w:left w:val="none" w:sz="0" w:space="0" w:color="auto"/>
                <w:bottom w:val="none" w:sz="0" w:space="0" w:color="auto"/>
                <w:right w:val="none" w:sz="0" w:space="0" w:color="auto"/>
              </w:divBdr>
            </w:div>
            <w:div w:id="849485143">
              <w:marLeft w:val="0"/>
              <w:marRight w:val="0"/>
              <w:marTop w:val="0"/>
              <w:marBottom w:val="0"/>
              <w:divBdr>
                <w:top w:val="none" w:sz="0" w:space="0" w:color="auto"/>
                <w:left w:val="none" w:sz="0" w:space="0" w:color="auto"/>
                <w:bottom w:val="none" w:sz="0" w:space="0" w:color="auto"/>
                <w:right w:val="none" w:sz="0" w:space="0" w:color="auto"/>
              </w:divBdr>
            </w:div>
            <w:div w:id="497429076">
              <w:marLeft w:val="0"/>
              <w:marRight w:val="0"/>
              <w:marTop w:val="0"/>
              <w:marBottom w:val="0"/>
              <w:divBdr>
                <w:top w:val="none" w:sz="0" w:space="0" w:color="auto"/>
                <w:left w:val="none" w:sz="0" w:space="0" w:color="auto"/>
                <w:bottom w:val="none" w:sz="0" w:space="0" w:color="auto"/>
                <w:right w:val="none" w:sz="0" w:space="0" w:color="auto"/>
              </w:divBdr>
            </w:div>
            <w:div w:id="2040661127">
              <w:marLeft w:val="0"/>
              <w:marRight w:val="0"/>
              <w:marTop w:val="0"/>
              <w:marBottom w:val="0"/>
              <w:divBdr>
                <w:top w:val="none" w:sz="0" w:space="0" w:color="auto"/>
                <w:left w:val="none" w:sz="0" w:space="0" w:color="auto"/>
                <w:bottom w:val="none" w:sz="0" w:space="0" w:color="auto"/>
                <w:right w:val="none" w:sz="0" w:space="0" w:color="auto"/>
              </w:divBdr>
            </w:div>
            <w:div w:id="1220168415">
              <w:marLeft w:val="0"/>
              <w:marRight w:val="0"/>
              <w:marTop w:val="0"/>
              <w:marBottom w:val="0"/>
              <w:divBdr>
                <w:top w:val="none" w:sz="0" w:space="0" w:color="auto"/>
                <w:left w:val="none" w:sz="0" w:space="0" w:color="auto"/>
                <w:bottom w:val="none" w:sz="0" w:space="0" w:color="auto"/>
                <w:right w:val="none" w:sz="0" w:space="0" w:color="auto"/>
              </w:divBdr>
            </w:div>
            <w:div w:id="2003463662">
              <w:marLeft w:val="0"/>
              <w:marRight w:val="0"/>
              <w:marTop w:val="0"/>
              <w:marBottom w:val="0"/>
              <w:divBdr>
                <w:top w:val="none" w:sz="0" w:space="0" w:color="auto"/>
                <w:left w:val="none" w:sz="0" w:space="0" w:color="auto"/>
                <w:bottom w:val="none" w:sz="0" w:space="0" w:color="auto"/>
                <w:right w:val="none" w:sz="0" w:space="0" w:color="auto"/>
              </w:divBdr>
            </w:div>
            <w:div w:id="1778677649">
              <w:marLeft w:val="0"/>
              <w:marRight w:val="0"/>
              <w:marTop w:val="0"/>
              <w:marBottom w:val="0"/>
              <w:divBdr>
                <w:top w:val="none" w:sz="0" w:space="0" w:color="auto"/>
                <w:left w:val="none" w:sz="0" w:space="0" w:color="auto"/>
                <w:bottom w:val="none" w:sz="0" w:space="0" w:color="auto"/>
                <w:right w:val="none" w:sz="0" w:space="0" w:color="auto"/>
              </w:divBdr>
            </w:div>
            <w:div w:id="685865811">
              <w:marLeft w:val="0"/>
              <w:marRight w:val="0"/>
              <w:marTop w:val="0"/>
              <w:marBottom w:val="0"/>
              <w:divBdr>
                <w:top w:val="none" w:sz="0" w:space="0" w:color="auto"/>
                <w:left w:val="none" w:sz="0" w:space="0" w:color="auto"/>
                <w:bottom w:val="none" w:sz="0" w:space="0" w:color="auto"/>
                <w:right w:val="none" w:sz="0" w:space="0" w:color="auto"/>
              </w:divBdr>
            </w:div>
            <w:div w:id="1263222468">
              <w:marLeft w:val="0"/>
              <w:marRight w:val="0"/>
              <w:marTop w:val="0"/>
              <w:marBottom w:val="0"/>
              <w:divBdr>
                <w:top w:val="none" w:sz="0" w:space="0" w:color="auto"/>
                <w:left w:val="none" w:sz="0" w:space="0" w:color="auto"/>
                <w:bottom w:val="none" w:sz="0" w:space="0" w:color="auto"/>
                <w:right w:val="none" w:sz="0" w:space="0" w:color="auto"/>
              </w:divBdr>
            </w:div>
            <w:div w:id="154340944">
              <w:marLeft w:val="0"/>
              <w:marRight w:val="0"/>
              <w:marTop w:val="0"/>
              <w:marBottom w:val="0"/>
              <w:divBdr>
                <w:top w:val="none" w:sz="0" w:space="0" w:color="auto"/>
                <w:left w:val="none" w:sz="0" w:space="0" w:color="auto"/>
                <w:bottom w:val="none" w:sz="0" w:space="0" w:color="auto"/>
                <w:right w:val="none" w:sz="0" w:space="0" w:color="auto"/>
              </w:divBdr>
            </w:div>
            <w:div w:id="626012795">
              <w:marLeft w:val="0"/>
              <w:marRight w:val="0"/>
              <w:marTop w:val="0"/>
              <w:marBottom w:val="0"/>
              <w:divBdr>
                <w:top w:val="none" w:sz="0" w:space="0" w:color="auto"/>
                <w:left w:val="none" w:sz="0" w:space="0" w:color="auto"/>
                <w:bottom w:val="none" w:sz="0" w:space="0" w:color="auto"/>
                <w:right w:val="none" w:sz="0" w:space="0" w:color="auto"/>
              </w:divBdr>
            </w:div>
            <w:div w:id="1057240771">
              <w:marLeft w:val="0"/>
              <w:marRight w:val="0"/>
              <w:marTop w:val="0"/>
              <w:marBottom w:val="0"/>
              <w:divBdr>
                <w:top w:val="none" w:sz="0" w:space="0" w:color="auto"/>
                <w:left w:val="none" w:sz="0" w:space="0" w:color="auto"/>
                <w:bottom w:val="none" w:sz="0" w:space="0" w:color="auto"/>
                <w:right w:val="none" w:sz="0" w:space="0" w:color="auto"/>
              </w:divBdr>
            </w:div>
            <w:div w:id="2011758859">
              <w:marLeft w:val="0"/>
              <w:marRight w:val="0"/>
              <w:marTop w:val="0"/>
              <w:marBottom w:val="0"/>
              <w:divBdr>
                <w:top w:val="none" w:sz="0" w:space="0" w:color="auto"/>
                <w:left w:val="none" w:sz="0" w:space="0" w:color="auto"/>
                <w:bottom w:val="none" w:sz="0" w:space="0" w:color="auto"/>
                <w:right w:val="none" w:sz="0" w:space="0" w:color="auto"/>
              </w:divBdr>
            </w:div>
            <w:div w:id="75522476">
              <w:marLeft w:val="0"/>
              <w:marRight w:val="0"/>
              <w:marTop w:val="0"/>
              <w:marBottom w:val="0"/>
              <w:divBdr>
                <w:top w:val="none" w:sz="0" w:space="0" w:color="auto"/>
                <w:left w:val="none" w:sz="0" w:space="0" w:color="auto"/>
                <w:bottom w:val="none" w:sz="0" w:space="0" w:color="auto"/>
                <w:right w:val="none" w:sz="0" w:space="0" w:color="auto"/>
              </w:divBdr>
            </w:div>
            <w:div w:id="510416639">
              <w:marLeft w:val="0"/>
              <w:marRight w:val="0"/>
              <w:marTop w:val="0"/>
              <w:marBottom w:val="0"/>
              <w:divBdr>
                <w:top w:val="none" w:sz="0" w:space="0" w:color="auto"/>
                <w:left w:val="none" w:sz="0" w:space="0" w:color="auto"/>
                <w:bottom w:val="none" w:sz="0" w:space="0" w:color="auto"/>
                <w:right w:val="none" w:sz="0" w:space="0" w:color="auto"/>
              </w:divBdr>
            </w:div>
            <w:div w:id="139620736">
              <w:marLeft w:val="0"/>
              <w:marRight w:val="0"/>
              <w:marTop w:val="0"/>
              <w:marBottom w:val="0"/>
              <w:divBdr>
                <w:top w:val="none" w:sz="0" w:space="0" w:color="auto"/>
                <w:left w:val="none" w:sz="0" w:space="0" w:color="auto"/>
                <w:bottom w:val="none" w:sz="0" w:space="0" w:color="auto"/>
                <w:right w:val="none" w:sz="0" w:space="0" w:color="auto"/>
              </w:divBdr>
            </w:div>
            <w:div w:id="1413821549">
              <w:marLeft w:val="0"/>
              <w:marRight w:val="0"/>
              <w:marTop w:val="0"/>
              <w:marBottom w:val="0"/>
              <w:divBdr>
                <w:top w:val="none" w:sz="0" w:space="0" w:color="auto"/>
                <w:left w:val="none" w:sz="0" w:space="0" w:color="auto"/>
                <w:bottom w:val="none" w:sz="0" w:space="0" w:color="auto"/>
                <w:right w:val="none" w:sz="0" w:space="0" w:color="auto"/>
              </w:divBdr>
            </w:div>
            <w:div w:id="1607493309">
              <w:marLeft w:val="0"/>
              <w:marRight w:val="0"/>
              <w:marTop w:val="0"/>
              <w:marBottom w:val="0"/>
              <w:divBdr>
                <w:top w:val="none" w:sz="0" w:space="0" w:color="auto"/>
                <w:left w:val="none" w:sz="0" w:space="0" w:color="auto"/>
                <w:bottom w:val="none" w:sz="0" w:space="0" w:color="auto"/>
                <w:right w:val="none" w:sz="0" w:space="0" w:color="auto"/>
              </w:divBdr>
            </w:div>
            <w:div w:id="2096628337">
              <w:marLeft w:val="0"/>
              <w:marRight w:val="0"/>
              <w:marTop w:val="0"/>
              <w:marBottom w:val="0"/>
              <w:divBdr>
                <w:top w:val="none" w:sz="0" w:space="0" w:color="auto"/>
                <w:left w:val="none" w:sz="0" w:space="0" w:color="auto"/>
                <w:bottom w:val="none" w:sz="0" w:space="0" w:color="auto"/>
                <w:right w:val="none" w:sz="0" w:space="0" w:color="auto"/>
              </w:divBdr>
            </w:div>
            <w:div w:id="1142191800">
              <w:marLeft w:val="0"/>
              <w:marRight w:val="0"/>
              <w:marTop w:val="0"/>
              <w:marBottom w:val="0"/>
              <w:divBdr>
                <w:top w:val="none" w:sz="0" w:space="0" w:color="auto"/>
                <w:left w:val="none" w:sz="0" w:space="0" w:color="auto"/>
                <w:bottom w:val="none" w:sz="0" w:space="0" w:color="auto"/>
                <w:right w:val="none" w:sz="0" w:space="0" w:color="auto"/>
              </w:divBdr>
            </w:div>
            <w:div w:id="296768022">
              <w:marLeft w:val="0"/>
              <w:marRight w:val="0"/>
              <w:marTop w:val="0"/>
              <w:marBottom w:val="0"/>
              <w:divBdr>
                <w:top w:val="none" w:sz="0" w:space="0" w:color="auto"/>
                <w:left w:val="none" w:sz="0" w:space="0" w:color="auto"/>
                <w:bottom w:val="none" w:sz="0" w:space="0" w:color="auto"/>
                <w:right w:val="none" w:sz="0" w:space="0" w:color="auto"/>
              </w:divBdr>
            </w:div>
            <w:div w:id="1107700991">
              <w:marLeft w:val="0"/>
              <w:marRight w:val="0"/>
              <w:marTop w:val="0"/>
              <w:marBottom w:val="0"/>
              <w:divBdr>
                <w:top w:val="none" w:sz="0" w:space="0" w:color="auto"/>
                <w:left w:val="none" w:sz="0" w:space="0" w:color="auto"/>
                <w:bottom w:val="none" w:sz="0" w:space="0" w:color="auto"/>
                <w:right w:val="none" w:sz="0" w:space="0" w:color="auto"/>
              </w:divBdr>
            </w:div>
            <w:div w:id="1044140978">
              <w:marLeft w:val="0"/>
              <w:marRight w:val="0"/>
              <w:marTop w:val="0"/>
              <w:marBottom w:val="0"/>
              <w:divBdr>
                <w:top w:val="none" w:sz="0" w:space="0" w:color="auto"/>
                <w:left w:val="none" w:sz="0" w:space="0" w:color="auto"/>
                <w:bottom w:val="none" w:sz="0" w:space="0" w:color="auto"/>
                <w:right w:val="none" w:sz="0" w:space="0" w:color="auto"/>
              </w:divBdr>
            </w:div>
            <w:div w:id="1952470626">
              <w:marLeft w:val="0"/>
              <w:marRight w:val="0"/>
              <w:marTop w:val="0"/>
              <w:marBottom w:val="0"/>
              <w:divBdr>
                <w:top w:val="none" w:sz="0" w:space="0" w:color="auto"/>
                <w:left w:val="none" w:sz="0" w:space="0" w:color="auto"/>
                <w:bottom w:val="none" w:sz="0" w:space="0" w:color="auto"/>
                <w:right w:val="none" w:sz="0" w:space="0" w:color="auto"/>
              </w:divBdr>
            </w:div>
            <w:div w:id="87653275">
              <w:marLeft w:val="0"/>
              <w:marRight w:val="0"/>
              <w:marTop w:val="0"/>
              <w:marBottom w:val="0"/>
              <w:divBdr>
                <w:top w:val="none" w:sz="0" w:space="0" w:color="auto"/>
                <w:left w:val="none" w:sz="0" w:space="0" w:color="auto"/>
                <w:bottom w:val="none" w:sz="0" w:space="0" w:color="auto"/>
                <w:right w:val="none" w:sz="0" w:space="0" w:color="auto"/>
              </w:divBdr>
            </w:div>
            <w:div w:id="117336325">
              <w:marLeft w:val="0"/>
              <w:marRight w:val="0"/>
              <w:marTop w:val="0"/>
              <w:marBottom w:val="0"/>
              <w:divBdr>
                <w:top w:val="none" w:sz="0" w:space="0" w:color="auto"/>
                <w:left w:val="none" w:sz="0" w:space="0" w:color="auto"/>
                <w:bottom w:val="none" w:sz="0" w:space="0" w:color="auto"/>
                <w:right w:val="none" w:sz="0" w:space="0" w:color="auto"/>
              </w:divBdr>
            </w:div>
            <w:div w:id="374937535">
              <w:marLeft w:val="0"/>
              <w:marRight w:val="0"/>
              <w:marTop w:val="0"/>
              <w:marBottom w:val="0"/>
              <w:divBdr>
                <w:top w:val="none" w:sz="0" w:space="0" w:color="auto"/>
                <w:left w:val="none" w:sz="0" w:space="0" w:color="auto"/>
                <w:bottom w:val="none" w:sz="0" w:space="0" w:color="auto"/>
                <w:right w:val="none" w:sz="0" w:space="0" w:color="auto"/>
              </w:divBdr>
            </w:div>
            <w:div w:id="243105365">
              <w:marLeft w:val="0"/>
              <w:marRight w:val="0"/>
              <w:marTop w:val="0"/>
              <w:marBottom w:val="0"/>
              <w:divBdr>
                <w:top w:val="none" w:sz="0" w:space="0" w:color="auto"/>
                <w:left w:val="none" w:sz="0" w:space="0" w:color="auto"/>
                <w:bottom w:val="none" w:sz="0" w:space="0" w:color="auto"/>
                <w:right w:val="none" w:sz="0" w:space="0" w:color="auto"/>
              </w:divBdr>
            </w:div>
            <w:div w:id="649792826">
              <w:marLeft w:val="0"/>
              <w:marRight w:val="0"/>
              <w:marTop w:val="0"/>
              <w:marBottom w:val="0"/>
              <w:divBdr>
                <w:top w:val="none" w:sz="0" w:space="0" w:color="auto"/>
                <w:left w:val="none" w:sz="0" w:space="0" w:color="auto"/>
                <w:bottom w:val="none" w:sz="0" w:space="0" w:color="auto"/>
                <w:right w:val="none" w:sz="0" w:space="0" w:color="auto"/>
              </w:divBdr>
            </w:div>
            <w:div w:id="1725248481">
              <w:marLeft w:val="0"/>
              <w:marRight w:val="0"/>
              <w:marTop w:val="0"/>
              <w:marBottom w:val="0"/>
              <w:divBdr>
                <w:top w:val="none" w:sz="0" w:space="0" w:color="auto"/>
                <w:left w:val="none" w:sz="0" w:space="0" w:color="auto"/>
                <w:bottom w:val="none" w:sz="0" w:space="0" w:color="auto"/>
                <w:right w:val="none" w:sz="0" w:space="0" w:color="auto"/>
              </w:divBdr>
            </w:div>
            <w:div w:id="1307246965">
              <w:marLeft w:val="0"/>
              <w:marRight w:val="0"/>
              <w:marTop w:val="0"/>
              <w:marBottom w:val="0"/>
              <w:divBdr>
                <w:top w:val="none" w:sz="0" w:space="0" w:color="auto"/>
                <w:left w:val="none" w:sz="0" w:space="0" w:color="auto"/>
                <w:bottom w:val="none" w:sz="0" w:space="0" w:color="auto"/>
                <w:right w:val="none" w:sz="0" w:space="0" w:color="auto"/>
              </w:divBdr>
            </w:div>
            <w:div w:id="1742674068">
              <w:marLeft w:val="0"/>
              <w:marRight w:val="0"/>
              <w:marTop w:val="0"/>
              <w:marBottom w:val="0"/>
              <w:divBdr>
                <w:top w:val="none" w:sz="0" w:space="0" w:color="auto"/>
                <w:left w:val="none" w:sz="0" w:space="0" w:color="auto"/>
                <w:bottom w:val="none" w:sz="0" w:space="0" w:color="auto"/>
                <w:right w:val="none" w:sz="0" w:space="0" w:color="auto"/>
              </w:divBdr>
            </w:div>
            <w:div w:id="29453239">
              <w:marLeft w:val="0"/>
              <w:marRight w:val="0"/>
              <w:marTop w:val="0"/>
              <w:marBottom w:val="0"/>
              <w:divBdr>
                <w:top w:val="none" w:sz="0" w:space="0" w:color="auto"/>
                <w:left w:val="none" w:sz="0" w:space="0" w:color="auto"/>
                <w:bottom w:val="none" w:sz="0" w:space="0" w:color="auto"/>
                <w:right w:val="none" w:sz="0" w:space="0" w:color="auto"/>
              </w:divBdr>
            </w:div>
            <w:div w:id="1903059775">
              <w:marLeft w:val="0"/>
              <w:marRight w:val="0"/>
              <w:marTop w:val="0"/>
              <w:marBottom w:val="0"/>
              <w:divBdr>
                <w:top w:val="none" w:sz="0" w:space="0" w:color="auto"/>
                <w:left w:val="none" w:sz="0" w:space="0" w:color="auto"/>
                <w:bottom w:val="none" w:sz="0" w:space="0" w:color="auto"/>
                <w:right w:val="none" w:sz="0" w:space="0" w:color="auto"/>
              </w:divBdr>
            </w:div>
            <w:div w:id="262154736">
              <w:marLeft w:val="0"/>
              <w:marRight w:val="0"/>
              <w:marTop w:val="0"/>
              <w:marBottom w:val="0"/>
              <w:divBdr>
                <w:top w:val="none" w:sz="0" w:space="0" w:color="auto"/>
                <w:left w:val="none" w:sz="0" w:space="0" w:color="auto"/>
                <w:bottom w:val="none" w:sz="0" w:space="0" w:color="auto"/>
                <w:right w:val="none" w:sz="0" w:space="0" w:color="auto"/>
              </w:divBdr>
            </w:div>
            <w:div w:id="1878856422">
              <w:marLeft w:val="0"/>
              <w:marRight w:val="0"/>
              <w:marTop w:val="0"/>
              <w:marBottom w:val="0"/>
              <w:divBdr>
                <w:top w:val="none" w:sz="0" w:space="0" w:color="auto"/>
                <w:left w:val="none" w:sz="0" w:space="0" w:color="auto"/>
                <w:bottom w:val="none" w:sz="0" w:space="0" w:color="auto"/>
                <w:right w:val="none" w:sz="0" w:space="0" w:color="auto"/>
              </w:divBdr>
            </w:div>
            <w:div w:id="421032489">
              <w:marLeft w:val="0"/>
              <w:marRight w:val="0"/>
              <w:marTop w:val="0"/>
              <w:marBottom w:val="0"/>
              <w:divBdr>
                <w:top w:val="none" w:sz="0" w:space="0" w:color="auto"/>
                <w:left w:val="none" w:sz="0" w:space="0" w:color="auto"/>
                <w:bottom w:val="none" w:sz="0" w:space="0" w:color="auto"/>
                <w:right w:val="none" w:sz="0" w:space="0" w:color="auto"/>
              </w:divBdr>
            </w:div>
            <w:div w:id="974258383">
              <w:marLeft w:val="0"/>
              <w:marRight w:val="0"/>
              <w:marTop w:val="0"/>
              <w:marBottom w:val="0"/>
              <w:divBdr>
                <w:top w:val="none" w:sz="0" w:space="0" w:color="auto"/>
                <w:left w:val="none" w:sz="0" w:space="0" w:color="auto"/>
                <w:bottom w:val="none" w:sz="0" w:space="0" w:color="auto"/>
                <w:right w:val="none" w:sz="0" w:space="0" w:color="auto"/>
              </w:divBdr>
            </w:div>
            <w:div w:id="515272737">
              <w:marLeft w:val="0"/>
              <w:marRight w:val="0"/>
              <w:marTop w:val="0"/>
              <w:marBottom w:val="0"/>
              <w:divBdr>
                <w:top w:val="none" w:sz="0" w:space="0" w:color="auto"/>
                <w:left w:val="none" w:sz="0" w:space="0" w:color="auto"/>
                <w:bottom w:val="none" w:sz="0" w:space="0" w:color="auto"/>
                <w:right w:val="none" w:sz="0" w:space="0" w:color="auto"/>
              </w:divBdr>
            </w:div>
            <w:div w:id="1466266374">
              <w:marLeft w:val="0"/>
              <w:marRight w:val="0"/>
              <w:marTop w:val="0"/>
              <w:marBottom w:val="0"/>
              <w:divBdr>
                <w:top w:val="none" w:sz="0" w:space="0" w:color="auto"/>
                <w:left w:val="none" w:sz="0" w:space="0" w:color="auto"/>
                <w:bottom w:val="none" w:sz="0" w:space="0" w:color="auto"/>
                <w:right w:val="none" w:sz="0" w:space="0" w:color="auto"/>
              </w:divBdr>
            </w:div>
            <w:div w:id="1261795988">
              <w:marLeft w:val="0"/>
              <w:marRight w:val="0"/>
              <w:marTop w:val="0"/>
              <w:marBottom w:val="0"/>
              <w:divBdr>
                <w:top w:val="none" w:sz="0" w:space="0" w:color="auto"/>
                <w:left w:val="none" w:sz="0" w:space="0" w:color="auto"/>
                <w:bottom w:val="none" w:sz="0" w:space="0" w:color="auto"/>
                <w:right w:val="none" w:sz="0" w:space="0" w:color="auto"/>
              </w:divBdr>
            </w:div>
            <w:div w:id="548104387">
              <w:marLeft w:val="0"/>
              <w:marRight w:val="0"/>
              <w:marTop w:val="0"/>
              <w:marBottom w:val="0"/>
              <w:divBdr>
                <w:top w:val="none" w:sz="0" w:space="0" w:color="auto"/>
                <w:left w:val="none" w:sz="0" w:space="0" w:color="auto"/>
                <w:bottom w:val="none" w:sz="0" w:space="0" w:color="auto"/>
                <w:right w:val="none" w:sz="0" w:space="0" w:color="auto"/>
              </w:divBdr>
            </w:div>
            <w:div w:id="523255436">
              <w:marLeft w:val="0"/>
              <w:marRight w:val="0"/>
              <w:marTop w:val="0"/>
              <w:marBottom w:val="0"/>
              <w:divBdr>
                <w:top w:val="none" w:sz="0" w:space="0" w:color="auto"/>
                <w:left w:val="none" w:sz="0" w:space="0" w:color="auto"/>
                <w:bottom w:val="none" w:sz="0" w:space="0" w:color="auto"/>
                <w:right w:val="none" w:sz="0" w:space="0" w:color="auto"/>
              </w:divBdr>
            </w:div>
            <w:div w:id="391394062">
              <w:marLeft w:val="0"/>
              <w:marRight w:val="0"/>
              <w:marTop w:val="0"/>
              <w:marBottom w:val="0"/>
              <w:divBdr>
                <w:top w:val="none" w:sz="0" w:space="0" w:color="auto"/>
                <w:left w:val="none" w:sz="0" w:space="0" w:color="auto"/>
                <w:bottom w:val="none" w:sz="0" w:space="0" w:color="auto"/>
                <w:right w:val="none" w:sz="0" w:space="0" w:color="auto"/>
              </w:divBdr>
            </w:div>
            <w:div w:id="1216545417">
              <w:marLeft w:val="0"/>
              <w:marRight w:val="0"/>
              <w:marTop w:val="0"/>
              <w:marBottom w:val="0"/>
              <w:divBdr>
                <w:top w:val="none" w:sz="0" w:space="0" w:color="auto"/>
                <w:left w:val="none" w:sz="0" w:space="0" w:color="auto"/>
                <w:bottom w:val="none" w:sz="0" w:space="0" w:color="auto"/>
                <w:right w:val="none" w:sz="0" w:space="0" w:color="auto"/>
              </w:divBdr>
            </w:div>
            <w:div w:id="968361323">
              <w:marLeft w:val="0"/>
              <w:marRight w:val="0"/>
              <w:marTop w:val="0"/>
              <w:marBottom w:val="0"/>
              <w:divBdr>
                <w:top w:val="none" w:sz="0" w:space="0" w:color="auto"/>
                <w:left w:val="none" w:sz="0" w:space="0" w:color="auto"/>
                <w:bottom w:val="none" w:sz="0" w:space="0" w:color="auto"/>
                <w:right w:val="none" w:sz="0" w:space="0" w:color="auto"/>
              </w:divBdr>
            </w:div>
            <w:div w:id="1465154078">
              <w:marLeft w:val="0"/>
              <w:marRight w:val="0"/>
              <w:marTop w:val="0"/>
              <w:marBottom w:val="0"/>
              <w:divBdr>
                <w:top w:val="none" w:sz="0" w:space="0" w:color="auto"/>
                <w:left w:val="none" w:sz="0" w:space="0" w:color="auto"/>
                <w:bottom w:val="none" w:sz="0" w:space="0" w:color="auto"/>
                <w:right w:val="none" w:sz="0" w:space="0" w:color="auto"/>
              </w:divBdr>
            </w:div>
            <w:div w:id="2103181861">
              <w:marLeft w:val="0"/>
              <w:marRight w:val="0"/>
              <w:marTop w:val="0"/>
              <w:marBottom w:val="0"/>
              <w:divBdr>
                <w:top w:val="none" w:sz="0" w:space="0" w:color="auto"/>
                <w:left w:val="none" w:sz="0" w:space="0" w:color="auto"/>
                <w:bottom w:val="none" w:sz="0" w:space="0" w:color="auto"/>
                <w:right w:val="none" w:sz="0" w:space="0" w:color="auto"/>
              </w:divBdr>
            </w:div>
            <w:div w:id="16074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33.png"/><Relationship Id="rId7" Type="http://schemas.openxmlformats.org/officeDocument/2006/relationships/image" Target="media/image47.png"/><Relationship Id="rId2" Type="http://schemas.openxmlformats.org/officeDocument/2006/relationships/image" Target="media/image9.png"/><Relationship Id="rId1" Type="http://schemas.openxmlformats.org/officeDocument/2006/relationships/image" Target="media/image1.png"/><Relationship Id="rId6" Type="http://schemas.openxmlformats.org/officeDocument/2006/relationships/image" Target="media/image43.png"/><Relationship Id="rId5" Type="http://schemas.openxmlformats.org/officeDocument/2006/relationships/image" Target="media/image35.png"/><Relationship Id="rId4" Type="http://schemas.openxmlformats.org/officeDocument/2006/relationships/image" Target="media/image34.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40.png"/><Relationship Id="rId50" Type="http://schemas.openxmlformats.org/officeDocument/2006/relationships/image" Target="media/image44.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8.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45.png"/><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9.png"/><Relationship Id="rId59"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9.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42.png"/><Relationship Id="rId57" Type="http://schemas.openxmlformats.org/officeDocument/2006/relationships/image" Target="media/image52.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7.png"/><Relationship Id="rId52" Type="http://schemas.openxmlformats.org/officeDocument/2006/relationships/image" Target="media/image46.png"/><Relationship Id="rId60"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7F855-56DD-4130-8B32-0E69B9D3E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E38E05-357F-49D5-BFD8-04DAA7A2B747}">
  <ds:schemaRefs>
    <ds:schemaRef ds:uri="http://schemas.microsoft.com/sharepoint/v3/contenttype/forms"/>
  </ds:schemaRefs>
</ds:datastoreItem>
</file>

<file path=customXml/itemProps3.xml><?xml version="1.0" encoding="utf-8"?>
<ds:datastoreItem xmlns:ds="http://schemas.openxmlformats.org/officeDocument/2006/customXml" ds:itemID="{608EF59A-F378-4517-9DEF-034DBA00E252}">
  <ds:schemaRefs>
    <ds:schemaRef ds:uri="http://schemas.microsoft.com/office/2006/metadata/properties"/>
    <ds:schemaRef ds:uri="http://schemas.microsoft.com/office/infopath/2007/PartnerControls"/>
    <ds:schemaRef ds:uri="e7df6e9d-0615-47e4-a4ad-60fe01bbcbf5"/>
  </ds:schemaRefs>
</ds:datastoreItem>
</file>

<file path=customXml/itemProps4.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Template>
  <TotalTime>1</TotalTime>
  <Pages>55</Pages>
  <Words>12055</Words>
  <Characters>68717</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Parvathy Nair</cp:lastModifiedBy>
  <cp:revision>2</cp:revision>
  <dcterms:created xsi:type="dcterms:W3CDTF">2021-01-31T15:35:00Z</dcterms:created>
  <dcterms:modified xsi:type="dcterms:W3CDTF">2021-01-31T15:35:00Z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