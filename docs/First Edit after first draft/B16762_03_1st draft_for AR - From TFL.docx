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D1139A" w14:textId="74B9A4EC" w:rsidR="00EC03C6" w:rsidRDefault="00EC03C6" w:rsidP="00EC03C6">
      <w:pPr>
        <w:pStyle w:val="ChapterNumberPACKT"/>
      </w:pPr>
      <w:commentRangeStart w:id="0"/>
      <w:commentRangeStart w:id="1"/>
      <w:r>
        <w:t>3</w:t>
      </w:r>
      <w:commentRangeEnd w:id="0"/>
      <w:commentRangeEnd w:id="1"/>
      <w:r w:rsidR="003F2EF3">
        <w:rPr>
          <w:rStyle w:val="CommentReference"/>
          <w:rFonts w:ascii="Calibri" w:hAnsi="Calibri" w:cs="Times New Roman"/>
          <w:bCs w:val="0"/>
          <w:color w:val="auto"/>
          <w:kern w:val="0"/>
          <w:lang w:val="en-US"/>
        </w:rPr>
        <w:commentReference w:id="0"/>
      </w:r>
      <w:r w:rsidR="00B40D85">
        <w:rPr>
          <w:rStyle w:val="CommentReference"/>
          <w:rFonts w:ascii="Times New Roman" w:hAnsi="Times New Roman" w:cs="Times New Roman"/>
          <w:bCs w:val="0"/>
          <w:color w:val="auto"/>
          <w:kern w:val="0"/>
          <w:lang w:val="en-US"/>
        </w:rPr>
        <w:commentReference w:id="1"/>
      </w:r>
    </w:p>
    <w:p w14:paraId="34E9B551" w14:textId="67538EF5" w:rsidR="00EC03C6" w:rsidRDefault="00EC03C6" w:rsidP="00EC03C6">
      <w:pPr>
        <w:pStyle w:val="ChapterTitlePACKT"/>
      </w:pPr>
      <w:r>
        <w:t xml:space="preserve">Exploring </w:t>
      </w:r>
      <w:r w:rsidR="00C03E04">
        <w:t>Compatibility</w:t>
      </w:r>
      <w:r>
        <w:t xml:space="preserve"> with Windows PowerShell</w:t>
      </w:r>
    </w:p>
    <w:p w14:paraId="04DDAB03" w14:textId="77777777" w:rsidR="00EC03C6" w:rsidRDefault="00EC03C6" w:rsidP="00EC03C6">
      <w:pPr>
        <w:pStyle w:val="NormalPACKT"/>
      </w:pPr>
      <w:r>
        <w:t>In this chapter, we cover the following recipes:</w:t>
      </w:r>
    </w:p>
    <w:p w14:paraId="46F6499D" w14:textId="29F9DD50" w:rsidR="00EC03C6" w:rsidRDefault="00EC03C6" w:rsidP="00EC03C6">
      <w:pPr>
        <w:pStyle w:val="BulletPACKT"/>
      </w:pPr>
      <w:bookmarkStart w:id="2" w:name="_Hlk52466081"/>
      <w:r>
        <w:t xml:space="preserve">Exploring </w:t>
      </w:r>
      <w:r w:rsidR="001269AF">
        <w:t>c</w:t>
      </w:r>
      <w:r w:rsidR="00A62151">
        <w:t xml:space="preserve">ompatibility with </w:t>
      </w:r>
      <w:r>
        <w:t>Windows PowerShell</w:t>
      </w:r>
    </w:p>
    <w:p w14:paraId="7499BC81" w14:textId="59C0C7AB" w:rsidR="00A62151" w:rsidRDefault="00A62151" w:rsidP="00EC03C6">
      <w:pPr>
        <w:pStyle w:val="BulletPACKT"/>
      </w:pPr>
      <w:r>
        <w:t>Using the Windows PowerShell compatibility solution</w:t>
      </w:r>
    </w:p>
    <w:bookmarkEnd w:id="2"/>
    <w:p w14:paraId="7172D65D" w14:textId="77777777" w:rsidR="00EC03C6" w:rsidRDefault="00EC03C6" w:rsidP="00EC03C6">
      <w:pPr>
        <w:pStyle w:val="BulletPACKT"/>
      </w:pPr>
      <w:r>
        <w:t>Exploring compatibility limitations</w:t>
      </w:r>
    </w:p>
    <w:p w14:paraId="5D968ED1" w14:textId="547D891E" w:rsidR="00EC03C6" w:rsidRDefault="00EC03C6" w:rsidP="00EC03C6">
      <w:pPr>
        <w:pStyle w:val="BulletPACKT"/>
      </w:pPr>
      <w:bookmarkStart w:id="3" w:name="_Hlk52466159"/>
      <w:r>
        <w:t xml:space="preserve">Exploring the </w:t>
      </w:r>
      <w:r w:rsidR="008248CF">
        <w:t>m</w:t>
      </w:r>
      <w:r>
        <w:t>odule deny list</w:t>
      </w:r>
    </w:p>
    <w:bookmarkEnd w:id="3"/>
    <w:p w14:paraId="73F1CA74" w14:textId="15702563" w:rsidR="00EC03C6" w:rsidRDefault="00EC03C6" w:rsidP="00EC03C6">
      <w:pPr>
        <w:pStyle w:val="BulletPACKT"/>
      </w:pPr>
      <w:r>
        <w:t xml:space="preserve">Importing </w:t>
      </w:r>
      <w:proofErr w:type="spellStart"/>
      <w:r w:rsidR="003D557E">
        <w:t>Formatt</w:t>
      </w:r>
      <w:proofErr w:type="spellEnd"/>
      <w:r>
        <w:t xml:space="preserve"> XML</w:t>
      </w:r>
    </w:p>
    <w:p w14:paraId="1DF0BEE0" w14:textId="77777777" w:rsidR="00EC03C6" w:rsidRDefault="00EC03C6" w:rsidP="00EC03C6">
      <w:pPr>
        <w:pStyle w:val="BulletPACKT"/>
      </w:pPr>
      <w:r>
        <w:t xml:space="preserve">Leveraging compatibility </w:t>
      </w:r>
    </w:p>
    <w:p w14:paraId="37D75F3B" w14:textId="691393DF" w:rsidR="00EC03C6" w:rsidRDefault="00EC03C6" w:rsidP="00EC03C6">
      <w:pPr>
        <w:pStyle w:val="BulletPACKT"/>
      </w:pPr>
      <w:commentRangeStart w:id="4"/>
      <w:commentRangeStart w:id="5"/>
      <w:r>
        <w:t>Exploring alternatives to non-</w:t>
      </w:r>
      <w:r w:rsidR="001269AF">
        <w:t>s</w:t>
      </w:r>
      <w:r>
        <w:t xml:space="preserve">upported Windows PowerShell </w:t>
      </w:r>
      <w:r w:rsidR="00AD43BE">
        <w:t>f</w:t>
      </w:r>
      <w:r>
        <w:t>eatures</w:t>
      </w:r>
      <w:commentRangeEnd w:id="4"/>
      <w:r w:rsidR="009C61E2">
        <w:rPr>
          <w:rStyle w:val="CommentReference"/>
          <w:rFonts w:ascii="Calibri" w:hAnsi="Calibri"/>
        </w:rPr>
        <w:commentReference w:id="4"/>
      </w:r>
      <w:commentRangeEnd w:id="5"/>
      <w:r w:rsidR="003D557E">
        <w:rPr>
          <w:rStyle w:val="CommentReference"/>
          <w:rFonts w:ascii="Calibri" w:hAnsi="Calibri"/>
        </w:rPr>
        <w:commentReference w:id="5"/>
      </w:r>
    </w:p>
    <w:p w14:paraId="5C6D3BB0" w14:textId="77777777" w:rsidR="00EC03C6" w:rsidRDefault="00EC03C6" w:rsidP="00EC03C6">
      <w:pPr>
        <w:pStyle w:val="Heading1"/>
        <w:tabs>
          <w:tab w:val="left" w:pos="0"/>
        </w:tabs>
      </w:pPr>
      <w:r>
        <w:t>Introduction</w:t>
      </w:r>
    </w:p>
    <w:p w14:paraId="3FB46137" w14:textId="50FCCEAE" w:rsidR="00275E3F" w:rsidRDefault="00332C98" w:rsidP="00EC03C6">
      <w:pPr>
        <w:pStyle w:val="NormalPACKT"/>
      </w:pPr>
      <w:r>
        <w:t xml:space="preserve">Microsoft built </w:t>
      </w:r>
      <w:r w:rsidR="00EC03C6">
        <w:t xml:space="preserve">Windows PowerShell to work with Microsoft’s .NET </w:t>
      </w:r>
      <w:r>
        <w:t>F</w:t>
      </w:r>
      <w:r w:rsidR="00EC03C6">
        <w:t xml:space="preserve">ramework. You can think of PowerShell as a layer on top of .NET. When you use the </w:t>
      </w:r>
      <w:r w:rsidR="00EC03C6" w:rsidRPr="00275E3F">
        <w:rPr>
          <w:rStyle w:val="CodeInTextPACKT"/>
        </w:rPr>
        <w:t>Get-ChildItem</w:t>
      </w:r>
      <w:r w:rsidR="00EC03C6">
        <w:t xml:space="preserve"> to </w:t>
      </w:r>
      <w:r w:rsidR="00A62151">
        <w:t>return</w:t>
      </w:r>
      <w:r w:rsidR="00EC03C6">
        <w:t xml:space="preserve"> file or folder details, </w:t>
      </w:r>
      <w:r w:rsidR="00275E3F">
        <w:t xml:space="preserve">the cmdlet invokes a .NET Class to do much of the heavy lifting involved. </w:t>
      </w:r>
      <w:r w:rsidR="004B1A3E">
        <w:t xml:space="preserve">In Chapter 5, you </w:t>
      </w:r>
      <w:commentRangeStart w:id="6"/>
      <w:proofErr w:type="spellStart"/>
      <w:ins w:id="7" w:author="Lucy Wan" w:date="2020-11-18T10:36:00Z">
        <w:r w:rsidR="00372EED">
          <w:t>learn</w:t>
        </w:r>
      </w:ins>
      <w:del w:id="8" w:author="Lucy Wan" w:date="2020-11-18T10:36:00Z">
        <w:r w:rsidR="004B1A3E" w:rsidDel="00372EED">
          <w:delText xml:space="preserve">can </w:delText>
        </w:r>
        <w:r w:rsidR="00A62151" w:rsidDel="00372EED">
          <w:delText>discover</w:delText>
        </w:r>
        <w:r w:rsidR="004B1A3E" w:rsidDel="00372EED">
          <w:delText xml:space="preserve"> </w:delText>
        </w:r>
      </w:del>
      <w:r w:rsidR="004B1A3E">
        <w:t>more</w:t>
      </w:r>
      <w:proofErr w:type="spellEnd"/>
      <w:r w:rsidR="004B1A3E">
        <w:t xml:space="preserve"> about </w:t>
      </w:r>
      <w:commentRangeEnd w:id="6"/>
      <w:r w:rsidR="003D557E">
        <w:rPr>
          <w:rStyle w:val="CommentReference"/>
          <w:rFonts w:ascii="Calibri" w:hAnsi="Calibri"/>
        </w:rPr>
        <w:commentReference w:id="6"/>
      </w:r>
      <w:r w:rsidR="004B1A3E">
        <w:t>.NET.</w:t>
      </w:r>
    </w:p>
    <w:p w14:paraId="4590EBDC" w14:textId="31C7BF65" w:rsidR="004B1A3E" w:rsidRDefault="00275E3F" w:rsidP="00EC03C6">
      <w:pPr>
        <w:pStyle w:val="NormalPACKT"/>
      </w:pPr>
      <w:r>
        <w:t>As Windows PowerShell evolved, each new version t</w:t>
      </w:r>
      <w:r w:rsidR="00BC2ABC">
        <w:t>ook</w:t>
      </w:r>
      <w:r>
        <w:t xml:space="preserve"> advantage of improvements in newer versions of .NET</w:t>
      </w:r>
      <w:r w:rsidR="00BC2ABC">
        <w:t xml:space="preserve"> to provide additional features.</w:t>
      </w:r>
    </w:p>
    <w:p w14:paraId="71F6CB91" w14:textId="799FDB43" w:rsidR="004B1A3E" w:rsidRDefault="004B1A3E" w:rsidP="00073F55">
      <w:pPr>
        <w:pStyle w:val="NormalPACKT"/>
      </w:pPr>
      <w:r>
        <w:t xml:space="preserve">In 2014, Microsoft announced that they would release the .NET Framework </w:t>
      </w:r>
      <w:ins w:id="9" w:author="Lucy Wan" w:date="2020-11-18T10:37:00Z">
        <w:r w:rsidR="00916634">
          <w:t>as</w:t>
        </w:r>
      </w:ins>
      <w:del w:id="10" w:author="Lucy Wan" w:date="2020-11-18T10:37:00Z">
        <w:r w:rsidDel="00916634">
          <w:delText>to</w:delText>
        </w:r>
      </w:del>
      <w:r>
        <w:t xml:space="preserve"> open source, </w:t>
      </w:r>
      <w:r w:rsidR="00BC2ABC">
        <w:t xml:space="preserve">to be known as </w:t>
      </w:r>
      <w:r>
        <w:t xml:space="preserve">.NET Core. Microsoft also </w:t>
      </w:r>
      <w:r w:rsidR="00332C98">
        <w:t>decided</w:t>
      </w:r>
      <w:r w:rsidR="00275E3F">
        <w:t xml:space="preserve"> to freeze development of Windows PowerShell, in </w:t>
      </w:r>
      <w:r w:rsidR="00B30419">
        <w:t>favor</w:t>
      </w:r>
      <w:r w:rsidR="00275E3F">
        <w:t xml:space="preserve"> of open-sourcing </w:t>
      </w:r>
      <w:r w:rsidR="00073F55">
        <w:t xml:space="preserve">Windows </w:t>
      </w:r>
      <w:r w:rsidR="00A62151">
        <w:t>PowerShell.</w:t>
      </w:r>
      <w:r w:rsidR="00073F55">
        <w:t xml:space="preserve"> The first </w:t>
      </w:r>
      <w:r>
        <w:t xml:space="preserve">two initial versions </w:t>
      </w:r>
      <w:r w:rsidR="00073F55">
        <w:t>were</w:t>
      </w:r>
      <w:r>
        <w:t xml:space="preserve"> known as PowerShell Core.</w:t>
      </w:r>
      <w:r w:rsidR="00275E3F">
        <w:t xml:space="preserve"> </w:t>
      </w:r>
      <w:r>
        <w:t xml:space="preserve">With the release of PowerShell 7.0, the team </w:t>
      </w:r>
      <w:r w:rsidR="00A62151">
        <w:t>dropped</w:t>
      </w:r>
      <w:r>
        <w:t xml:space="preserve"> the name ‘</w:t>
      </w:r>
      <w:r w:rsidR="001D5FF4">
        <w:t>C</w:t>
      </w:r>
      <w:r>
        <w:t>ore’</w:t>
      </w:r>
      <w:r w:rsidR="00A62151">
        <w:t xml:space="preserve"> and announced that </w:t>
      </w:r>
      <w:r>
        <w:t xml:space="preserve">future versions </w:t>
      </w:r>
      <w:r w:rsidR="00A62151">
        <w:t xml:space="preserve">are </w:t>
      </w:r>
      <w:r>
        <w:t xml:space="preserve">to be known as just PowerShell. </w:t>
      </w:r>
    </w:p>
    <w:p w14:paraId="50C9EF3C" w14:textId="6C67637E" w:rsidR="00073F55" w:rsidRDefault="002A6948" w:rsidP="004B1A3E">
      <w:pPr>
        <w:pStyle w:val="NormalPACKT"/>
      </w:pPr>
      <w:r>
        <w:t>Moving the Windows PowerShell source code into o</w:t>
      </w:r>
      <w:r w:rsidR="004B1A3E">
        <w:t>pen sourc</w:t>
      </w:r>
      <w:r>
        <w:t xml:space="preserve">e and moving </w:t>
      </w:r>
      <w:r w:rsidR="004B1A3E">
        <w:t xml:space="preserve">to work on .NET Core was a </w:t>
      </w:r>
      <w:r w:rsidR="00332C98">
        <w:t>massiv</w:t>
      </w:r>
      <w:r w:rsidR="004B1A3E">
        <w:t>e engineering task. As the migration and porting work proceeded</w:t>
      </w:r>
      <w:r w:rsidR="00365B21">
        <w:t>,</w:t>
      </w:r>
      <w:r w:rsidR="004B1A3E">
        <w:t xml:space="preserve"> it became clear that PowerShell on .NET </w:t>
      </w:r>
      <w:r w:rsidR="00F0037F">
        <w:t>C</w:t>
      </w:r>
      <w:r w:rsidR="004B1A3E">
        <w:t>ore would not be 100% compatible with Window PowerShell.</w:t>
      </w:r>
      <w:r w:rsidR="00073F55">
        <w:t xml:space="preserve"> The .NET </w:t>
      </w:r>
      <w:r w:rsidR="00F0037F">
        <w:t>C</w:t>
      </w:r>
      <w:r w:rsidR="00073F55">
        <w:t>ore team did not port every base class library, type,</w:t>
      </w:r>
      <w:r w:rsidR="00365B21">
        <w:t xml:space="preserve"> and </w:t>
      </w:r>
      <w:r w:rsidR="00073F55">
        <w:t xml:space="preserve">method. Some features of the Full .NET are not available in .NET </w:t>
      </w:r>
      <w:r w:rsidR="00365B21">
        <w:t>C</w:t>
      </w:r>
      <w:r w:rsidR="00073F55">
        <w:t>ore, which means that they are also not available in PowerShell 7.</w:t>
      </w:r>
    </w:p>
    <w:p w14:paraId="459BFDF3" w14:textId="312C660C" w:rsidR="00073F55" w:rsidRDefault="00073F55" w:rsidP="004B1A3E">
      <w:pPr>
        <w:pStyle w:val="NormalPACKT"/>
      </w:pPr>
      <w:r>
        <w:t xml:space="preserve">As an IT Professional, the </w:t>
      </w:r>
      <w:r w:rsidR="00365B21">
        <w:t>critical</w:t>
      </w:r>
      <w:r>
        <w:t xml:space="preserve"> question you should be asking is whether PowerShell 7 can run your specific workload. The answer, as ever, is ‘it depends’. It depends on what specific Windows PowerShell features and modules/commands </w:t>
      </w:r>
      <w:r w:rsidR="00365B21">
        <w:t xml:space="preserve">on which </w:t>
      </w:r>
      <w:r>
        <w:t xml:space="preserve">you rely.  And since there are many product teams involved, </w:t>
      </w:r>
      <w:r w:rsidR="00365B21">
        <w:t xml:space="preserve">a fully </w:t>
      </w:r>
      <w:r w:rsidR="00A62151">
        <w:t>coordinated</w:t>
      </w:r>
      <w:r w:rsidR="00365B21">
        <w:t xml:space="preserve"> solution</w:t>
      </w:r>
      <w:r>
        <w:t xml:space="preserve"> is not straightforward</w:t>
      </w:r>
      <w:r w:rsidR="00661D78">
        <w:t>.</w:t>
      </w:r>
      <w:ins w:id="11" w:author="Thomas Lee [2]" w:date="2021-02-02T00:27:00Z">
        <w:r w:rsidR="00E1705D">
          <w:t xml:space="preserve"> As this book shows, there is very little you </w:t>
        </w:r>
      </w:ins>
      <w:ins w:id="12" w:author="Thomas Lee [2]" w:date="2021-02-02T00:28:00Z">
        <w:r w:rsidR="00E1705D">
          <w:t xml:space="preserve">were able to do in Windows PowerShell that you </w:t>
        </w:r>
        <w:proofErr w:type="spellStart"/>
        <w:r w:rsidR="00E1705D">
          <w:t>can not</w:t>
        </w:r>
        <w:proofErr w:type="spellEnd"/>
        <w:r w:rsidR="00E1705D">
          <w:t xml:space="preserve"> do  in PowerShell 7. </w:t>
        </w:r>
      </w:ins>
    </w:p>
    <w:p w14:paraId="0B4F13FE" w14:textId="0655DA59" w:rsidR="00D560A0" w:rsidRDefault="00D560A0" w:rsidP="00D560A0">
      <w:pPr>
        <w:pStyle w:val="NormalPACKT"/>
      </w:pPr>
      <w:r>
        <w:t>In terms of compatib</w:t>
      </w:r>
      <w:r w:rsidR="00365B21">
        <w:t>il</w:t>
      </w:r>
      <w:r>
        <w:t xml:space="preserve">ity with Windows PowerShell, </w:t>
      </w:r>
      <w:commentRangeStart w:id="13"/>
      <w:r>
        <w:t xml:space="preserve">there are three sets of modules </w:t>
      </w:r>
      <w:del w:id="14" w:author="Lucy Wan" w:date="2020-11-18T10:41:00Z">
        <w:r w:rsidDel="00004E70">
          <w:delText>and the commands they contain</w:delText>
        </w:r>
        <w:commentRangeEnd w:id="13"/>
        <w:r w:rsidR="005014E4" w:rsidDel="00004E70">
          <w:rPr>
            <w:rStyle w:val="CommentReference"/>
            <w:rFonts w:ascii="Calibri" w:hAnsi="Calibri"/>
          </w:rPr>
          <w:commentReference w:id="13"/>
        </w:r>
      </w:del>
      <w:ins w:id="15" w:author="Lucy Wan" w:date="2020-11-18T10:41:00Z">
        <w:r w:rsidR="00004E70">
          <w:t>containing different commands</w:t>
        </w:r>
      </w:ins>
      <w:ins w:id="16" w:author="Thomas Lee [2]" w:date="2021-02-02T00:28:00Z">
        <w:r w:rsidR="00E1705D">
          <w:t xml:space="preserve"> to look at</w:t>
        </w:r>
      </w:ins>
      <w:r>
        <w:t>:</w:t>
      </w:r>
    </w:p>
    <w:p w14:paraId="2F166BCA" w14:textId="4C482449" w:rsidR="002A6948" w:rsidRDefault="00D560A0" w:rsidP="002E2FFB">
      <w:pPr>
        <w:pStyle w:val="NormalPACKT"/>
        <w:numPr>
          <w:ilvl w:val="0"/>
          <w:numId w:val="4"/>
        </w:numPr>
      </w:pPr>
      <w:r>
        <w:t>Modules/commands shipped with Windows PowerShell</w:t>
      </w:r>
      <w:r w:rsidR="00047CA9">
        <w:t xml:space="preserve"> and on which your scripts depend</w:t>
      </w:r>
    </w:p>
    <w:p w14:paraId="5F8FC7C5" w14:textId="700D4498" w:rsidR="00D560A0" w:rsidRDefault="00D560A0" w:rsidP="002E2FFB">
      <w:pPr>
        <w:pStyle w:val="NormalPACKT"/>
        <w:numPr>
          <w:ilvl w:val="0"/>
          <w:numId w:val="4"/>
        </w:numPr>
      </w:pPr>
      <w:r>
        <w:lastRenderedPageBreak/>
        <w:t>Modules/commands included as part of a Windows feature</w:t>
      </w:r>
      <w:r w:rsidR="00047CA9">
        <w:t xml:space="preserve"> </w:t>
      </w:r>
      <w:r w:rsidR="00195961">
        <w:t>–</w:t>
      </w:r>
      <w:r w:rsidR="00047CA9">
        <w:t xml:space="preserve"> these contain commands to manage aspects of Windows service, usually as part of the Remote Server Administration Tool (RSAT) which you can load</w:t>
      </w:r>
      <w:r w:rsidR="00CE7C67">
        <w:t xml:space="preserve"> </w:t>
      </w:r>
      <w:r w:rsidR="00047CA9">
        <w:t>independently of the services themselves.</w:t>
      </w:r>
    </w:p>
    <w:p w14:paraId="7BB39B63" w14:textId="5DA4BC98" w:rsidR="00D560A0" w:rsidRDefault="00D560A0" w:rsidP="002E2FFB">
      <w:pPr>
        <w:pStyle w:val="NormalPACKT"/>
        <w:numPr>
          <w:ilvl w:val="0"/>
          <w:numId w:val="4"/>
        </w:numPr>
      </w:pPr>
      <w:r>
        <w:t xml:space="preserve">Other </w:t>
      </w:r>
      <w:r w:rsidR="00047CA9">
        <w:t>t</w:t>
      </w:r>
      <w:r>
        <w:t>hird-party modules</w:t>
      </w:r>
      <w:r w:rsidR="00047CA9">
        <w:t xml:space="preserve">, such as the </w:t>
      </w:r>
      <w:commentRangeStart w:id="17"/>
      <w:r w:rsidR="00047CA9" w:rsidRPr="00CE7C67">
        <w:rPr>
          <w:rStyle w:val="CodeInTextPACKT"/>
        </w:rPr>
        <w:t>NTF</w:t>
      </w:r>
      <w:r w:rsidR="003D557E">
        <w:rPr>
          <w:rStyle w:val="CodeInTextPACKT"/>
        </w:rPr>
        <w:t>S</w:t>
      </w:r>
      <w:r w:rsidR="00047CA9" w:rsidRPr="00CE7C67">
        <w:rPr>
          <w:rStyle w:val="CodeInTextPACKT"/>
        </w:rPr>
        <w:t>Security</w:t>
      </w:r>
      <w:commentRangeEnd w:id="17"/>
      <w:r w:rsidR="00726596">
        <w:rPr>
          <w:rStyle w:val="CommentReference"/>
        </w:rPr>
        <w:commentReference w:id="17"/>
      </w:r>
      <w:r w:rsidR="00047CA9">
        <w:t xml:space="preserve"> module </w:t>
      </w:r>
      <w:r w:rsidR="00195961">
        <w:t>–</w:t>
      </w:r>
      <w:r w:rsidR="00047CA9">
        <w:t xml:space="preserve"> this book makes use of several external modules whose authors may, or may not, have updated their modules to run on .NET Core.</w:t>
      </w:r>
    </w:p>
    <w:p w14:paraId="5541B2A6" w14:textId="68F7549D" w:rsidR="00047CA9" w:rsidRDefault="00D560A0" w:rsidP="004B1A3E">
      <w:pPr>
        <w:pStyle w:val="NormalPACKT"/>
      </w:pPr>
      <w:r>
        <w:t>Windows PowerShell include</w:t>
      </w:r>
      <w:r w:rsidR="00047CA9">
        <w:t>d</w:t>
      </w:r>
      <w:r>
        <w:t xml:space="preserve"> modules that provide basic</w:t>
      </w:r>
      <w:r w:rsidR="00A54874">
        <w:t xml:space="preserve"> PowerShell</w:t>
      </w:r>
      <w:r>
        <w:t xml:space="preserve"> functionality. For example, </w:t>
      </w:r>
      <w:r w:rsidR="00047CA9">
        <w:t xml:space="preserve">the </w:t>
      </w:r>
      <w:r w:rsidRPr="00D560A0">
        <w:rPr>
          <w:rStyle w:val="CodeInTextPACKT"/>
        </w:rPr>
        <w:t>Microsoft.PowerShell.Management</w:t>
      </w:r>
      <w:r>
        <w:t xml:space="preserve"> </w:t>
      </w:r>
      <w:r w:rsidR="00047CA9">
        <w:t xml:space="preserve">module contains </w:t>
      </w:r>
      <w:r>
        <w:t xml:space="preserve">the </w:t>
      </w:r>
      <w:r w:rsidRPr="00D560A0">
        <w:rPr>
          <w:rStyle w:val="CodeInTextPACKT"/>
        </w:rPr>
        <w:t>Get-Process</w:t>
      </w:r>
      <w:r w:rsidR="00073F55">
        <w:t xml:space="preserve"> cmdlet. </w:t>
      </w:r>
      <w:r>
        <w:t xml:space="preserve"> </w:t>
      </w:r>
      <w:r w:rsidR="00073F55">
        <w:t xml:space="preserve">With </w:t>
      </w:r>
      <w:r>
        <w:t>PowerShell</w:t>
      </w:r>
      <w:r w:rsidR="00047CA9">
        <w:t> </w:t>
      </w:r>
      <w:r>
        <w:t>7</w:t>
      </w:r>
      <w:r w:rsidR="00073F55">
        <w:t xml:space="preserve">, the development team </w:t>
      </w:r>
      <w:r>
        <w:t>re-implement</w:t>
      </w:r>
      <w:r w:rsidR="00073F55">
        <w:t xml:space="preserve">ed the </w:t>
      </w:r>
      <w:r w:rsidR="00A54874">
        <w:t>fundamental</w:t>
      </w:r>
      <w:r>
        <w:t xml:space="preserve"> </w:t>
      </w:r>
      <w:r w:rsidR="00073F55">
        <w:t>Windows PowerShell command</w:t>
      </w:r>
      <w:r w:rsidR="00A54874">
        <w:t>s</w:t>
      </w:r>
      <w:r w:rsidR="00073F55">
        <w:t xml:space="preserve"> to </w:t>
      </w:r>
      <w:r>
        <w:t xml:space="preserve">provide </w:t>
      </w:r>
      <w:r w:rsidR="00073F55">
        <w:t>good</w:t>
      </w:r>
      <w:r>
        <w:t xml:space="preserve"> fidelity with Windows PowerShell. </w:t>
      </w:r>
      <w:r w:rsidR="00A54874">
        <w:t>A few Windows PowerShell commands made use of proprietary APIs, so could not be included</w:t>
      </w:r>
      <w:r w:rsidR="003B6136">
        <w:t>,</w:t>
      </w:r>
      <w:r w:rsidR="00A54874">
        <w:t xml:space="preserve"> but the number is relatively small. </w:t>
      </w:r>
    </w:p>
    <w:p w14:paraId="35C20D04" w14:textId="36D7BB2F" w:rsidR="00073F55" w:rsidRDefault="00A62151" w:rsidP="004B1A3E">
      <w:pPr>
        <w:pStyle w:val="NormalPACKT"/>
      </w:pPr>
      <w:r>
        <w:t>These core modules (</w:t>
      </w:r>
      <w:proofErr w:type="spellStart"/>
      <w:r w:rsidRPr="00B30419">
        <w:rPr>
          <w:rStyle w:val="CodeInTextPACKT"/>
        </w:rPr>
        <w:t>Microsoft.PowerShell</w:t>
      </w:r>
      <w:proofErr w:type="spellEnd"/>
      <w:r w:rsidRPr="00B30419">
        <w:rPr>
          <w:rStyle w:val="CodeInTextPACKT"/>
        </w:rPr>
        <w:t>.*</w:t>
      </w:r>
      <w:r w:rsidR="0062761D">
        <w:t>)</w:t>
      </w:r>
      <w:r w:rsidR="00047CA9">
        <w:t xml:space="preserve"> </w:t>
      </w:r>
      <w:r w:rsidR="0062761D">
        <w:t>now reside in the PowerShell installation folder which simplifies side-by-side use of multiple version</w:t>
      </w:r>
      <w:r w:rsidR="00B30419">
        <w:t>s</w:t>
      </w:r>
      <w:r w:rsidR="0062761D">
        <w:t xml:space="preserve"> of PowerShell.</w:t>
      </w:r>
      <w:r w:rsidR="00047CA9">
        <w:t xml:space="preserve"> And through the use of the environment variable </w:t>
      </w:r>
      <w:proofErr w:type="spellStart"/>
      <w:r w:rsidR="00047CA9" w:rsidRPr="00047CA9">
        <w:rPr>
          <w:rStyle w:val="CodeInTextPACKT"/>
        </w:rPr>
        <w:t>PSModulePath</w:t>
      </w:r>
      <w:proofErr w:type="spellEnd"/>
      <w:r w:rsidR="00047CA9">
        <w:t>, when you call a cmdlet in PowerShell 7, you get the ‘right’ cmdlet and supported underpinnings. It is important to note that these core modules were developed by the Windows PowerShell team initially and are not part of the open</w:t>
      </w:r>
      <w:r w:rsidR="00CE7C67">
        <w:t>-</w:t>
      </w:r>
      <w:r w:rsidR="00047CA9">
        <w:t>source PowerShell.</w:t>
      </w:r>
    </w:p>
    <w:p w14:paraId="388E66B9" w14:textId="0F9C79F1" w:rsidR="00A62151" w:rsidRDefault="00047CA9" w:rsidP="004B1A3E">
      <w:pPr>
        <w:pStyle w:val="NormalPACKT"/>
      </w:pPr>
      <w:r>
        <w:t xml:space="preserve">The </w:t>
      </w:r>
      <w:r w:rsidR="00A54874">
        <w:t>Windows</w:t>
      </w:r>
      <w:r>
        <w:t xml:space="preserve"> client</w:t>
      </w:r>
      <w:r w:rsidR="00A54874">
        <w:t xml:space="preserve"> and Windows Server</w:t>
      </w:r>
      <w:del w:id="18" w:author="Lucy Wan" w:date="2020-11-18T10:43:00Z">
        <w:r w:rsidR="00A54874" w:rsidDel="000C58A6">
          <w:delText xml:space="preserve"> provide</w:delText>
        </w:r>
      </w:del>
      <w:r>
        <w:t xml:space="preserve"> also provide </w:t>
      </w:r>
      <w:r w:rsidR="00A54874">
        <w:t xml:space="preserve">modules to </w:t>
      </w:r>
      <w:r>
        <w:t>enable</w:t>
      </w:r>
      <w:r w:rsidR="00A54874">
        <w:t xml:space="preserve"> you </w:t>
      </w:r>
      <w:r w:rsidR="00E632D5">
        <w:t xml:space="preserve">to </w:t>
      </w:r>
      <w:r w:rsidR="00A54874">
        <w:t>manage your systems. Modules like the Active Directory module give you the tools to manage AD in your environment.</w:t>
      </w:r>
      <w:r w:rsidR="00A62151">
        <w:t xml:space="preserve">  These</w:t>
      </w:r>
      <w:r>
        <w:t xml:space="preserve"> Windows </w:t>
      </w:r>
      <w:r w:rsidR="00A62151">
        <w:t xml:space="preserve">modules live in the </w:t>
      </w:r>
      <w:r w:rsidR="00A62151" w:rsidRPr="00421A8C">
        <w:rPr>
          <w:rStyle w:val="CodeInTextPACKT"/>
        </w:rPr>
        <w:t>C:\Windows\System32\WindowsPowerShell\v1.0\modules</w:t>
      </w:r>
      <w:r w:rsidR="00A62151">
        <w:t xml:space="preserve"> folder. </w:t>
      </w:r>
    </w:p>
    <w:p w14:paraId="56051DCF" w14:textId="5768EDA6" w:rsidR="00A54874" w:rsidRDefault="00A54874" w:rsidP="004B1A3E">
      <w:pPr>
        <w:pStyle w:val="NormalPACKT"/>
      </w:pPr>
      <w:r>
        <w:t xml:space="preserve">The ownership of these </w:t>
      </w:r>
      <w:r w:rsidR="0062761D">
        <w:t>operating system</w:t>
      </w:r>
      <w:r w:rsidR="001C7B0B">
        <w:t>-</w:t>
      </w:r>
      <w:r w:rsidR="0062761D">
        <w:t xml:space="preserve">related </w:t>
      </w:r>
      <w:r>
        <w:t xml:space="preserve">modules lies </w:t>
      </w:r>
      <w:r w:rsidR="0062761D">
        <w:t>with</w:t>
      </w:r>
      <w:r>
        <w:t xml:space="preserve"> the individual product teams, some of whom have not been motivated to update their modules to run with</w:t>
      </w:r>
      <w:r w:rsidR="001C7B0B">
        <w:t xml:space="preserve"> </w:t>
      </w:r>
      <w:r>
        <w:t xml:space="preserve">.NET Core. </w:t>
      </w:r>
      <w:r w:rsidR="00047CA9">
        <w:t xml:space="preserve">Like so many things, this </w:t>
      </w:r>
      <w:commentRangeStart w:id="19"/>
      <w:commentRangeStart w:id="20"/>
      <w:r w:rsidR="00047CA9">
        <w:t>is a work in progress</w:t>
      </w:r>
      <w:commentRangeEnd w:id="19"/>
      <w:r w:rsidR="00AF3974">
        <w:rPr>
          <w:rStyle w:val="CommentReference"/>
        </w:rPr>
        <w:commentReference w:id="19"/>
      </w:r>
      <w:commentRangeEnd w:id="20"/>
      <w:r w:rsidR="00242F82">
        <w:rPr>
          <w:rStyle w:val="CommentReference"/>
          <w:rFonts w:ascii="Calibri" w:hAnsi="Calibri"/>
        </w:rPr>
        <w:commentReference w:id="20"/>
      </w:r>
      <w:r w:rsidR="00047CA9">
        <w:t xml:space="preserve">. </w:t>
      </w:r>
      <w:r w:rsidR="00332C98">
        <w:t xml:space="preserve">Some modules, such as the </w:t>
      </w:r>
      <w:commentRangeStart w:id="21"/>
      <w:r w:rsidR="00332C98" w:rsidRPr="00047CA9">
        <w:rPr>
          <w:rStyle w:val="CodeInTextPACKT"/>
        </w:rPr>
        <w:t>ActiveDirectory</w:t>
      </w:r>
      <w:r w:rsidR="00332C98">
        <w:t xml:space="preserve"> module, </w:t>
      </w:r>
      <w:r w:rsidR="0062761D">
        <w:t xml:space="preserve">have been updated and </w:t>
      </w:r>
      <w:r w:rsidR="00332C98">
        <w:t>are available natively in PowerShell 7</w:t>
      </w:r>
      <w:commentRangeEnd w:id="21"/>
      <w:r w:rsidR="0078634A">
        <w:rPr>
          <w:rStyle w:val="CommentReference"/>
        </w:rPr>
        <w:commentReference w:id="21"/>
      </w:r>
      <w:r w:rsidR="00332C98">
        <w:t>.</w:t>
      </w:r>
      <w:r w:rsidR="00E1705D">
        <w:t xml:space="preserve"> For a quick look at </w:t>
      </w:r>
      <w:proofErr w:type="spellStart"/>
      <w:r w:rsidR="00E1705D">
        <w:t>compatibliy</w:t>
      </w:r>
      <w:proofErr w:type="spellEnd"/>
      <w:r w:rsidR="00E1705D">
        <w:t xml:space="preserve">, view this document: </w:t>
      </w:r>
      <w:r w:rsidR="00E1705D" w:rsidRPr="00E1705D">
        <w:rPr>
          <w:rStyle w:val="ItalicsPACKT"/>
        </w:rPr>
        <w:t>https://docs.microsoft.com/en-us/powershell/scripting/whats-new/module-compatibility?view=powershell-7.1</w:t>
      </w:r>
      <w:r w:rsidR="00E1705D">
        <w:rPr>
          <w:rStyle w:val="Hyperlink"/>
        </w:rPr>
        <w:t>.</w:t>
      </w:r>
      <w:ins w:id="22" w:author="Thomas Lee [2]" w:date="2021-02-02T00:22:00Z">
        <w:r w:rsidR="00E1705D">
          <w:rPr>
            <w:rStyle w:val="Hyperlink"/>
          </w:rPr>
          <w:t xml:space="preserve"> It i</w:t>
        </w:r>
      </w:ins>
      <w:ins w:id="23" w:author="Thomas Lee [2]" w:date="2021-02-02T00:23:00Z">
        <w:r w:rsidR="00E1705D">
          <w:rPr>
            <w:rStyle w:val="Hyperlink"/>
          </w:rPr>
          <w:t xml:space="preserve">s worth noting that updating of these OS modules can only be done by upgrading to a </w:t>
        </w:r>
        <w:proofErr w:type="spellStart"/>
        <w:r w:rsidR="00E1705D">
          <w:rPr>
            <w:rStyle w:val="Hyperlink"/>
          </w:rPr>
          <w:t>newver</w:t>
        </w:r>
        <w:proofErr w:type="spellEnd"/>
        <w:r w:rsidR="00E1705D">
          <w:rPr>
            <w:rStyle w:val="Hyperlink"/>
          </w:rPr>
          <w:t xml:space="preserve"> version of the OS, which is unfortunate.</w:t>
        </w:r>
      </w:ins>
      <w:r w:rsidR="00E1705D">
        <w:rPr>
          <w:rStyle w:val="Hyperlink"/>
        </w:rPr>
        <w:t xml:space="preserve"> </w:t>
      </w:r>
    </w:p>
    <w:p w14:paraId="707708CA" w14:textId="78C82251" w:rsidR="00A54874" w:rsidRDefault="00A54874" w:rsidP="004B1A3E">
      <w:pPr>
        <w:pStyle w:val="NormalPACKT"/>
      </w:pPr>
      <w:r>
        <w:t xml:space="preserve">The final set of commands </w:t>
      </w:r>
      <w:ins w:id="24" w:author="Lucy Wan" w:date="2020-11-18T10:44:00Z">
        <w:r w:rsidR="007A380F">
          <w:t xml:space="preserve">to think about </w:t>
        </w:r>
      </w:ins>
      <w:del w:id="25" w:author="Lucy Wan" w:date="2020-11-18T10:44:00Z">
        <w:r w:rsidDel="007A380F">
          <w:delText xml:space="preserve">to concern you </w:delText>
        </w:r>
      </w:del>
      <w:r>
        <w:t>are third party modules, possibly obtained from the PowerShell gallery, Spiceworks, or a host of other online sources. As the recipes in this book demonstrate, some third-party modules work fine natively in the latest versions of PowerShell 7 while others do not and may never work.</w:t>
      </w:r>
      <w:r w:rsidR="00332C98">
        <w:t xml:space="preserve"> </w:t>
      </w:r>
    </w:p>
    <w:p w14:paraId="28724278" w14:textId="672E279D" w:rsidR="00A54874" w:rsidDel="00E36D69" w:rsidRDefault="00A54874" w:rsidP="004B1A3E">
      <w:pPr>
        <w:pStyle w:val="NormalPACKT"/>
        <w:rPr>
          <w:moveFrom w:id="26" w:author="Lucy Wan" w:date="2020-11-18T10:51:00Z"/>
        </w:rPr>
      </w:pPr>
      <w:moveFromRangeStart w:id="27" w:author="Lucy Wan" w:date="2020-11-18T10:51:00Z" w:name="move56589120"/>
      <w:moveFrom w:id="28" w:author="Lucy Wan" w:date="2020-11-18T10:51:00Z">
        <w:r w:rsidDel="00E36D69">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moveFrom>
    </w:p>
    <w:moveFromRangeEnd w:id="27"/>
    <w:p w14:paraId="5372F94C" w14:textId="3BD9D829" w:rsidR="00A62151" w:rsidRDefault="00A62151" w:rsidP="004B1A3E">
      <w:pPr>
        <w:pStyle w:val="NormalPACKT"/>
      </w:pPr>
      <w:commentRangeStart w:id="29"/>
      <w:commentRangeStart w:id="30"/>
      <w:r>
        <w:t>The set of paths that PowerShell 7 uses to find modules (and the commands they contain)</w:t>
      </w:r>
      <w:r w:rsidR="00332C98">
        <w:t xml:space="preserve"> has changed between Windows PowerShell and PowerShell 7.  </w:t>
      </w:r>
      <w:del w:id="31" w:author="Thomas Lee [2]" w:date="2021-02-02T00:24:00Z">
        <w:r w:rsidR="00332C98" w:rsidDel="00E1705D">
          <w:delText xml:space="preserve">That </w:delText>
        </w:r>
      </w:del>
      <w:ins w:id="32" w:author="Thomas Lee [2]" w:date="2021-02-02T00:24:00Z">
        <w:r w:rsidR="00E1705D">
          <w:t xml:space="preserve">The </w:t>
        </w:r>
      </w:ins>
      <w:r w:rsidR="00332C98">
        <w:t>path</w:t>
      </w:r>
      <w:ins w:id="33" w:author="Thomas Lee [2]" w:date="2021-02-02T00:24:00Z">
        <w:r w:rsidR="00E1705D">
          <w:t xml:space="preserve">s that </w:t>
        </w:r>
        <w:proofErr w:type="spellStart"/>
        <w:r w:rsidR="00E1705D">
          <w:t>PowerShel</w:t>
        </w:r>
        <w:proofErr w:type="spellEnd"/>
        <w:r w:rsidR="00E1705D">
          <w:t xml:space="preserve"> 7 uses </w:t>
        </w:r>
      </w:ins>
      <w:del w:id="34" w:author="Thomas Lee [2]" w:date="2021-02-02T00:24:00Z">
        <w:r w:rsidR="00332C98" w:rsidDel="00E1705D">
          <w:delText xml:space="preserve"> setup </w:delText>
        </w:r>
      </w:del>
      <w:r w:rsidR="00332C98">
        <w:t>allows the team to migrate modules as needed to run natively, yet still allows you to use older commands as needed more or less transparently. All in all, this gives the broadest possible support for Windows PowerShell within PowerShell 7.</w:t>
      </w:r>
    </w:p>
    <w:p w14:paraId="571F2E54" w14:textId="70B29756" w:rsidR="00A62151" w:rsidRDefault="00A62151" w:rsidP="00A62151">
      <w:pPr>
        <w:pStyle w:val="NormalPACKT"/>
        <w:rPr>
          <w:ins w:id="35" w:author="Lucy Wan" w:date="2020-11-18T10:51:00Z"/>
        </w:rPr>
      </w:pPr>
      <w:r>
        <w:t xml:space="preserve">In </w:t>
      </w:r>
      <w:commentRangeStart w:id="36"/>
      <w:commentRangeStart w:id="37"/>
      <w:r w:rsidR="00332C98" w:rsidRPr="00332C98">
        <w:rPr>
          <w:rStyle w:val="ItalicsPACKT"/>
        </w:rPr>
        <w:t>“</w:t>
      </w:r>
      <w:r w:rsidRPr="00332C98">
        <w:rPr>
          <w:rStyle w:val="ItalicsPACKT"/>
        </w:rPr>
        <w:t>Exploring Compatibility with Windows PowerShell</w:t>
      </w:r>
      <w:r w:rsidR="00332C98" w:rsidRPr="00332C98">
        <w:rPr>
          <w:rStyle w:val="ItalicsPACKT"/>
        </w:rPr>
        <w:t>”</w:t>
      </w:r>
      <w:r w:rsidRPr="00332C98">
        <w:rPr>
          <w:rStyle w:val="ItalicsPACKT"/>
        </w:rPr>
        <w:t>,</w:t>
      </w:r>
      <w:r>
        <w:t xml:space="preserve"> </w:t>
      </w:r>
      <w:commentRangeEnd w:id="36"/>
      <w:r w:rsidR="00332C98">
        <w:rPr>
          <w:rStyle w:val="CommentReference"/>
        </w:rPr>
        <w:commentReference w:id="36"/>
      </w:r>
      <w:commentRangeEnd w:id="37"/>
      <w:r w:rsidR="00C730EB">
        <w:rPr>
          <w:rStyle w:val="CommentReference"/>
          <w:rFonts w:ascii="Calibri" w:hAnsi="Calibri"/>
        </w:rPr>
        <w:commentReference w:id="37"/>
      </w:r>
      <w:r>
        <w:t xml:space="preserve">you look specifically at the new commands you have available in PowerShell 7. </w:t>
      </w:r>
      <w:r w:rsidR="00332C98">
        <w:t>This recipe shows the new commands available as well as looking at where PowerShell and Windows PowerShell find core commands.</w:t>
      </w:r>
      <w:commentRangeEnd w:id="29"/>
      <w:r w:rsidR="005A1C67">
        <w:rPr>
          <w:rStyle w:val="CommentReference"/>
        </w:rPr>
        <w:commentReference w:id="29"/>
      </w:r>
      <w:commentRangeEnd w:id="30"/>
      <w:r w:rsidR="00843FD3">
        <w:rPr>
          <w:rStyle w:val="CommentReference"/>
          <w:rFonts w:ascii="Calibri" w:hAnsi="Calibri"/>
        </w:rPr>
        <w:commentReference w:id="30"/>
      </w:r>
    </w:p>
    <w:p w14:paraId="477E0918" w14:textId="77777777" w:rsidR="00E36D69" w:rsidDel="00E36D69" w:rsidRDefault="00E36D69" w:rsidP="00E36D69">
      <w:pPr>
        <w:pStyle w:val="NormalPACKT"/>
        <w:rPr>
          <w:del w:id="38" w:author="Lucy Wan" w:date="2020-11-18T10:51:00Z"/>
          <w:moveTo w:id="39" w:author="Lucy Wan" w:date="2020-11-18T10:51:00Z"/>
        </w:rPr>
      </w:pPr>
      <w:moveToRangeStart w:id="40" w:author="Lucy Wan" w:date="2020-11-18T10:51:00Z" w:name="move56589120"/>
      <w:moveTo w:id="41" w:author="Lucy Wan" w:date="2020-11-18T10:51:00Z">
        <w:r>
          <w:t>Since many of the Windows product teams and other module providers might not update their modules to work natively, the PowerShell team devised a compatibility solution which enables you to import and use Windows PowerShell modules more or less seamlessly in PowerShell 7.</w:t>
        </w:r>
      </w:moveTo>
    </w:p>
    <w:moveToRangeEnd w:id="40"/>
    <w:p w14:paraId="7E273815" w14:textId="70A16948" w:rsidR="00047CA9" w:rsidRDefault="00047CA9" w:rsidP="00047CA9">
      <w:pPr>
        <w:pStyle w:val="NormalPACKT"/>
      </w:pPr>
      <w:r>
        <w:t>In “</w:t>
      </w:r>
      <w:r w:rsidRPr="00047CA9">
        <w:rPr>
          <w:rStyle w:val="ItalicsPACKT"/>
        </w:rPr>
        <w:t>Using the Windows PowerShell Compatibility solution</w:t>
      </w:r>
      <w:r>
        <w:t xml:space="preserve">”, you investigate the workings of the Windows PowerShell compatibility solution. This backwards compatibility solution uses </w:t>
      </w:r>
      <w:r w:rsidR="00A54874">
        <w:t>PowerShell</w:t>
      </w:r>
      <w:r>
        <w:t>’s</w:t>
      </w:r>
      <w:r w:rsidR="00A54874">
        <w:t xml:space="preserve"> implicit remoting</w:t>
      </w:r>
      <w:r>
        <w:t xml:space="preserve"> and proxy commands to provide a</w:t>
      </w:r>
      <w:r w:rsidR="00E632D5">
        <w:t>n excellent</w:t>
      </w:r>
      <w:r>
        <w:t xml:space="preserve"> solution to compatibility.</w:t>
      </w:r>
    </w:p>
    <w:p w14:paraId="215B956A" w14:textId="2880D6F6" w:rsidR="00A54874" w:rsidRDefault="00A54874" w:rsidP="00047CA9">
      <w:pPr>
        <w:pStyle w:val="NormalPACKT"/>
      </w:pPr>
      <w:r>
        <w:lastRenderedPageBreak/>
        <w:t xml:space="preserve">When you attempt to load a module, such as the </w:t>
      </w:r>
      <w:proofErr w:type="spellStart"/>
      <w:r w:rsidRPr="00A62151">
        <w:rPr>
          <w:rStyle w:val="CodeInTextPACKT"/>
        </w:rPr>
        <w:t>ServerManager</w:t>
      </w:r>
      <w:proofErr w:type="spellEnd"/>
      <w:r>
        <w:t xml:space="preserve"> module</w:t>
      </w:r>
      <w:r w:rsidR="00047CA9">
        <w:t xml:space="preserve">, </w:t>
      </w:r>
      <w:r>
        <w:t>that is</w:t>
      </w:r>
      <w:r w:rsidR="00047CA9">
        <w:t xml:space="preserve"> not c</w:t>
      </w:r>
      <w:r>
        <w:t>ompatible</w:t>
      </w:r>
      <w:r w:rsidR="00047CA9">
        <w:t xml:space="preserve"> with PowerShell 7, </w:t>
      </w:r>
      <w:r>
        <w:t xml:space="preserve"> PowerShell sets up a remoting session to a Windows PowerShell 5.1 endpoint on the local machine. PowerShell then loads the module into the remoting session and uses the </w:t>
      </w:r>
      <w:r w:rsidRPr="00A54874">
        <w:rPr>
          <w:rStyle w:val="CodeInTextPACKT"/>
        </w:rPr>
        <w:t>Import-PSSession</w:t>
      </w:r>
      <w:r>
        <w:t xml:space="preserve"> to import the module into the current PowerShell session. When you run a command, such as </w:t>
      </w:r>
      <w:r w:rsidR="00047CA9" w:rsidRPr="00047CA9">
        <w:rPr>
          <w:rStyle w:val="CodeInTextPACKT"/>
        </w:rPr>
        <w:t>Get</w:t>
      </w:r>
      <w:r w:rsidRPr="00047CA9">
        <w:rPr>
          <w:rStyle w:val="CodeInTextPACKT"/>
        </w:rPr>
        <w:t>-WindowsFeature</w:t>
      </w:r>
      <w:r>
        <w:t xml:space="preserve">, PowerShell runs the locally defined proxy function which in turn executes the command in the remoting session. The command then </w:t>
      </w:r>
      <w:r w:rsidR="00B30419">
        <w:t>serializes</w:t>
      </w:r>
      <w:r>
        <w:t xml:space="preserve"> the results </w:t>
      </w:r>
      <w:r w:rsidR="00365B21">
        <w:t>back t</w:t>
      </w:r>
      <w:r>
        <w:t xml:space="preserve">o the caller. For the most part, this is transparent </w:t>
      </w:r>
      <w:r w:rsidR="006B3FCB">
        <w:t>–</w:t>
      </w:r>
      <w:r>
        <w:t xml:space="preserve"> you call the </w:t>
      </w:r>
      <w:r w:rsidRPr="00A54874">
        <w:rPr>
          <w:rStyle w:val="CodeInTextPACKT"/>
        </w:rPr>
        <w:t>Install-WindowsFeature</w:t>
      </w:r>
      <w:r>
        <w:t xml:space="preserve"> command, and the command installs the requested service.</w:t>
      </w:r>
      <w:ins w:id="42" w:author="Thomas Lee [2]" w:date="2021-02-02T00:25:00Z">
        <w:r w:rsidR="00E1705D">
          <w:t xml:space="preserve"> Although there is a </w:t>
        </w:r>
      </w:ins>
      <w:ins w:id="43" w:author="Thomas Lee [2]" w:date="2021-02-02T00:26:00Z">
        <w:r w:rsidR="00E1705D">
          <w:t xml:space="preserve">lot going on, is </w:t>
        </w:r>
        <w:proofErr w:type="spellStart"/>
        <w:r w:rsidR="00E1705D">
          <w:t>is</w:t>
        </w:r>
        <w:proofErr w:type="spellEnd"/>
        <w:r w:rsidR="00E1705D">
          <w:t xml:space="preserve"> transparent. For the most part, users are not really aware that the compatibility </w:t>
        </w:r>
        <w:proofErr w:type="spellStart"/>
        <w:r w:rsidR="00E1705D">
          <w:t>soluiton</w:t>
        </w:r>
        <w:proofErr w:type="spellEnd"/>
        <w:r w:rsidR="00E1705D">
          <w:t xml:space="preserve"> is in ac</w:t>
        </w:r>
      </w:ins>
      <w:ins w:id="44" w:author="Thomas Lee [2]" w:date="2021-02-02T00:27:00Z">
        <w:r w:rsidR="00E1705D">
          <w:t xml:space="preserve">tion. </w:t>
        </w:r>
      </w:ins>
      <w:ins w:id="45" w:author="Thomas Lee [2]" w:date="2021-02-02T00:26:00Z">
        <w:r w:rsidR="00E1705D">
          <w:t xml:space="preserve"> </w:t>
        </w:r>
      </w:ins>
    </w:p>
    <w:p w14:paraId="6AED0C4B" w14:textId="12075C75" w:rsidR="00A54874" w:rsidRDefault="00A54874" w:rsidP="004B1A3E">
      <w:pPr>
        <w:pStyle w:val="NormalPACKT"/>
      </w:pPr>
      <w:r>
        <w:t>The compatibility solution provides a great solution to compatibility</w:t>
      </w:r>
      <w:r w:rsidR="00047CA9">
        <w:t xml:space="preserve"> with Windows PowerShell</w:t>
      </w:r>
      <w:r>
        <w:t>. The modules developed for Windows PowerShell work well, as demonstrated by many recipes in this book. However, there are some small and some more fundamental issues in a few cases.</w:t>
      </w:r>
    </w:p>
    <w:p w14:paraId="6C4CFB6D" w14:textId="54463FCD" w:rsidR="00047CA9" w:rsidRDefault="00047CA9" w:rsidP="00047CA9">
      <w:pPr>
        <w:pStyle w:val="NormalPACKT"/>
      </w:pPr>
      <w:r>
        <w:t xml:space="preserve">Whilst the compatibility solution provides good backwards compatibility with your scripts that use Windows PowerShell modules, </w:t>
      </w:r>
      <w:r w:rsidR="00E632D5">
        <w:t>some things</w:t>
      </w:r>
      <w:r>
        <w:t xml:space="preserve"> do not and may never work inside PowerShell 7 and beyond. </w:t>
      </w:r>
      <w:commentRangeStart w:id="46"/>
      <w:commentRangeStart w:id="47"/>
      <w:ins w:id="48" w:author="Lucy Wan" w:date="2020-11-18T11:08:00Z">
        <w:r w:rsidR="00B930E8">
          <w:t>For instance, d</w:t>
        </w:r>
      </w:ins>
      <w:ins w:id="49" w:author="Lucy Wan" w:date="2020-11-18T10:57:00Z">
        <w:r w:rsidR="002472FA">
          <w:t>espite the compatibility solution, the</w:t>
        </w:r>
      </w:ins>
      <w:ins w:id="50" w:author="Lucy Wan" w:date="2020-11-18T14:09:00Z">
        <w:r w:rsidR="00E73674">
          <w:t xml:space="preserve"> </w:t>
        </w:r>
        <w:proofErr w:type="spellStart"/>
        <w:r w:rsidR="00E73674" w:rsidRPr="00E73674">
          <w:rPr>
            <w:rFonts w:ascii="Lucida Console" w:hAnsi="Lucida Console"/>
            <w:color w:val="4472C4"/>
            <w:sz w:val="19"/>
            <w:szCs w:val="19"/>
          </w:rPr>
          <w:t>BestPractices</w:t>
        </w:r>
        <w:proofErr w:type="spellEnd"/>
        <w:r w:rsidR="00E73674">
          <w:t xml:space="preserve">, </w:t>
        </w:r>
        <w:proofErr w:type="spellStart"/>
        <w:r w:rsidR="00E73674" w:rsidRPr="00E73674">
          <w:rPr>
            <w:rFonts w:ascii="Lucida Console" w:hAnsi="Lucida Console"/>
            <w:color w:val="4472C4"/>
            <w:sz w:val="19"/>
            <w:szCs w:val="19"/>
          </w:rPr>
          <w:t>PSScheduledJob</w:t>
        </w:r>
        <w:proofErr w:type="spellEnd"/>
        <w:r w:rsidR="00E73674">
          <w:t xml:space="preserve">, and </w:t>
        </w:r>
        <w:proofErr w:type="spellStart"/>
        <w:r w:rsidR="00E73674" w:rsidRPr="00E73674">
          <w:rPr>
            <w:rFonts w:ascii="Lucida Console" w:hAnsi="Lucida Console"/>
            <w:color w:val="4472C4"/>
            <w:sz w:val="19"/>
            <w:szCs w:val="19"/>
          </w:rPr>
          <w:t>WindowsUpdate</w:t>
        </w:r>
      </w:ins>
      <w:proofErr w:type="spellEnd"/>
      <w:ins w:id="51" w:author="Lucy Wan" w:date="2020-11-18T10:57:00Z">
        <w:r w:rsidR="002472FA">
          <w:t xml:space="preserve"> modules will not work in PowerShell 7</w:t>
        </w:r>
      </w:ins>
      <w:ins w:id="52" w:author="Lucy Wan" w:date="2020-11-18T14:10:00Z">
        <w:r w:rsidR="00E73674">
          <w:t xml:space="preserve">. </w:t>
        </w:r>
      </w:ins>
      <w:del w:id="53" w:author="Lucy Wan" w:date="2020-11-18T10:57:00Z">
        <w:r w:rsidDel="002472FA">
          <w:delText>In terms of what is not going to work in PowerShell 7, despite the compatibility solution, are these three modules</w:delText>
        </w:r>
      </w:del>
      <w:r>
        <w:t>:</w:t>
      </w:r>
    </w:p>
    <w:p w14:paraId="6FB65B8C" w14:textId="4AFD3CC7" w:rsidR="00047CA9" w:rsidDel="00E73674" w:rsidRDefault="00047CA9" w:rsidP="002E2FFB">
      <w:pPr>
        <w:pStyle w:val="NormalPACKT"/>
        <w:numPr>
          <w:ilvl w:val="0"/>
          <w:numId w:val="12"/>
        </w:numPr>
        <w:rPr>
          <w:del w:id="54" w:author="Lucy Wan" w:date="2020-11-18T14:09:00Z"/>
        </w:rPr>
      </w:pPr>
      <w:del w:id="55" w:author="Lucy Wan" w:date="2020-11-18T14:09:00Z">
        <w:r w:rsidRPr="00047CA9" w:rsidDel="00E73674">
          <w:rPr>
            <w:rStyle w:val="CodeInTextPACKT"/>
          </w:rPr>
          <w:delText>BestPractices</w:delText>
        </w:r>
        <w:r w:rsidDel="00E73674">
          <w:delText xml:space="preserve"> module </w:delText>
        </w:r>
        <w:r w:rsidR="00554C16" w:rsidDel="00E73674">
          <w:delText>–</w:delText>
        </w:r>
        <w:r w:rsidDel="00E73674">
          <w:delText xml:space="preserve"> this module, built into Windows Server, provides cmdlets that enable you to find, invoke</w:delText>
        </w:r>
        <w:r w:rsidR="006A7B56" w:rsidDel="00E73674">
          <w:delText>,</w:delText>
        </w:r>
        <w:r w:rsidDel="00E73674">
          <w:delText xml:space="preserve"> and review best practice scans of core Windows Services. </w:delText>
        </w:r>
      </w:del>
    </w:p>
    <w:p w14:paraId="1703B997" w14:textId="333372F1" w:rsidR="00047CA9" w:rsidDel="00E73674" w:rsidRDefault="00047CA9" w:rsidP="002E2FFB">
      <w:pPr>
        <w:pStyle w:val="NormalPACKT"/>
        <w:numPr>
          <w:ilvl w:val="0"/>
          <w:numId w:val="11"/>
        </w:numPr>
        <w:rPr>
          <w:del w:id="56" w:author="Lucy Wan" w:date="2020-11-18T14:09:00Z"/>
        </w:rPr>
      </w:pPr>
      <w:del w:id="57" w:author="Lucy Wan" w:date="2020-11-18T14:09:00Z">
        <w:r w:rsidRPr="00047CA9" w:rsidDel="00E73674">
          <w:rPr>
            <w:rStyle w:val="CodeInTextPACKT"/>
          </w:rPr>
          <w:delText>PSScheduled</w:delText>
        </w:r>
        <w:r w:rsidR="009463C6" w:rsidDel="00E73674">
          <w:rPr>
            <w:rStyle w:val="CodeInTextPACKT"/>
          </w:rPr>
          <w:delText>Job</w:delText>
        </w:r>
        <w:r w:rsidDel="00E73674">
          <w:delText xml:space="preserve"> module </w:delText>
        </w:r>
        <w:r w:rsidR="00394E9B" w:rsidDel="00E73674">
          <w:delText>–</w:delText>
        </w:r>
        <w:r w:rsidDel="00E73674">
          <w:delText xml:space="preserve"> this module, a part of Windows Powershell on both client and server hosts, allows you </w:delText>
        </w:r>
        <w:r w:rsidR="00E632D5" w:rsidDel="00E73674">
          <w:delText xml:space="preserve">to </w:delText>
        </w:r>
        <w:r w:rsidDel="00E73674">
          <w:delText xml:space="preserve">create and manage the </w:delText>
        </w:r>
        <w:r w:rsidR="00E632D5" w:rsidDel="00E73674">
          <w:delText xml:space="preserve">background tasks using the </w:delText>
        </w:r>
        <w:r w:rsidDel="00E73674">
          <w:delText xml:space="preserve">Windows Scheduled Task feature. </w:delText>
        </w:r>
      </w:del>
    </w:p>
    <w:p w14:paraId="69D50F92" w14:textId="51FF29DD" w:rsidR="00047CA9" w:rsidDel="00E73674" w:rsidRDefault="00047CA9" w:rsidP="002E2FFB">
      <w:pPr>
        <w:pStyle w:val="NormalPACKT"/>
        <w:numPr>
          <w:ilvl w:val="0"/>
          <w:numId w:val="11"/>
        </w:numPr>
        <w:rPr>
          <w:del w:id="58" w:author="Lucy Wan" w:date="2020-11-18T14:09:00Z"/>
        </w:rPr>
      </w:pPr>
      <w:del w:id="59" w:author="Lucy Wan" w:date="2020-11-18T14:09:00Z">
        <w:r w:rsidRPr="00047CA9" w:rsidDel="00E73674">
          <w:rPr>
            <w:rStyle w:val="CodeInTextPACKT"/>
          </w:rPr>
          <w:delText>WindowsUpdate</w:delText>
        </w:r>
        <w:r w:rsidDel="00E73674">
          <w:delText xml:space="preserve"> </w:delText>
        </w:r>
        <w:r w:rsidR="00F95FA1" w:rsidDel="00E73674">
          <w:delText>m</w:delText>
        </w:r>
        <w:r w:rsidDel="00E73674">
          <w:delText xml:space="preserve">odule </w:delText>
        </w:r>
        <w:r w:rsidR="00F95FA1" w:rsidDel="00E73674">
          <w:delText>–</w:delText>
        </w:r>
        <w:r w:rsidDel="00E73674">
          <w:delText xml:space="preserve"> this is the module you would use to manage Windows Server Update Ser</w:delText>
        </w:r>
        <w:r w:rsidR="00E632D5" w:rsidDel="00E73674">
          <w:delText>v</w:delText>
        </w:r>
        <w:r w:rsidDel="00E73674">
          <w:delText>ices (WSUS). You can add this module when you install WSUS, or if you install the WSUS RSAT tools.</w:delText>
        </w:r>
      </w:del>
      <w:commentRangeEnd w:id="46"/>
      <w:r w:rsidR="00CF65A7">
        <w:rPr>
          <w:rStyle w:val="CommentReference"/>
          <w:rFonts w:ascii="Calibri" w:hAnsi="Calibri"/>
        </w:rPr>
        <w:commentReference w:id="46"/>
      </w:r>
      <w:commentRangeEnd w:id="47"/>
      <w:r w:rsidR="00E1705D">
        <w:rPr>
          <w:rStyle w:val="CommentReference"/>
          <w:rFonts w:ascii="Calibri" w:hAnsi="Calibri"/>
        </w:rPr>
        <w:commentReference w:id="47"/>
      </w:r>
    </w:p>
    <w:p w14:paraId="5A79186D" w14:textId="0A0EA6DB" w:rsidR="00047CA9" w:rsidRPr="00047CA9" w:rsidRDefault="00E1705D" w:rsidP="00047CA9">
      <w:pPr>
        <w:pStyle w:val="NormalPACKT"/>
      </w:pPr>
      <w:ins w:id="60" w:author="Thomas Lee [2]" w:date="2021-02-02T00:31:00Z">
        <w:r>
          <w:t xml:space="preserve">With Windows </w:t>
        </w:r>
        <w:proofErr w:type="spellStart"/>
        <w:r>
          <w:t>Powershell</w:t>
        </w:r>
        <w:proofErr w:type="spellEnd"/>
        <w:r>
          <w:t xml:space="preserve"> you </w:t>
        </w:r>
      </w:ins>
      <w:ins w:id="61" w:author="Lucy Wan" w:date="2020-11-18T14:11:00Z">
        <w:del w:id="62" w:author="Thomas Lee [2]" w:date="2021-02-02T00:31:00Z">
          <w:r w:rsidR="001E1336" w:rsidDel="00E1705D">
            <w:delText xml:space="preserve">You would </w:delText>
          </w:r>
        </w:del>
        <w:r w:rsidR="001E1336">
          <w:t xml:space="preserve">use </w:t>
        </w:r>
        <w:proofErr w:type="spellStart"/>
        <w:r w:rsidR="001E1336" w:rsidRPr="00553C04">
          <w:rPr>
            <w:rFonts w:ascii="Lucida Console" w:hAnsi="Lucida Console"/>
            <w:color w:val="4472C4"/>
            <w:sz w:val="19"/>
            <w:szCs w:val="19"/>
          </w:rPr>
          <w:t>WindowsUpdate</w:t>
        </w:r>
        <w:proofErr w:type="spellEnd"/>
        <w:r w:rsidR="00553C04">
          <w:t xml:space="preserve"> to manage Windows Server Update Services (WSUS). </w:t>
        </w:r>
      </w:ins>
      <w:r w:rsidR="00047CA9" w:rsidRPr="00047CA9">
        <w:t xml:space="preserve">The Windows Server Update Service, the </w:t>
      </w:r>
      <w:proofErr w:type="spellStart"/>
      <w:r w:rsidR="00047CA9" w:rsidRPr="00047CA9">
        <w:t>U</w:t>
      </w:r>
      <w:r w:rsidR="00047CA9" w:rsidRPr="00047CA9">
        <w:rPr>
          <w:rStyle w:val="CodeInTextPACKT"/>
          <w:rFonts w:ascii="Times New Roman" w:hAnsi="Times New Roman"/>
          <w:color w:val="auto"/>
          <w:sz w:val="22"/>
          <w:szCs w:val="24"/>
        </w:rPr>
        <w:t>pdateServices</w:t>
      </w:r>
      <w:proofErr w:type="spellEnd"/>
      <w:r w:rsidR="00047CA9" w:rsidRPr="00047CA9">
        <w:t xml:space="preserve"> module, makes use of object methods. With the compatibility mechanism, these methods are not available in a PowerShell 7 session. Additionally, the module makes use of the SOAP protocol for which </w:t>
      </w:r>
      <w:r w:rsidR="00DB017D">
        <w:t>.</w:t>
      </w:r>
      <w:r w:rsidR="00047CA9" w:rsidRPr="00047CA9">
        <w:t xml:space="preserve">NET Core provides no support (and it </w:t>
      </w:r>
      <w:r w:rsidR="00DB017D">
        <w:t xml:space="preserve">is </w:t>
      </w:r>
      <w:r w:rsidR="00047CA9" w:rsidRPr="00047CA9">
        <w:t xml:space="preserve">not likely to anytime soon).  The other two modules make use of .NET types which are not provided with </w:t>
      </w:r>
      <w:r w:rsidR="005A37B5">
        <w:t>.</w:t>
      </w:r>
      <w:r w:rsidR="00047CA9" w:rsidRPr="00047CA9">
        <w:t xml:space="preserve">NET Core and </w:t>
      </w:r>
      <w:r w:rsidR="00047CA9">
        <w:t>are not likely to be updated.</w:t>
      </w:r>
    </w:p>
    <w:p w14:paraId="622299F1" w14:textId="06E25D5D" w:rsidR="00047CA9" w:rsidRDefault="00047CA9" w:rsidP="00047CA9">
      <w:pPr>
        <w:pStyle w:val="NormalPACKT"/>
      </w:pPr>
      <w:r>
        <w:t>Other Windows PowerShell features that are not going work in Powershell 7 include:</w:t>
      </w:r>
    </w:p>
    <w:p w14:paraId="79E3F689" w14:textId="280624F4" w:rsidR="00047CA9" w:rsidRDefault="00047CA9" w:rsidP="002E2FFB">
      <w:pPr>
        <w:pStyle w:val="NormalPACKT"/>
        <w:numPr>
          <w:ilvl w:val="0"/>
          <w:numId w:val="14"/>
        </w:numPr>
      </w:pPr>
      <w:r>
        <w:t xml:space="preserve">Windows PowerShell workflows </w:t>
      </w:r>
      <w:r w:rsidR="008963AD">
        <w:t>–</w:t>
      </w:r>
      <w:r>
        <w:t xml:space="preserve"> </w:t>
      </w:r>
      <w:r w:rsidR="00E12180">
        <w:t>w</w:t>
      </w:r>
      <w:r>
        <w:t>orkflows require the Windows Workflow Foundation component of NET which the .NET team has not ported to .NET Core.</w:t>
      </w:r>
    </w:p>
    <w:p w14:paraId="43D98068" w14:textId="20D3A1C6" w:rsidR="00047CA9" w:rsidRDefault="00047CA9" w:rsidP="002E2FFB">
      <w:pPr>
        <w:pStyle w:val="NormalPACKT"/>
        <w:numPr>
          <w:ilvl w:val="0"/>
          <w:numId w:val="14"/>
        </w:numPr>
      </w:pPr>
      <w:r>
        <w:t xml:space="preserve">Windows PowerShell snap-ins </w:t>
      </w:r>
      <w:r w:rsidR="004E6651">
        <w:t xml:space="preserve">– </w:t>
      </w:r>
      <w:r w:rsidR="00E12180">
        <w:t>s</w:t>
      </w:r>
      <w:r>
        <w:t xml:space="preserve">nap-ins provided a way to add new cmdlets in PowerShell </w:t>
      </w:r>
      <w:r w:rsidR="00E632D5">
        <w:t>V2. Modules r</w:t>
      </w:r>
      <w:r>
        <w:t xml:space="preserve">eplaced </w:t>
      </w:r>
      <w:r w:rsidR="00E632D5">
        <w:t xml:space="preserve">snap-ins as an add-in mechanism in </w:t>
      </w:r>
      <w:r>
        <w:t>PowerShell V2</w:t>
      </w:r>
      <w:r w:rsidR="00E632D5">
        <w:t xml:space="preserve"> and are the sole method you use to add commands into </w:t>
      </w:r>
      <w:proofErr w:type="spellStart"/>
      <w:r w:rsidR="00E632D5">
        <w:t>PowersShell</w:t>
      </w:r>
      <w:proofErr w:type="spellEnd"/>
      <w:r>
        <w:t xml:space="preserve">. </w:t>
      </w:r>
      <w:r w:rsidR="00E632D5">
        <w:t xml:space="preserve">You can convert some </w:t>
      </w:r>
      <w:r>
        <w:t>older snap</w:t>
      </w:r>
      <w:r w:rsidR="00E632D5">
        <w:t>-</w:t>
      </w:r>
      <w:r>
        <w:t xml:space="preserve">ins </w:t>
      </w:r>
      <w:r w:rsidR="00E632D5">
        <w:t>int</w:t>
      </w:r>
      <w:r>
        <w:t xml:space="preserve">o modules by creating a </w:t>
      </w:r>
      <w:r w:rsidR="00E632D5">
        <w:t xml:space="preserve">module </w:t>
      </w:r>
      <w:r>
        <w:t>manifest</w:t>
      </w:r>
      <w:r w:rsidR="00E632D5">
        <w:t>,</w:t>
      </w:r>
      <w:r>
        <w:t xml:space="preserve"> </w:t>
      </w:r>
      <w:r w:rsidR="00E632D5">
        <w:t>but most require the authors to re-engineer their modules</w:t>
      </w:r>
      <w:r>
        <w:t>.</w:t>
      </w:r>
    </w:p>
    <w:p w14:paraId="79C8D45D" w14:textId="6B026104" w:rsidR="00047CA9" w:rsidRDefault="00047CA9" w:rsidP="002E2FFB">
      <w:pPr>
        <w:pStyle w:val="NormalPACKT"/>
        <w:numPr>
          <w:ilvl w:val="0"/>
          <w:numId w:val="14"/>
        </w:numPr>
      </w:pPr>
      <w:r>
        <w:t xml:space="preserve">The WMI cmdlets </w:t>
      </w:r>
      <w:r w:rsidR="00BA5A9C">
        <w:t>–</w:t>
      </w:r>
      <w:r>
        <w:t xml:space="preserve"> </w:t>
      </w:r>
      <w:r w:rsidR="00E12180">
        <w:t>t</w:t>
      </w:r>
      <w:r>
        <w:t xml:space="preserve">he </w:t>
      </w:r>
      <w:proofErr w:type="spellStart"/>
      <w:r w:rsidRPr="00047CA9">
        <w:rPr>
          <w:rStyle w:val="CodeInTextPACKT"/>
        </w:rPr>
        <w:t>C</w:t>
      </w:r>
      <w:r w:rsidRPr="005D1945">
        <w:rPr>
          <w:rStyle w:val="CodeInTextPACKT"/>
          <w:color w:val="4472C4"/>
        </w:rPr>
        <w:t>IMCmdle</w:t>
      </w:r>
      <w:r w:rsidRPr="00047CA9">
        <w:rPr>
          <w:rStyle w:val="CodeInTextPACKT"/>
        </w:rPr>
        <w:t>ts</w:t>
      </w:r>
      <w:proofErr w:type="spellEnd"/>
      <w:r>
        <w:t xml:space="preserve"> module replaces the older WMI Cmdlets.</w:t>
      </w:r>
    </w:p>
    <w:p w14:paraId="333C8B8E" w14:textId="6BAB3331" w:rsidR="00047CA9" w:rsidRDefault="00047CA9" w:rsidP="002E2FFB">
      <w:pPr>
        <w:pStyle w:val="NormalPACKT"/>
        <w:numPr>
          <w:ilvl w:val="0"/>
          <w:numId w:val="14"/>
        </w:numPr>
      </w:pPr>
      <w:r>
        <w:t xml:space="preserve">Desired State Configuration </w:t>
      </w:r>
      <w:r w:rsidR="00E12180">
        <w:t>–</w:t>
      </w:r>
      <w:r>
        <w:t xml:space="preserve"> </w:t>
      </w:r>
      <w:r w:rsidR="00E12180">
        <w:t>t</w:t>
      </w:r>
      <w:r>
        <w:t xml:space="preserve">he core functions of DSC are not available to you from within PowerShell 7. </w:t>
      </w:r>
      <w:commentRangeStart w:id="63"/>
      <w:commentRangeStart w:id="64"/>
      <w:del w:id="65" w:author="Thomas Lee [2]" w:date="2021-02-02T00:31:00Z">
        <w:r w:rsidDel="00E1705D">
          <w:delText>You can use a new cmdlet, s</w:delText>
        </w:r>
        <w:commentRangeEnd w:id="63"/>
        <w:r w:rsidR="00F22867" w:rsidDel="00E1705D">
          <w:rPr>
            <w:rStyle w:val="CommentReference"/>
          </w:rPr>
          <w:commentReference w:id="63"/>
        </w:r>
        <w:commentRangeEnd w:id="64"/>
        <w:r w:rsidR="00BA1177" w:rsidDel="00E1705D">
          <w:rPr>
            <w:rStyle w:val="CommentReference"/>
            <w:rFonts w:ascii="Calibri" w:hAnsi="Calibri"/>
          </w:rPr>
          <w:commentReference w:id="64"/>
        </w:r>
      </w:del>
    </w:p>
    <w:p w14:paraId="01E0B962" w14:textId="1684C511" w:rsidR="00047CA9" w:rsidRDefault="00047CA9" w:rsidP="002E2FFB">
      <w:pPr>
        <w:pStyle w:val="NormalPACKT"/>
        <w:numPr>
          <w:ilvl w:val="0"/>
          <w:numId w:val="14"/>
        </w:numPr>
      </w:pPr>
      <w:r>
        <w:t xml:space="preserve">The </w:t>
      </w:r>
      <w:proofErr w:type="spellStart"/>
      <w:r w:rsidRPr="00047CA9">
        <w:rPr>
          <w:rStyle w:val="CodeInTextPACKT"/>
        </w:rPr>
        <w:t>WebAdministration</w:t>
      </w:r>
      <w:proofErr w:type="spellEnd"/>
      <w:r>
        <w:t xml:space="preserve"> module’s IIS provider </w:t>
      </w:r>
      <w:r w:rsidR="00994D96">
        <w:t>–</w:t>
      </w:r>
      <w:r>
        <w:t xml:space="preserve"> this means many IIS Configuration scripts do not work in PowerShell 7 even with the compatibility solution.</w:t>
      </w:r>
    </w:p>
    <w:p w14:paraId="51DC8312" w14:textId="7133DE10" w:rsidR="00047CA9" w:rsidRDefault="00047CA9" w:rsidP="002E2FFB">
      <w:pPr>
        <w:pStyle w:val="NormalPACKT"/>
        <w:numPr>
          <w:ilvl w:val="0"/>
          <w:numId w:val="14"/>
        </w:numPr>
      </w:pPr>
      <w:r w:rsidRPr="002A5FDD">
        <w:t xml:space="preserve">The </w:t>
      </w:r>
      <w:r w:rsidRPr="005D1945">
        <w:rPr>
          <w:rStyle w:val="InlineCode"/>
          <w:rFonts w:ascii="Lucida Console" w:hAnsi="Lucida Console"/>
          <w:color w:val="4472C4"/>
          <w:sz w:val="19"/>
          <w:szCs w:val="19"/>
        </w:rPr>
        <w:t>Add-Computer</w:t>
      </w:r>
      <w:r w:rsidRPr="002A5FDD">
        <w:t xml:space="preserve">, </w:t>
      </w:r>
      <w:r w:rsidRPr="005D1945">
        <w:rPr>
          <w:rStyle w:val="InlineCode"/>
          <w:rFonts w:ascii="Lucida Console" w:hAnsi="Lucida Console"/>
          <w:color w:val="4472C4"/>
          <w:sz w:val="19"/>
          <w:szCs w:val="19"/>
        </w:rPr>
        <w:t>Checkpoint-Computer</w:t>
      </w:r>
      <w:r w:rsidRPr="002A5FDD">
        <w:t xml:space="preserve">, </w:t>
      </w:r>
      <w:r w:rsidRPr="005D1945">
        <w:rPr>
          <w:rStyle w:val="InlineCode"/>
          <w:rFonts w:ascii="Lucida Console" w:hAnsi="Lucida Console"/>
          <w:color w:val="4472C4"/>
          <w:sz w:val="19"/>
          <w:szCs w:val="19"/>
        </w:rPr>
        <w:t>Remove-Computer</w:t>
      </w:r>
      <w:r w:rsidRPr="002A5FDD">
        <w:t xml:space="preserve">, and </w:t>
      </w:r>
      <w:r w:rsidRPr="005D1945">
        <w:rPr>
          <w:rStyle w:val="InlineCode"/>
          <w:rFonts w:ascii="Lucida Console" w:hAnsi="Lucida Console"/>
          <w:color w:val="4472C4"/>
          <w:sz w:val="19"/>
          <w:szCs w:val="19"/>
        </w:rPr>
        <w:t>Restore-Computer</w:t>
      </w:r>
      <w:r w:rsidRPr="002A5FDD">
        <w:rPr>
          <w:rStyle w:val="InlineCode"/>
        </w:rPr>
        <w:t xml:space="preserve"> </w:t>
      </w:r>
      <w:r w:rsidRPr="002A5FDD">
        <w:t xml:space="preserve">commands from the </w:t>
      </w:r>
      <w:r w:rsidRPr="005D1945">
        <w:rPr>
          <w:rStyle w:val="InlineCode"/>
          <w:rFonts w:ascii="Lucida Console" w:hAnsi="Lucida Console"/>
          <w:color w:val="4472C4"/>
          <w:sz w:val="19"/>
          <w:szCs w:val="19"/>
        </w:rPr>
        <w:t>Microsoft.PowerShell.Management</w:t>
      </w:r>
      <w:r w:rsidRPr="005D1945">
        <w:rPr>
          <w:color w:val="4472C4"/>
        </w:rPr>
        <w:t xml:space="preserve"> </w:t>
      </w:r>
      <w:r w:rsidRPr="002A5FDD">
        <w:t>module</w:t>
      </w:r>
      <w:r>
        <w:t>.</w:t>
      </w:r>
    </w:p>
    <w:p w14:paraId="6DDB0DE3" w14:textId="2186EB86" w:rsidR="00047CA9" w:rsidRDefault="00047CA9" w:rsidP="00047CA9">
      <w:pPr>
        <w:pStyle w:val="NormalPACKT"/>
        <w:rPr>
          <w:ins w:id="66" w:author="Thomas Lee [2]" w:date="2021-02-02T00:32:00Z"/>
        </w:rPr>
      </w:pPr>
      <w:commentRangeStart w:id="67"/>
      <w:r>
        <w:lastRenderedPageBreak/>
        <w:t xml:space="preserve">While there are a few Windows PowerShell features and commands you cannot use in PowerShell 7, even with the help of the Windows PowerShell compatibility solution, you can always use Windows PowerShell. </w:t>
      </w:r>
      <w:commentRangeEnd w:id="67"/>
      <w:r w:rsidR="00B83C65">
        <w:rPr>
          <w:rStyle w:val="CommentReference"/>
          <w:rFonts w:ascii="Calibri" w:hAnsi="Calibri"/>
        </w:rPr>
        <w:commentReference w:id="67"/>
      </w:r>
    </w:p>
    <w:p w14:paraId="50064281" w14:textId="4F757432" w:rsidR="00E1705D" w:rsidRDefault="00E1705D" w:rsidP="00047CA9">
      <w:pPr>
        <w:pStyle w:val="NormalPACKT"/>
      </w:pPr>
      <w:ins w:id="68" w:author="Thomas Lee [2]" w:date="2021-02-02T00:32:00Z">
        <w:r>
          <w:t xml:space="preserve">Despite the </w:t>
        </w:r>
        <w:proofErr w:type="spellStart"/>
        <w:r>
          <w:t>compatability</w:t>
        </w:r>
        <w:proofErr w:type="spellEnd"/>
        <w:r>
          <w:t xml:space="preserve"> issues, </w:t>
        </w:r>
      </w:ins>
      <w:ins w:id="69" w:author="Thomas Lee [2]" w:date="2021-02-02T00:33:00Z">
        <w:r>
          <w:t xml:space="preserve">it is more than worthwhile to move forward to PowerShell 7 and away from Windows PowerShell. One key reason is improved performance. </w:t>
        </w:r>
      </w:ins>
      <w:ins w:id="70" w:author="Thomas Lee [2]" w:date="2021-02-02T00:34:00Z">
        <w:r>
          <w:t xml:space="preserve">You can use the </w:t>
        </w:r>
      </w:ins>
      <w:ins w:id="71" w:author="Thomas Lee [2]" w:date="2021-02-02T00:33:00Z">
        <w:r>
          <w:t>For</w:t>
        </w:r>
      </w:ins>
      <w:ins w:id="72" w:author="Thomas Lee [2]" w:date="2021-02-02T00:34:00Z">
        <w:r>
          <w:t>Each-Object -</w:t>
        </w:r>
        <w:proofErr w:type="spellStart"/>
        <w:r>
          <w:t>Parellel</w:t>
        </w:r>
        <w:proofErr w:type="spellEnd"/>
        <w:r>
          <w:t xml:space="preserve"> construct to run script blocks in parallel without having to resort to W</w:t>
        </w:r>
      </w:ins>
      <w:ins w:id="73" w:author="Thomas Lee [2]" w:date="2021-02-02T00:35:00Z">
        <w:r>
          <w:t xml:space="preserve">ork flows. If you script has to perform actions on a large number of computers, or you are processing a large array, the performance </w:t>
        </w:r>
        <w:proofErr w:type="spellStart"/>
        <w:r>
          <w:t>improvedments</w:t>
        </w:r>
        <w:proofErr w:type="spellEnd"/>
        <w:r>
          <w:t xml:space="preserve"> in PowerShell 7 justify moving forward. Then there are all the new added features which make l</w:t>
        </w:r>
      </w:ins>
      <w:ins w:id="74" w:author="Thomas Lee [2]" w:date="2021-02-02T00:36:00Z">
        <w:r>
          <w:t xml:space="preserve">ife so much easier. </w:t>
        </w:r>
      </w:ins>
    </w:p>
    <w:p w14:paraId="1DF5C9E4" w14:textId="2E101AE5" w:rsidR="00A54874" w:rsidRDefault="00A54874" w:rsidP="004B1A3E">
      <w:pPr>
        <w:pStyle w:val="NormalPACKT"/>
      </w:pPr>
      <w:r w:rsidRPr="00047CA9">
        <w:t>In this chapter, you first</w:t>
      </w:r>
      <w:r>
        <w:t xml:space="preserve"> look at the compatibility solution and explore some of the limitations.  As noted above, there are just three Microsoft authored modules that do not work in PowerShell 7, natively or via the compatibility mechanism. </w:t>
      </w:r>
      <w:r w:rsidR="00B30419">
        <w:t xml:space="preserve">If </w:t>
      </w:r>
      <w:r>
        <w:t xml:space="preserve">you try to use these, </w:t>
      </w:r>
      <w:r w:rsidR="00B30419">
        <w:t xml:space="preserve">you </w:t>
      </w:r>
      <w:r w:rsidR="00C5110B">
        <w:t xml:space="preserve">will </w:t>
      </w:r>
      <w:r w:rsidR="00B30419">
        <w:t xml:space="preserve">receive </w:t>
      </w:r>
      <w:r>
        <w:t xml:space="preserve">error messages </w:t>
      </w:r>
      <w:r w:rsidR="00B30419">
        <w:t xml:space="preserve">that </w:t>
      </w:r>
      <w:r w:rsidR="004224FB">
        <w:t>are</w:t>
      </w:r>
      <w:r w:rsidR="00B30419">
        <w:t xml:space="preserve"> </w:t>
      </w:r>
      <w:r>
        <w:t xml:space="preserve">cryptic and not actionable. To avoid an awful user experience (and no doubt tons of support calls) the PowerShell team devised a list of modules which PowerShell does not load. If you try to use these modules, you get an error message as you </w:t>
      </w:r>
      <w:r w:rsidR="00996C04">
        <w:t xml:space="preserve">will </w:t>
      </w:r>
      <w:r>
        <w:t xml:space="preserve">see in </w:t>
      </w:r>
      <w:r w:rsidRPr="002C4B13">
        <w:rPr>
          <w:i/>
          <w:iCs/>
          <w:color w:val="C00000"/>
        </w:rPr>
        <w:t>“Exploring the Module deny list”</w:t>
      </w:r>
      <w:r>
        <w:t xml:space="preserve">. </w:t>
      </w:r>
    </w:p>
    <w:p w14:paraId="3800ACDA" w14:textId="1BB64B8A" w:rsidR="00A54874" w:rsidRDefault="00A54874" w:rsidP="004B1A3E">
      <w:pPr>
        <w:pStyle w:val="NormalPACKT"/>
      </w:pPr>
      <w:r>
        <w:t>One downside to the compatibility mechanism is that any display XML included with the module does not get loaded into the PowerShell 7 session. Th</w:t>
      </w:r>
      <w:r w:rsidR="00365B21">
        <w:t xml:space="preserve">e result is that </w:t>
      </w:r>
      <w:commentRangeStart w:id="75"/>
      <w:r w:rsidR="00365B21">
        <w:t>PowerShell</w:t>
      </w:r>
      <w:commentRangeEnd w:id="75"/>
      <w:r w:rsidR="002C4B13">
        <w:rPr>
          <w:rStyle w:val="CommentReference"/>
          <w:rFonts w:ascii="Calibri" w:hAnsi="Calibri"/>
        </w:rPr>
        <w:commentReference w:id="75"/>
      </w:r>
      <w:r w:rsidR="00365B21">
        <w:t xml:space="preserve"> </w:t>
      </w:r>
      <w:ins w:id="76" w:author="Thomas Lee [2]" w:date="2021-02-02T00:36:00Z">
        <w:r w:rsidR="00E1705D">
          <w:t xml:space="preserve">7 </w:t>
        </w:r>
      </w:ins>
      <w:r w:rsidR="00365B21">
        <w:t xml:space="preserve">does not format </w:t>
      </w:r>
      <w:r>
        <w:t xml:space="preserve">objects </w:t>
      </w:r>
      <w:r w:rsidR="00365B21">
        <w:t xml:space="preserve">as </w:t>
      </w:r>
      <w:r>
        <w:t>nicely. Fortunately, the</w:t>
      </w:r>
      <w:r w:rsidR="00365B21">
        <w:t>r</w:t>
      </w:r>
      <w:r>
        <w:t>e is a way around th</w:t>
      </w:r>
      <w:r w:rsidR="00713F20">
        <w:t>is</w:t>
      </w:r>
      <w:r>
        <w:t xml:space="preserve">, as you </w:t>
      </w:r>
      <w:r w:rsidR="00713F20">
        <w:t xml:space="preserve">will </w:t>
      </w:r>
      <w:r>
        <w:t xml:space="preserve">see in </w:t>
      </w:r>
      <w:r w:rsidRPr="00332C98">
        <w:rPr>
          <w:rStyle w:val="ItalicsPACKT"/>
        </w:rPr>
        <w:t>“Importing Display XML”</w:t>
      </w:r>
      <w:r>
        <w:t xml:space="preserve">. </w:t>
      </w:r>
    </w:p>
    <w:p w14:paraId="2180EECA" w14:textId="3E869E5F" w:rsidR="00365B21" w:rsidRDefault="00365B21" w:rsidP="004B1A3E">
      <w:pPr>
        <w:pStyle w:val="NormalPACKT"/>
      </w:pPr>
      <w:r>
        <w:t>The Windows PowerShell compatibility solution makes use of a specially created PowerShell remoting session. In “</w:t>
      </w:r>
      <w:r w:rsidRPr="00332C98">
        <w:rPr>
          <w:rStyle w:val="ItalicsPACKT"/>
        </w:rPr>
        <w:t>Leveraging compatibility”</w:t>
      </w:r>
      <w:r>
        <w:t xml:space="preserve"> you</w:t>
      </w:r>
      <w:r w:rsidR="00D42CCE">
        <w:t xml:space="preserve"> will</w:t>
      </w:r>
      <w:r>
        <w:t xml:space="preserve"> look at that session and </w:t>
      </w:r>
      <w:r w:rsidR="00D42CCE">
        <w:t xml:space="preserve">learn </w:t>
      </w:r>
      <w:r>
        <w:t>how you can take advantage of it.</w:t>
      </w:r>
    </w:p>
    <w:p w14:paraId="51776F60" w14:textId="1E8A7857" w:rsidR="00EC03C6" w:rsidRPr="009D0F10" w:rsidRDefault="00EC03C6" w:rsidP="00EC03C6">
      <w:pPr>
        <w:pStyle w:val="Heading1"/>
        <w:tabs>
          <w:tab w:val="left" w:pos="0"/>
        </w:tabs>
      </w:pPr>
      <w:r w:rsidRPr="00412A5B">
        <w:t xml:space="preserve">Exploring </w:t>
      </w:r>
      <w:r w:rsidR="00A62151">
        <w:t xml:space="preserve">Compatibility with </w:t>
      </w:r>
      <w:r w:rsidRPr="00412A5B">
        <w:t>Windows PowerShell</w:t>
      </w:r>
    </w:p>
    <w:p w14:paraId="68E53502" w14:textId="5BEFB7A4" w:rsidR="00365B21" w:rsidRDefault="00365B21" w:rsidP="00EC03C6">
      <w:pPr>
        <w:pStyle w:val="BulletPACKT"/>
        <w:numPr>
          <w:ilvl w:val="0"/>
          <w:numId w:val="0"/>
        </w:numPr>
      </w:pPr>
      <w:r>
        <w:t xml:space="preserve">When you invoke a cmdlet, PowerShell has to load the module containing the cmdlet and can then run the cmdlet. By default, PowerShell uses the paths on the environment variable </w:t>
      </w:r>
      <w:r w:rsidRPr="00365B21">
        <w:rPr>
          <w:rStyle w:val="CodeInTextPACKT"/>
        </w:rPr>
        <w:t>$env:PSModulePath</w:t>
      </w:r>
      <w:r>
        <w:t xml:space="preserve"> to discover the modules and the cmdlets contained in those modules. </w:t>
      </w:r>
    </w:p>
    <w:p w14:paraId="166502DF" w14:textId="106EEF23" w:rsidR="00365B21" w:rsidRDefault="00365B21" w:rsidP="00EC03C6">
      <w:pPr>
        <w:pStyle w:val="BulletPACKT"/>
        <w:numPr>
          <w:ilvl w:val="0"/>
          <w:numId w:val="0"/>
        </w:numPr>
      </w:pPr>
      <w:r>
        <w:t xml:space="preserve">As this recipe shows, the set of paths held by </w:t>
      </w:r>
      <w:r w:rsidRPr="00867D28">
        <w:rPr>
          <w:rStyle w:val="CodeInTextPACKT"/>
        </w:rPr>
        <w:t>$</w:t>
      </w:r>
      <w:proofErr w:type="spellStart"/>
      <w:r w:rsidRPr="00867D28">
        <w:rPr>
          <w:rStyle w:val="CodeInTextPACKT"/>
        </w:rPr>
        <w:t>env:PSModulePath</w:t>
      </w:r>
      <w:proofErr w:type="spellEnd"/>
      <w:r>
        <w:t xml:space="preserve"> ha</w:t>
      </w:r>
      <w:r w:rsidR="008F3D25">
        <w:t>s</w:t>
      </w:r>
      <w:r>
        <w:t xml:space="preserve"> changed between Windows PowerShell 5.1 and PowerShell 7.</w:t>
      </w:r>
    </w:p>
    <w:p w14:paraId="765A525F" w14:textId="3D18ED4A" w:rsidR="00EC03C6" w:rsidRDefault="00365B21" w:rsidP="00EC03C6">
      <w:pPr>
        <w:pStyle w:val="BulletPACKT"/>
        <w:numPr>
          <w:ilvl w:val="0"/>
          <w:numId w:val="0"/>
        </w:numPr>
      </w:pPr>
      <w:r>
        <w:t xml:space="preserve">In this recipe, you examine the paths which PowerShell uses by default to load modules. You </w:t>
      </w:r>
      <w:r w:rsidR="00867D28">
        <w:t>also look</w:t>
      </w:r>
      <w:r>
        <w:t xml:space="preserve"> at the new commands now provided in PowerShell 7.</w:t>
      </w:r>
    </w:p>
    <w:p w14:paraId="0216F08A" w14:textId="77777777" w:rsidR="00EC03C6" w:rsidRDefault="00EC03C6" w:rsidP="00EC03C6">
      <w:pPr>
        <w:pStyle w:val="Heading2"/>
        <w:tabs>
          <w:tab w:val="left" w:pos="0"/>
        </w:tabs>
      </w:pPr>
      <w:r>
        <w:t>Getting Ready</w:t>
      </w:r>
    </w:p>
    <w:p w14:paraId="45169282" w14:textId="07B89D45" w:rsidR="00EC03C6" w:rsidRPr="009D0F10" w:rsidRDefault="00365B21" w:rsidP="00EC03C6">
      <w:pPr>
        <w:pStyle w:val="NormalPACKT"/>
        <w:rPr>
          <w:lang w:val="en-GB"/>
        </w:rPr>
      </w:pPr>
      <w:r>
        <w:rPr>
          <w:lang w:val="en-GB"/>
        </w:rPr>
        <w:t xml:space="preserve">You use </w:t>
      </w:r>
      <w:r w:rsidRPr="00365B21">
        <w:rPr>
          <w:rStyle w:val="CodeInTextPACKT"/>
        </w:rPr>
        <w:t>SRV1</w:t>
      </w:r>
      <w:r>
        <w:rPr>
          <w:lang w:val="en-GB"/>
        </w:rPr>
        <w:t xml:space="preserve"> for this recipe after you have loaded PowerShell 7.1 and VS Code.</w:t>
      </w:r>
    </w:p>
    <w:p w14:paraId="18BE1A0D" w14:textId="77777777" w:rsidR="00EC03C6" w:rsidRDefault="00EC03C6" w:rsidP="00EC03C6">
      <w:pPr>
        <w:pStyle w:val="Heading2"/>
        <w:tabs>
          <w:tab w:val="left" w:pos="0"/>
        </w:tabs>
      </w:pPr>
      <w:r>
        <w:t>How to do it...</w:t>
      </w:r>
    </w:p>
    <w:p w14:paraId="525FAFD5" w14:textId="01465248" w:rsidR="00365B21" w:rsidRPr="00365B21" w:rsidRDefault="00365B21" w:rsidP="00365B21">
      <w:pPr>
        <w:pStyle w:val="NumberedBulletPACKT"/>
        <w:rPr>
          <w:color w:val="333333"/>
          <w:lang w:val="en-GB" w:eastAsia="en-GB"/>
        </w:rPr>
      </w:pPr>
      <w:r w:rsidRPr="00365B21">
        <w:rPr>
          <w:lang w:val="en-GB" w:eastAsia="en-GB"/>
        </w:rPr>
        <w:t>Ensur</w:t>
      </w:r>
      <w:r>
        <w:rPr>
          <w:lang w:val="en-GB" w:eastAsia="en-GB"/>
        </w:rPr>
        <w:t>ing</w:t>
      </w:r>
      <w:r w:rsidRPr="00365B21">
        <w:rPr>
          <w:lang w:val="en-GB" w:eastAsia="en-GB"/>
        </w:rPr>
        <w:t> PowerShell </w:t>
      </w:r>
      <w:r>
        <w:rPr>
          <w:lang w:val="en-GB" w:eastAsia="en-GB"/>
        </w:rPr>
        <w:t>r</w:t>
      </w:r>
      <w:r w:rsidRPr="00365B21">
        <w:rPr>
          <w:lang w:val="en-GB" w:eastAsia="en-GB"/>
        </w:rPr>
        <w:t>emoting is fully enabled</w:t>
      </w:r>
    </w:p>
    <w:p w14:paraId="5C592580" w14:textId="77777777" w:rsidR="00365B21" w:rsidRPr="00365B21" w:rsidRDefault="00365B21" w:rsidP="00365B21">
      <w:pPr>
        <w:pStyle w:val="CodePACKT"/>
        <w:rPr>
          <w:lang w:val="en-GB"/>
        </w:rPr>
      </w:pPr>
    </w:p>
    <w:p w14:paraId="3BE961E2" w14:textId="61678B55" w:rsidR="00365B21" w:rsidRPr="00365B21" w:rsidRDefault="00365B21" w:rsidP="00365B21">
      <w:pPr>
        <w:pStyle w:val="CodePACKT"/>
      </w:pPr>
      <w:r w:rsidRPr="00365B21">
        <w:t>Enable-PSRemoting -Force -WarningAction SilentlyContinue |</w:t>
      </w:r>
    </w:p>
    <w:p w14:paraId="035CFD56" w14:textId="77777777" w:rsidR="00365B21" w:rsidRPr="00365B21" w:rsidRDefault="00365B21" w:rsidP="00365B21">
      <w:pPr>
        <w:pStyle w:val="CodePACKT"/>
      </w:pPr>
      <w:r w:rsidRPr="00365B21">
        <w:t>  Out-Null</w:t>
      </w:r>
    </w:p>
    <w:p w14:paraId="216F84BE" w14:textId="77777777" w:rsidR="00365B21" w:rsidRPr="00365B21" w:rsidRDefault="00365B21" w:rsidP="00365B21">
      <w:pPr>
        <w:pStyle w:val="CodePACKT"/>
        <w:rPr>
          <w:lang w:val="en-GB"/>
        </w:rPr>
      </w:pPr>
    </w:p>
    <w:p w14:paraId="4E441EDA" w14:textId="09084508" w:rsidR="00365B21" w:rsidRPr="00365B21" w:rsidRDefault="00365B21" w:rsidP="00365B21">
      <w:pPr>
        <w:pStyle w:val="NumberedBulletPACKT"/>
        <w:rPr>
          <w:color w:val="333333"/>
          <w:lang w:val="en-GB" w:eastAsia="en-GB"/>
        </w:rPr>
      </w:pPr>
      <w:r w:rsidRPr="00365B21">
        <w:rPr>
          <w:lang w:val="en-GB" w:eastAsia="en-GB"/>
        </w:rPr>
        <w:t>Get</w:t>
      </w:r>
      <w:r>
        <w:rPr>
          <w:lang w:val="en-GB" w:eastAsia="en-GB"/>
        </w:rPr>
        <w:t>ting</w:t>
      </w:r>
      <w:r w:rsidRPr="00365B21">
        <w:rPr>
          <w:lang w:val="en-GB" w:eastAsia="en-GB"/>
        </w:rPr>
        <w:t> </w:t>
      </w:r>
      <w:r>
        <w:rPr>
          <w:lang w:val="en-GB" w:eastAsia="en-GB"/>
        </w:rPr>
        <w:t>s</w:t>
      </w:r>
      <w:r w:rsidRPr="00365B21">
        <w:rPr>
          <w:lang w:val="en-GB" w:eastAsia="en-GB"/>
        </w:rPr>
        <w:t>ession using endpoint for Windo</w:t>
      </w:r>
      <w:r w:rsidR="003370BE">
        <w:rPr>
          <w:lang w:val="en-GB" w:eastAsia="en-GB"/>
        </w:rPr>
        <w:t>ws</w:t>
      </w:r>
      <w:r w:rsidRPr="00365B21">
        <w:rPr>
          <w:lang w:val="en-GB" w:eastAsia="en-GB"/>
        </w:rPr>
        <w:t> PowerShell 5.1</w:t>
      </w:r>
    </w:p>
    <w:p w14:paraId="36B598E6" w14:textId="77777777" w:rsidR="00365B21" w:rsidRPr="00365B21" w:rsidRDefault="00365B21" w:rsidP="00365B21">
      <w:pPr>
        <w:pStyle w:val="CodePACKT"/>
        <w:rPr>
          <w:rStyle w:val="CodeInTextPACKT"/>
          <w:color w:val="7030A0"/>
        </w:rPr>
      </w:pPr>
    </w:p>
    <w:p w14:paraId="26606305" w14:textId="4F9C354D" w:rsidR="00365B21" w:rsidRPr="00365B21" w:rsidRDefault="00365B21" w:rsidP="00365B21">
      <w:pPr>
        <w:pStyle w:val="CodePACKT"/>
      </w:pPr>
      <w:r w:rsidRPr="00365B21">
        <w:t>$SHT1 = @{</w:t>
      </w:r>
    </w:p>
    <w:p w14:paraId="5AC377C7" w14:textId="77777777" w:rsidR="00365B21" w:rsidRPr="00365B21" w:rsidRDefault="00365B21" w:rsidP="00365B21">
      <w:pPr>
        <w:pStyle w:val="CodePACKT"/>
      </w:pPr>
      <w:r w:rsidRPr="00365B21">
        <w:t>  ComputerName      = 'localhost'</w:t>
      </w:r>
    </w:p>
    <w:p w14:paraId="17D6F9A4" w14:textId="77777777" w:rsidR="00365B21" w:rsidRPr="00365B21" w:rsidRDefault="00365B21" w:rsidP="00365B21">
      <w:pPr>
        <w:pStyle w:val="CodePACKT"/>
      </w:pPr>
      <w:r w:rsidRPr="00365B21">
        <w:t>  ConfigurationName = 'microsoft.powershell'</w:t>
      </w:r>
    </w:p>
    <w:p w14:paraId="2D33D515" w14:textId="77777777" w:rsidR="00365B21" w:rsidRPr="00365B21" w:rsidRDefault="00365B21" w:rsidP="00365B21">
      <w:pPr>
        <w:pStyle w:val="CodePACKT"/>
      </w:pPr>
      <w:r w:rsidRPr="00365B21">
        <w:t>}</w:t>
      </w:r>
    </w:p>
    <w:p w14:paraId="38824B90" w14:textId="77777777" w:rsidR="00365B21" w:rsidRPr="00365B21" w:rsidRDefault="00365B21" w:rsidP="00365B21">
      <w:pPr>
        <w:pStyle w:val="CodePACKT"/>
      </w:pPr>
      <w:r w:rsidRPr="00365B21">
        <w:t>$SWP51 = New-PSSession @SHT1</w:t>
      </w:r>
    </w:p>
    <w:p w14:paraId="7999B158" w14:textId="77777777" w:rsidR="00365B21" w:rsidRPr="00365B21" w:rsidRDefault="00365B21" w:rsidP="00365B21">
      <w:pPr>
        <w:pStyle w:val="CodePACKT"/>
      </w:pPr>
    </w:p>
    <w:p w14:paraId="18357B9A" w14:textId="71A344FC" w:rsidR="00365B21" w:rsidRPr="00365B21" w:rsidRDefault="00365B21" w:rsidP="00365B21">
      <w:pPr>
        <w:pStyle w:val="NumberedBulletPACKT"/>
        <w:rPr>
          <w:color w:val="333333"/>
          <w:lang w:val="en-GB" w:eastAsia="en-GB"/>
        </w:rPr>
      </w:pPr>
      <w:r w:rsidRPr="00365B21">
        <w:rPr>
          <w:lang w:val="en-GB" w:eastAsia="en-GB"/>
        </w:rPr>
        <w:lastRenderedPageBreak/>
        <w:t>Get</w:t>
      </w:r>
      <w:r>
        <w:rPr>
          <w:lang w:val="en-GB" w:eastAsia="en-GB"/>
        </w:rPr>
        <w:t>ting</w:t>
      </w:r>
      <w:r w:rsidRPr="00365B21">
        <w:rPr>
          <w:lang w:val="en-GB" w:eastAsia="en-GB"/>
        </w:rPr>
        <w:t> </w:t>
      </w:r>
      <w:r>
        <w:rPr>
          <w:lang w:val="en-GB" w:eastAsia="en-GB"/>
        </w:rPr>
        <w:t>s</w:t>
      </w:r>
      <w:r w:rsidRPr="00365B21">
        <w:rPr>
          <w:lang w:val="en-GB" w:eastAsia="en-GB"/>
        </w:rPr>
        <w:t>ession using PowerShell 7.1 endpoint</w:t>
      </w:r>
    </w:p>
    <w:p w14:paraId="742BC30B" w14:textId="77777777" w:rsidR="00365B21" w:rsidRPr="00365B21" w:rsidRDefault="00365B21" w:rsidP="00365B21">
      <w:pPr>
        <w:pStyle w:val="CodePACKT"/>
      </w:pPr>
    </w:p>
    <w:p w14:paraId="56D37585" w14:textId="7FF1A3F4" w:rsidR="00365B21" w:rsidRPr="00365B21" w:rsidRDefault="00365B21" w:rsidP="00365B21">
      <w:pPr>
        <w:pStyle w:val="CodePACKT"/>
      </w:pPr>
      <w:r w:rsidRPr="00365B21">
        <w:t>$CNFName = Get-PSSessionConfiguration | </w:t>
      </w:r>
    </w:p>
    <w:p w14:paraId="09506076" w14:textId="77777777" w:rsidR="00365B21" w:rsidRPr="00365B21" w:rsidRDefault="00365B21" w:rsidP="00365B21">
      <w:pPr>
        <w:pStyle w:val="CodePACKT"/>
      </w:pPr>
      <w:r w:rsidRPr="00365B21">
        <w:t>             Where-Object PSVersion -eq '7.1' |</w:t>
      </w:r>
    </w:p>
    <w:p w14:paraId="6B914CFB" w14:textId="77777777" w:rsidR="00365B21" w:rsidRPr="00365B21" w:rsidRDefault="00365B21" w:rsidP="00365B21">
      <w:pPr>
        <w:pStyle w:val="CodePACKT"/>
      </w:pPr>
      <w:r w:rsidRPr="00365B21">
        <w:t>               Select-Object -Last 1</w:t>
      </w:r>
    </w:p>
    <w:p w14:paraId="40432947" w14:textId="77777777" w:rsidR="00365B21" w:rsidRPr="00365B21" w:rsidRDefault="00365B21" w:rsidP="00365B21">
      <w:pPr>
        <w:pStyle w:val="CodePACKT"/>
      </w:pPr>
      <w:r w:rsidRPr="00365B21">
        <w:t>$SHT2 = @{</w:t>
      </w:r>
    </w:p>
    <w:p w14:paraId="6B935870" w14:textId="77777777" w:rsidR="00365B21" w:rsidRPr="00365B21" w:rsidRDefault="00365B21" w:rsidP="00365B21">
      <w:pPr>
        <w:pStyle w:val="CodePACKT"/>
      </w:pPr>
      <w:r w:rsidRPr="00365B21">
        <w:t>  ComputerName      = 'localhost'</w:t>
      </w:r>
    </w:p>
    <w:p w14:paraId="0EB4C41D" w14:textId="77777777" w:rsidR="00365B21" w:rsidRPr="00365B21" w:rsidRDefault="00365B21" w:rsidP="00365B21">
      <w:pPr>
        <w:pStyle w:val="CodePACKT"/>
      </w:pPr>
      <w:r w:rsidRPr="00365B21">
        <w:t>  ConfigurationName = $CNFName.Name</w:t>
      </w:r>
    </w:p>
    <w:p w14:paraId="47D45717" w14:textId="77777777" w:rsidR="00365B21" w:rsidRPr="00365B21" w:rsidRDefault="00365B21" w:rsidP="00365B21">
      <w:pPr>
        <w:pStyle w:val="CodePACKT"/>
      </w:pPr>
      <w:r w:rsidRPr="00365B21">
        <w:t>}               </w:t>
      </w:r>
    </w:p>
    <w:p w14:paraId="381DDCEE" w14:textId="77777777" w:rsidR="00365B21" w:rsidRPr="00365B21" w:rsidRDefault="00365B21" w:rsidP="00365B21">
      <w:pPr>
        <w:pStyle w:val="CodePACKT"/>
        <w:rPr>
          <w:lang w:val="en-GB"/>
        </w:rPr>
      </w:pPr>
      <w:r w:rsidRPr="00365B21">
        <w:t>$SP71    = New-PSSession @SHT2          </w:t>
      </w:r>
    </w:p>
    <w:p w14:paraId="6CB16C8D" w14:textId="77777777" w:rsidR="00365B21" w:rsidRPr="00365B21" w:rsidRDefault="00365B21" w:rsidP="00365B21">
      <w:pPr>
        <w:pStyle w:val="ListParagraph"/>
        <w:numPr>
          <w:ilvl w:val="0"/>
          <w:numId w:val="3"/>
        </w:numPr>
        <w:shd w:val="clear" w:color="auto" w:fill="FFFFFE"/>
        <w:spacing w:after="0" w:line="285" w:lineRule="atLeast"/>
        <w:rPr>
          <w:rFonts w:ascii="Consolas" w:hAnsi="Consolas"/>
          <w:color w:val="333333"/>
          <w:sz w:val="21"/>
          <w:szCs w:val="21"/>
          <w:lang w:val="en-GB" w:eastAsia="en-GB"/>
        </w:rPr>
      </w:pPr>
    </w:p>
    <w:p w14:paraId="6D9E521C" w14:textId="506AAA2B" w:rsidR="00365B21" w:rsidRPr="00365B21" w:rsidRDefault="00365B21" w:rsidP="00365B21">
      <w:pPr>
        <w:pStyle w:val="NumberedBulletPACKT"/>
        <w:rPr>
          <w:color w:val="333333"/>
          <w:lang w:val="en-GB" w:eastAsia="en-GB"/>
        </w:rPr>
      </w:pPr>
      <w:r>
        <w:rPr>
          <w:lang w:val="en-GB" w:eastAsia="en-GB"/>
        </w:rPr>
        <w:t>Defining a s</w:t>
      </w:r>
      <w:r w:rsidRPr="00365B21">
        <w:rPr>
          <w:lang w:val="en-GB" w:eastAsia="en-GB"/>
        </w:rPr>
        <w:t>cript </w:t>
      </w:r>
      <w:r>
        <w:rPr>
          <w:lang w:val="en-GB" w:eastAsia="en-GB"/>
        </w:rPr>
        <w:t>b</w:t>
      </w:r>
      <w:r w:rsidRPr="00365B21">
        <w:rPr>
          <w:lang w:val="en-GB" w:eastAsia="en-GB"/>
        </w:rPr>
        <w:t>lock to view default </w:t>
      </w:r>
      <w:r>
        <w:rPr>
          <w:lang w:val="en-GB" w:eastAsia="en-GB"/>
        </w:rPr>
        <w:t>m</w:t>
      </w:r>
      <w:r w:rsidRPr="00365B21">
        <w:rPr>
          <w:lang w:val="en-GB" w:eastAsia="en-GB"/>
        </w:rPr>
        <w:t>odule </w:t>
      </w:r>
      <w:r>
        <w:rPr>
          <w:lang w:val="en-GB" w:eastAsia="en-GB"/>
        </w:rPr>
        <w:t>p</w:t>
      </w:r>
      <w:r w:rsidRPr="00365B21">
        <w:rPr>
          <w:lang w:val="en-GB" w:eastAsia="en-GB"/>
        </w:rPr>
        <w:t>aths</w:t>
      </w:r>
    </w:p>
    <w:p w14:paraId="06DD810B" w14:textId="77777777" w:rsidR="00365B21" w:rsidRPr="00365B21" w:rsidRDefault="00365B21" w:rsidP="00365B21">
      <w:pPr>
        <w:pStyle w:val="CodePACKT"/>
      </w:pPr>
    </w:p>
    <w:p w14:paraId="6DC0E3CC" w14:textId="270F091E" w:rsidR="00365B21" w:rsidRPr="00365B21" w:rsidRDefault="00365B21" w:rsidP="00365B21">
      <w:pPr>
        <w:pStyle w:val="CodePACKT"/>
      </w:pPr>
      <w:r w:rsidRPr="00365B21">
        <w:t>$SBMP = {</w:t>
      </w:r>
    </w:p>
    <w:p w14:paraId="1BEFEB0B" w14:textId="77777777" w:rsidR="00365B21" w:rsidRPr="00365B21" w:rsidRDefault="00365B21" w:rsidP="00365B21">
      <w:pPr>
        <w:pStyle w:val="CodePACKT"/>
      </w:pPr>
      <w:r w:rsidRPr="00365B21">
        <w:t>  $PSVersionTable</w:t>
      </w:r>
    </w:p>
    <w:p w14:paraId="5E18C80E" w14:textId="77777777" w:rsidR="00365B21" w:rsidRPr="00365B21" w:rsidRDefault="00365B21" w:rsidP="00365B21">
      <w:pPr>
        <w:pStyle w:val="CodePACKT"/>
      </w:pPr>
      <w:r w:rsidRPr="00365B21">
        <w:t>  $env:PSModulePath -split ';'</w:t>
      </w:r>
    </w:p>
    <w:p w14:paraId="77BFB0BA" w14:textId="77777777" w:rsidR="00365B21" w:rsidRPr="00365B21" w:rsidRDefault="00365B21" w:rsidP="00365B21">
      <w:pPr>
        <w:pStyle w:val="CodePACKT"/>
      </w:pPr>
      <w:r w:rsidRPr="00365B21">
        <w:t>}</w:t>
      </w:r>
    </w:p>
    <w:p w14:paraId="0FEBC224" w14:textId="77777777" w:rsidR="00365B21" w:rsidRPr="00365B21" w:rsidRDefault="00365B21" w:rsidP="00365B21">
      <w:pPr>
        <w:pStyle w:val="CodePACKT"/>
      </w:pPr>
    </w:p>
    <w:p w14:paraId="62838836" w14:textId="493CAA6A" w:rsidR="00365B21" w:rsidRPr="00365B21" w:rsidRDefault="00365B21" w:rsidP="00365B21">
      <w:pPr>
        <w:pStyle w:val="NumberedBulletPACKT"/>
        <w:rPr>
          <w:color w:val="333333"/>
          <w:lang w:val="en-GB" w:eastAsia="en-GB"/>
        </w:rPr>
      </w:pPr>
      <w:r w:rsidRPr="00365B21">
        <w:rPr>
          <w:lang w:val="en-GB" w:eastAsia="en-GB"/>
        </w:rPr>
        <w:t>Review</w:t>
      </w:r>
      <w:r>
        <w:rPr>
          <w:lang w:val="en-GB" w:eastAsia="en-GB"/>
        </w:rPr>
        <w:t>ing</w:t>
      </w:r>
      <w:r w:rsidRPr="00365B21">
        <w:rPr>
          <w:lang w:val="en-GB" w:eastAsia="en-GB"/>
        </w:rPr>
        <w:t> paths in Windows PowerShell 5.1</w:t>
      </w:r>
    </w:p>
    <w:p w14:paraId="008B5FCC" w14:textId="77777777" w:rsidR="00365B21" w:rsidRPr="00365B21" w:rsidRDefault="00365B21" w:rsidP="00365B21">
      <w:pPr>
        <w:pStyle w:val="CodePACKT"/>
      </w:pPr>
    </w:p>
    <w:p w14:paraId="6B0D751A" w14:textId="08B0C53D" w:rsidR="00365B21" w:rsidRPr="00365B21" w:rsidRDefault="00365B21" w:rsidP="00365B21">
      <w:pPr>
        <w:pStyle w:val="CodePACKT"/>
      </w:pPr>
      <w:r w:rsidRPr="00365B21">
        <w:t>Invoke-Command -ScriptBlock $SBMP -Session $SWP51</w:t>
      </w:r>
    </w:p>
    <w:p w14:paraId="7E525F73" w14:textId="77777777" w:rsidR="00365B21" w:rsidRPr="00365B21" w:rsidRDefault="00365B21" w:rsidP="00365B21">
      <w:pPr>
        <w:pStyle w:val="CodePACKT"/>
      </w:pPr>
    </w:p>
    <w:p w14:paraId="3924CC78" w14:textId="7DE6D625" w:rsidR="00365B21" w:rsidRPr="00365B21" w:rsidRDefault="00365B21" w:rsidP="00365B21">
      <w:pPr>
        <w:pStyle w:val="NumberedBulletPACKT"/>
      </w:pPr>
      <w:r w:rsidRPr="00365B21">
        <w:t>Reviewing paths in PowerShell 7.1</w:t>
      </w:r>
    </w:p>
    <w:p w14:paraId="423B38A0" w14:textId="77777777" w:rsidR="00365B21" w:rsidRPr="00365B21" w:rsidRDefault="00365B21" w:rsidP="00365B21">
      <w:pPr>
        <w:pStyle w:val="CodePACKT"/>
      </w:pPr>
    </w:p>
    <w:p w14:paraId="53C4DDA7" w14:textId="75BF2D56" w:rsidR="00365B21" w:rsidRPr="00365B21" w:rsidRDefault="00365B21" w:rsidP="00365B21">
      <w:pPr>
        <w:pStyle w:val="CodePACKT"/>
      </w:pPr>
      <w:r w:rsidRPr="00365B21">
        <w:t>Invoke-Command -ScriptBlock $SBMP -Session $SP71</w:t>
      </w:r>
    </w:p>
    <w:p w14:paraId="42782323" w14:textId="77777777" w:rsidR="00365B21" w:rsidRPr="00365B21" w:rsidRDefault="00365B21" w:rsidP="00365B21">
      <w:pPr>
        <w:pStyle w:val="CodePACKT"/>
      </w:pPr>
    </w:p>
    <w:p w14:paraId="15E8DCE5" w14:textId="42DCB3CB" w:rsidR="00365B21" w:rsidRPr="00365B21" w:rsidRDefault="00365B21" w:rsidP="00365B21">
      <w:pPr>
        <w:pStyle w:val="NumberedBulletPACKT"/>
      </w:pPr>
      <w:r w:rsidRPr="00365B21">
        <w:t>Creat</w:t>
      </w:r>
      <w:r>
        <w:t>ing</w:t>
      </w:r>
      <w:r w:rsidRPr="00365B21">
        <w:t> a script block to get commands</w:t>
      </w:r>
      <w:r>
        <w:t xml:space="preserve"> in PowerShell</w:t>
      </w:r>
    </w:p>
    <w:p w14:paraId="63C23A11" w14:textId="77777777" w:rsidR="00365B21" w:rsidRPr="00365B21" w:rsidRDefault="00365B21" w:rsidP="00365B21">
      <w:pPr>
        <w:pStyle w:val="CodePACKT"/>
      </w:pPr>
    </w:p>
    <w:p w14:paraId="216EF53D" w14:textId="27EA54C1" w:rsidR="00365B21" w:rsidRPr="00365B21" w:rsidRDefault="00365B21" w:rsidP="00365B21">
      <w:pPr>
        <w:pStyle w:val="CodePACKT"/>
      </w:pPr>
      <w:commentRangeStart w:id="77"/>
      <w:commentRangeStart w:id="78"/>
      <w:commentRangeStart w:id="79"/>
      <w:r w:rsidRPr="00365B21">
        <w:t>$SBC = {</w:t>
      </w:r>
    </w:p>
    <w:p w14:paraId="38C2F9E8" w14:textId="77777777" w:rsidR="00365B21" w:rsidRPr="00365B21" w:rsidRDefault="00365B21" w:rsidP="00365B21">
      <w:pPr>
        <w:pStyle w:val="CodePACKT"/>
      </w:pPr>
      <w:r w:rsidRPr="00365B21">
        <w:t>  $ModPaths = $ENv:PSModulePath -split ';'</w:t>
      </w:r>
    </w:p>
    <w:p w14:paraId="2AF9FD78" w14:textId="77777777" w:rsidR="00365B21" w:rsidRPr="00365B21" w:rsidRDefault="00365B21" w:rsidP="00365B21">
      <w:pPr>
        <w:pStyle w:val="CodePACKT"/>
      </w:pPr>
      <w:r w:rsidRPr="00365B21">
        <w:t>  $CMDS = @()</w:t>
      </w:r>
    </w:p>
    <w:p w14:paraId="537DA34F" w14:textId="77777777" w:rsidR="00365B21" w:rsidRPr="00365B21" w:rsidRDefault="00365B21" w:rsidP="00365B21">
      <w:pPr>
        <w:pStyle w:val="CodePACKT"/>
      </w:pPr>
      <w:r w:rsidRPr="00365B21">
        <w:t>  Foreach ($ModPath in $ModPaths) {</w:t>
      </w:r>
    </w:p>
    <w:p w14:paraId="15EEE8D1" w14:textId="77777777" w:rsidR="00365B21" w:rsidRPr="00365B21" w:rsidRDefault="00365B21" w:rsidP="00365B21">
      <w:pPr>
        <w:pStyle w:val="CodePACKT"/>
      </w:pPr>
      <w:r w:rsidRPr="00365B21">
        <w:t>    if (!(Test-Path $Modpath)) {Continue}</w:t>
      </w:r>
    </w:p>
    <w:p w14:paraId="0966489C" w14:textId="77777777" w:rsidR="00365B21" w:rsidRPr="00365B21" w:rsidRDefault="00365B21" w:rsidP="00365B21">
      <w:pPr>
        <w:pStyle w:val="CodePACKT"/>
      </w:pPr>
      <w:r w:rsidRPr="00365B21">
        <w:t>    # Process modules found in an existing module path</w:t>
      </w:r>
    </w:p>
    <w:p w14:paraId="33FC425E" w14:textId="77777777" w:rsidR="00365B21" w:rsidRPr="00365B21" w:rsidRDefault="00365B21" w:rsidP="00365B21">
      <w:pPr>
        <w:pStyle w:val="CodePACKT"/>
      </w:pPr>
      <w:r w:rsidRPr="00365B21">
        <w:t>    $Mods = Get-ChildItem -Path $ModPath -Directory</w:t>
      </w:r>
    </w:p>
    <w:p w14:paraId="6F8AE4BD" w14:textId="77777777" w:rsidR="00365B21" w:rsidRPr="00365B21" w:rsidRDefault="00365B21" w:rsidP="00365B21">
      <w:pPr>
        <w:pStyle w:val="CodePACKT"/>
      </w:pPr>
      <w:r w:rsidRPr="00365B21">
        <w:t>    foreach ($Mod in $Mods){</w:t>
      </w:r>
    </w:p>
    <w:p w14:paraId="3E7629A3" w14:textId="77777777" w:rsidR="00365B21" w:rsidRPr="00365B21" w:rsidRDefault="00365B21" w:rsidP="00365B21">
      <w:pPr>
        <w:pStyle w:val="CodePACKT"/>
      </w:pPr>
      <w:r w:rsidRPr="00365B21">
        <w:t>      $Name  = $Mod.Name</w:t>
      </w:r>
    </w:p>
    <w:p w14:paraId="5628192C" w14:textId="77777777" w:rsidR="00365B21" w:rsidRPr="00365B21" w:rsidRDefault="00365B21" w:rsidP="00365B21">
      <w:pPr>
        <w:pStyle w:val="CodePACKT"/>
      </w:pPr>
      <w:r w:rsidRPr="00365B21">
        <w:t>      $Cmds  += Get-Command -Module $Name</w:t>
      </w:r>
    </w:p>
    <w:p w14:paraId="5B5A8759" w14:textId="77777777" w:rsidR="00365B21" w:rsidRPr="00365B21" w:rsidRDefault="00365B21" w:rsidP="00365B21">
      <w:pPr>
        <w:pStyle w:val="CodePACKT"/>
      </w:pPr>
      <w:r w:rsidRPr="00365B21">
        <w:t>    }</w:t>
      </w:r>
    </w:p>
    <w:p w14:paraId="3B073D6B" w14:textId="77777777" w:rsidR="00365B21" w:rsidRPr="00365B21" w:rsidRDefault="00365B21" w:rsidP="00365B21">
      <w:pPr>
        <w:pStyle w:val="CodePACKT"/>
      </w:pPr>
      <w:r w:rsidRPr="00365B21">
        <w:t>  }</w:t>
      </w:r>
    </w:p>
    <w:p w14:paraId="1FCC14C7" w14:textId="45F0AF32" w:rsidR="00365B21" w:rsidRPr="00365B21" w:rsidRDefault="00365B21" w:rsidP="00365B21">
      <w:pPr>
        <w:pStyle w:val="CodePACKT"/>
      </w:pPr>
      <w:r w:rsidRPr="00365B21">
        <w:t>  $Cmds</w:t>
      </w:r>
      <w:r>
        <w:t xml:space="preserve">  # return all commands discovered</w:t>
      </w:r>
    </w:p>
    <w:p w14:paraId="7345E723" w14:textId="77777777" w:rsidR="00365B21" w:rsidRPr="00365B21" w:rsidRDefault="00365B21" w:rsidP="00365B21">
      <w:pPr>
        <w:pStyle w:val="CodePACKT"/>
      </w:pPr>
      <w:r w:rsidRPr="00365B21">
        <w:t>}</w:t>
      </w:r>
      <w:commentRangeEnd w:id="77"/>
      <w:r w:rsidR="00981B84">
        <w:rPr>
          <w:rStyle w:val="CommentReference"/>
          <w:rFonts w:ascii="Times New Roman" w:hAnsi="Times New Roman"/>
          <w:color w:val="auto"/>
          <w:lang w:eastAsia="en-US"/>
        </w:rPr>
        <w:commentReference w:id="77"/>
      </w:r>
      <w:commentRangeEnd w:id="78"/>
      <w:r w:rsidR="005F7E20">
        <w:rPr>
          <w:rStyle w:val="CommentReference"/>
          <w:rFonts w:ascii="Calibri" w:hAnsi="Calibri"/>
          <w:color w:val="auto"/>
          <w:lang w:eastAsia="en-US"/>
        </w:rPr>
        <w:commentReference w:id="78"/>
      </w:r>
      <w:commentRangeEnd w:id="79"/>
      <w:r w:rsidR="002B4CEC">
        <w:rPr>
          <w:rStyle w:val="CommentReference"/>
          <w:rFonts w:ascii="Calibri" w:hAnsi="Calibri"/>
          <w:color w:val="auto"/>
          <w:lang w:eastAsia="en-US"/>
        </w:rPr>
        <w:commentReference w:id="79"/>
      </w:r>
    </w:p>
    <w:p w14:paraId="5BC1298B" w14:textId="77777777" w:rsidR="00365B21" w:rsidRPr="00365B21" w:rsidRDefault="00365B21" w:rsidP="00365B21">
      <w:pPr>
        <w:pStyle w:val="CodePACKT"/>
      </w:pPr>
    </w:p>
    <w:p w14:paraId="1C638ED8" w14:textId="5A8C1489" w:rsidR="00365B21" w:rsidRPr="00867D28" w:rsidRDefault="00365B21" w:rsidP="00365B21">
      <w:pPr>
        <w:pStyle w:val="NumberedBulletPACKT"/>
        <w:rPr>
          <w:color w:val="333333"/>
          <w:lang w:val="en-GB" w:eastAsia="en-GB"/>
        </w:rPr>
      </w:pPr>
      <w:r>
        <w:rPr>
          <w:lang w:val="en-GB" w:eastAsia="en-GB"/>
        </w:rPr>
        <w:t xml:space="preserve">Discovering all </w:t>
      </w:r>
      <w:r w:rsidRPr="00365B21">
        <w:rPr>
          <w:lang w:val="en-GB" w:eastAsia="en-GB"/>
        </w:rPr>
        <w:t>7.1 </w:t>
      </w:r>
      <w:r>
        <w:rPr>
          <w:lang w:val="en-GB" w:eastAsia="en-GB"/>
        </w:rPr>
        <w:t>cmdlets</w:t>
      </w:r>
    </w:p>
    <w:p w14:paraId="4AFCB0B3" w14:textId="77777777" w:rsidR="00867D28" w:rsidRPr="00867D28" w:rsidRDefault="00867D28" w:rsidP="00867D28">
      <w:pPr>
        <w:pStyle w:val="CodePACKT"/>
      </w:pPr>
    </w:p>
    <w:p w14:paraId="326BA3AD" w14:textId="77777777" w:rsidR="00365B21" w:rsidRPr="00867D28" w:rsidRDefault="00365B21" w:rsidP="00867D28">
      <w:pPr>
        <w:pStyle w:val="CodePACKT"/>
      </w:pPr>
      <w:r w:rsidRPr="00867D28">
        <w:t>$CMDS71 = Invoke-Command -ScriptBlock $SBC -Session $SP71 | </w:t>
      </w:r>
    </w:p>
    <w:p w14:paraId="6672E7F5" w14:textId="77777777" w:rsidR="00365B21" w:rsidRPr="00867D28" w:rsidRDefault="00365B21" w:rsidP="00867D28">
      <w:pPr>
        <w:pStyle w:val="CodePACKT"/>
      </w:pPr>
      <w:r w:rsidRPr="00867D28">
        <w:t>            Where-Object CommandType -eq 'Cmdlet'</w:t>
      </w:r>
    </w:p>
    <w:p w14:paraId="6139801D" w14:textId="77777777" w:rsidR="00365B21" w:rsidRPr="00867D28" w:rsidRDefault="00365B21" w:rsidP="00867D28">
      <w:pPr>
        <w:pStyle w:val="CodePACKT"/>
      </w:pPr>
      <w:r w:rsidRPr="00867D28">
        <w:t>"Total commands available in PowerShell  7.1 [{0}]" -f $Cmds71.count</w:t>
      </w:r>
    </w:p>
    <w:p w14:paraId="75F4B7C4" w14:textId="77777777" w:rsidR="00365B21" w:rsidRPr="00867D28" w:rsidRDefault="00365B21" w:rsidP="00867D28">
      <w:pPr>
        <w:pStyle w:val="CodePACKT"/>
      </w:pPr>
    </w:p>
    <w:p w14:paraId="2A7AF326" w14:textId="43A7E9BB" w:rsidR="00365B21" w:rsidRPr="00365B21" w:rsidRDefault="00365B21" w:rsidP="00365B21">
      <w:pPr>
        <w:pStyle w:val="NumberedBulletPACKT"/>
      </w:pPr>
      <w:r w:rsidRPr="00365B21">
        <w:t> Discovering all </w:t>
      </w:r>
      <w:r w:rsidR="000C7A25">
        <w:t>5</w:t>
      </w:r>
      <w:r w:rsidRPr="00365B21">
        <w:t>.1 cmdlets</w:t>
      </w:r>
    </w:p>
    <w:p w14:paraId="483AD53C" w14:textId="49CEC23C" w:rsidR="00365B21" w:rsidRPr="00365B21" w:rsidRDefault="00365B21" w:rsidP="00365B21">
      <w:pPr>
        <w:pStyle w:val="CodePACKT"/>
      </w:pPr>
    </w:p>
    <w:p w14:paraId="14134288" w14:textId="77777777" w:rsidR="00365B21" w:rsidRPr="00365B21" w:rsidRDefault="00365B21" w:rsidP="00365B21">
      <w:pPr>
        <w:pStyle w:val="CodePACKT"/>
      </w:pPr>
      <w:r w:rsidRPr="00365B21">
        <w:t>$CMDS51 = Invoke-Command -ScriptBlock $SBC -Session $SWP51 |</w:t>
      </w:r>
    </w:p>
    <w:p w14:paraId="41EC05D1" w14:textId="77777777" w:rsidR="00365B21" w:rsidRPr="00365B21" w:rsidRDefault="00365B21" w:rsidP="00365B21">
      <w:pPr>
        <w:pStyle w:val="CodePACKT"/>
      </w:pPr>
      <w:r w:rsidRPr="00365B21">
        <w:t>            Where-Object CommandType -eq 'Cmdlet'</w:t>
      </w:r>
    </w:p>
    <w:p w14:paraId="16A7F56D" w14:textId="77777777" w:rsidR="00365B21" w:rsidRPr="00365B21" w:rsidRDefault="00365B21" w:rsidP="00365B21">
      <w:pPr>
        <w:pStyle w:val="CodePACKT"/>
      </w:pPr>
      <w:r w:rsidRPr="00365B21">
        <w:t>"Total commands available in PowerShell  5.1 [{0}]" -f $Cmds51.count</w:t>
      </w:r>
    </w:p>
    <w:p w14:paraId="447F098D" w14:textId="77777777" w:rsidR="00365B21" w:rsidRPr="00365B21" w:rsidRDefault="00365B21" w:rsidP="00365B21">
      <w:pPr>
        <w:pStyle w:val="CodePACKT"/>
      </w:pPr>
    </w:p>
    <w:p w14:paraId="589E2D7A" w14:textId="62C0B71E" w:rsidR="00365B21" w:rsidRPr="00365B21" w:rsidRDefault="00365B21" w:rsidP="00365B21">
      <w:pPr>
        <w:pStyle w:val="NumberedBulletPACKT"/>
        <w:rPr>
          <w:color w:val="333333"/>
          <w:lang w:val="en-GB" w:eastAsia="en-GB"/>
        </w:rPr>
      </w:pPr>
      <w:r w:rsidRPr="00365B21">
        <w:rPr>
          <w:lang w:val="en-GB" w:eastAsia="en-GB"/>
        </w:rPr>
        <w:lastRenderedPageBreak/>
        <w:t>Creat</w:t>
      </w:r>
      <w:r>
        <w:rPr>
          <w:lang w:val="en-GB" w:eastAsia="en-GB"/>
        </w:rPr>
        <w:t>ing</w:t>
      </w:r>
      <w:r w:rsidRPr="00365B21">
        <w:rPr>
          <w:lang w:val="en-GB" w:eastAsia="en-GB"/>
        </w:rPr>
        <w:t> arrays of just </w:t>
      </w:r>
      <w:r>
        <w:rPr>
          <w:lang w:val="en-GB" w:eastAsia="en-GB"/>
        </w:rPr>
        <w:t>cmdlet</w:t>
      </w:r>
      <w:r w:rsidRPr="00365B21">
        <w:rPr>
          <w:lang w:val="en-GB" w:eastAsia="en-GB"/>
        </w:rPr>
        <w:t> names</w:t>
      </w:r>
    </w:p>
    <w:p w14:paraId="1F4F82C7" w14:textId="77777777" w:rsidR="00365B21" w:rsidRPr="00365B21" w:rsidRDefault="00365B21" w:rsidP="00365B21">
      <w:pPr>
        <w:pStyle w:val="CodePACKT"/>
      </w:pPr>
    </w:p>
    <w:p w14:paraId="4743978F" w14:textId="71E5FE09" w:rsidR="00365B21" w:rsidRPr="00365B21" w:rsidRDefault="00365B21" w:rsidP="00365B21">
      <w:pPr>
        <w:pStyle w:val="CodePACKT"/>
      </w:pPr>
      <w:r w:rsidRPr="00365B21">
        <w:t>$Commands51 = $CMDS51 | </w:t>
      </w:r>
    </w:p>
    <w:p w14:paraId="071A148E" w14:textId="77777777" w:rsidR="00365B21" w:rsidRPr="00365B21" w:rsidRDefault="00365B21" w:rsidP="00365B21">
      <w:pPr>
        <w:pStyle w:val="CodePACKT"/>
      </w:pPr>
      <w:r w:rsidRPr="00365B21">
        <w:t>  Select-Object -ExpandProperty Name |</w:t>
      </w:r>
    </w:p>
    <w:p w14:paraId="0E9349A1" w14:textId="77777777" w:rsidR="00365B21" w:rsidRPr="00365B21" w:rsidRDefault="00365B21" w:rsidP="00365B21">
      <w:pPr>
        <w:pStyle w:val="CodePACKT"/>
      </w:pPr>
      <w:r w:rsidRPr="00365B21">
        <w:t>    Sort-Object -Unique</w:t>
      </w:r>
    </w:p>
    <w:p w14:paraId="437C6840" w14:textId="77777777" w:rsidR="00365B21" w:rsidRPr="00365B21" w:rsidRDefault="00365B21" w:rsidP="00365B21">
      <w:pPr>
        <w:pStyle w:val="CodePACKT"/>
      </w:pPr>
      <w:r w:rsidRPr="00365B21">
        <w:t>$Commands71 = $CMDS71 |</w:t>
      </w:r>
    </w:p>
    <w:p w14:paraId="16B83306" w14:textId="77777777" w:rsidR="00365B21" w:rsidRPr="00365B21" w:rsidRDefault="00365B21" w:rsidP="00365B21">
      <w:pPr>
        <w:pStyle w:val="CodePACKT"/>
      </w:pPr>
      <w:r w:rsidRPr="00365B21">
        <w:t>  Select-Object -ExpandProperty Name |</w:t>
      </w:r>
    </w:p>
    <w:p w14:paraId="338A2381" w14:textId="77777777" w:rsidR="00365B21" w:rsidRPr="00365B21" w:rsidRDefault="00365B21" w:rsidP="00365B21">
      <w:pPr>
        <w:pStyle w:val="CodePACKT"/>
      </w:pPr>
      <w:r w:rsidRPr="00365B21">
        <w:t>    Sort-Object -Unique</w:t>
      </w:r>
    </w:p>
    <w:p w14:paraId="5580D9CA" w14:textId="77777777" w:rsidR="00365B21" w:rsidRPr="00365B21" w:rsidRDefault="00365B21" w:rsidP="00365B21">
      <w:pPr>
        <w:pStyle w:val="CodePACKT"/>
      </w:pPr>
    </w:p>
    <w:p w14:paraId="4B2FF0A0" w14:textId="1F6F5ADC" w:rsidR="00365B21" w:rsidRPr="00365B21" w:rsidRDefault="00365B21" w:rsidP="00365B21">
      <w:pPr>
        <w:pStyle w:val="NumberedBulletPACKT"/>
        <w:rPr>
          <w:color w:val="333333"/>
          <w:lang w:val="en-GB" w:eastAsia="en-GB"/>
        </w:rPr>
      </w:pPr>
      <w:r w:rsidRPr="00365B21">
        <w:rPr>
          <w:lang w:val="en-GB" w:eastAsia="en-GB"/>
        </w:rPr>
        <w:t>Discover new commands in PowerShell 7.1</w:t>
      </w:r>
    </w:p>
    <w:p w14:paraId="643E9214" w14:textId="77777777" w:rsidR="00365B21" w:rsidRPr="00365B21" w:rsidRDefault="00365B21" w:rsidP="00365B21">
      <w:pPr>
        <w:pStyle w:val="CodePACKT"/>
      </w:pPr>
    </w:p>
    <w:p w14:paraId="092F0697" w14:textId="72092788" w:rsidR="00365B21" w:rsidRPr="00365B21" w:rsidRDefault="00365B21" w:rsidP="00365B21">
      <w:pPr>
        <w:pStyle w:val="CodePACKT"/>
      </w:pPr>
      <w:r w:rsidRPr="00365B21">
        <w:t>Compare-Object $Commands51 $Commands71  | </w:t>
      </w:r>
    </w:p>
    <w:p w14:paraId="1D957EFC" w14:textId="61246740" w:rsidR="00365B21" w:rsidRDefault="00365B21" w:rsidP="00365B21">
      <w:pPr>
        <w:pStyle w:val="CodePACKT"/>
      </w:pPr>
      <w:r w:rsidRPr="00365B21">
        <w:t>  Where-Object sideindicator -match '^=&gt;'  </w:t>
      </w:r>
    </w:p>
    <w:p w14:paraId="4C99E9CD" w14:textId="47AB385C" w:rsidR="00A62151" w:rsidRDefault="00A62151" w:rsidP="00365B21">
      <w:pPr>
        <w:pStyle w:val="CodePACKT"/>
      </w:pPr>
    </w:p>
    <w:p w14:paraId="0E9E07ED" w14:textId="7383802C" w:rsidR="00A62151" w:rsidRPr="00303EBA" w:rsidRDefault="00F36C54" w:rsidP="00A62151">
      <w:pPr>
        <w:pStyle w:val="NumberedBulletPACKT"/>
        <w:rPr>
          <w:rFonts w:ascii="Consolas" w:hAnsi="Consolas"/>
          <w:color w:val="333333"/>
          <w:sz w:val="21"/>
          <w:szCs w:val="21"/>
          <w:lang w:val="en-GB" w:eastAsia="en-GB"/>
        </w:rPr>
      </w:pPr>
      <w:r>
        <w:t>Creating a script block to check core PowerShell modules</w:t>
      </w:r>
    </w:p>
    <w:p w14:paraId="1F477A4A" w14:textId="77777777" w:rsidR="00332C98" w:rsidRPr="00332C98" w:rsidRDefault="00332C98" w:rsidP="00332C98">
      <w:pPr>
        <w:pStyle w:val="CodePACKT"/>
      </w:pPr>
    </w:p>
    <w:p w14:paraId="76804939" w14:textId="77777777" w:rsidR="00332C98" w:rsidRPr="00332C98" w:rsidRDefault="00332C98" w:rsidP="00332C98">
      <w:pPr>
        <w:pStyle w:val="CodePACKT"/>
      </w:pPr>
      <w:r w:rsidRPr="00332C98">
        <w:t>$CMSB = {</w:t>
      </w:r>
    </w:p>
    <w:p w14:paraId="3285F922" w14:textId="77777777" w:rsidR="00332C98" w:rsidRPr="00332C98" w:rsidRDefault="00332C98" w:rsidP="00332C98">
      <w:pPr>
        <w:pStyle w:val="CodePACKT"/>
      </w:pPr>
      <w:r w:rsidRPr="00332C98">
        <w:t>  $M = Get-Module -Name 'Microsoft.PowerShell*' -ListAvailable</w:t>
      </w:r>
    </w:p>
    <w:p w14:paraId="58B356B5" w14:textId="77777777" w:rsidR="00332C98" w:rsidRPr="00332C98" w:rsidRDefault="00332C98" w:rsidP="00332C98">
      <w:pPr>
        <w:pStyle w:val="CodePACKT"/>
      </w:pPr>
      <w:r w:rsidRPr="00332C98">
        <w:t>  $M</w:t>
      </w:r>
    </w:p>
    <w:p w14:paraId="731230EC" w14:textId="77777777" w:rsidR="00332C98" w:rsidRPr="00332C98" w:rsidRDefault="00332C98" w:rsidP="00332C98">
      <w:pPr>
        <w:pStyle w:val="CodePACKT"/>
      </w:pPr>
      <w:r w:rsidRPr="00332C98">
        <w:t>  "$($M.count) modules found in $($PSVersionTable.PSVersion)"</w:t>
      </w:r>
    </w:p>
    <w:p w14:paraId="1BEBBF67" w14:textId="77777777" w:rsidR="00332C98" w:rsidRPr="00332C98" w:rsidRDefault="00332C98" w:rsidP="00332C98">
      <w:pPr>
        <w:pStyle w:val="CodePACKT"/>
      </w:pPr>
      <w:r w:rsidRPr="00332C98">
        <w:t>}</w:t>
      </w:r>
    </w:p>
    <w:p w14:paraId="3E1A9B06" w14:textId="77777777" w:rsidR="00332C98" w:rsidRPr="00332C98" w:rsidRDefault="00332C98" w:rsidP="00332C98">
      <w:pPr>
        <w:pStyle w:val="CodePACKT"/>
      </w:pPr>
    </w:p>
    <w:p w14:paraId="1DBA0F65" w14:textId="2B74809C" w:rsidR="00332C98" w:rsidRPr="00332C98" w:rsidRDefault="00332C98" w:rsidP="00332C98">
      <w:pPr>
        <w:pStyle w:val="NumberedBulletPACKT"/>
        <w:rPr>
          <w:color w:val="333333"/>
          <w:lang w:val="en-GB" w:eastAsia="en-GB"/>
        </w:rPr>
      </w:pPr>
      <w:r w:rsidRPr="00332C98">
        <w:rPr>
          <w:lang w:val="en-GB" w:eastAsia="en-GB"/>
        </w:rPr>
        <w:t>View core modules in Windows PowerShell 5.1</w:t>
      </w:r>
    </w:p>
    <w:p w14:paraId="2F76A2E9" w14:textId="77777777" w:rsidR="00332C98" w:rsidRPr="00332C98" w:rsidRDefault="00332C98" w:rsidP="00332C98">
      <w:pPr>
        <w:pStyle w:val="CodePACKT"/>
      </w:pPr>
    </w:p>
    <w:p w14:paraId="05ED63D8" w14:textId="77777777" w:rsidR="00332C98" w:rsidRPr="00332C98" w:rsidRDefault="00332C98" w:rsidP="00332C98">
      <w:pPr>
        <w:pStyle w:val="CodePACKT"/>
      </w:pPr>
      <w:r w:rsidRPr="00332C98">
        <w:t>Invoke-Command -Session $SWP51 -ScriptBlock $CMSB </w:t>
      </w:r>
    </w:p>
    <w:p w14:paraId="7F1C1A40" w14:textId="77777777" w:rsidR="00332C98" w:rsidRPr="00332C98" w:rsidRDefault="00332C98" w:rsidP="00332C98">
      <w:pPr>
        <w:pStyle w:val="CodePACKT"/>
      </w:pPr>
    </w:p>
    <w:p w14:paraId="7427FFB5" w14:textId="54478870" w:rsidR="00332C98" w:rsidRPr="00332C98" w:rsidRDefault="00332C98" w:rsidP="00332C98">
      <w:pPr>
        <w:pStyle w:val="NumberedBulletPACKT"/>
        <w:rPr>
          <w:color w:val="333333"/>
          <w:lang w:val="en-GB" w:eastAsia="en-GB"/>
        </w:rPr>
      </w:pPr>
      <w:r w:rsidRPr="00332C98">
        <w:rPr>
          <w:lang w:val="en-GB" w:eastAsia="en-GB"/>
        </w:rPr>
        <w:t>View core modules in PowerShell 7.1</w:t>
      </w:r>
    </w:p>
    <w:p w14:paraId="4E015489" w14:textId="77777777" w:rsidR="00332C98" w:rsidRPr="00332C98" w:rsidRDefault="00332C98" w:rsidP="00332C98">
      <w:pPr>
        <w:pStyle w:val="CodePACKT"/>
        <w:rPr>
          <w:rStyle w:val="CodeInTextPACKT"/>
          <w:color w:val="7030A0"/>
        </w:rPr>
      </w:pPr>
    </w:p>
    <w:p w14:paraId="3D89C9B3" w14:textId="574A0727" w:rsidR="00332C98" w:rsidRPr="00332C98" w:rsidRDefault="00332C98" w:rsidP="00332C98">
      <w:pPr>
        <w:pStyle w:val="CodePACKT"/>
      </w:pPr>
      <w:r w:rsidRPr="00332C98">
        <w:t>Invoke-Command -Session $SP71 -ScriptBlock $CMSB </w:t>
      </w:r>
    </w:p>
    <w:p w14:paraId="16D90349" w14:textId="77777777" w:rsidR="00303EBA" w:rsidRPr="00332C98" w:rsidRDefault="00303EBA" w:rsidP="00332C98">
      <w:pPr>
        <w:pStyle w:val="CodePACKT"/>
        <w:rPr>
          <w:rStyle w:val="CodeInTextPACKT"/>
          <w:color w:val="7030A0"/>
        </w:rPr>
      </w:pPr>
    </w:p>
    <w:p w14:paraId="54767BCB" w14:textId="77777777" w:rsidR="00F36C54" w:rsidRPr="00365B21" w:rsidRDefault="00F36C54" w:rsidP="00303EBA">
      <w:pPr>
        <w:pStyle w:val="NumberedBulletPACKT"/>
        <w:numPr>
          <w:ilvl w:val="0"/>
          <w:numId w:val="0"/>
        </w:numPr>
        <w:ind w:left="360" w:hanging="360"/>
        <w:rPr>
          <w:rFonts w:ascii="Consolas" w:hAnsi="Consolas"/>
          <w:color w:val="333333"/>
          <w:sz w:val="21"/>
          <w:szCs w:val="21"/>
          <w:lang w:val="en-GB" w:eastAsia="en-GB"/>
        </w:rPr>
      </w:pPr>
    </w:p>
    <w:p w14:paraId="2D912C9A" w14:textId="77777777" w:rsidR="00EC03C6" w:rsidRDefault="00EC03C6" w:rsidP="00EC03C6">
      <w:pPr>
        <w:pStyle w:val="Heading2"/>
        <w:numPr>
          <w:ilvl w:val="1"/>
          <w:numId w:val="3"/>
        </w:numPr>
        <w:tabs>
          <w:tab w:val="left" w:pos="0"/>
        </w:tabs>
      </w:pPr>
      <w:r>
        <w:t>How it works...</w:t>
      </w:r>
    </w:p>
    <w:p w14:paraId="13D241B9" w14:textId="4CBECB22" w:rsidR="00EC03C6" w:rsidRDefault="00365B21" w:rsidP="00365B21">
      <w:pPr>
        <w:pStyle w:val="NumberedBulletPACKT"/>
        <w:numPr>
          <w:ilvl w:val="0"/>
          <w:numId w:val="0"/>
        </w:numPr>
      </w:pPr>
      <w:r>
        <w:t xml:space="preserve">In </w:t>
      </w:r>
      <w:r w:rsidRPr="000C7A25">
        <w:rPr>
          <w:rStyle w:val="ItalicsPACKT"/>
        </w:rPr>
        <w:t>step 1</w:t>
      </w:r>
      <w:r>
        <w:t xml:space="preserve">, you ensure that PowerShell remoting is enabled fully withing PowerShell 7. This should not be necessary, but this step, which produces no output, makes </w:t>
      </w:r>
      <w:r w:rsidR="000C7A25">
        <w:t>sure</w:t>
      </w:r>
      <w:r>
        <w:t xml:space="preserve"> that remoting is fully enabled</w:t>
      </w:r>
      <w:r w:rsidR="00867D28">
        <w:t xml:space="preserve"> and ensures that the endpoints you use later in this recipe exist.</w:t>
      </w:r>
    </w:p>
    <w:p w14:paraId="25C7608D" w14:textId="38E44C9D" w:rsidR="00365B21" w:rsidRDefault="00365B21" w:rsidP="00365B21">
      <w:pPr>
        <w:pStyle w:val="NumberedBulletPACKT"/>
        <w:numPr>
          <w:ilvl w:val="0"/>
          <w:numId w:val="0"/>
        </w:numPr>
      </w:pPr>
      <w:r>
        <w:t xml:space="preserve">In </w:t>
      </w:r>
      <w:r w:rsidRPr="000C7A25">
        <w:rPr>
          <w:rStyle w:val="ItalicsPACKT"/>
        </w:rPr>
        <w:t>step 2</w:t>
      </w:r>
      <w:r>
        <w:t xml:space="preserve">, you create a new PowerShell remoting session to a Windows PowerShell 5.1 endpoint on the local computer. The endpoint’s configuration name, </w:t>
      </w:r>
      <w:proofErr w:type="spellStart"/>
      <w:r w:rsidRPr="00365B21">
        <w:rPr>
          <w:rStyle w:val="CodeInTextPACKT"/>
        </w:rPr>
        <w:t>microsoft.powershell</w:t>
      </w:r>
      <w:proofErr w:type="spellEnd"/>
      <w:r>
        <w:t>, is a well-known configuration name that runs Windows PowerShell 5.1.</w:t>
      </w:r>
    </w:p>
    <w:p w14:paraId="46A63278" w14:textId="5A369311" w:rsidR="00365B21" w:rsidRDefault="00365B21" w:rsidP="00365B21">
      <w:pPr>
        <w:pStyle w:val="NumberedBulletPACKT"/>
        <w:numPr>
          <w:ilvl w:val="0"/>
          <w:numId w:val="0"/>
        </w:numPr>
      </w:pPr>
      <w:r>
        <w:t xml:space="preserve">With </w:t>
      </w:r>
      <w:r w:rsidRPr="00365B21">
        <w:rPr>
          <w:rStyle w:val="ItalicsPACKT"/>
        </w:rPr>
        <w:t>step 3</w:t>
      </w:r>
      <w:r>
        <w:t xml:space="preserve">, you then repeat the operation and create a new </w:t>
      </w:r>
      <w:r w:rsidR="00303EBA">
        <w:t>PowerShell</w:t>
      </w:r>
      <w:r>
        <w:t xml:space="preserve"> remoting session to a PowerShell 7.1 endpoint. This step produces no output.</w:t>
      </w:r>
    </w:p>
    <w:p w14:paraId="15794B89" w14:textId="0501A5F0" w:rsidR="00365B21" w:rsidRDefault="00365B21" w:rsidP="00365B21">
      <w:pPr>
        <w:pStyle w:val="NumberedBulletPACKT"/>
        <w:numPr>
          <w:ilvl w:val="0"/>
          <w:numId w:val="0"/>
        </w:numPr>
      </w:pPr>
      <w:r>
        <w:t xml:space="preserve">In </w:t>
      </w:r>
      <w:r w:rsidRPr="00365B21">
        <w:rPr>
          <w:rStyle w:val="ItalicsPACKT"/>
        </w:rPr>
        <w:t>step 4</w:t>
      </w:r>
      <w:r>
        <w:t xml:space="preserve">, you create a simple script block that displays the </w:t>
      </w:r>
      <w:r w:rsidR="00303EBA">
        <w:t>PowerShell</w:t>
      </w:r>
      <w:r>
        <w:t xml:space="preserve"> version table and shows the endpoint’s module paths.</w:t>
      </w:r>
    </w:p>
    <w:p w14:paraId="65BDEC8B" w14:textId="1239008A" w:rsidR="00365B21" w:rsidRDefault="00365B21" w:rsidP="00365B21">
      <w:pPr>
        <w:pStyle w:val="NumberedBulletPACKT"/>
        <w:numPr>
          <w:ilvl w:val="0"/>
          <w:numId w:val="0"/>
        </w:numPr>
      </w:pPr>
      <w:r>
        <w:t xml:space="preserve">In </w:t>
      </w:r>
      <w:r w:rsidRPr="000C7A25">
        <w:rPr>
          <w:rStyle w:val="ItalicsPACKT"/>
        </w:rPr>
        <w:t>step 5</w:t>
      </w:r>
      <w:r>
        <w:t xml:space="preserve">, you view the version of </w:t>
      </w:r>
      <w:r w:rsidR="00303EBA">
        <w:t>PowerShell</w:t>
      </w:r>
      <w:r>
        <w:t xml:space="preserve"> running (inside the remoting session) and that version’s module paths. The output of this step looks like this:</w:t>
      </w:r>
    </w:p>
    <w:p w14:paraId="2FD66475" w14:textId="1F1F77EB" w:rsidR="00303EBA" w:rsidRDefault="009C7B90" w:rsidP="00047CA9">
      <w:pPr>
        <w:pStyle w:val="FigurePACKT"/>
        <w:rPr>
          <w:ins w:id="80" w:author="Lucy Wan" w:date="2020-11-18T11:41:00Z"/>
        </w:rPr>
      </w:pPr>
      <w:ins w:id="81" w:author="Thomas Lee [2]" w:date="2021-02-02T20:31:00Z">
        <w:r>
          <w:lastRenderedPageBreak/>
          <w:drawing>
            <wp:inline distT="0" distB="0" distL="0" distR="0" wp14:anchorId="66398086" wp14:editId="4C3E9990">
              <wp:extent cx="4269195" cy="2047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0074" cy="2061902"/>
                      </a:xfrm>
                      <a:prstGeom prst="rect">
                        <a:avLst/>
                      </a:prstGeom>
                    </pic:spPr>
                  </pic:pic>
                </a:graphicData>
              </a:graphic>
            </wp:inline>
          </w:drawing>
        </w:r>
      </w:ins>
      <w:del w:id="82" w:author="Thomas Lee [2]" w:date="2021-02-02T20:32:00Z">
        <w:r w:rsidR="00047CA9" w:rsidDel="009C7B90">
          <w:drawing>
            <wp:inline distT="0" distB="0" distL="0" distR="0" wp14:anchorId="39169FD8" wp14:editId="60128DA6">
              <wp:extent cx="4521899" cy="2556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9490" cy="2560321"/>
                      </a:xfrm>
                      <a:prstGeom prst="rect">
                        <a:avLst/>
                      </a:prstGeom>
                    </pic:spPr>
                  </pic:pic>
                </a:graphicData>
              </a:graphic>
            </wp:inline>
          </w:drawing>
        </w:r>
      </w:del>
    </w:p>
    <w:p w14:paraId="09AADDD9" w14:textId="76170D50" w:rsidR="00421166" w:rsidRPr="005D4376" w:rsidRDefault="00421166" w:rsidP="00047CA9">
      <w:pPr>
        <w:pStyle w:val="FigurePACKT"/>
        <w:rPr>
          <w:rFonts w:ascii="Times New Roman" w:hAnsi="Times New Roman"/>
          <w:sz w:val="18"/>
          <w:szCs w:val="28"/>
        </w:rPr>
      </w:pPr>
      <w:ins w:id="83" w:author="Lucy Wan" w:date="2020-11-18T11:41:00Z">
        <w:r w:rsidRPr="005D4376">
          <w:rPr>
            <w:rFonts w:ascii="Times New Roman" w:hAnsi="Times New Roman"/>
            <w:sz w:val="18"/>
            <w:szCs w:val="28"/>
          </w:rPr>
          <w:t xml:space="preserve">Figure 3.1: Inspecting the </w:t>
        </w:r>
        <w:r w:rsidR="005D4376" w:rsidRPr="005D4376">
          <w:rPr>
            <w:rFonts w:ascii="Times New Roman" w:hAnsi="Times New Roman"/>
            <w:sz w:val="18"/>
            <w:szCs w:val="28"/>
          </w:rPr>
          <w:t xml:space="preserve">PowerShell </w:t>
        </w:r>
      </w:ins>
      <w:ins w:id="84" w:author="Lucy Wan" w:date="2020-11-18T11:45:00Z">
        <w:r w:rsidR="00D6241C">
          <w:rPr>
            <w:rFonts w:ascii="Times New Roman" w:hAnsi="Times New Roman"/>
            <w:sz w:val="18"/>
            <w:szCs w:val="28"/>
          </w:rPr>
          <w:t>5.1</w:t>
        </w:r>
      </w:ins>
      <w:ins w:id="85" w:author="Lucy Wan" w:date="2020-11-18T11:46:00Z">
        <w:r w:rsidR="00D6241C">
          <w:rPr>
            <w:rFonts w:ascii="Times New Roman" w:hAnsi="Times New Roman"/>
            <w:sz w:val="18"/>
            <w:szCs w:val="28"/>
          </w:rPr>
          <w:t xml:space="preserve"> version</w:t>
        </w:r>
      </w:ins>
      <w:ins w:id="86" w:author="Lucy Wan" w:date="2020-11-18T11:41:00Z">
        <w:r w:rsidR="005D4376" w:rsidRPr="005D4376">
          <w:rPr>
            <w:rFonts w:ascii="Times New Roman" w:hAnsi="Times New Roman"/>
            <w:sz w:val="18"/>
            <w:szCs w:val="28"/>
          </w:rPr>
          <w:t xml:space="preserve"> and module paths</w:t>
        </w:r>
      </w:ins>
    </w:p>
    <w:p w14:paraId="5FAA048E" w14:textId="14300B9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01.png</w:t>
      </w:r>
    </w:p>
    <w:p w14:paraId="0683ED13" w14:textId="0E2AB92A" w:rsidR="00365B21" w:rsidRDefault="00365B21" w:rsidP="00365B21">
      <w:pPr>
        <w:pStyle w:val="NumberedBulletPACKT"/>
        <w:numPr>
          <w:ilvl w:val="0"/>
          <w:numId w:val="0"/>
        </w:numPr>
      </w:pPr>
    </w:p>
    <w:p w14:paraId="2FDBF407" w14:textId="32906A39" w:rsidR="00365B21" w:rsidRDefault="00365B21" w:rsidP="00365B21">
      <w:pPr>
        <w:pStyle w:val="NumberedBulletPACKT"/>
        <w:numPr>
          <w:ilvl w:val="0"/>
          <w:numId w:val="0"/>
        </w:numPr>
        <w:rPr>
          <w:ins w:id="87" w:author="Thomas Lee [2]" w:date="2021-02-02T20:35:00Z"/>
        </w:rPr>
      </w:pPr>
      <w:r>
        <w:t xml:space="preserve">In </w:t>
      </w:r>
      <w:r w:rsidRPr="000C7A25">
        <w:rPr>
          <w:rStyle w:val="ItalicsPACKT"/>
        </w:rPr>
        <w:t xml:space="preserve">step </w:t>
      </w:r>
      <w:r w:rsidR="000C7A25">
        <w:rPr>
          <w:rStyle w:val="ItalicsPACKT"/>
        </w:rPr>
        <w:t>6</w:t>
      </w:r>
      <w:r w:rsidR="000C7A25">
        <w:t xml:space="preserve">, you view the paths inside a PowerShell 7.1 endpoint, which looks like this: </w:t>
      </w:r>
    </w:p>
    <w:p w14:paraId="6947E4BF" w14:textId="6F2529F8" w:rsidR="009C7B90" w:rsidRDefault="009C7B90" w:rsidP="00DF332E">
      <w:pPr>
        <w:pStyle w:val="FigurePACKT"/>
        <w:pPrChange w:id="88" w:author="Thomas Lee [2]" w:date="2021-02-02T20:35:00Z">
          <w:pPr>
            <w:pStyle w:val="NumberedBulletPACKT"/>
            <w:numPr>
              <w:numId w:val="0"/>
            </w:numPr>
            <w:ind w:left="0" w:firstLine="0"/>
          </w:pPr>
        </w:pPrChange>
      </w:pPr>
      <w:ins w:id="89" w:author="Thomas Lee [2]" w:date="2021-02-02T20:35:00Z">
        <w:r>
          <w:drawing>
            <wp:inline distT="0" distB="0" distL="0" distR="0" wp14:anchorId="7FC7FB36" wp14:editId="4C6BC13A">
              <wp:extent cx="4411425" cy="1764375"/>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00" cy="1773924"/>
                      </a:xfrm>
                      <a:prstGeom prst="rect">
                        <a:avLst/>
                      </a:prstGeom>
                    </pic:spPr>
                  </pic:pic>
                </a:graphicData>
              </a:graphic>
            </wp:inline>
          </w:drawing>
        </w:r>
      </w:ins>
    </w:p>
    <w:p w14:paraId="08E09474" w14:textId="189604A7" w:rsidR="000C7A25" w:rsidRDefault="00047CA9" w:rsidP="00047CA9">
      <w:pPr>
        <w:pStyle w:val="FigurePACKT"/>
        <w:rPr>
          <w:ins w:id="90" w:author="Lucy Wan" w:date="2020-11-18T11:45:00Z"/>
        </w:rPr>
      </w:pPr>
      <w:commentRangeStart w:id="91"/>
      <w:del w:id="92" w:author="Thomas Lee [2]" w:date="2021-02-02T20:32:00Z">
        <w:r w:rsidDel="009C7B90">
          <w:lastRenderedPageBreak/>
          <w:drawing>
            <wp:inline distT="0" distB="0" distL="0" distR="0" wp14:anchorId="5CF65506" wp14:editId="4E3D3E41">
              <wp:extent cx="4512717" cy="2075369"/>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196" cy="2080188"/>
                      </a:xfrm>
                      <a:prstGeom prst="rect">
                        <a:avLst/>
                      </a:prstGeom>
                    </pic:spPr>
                  </pic:pic>
                </a:graphicData>
              </a:graphic>
            </wp:inline>
          </w:drawing>
        </w:r>
      </w:del>
      <w:commentRangeEnd w:id="91"/>
      <w:r w:rsidR="00BB46A5">
        <w:rPr>
          <w:rStyle w:val="CommentReference"/>
          <w:rFonts w:ascii="Times New Roman" w:hAnsi="Times New Roman"/>
          <w:noProof w:val="0"/>
        </w:rPr>
        <w:commentReference w:id="91"/>
      </w:r>
    </w:p>
    <w:p w14:paraId="3C4AFBF4" w14:textId="2FB950FF" w:rsidR="00442DA1" w:rsidRPr="00D6241C" w:rsidRDefault="00D6241C" w:rsidP="00047CA9">
      <w:pPr>
        <w:pStyle w:val="FigurePACKT"/>
        <w:rPr>
          <w:rFonts w:ascii="Times New Roman" w:hAnsi="Times New Roman"/>
          <w:sz w:val="18"/>
          <w:szCs w:val="28"/>
        </w:rPr>
      </w:pPr>
      <w:ins w:id="93" w:author="Lucy Wan" w:date="2020-11-18T11:45:00Z">
        <w:r w:rsidRPr="00D6241C">
          <w:rPr>
            <w:rFonts w:ascii="Times New Roman" w:hAnsi="Times New Roman"/>
            <w:sz w:val="18"/>
            <w:szCs w:val="28"/>
          </w:rPr>
          <w:t xml:space="preserve">Figure 3.2: </w:t>
        </w:r>
      </w:ins>
      <w:ins w:id="94" w:author="Lucy Wan" w:date="2020-11-18T11:46:00Z">
        <w:r w:rsidRPr="00D6241C">
          <w:rPr>
            <w:rFonts w:ascii="Times New Roman" w:hAnsi="Times New Roman"/>
            <w:sz w:val="18"/>
            <w:szCs w:val="28"/>
          </w:rPr>
          <w:t>Inspecting the PowerShell 7.1 version and module paths</w:t>
        </w:r>
      </w:ins>
    </w:p>
    <w:p w14:paraId="690F1434" w14:textId="0CFFBB15"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02.png</w:t>
      </w:r>
    </w:p>
    <w:p w14:paraId="0FBEE946" w14:textId="4224A743" w:rsidR="000C7A25" w:rsidRDefault="000C7A25" w:rsidP="00365B21">
      <w:pPr>
        <w:pStyle w:val="NumberedBulletPACKT"/>
        <w:numPr>
          <w:ilvl w:val="0"/>
          <w:numId w:val="0"/>
        </w:numPr>
      </w:pPr>
      <w:r>
        <w:t xml:space="preserve">In </w:t>
      </w:r>
      <w:r w:rsidRPr="000C7A25">
        <w:rPr>
          <w:rStyle w:val="ItalicsPACKT"/>
        </w:rPr>
        <w:t>step 7</w:t>
      </w:r>
      <w:r>
        <w:t xml:space="preserve">, you created a script block which gets </w:t>
      </w:r>
      <w:ins w:id="95" w:author="Lucy Wan" w:date="2020-11-18T11:49:00Z">
        <w:r w:rsidR="00E128DD">
          <w:t xml:space="preserve">the </w:t>
        </w:r>
      </w:ins>
      <w:r>
        <w:t>details of each module available in a given remoting endpoint.  This step produces no output</w:t>
      </w:r>
      <w:r w:rsidR="00303EBA">
        <w:t>.</w:t>
      </w:r>
      <w:r>
        <w:t xml:space="preserve"> </w:t>
      </w:r>
      <w:r w:rsidR="00303EBA">
        <w:t>I</w:t>
      </w:r>
      <w:r>
        <w:t xml:space="preserve">n </w:t>
      </w:r>
      <w:r w:rsidRPr="000C7A25">
        <w:rPr>
          <w:rStyle w:val="ItalicsPACKT"/>
        </w:rPr>
        <w:t>step 8</w:t>
      </w:r>
      <w:r>
        <w:t xml:space="preserve">, </w:t>
      </w:r>
      <w:ins w:id="96" w:author="Lucy Wan" w:date="2020-11-18T11:49:00Z">
        <w:r w:rsidR="00953A7E">
          <w:t xml:space="preserve">you </w:t>
        </w:r>
      </w:ins>
      <w:r>
        <w:t>run the script block in a PowerShell 7.1 remoting endpoint to discover the commands available, which looks like this:</w:t>
      </w:r>
    </w:p>
    <w:p w14:paraId="7F07493C" w14:textId="133190D5" w:rsidR="000C7A25" w:rsidRDefault="00047CA9" w:rsidP="00047CA9">
      <w:pPr>
        <w:pStyle w:val="FigurePACKT"/>
        <w:rPr>
          <w:ins w:id="97" w:author="Lucy Wan" w:date="2020-11-18T11:49:00Z"/>
        </w:rPr>
      </w:pPr>
      <w:r>
        <w:drawing>
          <wp:inline distT="0" distB="0" distL="0" distR="0" wp14:anchorId="3F53455E" wp14:editId="5550CDF4">
            <wp:extent cx="3797643" cy="65972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5760" cy="669824"/>
                    </a:xfrm>
                    <a:prstGeom prst="rect">
                      <a:avLst/>
                    </a:prstGeom>
                  </pic:spPr>
                </pic:pic>
              </a:graphicData>
            </a:graphic>
          </wp:inline>
        </w:drawing>
      </w:r>
    </w:p>
    <w:p w14:paraId="6F8DE689" w14:textId="7F64DC11" w:rsidR="00953A7E" w:rsidRPr="00953A7E" w:rsidRDefault="00953A7E" w:rsidP="00047CA9">
      <w:pPr>
        <w:pStyle w:val="FigurePACKT"/>
        <w:rPr>
          <w:rFonts w:ascii="Times New Roman" w:hAnsi="Times New Roman"/>
          <w:sz w:val="18"/>
          <w:szCs w:val="28"/>
        </w:rPr>
      </w:pPr>
      <w:ins w:id="98" w:author="Lucy Wan" w:date="2020-11-18T11:49:00Z">
        <w:r w:rsidRPr="00953A7E">
          <w:rPr>
            <w:rFonts w:ascii="Times New Roman" w:hAnsi="Times New Roman"/>
            <w:sz w:val="18"/>
            <w:szCs w:val="28"/>
          </w:rPr>
          <w:t>Figure 3.3: Discovering all cm</w:t>
        </w:r>
      </w:ins>
      <w:ins w:id="99" w:author="Lucy Wan" w:date="2020-11-18T11:55:00Z">
        <w:r w:rsidR="00D138C7">
          <w:rPr>
            <w:rFonts w:ascii="Times New Roman" w:hAnsi="Times New Roman"/>
            <w:sz w:val="18"/>
            <w:szCs w:val="28"/>
          </w:rPr>
          <w:t>d</w:t>
        </w:r>
      </w:ins>
      <w:ins w:id="100" w:author="Lucy Wan" w:date="2020-11-18T11:49:00Z">
        <w:r w:rsidRPr="00953A7E">
          <w:rPr>
            <w:rFonts w:ascii="Times New Roman" w:hAnsi="Times New Roman"/>
            <w:sz w:val="18"/>
            <w:szCs w:val="28"/>
          </w:rPr>
          <w:t>lets in PowerShell 7.1</w:t>
        </w:r>
      </w:ins>
    </w:p>
    <w:p w14:paraId="49B8D0E0" w14:textId="606B1A90"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03.png</w:t>
      </w:r>
    </w:p>
    <w:p w14:paraId="7C2FE66F" w14:textId="54A82669" w:rsidR="000C7A25" w:rsidRDefault="000C7A25" w:rsidP="00365B21">
      <w:pPr>
        <w:pStyle w:val="NumberedBulletPACKT"/>
        <w:numPr>
          <w:ilvl w:val="0"/>
          <w:numId w:val="0"/>
        </w:numPr>
      </w:pPr>
    </w:p>
    <w:p w14:paraId="51D66E2C" w14:textId="3123C3A8" w:rsidR="000C7A25" w:rsidRDefault="000C7A25" w:rsidP="00365B21">
      <w:pPr>
        <w:pStyle w:val="NumberedBulletPACKT"/>
        <w:numPr>
          <w:ilvl w:val="0"/>
          <w:numId w:val="0"/>
        </w:numPr>
      </w:pPr>
      <w:r>
        <w:t xml:space="preserve">In </w:t>
      </w:r>
      <w:r w:rsidRPr="000C7A25">
        <w:rPr>
          <w:rStyle w:val="ItalicsPACKT"/>
        </w:rPr>
        <w:t>step 9</w:t>
      </w:r>
      <w:r>
        <w:t>,  you run this script block inside the Windows PowerShell endpoint to produce output like the following:</w:t>
      </w:r>
    </w:p>
    <w:p w14:paraId="27E4C93C" w14:textId="067065D4" w:rsidR="000C7A25" w:rsidRDefault="00047CA9" w:rsidP="00047CA9">
      <w:pPr>
        <w:pStyle w:val="FigurePACKT"/>
        <w:rPr>
          <w:ins w:id="101" w:author="Lucy Wan" w:date="2020-11-18T11:49:00Z"/>
        </w:rPr>
      </w:pPr>
      <w:r>
        <w:drawing>
          <wp:inline distT="0" distB="0" distL="0" distR="0" wp14:anchorId="61EE58C6" wp14:editId="699943BE">
            <wp:extent cx="3407921" cy="567861"/>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6155" cy="590895"/>
                    </a:xfrm>
                    <a:prstGeom prst="rect">
                      <a:avLst/>
                    </a:prstGeom>
                  </pic:spPr>
                </pic:pic>
              </a:graphicData>
            </a:graphic>
          </wp:inline>
        </w:drawing>
      </w:r>
    </w:p>
    <w:p w14:paraId="20FF2E97" w14:textId="229669C8" w:rsidR="00487C44" w:rsidRPr="00487C44" w:rsidRDefault="00487C44" w:rsidP="00047CA9">
      <w:pPr>
        <w:pStyle w:val="FigurePACKT"/>
        <w:rPr>
          <w:rFonts w:ascii="Times New Roman" w:hAnsi="Times New Roman"/>
          <w:sz w:val="18"/>
          <w:szCs w:val="28"/>
        </w:rPr>
      </w:pPr>
      <w:ins w:id="102" w:author="Lucy Wan" w:date="2020-11-18T11:49:00Z">
        <w:r w:rsidRPr="00487C44">
          <w:rPr>
            <w:rFonts w:ascii="Times New Roman" w:hAnsi="Times New Roman"/>
            <w:sz w:val="18"/>
            <w:szCs w:val="28"/>
          </w:rPr>
          <w:t>Figure 3.4:</w:t>
        </w:r>
      </w:ins>
      <w:ins w:id="103" w:author="Lucy Wan" w:date="2020-11-18T11:50:00Z">
        <w:r w:rsidRPr="00487C44">
          <w:rPr>
            <w:rFonts w:ascii="Times New Roman" w:hAnsi="Times New Roman"/>
            <w:sz w:val="18"/>
            <w:szCs w:val="28"/>
          </w:rPr>
          <w:t xml:space="preserve"> </w:t>
        </w:r>
      </w:ins>
      <w:ins w:id="104" w:author="Lucy Wan" w:date="2020-11-18T11:55:00Z">
        <w:r w:rsidR="00D138C7">
          <w:rPr>
            <w:rFonts w:ascii="Times New Roman" w:hAnsi="Times New Roman"/>
            <w:sz w:val="18"/>
            <w:szCs w:val="28"/>
          </w:rPr>
          <w:t>Discovering all cmdlets in PowerShell 5.1</w:t>
        </w:r>
      </w:ins>
    </w:p>
    <w:p w14:paraId="43D5346E" w14:textId="49320D78" w:rsidR="00303EBA" w:rsidRDefault="00303EBA" w:rsidP="00303EBA">
      <w:pPr>
        <w:pStyle w:val="LayoutInformationPACKT"/>
      </w:pPr>
      <w:r>
        <w:t xml:space="preserve">Insert </w:t>
      </w:r>
      <w:r w:rsidRPr="00C41783">
        <w:t>image</w:t>
      </w:r>
      <w:r>
        <w:t xml:space="preserve"> </w:t>
      </w:r>
      <w:r>
        <w:rPr>
          <w:noProof/>
        </w:rPr>
        <w:t>B42024_03</w:t>
      </w:r>
      <w:r w:rsidRPr="00023EAD">
        <w:rPr>
          <w:noProof/>
        </w:rPr>
        <w:t>_</w:t>
      </w:r>
      <w:r>
        <w:rPr>
          <w:noProof/>
        </w:rPr>
        <w:t>04.png</w:t>
      </w:r>
    </w:p>
    <w:p w14:paraId="2CEE9A41" w14:textId="29D692D9" w:rsidR="000C7A25" w:rsidRDefault="000C7A25" w:rsidP="00365B21">
      <w:pPr>
        <w:pStyle w:val="NumberedBulletPACKT"/>
        <w:numPr>
          <w:ilvl w:val="0"/>
          <w:numId w:val="0"/>
        </w:numPr>
      </w:pPr>
      <w:r>
        <w:t xml:space="preserve">In </w:t>
      </w:r>
      <w:r w:rsidRPr="000C7A25">
        <w:rPr>
          <w:rStyle w:val="ItalicsPACKT"/>
        </w:rPr>
        <w:t>step 10</w:t>
      </w:r>
      <w:r>
        <w:t xml:space="preserve">, you create arrays to contain the name of the commands available. You compare these in </w:t>
      </w:r>
      <w:r w:rsidRPr="000C7A25">
        <w:rPr>
          <w:rStyle w:val="ItalicsPACKT"/>
        </w:rPr>
        <w:t>step 11</w:t>
      </w:r>
      <w:r>
        <w:t>, to discover the commands in PowerShell 7.1 that are not in Windows PowerShell 5.1, which looks like this:</w:t>
      </w:r>
    </w:p>
    <w:p w14:paraId="27CC5F75" w14:textId="68B4B1E5" w:rsidR="00303EBA" w:rsidRDefault="00047CA9" w:rsidP="00047CA9">
      <w:pPr>
        <w:pStyle w:val="FigurePACKT"/>
        <w:rPr>
          <w:ins w:id="105" w:author="Lucy Wan" w:date="2020-11-18T11:55:00Z"/>
        </w:rPr>
      </w:pPr>
      <w:r>
        <w:lastRenderedPageBreak/>
        <w:drawing>
          <wp:inline distT="0" distB="0" distL="0" distR="0" wp14:anchorId="5193EF5F" wp14:editId="6619557C">
            <wp:extent cx="2665603" cy="270162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1486" cy="2717723"/>
                    </a:xfrm>
                    <a:prstGeom prst="rect">
                      <a:avLst/>
                    </a:prstGeom>
                  </pic:spPr>
                </pic:pic>
              </a:graphicData>
            </a:graphic>
          </wp:inline>
        </w:drawing>
      </w:r>
    </w:p>
    <w:p w14:paraId="77198AFC" w14:textId="3BCE358B" w:rsidR="00125EC1" w:rsidRPr="005B1D9E" w:rsidRDefault="00125EC1" w:rsidP="00047CA9">
      <w:pPr>
        <w:pStyle w:val="FigurePACKT"/>
        <w:rPr>
          <w:rFonts w:ascii="Times New Roman" w:hAnsi="Times New Roman"/>
          <w:sz w:val="18"/>
          <w:szCs w:val="28"/>
        </w:rPr>
      </w:pPr>
      <w:ins w:id="106" w:author="Lucy Wan" w:date="2020-11-18T11:55:00Z">
        <w:r w:rsidRPr="005B1D9E">
          <w:rPr>
            <w:rFonts w:ascii="Times New Roman" w:hAnsi="Times New Roman"/>
            <w:sz w:val="18"/>
            <w:szCs w:val="28"/>
          </w:rPr>
          <w:t xml:space="preserve">Figure 3.5: </w:t>
        </w:r>
      </w:ins>
      <w:ins w:id="107" w:author="Lucy Wan" w:date="2020-11-18T11:57:00Z">
        <w:r w:rsidR="005B1D9E" w:rsidRPr="005B1D9E">
          <w:rPr>
            <w:rFonts w:ascii="Times New Roman" w:hAnsi="Times New Roman"/>
            <w:sz w:val="18"/>
            <w:szCs w:val="28"/>
          </w:rPr>
          <w:t>Discovering cmdlets that are in PowerShell 7.1 but not 5.1</w:t>
        </w:r>
      </w:ins>
    </w:p>
    <w:p w14:paraId="203B9BD9" w14:textId="55429517" w:rsidR="00303EBA" w:rsidRDefault="00303EBA" w:rsidP="00303EBA">
      <w:pPr>
        <w:pStyle w:val="LayoutInformationPACKT"/>
        <w:rPr>
          <w:noProof/>
        </w:rPr>
      </w:pPr>
      <w:r>
        <w:t xml:space="preserve">Insert </w:t>
      </w:r>
      <w:r w:rsidRPr="00C41783">
        <w:t>image</w:t>
      </w:r>
      <w:r>
        <w:t xml:space="preserve"> </w:t>
      </w:r>
      <w:r>
        <w:rPr>
          <w:noProof/>
        </w:rPr>
        <w:t>B42024_03</w:t>
      </w:r>
      <w:r w:rsidRPr="00023EAD">
        <w:rPr>
          <w:noProof/>
        </w:rPr>
        <w:t>_</w:t>
      </w:r>
      <w:r>
        <w:rPr>
          <w:noProof/>
        </w:rPr>
        <w:t>05.png</w:t>
      </w:r>
    </w:p>
    <w:p w14:paraId="765E79C8" w14:textId="70399B46" w:rsidR="003F607E" w:rsidRDefault="003F607E" w:rsidP="003F607E">
      <w:r>
        <w:t xml:space="preserve">In </w:t>
      </w:r>
      <w:r w:rsidRPr="003F607E">
        <w:rPr>
          <w:rStyle w:val="ItalicsPACKT"/>
        </w:rPr>
        <w:t>step 12</w:t>
      </w:r>
      <w:r>
        <w:t>, you create a script block that you can use to discover the core PowerShell modules and t</w:t>
      </w:r>
      <w:r w:rsidR="000C2566">
        <w:t>heir file storage locations</w:t>
      </w:r>
      <w:r>
        <w:t xml:space="preserve">. This step creates no output.  In </w:t>
      </w:r>
      <w:r w:rsidRPr="003F607E">
        <w:rPr>
          <w:rStyle w:val="ItalicsPACKT"/>
        </w:rPr>
        <w:t>step 13</w:t>
      </w:r>
      <w:r>
        <w:t xml:space="preserve">, you run this script block inside the Windows </w:t>
      </w:r>
      <w:commentRangeStart w:id="108"/>
      <w:commentRangeStart w:id="109"/>
      <w:del w:id="110" w:author="Thomas Lee [2]" w:date="2021-02-02T20:39:00Z">
        <w:r w:rsidDel="00DF332E">
          <w:delText>POWERSHELL</w:delText>
        </w:r>
        <w:commentRangeEnd w:id="108"/>
        <w:r w:rsidR="006B0CAD" w:rsidDel="00DF332E">
          <w:rPr>
            <w:rStyle w:val="CommentReference"/>
            <w:rFonts w:ascii="Calibri" w:hAnsi="Calibri"/>
          </w:rPr>
          <w:commentReference w:id="108"/>
        </w:r>
        <w:commentRangeEnd w:id="109"/>
        <w:r w:rsidR="00DF332E" w:rsidDel="00DF332E">
          <w:rPr>
            <w:rStyle w:val="CommentReference"/>
            <w:rFonts w:ascii="Calibri" w:hAnsi="Calibri"/>
          </w:rPr>
          <w:commentReference w:id="109"/>
        </w:r>
        <w:r w:rsidDel="00DF332E">
          <w:delText xml:space="preserve"> </w:delText>
        </w:r>
      </w:del>
      <w:ins w:id="111" w:author="Thomas Lee [2]" w:date="2021-02-02T20:39:00Z">
        <w:r w:rsidR="00DF332E">
          <w:t>P</w:t>
        </w:r>
        <w:r w:rsidR="00DF332E">
          <w:t>owerShell</w:t>
        </w:r>
        <w:r w:rsidR="00DF332E">
          <w:t xml:space="preserve"> </w:t>
        </w:r>
      </w:ins>
      <w:r>
        <w:t xml:space="preserve">remoting session you created earlier, </w:t>
      </w:r>
      <w:commentRangeStart w:id="112"/>
      <w:r>
        <w:t>which looks like this</w:t>
      </w:r>
      <w:commentRangeEnd w:id="112"/>
      <w:r w:rsidR="00BE3415">
        <w:rPr>
          <w:rStyle w:val="CommentReference"/>
          <w:rFonts w:ascii="Calibri" w:hAnsi="Calibri"/>
        </w:rPr>
        <w:commentReference w:id="112"/>
      </w:r>
      <w:r>
        <w:t>:</w:t>
      </w:r>
    </w:p>
    <w:p w14:paraId="3097EF25" w14:textId="046B22E9" w:rsidR="003F607E" w:rsidRDefault="00DF332E" w:rsidP="00047CA9">
      <w:pPr>
        <w:pStyle w:val="FigurePACKT"/>
        <w:rPr>
          <w:ins w:id="113" w:author="Thomas Lee [2]" w:date="2021-02-02T20:39:00Z"/>
        </w:rPr>
      </w:pPr>
      <w:ins w:id="114" w:author="Thomas Lee [2]" w:date="2021-02-02T20:42:00Z">
        <w:r>
          <w:drawing>
            <wp:inline distT="0" distB="0" distL="0" distR="0" wp14:anchorId="1D26F87F" wp14:editId="135F6B34">
              <wp:extent cx="4166727" cy="1349362"/>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0883" cy="1357185"/>
                      </a:xfrm>
                      <a:prstGeom prst="rect">
                        <a:avLst/>
                      </a:prstGeom>
                    </pic:spPr>
                  </pic:pic>
                </a:graphicData>
              </a:graphic>
            </wp:inline>
          </w:drawing>
        </w:r>
      </w:ins>
    </w:p>
    <w:p w14:paraId="4B958FFD" w14:textId="1B6612DD" w:rsidR="00DF332E" w:rsidRDefault="00DF332E" w:rsidP="00047CA9">
      <w:pPr>
        <w:pStyle w:val="FigurePACKT"/>
      </w:pPr>
      <w:ins w:id="115" w:author="Thomas Lee [2]" w:date="2021-02-02T20:40:00Z">
        <w:r w:rsidRPr="005B1D9E">
          <w:rPr>
            <w:rFonts w:ascii="Times New Roman" w:hAnsi="Times New Roman"/>
            <w:sz w:val="18"/>
            <w:szCs w:val="28"/>
          </w:rPr>
          <w:t>Figure 3.</w:t>
        </w:r>
        <w:r>
          <w:rPr>
            <w:rFonts w:ascii="Times New Roman" w:hAnsi="Times New Roman"/>
            <w:sz w:val="18"/>
            <w:szCs w:val="28"/>
          </w:rPr>
          <w:t>6</w:t>
        </w:r>
        <w:r w:rsidRPr="005B1D9E">
          <w:rPr>
            <w:rFonts w:ascii="Times New Roman" w:hAnsi="Times New Roman"/>
            <w:sz w:val="18"/>
            <w:szCs w:val="28"/>
          </w:rPr>
          <w:t xml:space="preserve">: </w:t>
        </w:r>
        <w:r>
          <w:rPr>
            <w:rFonts w:ascii="Times New Roman" w:hAnsi="Times New Roman"/>
            <w:sz w:val="18"/>
            <w:szCs w:val="28"/>
          </w:rPr>
          <w:t>Viewing core modules in PowerShell 5.1</w:t>
        </w:r>
      </w:ins>
    </w:p>
    <w:p w14:paraId="59C8663A" w14:textId="2641FBE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06.png</w:t>
      </w:r>
    </w:p>
    <w:p w14:paraId="4C6A2A41" w14:textId="28D6BC99" w:rsidR="003F607E" w:rsidRDefault="003F607E" w:rsidP="003F607E">
      <w:r>
        <w:t xml:space="preserve">You then re-run this script block in a PowerShell 7.1 endpoint, in </w:t>
      </w:r>
      <w:r w:rsidRPr="00332C98">
        <w:rPr>
          <w:rStyle w:val="ItalicsPACKT"/>
        </w:rPr>
        <w:t>step 14</w:t>
      </w:r>
      <w:r>
        <w:t>. The output from this step looks like this:</w:t>
      </w:r>
    </w:p>
    <w:p w14:paraId="7D078454" w14:textId="77777777" w:rsidR="00DF332E" w:rsidRDefault="00DF332E" w:rsidP="00047CA9">
      <w:pPr>
        <w:pStyle w:val="FigurePACKT"/>
        <w:rPr>
          <w:ins w:id="116" w:author="Thomas Lee [2]" w:date="2021-02-02T20:42:00Z"/>
        </w:rPr>
      </w:pPr>
    </w:p>
    <w:p w14:paraId="31856342" w14:textId="63C821B9" w:rsidR="003F607E" w:rsidRDefault="00DF332E" w:rsidP="00047CA9">
      <w:pPr>
        <w:pStyle w:val="FigurePACKT"/>
        <w:rPr>
          <w:ins w:id="117" w:author="Thomas Lee [2]" w:date="2021-02-02T20:40:00Z"/>
        </w:rPr>
      </w:pPr>
      <w:ins w:id="118" w:author="Thomas Lee [2]" w:date="2021-02-02T20:44:00Z">
        <w:r>
          <w:lastRenderedPageBreak/>
          <w:drawing>
            <wp:inline distT="0" distB="0" distL="0" distR="0" wp14:anchorId="0FC295D2" wp14:editId="39F3C0A9">
              <wp:extent cx="4263318" cy="1682938"/>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0304" cy="1689643"/>
                      </a:xfrm>
                      <a:prstGeom prst="rect">
                        <a:avLst/>
                      </a:prstGeom>
                    </pic:spPr>
                  </pic:pic>
                </a:graphicData>
              </a:graphic>
            </wp:inline>
          </w:drawing>
        </w:r>
      </w:ins>
      <w:del w:id="119" w:author="Thomas Lee [2]" w:date="2021-02-02T20:38:00Z">
        <w:r w:rsidR="00047CA9" w:rsidDel="00DF332E">
          <w:drawing>
            <wp:inline distT="0" distB="0" distL="0" distR="0" wp14:anchorId="0846FEF8" wp14:editId="4F1E07F1">
              <wp:extent cx="4422103" cy="1952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9270" cy="1990852"/>
                      </a:xfrm>
                      <a:prstGeom prst="rect">
                        <a:avLst/>
                      </a:prstGeom>
                    </pic:spPr>
                  </pic:pic>
                </a:graphicData>
              </a:graphic>
            </wp:inline>
          </w:drawing>
        </w:r>
      </w:del>
    </w:p>
    <w:p w14:paraId="15CCE7CC" w14:textId="77777777" w:rsidR="00DF332E" w:rsidRDefault="00DF332E" w:rsidP="00047CA9">
      <w:pPr>
        <w:pStyle w:val="FigurePACKT"/>
        <w:rPr>
          <w:ins w:id="120" w:author="Lucy Wan" w:date="2020-11-18T12:01:00Z"/>
        </w:rPr>
      </w:pPr>
    </w:p>
    <w:p w14:paraId="4F7D6A03" w14:textId="4D9C50B6" w:rsidR="00017FE5" w:rsidRPr="0007521F" w:rsidRDefault="00017FE5" w:rsidP="00047CA9">
      <w:pPr>
        <w:pStyle w:val="FigurePACKT"/>
        <w:rPr>
          <w:rFonts w:ascii="Times New Roman" w:hAnsi="Times New Roman"/>
          <w:sz w:val="18"/>
          <w:szCs w:val="28"/>
        </w:rPr>
      </w:pPr>
      <w:ins w:id="121" w:author="Lucy Wan" w:date="2020-11-18T12:01:00Z">
        <w:r w:rsidRPr="0007521F">
          <w:rPr>
            <w:rFonts w:ascii="Times New Roman" w:hAnsi="Times New Roman"/>
            <w:sz w:val="18"/>
            <w:szCs w:val="28"/>
          </w:rPr>
          <w:t xml:space="preserve">Figure 3.7: </w:t>
        </w:r>
        <w:r w:rsidR="0007521F" w:rsidRPr="0007521F">
          <w:rPr>
            <w:rFonts w:ascii="Times New Roman" w:hAnsi="Times New Roman"/>
            <w:sz w:val="18"/>
            <w:szCs w:val="28"/>
          </w:rPr>
          <w:t>Viewing core modules in PowerShell 7.1</w:t>
        </w:r>
      </w:ins>
    </w:p>
    <w:p w14:paraId="14053F85" w14:textId="675C281B" w:rsidR="003F607E" w:rsidRDefault="003F607E" w:rsidP="003F607E">
      <w:pPr>
        <w:pStyle w:val="LayoutInformationPACKT"/>
        <w:rPr>
          <w:noProof/>
        </w:rPr>
      </w:pPr>
      <w:r>
        <w:t xml:space="preserve">Insert </w:t>
      </w:r>
      <w:r w:rsidRPr="00C41783">
        <w:t>image</w:t>
      </w:r>
      <w:r>
        <w:t xml:space="preserve"> </w:t>
      </w:r>
      <w:r>
        <w:rPr>
          <w:noProof/>
        </w:rPr>
        <w:t>B42024_03</w:t>
      </w:r>
      <w:r w:rsidRPr="00023EAD">
        <w:rPr>
          <w:noProof/>
        </w:rPr>
        <w:t>_</w:t>
      </w:r>
      <w:r>
        <w:rPr>
          <w:noProof/>
        </w:rPr>
        <w:t>07.png</w:t>
      </w:r>
    </w:p>
    <w:p w14:paraId="043008DD" w14:textId="77777777" w:rsidR="00EC03C6" w:rsidRDefault="00EC03C6" w:rsidP="00EC03C6">
      <w:pPr>
        <w:pStyle w:val="Heading2"/>
      </w:pPr>
      <w:r>
        <w:t>There's more...</w:t>
      </w:r>
    </w:p>
    <w:p w14:paraId="1C31D5C6" w14:textId="77B426D4" w:rsidR="00365B21" w:rsidRDefault="00365B21" w:rsidP="00365B21">
      <w:pPr>
        <w:pStyle w:val="NumberedBulletPACKT"/>
        <w:numPr>
          <w:ilvl w:val="0"/>
          <w:numId w:val="0"/>
        </w:numPr>
      </w:pPr>
      <w:r>
        <w:t xml:space="preserve">The code in </w:t>
      </w:r>
      <w:r w:rsidRPr="00365B21">
        <w:rPr>
          <w:rStyle w:val="ItalicsPACKT"/>
        </w:rPr>
        <w:t>step 1</w:t>
      </w:r>
      <w:r>
        <w:t xml:space="preserve"> creates a PowerShell remoting endpoint to a well-known endpoint for Windows PowerShell 5.  </w:t>
      </w:r>
      <w:r w:rsidR="000C7A25">
        <w:t xml:space="preserve">You </w:t>
      </w:r>
      <w:r w:rsidR="003F607E">
        <w:t>cannot</w:t>
      </w:r>
      <w:r w:rsidR="000C7A25">
        <w:t xml:space="preserve"> view Windows PowerShell remoting endpoint configurations from within PowerShell 7.1.</w:t>
      </w:r>
    </w:p>
    <w:p w14:paraId="31D8B154" w14:textId="491E39BF" w:rsidR="00332C98" w:rsidRDefault="00365B21" w:rsidP="00365B21">
      <w:pPr>
        <w:pStyle w:val="NumberedBulletPACKT"/>
        <w:numPr>
          <w:ilvl w:val="0"/>
          <w:numId w:val="0"/>
        </w:numPr>
        <w:rPr>
          <w:rStyle w:val="ItalicsPACKT"/>
        </w:rPr>
      </w:pPr>
      <w:r>
        <w:t xml:space="preserve">In </w:t>
      </w:r>
      <w:r w:rsidRPr="00365B21">
        <w:rPr>
          <w:rStyle w:val="ItalicsPACKT"/>
        </w:rPr>
        <w:t>step 3</w:t>
      </w:r>
      <w:r>
        <w:t>, you get a session that provides PowerShell 7.1 using a s</w:t>
      </w:r>
      <w:r w:rsidR="000C7A25">
        <w:t>lig</w:t>
      </w:r>
      <w:r>
        <w:t xml:space="preserve">htly different technique than you used in </w:t>
      </w:r>
      <w:r w:rsidRPr="00365B21">
        <w:rPr>
          <w:rStyle w:val="ItalicsPACKT"/>
        </w:rPr>
        <w:t>step 1</w:t>
      </w:r>
      <w:r>
        <w:t>. PowerShell 7.1 has multiple endpoints</w:t>
      </w:r>
      <w:r w:rsidR="000C7A25">
        <w:t>,</w:t>
      </w:r>
      <w:r>
        <w:t xml:space="preserve"> especially if you have both a release version and a preview version loaded side</w:t>
      </w:r>
      <w:r w:rsidR="000C7A25">
        <w:t>-</w:t>
      </w:r>
      <w:r>
        <w:t>by</w:t>
      </w:r>
      <w:r w:rsidR="000C7A25">
        <w:t>-</w:t>
      </w:r>
      <w:r>
        <w:t xml:space="preserve">side. You can use the </w:t>
      </w:r>
      <w:r w:rsidRPr="00365B21">
        <w:rPr>
          <w:rStyle w:val="CodeInTextPACKT"/>
        </w:rPr>
        <w:t>Get</w:t>
      </w:r>
      <w:r>
        <w:rPr>
          <w:rStyle w:val="CodeInTextPACKT"/>
        </w:rPr>
        <w:noBreakHyphen/>
      </w:r>
      <w:r w:rsidRPr="00365B21">
        <w:rPr>
          <w:rStyle w:val="CodeInTextPACKT"/>
        </w:rPr>
        <w:t xml:space="preserve">PSSessionConfiguration </w:t>
      </w:r>
      <w:r>
        <w:t>to view the available rem</w:t>
      </w:r>
      <w:r w:rsidR="000C7A25">
        <w:t>o</w:t>
      </w:r>
      <w:r>
        <w:t xml:space="preserve">ting endpoint configurations </w:t>
      </w:r>
      <w:r w:rsidR="000C7A25">
        <w:t>in</w:t>
      </w:r>
      <w:r>
        <w:t xml:space="preserve"> your specific </w:t>
      </w:r>
      <w:r w:rsidR="000C7A25">
        <w:t xml:space="preserve">PowerShell 7 </w:t>
      </w:r>
      <w:r>
        <w:t>host.</w:t>
      </w:r>
      <w:r w:rsidR="00332C98">
        <w:t xml:space="preserve"> Thus, yo</w:t>
      </w:r>
      <w:r>
        <w:t xml:space="preserve">u </w:t>
      </w:r>
      <w:r w:rsidR="00332C98">
        <w:t>do</w:t>
      </w:r>
      <w:r>
        <w:t xml:space="preserve"> not see the Windows PowerShell remoting endpoints</w:t>
      </w:r>
      <w:r w:rsidR="00332C98">
        <w:t xml:space="preserve"> inside </w:t>
      </w:r>
      <w:commentRangeStart w:id="122"/>
      <w:commentRangeStart w:id="123"/>
      <w:r w:rsidR="00332C98">
        <w:t xml:space="preserve">PowerShell </w:t>
      </w:r>
      <w:del w:id="124" w:author="Thomas Lee [2]" w:date="2021-02-02T20:44:00Z">
        <w:r w:rsidR="00332C98" w:rsidDel="00DF332E">
          <w:delText>8</w:delText>
        </w:r>
      </w:del>
      <w:commentRangeEnd w:id="122"/>
      <w:commentRangeEnd w:id="123"/>
      <w:ins w:id="125" w:author="Thomas Lee [2]" w:date="2021-02-02T20:44:00Z">
        <w:r w:rsidR="00DF332E">
          <w:t>7</w:t>
        </w:r>
      </w:ins>
      <w:r w:rsidR="0000120A">
        <w:rPr>
          <w:rStyle w:val="CommentReference"/>
          <w:rFonts w:ascii="Calibri" w:hAnsi="Calibri"/>
        </w:rPr>
        <w:commentReference w:id="122"/>
      </w:r>
      <w:r w:rsidR="00DF332E">
        <w:rPr>
          <w:rStyle w:val="CommentReference"/>
          <w:rFonts w:ascii="Calibri" w:hAnsi="Calibri"/>
        </w:rPr>
        <w:commentReference w:id="123"/>
      </w:r>
      <w:r w:rsidR="00332C98">
        <w:t>.</w:t>
      </w:r>
      <w:r>
        <w:t xml:space="preserve"> </w:t>
      </w:r>
      <w:r w:rsidR="00332C98">
        <w:t xml:space="preserve">And although </w:t>
      </w:r>
      <w:r w:rsidR="000C7A25">
        <w:t>the</w:t>
      </w:r>
      <w:r>
        <w:t xml:space="preserve"> </w:t>
      </w:r>
      <w:r w:rsidRPr="000C7A25">
        <w:rPr>
          <w:rStyle w:val="CodeInTextPACKT"/>
        </w:rPr>
        <w:t>Get-PSSessionConfiguration</w:t>
      </w:r>
      <w:r>
        <w:t xml:space="preserve"> </w:t>
      </w:r>
      <w:r w:rsidR="000C7A25">
        <w:t xml:space="preserve">cmdlet </w:t>
      </w:r>
      <w:r>
        <w:t>does not return any Windows PowerShell configuration details, the remoting endpoints do exist</w:t>
      </w:r>
      <w:r w:rsidR="00332C98">
        <w:t>,</w:t>
      </w:r>
      <w:r>
        <w:t xml:space="preserve"> </w:t>
      </w:r>
      <w:r w:rsidR="00332C98">
        <w:t xml:space="preserve">and you can use them, </w:t>
      </w:r>
      <w:r>
        <w:t xml:space="preserve">as you see in </w:t>
      </w:r>
      <w:r w:rsidRPr="00365B21">
        <w:rPr>
          <w:rStyle w:val="ItalicsPACKT"/>
        </w:rPr>
        <w:t>step 2</w:t>
      </w:r>
      <w:r w:rsidR="00332C98">
        <w:rPr>
          <w:rStyle w:val="ItalicsPACKT"/>
        </w:rPr>
        <w:t>.</w:t>
      </w:r>
    </w:p>
    <w:p w14:paraId="20B3D74B" w14:textId="2A31280F" w:rsidR="00365B21" w:rsidRDefault="00332C98" w:rsidP="00332C98">
      <w:pPr>
        <w:pStyle w:val="NormalPACKT"/>
      </w:pPr>
      <w:r>
        <w:t xml:space="preserve">In </w:t>
      </w:r>
      <w:r w:rsidRPr="00332C98">
        <w:rPr>
          <w:rStyle w:val="ItalicsPACKT"/>
        </w:rPr>
        <w:t>step 5</w:t>
      </w:r>
      <w:r>
        <w:t xml:space="preserve"> and </w:t>
      </w:r>
      <w:r w:rsidRPr="00332C98">
        <w:rPr>
          <w:rStyle w:val="ItalicsPACKT"/>
        </w:rPr>
        <w:t>step 6</w:t>
      </w:r>
      <w:r>
        <w:t xml:space="preserve">, you discover the default module paths in Windows PowerShell and PowerShell 7.1. </w:t>
      </w:r>
      <w:r w:rsidR="00365B21">
        <w:t xml:space="preserve"> </w:t>
      </w:r>
      <w:r>
        <w:t>As you can see, in PowerShell 7, there are five default module paths, versus just three in Windows PowerShell 5.1. The first 3 module folders with PowerShell 7 enable PowerShell 7 to pick up commands from PowerShell 7.1 specific folders (if they exist)</w:t>
      </w:r>
      <w:ins w:id="126" w:author="Lucy Wan" w:date="2020-11-18T12:09:00Z">
        <w:r w:rsidR="0006632E">
          <w:t>,</w:t>
        </w:r>
      </w:ins>
      <w:r>
        <w:t xml:space="preserve"> and </w:t>
      </w:r>
      <w:del w:id="127" w:author="Lucy Wan" w:date="2020-11-18T12:09:00Z">
        <w:r w:rsidDel="0006632E">
          <w:delText>with</w:delText>
        </w:r>
        <w:r w:rsidR="0006632E" w:rsidDel="0006632E">
          <w:delText xml:space="preserve"> </w:delText>
        </w:r>
      </w:del>
      <w:r>
        <w:t>the last two modules enabl</w:t>
      </w:r>
      <w:ins w:id="128" w:author="Lucy Wan" w:date="2020-11-18T12:09:00Z">
        <w:r w:rsidR="0006632E">
          <w:t>e</w:t>
        </w:r>
      </w:ins>
      <w:del w:id="129" w:author="Lucy Wan" w:date="2020-11-18T12:09:00Z">
        <w:r w:rsidDel="0006632E">
          <w:delText>ing</w:delText>
        </w:r>
      </w:del>
      <w:r>
        <w:t xml:space="preserve"> you to access older Windows PowerShell commands which you do not have with PowerShell 7. </w:t>
      </w:r>
    </w:p>
    <w:p w14:paraId="711312D2" w14:textId="0617E66E" w:rsidR="00365B21" w:rsidRDefault="003F607E" w:rsidP="00365B21">
      <w:pPr>
        <w:pStyle w:val="NumberedBulletPACKT"/>
        <w:numPr>
          <w:ilvl w:val="0"/>
          <w:numId w:val="0"/>
        </w:numPr>
      </w:pPr>
      <w:r>
        <w:t xml:space="preserve">In </w:t>
      </w:r>
      <w:r w:rsidRPr="00332C98">
        <w:rPr>
          <w:rStyle w:val="ItalicsPACKT"/>
        </w:rPr>
        <w:t>step 13</w:t>
      </w:r>
      <w:r>
        <w:t xml:space="preserve"> and </w:t>
      </w:r>
      <w:r w:rsidRPr="00332C98">
        <w:rPr>
          <w:rStyle w:val="ItalicsPACKT"/>
        </w:rPr>
        <w:t>step 14</w:t>
      </w:r>
      <w:r>
        <w:t xml:space="preserve">, you discover the core modules inside Windows PowerShell. These core modules contain the basic internal </w:t>
      </w:r>
      <w:r w:rsidR="00332C98">
        <w:t>PowerShell</w:t>
      </w:r>
      <w:r>
        <w:t xml:space="preserve"> commands, such as </w:t>
      </w:r>
      <w:r w:rsidR="00332C98" w:rsidRPr="00DF3BB6">
        <w:rPr>
          <w:rFonts w:ascii="Lucida Console" w:hAnsi="Lucida Console"/>
          <w:color w:val="4472C4"/>
          <w:sz w:val="19"/>
          <w:szCs w:val="19"/>
        </w:rPr>
        <w:t>Get-ChildItem</w:t>
      </w:r>
      <w:r w:rsidR="00332C98" w:rsidRPr="00DF3BB6">
        <w:rPr>
          <w:color w:val="4472C4"/>
        </w:rPr>
        <w:t xml:space="preserve"> </w:t>
      </w:r>
      <w:r w:rsidR="00332C98">
        <w:t xml:space="preserve">found in the </w:t>
      </w:r>
      <w:r w:rsidR="00332C98" w:rsidRPr="00332C98">
        <w:rPr>
          <w:rStyle w:val="CodeInTextPACKT"/>
        </w:rPr>
        <w:t>Microsoft.PowerShell.Management</w:t>
      </w:r>
      <w:r w:rsidR="00332C98">
        <w:t xml:space="preserve"> module.</w:t>
      </w:r>
      <w:r w:rsidR="00365B21">
        <w:t xml:space="preserve"> </w:t>
      </w:r>
    </w:p>
    <w:p w14:paraId="7DA3B1C9" w14:textId="1F4D2E78" w:rsidR="00EC03C6" w:rsidRDefault="00A62151" w:rsidP="00EC03C6">
      <w:pPr>
        <w:pStyle w:val="Heading1"/>
        <w:tabs>
          <w:tab w:val="left" w:pos="0"/>
        </w:tabs>
      </w:pPr>
      <w:r>
        <w:lastRenderedPageBreak/>
        <w:t>Using</w:t>
      </w:r>
      <w:r w:rsidR="00EC03C6" w:rsidRPr="00412A5B">
        <w:t xml:space="preserve"> </w:t>
      </w:r>
      <w:r w:rsidR="00867D28">
        <w:t>the Windows Compatibility Solution</w:t>
      </w:r>
    </w:p>
    <w:p w14:paraId="50E2AE91" w14:textId="488D3B1A" w:rsidR="00332C98" w:rsidRDefault="00332C98" w:rsidP="00332C98">
      <w:pPr>
        <w:pStyle w:val="NormalPACKT"/>
        <w:rPr>
          <w:lang w:val="en-GB"/>
        </w:rPr>
      </w:pPr>
      <w:r>
        <w:rPr>
          <w:lang w:val="en-GB"/>
        </w:rPr>
        <w:t xml:space="preserve">The PowerShell 7 Windows </w:t>
      </w:r>
      <w:r w:rsidR="00C03E04">
        <w:rPr>
          <w:lang w:val="en-GB"/>
        </w:rPr>
        <w:t>Compatibility</w:t>
      </w:r>
      <w:r>
        <w:rPr>
          <w:lang w:val="en-GB"/>
        </w:rPr>
        <w:t xml:space="preserve"> solution allows you to use older Windows PowerShell commands whose developers have not (yet) ported the commands to work natively in PowerShell 7. PowerShell 7 creates a special remoting session into a Windows PowerShell 5.1 endpoint, loads the modules into the remote session, then uses implicit remoting to expose proxy functions inside the PowerShell 7 session. </w:t>
      </w:r>
      <w:r w:rsidR="008369E1">
        <w:rPr>
          <w:lang w:val="en-GB"/>
        </w:rPr>
        <w:t xml:space="preserve">This remoting session has a unique session name, </w:t>
      </w:r>
      <w:r w:rsidR="008369E1" w:rsidRPr="00B30419">
        <w:rPr>
          <w:rStyle w:val="CodeInTextPACKT"/>
        </w:rPr>
        <w:t>WinPSCompatSession</w:t>
      </w:r>
      <w:r w:rsidR="008369E1">
        <w:t>. Should you use multiple Windows PowerShell modules, PowerShell 7 loads them all into a single remoting session. Also, this session use</w:t>
      </w:r>
      <w:r w:rsidR="000C2566">
        <w:t>s</w:t>
      </w:r>
      <w:r w:rsidR="008369E1">
        <w:t xml:space="preserve"> the </w:t>
      </w:r>
      <w:r w:rsidR="000C2566">
        <w:t>“</w:t>
      </w:r>
      <w:r w:rsidR="008369E1">
        <w:t>process</w:t>
      </w:r>
      <w:r w:rsidR="000C2566">
        <w:t>”</w:t>
      </w:r>
      <w:r w:rsidR="008369E1">
        <w:t xml:space="preserve"> transport mechanism versus</w:t>
      </w:r>
      <w:ins w:id="130" w:author="Thomas Lee [2]" w:date="2021-02-02T21:55:00Z">
        <w:r w:rsidR="00304456">
          <w:t xml:space="preserve"> Windows Remote Management (</w:t>
        </w:r>
      </w:ins>
      <w:r w:rsidR="008369E1">
        <w:t xml:space="preserve"> </w:t>
      </w:r>
      <w:commentRangeStart w:id="131"/>
      <w:commentRangeStart w:id="132"/>
      <w:r w:rsidR="008369E1">
        <w:t>WinRM</w:t>
      </w:r>
      <w:commentRangeEnd w:id="131"/>
      <w:r w:rsidR="00CF0406">
        <w:rPr>
          <w:rStyle w:val="CommentReference"/>
          <w:rFonts w:ascii="Calibri" w:hAnsi="Calibri"/>
        </w:rPr>
        <w:commentReference w:id="131"/>
      </w:r>
      <w:commentRangeEnd w:id="132"/>
      <w:r w:rsidR="00304456">
        <w:rPr>
          <w:rStyle w:val="CommentReference"/>
          <w:rFonts w:ascii="Calibri" w:hAnsi="Calibri"/>
        </w:rPr>
        <w:commentReference w:id="132"/>
      </w:r>
      <w:ins w:id="133" w:author="Thomas Lee [2]" w:date="2021-02-02T21:55:00Z">
        <w:r w:rsidR="00304456">
          <w:t>)</w:t>
        </w:r>
      </w:ins>
      <w:r w:rsidR="008369E1">
        <w:t xml:space="preserve">. </w:t>
      </w:r>
      <w:ins w:id="134" w:author="Thomas Lee [2]" w:date="2021-02-02T21:55:00Z">
        <w:r w:rsidR="00304456">
          <w:t>WinRM is the core transport protoco</w:t>
        </w:r>
      </w:ins>
      <w:ins w:id="135" w:author="Thomas Lee [2]" w:date="2021-02-02T21:56:00Z">
        <w:r w:rsidR="00304456">
          <w:t xml:space="preserve">l used with PowerShell remoting. </w:t>
        </w:r>
      </w:ins>
      <w:r w:rsidR="008369E1">
        <w:t>The process transport is the transport used to run background jobs</w:t>
      </w:r>
      <w:ins w:id="136" w:author="Lucy Wan" w:date="2020-11-18T12:18:00Z">
        <w:r w:rsidR="00287D21">
          <w:t xml:space="preserve">; </w:t>
        </w:r>
      </w:ins>
      <w:del w:id="137" w:author="Lucy Wan" w:date="2020-11-18T12:18:00Z">
        <w:r w:rsidR="008369E1" w:rsidDel="00287D21">
          <w:delText>,</w:delText>
        </w:r>
      </w:del>
      <w:ins w:id="138" w:author="Lucy Wan" w:date="2020-11-18T12:18:00Z">
        <w:r w:rsidR="00287D21">
          <w:t>it</w:t>
        </w:r>
      </w:ins>
      <w:r w:rsidR="008369E1">
        <w:t xml:space="preserve"> has less overhead th</w:t>
      </w:r>
      <w:r w:rsidR="000C2566">
        <w:t>a</w:t>
      </w:r>
      <w:r w:rsidR="008369E1">
        <w:t xml:space="preserve">n using WinRM, so is more efficient. </w:t>
      </w:r>
    </w:p>
    <w:p w14:paraId="5FE19933" w14:textId="4644354F" w:rsidR="008369E1" w:rsidRDefault="00332C98" w:rsidP="00332C98">
      <w:pPr>
        <w:pStyle w:val="NormalPACKT"/>
        <w:rPr>
          <w:lang w:val="en-GB"/>
        </w:rPr>
      </w:pPr>
      <w:r>
        <w:rPr>
          <w:lang w:val="en-GB"/>
        </w:rPr>
        <w:t>An example of</w:t>
      </w:r>
      <w:r w:rsidR="008369E1">
        <w:rPr>
          <w:lang w:val="en-GB"/>
        </w:rPr>
        <w:t xml:space="preserve"> </w:t>
      </w:r>
      <w:r>
        <w:rPr>
          <w:lang w:val="en-GB"/>
        </w:rPr>
        <w:t>th</w:t>
      </w:r>
      <w:r w:rsidR="008369E1">
        <w:rPr>
          <w:lang w:val="en-GB"/>
        </w:rPr>
        <w:t xml:space="preserve">e compatibility mechanism </w:t>
      </w:r>
      <w:r>
        <w:rPr>
          <w:lang w:val="en-GB"/>
        </w:rPr>
        <w:t xml:space="preserve">is using </w:t>
      </w:r>
      <w:r w:rsidRPr="00332C98">
        <w:rPr>
          <w:rStyle w:val="CodeInTextPACKT"/>
        </w:rPr>
        <w:t>Get-WindowsFeature</w:t>
      </w:r>
      <w:r>
        <w:rPr>
          <w:lang w:val="en-GB"/>
        </w:rPr>
        <w:t xml:space="preserve">, a cmdlet inside the </w:t>
      </w:r>
      <w:r w:rsidR="00C03E04" w:rsidRPr="008369E1">
        <w:rPr>
          <w:rStyle w:val="CodeInTextPACKT"/>
        </w:rPr>
        <w:t>ServerManager</w:t>
      </w:r>
      <w:r>
        <w:rPr>
          <w:lang w:val="en-GB"/>
        </w:rPr>
        <w:t xml:space="preserve"> module. You use the command to get </w:t>
      </w:r>
      <w:r w:rsidR="008369E1">
        <w:rPr>
          <w:lang w:val="en-GB"/>
        </w:rPr>
        <w:t xml:space="preserve">details of </w:t>
      </w:r>
      <w:r>
        <w:rPr>
          <w:lang w:val="en-GB"/>
        </w:rPr>
        <w:t xml:space="preserve">features </w:t>
      </w:r>
      <w:r w:rsidR="008369E1">
        <w:rPr>
          <w:lang w:val="en-GB"/>
        </w:rPr>
        <w:t xml:space="preserve">which </w:t>
      </w:r>
      <w:r>
        <w:rPr>
          <w:lang w:val="en-GB"/>
        </w:rPr>
        <w:t xml:space="preserve">are </w:t>
      </w:r>
      <w:r w:rsidR="008369E1">
        <w:rPr>
          <w:lang w:val="en-GB"/>
        </w:rPr>
        <w:t>installed</w:t>
      </w:r>
      <w:r>
        <w:rPr>
          <w:lang w:val="en-GB"/>
        </w:rPr>
        <w:t xml:space="preserve">, or not, inside Windows Server.  </w:t>
      </w:r>
      <w:r w:rsidR="008369E1">
        <w:rPr>
          <w:lang w:val="en-GB"/>
        </w:rPr>
        <w:t xml:space="preserve">You use other commands in the </w:t>
      </w:r>
      <w:r w:rsidR="008369E1" w:rsidRPr="008369E1">
        <w:rPr>
          <w:rStyle w:val="CodeInTextPACKT"/>
        </w:rPr>
        <w:t>ServerManager</w:t>
      </w:r>
      <w:r w:rsidR="008369E1">
        <w:rPr>
          <w:lang w:val="en-GB"/>
        </w:rPr>
        <w:t xml:space="preserve"> module to install and remove features.  Unfortunately, the Windows Server team has not yet updated this module to work within PowerShell core</w:t>
      </w:r>
      <w:r w:rsidR="000C2566">
        <w:rPr>
          <w:lang w:val="en-GB"/>
        </w:rPr>
        <w:t xml:space="preserve">. </w:t>
      </w:r>
      <w:commentRangeStart w:id="139"/>
      <w:del w:id="140" w:author="Thomas Lee [2]" w:date="2021-02-02T21:56:00Z">
        <w:r w:rsidR="000C2566" w:rsidDel="00304456">
          <w:rPr>
            <w:lang w:val="en-GB"/>
          </w:rPr>
          <w:delText>B</w:delText>
        </w:r>
        <w:r w:rsidR="008369E1" w:rsidDel="00304456">
          <w:rPr>
            <w:lang w:val="en-GB"/>
          </w:rPr>
          <w:delText>ia</w:delText>
        </w:r>
      </w:del>
      <w:commentRangeEnd w:id="139"/>
      <w:ins w:id="141" w:author="Thomas Lee [2]" w:date="2021-02-02T21:56:00Z">
        <w:r w:rsidR="00304456">
          <w:rPr>
            <w:lang w:val="en-GB"/>
          </w:rPr>
          <w:t>V</w:t>
        </w:r>
        <w:r w:rsidR="00304456">
          <w:rPr>
            <w:lang w:val="en-GB"/>
          </w:rPr>
          <w:t>ia</w:t>
        </w:r>
      </w:ins>
      <w:r w:rsidR="00FA20B5">
        <w:rPr>
          <w:rStyle w:val="CommentReference"/>
          <w:rFonts w:ascii="Calibri" w:hAnsi="Calibri"/>
        </w:rPr>
        <w:commentReference w:id="139"/>
      </w:r>
      <w:r w:rsidR="008369E1">
        <w:rPr>
          <w:lang w:val="en-GB"/>
        </w:rPr>
        <w:t xml:space="preserve"> the compatibility solution, the commands</w:t>
      </w:r>
      <w:ins w:id="142" w:author="Thomas Lee [2]" w:date="2021-02-02T21:56:00Z">
        <w:r w:rsidR="00304456">
          <w:rPr>
            <w:lang w:val="en-GB"/>
          </w:rPr>
          <w:t xml:space="preserve"> in the </w:t>
        </w:r>
        <w:proofErr w:type="spellStart"/>
        <w:r w:rsidR="00304456" w:rsidRPr="00304456">
          <w:rPr>
            <w:rStyle w:val="CodeInTextPACKT"/>
            <w:rPrChange w:id="143" w:author="Thomas Lee [2]" w:date="2021-02-02T21:57:00Z">
              <w:rPr>
                <w:lang w:val="en-GB"/>
              </w:rPr>
            </w:rPrChange>
          </w:rPr>
          <w:t>ServerManager</w:t>
        </w:r>
      </w:ins>
      <w:proofErr w:type="spellEnd"/>
      <w:ins w:id="144" w:author="Thomas Lee [2]" w:date="2021-02-02T21:57:00Z">
        <w:r w:rsidR="00304456">
          <w:rPr>
            <w:lang w:val="en-GB"/>
          </w:rPr>
          <w:t xml:space="preserve"> module</w:t>
        </w:r>
      </w:ins>
      <w:r w:rsidR="008369E1">
        <w:rPr>
          <w:lang w:val="en-GB"/>
        </w:rPr>
        <w:t xml:space="preserve"> enable you to add, remove, and view features. The Windows PowerShell compatibility mechanism allows you to use existing </w:t>
      </w:r>
      <w:r w:rsidR="00FD373E">
        <w:rPr>
          <w:lang w:val="en-GB"/>
        </w:rPr>
        <w:t xml:space="preserve">Windows PowerShell </w:t>
      </w:r>
      <w:r w:rsidR="008369E1">
        <w:rPr>
          <w:lang w:val="en-GB"/>
        </w:rPr>
        <w:t>scripts</w:t>
      </w:r>
      <w:r w:rsidR="00FD373E">
        <w:rPr>
          <w:lang w:val="en-GB"/>
        </w:rPr>
        <w:t xml:space="preserve"> in PowerShell 7, although with some very minor caveats.</w:t>
      </w:r>
    </w:p>
    <w:p w14:paraId="6C7B3942" w14:textId="74BAAFBC" w:rsidR="00332C98" w:rsidRDefault="00332C98" w:rsidP="00332C98">
      <w:pPr>
        <w:pStyle w:val="NormalPACKT"/>
        <w:rPr>
          <w:lang w:val="en-GB"/>
        </w:rPr>
      </w:pPr>
      <w:r>
        <w:rPr>
          <w:lang w:val="en-GB"/>
        </w:rPr>
        <w:t xml:space="preserve">When you invoke </w:t>
      </w:r>
      <w:r w:rsidR="008369E1">
        <w:rPr>
          <w:lang w:val="en-GB"/>
        </w:rPr>
        <w:t xml:space="preserve">commands </w:t>
      </w:r>
      <w:del w:id="145" w:author="Thomas Lee [2]" w:date="2021-02-02T21:57:00Z">
        <w:r w:rsidR="008369E1" w:rsidDel="00304456">
          <w:rPr>
            <w:lang w:val="en-GB"/>
          </w:rPr>
          <w:delText xml:space="preserve">like this </w:delText>
        </w:r>
      </w:del>
      <w:r>
        <w:rPr>
          <w:lang w:val="en-GB"/>
        </w:rPr>
        <w:t xml:space="preserve">in PowerShell 7, PowerShell uses its command discovery mechanism to determine </w:t>
      </w:r>
      <w:r w:rsidR="008369E1">
        <w:rPr>
          <w:lang w:val="en-GB"/>
        </w:rPr>
        <w:t>which module contains your desired command</w:t>
      </w:r>
      <w:ins w:id="146" w:author="Lucy Wan" w:date="2020-11-18T12:22:00Z">
        <w:r w:rsidR="00413DE2">
          <w:rPr>
            <w:lang w:val="en-GB"/>
          </w:rPr>
          <w:t>.</w:t>
        </w:r>
      </w:ins>
      <w:del w:id="147" w:author="Lucy Wan" w:date="2020-11-18T12:22:00Z">
        <w:r w:rsidR="008369E1" w:rsidDel="00413DE2">
          <w:rPr>
            <w:lang w:val="en-GB"/>
          </w:rPr>
          <w:delText>, i</w:delText>
        </w:r>
      </w:del>
      <w:ins w:id="148" w:author="Lucy Wan" w:date="2020-11-18T12:22:00Z">
        <w:r w:rsidR="00413DE2">
          <w:rPr>
            <w:lang w:val="en-GB"/>
          </w:rPr>
          <w:t xml:space="preserve"> I</w:t>
        </w:r>
      </w:ins>
      <w:r w:rsidR="008369E1">
        <w:rPr>
          <w:lang w:val="en-GB"/>
        </w:rPr>
        <w:t>n this case</w:t>
      </w:r>
      <w:r w:rsidR="000C2566">
        <w:rPr>
          <w:lang w:val="en-GB"/>
        </w:rPr>
        <w:t>,</w:t>
      </w:r>
      <w:r w:rsidR="008369E1">
        <w:rPr>
          <w:lang w:val="en-GB"/>
        </w:rPr>
        <w:t xml:space="preserve"> </w:t>
      </w:r>
      <w:r>
        <w:rPr>
          <w:lang w:val="en-GB"/>
        </w:rPr>
        <w:t>th</w:t>
      </w:r>
      <w:r w:rsidR="00FD373E">
        <w:rPr>
          <w:lang w:val="en-GB"/>
        </w:rPr>
        <w:t xml:space="preserve">at module is the </w:t>
      </w:r>
      <w:proofErr w:type="spellStart"/>
      <w:r w:rsidRPr="00332C98">
        <w:rPr>
          <w:rStyle w:val="CodeInTextPACKT"/>
        </w:rPr>
        <w:t>ServerManager</w:t>
      </w:r>
      <w:proofErr w:type="spellEnd"/>
      <w:r w:rsidR="008369E1" w:rsidRPr="00304456">
        <w:rPr>
          <w:rPrChange w:id="149" w:author="Thomas Lee [2]" w:date="2021-02-02T21:57:00Z">
            <w:rPr>
              <w:rStyle w:val="CodeInTextPACKT"/>
            </w:rPr>
          </w:rPrChange>
        </w:rPr>
        <w:t xml:space="preserve"> </w:t>
      </w:r>
      <w:r w:rsidR="008369E1" w:rsidRPr="008369E1">
        <w:t>Windows PowerS</w:t>
      </w:r>
      <w:r w:rsidR="008369E1">
        <w:t>h</w:t>
      </w:r>
      <w:r w:rsidR="008369E1" w:rsidRPr="008369E1">
        <w:t xml:space="preserve">ell </w:t>
      </w:r>
      <w:r w:rsidR="00FD373E">
        <w:rPr>
          <w:lang w:val="en-GB"/>
        </w:rPr>
        <w:t>module</w:t>
      </w:r>
      <w:r>
        <w:rPr>
          <w:lang w:val="en-GB"/>
        </w:rPr>
        <w:t>. PowerShell 7 then creates the remoting session and</w:t>
      </w:r>
      <w:ins w:id="150" w:author="Lucy Wan" w:date="2020-11-18T12:24:00Z">
        <w:r w:rsidR="00DE63CB">
          <w:rPr>
            <w:lang w:val="en-GB"/>
          </w:rPr>
          <w:t>,</w:t>
        </w:r>
      </w:ins>
      <w:r>
        <w:rPr>
          <w:lang w:val="en-GB"/>
        </w:rPr>
        <w:t xml:space="preserve"> </w:t>
      </w:r>
      <w:r w:rsidR="008369E1">
        <w:rPr>
          <w:lang w:val="en-GB"/>
        </w:rPr>
        <w:t xml:space="preserve">using implicit remoting, </w:t>
      </w:r>
      <w:r>
        <w:rPr>
          <w:lang w:val="en-GB"/>
        </w:rPr>
        <w:t>imports the command</w:t>
      </w:r>
      <w:r w:rsidR="008369E1">
        <w:rPr>
          <w:lang w:val="en-GB"/>
        </w:rPr>
        <w:t>s</w:t>
      </w:r>
      <w:r>
        <w:rPr>
          <w:lang w:val="en-GB"/>
        </w:rPr>
        <w:t xml:space="preserve"> </w:t>
      </w:r>
      <w:r w:rsidR="008369E1">
        <w:rPr>
          <w:lang w:val="en-GB"/>
        </w:rPr>
        <w:t xml:space="preserve">in the module as </w:t>
      </w:r>
      <w:r>
        <w:rPr>
          <w:lang w:val="en-GB"/>
        </w:rPr>
        <w:t>proxy function</w:t>
      </w:r>
      <w:r w:rsidR="000C2566">
        <w:rPr>
          <w:lang w:val="en-GB"/>
        </w:rPr>
        <w:t>s. You then invoke the proxy functions to accomplish your goal</w:t>
      </w:r>
      <w:r>
        <w:rPr>
          <w:lang w:val="en-GB"/>
        </w:rPr>
        <w:t xml:space="preserve">. </w:t>
      </w:r>
      <w:r w:rsidR="00FD373E">
        <w:rPr>
          <w:lang w:val="en-GB"/>
        </w:rPr>
        <w:t>For the most part, this is totally transparent</w:t>
      </w:r>
      <w:r w:rsidR="000C2566">
        <w:rPr>
          <w:lang w:val="en-GB"/>
        </w:rPr>
        <w:t>. Y</w:t>
      </w:r>
      <w:r w:rsidR="00FD373E">
        <w:rPr>
          <w:lang w:val="en-GB"/>
        </w:rPr>
        <w:t>ou use the</w:t>
      </w:r>
      <w:r w:rsidR="000C2566">
        <w:rPr>
          <w:lang w:val="en-GB"/>
        </w:rPr>
        <w:t xml:space="preserve"> module’s </w:t>
      </w:r>
      <w:r w:rsidR="00FD373E">
        <w:rPr>
          <w:lang w:val="en-GB"/>
        </w:rPr>
        <w:t>command</w:t>
      </w:r>
      <w:r w:rsidR="000C2566">
        <w:rPr>
          <w:lang w:val="en-GB"/>
        </w:rPr>
        <w:t>s,</w:t>
      </w:r>
      <w:r w:rsidR="00FD373E">
        <w:rPr>
          <w:lang w:val="en-GB"/>
        </w:rPr>
        <w:t xml:space="preserve"> and </w:t>
      </w:r>
      <w:r w:rsidR="000C2566">
        <w:rPr>
          <w:lang w:val="en-GB"/>
        </w:rPr>
        <w:t>they</w:t>
      </w:r>
      <w:r w:rsidR="00FD373E">
        <w:rPr>
          <w:lang w:val="en-GB"/>
        </w:rPr>
        <w:t xml:space="preserve"> return the object</w:t>
      </w:r>
      <w:r w:rsidR="000C2566">
        <w:rPr>
          <w:lang w:val="en-GB"/>
        </w:rPr>
        <w:t>(</w:t>
      </w:r>
      <w:r w:rsidR="00FD373E">
        <w:rPr>
          <w:lang w:val="en-GB"/>
        </w:rPr>
        <w:t>s</w:t>
      </w:r>
      <w:r w:rsidR="000C2566">
        <w:rPr>
          <w:lang w:val="en-GB"/>
        </w:rPr>
        <w:t>)</w:t>
      </w:r>
      <w:r w:rsidR="00FD373E">
        <w:rPr>
          <w:lang w:val="en-GB"/>
        </w:rPr>
        <w:t xml:space="preserve"> you </w:t>
      </w:r>
      <w:r w:rsidR="000C2566">
        <w:rPr>
          <w:lang w:val="en-GB"/>
        </w:rPr>
        <w:t>request</w:t>
      </w:r>
      <w:r w:rsidR="00FD373E">
        <w:rPr>
          <w:lang w:val="en-GB"/>
        </w:rPr>
        <w:t xml:space="preserve">. </w:t>
      </w:r>
      <w:r w:rsidR="000C2566">
        <w:rPr>
          <w:lang w:val="en-GB"/>
        </w:rPr>
        <w:t>A</w:t>
      </w:r>
      <w:r w:rsidR="00FD373E">
        <w:rPr>
          <w:lang w:val="en-GB"/>
        </w:rPr>
        <w:t xml:space="preserve"> minor caveat is that the</w:t>
      </w:r>
      <w:r w:rsidR="000C2566">
        <w:rPr>
          <w:lang w:val="en-GB"/>
        </w:rPr>
        <w:t xml:space="preserve"> compatibility mechanism does not import </w:t>
      </w:r>
      <w:r w:rsidR="00FD373E">
        <w:rPr>
          <w:lang w:val="en-GB"/>
        </w:rPr>
        <w:t>display XML</w:t>
      </w:r>
      <w:r w:rsidR="000C2566">
        <w:rPr>
          <w:lang w:val="en-GB"/>
        </w:rPr>
        <w:t xml:space="preserve"> for the Windows PowerShell module. The result is that </w:t>
      </w:r>
      <w:r w:rsidR="00FD373E">
        <w:rPr>
          <w:lang w:val="en-GB"/>
        </w:rPr>
        <w:t xml:space="preserve">the default </w:t>
      </w:r>
      <w:r w:rsidR="00B30419">
        <w:rPr>
          <w:lang w:val="en-GB"/>
        </w:rPr>
        <w:t>output</w:t>
      </w:r>
      <w:r w:rsidR="00FD373E">
        <w:rPr>
          <w:lang w:val="en-GB"/>
        </w:rPr>
        <w:t xml:space="preserve"> of some objects is not the same</w:t>
      </w:r>
      <w:r w:rsidR="000C2566">
        <w:rPr>
          <w:lang w:val="en-GB"/>
        </w:rPr>
        <w:t>. T</w:t>
      </w:r>
      <w:r w:rsidR="00FD373E">
        <w:rPr>
          <w:lang w:val="en-GB"/>
        </w:rPr>
        <w:t>here is a workaround for this</w:t>
      </w:r>
      <w:r w:rsidR="00DE63CB">
        <w:rPr>
          <w:lang w:val="en-GB"/>
        </w:rPr>
        <w:t>,</w:t>
      </w:r>
      <w:r w:rsidR="00FD373E">
        <w:rPr>
          <w:lang w:val="en-GB"/>
        </w:rPr>
        <w:t xml:space="preserve"> </w:t>
      </w:r>
      <w:del w:id="151" w:author="Lucy Wan" w:date="2020-11-18T12:23:00Z">
        <w:r w:rsidR="00FD373E" w:rsidDel="007A2A1E">
          <w:rPr>
            <w:lang w:val="en-GB"/>
          </w:rPr>
          <w:delText xml:space="preserve">if </w:delText>
        </w:r>
      </w:del>
      <w:ins w:id="152" w:author="Thomas Lee [2]" w:date="2021-02-02T21:58:00Z">
        <w:r w:rsidR="00304456">
          <w:rPr>
            <w:lang w:val="en-GB"/>
          </w:rPr>
          <w:t xml:space="preserve">described </w:t>
        </w:r>
      </w:ins>
      <w:commentRangeStart w:id="153"/>
      <w:del w:id="154" w:author="Thomas Lee [2]" w:date="2021-02-02T21:58:00Z">
        <w:r w:rsidR="00FD373E" w:rsidDel="00304456">
          <w:rPr>
            <w:lang w:val="en-GB"/>
          </w:rPr>
          <w:delText>matters</w:delText>
        </w:r>
        <w:r w:rsidR="000C2566" w:rsidDel="00304456">
          <w:rPr>
            <w:lang w:val="en-GB"/>
          </w:rPr>
          <w:delText xml:space="preserve"> as you </w:delText>
        </w:r>
      </w:del>
      <w:ins w:id="155" w:author="Lucy Wan" w:date="2020-11-18T12:22:00Z">
        <w:del w:id="156" w:author="Thomas Lee [2]" w:date="2021-02-02T21:58:00Z">
          <w:r w:rsidR="00DF3D72" w:rsidDel="00304456">
            <w:rPr>
              <w:lang w:val="en-GB"/>
            </w:rPr>
            <w:delText>will</w:delText>
          </w:r>
        </w:del>
      </w:ins>
      <w:del w:id="157" w:author="Thomas Lee [2]" w:date="2021-02-02T21:58:00Z">
        <w:r w:rsidR="000C2566" w:rsidDel="00304456">
          <w:rPr>
            <w:lang w:val="en-GB"/>
          </w:rPr>
          <w:delText xml:space="preserve">can see </w:delText>
        </w:r>
      </w:del>
      <w:commentRangeEnd w:id="153"/>
      <w:r w:rsidR="00304456">
        <w:rPr>
          <w:rStyle w:val="CommentReference"/>
          <w:rFonts w:ascii="Calibri" w:hAnsi="Calibri"/>
        </w:rPr>
        <w:commentReference w:id="153"/>
      </w:r>
      <w:r w:rsidR="000C2566">
        <w:rPr>
          <w:lang w:val="en-GB"/>
        </w:rPr>
        <w:t>in “</w:t>
      </w:r>
      <w:r w:rsidR="000C2566" w:rsidRPr="000C2566">
        <w:rPr>
          <w:rStyle w:val="ItalicsPACKT"/>
        </w:rPr>
        <w:t>Importing Display XML</w:t>
      </w:r>
      <w:r w:rsidR="000C2566">
        <w:rPr>
          <w:lang w:val="en-GB"/>
        </w:rPr>
        <w:t>”</w:t>
      </w:r>
      <w:r w:rsidR="00FD373E">
        <w:rPr>
          <w:lang w:val="en-GB"/>
        </w:rPr>
        <w:t>.</w:t>
      </w:r>
    </w:p>
    <w:p w14:paraId="65AB2A47" w14:textId="680E7DA2" w:rsidR="00FD373E" w:rsidRDefault="00332C98" w:rsidP="00332C98">
      <w:pPr>
        <w:pStyle w:val="NormalPACKT"/>
        <w:rPr>
          <w:lang w:val="en-GB"/>
        </w:rPr>
      </w:pPr>
      <w:r>
        <w:rPr>
          <w:lang w:val="en-GB"/>
        </w:rPr>
        <w:t xml:space="preserve">With implicit remoting, PowerShell creates a function inside </w:t>
      </w:r>
      <w:r w:rsidR="008369E1">
        <w:rPr>
          <w:lang w:val="en-GB"/>
        </w:rPr>
        <w:t xml:space="preserve">a </w:t>
      </w:r>
      <w:r>
        <w:rPr>
          <w:lang w:val="en-GB"/>
        </w:rPr>
        <w:t>PowerShell 7 session with the same name and parameters as the actual command</w:t>
      </w:r>
      <w:r w:rsidR="008369E1">
        <w:rPr>
          <w:lang w:val="en-GB"/>
        </w:rPr>
        <w:t xml:space="preserve"> (in the remote session)</w:t>
      </w:r>
      <w:r>
        <w:rPr>
          <w:lang w:val="en-GB"/>
        </w:rPr>
        <w:t xml:space="preserve">. </w:t>
      </w:r>
      <w:r w:rsidR="00FD373E">
        <w:rPr>
          <w:lang w:val="en-GB"/>
        </w:rPr>
        <w:t>You can view the function definition in the Function drive (</w:t>
      </w:r>
      <w:r w:rsidR="00FD373E" w:rsidRPr="00FD373E">
        <w:rPr>
          <w:rStyle w:val="CodeInTextPACKT"/>
        </w:rPr>
        <w:t>Get-Item Function:Get-WindowsFeature | Format-List -Property *</w:t>
      </w:r>
      <w:r w:rsidR="00FD373E">
        <w:rPr>
          <w:lang w:val="en-GB"/>
        </w:rPr>
        <w:t>). The output show</w:t>
      </w:r>
      <w:r w:rsidR="000C2566">
        <w:rPr>
          <w:lang w:val="en-GB"/>
        </w:rPr>
        <w:t>s</w:t>
      </w:r>
      <w:r w:rsidR="00FD373E">
        <w:rPr>
          <w:lang w:val="en-GB"/>
        </w:rPr>
        <w:t xml:space="preserve"> the proxy function definition which PowerShell 7 creates when it imports the remote module. </w:t>
      </w:r>
    </w:p>
    <w:p w14:paraId="01AF2D2E" w14:textId="3748DA06" w:rsidR="00332C98" w:rsidRDefault="00332C98" w:rsidP="00332C98">
      <w:pPr>
        <w:pStyle w:val="NormalPACKT"/>
        <w:rPr>
          <w:lang w:val="en-GB"/>
        </w:rPr>
      </w:pPr>
      <w:r>
        <w:rPr>
          <w:lang w:val="en-GB"/>
        </w:rPr>
        <w:t xml:space="preserve">When you invoke the command by name, e.g. </w:t>
      </w:r>
      <w:r w:rsidRPr="00332C98">
        <w:rPr>
          <w:rStyle w:val="CodeInTextPACKT"/>
        </w:rPr>
        <w:t>Get</w:t>
      </w:r>
      <w:r w:rsidRPr="00332C98">
        <w:rPr>
          <w:rStyle w:val="CodeInTextPACKT"/>
        </w:rPr>
        <w:noBreakHyphen/>
        <w:t>WindowsFeature</w:t>
      </w:r>
      <w:r>
        <w:rPr>
          <w:lang w:val="en-GB"/>
        </w:rPr>
        <w:t>, PowerShell runs the function</w:t>
      </w:r>
      <w:r w:rsidR="00FD373E">
        <w:rPr>
          <w:lang w:val="en-GB"/>
        </w:rPr>
        <w:t>. The function then invokes t</w:t>
      </w:r>
      <w:r>
        <w:rPr>
          <w:lang w:val="en-GB"/>
        </w:rPr>
        <w:t>he</w:t>
      </w:r>
      <w:r w:rsidR="00FD373E">
        <w:rPr>
          <w:lang w:val="en-GB"/>
        </w:rPr>
        <w:t xml:space="preserve"> remote cmdlet </w:t>
      </w:r>
      <w:r>
        <w:rPr>
          <w:lang w:val="en-GB"/>
        </w:rPr>
        <w:t>using the steppable pipeline.</w:t>
      </w:r>
      <w:r w:rsidR="00FD373E">
        <w:rPr>
          <w:lang w:val="en-GB"/>
        </w:rPr>
        <w:t xml:space="preserve"> </w:t>
      </w:r>
      <w:r w:rsidR="00454A93">
        <w:rPr>
          <w:lang w:val="en-GB"/>
        </w:rPr>
        <w:t xml:space="preserve">Implicit </w:t>
      </w:r>
      <w:ins w:id="158" w:author="Lucy Wan" w:date="2020-11-18T12:26:00Z">
        <w:r w:rsidR="004E3645">
          <w:rPr>
            <w:lang w:val="en-GB"/>
          </w:rPr>
          <w:t>remoting</w:t>
        </w:r>
      </w:ins>
      <w:del w:id="159" w:author="Lucy Wan" w:date="2020-11-18T12:26:00Z">
        <w:r w:rsidR="00454A93" w:rsidDel="004E3645">
          <w:rPr>
            <w:lang w:val="en-GB"/>
          </w:rPr>
          <w:delText>remitting</w:delText>
        </w:r>
      </w:del>
      <w:r w:rsidR="00454A93">
        <w:rPr>
          <w:lang w:val="en-GB"/>
        </w:rPr>
        <w:t xml:space="preserve"> </w:t>
      </w:r>
      <w:r w:rsidR="00FD373E">
        <w:rPr>
          <w:lang w:val="en-GB"/>
        </w:rPr>
        <w:t xml:space="preserve">is a complex feature that is virtually transparent in operation. </w:t>
      </w:r>
      <w:r>
        <w:rPr>
          <w:lang w:val="en-GB"/>
        </w:rPr>
        <w:t xml:space="preserve">You can read more about implicit remoting in </w:t>
      </w:r>
      <w:commentRangeStart w:id="160"/>
      <w:commentRangeStart w:id="161"/>
      <w:r w:rsidRPr="00CA606F">
        <w:rPr>
          <w:rFonts w:ascii="Lucida Console" w:hAnsi="Lucida Console"/>
          <w:sz w:val="19"/>
          <w:szCs w:val="19"/>
          <w:lang w:val="en-GB"/>
        </w:rPr>
        <w:t>https://www.techtutsonline.com/implicit-remoting-windows-powershell/</w:t>
      </w:r>
      <w:commentRangeEnd w:id="160"/>
      <w:r w:rsidRPr="00CA606F">
        <w:rPr>
          <w:rStyle w:val="CommentReference"/>
          <w:rFonts w:ascii="Lucida Console" w:hAnsi="Lucida Console"/>
          <w:sz w:val="19"/>
          <w:szCs w:val="19"/>
        </w:rPr>
        <w:commentReference w:id="160"/>
      </w:r>
      <w:commentRangeEnd w:id="161"/>
      <w:r w:rsidR="00CA606F">
        <w:rPr>
          <w:rStyle w:val="CommentReference"/>
          <w:rFonts w:ascii="Calibri" w:hAnsi="Calibri"/>
        </w:rPr>
        <w:commentReference w:id="161"/>
      </w:r>
      <w:r>
        <w:rPr>
          <w:lang w:val="en-GB"/>
        </w:rPr>
        <w:t>.</w:t>
      </w:r>
    </w:p>
    <w:p w14:paraId="3CB23266" w14:textId="77777777" w:rsidR="00EC03C6" w:rsidRDefault="00EC03C6" w:rsidP="00EC03C6">
      <w:pPr>
        <w:pStyle w:val="Heading2"/>
        <w:tabs>
          <w:tab w:val="left" w:pos="0"/>
        </w:tabs>
      </w:pPr>
      <w:r>
        <w:t>Getting Ready</w:t>
      </w:r>
    </w:p>
    <w:p w14:paraId="1B4445B4" w14:textId="0EF69036" w:rsidR="00EC03C6" w:rsidRDefault="00332C98" w:rsidP="00EC03C6">
      <w:pPr>
        <w:pStyle w:val="NormalPACKT"/>
        <w:rPr>
          <w:lang w:val="en-GB"/>
        </w:rPr>
      </w:pPr>
      <w:r>
        <w:rPr>
          <w:lang w:val="en-GB"/>
        </w:rPr>
        <w:t xml:space="preserve">You run this recipe on </w:t>
      </w:r>
      <w:r w:rsidRPr="00332C98">
        <w:rPr>
          <w:rStyle w:val="CodeInTextPACKT"/>
        </w:rPr>
        <w:t>SRV1</w:t>
      </w:r>
      <w:r>
        <w:rPr>
          <w:lang w:val="en-GB"/>
        </w:rPr>
        <w:t>, after installing PowerShell 7 and VS Code.</w:t>
      </w:r>
    </w:p>
    <w:p w14:paraId="240731B9" w14:textId="7AA4FB54" w:rsidR="000C2566" w:rsidRPr="009D0F10" w:rsidRDefault="000C2566" w:rsidP="000C2566">
      <w:pPr>
        <w:pStyle w:val="Heading2"/>
      </w:pPr>
      <w:r>
        <w:t>How to do it…</w:t>
      </w:r>
    </w:p>
    <w:p w14:paraId="36F79DE5" w14:textId="63E24181" w:rsidR="00332C98" w:rsidRPr="00332C98" w:rsidRDefault="00332C98" w:rsidP="002E2FFB">
      <w:pPr>
        <w:pStyle w:val="NumberedBulletPACKT"/>
        <w:numPr>
          <w:ilvl w:val="0"/>
          <w:numId w:val="5"/>
        </w:numPr>
        <w:rPr>
          <w:color w:val="333333"/>
          <w:lang w:val="en-GB" w:eastAsia="en-GB"/>
        </w:rPr>
      </w:pPr>
      <w:r w:rsidRPr="00332C98">
        <w:rPr>
          <w:lang w:val="en-GB" w:eastAsia="en-GB"/>
        </w:rPr>
        <w:t>Discovering the Server Manager module</w:t>
      </w:r>
    </w:p>
    <w:p w14:paraId="723C478F" w14:textId="77777777" w:rsidR="00332C98" w:rsidRPr="00332C98" w:rsidRDefault="00332C98" w:rsidP="00332C98">
      <w:pPr>
        <w:pStyle w:val="CodePACKT"/>
        <w:rPr>
          <w:rStyle w:val="CodeInTextPACKT"/>
          <w:color w:val="7030A0"/>
        </w:rPr>
      </w:pPr>
    </w:p>
    <w:p w14:paraId="54713681" w14:textId="7EDEB68B" w:rsidR="00332C98" w:rsidRPr="00332C98" w:rsidRDefault="00332C98" w:rsidP="00332C98">
      <w:pPr>
        <w:pStyle w:val="CodePACKT"/>
      </w:pPr>
      <w:r w:rsidRPr="00332C98">
        <w:t>Get-Module -Name </w:t>
      </w:r>
      <w:proofErr w:type="spellStart"/>
      <w:r w:rsidRPr="00332C98">
        <w:t>ServerManager</w:t>
      </w:r>
      <w:proofErr w:type="spellEnd"/>
      <w:ins w:id="162" w:author="Thomas Lee [2]" w:date="2021-02-02T22:00:00Z">
        <w:r w:rsidR="00304456">
          <w:t xml:space="preserve"> -</w:t>
        </w:r>
        <w:proofErr w:type="spellStart"/>
        <w:r w:rsidR="00304456">
          <w:t>ListAvailable</w:t>
        </w:r>
      </w:ins>
      <w:proofErr w:type="spellEnd"/>
    </w:p>
    <w:p w14:paraId="1644C450" w14:textId="77777777" w:rsidR="00332C98" w:rsidRPr="00332C98" w:rsidRDefault="00332C98" w:rsidP="00332C98">
      <w:pPr>
        <w:pStyle w:val="CodePACKT"/>
      </w:pPr>
    </w:p>
    <w:p w14:paraId="672BF58B" w14:textId="788D0219"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a command in the </w:t>
      </w:r>
      <w:r w:rsidRPr="00B30419">
        <w:rPr>
          <w:rStyle w:val="CodeInTextPACKT"/>
        </w:rPr>
        <w:t>ServerManager</w:t>
      </w:r>
      <w:r w:rsidRPr="00332C98">
        <w:rPr>
          <w:lang w:val="en-GB" w:eastAsia="en-GB"/>
        </w:rPr>
        <w:t> module</w:t>
      </w:r>
    </w:p>
    <w:p w14:paraId="29D10481" w14:textId="77777777" w:rsidR="00332C98" w:rsidRPr="00332C98" w:rsidRDefault="00332C98" w:rsidP="00332C98">
      <w:pPr>
        <w:pStyle w:val="CodePACKT"/>
      </w:pPr>
    </w:p>
    <w:p w14:paraId="1C77D673" w14:textId="5BA202B3" w:rsidR="00332C98" w:rsidRPr="00332C98" w:rsidRDefault="00332C98" w:rsidP="00332C98">
      <w:pPr>
        <w:pStyle w:val="CodePACKT"/>
      </w:pPr>
      <w:r w:rsidRPr="00332C98">
        <w:t>Get-Command -Name Get-</w:t>
      </w:r>
      <w:r w:rsidR="008369E1">
        <w:t>WindowsFeature</w:t>
      </w:r>
    </w:p>
    <w:p w14:paraId="3C6AC468" w14:textId="77777777" w:rsidR="00332C98" w:rsidRPr="00332C98" w:rsidRDefault="00332C98" w:rsidP="00332C98">
      <w:pPr>
        <w:pStyle w:val="CodePACKT"/>
      </w:pPr>
    </w:p>
    <w:p w14:paraId="66FDA052" w14:textId="216AFAB6" w:rsidR="00332C98" w:rsidRPr="00332C98" w:rsidRDefault="00332C98" w:rsidP="00332C98">
      <w:pPr>
        <w:pStyle w:val="NumberedBulletPACKT"/>
        <w:rPr>
          <w:color w:val="333333"/>
          <w:lang w:val="en-GB" w:eastAsia="en-GB"/>
        </w:rPr>
      </w:pPr>
      <w:r w:rsidRPr="00332C98">
        <w:rPr>
          <w:lang w:val="en-GB" w:eastAsia="en-GB"/>
        </w:rPr>
        <w:lastRenderedPageBreak/>
        <w:t>Import</w:t>
      </w:r>
      <w:r>
        <w:rPr>
          <w:lang w:val="en-GB" w:eastAsia="en-GB"/>
        </w:rPr>
        <w:t>ing</w:t>
      </w:r>
      <w:r w:rsidRPr="00332C98">
        <w:rPr>
          <w:lang w:val="en-GB" w:eastAsia="en-GB"/>
        </w:rPr>
        <w:t> the module explicitly</w:t>
      </w:r>
    </w:p>
    <w:p w14:paraId="3C3E32FE" w14:textId="77777777" w:rsidR="00332C98" w:rsidRPr="00332C98" w:rsidRDefault="00332C98" w:rsidP="00332C98">
      <w:pPr>
        <w:pStyle w:val="CodePACKT"/>
      </w:pPr>
    </w:p>
    <w:p w14:paraId="2AFC6220" w14:textId="480D2B2D" w:rsidR="00332C98" w:rsidRPr="00332C98" w:rsidRDefault="00332C98" w:rsidP="00332C98">
      <w:pPr>
        <w:pStyle w:val="CodePACKT"/>
      </w:pPr>
      <w:r w:rsidRPr="00332C98">
        <w:t>Import-Module -Name ServerManager</w:t>
      </w:r>
    </w:p>
    <w:p w14:paraId="2F4D3487" w14:textId="77777777" w:rsidR="00332C98" w:rsidRPr="00332C98" w:rsidRDefault="00332C98" w:rsidP="00332C98">
      <w:pPr>
        <w:pStyle w:val="CodePACKT"/>
      </w:pPr>
    </w:p>
    <w:p w14:paraId="62249038" w14:textId="4C81D087" w:rsidR="00332C98" w:rsidRPr="00332C98" w:rsidRDefault="00332C98" w:rsidP="00502530">
      <w:pPr>
        <w:pStyle w:val="NumberedBulletPACKT"/>
      </w:pPr>
      <w:r w:rsidRPr="008369E1">
        <w:rPr>
          <w:lang w:val="en-GB" w:eastAsia="en-GB"/>
        </w:rPr>
        <w:t>Discovering the </w:t>
      </w:r>
      <w:r w:rsidR="008369E1" w:rsidRPr="008369E1">
        <w:rPr>
          <w:lang w:val="en-GB" w:eastAsia="en-GB"/>
        </w:rPr>
        <w:t xml:space="preserve">commands inside the </w:t>
      </w:r>
      <w:r w:rsidRPr="008369E1">
        <w:rPr>
          <w:lang w:val="en-GB" w:eastAsia="en-GB"/>
        </w:rPr>
        <w:t>module</w:t>
      </w:r>
    </w:p>
    <w:p w14:paraId="7881B9F1" w14:textId="77777777" w:rsidR="008369E1" w:rsidRDefault="008369E1" w:rsidP="00332C98">
      <w:pPr>
        <w:pStyle w:val="CodePACKT"/>
      </w:pPr>
    </w:p>
    <w:p w14:paraId="49F6D845" w14:textId="2B29AA94" w:rsidR="00332C98" w:rsidRPr="00332C98" w:rsidRDefault="00332C98" w:rsidP="00332C98">
      <w:pPr>
        <w:pStyle w:val="CodePACKT"/>
      </w:pPr>
      <w:r w:rsidRPr="00332C98">
        <w:t>Get-Module -Name ServerManager | Format-List</w:t>
      </w:r>
    </w:p>
    <w:p w14:paraId="1DD3B353" w14:textId="77777777" w:rsidR="00332C98" w:rsidRPr="00332C98" w:rsidRDefault="00332C98" w:rsidP="00332C98">
      <w:pPr>
        <w:pStyle w:val="CodePACKT"/>
      </w:pPr>
    </w:p>
    <w:p w14:paraId="5D932BFA" w14:textId="582AC591" w:rsidR="00332C98" w:rsidRPr="00332C98" w:rsidRDefault="00332C98" w:rsidP="00332C98">
      <w:pPr>
        <w:pStyle w:val="NumberedBulletPACKT"/>
        <w:rPr>
          <w:color w:val="333333"/>
          <w:lang w:val="en-GB" w:eastAsia="en-GB"/>
        </w:rPr>
      </w:pPr>
      <w:r>
        <w:rPr>
          <w:lang w:val="en-GB" w:eastAsia="en-GB"/>
        </w:rPr>
        <w:t>Using</w:t>
      </w:r>
      <w:r w:rsidRPr="00332C98">
        <w:rPr>
          <w:lang w:val="en-GB" w:eastAsia="en-GB"/>
        </w:rPr>
        <w:t> a command in the </w:t>
      </w:r>
      <w:r w:rsidRPr="00B30419">
        <w:rPr>
          <w:rStyle w:val="CodeInTextPACKT"/>
        </w:rPr>
        <w:t>ServerManager</w:t>
      </w:r>
      <w:r>
        <w:rPr>
          <w:lang w:val="en-GB" w:eastAsia="en-GB"/>
        </w:rPr>
        <w:t xml:space="preserve"> </w:t>
      </w:r>
      <w:r w:rsidRPr="00332C98">
        <w:rPr>
          <w:lang w:val="en-GB" w:eastAsia="en-GB"/>
        </w:rPr>
        <w:t>module</w:t>
      </w:r>
    </w:p>
    <w:p w14:paraId="7BEA3A1E" w14:textId="77777777" w:rsidR="00332C98" w:rsidRPr="00332C98" w:rsidRDefault="00332C98" w:rsidP="00332C98">
      <w:pPr>
        <w:pStyle w:val="CodePACKT"/>
      </w:pPr>
    </w:p>
    <w:p w14:paraId="720AF1D4" w14:textId="52A9EB8B" w:rsidR="00332C98" w:rsidRPr="00332C98" w:rsidRDefault="00332C98" w:rsidP="00332C98">
      <w:pPr>
        <w:pStyle w:val="CodePACKT"/>
      </w:pPr>
      <w:r w:rsidRPr="00332C98">
        <w:t>Get-WindowsFeature -Name </w:t>
      </w:r>
      <w:r>
        <w:t>TFTP-Client</w:t>
      </w:r>
    </w:p>
    <w:p w14:paraId="7DC9F6C7" w14:textId="77777777" w:rsidR="00332C98" w:rsidRPr="00332C98" w:rsidRDefault="00332C98" w:rsidP="00332C98">
      <w:pPr>
        <w:pStyle w:val="CodePACKT"/>
      </w:pPr>
    </w:p>
    <w:p w14:paraId="0D6B7C79" w14:textId="0C03831F" w:rsidR="00332C98" w:rsidRPr="00332C98" w:rsidRDefault="00332C98" w:rsidP="00332C98">
      <w:pPr>
        <w:pStyle w:val="NumberedBulletPACKT"/>
        <w:rPr>
          <w:color w:val="333333"/>
          <w:lang w:val="en-GB" w:eastAsia="en-GB"/>
        </w:rPr>
      </w:pPr>
      <w:r>
        <w:rPr>
          <w:lang w:val="en-GB" w:eastAsia="en-GB"/>
        </w:rPr>
        <w:t>Running</w:t>
      </w:r>
      <w:r w:rsidRPr="00332C98">
        <w:rPr>
          <w:lang w:val="en-GB" w:eastAsia="en-GB"/>
        </w:rPr>
        <w:t> the command in a remoting session</w:t>
      </w:r>
    </w:p>
    <w:p w14:paraId="558BCFAE" w14:textId="77777777" w:rsidR="00332C98" w:rsidRPr="00332C98" w:rsidRDefault="00332C98" w:rsidP="00332C98">
      <w:pPr>
        <w:pStyle w:val="CodePACKT"/>
      </w:pPr>
    </w:p>
    <w:p w14:paraId="6F92E7A6" w14:textId="2FBBD380" w:rsidR="00332C98" w:rsidRPr="00332C98" w:rsidRDefault="00332C98" w:rsidP="00332C98">
      <w:pPr>
        <w:pStyle w:val="CodePACKT"/>
      </w:pPr>
      <w:r w:rsidRPr="00332C98">
        <w:t>$Session = Get-PSSession -Name W</w:t>
      </w:r>
      <w:r w:rsidR="008369E1">
        <w:t>i</w:t>
      </w:r>
      <w:r w:rsidRPr="00332C98">
        <w:t>nPSCompatSession</w:t>
      </w:r>
    </w:p>
    <w:p w14:paraId="71CDC642" w14:textId="77777777" w:rsidR="00332C98" w:rsidRPr="00332C98" w:rsidRDefault="00332C98" w:rsidP="00332C98">
      <w:pPr>
        <w:pStyle w:val="CodePACKT"/>
      </w:pPr>
      <w:r w:rsidRPr="00332C98">
        <w:t>Invoke-Command -Session $Session -ScriptBlock {</w:t>
      </w:r>
    </w:p>
    <w:p w14:paraId="7E3BD506" w14:textId="77777777" w:rsidR="00332C98" w:rsidRPr="00332C98" w:rsidRDefault="00332C98" w:rsidP="00332C98">
      <w:pPr>
        <w:pStyle w:val="CodePACKT"/>
      </w:pPr>
      <w:r w:rsidRPr="00332C98">
        <w:t>  Get-WindowsFeature -Name DHCP |</w:t>
      </w:r>
    </w:p>
    <w:p w14:paraId="58683B8B" w14:textId="77777777" w:rsidR="00332C98" w:rsidRPr="00332C98" w:rsidRDefault="00332C98" w:rsidP="00332C98">
      <w:pPr>
        <w:pStyle w:val="CodePACKT"/>
      </w:pPr>
      <w:r w:rsidRPr="00332C98">
        <w:t>    Format-Table</w:t>
      </w:r>
    </w:p>
    <w:p w14:paraId="31C120C8" w14:textId="6FAB33FA" w:rsidR="00332C98" w:rsidRPr="00332C98" w:rsidRDefault="00332C98" w:rsidP="00332C98">
      <w:pPr>
        <w:pStyle w:val="CodePACKT"/>
      </w:pPr>
      <w:r w:rsidRPr="00332C98">
        <w:t>}</w:t>
      </w:r>
    </w:p>
    <w:p w14:paraId="7AFA2C83" w14:textId="57FC8D4E" w:rsidR="00332C98" w:rsidRPr="00332C98" w:rsidRDefault="00332C98" w:rsidP="00332C98">
      <w:pPr>
        <w:pStyle w:val="NumberedBulletPACKT"/>
        <w:rPr>
          <w:color w:val="333333"/>
          <w:lang w:val="en-GB" w:eastAsia="en-GB"/>
        </w:rPr>
      </w:pPr>
      <w:r w:rsidRPr="00332C98">
        <w:rPr>
          <w:lang w:val="en-GB" w:eastAsia="en-GB"/>
        </w:rPr>
        <w:t>Remov</w:t>
      </w:r>
      <w:ins w:id="163" w:author="Lucy Wan" w:date="2020-11-18T12:28:00Z">
        <w:r w:rsidR="00330CCC">
          <w:rPr>
            <w:lang w:val="en-GB" w:eastAsia="en-GB"/>
          </w:rPr>
          <w:t>ing</w:t>
        </w:r>
      </w:ins>
      <w:del w:id="164" w:author="Lucy Wan" w:date="2020-11-18T12:28:00Z">
        <w:r w:rsidRPr="00332C98" w:rsidDel="00330CCC">
          <w:rPr>
            <w:lang w:val="en-GB" w:eastAsia="en-GB"/>
          </w:rPr>
          <w:delText>e</w:delText>
        </w:r>
      </w:del>
      <w:r w:rsidRPr="00332C98">
        <w:rPr>
          <w:lang w:val="en-GB" w:eastAsia="en-GB"/>
        </w:rPr>
        <w:t> the </w:t>
      </w:r>
      <w:r w:rsidRPr="00B30419">
        <w:rPr>
          <w:rStyle w:val="CodeInTextPACKT"/>
        </w:rPr>
        <w:t>ServerManager</w:t>
      </w:r>
      <w:r>
        <w:rPr>
          <w:lang w:val="en-GB" w:eastAsia="en-GB"/>
        </w:rPr>
        <w:t xml:space="preserve"> </w:t>
      </w:r>
      <w:r w:rsidRPr="00332C98">
        <w:rPr>
          <w:lang w:val="en-GB" w:eastAsia="en-GB"/>
        </w:rPr>
        <w:t>module</w:t>
      </w:r>
      <w:r>
        <w:rPr>
          <w:lang w:val="en-GB" w:eastAsia="en-GB"/>
        </w:rPr>
        <w:t xml:space="preserve"> from the current session</w:t>
      </w:r>
    </w:p>
    <w:p w14:paraId="6D33E6E5" w14:textId="77777777" w:rsidR="00332C98" w:rsidRPr="00332C98" w:rsidRDefault="00332C98" w:rsidP="00332C98">
      <w:pPr>
        <w:pStyle w:val="CodePACKT"/>
        <w:rPr>
          <w:rStyle w:val="CodeInTextPACKT"/>
          <w:color w:val="7030A0"/>
        </w:rPr>
      </w:pPr>
    </w:p>
    <w:p w14:paraId="6A8A98C5" w14:textId="5B79DD84" w:rsidR="00332C98" w:rsidRPr="00332C98" w:rsidRDefault="00332C98" w:rsidP="00332C98">
      <w:pPr>
        <w:pStyle w:val="CodePACKT"/>
      </w:pPr>
      <w:r w:rsidRPr="00332C98">
        <w:t>Get-Module -Name ServerManager |</w:t>
      </w:r>
    </w:p>
    <w:p w14:paraId="6213AF15" w14:textId="77777777" w:rsidR="00332C98" w:rsidRPr="00332C98" w:rsidRDefault="00332C98" w:rsidP="00332C98">
      <w:pPr>
        <w:pStyle w:val="CodePACKT"/>
      </w:pPr>
      <w:r w:rsidRPr="00332C98">
        <w:t>  Remove-Module</w:t>
      </w:r>
    </w:p>
    <w:p w14:paraId="28309997" w14:textId="77777777" w:rsidR="00332C98" w:rsidRPr="00332C98" w:rsidRDefault="00332C98" w:rsidP="00332C98">
      <w:pPr>
        <w:pStyle w:val="CodePACKT"/>
      </w:pPr>
    </w:p>
    <w:p w14:paraId="6B80EAFA" w14:textId="4962A28B" w:rsidR="00332C98" w:rsidRPr="00332C98" w:rsidRDefault="00B30419" w:rsidP="00332C98">
      <w:pPr>
        <w:pStyle w:val="NumberedBulletPACKT"/>
        <w:rPr>
          <w:color w:val="333333"/>
          <w:lang w:val="en-GB" w:eastAsia="en-GB"/>
        </w:rPr>
      </w:pPr>
      <w:r w:rsidRPr="00332C98">
        <w:rPr>
          <w:lang w:val="en-GB" w:eastAsia="en-GB"/>
        </w:rPr>
        <w:t>Install</w:t>
      </w:r>
      <w:r>
        <w:rPr>
          <w:lang w:val="en-GB" w:eastAsia="en-GB"/>
        </w:rPr>
        <w:t>ing</w:t>
      </w:r>
      <w:r w:rsidR="00332C98" w:rsidRPr="00332C98">
        <w:rPr>
          <w:lang w:val="en-GB" w:eastAsia="en-GB"/>
        </w:rPr>
        <w:t> a Windows Feature using module autoload</w:t>
      </w:r>
    </w:p>
    <w:p w14:paraId="10AF68EC" w14:textId="77777777" w:rsidR="00332C98" w:rsidRPr="00332C98" w:rsidRDefault="00332C98" w:rsidP="00332C98">
      <w:pPr>
        <w:pStyle w:val="CodePACKT"/>
      </w:pPr>
    </w:p>
    <w:p w14:paraId="4BC370B5" w14:textId="030C79F5" w:rsidR="00332C98" w:rsidRPr="00332C98" w:rsidRDefault="00332C98" w:rsidP="00332C98">
      <w:pPr>
        <w:pStyle w:val="CodePACKT"/>
      </w:pPr>
      <w:r w:rsidRPr="00332C98">
        <w:t>Install-WindowsFeature -Name TFTP-Client </w:t>
      </w:r>
    </w:p>
    <w:p w14:paraId="23C79B35" w14:textId="77777777" w:rsidR="00332C98" w:rsidRPr="00332C98" w:rsidRDefault="00332C98" w:rsidP="00332C98">
      <w:pPr>
        <w:pStyle w:val="CodePACKT"/>
      </w:pPr>
    </w:p>
    <w:p w14:paraId="3B9A16B9" w14:textId="134422CD" w:rsidR="00332C98" w:rsidRPr="00332C98" w:rsidRDefault="00332C98" w:rsidP="00332C98">
      <w:pPr>
        <w:pStyle w:val="NumberedBulletPACKT"/>
        <w:rPr>
          <w:color w:val="333333"/>
          <w:lang w:val="en-GB" w:eastAsia="en-GB"/>
        </w:rPr>
      </w:pPr>
      <w:r w:rsidRPr="00332C98">
        <w:rPr>
          <w:lang w:val="en-GB" w:eastAsia="en-GB"/>
        </w:rPr>
        <w:t>Discover</w:t>
      </w:r>
      <w:r>
        <w:rPr>
          <w:lang w:val="en-GB" w:eastAsia="en-GB"/>
        </w:rPr>
        <w:t>ing</w:t>
      </w:r>
      <w:r w:rsidRPr="00332C98">
        <w:rPr>
          <w:lang w:val="en-GB" w:eastAsia="en-GB"/>
        </w:rPr>
        <w:t> the feature</w:t>
      </w:r>
    </w:p>
    <w:p w14:paraId="3B2F01E2" w14:textId="77777777" w:rsidR="00332C98" w:rsidRPr="00332C98" w:rsidRDefault="00332C98" w:rsidP="00332C98">
      <w:pPr>
        <w:pStyle w:val="CodePACKT"/>
      </w:pPr>
    </w:p>
    <w:p w14:paraId="21668236" w14:textId="37F7DEE6" w:rsidR="00332C98" w:rsidRPr="00332C98" w:rsidRDefault="00332C98" w:rsidP="00332C98">
      <w:pPr>
        <w:pStyle w:val="CodePACKT"/>
      </w:pPr>
      <w:r w:rsidRPr="00332C98">
        <w:t>Get-WindowsFeature -Name TFTP-Client</w:t>
      </w:r>
    </w:p>
    <w:p w14:paraId="749E24A3" w14:textId="77777777" w:rsidR="00332C98" w:rsidRPr="00332C98" w:rsidRDefault="00332C98" w:rsidP="00332C98">
      <w:pPr>
        <w:pStyle w:val="CodePACKT"/>
      </w:pPr>
    </w:p>
    <w:p w14:paraId="71F064F1" w14:textId="573C3EA4" w:rsidR="00332C98" w:rsidRPr="00332C98" w:rsidRDefault="00332C98" w:rsidP="00332C98">
      <w:pPr>
        <w:pStyle w:val="NumberedBulletPACKT"/>
        <w:rPr>
          <w:color w:val="333333"/>
          <w:lang w:val="en-GB" w:eastAsia="en-GB"/>
        </w:rPr>
      </w:pPr>
      <w:r w:rsidRPr="00332C98">
        <w:rPr>
          <w:lang w:val="en-GB" w:eastAsia="en-GB"/>
        </w:rPr>
        <w:t>View</w:t>
      </w:r>
      <w:r>
        <w:rPr>
          <w:lang w:val="en-GB" w:eastAsia="en-GB"/>
        </w:rPr>
        <w:t>ing</w:t>
      </w:r>
      <w:r w:rsidRPr="00332C98">
        <w:rPr>
          <w:lang w:val="en-GB" w:eastAsia="en-GB"/>
        </w:rPr>
        <w:t> output inside Windows PowerShell Session</w:t>
      </w:r>
    </w:p>
    <w:p w14:paraId="2968AF67" w14:textId="77777777" w:rsidR="00332C98" w:rsidRPr="00332C98" w:rsidRDefault="00332C98" w:rsidP="00332C98">
      <w:pPr>
        <w:pStyle w:val="CodePACKT"/>
        <w:rPr>
          <w:rStyle w:val="CodeInTextPACKT"/>
          <w:color w:val="7030A0"/>
        </w:rPr>
      </w:pPr>
    </w:p>
    <w:p w14:paraId="2E5D68C3" w14:textId="25903C5E" w:rsidR="00332C98" w:rsidRPr="00332C98" w:rsidRDefault="00332C98" w:rsidP="00332C98">
      <w:pPr>
        <w:pStyle w:val="CodePACKT"/>
      </w:pPr>
      <w:r w:rsidRPr="00332C98">
        <w:t>Invoke-Command -Session $Session -ScriptBlock {</w:t>
      </w:r>
    </w:p>
    <w:p w14:paraId="5088DA61" w14:textId="77777777" w:rsidR="00332C98" w:rsidRPr="00332C98" w:rsidRDefault="00332C98" w:rsidP="00332C98">
      <w:pPr>
        <w:pStyle w:val="CodePACKT"/>
      </w:pPr>
      <w:r w:rsidRPr="00332C98">
        <w:t>    Get-WindowsFeature -Name 'TFTP-Client' |</w:t>
      </w:r>
    </w:p>
    <w:p w14:paraId="2D2E9767" w14:textId="77777777" w:rsidR="00332C98" w:rsidRPr="00332C98" w:rsidRDefault="00332C98" w:rsidP="00332C98">
      <w:pPr>
        <w:pStyle w:val="CodePACKT"/>
      </w:pPr>
      <w:r w:rsidRPr="00332C98">
        <w:t>      Format-Table</w:t>
      </w:r>
    </w:p>
    <w:p w14:paraId="6F730DED" w14:textId="77777777" w:rsidR="00332C98" w:rsidRPr="00332C98" w:rsidRDefault="00332C98" w:rsidP="00332C98">
      <w:pPr>
        <w:pStyle w:val="CodePACKT"/>
      </w:pPr>
      <w:r w:rsidRPr="00332C98">
        <w:t>}</w:t>
      </w:r>
    </w:p>
    <w:p w14:paraId="065C39FE" w14:textId="77777777" w:rsidR="00EC03C6" w:rsidRDefault="00EC03C6" w:rsidP="00EC03C6">
      <w:pPr>
        <w:pStyle w:val="Heading2"/>
        <w:numPr>
          <w:ilvl w:val="1"/>
          <w:numId w:val="3"/>
        </w:numPr>
        <w:tabs>
          <w:tab w:val="left" w:pos="0"/>
        </w:tabs>
      </w:pPr>
      <w:r>
        <w:t>How it works...</w:t>
      </w:r>
    </w:p>
    <w:p w14:paraId="1B298BC9" w14:textId="4EAF04F0" w:rsidR="00EC03C6" w:rsidRDefault="00332C98" w:rsidP="00332C98">
      <w:pPr>
        <w:pStyle w:val="NormalPACKT"/>
      </w:pPr>
      <w:commentRangeStart w:id="165"/>
      <w:commentRangeStart w:id="166"/>
      <w:r>
        <w:t xml:space="preserve">In </w:t>
      </w:r>
      <w:r w:rsidRPr="00332C98">
        <w:rPr>
          <w:rStyle w:val="ItalicsPACKT"/>
        </w:rPr>
        <w:t>step 1</w:t>
      </w:r>
      <w:r>
        <w:t xml:space="preserve">, you use the </w:t>
      </w:r>
      <w:r w:rsidRPr="00332C98">
        <w:rPr>
          <w:rStyle w:val="CodeInTextPACKT"/>
        </w:rPr>
        <w:t>Get-Module</w:t>
      </w:r>
      <w:r>
        <w:t xml:space="preserve"> command to discover the commands in the </w:t>
      </w:r>
      <w:r w:rsidRPr="00EE266C">
        <w:rPr>
          <w:rStyle w:val="CodeInTextPACKT"/>
        </w:rPr>
        <w:t>ServerManager</w:t>
      </w:r>
      <w:r>
        <w:t xml:space="preserve"> module. </w:t>
      </w:r>
      <w:ins w:id="167" w:author="Thomas Lee [2]" w:date="2021-02-02T22:03:00Z">
        <w:r w:rsidR="00304456">
          <w:t xml:space="preserve">Despite using the </w:t>
        </w:r>
      </w:ins>
      <w:ins w:id="168" w:author="Thomas Lee [2]" w:date="2021-02-02T22:04:00Z">
        <w:r w:rsidR="00304456" w:rsidRPr="00304456">
          <w:rPr>
            <w:rStyle w:val="CodeInTextPACKT"/>
            <w:rPrChange w:id="169" w:author="Thomas Lee [2]" w:date="2021-02-02T22:04:00Z">
              <w:rPr/>
            </w:rPrChange>
          </w:rPr>
          <w:t>-</w:t>
        </w:r>
        <w:proofErr w:type="spellStart"/>
        <w:r w:rsidR="00304456" w:rsidRPr="00304456">
          <w:rPr>
            <w:rStyle w:val="CodeInTextPACKT"/>
            <w:rPrChange w:id="170" w:author="Thomas Lee [2]" w:date="2021-02-02T22:04:00Z">
              <w:rPr/>
            </w:rPrChange>
          </w:rPr>
          <w:t>ListAvailable</w:t>
        </w:r>
        <w:proofErr w:type="spellEnd"/>
        <w:r w:rsidR="00304456">
          <w:t xml:space="preserve"> switch, s</w:t>
        </w:r>
      </w:ins>
      <w:del w:id="171" w:author="Thomas Lee [2]" w:date="2021-02-02T22:04:00Z">
        <w:r w:rsidDel="00304456">
          <w:delText>S</w:delText>
        </w:r>
      </w:del>
      <w:r>
        <w:t>ince this module does not work natively in PowerShell 7, this command returns no output.</w:t>
      </w:r>
      <w:commentRangeEnd w:id="165"/>
      <w:r w:rsidR="00207040">
        <w:rPr>
          <w:rStyle w:val="CommentReference"/>
        </w:rPr>
        <w:commentReference w:id="165"/>
      </w:r>
      <w:commentRangeEnd w:id="166"/>
      <w:r w:rsidR="00191693">
        <w:rPr>
          <w:rStyle w:val="CommentReference"/>
          <w:rFonts w:ascii="Calibri" w:hAnsi="Calibri"/>
        </w:rPr>
        <w:commentReference w:id="166"/>
      </w:r>
    </w:p>
    <w:p w14:paraId="31DF514E" w14:textId="72A3B8B8" w:rsidR="00332C98" w:rsidRDefault="00332C98" w:rsidP="00332C98">
      <w:pPr>
        <w:pStyle w:val="NormalPACKT"/>
      </w:pPr>
      <w:r>
        <w:t xml:space="preserve">In </w:t>
      </w:r>
      <w:r w:rsidRPr="00332C98">
        <w:rPr>
          <w:rStyle w:val="ItalicsPACKT"/>
        </w:rPr>
        <w:t>step 2</w:t>
      </w:r>
      <w:r>
        <w:t xml:space="preserve">, you use </w:t>
      </w:r>
      <w:r w:rsidRPr="00332C98">
        <w:rPr>
          <w:rStyle w:val="CodeInTextPACKT"/>
        </w:rPr>
        <w:t>Get-Command</w:t>
      </w:r>
      <w:r>
        <w:t xml:space="preserve"> to discover the </w:t>
      </w:r>
      <w:r w:rsidRPr="00332C98">
        <w:rPr>
          <w:rStyle w:val="CodeInTextPACKT"/>
        </w:rPr>
        <w:t>Get-WindowsFeature</w:t>
      </w:r>
      <w:r>
        <w:t xml:space="preserve"> command</w:t>
      </w:r>
      <w:r w:rsidR="00EE266C">
        <w:t xml:space="preserve">. The output </w:t>
      </w:r>
      <w:r>
        <w:t>looks like this:</w:t>
      </w:r>
    </w:p>
    <w:p w14:paraId="22C3B190" w14:textId="1D245EBA" w:rsidR="00332C98" w:rsidRDefault="00047CA9" w:rsidP="00047CA9">
      <w:pPr>
        <w:pStyle w:val="FigurePACKT"/>
        <w:rPr>
          <w:ins w:id="172" w:author="Lucy Wan" w:date="2020-11-18T12:29:00Z"/>
        </w:rPr>
      </w:pPr>
      <w:r>
        <w:drawing>
          <wp:inline distT="0" distB="0" distL="0" distR="0" wp14:anchorId="63E20A86" wp14:editId="0D31635A">
            <wp:extent cx="4372194" cy="1059867"/>
            <wp:effectExtent l="0" t="0" r="952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500" cy="1064789"/>
                    </a:xfrm>
                    <a:prstGeom prst="rect">
                      <a:avLst/>
                    </a:prstGeom>
                  </pic:spPr>
                </pic:pic>
              </a:graphicData>
            </a:graphic>
          </wp:inline>
        </w:drawing>
      </w:r>
    </w:p>
    <w:p w14:paraId="1752C1D1" w14:textId="74CF9CEC" w:rsidR="00F66DF7" w:rsidRPr="00F66DF7" w:rsidRDefault="00F66DF7" w:rsidP="00047CA9">
      <w:pPr>
        <w:pStyle w:val="FigurePACKT"/>
        <w:rPr>
          <w:rFonts w:ascii="Times New Roman" w:hAnsi="Times New Roman"/>
          <w:sz w:val="18"/>
          <w:szCs w:val="28"/>
        </w:rPr>
      </w:pPr>
      <w:ins w:id="173" w:author="Lucy Wan" w:date="2020-11-18T12:29:00Z">
        <w:r w:rsidRPr="00F66DF7">
          <w:rPr>
            <w:rFonts w:ascii="Times New Roman" w:hAnsi="Times New Roman"/>
            <w:sz w:val="18"/>
            <w:szCs w:val="28"/>
          </w:rPr>
          <w:lastRenderedPageBreak/>
          <w:t>Figure 3.8: Discovering the Get-WindowsFeature command</w:t>
        </w:r>
      </w:ins>
    </w:p>
    <w:p w14:paraId="672D0593" w14:textId="1FAD4F3E"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08.png</w:t>
      </w:r>
    </w:p>
    <w:p w14:paraId="56C5BA10" w14:textId="4CDB85AF" w:rsidR="00332C98" w:rsidRDefault="00332C98" w:rsidP="00332C98">
      <w:r>
        <w:t xml:space="preserve">In </w:t>
      </w:r>
      <w:r w:rsidRPr="00332C98">
        <w:rPr>
          <w:rStyle w:val="ItalicsPACKT"/>
        </w:rPr>
        <w:t>step 3</w:t>
      </w:r>
      <w:r>
        <w:t xml:space="preserve">, you import the </w:t>
      </w:r>
      <w:r w:rsidRPr="00EE266C">
        <w:rPr>
          <w:rStyle w:val="CodeInTextPACKT"/>
        </w:rPr>
        <w:t>ServerManager</w:t>
      </w:r>
      <w:r>
        <w:t xml:space="preserve"> module explicitly, which looks like this:</w:t>
      </w:r>
    </w:p>
    <w:p w14:paraId="1090A207" w14:textId="5BC3EE5D" w:rsidR="00332C98" w:rsidRDefault="00047CA9" w:rsidP="00047CA9">
      <w:pPr>
        <w:pStyle w:val="FigurePACKT"/>
        <w:rPr>
          <w:ins w:id="174" w:author="Lucy Wan" w:date="2020-11-18T12:30:00Z"/>
        </w:rPr>
      </w:pPr>
      <w:r>
        <w:drawing>
          <wp:inline distT="0" distB="0" distL="0" distR="0" wp14:anchorId="79EE04BB" wp14:editId="444A3F20">
            <wp:extent cx="4283675" cy="1107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132" cy="1122040"/>
                    </a:xfrm>
                    <a:prstGeom prst="rect">
                      <a:avLst/>
                    </a:prstGeom>
                  </pic:spPr>
                </pic:pic>
              </a:graphicData>
            </a:graphic>
          </wp:inline>
        </w:drawing>
      </w:r>
    </w:p>
    <w:p w14:paraId="069C3D88" w14:textId="65C93312" w:rsidR="00F66DF7" w:rsidRPr="00F66DF7" w:rsidRDefault="00F66DF7" w:rsidP="00047CA9">
      <w:pPr>
        <w:pStyle w:val="FigurePACKT"/>
        <w:rPr>
          <w:rFonts w:ascii="Times New Roman" w:hAnsi="Times New Roman"/>
          <w:sz w:val="18"/>
          <w:szCs w:val="28"/>
        </w:rPr>
      </w:pPr>
      <w:ins w:id="175" w:author="Lucy Wan" w:date="2020-11-18T12:30:00Z">
        <w:r w:rsidRPr="00F66DF7">
          <w:rPr>
            <w:rFonts w:ascii="Times New Roman" w:hAnsi="Times New Roman"/>
            <w:sz w:val="18"/>
            <w:szCs w:val="28"/>
          </w:rPr>
          <w:t xml:space="preserve">Figure 3.9: </w:t>
        </w:r>
        <w:r w:rsidR="00082BA6">
          <w:rPr>
            <w:rFonts w:ascii="Times New Roman" w:hAnsi="Times New Roman"/>
            <w:sz w:val="18"/>
            <w:szCs w:val="28"/>
          </w:rPr>
          <w:t>Importing the ServerManager module explictly</w:t>
        </w:r>
      </w:ins>
    </w:p>
    <w:p w14:paraId="479C28F1" w14:textId="71A448B9"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09.png</w:t>
      </w:r>
    </w:p>
    <w:p w14:paraId="20E3816C" w14:textId="0B653232" w:rsidR="00332C98" w:rsidRDefault="00332C98" w:rsidP="00EE266C">
      <w:pPr>
        <w:pStyle w:val="NormalPACKT"/>
      </w:pPr>
      <w:r>
        <w:t xml:space="preserve">Now that PowerShell 7 has imported the module, you can now see the output from </w:t>
      </w:r>
      <w:r w:rsidRPr="00332C98">
        <w:rPr>
          <w:rStyle w:val="CodeInTextPACKT"/>
        </w:rPr>
        <w:t>Get-Module</w:t>
      </w:r>
      <w:r w:rsidR="00EE266C" w:rsidRPr="004014B6">
        <w:rPr>
          <w:rStyle w:val="CodeInTextPACKT"/>
          <w:rFonts w:ascii="Times New Roman" w:hAnsi="Times New Roman"/>
          <w:color w:val="auto"/>
          <w:sz w:val="22"/>
          <w:szCs w:val="22"/>
        </w:rPr>
        <w:t xml:space="preserve">. </w:t>
      </w:r>
      <w:r w:rsidR="00EE266C" w:rsidRPr="00EE266C">
        <w:t xml:space="preserve">The output from </w:t>
      </w:r>
      <w:r w:rsidRPr="00EE266C">
        <w:rPr>
          <w:rStyle w:val="ItalicsPACKT"/>
        </w:rPr>
        <w:t>step 4</w:t>
      </w:r>
      <w:r w:rsidRPr="00EE266C">
        <w:t xml:space="preserve"> looks like </w:t>
      </w:r>
      <w:r>
        <w:t>this:</w:t>
      </w:r>
    </w:p>
    <w:p w14:paraId="733C272B" w14:textId="44436B86" w:rsidR="00332C98" w:rsidRDefault="00047CA9" w:rsidP="00047CA9">
      <w:pPr>
        <w:pStyle w:val="FigurePACKT"/>
        <w:rPr>
          <w:ins w:id="176" w:author="Lucy Wan" w:date="2020-11-18T12:30:00Z"/>
        </w:rPr>
      </w:pPr>
      <w:r>
        <w:drawing>
          <wp:inline distT="0" distB="0" distL="0" distR="0" wp14:anchorId="59B0767A" wp14:editId="0FC18649">
            <wp:extent cx="5012672" cy="18382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2955" cy="1853012"/>
                    </a:xfrm>
                    <a:prstGeom prst="rect">
                      <a:avLst/>
                    </a:prstGeom>
                  </pic:spPr>
                </pic:pic>
              </a:graphicData>
            </a:graphic>
          </wp:inline>
        </w:drawing>
      </w:r>
    </w:p>
    <w:p w14:paraId="6980D8D5" w14:textId="2E26AB6F" w:rsidR="00EF6F2E" w:rsidRPr="002B481E" w:rsidRDefault="00EF6F2E" w:rsidP="00047CA9">
      <w:pPr>
        <w:pStyle w:val="FigurePACKT"/>
        <w:rPr>
          <w:rFonts w:ascii="Times New Roman" w:hAnsi="Times New Roman"/>
          <w:sz w:val="18"/>
          <w:szCs w:val="28"/>
        </w:rPr>
      </w:pPr>
      <w:ins w:id="177" w:author="Lucy Wan" w:date="2020-11-18T12:30:00Z">
        <w:r w:rsidRPr="002B481E">
          <w:rPr>
            <w:rFonts w:ascii="Times New Roman" w:hAnsi="Times New Roman"/>
            <w:sz w:val="18"/>
            <w:szCs w:val="28"/>
          </w:rPr>
          <w:t>Figure</w:t>
        </w:r>
      </w:ins>
      <w:ins w:id="178" w:author="Lucy Wan" w:date="2020-11-18T12:31:00Z">
        <w:r w:rsidRPr="002B481E">
          <w:rPr>
            <w:rFonts w:ascii="Times New Roman" w:hAnsi="Times New Roman"/>
            <w:sz w:val="18"/>
            <w:szCs w:val="28"/>
          </w:rPr>
          <w:t xml:space="preserve"> 3.10:</w:t>
        </w:r>
        <w:r w:rsidR="002B481E">
          <w:rPr>
            <w:rFonts w:ascii="Times New Roman" w:hAnsi="Times New Roman"/>
            <w:sz w:val="18"/>
            <w:szCs w:val="28"/>
          </w:rPr>
          <w:t xml:space="preserve"> </w:t>
        </w:r>
      </w:ins>
      <w:ins w:id="179" w:author="Lucy Wan" w:date="2020-11-18T12:33:00Z">
        <w:r w:rsidR="00DD2F04">
          <w:rPr>
            <w:rFonts w:ascii="Times New Roman" w:hAnsi="Times New Roman"/>
            <w:sz w:val="18"/>
            <w:szCs w:val="28"/>
          </w:rPr>
          <w:t>D</w:t>
        </w:r>
        <w:r w:rsidR="000D1FDA">
          <w:rPr>
            <w:rFonts w:ascii="Times New Roman" w:hAnsi="Times New Roman"/>
            <w:sz w:val="18"/>
            <w:szCs w:val="28"/>
          </w:rPr>
          <w:t>iscovering the ServerManager module</w:t>
        </w:r>
      </w:ins>
    </w:p>
    <w:p w14:paraId="2CD84A5D" w14:textId="66BACF3F"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10.png</w:t>
      </w:r>
    </w:p>
    <w:p w14:paraId="190192A6" w14:textId="0E01E3ED" w:rsidR="00332C98" w:rsidRDefault="00332C98" w:rsidP="00332C98">
      <w:pPr>
        <w:pStyle w:val="NormalPACKT"/>
      </w:pPr>
      <w:r>
        <w:t xml:space="preserve">To illustrate that an older Windows PowerShell command works with PowerShell 7, in </w:t>
      </w:r>
      <w:r w:rsidRPr="00332C98">
        <w:rPr>
          <w:rStyle w:val="ItalicsPACKT"/>
        </w:rPr>
        <w:t xml:space="preserve">step </w:t>
      </w:r>
      <w:r>
        <w:rPr>
          <w:rStyle w:val="ItalicsPACKT"/>
        </w:rPr>
        <w:t>5,</w:t>
      </w:r>
      <w:r>
        <w:t xml:space="preserve"> you invoke </w:t>
      </w:r>
      <w:r w:rsidRPr="00332C98">
        <w:rPr>
          <w:rStyle w:val="CodeInTextPACKT"/>
        </w:rPr>
        <w:t>Get-WindowsFeature</w:t>
      </w:r>
      <w:r>
        <w:rPr>
          <w:rStyle w:val="CodeInTextPACKT"/>
        </w:rPr>
        <w:t xml:space="preserve">. </w:t>
      </w:r>
      <w:r w:rsidRPr="00332C98">
        <w:t>This command discovers</w:t>
      </w:r>
      <w:r>
        <w:t xml:space="preserve"> whether the TFTP Client fe</w:t>
      </w:r>
      <w:r w:rsidR="00EE266C">
        <w:t>a</w:t>
      </w:r>
      <w:r>
        <w:t>ture is installed, which looks like this:</w:t>
      </w:r>
    </w:p>
    <w:p w14:paraId="298BEF54" w14:textId="00997BCC" w:rsidR="00332C98" w:rsidRDefault="00047CA9" w:rsidP="00047CA9">
      <w:pPr>
        <w:pStyle w:val="FigurePACKT"/>
        <w:rPr>
          <w:ins w:id="180" w:author="Lucy Wan" w:date="2020-11-18T13:36:00Z"/>
        </w:rPr>
      </w:pPr>
      <w:r>
        <w:drawing>
          <wp:inline distT="0" distB="0" distL="0" distR="0" wp14:anchorId="13355F19" wp14:editId="70B7CED8">
            <wp:extent cx="3068692" cy="77269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3284" cy="778884"/>
                    </a:xfrm>
                    <a:prstGeom prst="rect">
                      <a:avLst/>
                    </a:prstGeom>
                  </pic:spPr>
                </pic:pic>
              </a:graphicData>
            </a:graphic>
          </wp:inline>
        </w:drawing>
      </w:r>
    </w:p>
    <w:p w14:paraId="1B2EF064" w14:textId="17E7368F" w:rsidR="00B35288" w:rsidRPr="00FD1A07" w:rsidRDefault="00B35288" w:rsidP="00047CA9">
      <w:pPr>
        <w:pStyle w:val="FigurePACKT"/>
        <w:rPr>
          <w:rFonts w:ascii="Times New Roman" w:hAnsi="Times New Roman"/>
          <w:sz w:val="18"/>
          <w:szCs w:val="28"/>
        </w:rPr>
      </w:pPr>
      <w:ins w:id="181" w:author="Lucy Wan" w:date="2020-11-18T13:36:00Z">
        <w:r w:rsidRPr="00FD1A07">
          <w:rPr>
            <w:rFonts w:ascii="Times New Roman" w:hAnsi="Times New Roman"/>
            <w:sz w:val="18"/>
            <w:szCs w:val="28"/>
          </w:rPr>
          <w:t>Figure 3.11:</w:t>
        </w:r>
        <w:r w:rsidR="00FD1A07" w:rsidRPr="00FD1A07">
          <w:rPr>
            <w:rFonts w:ascii="Times New Roman" w:hAnsi="Times New Roman"/>
            <w:sz w:val="18"/>
            <w:szCs w:val="28"/>
          </w:rPr>
          <w:t xml:space="preserve"> Invoking the Get-WindowsFeature command</w:t>
        </w:r>
      </w:ins>
    </w:p>
    <w:p w14:paraId="3A90061C" w14:textId="6E44202D"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11.png</w:t>
      </w:r>
    </w:p>
    <w:p w14:paraId="469348BF" w14:textId="354DAB7F" w:rsidR="00332C98" w:rsidRDefault="00332C98" w:rsidP="00332C98">
      <w:r>
        <w:t xml:space="preserve">In </w:t>
      </w:r>
      <w:r w:rsidRPr="00332C98">
        <w:rPr>
          <w:rStyle w:val="ItalicsPACKT"/>
        </w:rPr>
        <w:t>step 6</w:t>
      </w:r>
      <w:r>
        <w:t xml:space="preserve">, you rerun the </w:t>
      </w:r>
      <w:r w:rsidRPr="00332C98">
        <w:rPr>
          <w:rStyle w:val="CodeInTextPACKT"/>
        </w:rPr>
        <w:t>Get-WindowsFeature</w:t>
      </w:r>
      <w:r>
        <w:t xml:space="preserve"> command inside the Windows PowerShell remoting session, with output like this:</w:t>
      </w:r>
    </w:p>
    <w:p w14:paraId="7FB90611" w14:textId="1C24C5DF" w:rsidR="00332C98" w:rsidRDefault="00047CA9" w:rsidP="00047CA9">
      <w:pPr>
        <w:pStyle w:val="FigurePACKT"/>
        <w:rPr>
          <w:ins w:id="182" w:author="Lucy Wan" w:date="2020-11-18T13:36:00Z"/>
        </w:rPr>
      </w:pPr>
      <w:r>
        <w:lastRenderedPageBreak/>
        <w:drawing>
          <wp:inline distT="0" distB="0" distL="0" distR="0" wp14:anchorId="72E0CCEE" wp14:editId="602528CE">
            <wp:extent cx="3013903" cy="130672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279" cy="1326834"/>
                    </a:xfrm>
                    <a:prstGeom prst="rect">
                      <a:avLst/>
                    </a:prstGeom>
                  </pic:spPr>
                </pic:pic>
              </a:graphicData>
            </a:graphic>
          </wp:inline>
        </w:drawing>
      </w:r>
    </w:p>
    <w:p w14:paraId="49C7BF26" w14:textId="4732EF3B" w:rsidR="00FD1A07" w:rsidRPr="00FD1A07" w:rsidRDefault="00FD1A07" w:rsidP="00047CA9">
      <w:pPr>
        <w:pStyle w:val="FigurePACKT"/>
        <w:rPr>
          <w:rFonts w:ascii="Times New Roman" w:hAnsi="Times New Roman"/>
          <w:sz w:val="18"/>
          <w:szCs w:val="28"/>
        </w:rPr>
      </w:pPr>
      <w:ins w:id="183" w:author="Lucy Wan" w:date="2020-11-18T13:36:00Z">
        <w:r w:rsidRPr="00FD1A07">
          <w:rPr>
            <w:rFonts w:ascii="Times New Roman" w:hAnsi="Times New Roman"/>
            <w:sz w:val="18"/>
            <w:szCs w:val="28"/>
          </w:rPr>
          <w:t>Figure 3.12: Invoking Get-</w:t>
        </w:r>
      </w:ins>
      <w:ins w:id="184" w:author="Lucy Wan" w:date="2020-11-18T13:37:00Z">
        <w:r w:rsidRPr="00FD1A07">
          <w:rPr>
            <w:rFonts w:ascii="Times New Roman" w:hAnsi="Times New Roman"/>
            <w:sz w:val="18"/>
            <w:szCs w:val="28"/>
          </w:rPr>
          <w:t>WindowsFeature in a remoting session</w:t>
        </w:r>
      </w:ins>
    </w:p>
    <w:p w14:paraId="014B998C" w14:textId="71A24A1A"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12.png</w:t>
      </w:r>
    </w:p>
    <w:p w14:paraId="01DFB9BD" w14:textId="6755B2E1" w:rsidR="00332C98" w:rsidRDefault="00332C98" w:rsidP="00332C98">
      <w:r>
        <w:t xml:space="preserve">In </w:t>
      </w:r>
      <w:r w:rsidRPr="00332C98">
        <w:rPr>
          <w:rStyle w:val="ItalicsPACKT"/>
        </w:rPr>
        <w:t>step 7,</w:t>
      </w:r>
      <w:r>
        <w:t xml:space="preserve"> you remo</w:t>
      </w:r>
      <w:r w:rsidR="00EE266C">
        <w:t>v</w:t>
      </w:r>
      <w:r>
        <w:t xml:space="preserve">e the </w:t>
      </w:r>
      <w:r w:rsidRPr="00EE266C">
        <w:rPr>
          <w:rStyle w:val="CodeInTextPACKT"/>
        </w:rPr>
        <w:t>ServerManager</w:t>
      </w:r>
      <w:r>
        <w:t xml:space="preserve"> module from the current PowerShell session, producing no output. In </w:t>
      </w:r>
      <w:r w:rsidRPr="00332C98">
        <w:rPr>
          <w:rStyle w:val="ItalicsPACKT"/>
        </w:rPr>
        <w:t>step 8</w:t>
      </w:r>
      <w:r>
        <w:t>, you install the TFTP Client feature, which looks like this;</w:t>
      </w:r>
    </w:p>
    <w:p w14:paraId="381C4131" w14:textId="71136D9E" w:rsidR="00332C98" w:rsidRDefault="00047CA9" w:rsidP="00047CA9">
      <w:pPr>
        <w:pStyle w:val="FigurePACKT"/>
        <w:rPr>
          <w:ins w:id="185" w:author="Lucy Wan" w:date="2020-11-18T13:37:00Z"/>
        </w:rPr>
      </w:pPr>
      <w:r>
        <w:drawing>
          <wp:inline distT="0" distB="0" distL="0" distR="0" wp14:anchorId="61F1D30C" wp14:editId="584740F2">
            <wp:extent cx="4245831" cy="988781"/>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84191" cy="997714"/>
                    </a:xfrm>
                    <a:prstGeom prst="rect">
                      <a:avLst/>
                    </a:prstGeom>
                  </pic:spPr>
                </pic:pic>
              </a:graphicData>
            </a:graphic>
          </wp:inline>
        </w:drawing>
      </w:r>
    </w:p>
    <w:p w14:paraId="11614927" w14:textId="2C1D58F6" w:rsidR="00CD6113" w:rsidRPr="002A19BB" w:rsidRDefault="00CD6113" w:rsidP="00047CA9">
      <w:pPr>
        <w:pStyle w:val="FigurePACKT"/>
        <w:rPr>
          <w:rFonts w:ascii="Times New Roman" w:hAnsi="Times New Roman"/>
          <w:sz w:val="18"/>
          <w:szCs w:val="28"/>
        </w:rPr>
      </w:pPr>
      <w:ins w:id="186" w:author="Lucy Wan" w:date="2020-11-18T13:37:00Z">
        <w:r w:rsidRPr="002A19BB">
          <w:rPr>
            <w:rFonts w:ascii="Times New Roman" w:hAnsi="Times New Roman"/>
            <w:sz w:val="18"/>
            <w:szCs w:val="28"/>
          </w:rPr>
          <w:t xml:space="preserve">Figure 3.13: </w:t>
        </w:r>
      </w:ins>
      <w:ins w:id="187" w:author="Lucy Wan" w:date="2020-11-18T13:38:00Z">
        <w:r w:rsidR="002A19BB" w:rsidRPr="002A19BB">
          <w:rPr>
            <w:rFonts w:ascii="Times New Roman" w:hAnsi="Times New Roman"/>
            <w:sz w:val="18"/>
            <w:szCs w:val="28"/>
          </w:rPr>
          <w:t>Installing TFTP Client</w:t>
        </w:r>
      </w:ins>
    </w:p>
    <w:p w14:paraId="7924A66E" w14:textId="15E5EC60"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13.png</w:t>
      </w:r>
    </w:p>
    <w:p w14:paraId="30A9E289" w14:textId="1F4D8CE8" w:rsidR="00332C98" w:rsidRDefault="00332C98" w:rsidP="00732F7B">
      <w:pPr>
        <w:pStyle w:val="NormalPACKT"/>
      </w:pPr>
      <w:r>
        <w:t xml:space="preserve">In </w:t>
      </w:r>
      <w:r w:rsidRPr="00332C98">
        <w:rPr>
          <w:rStyle w:val="ItalicsPACKT"/>
        </w:rPr>
        <w:t>step 9</w:t>
      </w:r>
      <w:r>
        <w:t xml:space="preserve">, you re-run </w:t>
      </w:r>
      <w:r w:rsidRPr="00732F7B">
        <w:rPr>
          <w:rStyle w:val="CodeInTextPACKT"/>
        </w:rPr>
        <w:t>Get-W</w:t>
      </w:r>
      <w:r w:rsidR="00732F7B" w:rsidRPr="00732F7B">
        <w:rPr>
          <w:rStyle w:val="CodeInTextPACKT"/>
        </w:rPr>
        <w:t>i</w:t>
      </w:r>
      <w:r w:rsidRPr="00732F7B">
        <w:rPr>
          <w:rStyle w:val="CodeInTextPACKT"/>
        </w:rPr>
        <w:t>ndowsFeature</w:t>
      </w:r>
      <w:r w:rsidRPr="00732F7B">
        <w:t xml:space="preserve"> </w:t>
      </w:r>
      <w:r w:rsidR="00732F7B" w:rsidRPr="00732F7B">
        <w:t xml:space="preserve">command </w:t>
      </w:r>
      <w:r>
        <w:t xml:space="preserve">to check the state of the </w:t>
      </w:r>
      <w:r w:rsidRPr="00EE266C">
        <w:rPr>
          <w:rStyle w:val="CodeInTextPACKT"/>
        </w:rPr>
        <w:t>TFTP</w:t>
      </w:r>
      <w:r w:rsidR="00EE266C" w:rsidRPr="00EE266C">
        <w:rPr>
          <w:rStyle w:val="CodeInTextPACKT"/>
        </w:rPr>
        <w:t>-</w:t>
      </w:r>
      <w:r w:rsidRPr="00EE266C">
        <w:rPr>
          <w:rStyle w:val="CodeInTextPACKT"/>
        </w:rPr>
        <w:t>Client</w:t>
      </w:r>
      <w:r>
        <w:t xml:space="preserve"> feature, which looks like this:</w:t>
      </w:r>
    </w:p>
    <w:p w14:paraId="4F943E20" w14:textId="08D6B9E1" w:rsidR="00332C98" w:rsidRDefault="00047CA9" w:rsidP="00047CA9">
      <w:pPr>
        <w:pStyle w:val="FigurePACKT"/>
        <w:rPr>
          <w:ins w:id="188" w:author="Lucy Wan" w:date="2020-11-18T13:38:00Z"/>
        </w:rPr>
      </w:pPr>
      <w:r>
        <w:drawing>
          <wp:inline distT="0" distB="0" distL="0" distR="0" wp14:anchorId="0A97A7FB" wp14:editId="0098F679">
            <wp:extent cx="3252874" cy="1024976"/>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7166" cy="1029480"/>
                    </a:xfrm>
                    <a:prstGeom prst="rect">
                      <a:avLst/>
                    </a:prstGeom>
                  </pic:spPr>
                </pic:pic>
              </a:graphicData>
            </a:graphic>
          </wp:inline>
        </w:drawing>
      </w:r>
    </w:p>
    <w:p w14:paraId="30A59FEA" w14:textId="16F33D70" w:rsidR="002A19BB" w:rsidRPr="00D60C65" w:rsidRDefault="002A19BB" w:rsidP="00047CA9">
      <w:pPr>
        <w:pStyle w:val="FigurePACKT"/>
        <w:rPr>
          <w:rFonts w:ascii="Times New Roman" w:hAnsi="Times New Roman"/>
          <w:sz w:val="18"/>
          <w:szCs w:val="28"/>
        </w:rPr>
      </w:pPr>
      <w:ins w:id="189" w:author="Lucy Wan" w:date="2020-11-18T13:38:00Z">
        <w:r w:rsidRPr="00D60C65">
          <w:rPr>
            <w:rFonts w:ascii="Times New Roman" w:hAnsi="Times New Roman"/>
            <w:sz w:val="18"/>
            <w:szCs w:val="28"/>
          </w:rPr>
          <w:t xml:space="preserve">Figure 3.14: </w:t>
        </w:r>
        <w:r w:rsidR="00D60C65" w:rsidRPr="00D60C65">
          <w:rPr>
            <w:rFonts w:ascii="Times New Roman" w:hAnsi="Times New Roman"/>
            <w:sz w:val="18"/>
            <w:szCs w:val="28"/>
          </w:rPr>
          <w:t>Checking the state of TFTP Client</w:t>
        </w:r>
      </w:ins>
    </w:p>
    <w:p w14:paraId="052027CC" w14:textId="225EC7C2" w:rsidR="00332C98" w:rsidRDefault="00332C98" w:rsidP="00332C98">
      <w:pPr>
        <w:pStyle w:val="LayoutInformationPACKT"/>
        <w:rPr>
          <w:noProof/>
        </w:rPr>
      </w:pPr>
      <w:r>
        <w:t xml:space="preserve">Insert </w:t>
      </w:r>
      <w:r w:rsidRPr="00C41783">
        <w:t>image</w:t>
      </w:r>
      <w:r>
        <w:t xml:space="preserve"> </w:t>
      </w:r>
      <w:r>
        <w:rPr>
          <w:noProof/>
        </w:rPr>
        <w:t>B42024_03</w:t>
      </w:r>
      <w:r w:rsidRPr="00023EAD">
        <w:rPr>
          <w:noProof/>
        </w:rPr>
        <w:t>_</w:t>
      </w:r>
      <w:r>
        <w:rPr>
          <w:noProof/>
        </w:rPr>
        <w:t>14.png</w:t>
      </w:r>
    </w:p>
    <w:p w14:paraId="29222F4D" w14:textId="5DBC5174" w:rsidR="00332C98" w:rsidRDefault="00332C98" w:rsidP="00332C98">
      <w:r>
        <w:t xml:space="preserve">In </w:t>
      </w:r>
      <w:r w:rsidRPr="00332C98">
        <w:rPr>
          <w:rStyle w:val="ItalicsPACKT"/>
        </w:rPr>
        <w:t>step 10</w:t>
      </w:r>
      <w:r>
        <w:t>, you re-view the TFTP Client feature inside the Windows PowerShell remoting session, which looks like this:</w:t>
      </w:r>
    </w:p>
    <w:p w14:paraId="6E19B193" w14:textId="0ECD5AB5" w:rsidR="00332C98" w:rsidRDefault="00047CA9" w:rsidP="00047CA9">
      <w:pPr>
        <w:pStyle w:val="FigurePACKT"/>
        <w:rPr>
          <w:ins w:id="190" w:author="Lucy Wan" w:date="2020-11-18T13:39:00Z"/>
        </w:rPr>
      </w:pPr>
      <w:r>
        <w:drawing>
          <wp:inline distT="0" distB="0" distL="0" distR="0" wp14:anchorId="10890516" wp14:editId="52F73D32">
            <wp:extent cx="3880022" cy="1504551"/>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5486" cy="1537691"/>
                    </a:xfrm>
                    <a:prstGeom prst="rect">
                      <a:avLst/>
                    </a:prstGeom>
                  </pic:spPr>
                </pic:pic>
              </a:graphicData>
            </a:graphic>
          </wp:inline>
        </w:drawing>
      </w:r>
    </w:p>
    <w:p w14:paraId="771D9AE2" w14:textId="5D510138" w:rsidR="00890AEB" w:rsidRPr="00890AEB" w:rsidRDefault="00890AEB" w:rsidP="00047CA9">
      <w:pPr>
        <w:pStyle w:val="FigurePACKT"/>
        <w:rPr>
          <w:rFonts w:ascii="Times New Roman" w:hAnsi="Times New Roman"/>
          <w:sz w:val="18"/>
          <w:szCs w:val="28"/>
        </w:rPr>
      </w:pPr>
      <w:ins w:id="191" w:author="Lucy Wan" w:date="2020-11-18T13:39:00Z">
        <w:r w:rsidRPr="00890AEB">
          <w:rPr>
            <w:rFonts w:ascii="Times New Roman" w:hAnsi="Times New Roman"/>
            <w:sz w:val="18"/>
            <w:szCs w:val="28"/>
          </w:rPr>
          <w:t xml:space="preserve">Figure 3.15: </w:t>
        </w:r>
      </w:ins>
      <w:ins w:id="192" w:author="Lucy Wan" w:date="2020-11-18T13:41:00Z">
        <w:r w:rsidR="00FE6398">
          <w:rPr>
            <w:rFonts w:ascii="Times New Roman" w:hAnsi="Times New Roman"/>
            <w:sz w:val="18"/>
            <w:szCs w:val="28"/>
          </w:rPr>
          <w:t>Viewing TFTP Client inside</w:t>
        </w:r>
        <w:r w:rsidR="00500EB9">
          <w:rPr>
            <w:rFonts w:ascii="Times New Roman" w:hAnsi="Times New Roman"/>
            <w:sz w:val="18"/>
            <w:szCs w:val="28"/>
          </w:rPr>
          <w:t xml:space="preserve"> remoting session</w:t>
        </w:r>
      </w:ins>
    </w:p>
    <w:p w14:paraId="20512257" w14:textId="4AA58A12" w:rsidR="00732F7B" w:rsidRDefault="00732F7B" w:rsidP="00732F7B">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15.png</w:t>
      </w:r>
    </w:p>
    <w:p w14:paraId="08A72BDB" w14:textId="77777777" w:rsidR="00EC03C6" w:rsidRDefault="00EC03C6" w:rsidP="00EC03C6">
      <w:pPr>
        <w:pStyle w:val="Heading2"/>
      </w:pPr>
      <w:r>
        <w:t>There's more...</w:t>
      </w:r>
    </w:p>
    <w:p w14:paraId="104A2ADB" w14:textId="0908E5BB" w:rsidR="00EC03C6" w:rsidRDefault="00332C98" w:rsidP="00332C98">
      <w:pPr>
        <w:pStyle w:val="NormalPACKT"/>
      </w:pPr>
      <w:r>
        <w:t xml:space="preserve">In </w:t>
      </w:r>
      <w:r w:rsidRPr="00332C98">
        <w:rPr>
          <w:rStyle w:val="ItalicsPACKT"/>
        </w:rPr>
        <w:t>step 1</w:t>
      </w:r>
      <w:r>
        <w:t xml:space="preserve">, you attempted to find the </w:t>
      </w:r>
      <w:proofErr w:type="spellStart"/>
      <w:r w:rsidRPr="00EE266C">
        <w:rPr>
          <w:rStyle w:val="CodeInTextPACKT"/>
        </w:rPr>
        <w:t>ServerManager</w:t>
      </w:r>
      <w:proofErr w:type="spellEnd"/>
      <w:r>
        <w:t xml:space="preserve"> module</w:t>
      </w:r>
      <w:ins w:id="193" w:author="Thomas Lee [2]" w:date="2021-02-02T22:05:00Z">
        <w:r w:rsidR="00835F33">
          <w:t xml:space="preserve"> using the -</w:t>
        </w:r>
        <w:proofErr w:type="spellStart"/>
        <w:r w:rsidR="00835F33">
          <w:t>ListAvailalbe</w:t>
        </w:r>
        <w:proofErr w:type="spellEnd"/>
        <w:r w:rsidR="00835F33">
          <w:t xml:space="preserve"> switch</w:t>
        </w:r>
      </w:ins>
      <w:commentRangeStart w:id="194"/>
      <w:r>
        <w:t>. This module is not available natively in PowerShell 7, hence the lack of output</w:t>
      </w:r>
      <w:commentRangeEnd w:id="194"/>
      <w:r w:rsidR="00174997">
        <w:rPr>
          <w:rStyle w:val="CommentReference"/>
        </w:rPr>
        <w:commentReference w:id="194"/>
      </w:r>
      <w:r>
        <w:t>. Even though the compatibility mechanism can find the module, by default</w:t>
      </w:r>
      <w:r w:rsidR="00EE266C">
        <w:t>,</w:t>
      </w:r>
      <w:r>
        <w:t xml:space="preserve"> </w:t>
      </w:r>
      <w:r w:rsidRPr="00332C98">
        <w:rPr>
          <w:rStyle w:val="CodeInTextPACKT"/>
        </w:rPr>
        <w:t>Get-Module</w:t>
      </w:r>
      <w:r>
        <w:t xml:space="preserve"> does not display the module.</w:t>
      </w:r>
      <w:ins w:id="195" w:author="Thomas Lee [2]" w:date="2021-02-02T22:05:00Z">
        <w:r w:rsidR="00835F33">
          <w:t xml:space="preserve"> </w:t>
        </w:r>
      </w:ins>
    </w:p>
    <w:p w14:paraId="5F527A3A" w14:textId="57037D28" w:rsidR="00EC03C6" w:rsidRDefault="00732F7B" w:rsidP="00732F7B">
      <w:pPr>
        <w:pStyle w:val="NormalPACKT"/>
      </w:pPr>
      <w:r>
        <w:t xml:space="preserve">In </w:t>
      </w:r>
      <w:r w:rsidRPr="00732F7B">
        <w:rPr>
          <w:rStyle w:val="ItalicsPACKT"/>
        </w:rPr>
        <w:t>step 2</w:t>
      </w:r>
      <w:r>
        <w:t xml:space="preserve">, you discover the </w:t>
      </w:r>
      <w:r w:rsidRPr="00594E37">
        <w:rPr>
          <w:rFonts w:ascii="Lucida Console" w:hAnsi="Lucida Console"/>
          <w:color w:val="4472C4"/>
          <w:sz w:val="19"/>
          <w:szCs w:val="19"/>
        </w:rPr>
        <w:t>Get-WindowsFeature</w:t>
      </w:r>
      <w:r w:rsidRPr="00594E37">
        <w:rPr>
          <w:color w:val="4472C4"/>
        </w:rPr>
        <w:t xml:space="preserve"> </w:t>
      </w:r>
      <w:r>
        <w:t xml:space="preserve">command comes from the </w:t>
      </w:r>
      <w:proofErr w:type="spellStart"/>
      <w:r>
        <w:t>ServerManager</w:t>
      </w:r>
      <w:proofErr w:type="spellEnd"/>
      <w:r>
        <w:t xml:space="preserve"> Module, which you then load explicitly in step 3. Loading the module </w:t>
      </w:r>
      <w:r w:rsidR="00EE266C">
        <w:t xml:space="preserve">using </w:t>
      </w:r>
      <w:r w:rsidR="00EE266C" w:rsidRPr="00594E37">
        <w:rPr>
          <w:rFonts w:ascii="Lucida Console" w:hAnsi="Lucida Console"/>
          <w:color w:val="4472C4"/>
          <w:sz w:val="19"/>
          <w:szCs w:val="19"/>
        </w:rPr>
        <w:t>Import-Module</w:t>
      </w:r>
      <w:r w:rsidRPr="00594E37">
        <w:rPr>
          <w:color w:val="4472C4"/>
        </w:rPr>
        <w:t xml:space="preserve"> </w:t>
      </w:r>
      <w:r>
        <w:t xml:space="preserve">generates the warning message you can see in the output. Note that </w:t>
      </w:r>
      <w:r w:rsidR="00594E37">
        <w:t>i</w:t>
      </w:r>
      <w:r w:rsidR="00EE266C">
        <w:t>n PowerShell 7, t</w:t>
      </w:r>
      <w:r>
        <w:t xml:space="preserve">he </w:t>
      </w:r>
      <w:r w:rsidRPr="00EE266C">
        <w:rPr>
          <w:rStyle w:val="CodeInTextPACKT"/>
        </w:rPr>
        <w:t>Get-WindowsFeature</w:t>
      </w:r>
      <w:r>
        <w:t xml:space="preserve"> command is a function, rather than a cmdlet. </w:t>
      </w:r>
      <w:r w:rsidR="00EE266C">
        <w:t>T</w:t>
      </w:r>
      <w:r>
        <w:t>he implicit remoting process creates a proxy function</w:t>
      </w:r>
      <w:r w:rsidR="00EE266C">
        <w:t xml:space="preserve"> (</w:t>
      </w:r>
      <w:r>
        <w:t>in the PowerShell 7 session</w:t>
      </w:r>
      <w:r w:rsidR="00EE266C">
        <w:t>)</w:t>
      </w:r>
      <w:r>
        <w:t xml:space="preserve">, which </w:t>
      </w:r>
      <w:r w:rsidR="00EE266C">
        <w:t>then invokes the underlying command in the remote session. You can examine the function’s definition to see how the proxy function invokes the remote function.</w:t>
      </w:r>
    </w:p>
    <w:p w14:paraId="30D3D5F2" w14:textId="36CE1392" w:rsidR="002D54C9" w:rsidRDefault="00732F7B" w:rsidP="00EE266C">
      <w:pPr>
        <w:pStyle w:val="NormalPACKT"/>
      </w:pPr>
      <w:r>
        <w:t xml:space="preserve">In </w:t>
      </w:r>
      <w:r w:rsidRPr="00732F7B">
        <w:rPr>
          <w:rStyle w:val="ItalicsPACKT"/>
        </w:rPr>
        <w:t>step 9</w:t>
      </w:r>
      <w:r>
        <w:t xml:space="preserve"> and </w:t>
      </w:r>
      <w:r w:rsidRPr="00732F7B">
        <w:rPr>
          <w:rStyle w:val="ItalicsPACKT"/>
        </w:rPr>
        <w:t>step 10</w:t>
      </w:r>
      <w:r>
        <w:t>, you view the o</w:t>
      </w:r>
      <w:r w:rsidR="00EE266C">
        <w:t>utp</w:t>
      </w:r>
      <w:r>
        <w:t xml:space="preserve">ut from </w:t>
      </w:r>
      <w:r w:rsidRPr="00EE266C">
        <w:rPr>
          <w:rStyle w:val="CodeInTextPACKT"/>
        </w:rPr>
        <w:t>Get-WindowsFeature</w:t>
      </w:r>
      <w:r>
        <w:t xml:space="preserve"> inside PowerShell 7 and then inside </w:t>
      </w:r>
      <w:commentRangeStart w:id="196"/>
      <w:r>
        <w:t>the remoting session to Windows PowerShell</w:t>
      </w:r>
      <w:commentRangeEnd w:id="196"/>
      <w:r w:rsidR="0006123F">
        <w:rPr>
          <w:rStyle w:val="CommentReference"/>
          <w:rFonts w:ascii="Calibri" w:hAnsi="Calibri"/>
        </w:rPr>
        <w:commentReference w:id="196"/>
      </w:r>
      <w:r>
        <w:t xml:space="preserve">. In </w:t>
      </w:r>
      <w:r w:rsidRPr="00732F7B">
        <w:rPr>
          <w:rStyle w:val="ItalicsPACKT"/>
        </w:rPr>
        <w:t>step 9</w:t>
      </w:r>
      <w:r>
        <w:t xml:space="preserve">, you see a different output from </w:t>
      </w:r>
      <w:r w:rsidRPr="00732F7B">
        <w:rPr>
          <w:rStyle w:val="ItalicsPACKT"/>
        </w:rPr>
        <w:t>step 10</w:t>
      </w:r>
      <w:r w:rsidR="00EE266C">
        <w:rPr>
          <w:rStyle w:val="ItalicsPACKT"/>
        </w:rPr>
        <w:t>,</w:t>
      </w:r>
      <w:r>
        <w:t xml:space="preserve"> which is the result of PowerShell 7 not importing the display XML for this modul</w:t>
      </w:r>
      <w:r w:rsidR="00EE266C">
        <w:t xml:space="preserve">e. You can see how to get around this minor issue in </w:t>
      </w:r>
      <w:r w:rsidR="00EE266C" w:rsidRPr="0052003C">
        <w:rPr>
          <w:i/>
          <w:iCs/>
          <w:color w:val="C00000"/>
        </w:rPr>
        <w:t>“Importing Display XML”</w:t>
      </w:r>
      <w:r w:rsidR="00EE266C" w:rsidRPr="0052003C">
        <w:rPr>
          <w:color w:val="C00000"/>
        </w:rPr>
        <w:t xml:space="preserve"> </w:t>
      </w:r>
      <w:r w:rsidR="00EE266C">
        <w:t>later in this chapter.</w:t>
      </w:r>
    </w:p>
    <w:p w14:paraId="7287ED42" w14:textId="726D5A9E" w:rsidR="00732F7B" w:rsidRPr="00732F7B" w:rsidRDefault="00732F7B" w:rsidP="00732F7B">
      <w:pPr>
        <w:pStyle w:val="NormalPACKT"/>
        <w:rPr>
          <w:lang w:val="en-GB"/>
        </w:rPr>
      </w:pPr>
      <w:r>
        <w:rPr>
          <w:lang w:val="en-GB"/>
        </w:rPr>
        <w:t>The Windows PowerS</w:t>
      </w:r>
      <w:r w:rsidR="00EE266C">
        <w:rPr>
          <w:lang w:val="en-GB"/>
        </w:rPr>
        <w:t>h</w:t>
      </w:r>
      <w:r>
        <w:rPr>
          <w:lang w:val="en-GB"/>
        </w:rPr>
        <w:t>ell compatibility mechanism in PowerShell 7 does a</w:t>
      </w:r>
      <w:r w:rsidR="00EE266C">
        <w:rPr>
          <w:lang w:val="en-GB"/>
        </w:rPr>
        <w:t>n excellent</w:t>
      </w:r>
      <w:r>
        <w:rPr>
          <w:lang w:val="en-GB"/>
        </w:rPr>
        <w:t xml:space="preserve"> job of supporting otherwise incompatible Windows PowerShell modules. </w:t>
      </w:r>
      <w:r w:rsidR="00EE266C">
        <w:rPr>
          <w:lang w:val="en-GB"/>
        </w:rPr>
        <w:t>But even with this, there are some commands and modules that are just not going to work, and you can see in “</w:t>
      </w:r>
      <w:r w:rsidR="00EE266C" w:rsidRPr="00EE266C">
        <w:rPr>
          <w:rStyle w:val="ItalicsPACKT"/>
        </w:rPr>
        <w:t>Exploring alternatives to  Windows PowerShell features not supported in PowerS</w:t>
      </w:r>
      <w:r w:rsidR="00EE266C">
        <w:rPr>
          <w:rStyle w:val="ItalicsPACKT"/>
        </w:rPr>
        <w:t>h</w:t>
      </w:r>
      <w:r w:rsidR="00EE266C" w:rsidRPr="00EE266C">
        <w:rPr>
          <w:rStyle w:val="ItalicsPACKT"/>
        </w:rPr>
        <w:t>ell 7</w:t>
      </w:r>
      <w:r w:rsidR="00EE266C">
        <w:rPr>
          <w:lang w:val="en-GB"/>
        </w:rPr>
        <w:t>”.</w:t>
      </w:r>
    </w:p>
    <w:p w14:paraId="226DF227" w14:textId="03C8361C" w:rsidR="00EE266C" w:rsidRDefault="00EE266C" w:rsidP="00EE266C">
      <w:pPr>
        <w:pStyle w:val="Heading1"/>
      </w:pPr>
      <w:r>
        <w:t>Exploring Compatibility Solution Limitations</w:t>
      </w:r>
    </w:p>
    <w:p w14:paraId="32D079D5" w14:textId="0975BC47" w:rsidR="00EE266C" w:rsidRDefault="00EE266C" w:rsidP="00EE266C">
      <w:pPr>
        <w:pStyle w:val="NormalPACKT"/>
        <w:rPr>
          <w:lang w:val="en-GB"/>
        </w:rPr>
      </w:pPr>
      <w:r>
        <w:rPr>
          <w:lang w:val="en-GB"/>
        </w:rPr>
        <w:t>I</w:t>
      </w:r>
      <w:r w:rsidR="00DD7BCA">
        <w:rPr>
          <w:lang w:val="en-GB"/>
        </w:rPr>
        <w:t>n</w:t>
      </w:r>
      <w:r>
        <w:rPr>
          <w:lang w:val="en-GB"/>
        </w:rPr>
        <w:t xml:space="preserve"> the previous recipe, you saw how you could use the Windows PowerS</w:t>
      </w:r>
      <w:r w:rsidR="00A91C7A">
        <w:rPr>
          <w:lang w:val="en-GB"/>
        </w:rPr>
        <w:t>h</w:t>
      </w:r>
      <w:r>
        <w:rPr>
          <w:lang w:val="en-GB"/>
        </w:rPr>
        <w:t>ell compatibil</w:t>
      </w:r>
      <w:r w:rsidR="00A91C7A">
        <w:rPr>
          <w:lang w:val="en-GB"/>
        </w:rPr>
        <w:t>ity</w:t>
      </w:r>
      <w:r>
        <w:rPr>
          <w:lang w:val="en-GB"/>
        </w:rPr>
        <w:t xml:space="preserve"> mechanism built into PowerShell 7. This solution provides you with access to </w:t>
      </w:r>
      <w:r w:rsidR="00454A93">
        <w:rPr>
          <w:lang w:val="en-GB"/>
        </w:rPr>
        <w:t xml:space="preserve">modules </w:t>
      </w:r>
      <w:r>
        <w:rPr>
          <w:lang w:val="en-GB"/>
        </w:rPr>
        <w:t>that</w:t>
      </w:r>
      <w:r w:rsidR="00454A93">
        <w:rPr>
          <w:lang w:val="en-GB"/>
        </w:rPr>
        <w:t xml:space="preserve"> their owners</w:t>
      </w:r>
      <w:r>
        <w:rPr>
          <w:lang w:val="en-GB"/>
        </w:rPr>
        <w:t xml:space="preserve"> have not yet converted to run </w:t>
      </w:r>
      <w:r w:rsidR="00454A93">
        <w:rPr>
          <w:lang w:val="en-GB"/>
        </w:rPr>
        <w:t xml:space="preserve">natively </w:t>
      </w:r>
      <w:r>
        <w:rPr>
          <w:lang w:val="en-GB"/>
        </w:rPr>
        <w:t xml:space="preserve">in PowerShell 7. This solution </w:t>
      </w:r>
      <w:r w:rsidR="00454A93">
        <w:rPr>
          <w:lang w:val="en-GB"/>
        </w:rPr>
        <w:t xml:space="preserve">provides improved compatibility but </w:t>
      </w:r>
      <w:r>
        <w:rPr>
          <w:lang w:val="en-GB"/>
        </w:rPr>
        <w:t>does have some</w:t>
      </w:r>
      <w:r w:rsidR="00454A93">
        <w:rPr>
          <w:lang w:val="en-GB"/>
        </w:rPr>
        <w:t xml:space="preserve"> minor</w:t>
      </w:r>
      <w:r>
        <w:rPr>
          <w:lang w:val="en-GB"/>
        </w:rPr>
        <w:t xml:space="preserve"> limitations.</w:t>
      </w:r>
    </w:p>
    <w:p w14:paraId="71340763" w14:textId="7A01A9C1" w:rsidR="00EE266C" w:rsidRDefault="00EE266C" w:rsidP="00EE266C">
      <w:pPr>
        <w:pStyle w:val="NormalPACKT"/>
        <w:rPr>
          <w:lang w:val="en-GB"/>
        </w:rPr>
      </w:pPr>
      <w:r>
        <w:rPr>
          <w:lang w:val="en-GB"/>
        </w:rPr>
        <w:t xml:space="preserve">The first limitation is discovery. You can’t </w:t>
      </w:r>
      <w:ins w:id="197" w:author="Lucy Wan" w:date="2020-11-18T13:44:00Z">
        <w:r w:rsidR="00FD7FF8">
          <w:rPr>
            <w:lang w:val="en-GB"/>
          </w:rPr>
          <w:t xml:space="preserve">easily </w:t>
        </w:r>
      </w:ins>
      <w:r>
        <w:rPr>
          <w:lang w:val="en-GB"/>
        </w:rPr>
        <w:t>discover</w:t>
      </w:r>
      <w:del w:id="198" w:author="Lucy Wan" w:date="2020-11-18T13:44:00Z">
        <w:r w:rsidDel="00FD7FF8">
          <w:rPr>
            <w:lang w:val="en-GB"/>
          </w:rPr>
          <w:delText xml:space="preserve"> </w:delText>
        </w:r>
        <w:commentRangeStart w:id="199"/>
        <w:commentRangeStart w:id="200"/>
        <w:commentRangeStart w:id="201"/>
        <w:r w:rsidDel="00FD7FF8">
          <w:rPr>
            <w:lang w:val="en-GB"/>
          </w:rPr>
          <w:delText>easily</w:delText>
        </w:r>
      </w:del>
      <w:r>
        <w:rPr>
          <w:lang w:val="en-GB"/>
        </w:rPr>
        <w:t xml:space="preserve"> unsupported </w:t>
      </w:r>
      <w:commentRangeEnd w:id="199"/>
      <w:r w:rsidR="00AC3C65">
        <w:rPr>
          <w:rStyle w:val="CommentReference"/>
        </w:rPr>
        <w:commentReference w:id="199"/>
      </w:r>
      <w:commentRangeEnd w:id="200"/>
      <w:r w:rsidR="00FD7FF8">
        <w:rPr>
          <w:rStyle w:val="CommentReference"/>
          <w:rFonts w:ascii="Calibri" w:hAnsi="Calibri"/>
        </w:rPr>
        <w:commentReference w:id="200"/>
      </w:r>
      <w:commentRangeEnd w:id="201"/>
      <w:r w:rsidR="00835F33">
        <w:rPr>
          <w:rStyle w:val="CommentReference"/>
          <w:rFonts w:ascii="Calibri" w:hAnsi="Calibri"/>
        </w:rPr>
        <w:commentReference w:id="201"/>
      </w:r>
      <w:r>
        <w:rPr>
          <w:lang w:val="en-GB"/>
        </w:rPr>
        <w:t xml:space="preserve">commands. You </w:t>
      </w:r>
      <w:r w:rsidR="00B30419">
        <w:rPr>
          <w:lang w:val="en-GB"/>
        </w:rPr>
        <w:t>cannot</w:t>
      </w:r>
      <w:r>
        <w:rPr>
          <w:lang w:val="en-GB"/>
        </w:rPr>
        <w:t>, for example</w:t>
      </w:r>
      <w:r w:rsidR="00A91C7A">
        <w:rPr>
          <w:lang w:val="en-GB"/>
        </w:rPr>
        <w:t>,</w:t>
      </w:r>
      <w:r>
        <w:rPr>
          <w:lang w:val="en-GB"/>
        </w:rPr>
        <w:t xml:space="preserve"> use </w:t>
      </w:r>
      <w:commentRangeStart w:id="202"/>
      <w:r>
        <w:rPr>
          <w:lang w:val="en-GB"/>
        </w:rPr>
        <w:t xml:space="preserve">PowerShell </w:t>
      </w:r>
      <w:del w:id="203" w:author="Thomas Lee [2]" w:date="2021-02-02T22:07:00Z">
        <w:r w:rsidDel="00835F33">
          <w:rPr>
            <w:lang w:val="en-GB"/>
          </w:rPr>
          <w:delText>8</w:delText>
        </w:r>
        <w:commentRangeEnd w:id="202"/>
        <w:r w:rsidR="00AC3C65" w:rsidDel="00835F33">
          <w:rPr>
            <w:rStyle w:val="CommentReference"/>
          </w:rPr>
          <w:commentReference w:id="202"/>
        </w:r>
        <w:r w:rsidDel="00835F33">
          <w:rPr>
            <w:lang w:val="en-GB"/>
          </w:rPr>
          <w:delText xml:space="preserve">’s </w:delText>
        </w:r>
      </w:del>
      <w:ins w:id="204" w:author="Thomas Lee [2]" w:date="2021-02-02T22:07:00Z">
        <w:r w:rsidR="00835F33">
          <w:rPr>
            <w:lang w:val="en-GB"/>
          </w:rPr>
          <w:t>7</w:t>
        </w:r>
        <w:r w:rsidR="00835F33">
          <w:rPr>
            <w:lang w:val="en-GB"/>
          </w:rPr>
          <w:t xml:space="preserve">’s </w:t>
        </w:r>
      </w:ins>
      <w:r w:rsidRPr="00EE266C">
        <w:rPr>
          <w:rStyle w:val="CodeInTextPACKT"/>
        </w:rPr>
        <w:t>Get-Module</w:t>
      </w:r>
      <w:r>
        <w:rPr>
          <w:lang w:val="en-GB"/>
        </w:rPr>
        <w:t xml:space="preserve"> to list the </w:t>
      </w:r>
      <w:proofErr w:type="spellStart"/>
      <w:r w:rsidRPr="00B30419">
        <w:rPr>
          <w:rStyle w:val="CodeInTextPACKT"/>
        </w:rPr>
        <w:t>ServerManager</w:t>
      </w:r>
      <w:proofErr w:type="spellEnd"/>
      <w:r>
        <w:rPr>
          <w:lang w:val="en-GB"/>
        </w:rPr>
        <w:t xml:space="preserve"> module, even though you can use </w:t>
      </w:r>
      <w:r w:rsidRPr="00EE266C">
        <w:rPr>
          <w:rStyle w:val="CodeInTextPACKT"/>
        </w:rPr>
        <w:t>Get-Command</w:t>
      </w:r>
      <w:r>
        <w:rPr>
          <w:lang w:val="en-GB"/>
        </w:rPr>
        <w:t xml:space="preserve"> to discover commands inside the module. </w:t>
      </w:r>
    </w:p>
    <w:p w14:paraId="62E8E8C8" w14:textId="09E1780A" w:rsidR="00EE266C" w:rsidRDefault="00EE266C" w:rsidP="00EE266C">
      <w:pPr>
        <w:pStyle w:val="NormalPACKT"/>
        <w:rPr>
          <w:lang w:val="en-GB"/>
        </w:rPr>
      </w:pPr>
      <w:r>
        <w:rPr>
          <w:lang w:val="en-GB"/>
        </w:rPr>
        <w:t>Another limitation of the compatibility solution is that PowerShell 7 does not import any display or type</w:t>
      </w:r>
      <w:commentRangeStart w:id="205"/>
      <w:commentRangeStart w:id="206"/>
      <w:del w:id="207" w:author="Thomas Lee [2]" w:date="2021-02-02T22:08:00Z">
        <w:r w:rsidDel="00835F33">
          <w:rPr>
            <w:lang w:val="en-GB"/>
          </w:rPr>
          <w:delText>)</w:delText>
        </w:r>
      </w:del>
      <w:r>
        <w:rPr>
          <w:lang w:val="en-GB"/>
        </w:rPr>
        <w:t xml:space="preserve"> </w:t>
      </w:r>
      <w:commentRangeEnd w:id="205"/>
      <w:r w:rsidR="00A72A45">
        <w:rPr>
          <w:rStyle w:val="CommentReference"/>
          <w:rFonts w:ascii="Calibri" w:hAnsi="Calibri"/>
        </w:rPr>
        <w:commentReference w:id="205"/>
      </w:r>
      <w:commentRangeEnd w:id="206"/>
      <w:r w:rsidR="00835F33">
        <w:rPr>
          <w:rStyle w:val="CommentReference"/>
          <w:rFonts w:ascii="Calibri" w:hAnsi="Calibri"/>
        </w:rPr>
        <w:commentReference w:id="206"/>
      </w:r>
      <w:r>
        <w:rPr>
          <w:lang w:val="en-GB"/>
        </w:rPr>
        <w:t>XML contained in the module. Th</w:t>
      </w:r>
      <w:r w:rsidR="00454A93">
        <w:rPr>
          <w:lang w:val="en-GB"/>
        </w:rPr>
        <w:t xml:space="preserve">e result is that </w:t>
      </w:r>
      <w:r>
        <w:rPr>
          <w:lang w:val="en-GB"/>
        </w:rPr>
        <w:t>some commands may display output slightly differently. There are ways around this, including just running the entire command inside a remoting session.</w:t>
      </w:r>
    </w:p>
    <w:p w14:paraId="1F42578E" w14:textId="2475E689" w:rsidR="00EE266C" w:rsidRPr="00EE266C" w:rsidRDefault="00EE266C" w:rsidP="00EE266C">
      <w:pPr>
        <w:pStyle w:val="NormalPACKT"/>
        <w:rPr>
          <w:lang w:val="en-GB"/>
        </w:rPr>
      </w:pPr>
      <w:r w:rsidRPr="00EE266C">
        <w:rPr>
          <w:lang w:val="en-GB"/>
        </w:rPr>
        <w:t xml:space="preserve">Despite the compatibility solution, </w:t>
      </w:r>
      <w:r w:rsidR="00A91C7A">
        <w:rPr>
          <w:lang w:val="en-GB"/>
        </w:rPr>
        <w:t>some Windows Server modules</w:t>
      </w:r>
      <w:r w:rsidRPr="00EE266C">
        <w:rPr>
          <w:lang w:val="en-GB"/>
        </w:rPr>
        <w:t xml:space="preserve"> simply do not work at all in PowerS</w:t>
      </w:r>
      <w:r>
        <w:rPr>
          <w:lang w:val="en-GB"/>
        </w:rPr>
        <w:t>h</w:t>
      </w:r>
      <w:r w:rsidRPr="00EE266C">
        <w:rPr>
          <w:lang w:val="en-GB"/>
        </w:rPr>
        <w:t xml:space="preserve">ell </w:t>
      </w:r>
      <w:r>
        <w:rPr>
          <w:lang w:val="en-GB"/>
        </w:rPr>
        <w:t xml:space="preserve">7. If you load one of these modules manually, </w:t>
      </w:r>
      <w:r w:rsidR="00EF4648">
        <w:rPr>
          <w:lang w:val="en-GB"/>
        </w:rPr>
        <w:t xml:space="preserve">the </w:t>
      </w:r>
      <w:r>
        <w:rPr>
          <w:lang w:val="en-GB"/>
        </w:rPr>
        <w:t xml:space="preserve">module may load, but </w:t>
      </w:r>
      <w:r w:rsidR="00EF4648">
        <w:rPr>
          <w:lang w:val="en-GB"/>
        </w:rPr>
        <w:t>some or all of the commands in the module do not work and often return error messages that are not actionable</w:t>
      </w:r>
      <w:r w:rsidR="001568B5">
        <w:rPr>
          <w:lang w:val="en-GB"/>
        </w:rPr>
        <w:t>.</w:t>
      </w:r>
    </w:p>
    <w:p w14:paraId="1B8EBD29" w14:textId="2E80A3F9" w:rsidR="002D54C9" w:rsidRDefault="002D54C9" w:rsidP="0062761D">
      <w:pPr>
        <w:pStyle w:val="Heading2"/>
      </w:pPr>
      <w:r>
        <w:t>Getting Ready</w:t>
      </w:r>
    </w:p>
    <w:p w14:paraId="4DFB96E0" w14:textId="05768025" w:rsidR="002D54C9" w:rsidRPr="009D0F10" w:rsidRDefault="00732F7B" w:rsidP="002D54C9">
      <w:pPr>
        <w:pStyle w:val="NormalPACKT"/>
        <w:rPr>
          <w:lang w:val="en-GB"/>
        </w:rPr>
      </w:pPr>
      <w:r>
        <w:rPr>
          <w:lang w:val="en-GB"/>
        </w:rPr>
        <w:t>Run this in a new PowerShell sessi</w:t>
      </w:r>
      <w:r w:rsidR="00EE266C">
        <w:rPr>
          <w:lang w:val="en-GB"/>
        </w:rPr>
        <w:t>o</w:t>
      </w:r>
      <w:r>
        <w:rPr>
          <w:lang w:val="en-GB"/>
        </w:rPr>
        <w:t xml:space="preserve">n on </w:t>
      </w:r>
      <w:r w:rsidRPr="00732F7B">
        <w:rPr>
          <w:rStyle w:val="CodeInTextPACKT"/>
        </w:rPr>
        <w:t>SRV1</w:t>
      </w:r>
      <w:r>
        <w:rPr>
          <w:lang w:val="en-GB"/>
        </w:rPr>
        <w:t xml:space="preserve"> after you have installed PowerShell 7 and VS Code.</w:t>
      </w:r>
    </w:p>
    <w:p w14:paraId="40A1FA16" w14:textId="77777777" w:rsidR="002D54C9" w:rsidRDefault="002D54C9" w:rsidP="002D54C9">
      <w:pPr>
        <w:pStyle w:val="Heading2"/>
        <w:tabs>
          <w:tab w:val="left" w:pos="0"/>
        </w:tabs>
      </w:pPr>
      <w:r>
        <w:t>How to do it...</w:t>
      </w:r>
    </w:p>
    <w:p w14:paraId="2EBC17EF" w14:textId="6A8F6610" w:rsidR="00732F7B" w:rsidRPr="00732F7B" w:rsidRDefault="00732F7B" w:rsidP="002E2FFB">
      <w:pPr>
        <w:pStyle w:val="NumberedBulletPACKT"/>
        <w:numPr>
          <w:ilvl w:val="0"/>
          <w:numId w:val="6"/>
        </w:numPr>
        <w:rPr>
          <w:color w:val="333333"/>
          <w:lang w:val="en-GB" w:eastAsia="en-GB"/>
        </w:rPr>
      </w:pPr>
      <w:r w:rsidRPr="00732F7B">
        <w:rPr>
          <w:lang w:val="en-GB" w:eastAsia="en-GB"/>
        </w:rPr>
        <w:t>Attempting to view </w:t>
      </w:r>
      <w:r w:rsidR="00EE266C">
        <w:rPr>
          <w:lang w:val="en-GB" w:eastAsia="en-GB"/>
        </w:rPr>
        <w:t xml:space="preserve">a </w:t>
      </w:r>
      <w:r w:rsidRPr="00732F7B">
        <w:rPr>
          <w:lang w:val="en-GB" w:eastAsia="en-GB"/>
        </w:rPr>
        <w:t>Windows PowerShell module</w:t>
      </w:r>
    </w:p>
    <w:p w14:paraId="78C360A7" w14:textId="77777777" w:rsidR="00732F7B" w:rsidRPr="00732F7B" w:rsidRDefault="00732F7B" w:rsidP="00732F7B">
      <w:pPr>
        <w:pStyle w:val="CodePACKT"/>
      </w:pPr>
    </w:p>
    <w:p w14:paraId="58E8C919" w14:textId="3D834367" w:rsidR="00732F7B" w:rsidRPr="00732F7B" w:rsidRDefault="00732F7B" w:rsidP="00732F7B">
      <w:pPr>
        <w:pStyle w:val="CodePACKT"/>
      </w:pPr>
      <w:commentRangeStart w:id="208"/>
      <w:r w:rsidRPr="00732F7B">
        <w:t>Get-Module -Name </w:t>
      </w:r>
      <w:proofErr w:type="spellStart"/>
      <w:r w:rsidRPr="00732F7B">
        <w:t>ServerManager</w:t>
      </w:r>
      <w:commentRangeEnd w:id="208"/>
      <w:proofErr w:type="spellEnd"/>
      <w:r w:rsidR="00AF04BF">
        <w:rPr>
          <w:rStyle w:val="CommentReference"/>
          <w:rFonts w:ascii="Times New Roman" w:hAnsi="Times New Roman"/>
          <w:color w:val="auto"/>
          <w:lang w:eastAsia="en-US"/>
        </w:rPr>
        <w:commentReference w:id="208"/>
      </w:r>
      <w:ins w:id="209" w:author="Thomas Lee [2]" w:date="2021-02-02T22:08:00Z">
        <w:r w:rsidR="00835F33">
          <w:t xml:space="preserve"> -</w:t>
        </w:r>
        <w:proofErr w:type="spellStart"/>
        <w:r w:rsidR="00835F33">
          <w:t>ListAvailable</w:t>
        </w:r>
      </w:ins>
      <w:proofErr w:type="spellEnd"/>
    </w:p>
    <w:p w14:paraId="7577A8EF" w14:textId="77777777" w:rsidR="00732F7B" w:rsidRPr="00732F7B" w:rsidRDefault="00732F7B" w:rsidP="00732F7B">
      <w:pPr>
        <w:pStyle w:val="CodePACKT"/>
      </w:pPr>
    </w:p>
    <w:p w14:paraId="0A98C566" w14:textId="419A6B24" w:rsidR="00732F7B" w:rsidRPr="00732F7B" w:rsidRDefault="00732F7B" w:rsidP="00732F7B">
      <w:pPr>
        <w:pStyle w:val="NumberedBulletPACKT"/>
        <w:rPr>
          <w:color w:val="333333"/>
          <w:lang w:val="en-GB" w:eastAsia="en-GB"/>
        </w:rPr>
      </w:pPr>
      <w:r>
        <w:rPr>
          <w:lang w:val="en-GB" w:eastAsia="en-GB"/>
        </w:rPr>
        <w:t>Trying to load</w:t>
      </w:r>
      <w:r w:rsidRPr="00732F7B">
        <w:rPr>
          <w:lang w:val="en-GB" w:eastAsia="en-GB"/>
        </w:rPr>
        <w:t> a module without edition check</w:t>
      </w:r>
    </w:p>
    <w:p w14:paraId="3F831D10" w14:textId="77777777" w:rsidR="00732F7B" w:rsidRPr="00732F7B" w:rsidRDefault="00732F7B" w:rsidP="00732F7B">
      <w:pPr>
        <w:pStyle w:val="CodePACKT"/>
      </w:pPr>
    </w:p>
    <w:p w14:paraId="21D9952D" w14:textId="4C965D38" w:rsidR="00732F7B" w:rsidRPr="00732F7B" w:rsidRDefault="00732F7B" w:rsidP="00732F7B">
      <w:pPr>
        <w:pStyle w:val="CodePACKT"/>
      </w:pPr>
      <w:r w:rsidRPr="00732F7B">
        <w:t>Import-Module -Name ServerManager -SkipEditionCheck</w:t>
      </w:r>
    </w:p>
    <w:p w14:paraId="333C9EE3" w14:textId="77777777" w:rsidR="00732F7B" w:rsidRPr="00732F7B" w:rsidRDefault="00732F7B" w:rsidP="00732F7B">
      <w:pPr>
        <w:pStyle w:val="CodePACKT"/>
      </w:pPr>
    </w:p>
    <w:p w14:paraId="37A84581" w14:textId="6490A0BD" w:rsidR="00732F7B" w:rsidRPr="00732F7B" w:rsidRDefault="0062761D" w:rsidP="00732F7B">
      <w:pPr>
        <w:pStyle w:val="NumberedBulletPACKT"/>
        <w:rPr>
          <w:color w:val="333333"/>
          <w:lang w:val="en-GB" w:eastAsia="en-GB"/>
        </w:rPr>
      </w:pPr>
      <w:r>
        <w:rPr>
          <w:lang w:val="en-GB" w:eastAsia="en-GB"/>
        </w:rPr>
        <w:t>Discovering</w:t>
      </w:r>
      <w:r w:rsidR="00732F7B">
        <w:rPr>
          <w:lang w:val="en-GB" w:eastAsia="en-GB"/>
        </w:rPr>
        <w:t xml:space="preserve"> </w:t>
      </w:r>
      <w:r w:rsidR="00AE0069">
        <w:rPr>
          <w:lang w:val="en-GB" w:eastAsia="en-GB"/>
        </w:rPr>
        <w:t xml:space="preserve">the </w:t>
      </w:r>
      <w:r w:rsidR="00AE0069" w:rsidRPr="00AE0069">
        <w:rPr>
          <w:rStyle w:val="CodeInTextPACKT"/>
        </w:rPr>
        <w:t>Get-WindowsFeature</w:t>
      </w:r>
      <w:r w:rsidR="00AE0069">
        <w:rPr>
          <w:lang w:val="en-GB" w:eastAsia="en-GB"/>
        </w:rPr>
        <w:t xml:space="preserve"> </w:t>
      </w:r>
      <w:r w:rsidR="00732F7B">
        <w:rPr>
          <w:lang w:val="en-GB" w:eastAsia="en-GB"/>
        </w:rPr>
        <w:t>Windows PowerShell command</w:t>
      </w:r>
    </w:p>
    <w:p w14:paraId="5196FA37" w14:textId="77777777" w:rsidR="00732F7B" w:rsidRPr="00732F7B" w:rsidRDefault="00732F7B" w:rsidP="00732F7B">
      <w:pPr>
        <w:pStyle w:val="CodePACKT"/>
      </w:pPr>
    </w:p>
    <w:p w14:paraId="4D7F33F0" w14:textId="2E8C25E8" w:rsidR="00732F7B" w:rsidRPr="00732F7B" w:rsidRDefault="00732F7B" w:rsidP="00732F7B">
      <w:pPr>
        <w:pStyle w:val="CodePACKT"/>
      </w:pPr>
      <w:r w:rsidRPr="00732F7B">
        <w:t>Get-Command -Name Get-WindowsFeature</w:t>
      </w:r>
    </w:p>
    <w:p w14:paraId="23F8625E" w14:textId="77777777" w:rsidR="00732F7B" w:rsidRPr="00732F7B" w:rsidRDefault="00732F7B" w:rsidP="00732F7B">
      <w:pPr>
        <w:pStyle w:val="CodePACKT"/>
      </w:pPr>
    </w:p>
    <w:p w14:paraId="0AE2845F" w14:textId="0F9CF6F8" w:rsidR="00732F7B" w:rsidRPr="00732F7B" w:rsidRDefault="00732F7B" w:rsidP="00732F7B">
      <w:pPr>
        <w:pStyle w:val="NumberedBulletPACKT"/>
        <w:rPr>
          <w:color w:val="333333"/>
          <w:lang w:val="en-GB" w:eastAsia="en-GB"/>
        </w:rPr>
      </w:pPr>
      <w:r w:rsidRPr="00732F7B">
        <w:rPr>
          <w:lang w:val="en-GB" w:eastAsia="en-GB"/>
        </w:rPr>
        <w:t>Examining </w:t>
      </w:r>
      <w:r>
        <w:rPr>
          <w:lang w:val="en-GB" w:eastAsia="en-GB"/>
        </w:rPr>
        <w:t>the</w:t>
      </w:r>
      <w:ins w:id="210" w:author="Thomas Lee [2]" w:date="2021-02-02T22:09:00Z">
        <w:r w:rsidR="00835F33">
          <w:rPr>
            <w:lang w:val="en-GB" w:eastAsia="en-GB"/>
          </w:rPr>
          <w:t xml:space="preserve"> Windows PowerShell</w:t>
        </w:r>
      </w:ins>
      <w:r>
        <w:rPr>
          <w:lang w:val="en-GB" w:eastAsia="en-GB"/>
        </w:rPr>
        <w:t xml:space="preserve"> </w:t>
      </w:r>
      <w:commentRangeStart w:id="211"/>
      <w:r>
        <w:rPr>
          <w:lang w:val="en-GB" w:eastAsia="en-GB"/>
        </w:rPr>
        <w:t xml:space="preserve">compatibility </w:t>
      </w:r>
      <w:r w:rsidRPr="00732F7B">
        <w:rPr>
          <w:lang w:val="en-GB" w:eastAsia="en-GB"/>
        </w:rPr>
        <w:t>Remote Session</w:t>
      </w:r>
      <w:commentRangeEnd w:id="211"/>
      <w:r w:rsidR="000D312B">
        <w:rPr>
          <w:rStyle w:val="CommentReference"/>
          <w:rFonts w:ascii="Calibri" w:hAnsi="Calibri"/>
        </w:rPr>
        <w:commentReference w:id="211"/>
      </w:r>
    </w:p>
    <w:p w14:paraId="191CE70D" w14:textId="77777777" w:rsidR="00732F7B" w:rsidRPr="00732F7B" w:rsidRDefault="00732F7B" w:rsidP="00732F7B">
      <w:pPr>
        <w:pStyle w:val="CodePACKT"/>
      </w:pPr>
    </w:p>
    <w:p w14:paraId="2EFCEA48" w14:textId="6A13EAA0" w:rsidR="00732F7B" w:rsidRPr="00732F7B" w:rsidRDefault="00732F7B" w:rsidP="00732F7B">
      <w:pPr>
        <w:pStyle w:val="CodePACKT"/>
      </w:pPr>
      <w:r w:rsidRPr="00732F7B">
        <w:t>$Session = Get-PSSession</w:t>
      </w:r>
    </w:p>
    <w:p w14:paraId="37B4A7B8" w14:textId="77777777" w:rsidR="00732F7B" w:rsidRPr="00732F7B" w:rsidRDefault="00732F7B" w:rsidP="00732F7B">
      <w:pPr>
        <w:pStyle w:val="CodePACKT"/>
      </w:pPr>
      <w:r w:rsidRPr="00732F7B">
        <w:t>$Session | Format-Table -AutoSize</w:t>
      </w:r>
    </w:p>
    <w:p w14:paraId="28931656" w14:textId="77777777" w:rsidR="00732F7B" w:rsidRPr="00732F7B" w:rsidRDefault="00732F7B" w:rsidP="00732F7B">
      <w:pPr>
        <w:pStyle w:val="CodePACKT"/>
      </w:pPr>
    </w:p>
    <w:p w14:paraId="2DCCA893" w14:textId="29DC92AD" w:rsidR="00732F7B" w:rsidRPr="00732F7B" w:rsidRDefault="00732F7B" w:rsidP="00732F7B">
      <w:pPr>
        <w:pStyle w:val="NumberedBulletPACKT"/>
        <w:rPr>
          <w:color w:val="333333"/>
          <w:lang w:val="en-GB" w:eastAsia="en-GB"/>
        </w:rPr>
      </w:pPr>
      <w:r w:rsidRPr="00732F7B">
        <w:rPr>
          <w:lang w:val="en-GB" w:eastAsia="en-GB"/>
        </w:rPr>
        <w:t>Examin</w:t>
      </w:r>
      <w:r>
        <w:rPr>
          <w:lang w:val="en-GB" w:eastAsia="en-GB"/>
        </w:rPr>
        <w:t>ing</w:t>
      </w:r>
      <w:r w:rsidRPr="00732F7B">
        <w:rPr>
          <w:lang w:val="en-GB" w:eastAsia="en-GB"/>
        </w:rPr>
        <w:t> </w:t>
      </w:r>
      <w:r w:rsidRPr="00AE0069">
        <w:rPr>
          <w:rStyle w:val="CodeInTextPACKT"/>
        </w:rPr>
        <w:t>Get-WindowsFeature</w:t>
      </w:r>
      <w:r w:rsidRPr="00732F7B">
        <w:rPr>
          <w:lang w:val="en-GB" w:eastAsia="en-GB"/>
        </w:rPr>
        <w:t> in the remote session</w:t>
      </w:r>
    </w:p>
    <w:p w14:paraId="5C3B1163" w14:textId="77777777" w:rsidR="00732F7B" w:rsidRPr="00732F7B" w:rsidRDefault="00732F7B" w:rsidP="00732F7B">
      <w:pPr>
        <w:pStyle w:val="CodePACKT"/>
      </w:pPr>
    </w:p>
    <w:p w14:paraId="1F6BE63F" w14:textId="0DF3C78C" w:rsidR="00732F7B" w:rsidRPr="00732F7B" w:rsidRDefault="00732F7B" w:rsidP="00732F7B">
      <w:pPr>
        <w:pStyle w:val="CodePACKT"/>
      </w:pPr>
      <w:r w:rsidRPr="00732F7B">
        <w:t>$SBRC = {Get-Command -Name Get-WindowsFeature}</w:t>
      </w:r>
    </w:p>
    <w:p w14:paraId="096CC65F" w14:textId="77777777" w:rsidR="00732F7B" w:rsidRPr="00732F7B" w:rsidRDefault="00732F7B" w:rsidP="00732F7B">
      <w:pPr>
        <w:pStyle w:val="CodePACKT"/>
      </w:pPr>
      <w:r w:rsidRPr="00732F7B">
        <w:t>Invoke-Command -Session $Session -ScriptBlock $SBRC</w:t>
      </w:r>
    </w:p>
    <w:p w14:paraId="2D02E8EE" w14:textId="77777777" w:rsidR="00732F7B" w:rsidRPr="00732F7B" w:rsidRDefault="00732F7B" w:rsidP="00732F7B">
      <w:pPr>
        <w:pStyle w:val="CodePACKT"/>
      </w:pPr>
    </w:p>
    <w:p w14:paraId="63AEB1B3" w14:textId="794327BC" w:rsidR="00732F7B" w:rsidRPr="00732F7B" w:rsidRDefault="00AE0069" w:rsidP="00732F7B">
      <w:pPr>
        <w:pStyle w:val="NumberedBulletPACKT"/>
        <w:rPr>
          <w:color w:val="333333"/>
          <w:lang w:val="en-GB" w:eastAsia="en-GB"/>
        </w:rPr>
      </w:pPr>
      <w:r>
        <w:rPr>
          <w:lang w:val="en-GB" w:eastAsia="en-GB"/>
        </w:rPr>
        <w:t>Invoking</w:t>
      </w:r>
      <w:r w:rsidR="00732F7B" w:rsidRPr="00732F7B">
        <w:rPr>
          <w:lang w:val="en-GB" w:eastAsia="en-GB"/>
        </w:rPr>
        <w:t> </w:t>
      </w:r>
      <w:r w:rsidRPr="00AE0069">
        <w:rPr>
          <w:rStyle w:val="CodeInTextPACKT"/>
        </w:rPr>
        <w:t>Get-WindowsFeature</w:t>
      </w:r>
      <w:r w:rsidRPr="00732F7B">
        <w:rPr>
          <w:lang w:val="en-GB" w:eastAsia="en-GB"/>
        </w:rPr>
        <w:t> </w:t>
      </w:r>
      <w:r>
        <w:rPr>
          <w:lang w:val="en-GB" w:eastAsia="en-GB"/>
        </w:rPr>
        <w:t>l</w:t>
      </w:r>
      <w:r w:rsidR="00732F7B" w:rsidRPr="00732F7B">
        <w:rPr>
          <w:lang w:val="en-GB" w:eastAsia="en-GB"/>
        </w:rPr>
        <w:t>ocally</w:t>
      </w:r>
    </w:p>
    <w:p w14:paraId="1BD865D4" w14:textId="77777777" w:rsidR="00732F7B" w:rsidRPr="00732F7B" w:rsidRDefault="00732F7B" w:rsidP="00732F7B">
      <w:pPr>
        <w:pStyle w:val="CodePACKT"/>
      </w:pPr>
    </w:p>
    <w:p w14:paraId="3FE4058E" w14:textId="463935F9" w:rsidR="00732F7B" w:rsidRPr="00732F7B" w:rsidRDefault="00732F7B" w:rsidP="00732F7B">
      <w:pPr>
        <w:pStyle w:val="CodePACKT"/>
      </w:pPr>
      <w:r w:rsidRPr="00732F7B">
        <w:t>Invoke-Command $SBRC</w:t>
      </w:r>
    </w:p>
    <w:p w14:paraId="0EC56826" w14:textId="77777777" w:rsidR="00732F7B" w:rsidRPr="00732F7B" w:rsidRDefault="00732F7B" w:rsidP="00732F7B">
      <w:pPr>
        <w:pStyle w:val="CodePACKT"/>
      </w:pPr>
    </w:p>
    <w:p w14:paraId="798BE925" w14:textId="271558C0" w:rsidR="002D54C9" w:rsidRDefault="002D54C9" w:rsidP="002D54C9">
      <w:pPr>
        <w:pStyle w:val="Heading2"/>
        <w:numPr>
          <w:ilvl w:val="1"/>
          <w:numId w:val="3"/>
        </w:numPr>
        <w:tabs>
          <w:tab w:val="left" w:pos="0"/>
        </w:tabs>
      </w:pPr>
      <w:r>
        <w:t>How it works...</w:t>
      </w:r>
    </w:p>
    <w:p w14:paraId="78FA7A37" w14:textId="09B06AFD" w:rsidR="0062761D" w:rsidRDefault="0062761D" w:rsidP="0062761D">
      <w:pPr>
        <w:pStyle w:val="NormalPACKT"/>
        <w:rPr>
          <w:lang w:val="en-GB"/>
        </w:rPr>
      </w:pPr>
      <w:r>
        <w:rPr>
          <w:lang w:val="en-GB"/>
        </w:rPr>
        <w:t xml:space="preserve">In </w:t>
      </w:r>
      <w:r w:rsidRPr="0062761D">
        <w:rPr>
          <w:rStyle w:val="ItalicsPACKT"/>
        </w:rPr>
        <w:t>step 1</w:t>
      </w:r>
      <w:r>
        <w:rPr>
          <w:lang w:val="en-GB"/>
        </w:rPr>
        <w:t xml:space="preserve">, you use the </w:t>
      </w:r>
      <w:r w:rsidRPr="00835F33">
        <w:rPr>
          <w:rStyle w:val="CodeInTextPACKT"/>
          <w:rPrChange w:id="212" w:author="Thomas Lee [2]" w:date="2021-02-02T22:10:00Z">
            <w:rPr>
              <w:rStyle w:val="ItalicsPACKT"/>
            </w:rPr>
          </w:rPrChange>
        </w:rPr>
        <w:t>Get-Module</w:t>
      </w:r>
      <w:r>
        <w:rPr>
          <w:lang w:val="en-GB"/>
        </w:rPr>
        <w:t xml:space="preserve"> cmdlet to get details of the </w:t>
      </w:r>
      <w:proofErr w:type="spellStart"/>
      <w:r w:rsidRPr="00B30419">
        <w:rPr>
          <w:rStyle w:val="CodeInTextPACKT"/>
        </w:rPr>
        <w:t>ServerManager</w:t>
      </w:r>
      <w:proofErr w:type="spellEnd"/>
      <w:r>
        <w:rPr>
          <w:lang w:val="en-GB"/>
        </w:rPr>
        <w:t xml:space="preserve"> module. However, since this module is not supported natively, </w:t>
      </w:r>
      <w:r w:rsidRPr="00835F33">
        <w:rPr>
          <w:rStyle w:val="CodeInTextPACKT"/>
          <w:rPrChange w:id="213" w:author="Thomas Lee [2]" w:date="2021-02-02T22:10:00Z">
            <w:rPr>
              <w:rStyle w:val="ItalicsPACKT"/>
            </w:rPr>
          </w:rPrChange>
        </w:rPr>
        <w:t>Get-Module</w:t>
      </w:r>
      <w:r w:rsidRPr="0062761D">
        <w:t xml:space="preserve"> </w:t>
      </w:r>
      <w:r>
        <w:rPr>
          <w:lang w:val="en-GB"/>
        </w:rPr>
        <w:t>returns no output when you invoke it within a PowerShell 7 session</w:t>
      </w:r>
      <w:ins w:id="214" w:author="Thomas Lee [2]" w:date="2021-02-02T22:10:00Z">
        <w:r w:rsidR="00835F33">
          <w:rPr>
            <w:lang w:val="en-GB"/>
          </w:rPr>
          <w:t xml:space="preserve"> even though you use the </w:t>
        </w:r>
        <w:r w:rsidR="00835F33" w:rsidRPr="00835F33">
          <w:rPr>
            <w:rStyle w:val="CodeInTextPACKT"/>
            <w:rPrChange w:id="215" w:author="Thomas Lee [2]" w:date="2021-02-02T22:11:00Z">
              <w:rPr>
                <w:lang w:val="en-GB"/>
              </w:rPr>
            </w:rPrChange>
          </w:rPr>
          <w:t>-</w:t>
        </w:r>
        <w:proofErr w:type="spellStart"/>
        <w:r w:rsidR="00835F33" w:rsidRPr="00835F33">
          <w:rPr>
            <w:rStyle w:val="CodeInTextPACKT"/>
            <w:rPrChange w:id="216" w:author="Thomas Lee [2]" w:date="2021-02-02T22:11:00Z">
              <w:rPr>
                <w:lang w:val="en-GB"/>
              </w:rPr>
            </w:rPrChange>
          </w:rPr>
          <w:t>List</w:t>
        </w:r>
      </w:ins>
      <w:ins w:id="217" w:author="Thomas Lee [2]" w:date="2021-02-02T22:11:00Z">
        <w:r w:rsidR="00835F33" w:rsidRPr="00835F33">
          <w:rPr>
            <w:rStyle w:val="CodeInTextPACKT"/>
            <w:rPrChange w:id="218" w:author="Thomas Lee [2]" w:date="2021-02-02T22:11:00Z">
              <w:rPr>
                <w:lang w:val="en-GB"/>
              </w:rPr>
            </w:rPrChange>
          </w:rPr>
          <w:t>Available</w:t>
        </w:r>
        <w:proofErr w:type="spellEnd"/>
        <w:r w:rsidR="00835F33">
          <w:rPr>
            <w:lang w:val="en-GB"/>
          </w:rPr>
          <w:t xml:space="preserve"> switch</w:t>
        </w:r>
      </w:ins>
      <w:del w:id="219" w:author="Thomas Lee [2]" w:date="2021-02-02T22:10:00Z">
        <w:r w:rsidDel="00835F33">
          <w:rPr>
            <w:lang w:val="en-GB"/>
          </w:rPr>
          <w:delText>.</w:delText>
        </w:r>
      </w:del>
    </w:p>
    <w:p w14:paraId="7DE3A11B" w14:textId="1D62EEFF" w:rsidR="0062761D" w:rsidRPr="0062761D" w:rsidRDefault="0062761D" w:rsidP="0062761D">
      <w:pPr>
        <w:pStyle w:val="NormalPACKT"/>
        <w:rPr>
          <w:lang w:val="en-GB"/>
        </w:rPr>
      </w:pPr>
      <w:r>
        <w:rPr>
          <w:lang w:val="en-GB"/>
        </w:rPr>
        <w:t xml:space="preserve">In </w:t>
      </w:r>
      <w:r w:rsidRPr="0062761D">
        <w:rPr>
          <w:rStyle w:val="ItalicsPACKT"/>
        </w:rPr>
        <w:t>step 2</w:t>
      </w:r>
      <w:r>
        <w:rPr>
          <w:lang w:val="en-GB"/>
        </w:rPr>
        <w:t xml:space="preserve">, you use the </w:t>
      </w:r>
      <w:r w:rsidRPr="0062761D">
        <w:rPr>
          <w:rStyle w:val="CodeInTextPACKT"/>
        </w:rPr>
        <w:t>-SkipEditionCheck</w:t>
      </w:r>
      <w:r>
        <w:rPr>
          <w:lang w:val="en-GB"/>
        </w:rPr>
        <w:t xml:space="preserve"> switch to instruct </w:t>
      </w:r>
      <w:r w:rsidRPr="0062761D">
        <w:rPr>
          <w:rStyle w:val="CodeInTextPACKT"/>
        </w:rPr>
        <w:t xml:space="preserve">Import-Module </w:t>
      </w:r>
      <w:r>
        <w:rPr>
          <w:lang w:val="en-GB"/>
        </w:rPr>
        <w:t xml:space="preserve">to try to load the </w:t>
      </w:r>
      <w:r w:rsidRPr="0062761D">
        <w:rPr>
          <w:rStyle w:val="CodeInTextPACKT"/>
        </w:rPr>
        <w:t>ServerManager</w:t>
      </w:r>
      <w:r>
        <w:rPr>
          <w:lang w:val="en-GB"/>
        </w:rPr>
        <w:t xml:space="preserve"> module into the PowerShell 7 session, which looks like this:</w:t>
      </w:r>
    </w:p>
    <w:p w14:paraId="56878B56" w14:textId="777B83D1" w:rsidR="009463C6" w:rsidRDefault="009463C6" w:rsidP="009463C6">
      <w:pPr>
        <w:pStyle w:val="FigurePACKT"/>
        <w:rPr>
          <w:ins w:id="220" w:author="Lucy Wan" w:date="2020-11-18T13:46:00Z"/>
        </w:rPr>
      </w:pPr>
      <w:r>
        <w:drawing>
          <wp:inline distT="0" distB="0" distL="0" distR="0" wp14:anchorId="0F054B72" wp14:editId="7087F45A">
            <wp:extent cx="4611164" cy="566050"/>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0239" cy="573302"/>
                    </a:xfrm>
                    <a:prstGeom prst="rect">
                      <a:avLst/>
                    </a:prstGeom>
                  </pic:spPr>
                </pic:pic>
              </a:graphicData>
            </a:graphic>
          </wp:inline>
        </w:drawing>
      </w:r>
    </w:p>
    <w:p w14:paraId="587CD918" w14:textId="149E68F0" w:rsidR="0033590C" w:rsidRPr="0064530A" w:rsidRDefault="0033590C" w:rsidP="009463C6">
      <w:pPr>
        <w:pStyle w:val="FigurePACKT"/>
        <w:rPr>
          <w:rFonts w:ascii="Times New Roman" w:hAnsi="Times New Roman"/>
          <w:sz w:val="18"/>
          <w:szCs w:val="28"/>
        </w:rPr>
      </w:pPr>
      <w:ins w:id="221" w:author="Lucy Wan" w:date="2020-11-18T13:46:00Z">
        <w:r w:rsidRPr="0064530A">
          <w:rPr>
            <w:rFonts w:ascii="Times New Roman" w:hAnsi="Times New Roman"/>
            <w:sz w:val="18"/>
            <w:szCs w:val="28"/>
          </w:rPr>
          <w:t xml:space="preserve">Figure 3.16: </w:t>
        </w:r>
      </w:ins>
      <w:ins w:id="222" w:author="Lucy Wan" w:date="2020-11-18T13:47:00Z">
        <w:r w:rsidR="0064530A" w:rsidRPr="0064530A">
          <w:rPr>
            <w:rFonts w:ascii="Times New Roman" w:hAnsi="Times New Roman"/>
            <w:sz w:val="18"/>
            <w:szCs w:val="28"/>
          </w:rPr>
          <w:t>Loading ServerManager without edition check</w:t>
        </w:r>
      </w:ins>
    </w:p>
    <w:p w14:paraId="00027974" w14:textId="6D50F9AE" w:rsidR="00732F7B" w:rsidRDefault="00732F7B" w:rsidP="00732F7B">
      <w:pPr>
        <w:pStyle w:val="LayoutInformationPACKT"/>
        <w:rPr>
          <w:noProof/>
        </w:rPr>
      </w:pPr>
      <w:r>
        <w:t xml:space="preserve">Insert </w:t>
      </w:r>
      <w:r w:rsidRPr="00C41783">
        <w:t>image</w:t>
      </w:r>
      <w:r>
        <w:t xml:space="preserve"> </w:t>
      </w:r>
      <w:r>
        <w:rPr>
          <w:noProof/>
        </w:rPr>
        <w:t>B42024_03</w:t>
      </w:r>
      <w:r w:rsidRPr="00023EAD">
        <w:rPr>
          <w:noProof/>
        </w:rPr>
        <w:t>_</w:t>
      </w:r>
      <w:r>
        <w:rPr>
          <w:noProof/>
        </w:rPr>
        <w:t>16.png</w:t>
      </w:r>
    </w:p>
    <w:p w14:paraId="0AAC6799" w14:textId="49512576" w:rsidR="00732F7B" w:rsidRDefault="0062761D" w:rsidP="0062761D">
      <w:pPr>
        <w:pStyle w:val="NormalPACKT"/>
      </w:pPr>
      <w:r>
        <w:t xml:space="preserve">As you can see in the output, </w:t>
      </w:r>
      <w:r w:rsidRPr="0062761D">
        <w:rPr>
          <w:rStyle w:val="CodeInTextPACKT"/>
        </w:rPr>
        <w:t>Import-Module</w:t>
      </w:r>
      <w:r w:rsidRPr="0062761D">
        <w:t xml:space="preserve"> errors out when it</w:t>
      </w:r>
      <w:r>
        <w:t xml:space="preserve"> </w:t>
      </w:r>
      <w:r w:rsidRPr="0062761D">
        <w:t xml:space="preserve">attempts to load </w:t>
      </w:r>
      <w:r>
        <w:t>the module in the PowerShell 7</w:t>
      </w:r>
      <w:r w:rsidR="00F42EE9">
        <w:t>,</w:t>
      </w:r>
      <w:r>
        <w:t xml:space="preserve"> with an error message stating</w:t>
      </w:r>
      <w:r w:rsidR="00F42EE9">
        <w:t xml:space="preserve"> that</w:t>
      </w:r>
      <w:r>
        <w:t xml:space="preserve"> </w:t>
      </w:r>
      <w:r w:rsidRPr="0062761D">
        <w:rPr>
          <w:rStyle w:val="CodeInTextPACKT"/>
        </w:rPr>
        <w:t>Import-Module</w:t>
      </w:r>
      <w:r>
        <w:t xml:space="preserve"> was not able to load the .NET type, </w:t>
      </w:r>
      <w:r w:rsidRPr="0062761D">
        <w:rPr>
          <w:rStyle w:val="CodeInTextPACKT"/>
        </w:rPr>
        <w:t>System.Diagnostics.Eventing.EventDescriptor</w:t>
      </w:r>
      <w:r>
        <w:t xml:space="preserve">. Since the </w:t>
      </w:r>
      <w:r w:rsidRPr="00B30419">
        <w:rPr>
          <w:rStyle w:val="CodeInTextPACKT"/>
        </w:rPr>
        <w:t>EventDescrip</w:t>
      </w:r>
      <w:r w:rsidR="00B30419">
        <w:rPr>
          <w:rStyle w:val="CodeInTextPACKT"/>
        </w:rPr>
        <w:t>t</w:t>
      </w:r>
      <w:r w:rsidRPr="00B30419">
        <w:rPr>
          <w:rStyle w:val="CodeInTextPACKT"/>
        </w:rPr>
        <w:t>or</w:t>
      </w:r>
      <w:r>
        <w:t xml:space="preserve"> type is not available in </w:t>
      </w:r>
      <w:r w:rsidR="005E0218">
        <w:t>.</w:t>
      </w:r>
      <w:r>
        <w:t xml:space="preserve">NET Core, you </w:t>
      </w:r>
      <w:r w:rsidR="00B30419">
        <w:t>cannot</w:t>
      </w:r>
      <w:r>
        <w:t xml:space="preserve"> use the ServerManager module natively. The only alternatives are for the Server Manager team to update their code, </w:t>
      </w:r>
      <w:commentRangeStart w:id="223"/>
      <w:r>
        <w:t xml:space="preserve">or </w:t>
      </w:r>
      <w:ins w:id="224" w:author="Thomas Lee [2]" w:date="2021-02-02T22:11:00Z">
        <w:r w:rsidR="00835F33">
          <w:t xml:space="preserve">for you to </w:t>
        </w:r>
      </w:ins>
      <w:r>
        <w:t xml:space="preserve">run the cmdlet in Windows PowerShell </w:t>
      </w:r>
      <w:commentRangeEnd w:id="223"/>
      <w:r w:rsidR="005E0218">
        <w:rPr>
          <w:rStyle w:val="CommentReference"/>
          <w:rFonts w:ascii="Calibri" w:hAnsi="Calibri"/>
        </w:rPr>
        <w:commentReference w:id="223"/>
      </w:r>
      <w:r>
        <w:t>(either explicitly or via the compatibility mechanism).</w:t>
      </w:r>
    </w:p>
    <w:p w14:paraId="4B21BB90" w14:textId="0CF8D15B" w:rsidR="0062761D" w:rsidRDefault="0062761D" w:rsidP="0062761D">
      <w:pPr>
        <w:pStyle w:val="NormalPACKT"/>
      </w:pPr>
      <w:r>
        <w:t xml:space="preserve">In </w:t>
      </w:r>
      <w:r w:rsidRPr="0062761D">
        <w:rPr>
          <w:rStyle w:val="ItalicsPACKT"/>
        </w:rPr>
        <w:t>step 3</w:t>
      </w:r>
      <w:r>
        <w:t xml:space="preserve">, you use </w:t>
      </w:r>
      <w:r w:rsidRPr="0062761D">
        <w:rPr>
          <w:rStyle w:val="CodeInTextPACKT"/>
        </w:rPr>
        <w:t>Get-Command</w:t>
      </w:r>
      <w:r>
        <w:t xml:space="preserve"> to </w:t>
      </w:r>
      <w:r w:rsidR="00AE0069">
        <w:t>discover</w:t>
      </w:r>
      <w:r>
        <w:t xml:space="preserve"> the </w:t>
      </w:r>
      <w:r w:rsidRPr="0062761D">
        <w:rPr>
          <w:rStyle w:val="CodeInTextPACKT"/>
        </w:rPr>
        <w:t>Get-WindowsFeature</w:t>
      </w:r>
      <w:r>
        <w:t xml:space="preserve"> command, which succeeds, as you can see in the output from this step:</w:t>
      </w:r>
    </w:p>
    <w:p w14:paraId="3327AA6B" w14:textId="78274DE4" w:rsidR="0062761D" w:rsidRDefault="009463C6" w:rsidP="009463C6">
      <w:pPr>
        <w:pStyle w:val="FigurePACKT"/>
        <w:rPr>
          <w:ins w:id="225" w:author="Lucy Wan" w:date="2020-11-18T13:50:00Z"/>
        </w:rPr>
      </w:pPr>
      <w:r>
        <w:drawing>
          <wp:inline distT="0" distB="0" distL="0" distR="0" wp14:anchorId="6750565D" wp14:editId="44975222">
            <wp:extent cx="3424020" cy="90269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4798" cy="918719"/>
                    </a:xfrm>
                    <a:prstGeom prst="rect">
                      <a:avLst/>
                    </a:prstGeom>
                  </pic:spPr>
                </pic:pic>
              </a:graphicData>
            </a:graphic>
          </wp:inline>
        </w:drawing>
      </w:r>
    </w:p>
    <w:p w14:paraId="16E40C0E" w14:textId="30B81B36" w:rsidR="00657F3C" w:rsidRPr="00657F3C" w:rsidRDefault="00657F3C" w:rsidP="009463C6">
      <w:pPr>
        <w:pStyle w:val="FigurePACKT"/>
        <w:rPr>
          <w:rFonts w:ascii="Times New Roman" w:hAnsi="Times New Roman"/>
          <w:sz w:val="18"/>
          <w:szCs w:val="28"/>
        </w:rPr>
      </w:pPr>
      <w:ins w:id="226" w:author="Lucy Wan" w:date="2020-11-18T13:50:00Z">
        <w:r w:rsidRPr="00657F3C">
          <w:rPr>
            <w:rFonts w:ascii="Times New Roman" w:hAnsi="Times New Roman"/>
            <w:sz w:val="18"/>
            <w:szCs w:val="28"/>
          </w:rPr>
          <w:t>Figure 3.17: Discovering the Get-WindowsFeature command</w:t>
        </w:r>
      </w:ins>
    </w:p>
    <w:p w14:paraId="6ACE7A0C" w14:textId="73DAAD67" w:rsidR="0062761D" w:rsidRDefault="0062761D" w:rsidP="0062761D">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17.png</w:t>
      </w:r>
    </w:p>
    <w:p w14:paraId="047FE6D2" w14:textId="15DBE4E4" w:rsidR="0062761D" w:rsidRDefault="0062761D" w:rsidP="0062761D">
      <w:pPr>
        <w:pStyle w:val="NormalPACKT"/>
      </w:pPr>
      <w:r>
        <w:t xml:space="preserve">In </w:t>
      </w:r>
      <w:r w:rsidRPr="0062761D">
        <w:rPr>
          <w:rStyle w:val="ItalicsPACKT"/>
        </w:rPr>
        <w:t>step 4</w:t>
      </w:r>
      <w:r>
        <w:t xml:space="preserve">, you use </w:t>
      </w:r>
      <w:r w:rsidRPr="0062761D">
        <w:rPr>
          <w:rStyle w:val="CodeInTextPACKT"/>
        </w:rPr>
        <w:t>Get-PSSession</w:t>
      </w:r>
      <w:r>
        <w:t xml:space="preserve"> to discover the </w:t>
      </w:r>
      <w:ins w:id="227" w:author="Thomas Lee [2]" w:date="2021-02-02T22:11:00Z">
        <w:r w:rsidR="00835F33">
          <w:t>Window</w:t>
        </w:r>
      </w:ins>
      <w:ins w:id="228" w:author="Thomas Lee [2]" w:date="2021-02-02T22:12:00Z">
        <w:r w:rsidR="00835F33">
          <w:t xml:space="preserve">s PowerShell </w:t>
        </w:r>
      </w:ins>
      <w:commentRangeStart w:id="229"/>
      <w:r>
        <w:t>compatibility remote session</w:t>
      </w:r>
      <w:commentRangeEnd w:id="229"/>
      <w:r w:rsidR="00903451">
        <w:rPr>
          <w:rStyle w:val="CommentReference"/>
          <w:rFonts w:ascii="Calibri" w:hAnsi="Calibri"/>
        </w:rPr>
        <w:commentReference w:id="229"/>
      </w:r>
      <w:r>
        <w:t xml:space="preserve">. The output of this step </w:t>
      </w:r>
      <w:r w:rsidR="00EF4648">
        <w:t>is as follows</w:t>
      </w:r>
      <w:r>
        <w:t>:</w:t>
      </w:r>
    </w:p>
    <w:p w14:paraId="06286F7C" w14:textId="3ECFEC52" w:rsidR="0062761D" w:rsidRDefault="009463C6" w:rsidP="009463C6">
      <w:pPr>
        <w:pStyle w:val="FigurePACKT"/>
        <w:rPr>
          <w:ins w:id="230" w:author="Lucy Wan" w:date="2020-11-18T13:52:00Z"/>
        </w:rPr>
      </w:pPr>
      <w:r>
        <w:drawing>
          <wp:inline distT="0" distB="0" distL="0" distR="0" wp14:anchorId="5BBBA3F4" wp14:editId="3C8D9016">
            <wp:extent cx="4490790" cy="834871"/>
            <wp:effectExtent l="0" t="0" r="508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7545" cy="836127"/>
                    </a:xfrm>
                    <a:prstGeom prst="rect">
                      <a:avLst/>
                    </a:prstGeom>
                  </pic:spPr>
                </pic:pic>
              </a:graphicData>
            </a:graphic>
          </wp:inline>
        </w:drawing>
      </w:r>
    </w:p>
    <w:p w14:paraId="49A9E5B2" w14:textId="45980594" w:rsidR="002758DF" w:rsidRPr="00903451" w:rsidRDefault="002758DF" w:rsidP="009463C6">
      <w:pPr>
        <w:pStyle w:val="FigurePACKT"/>
        <w:rPr>
          <w:rFonts w:ascii="Times New Roman" w:hAnsi="Times New Roman"/>
          <w:sz w:val="18"/>
          <w:szCs w:val="28"/>
        </w:rPr>
      </w:pPr>
      <w:ins w:id="231" w:author="Lucy Wan" w:date="2020-11-18T13:52:00Z">
        <w:r w:rsidRPr="00903451">
          <w:rPr>
            <w:rFonts w:ascii="Times New Roman" w:hAnsi="Times New Roman"/>
            <w:sz w:val="18"/>
            <w:szCs w:val="28"/>
          </w:rPr>
          <w:t xml:space="preserve">Figure 3.18: </w:t>
        </w:r>
        <w:r w:rsidR="00903451" w:rsidRPr="00903451">
          <w:rPr>
            <w:rFonts w:ascii="Times New Roman" w:hAnsi="Times New Roman"/>
            <w:sz w:val="18"/>
            <w:szCs w:val="28"/>
          </w:rPr>
          <w:t>D</w:t>
        </w:r>
      </w:ins>
      <w:ins w:id="232" w:author="Lucy Wan" w:date="2020-11-18T13:53:00Z">
        <w:r w:rsidR="00903451" w:rsidRPr="00903451">
          <w:rPr>
            <w:rFonts w:ascii="Times New Roman" w:hAnsi="Times New Roman"/>
            <w:sz w:val="18"/>
            <w:szCs w:val="28"/>
          </w:rPr>
          <w:t>iscovering the compatibility remote session</w:t>
        </w:r>
      </w:ins>
    </w:p>
    <w:p w14:paraId="7C87FBE7" w14:textId="7C6395E6" w:rsidR="0062761D" w:rsidRDefault="0062761D" w:rsidP="0062761D">
      <w:pPr>
        <w:pStyle w:val="LayoutInformationPACKT"/>
        <w:rPr>
          <w:noProof/>
        </w:rPr>
      </w:pPr>
      <w:r>
        <w:t xml:space="preserve">Insert </w:t>
      </w:r>
      <w:r w:rsidRPr="00C41783">
        <w:t>image</w:t>
      </w:r>
      <w:r>
        <w:t xml:space="preserve"> </w:t>
      </w:r>
      <w:r>
        <w:rPr>
          <w:noProof/>
        </w:rPr>
        <w:t>B42024_03</w:t>
      </w:r>
      <w:r w:rsidRPr="00023EAD">
        <w:rPr>
          <w:noProof/>
        </w:rPr>
        <w:t>_</w:t>
      </w:r>
      <w:r>
        <w:rPr>
          <w:noProof/>
        </w:rPr>
        <w:t>18.png</w:t>
      </w:r>
    </w:p>
    <w:p w14:paraId="55AD8303" w14:textId="38ADACF0" w:rsidR="0062761D" w:rsidRDefault="00AE0069" w:rsidP="0062761D">
      <w:pPr>
        <w:pStyle w:val="NormalPACKT"/>
      </w:pPr>
      <w:r>
        <w:t xml:space="preserve">In </w:t>
      </w:r>
      <w:r w:rsidRPr="009463C6">
        <w:rPr>
          <w:rStyle w:val="ItalicsPACKT"/>
        </w:rPr>
        <w:t>step 5</w:t>
      </w:r>
      <w:r>
        <w:t xml:space="preserve">, you invoke the </w:t>
      </w:r>
      <w:r w:rsidRPr="002943C4">
        <w:rPr>
          <w:rFonts w:ascii="Lucida Console" w:hAnsi="Lucida Console"/>
          <w:color w:val="4472C4"/>
          <w:sz w:val="19"/>
          <w:szCs w:val="19"/>
        </w:rPr>
        <w:t>Get-WindowsFeature</w:t>
      </w:r>
      <w:r>
        <w:t xml:space="preserve"> command inside the remoting session to view the command details inside Windows PowerShell 5.1, like this:</w:t>
      </w:r>
    </w:p>
    <w:p w14:paraId="79D05650" w14:textId="29CDA161" w:rsidR="00AE0069" w:rsidRDefault="009463C6" w:rsidP="009463C6">
      <w:pPr>
        <w:pStyle w:val="FigurePACKT"/>
        <w:rPr>
          <w:ins w:id="233" w:author="Lucy Wan" w:date="2020-11-18T13:53:00Z"/>
        </w:rPr>
      </w:pPr>
      <w:r>
        <w:drawing>
          <wp:inline distT="0" distB="0" distL="0" distR="0" wp14:anchorId="5578CD08" wp14:editId="0D2E281C">
            <wp:extent cx="4061254" cy="98674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6397" cy="990421"/>
                    </a:xfrm>
                    <a:prstGeom prst="rect">
                      <a:avLst/>
                    </a:prstGeom>
                  </pic:spPr>
                </pic:pic>
              </a:graphicData>
            </a:graphic>
          </wp:inline>
        </w:drawing>
      </w:r>
    </w:p>
    <w:p w14:paraId="50B4C015" w14:textId="67BD3AB6" w:rsidR="00924FA5" w:rsidRPr="00924FA5" w:rsidRDefault="00924FA5" w:rsidP="009463C6">
      <w:pPr>
        <w:pStyle w:val="FigurePACKT"/>
        <w:rPr>
          <w:rFonts w:ascii="Times New Roman" w:hAnsi="Times New Roman"/>
          <w:sz w:val="18"/>
          <w:szCs w:val="28"/>
        </w:rPr>
      </w:pPr>
      <w:ins w:id="234" w:author="Lucy Wan" w:date="2020-11-18T13:53:00Z">
        <w:r w:rsidRPr="00924FA5">
          <w:rPr>
            <w:rFonts w:ascii="Times New Roman" w:hAnsi="Times New Roman"/>
            <w:sz w:val="18"/>
            <w:szCs w:val="28"/>
          </w:rPr>
          <w:t xml:space="preserve">Figure 3.19: </w:t>
        </w:r>
      </w:ins>
      <w:ins w:id="235" w:author="Lucy Wan" w:date="2020-11-18T13:57:00Z">
        <w:r w:rsidR="00882A04">
          <w:rPr>
            <w:rFonts w:ascii="Times New Roman" w:hAnsi="Times New Roman"/>
            <w:sz w:val="18"/>
            <w:szCs w:val="28"/>
          </w:rPr>
          <w:t>Invoking Get-WindowsFeature in the remote session</w:t>
        </w:r>
      </w:ins>
    </w:p>
    <w:p w14:paraId="13B1FFD3" w14:textId="6EB37DE3"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19.png</w:t>
      </w:r>
    </w:p>
    <w:p w14:paraId="2A1C9407" w14:textId="77777777" w:rsidR="009463C6" w:rsidRDefault="00AE0069" w:rsidP="009463C6">
      <w:pPr>
        <w:pStyle w:val="NormalPACKT"/>
      </w:pPr>
      <w:r>
        <w:t xml:space="preserve">With </w:t>
      </w:r>
      <w:r w:rsidRPr="00AE0069">
        <w:rPr>
          <w:rStyle w:val="ItalicsPACKT"/>
        </w:rPr>
        <w:t>step 6</w:t>
      </w:r>
      <w:r>
        <w:t>, you run the Get-Command to discover the details about this command inside your PowerShell 7 console. The output of this step is as follows:</w:t>
      </w:r>
    </w:p>
    <w:p w14:paraId="69C00395" w14:textId="4E794866" w:rsidR="00AE0069" w:rsidRDefault="00835F33" w:rsidP="009463C6">
      <w:pPr>
        <w:pStyle w:val="FigurePACKT"/>
        <w:rPr>
          <w:ins w:id="236" w:author="Lucy Wan" w:date="2020-11-18T13:57:00Z"/>
        </w:rPr>
      </w:pPr>
      <w:ins w:id="237" w:author="Thomas Lee [2]" w:date="2021-02-02T22:14:00Z">
        <w:r>
          <w:drawing>
            <wp:inline distT="0" distB="0" distL="0" distR="0" wp14:anchorId="1DDB455A" wp14:editId="694CF5C0">
              <wp:extent cx="3435760" cy="92282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7326" cy="931307"/>
                      </a:xfrm>
                      <a:prstGeom prst="rect">
                        <a:avLst/>
                      </a:prstGeom>
                    </pic:spPr>
                  </pic:pic>
                </a:graphicData>
              </a:graphic>
            </wp:inline>
          </w:drawing>
        </w:r>
      </w:ins>
      <w:commentRangeStart w:id="238"/>
      <w:del w:id="239" w:author="Thomas Lee [2]" w:date="2021-02-02T22:14:00Z">
        <w:r w:rsidR="009463C6" w:rsidDel="00835F33">
          <w:drawing>
            <wp:inline distT="0" distB="0" distL="0" distR="0" wp14:anchorId="03F75AC5" wp14:editId="0CD107BD">
              <wp:extent cx="3452685" cy="976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7985" cy="980648"/>
                      </a:xfrm>
                      <a:prstGeom prst="rect">
                        <a:avLst/>
                      </a:prstGeom>
                    </pic:spPr>
                  </pic:pic>
                </a:graphicData>
              </a:graphic>
            </wp:inline>
          </w:drawing>
        </w:r>
      </w:del>
      <w:commentRangeEnd w:id="238"/>
      <w:r w:rsidR="00AE5CF8">
        <w:rPr>
          <w:rStyle w:val="CommentReference"/>
          <w:rFonts w:ascii="Calibri" w:hAnsi="Calibri"/>
          <w:noProof w:val="0"/>
        </w:rPr>
        <w:commentReference w:id="238"/>
      </w:r>
    </w:p>
    <w:p w14:paraId="2E68CBBE" w14:textId="36131FA7" w:rsidR="00760A83" w:rsidRPr="0098542F" w:rsidRDefault="00760A83" w:rsidP="009463C6">
      <w:pPr>
        <w:pStyle w:val="FigurePACKT"/>
        <w:rPr>
          <w:rFonts w:ascii="Times New Roman" w:hAnsi="Times New Roman"/>
          <w:sz w:val="18"/>
          <w:szCs w:val="28"/>
        </w:rPr>
      </w:pPr>
      <w:ins w:id="240" w:author="Lucy Wan" w:date="2020-11-18T13:57:00Z">
        <w:r w:rsidRPr="0098542F">
          <w:rPr>
            <w:rFonts w:ascii="Times New Roman" w:hAnsi="Times New Roman"/>
            <w:sz w:val="18"/>
            <w:szCs w:val="28"/>
          </w:rPr>
          <w:t xml:space="preserve">Figure 3.20: </w:t>
        </w:r>
      </w:ins>
      <w:ins w:id="241" w:author="Lucy Wan" w:date="2020-11-18T13:58:00Z">
        <w:r w:rsidR="0098542F" w:rsidRPr="0098542F">
          <w:rPr>
            <w:rFonts w:ascii="Times New Roman" w:hAnsi="Times New Roman"/>
            <w:sz w:val="18"/>
            <w:szCs w:val="28"/>
          </w:rPr>
          <w:t>Invoking Get-WindowsFeature locally</w:t>
        </w:r>
      </w:ins>
    </w:p>
    <w:p w14:paraId="31E722BE" w14:textId="7AB2F498" w:rsidR="00AE0069" w:rsidRDefault="00AE0069" w:rsidP="00AE0069">
      <w:pPr>
        <w:pStyle w:val="LayoutInformationPACKT"/>
        <w:rPr>
          <w:noProof/>
        </w:rPr>
      </w:pPr>
      <w:r>
        <w:t xml:space="preserve">Insert </w:t>
      </w:r>
      <w:r w:rsidRPr="00C41783">
        <w:t>image</w:t>
      </w:r>
      <w:r>
        <w:t xml:space="preserve"> </w:t>
      </w:r>
      <w:r>
        <w:rPr>
          <w:noProof/>
        </w:rPr>
        <w:t>B42024_03</w:t>
      </w:r>
      <w:r w:rsidRPr="00023EAD">
        <w:rPr>
          <w:noProof/>
        </w:rPr>
        <w:t>_</w:t>
      </w:r>
      <w:r>
        <w:rPr>
          <w:noProof/>
        </w:rPr>
        <w:t>20.png</w:t>
      </w:r>
    </w:p>
    <w:p w14:paraId="21CF6D03" w14:textId="34CA4A68" w:rsidR="002D54C9" w:rsidRDefault="002D54C9" w:rsidP="002D54C9">
      <w:pPr>
        <w:pStyle w:val="Heading2"/>
      </w:pPr>
      <w:r>
        <w:t>There's more...</w:t>
      </w:r>
    </w:p>
    <w:p w14:paraId="11B2384A" w14:textId="4B1DB219" w:rsidR="00AE0069" w:rsidRDefault="00AE0069" w:rsidP="00AE0069">
      <w:pPr>
        <w:pStyle w:val="NormalPACKT"/>
        <w:rPr>
          <w:lang w:val="en-GB"/>
        </w:rPr>
      </w:pPr>
      <w:r>
        <w:rPr>
          <w:lang w:val="en-GB"/>
        </w:rPr>
        <w:t>As you can see from the steps in this recipe, The Windows PowerShell compatibility solution imposes some minor restrictions on features Windows PowerShell have grown accustomed to having. These limitations are relatively minor, and there are some workarounds.</w:t>
      </w:r>
    </w:p>
    <w:p w14:paraId="28B30FE1" w14:textId="52764BA2" w:rsidR="00AE0069" w:rsidRDefault="00AE0069" w:rsidP="00AE0069">
      <w:pPr>
        <w:pStyle w:val="NormalPACKT"/>
        <w:rPr>
          <w:lang w:val="en-GB"/>
        </w:rPr>
      </w:pPr>
      <w:r>
        <w:rPr>
          <w:lang w:val="en-GB"/>
        </w:rPr>
        <w:lastRenderedPageBreak/>
        <w:t xml:space="preserve">As you can see in </w:t>
      </w:r>
      <w:r w:rsidRPr="00AE0069">
        <w:rPr>
          <w:rStyle w:val="ItalicsPACKT"/>
        </w:rPr>
        <w:t>step 1</w:t>
      </w:r>
      <w:r>
        <w:rPr>
          <w:lang w:val="en-GB"/>
        </w:rPr>
        <w:t xml:space="preserve">, some modules are not directly discoverable in PowerShell 7. Attempting to force load a module into a PowerShell 7 session, as you attempt in </w:t>
      </w:r>
      <w:r w:rsidRPr="00AE0069">
        <w:rPr>
          <w:rStyle w:val="ItalicsPACKT"/>
        </w:rPr>
        <w:t>step 2</w:t>
      </w:r>
      <w:r>
        <w:rPr>
          <w:lang w:val="en-GB"/>
        </w:rPr>
        <w:t xml:space="preserve">, fails (with a rather unhelpful message for the user). </w:t>
      </w:r>
    </w:p>
    <w:p w14:paraId="5BE7299C" w14:textId="777D9895" w:rsidR="00AE0069" w:rsidRDefault="00AE0069" w:rsidP="00AE0069">
      <w:pPr>
        <w:pStyle w:val="NormalPACKT"/>
        <w:rPr>
          <w:lang w:val="en-GB"/>
        </w:rPr>
      </w:pPr>
      <w:r>
        <w:rPr>
          <w:lang w:val="en-GB"/>
        </w:rPr>
        <w:t xml:space="preserve">In this case, when PowerShell 7 begins to load the module, PowerShell attempts to utilize a type (a .NET object) that does exists in the full .NET CLR, </w:t>
      </w:r>
      <w:ins w:id="242" w:author="Lucy Wan" w:date="2020-11-18T13:59:00Z">
        <w:r w:rsidR="0037260A">
          <w:rPr>
            <w:lang w:val="en-GB"/>
          </w:rPr>
          <w:t xml:space="preserve">but does </w:t>
        </w:r>
      </w:ins>
      <w:r>
        <w:rPr>
          <w:lang w:val="en-GB"/>
        </w:rPr>
        <w:t xml:space="preserve">not exist in .NET Core. This .NET type is not only not </w:t>
      </w:r>
      <w:r w:rsidR="00B30419">
        <w:rPr>
          <w:lang w:val="en-GB"/>
        </w:rPr>
        <w:t>implemented</w:t>
      </w:r>
      <w:r>
        <w:rPr>
          <w:lang w:val="en-GB"/>
        </w:rPr>
        <w:t xml:space="preserve"> in .NET core, but the .NET team have effectively </w:t>
      </w:r>
      <w:proofErr w:type="spellStart"/>
      <w:r>
        <w:rPr>
          <w:lang w:val="en-GB"/>
        </w:rPr>
        <w:t>deprecated</w:t>
      </w:r>
      <w:del w:id="243" w:author="Lucy Wan" w:date="2020-11-18T13:59:00Z">
        <w:r w:rsidDel="00315161">
          <w:rPr>
            <w:lang w:val="en-GB"/>
          </w:rPr>
          <w:delText xml:space="preserve"> </w:delText>
        </w:r>
      </w:del>
      <w:ins w:id="244" w:author="Lucy Wan" w:date="2020-11-18T13:59:00Z">
        <w:r w:rsidR="00315161">
          <w:rPr>
            <w:lang w:val="en-GB"/>
          </w:rPr>
          <w:t>it</w:t>
        </w:r>
      </w:ins>
      <w:proofErr w:type="spellEnd"/>
      <w:del w:id="245" w:author="Lucy Wan" w:date="2020-11-18T13:59:00Z">
        <w:r w:rsidDel="00315161">
          <w:rPr>
            <w:lang w:val="en-GB"/>
          </w:rPr>
          <w:delText>this type</w:delText>
        </w:r>
      </w:del>
      <w:r>
        <w:rPr>
          <w:lang w:val="en-GB"/>
        </w:rPr>
        <w:t xml:space="preserve">. To read through the discussions on this, see: </w:t>
      </w:r>
      <w:r w:rsidRPr="00532897">
        <w:rPr>
          <w:rFonts w:ascii="Lucida Console" w:hAnsi="Lucida Console"/>
          <w:color w:val="4472C4"/>
          <w:sz w:val="19"/>
          <w:szCs w:val="19"/>
          <w:lang w:val="en-GB"/>
        </w:rPr>
        <w:t>https://github.com/dotnet/core/issues/2933</w:t>
      </w:r>
      <w:r>
        <w:rPr>
          <w:lang w:val="en-GB"/>
        </w:rPr>
        <w:t>. Th</w:t>
      </w:r>
      <w:r w:rsidR="00454A93">
        <w:rPr>
          <w:lang w:val="en-GB"/>
        </w:rPr>
        <w:t>e discussion in this post</w:t>
      </w:r>
      <w:r>
        <w:rPr>
          <w:lang w:val="en-GB"/>
        </w:rPr>
        <w:t xml:space="preserve"> is an outstanding example of the transparency of open source software</w:t>
      </w:r>
      <w:r w:rsidR="00454A93">
        <w:rPr>
          <w:lang w:val="en-GB"/>
        </w:rPr>
        <w:t xml:space="preserve"> where you can see the problem and trace its resolution</w:t>
      </w:r>
      <w:r>
        <w:rPr>
          <w:lang w:val="en-GB"/>
        </w:rPr>
        <w:t xml:space="preserve">. </w:t>
      </w:r>
    </w:p>
    <w:p w14:paraId="1EA09429" w14:textId="32C6C590" w:rsidR="00AE0069" w:rsidRDefault="00AE0069" w:rsidP="00AE0069">
      <w:pPr>
        <w:pStyle w:val="NormalPACKT"/>
        <w:rPr>
          <w:lang w:val="en-GB"/>
        </w:rPr>
      </w:pPr>
      <w:r>
        <w:rPr>
          <w:lang w:val="en-GB"/>
        </w:rPr>
        <w:t xml:space="preserve">The </w:t>
      </w:r>
      <w:commentRangeStart w:id="246"/>
      <w:proofErr w:type="spellStart"/>
      <w:r w:rsidRPr="00B30419">
        <w:rPr>
          <w:rStyle w:val="CodeInTextPACKT"/>
        </w:rPr>
        <w:t>ServerMan</w:t>
      </w:r>
      <w:ins w:id="247" w:author="Thomas Lee [2]" w:date="2021-02-02T22:15:00Z">
        <w:r w:rsidR="00835F33">
          <w:rPr>
            <w:rStyle w:val="CodeInTextPACKT"/>
          </w:rPr>
          <w:t>a</w:t>
        </w:r>
      </w:ins>
      <w:r w:rsidRPr="00B30419">
        <w:rPr>
          <w:rStyle w:val="CodeInTextPACKT"/>
        </w:rPr>
        <w:t>ger</w:t>
      </w:r>
      <w:commentRangeEnd w:id="246"/>
      <w:proofErr w:type="spellEnd"/>
      <w:r w:rsidR="00CA2C0F">
        <w:rPr>
          <w:rStyle w:val="CommentReference"/>
          <w:rFonts w:ascii="Calibri" w:hAnsi="Calibri"/>
        </w:rPr>
        <w:commentReference w:id="246"/>
      </w:r>
      <w:r>
        <w:rPr>
          <w:lang w:val="en-GB"/>
        </w:rPr>
        <w:t xml:space="preserve"> module is one of many Windows team modules that require updating before </w:t>
      </w:r>
      <w:ins w:id="248" w:author="Lucy Wan" w:date="2020-11-18T14:00:00Z">
        <w:r w:rsidR="00E669A8">
          <w:rPr>
            <w:lang w:val="en-GB"/>
          </w:rPr>
          <w:t>it</w:t>
        </w:r>
        <w:r w:rsidR="00770D22">
          <w:rPr>
            <w:lang w:val="en-GB"/>
          </w:rPr>
          <w:t xml:space="preserve"> </w:t>
        </w:r>
      </w:ins>
      <w:del w:id="249" w:author="Lucy Wan" w:date="2020-11-18T14:00:00Z">
        <w:r w:rsidDel="00E669A8">
          <w:rPr>
            <w:lang w:val="en-GB"/>
          </w:rPr>
          <w:delText>they</w:delText>
        </w:r>
      </w:del>
      <w:r>
        <w:rPr>
          <w:lang w:val="en-GB"/>
        </w:rPr>
        <w:t xml:space="preserve"> can be used natively in PowerShell 7. </w:t>
      </w:r>
      <w:r w:rsidR="00B30419">
        <w:rPr>
          <w:lang w:val="en-GB"/>
        </w:rPr>
        <w:t>Hopefully</w:t>
      </w:r>
      <w:r>
        <w:rPr>
          <w:lang w:val="en-GB"/>
        </w:rPr>
        <w:t xml:space="preserve">, future releases of Windows Server might address these modules. But in the </w:t>
      </w:r>
      <w:r w:rsidR="00B30419">
        <w:rPr>
          <w:lang w:val="en-GB"/>
        </w:rPr>
        <w:t>meantime</w:t>
      </w:r>
      <w:r>
        <w:rPr>
          <w:lang w:val="en-GB"/>
        </w:rPr>
        <w:t xml:space="preserve">, the Windows </w:t>
      </w:r>
      <w:r w:rsidR="00B30419">
        <w:rPr>
          <w:lang w:val="en-GB"/>
        </w:rPr>
        <w:t>PowerShell compatibility</w:t>
      </w:r>
      <w:r>
        <w:rPr>
          <w:lang w:val="en-GB"/>
        </w:rPr>
        <w:t xml:space="preserve"> mechanism provides a</w:t>
      </w:r>
      <w:r w:rsidR="00454A93">
        <w:rPr>
          <w:lang w:val="en-GB"/>
        </w:rPr>
        <w:t>n excellent</w:t>
      </w:r>
      <w:r>
        <w:rPr>
          <w:lang w:val="en-GB"/>
        </w:rPr>
        <w:t xml:space="preserve"> solution to most of the non-compatible modules.</w:t>
      </w:r>
    </w:p>
    <w:p w14:paraId="0794A67F" w14:textId="226FF6D7" w:rsidR="00AE0069" w:rsidRPr="00AE0069" w:rsidRDefault="00AE0069" w:rsidP="00AE0069">
      <w:pPr>
        <w:pStyle w:val="NormalPACKT"/>
        <w:rPr>
          <w:lang w:val="en-GB"/>
        </w:rPr>
      </w:pPr>
      <w:r>
        <w:rPr>
          <w:lang w:val="en-GB"/>
        </w:rPr>
        <w:t xml:space="preserve">In </w:t>
      </w:r>
      <w:r w:rsidRPr="00072DD2">
        <w:rPr>
          <w:i/>
          <w:iCs/>
          <w:color w:val="C00000"/>
          <w:lang w:val="en-GB"/>
        </w:rPr>
        <w:t>step 5</w:t>
      </w:r>
      <w:r>
        <w:rPr>
          <w:lang w:val="en-GB"/>
        </w:rPr>
        <w:t xml:space="preserve"> and </w:t>
      </w:r>
      <w:r w:rsidRPr="00072DD2">
        <w:rPr>
          <w:i/>
          <w:iCs/>
          <w:color w:val="C00000"/>
          <w:lang w:val="en-GB"/>
        </w:rPr>
        <w:t>step 6</w:t>
      </w:r>
      <w:r>
        <w:rPr>
          <w:lang w:val="en-GB"/>
        </w:rPr>
        <w:t xml:space="preserve">, you examine the details </w:t>
      </w:r>
      <w:ins w:id="250" w:author="Lucy Wan" w:date="2020-11-18T14:01:00Z">
        <w:r w:rsidR="00072DD2">
          <w:rPr>
            <w:lang w:val="en-GB"/>
          </w:rPr>
          <w:t>of</w:t>
        </w:r>
      </w:ins>
      <w:del w:id="251" w:author="Lucy Wan" w:date="2020-11-18T14:01:00Z">
        <w:r w:rsidDel="00072DD2">
          <w:rPr>
            <w:lang w:val="en-GB"/>
          </w:rPr>
          <w:delText>about</w:delText>
        </w:r>
      </w:del>
      <w:r>
        <w:rPr>
          <w:lang w:val="en-GB"/>
        </w:rPr>
        <w:t xml:space="preserve"> the </w:t>
      </w:r>
      <w:r w:rsidRPr="00B30419">
        <w:rPr>
          <w:rStyle w:val="CodeInTextPACKT"/>
        </w:rPr>
        <w:t>Get-WindowsFeature</w:t>
      </w:r>
      <w:r>
        <w:rPr>
          <w:lang w:val="en-GB"/>
        </w:rPr>
        <w:t xml:space="preserve"> command. Inside Windows PowerShell 5.1, this command is a cmdlet</w:t>
      </w:r>
      <w:r w:rsidR="00454A93">
        <w:rPr>
          <w:lang w:val="en-GB"/>
        </w:rPr>
        <w:t>.</w:t>
      </w:r>
      <w:r>
        <w:rPr>
          <w:lang w:val="en-GB"/>
        </w:rPr>
        <w:t xml:space="preserve"> When, in </w:t>
      </w:r>
      <w:r w:rsidRPr="001F1EA2">
        <w:rPr>
          <w:i/>
          <w:iCs/>
          <w:color w:val="C00000"/>
          <w:lang w:val="en-GB"/>
        </w:rPr>
        <w:t>step 6</w:t>
      </w:r>
      <w:r>
        <w:rPr>
          <w:lang w:val="en-GB"/>
        </w:rPr>
        <w:t>, you view the command inside the PowerShell 7.1 console, you can see the command is a (proxy) function. If you view</w:t>
      </w:r>
      <w:ins w:id="252" w:author="Lucy Wan" w:date="2020-11-18T14:01:00Z">
        <w:r w:rsidR="00930524">
          <w:rPr>
            <w:lang w:val="en-GB"/>
          </w:rPr>
          <w:t xml:space="preserve"> the</w:t>
        </w:r>
      </w:ins>
      <w:r>
        <w:rPr>
          <w:lang w:val="en-GB"/>
        </w:rPr>
        <w:t xml:space="preserve"> function definition (</w:t>
      </w:r>
      <w:r w:rsidRPr="00AE0069">
        <w:rPr>
          <w:rStyle w:val="CodeInTextPACKT"/>
        </w:rPr>
        <w:t>ls function:get-WindowsFeatue).definition</w:t>
      </w:r>
      <w:r>
        <w:rPr>
          <w:lang w:val="en-GB"/>
        </w:rPr>
        <w:t>), you can see how PowerShell uses the steppable pipeline to run the command in the remote session. For more background on the st</w:t>
      </w:r>
      <w:r w:rsidR="006513AC">
        <w:rPr>
          <w:lang w:val="en-GB"/>
        </w:rPr>
        <w:t>e</w:t>
      </w:r>
      <w:r>
        <w:rPr>
          <w:lang w:val="en-GB"/>
        </w:rPr>
        <w:t xml:space="preserve">ppable pipeline, which has been a feature of </w:t>
      </w:r>
      <w:commentRangeStart w:id="253"/>
      <w:commentRangeStart w:id="254"/>
      <w:r>
        <w:rPr>
          <w:lang w:val="en-GB"/>
        </w:rPr>
        <w:t xml:space="preserve">Windows PowerShell </w:t>
      </w:r>
      <w:ins w:id="255" w:author="Thomas Lee [2]" w:date="2021-02-02T22:15:00Z">
        <w:r w:rsidR="00835F33">
          <w:rPr>
            <w:lang w:val="en-GB"/>
          </w:rPr>
          <w:t>since version 2</w:t>
        </w:r>
      </w:ins>
      <w:del w:id="256" w:author="Thomas Lee [2]" w:date="2021-02-02T22:15:00Z">
        <w:r w:rsidDel="00835F33">
          <w:rPr>
            <w:lang w:val="en-GB"/>
          </w:rPr>
          <w:delText>V2</w:delText>
        </w:r>
      </w:del>
      <w:commentRangeEnd w:id="253"/>
      <w:r w:rsidR="00FF70CB">
        <w:rPr>
          <w:rStyle w:val="CommentReference"/>
          <w:rFonts w:ascii="Calibri" w:hAnsi="Calibri"/>
        </w:rPr>
        <w:commentReference w:id="253"/>
      </w:r>
      <w:commentRangeEnd w:id="254"/>
      <w:r w:rsidR="00835F33">
        <w:rPr>
          <w:rStyle w:val="CommentReference"/>
          <w:rFonts w:ascii="Calibri" w:hAnsi="Calibri"/>
        </w:rPr>
        <w:commentReference w:id="254"/>
      </w:r>
      <w:r>
        <w:rPr>
          <w:lang w:val="en-GB"/>
        </w:rPr>
        <w:t xml:space="preserve">, see </w:t>
      </w:r>
      <w:r w:rsidRPr="00532897">
        <w:rPr>
          <w:rFonts w:ascii="Lucida Console" w:hAnsi="Lucida Console"/>
          <w:color w:val="4472C4"/>
          <w:sz w:val="19"/>
          <w:szCs w:val="19"/>
          <w:lang w:val="en-GB"/>
        </w:rPr>
        <w:t>https://livebook.manning.com/book/windows-powershell-in-action-third-edition/chapter-10/327</w:t>
      </w:r>
      <w:r>
        <w:rPr>
          <w:lang w:val="en-GB"/>
        </w:rPr>
        <w:t xml:space="preserve">. </w:t>
      </w:r>
    </w:p>
    <w:p w14:paraId="7A27E79F" w14:textId="5F8C2C64" w:rsidR="00EC03C6" w:rsidRPr="009D0F10" w:rsidRDefault="00EC03C6" w:rsidP="00EC03C6">
      <w:pPr>
        <w:pStyle w:val="Heading1"/>
        <w:tabs>
          <w:tab w:val="left" w:pos="0"/>
        </w:tabs>
      </w:pPr>
      <w:r w:rsidRPr="00412A5B">
        <w:t xml:space="preserve">Exploring the Module </w:t>
      </w:r>
      <w:del w:id="257" w:author="Thomas Lee [2]" w:date="2021-02-02T22:15:00Z">
        <w:r w:rsidRPr="00412A5B" w:rsidDel="00835F33">
          <w:delText xml:space="preserve">deny </w:delText>
        </w:r>
      </w:del>
      <w:ins w:id="258" w:author="Thomas Lee [2]" w:date="2021-02-02T22:15:00Z">
        <w:r w:rsidR="00835F33">
          <w:t>D</w:t>
        </w:r>
        <w:r w:rsidR="00835F33" w:rsidRPr="00412A5B">
          <w:t xml:space="preserve">eny </w:t>
        </w:r>
      </w:ins>
      <w:del w:id="259" w:author="Thomas Lee [2]" w:date="2021-02-02T22:15:00Z">
        <w:r w:rsidRPr="00412A5B" w:rsidDel="00835F33">
          <w:delText>list</w:delText>
        </w:r>
      </w:del>
      <w:ins w:id="260" w:author="Thomas Lee [2]" w:date="2021-02-02T22:15:00Z">
        <w:r w:rsidR="00835F33">
          <w:t>L</w:t>
        </w:r>
        <w:r w:rsidR="00835F33" w:rsidRPr="00412A5B">
          <w:t>ist</w:t>
        </w:r>
      </w:ins>
    </w:p>
    <w:p w14:paraId="67EDB5D2" w14:textId="1EBF288D" w:rsidR="00EC03C6" w:rsidRDefault="00AE0069" w:rsidP="00EC03C6">
      <w:pPr>
        <w:pStyle w:val="BulletPACKT"/>
        <w:numPr>
          <w:ilvl w:val="0"/>
          <w:numId w:val="0"/>
        </w:numPr>
      </w:pPr>
      <w:r>
        <w:t>During the development of PowerShell 7, it became clear that a few Windows PowerShell modules did not work with PowerShell 7 despite the computability solution. Worse, if you attempted to use them, the error messages that resulted were cryptic and non-actionable. One suggested solution was to create a list of modules that were known to not be usable within Powe</w:t>
      </w:r>
      <w:r w:rsidR="00B30419">
        <w:t>r</w:t>
      </w:r>
      <w:r>
        <w:t xml:space="preserve">Shell 7. When </w:t>
      </w:r>
      <w:r w:rsidRPr="00B30419">
        <w:rPr>
          <w:rStyle w:val="CodeInTextPACKT"/>
        </w:rPr>
        <w:t>Import-Module</w:t>
      </w:r>
      <w:r>
        <w:t xml:space="preserve"> attempts to load any module on this list, the failure is more graceful with a cleaner message. </w:t>
      </w:r>
    </w:p>
    <w:p w14:paraId="5295D0EF" w14:textId="10E74337" w:rsidR="00AE0069" w:rsidRDefault="00AE0069" w:rsidP="00EC03C6">
      <w:pPr>
        <w:pStyle w:val="BulletPACKT"/>
        <w:numPr>
          <w:ilvl w:val="0"/>
          <w:numId w:val="0"/>
        </w:numPr>
      </w:pPr>
      <w:commentRangeStart w:id="261"/>
      <w:r>
        <w:t>One possible issue that such a deny</w:t>
      </w:r>
      <w:r w:rsidR="00126DCC">
        <w:t xml:space="preserve"> </w:t>
      </w:r>
      <w:r>
        <w:t xml:space="preserve">list might cause would </w:t>
      </w:r>
      <w:del w:id="262" w:author="Lucy Wan" w:date="2020-11-18T14:06:00Z">
        <w:r w:rsidDel="00385221">
          <w:delText>occur should</w:delText>
        </w:r>
      </w:del>
      <w:ins w:id="263" w:author="Lucy Wan" w:date="2020-11-18T14:06:00Z">
        <w:r w:rsidR="00385221">
          <w:t>be if</w:t>
        </w:r>
      </w:ins>
      <w:r>
        <w:t xml:space="preserve"> the module owners </w:t>
      </w:r>
      <w:ins w:id="264" w:author="Lucy Wan" w:date="2020-11-18T14:06:00Z">
        <w:r w:rsidR="00385221">
          <w:t xml:space="preserve">were to </w:t>
        </w:r>
      </w:ins>
      <w:r>
        <w:t>release an updated module</w:t>
      </w:r>
      <w:ins w:id="265" w:author="Lucy Wan" w:date="2020-11-18T14:04:00Z">
        <w:r w:rsidR="00381CDA">
          <w:t xml:space="preserve"> previously on the deny</w:t>
        </w:r>
      </w:ins>
      <w:ins w:id="266" w:author="Lucy Wan" w:date="2020-11-18T14:06:00Z">
        <w:r w:rsidR="00126DCC">
          <w:t xml:space="preserve"> </w:t>
        </w:r>
      </w:ins>
      <w:ins w:id="267" w:author="Lucy Wan" w:date="2020-11-18T14:04:00Z">
        <w:r w:rsidR="00381CDA">
          <w:t>list</w:t>
        </w:r>
      </w:ins>
      <w:r>
        <w:t xml:space="preserve"> that </w:t>
      </w:r>
      <w:proofErr w:type="spellStart"/>
      <w:ins w:id="268" w:author="Lucy Wan" w:date="2020-11-18T14:05:00Z">
        <w:r w:rsidR="00385221">
          <w:t>now</w:t>
        </w:r>
      </w:ins>
      <w:del w:id="269" w:author="Lucy Wan" w:date="2020-11-18T14:04:00Z">
        <w:r w:rsidDel="006F7CAD">
          <w:delText xml:space="preserve">would </w:delText>
        </w:r>
      </w:del>
      <w:r>
        <w:t>work</w:t>
      </w:r>
      <w:commentRangeEnd w:id="261"/>
      <w:r w:rsidR="00D41A30">
        <w:rPr>
          <w:rStyle w:val="CommentReference"/>
          <w:rFonts w:ascii="Calibri" w:hAnsi="Calibri"/>
        </w:rPr>
        <w:commentReference w:id="261"/>
      </w:r>
      <w:ins w:id="270" w:author="Lucy Wan" w:date="2020-11-18T14:05:00Z">
        <w:r w:rsidR="00385221">
          <w:t>s</w:t>
        </w:r>
      </w:ins>
      <w:proofErr w:type="spellEnd"/>
      <w:r>
        <w:t xml:space="preserve">. To simplify this situation, </w:t>
      </w:r>
      <w:r w:rsidR="000C2566">
        <w:t xml:space="preserve">PowerShell 7 stores </w:t>
      </w:r>
      <w:r>
        <w:t xml:space="preserve">the deny list </w:t>
      </w:r>
      <w:r w:rsidR="000C2566">
        <w:t xml:space="preserve">in a configuration </w:t>
      </w:r>
      <w:r>
        <w:t>file</w:t>
      </w:r>
      <w:r w:rsidR="000C2566">
        <w:t xml:space="preserve"> in the </w:t>
      </w:r>
      <w:r w:rsidR="000C2566" w:rsidRPr="000C2566">
        <w:rPr>
          <w:rStyle w:val="CodeInTextPACKT"/>
        </w:rPr>
        <w:t>$PSHOME</w:t>
      </w:r>
      <w:r w:rsidR="000C2566">
        <w:t xml:space="preserve"> folder. </w:t>
      </w:r>
    </w:p>
    <w:p w14:paraId="25652B42" w14:textId="5A2FB62D" w:rsidR="00EC03C6" w:rsidDel="00BC604D" w:rsidRDefault="00AE0069" w:rsidP="00EC03C6">
      <w:pPr>
        <w:pStyle w:val="BulletPACKT"/>
        <w:numPr>
          <w:ilvl w:val="0"/>
          <w:numId w:val="0"/>
        </w:numPr>
        <w:rPr>
          <w:del w:id="271" w:author="Lucy Wan" w:date="2020-11-18T14:14:00Z"/>
        </w:rPr>
      </w:pPr>
      <w:del w:id="272" w:author="Lucy Wan" w:date="2020-11-18T14:14:00Z">
        <w:r w:rsidDel="00BC604D">
          <w:delText xml:space="preserve">It might be tempting to edit this list and </w:delText>
        </w:r>
        <w:r w:rsidR="000C2566" w:rsidDel="00BC604D">
          <w:delText xml:space="preserve">to </w:delText>
        </w:r>
        <w:r w:rsidDel="00BC604D">
          <w:delText>remove modules from it</w:delText>
        </w:r>
        <w:r w:rsidR="000C2566" w:rsidDel="00BC604D">
          <w:delText>. However, s</w:delText>
        </w:r>
        <w:r w:rsidDel="00BC604D">
          <w:delText xml:space="preserve">uch actions have no practical value. You can import the </w:delText>
        </w:r>
        <w:r w:rsidRPr="00B30419" w:rsidDel="00BC604D">
          <w:rPr>
            <w:rStyle w:val="CodeInTextPACKT"/>
          </w:rPr>
          <w:delText>BestPractices</w:delText>
        </w:r>
        <w:r w:rsidDel="00BC604D">
          <w:delText xml:space="preserve"> module </w:delText>
        </w:r>
        <w:r w:rsidR="00B30419" w:rsidDel="00BC604D">
          <w:delText>explicitly</w:delText>
        </w:r>
        <w:r w:rsidDel="00BC604D">
          <w:delText xml:space="preserve"> into a PowerShell 7 session, but the cmdlets in the module fail with more cryptic and non-actionable error messages.</w:delText>
        </w:r>
      </w:del>
    </w:p>
    <w:p w14:paraId="42AA4EBD" w14:textId="657F4AE4" w:rsidR="00AE0069" w:rsidRDefault="00EF4648" w:rsidP="00AE0069">
      <w:pPr>
        <w:pStyle w:val="NormalPACKT"/>
      </w:pPr>
      <w:commentRangeStart w:id="273"/>
      <w:commentRangeStart w:id="274"/>
      <w:r>
        <w:t>In PowerShell 7.1</w:t>
      </w:r>
      <w:r w:rsidR="009B619C">
        <w:t>,</w:t>
      </w:r>
      <w:r>
        <w:t xml:space="preserve"> t</w:t>
      </w:r>
      <w:r w:rsidR="00AE0069">
        <w:t xml:space="preserve">here are three modules which are in the deny list: </w:t>
      </w:r>
    </w:p>
    <w:p w14:paraId="39EFFFF2" w14:textId="3B109D98" w:rsidR="00AE0069" w:rsidRDefault="00AE0069" w:rsidP="002E2FFB">
      <w:pPr>
        <w:pStyle w:val="NormalPACKT"/>
        <w:numPr>
          <w:ilvl w:val="0"/>
          <w:numId w:val="7"/>
        </w:numPr>
      </w:pPr>
      <w:proofErr w:type="spellStart"/>
      <w:r w:rsidRPr="000C2566">
        <w:rPr>
          <w:rStyle w:val="CodeInTextPACKT"/>
        </w:rPr>
        <w:t>PSScheduledJob</w:t>
      </w:r>
      <w:proofErr w:type="spellEnd"/>
      <w:r>
        <w:t xml:space="preserve"> </w:t>
      </w:r>
      <w:r w:rsidR="009411E5">
        <w:t>–</w:t>
      </w:r>
      <w:r>
        <w:t xml:space="preserve"> Windows PowerShell commands to manage the Windows Task Manager service.</w:t>
      </w:r>
      <w:r w:rsidR="00B30419">
        <w:t xml:space="preserve"> This module is installed in Windows Server by default.</w:t>
      </w:r>
    </w:p>
    <w:p w14:paraId="298DD4D9" w14:textId="66A9F128" w:rsidR="00AE0069" w:rsidRDefault="00AE0069" w:rsidP="002E2FFB">
      <w:pPr>
        <w:pStyle w:val="NormalPACKT"/>
        <w:numPr>
          <w:ilvl w:val="0"/>
          <w:numId w:val="7"/>
        </w:numPr>
      </w:pPr>
      <w:proofErr w:type="spellStart"/>
      <w:r w:rsidRPr="000C2566">
        <w:rPr>
          <w:rStyle w:val="CodeInTextPACKT"/>
        </w:rPr>
        <w:t>BestPractices</w:t>
      </w:r>
      <w:proofErr w:type="spellEnd"/>
      <w:r>
        <w:t xml:space="preserve"> </w:t>
      </w:r>
      <w:r w:rsidR="005C5065">
        <w:t>–</w:t>
      </w:r>
      <w:r>
        <w:t xml:space="preserve"> Windows Server commands to view, run</w:t>
      </w:r>
      <w:r w:rsidR="008F20B8">
        <w:t>,</w:t>
      </w:r>
      <w:r>
        <w:t xml:space="preserve"> and view the results of best practice scans of core Windows Server services. </w:t>
      </w:r>
      <w:r w:rsidR="00B30419">
        <w:t>This module is installed in Windows Server by default.</w:t>
      </w:r>
    </w:p>
    <w:p w14:paraId="25042C4E" w14:textId="4B69A448" w:rsidR="00AE0069" w:rsidRDefault="00AE0069" w:rsidP="002E2FFB">
      <w:pPr>
        <w:pStyle w:val="NormalPACKT"/>
        <w:numPr>
          <w:ilvl w:val="0"/>
          <w:numId w:val="7"/>
        </w:numPr>
      </w:pPr>
      <w:proofErr w:type="spellStart"/>
      <w:r w:rsidRPr="000C2566">
        <w:rPr>
          <w:rStyle w:val="CodeInTextPACKT"/>
        </w:rPr>
        <w:t>UpdateServices</w:t>
      </w:r>
      <w:proofErr w:type="spellEnd"/>
      <w:r>
        <w:t xml:space="preserve"> </w:t>
      </w:r>
      <w:r w:rsidR="00B565EF">
        <w:t>–</w:t>
      </w:r>
      <w:r>
        <w:t xml:space="preserve"> you use th</w:t>
      </w:r>
      <w:r w:rsidR="00CD2C94">
        <w:t>is</w:t>
      </w:r>
      <w:r>
        <w:t xml:space="preserve"> module to manage </w:t>
      </w:r>
      <w:r w:rsidR="00CD2C94">
        <w:t xml:space="preserve">the </w:t>
      </w:r>
      <w:r>
        <w:t>Windows Server Update Service (WSUS)</w:t>
      </w:r>
      <w:r w:rsidR="00B30419">
        <w:t xml:space="preserve"> which you can install along with WSUS, or as part of the remote server administrati</w:t>
      </w:r>
      <w:r w:rsidR="000C2566">
        <w:t>o</w:t>
      </w:r>
      <w:r w:rsidR="00B30419">
        <w:t xml:space="preserve">n (RSAT) tools. </w:t>
      </w:r>
      <w:r>
        <w:t xml:space="preserve">This </w:t>
      </w:r>
      <w:r w:rsidRPr="000E154B">
        <w:t>module</w:t>
      </w:r>
      <w:commentRangeStart w:id="275"/>
      <w:commentRangeStart w:id="276"/>
      <w:r w:rsidRPr="000E154B">
        <w:t xml:space="preserve"> </w:t>
      </w:r>
      <w:r w:rsidRPr="000E154B">
        <w:rPr>
          <w:rPrChange w:id="277" w:author="Thomas Lee [2]" w:date="2021-02-02T22:16:00Z">
            <w:rPr>
              <w:rStyle w:val="CodeInTextPACKT"/>
            </w:rPr>
          </w:rPrChange>
        </w:rPr>
        <w:t>makes</w:t>
      </w:r>
      <w:r w:rsidRPr="000E154B">
        <w:t xml:space="preserve"> </w:t>
      </w:r>
      <w:commentRangeEnd w:id="275"/>
      <w:r w:rsidR="008F20B8" w:rsidRPr="000E154B">
        <w:rPr>
          <w:rPrChange w:id="278" w:author="Thomas Lee [2]" w:date="2021-02-02T22:16:00Z">
            <w:rPr>
              <w:rStyle w:val="CommentReference"/>
              <w:rFonts w:ascii="Calibri" w:hAnsi="Calibri"/>
            </w:rPr>
          </w:rPrChange>
        </w:rPr>
        <w:commentReference w:id="275"/>
      </w:r>
      <w:commentRangeEnd w:id="276"/>
      <w:r w:rsidR="000E154B">
        <w:rPr>
          <w:rStyle w:val="CommentReference"/>
          <w:rFonts w:ascii="Calibri" w:hAnsi="Calibri"/>
        </w:rPr>
        <w:commentReference w:id="276"/>
      </w:r>
      <w:r w:rsidRPr="000E154B">
        <w:t>use</w:t>
      </w:r>
      <w:r>
        <w:t xml:space="preserve"> of object methods to manage the WSUS service and</w:t>
      </w:r>
      <w:commentRangeStart w:id="279"/>
      <w:r>
        <w:t xml:space="preserve"> </w:t>
      </w:r>
      <w:ins w:id="280" w:author="Lucy Wan" w:date="2020-11-18T14:13:00Z">
        <w:r w:rsidR="000B0E34">
          <w:t xml:space="preserve">these </w:t>
        </w:r>
      </w:ins>
      <w:commentRangeEnd w:id="279"/>
      <w:ins w:id="281" w:author="Lucy Wan" w:date="2020-11-18T14:14:00Z">
        <w:r w:rsidR="000B0E34">
          <w:rPr>
            <w:rStyle w:val="CommentReference"/>
            <w:rFonts w:ascii="Calibri" w:hAnsi="Calibri"/>
          </w:rPr>
          <w:commentReference w:id="279"/>
        </w:r>
      </w:ins>
      <w:r>
        <w:t>methods are not available via the compatibility mechanism. This module also makes use of the Simple Object A</w:t>
      </w:r>
      <w:r w:rsidR="00502530">
        <w:t>c</w:t>
      </w:r>
      <w:r>
        <w:t xml:space="preserve">cess Protocol (SOAP) which is also not implemented in .NET Core. For this reason, to enable you to manage WSUS natively in </w:t>
      </w:r>
      <w:r w:rsidR="00B30419">
        <w:t>PowerShell</w:t>
      </w:r>
      <w:r>
        <w:t xml:space="preserve"> 7 requires a significant development issue. Microsoft has </w:t>
      </w:r>
      <w:r w:rsidR="000C2566">
        <w:t xml:space="preserve">not committed to </w:t>
      </w:r>
      <w:r>
        <w:t>undertake this work</w:t>
      </w:r>
      <w:r w:rsidR="00EF4648">
        <w:t xml:space="preserve"> at this time</w:t>
      </w:r>
      <w:r>
        <w:t>.</w:t>
      </w:r>
      <w:commentRangeEnd w:id="273"/>
      <w:r w:rsidR="008301EB">
        <w:rPr>
          <w:rStyle w:val="CommentReference"/>
        </w:rPr>
        <w:commentReference w:id="273"/>
      </w:r>
      <w:commentRangeEnd w:id="274"/>
      <w:r w:rsidR="001753C0">
        <w:rPr>
          <w:rStyle w:val="CommentReference"/>
          <w:rFonts w:ascii="Calibri" w:hAnsi="Calibri"/>
        </w:rPr>
        <w:commentReference w:id="274"/>
      </w:r>
    </w:p>
    <w:p w14:paraId="3005B989" w14:textId="77777777" w:rsidR="00BC604D" w:rsidRDefault="00BC604D" w:rsidP="00EC03C6">
      <w:pPr>
        <w:pStyle w:val="BulletPACKT"/>
        <w:numPr>
          <w:ilvl w:val="0"/>
          <w:numId w:val="0"/>
        </w:numPr>
        <w:rPr>
          <w:ins w:id="282" w:author="Lucy Wan" w:date="2020-11-18T14:14:00Z"/>
        </w:rPr>
      </w:pPr>
    </w:p>
    <w:p w14:paraId="04DC86C0" w14:textId="5E9D9F58" w:rsidR="00BC604D" w:rsidRDefault="00BC604D" w:rsidP="00BC604D">
      <w:pPr>
        <w:pStyle w:val="BulletPACKT"/>
        <w:numPr>
          <w:ilvl w:val="0"/>
          <w:numId w:val="0"/>
        </w:numPr>
        <w:rPr>
          <w:ins w:id="283" w:author="Lucy Wan" w:date="2020-11-18T14:14:00Z"/>
        </w:rPr>
      </w:pPr>
      <w:commentRangeStart w:id="284"/>
      <w:ins w:id="285" w:author="Lucy Wan" w:date="2020-11-18T14:14:00Z">
        <w:r>
          <w:t xml:space="preserve">It might be tempting to edit the deny list and to remove modules from it. However, such actions have no practical value. You can import the </w:t>
        </w:r>
        <w:proofErr w:type="spellStart"/>
        <w:r w:rsidRPr="00B30419">
          <w:rPr>
            <w:rStyle w:val="CodeInTextPACKT"/>
          </w:rPr>
          <w:t>BestPractices</w:t>
        </w:r>
        <w:proofErr w:type="spellEnd"/>
        <w:r>
          <w:t xml:space="preserve"> module explicitly into a PowerShell 7 session, but the cmdlets in the module fail with more cryptic and non-actionable error messages.</w:t>
        </w:r>
      </w:ins>
      <w:commentRangeEnd w:id="284"/>
      <w:ins w:id="286" w:author="Lucy Wan" w:date="2020-11-18T14:15:00Z">
        <w:r>
          <w:rPr>
            <w:rStyle w:val="CommentReference"/>
            <w:rFonts w:ascii="Calibri" w:hAnsi="Calibri"/>
          </w:rPr>
          <w:commentReference w:id="284"/>
        </w:r>
      </w:ins>
    </w:p>
    <w:p w14:paraId="53212BFB" w14:textId="77777777" w:rsidR="00AD4040" w:rsidRDefault="00AD4040" w:rsidP="00EC03C6">
      <w:pPr>
        <w:pStyle w:val="BulletPACKT"/>
        <w:numPr>
          <w:ilvl w:val="0"/>
          <w:numId w:val="0"/>
        </w:numPr>
        <w:rPr>
          <w:ins w:id="287" w:author="Lucy Wan" w:date="2020-11-18T14:15:00Z"/>
        </w:rPr>
      </w:pPr>
    </w:p>
    <w:p w14:paraId="1082339D" w14:textId="4A81081D" w:rsidR="00AE0069" w:rsidRDefault="00AE0069" w:rsidP="00EC03C6">
      <w:pPr>
        <w:pStyle w:val="BulletPACKT"/>
        <w:numPr>
          <w:ilvl w:val="0"/>
          <w:numId w:val="0"/>
        </w:numPr>
      </w:pPr>
      <w:r>
        <w:t>In this recipe, you look at PowerShell’s module load deny list and discover how it works in practice.</w:t>
      </w:r>
    </w:p>
    <w:p w14:paraId="35394105" w14:textId="77777777" w:rsidR="00EC03C6" w:rsidRDefault="00EC03C6" w:rsidP="00EC03C6">
      <w:pPr>
        <w:pStyle w:val="Heading2"/>
        <w:tabs>
          <w:tab w:val="left" w:pos="0"/>
        </w:tabs>
      </w:pPr>
      <w:r>
        <w:t>Getting Ready</w:t>
      </w:r>
    </w:p>
    <w:p w14:paraId="70801F93" w14:textId="62EB8055" w:rsidR="00EC03C6" w:rsidRPr="009D0F10" w:rsidRDefault="00AE0069" w:rsidP="00EC03C6">
      <w:pPr>
        <w:pStyle w:val="NormalPACKT"/>
        <w:rPr>
          <w:lang w:val="en-GB"/>
        </w:rPr>
      </w:pPr>
      <w:r>
        <w:rPr>
          <w:lang w:val="en-GB"/>
        </w:rPr>
        <w:t xml:space="preserve">You run this recipe on </w:t>
      </w:r>
      <w:r w:rsidRPr="00B30419">
        <w:rPr>
          <w:rStyle w:val="CodeInTextPACKT"/>
        </w:rPr>
        <w:t>SRV1</w:t>
      </w:r>
      <w:r>
        <w:rPr>
          <w:lang w:val="en-GB"/>
        </w:rPr>
        <w:t>, a Windows Server Datacenter Edition server with PowerShell 7 and VS Code installed.</w:t>
      </w:r>
    </w:p>
    <w:p w14:paraId="357A189B" w14:textId="77777777" w:rsidR="00EC03C6" w:rsidRDefault="00EC03C6" w:rsidP="00EC03C6">
      <w:pPr>
        <w:pStyle w:val="Heading2"/>
        <w:tabs>
          <w:tab w:val="left" w:pos="0"/>
        </w:tabs>
      </w:pPr>
      <w:r>
        <w:t>How to do it...</w:t>
      </w:r>
    </w:p>
    <w:p w14:paraId="4CEACBA6" w14:textId="7C7A1B4B" w:rsidR="00DA14F8" w:rsidRPr="00DA14F8" w:rsidRDefault="00DA14F8" w:rsidP="002E2FFB">
      <w:pPr>
        <w:pStyle w:val="NumberedBulletPACKT"/>
        <w:numPr>
          <w:ilvl w:val="0"/>
          <w:numId w:val="8"/>
        </w:numPr>
        <w:rPr>
          <w:color w:val="333333"/>
          <w:lang w:val="en-GB" w:eastAsia="en-GB"/>
        </w:rPr>
      </w:pPr>
      <w:r w:rsidRPr="00DA14F8">
        <w:rPr>
          <w:lang w:val="en-GB" w:eastAsia="en-GB"/>
        </w:rPr>
        <w:t>Get</w:t>
      </w:r>
      <w:r w:rsidR="000C2566">
        <w:rPr>
          <w:lang w:val="en-GB" w:eastAsia="en-GB"/>
        </w:rPr>
        <w:t>t</w:t>
      </w:r>
      <w:r w:rsidRPr="00DA14F8">
        <w:rPr>
          <w:lang w:val="en-GB" w:eastAsia="en-GB"/>
        </w:rPr>
        <w:t>ing the PowerShell configuration file</w:t>
      </w:r>
    </w:p>
    <w:p w14:paraId="54652460" w14:textId="77777777" w:rsidR="00DA14F8" w:rsidRPr="00DA14F8" w:rsidRDefault="00DA14F8" w:rsidP="00DA14F8">
      <w:pPr>
        <w:pStyle w:val="CodePACKT"/>
      </w:pPr>
    </w:p>
    <w:p w14:paraId="669389B3" w14:textId="579448B2" w:rsidR="00DA14F8" w:rsidRPr="00DA14F8" w:rsidRDefault="00DA14F8" w:rsidP="00DA14F8">
      <w:pPr>
        <w:pStyle w:val="CodePACKT"/>
      </w:pPr>
      <w:r w:rsidRPr="00DA14F8">
        <w:t>$</w:t>
      </w:r>
      <w:proofErr w:type="spellStart"/>
      <w:r w:rsidRPr="00DA14F8">
        <w:t>CFFile</w:t>
      </w:r>
      <w:proofErr w:type="spellEnd"/>
      <w:r w:rsidRPr="00DA14F8">
        <w:t> = "$PSH</w:t>
      </w:r>
      <w:r w:rsidR="000C2566">
        <w:t>OME</w:t>
      </w:r>
      <w:r w:rsidRPr="00DA14F8">
        <w:t>/</w:t>
      </w:r>
      <w:proofErr w:type="spellStart"/>
      <w:r w:rsidRPr="00DA14F8">
        <w:t>powershell.config.json</w:t>
      </w:r>
      <w:proofErr w:type="spellEnd"/>
      <w:r w:rsidRPr="00DA14F8">
        <w:t>"</w:t>
      </w:r>
    </w:p>
    <w:p w14:paraId="45169588" w14:textId="77777777" w:rsidR="00DA14F8" w:rsidRPr="00DA14F8" w:rsidRDefault="00DA14F8" w:rsidP="00DA14F8">
      <w:pPr>
        <w:pStyle w:val="CodePACKT"/>
      </w:pPr>
      <w:r w:rsidRPr="00DA14F8">
        <w:t>Get-Item -Path $</w:t>
      </w:r>
      <w:proofErr w:type="spellStart"/>
      <w:r w:rsidRPr="00DA14F8">
        <w:t>CFFile</w:t>
      </w:r>
      <w:proofErr w:type="spellEnd"/>
    </w:p>
    <w:p w14:paraId="0E7365C4" w14:textId="77777777" w:rsidR="00DA14F8" w:rsidRPr="00DA14F8" w:rsidRDefault="00DA14F8" w:rsidP="00DA14F8">
      <w:pPr>
        <w:pStyle w:val="CodePACKT"/>
      </w:pPr>
    </w:p>
    <w:p w14:paraId="7C13BE21" w14:textId="09CA1E4E"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contents</w:t>
      </w:r>
    </w:p>
    <w:p w14:paraId="4371C46C" w14:textId="77777777" w:rsidR="00DA14F8" w:rsidRPr="00DA14F8" w:rsidRDefault="00DA14F8" w:rsidP="00DA14F8">
      <w:pPr>
        <w:pStyle w:val="CodePACKT"/>
      </w:pPr>
    </w:p>
    <w:p w14:paraId="1C720575" w14:textId="430C2199" w:rsidR="00DA14F8" w:rsidRPr="00DA14F8" w:rsidRDefault="00DA14F8" w:rsidP="00DA14F8">
      <w:pPr>
        <w:pStyle w:val="CodePACKT"/>
      </w:pPr>
      <w:r w:rsidRPr="00DA14F8">
        <w:t>Get-Content -Path $</w:t>
      </w:r>
      <w:proofErr w:type="spellStart"/>
      <w:r w:rsidRPr="00DA14F8">
        <w:t>CFFile</w:t>
      </w:r>
      <w:proofErr w:type="spellEnd"/>
    </w:p>
    <w:p w14:paraId="5D480A95" w14:textId="77777777" w:rsidR="00DA14F8" w:rsidRPr="00DA14F8" w:rsidRDefault="00DA14F8" w:rsidP="00DA14F8">
      <w:pPr>
        <w:pStyle w:val="CodePACKT"/>
      </w:pPr>
    </w:p>
    <w:p w14:paraId="2FCACEFF" w14:textId="63DEACAD" w:rsidR="00DA14F8" w:rsidRPr="00DA14F8" w:rsidRDefault="00DA14F8" w:rsidP="00DA14F8">
      <w:pPr>
        <w:pStyle w:val="NumberedBulletPACKT"/>
        <w:rPr>
          <w:color w:val="333333"/>
          <w:lang w:val="en-GB" w:eastAsia="en-GB"/>
        </w:rPr>
      </w:pPr>
      <w:r w:rsidRPr="00DA14F8">
        <w:rPr>
          <w:lang w:val="en-GB" w:eastAsia="en-GB"/>
        </w:rPr>
        <w:t>Attempting to load a module </w:t>
      </w:r>
      <w:ins w:id="288" w:author="Lucy Wan" w:date="2020-11-18T14:16:00Z">
        <w:r w:rsidR="00A314DC">
          <w:rPr>
            <w:lang w:val="en-GB" w:eastAsia="en-GB"/>
          </w:rPr>
          <w:t xml:space="preserve">on </w:t>
        </w:r>
        <w:proofErr w:type="spellStart"/>
        <w:r w:rsidR="00A314DC">
          <w:rPr>
            <w:lang w:val="en-GB" w:eastAsia="en-GB"/>
          </w:rPr>
          <w:t>the</w:t>
        </w:r>
      </w:ins>
      <w:del w:id="289" w:author="Lucy Wan" w:date="2020-11-18T14:16:00Z">
        <w:r w:rsidRPr="00DA14F8" w:rsidDel="00A314DC">
          <w:rPr>
            <w:lang w:val="en-GB" w:eastAsia="en-GB"/>
          </w:rPr>
          <w:delText>in </w:delText>
        </w:r>
      </w:del>
      <w:r w:rsidRPr="00DA14F8">
        <w:rPr>
          <w:lang w:val="en-GB" w:eastAsia="en-GB"/>
        </w:rPr>
        <w:t>deny</w:t>
      </w:r>
      <w:proofErr w:type="spellEnd"/>
      <w:r w:rsidRPr="00DA14F8">
        <w:rPr>
          <w:lang w:val="en-GB" w:eastAsia="en-GB"/>
        </w:rPr>
        <w:t> list</w:t>
      </w:r>
    </w:p>
    <w:p w14:paraId="6A5FA19D" w14:textId="77777777" w:rsidR="00DA14F8" w:rsidRPr="00DA14F8" w:rsidRDefault="00DA14F8" w:rsidP="00DA14F8">
      <w:pPr>
        <w:pStyle w:val="CodePACKT"/>
      </w:pPr>
    </w:p>
    <w:p w14:paraId="1273D073" w14:textId="666FCEDB" w:rsidR="00DA14F8" w:rsidRPr="00DA14F8" w:rsidRDefault="00DA14F8" w:rsidP="00DA14F8">
      <w:pPr>
        <w:pStyle w:val="CodePACKT"/>
      </w:pPr>
      <w:r w:rsidRPr="00DA14F8">
        <w:t>Import-Module -Name BestPractices</w:t>
      </w:r>
    </w:p>
    <w:p w14:paraId="00108E05" w14:textId="77777777" w:rsidR="00DA14F8" w:rsidRPr="00DA14F8" w:rsidRDefault="00DA14F8" w:rsidP="00DA14F8">
      <w:pPr>
        <w:pStyle w:val="CodePACKT"/>
      </w:pPr>
    </w:p>
    <w:p w14:paraId="1624F8D0" w14:textId="32D4581E" w:rsidR="00DA14F8" w:rsidRPr="00DA14F8" w:rsidRDefault="00DA14F8" w:rsidP="00DA14F8">
      <w:pPr>
        <w:pStyle w:val="NumberedBulletPACKT"/>
        <w:rPr>
          <w:color w:val="333333"/>
          <w:lang w:val="en-GB" w:eastAsia="en-GB"/>
        </w:rPr>
      </w:pPr>
      <w:r w:rsidRPr="00DA14F8">
        <w:rPr>
          <w:lang w:val="en-GB" w:eastAsia="en-GB"/>
        </w:rPr>
        <w:t>Loading the module overriding edition check</w:t>
      </w:r>
    </w:p>
    <w:p w14:paraId="6E04F9C1" w14:textId="77777777" w:rsidR="00DA14F8" w:rsidRPr="00DA14F8" w:rsidRDefault="00DA14F8" w:rsidP="00DA14F8">
      <w:pPr>
        <w:pStyle w:val="CodePACKT"/>
      </w:pPr>
    </w:p>
    <w:p w14:paraId="2369F060" w14:textId="1CE73C67" w:rsidR="00DA14F8" w:rsidRPr="00DA14F8" w:rsidRDefault="00DA14F8" w:rsidP="00DA14F8">
      <w:pPr>
        <w:pStyle w:val="CodePACKT"/>
      </w:pPr>
      <w:r w:rsidRPr="00DA14F8">
        <w:t>Import-Module -Name BestPractices -SkipEditionCheck</w:t>
      </w:r>
    </w:p>
    <w:p w14:paraId="32374579" w14:textId="77777777" w:rsidR="00DA14F8" w:rsidRPr="00DA14F8" w:rsidRDefault="00DA14F8" w:rsidP="00DA14F8">
      <w:pPr>
        <w:pStyle w:val="CodePACKT"/>
      </w:pPr>
    </w:p>
    <w:p w14:paraId="0D70F5DF" w14:textId="02FE7C38" w:rsidR="00DA14F8" w:rsidRPr="00DA14F8" w:rsidRDefault="00DA14F8" w:rsidP="00DA14F8">
      <w:pPr>
        <w:pStyle w:val="NumberedBulletPACKT"/>
        <w:rPr>
          <w:color w:val="333333"/>
          <w:lang w:val="en-GB" w:eastAsia="en-GB"/>
        </w:rPr>
      </w:pPr>
      <w:r w:rsidRPr="00DA14F8">
        <w:rPr>
          <w:lang w:val="en-GB" w:eastAsia="en-GB"/>
        </w:rPr>
        <w:t>View</w:t>
      </w:r>
      <w:r>
        <w:rPr>
          <w:lang w:val="en-GB" w:eastAsia="en-GB"/>
        </w:rPr>
        <w:t>ing</w:t>
      </w:r>
      <w:r w:rsidRPr="00DA14F8">
        <w:rPr>
          <w:lang w:val="en-GB" w:eastAsia="en-GB"/>
        </w:rPr>
        <w:t> the module definition</w:t>
      </w:r>
    </w:p>
    <w:p w14:paraId="53A654EF" w14:textId="77777777" w:rsidR="00DA14F8" w:rsidRPr="00DA14F8" w:rsidRDefault="00DA14F8" w:rsidP="00DA14F8">
      <w:pPr>
        <w:pStyle w:val="CodePACKT"/>
      </w:pPr>
    </w:p>
    <w:p w14:paraId="4195275B" w14:textId="77F02AC9" w:rsidR="00DA14F8" w:rsidRPr="00DA14F8" w:rsidRDefault="00DA14F8" w:rsidP="00DA14F8">
      <w:pPr>
        <w:pStyle w:val="CodePACKT"/>
      </w:pPr>
      <w:r w:rsidRPr="00DA14F8">
        <w:t>Get-Module -Name BestPractices</w:t>
      </w:r>
    </w:p>
    <w:p w14:paraId="1213A282" w14:textId="77777777" w:rsidR="00DA14F8" w:rsidRPr="00DA14F8" w:rsidRDefault="00DA14F8" w:rsidP="00DA14F8">
      <w:pPr>
        <w:pStyle w:val="CodePACKT"/>
      </w:pPr>
    </w:p>
    <w:p w14:paraId="164DFD8A" w14:textId="02D6F574" w:rsidR="00DA14F8" w:rsidRPr="00DA14F8" w:rsidRDefault="00DA14F8" w:rsidP="00DA14F8">
      <w:pPr>
        <w:pStyle w:val="NumberedBulletPACKT"/>
        <w:rPr>
          <w:color w:val="333333"/>
          <w:lang w:val="en-GB" w:eastAsia="en-GB"/>
        </w:rPr>
      </w:pPr>
      <w:r w:rsidRPr="00DA14F8">
        <w:rPr>
          <w:lang w:val="en-GB" w:eastAsia="en-GB"/>
        </w:rPr>
        <w:t>Attempt</w:t>
      </w:r>
      <w:r>
        <w:rPr>
          <w:lang w:val="en-GB" w:eastAsia="en-GB"/>
        </w:rPr>
        <w:t>ing</w:t>
      </w:r>
      <w:r w:rsidRPr="00DA14F8">
        <w:rPr>
          <w:lang w:val="en-GB" w:eastAsia="en-GB"/>
        </w:rPr>
        <w:t> to use </w:t>
      </w:r>
      <w:r w:rsidRPr="00DA14F8">
        <w:rPr>
          <w:rStyle w:val="CodeInTextPACKT"/>
        </w:rPr>
        <w:t>Get-</w:t>
      </w:r>
      <w:proofErr w:type="spellStart"/>
      <w:r w:rsidRPr="00DA14F8">
        <w:rPr>
          <w:rStyle w:val="CodeInTextPACKT"/>
        </w:rPr>
        <w:t>BpaModel</w:t>
      </w:r>
      <w:proofErr w:type="spellEnd"/>
    </w:p>
    <w:p w14:paraId="26FC8460" w14:textId="77777777" w:rsidR="00DA14F8" w:rsidRPr="00DA14F8" w:rsidRDefault="00DA14F8" w:rsidP="00DA14F8">
      <w:pPr>
        <w:pStyle w:val="CodePACKT"/>
      </w:pPr>
    </w:p>
    <w:p w14:paraId="29E3D20E" w14:textId="50B3A67A" w:rsidR="00EC03C6" w:rsidRPr="009D0F10" w:rsidRDefault="00DA14F8" w:rsidP="00DA14F8">
      <w:pPr>
        <w:pStyle w:val="CodePACKT"/>
      </w:pPr>
      <w:r w:rsidRPr="00DA14F8">
        <w:t>Get-</w:t>
      </w:r>
      <w:proofErr w:type="spellStart"/>
      <w:r w:rsidRPr="00DA14F8">
        <w:t>BpaModel</w:t>
      </w:r>
      <w:proofErr w:type="spellEnd"/>
      <w:r w:rsidRPr="00DA14F8">
        <w:t> </w:t>
      </w:r>
    </w:p>
    <w:p w14:paraId="23FE2D91" w14:textId="71F1CDA3" w:rsidR="00EC03C6" w:rsidRDefault="00EC03C6" w:rsidP="00EC03C6">
      <w:pPr>
        <w:pStyle w:val="Heading2"/>
        <w:numPr>
          <w:ilvl w:val="1"/>
          <w:numId w:val="3"/>
        </w:numPr>
        <w:tabs>
          <w:tab w:val="left" w:pos="0"/>
        </w:tabs>
      </w:pPr>
      <w:r>
        <w:t>How it works...</w:t>
      </w:r>
    </w:p>
    <w:p w14:paraId="646AC79F" w14:textId="1A1FFF80" w:rsidR="000C2566" w:rsidRDefault="000C2566" w:rsidP="000C2566">
      <w:pPr>
        <w:pStyle w:val="NormalPACKT"/>
        <w:rPr>
          <w:lang w:val="en-GB"/>
        </w:rPr>
      </w:pPr>
      <w:r>
        <w:rPr>
          <w:lang w:val="en-GB"/>
        </w:rPr>
        <w:t xml:space="preserve">In </w:t>
      </w:r>
      <w:r w:rsidRPr="009463C6">
        <w:rPr>
          <w:rStyle w:val="ItalicsPACKT"/>
        </w:rPr>
        <w:t>step 1</w:t>
      </w:r>
      <w:r>
        <w:rPr>
          <w:lang w:val="en-GB"/>
        </w:rPr>
        <w:t xml:space="preserve">, you locate and view file details of PowerShell’s configuration file, </w:t>
      </w:r>
      <w:proofErr w:type="spellStart"/>
      <w:r w:rsidRPr="000C2566">
        <w:rPr>
          <w:rStyle w:val="CodeInTextPACKT"/>
        </w:rPr>
        <w:t>powershell.config.json</w:t>
      </w:r>
      <w:proofErr w:type="spellEnd"/>
      <w:r>
        <w:rPr>
          <w:lang w:val="en-GB"/>
        </w:rPr>
        <w:t>. This file is in the PowerShell installation folder. You can see the output in this figure:</w:t>
      </w:r>
    </w:p>
    <w:p w14:paraId="64A19F97" w14:textId="34F44EA9" w:rsidR="000C2566" w:rsidRDefault="009463C6" w:rsidP="009463C6">
      <w:pPr>
        <w:pStyle w:val="FigurePACKT"/>
        <w:rPr>
          <w:ins w:id="290" w:author="Lucy Wan" w:date="2020-11-18T14:23:00Z"/>
          <w:lang w:val="en-GB"/>
        </w:rPr>
      </w:pPr>
      <w:commentRangeStart w:id="291"/>
      <w:commentRangeStart w:id="292"/>
      <w:r>
        <w:lastRenderedPageBreak/>
        <w:drawing>
          <wp:inline distT="0" distB="0" distL="0" distR="0" wp14:anchorId="466A7F30" wp14:editId="36E4A545">
            <wp:extent cx="4090497" cy="1558633"/>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0407" cy="1573840"/>
                    </a:xfrm>
                    <a:prstGeom prst="rect">
                      <a:avLst/>
                    </a:prstGeom>
                  </pic:spPr>
                </pic:pic>
              </a:graphicData>
            </a:graphic>
          </wp:inline>
        </w:drawing>
      </w:r>
      <w:commentRangeEnd w:id="291"/>
      <w:r w:rsidR="003C0C30">
        <w:rPr>
          <w:rStyle w:val="CommentReference"/>
          <w:rFonts w:ascii="Calibri" w:hAnsi="Calibri"/>
          <w:noProof w:val="0"/>
        </w:rPr>
        <w:commentReference w:id="291"/>
      </w:r>
      <w:commentRangeEnd w:id="292"/>
      <w:r w:rsidR="00901051">
        <w:rPr>
          <w:rStyle w:val="CommentReference"/>
          <w:rFonts w:ascii="Calibri" w:hAnsi="Calibri"/>
          <w:noProof w:val="0"/>
        </w:rPr>
        <w:commentReference w:id="292"/>
      </w:r>
    </w:p>
    <w:p w14:paraId="1B7A7719" w14:textId="0980C857" w:rsidR="003C0C30" w:rsidRPr="0052429C" w:rsidRDefault="003C0C30" w:rsidP="009463C6">
      <w:pPr>
        <w:pStyle w:val="FigurePACKT"/>
        <w:rPr>
          <w:rFonts w:ascii="Times New Roman" w:hAnsi="Times New Roman"/>
          <w:sz w:val="18"/>
          <w:szCs w:val="28"/>
          <w:lang w:val="en-GB"/>
        </w:rPr>
      </w:pPr>
      <w:ins w:id="293" w:author="Lucy Wan" w:date="2020-11-18T14:23:00Z">
        <w:r w:rsidRPr="0052429C">
          <w:rPr>
            <w:rFonts w:ascii="Times New Roman" w:hAnsi="Times New Roman"/>
            <w:sz w:val="18"/>
            <w:szCs w:val="28"/>
            <w:lang w:val="en-GB"/>
          </w:rPr>
          <w:t xml:space="preserve">Figure 3.21: </w:t>
        </w:r>
        <w:r w:rsidR="0052429C" w:rsidRPr="0052429C">
          <w:rPr>
            <w:rFonts w:ascii="Times New Roman" w:hAnsi="Times New Roman"/>
            <w:sz w:val="18"/>
            <w:szCs w:val="28"/>
            <w:lang w:val="en-GB"/>
          </w:rPr>
          <w:t>Getting the PowerShell configuration file</w:t>
        </w:r>
      </w:ins>
    </w:p>
    <w:p w14:paraId="1C3D8D96" w14:textId="1B6A2647"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21.png</w:t>
      </w:r>
    </w:p>
    <w:p w14:paraId="524B217B" w14:textId="5C4A7F15" w:rsidR="000C2566" w:rsidRDefault="000C2566" w:rsidP="000C2566">
      <w:r>
        <w:t xml:space="preserve">In </w:t>
      </w:r>
      <w:r w:rsidRPr="000C2566">
        <w:rPr>
          <w:rStyle w:val="ItalicsPACKT"/>
        </w:rPr>
        <w:t>step 2</w:t>
      </w:r>
      <w:r>
        <w:t>, you view the contents of this file, which looks like this:</w:t>
      </w:r>
    </w:p>
    <w:p w14:paraId="30FA1FEC" w14:textId="3374BF8F" w:rsidR="000C2566" w:rsidRDefault="009463C6" w:rsidP="000C2566">
      <w:pPr>
        <w:pStyle w:val="FigurePACKT"/>
        <w:rPr>
          <w:ins w:id="294" w:author="Lucy Wan" w:date="2020-11-18T14:23:00Z"/>
        </w:rPr>
      </w:pPr>
      <w:r>
        <w:drawing>
          <wp:inline distT="0" distB="0" distL="0" distR="0" wp14:anchorId="56D7609B" wp14:editId="29A2CAB7">
            <wp:extent cx="3885824" cy="1214051"/>
            <wp:effectExtent l="0" t="0" r="63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9840" cy="1218430"/>
                    </a:xfrm>
                    <a:prstGeom prst="rect">
                      <a:avLst/>
                    </a:prstGeom>
                  </pic:spPr>
                </pic:pic>
              </a:graphicData>
            </a:graphic>
          </wp:inline>
        </w:drawing>
      </w:r>
    </w:p>
    <w:p w14:paraId="7B802F17" w14:textId="6CD55410" w:rsidR="00CD3C21" w:rsidRPr="00F31403" w:rsidRDefault="00F02990" w:rsidP="00CD3C21">
      <w:pPr>
        <w:pStyle w:val="FigurePACKT"/>
        <w:rPr>
          <w:rFonts w:ascii="Times New Roman" w:hAnsi="Times New Roman"/>
          <w:sz w:val="18"/>
          <w:szCs w:val="28"/>
        </w:rPr>
      </w:pPr>
      <w:ins w:id="295" w:author="Lucy Wan" w:date="2020-11-18T14:23:00Z">
        <w:r w:rsidRPr="00F31403">
          <w:rPr>
            <w:rFonts w:ascii="Times New Roman" w:hAnsi="Times New Roman"/>
            <w:sz w:val="18"/>
            <w:szCs w:val="28"/>
          </w:rPr>
          <w:t xml:space="preserve">Figure 3.22: </w:t>
        </w:r>
      </w:ins>
      <w:ins w:id="296" w:author="Lucy Wan" w:date="2020-11-18T14:29:00Z">
        <w:r w:rsidR="00F31403" w:rsidRPr="00F31403">
          <w:rPr>
            <w:rFonts w:ascii="Times New Roman" w:hAnsi="Times New Roman"/>
            <w:sz w:val="18"/>
            <w:szCs w:val="28"/>
          </w:rPr>
          <w:t>Viewing the contents of the configuration file</w:t>
        </w:r>
      </w:ins>
    </w:p>
    <w:p w14:paraId="4EC3010D" w14:textId="38271F5A" w:rsidR="000C2566" w:rsidRPr="000C2566" w:rsidRDefault="000C2566" w:rsidP="000C2566">
      <w:pPr>
        <w:pStyle w:val="LayoutInformationPACKT"/>
        <w:rPr>
          <w:noProof/>
        </w:rPr>
      </w:pPr>
      <w:r w:rsidRPr="000C2566">
        <w:rPr>
          <w:noProof/>
        </w:rPr>
        <w:t>Insert image B42024_03_22.png</w:t>
      </w:r>
    </w:p>
    <w:p w14:paraId="4FEA89F3" w14:textId="5D781456" w:rsidR="000C2566" w:rsidRDefault="000C2566" w:rsidP="000C2566">
      <w:r>
        <w:t xml:space="preserve">In </w:t>
      </w:r>
      <w:r w:rsidRPr="000C2566">
        <w:rPr>
          <w:rStyle w:val="ItalicsPACKT"/>
        </w:rPr>
        <w:t>step 3</w:t>
      </w:r>
      <w:r>
        <w:t xml:space="preserve">, you attempt to use </w:t>
      </w:r>
      <w:r w:rsidRPr="00244423">
        <w:rPr>
          <w:rFonts w:ascii="Lucida Console" w:hAnsi="Lucida Console"/>
          <w:color w:val="4472C4"/>
          <w:sz w:val="19"/>
          <w:szCs w:val="19"/>
        </w:rPr>
        <w:t>Import-Module</w:t>
      </w:r>
      <w:r w:rsidRPr="00244423">
        <w:rPr>
          <w:color w:val="4472C4"/>
        </w:rPr>
        <w:t xml:space="preserve"> </w:t>
      </w:r>
      <w:r>
        <w:t xml:space="preserve">to import a module you can see (in the output from </w:t>
      </w:r>
      <w:r w:rsidRPr="008B6BC1">
        <w:rPr>
          <w:i/>
          <w:iCs/>
          <w:color w:val="C00000"/>
        </w:rPr>
        <w:t>step 2</w:t>
      </w:r>
      <w:r>
        <w:t>) is on the module deny list. The output of this step looks like this:</w:t>
      </w:r>
    </w:p>
    <w:p w14:paraId="3A234347" w14:textId="5AB1F133" w:rsidR="000C2566" w:rsidRDefault="009463C6" w:rsidP="009463C6">
      <w:pPr>
        <w:pStyle w:val="FigurePACKT"/>
        <w:rPr>
          <w:ins w:id="297" w:author="Lucy Wan" w:date="2020-11-18T14:30:00Z"/>
        </w:rPr>
      </w:pPr>
      <w:r>
        <w:drawing>
          <wp:inline distT="0" distB="0" distL="0" distR="0" wp14:anchorId="718C05A6" wp14:editId="0C73871D">
            <wp:extent cx="3847070" cy="606086"/>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5306" cy="610534"/>
                    </a:xfrm>
                    <a:prstGeom prst="rect">
                      <a:avLst/>
                    </a:prstGeom>
                  </pic:spPr>
                </pic:pic>
              </a:graphicData>
            </a:graphic>
          </wp:inline>
        </w:drawing>
      </w:r>
    </w:p>
    <w:p w14:paraId="777F0A77" w14:textId="0C210440" w:rsidR="00C779BF" w:rsidRPr="00C779BF" w:rsidRDefault="00C779BF" w:rsidP="009463C6">
      <w:pPr>
        <w:pStyle w:val="FigurePACKT"/>
        <w:rPr>
          <w:rFonts w:ascii="Times New Roman" w:hAnsi="Times New Roman"/>
          <w:sz w:val="18"/>
          <w:szCs w:val="28"/>
        </w:rPr>
      </w:pPr>
      <w:ins w:id="298" w:author="Lucy Wan" w:date="2020-11-18T14:30:00Z">
        <w:r w:rsidRPr="00C779BF">
          <w:rPr>
            <w:rFonts w:ascii="Times New Roman" w:hAnsi="Times New Roman"/>
            <w:sz w:val="18"/>
            <w:szCs w:val="28"/>
          </w:rPr>
          <w:t>Figure 3.23: Attempting to load BestPractices</w:t>
        </w:r>
      </w:ins>
    </w:p>
    <w:p w14:paraId="3B55565F" w14:textId="3804A5C4" w:rsidR="000C2566" w:rsidRDefault="000C2566" w:rsidP="000C2566">
      <w:pPr>
        <w:pStyle w:val="LayoutInformationPACKT"/>
        <w:rPr>
          <w:noProof/>
        </w:rPr>
      </w:pPr>
      <w:r>
        <w:t xml:space="preserve">Insert </w:t>
      </w:r>
      <w:r w:rsidRPr="00C41783">
        <w:t>image</w:t>
      </w:r>
      <w:r>
        <w:t xml:space="preserve"> </w:t>
      </w:r>
      <w:r>
        <w:rPr>
          <w:noProof/>
        </w:rPr>
        <w:t>B42024_03</w:t>
      </w:r>
      <w:r w:rsidRPr="00023EAD">
        <w:rPr>
          <w:noProof/>
        </w:rPr>
        <w:t>_</w:t>
      </w:r>
      <w:r>
        <w:rPr>
          <w:noProof/>
        </w:rPr>
        <w:t>23.png</w:t>
      </w:r>
    </w:p>
    <w:p w14:paraId="29211843" w14:textId="3D3CB950" w:rsidR="000C2566" w:rsidRDefault="000C2566" w:rsidP="000C2566">
      <w:r>
        <w:t xml:space="preserve">With PowerShell 7, you can force </w:t>
      </w:r>
      <w:r w:rsidRPr="000C2566">
        <w:rPr>
          <w:rStyle w:val="CodeInTextPACKT"/>
        </w:rPr>
        <w:t>Import-Module</w:t>
      </w:r>
      <w:r>
        <w:t xml:space="preserve"> to ignore the deny list and attempt to load the module in a PowerShell 7 session, as you can see in </w:t>
      </w:r>
      <w:r w:rsidRPr="000C2566">
        <w:rPr>
          <w:rStyle w:val="ItalicsPACKT"/>
        </w:rPr>
        <w:t>step 4</w:t>
      </w:r>
      <w:r>
        <w:t xml:space="preserve">. To do this, you specify the switch </w:t>
      </w:r>
      <w:r w:rsidRPr="00EC3112">
        <w:rPr>
          <w:rStyle w:val="ItalicsPACKT"/>
          <w:rFonts w:ascii="Lucida Console" w:hAnsi="Lucida Console"/>
          <w:i w:val="0"/>
          <w:iCs/>
          <w:color w:val="4472C4"/>
          <w:sz w:val="19"/>
          <w:szCs w:val="19"/>
        </w:rPr>
        <w:noBreakHyphen/>
      </w:r>
      <w:proofErr w:type="spellStart"/>
      <w:r w:rsidRPr="00EC3112">
        <w:rPr>
          <w:rStyle w:val="ItalicsPACKT"/>
          <w:rFonts w:ascii="Lucida Console" w:hAnsi="Lucida Console"/>
          <w:i w:val="0"/>
          <w:iCs/>
          <w:color w:val="4472C4"/>
          <w:sz w:val="19"/>
          <w:szCs w:val="19"/>
        </w:rPr>
        <w:t>SkipEditionCheck</w:t>
      </w:r>
      <w:proofErr w:type="spellEnd"/>
      <w:r>
        <w:t>. This switch tells PowerShell to import the</w:t>
      </w:r>
      <w:del w:id="299" w:author="Lucy Wan" w:date="2020-11-18T14:30:00Z">
        <w:r w:rsidDel="00445D55">
          <w:delText>n</w:delText>
        </w:r>
      </w:del>
      <w:r>
        <w:t xml:space="preserve"> module without checking compatibility or attempting to load the module in the compatibility session. </w:t>
      </w:r>
    </w:p>
    <w:p w14:paraId="0043DC38" w14:textId="5995F60E" w:rsidR="000C2566" w:rsidRDefault="000C2566" w:rsidP="000C2566">
      <w:r>
        <w:t xml:space="preserve">With </w:t>
      </w:r>
      <w:r w:rsidRPr="000C2566">
        <w:rPr>
          <w:rStyle w:val="ItalicsPACKT"/>
        </w:rPr>
        <w:t>step 5</w:t>
      </w:r>
      <w:r>
        <w:t xml:space="preserve">, you see that the import appears to work in that </w:t>
      </w:r>
      <w:r w:rsidRPr="00EF4648">
        <w:rPr>
          <w:rStyle w:val="CodeInTextPACKT"/>
        </w:rPr>
        <w:t>Import-Module</w:t>
      </w:r>
      <w:r>
        <w:t xml:space="preserve"> does import the module</w:t>
      </w:r>
      <w:ins w:id="300" w:author="Lucy Wan" w:date="2020-11-18T14:31:00Z">
        <w:r w:rsidR="00445D55">
          <w:t>,</w:t>
        </w:r>
      </w:ins>
      <w:r>
        <w:t xml:space="preserve"> as you can see in the output from this step:</w:t>
      </w:r>
    </w:p>
    <w:p w14:paraId="75F86B23" w14:textId="690D580A" w:rsidR="000C2566" w:rsidRDefault="009463C6" w:rsidP="000C2566">
      <w:pPr>
        <w:pStyle w:val="FigurePACKT"/>
        <w:rPr>
          <w:ins w:id="301" w:author="Lucy Wan" w:date="2020-11-18T14:31:00Z"/>
        </w:rPr>
      </w:pPr>
      <w:r>
        <w:drawing>
          <wp:inline distT="0" distB="0" distL="0" distR="0" wp14:anchorId="36DC7BF5" wp14:editId="59327874">
            <wp:extent cx="4073917" cy="850350"/>
            <wp:effectExtent l="0" t="0" r="317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7021" cy="853085"/>
                    </a:xfrm>
                    <a:prstGeom prst="rect">
                      <a:avLst/>
                    </a:prstGeom>
                  </pic:spPr>
                </pic:pic>
              </a:graphicData>
            </a:graphic>
          </wp:inline>
        </w:drawing>
      </w:r>
    </w:p>
    <w:p w14:paraId="3FF7797C" w14:textId="24EBED58" w:rsidR="00445D55" w:rsidRPr="00CB022B" w:rsidRDefault="00445D55" w:rsidP="000C2566">
      <w:pPr>
        <w:pStyle w:val="FigurePACKT"/>
        <w:rPr>
          <w:rFonts w:ascii="Times New Roman" w:hAnsi="Times New Roman"/>
          <w:sz w:val="18"/>
          <w:szCs w:val="28"/>
        </w:rPr>
      </w:pPr>
      <w:ins w:id="302" w:author="Lucy Wan" w:date="2020-11-18T14:31:00Z">
        <w:r w:rsidRPr="00CB022B">
          <w:rPr>
            <w:rFonts w:ascii="Times New Roman" w:hAnsi="Times New Roman"/>
            <w:sz w:val="18"/>
            <w:szCs w:val="28"/>
          </w:rPr>
          <w:t xml:space="preserve">Figure 3.24: </w:t>
        </w:r>
        <w:r w:rsidR="00CB022B" w:rsidRPr="00CB022B">
          <w:rPr>
            <w:rFonts w:ascii="Times New Roman" w:hAnsi="Times New Roman"/>
            <w:sz w:val="18"/>
            <w:szCs w:val="28"/>
          </w:rPr>
          <w:t>Viewing the BestPractices module definition</w:t>
        </w:r>
      </w:ins>
    </w:p>
    <w:p w14:paraId="4DE86B39" w14:textId="355CCD7E" w:rsidR="000C2566" w:rsidRDefault="000C2566" w:rsidP="000C2566">
      <w:pPr>
        <w:pStyle w:val="LayoutInformationPACKT"/>
        <w:rPr>
          <w:noProof/>
        </w:rPr>
      </w:pPr>
      <w:r>
        <w:lastRenderedPageBreak/>
        <w:t xml:space="preserve">Insert </w:t>
      </w:r>
      <w:r w:rsidRPr="00C41783">
        <w:t>image</w:t>
      </w:r>
      <w:r>
        <w:t xml:space="preserve"> </w:t>
      </w:r>
      <w:r>
        <w:rPr>
          <w:noProof/>
        </w:rPr>
        <w:t>B42024_03</w:t>
      </w:r>
      <w:r w:rsidRPr="00023EAD">
        <w:rPr>
          <w:noProof/>
        </w:rPr>
        <w:t>_</w:t>
      </w:r>
      <w:r>
        <w:rPr>
          <w:noProof/>
        </w:rPr>
        <w:t>24.png</w:t>
      </w:r>
    </w:p>
    <w:p w14:paraId="72F077DC" w14:textId="0A51B704" w:rsidR="000C2566" w:rsidRDefault="000C2566" w:rsidP="000C2566">
      <w:r>
        <w:t xml:space="preserve">As you can see in </w:t>
      </w:r>
      <w:r w:rsidRPr="00B948FB">
        <w:rPr>
          <w:rStyle w:val="ItalicsPACKT"/>
        </w:rPr>
        <w:t>step 6</w:t>
      </w:r>
      <w:r>
        <w:t xml:space="preserve">, running </w:t>
      </w:r>
      <w:r w:rsidR="00454A93">
        <w:t>c</w:t>
      </w:r>
      <w:r>
        <w:t>ommands in module</w:t>
      </w:r>
      <w:r w:rsidR="00454A93">
        <w:t>s</w:t>
      </w:r>
      <w:r>
        <w:t xml:space="preserve"> on the deny list </w:t>
      </w:r>
      <w:r w:rsidR="00454A93">
        <w:t>is</w:t>
      </w:r>
      <w:r>
        <w:t xml:space="preserve"> likely to fail. In this case, the cmdlet </w:t>
      </w:r>
      <w:r w:rsidRPr="000C2566">
        <w:rPr>
          <w:rStyle w:val="CodeInTextPACKT"/>
        </w:rPr>
        <w:t>Get</w:t>
      </w:r>
      <w:r w:rsidR="00B948FB">
        <w:rPr>
          <w:rStyle w:val="CodeInTextPACKT"/>
        </w:rPr>
        <w:t>-</w:t>
      </w:r>
      <w:proofErr w:type="spellStart"/>
      <w:r w:rsidRPr="000C2566">
        <w:rPr>
          <w:rStyle w:val="CodeInTextPACKT"/>
        </w:rPr>
        <w:t>BpaModel</w:t>
      </w:r>
      <w:proofErr w:type="spellEnd"/>
      <w:r>
        <w:t xml:space="preserve"> makes use of a .NET type that does not exist in .NET Core, rendering the cmdlet unable to function. </w:t>
      </w:r>
    </w:p>
    <w:p w14:paraId="7BE6CE72" w14:textId="7CE4EE40" w:rsidR="00B948FB" w:rsidRDefault="00B948FB" w:rsidP="00B948FB">
      <w:pPr>
        <w:pStyle w:val="FigurePACKT"/>
        <w:rPr>
          <w:ins w:id="303" w:author="Lucy Wan" w:date="2020-11-18T14:31:00Z"/>
        </w:rPr>
      </w:pPr>
      <w:r>
        <w:drawing>
          <wp:inline distT="0" distB="0" distL="0" distR="0" wp14:anchorId="1FB572E2" wp14:editId="197E0536">
            <wp:extent cx="4377818" cy="527221"/>
            <wp:effectExtent l="0" t="0" r="381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4066" cy="543629"/>
                    </a:xfrm>
                    <a:prstGeom prst="rect">
                      <a:avLst/>
                    </a:prstGeom>
                  </pic:spPr>
                </pic:pic>
              </a:graphicData>
            </a:graphic>
          </wp:inline>
        </w:drawing>
      </w:r>
    </w:p>
    <w:p w14:paraId="7595188A" w14:textId="5F1D73FC" w:rsidR="003149AF" w:rsidRPr="00D01B23" w:rsidRDefault="003149AF" w:rsidP="00B948FB">
      <w:pPr>
        <w:pStyle w:val="FigurePACKT"/>
        <w:rPr>
          <w:rFonts w:ascii="Times New Roman" w:hAnsi="Times New Roman"/>
          <w:sz w:val="18"/>
          <w:szCs w:val="28"/>
        </w:rPr>
      </w:pPr>
      <w:ins w:id="304" w:author="Lucy Wan" w:date="2020-11-18T14:31:00Z">
        <w:r w:rsidRPr="00D01B23">
          <w:rPr>
            <w:rFonts w:ascii="Times New Roman" w:hAnsi="Times New Roman"/>
            <w:sz w:val="18"/>
            <w:szCs w:val="28"/>
          </w:rPr>
          <w:t xml:space="preserve">Figure 3.25: </w:t>
        </w:r>
      </w:ins>
      <w:ins w:id="305" w:author="Lucy Wan" w:date="2020-11-18T14:32:00Z">
        <w:r w:rsidR="00D01B23" w:rsidRPr="00D01B23">
          <w:rPr>
            <w:rFonts w:ascii="Times New Roman" w:hAnsi="Times New Roman"/>
            <w:sz w:val="18"/>
            <w:szCs w:val="28"/>
          </w:rPr>
          <w:t>Attemting to use Get-BpaModel</w:t>
        </w:r>
      </w:ins>
    </w:p>
    <w:p w14:paraId="7CA6E166" w14:textId="2947098B" w:rsidR="00B948FB" w:rsidRDefault="00B948FB" w:rsidP="00B948FB">
      <w:pPr>
        <w:pStyle w:val="LayoutInformationPACKT"/>
        <w:rPr>
          <w:noProof/>
        </w:rPr>
      </w:pPr>
      <w:r>
        <w:t xml:space="preserve">Insert </w:t>
      </w:r>
      <w:r w:rsidRPr="00C41783">
        <w:t>image</w:t>
      </w:r>
      <w:r>
        <w:t xml:space="preserve"> </w:t>
      </w:r>
      <w:r>
        <w:rPr>
          <w:noProof/>
        </w:rPr>
        <w:t>B42024_03</w:t>
      </w:r>
      <w:r w:rsidRPr="00023EAD">
        <w:rPr>
          <w:noProof/>
        </w:rPr>
        <w:t>_</w:t>
      </w:r>
      <w:r>
        <w:rPr>
          <w:noProof/>
        </w:rPr>
        <w:t>25png</w:t>
      </w:r>
    </w:p>
    <w:p w14:paraId="00DB5DB5" w14:textId="7AC7DE6F" w:rsidR="000C2566" w:rsidRPr="000C2566" w:rsidRDefault="000C2566" w:rsidP="000C2566">
      <w:r>
        <w:t xml:space="preserve">The compatibility mechanism means many older Windows PowerShell modules are going to be usable by your older scripts. Although, some modules (just 3 as it turns out) are not usable directly in PowerShell 7 or via the Windows PowerShell compatibility mechanism. </w:t>
      </w:r>
    </w:p>
    <w:p w14:paraId="58F85AA9" w14:textId="77777777" w:rsidR="00EC03C6" w:rsidRDefault="00EC03C6" w:rsidP="00EC03C6">
      <w:pPr>
        <w:pStyle w:val="Heading2"/>
      </w:pPr>
      <w:r>
        <w:t>There's more...</w:t>
      </w:r>
    </w:p>
    <w:p w14:paraId="4ABAF08B" w14:textId="16C392BB" w:rsidR="00EC03C6" w:rsidRPr="000C2566" w:rsidRDefault="000C2566" w:rsidP="000C2566">
      <w:r>
        <w:t xml:space="preserve">In </w:t>
      </w:r>
      <w:r w:rsidRPr="000C2566">
        <w:rPr>
          <w:rStyle w:val="ItalicsPACKT"/>
        </w:rPr>
        <w:t>step 2</w:t>
      </w:r>
      <w:r>
        <w:t>, you view the configuration file. This file contains two sets of settings. The first creates the module deny list, and the other sets the starting execution policy. You can use</w:t>
      </w:r>
      <w:ins w:id="306" w:author="Lucy Wan" w:date="2020-11-18T14:32:00Z">
        <w:r w:rsidR="00416E4C">
          <w:t xml:space="preserve"> the</w:t>
        </w:r>
      </w:ins>
      <w:r>
        <w:t xml:space="preserve"> </w:t>
      </w:r>
      <w:r w:rsidRPr="00416E4C">
        <w:rPr>
          <w:rFonts w:ascii="Lucida Console" w:hAnsi="Lucida Console"/>
          <w:color w:val="4472C4"/>
          <w:sz w:val="19"/>
          <w:szCs w:val="19"/>
        </w:rPr>
        <w:t>Set-ExecutionPolicy</w:t>
      </w:r>
      <w:r w:rsidRPr="00416E4C">
        <w:rPr>
          <w:color w:val="4472C4"/>
        </w:rPr>
        <w:t xml:space="preserve"> </w:t>
      </w:r>
      <w:r>
        <w:t xml:space="preserve">cmdlet to change the execution policy, in which case PowerShell writes an updated version of this file reflecting the updated execution policy. The module deny list in this configuration file contains the three module names whose contents are known not to work in PowerShell 7, as you saw in earlier recipes in this chapter. </w:t>
      </w:r>
    </w:p>
    <w:p w14:paraId="6EFF7516" w14:textId="45A209A2" w:rsidR="000C2566" w:rsidRDefault="000C2566" w:rsidP="000C2566">
      <w:r>
        <w:t xml:space="preserve">As you can see in </w:t>
      </w:r>
      <w:r w:rsidRPr="003D63E9">
        <w:rPr>
          <w:i/>
          <w:iCs/>
          <w:color w:val="C00000"/>
        </w:rPr>
        <w:t>step 4</w:t>
      </w:r>
      <w:r>
        <w:t xml:space="preserve"> and </w:t>
      </w:r>
      <w:r w:rsidRPr="003D63E9">
        <w:rPr>
          <w:i/>
          <w:iCs/>
          <w:color w:val="C00000"/>
        </w:rPr>
        <w:t>step 5</w:t>
      </w:r>
      <w:r>
        <w:t xml:space="preserve">, you can import modules that are not compatible with.NET Core. The result is that, although you can import a non-compatible module, the commands in that module are not likely to work as expected. And when they fail, the error message is cryptic and not directly actionable. </w:t>
      </w:r>
    </w:p>
    <w:p w14:paraId="4823A4F1" w14:textId="70D5A4BB" w:rsidR="000C2566" w:rsidRDefault="000C2566" w:rsidP="000C2566">
      <w:r>
        <w:t>In summary, the Windows PowerShell compatibility mechanism enables you to use a large number of additional commands in PowerShell 7. The mechanism is not perfect as it does impose a few limitations</w:t>
      </w:r>
      <w:r w:rsidR="001E483C">
        <w:t>,</w:t>
      </w:r>
      <w:r>
        <w:t xml:space="preserve"> but</w:t>
      </w:r>
      <w:r w:rsidR="001E483C">
        <w:t xml:space="preserve"> it</w:t>
      </w:r>
      <w:r>
        <w:t xml:space="preserve"> is a functional approach in almost all cases. Further</w:t>
      </w:r>
      <w:r w:rsidR="008111D6">
        <w:t>more</w:t>
      </w:r>
      <w:r>
        <w:t xml:space="preserve">, although you can, explicitly bypassing the compatibility mechanism is probably not very useful. </w:t>
      </w:r>
    </w:p>
    <w:p w14:paraId="34AAABBA" w14:textId="6D0B16D7" w:rsidR="00EC03C6" w:rsidRPr="000C2566" w:rsidRDefault="00EC03C6" w:rsidP="000C2566">
      <w:pPr>
        <w:pStyle w:val="Heading1"/>
      </w:pPr>
      <w:r w:rsidRPr="000C2566">
        <w:t xml:space="preserve">Importing </w:t>
      </w:r>
      <w:r w:rsidR="00C5796E">
        <w:t xml:space="preserve">Format </w:t>
      </w:r>
      <w:r w:rsidRPr="000C2566">
        <w:t>XML</w:t>
      </w:r>
    </w:p>
    <w:p w14:paraId="22F259D9" w14:textId="4C84D6C9" w:rsidR="000C2566" w:rsidRDefault="000C2566" w:rsidP="000C2566">
      <w:pPr>
        <w:pStyle w:val="NormalPACKT"/>
        <w:rPr>
          <w:rStyle w:val="CodeInTextPACKT"/>
          <w:rFonts w:ascii="Times New Roman" w:hAnsi="Times New Roman"/>
          <w:color w:val="auto"/>
          <w:sz w:val="22"/>
          <w:szCs w:val="24"/>
        </w:rPr>
      </w:pPr>
      <w:r w:rsidRPr="000C2566">
        <w:rPr>
          <w:rStyle w:val="CodeInTextPACKT"/>
          <w:rFonts w:ascii="Times New Roman" w:hAnsi="Times New Roman"/>
          <w:color w:val="auto"/>
          <w:sz w:val="22"/>
          <w:szCs w:val="24"/>
        </w:rPr>
        <w:t xml:space="preserve">PowerShell, ever since the very beginnings, has </w:t>
      </w:r>
      <w:r>
        <w:rPr>
          <w:rStyle w:val="CodeInTextPACKT"/>
          <w:rFonts w:ascii="Times New Roman" w:hAnsi="Times New Roman"/>
          <w:color w:val="auto"/>
          <w:sz w:val="22"/>
          <w:szCs w:val="24"/>
        </w:rPr>
        <w:t>display</w:t>
      </w:r>
      <w:r w:rsidR="00EF4648">
        <w:rPr>
          <w:rStyle w:val="CodeInTextPACKT"/>
          <w:rFonts w:ascii="Times New Roman" w:hAnsi="Times New Roman"/>
          <w:color w:val="auto"/>
          <w:sz w:val="22"/>
          <w:szCs w:val="24"/>
        </w:rPr>
        <w:t>ed</w:t>
      </w:r>
      <w:r>
        <w:rPr>
          <w:rStyle w:val="CodeInTextPACKT"/>
          <w:rFonts w:ascii="Times New Roman" w:hAnsi="Times New Roman"/>
          <w:color w:val="auto"/>
          <w:sz w:val="22"/>
          <w:szCs w:val="24"/>
        </w:rPr>
        <w:t xml:space="preserve"> objects automatically and with nice</w:t>
      </w:r>
      <w:r w:rsidR="00454A93">
        <w:rPr>
          <w:rStyle w:val="CodeInTextPACKT"/>
          <w:rFonts w:ascii="Times New Roman" w:hAnsi="Times New Roman"/>
          <w:color w:val="auto"/>
          <w:sz w:val="22"/>
          <w:szCs w:val="24"/>
        </w:rPr>
        <w:t xml:space="preserve"> looking</w:t>
      </w:r>
      <w:r>
        <w:rPr>
          <w:rStyle w:val="CodeInTextPACKT"/>
          <w:rFonts w:ascii="Times New Roman" w:hAnsi="Times New Roman"/>
          <w:color w:val="auto"/>
          <w:sz w:val="22"/>
          <w:szCs w:val="24"/>
        </w:rPr>
        <w:t xml:space="preserve"> output. By default, PowerShell display objects and properties for any object. </w:t>
      </w:r>
      <w:del w:id="307" w:author="Lucy Wan" w:date="2020-11-18T14:34:00Z">
        <w:r w:rsidR="00EF4648" w:rsidDel="00461406">
          <w:rPr>
            <w:rStyle w:val="CodeInTextPACKT"/>
            <w:rFonts w:ascii="Times New Roman" w:hAnsi="Times New Roman"/>
            <w:color w:val="auto"/>
            <w:sz w:val="22"/>
            <w:szCs w:val="24"/>
          </w:rPr>
          <w:delText xml:space="preserve">PowerShell, by </w:delText>
        </w:r>
        <w:r w:rsidDel="00461406">
          <w:rPr>
            <w:rStyle w:val="CodeInTextPACKT"/>
            <w:rFonts w:ascii="Times New Roman" w:hAnsi="Times New Roman"/>
            <w:color w:val="auto"/>
            <w:sz w:val="22"/>
            <w:szCs w:val="24"/>
          </w:rPr>
          <w:delText>default</w:delText>
        </w:r>
        <w:r w:rsidR="00F822F8" w:rsidDel="00461406">
          <w:rPr>
            <w:rStyle w:val="CodeInTextPACKT"/>
            <w:rFonts w:ascii="Times New Roman" w:hAnsi="Times New Roman"/>
            <w:color w:val="auto"/>
            <w:sz w:val="22"/>
            <w:szCs w:val="24"/>
          </w:rPr>
          <w:delText>,</w:delText>
        </w:r>
      </w:del>
      <w:ins w:id="308" w:author="Lucy Wan" w:date="2020-11-18T14:34:00Z">
        <w:r w:rsidR="00461406">
          <w:rPr>
            <w:rStyle w:val="CodeInTextPACKT"/>
            <w:rFonts w:ascii="Times New Roman" w:hAnsi="Times New Roman"/>
            <w:color w:val="auto"/>
            <w:sz w:val="22"/>
            <w:szCs w:val="24"/>
          </w:rPr>
          <w:t>It</w:t>
        </w:r>
      </w:ins>
      <w:r>
        <w:rPr>
          <w:rStyle w:val="CodeInTextPACKT"/>
          <w:rFonts w:ascii="Times New Roman" w:hAnsi="Times New Roman"/>
          <w:color w:val="auto"/>
          <w:sz w:val="22"/>
          <w:szCs w:val="24"/>
        </w:rPr>
        <w:t xml:space="preserve"> create</w:t>
      </w:r>
      <w:r w:rsidR="00EF4648">
        <w:rPr>
          <w:rStyle w:val="CodeInTextPACKT"/>
          <w:rFonts w:ascii="Times New Roman" w:hAnsi="Times New Roman"/>
          <w:color w:val="auto"/>
          <w:sz w:val="22"/>
          <w:szCs w:val="24"/>
        </w:rPr>
        <w:t>s</w:t>
      </w:r>
      <w:r>
        <w:rPr>
          <w:rStyle w:val="CodeInTextPACKT"/>
          <w:rFonts w:ascii="Times New Roman" w:hAnsi="Times New Roman"/>
          <w:color w:val="auto"/>
          <w:sz w:val="22"/>
          <w:szCs w:val="24"/>
        </w:rPr>
        <w:t xml:space="preserve"> a table if the object to be displayed </w:t>
      </w:r>
      <w:r w:rsidR="00454A93">
        <w:rPr>
          <w:rStyle w:val="CodeInTextPACKT"/>
          <w:rFonts w:ascii="Times New Roman" w:hAnsi="Times New Roman"/>
          <w:color w:val="auto"/>
          <w:sz w:val="22"/>
          <w:szCs w:val="24"/>
        </w:rPr>
        <w:t>contains</w:t>
      </w:r>
      <w:r>
        <w:rPr>
          <w:rStyle w:val="CodeInTextPACKT"/>
          <w:rFonts w:ascii="Times New Roman" w:hAnsi="Times New Roman"/>
          <w:color w:val="auto"/>
          <w:sz w:val="22"/>
          <w:szCs w:val="24"/>
        </w:rPr>
        <w:t xml:space="preserve"> fewer than 5 properties</w:t>
      </w:r>
      <w:r w:rsidR="00F822F8">
        <w:rPr>
          <w:rStyle w:val="CodeInTextPACKT"/>
          <w:rFonts w:ascii="Times New Roman" w:hAnsi="Times New Roman"/>
          <w:color w:val="auto"/>
          <w:sz w:val="22"/>
          <w:szCs w:val="24"/>
        </w:rPr>
        <w:t>,</w:t>
      </w:r>
      <w:r>
        <w:rPr>
          <w:rStyle w:val="CodeInTextPACKT"/>
          <w:rFonts w:ascii="Times New Roman" w:hAnsi="Times New Roman"/>
          <w:color w:val="auto"/>
          <w:sz w:val="22"/>
          <w:szCs w:val="24"/>
        </w:rPr>
        <w:t xml:space="preserve"> </w:t>
      </w:r>
      <w:r w:rsidR="00454A93">
        <w:rPr>
          <w:rStyle w:val="CodeInTextPACKT"/>
          <w:rFonts w:ascii="Times New Roman" w:hAnsi="Times New Roman"/>
          <w:color w:val="auto"/>
          <w:sz w:val="22"/>
          <w:szCs w:val="24"/>
        </w:rPr>
        <w:t>or</w:t>
      </w:r>
      <w:r>
        <w:rPr>
          <w:rStyle w:val="CodeInTextPACKT"/>
          <w:rFonts w:ascii="Times New Roman" w:hAnsi="Times New Roman"/>
          <w:color w:val="auto"/>
          <w:sz w:val="22"/>
          <w:szCs w:val="24"/>
        </w:rPr>
        <w:t xml:space="preserve"> </w:t>
      </w:r>
      <w:r w:rsidR="00EF4648">
        <w:rPr>
          <w:rStyle w:val="CodeInTextPACKT"/>
          <w:rFonts w:ascii="Times New Roman" w:hAnsi="Times New Roman"/>
          <w:color w:val="auto"/>
          <w:sz w:val="22"/>
          <w:szCs w:val="24"/>
        </w:rPr>
        <w:t xml:space="preserve">it creates a </w:t>
      </w:r>
      <w:r>
        <w:rPr>
          <w:rStyle w:val="CodeInTextPACKT"/>
          <w:rFonts w:ascii="Times New Roman" w:hAnsi="Times New Roman"/>
          <w:color w:val="auto"/>
          <w:sz w:val="22"/>
          <w:szCs w:val="24"/>
        </w:rPr>
        <w:t>list</w:t>
      </w:r>
      <w:r w:rsidR="00EF4648">
        <w:rPr>
          <w:rStyle w:val="CodeInTextPACKT"/>
          <w:rFonts w:ascii="Times New Roman" w:hAnsi="Times New Roman"/>
          <w:color w:val="auto"/>
          <w:sz w:val="22"/>
          <w:szCs w:val="24"/>
        </w:rPr>
        <w:t xml:space="preserve">. PowerShell formats each property by calling </w:t>
      </w:r>
      <w:proofErr w:type="spellStart"/>
      <w:r w:rsidR="00EF4648">
        <w:rPr>
          <w:rStyle w:val="CodeInTextPACKT"/>
          <w:rFonts w:ascii="Times New Roman" w:hAnsi="Times New Roman"/>
          <w:color w:val="auto"/>
          <w:sz w:val="22"/>
          <w:szCs w:val="24"/>
        </w:rPr>
        <w:t>the</w:t>
      </w:r>
      <w:r w:rsidR="00EF4648" w:rsidRPr="00EF4648">
        <w:rPr>
          <w:rStyle w:val="CodeInTextPACKT"/>
        </w:rPr>
        <w:t>.ToString</w:t>
      </w:r>
      <w:proofErr w:type="spellEnd"/>
      <w:r w:rsidR="00EF4648" w:rsidRPr="00EF4648">
        <w:rPr>
          <w:rStyle w:val="CodeInTextPACKT"/>
        </w:rPr>
        <w:t>()</w:t>
      </w:r>
      <w:r w:rsidR="00EF4648">
        <w:rPr>
          <w:rStyle w:val="CodeInTextPACKT"/>
          <w:rFonts w:ascii="Times New Roman" w:hAnsi="Times New Roman"/>
          <w:color w:val="auto"/>
          <w:sz w:val="22"/>
          <w:szCs w:val="24"/>
        </w:rPr>
        <w:t xml:space="preserve"> method</w:t>
      </w:r>
      <w:r w:rsidR="00F822F8">
        <w:rPr>
          <w:rStyle w:val="CodeInTextPACKT"/>
          <w:rFonts w:ascii="Times New Roman" w:hAnsi="Times New Roman"/>
          <w:color w:val="auto"/>
          <w:sz w:val="22"/>
          <w:szCs w:val="24"/>
        </w:rPr>
        <w:t xml:space="preserve"> for each property</w:t>
      </w:r>
      <w:r w:rsidR="00EF4648">
        <w:rPr>
          <w:rStyle w:val="CodeInTextPACKT"/>
          <w:rFonts w:ascii="Times New Roman" w:hAnsi="Times New Roman"/>
          <w:color w:val="auto"/>
          <w:sz w:val="22"/>
          <w:szCs w:val="24"/>
        </w:rPr>
        <w:t>.</w:t>
      </w:r>
    </w:p>
    <w:p w14:paraId="79BEF6E2" w14:textId="6D5F5D79" w:rsidR="00EF4648" w:rsidRDefault="000C2566"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You or the cmdlet developer can improve the output by using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w:t>
      </w:r>
      <w:r w:rsidR="00EF4648">
        <w:rPr>
          <w:rStyle w:val="CodeInTextPACKT"/>
          <w:rFonts w:ascii="Times New Roman" w:hAnsi="Times New Roman"/>
          <w:color w:val="auto"/>
          <w:sz w:val="22"/>
          <w:szCs w:val="24"/>
        </w:rPr>
        <w:t>Format</w:t>
      </w:r>
      <w:r>
        <w:rPr>
          <w:rStyle w:val="CodeInTextPACKT"/>
          <w:rFonts w:ascii="Times New Roman" w:hAnsi="Times New Roman"/>
          <w:color w:val="auto"/>
          <w:sz w:val="22"/>
          <w:szCs w:val="24"/>
        </w:rPr>
        <w:t xml:space="preserve"> XML is </w:t>
      </w:r>
      <w:r w:rsidR="00EF4648">
        <w:rPr>
          <w:rStyle w:val="CodeInTextPACKT"/>
          <w:rFonts w:ascii="Times New Roman" w:hAnsi="Times New Roman"/>
          <w:color w:val="auto"/>
          <w:sz w:val="22"/>
          <w:szCs w:val="24"/>
        </w:rPr>
        <w:t>custom</w:t>
      </w:r>
      <w:r w:rsidR="00036614">
        <w:rPr>
          <w:rStyle w:val="CodeInTextPACKT"/>
          <w:rFonts w:ascii="Times New Roman" w:hAnsi="Times New Roman"/>
          <w:color w:val="auto"/>
          <w:sz w:val="22"/>
          <w:szCs w:val="24"/>
        </w:rPr>
        <w:t>-</w:t>
      </w:r>
      <w:r w:rsidR="00EF4648">
        <w:rPr>
          <w:rStyle w:val="CodeInTextPACKT"/>
          <w:rFonts w:ascii="Times New Roman" w:hAnsi="Times New Roman"/>
          <w:color w:val="auto"/>
          <w:sz w:val="22"/>
          <w:szCs w:val="24"/>
        </w:rPr>
        <w:t xml:space="preserve">written </w:t>
      </w:r>
      <w:r>
        <w:rPr>
          <w:rStyle w:val="CodeInTextPACKT"/>
          <w:rFonts w:ascii="Times New Roman" w:hAnsi="Times New Roman"/>
          <w:color w:val="auto"/>
          <w:sz w:val="22"/>
          <w:szCs w:val="24"/>
        </w:rPr>
        <w:t>XML</w:t>
      </w:r>
      <w:r w:rsidR="003149EA">
        <w:rPr>
          <w:rStyle w:val="CodeInTextPACKT"/>
          <w:rFonts w:ascii="Times New Roman" w:hAnsi="Times New Roman"/>
          <w:color w:val="auto"/>
          <w:sz w:val="22"/>
          <w:szCs w:val="24"/>
        </w:rPr>
        <w:t xml:space="preserve"> that</w:t>
      </w:r>
      <w:r>
        <w:rPr>
          <w:rStyle w:val="CodeInTextPACKT"/>
          <w:rFonts w:ascii="Times New Roman" w:hAnsi="Times New Roman"/>
          <w:color w:val="auto"/>
          <w:sz w:val="22"/>
          <w:szCs w:val="24"/>
        </w:rPr>
        <w:t xml:space="preserve"> you store in a </w:t>
      </w:r>
      <w:r w:rsidRPr="00EF4648">
        <w:rPr>
          <w:rStyle w:val="CodeInTextPACKT"/>
        </w:rPr>
        <w:t>Format.ps1</w:t>
      </w:r>
      <w:r w:rsidR="00EF4648" w:rsidRPr="00EF4648">
        <w:rPr>
          <w:rStyle w:val="CodeInTextPACKT"/>
        </w:rPr>
        <w:t>XML</w:t>
      </w:r>
      <w:r>
        <w:rPr>
          <w:rStyle w:val="CodeInTextPACKT"/>
          <w:rFonts w:ascii="Times New Roman" w:hAnsi="Times New Roman"/>
          <w:color w:val="auto"/>
          <w:sz w:val="22"/>
          <w:szCs w:val="24"/>
        </w:rPr>
        <w:t xml:space="preserve"> file</w:t>
      </w:r>
      <w:r w:rsidR="00EF4648">
        <w:rPr>
          <w:rStyle w:val="CodeInTextPACKT"/>
          <w:rFonts w:ascii="Times New Roman" w:hAnsi="Times New Roman"/>
          <w:color w:val="auto"/>
          <w:sz w:val="22"/>
          <w:szCs w:val="24"/>
        </w:rPr>
        <w:t xml:space="preserve">. The </w:t>
      </w:r>
      <w:r w:rsidR="00BA1B0B">
        <w:rPr>
          <w:rStyle w:val="CodeInTextPACKT"/>
          <w:rFonts w:ascii="Times New Roman" w:hAnsi="Times New Roman"/>
          <w:color w:val="auto"/>
          <w:sz w:val="22"/>
          <w:szCs w:val="24"/>
        </w:rPr>
        <w:t>F</w:t>
      </w:r>
      <w:r w:rsidR="00EF4648">
        <w:rPr>
          <w:rStyle w:val="CodeInTextPACKT"/>
          <w:rFonts w:ascii="Times New Roman" w:hAnsi="Times New Roman"/>
          <w:color w:val="auto"/>
          <w:sz w:val="22"/>
          <w:szCs w:val="24"/>
        </w:rPr>
        <w:t xml:space="preserve">ormat XML file </w:t>
      </w:r>
      <w:r>
        <w:rPr>
          <w:rStyle w:val="CodeInTextPACKT"/>
          <w:rFonts w:ascii="Times New Roman" w:hAnsi="Times New Roman"/>
          <w:color w:val="auto"/>
          <w:sz w:val="22"/>
          <w:szCs w:val="24"/>
        </w:rPr>
        <w:t>tells PowerShell precisely how to display a particular object type (as a table or a list), which properties to display,</w:t>
      </w:r>
      <w:r w:rsidR="00EF4648">
        <w:rPr>
          <w:rStyle w:val="CodeInTextPACKT"/>
          <w:rFonts w:ascii="Times New Roman" w:hAnsi="Times New Roman"/>
          <w:color w:val="auto"/>
          <w:sz w:val="22"/>
          <w:szCs w:val="24"/>
        </w:rPr>
        <w:t xml:space="preserve"> what headings to use (for tables), </w:t>
      </w:r>
      <w:r>
        <w:rPr>
          <w:rStyle w:val="CodeInTextPACKT"/>
          <w:rFonts w:ascii="Times New Roman" w:hAnsi="Times New Roman"/>
          <w:color w:val="auto"/>
          <w:sz w:val="22"/>
          <w:szCs w:val="24"/>
        </w:rPr>
        <w:t>and how to display individual properties.</w:t>
      </w:r>
      <w:r w:rsidR="00EF4648">
        <w:rPr>
          <w:rStyle w:val="CodeInTextPACKT"/>
          <w:rFonts w:ascii="Times New Roman" w:hAnsi="Times New Roman"/>
          <w:color w:val="auto"/>
          <w:sz w:val="22"/>
          <w:szCs w:val="24"/>
        </w:rPr>
        <w:t xml:space="preserve"> </w:t>
      </w:r>
    </w:p>
    <w:p w14:paraId="19195ABE" w14:textId="0CCA6D22" w:rsidR="000C2566" w:rsidRDefault="00EF4648" w:rsidP="00EF464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w:t>
      </w:r>
      <w:r w:rsidR="000C2566">
        <w:rPr>
          <w:rStyle w:val="CodeInTextPACKT"/>
          <w:rFonts w:ascii="Times New Roman" w:hAnsi="Times New Roman"/>
          <w:color w:val="auto"/>
          <w:sz w:val="22"/>
          <w:szCs w:val="24"/>
        </w:rPr>
        <w:t>Windows PowerS</w:t>
      </w:r>
      <w:r w:rsidR="00454A93">
        <w:rPr>
          <w:rStyle w:val="CodeInTextPACKT"/>
          <w:rFonts w:ascii="Times New Roman" w:hAnsi="Times New Roman"/>
          <w:color w:val="auto"/>
          <w:sz w:val="22"/>
          <w:szCs w:val="24"/>
        </w:rPr>
        <w:t>h</w:t>
      </w:r>
      <w:r w:rsidR="000C2566">
        <w:rPr>
          <w:rStyle w:val="CodeInTextPACKT"/>
          <w:rFonts w:ascii="Times New Roman" w:hAnsi="Times New Roman"/>
          <w:color w:val="auto"/>
          <w:sz w:val="22"/>
          <w:szCs w:val="24"/>
        </w:rPr>
        <w:t>ell</w:t>
      </w:r>
      <w:r>
        <w:rPr>
          <w:rStyle w:val="CodeInTextPACKT"/>
          <w:rFonts w:ascii="Times New Roman" w:hAnsi="Times New Roman"/>
          <w:color w:val="auto"/>
          <w:sz w:val="22"/>
          <w:szCs w:val="24"/>
        </w:rPr>
        <w:t xml:space="preserve">, Microsoft included several </w:t>
      </w:r>
      <w:r w:rsidR="004E4879">
        <w:rPr>
          <w:rStyle w:val="CodeInTextPACKT"/>
          <w:rFonts w:ascii="Times New Roman" w:hAnsi="Times New Roman"/>
          <w:color w:val="auto"/>
          <w:sz w:val="22"/>
          <w:szCs w:val="24"/>
        </w:rPr>
        <w:t>F</w:t>
      </w:r>
      <w:r>
        <w:rPr>
          <w:rStyle w:val="CodeInTextPACKT"/>
          <w:rFonts w:ascii="Times New Roman" w:hAnsi="Times New Roman"/>
          <w:color w:val="auto"/>
          <w:sz w:val="22"/>
          <w:szCs w:val="24"/>
        </w:rPr>
        <w:t xml:space="preserve">ormat XML files which you can see in the Windows PowerShell home folder. You can view these </w:t>
      </w:r>
      <w:r w:rsidR="000C2566">
        <w:rPr>
          <w:rStyle w:val="CodeInTextPACKT"/>
          <w:rFonts w:ascii="Times New Roman" w:hAnsi="Times New Roman"/>
          <w:color w:val="auto"/>
          <w:sz w:val="22"/>
          <w:szCs w:val="24"/>
        </w:rPr>
        <w:t xml:space="preserve">by typing </w:t>
      </w:r>
      <w:commentRangeStart w:id="309"/>
      <w:commentRangeStart w:id="310"/>
      <w:del w:id="311" w:author="Lucy Wan" w:date="2020-11-18T14:35:00Z">
        <w:r w:rsidR="000C2566" w:rsidDel="00B91F98">
          <w:rPr>
            <w:rStyle w:val="CodeInTextPACKT"/>
            <w:rFonts w:ascii="Times New Roman" w:hAnsi="Times New Roman"/>
            <w:color w:val="auto"/>
            <w:sz w:val="22"/>
            <w:szCs w:val="24"/>
          </w:rPr>
          <w:delText>“</w:delText>
        </w:r>
      </w:del>
      <w:r w:rsidR="000C2566" w:rsidRPr="000C2566">
        <w:rPr>
          <w:rStyle w:val="CodeInTextPACKT"/>
        </w:rPr>
        <w:t>ls $PSHOME/*.format.p</w:t>
      </w:r>
      <w:r w:rsidR="000C2566">
        <w:rPr>
          <w:rStyle w:val="CodeInTextPACKT"/>
        </w:rPr>
        <w:t>s</w:t>
      </w:r>
      <w:r w:rsidR="000C2566" w:rsidRPr="000C2566">
        <w:rPr>
          <w:rStyle w:val="CodeInTextPACKT"/>
        </w:rPr>
        <w:t>1xml</w:t>
      </w:r>
      <w:del w:id="312" w:author="Lucy Wan" w:date="2020-11-18T14:35:00Z">
        <w:r w:rsidR="000C2566" w:rsidDel="00B91F98">
          <w:rPr>
            <w:rStyle w:val="CodeInTextPACKT"/>
            <w:rFonts w:ascii="Times New Roman" w:hAnsi="Times New Roman"/>
            <w:color w:val="auto"/>
            <w:sz w:val="22"/>
            <w:szCs w:val="24"/>
          </w:rPr>
          <w:delText>”</w:delText>
        </w:r>
      </w:del>
      <w:ins w:id="313" w:author="Lucy Wan" w:date="2020-11-18T14:35:00Z">
        <w:r w:rsidR="00B91F98">
          <w:rPr>
            <w:rStyle w:val="CodeInTextPACKT"/>
            <w:rFonts w:ascii="Times New Roman" w:hAnsi="Times New Roman"/>
            <w:color w:val="auto"/>
            <w:sz w:val="22"/>
            <w:szCs w:val="24"/>
          </w:rPr>
          <w:t xml:space="preserve">. </w:t>
        </w:r>
        <w:commentRangeEnd w:id="309"/>
        <w:r w:rsidR="00B91F98">
          <w:rPr>
            <w:rStyle w:val="CommentReference"/>
            <w:rFonts w:ascii="Calibri" w:hAnsi="Calibri"/>
          </w:rPr>
          <w:commentReference w:id="309"/>
        </w:r>
      </w:ins>
      <w:commentRangeEnd w:id="310"/>
      <w:r w:rsidR="007970C7">
        <w:rPr>
          <w:rStyle w:val="CommentReference"/>
          <w:rFonts w:ascii="Calibri" w:hAnsi="Calibri"/>
        </w:rPr>
        <w:commentReference w:id="310"/>
      </w:r>
    </w:p>
    <w:p w14:paraId="4A8F05CA" w14:textId="015965FB"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In PowerShell 7, the default </w:t>
      </w:r>
      <w:commentRangeStart w:id="314"/>
      <w:commentRangeStart w:id="315"/>
      <w:r>
        <w:rPr>
          <w:rStyle w:val="CodeInTextPACKT"/>
          <w:rFonts w:ascii="Times New Roman" w:hAnsi="Times New Roman"/>
          <w:color w:val="auto"/>
          <w:sz w:val="22"/>
          <w:szCs w:val="24"/>
        </w:rPr>
        <w:t xml:space="preserve">format XML </w:t>
      </w:r>
      <w:commentRangeEnd w:id="314"/>
      <w:r w:rsidR="00DF50C8">
        <w:rPr>
          <w:rStyle w:val="CommentReference"/>
          <w:rFonts w:ascii="Calibri" w:hAnsi="Calibri"/>
        </w:rPr>
        <w:commentReference w:id="314"/>
      </w:r>
      <w:commentRangeEnd w:id="315"/>
      <w:r w:rsidR="007970C7">
        <w:rPr>
          <w:rStyle w:val="CommentReference"/>
          <w:rFonts w:ascii="Calibri" w:hAnsi="Calibri"/>
        </w:rPr>
        <w:commentReference w:id="315"/>
      </w:r>
      <w:r w:rsidR="00F822F8">
        <w:rPr>
          <w:rStyle w:val="CodeInTextPACKT"/>
          <w:rFonts w:ascii="Times New Roman" w:hAnsi="Times New Roman"/>
          <w:color w:val="auto"/>
          <w:sz w:val="22"/>
          <w:szCs w:val="24"/>
        </w:rPr>
        <w:t xml:space="preserve">is inside </w:t>
      </w:r>
      <w:r>
        <w:rPr>
          <w:rStyle w:val="CodeInTextPACKT"/>
          <w:rFonts w:ascii="Times New Roman" w:hAnsi="Times New Roman"/>
          <w:color w:val="auto"/>
          <w:sz w:val="22"/>
          <w:szCs w:val="24"/>
        </w:rPr>
        <w:t>the code implementing each cmdlet</w:t>
      </w:r>
      <w:r w:rsidR="00F822F8">
        <w:rPr>
          <w:rStyle w:val="CodeInTextPACKT"/>
          <w:rFonts w:ascii="Times New Roman" w:hAnsi="Times New Roman"/>
          <w:color w:val="auto"/>
          <w:sz w:val="22"/>
          <w:szCs w:val="24"/>
        </w:rPr>
        <w:t xml:space="preserve"> instead of being a separate file as in Windows PowerShell. The result is that there are, by default, </w:t>
      </w:r>
      <w:r>
        <w:rPr>
          <w:rStyle w:val="CodeInTextPACKT"/>
          <w:rFonts w:ascii="Times New Roman" w:hAnsi="Times New Roman"/>
          <w:color w:val="auto"/>
          <w:sz w:val="22"/>
          <w:szCs w:val="24"/>
        </w:rPr>
        <w:t xml:space="preserve">no </w:t>
      </w:r>
      <w:del w:id="316" w:author="Thomas Lee" w:date="2021-02-03T12:39:00Z">
        <w:r w:rsidRPr="00F822F8" w:rsidDel="007970C7">
          <w:rPr>
            <w:rStyle w:val="CodeInTextPACKT"/>
          </w:rPr>
          <w:delText>Format</w:delText>
        </w:r>
      </w:del>
      <w:ins w:id="317" w:author="Thomas Lee" w:date="2021-02-03T12:39:00Z">
        <w:r w:rsidR="007970C7">
          <w:rPr>
            <w:rStyle w:val="CodeInTextPACKT"/>
          </w:rPr>
          <w:t>f</w:t>
        </w:r>
        <w:r w:rsidR="007970C7" w:rsidRPr="00F822F8">
          <w:rPr>
            <w:rStyle w:val="CodeInTextPACKT"/>
          </w:rPr>
          <w:t>ormat</w:t>
        </w:r>
      </w:ins>
      <w:r w:rsidRPr="00F822F8">
        <w:rPr>
          <w:rStyle w:val="CodeInTextPACKT"/>
        </w:rPr>
        <w:t>.ps1XML</w:t>
      </w:r>
      <w:r>
        <w:rPr>
          <w:rStyle w:val="CodeInTextPACKT"/>
          <w:rFonts w:ascii="Times New Roman" w:hAnsi="Times New Roman"/>
          <w:color w:val="auto"/>
          <w:sz w:val="22"/>
          <w:szCs w:val="24"/>
        </w:rPr>
        <w:t xml:space="preserve"> files in PowerShell 7’s </w:t>
      </w:r>
      <w:r w:rsidRPr="00F822F8">
        <w:rPr>
          <w:rStyle w:val="CodeInTextPACKT"/>
        </w:rPr>
        <w:t>$PSHOME</w:t>
      </w:r>
      <w:r>
        <w:rPr>
          <w:rStyle w:val="CodeInTextPACKT"/>
          <w:rFonts w:ascii="Times New Roman" w:hAnsi="Times New Roman"/>
          <w:color w:val="auto"/>
          <w:sz w:val="22"/>
          <w:szCs w:val="24"/>
        </w:rPr>
        <w:t xml:space="preserve"> folder.  As with Windows </w:t>
      </w:r>
      <w:r w:rsidR="00F822F8">
        <w:rPr>
          <w:rStyle w:val="CodeInTextPACKT"/>
          <w:rFonts w:ascii="Times New Roman" w:hAnsi="Times New Roman"/>
          <w:color w:val="auto"/>
          <w:sz w:val="22"/>
          <w:szCs w:val="24"/>
        </w:rPr>
        <w:t>P</w:t>
      </w:r>
      <w:r>
        <w:rPr>
          <w:rStyle w:val="CodeInTextPACKT"/>
          <w:rFonts w:ascii="Times New Roman" w:hAnsi="Times New Roman"/>
          <w:color w:val="auto"/>
          <w:sz w:val="22"/>
          <w:szCs w:val="24"/>
        </w:rPr>
        <w:t xml:space="preserve">owerShell, you can </w:t>
      </w:r>
      <w:r w:rsidR="00F822F8">
        <w:rPr>
          <w:rStyle w:val="CodeInTextPACKT"/>
          <w:rFonts w:ascii="Times New Roman" w:hAnsi="Times New Roman"/>
          <w:color w:val="auto"/>
          <w:sz w:val="22"/>
          <w:szCs w:val="24"/>
        </w:rPr>
        <w:t xml:space="preserve">always </w:t>
      </w:r>
      <w:r>
        <w:rPr>
          <w:rStyle w:val="CodeInTextPACKT"/>
          <w:rFonts w:ascii="Times New Roman" w:hAnsi="Times New Roman"/>
          <w:color w:val="auto"/>
          <w:sz w:val="22"/>
          <w:szCs w:val="24"/>
        </w:rPr>
        <w:t xml:space="preserve">write your own </w:t>
      </w:r>
      <w:proofErr w:type="spellStart"/>
      <w:r>
        <w:rPr>
          <w:rStyle w:val="CodeInTextPACKT"/>
          <w:rFonts w:ascii="Times New Roman" w:hAnsi="Times New Roman"/>
          <w:color w:val="auto"/>
          <w:sz w:val="22"/>
          <w:szCs w:val="24"/>
        </w:rPr>
        <w:t>cus</w:t>
      </w:r>
      <w:r w:rsidR="00F822F8">
        <w:rPr>
          <w:rStyle w:val="CodeInTextPACKT"/>
          <w:rFonts w:ascii="Times New Roman" w:hAnsi="Times New Roman"/>
          <w:color w:val="auto"/>
          <w:sz w:val="22"/>
          <w:szCs w:val="24"/>
        </w:rPr>
        <w:t>t</w:t>
      </w:r>
      <w:r>
        <w:rPr>
          <w:rStyle w:val="CodeInTextPACKT"/>
          <w:rFonts w:ascii="Times New Roman" w:hAnsi="Times New Roman"/>
          <w:color w:val="auto"/>
          <w:sz w:val="22"/>
          <w:szCs w:val="24"/>
        </w:rPr>
        <w:t>omised</w:t>
      </w:r>
      <w:proofErr w:type="spellEnd"/>
      <w:r>
        <w:rPr>
          <w:rStyle w:val="CodeInTextPACKT"/>
          <w:rFonts w:ascii="Times New Roman" w:hAnsi="Times New Roman"/>
          <w:color w:val="auto"/>
          <w:sz w:val="22"/>
          <w:szCs w:val="24"/>
        </w:rPr>
        <w:t xml:space="preserve"> format XML files </w:t>
      </w:r>
      <w:r w:rsidR="00F822F8">
        <w:rPr>
          <w:rStyle w:val="CodeInTextPACKT"/>
          <w:rFonts w:ascii="Times New Roman" w:hAnsi="Times New Roman"/>
          <w:color w:val="auto"/>
          <w:sz w:val="22"/>
          <w:szCs w:val="24"/>
        </w:rPr>
        <w:t xml:space="preserve">to </w:t>
      </w:r>
      <w:r>
        <w:rPr>
          <w:rStyle w:val="CodeInTextPACKT"/>
          <w:rFonts w:ascii="Times New Roman" w:hAnsi="Times New Roman"/>
          <w:color w:val="auto"/>
          <w:sz w:val="22"/>
          <w:szCs w:val="24"/>
        </w:rPr>
        <w:t>customize how PowerShell displays object</w:t>
      </w:r>
      <w:r w:rsidR="00F822F8">
        <w:rPr>
          <w:rStyle w:val="CodeInTextPACKT"/>
          <w:rFonts w:ascii="Times New Roman" w:hAnsi="Times New Roman"/>
          <w:color w:val="auto"/>
          <w:sz w:val="22"/>
          <w:szCs w:val="24"/>
        </w:rPr>
        <w:t>s by default</w:t>
      </w:r>
      <w:r>
        <w:rPr>
          <w:rStyle w:val="CodeInTextPACKT"/>
          <w:rFonts w:ascii="Times New Roman" w:hAnsi="Times New Roman"/>
          <w:color w:val="auto"/>
          <w:sz w:val="22"/>
          <w:szCs w:val="24"/>
        </w:rPr>
        <w:t>.</w:t>
      </w:r>
    </w:p>
    <w:p w14:paraId="46D3583C" w14:textId="593E8780"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lastRenderedPageBreak/>
        <w:t>The</w:t>
      </w:r>
      <w:ins w:id="318" w:author="Thomas Lee" w:date="2021-02-03T12:40:00Z">
        <w:r w:rsidR="007970C7">
          <w:rPr>
            <w:rStyle w:val="CodeInTextPACKT"/>
            <w:rFonts w:ascii="Times New Roman" w:hAnsi="Times New Roman"/>
            <w:color w:val="auto"/>
            <w:sz w:val="22"/>
            <w:szCs w:val="24"/>
          </w:rPr>
          <w:t xml:space="preserve"> use of customized</w:t>
        </w:r>
      </w:ins>
      <w:r>
        <w:rPr>
          <w:rStyle w:val="CodeInTextPACKT"/>
          <w:rFonts w:ascii="Times New Roman" w:hAnsi="Times New Roman"/>
          <w:color w:val="auto"/>
          <w:sz w:val="22"/>
          <w:szCs w:val="24"/>
        </w:rPr>
        <w:t xml:space="preserve"> </w:t>
      </w:r>
      <w:commentRangeStart w:id="319"/>
      <w:commentRangeStart w:id="320"/>
      <w:del w:id="321" w:author="Thomas Lee" w:date="2021-02-03T12:40:00Z">
        <w:r w:rsidDel="007970C7">
          <w:rPr>
            <w:rStyle w:val="CodeInTextPACKT"/>
            <w:rFonts w:ascii="Times New Roman" w:hAnsi="Times New Roman"/>
            <w:color w:val="auto"/>
            <w:sz w:val="22"/>
            <w:szCs w:val="24"/>
          </w:rPr>
          <w:delText xml:space="preserve">display </w:delText>
        </w:r>
      </w:del>
      <w:ins w:id="322" w:author="Thomas Lee" w:date="2021-02-03T12:40:00Z">
        <w:r w:rsidR="007970C7">
          <w:rPr>
            <w:rStyle w:val="CodeInTextPACKT"/>
            <w:rFonts w:ascii="Times New Roman" w:hAnsi="Times New Roman"/>
            <w:color w:val="auto"/>
            <w:sz w:val="22"/>
            <w:szCs w:val="24"/>
          </w:rPr>
          <w:t>format</w:t>
        </w:r>
        <w:r w:rsidR="007970C7">
          <w:rPr>
            <w:rStyle w:val="CodeInTextPACKT"/>
            <w:rFonts w:ascii="Times New Roman" w:hAnsi="Times New Roman"/>
            <w:color w:val="auto"/>
            <w:sz w:val="22"/>
            <w:szCs w:val="24"/>
          </w:rPr>
          <w:t xml:space="preserve"> </w:t>
        </w:r>
      </w:ins>
      <w:r>
        <w:rPr>
          <w:rStyle w:val="CodeInTextPACKT"/>
          <w:rFonts w:ascii="Times New Roman" w:hAnsi="Times New Roman"/>
          <w:color w:val="auto"/>
          <w:sz w:val="22"/>
          <w:szCs w:val="24"/>
        </w:rPr>
        <w:t xml:space="preserve">XML </w:t>
      </w:r>
      <w:commentRangeEnd w:id="319"/>
      <w:r w:rsidR="005F4FFB">
        <w:rPr>
          <w:rStyle w:val="CommentReference"/>
          <w:rFonts w:ascii="Calibri" w:hAnsi="Calibri"/>
        </w:rPr>
        <w:commentReference w:id="319"/>
      </w:r>
      <w:commentRangeEnd w:id="320"/>
      <w:r w:rsidR="007970C7">
        <w:rPr>
          <w:rStyle w:val="CommentReference"/>
          <w:rFonts w:ascii="Calibri" w:hAnsi="Calibri"/>
        </w:rPr>
        <w:commentReference w:id="320"/>
      </w:r>
      <w:r>
        <w:rPr>
          <w:rStyle w:val="CodeInTextPACKT"/>
          <w:rFonts w:ascii="Times New Roman" w:hAnsi="Times New Roman"/>
          <w:color w:val="auto"/>
          <w:sz w:val="22"/>
          <w:szCs w:val="24"/>
        </w:rPr>
        <w:t xml:space="preserve">is a great solution where you are displaying </w:t>
      </w:r>
      <w:r w:rsidR="00F822F8">
        <w:rPr>
          <w:rStyle w:val="CodeInTextPACKT"/>
          <w:rFonts w:ascii="Times New Roman" w:hAnsi="Times New Roman"/>
          <w:color w:val="auto"/>
          <w:sz w:val="22"/>
          <w:szCs w:val="24"/>
        </w:rPr>
        <w:t>particular</w:t>
      </w:r>
      <w:r>
        <w:rPr>
          <w:rStyle w:val="CodeInTextPACKT"/>
          <w:rFonts w:ascii="Times New Roman" w:hAnsi="Times New Roman"/>
          <w:color w:val="auto"/>
          <w:sz w:val="22"/>
          <w:szCs w:val="24"/>
        </w:rPr>
        <w:t xml:space="preserve"> objects, typically from the command line, and the default display is not adequate for your purposes. You can implement</w:t>
      </w:r>
      <w:r w:rsidR="006566E7">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format XML that tells PowerShell 7 to display objects as you want them displayed and import the format XML in your profile file</w:t>
      </w:r>
      <w:commentRangeStart w:id="323"/>
      <w:commentRangeStart w:id="324"/>
      <w:r>
        <w:rPr>
          <w:rStyle w:val="CodeInTextPACKT"/>
          <w:rFonts w:ascii="Times New Roman" w:hAnsi="Times New Roman"/>
          <w:color w:val="auto"/>
          <w:sz w:val="22"/>
          <w:szCs w:val="24"/>
        </w:rPr>
        <w:t>(*)</w:t>
      </w:r>
      <w:commentRangeEnd w:id="323"/>
      <w:r w:rsidR="00D624CC">
        <w:rPr>
          <w:rStyle w:val="CommentReference"/>
        </w:rPr>
        <w:commentReference w:id="323"/>
      </w:r>
      <w:commentRangeEnd w:id="324"/>
      <w:r w:rsidR="00E766CF">
        <w:rPr>
          <w:rStyle w:val="CommentReference"/>
          <w:rFonts w:ascii="Calibri" w:hAnsi="Calibri"/>
        </w:rPr>
        <w:commentReference w:id="324"/>
      </w:r>
      <w:r>
        <w:rPr>
          <w:rStyle w:val="CodeInTextPACKT"/>
          <w:rFonts w:ascii="Times New Roman" w:hAnsi="Times New Roman"/>
          <w:color w:val="auto"/>
          <w:sz w:val="22"/>
          <w:szCs w:val="24"/>
        </w:rPr>
        <w:t xml:space="preserve">. </w:t>
      </w:r>
    </w:p>
    <w:p w14:paraId="2AD6D37A" w14:textId="47E2774F" w:rsidR="00F428A2" w:rsidRDefault="00EF4648" w:rsidP="000C2566">
      <w:pPr>
        <w:pStyle w:val="NormalPACKT"/>
        <w:rPr>
          <w:ins w:id="325" w:author="Lucy Wan" w:date="2020-11-18T14:40:00Z"/>
          <w:rStyle w:val="CodeInTextPACKT"/>
          <w:rFonts w:ascii="Times New Roman" w:hAnsi="Times New Roman"/>
          <w:color w:val="auto"/>
          <w:sz w:val="22"/>
          <w:szCs w:val="24"/>
        </w:rPr>
      </w:pPr>
      <w:r>
        <w:rPr>
          <w:rStyle w:val="CodeInTextPACKT"/>
          <w:rFonts w:ascii="Times New Roman" w:hAnsi="Times New Roman"/>
          <w:color w:val="auto"/>
          <w:sz w:val="22"/>
          <w:szCs w:val="24"/>
        </w:rPr>
        <w:t>An alternative to creating</w:t>
      </w:r>
      <w:r w:rsidR="007134F9">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is to pipe the objects to </w:t>
      </w:r>
      <w:r w:rsidRPr="00A96668">
        <w:rPr>
          <w:rStyle w:val="CodeInTextPACKT"/>
          <w:color w:val="4472C4"/>
          <w:szCs w:val="19"/>
        </w:rPr>
        <w:t>Format-Table</w:t>
      </w:r>
      <w:r w:rsidRPr="00A96668">
        <w:rPr>
          <w:rStyle w:val="CodeInTextPACKT"/>
          <w:rFonts w:ascii="Times New Roman" w:hAnsi="Times New Roman"/>
          <w:color w:val="4472C4"/>
          <w:sz w:val="22"/>
          <w:szCs w:val="24"/>
        </w:rPr>
        <w:t xml:space="preserve"> </w:t>
      </w:r>
      <w:r>
        <w:rPr>
          <w:rStyle w:val="CodeInTextPACKT"/>
          <w:rFonts w:ascii="Times New Roman" w:hAnsi="Times New Roman"/>
          <w:color w:val="auto"/>
          <w:sz w:val="22"/>
          <w:szCs w:val="24"/>
        </w:rPr>
        <w:t xml:space="preserve">or </w:t>
      </w:r>
      <w:r w:rsidRPr="00A96668">
        <w:rPr>
          <w:rStyle w:val="CodeInTextPACKT"/>
          <w:color w:val="4472C4"/>
          <w:szCs w:val="19"/>
        </w:rPr>
        <w:t>Format-List</w:t>
      </w:r>
      <w:r>
        <w:rPr>
          <w:rStyle w:val="CodeInTextPACKT"/>
          <w:rFonts w:ascii="Times New Roman" w:hAnsi="Times New Roman"/>
          <w:color w:val="auto"/>
          <w:sz w:val="22"/>
          <w:szCs w:val="24"/>
        </w:rPr>
        <w:t>, specifying the properties that you wish to disp</w:t>
      </w:r>
      <w:r w:rsidR="00F822F8">
        <w:rPr>
          <w:rStyle w:val="CodeInTextPACKT"/>
          <w:rFonts w:ascii="Times New Roman" w:hAnsi="Times New Roman"/>
          <w:color w:val="auto"/>
          <w:sz w:val="22"/>
          <w:szCs w:val="24"/>
        </w:rPr>
        <w:t>l</w:t>
      </w:r>
      <w:r>
        <w:rPr>
          <w:rStyle w:val="CodeInTextPACKT"/>
          <w:rFonts w:ascii="Times New Roman" w:hAnsi="Times New Roman"/>
          <w:color w:val="auto"/>
          <w:sz w:val="22"/>
          <w:szCs w:val="24"/>
        </w:rPr>
        <w:t xml:space="preserve">ay. You can even use hash tables with </w:t>
      </w:r>
      <w:r w:rsidRPr="00F822F8">
        <w:rPr>
          <w:rStyle w:val="CodeInTextPACKT"/>
        </w:rPr>
        <w:t>Format-Table</w:t>
      </w:r>
      <w:r>
        <w:rPr>
          <w:rStyle w:val="CodeInTextPACKT"/>
          <w:rFonts w:ascii="Times New Roman" w:hAnsi="Times New Roman"/>
          <w:color w:val="auto"/>
          <w:sz w:val="22"/>
          <w:szCs w:val="24"/>
        </w:rPr>
        <w:t xml:space="preserve"> to define how properties are formatted. Depending on how often you display </w:t>
      </w:r>
      <w:r w:rsidR="00F822F8">
        <w:rPr>
          <w:rStyle w:val="CodeInTextPACKT"/>
          <w:rFonts w:ascii="Times New Roman" w:hAnsi="Times New Roman"/>
          <w:color w:val="auto"/>
          <w:sz w:val="22"/>
          <w:szCs w:val="24"/>
        </w:rPr>
        <w:t xml:space="preserve">any given </w:t>
      </w:r>
      <w:r>
        <w:rPr>
          <w:rStyle w:val="CodeInTextPACKT"/>
          <w:rFonts w:ascii="Times New Roman" w:hAnsi="Times New Roman"/>
          <w:color w:val="auto"/>
          <w:sz w:val="22"/>
          <w:szCs w:val="24"/>
        </w:rPr>
        <w:t>object, format XML can be useful</w:t>
      </w:r>
      <w:r w:rsidR="00F822F8">
        <w:rPr>
          <w:rStyle w:val="CodeInTextPACKT"/>
          <w:rFonts w:ascii="Times New Roman" w:hAnsi="Times New Roman"/>
          <w:color w:val="auto"/>
          <w:sz w:val="22"/>
          <w:szCs w:val="24"/>
        </w:rPr>
        <w:t xml:space="preserve"> to alter the information you see, especially at the console</w:t>
      </w:r>
      <w:r>
        <w:rPr>
          <w:rStyle w:val="CodeInTextPACKT"/>
          <w:rFonts w:ascii="Times New Roman" w:hAnsi="Times New Roman"/>
          <w:color w:val="auto"/>
          <w:sz w:val="22"/>
          <w:szCs w:val="24"/>
        </w:rPr>
        <w:t xml:space="preserve">. </w:t>
      </w:r>
    </w:p>
    <w:p w14:paraId="59124006" w14:textId="06169174"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For more information about format XML, see </w:t>
      </w:r>
      <w:r w:rsidRPr="00F428A2">
        <w:rPr>
          <w:rStyle w:val="CodeInTextPACKT"/>
          <w:color w:val="4472C4"/>
          <w:szCs w:val="19"/>
        </w:rPr>
        <w:t>https://docs.microsoft.com/en-us/powershell/module/microsoft.powershell.core/about/about_format.ps1xml</w:t>
      </w:r>
      <w:r>
        <w:rPr>
          <w:rStyle w:val="CodeInTextPACKT"/>
          <w:rFonts w:ascii="Times New Roman" w:hAnsi="Times New Roman"/>
          <w:color w:val="auto"/>
          <w:sz w:val="22"/>
          <w:szCs w:val="24"/>
        </w:rPr>
        <w:t>.</w:t>
      </w:r>
    </w:p>
    <w:p w14:paraId="3532A0EB" w14:textId="06BEDD96" w:rsidR="00EF4648" w:rsidRDefault="00EF4648"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Module developers often create</w:t>
      </w:r>
      <w:r w:rsidR="00B64813">
        <w:rPr>
          <w:rStyle w:val="CodeInTextPACKT"/>
          <w:rFonts w:ascii="Times New Roman" w:hAnsi="Times New Roman"/>
          <w:color w:val="auto"/>
          <w:sz w:val="22"/>
          <w:szCs w:val="24"/>
        </w:rPr>
        <w:t xml:space="preserve"> </w:t>
      </w:r>
      <w:r>
        <w:rPr>
          <w:rStyle w:val="CodeInTextPACKT"/>
          <w:rFonts w:ascii="Times New Roman" w:hAnsi="Times New Roman"/>
          <w:color w:val="auto"/>
          <w:sz w:val="22"/>
          <w:szCs w:val="24"/>
        </w:rPr>
        <w:t xml:space="preserve">format XML to help display objects generated by commands inside the module. The </w:t>
      </w:r>
      <w:proofErr w:type="spellStart"/>
      <w:r w:rsidRPr="00EF4648">
        <w:rPr>
          <w:rStyle w:val="CodeInTextPACKT"/>
        </w:rPr>
        <w:t>ServerManager</w:t>
      </w:r>
      <w:proofErr w:type="spellEnd"/>
      <w:r>
        <w:rPr>
          <w:rStyle w:val="CodeInTextPACKT"/>
          <w:rFonts w:ascii="Times New Roman" w:hAnsi="Times New Roman"/>
          <w:color w:val="auto"/>
          <w:sz w:val="22"/>
          <w:szCs w:val="24"/>
        </w:rPr>
        <w:t xml:space="preserve"> module, for example, has format XML that enables the pretty output created with </w:t>
      </w:r>
      <w:r w:rsidRPr="00EF4648">
        <w:rPr>
          <w:rStyle w:val="CodeInTextPACKT"/>
        </w:rPr>
        <w:t>Get-WindowsFeature</w:t>
      </w:r>
      <w:r>
        <w:rPr>
          <w:rStyle w:val="CodeInTextPACKT"/>
          <w:rFonts w:ascii="Times New Roman" w:hAnsi="Times New Roman"/>
          <w:color w:val="auto"/>
          <w:sz w:val="22"/>
          <w:szCs w:val="24"/>
        </w:rPr>
        <w:t>.</w:t>
      </w:r>
      <w:r w:rsidR="00E05393">
        <w:rPr>
          <w:rStyle w:val="CodeInTextPACKT"/>
          <w:rFonts w:ascii="Times New Roman" w:hAnsi="Times New Roman"/>
          <w:color w:val="auto"/>
          <w:sz w:val="22"/>
          <w:szCs w:val="24"/>
        </w:rPr>
        <w:t xml:space="preserve"> This module is not directly supported by PowerShell 7. You can access the commands in the module thanks to the Windows PowerShell compatibility mechanism described earlier in this chapter. One restriction, by default, of the compatibility mechanism is that it does not import format XML (if it exists). The net result is that output can look different when you run scripts or issue console commands in PowerShell 7 vs Windows PowerShell. </w:t>
      </w:r>
    </w:p>
    <w:p w14:paraId="592E03FF" w14:textId="4AA21710" w:rsidR="00E05393" w:rsidRDefault="00E05393" w:rsidP="000C2566">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The simple way around this is to import the format XML manually as </w:t>
      </w:r>
      <w:commentRangeStart w:id="326"/>
      <w:r>
        <w:rPr>
          <w:rStyle w:val="CodeInTextPACKT"/>
          <w:rFonts w:ascii="Times New Roman" w:hAnsi="Times New Roman"/>
          <w:color w:val="auto"/>
          <w:sz w:val="22"/>
          <w:szCs w:val="24"/>
        </w:rPr>
        <w:t>you</w:t>
      </w:r>
      <w:del w:id="327" w:author="Thomas Lee" w:date="2021-02-03T12:41:00Z">
        <w:r w:rsidDel="007970C7">
          <w:rPr>
            <w:rStyle w:val="CodeInTextPACKT"/>
            <w:rFonts w:ascii="Times New Roman" w:hAnsi="Times New Roman"/>
            <w:color w:val="auto"/>
            <w:sz w:val="22"/>
            <w:szCs w:val="24"/>
          </w:rPr>
          <w:delText xml:space="preserve"> </w:delText>
        </w:r>
      </w:del>
      <w:ins w:id="328" w:author="Lucy Wan" w:date="2020-11-18T14:41:00Z">
        <w:del w:id="329" w:author="Thomas Lee" w:date="2021-02-03T12:41:00Z">
          <w:r w:rsidR="009D455D" w:rsidDel="007970C7">
            <w:rPr>
              <w:rStyle w:val="CodeInTextPACKT"/>
              <w:rFonts w:ascii="Times New Roman" w:hAnsi="Times New Roman"/>
              <w:color w:val="auto"/>
              <w:sz w:val="22"/>
              <w:szCs w:val="24"/>
            </w:rPr>
            <w:delText>will</w:delText>
          </w:r>
        </w:del>
        <w:r w:rsidR="009D455D">
          <w:rPr>
            <w:rStyle w:val="CodeInTextPACKT"/>
            <w:rFonts w:ascii="Times New Roman" w:hAnsi="Times New Roman"/>
            <w:color w:val="auto"/>
            <w:sz w:val="22"/>
            <w:szCs w:val="24"/>
          </w:rPr>
          <w:t xml:space="preserve"> </w:t>
        </w:r>
      </w:ins>
      <w:r>
        <w:rPr>
          <w:rStyle w:val="CodeInTextPACKT"/>
          <w:rFonts w:ascii="Times New Roman" w:hAnsi="Times New Roman"/>
          <w:color w:val="auto"/>
          <w:sz w:val="22"/>
          <w:szCs w:val="24"/>
        </w:rPr>
        <w:t xml:space="preserve">see </w:t>
      </w:r>
      <w:commentRangeEnd w:id="326"/>
      <w:r w:rsidR="007970C7">
        <w:rPr>
          <w:rStyle w:val="CommentReference"/>
          <w:rFonts w:ascii="Calibri" w:hAnsi="Calibri"/>
        </w:rPr>
        <w:commentReference w:id="326"/>
      </w:r>
      <w:r>
        <w:rPr>
          <w:rStyle w:val="CodeInTextPACKT"/>
          <w:rFonts w:ascii="Times New Roman" w:hAnsi="Times New Roman"/>
          <w:color w:val="auto"/>
          <w:sz w:val="22"/>
          <w:szCs w:val="24"/>
        </w:rPr>
        <w:t>in this recipe.</w:t>
      </w:r>
    </w:p>
    <w:p w14:paraId="15144B17" w14:textId="77777777" w:rsidR="00EC03C6" w:rsidRDefault="00EC03C6" w:rsidP="00EC03C6">
      <w:pPr>
        <w:pStyle w:val="Heading2"/>
        <w:tabs>
          <w:tab w:val="left" w:pos="0"/>
        </w:tabs>
      </w:pPr>
      <w:r>
        <w:t>Getting Ready</w:t>
      </w:r>
    </w:p>
    <w:p w14:paraId="4691771D" w14:textId="3B8A0C9E" w:rsidR="00EC03C6" w:rsidRPr="009D0F10" w:rsidRDefault="00E05393" w:rsidP="00EC03C6">
      <w:pPr>
        <w:pStyle w:val="NormalPACKT"/>
        <w:rPr>
          <w:lang w:val="en-GB"/>
        </w:rPr>
      </w:pPr>
      <w:r>
        <w:rPr>
          <w:lang w:val="en-GB"/>
        </w:rPr>
        <w:t xml:space="preserve">You run this recipe on </w:t>
      </w:r>
      <w:r w:rsidRPr="00E05393">
        <w:rPr>
          <w:rStyle w:val="CodeInTextPACKT"/>
        </w:rPr>
        <w:t>SRV1</w:t>
      </w:r>
      <w:r>
        <w:rPr>
          <w:lang w:val="en-GB"/>
        </w:rPr>
        <w:t xml:space="preserve">, a workgroup server running </w:t>
      </w:r>
      <w:ins w:id="330" w:author="Lucy Wan" w:date="2020-11-18T14:41:00Z">
        <w:r w:rsidR="00B133A0">
          <w:rPr>
            <w:lang w:val="en-GB"/>
          </w:rPr>
          <w:t xml:space="preserve">the </w:t>
        </w:r>
      </w:ins>
      <w:r>
        <w:rPr>
          <w:lang w:val="en-GB"/>
        </w:rPr>
        <w:t xml:space="preserve">Windows Server Datacenter edition and on which you have installed PowerShell 7 and VS Code. </w:t>
      </w:r>
    </w:p>
    <w:p w14:paraId="1475E670" w14:textId="77777777" w:rsidR="00EC03C6" w:rsidRDefault="00EC03C6" w:rsidP="00EC03C6">
      <w:pPr>
        <w:pStyle w:val="Heading2"/>
        <w:tabs>
          <w:tab w:val="left" w:pos="0"/>
        </w:tabs>
      </w:pPr>
      <w:r>
        <w:t>How to do it...</w:t>
      </w:r>
    </w:p>
    <w:p w14:paraId="10B061CE" w14:textId="6FA8D475" w:rsidR="002B26E1" w:rsidRPr="002B26E1" w:rsidRDefault="002B26E1" w:rsidP="002E2FFB">
      <w:pPr>
        <w:pStyle w:val="NumberedBulletPACKT"/>
        <w:numPr>
          <w:ilvl w:val="0"/>
          <w:numId w:val="9"/>
        </w:numPr>
        <w:rPr>
          <w:color w:val="333333"/>
          <w:lang w:val="en-GB" w:eastAsia="en-GB"/>
        </w:rPr>
      </w:pPr>
      <w:r w:rsidRPr="002B26E1">
        <w:rPr>
          <w:lang w:val="en-GB" w:eastAsia="en-GB"/>
        </w:rPr>
        <w:t>Importing the Server Manager Module</w:t>
      </w:r>
    </w:p>
    <w:p w14:paraId="3964EA1F" w14:textId="77777777" w:rsidR="002B26E1" w:rsidRPr="002B26E1" w:rsidRDefault="002B26E1" w:rsidP="002B26E1">
      <w:pPr>
        <w:pStyle w:val="CodePACKT"/>
      </w:pPr>
    </w:p>
    <w:p w14:paraId="59A4E03F" w14:textId="6E366F9E" w:rsidR="002B26E1" w:rsidRPr="002B26E1" w:rsidRDefault="002B26E1" w:rsidP="002B26E1">
      <w:pPr>
        <w:pStyle w:val="CodePACKT"/>
      </w:pPr>
      <w:r w:rsidRPr="002B26E1">
        <w:t>Import-Module -Name </w:t>
      </w:r>
      <w:proofErr w:type="spellStart"/>
      <w:r w:rsidRPr="002B26E1">
        <w:t>ServerManager</w:t>
      </w:r>
      <w:proofErr w:type="spellEnd"/>
    </w:p>
    <w:p w14:paraId="253BA482" w14:textId="77777777" w:rsidR="002B26E1" w:rsidRPr="002B26E1" w:rsidRDefault="002B26E1" w:rsidP="002B26E1">
      <w:pPr>
        <w:pStyle w:val="CodePACKT"/>
      </w:pPr>
    </w:p>
    <w:p w14:paraId="7C22DDF9" w14:textId="3A51DECB" w:rsidR="002B26E1" w:rsidRPr="002B26E1" w:rsidRDefault="002B26E1" w:rsidP="002B26E1">
      <w:pPr>
        <w:pStyle w:val="NumberedBulletPACKT"/>
        <w:rPr>
          <w:color w:val="333333"/>
          <w:lang w:val="en-GB" w:eastAsia="en-GB"/>
        </w:rPr>
      </w:pPr>
      <w:commentRangeStart w:id="331"/>
      <w:commentRangeStart w:id="332"/>
      <w:commentRangeStart w:id="333"/>
      <w:r w:rsidRPr="002B26E1">
        <w:rPr>
          <w:lang w:val="en-GB" w:eastAsia="en-GB"/>
        </w:rPr>
        <w:t>Checking a Windows Feature</w:t>
      </w:r>
    </w:p>
    <w:p w14:paraId="79DEB739" w14:textId="77777777" w:rsidR="002B26E1" w:rsidRPr="002B26E1" w:rsidRDefault="002B26E1" w:rsidP="002B26E1">
      <w:pPr>
        <w:pStyle w:val="CodePACKT"/>
      </w:pPr>
    </w:p>
    <w:p w14:paraId="60AA95FC" w14:textId="699AFCBC" w:rsidR="002B26E1" w:rsidRPr="002B26E1" w:rsidRDefault="002B26E1" w:rsidP="002B26E1">
      <w:pPr>
        <w:pStyle w:val="CodePACKT"/>
      </w:pPr>
      <w:r w:rsidRPr="002B26E1">
        <w:t>Get-WindowsFeature -Name Simple-TCPIP</w:t>
      </w:r>
    </w:p>
    <w:p w14:paraId="0B48E08F" w14:textId="77777777" w:rsidR="002B26E1" w:rsidRPr="002B26E1" w:rsidRDefault="002B26E1" w:rsidP="002B26E1">
      <w:pPr>
        <w:pStyle w:val="CodePACKT"/>
      </w:pPr>
    </w:p>
    <w:p w14:paraId="05DB72AB" w14:textId="49D30C30" w:rsidR="002B26E1" w:rsidRPr="002B26E1" w:rsidRDefault="002B26E1" w:rsidP="002B26E1">
      <w:pPr>
        <w:pStyle w:val="NumberedBulletPACKT"/>
        <w:rPr>
          <w:color w:val="333333"/>
          <w:lang w:val="en-GB" w:eastAsia="en-GB"/>
        </w:rPr>
      </w:pPr>
      <w:r w:rsidRPr="002B26E1">
        <w:rPr>
          <w:lang w:val="en-GB" w:eastAsia="en-GB"/>
        </w:rPr>
        <w:t>Running this command in the compatibility session </w:t>
      </w:r>
    </w:p>
    <w:p w14:paraId="27216E7E" w14:textId="77777777" w:rsidR="002B26E1" w:rsidRPr="002B26E1" w:rsidRDefault="002B26E1" w:rsidP="002B26E1">
      <w:pPr>
        <w:pStyle w:val="CodePACKT"/>
      </w:pPr>
    </w:p>
    <w:p w14:paraId="4ECABDBF" w14:textId="408771B1" w:rsidR="002B26E1" w:rsidRPr="002B26E1" w:rsidRDefault="002B26E1" w:rsidP="002B26E1">
      <w:pPr>
        <w:pStyle w:val="CodePACKT"/>
      </w:pPr>
      <w:r w:rsidRPr="002B26E1">
        <w:t>$S = Get-</w:t>
      </w:r>
      <w:proofErr w:type="spellStart"/>
      <w:r w:rsidRPr="002B26E1">
        <w:t>PSSession</w:t>
      </w:r>
      <w:proofErr w:type="spellEnd"/>
      <w:r w:rsidRPr="002B26E1">
        <w:t> -Name '</w:t>
      </w:r>
      <w:proofErr w:type="spellStart"/>
      <w:r w:rsidRPr="002B26E1">
        <w:t>WinPSCompatSession</w:t>
      </w:r>
      <w:proofErr w:type="spellEnd"/>
      <w:r w:rsidRPr="002B26E1">
        <w:t>'</w:t>
      </w:r>
    </w:p>
    <w:p w14:paraId="52DE27FF" w14:textId="77777777"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2FB132C9" w14:textId="77777777" w:rsidR="002B26E1" w:rsidRPr="002B26E1" w:rsidRDefault="002B26E1" w:rsidP="002B26E1">
      <w:pPr>
        <w:pStyle w:val="CodePACKT"/>
      </w:pPr>
      <w:r w:rsidRPr="002B26E1">
        <w:t>    Get-WindowsFeature -Name Simple-TCPIP }</w:t>
      </w:r>
    </w:p>
    <w:p w14:paraId="3BF617FF" w14:textId="77777777" w:rsidR="002B26E1" w:rsidRPr="002B26E1" w:rsidRDefault="002B26E1" w:rsidP="002B26E1">
      <w:pPr>
        <w:pStyle w:val="CodePACKT"/>
      </w:pPr>
    </w:p>
    <w:p w14:paraId="6B035658" w14:textId="48F129C4" w:rsidR="002B26E1" w:rsidRPr="002B26E1" w:rsidRDefault="002B26E1" w:rsidP="002B26E1">
      <w:pPr>
        <w:pStyle w:val="NumberedBulletPACKT"/>
        <w:rPr>
          <w:color w:val="333333"/>
          <w:lang w:val="en-GB" w:eastAsia="en-GB"/>
        </w:rPr>
      </w:pPr>
      <w:r w:rsidRPr="002B26E1">
        <w:rPr>
          <w:lang w:val="en-GB" w:eastAsia="en-GB"/>
        </w:rPr>
        <w:t>Ru</w:t>
      </w:r>
      <w:r>
        <w:rPr>
          <w:lang w:val="en-GB" w:eastAsia="en-GB"/>
        </w:rPr>
        <w:t>n</w:t>
      </w:r>
      <w:r w:rsidRPr="002B26E1">
        <w:rPr>
          <w:lang w:val="en-GB" w:eastAsia="en-GB"/>
        </w:rPr>
        <w:t>n</w:t>
      </w:r>
      <w:r>
        <w:rPr>
          <w:lang w:val="en-GB" w:eastAsia="en-GB"/>
        </w:rPr>
        <w:t>ing</w:t>
      </w:r>
      <w:r w:rsidRPr="002B26E1">
        <w:rPr>
          <w:lang w:val="en-GB" w:eastAsia="en-GB"/>
        </w:rPr>
        <w:t> this command with formatting in the remote sessi</w:t>
      </w:r>
      <w:r>
        <w:rPr>
          <w:lang w:val="en-GB" w:eastAsia="en-GB"/>
        </w:rPr>
        <w:t>o</w:t>
      </w:r>
      <w:r w:rsidRPr="002B26E1">
        <w:rPr>
          <w:lang w:val="en-GB" w:eastAsia="en-GB"/>
        </w:rPr>
        <w:t>n</w:t>
      </w:r>
    </w:p>
    <w:p w14:paraId="697D5779" w14:textId="77777777" w:rsidR="002B26E1" w:rsidRPr="002B26E1" w:rsidRDefault="002B26E1" w:rsidP="002B26E1">
      <w:pPr>
        <w:pStyle w:val="CodePACKT"/>
      </w:pPr>
    </w:p>
    <w:p w14:paraId="7A145D75" w14:textId="248DA846" w:rsidR="002B26E1" w:rsidRPr="002B26E1" w:rsidRDefault="002B26E1" w:rsidP="002B26E1">
      <w:pPr>
        <w:pStyle w:val="CodePACKT"/>
      </w:pPr>
      <w:r w:rsidRPr="002B26E1">
        <w:t>Invoke-Command -Session $S -</w:t>
      </w:r>
      <w:proofErr w:type="spellStart"/>
      <w:r w:rsidRPr="002B26E1">
        <w:t>ScriptBlock</w:t>
      </w:r>
      <w:proofErr w:type="spellEnd"/>
      <w:r w:rsidRPr="002B26E1">
        <w:t> {</w:t>
      </w:r>
    </w:p>
    <w:p w14:paraId="7A525C7E" w14:textId="77777777" w:rsidR="002B26E1" w:rsidRPr="002B26E1" w:rsidRDefault="002B26E1" w:rsidP="002B26E1">
      <w:pPr>
        <w:pStyle w:val="CodePACKT"/>
      </w:pPr>
      <w:r w:rsidRPr="002B26E1">
        <w:t>                    Get-WindowsFeature -Name Simple-TCPIP | </w:t>
      </w:r>
    </w:p>
    <w:p w14:paraId="44B34BE1" w14:textId="77777777" w:rsidR="002B26E1" w:rsidRPr="002B26E1" w:rsidRDefault="002B26E1" w:rsidP="002B26E1">
      <w:pPr>
        <w:pStyle w:val="CodePACKT"/>
      </w:pPr>
      <w:r w:rsidRPr="002B26E1">
        <w:t>                      Format-Table}   </w:t>
      </w:r>
      <w:commentRangeEnd w:id="331"/>
      <w:r w:rsidR="00286F2B">
        <w:rPr>
          <w:rStyle w:val="CommentReference"/>
          <w:rFonts w:ascii="Times New Roman" w:hAnsi="Times New Roman"/>
          <w:color w:val="auto"/>
          <w:lang w:eastAsia="en-US"/>
        </w:rPr>
        <w:commentReference w:id="331"/>
      </w:r>
      <w:commentRangeEnd w:id="332"/>
      <w:r w:rsidR="00B133A0">
        <w:rPr>
          <w:rStyle w:val="CommentReference"/>
          <w:rFonts w:ascii="Calibri" w:hAnsi="Calibri"/>
          <w:color w:val="auto"/>
          <w:lang w:eastAsia="en-US"/>
        </w:rPr>
        <w:commentReference w:id="332"/>
      </w:r>
      <w:commentRangeEnd w:id="333"/>
      <w:r w:rsidR="007970C7">
        <w:rPr>
          <w:rStyle w:val="CommentReference"/>
          <w:rFonts w:ascii="Calibri" w:hAnsi="Calibri"/>
          <w:color w:val="auto"/>
          <w:lang w:eastAsia="en-US"/>
        </w:rPr>
        <w:commentReference w:id="333"/>
      </w:r>
    </w:p>
    <w:p w14:paraId="2D72C531" w14:textId="77777777" w:rsidR="002B26E1" w:rsidRPr="002B26E1" w:rsidRDefault="002B26E1" w:rsidP="002B26E1">
      <w:pPr>
        <w:pStyle w:val="CodePACKT"/>
      </w:pPr>
    </w:p>
    <w:p w14:paraId="2703A319" w14:textId="0891B931" w:rsidR="002B26E1" w:rsidRPr="002B26E1" w:rsidRDefault="002B26E1" w:rsidP="002B26E1">
      <w:pPr>
        <w:pStyle w:val="NumberedBulletPACKT"/>
        <w:rPr>
          <w:color w:val="333333"/>
          <w:lang w:val="en-GB" w:eastAsia="en-GB"/>
        </w:rPr>
      </w:pPr>
      <w:r w:rsidRPr="002B26E1">
        <w:rPr>
          <w:lang w:val="en-GB" w:eastAsia="en-GB"/>
        </w:rPr>
        <w:t>Getting path to Windows PowerShell modules</w:t>
      </w:r>
    </w:p>
    <w:p w14:paraId="42EC6ADC" w14:textId="77777777" w:rsidR="002B26E1" w:rsidRPr="002B26E1" w:rsidRDefault="002B26E1" w:rsidP="002B26E1">
      <w:pPr>
        <w:pStyle w:val="CodePACKT"/>
      </w:pPr>
    </w:p>
    <w:p w14:paraId="5194B5B2" w14:textId="597A466B" w:rsidR="002B26E1" w:rsidRPr="002B26E1" w:rsidRDefault="002B26E1" w:rsidP="002B26E1">
      <w:pPr>
        <w:pStyle w:val="CodePACKT"/>
      </w:pPr>
      <w:r w:rsidRPr="002B26E1">
        <w:t>$Paths = $</w:t>
      </w:r>
      <w:proofErr w:type="spellStart"/>
      <w:r w:rsidRPr="002B26E1">
        <w:t>env:PSModulePath</w:t>
      </w:r>
      <w:proofErr w:type="spellEnd"/>
      <w:r w:rsidRPr="002B26E1">
        <w:t> -split ';' </w:t>
      </w:r>
    </w:p>
    <w:p w14:paraId="510B4FAB" w14:textId="77777777" w:rsidR="002B26E1" w:rsidRPr="002B26E1" w:rsidRDefault="002B26E1" w:rsidP="002B26E1">
      <w:pPr>
        <w:pStyle w:val="CodePACKT"/>
      </w:pPr>
      <w:r w:rsidRPr="002B26E1">
        <w:t>foreach ($Path in $Paths) {</w:t>
      </w:r>
    </w:p>
    <w:p w14:paraId="39FC4370" w14:textId="77777777" w:rsidR="002B26E1" w:rsidRPr="002B26E1" w:rsidRDefault="002B26E1" w:rsidP="002B26E1">
      <w:pPr>
        <w:pStyle w:val="CodePACKT"/>
      </w:pPr>
      <w:r w:rsidRPr="002B26E1">
        <w:t>  if ($Path -match 'system32') {$S32Path = $Path; break}</w:t>
      </w:r>
    </w:p>
    <w:p w14:paraId="1DB4043E" w14:textId="77777777" w:rsidR="002B26E1" w:rsidRPr="002B26E1" w:rsidRDefault="002B26E1" w:rsidP="002B26E1">
      <w:pPr>
        <w:pStyle w:val="CodePACKT"/>
      </w:pPr>
      <w:r w:rsidRPr="002B26E1">
        <w:t>}</w:t>
      </w:r>
    </w:p>
    <w:p w14:paraId="1E138F39" w14:textId="77777777" w:rsidR="002B26E1" w:rsidRPr="002B26E1" w:rsidRDefault="002B26E1" w:rsidP="002B26E1">
      <w:pPr>
        <w:pStyle w:val="CodePACKT"/>
      </w:pPr>
      <w:r w:rsidRPr="002B26E1">
        <w:t>"System32 path: [$S32Path]"</w:t>
      </w:r>
    </w:p>
    <w:p w14:paraId="6F6A493B" w14:textId="77777777" w:rsidR="002B26E1" w:rsidRPr="002B26E1" w:rsidRDefault="002B26E1" w:rsidP="002B26E1">
      <w:pPr>
        <w:pStyle w:val="CodePACKT"/>
      </w:pPr>
    </w:p>
    <w:p w14:paraId="5B88603B" w14:textId="734FF65D" w:rsidR="002B26E1" w:rsidRPr="002B26E1" w:rsidRDefault="002B26E1" w:rsidP="002B26E1">
      <w:pPr>
        <w:pStyle w:val="NumberedBulletPACKT"/>
        <w:rPr>
          <w:color w:val="333333"/>
          <w:lang w:val="en-GB" w:eastAsia="en-GB"/>
        </w:rPr>
      </w:pPr>
      <w:r w:rsidRPr="002B26E1">
        <w:rPr>
          <w:lang w:val="en-GB" w:eastAsia="en-GB"/>
        </w:rPr>
        <w:t>Display</w:t>
      </w:r>
      <w:r>
        <w:rPr>
          <w:lang w:val="en-GB" w:eastAsia="en-GB"/>
        </w:rPr>
        <w:t>ing</w:t>
      </w:r>
      <w:r w:rsidRPr="002B26E1">
        <w:rPr>
          <w:lang w:val="en-GB" w:eastAsia="en-GB"/>
        </w:rPr>
        <w:t> path to the format XML for Server Manager module</w:t>
      </w:r>
    </w:p>
    <w:p w14:paraId="707554C9" w14:textId="77777777" w:rsidR="002B26E1" w:rsidRPr="002B26E1" w:rsidRDefault="002B26E1" w:rsidP="002B26E1">
      <w:pPr>
        <w:pStyle w:val="CodePACKT"/>
      </w:pPr>
    </w:p>
    <w:p w14:paraId="19E0A4C2" w14:textId="5B69447D" w:rsidR="002B26E1" w:rsidRPr="002B26E1" w:rsidRDefault="002B26E1" w:rsidP="002B26E1">
      <w:pPr>
        <w:pStyle w:val="CodePACKT"/>
      </w:pPr>
      <w:r w:rsidRPr="002B26E1">
        <w:t>$FXML = "$S32path/</w:t>
      </w:r>
      <w:proofErr w:type="spellStart"/>
      <w:r w:rsidRPr="002B26E1">
        <w:t>ServerManager</w:t>
      </w:r>
      <w:proofErr w:type="spellEnd"/>
      <w:r w:rsidRPr="002B26E1">
        <w:t>"</w:t>
      </w:r>
    </w:p>
    <w:p w14:paraId="5A1D5A7A" w14:textId="77777777" w:rsidR="002B26E1" w:rsidRPr="002B26E1" w:rsidRDefault="002B26E1" w:rsidP="002B26E1">
      <w:pPr>
        <w:pStyle w:val="CodePACKT"/>
      </w:pPr>
      <w:r w:rsidRPr="002B26E1">
        <w:t>$FF = Get-ChildItem -Path $FXML\*.format.ps1xml </w:t>
      </w:r>
    </w:p>
    <w:p w14:paraId="3324D669" w14:textId="77777777" w:rsidR="002B26E1" w:rsidRPr="002B26E1" w:rsidRDefault="002B26E1" w:rsidP="002B26E1">
      <w:pPr>
        <w:pStyle w:val="CodePACKT"/>
      </w:pPr>
      <w:r w:rsidRPr="002B26E1">
        <w:t>"Format XML file: [$FF]"</w:t>
      </w:r>
    </w:p>
    <w:p w14:paraId="274236B0" w14:textId="77777777" w:rsidR="002B26E1" w:rsidRPr="002B26E1" w:rsidRDefault="002B26E1" w:rsidP="002B26E1">
      <w:pPr>
        <w:pStyle w:val="CodePACKT"/>
      </w:pPr>
    </w:p>
    <w:p w14:paraId="3238CEC9" w14:textId="0477584D" w:rsidR="002B26E1" w:rsidRPr="002B26E1" w:rsidRDefault="002B26E1" w:rsidP="002B26E1">
      <w:pPr>
        <w:pStyle w:val="NumberedBulletPACKT"/>
        <w:rPr>
          <w:color w:val="333333"/>
          <w:lang w:val="en-GB" w:eastAsia="en-GB"/>
        </w:rPr>
      </w:pPr>
      <w:r w:rsidRPr="002B26E1">
        <w:rPr>
          <w:lang w:val="en-GB" w:eastAsia="en-GB"/>
        </w:rPr>
        <w:t>Updat</w:t>
      </w:r>
      <w:r>
        <w:rPr>
          <w:lang w:val="en-GB" w:eastAsia="en-GB"/>
        </w:rPr>
        <w:t>ing</w:t>
      </w:r>
      <w:r w:rsidRPr="002B26E1">
        <w:rPr>
          <w:lang w:val="en-GB" w:eastAsia="en-GB"/>
        </w:rPr>
        <w:t> the format XML</w:t>
      </w:r>
    </w:p>
    <w:p w14:paraId="635FA181" w14:textId="77777777" w:rsidR="00F822F8" w:rsidRPr="00F822F8" w:rsidRDefault="00F822F8" w:rsidP="00F822F8">
      <w:pPr>
        <w:pStyle w:val="CodePACKT"/>
      </w:pPr>
    </w:p>
    <w:p w14:paraId="4861CE7C" w14:textId="36BBF2D5" w:rsidR="002B26E1" w:rsidRPr="00F822F8" w:rsidRDefault="002B26E1" w:rsidP="00F822F8">
      <w:pPr>
        <w:pStyle w:val="CodePACKT"/>
      </w:pPr>
      <w:commentRangeStart w:id="334"/>
      <w:commentRangeStart w:id="335"/>
      <w:r w:rsidRPr="00F822F8">
        <w:t>Foreach ($F in $FF) {</w:t>
      </w:r>
    </w:p>
    <w:p w14:paraId="6B3B403D" w14:textId="7E3F971D" w:rsidR="002B26E1" w:rsidRPr="00F822F8" w:rsidRDefault="002B26E1" w:rsidP="00F822F8">
      <w:pPr>
        <w:pStyle w:val="CodePACKT"/>
      </w:pPr>
      <w:r w:rsidRPr="00F822F8">
        <w:t>  Update-</w:t>
      </w:r>
      <w:proofErr w:type="spellStart"/>
      <w:r w:rsidRPr="00F822F8">
        <w:t>FormatData</w:t>
      </w:r>
      <w:proofErr w:type="spellEnd"/>
      <w:r w:rsidRPr="00F822F8">
        <w:t> -</w:t>
      </w:r>
      <w:proofErr w:type="spellStart"/>
      <w:r w:rsidRPr="00F822F8">
        <w:t>PrependPath</w:t>
      </w:r>
      <w:proofErr w:type="spellEnd"/>
      <w:r w:rsidRPr="00F822F8">
        <w:t> $</w:t>
      </w:r>
      <w:proofErr w:type="spellStart"/>
      <w:r w:rsidRPr="00F822F8">
        <w:t>F.FullName</w:t>
      </w:r>
      <w:proofErr w:type="spellEnd"/>
      <w:ins w:id="336" w:author="Thomas Lee" w:date="2021-02-03T12:46:00Z">
        <w:r w:rsidR="007970C7">
          <w:t>}</w:t>
        </w:r>
      </w:ins>
      <w:r w:rsidRPr="00F822F8">
        <w:t> </w:t>
      </w:r>
      <w:commentRangeEnd w:id="334"/>
      <w:r w:rsidR="005438C7">
        <w:rPr>
          <w:rStyle w:val="CommentReference"/>
          <w:rFonts w:ascii="Times New Roman" w:hAnsi="Times New Roman"/>
          <w:color w:val="auto"/>
          <w:lang w:eastAsia="en-US"/>
        </w:rPr>
        <w:commentReference w:id="334"/>
      </w:r>
      <w:commentRangeEnd w:id="335"/>
      <w:r w:rsidR="007970C7">
        <w:rPr>
          <w:rStyle w:val="CommentReference"/>
          <w:rFonts w:ascii="Calibri" w:hAnsi="Calibri"/>
          <w:color w:val="auto"/>
          <w:lang w:eastAsia="en-US"/>
        </w:rPr>
        <w:commentReference w:id="335"/>
      </w:r>
    </w:p>
    <w:p w14:paraId="5B1C5227" w14:textId="77777777" w:rsidR="002B26E1" w:rsidRPr="00F822F8" w:rsidRDefault="002B26E1" w:rsidP="00F822F8">
      <w:pPr>
        <w:pStyle w:val="CodePACKT"/>
      </w:pPr>
    </w:p>
    <w:p w14:paraId="688894E2" w14:textId="26472E8D" w:rsidR="002B26E1" w:rsidRPr="002B26E1" w:rsidRDefault="002B26E1" w:rsidP="002B26E1">
      <w:pPr>
        <w:pStyle w:val="NumberedBulletPACKT"/>
        <w:rPr>
          <w:color w:val="333333"/>
          <w:lang w:val="en-GB" w:eastAsia="en-GB"/>
        </w:rPr>
      </w:pPr>
      <w:r w:rsidRPr="002B26E1">
        <w:rPr>
          <w:lang w:val="en-GB" w:eastAsia="en-GB"/>
        </w:rPr>
        <w:t>Viewing the Windows</w:t>
      </w:r>
      <w:r>
        <w:rPr>
          <w:lang w:val="en-GB" w:eastAsia="en-GB"/>
        </w:rPr>
        <w:t xml:space="preserve"> </w:t>
      </w:r>
      <w:r w:rsidRPr="00047CA9">
        <w:rPr>
          <w:rStyle w:val="CodeInTextPACKT"/>
        </w:rPr>
        <w:t>Simple-TCPIP</w:t>
      </w:r>
      <w:r w:rsidRPr="002B26E1">
        <w:rPr>
          <w:lang w:val="en-GB" w:eastAsia="en-GB"/>
        </w:rPr>
        <w:t> Feature</w:t>
      </w:r>
    </w:p>
    <w:p w14:paraId="0C5D5E56" w14:textId="77777777" w:rsidR="002B26E1" w:rsidRPr="002B26E1" w:rsidRDefault="002B26E1" w:rsidP="002B26E1">
      <w:pPr>
        <w:pStyle w:val="CodePACKT"/>
        <w:rPr>
          <w:rStyle w:val="CodeInTextPACKT"/>
        </w:rPr>
      </w:pPr>
    </w:p>
    <w:p w14:paraId="5AC47F76" w14:textId="7ED3547E" w:rsidR="002B26E1" w:rsidRPr="00F822F8" w:rsidRDefault="002B26E1" w:rsidP="00F822F8">
      <w:pPr>
        <w:pStyle w:val="CodePACKT"/>
      </w:pPr>
      <w:r w:rsidRPr="00F822F8">
        <w:t>Get-WindowsFeature -Name Simple-TCPIP</w:t>
      </w:r>
    </w:p>
    <w:p w14:paraId="3F5AB825" w14:textId="77777777" w:rsidR="002B26E1" w:rsidRPr="002B26E1" w:rsidRDefault="002B26E1" w:rsidP="002B26E1">
      <w:pPr>
        <w:pStyle w:val="CodePACKT"/>
        <w:rPr>
          <w:rStyle w:val="CodeInTextPACKT"/>
          <w:lang w:val="en-GB" w:eastAsia="en-GB"/>
        </w:rPr>
      </w:pPr>
    </w:p>
    <w:p w14:paraId="16573AF6" w14:textId="5E852483" w:rsidR="002B26E1" w:rsidRPr="002B26E1" w:rsidRDefault="002B26E1" w:rsidP="002B26E1">
      <w:pPr>
        <w:pStyle w:val="NumberedBulletPACKT"/>
      </w:pPr>
      <w:r w:rsidRPr="002B26E1">
        <w:t>Adding Simple-TCP Services</w:t>
      </w:r>
    </w:p>
    <w:p w14:paraId="430B4FF2" w14:textId="77777777" w:rsidR="002B26E1" w:rsidRPr="002B26E1" w:rsidRDefault="002B26E1" w:rsidP="002B26E1">
      <w:pPr>
        <w:pStyle w:val="CodePACKT"/>
      </w:pPr>
    </w:p>
    <w:p w14:paraId="2B7DA8D7" w14:textId="2D76D663" w:rsidR="002B26E1" w:rsidRPr="002B26E1" w:rsidRDefault="002B26E1" w:rsidP="002B26E1">
      <w:pPr>
        <w:pStyle w:val="CodePACKT"/>
      </w:pPr>
      <w:r w:rsidRPr="002B26E1">
        <w:t>Add-WindowsFeature -Name Simple-TCPIP</w:t>
      </w:r>
    </w:p>
    <w:p w14:paraId="0EC2FFCC" w14:textId="77777777" w:rsidR="002B26E1" w:rsidRPr="002B26E1" w:rsidRDefault="002B26E1" w:rsidP="002B26E1">
      <w:pPr>
        <w:pStyle w:val="CodePACKT"/>
      </w:pPr>
    </w:p>
    <w:p w14:paraId="69DBF7B8" w14:textId="156C10FA" w:rsidR="002B26E1" w:rsidRPr="002B26E1" w:rsidRDefault="002B26E1" w:rsidP="002B26E1">
      <w:pPr>
        <w:pStyle w:val="NumberedBulletPACKT"/>
        <w:rPr>
          <w:color w:val="333333"/>
          <w:lang w:val="en-GB" w:eastAsia="en-GB"/>
        </w:rPr>
      </w:pPr>
      <w:r>
        <w:rPr>
          <w:lang w:val="en-GB" w:eastAsia="en-GB"/>
        </w:rPr>
        <w:t>E</w:t>
      </w:r>
      <w:r w:rsidRPr="002B26E1">
        <w:rPr>
          <w:lang w:val="en-GB" w:eastAsia="en-GB"/>
        </w:rPr>
        <w:t>xamining </w:t>
      </w:r>
      <w:r w:rsidR="00047CA9">
        <w:rPr>
          <w:lang w:val="en-GB" w:eastAsia="en-GB"/>
        </w:rPr>
        <w:t xml:space="preserve">the </w:t>
      </w:r>
      <w:r w:rsidRPr="00047CA9">
        <w:rPr>
          <w:rStyle w:val="CodeInTextPACKT"/>
        </w:rPr>
        <w:t>Simple-TCPIP</w:t>
      </w:r>
      <w:r w:rsidRPr="002B26E1">
        <w:rPr>
          <w:lang w:val="en-GB" w:eastAsia="en-GB"/>
        </w:rPr>
        <w:t> </w:t>
      </w:r>
      <w:r w:rsidR="00047CA9">
        <w:rPr>
          <w:lang w:val="en-GB" w:eastAsia="en-GB"/>
        </w:rPr>
        <w:t>F</w:t>
      </w:r>
      <w:r w:rsidRPr="002B26E1">
        <w:rPr>
          <w:lang w:val="en-GB" w:eastAsia="en-GB"/>
        </w:rPr>
        <w:t>eatu</w:t>
      </w:r>
      <w:r w:rsidR="00047CA9">
        <w:rPr>
          <w:lang w:val="en-GB" w:eastAsia="en-GB"/>
        </w:rPr>
        <w:t>re</w:t>
      </w:r>
    </w:p>
    <w:p w14:paraId="574CABA2" w14:textId="77777777" w:rsidR="002B26E1" w:rsidRPr="002B26E1" w:rsidRDefault="002B26E1" w:rsidP="002B26E1">
      <w:pPr>
        <w:pStyle w:val="CodePACKT"/>
        <w:rPr>
          <w:rStyle w:val="CodeInTextPACKT"/>
          <w:color w:val="7030A0"/>
        </w:rPr>
      </w:pPr>
    </w:p>
    <w:p w14:paraId="36BB3A0B" w14:textId="50877040" w:rsidR="002B26E1" w:rsidRDefault="002B26E1" w:rsidP="002B26E1">
      <w:pPr>
        <w:pStyle w:val="CodePACKT"/>
      </w:pPr>
      <w:r w:rsidRPr="002B26E1">
        <w:t>Get-WindowsFeature -Name Simple-TCPIP</w:t>
      </w:r>
    </w:p>
    <w:p w14:paraId="76EA1A91" w14:textId="77777777" w:rsidR="00F822F8" w:rsidRDefault="00F822F8" w:rsidP="002B26E1">
      <w:pPr>
        <w:pStyle w:val="CodePACKT"/>
      </w:pPr>
    </w:p>
    <w:p w14:paraId="75798302" w14:textId="65030074" w:rsidR="00F822F8" w:rsidRPr="00F822F8" w:rsidRDefault="00F822F8" w:rsidP="00F822F8">
      <w:pPr>
        <w:pStyle w:val="NumberedBulletPACKT"/>
        <w:rPr>
          <w:color w:val="333333"/>
          <w:lang w:val="en-GB" w:eastAsia="en-GB"/>
        </w:rPr>
      </w:pPr>
      <w:r w:rsidRPr="00F822F8">
        <w:rPr>
          <w:lang w:val="en-GB" w:eastAsia="en-GB"/>
        </w:rPr>
        <w:t>Using the Simple TCPIP</w:t>
      </w:r>
      <w:r>
        <w:rPr>
          <w:lang w:val="en-GB" w:eastAsia="en-GB"/>
        </w:rPr>
        <w:t xml:space="preserve"> Windows </w:t>
      </w:r>
      <w:r w:rsidRPr="00F822F8">
        <w:rPr>
          <w:lang w:val="en-GB" w:eastAsia="en-GB"/>
        </w:rPr>
        <w:t>feature</w:t>
      </w:r>
    </w:p>
    <w:p w14:paraId="4032C157" w14:textId="77777777" w:rsidR="00F822F8" w:rsidRPr="00F822F8" w:rsidRDefault="00F822F8" w:rsidP="00F822F8">
      <w:pPr>
        <w:pStyle w:val="CodePACKT"/>
        <w:rPr>
          <w:rStyle w:val="CodeInTextPACKT"/>
          <w:color w:val="7030A0"/>
        </w:rPr>
      </w:pPr>
    </w:p>
    <w:p w14:paraId="51A3E547" w14:textId="2E424A8D" w:rsidR="00F822F8" w:rsidRPr="00F822F8" w:rsidRDefault="00F822F8" w:rsidP="00F822F8">
      <w:pPr>
        <w:pStyle w:val="CodePACKT"/>
        <w:rPr>
          <w:rStyle w:val="CodeInTextPACKT"/>
          <w:color w:val="7030A0"/>
        </w:rPr>
      </w:pPr>
      <w:r w:rsidRPr="00F822F8">
        <w:rPr>
          <w:rStyle w:val="CodeInTextPACKT"/>
          <w:color w:val="7030A0"/>
        </w:rPr>
        <w:t>Install-WindowsFeature Telnet-Client |</w:t>
      </w:r>
    </w:p>
    <w:p w14:paraId="179FB0E2" w14:textId="42CE55E1" w:rsidR="00F822F8" w:rsidRPr="00F822F8" w:rsidRDefault="00F822F8" w:rsidP="00F822F8">
      <w:pPr>
        <w:pStyle w:val="CodePACKT"/>
        <w:rPr>
          <w:rStyle w:val="CodeInTextPACKT"/>
          <w:color w:val="7030A0"/>
        </w:rPr>
      </w:pPr>
      <w:r w:rsidRPr="00F822F8">
        <w:rPr>
          <w:rStyle w:val="CodeInTextPACKT"/>
          <w:color w:val="7030A0"/>
        </w:rPr>
        <w:t>  O</w:t>
      </w:r>
      <w:r w:rsidR="00B948FB">
        <w:rPr>
          <w:rStyle w:val="CodeInTextPACKT"/>
          <w:color w:val="7030A0"/>
        </w:rPr>
        <w:t>u</w:t>
      </w:r>
      <w:r w:rsidRPr="00F822F8">
        <w:rPr>
          <w:rStyle w:val="CodeInTextPACKT"/>
          <w:color w:val="7030A0"/>
        </w:rPr>
        <w:t>t-Null</w:t>
      </w:r>
    </w:p>
    <w:p w14:paraId="64518AA4" w14:textId="77777777" w:rsidR="00F822F8" w:rsidRPr="00F822F8" w:rsidRDefault="00F822F8" w:rsidP="00F822F8">
      <w:pPr>
        <w:pStyle w:val="CodePACKT"/>
        <w:rPr>
          <w:rStyle w:val="CodeInTextPACKT"/>
          <w:color w:val="7030A0"/>
        </w:rPr>
      </w:pPr>
      <w:r w:rsidRPr="00F822F8">
        <w:rPr>
          <w:rStyle w:val="CodeInTextPACKT"/>
          <w:color w:val="7030A0"/>
        </w:rPr>
        <w:t>Start-Service -Name </w:t>
      </w:r>
      <w:proofErr w:type="spellStart"/>
      <w:r w:rsidRPr="00F822F8">
        <w:rPr>
          <w:rStyle w:val="CodeInTextPACKT"/>
          <w:color w:val="7030A0"/>
        </w:rPr>
        <w:t>simptcp</w:t>
      </w:r>
      <w:proofErr w:type="spellEnd"/>
    </w:p>
    <w:p w14:paraId="2740ACCA" w14:textId="77777777" w:rsidR="00F822F8" w:rsidRPr="00F822F8" w:rsidRDefault="00F822F8" w:rsidP="00F822F8">
      <w:pPr>
        <w:pStyle w:val="CodePACKT"/>
        <w:rPr>
          <w:rStyle w:val="CodeInTextPACKT"/>
          <w:color w:val="7030A0"/>
        </w:rPr>
      </w:pPr>
    </w:p>
    <w:p w14:paraId="77319AD8" w14:textId="5332803D" w:rsidR="00F822F8" w:rsidRPr="00F822F8" w:rsidRDefault="00F822F8" w:rsidP="00B948FB">
      <w:pPr>
        <w:pStyle w:val="NumberedBulletPACKT"/>
        <w:rPr>
          <w:color w:val="333333"/>
          <w:lang w:val="en-GB" w:eastAsia="en-GB"/>
        </w:rPr>
      </w:pPr>
      <w:r w:rsidRPr="00F822F8">
        <w:rPr>
          <w:lang w:val="en-GB" w:eastAsia="en-GB"/>
        </w:rPr>
        <w:t>Using the quote of the day service</w:t>
      </w:r>
    </w:p>
    <w:p w14:paraId="54E9A95F" w14:textId="77777777" w:rsidR="00B948FB" w:rsidRPr="00B948FB" w:rsidRDefault="00B948FB" w:rsidP="00B948FB">
      <w:pPr>
        <w:pStyle w:val="CodePACKT"/>
      </w:pPr>
    </w:p>
    <w:p w14:paraId="450E4C07" w14:textId="09A85120" w:rsidR="00F822F8" w:rsidRPr="00B948FB" w:rsidRDefault="00F822F8" w:rsidP="00B948FB">
      <w:pPr>
        <w:pStyle w:val="CodePACKT"/>
      </w:pPr>
      <w:r w:rsidRPr="00B948FB">
        <w:t>Telnet SRV1 </w:t>
      </w:r>
      <w:proofErr w:type="spellStart"/>
      <w:r w:rsidRPr="00B948FB">
        <w:t>qotd</w:t>
      </w:r>
      <w:proofErr w:type="spellEnd"/>
    </w:p>
    <w:p w14:paraId="2E0278DF" w14:textId="77777777" w:rsidR="00F822F8" w:rsidRPr="00B948FB" w:rsidRDefault="00F822F8" w:rsidP="00B948FB">
      <w:pPr>
        <w:pStyle w:val="CodePACKT"/>
      </w:pPr>
    </w:p>
    <w:p w14:paraId="17407F5F" w14:textId="77777777" w:rsidR="00EC03C6" w:rsidRDefault="00EC03C6" w:rsidP="00EC03C6">
      <w:pPr>
        <w:pStyle w:val="Heading2"/>
        <w:numPr>
          <w:ilvl w:val="1"/>
          <w:numId w:val="3"/>
        </w:numPr>
        <w:tabs>
          <w:tab w:val="left" w:pos="0"/>
        </w:tabs>
      </w:pPr>
      <w:r>
        <w:t>How it works...</w:t>
      </w:r>
    </w:p>
    <w:p w14:paraId="0660ECAF" w14:textId="038D08C9" w:rsidR="00EC03C6" w:rsidRPr="002B26E1" w:rsidRDefault="002B26E1" w:rsidP="002B26E1">
      <w:pPr>
        <w:pStyle w:val="NormalPACKT"/>
      </w:pPr>
      <w:r w:rsidRPr="002B26E1">
        <w:t xml:space="preserve">In </w:t>
      </w:r>
      <w:r w:rsidRPr="002B26E1">
        <w:rPr>
          <w:rStyle w:val="ItalicsPACKT"/>
        </w:rPr>
        <w:t>step 1</w:t>
      </w:r>
      <w:r w:rsidRPr="002B26E1">
        <w:t xml:space="preserve">, inside a PowerShell 7.1 session, you import the </w:t>
      </w:r>
      <w:proofErr w:type="spellStart"/>
      <w:r w:rsidRPr="00C5796E">
        <w:rPr>
          <w:rStyle w:val="CodeInTextPACKT"/>
        </w:rPr>
        <w:t>ServerManager</w:t>
      </w:r>
      <w:proofErr w:type="spellEnd"/>
      <w:r w:rsidRPr="002B26E1">
        <w:t xml:space="preserve"> module, with output that looks like this:</w:t>
      </w:r>
    </w:p>
    <w:p w14:paraId="0ACEB6F9" w14:textId="193CE1C3" w:rsidR="002B26E1" w:rsidRDefault="00C5796E" w:rsidP="002B26E1">
      <w:pPr>
        <w:pStyle w:val="FigurePACKT"/>
        <w:rPr>
          <w:ins w:id="337" w:author="Lucy Wan" w:date="2020-11-18T14:43:00Z"/>
        </w:rPr>
      </w:pPr>
      <w:r>
        <w:drawing>
          <wp:inline distT="0" distB="0" distL="0" distR="0" wp14:anchorId="34BBEBB5" wp14:editId="4FBEC659">
            <wp:extent cx="4703412" cy="116829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6672" cy="1181526"/>
                    </a:xfrm>
                    <a:prstGeom prst="rect">
                      <a:avLst/>
                    </a:prstGeom>
                  </pic:spPr>
                </pic:pic>
              </a:graphicData>
            </a:graphic>
          </wp:inline>
        </w:drawing>
      </w:r>
    </w:p>
    <w:p w14:paraId="4FADC4F7" w14:textId="54B9C82C" w:rsidR="000D1CB4" w:rsidRPr="00227591" w:rsidRDefault="000D1CB4" w:rsidP="002B26E1">
      <w:pPr>
        <w:pStyle w:val="FigurePACKT"/>
        <w:rPr>
          <w:rFonts w:ascii="Times New Roman" w:hAnsi="Times New Roman"/>
          <w:sz w:val="18"/>
          <w:szCs w:val="28"/>
        </w:rPr>
      </w:pPr>
      <w:ins w:id="338" w:author="Lucy Wan" w:date="2020-11-18T14:43:00Z">
        <w:r w:rsidRPr="00227591">
          <w:rPr>
            <w:rFonts w:ascii="Times New Roman" w:hAnsi="Times New Roman"/>
            <w:sz w:val="18"/>
            <w:szCs w:val="28"/>
          </w:rPr>
          <w:t xml:space="preserve">Figure 3.26: </w:t>
        </w:r>
        <w:r w:rsidR="00227591" w:rsidRPr="00227591">
          <w:rPr>
            <w:rFonts w:ascii="Times New Roman" w:hAnsi="Times New Roman"/>
            <w:sz w:val="18"/>
            <w:szCs w:val="28"/>
          </w:rPr>
          <w:t>Importing the ServerManager module</w:t>
        </w:r>
      </w:ins>
    </w:p>
    <w:p w14:paraId="3E70E5B6" w14:textId="544E4941"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6</w:t>
      </w:r>
      <w:r>
        <w:rPr>
          <w:noProof/>
        </w:rPr>
        <w:t>.png</w:t>
      </w:r>
    </w:p>
    <w:p w14:paraId="0CB3AA2C" w14:textId="48E96350" w:rsidR="002B26E1" w:rsidRDefault="002B26E1" w:rsidP="002B26E1">
      <w:r>
        <w:t xml:space="preserve">Next, in </w:t>
      </w:r>
      <w:r w:rsidRPr="002B26E1">
        <w:rPr>
          <w:rStyle w:val="ItalicsPACKT"/>
        </w:rPr>
        <w:t>step 2</w:t>
      </w:r>
      <w:r>
        <w:t xml:space="preserve">, you examine a Windows Feature, the </w:t>
      </w:r>
      <w:r w:rsidRPr="00F822F8">
        <w:rPr>
          <w:rStyle w:val="CodeInTextPACKT"/>
        </w:rPr>
        <w:t>Simple-TCPIP</w:t>
      </w:r>
      <w:r>
        <w:t xml:space="preserve"> services feature, using the </w:t>
      </w:r>
      <w:r w:rsidRPr="002B26E1">
        <w:rPr>
          <w:rStyle w:val="CodeInTextPACKT"/>
        </w:rPr>
        <w:t>Get</w:t>
      </w:r>
      <w:r w:rsidRPr="002B26E1">
        <w:rPr>
          <w:rStyle w:val="CodeInTextPACKT"/>
        </w:rPr>
        <w:noBreakHyphen/>
        <w:t>WindowsFeature</w:t>
      </w:r>
      <w:r>
        <w:t xml:space="preserve"> command, which produces output that looks like this:</w:t>
      </w:r>
    </w:p>
    <w:p w14:paraId="3D570996" w14:textId="73E86AE5" w:rsidR="002B26E1" w:rsidRDefault="00C5796E" w:rsidP="00F822F8">
      <w:pPr>
        <w:pStyle w:val="FigurePACKT"/>
        <w:rPr>
          <w:ins w:id="339" w:author="Lucy Wan" w:date="2020-11-18T14:43:00Z"/>
        </w:rPr>
      </w:pPr>
      <w:r>
        <w:lastRenderedPageBreak/>
        <w:drawing>
          <wp:inline distT="0" distB="0" distL="0" distR="0" wp14:anchorId="74E9F485" wp14:editId="4DE51A21">
            <wp:extent cx="3384776" cy="107002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4243" cy="1085664"/>
                    </a:xfrm>
                    <a:prstGeom prst="rect">
                      <a:avLst/>
                    </a:prstGeom>
                  </pic:spPr>
                </pic:pic>
              </a:graphicData>
            </a:graphic>
          </wp:inline>
        </w:drawing>
      </w:r>
    </w:p>
    <w:p w14:paraId="3659CED3" w14:textId="5D24264E" w:rsidR="00E60967" w:rsidRPr="00E60967" w:rsidRDefault="00E60967" w:rsidP="00F822F8">
      <w:pPr>
        <w:pStyle w:val="FigurePACKT"/>
        <w:rPr>
          <w:rFonts w:ascii="Times New Roman" w:hAnsi="Times New Roman"/>
          <w:sz w:val="18"/>
          <w:szCs w:val="28"/>
        </w:rPr>
      </w:pPr>
      <w:ins w:id="340" w:author="Lucy Wan" w:date="2020-11-18T14:43:00Z">
        <w:r w:rsidRPr="00E60967">
          <w:rPr>
            <w:rFonts w:ascii="Times New Roman" w:hAnsi="Times New Roman"/>
            <w:sz w:val="18"/>
            <w:szCs w:val="28"/>
          </w:rPr>
          <w:t xml:space="preserve">Figure 3.27: </w:t>
        </w:r>
      </w:ins>
      <w:ins w:id="341" w:author="Lucy Wan" w:date="2020-11-18T14:44:00Z">
        <w:r w:rsidRPr="00E60967">
          <w:rPr>
            <w:rFonts w:ascii="Times New Roman" w:hAnsi="Times New Roman"/>
            <w:sz w:val="18"/>
            <w:szCs w:val="28"/>
          </w:rPr>
          <w:t>Examining</w:t>
        </w:r>
      </w:ins>
      <w:ins w:id="342" w:author="Thomas Lee" w:date="2021-02-03T12:47:00Z">
        <w:r w:rsidR="007970C7">
          <w:rPr>
            <w:rFonts w:ascii="Times New Roman" w:hAnsi="Times New Roman"/>
            <w:sz w:val="18"/>
            <w:szCs w:val="28"/>
          </w:rPr>
          <w:t xml:space="preserve"> the</w:t>
        </w:r>
      </w:ins>
      <w:ins w:id="343" w:author="Lucy Wan" w:date="2020-11-18T14:44:00Z">
        <w:r w:rsidRPr="00E60967">
          <w:rPr>
            <w:rFonts w:ascii="Times New Roman" w:hAnsi="Times New Roman"/>
            <w:sz w:val="18"/>
            <w:szCs w:val="28"/>
          </w:rPr>
          <w:t xml:space="preserve"> Simple-TCPIP</w:t>
        </w:r>
      </w:ins>
      <w:ins w:id="344" w:author="Thomas Lee" w:date="2021-02-03T12:47:00Z">
        <w:r w:rsidR="007970C7">
          <w:rPr>
            <w:rFonts w:ascii="Times New Roman" w:hAnsi="Times New Roman"/>
            <w:sz w:val="18"/>
            <w:szCs w:val="28"/>
          </w:rPr>
          <w:t xml:space="preserve"> feature</w:t>
        </w:r>
      </w:ins>
    </w:p>
    <w:p w14:paraId="07B45067" w14:textId="43F65ED6" w:rsidR="002B26E1" w:rsidRDefault="002B26E1" w:rsidP="002B26E1">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7</w:t>
      </w:r>
      <w:r>
        <w:rPr>
          <w:noProof/>
        </w:rPr>
        <w:t>.png</w:t>
      </w:r>
    </w:p>
    <w:p w14:paraId="7B569AA8" w14:textId="1379B244" w:rsidR="00F822F8" w:rsidRPr="00F822F8" w:rsidRDefault="00F822F8" w:rsidP="00F822F8">
      <w:r>
        <w:t>Note that, in the output, the Display Name column contains no information</w:t>
      </w:r>
      <w:r w:rsidR="00C5796E">
        <w:t xml:space="preserve">. </w:t>
      </w:r>
      <w:r w:rsidR="00E632D5">
        <w:t>PowerShell uses the format XML t</w:t>
      </w:r>
      <w:r w:rsidR="00E52612">
        <w:t>o</w:t>
      </w:r>
      <w:r w:rsidR="00E632D5">
        <w:t xml:space="preserve"> populate t</w:t>
      </w:r>
      <w:r w:rsidR="00C5796E">
        <w:t>he contents of this Display Name column</w:t>
      </w:r>
      <w:r w:rsidR="00E632D5">
        <w:t xml:space="preserve">. </w:t>
      </w:r>
      <w:r w:rsidR="00C5796E">
        <w:t xml:space="preserve"> Since </w:t>
      </w:r>
      <w:r w:rsidR="00E632D5">
        <w:t>the compatibility mechanism does not import the format XML</w:t>
      </w:r>
      <w:r w:rsidR="00C5796E">
        <w:t xml:space="preserve"> </w:t>
      </w:r>
      <w:commentRangeStart w:id="345"/>
      <w:r w:rsidR="00C5796E">
        <w:t>the PowerShell session</w:t>
      </w:r>
      <w:commentRangeEnd w:id="345"/>
      <w:r w:rsidR="00E52612">
        <w:rPr>
          <w:rStyle w:val="CommentReference"/>
          <w:rFonts w:ascii="Calibri" w:hAnsi="Calibri"/>
        </w:rPr>
        <w:commentReference w:id="345"/>
      </w:r>
      <w:r w:rsidR="00C5796E">
        <w:t xml:space="preserve">, you see </w:t>
      </w:r>
      <w:r w:rsidR="00E632D5">
        <w:t>a s</w:t>
      </w:r>
      <w:r w:rsidR="00C5796E">
        <w:t xml:space="preserve">ub-optimal output. </w:t>
      </w:r>
    </w:p>
    <w:p w14:paraId="255FF4BC" w14:textId="696AA48A" w:rsidR="002B26E1" w:rsidRDefault="002B26E1" w:rsidP="002B26E1">
      <w:r>
        <w:t xml:space="preserve">In </w:t>
      </w:r>
      <w:r w:rsidRPr="002B26E1">
        <w:rPr>
          <w:rStyle w:val="ItalicsPACKT"/>
        </w:rPr>
        <w:t>step 3</w:t>
      </w:r>
      <w:r>
        <w:t xml:space="preserve">, you use the </w:t>
      </w:r>
      <w:r w:rsidR="00F822F8">
        <w:t xml:space="preserve">Windows PowerShell compatibility remoting session to run the </w:t>
      </w:r>
      <w:r w:rsidR="00F822F8" w:rsidRPr="00F822F8">
        <w:rPr>
          <w:rStyle w:val="CodeInTextPACKT"/>
        </w:rPr>
        <w:t>Get</w:t>
      </w:r>
      <w:r w:rsidR="00F822F8" w:rsidRPr="00F822F8">
        <w:rPr>
          <w:rStyle w:val="CodeInTextPACKT"/>
        </w:rPr>
        <w:noBreakHyphen/>
        <w:t>WindowsFeature</w:t>
      </w:r>
      <w:r w:rsidR="00F822F8">
        <w:t xml:space="preserve"> cmdlet in the remoting session. The output of this step looks like this:</w:t>
      </w:r>
    </w:p>
    <w:p w14:paraId="410CD663" w14:textId="29E0AC77" w:rsidR="00F822F8" w:rsidRDefault="00C5796E" w:rsidP="00F822F8">
      <w:pPr>
        <w:pStyle w:val="FigurePACKT"/>
        <w:rPr>
          <w:ins w:id="346" w:author="Lucy Wan" w:date="2020-11-18T14:44:00Z"/>
        </w:rPr>
      </w:pPr>
      <w:r>
        <w:drawing>
          <wp:inline distT="0" distB="0" distL="0" distR="0" wp14:anchorId="3FAFB950" wp14:editId="492C0F05">
            <wp:extent cx="3836449" cy="1200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9598" cy="1211125"/>
                    </a:xfrm>
                    <a:prstGeom prst="rect">
                      <a:avLst/>
                    </a:prstGeom>
                  </pic:spPr>
                </pic:pic>
              </a:graphicData>
            </a:graphic>
          </wp:inline>
        </w:drawing>
      </w:r>
    </w:p>
    <w:p w14:paraId="2B450874" w14:textId="43E3006E" w:rsidR="00696C2C" w:rsidRPr="00696C2C" w:rsidRDefault="00696C2C" w:rsidP="00F822F8">
      <w:pPr>
        <w:pStyle w:val="FigurePACKT"/>
        <w:rPr>
          <w:rFonts w:ascii="Times New Roman" w:hAnsi="Times New Roman"/>
          <w:sz w:val="18"/>
          <w:szCs w:val="28"/>
        </w:rPr>
      </w:pPr>
      <w:ins w:id="347" w:author="Lucy Wan" w:date="2020-11-18T14:44:00Z">
        <w:r w:rsidRPr="00696C2C">
          <w:rPr>
            <w:rFonts w:ascii="Times New Roman" w:hAnsi="Times New Roman"/>
            <w:sz w:val="18"/>
            <w:szCs w:val="28"/>
          </w:rPr>
          <w:t>Figure 3.28: Running Get-WindowsFeature in the compatibility</w:t>
        </w:r>
      </w:ins>
      <w:ins w:id="348" w:author="Lucy Wan" w:date="2020-11-18T14:45:00Z">
        <w:r w:rsidRPr="00696C2C">
          <w:rPr>
            <w:rFonts w:ascii="Times New Roman" w:hAnsi="Times New Roman"/>
            <w:sz w:val="18"/>
            <w:szCs w:val="28"/>
          </w:rPr>
          <w:t xml:space="preserve"> session</w:t>
        </w:r>
      </w:ins>
    </w:p>
    <w:p w14:paraId="37855BAF" w14:textId="60C2F89F" w:rsidR="00C5796E" w:rsidRDefault="00C5796E" w:rsidP="00C5796E">
      <w:pPr>
        <w:pStyle w:val="NormalPACKT"/>
      </w:pPr>
      <w:r>
        <w:t xml:space="preserve">In both </w:t>
      </w:r>
      <w:r w:rsidRPr="00C5796E">
        <w:rPr>
          <w:rStyle w:val="ItalicsPACKT"/>
        </w:rPr>
        <w:t>step 2</w:t>
      </w:r>
      <w:r>
        <w:t xml:space="preserve"> and </w:t>
      </w:r>
      <w:r w:rsidRPr="00C5796E">
        <w:rPr>
          <w:rStyle w:val="ItalicsPACKT"/>
        </w:rPr>
        <w:t>step 3</w:t>
      </w:r>
      <w:r>
        <w:t xml:space="preserve">, the </w:t>
      </w:r>
      <w:r w:rsidRPr="00C5796E">
        <w:rPr>
          <w:rStyle w:val="CodeInTextPACKT"/>
        </w:rPr>
        <w:t>Get-WindowsFeature</w:t>
      </w:r>
      <w:r>
        <w:t xml:space="preserve"> cmdlet produces an object </w:t>
      </w:r>
      <w:r w:rsidR="00E632D5">
        <w:t xml:space="preserve">which the </w:t>
      </w:r>
      <w:r>
        <w:t xml:space="preserve">PowerShell 7 session </w:t>
      </w:r>
      <w:r w:rsidR="00E632D5">
        <w:t xml:space="preserve">formats without the benefit of </w:t>
      </w:r>
      <w:r>
        <w:t xml:space="preserve">format XML. </w:t>
      </w:r>
    </w:p>
    <w:p w14:paraId="24896471" w14:textId="04D94D93"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8</w:t>
      </w:r>
      <w:r>
        <w:rPr>
          <w:noProof/>
        </w:rPr>
        <w:t>.png</w:t>
      </w:r>
    </w:p>
    <w:p w14:paraId="73EBACC0" w14:textId="5FD0ACFA" w:rsidR="00F822F8" w:rsidRDefault="00F822F8" w:rsidP="00F822F8">
      <w:r>
        <w:t xml:space="preserve">In </w:t>
      </w:r>
      <w:r w:rsidRPr="00F822F8">
        <w:rPr>
          <w:rStyle w:val="ItalicsPACKT"/>
        </w:rPr>
        <w:t>step 4</w:t>
      </w:r>
      <w:r>
        <w:t xml:space="preserve">, you run the </w:t>
      </w:r>
      <w:r w:rsidRPr="00F822F8">
        <w:rPr>
          <w:rStyle w:val="CodeInTextPACKT"/>
        </w:rPr>
        <w:t>Get-WindowsFeature</w:t>
      </w:r>
      <w:r>
        <w:t xml:space="preserve"> command </w:t>
      </w:r>
      <w:ins w:id="349" w:author="Thomas Lee" w:date="2021-02-03T12:50:00Z">
        <w:r w:rsidR="002C091B">
          <w:t xml:space="preserve">to retrieve the feature details then </w:t>
        </w:r>
      </w:ins>
      <w:del w:id="350" w:author="Thomas Lee" w:date="2021-02-03T12:50:00Z">
        <w:r w:rsidDel="002C091B">
          <w:delText xml:space="preserve">and </w:delText>
        </w:r>
      </w:del>
      <w:r>
        <w:t>perform the formatting in the remote session, with output like this:</w:t>
      </w:r>
    </w:p>
    <w:p w14:paraId="4F7A9B5E" w14:textId="6173AE2B" w:rsidR="00F822F8" w:rsidRDefault="00C5796E" w:rsidP="00F822F8">
      <w:pPr>
        <w:pStyle w:val="FigurePACKT"/>
        <w:rPr>
          <w:ins w:id="351" w:author="Lucy Wan" w:date="2020-11-18T14:45:00Z"/>
        </w:rPr>
      </w:pPr>
      <w:r>
        <w:drawing>
          <wp:inline distT="0" distB="0" distL="0" distR="0" wp14:anchorId="50327E59" wp14:editId="315B40C1">
            <wp:extent cx="4125132" cy="1154909"/>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8430" cy="1167031"/>
                    </a:xfrm>
                    <a:prstGeom prst="rect">
                      <a:avLst/>
                    </a:prstGeom>
                  </pic:spPr>
                </pic:pic>
              </a:graphicData>
            </a:graphic>
          </wp:inline>
        </w:drawing>
      </w:r>
    </w:p>
    <w:p w14:paraId="2DED9804" w14:textId="1125DCC6" w:rsidR="00D950B4" w:rsidRPr="00D950B4" w:rsidRDefault="00D950B4" w:rsidP="00F822F8">
      <w:pPr>
        <w:pStyle w:val="FigurePACKT"/>
        <w:rPr>
          <w:rFonts w:ascii="Times New Roman" w:hAnsi="Times New Roman"/>
          <w:sz w:val="18"/>
          <w:szCs w:val="28"/>
        </w:rPr>
      </w:pPr>
      <w:ins w:id="352" w:author="Lucy Wan" w:date="2020-11-18T14:45:00Z">
        <w:r w:rsidRPr="00D950B4">
          <w:rPr>
            <w:rFonts w:ascii="Times New Roman" w:hAnsi="Times New Roman"/>
            <w:sz w:val="18"/>
            <w:szCs w:val="28"/>
          </w:rPr>
          <w:t xml:space="preserve">Figure 3.29: Running Get-WindowsFeature </w:t>
        </w:r>
        <w:del w:id="353" w:author="Thomas Lee" w:date="2021-02-03T12:50:00Z">
          <w:r w:rsidRPr="00D950B4" w:rsidDel="002C091B">
            <w:rPr>
              <w:rFonts w:ascii="Times New Roman" w:hAnsi="Times New Roman"/>
              <w:sz w:val="18"/>
              <w:szCs w:val="28"/>
            </w:rPr>
            <w:delText xml:space="preserve">and performing formatting </w:delText>
          </w:r>
        </w:del>
        <w:r w:rsidRPr="00D950B4">
          <w:rPr>
            <w:rFonts w:ascii="Times New Roman" w:hAnsi="Times New Roman"/>
            <w:sz w:val="18"/>
            <w:szCs w:val="28"/>
          </w:rPr>
          <w:t>in the remote session</w:t>
        </w:r>
      </w:ins>
    </w:p>
    <w:p w14:paraId="0B5BD4FF" w14:textId="7DBE7D48" w:rsidR="00C5796E" w:rsidRDefault="00C5796E" w:rsidP="00C5796E">
      <w:pPr>
        <w:pStyle w:val="NormalPACKT"/>
      </w:pPr>
      <w:r>
        <w:t xml:space="preserve">You see the nicely formatted Display </w:t>
      </w:r>
      <w:r w:rsidR="00E632D5">
        <w:t>N</w:t>
      </w:r>
      <w:r>
        <w:t>ame fil</w:t>
      </w:r>
      <w:r w:rsidR="00E170F7">
        <w:t>l</w:t>
      </w:r>
      <w:r>
        <w:t>ed</w:t>
      </w:r>
      <w:r w:rsidR="00E170F7">
        <w:t>,</w:t>
      </w:r>
      <w:r>
        <w:t xml:space="preserve"> since </w:t>
      </w:r>
      <w:del w:id="354" w:author="Lucy Wan" w:date="2020-11-18T14:46:00Z">
        <w:r w:rsidDel="00F62394">
          <w:delText xml:space="preserve">the output </w:delText>
        </w:r>
      </w:del>
      <w:r w:rsidR="00E632D5">
        <w:t xml:space="preserve">Windows PowerShell performs the formatting of the output from </w:t>
      </w:r>
      <w:r w:rsidRPr="00C5796E">
        <w:rPr>
          <w:rStyle w:val="CodeInTextPACKT"/>
        </w:rPr>
        <w:t>Get-WindowsFeature</w:t>
      </w:r>
      <w:r>
        <w:t xml:space="preserve"> cmdlet</w:t>
      </w:r>
      <w:ins w:id="355" w:author="Thomas Lee" w:date="2021-02-03T12:51:00Z">
        <w:r w:rsidR="002C091B">
          <w:t xml:space="preserve"> fully within the compatibility session</w:t>
        </w:r>
      </w:ins>
      <w:r w:rsidR="00E632D5">
        <w:t xml:space="preserve">, </w:t>
      </w:r>
      <w:commentRangeStart w:id="356"/>
      <w:commentRangeStart w:id="357"/>
      <w:r w:rsidR="00E632D5">
        <w:t xml:space="preserve">where the </w:t>
      </w:r>
      <w:r>
        <w:t>format XML</w:t>
      </w:r>
      <w:r w:rsidR="00E632D5">
        <w:t xml:space="preserve"> exists</w:t>
      </w:r>
      <w:commentRangeEnd w:id="356"/>
      <w:r w:rsidR="008E2560">
        <w:rPr>
          <w:rStyle w:val="CommentReference"/>
          <w:rFonts w:ascii="Calibri" w:hAnsi="Calibri"/>
        </w:rPr>
        <w:commentReference w:id="356"/>
      </w:r>
      <w:commentRangeEnd w:id="357"/>
      <w:r w:rsidR="002C091B">
        <w:rPr>
          <w:rStyle w:val="CommentReference"/>
          <w:rFonts w:ascii="Calibri" w:hAnsi="Calibri"/>
        </w:rPr>
        <w:commentReference w:id="357"/>
      </w:r>
      <w:r>
        <w:t xml:space="preserve">. </w:t>
      </w:r>
    </w:p>
    <w:p w14:paraId="2DA73792" w14:textId="4F292189"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2</w:t>
      </w:r>
      <w:r w:rsidR="00B948FB">
        <w:rPr>
          <w:noProof/>
        </w:rPr>
        <w:t>9</w:t>
      </w:r>
      <w:r>
        <w:rPr>
          <w:noProof/>
        </w:rPr>
        <w:t>.png</w:t>
      </w:r>
    </w:p>
    <w:p w14:paraId="29662A89" w14:textId="4743797A" w:rsidR="00F822F8" w:rsidRDefault="00F822F8" w:rsidP="00F822F8">
      <w:r>
        <w:t xml:space="preserve">In </w:t>
      </w:r>
      <w:r w:rsidRPr="00F822F8">
        <w:rPr>
          <w:rStyle w:val="ItalicsPACKT"/>
        </w:rPr>
        <w:t>step 5</w:t>
      </w:r>
      <w:r>
        <w:t xml:space="preserve">, you parse the </w:t>
      </w:r>
      <w:proofErr w:type="spellStart"/>
      <w:r w:rsidRPr="00F822F8">
        <w:rPr>
          <w:rStyle w:val="CodeInTextPACKT"/>
        </w:rPr>
        <w:t>PSModulePath</w:t>
      </w:r>
      <w:proofErr w:type="spellEnd"/>
      <w:r>
        <w:t xml:space="preserve"> Windows environment variable to discover the default path to the Windows PowerShell modules.</w:t>
      </w:r>
      <w:r w:rsidR="00C5796E">
        <w:t xml:space="preserve"> This path holds the modules added by core Windows services and include</w:t>
      </w:r>
      <w:r w:rsidR="00E632D5">
        <w:t>s</w:t>
      </w:r>
      <w:r w:rsidR="00C5796E">
        <w:t xml:space="preserve"> the </w:t>
      </w:r>
      <w:proofErr w:type="spellStart"/>
      <w:r w:rsidR="00C5796E" w:rsidRPr="00C5796E">
        <w:rPr>
          <w:rStyle w:val="CodeInTextPACKT"/>
        </w:rPr>
        <w:t>ServerManager</w:t>
      </w:r>
      <w:proofErr w:type="spellEnd"/>
      <w:r w:rsidR="00C5796E">
        <w:t xml:space="preserve"> module. </w:t>
      </w:r>
      <w:r>
        <w:t>The output of these commands looks like this:</w:t>
      </w:r>
    </w:p>
    <w:p w14:paraId="48C69518" w14:textId="7369BA01" w:rsidR="00F822F8" w:rsidRDefault="00C5796E" w:rsidP="00F822F8">
      <w:pPr>
        <w:pStyle w:val="FigurePACKT"/>
        <w:rPr>
          <w:ins w:id="358" w:author="Lucy Wan" w:date="2020-11-18T14:47:00Z"/>
        </w:rPr>
      </w:pPr>
      <w:r>
        <w:lastRenderedPageBreak/>
        <w:drawing>
          <wp:inline distT="0" distB="0" distL="0" distR="0" wp14:anchorId="295E9DF2" wp14:editId="29269D85">
            <wp:extent cx="4108656" cy="1085657"/>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4093" cy="1095021"/>
                    </a:xfrm>
                    <a:prstGeom prst="rect">
                      <a:avLst/>
                    </a:prstGeom>
                  </pic:spPr>
                </pic:pic>
              </a:graphicData>
            </a:graphic>
          </wp:inline>
        </w:drawing>
      </w:r>
    </w:p>
    <w:p w14:paraId="3A11B7AB" w14:textId="58418ED0" w:rsidR="002D0816" w:rsidRPr="002D0816" w:rsidRDefault="002D0816" w:rsidP="00F822F8">
      <w:pPr>
        <w:pStyle w:val="FigurePACKT"/>
        <w:rPr>
          <w:rFonts w:ascii="Times New Roman" w:hAnsi="Times New Roman"/>
          <w:sz w:val="18"/>
          <w:szCs w:val="28"/>
        </w:rPr>
      </w:pPr>
      <w:ins w:id="359" w:author="Lucy Wan" w:date="2020-11-18T14:47:00Z">
        <w:r w:rsidRPr="002D0816">
          <w:rPr>
            <w:rFonts w:ascii="Times New Roman" w:hAnsi="Times New Roman"/>
            <w:sz w:val="18"/>
            <w:szCs w:val="28"/>
          </w:rPr>
          <w:t>Figure 3.30: Getting the path to Windows PowerShell modules</w:t>
        </w:r>
      </w:ins>
    </w:p>
    <w:p w14:paraId="05528507" w14:textId="07786FE7"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sidR="00B948FB">
        <w:rPr>
          <w:noProof/>
        </w:rPr>
        <w:t>30</w:t>
      </w:r>
      <w:r>
        <w:rPr>
          <w:noProof/>
        </w:rPr>
        <w:t>.png</w:t>
      </w:r>
    </w:p>
    <w:p w14:paraId="4F64AAB3" w14:textId="55DA1270" w:rsidR="00EC03C6" w:rsidRDefault="00F822F8" w:rsidP="00F822F8">
      <w:pPr>
        <w:pStyle w:val="NormalPACKT"/>
      </w:pPr>
      <w:r>
        <w:t xml:space="preserve">In </w:t>
      </w:r>
      <w:r w:rsidRPr="00F822F8">
        <w:rPr>
          <w:rStyle w:val="ItalicsPACKT"/>
        </w:rPr>
        <w:t>step 6</w:t>
      </w:r>
      <w:r>
        <w:t xml:space="preserve">, you discover the file name for the format XML for the </w:t>
      </w:r>
      <w:proofErr w:type="spellStart"/>
      <w:r w:rsidRPr="00C5796E">
        <w:rPr>
          <w:rStyle w:val="CodeInTextPACKT"/>
        </w:rPr>
        <w:t>ServerManager</w:t>
      </w:r>
      <w:proofErr w:type="spellEnd"/>
      <w:r>
        <w:t xml:space="preserve"> module, which produces output like this:</w:t>
      </w:r>
    </w:p>
    <w:p w14:paraId="31F43763" w14:textId="52096EEB" w:rsidR="00F822F8" w:rsidRDefault="00C5796E" w:rsidP="00F822F8">
      <w:pPr>
        <w:pStyle w:val="FigurePACKT"/>
        <w:rPr>
          <w:ins w:id="360" w:author="Lucy Wan" w:date="2020-11-18T14:48:00Z"/>
        </w:rPr>
      </w:pPr>
      <w:r>
        <w:drawing>
          <wp:inline distT="0" distB="0" distL="0" distR="0" wp14:anchorId="527C7533" wp14:editId="55452832">
            <wp:extent cx="5325138" cy="66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2251" cy="690711"/>
                    </a:xfrm>
                    <a:prstGeom prst="rect">
                      <a:avLst/>
                    </a:prstGeom>
                  </pic:spPr>
                </pic:pic>
              </a:graphicData>
            </a:graphic>
          </wp:inline>
        </w:drawing>
      </w:r>
    </w:p>
    <w:p w14:paraId="4EF10E07" w14:textId="61807187" w:rsidR="002827C4" w:rsidRPr="002827C4" w:rsidRDefault="002827C4" w:rsidP="00F822F8">
      <w:pPr>
        <w:pStyle w:val="FigurePACKT"/>
        <w:rPr>
          <w:rFonts w:ascii="Times New Roman" w:hAnsi="Times New Roman"/>
          <w:sz w:val="18"/>
          <w:szCs w:val="28"/>
        </w:rPr>
      </w:pPr>
      <w:ins w:id="361" w:author="Lucy Wan" w:date="2020-11-18T14:48:00Z">
        <w:r w:rsidRPr="002827C4">
          <w:rPr>
            <w:rFonts w:ascii="Times New Roman" w:hAnsi="Times New Roman"/>
            <w:sz w:val="18"/>
            <w:szCs w:val="28"/>
          </w:rPr>
          <w:t>Figure 3.31: Retrieving the path to the format XML for ServerManager</w:t>
        </w:r>
      </w:ins>
    </w:p>
    <w:p w14:paraId="4BEE3937" w14:textId="3CEA4C6C" w:rsidR="00C5796E" w:rsidRDefault="00C5796E" w:rsidP="00C5796E">
      <w:pPr>
        <w:pStyle w:val="NormalPACKT"/>
      </w:pPr>
      <w:r>
        <w:t>Most, but not all, Windows modules have a single format XML file</w:t>
      </w:r>
      <w:r w:rsidR="008C09B4">
        <w:t>.</w:t>
      </w:r>
    </w:p>
    <w:p w14:paraId="00FD9B39" w14:textId="1A2224E0"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1</w:t>
      </w:r>
      <w:r>
        <w:rPr>
          <w:noProof/>
        </w:rPr>
        <w:t>.png</w:t>
      </w:r>
    </w:p>
    <w:p w14:paraId="2A023692" w14:textId="2A4FDD19" w:rsidR="00F822F8" w:rsidRDefault="00F822F8" w:rsidP="00F822F8">
      <w:pPr>
        <w:pStyle w:val="NormalPACKT"/>
      </w:pPr>
      <w:r>
        <w:t xml:space="preserve">In </w:t>
      </w:r>
      <w:r w:rsidRPr="00F822F8">
        <w:rPr>
          <w:rStyle w:val="ItalicsPACKT"/>
        </w:rPr>
        <w:t>step 7</w:t>
      </w:r>
      <w:r>
        <w:t>, which produces no output, you update the format data for the current Windows PowerShell session.</w:t>
      </w:r>
      <w:commentRangeStart w:id="362"/>
      <w:r w:rsidR="00C5796E">
        <w:t xml:space="preserve"> If a module has multiple format XML files, this approach ensures they are all imported. </w:t>
      </w:r>
      <w:commentRangeEnd w:id="362"/>
      <w:r w:rsidR="008C09B4">
        <w:rPr>
          <w:rStyle w:val="CommentReference"/>
          <w:rFonts w:ascii="Calibri" w:hAnsi="Calibri"/>
        </w:rPr>
        <w:commentReference w:id="362"/>
      </w:r>
    </w:p>
    <w:p w14:paraId="0262946C" w14:textId="1E58E19B" w:rsidR="00F822F8" w:rsidRDefault="00F822F8" w:rsidP="00F822F8">
      <w:pPr>
        <w:pStyle w:val="NormalPACKT"/>
      </w:pPr>
      <w:r>
        <w:t xml:space="preserve">In </w:t>
      </w:r>
      <w:r w:rsidRPr="00F822F8">
        <w:rPr>
          <w:rStyle w:val="ItalicsPACKT"/>
        </w:rPr>
        <w:t>step 8</w:t>
      </w:r>
      <w:r>
        <w:t>,</w:t>
      </w:r>
      <w:r w:rsidR="00C5796E">
        <w:t xml:space="preserve"> </w:t>
      </w:r>
      <w:r>
        <w:t xml:space="preserve">you view a Windows </w:t>
      </w:r>
      <w:r w:rsidR="00C5796E">
        <w:t>f</w:t>
      </w:r>
      <w:r>
        <w:t xml:space="preserve">eature, the Simple TCP/IP </w:t>
      </w:r>
      <w:r w:rsidR="00C5796E">
        <w:t>S</w:t>
      </w:r>
      <w:r>
        <w:t xml:space="preserve">ervices </w:t>
      </w:r>
      <w:r w:rsidR="00C5796E">
        <w:t>which has t</w:t>
      </w:r>
      <w:r w:rsidR="00E632D5">
        <w:t>he</w:t>
      </w:r>
      <w:r w:rsidR="00C5796E">
        <w:t xml:space="preserve"> fe</w:t>
      </w:r>
      <w:r>
        <w:t xml:space="preserve">ature name </w:t>
      </w:r>
      <w:r w:rsidRPr="00F822F8">
        <w:rPr>
          <w:rStyle w:val="CodeInTextPACKT"/>
        </w:rPr>
        <w:t>Simple-TCPIP</w:t>
      </w:r>
      <w:r>
        <w:t>. The output from this command looks like this:</w:t>
      </w:r>
    </w:p>
    <w:p w14:paraId="64F189AA" w14:textId="5CB1898C" w:rsidR="00F822F8" w:rsidRDefault="00C5796E" w:rsidP="00F822F8">
      <w:pPr>
        <w:pStyle w:val="FigurePACKT"/>
        <w:rPr>
          <w:ins w:id="363" w:author="Lucy Wan" w:date="2020-11-18T14:49:00Z"/>
        </w:rPr>
      </w:pPr>
      <w:r>
        <w:drawing>
          <wp:inline distT="0" distB="0" distL="0" distR="0" wp14:anchorId="519E2F5B" wp14:editId="64C07B7A">
            <wp:extent cx="3961121" cy="108860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9865" cy="1096505"/>
                    </a:xfrm>
                    <a:prstGeom prst="rect">
                      <a:avLst/>
                    </a:prstGeom>
                  </pic:spPr>
                </pic:pic>
              </a:graphicData>
            </a:graphic>
          </wp:inline>
        </w:drawing>
      </w:r>
    </w:p>
    <w:p w14:paraId="21F6961B" w14:textId="68785F29" w:rsidR="00767C5D" w:rsidRPr="00F9335D" w:rsidRDefault="00767C5D" w:rsidP="00F822F8">
      <w:pPr>
        <w:pStyle w:val="FigurePACKT"/>
        <w:rPr>
          <w:rFonts w:ascii="Times New Roman" w:hAnsi="Times New Roman"/>
          <w:sz w:val="18"/>
          <w:szCs w:val="28"/>
        </w:rPr>
      </w:pPr>
      <w:ins w:id="364" w:author="Lucy Wan" w:date="2020-11-18T14:49:00Z">
        <w:r w:rsidRPr="00F9335D">
          <w:rPr>
            <w:rFonts w:ascii="Times New Roman" w:hAnsi="Times New Roman"/>
            <w:sz w:val="18"/>
            <w:szCs w:val="28"/>
          </w:rPr>
          <w:t>Figure 3.32: Viewing Simple-TCPIP</w:t>
        </w:r>
      </w:ins>
    </w:p>
    <w:p w14:paraId="213B1F1E" w14:textId="22526122"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2</w:t>
      </w:r>
      <w:r>
        <w:rPr>
          <w:noProof/>
        </w:rPr>
        <w:t>.png</w:t>
      </w:r>
    </w:p>
    <w:p w14:paraId="5F70888D" w14:textId="7B795EC8" w:rsidR="00F822F8" w:rsidRDefault="00F822F8" w:rsidP="00F822F8">
      <w:pPr>
        <w:pStyle w:val="NormalPACKT"/>
      </w:pPr>
      <w:r>
        <w:t xml:space="preserve">In </w:t>
      </w:r>
      <w:r w:rsidRPr="00F822F8">
        <w:rPr>
          <w:rStyle w:val="ItalicsPACKT"/>
        </w:rPr>
        <w:t>step 9</w:t>
      </w:r>
      <w:r>
        <w:t xml:space="preserve">, you add the </w:t>
      </w:r>
      <w:r w:rsidRPr="002C091B">
        <w:rPr>
          <w:rStyle w:val="CodeInTextPACKT"/>
          <w:rPrChange w:id="365" w:author="Thomas Lee" w:date="2021-02-03T12:52:00Z">
            <w:rPr/>
          </w:rPrChange>
        </w:rPr>
        <w:t>Simple-TCPIP</w:t>
      </w:r>
      <w:r>
        <w:t xml:space="preserve"> Windows feature to </w:t>
      </w:r>
      <w:r w:rsidRPr="002C091B">
        <w:rPr>
          <w:rStyle w:val="CodeInTextPACKT"/>
          <w:rPrChange w:id="366" w:author="Thomas Lee" w:date="2021-02-03T12:52:00Z">
            <w:rPr/>
          </w:rPrChange>
        </w:rPr>
        <w:t>SRV1</w:t>
      </w:r>
      <w:r>
        <w:t>, with output like this:</w:t>
      </w:r>
    </w:p>
    <w:p w14:paraId="5FCD7ACA" w14:textId="53D323B3" w:rsidR="00F822F8" w:rsidRDefault="00C5796E" w:rsidP="00F822F8">
      <w:pPr>
        <w:pStyle w:val="FigurePACKT"/>
        <w:rPr>
          <w:ins w:id="367" w:author="Lucy Wan" w:date="2020-11-18T14:49:00Z"/>
        </w:rPr>
      </w:pPr>
      <w:r>
        <w:drawing>
          <wp:inline distT="0" distB="0" distL="0" distR="0" wp14:anchorId="26EF8B8A" wp14:editId="077E1A84">
            <wp:extent cx="4312317" cy="98983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8067" cy="1000339"/>
                    </a:xfrm>
                    <a:prstGeom prst="rect">
                      <a:avLst/>
                    </a:prstGeom>
                  </pic:spPr>
                </pic:pic>
              </a:graphicData>
            </a:graphic>
          </wp:inline>
        </w:drawing>
      </w:r>
    </w:p>
    <w:p w14:paraId="660D71CD" w14:textId="739B43CE" w:rsidR="00694737" w:rsidRPr="00694737" w:rsidRDefault="00694737" w:rsidP="00F822F8">
      <w:pPr>
        <w:pStyle w:val="FigurePACKT"/>
        <w:rPr>
          <w:rFonts w:ascii="Times New Roman" w:hAnsi="Times New Roman"/>
          <w:sz w:val="18"/>
          <w:szCs w:val="28"/>
        </w:rPr>
      </w:pPr>
      <w:ins w:id="368" w:author="Lucy Wan" w:date="2020-11-18T14:49:00Z">
        <w:r w:rsidRPr="00694737">
          <w:rPr>
            <w:rFonts w:ascii="Times New Roman" w:hAnsi="Times New Roman"/>
            <w:sz w:val="18"/>
            <w:szCs w:val="28"/>
          </w:rPr>
          <w:t>Figure 3.33: Adding Simple-TCPIP to SRV1</w:t>
        </w:r>
      </w:ins>
    </w:p>
    <w:p w14:paraId="68EC8D8B" w14:textId="3D09E566"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3</w:t>
      </w:r>
      <w:r>
        <w:rPr>
          <w:noProof/>
        </w:rPr>
        <w:t>.png</w:t>
      </w:r>
    </w:p>
    <w:p w14:paraId="7A361D0F" w14:textId="6ED766F4" w:rsidR="00F822F8" w:rsidRDefault="00F822F8" w:rsidP="00F822F8">
      <w:pPr>
        <w:pStyle w:val="NormalPACKT"/>
      </w:pPr>
      <w:r>
        <w:t xml:space="preserve">In the </w:t>
      </w:r>
      <w:proofErr w:type="spellStart"/>
      <w:ins w:id="369" w:author="Thomas Lee" w:date="2021-02-03T14:23:00Z">
        <w:r w:rsidR="00A46195">
          <w:t>next</w:t>
        </w:r>
      </w:ins>
      <w:del w:id="370" w:author="Thomas Lee" w:date="2021-02-03T14:23:00Z">
        <w:r w:rsidDel="00A46195">
          <w:delText xml:space="preserve">last </w:delText>
        </w:r>
      </w:del>
      <w:r>
        <w:t>step</w:t>
      </w:r>
      <w:proofErr w:type="spellEnd"/>
      <w:r>
        <w:t xml:space="preserve">, </w:t>
      </w:r>
      <w:r w:rsidRPr="00F822F8">
        <w:rPr>
          <w:rStyle w:val="ItalicsPACKT"/>
        </w:rPr>
        <w:t>step 10</w:t>
      </w:r>
      <w:r>
        <w:t xml:space="preserve">, you view the </w:t>
      </w:r>
      <w:r w:rsidRPr="00F822F8">
        <w:rPr>
          <w:rStyle w:val="CodeInTextPACKT"/>
        </w:rPr>
        <w:t>Simple-TCPIP</w:t>
      </w:r>
      <w:r>
        <w:t xml:space="preserve"> Windows feature which</w:t>
      </w:r>
      <w:r w:rsidR="00C5796E">
        <w:t xml:space="preserve"> now</w:t>
      </w:r>
      <w:r>
        <w:t xml:space="preserve"> looks like this:</w:t>
      </w:r>
    </w:p>
    <w:p w14:paraId="68706E33" w14:textId="1DA80488" w:rsidR="00F822F8" w:rsidRDefault="00C5796E" w:rsidP="00F822F8">
      <w:pPr>
        <w:pStyle w:val="FigurePACKT"/>
        <w:rPr>
          <w:ins w:id="371" w:author="Lucy Wan" w:date="2020-11-18T14:50:00Z"/>
        </w:rPr>
      </w:pPr>
      <w:commentRangeStart w:id="372"/>
      <w:commentRangeStart w:id="373"/>
      <w:del w:id="374" w:author="Thomas Lee" w:date="2021-02-03T12:54:00Z">
        <w:r w:rsidDel="002C091B">
          <w:lastRenderedPageBreak/>
          <w:drawing>
            <wp:inline distT="0" distB="0" distL="0" distR="0" wp14:anchorId="32994125" wp14:editId="4757A2E3">
              <wp:extent cx="3624649" cy="8319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53333" cy="838576"/>
                      </a:xfrm>
                      <a:prstGeom prst="rect">
                        <a:avLst/>
                      </a:prstGeom>
                    </pic:spPr>
                  </pic:pic>
                </a:graphicData>
              </a:graphic>
            </wp:inline>
          </w:drawing>
        </w:r>
      </w:del>
      <w:commentRangeEnd w:id="372"/>
      <w:r w:rsidR="00B50BE8">
        <w:rPr>
          <w:rStyle w:val="CommentReference"/>
          <w:rFonts w:ascii="Calibri" w:hAnsi="Calibri"/>
          <w:noProof w:val="0"/>
        </w:rPr>
        <w:commentReference w:id="372"/>
      </w:r>
      <w:commentRangeEnd w:id="373"/>
      <w:r w:rsidR="002C091B">
        <w:rPr>
          <w:rStyle w:val="CommentReference"/>
          <w:rFonts w:ascii="Calibri" w:hAnsi="Calibri"/>
          <w:noProof w:val="0"/>
        </w:rPr>
        <w:commentReference w:id="373"/>
      </w:r>
      <w:ins w:id="375" w:author="Thomas Lee" w:date="2021-02-03T12:54:00Z">
        <w:r w:rsidR="002C091B">
          <w:drawing>
            <wp:inline distT="0" distB="0" distL="0" distR="0" wp14:anchorId="51C29386" wp14:editId="79199297">
              <wp:extent cx="3614513" cy="892653"/>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35134" cy="897746"/>
                      </a:xfrm>
                      <a:prstGeom prst="rect">
                        <a:avLst/>
                      </a:prstGeom>
                    </pic:spPr>
                  </pic:pic>
                </a:graphicData>
              </a:graphic>
            </wp:inline>
          </w:drawing>
        </w:r>
      </w:ins>
    </w:p>
    <w:p w14:paraId="086586A0" w14:textId="01E4735E" w:rsidR="006A09FC" w:rsidRPr="00B50BE8" w:rsidRDefault="006A09FC" w:rsidP="00F822F8">
      <w:pPr>
        <w:pStyle w:val="FigurePACKT"/>
        <w:rPr>
          <w:rFonts w:ascii="Times New Roman" w:hAnsi="Times New Roman"/>
          <w:sz w:val="18"/>
          <w:szCs w:val="28"/>
        </w:rPr>
      </w:pPr>
      <w:ins w:id="376" w:author="Lucy Wan" w:date="2020-11-18T14:50:00Z">
        <w:r w:rsidRPr="00B50BE8">
          <w:rPr>
            <w:rFonts w:ascii="Times New Roman" w:hAnsi="Times New Roman"/>
            <w:sz w:val="18"/>
            <w:szCs w:val="28"/>
          </w:rPr>
          <w:t xml:space="preserve">Figure 3.34: </w:t>
        </w:r>
      </w:ins>
      <w:ins w:id="377" w:author="Lucy Wan" w:date="2020-11-18T14:51:00Z">
        <w:r w:rsidR="00B50BE8" w:rsidRPr="00B50BE8">
          <w:rPr>
            <w:rFonts w:ascii="Times New Roman" w:hAnsi="Times New Roman"/>
            <w:sz w:val="18"/>
            <w:szCs w:val="28"/>
          </w:rPr>
          <w:t>Viewing Simple-TCPIP</w:t>
        </w:r>
      </w:ins>
    </w:p>
    <w:p w14:paraId="3C408500" w14:textId="33D6D191" w:rsidR="00F822F8" w:rsidRDefault="00F822F8" w:rsidP="00F822F8">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B948FB">
        <w:rPr>
          <w:noProof/>
        </w:rPr>
        <w:t>4</w:t>
      </w:r>
      <w:r>
        <w:rPr>
          <w:noProof/>
        </w:rPr>
        <w:t>.png</w:t>
      </w:r>
    </w:p>
    <w:p w14:paraId="7B64459F" w14:textId="380A0516" w:rsidR="00F822F8" w:rsidRDefault="00F822F8" w:rsidP="00F822F8">
      <w:r>
        <w:t xml:space="preserve">To test the </w:t>
      </w:r>
      <w:r w:rsidR="005E7C9D" w:rsidRPr="002C091B">
        <w:rPr>
          <w:rStyle w:val="CodeInTextPACKT"/>
          <w:rPrChange w:id="378" w:author="Thomas Lee" w:date="2021-02-03T12:55:00Z">
            <w:rPr/>
          </w:rPrChange>
        </w:rPr>
        <w:t>S</w:t>
      </w:r>
      <w:r w:rsidRPr="002C091B">
        <w:rPr>
          <w:rStyle w:val="CodeInTextPACKT"/>
          <w:rPrChange w:id="379" w:author="Thomas Lee" w:date="2021-02-03T12:55:00Z">
            <w:rPr/>
          </w:rPrChange>
        </w:rPr>
        <w:t>imple</w:t>
      </w:r>
      <w:r w:rsidR="005E7C9D" w:rsidRPr="002C091B">
        <w:rPr>
          <w:rStyle w:val="CodeInTextPACKT"/>
          <w:rPrChange w:id="380" w:author="Thomas Lee" w:date="2021-02-03T12:55:00Z">
            <w:rPr/>
          </w:rPrChange>
        </w:rPr>
        <w:t>-</w:t>
      </w:r>
      <w:r w:rsidRPr="002C091B">
        <w:rPr>
          <w:rStyle w:val="CodeInTextPACKT"/>
          <w:rPrChange w:id="381" w:author="Thomas Lee" w:date="2021-02-03T12:55:00Z">
            <w:rPr/>
          </w:rPrChange>
        </w:rPr>
        <w:t>TCPIP</w:t>
      </w:r>
      <w:r>
        <w:t xml:space="preserve"> feature, you install the </w:t>
      </w:r>
      <w:r w:rsidR="00C5796E">
        <w:t>Te</w:t>
      </w:r>
      <w:r>
        <w:t>lnet client</w:t>
      </w:r>
      <w:r w:rsidR="00C5796E">
        <w:t xml:space="preserve">, which you need to test the Simple TCPIP service. Then you start </w:t>
      </w:r>
      <w:r>
        <w:t>the service</w:t>
      </w:r>
      <w:r w:rsidR="00C5796E">
        <w:t xml:space="preserve">. You perform both actions in </w:t>
      </w:r>
      <w:r w:rsidR="00C5796E" w:rsidRPr="00866AF2">
        <w:rPr>
          <w:i/>
          <w:iCs/>
          <w:color w:val="C00000"/>
        </w:rPr>
        <w:t>step 11</w:t>
      </w:r>
      <w:r w:rsidR="00C5796E">
        <w:t>, which pro</w:t>
      </w:r>
      <w:r>
        <w:t>duces no output.</w:t>
      </w:r>
    </w:p>
    <w:p w14:paraId="55EF432E" w14:textId="7CFEE2B4" w:rsidR="00F822F8" w:rsidRPr="00F822F8" w:rsidRDefault="00F822F8" w:rsidP="00F822F8">
      <w:r>
        <w:t xml:space="preserve">In </w:t>
      </w:r>
      <w:r w:rsidRPr="00F822F8">
        <w:rPr>
          <w:rStyle w:val="ItalicsPACKT"/>
        </w:rPr>
        <w:t>step 12</w:t>
      </w:r>
      <w:r>
        <w:t xml:space="preserve">, you use the Quote </w:t>
      </w:r>
      <w:proofErr w:type="gramStart"/>
      <w:r w:rsidR="00C5796E">
        <w:t>O</w:t>
      </w:r>
      <w:r>
        <w:t>f</w:t>
      </w:r>
      <w:proofErr w:type="gramEnd"/>
      <w:r>
        <w:t xml:space="preserve"> The Day (QOTD) protocol. You can use QOTD for debugging connectivity issues as well as measuring network performance. RFC 8965 defines the QOTD protocol; you can view the protocol definition at </w:t>
      </w:r>
      <w:r w:rsidRPr="00056897">
        <w:rPr>
          <w:rFonts w:ascii="Lucida Console" w:hAnsi="Lucida Console"/>
          <w:color w:val="4472C4"/>
          <w:sz w:val="19"/>
          <w:szCs w:val="19"/>
        </w:rPr>
        <w:t>https://tools.ietf.org/html/rfc865</w:t>
      </w:r>
      <w:r w:rsidRPr="00056897">
        <w:rPr>
          <w:color w:val="4472C4"/>
        </w:rPr>
        <w:t xml:space="preserve"> </w:t>
      </w:r>
      <w:r>
        <w:t xml:space="preserve">and read more about using Quote of the Day at </w:t>
      </w:r>
      <w:ins w:id="382" w:author="Thomas Lee" w:date="2021-02-03T14:23:00Z">
        <w:r w:rsidR="00A46195">
          <w:rPr>
            <w:rFonts w:ascii="Lucida Console" w:hAnsi="Lucida Console"/>
            <w:color w:val="4472C4"/>
            <w:sz w:val="19"/>
            <w:szCs w:val="19"/>
          </w:rPr>
          <w:fldChar w:fldCharType="begin"/>
        </w:r>
        <w:r w:rsidR="00A46195">
          <w:rPr>
            <w:rFonts w:ascii="Lucida Console" w:hAnsi="Lucida Console"/>
            <w:color w:val="4472C4"/>
            <w:sz w:val="19"/>
            <w:szCs w:val="19"/>
          </w:rPr>
          <w:instrText xml:space="preserve"> HYPERLINK "</w:instrText>
        </w:r>
      </w:ins>
      <w:r w:rsidR="00A46195" w:rsidRPr="00056897">
        <w:rPr>
          <w:rFonts w:ascii="Lucida Console" w:hAnsi="Lucida Console"/>
          <w:color w:val="4472C4"/>
          <w:sz w:val="19"/>
          <w:szCs w:val="19"/>
        </w:rPr>
        <w:instrText>https://searchcio.techtarget.com/tip/Quote-of-the-Day-A-troubleshooting-networking-protocol</w:instrText>
      </w:r>
      <w:ins w:id="383" w:author="Thomas Lee" w:date="2021-02-03T14:23:00Z">
        <w:r w:rsidR="00A46195">
          <w:rPr>
            <w:rFonts w:ascii="Lucida Console" w:hAnsi="Lucida Console"/>
            <w:color w:val="4472C4"/>
            <w:sz w:val="19"/>
            <w:szCs w:val="19"/>
          </w:rPr>
          <w:instrText xml:space="preserve">" </w:instrText>
        </w:r>
        <w:r w:rsidR="00A46195">
          <w:rPr>
            <w:rFonts w:ascii="Lucida Console" w:hAnsi="Lucida Console"/>
            <w:color w:val="4472C4"/>
            <w:sz w:val="19"/>
            <w:szCs w:val="19"/>
          </w:rPr>
          <w:fldChar w:fldCharType="separate"/>
        </w:r>
      </w:ins>
      <w:r w:rsidR="00A46195" w:rsidRPr="0040116D">
        <w:rPr>
          <w:rStyle w:val="Hyperlink"/>
          <w:rFonts w:ascii="Lucida Console" w:hAnsi="Lucida Console"/>
          <w:sz w:val="19"/>
          <w:szCs w:val="19"/>
        </w:rPr>
        <w:t>https://searchcio.techtarget.com/tip/Quote-of-the-Day-A-troubleshooting-networking-protocol</w:t>
      </w:r>
      <w:ins w:id="384" w:author="Thomas Lee" w:date="2021-02-03T14:23:00Z">
        <w:r w:rsidR="00A46195">
          <w:rPr>
            <w:rFonts w:ascii="Lucida Console" w:hAnsi="Lucida Console"/>
            <w:color w:val="4472C4"/>
            <w:sz w:val="19"/>
            <w:szCs w:val="19"/>
          </w:rPr>
          <w:fldChar w:fldCharType="end"/>
        </w:r>
      </w:ins>
      <w:r>
        <w:t>.</w:t>
      </w:r>
    </w:p>
    <w:p w14:paraId="481EDDDC" w14:textId="73A09C5B" w:rsidR="00F822F8" w:rsidRDefault="00F822F8" w:rsidP="00F822F8">
      <w:pPr>
        <w:pStyle w:val="Heading2"/>
        <w:rPr>
          <w:ins w:id="385" w:author="Thomas Lee" w:date="2021-02-03T12:42:00Z"/>
        </w:rPr>
      </w:pPr>
      <w:r>
        <w:t>There's more...</w:t>
      </w:r>
    </w:p>
    <w:p w14:paraId="739B48AA" w14:textId="39087229" w:rsidR="007970C7" w:rsidRPr="007970C7" w:rsidRDefault="007970C7" w:rsidP="007970C7">
      <w:pPr>
        <w:pStyle w:val="NormalPACKT"/>
        <w:rPr>
          <w:lang w:val="en-GB"/>
          <w:rPrChange w:id="386" w:author="Thomas Lee" w:date="2021-02-03T12:42:00Z">
            <w:rPr/>
          </w:rPrChange>
        </w:rPr>
        <w:pPrChange w:id="387" w:author="Thomas Lee" w:date="2021-02-03T12:42:00Z">
          <w:pPr>
            <w:pStyle w:val="Heading2"/>
          </w:pPr>
        </w:pPrChange>
      </w:pPr>
      <w:ins w:id="388" w:author="Thomas Lee" w:date="2021-02-03T12:42:00Z">
        <w:r>
          <w:rPr>
            <w:lang w:val="en-GB"/>
          </w:rPr>
          <w:t xml:space="preserve">In step 1, you import the </w:t>
        </w:r>
        <w:proofErr w:type="spellStart"/>
        <w:r w:rsidRPr="007970C7">
          <w:rPr>
            <w:rStyle w:val="CodeInTextPACKT"/>
            <w:rPrChange w:id="389" w:author="Thomas Lee" w:date="2021-02-03T12:44:00Z">
              <w:rPr/>
            </w:rPrChange>
          </w:rPr>
          <w:t>ServerManager</w:t>
        </w:r>
        <w:proofErr w:type="spellEnd"/>
        <w:r>
          <w:rPr>
            <w:lang w:val="en-GB"/>
          </w:rPr>
          <w:t xml:space="preserve"> module</w:t>
        </w:r>
      </w:ins>
      <w:ins w:id="390" w:author="Thomas Lee" w:date="2021-02-03T12:43:00Z">
        <w:r>
          <w:rPr>
            <w:lang w:val="en-GB"/>
          </w:rPr>
          <w:t xml:space="preserve">. This ensures that the Windows </w:t>
        </w:r>
        <w:proofErr w:type="spellStart"/>
        <w:r>
          <w:rPr>
            <w:lang w:val="en-GB"/>
          </w:rPr>
          <w:t>C</w:t>
        </w:r>
      </w:ins>
      <w:ins w:id="391" w:author="Thomas Lee" w:date="2021-02-03T12:44:00Z">
        <w:r>
          <w:rPr>
            <w:lang w:val="en-GB"/>
          </w:rPr>
          <w:t>o</w:t>
        </w:r>
      </w:ins>
      <w:ins w:id="392" w:author="Thomas Lee" w:date="2021-02-03T12:43:00Z">
        <w:r>
          <w:rPr>
            <w:lang w:val="en-GB"/>
          </w:rPr>
          <w:t>mpatibiliy</w:t>
        </w:r>
        <w:proofErr w:type="spellEnd"/>
        <w:r>
          <w:rPr>
            <w:lang w:val="en-GB"/>
          </w:rPr>
          <w:t xml:space="preserve"> </w:t>
        </w:r>
      </w:ins>
      <w:ins w:id="393" w:author="Thomas Lee" w:date="2021-02-03T12:44:00Z">
        <w:r>
          <w:rPr>
            <w:lang w:val="en-GB"/>
          </w:rPr>
          <w:t xml:space="preserve">remoting </w:t>
        </w:r>
      </w:ins>
      <w:ins w:id="394" w:author="Thomas Lee" w:date="2021-02-03T12:43:00Z">
        <w:r>
          <w:rPr>
            <w:lang w:val="en-GB"/>
          </w:rPr>
          <w:t>session is setup. If you have just run some of the earlier recipes in this chapter</w:t>
        </w:r>
      </w:ins>
      <w:ins w:id="395" w:author="Thomas Lee" w:date="2021-02-03T12:44:00Z">
        <w:r>
          <w:rPr>
            <w:lang w:val="en-GB"/>
          </w:rPr>
          <w:t xml:space="preserve"> in the same PowerShell session</w:t>
        </w:r>
      </w:ins>
      <w:ins w:id="396" w:author="Thomas Lee" w:date="2021-02-03T12:43:00Z">
        <w:r>
          <w:rPr>
            <w:lang w:val="en-GB"/>
          </w:rPr>
          <w:t>, this step is redundan</w:t>
        </w:r>
      </w:ins>
      <w:ins w:id="397" w:author="Thomas Lee" w:date="2021-02-03T12:44:00Z">
        <w:r>
          <w:rPr>
            <w:lang w:val="en-GB"/>
          </w:rPr>
          <w:t>t</w:t>
        </w:r>
      </w:ins>
      <w:ins w:id="398" w:author="Thomas Lee" w:date="2021-02-03T12:43:00Z">
        <w:r>
          <w:rPr>
            <w:lang w:val="en-GB"/>
          </w:rPr>
          <w:t xml:space="preserve"> a</w:t>
        </w:r>
      </w:ins>
      <w:ins w:id="399" w:author="Thomas Lee" w:date="2021-02-03T14:24:00Z">
        <w:r w:rsidR="00A46195">
          <w:rPr>
            <w:lang w:val="en-GB"/>
          </w:rPr>
          <w:t>s</w:t>
        </w:r>
      </w:ins>
      <w:ins w:id="400" w:author="Thomas Lee" w:date="2021-02-03T12:43:00Z">
        <w:r>
          <w:rPr>
            <w:lang w:val="en-GB"/>
          </w:rPr>
          <w:t xml:space="preserve"> the </w:t>
        </w:r>
      </w:ins>
      <w:ins w:id="401" w:author="Thomas Lee" w:date="2021-02-03T12:44:00Z">
        <w:r>
          <w:rPr>
            <w:lang w:val="en-GB"/>
          </w:rPr>
          <w:t>compatibility remoting session has been already setup</w:t>
        </w:r>
      </w:ins>
      <w:ins w:id="402" w:author="Thomas Lee" w:date="2021-02-03T14:24:00Z">
        <w:r w:rsidR="00A46195">
          <w:rPr>
            <w:lang w:val="en-GB"/>
          </w:rPr>
          <w:t xml:space="preserve"> and the </w:t>
        </w:r>
        <w:proofErr w:type="spellStart"/>
        <w:r w:rsidR="00A46195" w:rsidRPr="00A46195">
          <w:rPr>
            <w:rStyle w:val="CodeInTextPACKT"/>
            <w:rPrChange w:id="403" w:author="Thomas Lee" w:date="2021-02-03T14:24:00Z">
              <w:rPr/>
            </w:rPrChange>
          </w:rPr>
          <w:t>ServerManager</w:t>
        </w:r>
        <w:proofErr w:type="spellEnd"/>
        <w:r w:rsidR="00A46195">
          <w:rPr>
            <w:lang w:val="en-GB"/>
          </w:rPr>
          <w:t xml:space="preserve"> module is already loaded</w:t>
        </w:r>
      </w:ins>
      <w:ins w:id="404" w:author="Thomas Lee" w:date="2021-02-03T12:44:00Z">
        <w:r>
          <w:rPr>
            <w:lang w:val="en-GB"/>
          </w:rPr>
          <w:t xml:space="preserve">. </w:t>
        </w:r>
      </w:ins>
    </w:p>
    <w:p w14:paraId="57E64D3E" w14:textId="30ABC103" w:rsidR="00F822F8" w:rsidRDefault="00F822F8" w:rsidP="00F822F8">
      <w:pPr>
        <w:pStyle w:val="NormalPACKT"/>
        <w:rPr>
          <w:lang w:val="en-GB"/>
        </w:rPr>
      </w:pPr>
      <w:r>
        <w:rPr>
          <w:lang w:val="en-GB"/>
        </w:rPr>
        <w:t xml:space="preserve">In </w:t>
      </w:r>
      <w:r w:rsidRPr="00F822F8">
        <w:rPr>
          <w:rStyle w:val="ItalicsPACKT"/>
        </w:rPr>
        <w:t>step 2</w:t>
      </w:r>
      <w:r>
        <w:rPr>
          <w:lang w:val="en-GB"/>
        </w:rPr>
        <w:t xml:space="preserve">, you see that the output from </w:t>
      </w:r>
      <w:r w:rsidRPr="00C726B5">
        <w:rPr>
          <w:rFonts w:ascii="Lucida Console" w:hAnsi="Lucida Console"/>
          <w:color w:val="4472C4"/>
          <w:sz w:val="19"/>
          <w:szCs w:val="19"/>
          <w:lang w:val="en-GB"/>
        </w:rPr>
        <w:t>Get-WindowsFeature</w:t>
      </w:r>
      <w:r w:rsidRPr="00C726B5">
        <w:rPr>
          <w:color w:val="4472C4"/>
          <w:lang w:val="en-GB"/>
        </w:rPr>
        <w:t xml:space="preserve"> </w:t>
      </w:r>
      <w:r>
        <w:rPr>
          <w:lang w:val="en-GB"/>
        </w:rPr>
        <w:t xml:space="preserve">does not populate the Display Name column. Likewise, in </w:t>
      </w:r>
      <w:r w:rsidRPr="00F822F8">
        <w:rPr>
          <w:rStyle w:val="ItalicsPACKT"/>
        </w:rPr>
        <w:t xml:space="preserve">step </w:t>
      </w:r>
      <w:r>
        <w:rPr>
          <w:lang w:val="en-GB"/>
        </w:rPr>
        <w:t xml:space="preserve">3. In both of these steps, PowerShell performs basic default formatting. In </w:t>
      </w:r>
      <w:r w:rsidRPr="00F822F8">
        <w:rPr>
          <w:rStyle w:val="ItalicsPACKT"/>
        </w:rPr>
        <w:t>step 4</w:t>
      </w:r>
      <w:r>
        <w:rPr>
          <w:lang w:val="en-GB"/>
        </w:rPr>
        <w:t>, you get the details of the Windows feature and perform the formatting all in the remote session. As you can see, in the remote session, formatting makes use of format XML to produce superior output. In this case, the format XML populated the Display Name field and added an indication of whether the feature is installed (or not).</w:t>
      </w:r>
    </w:p>
    <w:p w14:paraId="7C74FC8C" w14:textId="1C40D888" w:rsidR="00F822F8" w:rsidRDefault="00F822F8" w:rsidP="00F822F8">
      <w:pPr>
        <w:pStyle w:val="NormalPACKT"/>
        <w:rPr>
          <w:lang w:val="en-GB"/>
        </w:rPr>
      </w:pPr>
      <w:r>
        <w:rPr>
          <w:lang w:val="en-GB"/>
        </w:rPr>
        <w:t xml:space="preserve">In </w:t>
      </w:r>
      <w:r w:rsidRPr="00F822F8">
        <w:rPr>
          <w:rStyle w:val="ItalicsPACKT"/>
        </w:rPr>
        <w:t>step 5</w:t>
      </w:r>
      <w:r>
        <w:rPr>
          <w:lang w:val="en-GB"/>
        </w:rPr>
        <w:t xml:space="preserve"> and </w:t>
      </w:r>
      <w:r w:rsidRPr="00F822F8">
        <w:rPr>
          <w:rStyle w:val="ItalicsPACKT"/>
        </w:rPr>
        <w:t>step 6</w:t>
      </w:r>
      <w:r>
        <w:rPr>
          <w:lang w:val="en-GB"/>
        </w:rPr>
        <w:t xml:space="preserve">, you discover the Windows PowerShell default modules folder and find the name of the format XML for this module. Having discovered the file name for the format XML, in </w:t>
      </w:r>
      <w:r w:rsidRPr="00F822F8">
        <w:rPr>
          <w:rStyle w:val="ItalicsPACKT"/>
        </w:rPr>
        <w:t>step 7</w:t>
      </w:r>
      <w:r>
        <w:rPr>
          <w:lang w:val="en-GB"/>
        </w:rPr>
        <w:t xml:space="preserve"> you import this format information. With the format XML imported, in step8, you run the </w:t>
      </w:r>
      <w:r w:rsidRPr="00DC30D4">
        <w:rPr>
          <w:rFonts w:ascii="Lucida Console" w:hAnsi="Lucida Console"/>
          <w:color w:val="4472C4"/>
          <w:sz w:val="19"/>
          <w:szCs w:val="19"/>
          <w:lang w:val="en-GB"/>
        </w:rPr>
        <w:t>Get</w:t>
      </w:r>
      <w:r w:rsidRPr="00DC30D4">
        <w:rPr>
          <w:rFonts w:ascii="Lucida Console" w:hAnsi="Lucida Console"/>
          <w:color w:val="4472C4"/>
          <w:sz w:val="19"/>
          <w:szCs w:val="19"/>
          <w:lang w:val="en-GB"/>
        </w:rPr>
        <w:noBreakHyphen/>
        <w:t>WindowsFeature</w:t>
      </w:r>
      <w:r w:rsidRPr="00DC30D4">
        <w:rPr>
          <w:color w:val="4472C4"/>
          <w:lang w:val="en-GB"/>
        </w:rPr>
        <w:t xml:space="preserve"> </w:t>
      </w:r>
      <w:r>
        <w:rPr>
          <w:lang w:val="en-GB"/>
        </w:rPr>
        <w:t xml:space="preserve">cmdlet to view a Windows Feature. Since you have imported the format XML, the result is the output that is the same as you saw in </w:t>
      </w:r>
      <w:r w:rsidRPr="00200208">
        <w:rPr>
          <w:i/>
          <w:iCs/>
          <w:color w:val="C00000"/>
          <w:lang w:val="en-GB"/>
        </w:rPr>
        <w:t>step 4</w:t>
      </w:r>
      <w:r>
        <w:rPr>
          <w:lang w:val="en-GB"/>
        </w:rPr>
        <w:t>.</w:t>
      </w:r>
    </w:p>
    <w:p w14:paraId="7EBF8C6E" w14:textId="169AEC34" w:rsidR="00F822F8" w:rsidRPr="00F822F8" w:rsidRDefault="00F822F8" w:rsidP="00F822F8">
      <w:pPr>
        <w:pStyle w:val="NormalPACKT"/>
        <w:rPr>
          <w:lang w:val="en-GB"/>
        </w:rPr>
      </w:pPr>
      <w:r>
        <w:rPr>
          <w:lang w:val="en-GB"/>
        </w:rPr>
        <w:t xml:space="preserve">This recipe uses the Simple-TCPIP feature to demonstrate how you can use a command in PowerShell 7.1 and get the same output you are used to from using Windows PowerShell. The simple TCIP/IP services provided by this function are very old-school protocols, such as </w:t>
      </w:r>
      <w:r w:rsidR="00C5796E">
        <w:rPr>
          <w:lang w:val="en-GB"/>
        </w:rPr>
        <w:t>Quote of the Day</w:t>
      </w:r>
      <w:r w:rsidR="00E05201">
        <w:rPr>
          <w:lang w:val="en-GB"/>
        </w:rPr>
        <w:t>.</w:t>
      </w:r>
      <w:r w:rsidR="00C5796E">
        <w:rPr>
          <w:lang w:val="en-GB"/>
        </w:rPr>
        <w:t xml:space="preserve"> In production, these services are of potentially no value and not adding them is a best practice.</w:t>
      </w:r>
    </w:p>
    <w:p w14:paraId="5332FB11" w14:textId="30AEAF7B" w:rsidR="00365B21" w:rsidRDefault="00365B21" w:rsidP="00EC03C6">
      <w:pPr>
        <w:pStyle w:val="Heading1"/>
        <w:tabs>
          <w:tab w:val="left" w:pos="0"/>
        </w:tabs>
      </w:pPr>
      <w:r>
        <w:t>Leveraging Compatibility</w:t>
      </w:r>
    </w:p>
    <w:p w14:paraId="2343E273" w14:textId="3AC89F66" w:rsidR="00365B21" w:rsidRDefault="00F822F8" w:rsidP="00365B21">
      <w:pPr>
        <w:pStyle w:val="BulletPACKT"/>
        <w:numPr>
          <w:ilvl w:val="0"/>
          <w:numId w:val="0"/>
        </w:numPr>
      </w:pPr>
      <w:r>
        <w:t xml:space="preserve">In this chapter so far, you have looked at the issue of compatibility between Windows PowerShell and PowerShell 7. </w:t>
      </w:r>
      <w:r w:rsidR="00047CA9">
        <w:t>You have examined the new features in PowerShell 7 and have looked at the Windows PowerShell compatibility mechanism.</w:t>
      </w:r>
    </w:p>
    <w:p w14:paraId="3D97CF7E" w14:textId="0325A0F3" w:rsidR="00047CA9" w:rsidRDefault="00047CA9" w:rsidP="00365B21">
      <w:pPr>
        <w:pStyle w:val="BulletPACKT"/>
        <w:numPr>
          <w:ilvl w:val="0"/>
          <w:numId w:val="0"/>
        </w:numPr>
      </w:pPr>
      <w:r>
        <w:lastRenderedPageBreak/>
        <w:t xml:space="preserve">The compatibility mechanism allows you to use incompatible Windows PowerShell cmdlets inside a PowerShell session. Incompatible Windows PowerShell cmdlets/modules which rely on features which, while present in the full .NET CLR, are not available in .NET Core 5.0 (and are unlikely </w:t>
      </w:r>
      <w:r w:rsidR="00C5796E">
        <w:t>ever to</w:t>
      </w:r>
      <w:r>
        <w:t xml:space="preserve"> be added to .NET core). For example, the </w:t>
      </w:r>
      <w:r w:rsidRPr="00A83BB6">
        <w:rPr>
          <w:rFonts w:ascii="Lucida Console" w:hAnsi="Lucida Console"/>
          <w:color w:val="4472C4"/>
          <w:sz w:val="19"/>
          <w:szCs w:val="19"/>
        </w:rPr>
        <w:t>Get-WindowsFeature</w:t>
      </w:r>
      <w:r w:rsidRPr="00A83BB6">
        <w:rPr>
          <w:color w:val="4472C4"/>
        </w:rPr>
        <w:t xml:space="preserve"> </w:t>
      </w:r>
      <w:r>
        <w:t xml:space="preserve">cmdlet uses a .NET type </w:t>
      </w:r>
      <w:proofErr w:type="spellStart"/>
      <w:r w:rsidRPr="00C5796E">
        <w:rPr>
          <w:rStyle w:val="CodeInTextPACKT"/>
        </w:rPr>
        <w:t>System.Diagnostics.Eventing.EventDescriptor</w:t>
      </w:r>
      <w:proofErr w:type="spellEnd"/>
      <w:r>
        <w:t xml:space="preserve"> as you saw earlier. </w:t>
      </w:r>
      <w:r w:rsidR="00C5796E">
        <w:t>A</w:t>
      </w:r>
      <w:r>
        <w:t xml:space="preserve">lthough the cmdlet cannot run natively in PowerShell 7, the compatibility mechanism allows you to make use of the </w:t>
      </w:r>
      <w:proofErr w:type="gramStart"/>
      <w:r>
        <w:t>cmdlets</w:t>
      </w:r>
      <w:proofErr w:type="gramEnd"/>
      <w:r>
        <w:t xml:space="preserve"> functionality.</w:t>
      </w:r>
    </w:p>
    <w:p w14:paraId="1C47BE11" w14:textId="6B06EA6E" w:rsidR="00047CA9" w:rsidRDefault="00047CA9" w:rsidP="00C5796E">
      <w:pPr>
        <w:pStyle w:val="NormalPACKT"/>
      </w:pPr>
      <w:r>
        <w:t xml:space="preserve">When </w:t>
      </w:r>
      <w:r w:rsidRPr="00C5796E">
        <w:rPr>
          <w:rStyle w:val="CodeInTextPACKT"/>
        </w:rPr>
        <w:t>Import-Module</w:t>
      </w:r>
      <w:r>
        <w:t xml:space="preserve"> begins loading an incompatible module, it checks to see </w:t>
      </w:r>
      <w:ins w:id="405" w:author="Lucy Wan" w:date="2020-11-18T14:55:00Z">
        <w:r w:rsidR="009C0231">
          <w:t>if</w:t>
        </w:r>
      </w:ins>
      <w:del w:id="406" w:author="Lucy Wan" w:date="2020-11-18T14:55:00Z">
        <w:r w:rsidDel="009C0231">
          <w:delText>of</w:delText>
        </w:r>
      </w:del>
      <w:r>
        <w:t xml:space="preserve"> a remoting session with the name </w:t>
      </w:r>
      <w:proofErr w:type="spellStart"/>
      <w:r w:rsidRPr="00C5796E">
        <w:rPr>
          <w:rStyle w:val="CodeInTextPACKT"/>
        </w:rPr>
        <w:t>WinPSCompatSessio</w:t>
      </w:r>
      <w:r w:rsidR="00C5796E">
        <w:rPr>
          <w:rStyle w:val="CodeInTextPACKT"/>
        </w:rPr>
        <w:t>n</w:t>
      </w:r>
      <w:proofErr w:type="spellEnd"/>
      <w:r w:rsidR="00C5796E" w:rsidRPr="00C5796E">
        <w:t xml:space="preserve"> exists</w:t>
      </w:r>
      <w:r w:rsidRPr="00C5796E">
        <w:t>. I</w:t>
      </w:r>
      <w:r>
        <w:t>f that remoting session exists, PowerShell makes use of it. If the session doe</w:t>
      </w:r>
      <w:r w:rsidR="00C5796E">
        <w:t>s</w:t>
      </w:r>
      <w:r>
        <w:t xml:space="preserve"> not exist, </w:t>
      </w:r>
      <w:r w:rsidRPr="00047CA9">
        <w:rPr>
          <w:rStyle w:val="CodeInTextPACKT"/>
        </w:rPr>
        <w:t>Import-Module</w:t>
      </w:r>
      <w:r>
        <w:t xml:space="preserve"> creates a new remoting session</w:t>
      </w:r>
      <w:r w:rsidR="00C5796E">
        <w:t xml:space="preserve"> with that name</w:t>
      </w:r>
      <w:r>
        <w:t xml:space="preserve">. PowerShell 7 </w:t>
      </w:r>
      <w:r w:rsidR="00E632D5">
        <w:t xml:space="preserve">then </w:t>
      </w:r>
      <w:r>
        <w:t xml:space="preserve">imports the module in the remote session and creates proxy functions in the PowerShell 7 session. </w:t>
      </w:r>
    </w:p>
    <w:p w14:paraId="67855778" w14:textId="536FC3ED" w:rsidR="00047CA9" w:rsidRDefault="00047CA9" w:rsidP="00365B21">
      <w:pPr>
        <w:pStyle w:val="BulletPACKT"/>
        <w:numPr>
          <w:ilvl w:val="0"/>
          <w:numId w:val="0"/>
        </w:numPr>
      </w:pPr>
      <w:r>
        <w:t xml:space="preserve">Once </w:t>
      </w:r>
      <w:r w:rsidRPr="00C5796E">
        <w:rPr>
          <w:rStyle w:val="CodeInTextPACKT"/>
        </w:rPr>
        <w:t>Import-Module</w:t>
      </w:r>
      <w:r>
        <w:t xml:space="preserve"> has cre</w:t>
      </w:r>
      <w:r w:rsidR="00C5796E">
        <w:t>ated the remoting session, PowerShell uses that single session for all future use</w:t>
      </w:r>
      <w:r w:rsidR="009C0231">
        <w:t>, s</w:t>
      </w:r>
      <w:r w:rsidR="00C5796E">
        <w:t xml:space="preserve">o loading multiple modules utilizes a single remoting session. </w:t>
      </w:r>
    </w:p>
    <w:p w14:paraId="572B9F85" w14:textId="77777777" w:rsidR="00365B21" w:rsidRDefault="00365B21" w:rsidP="00365B21">
      <w:pPr>
        <w:pStyle w:val="Heading2"/>
        <w:tabs>
          <w:tab w:val="left" w:pos="0"/>
        </w:tabs>
      </w:pPr>
      <w:r>
        <w:t>Getting Ready</w:t>
      </w:r>
    </w:p>
    <w:p w14:paraId="1B3FC458" w14:textId="745E51CF" w:rsidR="00365B21" w:rsidRDefault="00047CA9" w:rsidP="00365B21">
      <w:pPr>
        <w:pStyle w:val="BulletPACKT"/>
        <w:numPr>
          <w:ilvl w:val="0"/>
          <w:numId w:val="0"/>
        </w:numPr>
      </w:pPr>
      <w:r>
        <w:t xml:space="preserve">You run this recipe on </w:t>
      </w:r>
      <w:r w:rsidRPr="00047CA9">
        <w:rPr>
          <w:rStyle w:val="CodeInTextPACKT"/>
        </w:rPr>
        <w:t>SRV1</w:t>
      </w:r>
      <w:r>
        <w:t>, on which you have installed PowerShell 7 and VS Code. SRV1 is a workgroup server running Windows Server Data Cent</w:t>
      </w:r>
      <w:r w:rsidR="00B93183">
        <w:t>er</w:t>
      </w:r>
      <w:r>
        <w:t xml:space="preserve"> Edition.</w:t>
      </w:r>
    </w:p>
    <w:p w14:paraId="785C1618" w14:textId="77777777" w:rsidR="00365B21" w:rsidRDefault="00365B21" w:rsidP="00365B21">
      <w:pPr>
        <w:pStyle w:val="Heading2"/>
        <w:tabs>
          <w:tab w:val="left" w:pos="0"/>
        </w:tabs>
      </w:pPr>
      <w:r>
        <w:t>How to do it...</w:t>
      </w:r>
    </w:p>
    <w:p w14:paraId="6D6C5715" w14:textId="17970A38" w:rsidR="00047CA9" w:rsidRPr="00047CA9" w:rsidRDefault="00047CA9" w:rsidP="002E2FFB">
      <w:pPr>
        <w:pStyle w:val="NumberedBulletPACKT"/>
        <w:numPr>
          <w:ilvl w:val="0"/>
          <w:numId w:val="10"/>
        </w:numPr>
        <w:rPr>
          <w:color w:val="333333"/>
          <w:lang w:val="en-GB" w:eastAsia="en-GB"/>
        </w:rPr>
      </w:pPr>
      <w:r w:rsidRPr="00047CA9">
        <w:rPr>
          <w:lang w:val="en-GB" w:eastAsia="en-GB"/>
        </w:rPr>
        <w:t>Creating a session using the reserved name</w:t>
      </w:r>
    </w:p>
    <w:p w14:paraId="48275E23" w14:textId="77777777" w:rsidR="00047CA9" w:rsidRPr="00047CA9" w:rsidRDefault="00047CA9" w:rsidP="00047CA9">
      <w:pPr>
        <w:pStyle w:val="CodePACKT"/>
      </w:pPr>
    </w:p>
    <w:p w14:paraId="7055A914" w14:textId="16AB63FB" w:rsidR="00047CA9" w:rsidRPr="00047CA9" w:rsidRDefault="00047CA9" w:rsidP="00047CA9">
      <w:pPr>
        <w:pStyle w:val="CodePACKT"/>
      </w:pPr>
      <w:r w:rsidRPr="00047CA9">
        <w:t>$S1 = New-</w:t>
      </w:r>
      <w:proofErr w:type="spellStart"/>
      <w:r w:rsidRPr="00047CA9">
        <w:t>PSSession</w:t>
      </w:r>
      <w:proofErr w:type="spellEnd"/>
      <w:r w:rsidRPr="00047CA9">
        <w:t> -Name </w:t>
      </w:r>
      <w:proofErr w:type="spellStart"/>
      <w:r w:rsidRPr="00047CA9">
        <w:t>WinPSCompatSession</w:t>
      </w:r>
      <w:proofErr w:type="spellEnd"/>
      <w:r w:rsidRPr="00047CA9">
        <w:t> -ComputerName SRV1</w:t>
      </w:r>
    </w:p>
    <w:p w14:paraId="21444633" w14:textId="77777777" w:rsidR="00047CA9" w:rsidRPr="00047CA9" w:rsidRDefault="00047CA9" w:rsidP="00047CA9">
      <w:pPr>
        <w:pStyle w:val="CodePACKT"/>
      </w:pPr>
    </w:p>
    <w:p w14:paraId="5345D596" w14:textId="58131B0D" w:rsidR="00047CA9" w:rsidRPr="00047CA9" w:rsidRDefault="00047CA9" w:rsidP="00047CA9">
      <w:pPr>
        <w:pStyle w:val="NumberedBulletPACKT"/>
        <w:rPr>
          <w:color w:val="333333"/>
          <w:lang w:val="en-GB" w:eastAsia="en-GB"/>
        </w:rPr>
      </w:pPr>
      <w:r w:rsidRPr="00047CA9">
        <w:rPr>
          <w:lang w:val="en-GB" w:eastAsia="en-GB"/>
        </w:rPr>
        <w:t>Getting loaded modules in </w:t>
      </w:r>
      <w:r>
        <w:rPr>
          <w:lang w:val="en-GB" w:eastAsia="en-GB"/>
        </w:rPr>
        <w:t xml:space="preserve">the </w:t>
      </w:r>
      <w:r w:rsidRPr="00047CA9">
        <w:rPr>
          <w:lang w:val="en-GB" w:eastAsia="en-GB"/>
        </w:rPr>
        <w:t>remote session</w:t>
      </w:r>
    </w:p>
    <w:p w14:paraId="48180D4E" w14:textId="77777777" w:rsidR="00047CA9" w:rsidRPr="00047CA9" w:rsidRDefault="00047CA9" w:rsidP="00047CA9">
      <w:pPr>
        <w:pStyle w:val="CodePACKT"/>
      </w:pPr>
    </w:p>
    <w:p w14:paraId="391FCB23" w14:textId="2DE1BCE3" w:rsidR="00047CA9" w:rsidRPr="00047CA9" w:rsidRDefault="00047CA9" w:rsidP="00047CA9">
      <w:pPr>
        <w:pStyle w:val="CodePACKT"/>
      </w:pPr>
      <w:r w:rsidRPr="00047CA9">
        <w:t>Invoke-Command -Session $S1 -</w:t>
      </w:r>
      <w:proofErr w:type="spellStart"/>
      <w:r w:rsidRPr="00047CA9">
        <w:t>ScriptBlock</w:t>
      </w:r>
      <w:proofErr w:type="spellEnd"/>
      <w:r w:rsidRPr="00047CA9">
        <w:t> {Get-Module}</w:t>
      </w:r>
    </w:p>
    <w:p w14:paraId="13C0C9EC" w14:textId="77777777" w:rsidR="00047CA9" w:rsidRPr="00047CA9" w:rsidRDefault="00047CA9" w:rsidP="00047CA9">
      <w:pPr>
        <w:pStyle w:val="CodePACKT"/>
      </w:pPr>
    </w:p>
    <w:p w14:paraId="660F0BCB" w14:textId="4A136CB9" w:rsidR="00047CA9" w:rsidRPr="00047CA9" w:rsidRDefault="00047CA9" w:rsidP="00047CA9">
      <w:pPr>
        <w:pStyle w:val="NumberedBulletPACKT"/>
        <w:rPr>
          <w:color w:val="333333"/>
          <w:lang w:val="en-GB" w:eastAsia="en-GB"/>
        </w:rPr>
      </w:pPr>
      <w:r w:rsidRPr="00047CA9">
        <w:rPr>
          <w:lang w:val="en-GB" w:eastAsia="en-GB"/>
        </w:rPr>
        <w:t>Loading</w:t>
      </w:r>
      <w:r>
        <w:rPr>
          <w:lang w:val="en-GB" w:eastAsia="en-GB"/>
        </w:rPr>
        <w:t xml:space="preserve"> the</w:t>
      </w:r>
      <w:r w:rsidRPr="00047CA9">
        <w:rPr>
          <w:lang w:val="en-GB" w:eastAsia="en-GB"/>
        </w:rPr>
        <w:t> </w:t>
      </w:r>
      <w:proofErr w:type="spellStart"/>
      <w:r w:rsidRPr="00047CA9">
        <w:rPr>
          <w:rStyle w:val="CodeInTextPACKT"/>
        </w:rPr>
        <w:t>ServerMan</w:t>
      </w:r>
      <w:r w:rsidR="00F36671">
        <w:rPr>
          <w:rStyle w:val="CodeInTextPACKT"/>
        </w:rPr>
        <w:t>a</w:t>
      </w:r>
      <w:r w:rsidRPr="00047CA9">
        <w:rPr>
          <w:rStyle w:val="CodeInTextPACKT"/>
        </w:rPr>
        <w:t>ger</w:t>
      </w:r>
      <w:proofErr w:type="spellEnd"/>
      <w:r w:rsidRPr="00047CA9">
        <w:rPr>
          <w:lang w:val="en-GB" w:eastAsia="en-GB"/>
        </w:rPr>
        <w:t> module in</w:t>
      </w:r>
      <w:r>
        <w:rPr>
          <w:lang w:val="en-GB" w:eastAsia="en-GB"/>
        </w:rPr>
        <w:t xml:space="preserve"> the</w:t>
      </w:r>
      <w:r w:rsidRPr="00047CA9">
        <w:rPr>
          <w:lang w:val="en-GB" w:eastAsia="en-GB"/>
        </w:rPr>
        <w:t> remote session</w:t>
      </w:r>
    </w:p>
    <w:p w14:paraId="29C9466E" w14:textId="77777777" w:rsidR="00047CA9" w:rsidRPr="00047CA9" w:rsidRDefault="00047CA9" w:rsidP="00047CA9">
      <w:pPr>
        <w:pStyle w:val="CodePACKT"/>
        <w:rPr>
          <w:rStyle w:val="CodeInTextPACKT"/>
          <w:color w:val="7030A0"/>
        </w:rPr>
      </w:pPr>
    </w:p>
    <w:p w14:paraId="6A445943" w14:textId="5DC3560E" w:rsidR="00047CA9" w:rsidRPr="00047CA9" w:rsidRDefault="00047CA9" w:rsidP="00047CA9">
      <w:pPr>
        <w:pStyle w:val="CodePACKT"/>
      </w:pPr>
      <w:r w:rsidRPr="00047CA9">
        <w:t>Import-Module -Name ServerManager -WarningAction SilentlyContinue |</w:t>
      </w:r>
    </w:p>
    <w:p w14:paraId="5B215C78" w14:textId="77777777" w:rsidR="00047CA9" w:rsidRPr="00047CA9" w:rsidRDefault="00047CA9" w:rsidP="00047CA9">
      <w:pPr>
        <w:pStyle w:val="CodePACKT"/>
      </w:pPr>
      <w:r w:rsidRPr="00047CA9">
        <w:t>  Out-Null</w:t>
      </w:r>
    </w:p>
    <w:p w14:paraId="29E54E79" w14:textId="77777777" w:rsidR="00047CA9" w:rsidRPr="00047CA9" w:rsidRDefault="00047CA9" w:rsidP="00047CA9">
      <w:pPr>
        <w:pStyle w:val="CodePACKT"/>
      </w:pPr>
    </w:p>
    <w:p w14:paraId="5D003A7E" w14:textId="013A5E9F" w:rsidR="00047CA9" w:rsidRPr="00047CA9" w:rsidRDefault="00047CA9" w:rsidP="00047CA9">
      <w:pPr>
        <w:pStyle w:val="NumberedBulletPACKT"/>
        <w:rPr>
          <w:color w:val="333333"/>
          <w:lang w:val="en-GB" w:eastAsia="en-GB"/>
        </w:rPr>
      </w:pPr>
      <w:r w:rsidRPr="00047CA9">
        <w:rPr>
          <w:lang w:val="en-GB" w:eastAsia="en-GB"/>
        </w:rPr>
        <w:t>Getting loaded modules in </w:t>
      </w:r>
      <w:ins w:id="407" w:author="Lucy Wan" w:date="2020-11-18T14:56:00Z">
        <w:r w:rsidR="00196806">
          <w:rPr>
            <w:lang w:val="en-GB" w:eastAsia="en-GB"/>
          </w:rPr>
          <w:t xml:space="preserve">the </w:t>
        </w:r>
      </w:ins>
      <w:r w:rsidRPr="00047CA9">
        <w:rPr>
          <w:lang w:val="en-GB" w:eastAsia="en-GB"/>
        </w:rPr>
        <w:t>remote session</w:t>
      </w:r>
    </w:p>
    <w:p w14:paraId="69E7157A" w14:textId="77777777" w:rsidR="00047CA9" w:rsidRPr="00047CA9" w:rsidRDefault="00047CA9" w:rsidP="00047CA9">
      <w:pPr>
        <w:pStyle w:val="CodePACKT"/>
      </w:pPr>
    </w:p>
    <w:p w14:paraId="6CD0D900" w14:textId="65061EE3" w:rsidR="00047CA9" w:rsidRDefault="00047CA9" w:rsidP="00047CA9">
      <w:pPr>
        <w:pStyle w:val="CodePACKT"/>
      </w:pPr>
      <w:r w:rsidRPr="00047CA9">
        <w:t>Invoke-Command -Session $S1 -</w:t>
      </w:r>
      <w:proofErr w:type="spellStart"/>
      <w:r w:rsidRPr="00047CA9">
        <w:t>ScriptBlock</w:t>
      </w:r>
      <w:proofErr w:type="spellEnd"/>
      <w:r w:rsidRPr="00047CA9">
        <w:t> {Get-Module}</w:t>
      </w:r>
    </w:p>
    <w:p w14:paraId="36DBD371" w14:textId="2A4B5BE3" w:rsidR="00047CA9" w:rsidRDefault="00047CA9" w:rsidP="00047CA9">
      <w:pPr>
        <w:pStyle w:val="CodePACKT"/>
      </w:pPr>
    </w:p>
    <w:p w14:paraId="2321BE0D" w14:textId="77777777" w:rsidR="00047CA9" w:rsidRPr="00047CA9" w:rsidRDefault="00047CA9" w:rsidP="00047CA9">
      <w:pPr>
        <w:pStyle w:val="CodePACKT"/>
      </w:pPr>
    </w:p>
    <w:p w14:paraId="6084C5AC" w14:textId="1AFF08DF" w:rsidR="00047CA9" w:rsidRPr="00047CA9" w:rsidRDefault="00047CA9" w:rsidP="00047CA9">
      <w:pPr>
        <w:pStyle w:val="NumberedBulletPACKT"/>
        <w:rPr>
          <w:color w:val="333333"/>
          <w:lang w:val="en-GB" w:eastAsia="en-GB"/>
        </w:rPr>
      </w:pPr>
      <w:r w:rsidRPr="00047CA9">
        <w:rPr>
          <w:lang w:val="en-GB" w:eastAsia="en-GB"/>
        </w:rPr>
        <w:t>Using </w:t>
      </w:r>
      <w:r w:rsidRPr="00154D88">
        <w:rPr>
          <w:rFonts w:ascii="Lucida Console" w:hAnsi="Lucida Console"/>
          <w:color w:val="4472C4"/>
          <w:sz w:val="19"/>
          <w:szCs w:val="19"/>
          <w:lang w:val="en-GB" w:eastAsia="en-GB"/>
        </w:rPr>
        <w:t>Get-Window</w:t>
      </w:r>
      <w:r w:rsidR="00154D88">
        <w:rPr>
          <w:rFonts w:ascii="Lucida Console" w:hAnsi="Lucida Console"/>
          <w:color w:val="4472C4"/>
          <w:sz w:val="19"/>
          <w:szCs w:val="19"/>
          <w:lang w:val="en-GB" w:eastAsia="en-GB"/>
        </w:rPr>
        <w:t>sFeature</w:t>
      </w:r>
    </w:p>
    <w:p w14:paraId="75AD1C7E" w14:textId="77777777" w:rsidR="00047CA9" w:rsidRPr="00047CA9" w:rsidRDefault="00047CA9" w:rsidP="00047CA9">
      <w:pPr>
        <w:pStyle w:val="CodePACKT"/>
      </w:pPr>
    </w:p>
    <w:p w14:paraId="60A0463A" w14:textId="5EF4F021" w:rsidR="00047CA9" w:rsidRPr="00047CA9" w:rsidRDefault="00047CA9" w:rsidP="00047CA9">
      <w:pPr>
        <w:pStyle w:val="CodePACKT"/>
      </w:pPr>
      <w:r w:rsidRPr="00047CA9">
        <w:t>Get-WindowsFeature -Name PowerShell</w:t>
      </w:r>
    </w:p>
    <w:p w14:paraId="7FB30ABD" w14:textId="77777777" w:rsidR="00047CA9" w:rsidRPr="00047CA9" w:rsidRDefault="00047CA9" w:rsidP="00047CA9">
      <w:pPr>
        <w:pStyle w:val="CodePACKT"/>
      </w:pPr>
    </w:p>
    <w:p w14:paraId="12AFF58A" w14:textId="7E2A5554" w:rsidR="00047CA9" w:rsidRPr="00047CA9" w:rsidRDefault="00047CA9" w:rsidP="00047CA9">
      <w:pPr>
        <w:pStyle w:val="NumberedBulletPACKT"/>
        <w:rPr>
          <w:color w:val="333333"/>
          <w:lang w:val="en-GB" w:eastAsia="en-GB"/>
        </w:rPr>
      </w:pPr>
      <w:r w:rsidRPr="00047CA9">
        <w:rPr>
          <w:lang w:val="en-GB" w:eastAsia="en-GB"/>
        </w:rPr>
        <w:t>Closing remoting sessions and removing module from current PS7 session</w:t>
      </w:r>
    </w:p>
    <w:p w14:paraId="3CDA13F5" w14:textId="77777777" w:rsidR="00047CA9" w:rsidRPr="00047CA9" w:rsidRDefault="00047CA9" w:rsidP="00047CA9">
      <w:pPr>
        <w:pStyle w:val="CodePACKT"/>
      </w:pPr>
    </w:p>
    <w:p w14:paraId="036B72CC" w14:textId="3CDBC00A" w:rsidR="00047CA9" w:rsidRPr="00047CA9" w:rsidRDefault="00047CA9" w:rsidP="00047CA9">
      <w:pPr>
        <w:pStyle w:val="CodePACKT"/>
      </w:pPr>
      <w:r w:rsidRPr="00047CA9">
        <w:t>Get-</w:t>
      </w:r>
      <w:proofErr w:type="spellStart"/>
      <w:r w:rsidRPr="00047CA9">
        <w:t>PSSession</w:t>
      </w:r>
      <w:proofErr w:type="spellEnd"/>
      <w:r w:rsidR="00C5796E">
        <w:t xml:space="preserve"> </w:t>
      </w:r>
      <w:r w:rsidRPr="00047CA9">
        <w:t>| Remove-</w:t>
      </w:r>
      <w:proofErr w:type="spellStart"/>
      <w:r w:rsidRPr="00047CA9">
        <w:t>PSSession</w:t>
      </w:r>
      <w:proofErr w:type="spellEnd"/>
    </w:p>
    <w:p w14:paraId="4C1FB069" w14:textId="77777777" w:rsidR="00047CA9" w:rsidRPr="00047CA9" w:rsidRDefault="00047CA9" w:rsidP="00047CA9">
      <w:pPr>
        <w:pStyle w:val="CodePACKT"/>
      </w:pPr>
      <w:r w:rsidRPr="00047CA9">
        <w:t>Get-Module -Name </w:t>
      </w:r>
      <w:proofErr w:type="spellStart"/>
      <w:r w:rsidRPr="00047CA9">
        <w:t>ServerManager</w:t>
      </w:r>
      <w:proofErr w:type="spellEnd"/>
      <w:r w:rsidRPr="00047CA9">
        <w:t> | Remove-Module</w:t>
      </w:r>
    </w:p>
    <w:p w14:paraId="76BF7DBD" w14:textId="77777777" w:rsidR="00047CA9" w:rsidRPr="00047CA9" w:rsidRDefault="00047CA9" w:rsidP="00047CA9">
      <w:pPr>
        <w:pStyle w:val="CodePACKT"/>
      </w:pPr>
    </w:p>
    <w:p w14:paraId="2B47B472" w14:textId="39186044" w:rsidR="00047CA9" w:rsidRPr="00047CA9" w:rsidRDefault="00047CA9" w:rsidP="00047CA9">
      <w:pPr>
        <w:pStyle w:val="NumberedBulletPACKT"/>
        <w:rPr>
          <w:color w:val="333333"/>
          <w:lang w:val="en-GB" w:eastAsia="en-GB"/>
        </w:rPr>
      </w:pPr>
      <w:r w:rsidRPr="00047CA9">
        <w:rPr>
          <w:lang w:val="en-GB" w:eastAsia="en-GB"/>
        </w:rPr>
        <w:t>Creating a default compatibility remoting session</w:t>
      </w:r>
    </w:p>
    <w:p w14:paraId="4744D6CB" w14:textId="77777777" w:rsidR="00047CA9" w:rsidRPr="00047CA9" w:rsidRDefault="00047CA9" w:rsidP="00047CA9">
      <w:pPr>
        <w:pStyle w:val="CodePACKT"/>
      </w:pPr>
    </w:p>
    <w:p w14:paraId="78E24BC2" w14:textId="464E5CA4" w:rsidR="00047CA9" w:rsidRPr="00047CA9" w:rsidRDefault="00047CA9" w:rsidP="00047CA9">
      <w:pPr>
        <w:pStyle w:val="CodePACKT"/>
      </w:pPr>
      <w:r w:rsidRPr="00047CA9">
        <w:t>Import-Module -Name ServerManager -WarningAction SilentlyContinue</w:t>
      </w:r>
    </w:p>
    <w:p w14:paraId="1C814338" w14:textId="77777777" w:rsidR="00047CA9" w:rsidRPr="00047CA9" w:rsidRDefault="00047CA9" w:rsidP="00047CA9">
      <w:pPr>
        <w:pStyle w:val="CodePACKT"/>
      </w:pPr>
    </w:p>
    <w:p w14:paraId="25FC8AFF" w14:textId="7731E824" w:rsidR="00047CA9" w:rsidRPr="00047CA9" w:rsidRDefault="00047CA9" w:rsidP="00047CA9">
      <w:pPr>
        <w:pStyle w:val="NumberedBulletPACKT"/>
        <w:rPr>
          <w:color w:val="333333"/>
          <w:lang w:val="en-GB" w:eastAsia="en-GB"/>
        </w:rPr>
      </w:pPr>
      <w:r w:rsidRPr="00047CA9">
        <w:rPr>
          <w:lang w:val="en-GB" w:eastAsia="en-GB"/>
        </w:rPr>
        <w:t>Getting the new remoting session</w:t>
      </w:r>
    </w:p>
    <w:p w14:paraId="2CC49F27" w14:textId="77777777" w:rsidR="00047CA9" w:rsidRPr="00047CA9" w:rsidRDefault="00047CA9" w:rsidP="00047CA9">
      <w:pPr>
        <w:pStyle w:val="CodePACKT"/>
      </w:pPr>
    </w:p>
    <w:p w14:paraId="646D0F55" w14:textId="5206AF76" w:rsidR="00047CA9" w:rsidRPr="00047CA9" w:rsidRDefault="00047CA9" w:rsidP="00047CA9">
      <w:pPr>
        <w:pStyle w:val="CodePACKT"/>
      </w:pPr>
      <w:r w:rsidRPr="00047CA9">
        <w:t>$S2 = Get-</w:t>
      </w:r>
      <w:proofErr w:type="spellStart"/>
      <w:r w:rsidRPr="00047CA9">
        <w:t>P</w:t>
      </w:r>
      <w:r w:rsidR="00C5796E">
        <w:t>SS</w:t>
      </w:r>
      <w:r w:rsidRPr="00047CA9">
        <w:t>ession</w:t>
      </w:r>
      <w:proofErr w:type="spellEnd"/>
      <w:r w:rsidRPr="00047CA9">
        <w:t> -Name '</w:t>
      </w:r>
      <w:proofErr w:type="spellStart"/>
      <w:r w:rsidRPr="00047CA9">
        <w:t>WinPSCompatSession</w:t>
      </w:r>
      <w:proofErr w:type="spellEnd"/>
      <w:r w:rsidRPr="00047CA9">
        <w:t>'</w:t>
      </w:r>
    </w:p>
    <w:p w14:paraId="46F220A5" w14:textId="77777777" w:rsidR="00047CA9" w:rsidRPr="00047CA9" w:rsidRDefault="00047CA9" w:rsidP="00047CA9">
      <w:pPr>
        <w:pStyle w:val="CodePACKT"/>
      </w:pPr>
      <w:r w:rsidRPr="00047CA9">
        <w:t>$S2</w:t>
      </w:r>
    </w:p>
    <w:p w14:paraId="51DB41F1" w14:textId="77777777" w:rsidR="00047CA9" w:rsidRPr="00047CA9" w:rsidRDefault="00047CA9" w:rsidP="00047CA9">
      <w:pPr>
        <w:pStyle w:val="CodePACKT"/>
      </w:pPr>
    </w:p>
    <w:p w14:paraId="637D98E2" w14:textId="6BA279AA" w:rsidR="00047CA9" w:rsidRPr="00047CA9" w:rsidRDefault="00047CA9" w:rsidP="00047CA9">
      <w:pPr>
        <w:pStyle w:val="NumberedBulletPACKT"/>
        <w:rPr>
          <w:color w:val="333333"/>
          <w:lang w:val="en-GB" w:eastAsia="en-GB"/>
        </w:rPr>
      </w:pPr>
      <w:r w:rsidRPr="00047CA9">
        <w:rPr>
          <w:lang w:val="en-GB" w:eastAsia="en-GB"/>
        </w:rPr>
        <w:t>Examining modules in </w:t>
      </w:r>
      <w:proofErr w:type="spellStart"/>
      <w:r w:rsidRPr="00C5796E">
        <w:rPr>
          <w:rStyle w:val="CodeInTextPACKT"/>
        </w:rPr>
        <w:t>WinPSCompatSession</w:t>
      </w:r>
      <w:proofErr w:type="spellEnd"/>
    </w:p>
    <w:p w14:paraId="69F97145" w14:textId="77777777" w:rsidR="00047CA9" w:rsidRPr="00047CA9" w:rsidRDefault="00047CA9" w:rsidP="00047CA9">
      <w:pPr>
        <w:pStyle w:val="CodePACKT"/>
      </w:pPr>
    </w:p>
    <w:p w14:paraId="645F0A3D" w14:textId="532267EB" w:rsidR="00047CA9" w:rsidRPr="00047CA9" w:rsidRDefault="00047CA9" w:rsidP="00047CA9">
      <w:pPr>
        <w:pStyle w:val="CodePACKT"/>
      </w:pPr>
      <w:r w:rsidRPr="00047CA9">
        <w:t>Invoke-Command -Session $S2 -</w:t>
      </w:r>
      <w:proofErr w:type="spellStart"/>
      <w:r w:rsidRPr="00047CA9">
        <w:t>ScriptBlock</w:t>
      </w:r>
      <w:proofErr w:type="spellEnd"/>
      <w:r w:rsidRPr="00047CA9">
        <w:t> {Get-Module}</w:t>
      </w:r>
    </w:p>
    <w:p w14:paraId="2D18B4D5" w14:textId="77777777" w:rsidR="00047CA9" w:rsidRPr="00047CA9" w:rsidRDefault="00047CA9" w:rsidP="00047CA9">
      <w:pPr>
        <w:pStyle w:val="CodePACKT"/>
      </w:pPr>
    </w:p>
    <w:p w14:paraId="11E31D41" w14:textId="1D3D18D5" w:rsidR="00365B21" w:rsidRDefault="00365B21" w:rsidP="00365B21">
      <w:pPr>
        <w:pStyle w:val="Heading2"/>
        <w:numPr>
          <w:ilvl w:val="1"/>
          <w:numId w:val="3"/>
        </w:numPr>
        <w:tabs>
          <w:tab w:val="left" w:pos="0"/>
        </w:tabs>
      </w:pPr>
      <w:r>
        <w:t>How it works...</w:t>
      </w:r>
    </w:p>
    <w:p w14:paraId="4BEE5642" w14:textId="0A6CDAE8" w:rsidR="00047CA9" w:rsidRDefault="00047CA9" w:rsidP="00047CA9">
      <w:pPr>
        <w:pStyle w:val="NormalPACKT"/>
        <w:rPr>
          <w:lang w:val="en-GB"/>
        </w:rPr>
      </w:pPr>
      <w:r>
        <w:rPr>
          <w:lang w:val="en-GB"/>
        </w:rPr>
        <w:t xml:space="preserve">In </w:t>
      </w:r>
      <w:r w:rsidRPr="00047CA9">
        <w:rPr>
          <w:rStyle w:val="ItalicsPACKT"/>
        </w:rPr>
        <w:t>step 1</w:t>
      </w:r>
      <w:r>
        <w:rPr>
          <w:lang w:val="en-GB"/>
        </w:rPr>
        <w:t xml:space="preserve">, you create a new remoting session using the session name </w:t>
      </w:r>
      <w:proofErr w:type="spellStart"/>
      <w:r w:rsidRPr="00047CA9">
        <w:rPr>
          <w:rStyle w:val="CodeInTextPACKT"/>
        </w:rPr>
        <w:t>WinPSCompatSession</w:t>
      </w:r>
      <w:proofErr w:type="spellEnd"/>
      <w:r>
        <w:rPr>
          <w:lang w:val="en-GB"/>
        </w:rPr>
        <w:t xml:space="preserve">. This step </w:t>
      </w:r>
      <w:ins w:id="408" w:author="Lucy Wan" w:date="2020-11-18T14:57:00Z">
        <w:r w:rsidR="0064758F">
          <w:rPr>
            <w:lang w:val="en-GB"/>
          </w:rPr>
          <w:t>produces</w:t>
        </w:r>
      </w:ins>
      <w:del w:id="409" w:author="Lucy Wan" w:date="2020-11-18T14:57:00Z">
        <w:r w:rsidDel="0064758F">
          <w:rPr>
            <w:lang w:val="en-GB"/>
          </w:rPr>
          <w:delText>creates</w:delText>
        </w:r>
      </w:del>
      <w:r>
        <w:rPr>
          <w:lang w:val="en-GB"/>
        </w:rPr>
        <w:t xml:space="preserve"> no output, but it does create a remoting session to a Windows PowerShell endpoint. PowerShell 7 holds the name of the endpoint which </w:t>
      </w:r>
      <w:commentRangeStart w:id="410"/>
      <w:commentRangeStart w:id="411"/>
      <w:r w:rsidRPr="00047CA9">
        <w:rPr>
          <w:rStyle w:val="CodeInTextPACKT"/>
        </w:rPr>
        <w:t>New-</w:t>
      </w:r>
      <w:proofErr w:type="spellStart"/>
      <w:r w:rsidRPr="00047CA9">
        <w:rPr>
          <w:rStyle w:val="CodeInTextPACKT"/>
        </w:rPr>
        <w:t>PSSes</w:t>
      </w:r>
      <w:ins w:id="412" w:author="Thomas Lee" w:date="2021-02-03T14:24:00Z">
        <w:r w:rsidR="00A46195">
          <w:rPr>
            <w:rStyle w:val="CodeInTextPACKT"/>
          </w:rPr>
          <w:t>s</w:t>
        </w:r>
      </w:ins>
      <w:r w:rsidRPr="00047CA9">
        <w:rPr>
          <w:rStyle w:val="CodeInTextPACKT"/>
        </w:rPr>
        <w:t>ison</w:t>
      </w:r>
      <w:proofErr w:type="spellEnd"/>
      <w:r>
        <w:rPr>
          <w:lang w:val="en-GB"/>
        </w:rPr>
        <w:t xml:space="preserve"> </w:t>
      </w:r>
      <w:commentRangeEnd w:id="410"/>
      <w:r w:rsidR="00014C9E">
        <w:rPr>
          <w:rStyle w:val="CommentReference"/>
          <w:rFonts w:ascii="Calibri" w:hAnsi="Calibri"/>
        </w:rPr>
        <w:commentReference w:id="410"/>
      </w:r>
      <w:commentRangeEnd w:id="411"/>
      <w:r w:rsidR="00A46195">
        <w:rPr>
          <w:rStyle w:val="CommentReference"/>
          <w:rFonts w:ascii="Calibri" w:hAnsi="Calibri"/>
        </w:rPr>
        <w:commentReference w:id="411"/>
      </w:r>
      <w:r>
        <w:rPr>
          <w:lang w:val="en-GB"/>
        </w:rPr>
        <w:t>uses</w:t>
      </w:r>
      <w:r w:rsidR="009B1D23">
        <w:rPr>
          <w:lang w:val="en-GB"/>
        </w:rPr>
        <w:t xml:space="preserve">, </w:t>
      </w:r>
      <w:commentRangeStart w:id="413"/>
      <w:commentRangeStart w:id="414"/>
      <w:r>
        <w:rPr>
          <w:lang w:val="en-GB"/>
        </w:rPr>
        <w:t xml:space="preserve">unless you </w:t>
      </w:r>
      <w:ins w:id="415" w:author="Thomas Lee" w:date="2021-02-03T14:26:00Z">
        <w:r w:rsidR="00A46195">
          <w:rPr>
            <w:lang w:val="en-GB"/>
          </w:rPr>
          <w:t xml:space="preserve">use the </w:t>
        </w:r>
      </w:ins>
      <w:ins w:id="416" w:author="Thomas Lee" w:date="2021-02-03T14:27:00Z">
        <w:r w:rsidR="00A46195">
          <w:rPr>
            <w:lang w:val="en-GB"/>
          </w:rPr>
          <w:t xml:space="preserve">parameter </w:t>
        </w:r>
      </w:ins>
      <w:ins w:id="417" w:author="Thomas Lee" w:date="2021-02-03T14:26:00Z">
        <w:r w:rsidR="00A46195" w:rsidRPr="00A46195">
          <w:rPr>
            <w:rStyle w:val="CodeInTextPACKT"/>
            <w:rPrChange w:id="418" w:author="Thomas Lee" w:date="2021-02-03T14:28:00Z">
              <w:rPr>
                <w:lang w:val="en-GB"/>
              </w:rPr>
            </w:rPrChange>
          </w:rPr>
          <w:t>-</w:t>
        </w:r>
        <w:proofErr w:type="spellStart"/>
        <w:r w:rsidR="00A46195" w:rsidRPr="00A46195">
          <w:rPr>
            <w:rStyle w:val="CodeInTextPACKT"/>
            <w:rPrChange w:id="419" w:author="Thomas Lee" w:date="2021-02-03T14:28:00Z">
              <w:rPr>
                <w:lang w:val="en-GB"/>
              </w:rPr>
            </w:rPrChange>
          </w:rPr>
          <w:t>ConfigurationName</w:t>
        </w:r>
        <w:proofErr w:type="spellEnd"/>
        <w:r w:rsidR="00A46195" w:rsidRPr="00A46195">
          <w:rPr>
            <w:rStyle w:val="CodeInTextPACKT"/>
            <w:rPrChange w:id="420" w:author="Thomas Lee" w:date="2021-02-03T14:28:00Z">
              <w:rPr>
                <w:lang w:val="en-GB"/>
              </w:rPr>
            </w:rPrChange>
          </w:rPr>
          <w:t xml:space="preserve"> </w:t>
        </w:r>
      </w:ins>
      <w:ins w:id="421" w:author="Thomas Lee" w:date="2021-02-03T14:27:00Z">
        <w:r w:rsidR="00A46195">
          <w:rPr>
            <w:lang w:val="en-GB"/>
          </w:rPr>
          <w:t xml:space="preserve">to </w:t>
        </w:r>
      </w:ins>
      <w:r>
        <w:rPr>
          <w:lang w:val="en-GB"/>
        </w:rPr>
        <w:t>specify an alternate configuration name when you create the new remoting session</w:t>
      </w:r>
      <w:commentRangeEnd w:id="413"/>
      <w:r w:rsidR="00E27EBE">
        <w:rPr>
          <w:rStyle w:val="CommentReference"/>
          <w:rFonts w:ascii="Calibri" w:hAnsi="Calibri"/>
        </w:rPr>
        <w:commentReference w:id="413"/>
      </w:r>
      <w:commentRangeEnd w:id="414"/>
      <w:r w:rsidR="00A46195">
        <w:rPr>
          <w:rStyle w:val="CommentReference"/>
          <w:rFonts w:ascii="Calibri" w:hAnsi="Calibri"/>
        </w:rPr>
        <w:commentReference w:id="414"/>
      </w:r>
      <w:r>
        <w:rPr>
          <w:lang w:val="en-GB"/>
        </w:rPr>
        <w:t>.</w:t>
      </w:r>
    </w:p>
    <w:p w14:paraId="3CEB549F" w14:textId="570DA98B" w:rsidR="00047CA9" w:rsidRDefault="00047CA9" w:rsidP="00047CA9">
      <w:pPr>
        <w:pStyle w:val="NormalPACKT"/>
        <w:rPr>
          <w:lang w:val="en-GB"/>
        </w:rPr>
      </w:pPr>
      <w:r>
        <w:rPr>
          <w:lang w:val="en-GB"/>
        </w:rPr>
        <w:t xml:space="preserve">In </w:t>
      </w:r>
      <w:r w:rsidRPr="00047CA9">
        <w:rPr>
          <w:rStyle w:val="ItalicsPACKT"/>
        </w:rPr>
        <w:t>step 2</w:t>
      </w:r>
      <w:r>
        <w:rPr>
          <w:lang w:val="en-GB"/>
        </w:rPr>
        <w:t xml:space="preserve">, you run the </w:t>
      </w:r>
      <w:r w:rsidRPr="00047CA9">
        <w:rPr>
          <w:rStyle w:val="CodeInTextPACKT"/>
        </w:rPr>
        <w:t>Get-Module</w:t>
      </w:r>
      <w:r>
        <w:rPr>
          <w:lang w:val="en-GB"/>
        </w:rPr>
        <w:t xml:space="preserve"> cmdlet to return the modules currently loaded in the remoting session you established in </w:t>
      </w:r>
      <w:r w:rsidRPr="00047CA9">
        <w:rPr>
          <w:rStyle w:val="ItalicsPACKT"/>
        </w:rPr>
        <w:t>step 1</w:t>
      </w:r>
      <w:r>
        <w:rPr>
          <w:lang w:val="en-GB"/>
        </w:rPr>
        <w:t>. PowerShell generates no</w:t>
      </w:r>
      <w:r w:rsidR="00E632D5">
        <w:rPr>
          <w:lang w:val="en-GB"/>
        </w:rPr>
        <w:t xml:space="preserve"> </w:t>
      </w:r>
      <w:r>
        <w:rPr>
          <w:lang w:val="en-GB"/>
        </w:rPr>
        <w:t>output for this step, indicating that there are no modules so far imported into the remoting session.</w:t>
      </w:r>
    </w:p>
    <w:p w14:paraId="7B2775AE" w14:textId="3FBCDBC9" w:rsidR="00047CA9" w:rsidRDefault="00047CA9" w:rsidP="00047CA9">
      <w:pPr>
        <w:pStyle w:val="NormalPACKT"/>
        <w:rPr>
          <w:lang w:val="en-GB"/>
        </w:rPr>
      </w:pPr>
      <w:r>
        <w:rPr>
          <w:lang w:val="en-GB"/>
        </w:rPr>
        <w:t xml:space="preserve">With </w:t>
      </w:r>
      <w:r w:rsidRPr="00047CA9">
        <w:rPr>
          <w:rStyle w:val="ItalicsPACKT"/>
        </w:rPr>
        <w:t>step 3</w:t>
      </w:r>
      <w:r>
        <w:rPr>
          <w:lang w:val="en-GB"/>
        </w:rPr>
        <w:t xml:space="preserve">, you import the Server Manager module. Since this module is not compatible with PowerShell 7, PowerShell uses the Window PowerShell compatibility session you created earlier. </w:t>
      </w:r>
      <w:r w:rsidRPr="00047CA9">
        <w:rPr>
          <w:rStyle w:val="CodeInTextPACKT"/>
        </w:rPr>
        <w:t>Import-Module</w:t>
      </w:r>
      <w:r>
        <w:rPr>
          <w:lang w:val="en-GB"/>
        </w:rPr>
        <w:t xml:space="preserve"> only checks to see if there is an existing remoting session with the name </w:t>
      </w:r>
      <w:proofErr w:type="spellStart"/>
      <w:r w:rsidRPr="00047CA9">
        <w:rPr>
          <w:rStyle w:val="CodeInTextPACKT"/>
        </w:rPr>
        <w:t>WinPSCompatSession</w:t>
      </w:r>
      <w:proofErr w:type="spellEnd"/>
      <w:r>
        <w:rPr>
          <w:lang w:val="en-GB"/>
        </w:rPr>
        <w:t>. This step generates no output.</w:t>
      </w:r>
    </w:p>
    <w:p w14:paraId="42C42BB0" w14:textId="5D5511F1" w:rsidR="00047CA9" w:rsidRDefault="00047CA9" w:rsidP="00047CA9">
      <w:pPr>
        <w:pStyle w:val="NormalPACKT"/>
        <w:rPr>
          <w:lang w:val="en-GB"/>
        </w:rPr>
      </w:pPr>
      <w:r>
        <w:rPr>
          <w:lang w:val="en-GB"/>
        </w:rPr>
        <w:t xml:space="preserve">In </w:t>
      </w:r>
      <w:r w:rsidRPr="00047CA9">
        <w:rPr>
          <w:rStyle w:val="ItalicsPACKT"/>
        </w:rPr>
        <w:t>step 4</w:t>
      </w:r>
      <w:r>
        <w:rPr>
          <w:lang w:val="en-GB"/>
        </w:rPr>
        <w:t>, you re-check the modules loaded into the remote session. As you can see in the output, this command discovers two module</w:t>
      </w:r>
      <w:r w:rsidR="00C5796E">
        <w:rPr>
          <w:lang w:val="en-GB"/>
        </w:rPr>
        <w:t>s</w:t>
      </w:r>
      <w:r>
        <w:rPr>
          <w:lang w:val="en-GB"/>
        </w:rPr>
        <w:t xml:space="preserve"> loaded in the remoting session, one of which is the </w:t>
      </w:r>
      <w:r w:rsidR="00C5796E">
        <w:rPr>
          <w:lang w:val="en-GB"/>
        </w:rPr>
        <w:t>Windows PowerShell</w:t>
      </w:r>
      <w:r>
        <w:rPr>
          <w:lang w:val="en-GB"/>
        </w:rPr>
        <w:t xml:space="preserve"> </w:t>
      </w:r>
      <w:proofErr w:type="spellStart"/>
      <w:r w:rsidRPr="00C5796E">
        <w:rPr>
          <w:rStyle w:val="CodeInTextPACKT"/>
        </w:rPr>
        <w:t>ServerManager</w:t>
      </w:r>
      <w:proofErr w:type="spellEnd"/>
      <w:r>
        <w:rPr>
          <w:lang w:val="en-GB"/>
        </w:rPr>
        <w:t xml:space="preserve"> module. The output from this step looks like this:</w:t>
      </w:r>
    </w:p>
    <w:p w14:paraId="1D616269" w14:textId="26E9FD31" w:rsidR="00047CA9" w:rsidRDefault="00C5796E" w:rsidP="00047CA9">
      <w:pPr>
        <w:pStyle w:val="FigurePACKT"/>
      </w:pPr>
      <w:r>
        <w:drawing>
          <wp:inline distT="0" distB="0" distL="0" distR="0" wp14:anchorId="584108A3" wp14:editId="60C2807A">
            <wp:extent cx="5097196" cy="787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6498" cy="797928"/>
                    </a:xfrm>
                    <a:prstGeom prst="rect">
                      <a:avLst/>
                    </a:prstGeom>
                  </pic:spPr>
                </pic:pic>
              </a:graphicData>
            </a:graphic>
          </wp:inline>
        </w:drawing>
      </w:r>
    </w:p>
    <w:p w14:paraId="79A30B47" w14:textId="208446E0" w:rsidR="00205286" w:rsidRPr="004270FF" w:rsidRDefault="00205286" w:rsidP="00047CA9">
      <w:pPr>
        <w:pStyle w:val="FigurePACKT"/>
        <w:rPr>
          <w:rFonts w:ascii="Times New Roman" w:hAnsi="Times New Roman"/>
          <w:sz w:val="18"/>
          <w:szCs w:val="28"/>
        </w:rPr>
      </w:pPr>
      <w:ins w:id="422" w:author="Lucy Wan" w:date="2020-11-18T14:59:00Z">
        <w:r w:rsidRPr="004270FF">
          <w:rPr>
            <w:rFonts w:ascii="Times New Roman" w:hAnsi="Times New Roman"/>
            <w:sz w:val="18"/>
            <w:szCs w:val="28"/>
          </w:rPr>
          <w:t xml:space="preserve">Figure 3.35: </w:t>
        </w:r>
        <w:r w:rsidR="004270FF" w:rsidRPr="004270FF">
          <w:rPr>
            <w:rFonts w:ascii="Times New Roman" w:hAnsi="Times New Roman"/>
            <w:sz w:val="18"/>
            <w:szCs w:val="28"/>
          </w:rPr>
          <w:t>Getting loaded modules in the remote session</w:t>
        </w:r>
      </w:ins>
    </w:p>
    <w:p w14:paraId="368E3A34" w14:textId="094ACF70"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5</w:t>
      </w:r>
      <w:r>
        <w:rPr>
          <w:noProof/>
        </w:rPr>
        <w:t>.png</w:t>
      </w:r>
    </w:p>
    <w:p w14:paraId="112C4B15" w14:textId="245CB150" w:rsidR="00047CA9" w:rsidRDefault="00047CA9" w:rsidP="00047CA9">
      <w:pPr>
        <w:pStyle w:val="NormalPACKT"/>
        <w:rPr>
          <w:lang w:val="en-GB"/>
        </w:rPr>
      </w:pPr>
      <w:r>
        <w:rPr>
          <w:lang w:val="en-GB"/>
        </w:rPr>
        <w:t xml:space="preserve">In </w:t>
      </w:r>
      <w:r w:rsidRPr="00047CA9">
        <w:rPr>
          <w:rStyle w:val="ItalicsPACKT"/>
        </w:rPr>
        <w:t>step 5</w:t>
      </w:r>
      <w:r>
        <w:rPr>
          <w:lang w:val="en-GB"/>
        </w:rPr>
        <w:t xml:space="preserve">, you invoke </w:t>
      </w:r>
      <w:r w:rsidRPr="00047CA9">
        <w:rPr>
          <w:rStyle w:val="CodeInTextPACKT"/>
        </w:rPr>
        <w:t>Get-WindowsFeature</w:t>
      </w:r>
      <w:r>
        <w:rPr>
          <w:lang w:val="en-GB"/>
        </w:rPr>
        <w:t xml:space="preserve"> to discover the PowerShell feature. As you can see in the output, this feature is both available and installed in </w:t>
      </w:r>
      <w:r w:rsidRPr="00047CA9">
        <w:rPr>
          <w:rStyle w:val="CodeInTextPACKT"/>
        </w:rPr>
        <w:t>SRV1</w:t>
      </w:r>
      <w:r>
        <w:rPr>
          <w:lang w:val="en-GB"/>
        </w:rPr>
        <w:t>:</w:t>
      </w:r>
    </w:p>
    <w:p w14:paraId="61E16AAC" w14:textId="13CAC106" w:rsidR="00047CA9" w:rsidRDefault="00C5796E" w:rsidP="00047CA9">
      <w:pPr>
        <w:pStyle w:val="FigurePACKT"/>
        <w:rPr>
          <w:ins w:id="423" w:author="Lucy Wan" w:date="2020-11-18T14:59:00Z"/>
          <w:lang w:val="en-GB"/>
        </w:rPr>
      </w:pPr>
      <w:r>
        <w:drawing>
          <wp:inline distT="0" distB="0" distL="0" distR="0" wp14:anchorId="3382F2B5" wp14:editId="3777BA06">
            <wp:extent cx="2936318" cy="1008757"/>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1820" cy="1024389"/>
                    </a:xfrm>
                    <a:prstGeom prst="rect">
                      <a:avLst/>
                    </a:prstGeom>
                  </pic:spPr>
                </pic:pic>
              </a:graphicData>
            </a:graphic>
          </wp:inline>
        </w:drawing>
      </w:r>
    </w:p>
    <w:p w14:paraId="645BC291" w14:textId="43BAAD30" w:rsidR="00F967A6" w:rsidRPr="00F967A6" w:rsidRDefault="00F967A6" w:rsidP="00047CA9">
      <w:pPr>
        <w:pStyle w:val="FigurePACKT"/>
        <w:rPr>
          <w:rFonts w:ascii="Times New Roman" w:hAnsi="Times New Roman"/>
          <w:sz w:val="18"/>
          <w:szCs w:val="28"/>
          <w:lang w:val="en-GB"/>
        </w:rPr>
      </w:pPr>
      <w:ins w:id="424" w:author="Lucy Wan" w:date="2020-11-18T14:59:00Z">
        <w:r w:rsidRPr="00F967A6">
          <w:rPr>
            <w:rFonts w:ascii="Times New Roman" w:hAnsi="Times New Roman"/>
            <w:sz w:val="18"/>
            <w:szCs w:val="28"/>
            <w:lang w:val="en-GB"/>
          </w:rPr>
          <w:t>Figure 3.36: Invoking Get-WindowsFeature</w:t>
        </w:r>
      </w:ins>
    </w:p>
    <w:p w14:paraId="4557E12E" w14:textId="269645B4"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6</w:t>
      </w:r>
      <w:r>
        <w:rPr>
          <w:noProof/>
        </w:rPr>
        <w:t>.png</w:t>
      </w:r>
    </w:p>
    <w:p w14:paraId="37FF19D3" w14:textId="7EFEF8CC" w:rsidR="00047CA9" w:rsidRPr="00047CA9" w:rsidRDefault="00047CA9" w:rsidP="00047CA9">
      <w:pPr>
        <w:pStyle w:val="NormalPACKT"/>
        <w:rPr>
          <w:lang w:val="en-GB"/>
        </w:rPr>
      </w:pPr>
      <w:r>
        <w:rPr>
          <w:lang w:val="en-GB"/>
        </w:rPr>
        <w:t xml:space="preserve">In </w:t>
      </w:r>
      <w:r w:rsidRPr="00047CA9">
        <w:rPr>
          <w:rStyle w:val="ItalicsPACKT"/>
        </w:rPr>
        <w:t>step 6</w:t>
      </w:r>
      <w:r>
        <w:rPr>
          <w:lang w:val="en-GB"/>
        </w:rPr>
        <w:t>, you close the remoting session that you created earlier in this recipe and remove all loaded modules. This step generates no output.</w:t>
      </w:r>
      <w:r w:rsidR="00C5796E">
        <w:rPr>
          <w:lang w:val="en-GB"/>
        </w:rPr>
        <w:t xml:space="preserve"> </w:t>
      </w:r>
      <w:r>
        <w:rPr>
          <w:lang w:val="en-GB"/>
        </w:rPr>
        <w:t xml:space="preserve">In </w:t>
      </w:r>
      <w:r w:rsidRPr="00047CA9">
        <w:rPr>
          <w:rStyle w:val="ItalicsPACKT"/>
        </w:rPr>
        <w:t>step 7</w:t>
      </w:r>
      <w:r>
        <w:rPr>
          <w:lang w:val="en-GB"/>
        </w:rPr>
        <w:t xml:space="preserve">, you import the (non-PowerShell 7 compatible) </w:t>
      </w:r>
      <w:proofErr w:type="spellStart"/>
      <w:r w:rsidRPr="00047CA9">
        <w:rPr>
          <w:rStyle w:val="CodeInTextPACKT"/>
        </w:rPr>
        <w:t>ServerMan</w:t>
      </w:r>
      <w:r w:rsidR="008E100A">
        <w:rPr>
          <w:rStyle w:val="CodeInTextPACKT"/>
        </w:rPr>
        <w:t>a</w:t>
      </w:r>
      <w:r w:rsidRPr="00047CA9">
        <w:rPr>
          <w:rStyle w:val="CodeInTextPACKT"/>
        </w:rPr>
        <w:t>ger</w:t>
      </w:r>
      <w:proofErr w:type="spellEnd"/>
      <w:r>
        <w:rPr>
          <w:lang w:val="en-GB"/>
        </w:rPr>
        <w:t xml:space="preserve"> module. As you have seen previously, this command creates a compatibility session, although there is no output from this step. </w:t>
      </w:r>
    </w:p>
    <w:p w14:paraId="50E60BFF" w14:textId="5F0EEC02" w:rsidR="00365B21" w:rsidRDefault="00047CA9" w:rsidP="00365B21">
      <w:pPr>
        <w:pStyle w:val="NumberedBulletPACKT"/>
        <w:numPr>
          <w:ilvl w:val="0"/>
          <w:numId w:val="0"/>
        </w:numPr>
        <w:ind w:left="360" w:hanging="360"/>
      </w:pPr>
      <w:r>
        <w:lastRenderedPageBreak/>
        <w:t xml:space="preserve">In </w:t>
      </w:r>
      <w:r w:rsidRPr="00047CA9">
        <w:rPr>
          <w:rStyle w:val="ItalicsPACKT"/>
        </w:rPr>
        <w:t>step 8</w:t>
      </w:r>
      <w:r>
        <w:t>, you get and then display the remoting session, which produces output like this:</w:t>
      </w:r>
    </w:p>
    <w:p w14:paraId="323A833B" w14:textId="5B605F94" w:rsidR="00047CA9" w:rsidRDefault="00C5796E" w:rsidP="00047CA9">
      <w:pPr>
        <w:pStyle w:val="FigurePACKT"/>
        <w:rPr>
          <w:ins w:id="425" w:author="Lucy Wan" w:date="2020-11-18T15:00:00Z"/>
        </w:rPr>
      </w:pPr>
      <w:r>
        <w:drawing>
          <wp:inline distT="0" distB="0" distL="0" distR="0" wp14:anchorId="166AB070" wp14:editId="3A67ACFD">
            <wp:extent cx="4924202" cy="906717"/>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2067" cy="915531"/>
                    </a:xfrm>
                    <a:prstGeom prst="rect">
                      <a:avLst/>
                    </a:prstGeom>
                  </pic:spPr>
                </pic:pic>
              </a:graphicData>
            </a:graphic>
          </wp:inline>
        </w:drawing>
      </w:r>
    </w:p>
    <w:p w14:paraId="1B3F9BD7" w14:textId="6967B05F" w:rsidR="00540D0A" w:rsidRPr="00540D0A" w:rsidRDefault="00540D0A" w:rsidP="00047CA9">
      <w:pPr>
        <w:pStyle w:val="FigurePACKT"/>
        <w:rPr>
          <w:rFonts w:ascii="Times New Roman" w:hAnsi="Times New Roman"/>
          <w:sz w:val="18"/>
          <w:szCs w:val="28"/>
        </w:rPr>
      </w:pPr>
      <w:ins w:id="426" w:author="Lucy Wan" w:date="2020-11-18T15:00:00Z">
        <w:r w:rsidRPr="00540D0A">
          <w:rPr>
            <w:rFonts w:ascii="Times New Roman" w:hAnsi="Times New Roman"/>
            <w:sz w:val="18"/>
            <w:szCs w:val="28"/>
          </w:rPr>
          <w:t>Figure 3.37: Getting loaded modules in the remote session</w:t>
        </w:r>
      </w:ins>
    </w:p>
    <w:p w14:paraId="5280C025" w14:textId="431BEF6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7</w:t>
      </w:r>
      <w:r>
        <w:rPr>
          <w:noProof/>
        </w:rPr>
        <w:t>.png</w:t>
      </w:r>
    </w:p>
    <w:p w14:paraId="58FD2F39" w14:textId="3C6AA82C" w:rsidR="00047CA9" w:rsidRPr="00047CA9" w:rsidRDefault="00047CA9" w:rsidP="00047CA9">
      <w:r>
        <w:t xml:space="preserve">In </w:t>
      </w:r>
      <w:r w:rsidRPr="00047CA9">
        <w:rPr>
          <w:rStyle w:val="ItalicsPACKT"/>
        </w:rPr>
        <w:t>step 9</w:t>
      </w:r>
      <w:r>
        <w:t xml:space="preserve">, you check to see the modules loaded in the Windows compatibility session (which you create in </w:t>
      </w:r>
      <w:r w:rsidRPr="003275C2">
        <w:rPr>
          <w:i/>
          <w:iCs/>
          <w:color w:val="C00000"/>
        </w:rPr>
        <w:t>step 7</w:t>
      </w:r>
      <w:r>
        <w:t xml:space="preserve"> by importing a module). The output from this step looks like this:</w:t>
      </w:r>
    </w:p>
    <w:p w14:paraId="51387AA1" w14:textId="49E6194F" w:rsidR="00047CA9" w:rsidRDefault="00C5796E" w:rsidP="00C5796E">
      <w:pPr>
        <w:pStyle w:val="FigurePACKT"/>
        <w:rPr>
          <w:ins w:id="427" w:author="Lucy Wan" w:date="2020-11-18T15:00:00Z"/>
        </w:rPr>
      </w:pPr>
      <w:r>
        <w:drawing>
          <wp:inline distT="0" distB="0" distL="0" distR="0" wp14:anchorId="33E9EF9C" wp14:editId="6F97544B">
            <wp:extent cx="4883013" cy="6497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0898" cy="658767"/>
                    </a:xfrm>
                    <a:prstGeom prst="rect">
                      <a:avLst/>
                    </a:prstGeom>
                  </pic:spPr>
                </pic:pic>
              </a:graphicData>
            </a:graphic>
          </wp:inline>
        </w:drawing>
      </w:r>
    </w:p>
    <w:p w14:paraId="1B65BBA6" w14:textId="4CB477CA" w:rsidR="00540D0A" w:rsidRPr="003275C2" w:rsidRDefault="00540D0A" w:rsidP="00C5796E">
      <w:pPr>
        <w:pStyle w:val="FigurePACKT"/>
        <w:rPr>
          <w:rFonts w:ascii="Times New Roman" w:hAnsi="Times New Roman"/>
          <w:sz w:val="18"/>
          <w:szCs w:val="28"/>
        </w:rPr>
      </w:pPr>
      <w:ins w:id="428" w:author="Lucy Wan" w:date="2020-11-18T15:00:00Z">
        <w:r w:rsidRPr="003275C2">
          <w:rPr>
            <w:rFonts w:ascii="Times New Roman" w:hAnsi="Times New Roman"/>
            <w:sz w:val="18"/>
            <w:szCs w:val="28"/>
          </w:rPr>
          <w:t xml:space="preserve">Figure 3.38: </w:t>
        </w:r>
      </w:ins>
      <w:ins w:id="429" w:author="Lucy Wan" w:date="2020-11-18T15:01:00Z">
        <w:r w:rsidR="003275C2" w:rsidRPr="003275C2">
          <w:rPr>
            <w:rFonts w:ascii="Times New Roman" w:hAnsi="Times New Roman"/>
            <w:sz w:val="18"/>
            <w:szCs w:val="28"/>
          </w:rPr>
          <w:t>Checking modules loaded in the Windows compatibility session</w:t>
        </w:r>
      </w:ins>
    </w:p>
    <w:p w14:paraId="09B983BF" w14:textId="3FE88F2C" w:rsidR="00047CA9" w:rsidRDefault="00047CA9" w:rsidP="00047CA9">
      <w:pPr>
        <w:pStyle w:val="LayoutInformationPACKT"/>
        <w:rPr>
          <w:noProof/>
        </w:rPr>
      </w:pPr>
      <w:r>
        <w:t xml:space="preserve">Insert </w:t>
      </w:r>
      <w:r w:rsidRPr="00C41783">
        <w:t>image</w:t>
      </w:r>
      <w:r>
        <w:t xml:space="preserve"> </w:t>
      </w:r>
      <w:r>
        <w:rPr>
          <w:noProof/>
        </w:rPr>
        <w:t>B42024_03</w:t>
      </w:r>
      <w:r w:rsidRPr="00023EAD">
        <w:rPr>
          <w:noProof/>
        </w:rPr>
        <w:t>_</w:t>
      </w:r>
      <w:r>
        <w:rPr>
          <w:noProof/>
        </w:rPr>
        <w:t>3</w:t>
      </w:r>
      <w:r w:rsidR="00C5796E">
        <w:rPr>
          <w:noProof/>
        </w:rPr>
        <w:t>8</w:t>
      </w:r>
      <w:r>
        <w:rPr>
          <w:noProof/>
        </w:rPr>
        <w:t>.png</w:t>
      </w:r>
    </w:p>
    <w:p w14:paraId="21EEBFCE" w14:textId="77777777" w:rsidR="00365B21" w:rsidRDefault="00365B21" w:rsidP="00365B21">
      <w:pPr>
        <w:pStyle w:val="Heading2"/>
      </w:pPr>
      <w:r>
        <w:t>There's more...</w:t>
      </w:r>
    </w:p>
    <w:p w14:paraId="1007D6F1" w14:textId="06DD03A5" w:rsidR="00365B21" w:rsidRDefault="00047CA9" w:rsidP="00047CA9">
      <w:pPr>
        <w:pStyle w:val="NormalPACKT"/>
      </w:pPr>
      <w:r>
        <w:t>In this recipe</w:t>
      </w:r>
      <w:r w:rsidR="00E632D5">
        <w:t>,</w:t>
      </w:r>
      <w:r>
        <w:t xml:space="preserve"> you create two PowerShell remoting sessions. In </w:t>
      </w:r>
      <w:r w:rsidRPr="00047CA9">
        <w:rPr>
          <w:rStyle w:val="ItalicsPACKT"/>
        </w:rPr>
        <w:t>step 1</w:t>
      </w:r>
      <w:r>
        <w:t xml:space="preserve">, you create explicitly by using </w:t>
      </w:r>
      <w:r w:rsidRPr="00047CA9">
        <w:rPr>
          <w:rStyle w:val="CodeInTextPACKT"/>
        </w:rPr>
        <w:t>New-</w:t>
      </w:r>
      <w:proofErr w:type="spellStart"/>
      <w:r w:rsidRPr="00047CA9">
        <w:rPr>
          <w:rStyle w:val="CodeInTextPACKT"/>
        </w:rPr>
        <w:t>PSSession</w:t>
      </w:r>
      <w:proofErr w:type="spellEnd"/>
      <w:r>
        <w:t xml:space="preserve">. </w:t>
      </w:r>
      <w:r w:rsidR="00E632D5">
        <w:t>Later, i</w:t>
      </w:r>
      <w:r>
        <w:t xml:space="preserve">n </w:t>
      </w:r>
      <w:r w:rsidRPr="00047CA9">
        <w:rPr>
          <w:rStyle w:val="ItalicsPACKT"/>
        </w:rPr>
        <w:t>step 7</w:t>
      </w:r>
      <w:r>
        <w:t xml:space="preserve">, you call </w:t>
      </w:r>
      <w:r w:rsidRPr="00047CA9">
        <w:rPr>
          <w:rStyle w:val="CodeInTextPACKT"/>
        </w:rPr>
        <w:t>Import-Module</w:t>
      </w:r>
      <w:r>
        <w:t xml:space="preserve"> to import an incompatible module. </w:t>
      </w:r>
      <w:r w:rsidRPr="00E632D5">
        <w:rPr>
          <w:rStyle w:val="CodeInTextPACKT"/>
        </w:rPr>
        <w:t>Import-Module</w:t>
      </w:r>
      <w:r>
        <w:t xml:space="preserve"> then creates a remoting session, since one does not exist.</w:t>
      </w:r>
    </w:p>
    <w:p w14:paraId="609FE684" w14:textId="1A424459" w:rsidR="00047CA9" w:rsidRDefault="00047CA9" w:rsidP="00047CA9">
      <w:pPr>
        <w:pStyle w:val="NormalPACKT"/>
      </w:pPr>
      <w:r>
        <w:t xml:space="preserve">As you can see in this recipe, so long as there is a remoting session with the name </w:t>
      </w:r>
      <w:proofErr w:type="spellStart"/>
      <w:r w:rsidRPr="00047CA9">
        <w:rPr>
          <w:rStyle w:val="CodeInTextPACKT"/>
        </w:rPr>
        <w:t>WinPSCompatSession</w:t>
      </w:r>
      <w:proofErr w:type="spellEnd"/>
      <w:r>
        <w:t xml:space="preserve"> in PowerShell 7, </w:t>
      </w:r>
      <w:r w:rsidRPr="00E632D5">
        <w:rPr>
          <w:rStyle w:val="CodeInTextPACKT"/>
        </w:rPr>
        <w:t>Import-Module</w:t>
      </w:r>
      <w:r>
        <w:t xml:space="preserve"> uses that to attempt to load, in this case, the </w:t>
      </w:r>
      <w:proofErr w:type="spellStart"/>
      <w:r w:rsidRPr="00047CA9">
        <w:rPr>
          <w:rStyle w:val="CodeInTextPACKT"/>
        </w:rPr>
        <w:t>ServerManager</w:t>
      </w:r>
      <w:proofErr w:type="spellEnd"/>
      <w:r>
        <w:t xml:space="preserve"> module.</w:t>
      </w:r>
    </w:p>
    <w:p w14:paraId="7B44BE41" w14:textId="21FE5981" w:rsidR="00047CA9" w:rsidRDefault="00047CA9" w:rsidP="00047CA9">
      <w:pPr>
        <w:pStyle w:val="NormalPACKT"/>
      </w:pPr>
      <w:r>
        <w:t>One potential use for the approach shown in this recipe might be where you wish to create a constrained endpoint for use with delegated administration that relies on older Windows PowerShell cmdlets. You could create the endpoint configuration details and then</w:t>
      </w:r>
      <w:r w:rsidR="00E0374D">
        <w:t>,</w:t>
      </w:r>
      <w:r>
        <w:t xml:space="preserve"> in the scripts, create a remoting session using the customized endpoint and nam</w:t>
      </w:r>
      <w:r w:rsidR="00E0374D">
        <w:t>e</w:t>
      </w:r>
      <w:r>
        <w:t xml:space="preserve"> the session </w:t>
      </w:r>
      <w:proofErr w:type="spellStart"/>
      <w:r w:rsidRPr="00047CA9">
        <w:rPr>
          <w:rStyle w:val="CodeInTextPACKT"/>
        </w:rPr>
        <w:t>WinPSCompatSession</w:t>
      </w:r>
      <w:proofErr w:type="spellEnd"/>
      <w:r>
        <w:t xml:space="preserve">. </w:t>
      </w:r>
    </w:p>
    <w:sectPr w:rsidR="00047C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ucy Wan" w:date="2020-11-18T15:07:00Z" w:initials="LW">
    <w:p w14:paraId="1C6337AA" w14:textId="77777777" w:rsidR="002B4CEC" w:rsidRDefault="002B4CEC">
      <w:pPr>
        <w:pStyle w:val="CommentText"/>
      </w:pPr>
      <w:r>
        <w:rPr>
          <w:rStyle w:val="CommentReference"/>
        </w:rPr>
        <w:annotationRef/>
      </w:r>
      <w:r>
        <w:t>Hi Thomas,</w:t>
      </w:r>
    </w:p>
    <w:p w14:paraId="397BC56C" w14:textId="77777777" w:rsidR="002B4CEC" w:rsidRDefault="002B4CEC">
      <w:pPr>
        <w:pStyle w:val="CommentText"/>
      </w:pPr>
    </w:p>
    <w:p w14:paraId="65E86F37" w14:textId="5AB93F43" w:rsidR="002B4CEC" w:rsidRDefault="002B4CEC">
      <w:pPr>
        <w:pStyle w:val="CommentText"/>
      </w:pPr>
      <w:r>
        <w:t>A very clear chapter as ever! One of your figures is missing and others need to be edited a little or replaced – I’ve pointed this all out inline. You’ll find some other comments and suggestions from me as well (please collapse this to read more).</w:t>
      </w:r>
    </w:p>
    <w:p w14:paraId="0227A6AA" w14:textId="77777777" w:rsidR="002B4CEC" w:rsidRDefault="002B4CEC">
      <w:pPr>
        <w:pStyle w:val="CommentText"/>
      </w:pPr>
    </w:p>
    <w:p w14:paraId="0DF4532F" w14:textId="77777777" w:rsidR="002B4CEC" w:rsidRDefault="002B4CEC">
      <w:pPr>
        <w:pStyle w:val="CommentText"/>
      </w:pPr>
      <w:r>
        <w:t xml:space="preserve">Mostly focus on Josh’s comments – he has some good suggestions, like reassuring the reader about why it’s worth using 7.1 despite all the </w:t>
      </w:r>
      <w:proofErr w:type="spellStart"/>
      <w:r>
        <w:t>compability</w:t>
      </w:r>
      <w:proofErr w:type="spellEnd"/>
      <w:r>
        <w:t xml:space="preserve"> issues (see the next comment just below this one), and updating all screenshots. </w:t>
      </w:r>
    </w:p>
    <w:p w14:paraId="240E1358" w14:textId="77777777" w:rsidR="002B4CEC" w:rsidRDefault="002B4CEC">
      <w:pPr>
        <w:pStyle w:val="CommentText"/>
      </w:pPr>
    </w:p>
    <w:p w14:paraId="7846294A" w14:textId="697E66D2" w:rsidR="002B4CEC" w:rsidRDefault="002B4CEC">
      <w:pPr>
        <w:pStyle w:val="CommentText"/>
      </w:pPr>
      <w:r>
        <w:t>As an extra note, I have also added figure captions to all your figures (it is mandatory for all Packt books now) – please continue to do this for future chapters (though I am happy to keep doing it if you feel like you’re short on time), and edit anything I’ve added that you don’t like.</w:t>
      </w:r>
    </w:p>
  </w:comment>
  <w:comment w:id="1" w:author="Lucy Wan" w:date="2020-11-18T10:33:00Z" w:initials="LW">
    <w:p w14:paraId="043C34C3" w14:textId="61193C0B" w:rsidR="002B4CEC" w:rsidRPr="002E2FFB" w:rsidRDefault="002B4CEC" w:rsidP="00B40D85">
      <w:pPr>
        <w:pStyle w:val="NormalPACKT"/>
        <w:rPr>
          <w:rFonts w:asciiTheme="minorHAnsi" w:hAnsiTheme="minorHAnsi" w:cstheme="minorHAnsi"/>
        </w:rPr>
      </w:pPr>
      <w:r>
        <w:rPr>
          <w:rStyle w:val="CommentReference"/>
        </w:rPr>
        <w:annotationRef/>
      </w:r>
      <w:r w:rsidRPr="002E2FFB">
        <w:rPr>
          <w:rFonts w:asciiTheme="minorHAnsi" w:hAnsiTheme="minorHAnsi" w:cstheme="minorHAnsi"/>
        </w:rPr>
        <w:t>Technical reviewer Josh’s general comments:</w:t>
      </w:r>
    </w:p>
    <w:p w14:paraId="43FEC55B" w14:textId="77777777" w:rsidR="002B4CEC" w:rsidRPr="002E2FFB" w:rsidRDefault="002B4CEC" w:rsidP="00B40D85">
      <w:pPr>
        <w:pStyle w:val="NormalPACKT"/>
        <w:rPr>
          <w:rFonts w:asciiTheme="minorHAnsi" w:hAnsiTheme="minorHAnsi" w:cstheme="minorHAnsi"/>
        </w:rPr>
      </w:pPr>
    </w:p>
    <w:p w14:paraId="25D7F6C6" w14:textId="35D2EFCC" w:rsidR="002B4CEC" w:rsidRPr="002E2FFB" w:rsidRDefault="002B4CEC" w:rsidP="00B40D85">
      <w:pPr>
        <w:pStyle w:val="NormalPACKT"/>
        <w:rPr>
          <w:rFonts w:asciiTheme="minorHAnsi" w:hAnsiTheme="minorHAnsi" w:cstheme="minorHAnsi"/>
        </w:rPr>
      </w:pPr>
      <w:r w:rsidRPr="002E2FFB">
        <w:rPr>
          <w:rFonts w:asciiTheme="minorHAnsi" w:hAnsiTheme="minorHAnsi" w:cstheme="minorHAnsi"/>
        </w:rPr>
        <w:t>One general comment for all of the chapters that I really only tweaked to while reading this one, I think extra care should be taken to use PowerShell 7.1 and PowerShell 7 in a non-</w:t>
      </w:r>
      <w:proofErr w:type="spellStart"/>
      <w:r w:rsidRPr="002E2FFB">
        <w:rPr>
          <w:rFonts w:asciiTheme="minorHAnsi" w:hAnsiTheme="minorHAnsi" w:cstheme="minorHAnsi"/>
        </w:rPr>
        <w:t>interchangable</w:t>
      </w:r>
      <w:proofErr w:type="spellEnd"/>
      <w:r w:rsidRPr="002E2FFB">
        <w:rPr>
          <w:rFonts w:asciiTheme="minorHAnsi" w:hAnsiTheme="minorHAnsi" w:cstheme="minorHAnsi"/>
        </w:rPr>
        <w:t xml:space="preserve"> fashion. What I mean is, given the book has 7.1 in the title then reference to PowerShell in the current tense (and instructions) should use 7.1. just “7” should be reserved for past tense/history, especially around the open source </w:t>
      </w:r>
      <w:r>
        <w:rPr>
          <w:rFonts w:asciiTheme="minorHAnsi" w:hAnsiTheme="minorHAnsi" w:cstheme="minorHAnsi"/>
        </w:rPr>
        <w:t>develo</w:t>
      </w:r>
      <w:r w:rsidRPr="002E2FFB">
        <w:rPr>
          <w:rFonts w:asciiTheme="minorHAnsi" w:hAnsiTheme="minorHAnsi" w:cstheme="minorHAnsi"/>
        </w:rPr>
        <w:t>pment from 6.x to 7.</w:t>
      </w:r>
    </w:p>
    <w:p w14:paraId="01ED5CC5" w14:textId="77777777" w:rsidR="002B4CEC" w:rsidRPr="002E2FFB" w:rsidRDefault="002B4CEC" w:rsidP="00B40D85">
      <w:pPr>
        <w:pStyle w:val="NormalPACKT"/>
        <w:rPr>
          <w:rFonts w:asciiTheme="minorHAnsi" w:hAnsiTheme="minorHAnsi" w:cstheme="minorHAnsi"/>
        </w:rPr>
      </w:pPr>
    </w:p>
    <w:p w14:paraId="6922E02C" w14:textId="0A0C9F47" w:rsidR="002B4CEC" w:rsidRPr="002E2FFB" w:rsidRDefault="002B4CEC" w:rsidP="00B40D85">
      <w:pPr>
        <w:pStyle w:val="NormalPACKT"/>
        <w:rPr>
          <w:rFonts w:asciiTheme="minorHAnsi" w:hAnsiTheme="minorHAnsi" w:cstheme="minorHAnsi"/>
        </w:rPr>
      </w:pPr>
      <w:r w:rsidRPr="002E2FFB">
        <w:rPr>
          <w:rFonts w:asciiTheme="minorHAnsi" w:hAnsiTheme="minorHAnsi" w:cstheme="minorHAnsi"/>
        </w:rPr>
        <w:t>I think this chapter could do with some reassurance on the topic of why it’s worth trucking ahead with PowerShell 7(.1) despite all the caveats around compatibility. As a reader I see all of this and go “woah, that’s a lot… I’ll just use Windows PowerShell and then I won’t have to worry.”</w:t>
      </w:r>
    </w:p>
    <w:p w14:paraId="214712A1" w14:textId="77777777" w:rsidR="002B4CEC" w:rsidRPr="002E2FFB" w:rsidRDefault="002B4CEC" w:rsidP="00B40D85">
      <w:pPr>
        <w:pStyle w:val="NormalPACKT"/>
        <w:rPr>
          <w:rFonts w:asciiTheme="minorHAnsi" w:hAnsiTheme="minorHAnsi" w:cstheme="minorHAnsi"/>
        </w:rPr>
      </w:pPr>
    </w:p>
    <w:p w14:paraId="79FED471" w14:textId="3EA27EEC" w:rsidR="002B4CEC" w:rsidRPr="002E2FFB" w:rsidRDefault="002B4CEC" w:rsidP="00B40D85">
      <w:pPr>
        <w:pStyle w:val="NormalPACKT"/>
        <w:rPr>
          <w:rFonts w:asciiTheme="minorHAnsi" w:hAnsiTheme="minorHAnsi" w:cstheme="minorHAnsi"/>
        </w:rPr>
      </w:pPr>
      <w:r w:rsidRPr="002E2FFB">
        <w:rPr>
          <w:rFonts w:asciiTheme="minorHAnsi" w:hAnsiTheme="minorHAnsi" w:cstheme="minorHAnsi"/>
        </w:rPr>
        <w:t>Finally, given that 7.1 is now GA, it might pay to update screenshots in this and previous chapters to avoid “preview” and “RC” references.</w:t>
      </w:r>
    </w:p>
    <w:p w14:paraId="7AEC0985" w14:textId="77777777" w:rsidR="002B4CEC" w:rsidRPr="002E2FFB" w:rsidRDefault="002B4CEC" w:rsidP="00B40D85">
      <w:pPr>
        <w:pStyle w:val="NormalPACKT"/>
        <w:rPr>
          <w:rFonts w:asciiTheme="minorHAnsi" w:hAnsiTheme="minorHAnsi" w:cstheme="minorHAnsi"/>
        </w:rPr>
      </w:pPr>
    </w:p>
    <w:p w14:paraId="34353621" w14:textId="419A3FE4" w:rsidR="002B4CEC" w:rsidRDefault="002B4CEC" w:rsidP="00B40D85">
      <w:pPr>
        <w:pStyle w:val="NormalPACKT"/>
      </w:pPr>
      <w:r w:rsidRPr="002E2FFB">
        <w:rPr>
          <w:rFonts w:asciiTheme="minorHAnsi" w:hAnsiTheme="minorHAnsi" w:cstheme="minorHAnsi"/>
        </w:rPr>
        <w:t>Great chapter, I didn’t know a</w:t>
      </w:r>
      <w:r>
        <w:rPr>
          <w:rFonts w:asciiTheme="minorHAnsi" w:hAnsiTheme="minorHAnsi" w:cstheme="minorHAnsi"/>
        </w:rPr>
        <w:t>b</w:t>
      </w:r>
      <w:r w:rsidRPr="002E2FFB">
        <w:rPr>
          <w:rFonts w:asciiTheme="minorHAnsi" w:hAnsiTheme="minorHAnsi" w:cstheme="minorHAnsi"/>
        </w:rPr>
        <w:t>out the Display XML thing before reading this so I came away learning something new!</w:t>
      </w:r>
    </w:p>
  </w:comment>
  <w:comment w:id="4" w:author="Lucy Wan" w:date="2020-11-18T15:08:00Z" w:initials="LW">
    <w:p w14:paraId="715916C8" w14:textId="24733DD3" w:rsidR="002B4CEC" w:rsidRDefault="002B4CEC">
      <w:pPr>
        <w:pStyle w:val="CommentText"/>
      </w:pPr>
      <w:r>
        <w:rPr>
          <w:rStyle w:val="CommentReference"/>
        </w:rPr>
        <w:annotationRef/>
      </w:r>
      <w:r>
        <w:t xml:space="preserve">This recipe doesn’t exist in the chapter – delete? Or do you plan on adding it? </w:t>
      </w:r>
    </w:p>
  </w:comment>
  <w:comment w:id="5" w:author="Thomas Lee" w:date="2021-02-01T23:58:00Z" w:initials="t">
    <w:p w14:paraId="0A56F14E" w14:textId="57897FE8" w:rsidR="002B4CEC" w:rsidRDefault="002B4CEC">
      <w:pPr>
        <w:pStyle w:val="CommentText"/>
      </w:pPr>
      <w:r>
        <w:rPr>
          <w:rStyle w:val="CommentReference"/>
        </w:rPr>
        <w:annotationRef/>
      </w:r>
      <w:r>
        <w:t>I should have taken that out of this section.</w:t>
      </w:r>
    </w:p>
  </w:comment>
  <w:comment w:id="6" w:author="Thomas Lee" w:date="2021-02-01T23:58:00Z" w:initials="t">
    <w:p w14:paraId="0D91DC87" w14:textId="0F1FB889" w:rsidR="002B4CEC" w:rsidRDefault="002B4CEC">
      <w:pPr>
        <w:pStyle w:val="CommentText"/>
      </w:pPr>
      <w:r>
        <w:rPr>
          <w:rStyle w:val="CommentReference"/>
        </w:rPr>
        <w:annotationRef/>
      </w:r>
      <w:r>
        <w:t xml:space="preserve">No </w:t>
      </w:r>
      <w:proofErr w:type="spellStart"/>
      <w:r>
        <w:t>fugure</w:t>
      </w:r>
      <w:proofErr w:type="spellEnd"/>
      <w:r>
        <w:t xml:space="preserve"> tense! :-_</w:t>
      </w:r>
    </w:p>
  </w:comment>
  <w:comment w:id="13" w:author="Lucy Wan" w:date="2020-11-18T10:41:00Z" w:initials="LW">
    <w:p w14:paraId="1DF78E32" w14:textId="285D52FA" w:rsidR="002B4CEC" w:rsidRDefault="002B4CEC">
      <w:pPr>
        <w:pStyle w:val="CommentText"/>
      </w:pPr>
      <w:r>
        <w:rPr>
          <w:rStyle w:val="CommentReference"/>
        </w:rPr>
        <w:annotationRef/>
      </w:r>
      <w:r>
        <w:t>Doesn’t quite work as a clause by itself, is my rewording fine? Feel free to edit it</w:t>
      </w:r>
    </w:p>
  </w:comment>
  <w:comment w:id="17" w:author="Josh" w:date="2020-11-16T16:33:00Z" w:initials="JK">
    <w:p w14:paraId="2AA56324" w14:textId="77777777" w:rsidR="002B4CEC" w:rsidRDefault="002B4CEC">
      <w:pPr>
        <w:pStyle w:val="CommentText"/>
      </w:pPr>
      <w:r>
        <w:rPr>
          <w:rStyle w:val="CommentReference"/>
        </w:rPr>
        <w:annotationRef/>
      </w:r>
      <w:r w:rsidRPr="00726596">
        <w:t>NTFSSecurity</w:t>
      </w:r>
      <w:r>
        <w:t xml:space="preserve"> (</w:t>
      </w:r>
      <w:proofErr w:type="gramStart"/>
      <w:r>
        <w:t>i.e.</w:t>
      </w:r>
      <w:proofErr w:type="gramEnd"/>
      <w:r>
        <w:t xml:space="preserve"> NTFS Security)</w:t>
      </w:r>
    </w:p>
    <w:p w14:paraId="144A7FD8" w14:textId="77777777" w:rsidR="002B4CEC" w:rsidRDefault="002B4CEC">
      <w:pPr>
        <w:pStyle w:val="CommentText"/>
      </w:pPr>
    </w:p>
    <w:p w14:paraId="03283DA3" w14:textId="60DCE70D" w:rsidR="002B4CEC" w:rsidRDefault="002B4CEC">
      <w:pPr>
        <w:pStyle w:val="CommentText"/>
      </w:pPr>
      <w:r>
        <w:t>yes</w:t>
      </w:r>
    </w:p>
  </w:comment>
  <w:comment w:id="19" w:author="Josh" w:date="2020-11-18T10:00:00Z" w:initials="JK">
    <w:p w14:paraId="458DBD5F" w14:textId="4200EB96" w:rsidR="002B4CEC" w:rsidRDefault="002B4CEC">
      <w:pPr>
        <w:pStyle w:val="CommentText"/>
      </w:pPr>
      <w:r>
        <w:rPr>
          <w:rStyle w:val="CommentReference"/>
        </w:rPr>
        <w:annotationRef/>
      </w:r>
      <w:r>
        <w:t xml:space="preserve">May be ahead of myself, but as a reader a reference to the module compatibility docs would be handy to see what works, what works via </w:t>
      </w:r>
      <w:proofErr w:type="spellStart"/>
      <w:r>
        <w:t>compat</w:t>
      </w:r>
      <w:proofErr w:type="spellEnd"/>
      <w:r>
        <w:t xml:space="preserve">, and what outright doesn’t work: </w:t>
      </w:r>
      <w:hyperlink r:id="rId1" w:history="1">
        <w:r w:rsidRPr="0013113C">
          <w:rPr>
            <w:rStyle w:val="Hyperlink"/>
          </w:rPr>
          <w:t>https://docs.microsoft.com/en-us/powershell/scripting/whats-new/module-compatibility?view=powershell-7.1</w:t>
        </w:r>
      </w:hyperlink>
    </w:p>
  </w:comment>
  <w:comment w:id="20" w:author="Lucy Wan" w:date="2020-11-18T10:43:00Z" w:initials="LW">
    <w:p w14:paraId="5B8B766B" w14:textId="18405080" w:rsidR="002B4CEC" w:rsidRDefault="002B4CEC">
      <w:pPr>
        <w:pStyle w:val="CommentText"/>
      </w:pPr>
      <w:r>
        <w:rPr>
          <w:rStyle w:val="CommentReference"/>
        </w:rPr>
        <w:annotationRef/>
      </w:r>
      <w:r>
        <w:t xml:space="preserve">I think this would be a perfect addition. My suggestion would be to provide this in an information box to draw attention to it, what do you think Thomas? You could put it on the next page, after you give some examples of modules that will not work </w:t>
      </w:r>
    </w:p>
  </w:comment>
  <w:comment w:id="21" w:author="Josh" w:date="2020-11-18T09:58:00Z" w:initials="JK">
    <w:p w14:paraId="310A1821" w14:textId="3A014A29" w:rsidR="002B4CEC" w:rsidRDefault="002B4CEC">
      <w:pPr>
        <w:pStyle w:val="CommentText"/>
      </w:pPr>
      <w:r>
        <w:rPr>
          <w:rStyle w:val="CommentReference"/>
        </w:rPr>
        <w:annotationRef/>
      </w:r>
      <w:r>
        <w:t xml:space="preserve">It may be worth noting that this is tied to Operating System version, (1809+) and there’s no simple “Update-Module” for </w:t>
      </w:r>
      <w:proofErr w:type="spellStart"/>
      <w:r>
        <w:t>downlevel</w:t>
      </w:r>
      <w:proofErr w:type="spellEnd"/>
      <w:r>
        <w:t xml:space="preserve"> versions. Yes</w:t>
      </w:r>
    </w:p>
  </w:comment>
  <w:comment w:id="36" w:author="Thomas Lee [2]" w:date="2020-10-12T11:30:00Z" w:initials="TL">
    <w:p w14:paraId="7EF95594" w14:textId="66653C81" w:rsidR="002B4CEC" w:rsidRDefault="002B4CEC">
      <w:pPr>
        <w:pStyle w:val="CommentText"/>
      </w:pPr>
      <w:r>
        <w:rPr>
          <w:rStyle w:val="CommentReference"/>
        </w:rPr>
        <w:annotationRef/>
      </w:r>
      <w:r>
        <w:t>Is this how to style a link to a recipe?</w:t>
      </w:r>
    </w:p>
  </w:comment>
  <w:comment w:id="37" w:author="Lucy Wan" w:date="2020-11-18T10:52:00Z" w:initials="LW">
    <w:p w14:paraId="75F325CD" w14:textId="2302FCEF" w:rsidR="002B4CEC" w:rsidRDefault="002B4CEC">
      <w:pPr>
        <w:pStyle w:val="CommentText"/>
      </w:pPr>
      <w:r>
        <w:rPr>
          <w:rStyle w:val="CommentReference"/>
        </w:rPr>
        <w:annotationRef/>
      </w:r>
      <w:r>
        <w:t>Yes this is good for now, the technical editor will go over everything properly later</w:t>
      </w:r>
    </w:p>
  </w:comment>
  <w:comment w:id="29" w:author="Josh" w:date="2020-11-18T10:05:00Z" w:initials="JK">
    <w:p w14:paraId="625B80C9" w14:textId="47B75BB7" w:rsidR="002B4CEC" w:rsidRDefault="002B4CEC">
      <w:pPr>
        <w:pStyle w:val="CommentText"/>
      </w:pPr>
      <w:r>
        <w:rPr>
          <w:rStyle w:val="CommentReference"/>
        </w:rPr>
        <w:annotationRef/>
      </w:r>
      <w:r>
        <w:t xml:space="preserve">These paragraphs are important, but they </w:t>
      </w:r>
      <w:proofErr w:type="gramStart"/>
      <w:r>
        <w:t>feels</w:t>
      </w:r>
      <w:proofErr w:type="gramEnd"/>
      <w:r>
        <w:t xml:space="preserve"> out of place here. The previous one talks about the </w:t>
      </w:r>
      <w:proofErr w:type="spellStart"/>
      <w:r>
        <w:t>compat</w:t>
      </w:r>
      <w:proofErr w:type="spellEnd"/>
      <w:r>
        <w:t xml:space="preserve"> solution, then the next one expands on that.</w:t>
      </w:r>
      <w:r>
        <w:br/>
      </w:r>
      <w:r>
        <w:br/>
        <w:t>These two injected in the middle feel out of place and break the flow a bit.</w:t>
      </w:r>
      <w:r>
        <w:br/>
      </w:r>
      <w:r>
        <w:br/>
        <w:t>It might pay for these two to be moved up to just after talking about the Windows PowerShell modules folder.</w:t>
      </w:r>
    </w:p>
  </w:comment>
  <w:comment w:id="30" w:author="Lucy Wan" w:date="2020-11-18T10:52:00Z" w:initials="LW">
    <w:p w14:paraId="05570FE9" w14:textId="77777777" w:rsidR="002B4CEC" w:rsidRDefault="002B4CEC">
      <w:pPr>
        <w:pStyle w:val="CommentText"/>
      </w:pPr>
      <w:r>
        <w:rPr>
          <w:rStyle w:val="CommentReference"/>
        </w:rPr>
        <w:annotationRef/>
      </w:r>
      <w:r>
        <w:t>I’ve implemented an alternative restructure here, what do you think?</w:t>
      </w:r>
    </w:p>
    <w:p w14:paraId="59A63983" w14:textId="77777777" w:rsidR="002B4CEC" w:rsidRDefault="002B4CEC">
      <w:pPr>
        <w:pStyle w:val="CommentText"/>
      </w:pPr>
    </w:p>
    <w:p w14:paraId="3C669119" w14:textId="4D5EC053" w:rsidR="002B4CEC" w:rsidRDefault="002B4CEC">
      <w:pPr>
        <w:pStyle w:val="CommentText"/>
      </w:pPr>
      <w:proofErr w:type="spellStart"/>
      <w:r>
        <w:t>orks</w:t>
      </w:r>
      <w:proofErr w:type="spellEnd"/>
      <w:r>
        <w:t xml:space="preserve"> OK – I want to keep these here as we are working through the sections covered in more detail later so the flow is important Good catch.</w:t>
      </w:r>
    </w:p>
  </w:comment>
  <w:comment w:id="46" w:author="Lucy Wan" w:date="2020-11-18T14:10:00Z" w:initials="LW">
    <w:p w14:paraId="0AB645F0" w14:textId="683B8161" w:rsidR="002B4CEC" w:rsidRDefault="002B4CEC">
      <w:pPr>
        <w:pStyle w:val="CommentText"/>
      </w:pPr>
      <w:r>
        <w:rPr>
          <w:rStyle w:val="CommentReference"/>
        </w:rPr>
        <w:annotationRef/>
      </w:r>
      <w:r>
        <w:t>I have made this edit because you mention this in the “Exploring the module deny list” recipe in detail, so you only need to touch on it here</w:t>
      </w:r>
    </w:p>
  </w:comment>
  <w:comment w:id="47" w:author="Thomas Lee" w:date="2021-02-02T00:30:00Z" w:initials="t">
    <w:p w14:paraId="73760684" w14:textId="1FC53EE4" w:rsidR="002B4CEC" w:rsidRDefault="002B4CEC">
      <w:pPr>
        <w:pStyle w:val="CommentText"/>
      </w:pPr>
      <w:r>
        <w:rPr>
          <w:rStyle w:val="CommentReference"/>
        </w:rPr>
        <w:annotationRef/>
      </w:r>
      <w:r>
        <w:t>OK</w:t>
      </w:r>
    </w:p>
  </w:comment>
  <w:comment w:id="63" w:author="Josh" w:date="2020-11-18T10:08:00Z" w:initials="JK">
    <w:p w14:paraId="3E736FAC" w14:textId="4322C876" w:rsidR="002B4CEC" w:rsidRDefault="002B4CEC">
      <w:pPr>
        <w:pStyle w:val="CommentText"/>
      </w:pPr>
      <w:r>
        <w:rPr>
          <w:rStyle w:val="CommentReference"/>
        </w:rPr>
        <w:annotationRef/>
      </w:r>
      <w:r>
        <w:t>Unfinished sentence</w:t>
      </w:r>
    </w:p>
  </w:comment>
  <w:comment w:id="64" w:author="Lucy Wan" w:date="2020-11-18T11:03:00Z" w:initials="LW">
    <w:p w14:paraId="6FE0EE90" w14:textId="77777777" w:rsidR="002B4CEC" w:rsidRDefault="002B4CEC">
      <w:pPr>
        <w:pStyle w:val="CommentText"/>
      </w:pPr>
      <w:r>
        <w:rPr>
          <w:rStyle w:val="CommentReference"/>
        </w:rPr>
        <w:annotationRef/>
      </w:r>
      <w:r>
        <w:t>Please finish the thought</w:t>
      </w:r>
    </w:p>
    <w:p w14:paraId="0D6D1028" w14:textId="77777777" w:rsidR="002B4CEC" w:rsidRDefault="002B4CEC">
      <w:pPr>
        <w:pStyle w:val="CommentText"/>
      </w:pPr>
    </w:p>
    <w:p w14:paraId="3EBE77BF" w14:textId="73FA7DDC" w:rsidR="002B4CEC" w:rsidRDefault="002B4CEC">
      <w:pPr>
        <w:pStyle w:val="CommentText"/>
      </w:pPr>
      <w:r>
        <w:t>NO idea what I meant to say so removed</w:t>
      </w:r>
    </w:p>
  </w:comment>
  <w:comment w:id="67" w:author="Lucy Wan" w:date="2020-11-18T15:16:00Z" w:initials="LW">
    <w:p w14:paraId="41132B5E" w14:textId="45176B75" w:rsidR="002B4CEC" w:rsidRDefault="002B4CEC">
      <w:pPr>
        <w:pStyle w:val="CommentText"/>
      </w:pPr>
      <w:r>
        <w:rPr>
          <w:rStyle w:val="CommentReference"/>
        </w:rPr>
        <w:annotationRef/>
      </w:r>
      <w:r>
        <w:t>Might be a nice place to address why readers should use 7.1 despite compatibility issues, as Josh suggested</w:t>
      </w:r>
    </w:p>
  </w:comment>
  <w:comment w:id="75" w:author="Lucy Wan" w:date="2020-11-18T11:11:00Z" w:initials="LW">
    <w:p w14:paraId="76E50D77" w14:textId="7B47ADF2" w:rsidR="002B4CEC" w:rsidRDefault="002B4CEC">
      <w:pPr>
        <w:pStyle w:val="CommentText"/>
      </w:pPr>
      <w:r>
        <w:rPr>
          <w:rStyle w:val="CommentReference"/>
        </w:rPr>
        <w:annotationRef/>
      </w:r>
      <w:r>
        <w:t>PowerShell 7 instead?</w:t>
      </w:r>
    </w:p>
  </w:comment>
  <w:comment w:id="77" w:author="Josh" w:date="2020-11-18T10:40:00Z" w:initials="JK">
    <w:p w14:paraId="52210167" w14:textId="4E86FF60" w:rsidR="002B4CEC" w:rsidRDefault="002B4CEC">
      <w:pPr>
        <w:pStyle w:val="CommentText"/>
      </w:pPr>
      <w:r>
        <w:rPr>
          <w:rStyle w:val="CommentReference"/>
        </w:rPr>
        <w:annotationRef/>
      </w:r>
      <w:r>
        <w:t>Why not just `Get-Command`?</w:t>
      </w:r>
      <w:r>
        <w:br/>
      </w:r>
      <w:r>
        <w:br/>
        <w:t>That runs a heck of a lot faster (seconds, compared to a minute or two in my testing).</w:t>
      </w:r>
      <w:r>
        <w:br/>
      </w:r>
      <w:r>
        <w:br/>
        <w:t>Only thing is it does result in a different number and I think that is because there a some cmdlets that don’t have a “module” (mainly the “</w:t>
      </w:r>
      <w:proofErr w:type="spellStart"/>
      <w:r w:rsidRPr="00777B60">
        <w:t>Microsoft.PowerShell.Core</w:t>
      </w:r>
      <w:proofErr w:type="spellEnd"/>
      <w:r>
        <w:t>” ones… try running `</w:t>
      </w:r>
      <w:r w:rsidRPr="00A037A4">
        <w:t>Get-Command | where Module -eq $null</w:t>
      </w:r>
      <w:r>
        <w:t>` to see this)</w:t>
      </w:r>
    </w:p>
  </w:comment>
  <w:comment w:id="78" w:author="Lucy Wan" w:date="2020-11-18T11:30:00Z" w:initials="LW">
    <w:p w14:paraId="6835013A" w14:textId="2E14EC61" w:rsidR="002B4CEC" w:rsidRDefault="002B4CEC">
      <w:pPr>
        <w:pStyle w:val="CommentText"/>
      </w:pPr>
      <w:r>
        <w:rPr>
          <w:rStyle w:val="CommentReference"/>
        </w:rPr>
        <w:annotationRef/>
      </w:r>
      <w:r>
        <w:t>Would it be worth mentioning Get-Command as an alternative?</w:t>
      </w:r>
    </w:p>
  </w:comment>
  <w:comment w:id="79" w:author="Thomas Lee [2]" w:date="2021-02-02T17:03:00Z" w:initials="TL">
    <w:p w14:paraId="40009FCF" w14:textId="77777777" w:rsidR="002B4CEC" w:rsidRDefault="002B4CEC">
      <w:pPr>
        <w:pStyle w:val="CommentText"/>
      </w:pPr>
      <w:r>
        <w:rPr>
          <w:rStyle w:val="CommentReference"/>
        </w:rPr>
        <w:annotationRef/>
      </w:r>
      <w:r>
        <w:t xml:space="preserve">I  AM call </w:t>
      </w:r>
      <w:proofErr w:type="spellStart"/>
      <w:r>
        <w:t>ing</w:t>
      </w:r>
      <w:proofErr w:type="spellEnd"/>
      <w:r>
        <w:t xml:space="preserve"> Get-Command. </w:t>
      </w:r>
    </w:p>
    <w:p w14:paraId="64BAC27F" w14:textId="77777777" w:rsidR="00FD482B" w:rsidRDefault="00FD482B">
      <w:pPr>
        <w:pStyle w:val="CommentText"/>
      </w:pPr>
      <w:r>
        <w:t xml:space="preserve">I first get the module paths then look inside each module path to discover the </w:t>
      </w:r>
      <w:proofErr w:type="spellStart"/>
      <w:r>
        <w:t>modujels</w:t>
      </w:r>
      <w:proofErr w:type="spellEnd"/>
      <w:r>
        <w:t xml:space="preserve"> there. Then for </w:t>
      </w:r>
      <w:proofErr w:type="spellStart"/>
      <w:r>
        <w:t>eachmoduld</w:t>
      </w:r>
      <w:proofErr w:type="spellEnd"/>
      <w:r>
        <w:t xml:space="preserve"> in each </w:t>
      </w:r>
      <w:proofErr w:type="spellStart"/>
      <w:r>
        <w:t>modujle</w:t>
      </w:r>
      <w:proofErr w:type="spellEnd"/>
      <w:r>
        <w:t xml:space="preserve"> path, I </w:t>
      </w:r>
      <w:proofErr w:type="spellStart"/>
      <w:r>
        <w:t>disocver</w:t>
      </w:r>
      <w:proofErr w:type="spellEnd"/>
      <w:r>
        <w:t xml:space="preserve"> the commands.</w:t>
      </w:r>
    </w:p>
    <w:p w14:paraId="6B873AC3" w14:textId="77777777" w:rsidR="00FD482B" w:rsidRDefault="00FD482B">
      <w:pPr>
        <w:pStyle w:val="CommentText"/>
      </w:pPr>
    </w:p>
    <w:p w14:paraId="3F382291" w14:textId="7A01ABCF" w:rsidR="00FD482B" w:rsidRDefault="00FD482B">
      <w:pPr>
        <w:pStyle w:val="CommentText"/>
      </w:pPr>
      <w:r>
        <w:t xml:space="preserve">This is close enough for what I am </w:t>
      </w:r>
      <w:proofErr w:type="spellStart"/>
      <w:r>
        <w:t>tring</w:t>
      </w:r>
      <w:proofErr w:type="spellEnd"/>
      <w:r>
        <w:t xml:space="preserve"> to </w:t>
      </w:r>
      <w:proofErr w:type="spellStart"/>
      <w:r>
        <w:t>sho</w:t>
      </w:r>
      <w:proofErr w:type="spellEnd"/>
      <w:r>
        <w:t xml:space="preserve"> </w:t>
      </w:r>
      <w:proofErr w:type="spellStart"/>
      <w:r>
        <w:t>namelhy</w:t>
      </w:r>
      <w:proofErr w:type="spellEnd"/>
      <w:r>
        <w:t xml:space="preserve"> that there are different numbers of commands in the two versions. I  </w:t>
      </w:r>
      <w:proofErr w:type="spellStart"/>
      <w:r>
        <w:t>perver</w:t>
      </w:r>
      <w:proofErr w:type="spellEnd"/>
      <w:r>
        <w:t xml:space="preserve"> to keep this as it is</w:t>
      </w:r>
    </w:p>
  </w:comment>
  <w:comment w:id="91" w:author="Josh" w:date="2020-11-18T10:54:00Z" w:initials="JK">
    <w:p w14:paraId="7B030688" w14:textId="77777777" w:rsidR="002B4CEC" w:rsidRDefault="002B4CEC">
      <w:pPr>
        <w:pStyle w:val="CommentText"/>
      </w:pPr>
      <w:r>
        <w:rPr>
          <w:rStyle w:val="CommentReference"/>
        </w:rPr>
        <w:annotationRef/>
      </w:r>
      <w:r>
        <w:t>Might pay to revisit these screenshots with 7.1 being GA now (plus the cmdlet counts below are different now too)</w:t>
      </w:r>
    </w:p>
    <w:p w14:paraId="3313E10B" w14:textId="77777777" w:rsidR="009C7B90" w:rsidRDefault="009C7B90">
      <w:pPr>
        <w:pStyle w:val="CommentText"/>
      </w:pPr>
    </w:p>
    <w:p w14:paraId="1AC4F408" w14:textId="25390217" w:rsidR="009C7B90" w:rsidRDefault="009C7B90">
      <w:pPr>
        <w:pStyle w:val="CommentText"/>
      </w:pPr>
      <w:r>
        <w:t xml:space="preserve">Indeed – </w:t>
      </w:r>
      <w:proofErr w:type="spellStart"/>
      <w:r>
        <w:t>thjat</w:t>
      </w:r>
      <w:proofErr w:type="spellEnd"/>
      <w:r>
        <w:t xml:space="preserve"> was always the intention!</w:t>
      </w:r>
      <w:r>
        <w:br/>
      </w:r>
    </w:p>
  </w:comment>
  <w:comment w:id="108" w:author="Lucy Wan" w:date="2020-11-18T11:58:00Z" w:initials="LW">
    <w:p w14:paraId="041BAD3A" w14:textId="1644D4BE" w:rsidR="002B4CEC" w:rsidRDefault="002B4CEC">
      <w:pPr>
        <w:pStyle w:val="CommentText"/>
      </w:pPr>
      <w:r>
        <w:rPr>
          <w:rStyle w:val="CommentReference"/>
        </w:rPr>
        <w:annotationRef/>
      </w:r>
      <w:r>
        <w:t>Does this need to be in capital letters?</w:t>
      </w:r>
    </w:p>
  </w:comment>
  <w:comment w:id="109" w:author="Thomas Lee [2]" w:date="2021-02-02T20:39:00Z" w:initials="TL">
    <w:p w14:paraId="4E239951" w14:textId="3460C59A" w:rsidR="00DF332E" w:rsidRDefault="00DF332E">
      <w:pPr>
        <w:pStyle w:val="CommentText"/>
      </w:pPr>
      <w:r>
        <w:rPr>
          <w:rStyle w:val="CommentReference"/>
        </w:rPr>
        <w:annotationRef/>
      </w:r>
      <w:r>
        <w:t>no</w:t>
      </w:r>
    </w:p>
  </w:comment>
  <w:comment w:id="112" w:author="Lucy Wan" w:date="2020-11-18T11:57:00Z" w:initials="LW">
    <w:p w14:paraId="5946EFE4" w14:textId="1E1F2FEC" w:rsidR="002B4CEC" w:rsidRDefault="002B4CEC">
      <w:pPr>
        <w:pStyle w:val="CommentText"/>
      </w:pPr>
      <w:r>
        <w:rPr>
          <w:rStyle w:val="CommentReference"/>
        </w:rPr>
        <w:annotationRef/>
      </w:r>
      <w:r>
        <w:t>Remember to insert the screenshot here and please add a caption underneath it following the format I’ve been using so far</w:t>
      </w:r>
    </w:p>
  </w:comment>
  <w:comment w:id="122" w:author="Lucy Wan" w:date="2020-11-18T12:05:00Z" w:initials="LW">
    <w:p w14:paraId="4DC44FA3" w14:textId="37704A09" w:rsidR="002B4CEC" w:rsidRDefault="002B4CEC">
      <w:pPr>
        <w:pStyle w:val="CommentText"/>
      </w:pPr>
      <w:r>
        <w:rPr>
          <w:rStyle w:val="CommentReference"/>
        </w:rPr>
        <w:annotationRef/>
      </w:r>
      <w:r>
        <w:t>PowerShell 7 instead?</w:t>
      </w:r>
    </w:p>
  </w:comment>
  <w:comment w:id="123" w:author="Thomas Lee [2]" w:date="2021-02-02T20:44:00Z" w:initials="TL">
    <w:p w14:paraId="279A229D" w14:textId="184284DF" w:rsidR="00DF332E" w:rsidRDefault="00DF332E">
      <w:pPr>
        <w:pStyle w:val="CommentText"/>
      </w:pPr>
      <w:r>
        <w:rPr>
          <w:rStyle w:val="CommentReference"/>
        </w:rPr>
        <w:annotationRef/>
      </w:r>
      <w:r>
        <w:t>Yes. Good catch</w:t>
      </w:r>
    </w:p>
  </w:comment>
  <w:comment w:id="131" w:author="Lucy Wan" w:date="2020-11-18T12:14:00Z" w:initials="LW">
    <w:p w14:paraId="11270727" w14:textId="2742DA36" w:rsidR="002B4CEC" w:rsidRDefault="002B4CEC">
      <w:pPr>
        <w:pStyle w:val="CommentText"/>
      </w:pPr>
      <w:r>
        <w:rPr>
          <w:rStyle w:val="CommentReference"/>
        </w:rPr>
        <w:annotationRef/>
      </w:r>
      <w:r>
        <w:t xml:space="preserve">Will the reader know about WinRM? </w:t>
      </w:r>
    </w:p>
  </w:comment>
  <w:comment w:id="132" w:author="Thomas Lee [2]" w:date="2021-02-02T21:56:00Z" w:initials="TL">
    <w:p w14:paraId="6D213447" w14:textId="44914CE6" w:rsidR="00304456" w:rsidRDefault="00304456">
      <w:pPr>
        <w:pStyle w:val="CommentText"/>
      </w:pPr>
      <w:r>
        <w:rPr>
          <w:rStyle w:val="CommentReference"/>
        </w:rPr>
        <w:annotationRef/>
      </w:r>
      <w:r>
        <w:t>Added a sentence</w:t>
      </w:r>
    </w:p>
  </w:comment>
  <w:comment w:id="139" w:author="Lucy Wan" w:date="2020-11-18T12:18:00Z" w:initials="LW">
    <w:p w14:paraId="69F60D9D" w14:textId="77777777" w:rsidR="002B4CEC" w:rsidRDefault="002B4CEC">
      <w:pPr>
        <w:pStyle w:val="CommentText"/>
      </w:pPr>
      <w:r>
        <w:rPr>
          <w:rStyle w:val="CommentReference"/>
        </w:rPr>
        <w:annotationRef/>
      </w:r>
      <w:r>
        <w:t>Did you mean via?</w:t>
      </w:r>
    </w:p>
    <w:p w14:paraId="0E26F188" w14:textId="3E43609A" w:rsidR="00304456" w:rsidRDefault="00304456">
      <w:pPr>
        <w:pStyle w:val="CommentText"/>
      </w:pPr>
      <w:r>
        <w:t>Yes</w:t>
      </w:r>
    </w:p>
  </w:comment>
  <w:comment w:id="153" w:author="Thomas Lee [2]" w:date="2021-02-02T21:58:00Z" w:initials="TL">
    <w:p w14:paraId="38F4A7BF" w14:textId="01A5FC07" w:rsidR="00304456" w:rsidRDefault="00304456">
      <w:pPr>
        <w:pStyle w:val="CommentText"/>
      </w:pPr>
      <w:r>
        <w:rPr>
          <w:rStyle w:val="CommentReference"/>
        </w:rPr>
        <w:annotationRef/>
      </w:r>
      <w:proofErr w:type="spellStart"/>
      <w:r>
        <w:t>Pleae</w:t>
      </w:r>
      <w:proofErr w:type="spellEnd"/>
      <w:r>
        <w:t xml:space="preserve"> – no future tense</w:t>
      </w:r>
    </w:p>
  </w:comment>
  <w:comment w:id="160" w:author="Thomas Lee [2]" w:date="2020-10-12T11:23:00Z" w:initials="TL">
    <w:p w14:paraId="000787C4" w14:textId="6CEF066F" w:rsidR="002B4CEC" w:rsidRDefault="002B4CEC">
      <w:pPr>
        <w:pStyle w:val="CommentText"/>
      </w:pPr>
      <w:r>
        <w:rPr>
          <w:rStyle w:val="CommentReference"/>
        </w:rPr>
        <w:annotationRef/>
      </w:r>
      <w:r>
        <w:t>Remind me how to style this URL?</w:t>
      </w:r>
    </w:p>
  </w:comment>
  <w:comment w:id="161" w:author="Lucy Wan" w:date="2020-11-18T12:27:00Z" w:initials="LW">
    <w:p w14:paraId="54C5A3A9" w14:textId="77777777" w:rsidR="002B4CEC" w:rsidRDefault="002B4CEC">
      <w:pPr>
        <w:pStyle w:val="CommentText"/>
      </w:pPr>
      <w:r>
        <w:rPr>
          <w:rStyle w:val="CommentReference"/>
        </w:rPr>
        <w:annotationRef/>
      </w:r>
      <w:r>
        <w:t>I’ll stick to Lucida Console size 9.5 for now, but we’ll let the technical editor handle it properly later on</w:t>
      </w:r>
    </w:p>
    <w:p w14:paraId="62B7AA91" w14:textId="38DB3B52" w:rsidR="00304456" w:rsidRDefault="00304456">
      <w:pPr>
        <w:pStyle w:val="CommentText"/>
      </w:pPr>
      <w:r>
        <w:t>OK</w:t>
      </w:r>
    </w:p>
  </w:comment>
  <w:comment w:id="165" w:author="Josh" w:date="2020-11-18T11:05:00Z" w:initials="JK">
    <w:p w14:paraId="00E5BF3D" w14:textId="77777777" w:rsidR="002B4CEC" w:rsidRDefault="002B4CEC">
      <w:pPr>
        <w:pStyle w:val="CommentText"/>
      </w:pPr>
      <w:r>
        <w:rPr>
          <w:rStyle w:val="CommentReference"/>
        </w:rPr>
        <w:annotationRef/>
      </w:r>
      <w:r>
        <w:t>The module isn’t currently imported, so I would expect to see no output even if it did natively work with PS7.1.</w:t>
      </w:r>
      <w:r>
        <w:br/>
      </w:r>
      <w:r>
        <w:br/>
        <w:t xml:space="preserve">Step 1 should be changed to: </w:t>
      </w:r>
      <w:r w:rsidRPr="002E1F5B">
        <w:t xml:space="preserve">Get-Module -Name </w:t>
      </w:r>
      <w:proofErr w:type="spellStart"/>
      <w:r w:rsidRPr="002E1F5B">
        <w:t>ServerManager</w:t>
      </w:r>
      <w:proofErr w:type="spellEnd"/>
      <w:r w:rsidRPr="002E1F5B">
        <w:t xml:space="preserve"> -</w:t>
      </w:r>
      <w:proofErr w:type="spellStart"/>
      <w:r w:rsidRPr="002E1F5B">
        <w:t>ListAvailable</w:t>
      </w:r>
      <w:proofErr w:type="spellEnd"/>
    </w:p>
    <w:p w14:paraId="00E90D79" w14:textId="77777777" w:rsidR="002B4CEC" w:rsidRDefault="002B4CEC">
      <w:pPr>
        <w:pStyle w:val="CommentText"/>
      </w:pPr>
    </w:p>
    <w:p w14:paraId="44C2A51E" w14:textId="61839B81" w:rsidR="002B4CEC" w:rsidRDefault="002B4CEC">
      <w:pPr>
        <w:pStyle w:val="CommentText"/>
      </w:pPr>
      <w:r>
        <w:t>This will illustrate the point without the “but it’s not yet imported” caveat.</w:t>
      </w:r>
    </w:p>
  </w:comment>
  <w:comment w:id="166" w:author="Lucy Wan" w:date="2020-11-18T12:28:00Z" w:initials="LW">
    <w:p w14:paraId="3E66E9E0" w14:textId="77777777" w:rsidR="002B4CEC" w:rsidRDefault="002B4CEC">
      <w:pPr>
        <w:pStyle w:val="CommentText"/>
      </w:pPr>
      <w:r>
        <w:rPr>
          <w:rStyle w:val="CommentReference"/>
        </w:rPr>
        <w:annotationRef/>
      </w:r>
      <w:r>
        <w:t>What do you think, Thomas?</w:t>
      </w:r>
    </w:p>
    <w:p w14:paraId="30692B59" w14:textId="77777777" w:rsidR="00304456" w:rsidRDefault="00304456">
      <w:pPr>
        <w:pStyle w:val="CommentText"/>
      </w:pPr>
    </w:p>
    <w:p w14:paraId="455C0032" w14:textId="59680C76" w:rsidR="00304456" w:rsidRDefault="00304456">
      <w:pPr>
        <w:pStyle w:val="CommentText"/>
      </w:pPr>
      <w:r>
        <w:t>Good catch - added</w:t>
      </w:r>
    </w:p>
  </w:comment>
  <w:comment w:id="194" w:author="Josh" w:date="2020-11-18T11:09:00Z" w:initials="JK">
    <w:p w14:paraId="5BEFFEAC" w14:textId="4882CD90" w:rsidR="002B4CEC" w:rsidRDefault="002B4CEC">
      <w:pPr>
        <w:pStyle w:val="CommentText"/>
      </w:pPr>
      <w:r>
        <w:rPr>
          <w:rStyle w:val="CommentReference"/>
        </w:rPr>
        <w:annotationRef/>
      </w:r>
      <w:r>
        <w:t>See note on this in previous section</w:t>
      </w:r>
    </w:p>
  </w:comment>
  <w:comment w:id="196" w:author="Lucy Wan" w:date="2020-11-18T13:43:00Z" w:initials="LW">
    <w:p w14:paraId="0B308FE0" w14:textId="77777777" w:rsidR="002B4CEC" w:rsidRDefault="002B4CEC">
      <w:pPr>
        <w:pStyle w:val="CommentText"/>
      </w:pPr>
      <w:r>
        <w:rPr>
          <w:rStyle w:val="CommentReference"/>
        </w:rPr>
        <w:annotationRef/>
      </w:r>
      <w:r>
        <w:t>Is “to” the correct word here? Please check</w:t>
      </w:r>
    </w:p>
    <w:p w14:paraId="2F6539BC" w14:textId="77777777" w:rsidR="00835F33" w:rsidRDefault="00835F33">
      <w:pPr>
        <w:pStyle w:val="CommentText"/>
      </w:pPr>
    </w:p>
    <w:p w14:paraId="3BE77E99" w14:textId="268A7641" w:rsidR="00835F33" w:rsidRDefault="00835F33">
      <w:pPr>
        <w:pStyle w:val="CommentText"/>
      </w:pPr>
      <w:r>
        <w:t>Yes you are remoting to a Windows PowerShell session</w:t>
      </w:r>
    </w:p>
  </w:comment>
  <w:comment w:id="199" w:author="Josh" w:date="2020-11-18T11:11:00Z" w:initials="JK">
    <w:p w14:paraId="2B12EFE3" w14:textId="65396EE6" w:rsidR="002B4CEC" w:rsidRDefault="002B4CEC">
      <w:pPr>
        <w:pStyle w:val="CommentText"/>
      </w:pPr>
      <w:r>
        <w:rPr>
          <w:rStyle w:val="CommentReference"/>
        </w:rPr>
        <w:annotationRef/>
      </w:r>
      <w:r>
        <w:t>“easily unsupported”?</w:t>
      </w:r>
    </w:p>
  </w:comment>
  <w:comment w:id="200" w:author="Lucy Wan" w:date="2020-11-18T13:44:00Z" w:initials="LW">
    <w:p w14:paraId="77F8F393" w14:textId="5EC02483" w:rsidR="002B4CEC" w:rsidRDefault="002B4CEC">
      <w:pPr>
        <w:pStyle w:val="CommentText"/>
      </w:pPr>
      <w:r>
        <w:rPr>
          <w:rStyle w:val="CommentReference"/>
        </w:rPr>
        <w:annotationRef/>
      </w:r>
      <w:r>
        <w:t>I’ve changed it, is this what you mean Thomas?</w:t>
      </w:r>
    </w:p>
  </w:comment>
  <w:comment w:id="201" w:author="Thomas Lee [2]" w:date="2021-02-02T22:07:00Z" w:initials="TL">
    <w:p w14:paraId="28E76F89" w14:textId="25D596DF" w:rsidR="00835F33" w:rsidRDefault="00835F33">
      <w:pPr>
        <w:pStyle w:val="CommentText"/>
      </w:pPr>
      <w:r>
        <w:rPr>
          <w:rStyle w:val="CommentReference"/>
        </w:rPr>
        <w:annotationRef/>
      </w:r>
      <w:r>
        <w:t>Works for me</w:t>
      </w:r>
    </w:p>
  </w:comment>
  <w:comment w:id="202" w:author="Josh" w:date="2020-11-18T11:11:00Z" w:initials="JK">
    <w:p w14:paraId="4C719923" w14:textId="77777777" w:rsidR="002B4CEC" w:rsidRDefault="002B4CEC">
      <w:pPr>
        <w:pStyle w:val="CommentText"/>
      </w:pPr>
      <w:r>
        <w:rPr>
          <w:rStyle w:val="CommentReference"/>
        </w:rPr>
        <w:annotationRef/>
      </w:r>
      <w:r>
        <w:t>PowerShell 7.1</w:t>
      </w:r>
    </w:p>
    <w:p w14:paraId="443694F5" w14:textId="77777777" w:rsidR="00835F33" w:rsidRDefault="00835F33">
      <w:pPr>
        <w:pStyle w:val="CommentText"/>
      </w:pPr>
    </w:p>
    <w:p w14:paraId="6760522E" w14:textId="66208D81" w:rsidR="00835F33" w:rsidRDefault="00835F33">
      <w:pPr>
        <w:pStyle w:val="CommentText"/>
      </w:pPr>
      <w:r>
        <w:t>Yest – but see the note in the covering letter</w:t>
      </w:r>
    </w:p>
  </w:comment>
  <w:comment w:id="205" w:author="Lucy Wan" w:date="2020-11-18T13:45:00Z" w:initials="LW">
    <w:p w14:paraId="544B3FD0" w14:textId="33AFC988" w:rsidR="002B4CEC" w:rsidRDefault="002B4CEC">
      <w:pPr>
        <w:pStyle w:val="CommentText"/>
      </w:pPr>
      <w:r>
        <w:rPr>
          <w:rStyle w:val="CommentReference"/>
        </w:rPr>
        <w:annotationRef/>
      </w:r>
      <w:r>
        <w:t>Missing an opening bracket somewhere, I’m guessing before the “or”?</w:t>
      </w:r>
    </w:p>
  </w:comment>
  <w:comment w:id="206" w:author="Thomas Lee [2]" w:date="2021-02-02T22:08:00Z" w:initials="TL">
    <w:p w14:paraId="29C6D9DF" w14:textId="1C0CD125" w:rsidR="00835F33" w:rsidRDefault="00835F33">
      <w:pPr>
        <w:pStyle w:val="CommentText"/>
      </w:pPr>
      <w:r>
        <w:rPr>
          <w:rStyle w:val="CommentReference"/>
        </w:rPr>
        <w:annotationRef/>
      </w:r>
      <w:r>
        <w:t>Removed the closing bracket</w:t>
      </w:r>
    </w:p>
  </w:comment>
  <w:comment w:id="208" w:author="Josh" w:date="2020-11-18T11:12:00Z" w:initials="JK">
    <w:p w14:paraId="5481F376" w14:textId="70C0D874" w:rsidR="002B4CEC" w:rsidRDefault="002B4CEC">
      <w:pPr>
        <w:pStyle w:val="CommentText"/>
      </w:pPr>
      <w:r>
        <w:rPr>
          <w:rStyle w:val="CommentReference"/>
        </w:rPr>
        <w:annotationRef/>
      </w:r>
      <w:r>
        <w:t>Again, -</w:t>
      </w:r>
      <w:proofErr w:type="spellStart"/>
      <w:r>
        <w:t>ListAvailable</w:t>
      </w:r>
      <w:proofErr w:type="spellEnd"/>
      <w:r>
        <w:t xml:space="preserve"> should be added, as the module isn’t loaded (if it’s a fresh PS session and not a </w:t>
      </w:r>
      <w:proofErr w:type="spellStart"/>
      <w:r>
        <w:t>carry over</w:t>
      </w:r>
      <w:proofErr w:type="spellEnd"/>
      <w:r>
        <w:t xml:space="preserve"> from the last section)</w:t>
      </w:r>
    </w:p>
  </w:comment>
  <w:comment w:id="211" w:author="Lucy Wan" w:date="2020-11-18T13:46:00Z" w:initials="LW">
    <w:p w14:paraId="11D4D71C" w14:textId="77777777" w:rsidR="002B4CEC" w:rsidRDefault="002B4CEC">
      <w:pPr>
        <w:pStyle w:val="CommentText"/>
      </w:pPr>
      <w:r>
        <w:rPr>
          <w:rStyle w:val="CommentReference"/>
        </w:rPr>
        <w:annotationRef/>
      </w:r>
      <w:r>
        <w:t>Should this be “in the remote session” or? A bit unclear as it is, please edit</w:t>
      </w:r>
    </w:p>
    <w:p w14:paraId="126AA7D8" w14:textId="77777777" w:rsidR="00835F33" w:rsidRDefault="00835F33">
      <w:pPr>
        <w:pStyle w:val="CommentText"/>
      </w:pPr>
    </w:p>
    <w:p w14:paraId="6A4E9C08" w14:textId="0143D372" w:rsidR="00835F33" w:rsidRDefault="00835F33">
      <w:pPr>
        <w:pStyle w:val="CommentText"/>
      </w:pPr>
      <w:r>
        <w:t xml:space="preserve">It is the windows </w:t>
      </w:r>
      <w:proofErr w:type="spellStart"/>
      <w:r>
        <w:t>powershell</w:t>
      </w:r>
      <w:proofErr w:type="spellEnd"/>
      <w:r>
        <w:t xml:space="preserve"> </w:t>
      </w:r>
      <w:proofErr w:type="spellStart"/>
      <w:r>
        <w:t>compat</w:t>
      </w:r>
      <w:proofErr w:type="spellEnd"/>
      <w:r>
        <w:t xml:space="preserve"> session</w:t>
      </w:r>
    </w:p>
  </w:comment>
  <w:comment w:id="223" w:author="Lucy Wan" w:date="2020-11-18T13:49:00Z" w:initials="LW">
    <w:p w14:paraId="11AD03F9" w14:textId="77777777" w:rsidR="002B4CEC" w:rsidRDefault="002B4CEC">
      <w:pPr>
        <w:pStyle w:val="CommentText"/>
      </w:pPr>
      <w:r>
        <w:rPr>
          <w:rStyle w:val="CommentReference"/>
        </w:rPr>
        <w:annotationRef/>
      </w:r>
      <w:r>
        <w:t>This makes it sound like the Server Manager team runs the cmdlet in PowerShell, but I think you mean the reader, right? Could you edit the wording?</w:t>
      </w:r>
    </w:p>
    <w:p w14:paraId="418E77FD" w14:textId="77777777" w:rsidR="00835F33" w:rsidRDefault="00835F33">
      <w:pPr>
        <w:pStyle w:val="CommentText"/>
      </w:pPr>
    </w:p>
    <w:p w14:paraId="43BEBE8D" w14:textId="77777777" w:rsidR="00835F33" w:rsidRDefault="00835F33">
      <w:pPr>
        <w:pStyle w:val="CommentText"/>
      </w:pPr>
      <w:proofErr w:type="gramStart"/>
      <w:r>
        <w:t>Man</w:t>
      </w:r>
      <w:proofErr w:type="gramEnd"/>
      <w:r>
        <w:t xml:space="preserve"> you are picky!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50927A0" w14:textId="77777777" w:rsidR="00835F33" w:rsidRDefault="00835F33">
      <w:pPr>
        <w:pStyle w:val="CommentText"/>
      </w:pPr>
    </w:p>
    <w:p w14:paraId="370081B8" w14:textId="30B8EEF2" w:rsidR="00835F33" w:rsidRDefault="00835F33">
      <w:pPr>
        <w:pStyle w:val="CommentText"/>
      </w:pPr>
      <w:r>
        <w:t>Good catch and fixed.</w:t>
      </w:r>
    </w:p>
  </w:comment>
  <w:comment w:id="229" w:author="Lucy Wan" w:date="2020-11-18T13:53:00Z" w:initials="LW">
    <w:p w14:paraId="0E40BE2C" w14:textId="77777777" w:rsidR="002B4CEC" w:rsidRDefault="002B4CEC">
      <w:pPr>
        <w:pStyle w:val="CommentText"/>
      </w:pPr>
      <w:r>
        <w:rPr>
          <w:rStyle w:val="CommentReference"/>
        </w:rPr>
        <w:annotationRef/>
      </w:r>
      <w:r>
        <w:t>As before, is it clear enough what this means?</w:t>
      </w:r>
    </w:p>
    <w:p w14:paraId="10352CD3" w14:textId="77777777" w:rsidR="00835F33" w:rsidRDefault="00835F33">
      <w:pPr>
        <w:pStyle w:val="CommentText"/>
      </w:pPr>
    </w:p>
    <w:p w14:paraId="741AEBB5" w14:textId="6EE3781E" w:rsidR="00835F33" w:rsidRDefault="00835F33">
      <w:pPr>
        <w:pStyle w:val="CommentText"/>
      </w:pPr>
      <w:r>
        <w:t>Added to make it clearer</w:t>
      </w:r>
    </w:p>
  </w:comment>
  <w:comment w:id="238" w:author="Lucy Wan" w:date="2020-11-18T13:57:00Z" w:initials="LW">
    <w:p w14:paraId="73F246F1" w14:textId="77777777" w:rsidR="002B4CEC" w:rsidRDefault="002B4CEC">
      <w:pPr>
        <w:pStyle w:val="CommentText"/>
      </w:pPr>
      <w:r>
        <w:rPr>
          <w:rStyle w:val="CommentReference"/>
        </w:rPr>
        <w:annotationRef/>
      </w:r>
      <w:r>
        <w:t>There is a typo in this figure, “</w:t>
      </w:r>
      <w:proofErr w:type="spellStart"/>
      <w:r>
        <w:t>envoking</w:t>
      </w:r>
      <w:proofErr w:type="spellEnd"/>
      <w:r>
        <w:t>” should be “invoking”</w:t>
      </w:r>
    </w:p>
    <w:p w14:paraId="27786C0D" w14:textId="77777777" w:rsidR="00835F33" w:rsidRDefault="00835F33">
      <w:pPr>
        <w:pStyle w:val="CommentText"/>
      </w:pPr>
    </w:p>
    <w:p w14:paraId="4F49761E" w14:textId="5F9002C2" w:rsidR="00835F33" w:rsidRDefault="00835F33">
      <w:pPr>
        <w:pStyle w:val="CommentText"/>
      </w:pPr>
      <w:r>
        <w:t>Fixed</w:t>
      </w:r>
    </w:p>
  </w:comment>
  <w:comment w:id="246" w:author="Lucy Wan" w:date="2020-11-18T14:00:00Z" w:initials="LW">
    <w:p w14:paraId="28B86BE1" w14:textId="77777777" w:rsidR="002B4CEC" w:rsidRDefault="002B4CEC">
      <w:pPr>
        <w:pStyle w:val="CommentText"/>
      </w:pPr>
      <w:r>
        <w:rPr>
          <w:rStyle w:val="CommentReference"/>
        </w:rPr>
        <w:annotationRef/>
      </w:r>
      <w:r>
        <w:t>Should be “</w:t>
      </w:r>
      <w:proofErr w:type="spellStart"/>
      <w:r>
        <w:t>ServerManager</w:t>
      </w:r>
      <w:proofErr w:type="spellEnd"/>
      <w:r>
        <w:t>”?</w:t>
      </w:r>
    </w:p>
    <w:p w14:paraId="580B7EB2" w14:textId="77777777" w:rsidR="00835F33" w:rsidRDefault="00835F33">
      <w:pPr>
        <w:pStyle w:val="CommentText"/>
      </w:pPr>
    </w:p>
    <w:p w14:paraId="63E8BF8A" w14:textId="3E74D489" w:rsidR="00835F33" w:rsidRDefault="00835F33">
      <w:pPr>
        <w:pStyle w:val="CommentText"/>
      </w:pPr>
      <w:r>
        <w:t>Good catch</w:t>
      </w:r>
    </w:p>
  </w:comment>
  <w:comment w:id="253" w:author="Lucy Wan" w:date="2020-11-18T14:01:00Z" w:initials="LW">
    <w:p w14:paraId="66304867" w14:textId="204C592E" w:rsidR="002B4CEC" w:rsidRPr="00FF70CB" w:rsidRDefault="002B4CEC">
      <w:pPr>
        <w:pStyle w:val="CommentText"/>
      </w:pPr>
      <w:r>
        <w:rPr>
          <w:rStyle w:val="CommentReference"/>
        </w:rPr>
        <w:annotationRef/>
      </w:r>
      <w:r>
        <w:t xml:space="preserve">Should this be “a feature of Windows PowerShell </w:t>
      </w:r>
      <w:r>
        <w:rPr>
          <w:b/>
          <w:bCs/>
        </w:rPr>
        <w:t>since</w:t>
      </w:r>
      <w:r>
        <w:t xml:space="preserve"> V2”?</w:t>
      </w:r>
    </w:p>
  </w:comment>
  <w:comment w:id="254" w:author="Thomas Lee [2]" w:date="2021-02-02T22:15:00Z" w:initials="TL">
    <w:p w14:paraId="3C5D6B73" w14:textId="23C48D9D" w:rsidR="00835F33" w:rsidRDefault="00835F33">
      <w:pPr>
        <w:pStyle w:val="CommentText"/>
      </w:pPr>
      <w:r>
        <w:rPr>
          <w:rStyle w:val="CommentReference"/>
        </w:rPr>
        <w:annotationRef/>
      </w:r>
      <w:proofErr w:type="spellStart"/>
      <w:r>
        <w:t>fiexe</w:t>
      </w:r>
      <w:proofErr w:type="spellEnd"/>
    </w:p>
  </w:comment>
  <w:comment w:id="261" w:author="Lucy Wan" w:date="2020-11-18T14:03:00Z" w:initials="LW">
    <w:p w14:paraId="6B1711F2" w14:textId="77777777" w:rsidR="002B4CEC" w:rsidRDefault="002B4CEC">
      <w:pPr>
        <w:pStyle w:val="CommentText"/>
      </w:pPr>
      <w:r>
        <w:rPr>
          <w:rStyle w:val="CommentReference"/>
        </w:rPr>
        <w:annotationRef/>
      </w:r>
      <w:r>
        <w:t>This is a slightly clumsy sentence, could you check that my edit keeps the original meaning?</w:t>
      </w:r>
    </w:p>
    <w:p w14:paraId="16E3A738" w14:textId="77777777" w:rsidR="00835F33" w:rsidRDefault="00835F33">
      <w:pPr>
        <w:pStyle w:val="CommentText"/>
      </w:pPr>
    </w:p>
    <w:p w14:paraId="4B39E70C" w14:textId="79401489" w:rsidR="00835F33" w:rsidRDefault="00835F33">
      <w:pPr>
        <w:pStyle w:val="CommentText"/>
      </w:pPr>
      <w:r>
        <w:t xml:space="preserve">Thanks – your </w:t>
      </w:r>
      <w:proofErr w:type="spellStart"/>
      <w:r>
        <w:t>eit</w:t>
      </w:r>
      <w:proofErr w:type="spellEnd"/>
      <w:r>
        <w:t xml:space="preserve"> is fine</w:t>
      </w:r>
    </w:p>
  </w:comment>
  <w:comment w:id="275" w:author="Lucy Wan" w:date="2020-11-18T14:13:00Z" w:initials="LW">
    <w:p w14:paraId="20956D3D" w14:textId="3F6E13BB" w:rsidR="002B4CEC" w:rsidRDefault="002B4CEC">
      <w:pPr>
        <w:pStyle w:val="CommentText"/>
      </w:pPr>
      <w:r>
        <w:rPr>
          <w:rStyle w:val="CommentReference"/>
        </w:rPr>
        <w:annotationRef/>
      </w:r>
      <w:r>
        <w:t>I don’t think this should be formatted this way</w:t>
      </w:r>
    </w:p>
  </w:comment>
  <w:comment w:id="276" w:author="Thomas Lee [2]" w:date="2021-02-02T22:16:00Z" w:initials="TL">
    <w:p w14:paraId="619DDFD7" w14:textId="3C89E69B" w:rsidR="000E154B" w:rsidRDefault="000E154B">
      <w:pPr>
        <w:pStyle w:val="CommentText"/>
      </w:pPr>
      <w:r>
        <w:rPr>
          <w:rStyle w:val="CommentReference"/>
        </w:rPr>
        <w:annotationRef/>
      </w:r>
      <w:r>
        <w:t>Yes - fixed</w:t>
      </w:r>
    </w:p>
  </w:comment>
  <w:comment w:id="279" w:author="Lucy Wan" w:date="2020-11-18T14:14:00Z" w:initials="LW">
    <w:p w14:paraId="4081CB29" w14:textId="77777777" w:rsidR="002B4CEC" w:rsidRDefault="002B4CEC">
      <w:pPr>
        <w:pStyle w:val="CommentText"/>
      </w:pPr>
      <w:r>
        <w:rPr>
          <w:rStyle w:val="CommentReference"/>
        </w:rPr>
        <w:annotationRef/>
      </w:r>
      <w:r>
        <w:t>Is this edit fine?</w:t>
      </w:r>
    </w:p>
    <w:p w14:paraId="2FBBB048" w14:textId="77777777" w:rsidR="000E154B" w:rsidRDefault="000E154B">
      <w:pPr>
        <w:pStyle w:val="CommentText"/>
      </w:pPr>
    </w:p>
    <w:p w14:paraId="2ED04B2E" w14:textId="23D41752" w:rsidR="000E154B" w:rsidRDefault="000E154B">
      <w:pPr>
        <w:pStyle w:val="CommentText"/>
      </w:pPr>
      <w:r>
        <w:t>ok</w:t>
      </w:r>
    </w:p>
  </w:comment>
  <w:comment w:id="273" w:author="Josh" w:date="2020-11-18T11:20:00Z" w:initials="JK">
    <w:p w14:paraId="0BA60476" w14:textId="6A5D86A4" w:rsidR="002B4CEC" w:rsidRDefault="002B4CEC">
      <w:pPr>
        <w:pStyle w:val="CommentText"/>
      </w:pPr>
      <w:r>
        <w:rPr>
          <w:rStyle w:val="CommentReference"/>
        </w:rPr>
        <w:annotationRef/>
      </w:r>
      <w:r>
        <w:t xml:space="preserve">This was also covered on page </w:t>
      </w:r>
      <w:proofErr w:type="gramStart"/>
      <w:r>
        <w:t>2,</w:t>
      </w:r>
      <w:proofErr w:type="gramEnd"/>
      <w:r>
        <w:t xml:space="preserve"> it feels redundant having it in both places</w:t>
      </w:r>
    </w:p>
  </w:comment>
  <w:comment w:id="274" w:author="Lucy Wan" w:date="2020-11-18T14:07:00Z" w:initials="LW">
    <w:p w14:paraId="7AB9DA52" w14:textId="77777777" w:rsidR="002B4CEC" w:rsidRDefault="002B4CEC">
      <w:pPr>
        <w:pStyle w:val="CommentText"/>
      </w:pPr>
      <w:r>
        <w:rPr>
          <w:rStyle w:val="CommentReference"/>
        </w:rPr>
        <w:annotationRef/>
      </w:r>
      <w:r>
        <w:t>I would remove these from the introduction in the manner that I have already suggested above</w:t>
      </w:r>
    </w:p>
    <w:p w14:paraId="68B27813" w14:textId="77777777" w:rsidR="000E154B" w:rsidRDefault="000E154B">
      <w:pPr>
        <w:pStyle w:val="CommentText"/>
      </w:pPr>
    </w:p>
    <w:p w14:paraId="336669F8" w14:textId="45445C7D" w:rsidR="000E154B" w:rsidRDefault="000E154B">
      <w:pPr>
        <w:pStyle w:val="CommentText"/>
      </w:pPr>
      <w:r>
        <w:t>Agreed</w:t>
      </w:r>
    </w:p>
  </w:comment>
  <w:comment w:id="284" w:author="Lucy Wan" w:date="2020-11-18T14:15:00Z" w:initials="LW">
    <w:p w14:paraId="0AA6DE72" w14:textId="77777777" w:rsidR="002B4CEC" w:rsidRDefault="002B4CEC">
      <w:pPr>
        <w:pStyle w:val="CommentText"/>
      </w:pPr>
      <w:r>
        <w:rPr>
          <w:rStyle w:val="CommentReference"/>
        </w:rPr>
        <w:annotationRef/>
      </w:r>
      <w:r>
        <w:t xml:space="preserve">I’ve moved this to here because I think it fits better; it’s better to talk about </w:t>
      </w:r>
      <w:proofErr w:type="spellStart"/>
      <w:r>
        <w:t>BestPractices</w:t>
      </w:r>
      <w:proofErr w:type="spellEnd"/>
      <w:r>
        <w:t xml:space="preserve"> here after you’ve introduced it in the bullet points rather than before</w:t>
      </w:r>
    </w:p>
    <w:p w14:paraId="105EC0BB" w14:textId="77777777" w:rsidR="000E154B" w:rsidRDefault="000E154B">
      <w:pPr>
        <w:pStyle w:val="CommentText"/>
      </w:pPr>
    </w:p>
    <w:p w14:paraId="5FF6E66F" w14:textId="11630FC1" w:rsidR="000E154B" w:rsidRDefault="000E154B">
      <w:pPr>
        <w:pStyle w:val="CommentText"/>
      </w:pPr>
      <w:r>
        <w:t>OK</w:t>
      </w:r>
    </w:p>
  </w:comment>
  <w:comment w:id="291" w:author="Lucy Wan" w:date="2020-11-18T14:22:00Z" w:initials="LW">
    <w:p w14:paraId="2F33DB7D" w14:textId="72154490" w:rsidR="002B4CEC" w:rsidRDefault="002B4CEC">
      <w:pPr>
        <w:pStyle w:val="CommentText"/>
      </w:pPr>
      <w:r>
        <w:rPr>
          <w:rStyle w:val="CommentReference"/>
        </w:rPr>
        <w:annotationRef/>
      </w:r>
      <w:r>
        <w:t>There is a typo in this image, “</w:t>
      </w:r>
      <w:proofErr w:type="spellStart"/>
      <w:r>
        <w:t>Geting</w:t>
      </w:r>
      <w:proofErr w:type="spellEnd"/>
      <w:r>
        <w:t>” should be “Getting”</w:t>
      </w:r>
    </w:p>
  </w:comment>
  <w:comment w:id="292" w:author="Thomas Lee" w:date="2021-02-03T11:21:00Z" w:initials="TL">
    <w:p w14:paraId="2EAA44ED" w14:textId="1C4BA129" w:rsidR="00901051" w:rsidRDefault="00901051">
      <w:pPr>
        <w:pStyle w:val="CommentText"/>
      </w:pPr>
      <w:r>
        <w:rPr>
          <w:rStyle w:val="CommentReference"/>
        </w:rPr>
        <w:annotationRef/>
      </w:r>
      <w:r>
        <w:t>Fixed – new graphic taken</w:t>
      </w:r>
    </w:p>
  </w:comment>
  <w:comment w:id="309" w:author="Lucy Wan" w:date="2020-11-18T14:35:00Z" w:initials="LW">
    <w:p w14:paraId="4CC96607" w14:textId="14E04638" w:rsidR="002B4CEC" w:rsidRDefault="002B4CEC">
      <w:pPr>
        <w:pStyle w:val="CommentText"/>
      </w:pPr>
      <w:r>
        <w:rPr>
          <w:rStyle w:val="CommentReference"/>
        </w:rPr>
        <w:annotationRef/>
      </w:r>
      <w:r>
        <w:t>Got rid of quotation marks</w:t>
      </w:r>
    </w:p>
  </w:comment>
  <w:comment w:id="310" w:author="Thomas Lee" w:date="2021-02-03T12:38:00Z" w:initials="TL">
    <w:p w14:paraId="4DE663D5" w14:textId="685325CA" w:rsidR="007970C7" w:rsidRDefault="007970C7">
      <w:pPr>
        <w:pStyle w:val="CommentText"/>
      </w:pPr>
      <w:r>
        <w:rPr>
          <w:rStyle w:val="CommentReference"/>
        </w:rPr>
        <w:annotationRef/>
      </w:r>
      <w:r>
        <w:t>OK</w:t>
      </w:r>
    </w:p>
  </w:comment>
  <w:comment w:id="314" w:author="Lucy Wan" w:date="2020-11-18T14:36:00Z" w:initials="LW">
    <w:p w14:paraId="411E0E10" w14:textId="6B947674" w:rsidR="002B4CEC" w:rsidRDefault="002B4CEC">
      <w:pPr>
        <w:pStyle w:val="CommentText"/>
      </w:pPr>
      <w:r>
        <w:rPr>
          <w:rStyle w:val="CommentReference"/>
        </w:rPr>
        <w:annotationRef/>
      </w:r>
      <w:r>
        <w:t xml:space="preserve">Should the F in format be capitalized everywhere? You’ve done it sometimes but </w:t>
      </w:r>
      <w:proofErr w:type="spellStart"/>
      <w:r>
        <w:t>not</w:t>
      </w:r>
      <w:proofErr w:type="spellEnd"/>
      <w:r>
        <w:t xml:space="preserve"> other times, please check and change them all to be consistent throughout the chapter</w:t>
      </w:r>
    </w:p>
  </w:comment>
  <w:comment w:id="315" w:author="Thomas Lee" w:date="2021-02-03T12:38:00Z" w:initials="TL">
    <w:p w14:paraId="5C96DE6D" w14:textId="77777777" w:rsidR="007970C7" w:rsidRDefault="007970C7">
      <w:pPr>
        <w:pStyle w:val="CommentText"/>
      </w:pPr>
      <w:r>
        <w:rPr>
          <w:rStyle w:val="CommentReference"/>
        </w:rPr>
        <w:annotationRef/>
      </w:r>
      <w:r>
        <w:t>NO</w:t>
      </w:r>
    </w:p>
    <w:p w14:paraId="6FF0F320" w14:textId="77777777" w:rsidR="007970C7" w:rsidRDefault="007970C7">
      <w:pPr>
        <w:pStyle w:val="CommentText"/>
      </w:pPr>
      <w:r>
        <w:t>format XML is OK</w:t>
      </w:r>
    </w:p>
    <w:p w14:paraId="58DDA247" w14:textId="294C51F5" w:rsidR="007970C7" w:rsidRDefault="007970C7">
      <w:pPr>
        <w:pStyle w:val="CommentText"/>
      </w:pPr>
    </w:p>
  </w:comment>
  <w:comment w:id="319" w:author="Lucy Wan" w:date="2020-11-18T14:39:00Z" w:initials="LW">
    <w:p w14:paraId="1125A5B2" w14:textId="4EE9A388" w:rsidR="002B4CEC" w:rsidRDefault="002B4CEC">
      <w:pPr>
        <w:pStyle w:val="CommentText"/>
      </w:pPr>
      <w:r>
        <w:rPr>
          <w:rStyle w:val="CommentReference"/>
        </w:rPr>
        <w:annotationRef/>
      </w:r>
      <w:r>
        <w:t>Confusing here to introduce “display XML” when we have only been talking about “format XML”</w:t>
      </w:r>
    </w:p>
  </w:comment>
  <w:comment w:id="320" w:author="Thomas Lee" w:date="2021-02-03T12:39:00Z" w:initials="TL">
    <w:p w14:paraId="5DA9EEA0" w14:textId="7F8386BD" w:rsidR="007970C7" w:rsidRDefault="007970C7">
      <w:pPr>
        <w:pStyle w:val="CommentText"/>
      </w:pPr>
      <w:r>
        <w:rPr>
          <w:rStyle w:val="CommentReference"/>
        </w:rPr>
        <w:annotationRef/>
      </w:r>
      <w:r>
        <w:t>format XML is the right term – my bad</w:t>
      </w:r>
    </w:p>
  </w:comment>
  <w:comment w:id="323" w:author="Josh" w:date="2020-11-18T11:30:00Z" w:initials="JK">
    <w:p w14:paraId="3C007ECA" w14:textId="59C2E466" w:rsidR="002B4CEC" w:rsidRDefault="002B4CEC">
      <w:pPr>
        <w:pStyle w:val="CommentText"/>
      </w:pPr>
      <w:r>
        <w:rPr>
          <w:rStyle w:val="CommentReference"/>
        </w:rPr>
        <w:annotationRef/>
      </w:r>
      <w:r>
        <w:t>?</w:t>
      </w:r>
    </w:p>
  </w:comment>
  <w:comment w:id="324" w:author="Lucy Wan" w:date="2020-11-18T14:38:00Z" w:initials="LW">
    <w:p w14:paraId="54071ABB" w14:textId="51BEFFD9" w:rsidR="002B4CEC" w:rsidRDefault="002B4CEC">
      <w:pPr>
        <w:pStyle w:val="CommentText"/>
      </w:pPr>
      <w:r>
        <w:rPr>
          <w:rStyle w:val="CommentReference"/>
        </w:rPr>
        <w:annotationRef/>
      </w:r>
      <w:r>
        <w:t>Please clarify what (*) is supposed to be for</w:t>
      </w:r>
    </w:p>
  </w:comment>
  <w:comment w:id="326" w:author="Thomas Lee" w:date="2021-02-03T12:41:00Z" w:initials="TL">
    <w:p w14:paraId="475BA07F" w14:textId="53811490" w:rsidR="007970C7" w:rsidRDefault="007970C7">
      <w:pPr>
        <w:pStyle w:val="CommentText"/>
      </w:pPr>
      <w:r>
        <w:rPr>
          <w:rStyle w:val="CommentReference"/>
        </w:rPr>
        <w:annotationRef/>
      </w:r>
      <w:r>
        <w:t>No future tense please</w:t>
      </w:r>
    </w:p>
  </w:comment>
  <w:comment w:id="331" w:author="Josh" w:date="2020-11-18T11:34:00Z" w:initials="JK">
    <w:p w14:paraId="08E219F4" w14:textId="4F82B9D1" w:rsidR="002B4CEC" w:rsidRDefault="002B4CEC">
      <w:pPr>
        <w:pStyle w:val="CommentText"/>
      </w:pPr>
      <w:r>
        <w:rPr>
          <w:rStyle w:val="CommentReference"/>
        </w:rPr>
        <w:annotationRef/>
      </w:r>
      <w:r>
        <w:t>I get the need for this here, but as a reader it feels redundant given we’ve seen this in a previous section of this chapter</w:t>
      </w:r>
    </w:p>
  </w:comment>
  <w:comment w:id="332" w:author="Lucy Wan" w:date="2020-11-18T14:42:00Z" w:initials="LW">
    <w:p w14:paraId="3A12CDF5" w14:textId="558F77C1" w:rsidR="002B4CEC" w:rsidRDefault="002B4CEC">
      <w:pPr>
        <w:pStyle w:val="CommentText"/>
      </w:pPr>
      <w:r>
        <w:rPr>
          <w:rStyle w:val="CommentReference"/>
        </w:rPr>
        <w:annotationRef/>
      </w:r>
      <w:r>
        <w:t>Do you think we should leave it in, or take it out?</w:t>
      </w:r>
    </w:p>
  </w:comment>
  <w:comment w:id="333" w:author="Thomas Lee" w:date="2021-02-03T12:44:00Z" w:initials="TL">
    <w:p w14:paraId="5C335E24" w14:textId="77777777" w:rsidR="007970C7" w:rsidRDefault="007970C7">
      <w:pPr>
        <w:pStyle w:val="CommentText"/>
      </w:pPr>
      <w:r>
        <w:rPr>
          <w:rStyle w:val="CommentReference"/>
        </w:rPr>
        <w:annotationRef/>
      </w:r>
      <w:r>
        <w:t xml:space="preserve">Leave it here. BUT a good point. I do not know whether the reader DID just run the </w:t>
      </w:r>
      <w:proofErr w:type="spellStart"/>
      <w:r>
        <w:t>ealirer</w:t>
      </w:r>
      <w:proofErr w:type="spellEnd"/>
      <w:r>
        <w:t xml:space="preserve"> steps in the same session. I have </w:t>
      </w:r>
      <w:proofErr w:type="gramStart"/>
      <w:r>
        <w:t>make</w:t>
      </w:r>
      <w:proofErr w:type="gramEnd"/>
      <w:r>
        <w:t xml:space="preserve"> a note later on that covers this point </w:t>
      </w:r>
    </w:p>
    <w:p w14:paraId="187A6026" w14:textId="77777777" w:rsidR="007970C7" w:rsidRDefault="007970C7">
      <w:pPr>
        <w:pStyle w:val="CommentText"/>
      </w:pPr>
    </w:p>
    <w:p w14:paraId="5D48271E" w14:textId="60B44172" w:rsidR="007970C7" w:rsidRDefault="007970C7">
      <w:pPr>
        <w:pStyle w:val="CommentText"/>
      </w:pPr>
      <w:r>
        <w:t xml:space="preserve">These first 4 steps show the formatting in the current session and in the remoting session. </w:t>
      </w:r>
    </w:p>
  </w:comment>
  <w:comment w:id="334" w:author="Josh" w:date="2020-11-18T11:33:00Z" w:initials="JK">
    <w:p w14:paraId="0271E1EA" w14:textId="2E925DBD" w:rsidR="002B4CEC" w:rsidRDefault="002B4CEC">
      <w:pPr>
        <w:pStyle w:val="CommentText"/>
      </w:pPr>
      <w:r>
        <w:rPr>
          <w:rStyle w:val="CommentReference"/>
        </w:rPr>
        <w:annotationRef/>
      </w:r>
      <w:r>
        <w:t>Missing the closing }</w:t>
      </w:r>
    </w:p>
  </w:comment>
  <w:comment w:id="335" w:author="Thomas Lee" w:date="2021-02-03T12:47:00Z" w:initials="TL">
    <w:p w14:paraId="151348F4" w14:textId="77777777" w:rsidR="007970C7" w:rsidRDefault="007970C7">
      <w:pPr>
        <w:pStyle w:val="CommentText"/>
      </w:pPr>
      <w:r>
        <w:rPr>
          <w:rStyle w:val="CommentReference"/>
        </w:rPr>
        <w:annotationRef/>
      </w:r>
      <w:r>
        <w:t>Good catch – also updated the script.</w:t>
      </w:r>
    </w:p>
    <w:p w14:paraId="68953888" w14:textId="18767FD8" w:rsidR="007970C7" w:rsidRDefault="007970C7">
      <w:pPr>
        <w:pStyle w:val="CommentText"/>
      </w:pPr>
    </w:p>
  </w:comment>
  <w:comment w:id="345" w:author="Lucy Wan" w:date="2020-11-18T14:44:00Z" w:initials="LW">
    <w:p w14:paraId="3EB8A39C" w14:textId="3047A315" w:rsidR="002B4CEC" w:rsidRDefault="002B4CEC">
      <w:pPr>
        <w:pStyle w:val="CommentText"/>
      </w:pPr>
      <w:r>
        <w:rPr>
          <w:rStyle w:val="CommentReference"/>
        </w:rPr>
        <w:annotationRef/>
      </w:r>
      <w:r>
        <w:t>Should this be “into the PowerShell session”?</w:t>
      </w:r>
    </w:p>
  </w:comment>
  <w:comment w:id="356" w:author="Lucy Wan" w:date="2020-11-18T14:47:00Z" w:initials="LW">
    <w:p w14:paraId="45AA7CAF" w14:textId="6B46AFC6" w:rsidR="002B4CEC" w:rsidRDefault="002B4CEC">
      <w:pPr>
        <w:pStyle w:val="CommentText"/>
      </w:pPr>
      <w:r>
        <w:rPr>
          <w:rStyle w:val="CommentReference"/>
        </w:rPr>
        <w:annotationRef/>
      </w:r>
      <w:r>
        <w:t xml:space="preserve">Can you be clearer about where the format XML exists? It is a bit unclear </w:t>
      </w:r>
    </w:p>
  </w:comment>
  <w:comment w:id="357" w:author="Thomas Lee" w:date="2021-02-03T12:51:00Z" w:initials="TL">
    <w:p w14:paraId="0FD9378F" w14:textId="2CAF8B4F" w:rsidR="002C091B" w:rsidRDefault="002C091B">
      <w:pPr>
        <w:pStyle w:val="CommentText"/>
      </w:pPr>
      <w:r>
        <w:rPr>
          <w:rStyle w:val="CommentReference"/>
        </w:rPr>
        <w:annotationRef/>
      </w:r>
      <w:r>
        <w:t>done</w:t>
      </w:r>
    </w:p>
  </w:comment>
  <w:comment w:id="362" w:author="Lucy Wan" w:date="2020-11-18T14:48:00Z" w:initials="LW">
    <w:p w14:paraId="03829BB6" w14:textId="79114D16" w:rsidR="002B4CEC" w:rsidRDefault="002B4CEC">
      <w:pPr>
        <w:pStyle w:val="CommentText"/>
      </w:pPr>
      <w:r>
        <w:rPr>
          <w:rStyle w:val="CommentReference"/>
        </w:rPr>
        <w:annotationRef/>
      </w:r>
      <w:r>
        <w:t>Nice useful comment</w:t>
      </w:r>
    </w:p>
  </w:comment>
  <w:comment w:id="372" w:author="Lucy Wan" w:date="2020-11-18T14:51:00Z" w:initials="LW">
    <w:p w14:paraId="342A7DE5" w14:textId="59843451" w:rsidR="002B4CEC" w:rsidRDefault="002B4CEC">
      <w:pPr>
        <w:pStyle w:val="CommentText"/>
      </w:pPr>
      <w:r>
        <w:rPr>
          <w:rStyle w:val="CommentReference"/>
        </w:rPr>
        <w:annotationRef/>
      </w:r>
      <w:r>
        <w:t>This seems to be exactly the same figure as the one for step 9 above – could you replace this with the correct figure?</w:t>
      </w:r>
    </w:p>
  </w:comment>
  <w:comment w:id="373" w:author="Thomas Lee" w:date="2021-02-03T12:54:00Z" w:initials="TL">
    <w:p w14:paraId="6519B612" w14:textId="730A641E" w:rsidR="002C091B" w:rsidRDefault="002C091B">
      <w:pPr>
        <w:pStyle w:val="CommentText"/>
      </w:pPr>
      <w:r>
        <w:rPr>
          <w:rStyle w:val="CommentReference"/>
        </w:rPr>
        <w:annotationRef/>
      </w:r>
      <w:r>
        <w:t>UGGG. Bad paste. Fixed it and have added a new graphic.</w:t>
      </w:r>
    </w:p>
  </w:comment>
  <w:comment w:id="410" w:author="Lucy Wan" w:date="2020-11-18T14:58:00Z" w:initials="LW">
    <w:p w14:paraId="1B5ACFB1" w14:textId="0C78BCFD" w:rsidR="002B4CEC" w:rsidRDefault="002B4CEC">
      <w:pPr>
        <w:pStyle w:val="CommentText"/>
      </w:pPr>
      <w:r>
        <w:rPr>
          <w:rStyle w:val="CommentReference"/>
        </w:rPr>
        <w:annotationRef/>
      </w:r>
      <w:r>
        <w:t>Should be “New-</w:t>
      </w:r>
      <w:proofErr w:type="spellStart"/>
      <w:r>
        <w:t>PSSession</w:t>
      </w:r>
      <w:proofErr w:type="spellEnd"/>
      <w:r>
        <w:t>” I think? A typo</w:t>
      </w:r>
    </w:p>
  </w:comment>
  <w:comment w:id="411" w:author="Thomas Lee" w:date="2021-02-03T14:24:00Z" w:initials="TL">
    <w:p w14:paraId="5529FEFC" w14:textId="2ED11800" w:rsidR="00A46195" w:rsidRDefault="00A46195">
      <w:pPr>
        <w:pStyle w:val="CommentText"/>
      </w:pPr>
      <w:r>
        <w:rPr>
          <w:rStyle w:val="CommentReference"/>
        </w:rPr>
        <w:annotationRef/>
      </w:r>
      <w:r>
        <w:t>YEs</w:t>
      </w:r>
    </w:p>
  </w:comment>
  <w:comment w:id="413" w:author="Lucy Wan" w:date="2020-11-18T14:58:00Z" w:initials="LW">
    <w:p w14:paraId="0D2E4F88" w14:textId="10D590AD" w:rsidR="002B4CEC" w:rsidRDefault="002B4CEC">
      <w:pPr>
        <w:pStyle w:val="CommentText"/>
      </w:pPr>
      <w:r>
        <w:rPr>
          <w:rStyle w:val="CommentReference"/>
        </w:rPr>
        <w:annotationRef/>
      </w:r>
      <w:r>
        <w:t>Can you tell readers how to do this?</w:t>
      </w:r>
    </w:p>
  </w:comment>
  <w:comment w:id="414" w:author="Thomas Lee" w:date="2021-02-03T14:27:00Z" w:initials="TL">
    <w:p w14:paraId="0B215E08" w14:textId="0B56AB6A" w:rsidR="00A46195" w:rsidRDefault="00A46195">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46294A" w15:done="0"/>
  <w15:commentEx w15:paraId="34353621" w15:done="0"/>
  <w15:commentEx w15:paraId="715916C8" w15:done="0"/>
  <w15:commentEx w15:paraId="0A56F14E" w15:paraIdParent="715916C8" w15:done="0"/>
  <w15:commentEx w15:paraId="0D91DC87" w15:done="0"/>
  <w15:commentEx w15:paraId="1DF78E32" w15:done="0"/>
  <w15:commentEx w15:paraId="03283DA3" w15:done="0"/>
  <w15:commentEx w15:paraId="458DBD5F" w15:done="0"/>
  <w15:commentEx w15:paraId="5B8B766B" w15:paraIdParent="458DBD5F" w15:done="0"/>
  <w15:commentEx w15:paraId="310A1821" w15:done="0"/>
  <w15:commentEx w15:paraId="7EF95594" w15:done="0"/>
  <w15:commentEx w15:paraId="75F325CD" w15:paraIdParent="7EF95594" w15:done="0"/>
  <w15:commentEx w15:paraId="625B80C9" w15:done="0"/>
  <w15:commentEx w15:paraId="3C669119" w15:paraIdParent="625B80C9" w15:done="0"/>
  <w15:commentEx w15:paraId="0AB645F0" w15:done="0"/>
  <w15:commentEx w15:paraId="73760684" w15:paraIdParent="0AB645F0" w15:done="0"/>
  <w15:commentEx w15:paraId="3E736FAC" w15:done="0"/>
  <w15:commentEx w15:paraId="3EBE77BF" w15:paraIdParent="3E736FAC" w15:done="0"/>
  <w15:commentEx w15:paraId="41132B5E" w15:done="0"/>
  <w15:commentEx w15:paraId="76E50D77" w15:done="0"/>
  <w15:commentEx w15:paraId="52210167" w15:done="0"/>
  <w15:commentEx w15:paraId="6835013A" w15:paraIdParent="52210167" w15:done="0"/>
  <w15:commentEx w15:paraId="3F382291" w15:paraIdParent="52210167" w15:done="0"/>
  <w15:commentEx w15:paraId="1AC4F408" w15:done="0"/>
  <w15:commentEx w15:paraId="041BAD3A" w15:done="0"/>
  <w15:commentEx w15:paraId="4E239951" w15:paraIdParent="041BAD3A" w15:done="0"/>
  <w15:commentEx w15:paraId="5946EFE4" w15:done="0"/>
  <w15:commentEx w15:paraId="4DC44FA3" w15:done="0"/>
  <w15:commentEx w15:paraId="279A229D" w15:paraIdParent="4DC44FA3" w15:done="0"/>
  <w15:commentEx w15:paraId="11270727" w15:done="0"/>
  <w15:commentEx w15:paraId="6D213447" w15:paraIdParent="11270727" w15:done="0"/>
  <w15:commentEx w15:paraId="0E26F188" w15:done="0"/>
  <w15:commentEx w15:paraId="38F4A7BF" w15:done="0"/>
  <w15:commentEx w15:paraId="000787C4" w15:done="0"/>
  <w15:commentEx w15:paraId="62B7AA91" w15:paraIdParent="000787C4" w15:done="0"/>
  <w15:commentEx w15:paraId="44C2A51E" w15:done="0"/>
  <w15:commentEx w15:paraId="455C0032" w15:paraIdParent="44C2A51E" w15:done="0"/>
  <w15:commentEx w15:paraId="5BEFFEAC" w15:done="0"/>
  <w15:commentEx w15:paraId="3BE77E99" w15:done="0"/>
  <w15:commentEx w15:paraId="2B12EFE3" w15:done="0"/>
  <w15:commentEx w15:paraId="77F8F393" w15:paraIdParent="2B12EFE3" w15:done="0"/>
  <w15:commentEx w15:paraId="28E76F89" w15:paraIdParent="2B12EFE3" w15:done="0"/>
  <w15:commentEx w15:paraId="6760522E" w15:done="0"/>
  <w15:commentEx w15:paraId="544B3FD0" w15:done="0"/>
  <w15:commentEx w15:paraId="29C6D9DF" w15:paraIdParent="544B3FD0" w15:done="0"/>
  <w15:commentEx w15:paraId="5481F376" w15:done="0"/>
  <w15:commentEx w15:paraId="6A4E9C08" w15:done="0"/>
  <w15:commentEx w15:paraId="370081B8" w15:done="0"/>
  <w15:commentEx w15:paraId="741AEBB5" w15:done="0"/>
  <w15:commentEx w15:paraId="4F49761E" w15:done="0"/>
  <w15:commentEx w15:paraId="63E8BF8A" w15:done="0"/>
  <w15:commentEx w15:paraId="66304867" w15:done="0"/>
  <w15:commentEx w15:paraId="3C5D6B73" w15:paraIdParent="66304867" w15:done="0"/>
  <w15:commentEx w15:paraId="4B39E70C" w15:done="0"/>
  <w15:commentEx w15:paraId="20956D3D" w15:done="0"/>
  <w15:commentEx w15:paraId="619DDFD7" w15:paraIdParent="20956D3D" w15:done="0"/>
  <w15:commentEx w15:paraId="2ED04B2E" w15:done="0"/>
  <w15:commentEx w15:paraId="0BA60476" w15:done="0"/>
  <w15:commentEx w15:paraId="336669F8" w15:paraIdParent="0BA60476" w15:done="0"/>
  <w15:commentEx w15:paraId="5FF6E66F" w15:done="0"/>
  <w15:commentEx w15:paraId="2F33DB7D" w15:done="0"/>
  <w15:commentEx w15:paraId="2EAA44ED" w15:paraIdParent="2F33DB7D" w15:done="0"/>
  <w15:commentEx w15:paraId="4CC96607" w15:done="0"/>
  <w15:commentEx w15:paraId="4DE663D5" w15:paraIdParent="4CC96607" w15:done="0"/>
  <w15:commentEx w15:paraId="411E0E10" w15:done="0"/>
  <w15:commentEx w15:paraId="58DDA247" w15:paraIdParent="411E0E10" w15:done="0"/>
  <w15:commentEx w15:paraId="1125A5B2" w15:done="0"/>
  <w15:commentEx w15:paraId="5DA9EEA0" w15:paraIdParent="1125A5B2" w15:done="0"/>
  <w15:commentEx w15:paraId="3C007ECA" w15:done="0"/>
  <w15:commentEx w15:paraId="54071ABB" w15:paraIdParent="3C007ECA" w15:done="0"/>
  <w15:commentEx w15:paraId="475BA07F" w15:done="0"/>
  <w15:commentEx w15:paraId="08E219F4" w15:done="0"/>
  <w15:commentEx w15:paraId="3A12CDF5" w15:paraIdParent="08E219F4" w15:done="0"/>
  <w15:commentEx w15:paraId="5D48271E" w15:paraIdParent="08E219F4" w15:done="0"/>
  <w15:commentEx w15:paraId="0271E1EA" w15:done="0"/>
  <w15:commentEx w15:paraId="68953888" w15:paraIdParent="0271E1EA" w15:done="0"/>
  <w15:commentEx w15:paraId="3EB8A39C" w15:done="0"/>
  <w15:commentEx w15:paraId="45AA7CAF" w15:done="0"/>
  <w15:commentEx w15:paraId="0FD9378F" w15:paraIdParent="45AA7CAF" w15:done="0"/>
  <w15:commentEx w15:paraId="03829BB6" w15:done="0"/>
  <w15:commentEx w15:paraId="342A7DE5" w15:done="0"/>
  <w15:commentEx w15:paraId="6519B612" w15:paraIdParent="342A7DE5" w15:done="0"/>
  <w15:commentEx w15:paraId="1B5ACFB1" w15:done="0"/>
  <w15:commentEx w15:paraId="5529FEFC" w15:paraIdParent="1B5ACFB1" w15:done="0"/>
  <w15:commentEx w15:paraId="0D2E4F88" w15:done="0"/>
  <w15:commentEx w15:paraId="0B215E08" w15:paraIdParent="0D2E4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FB727" w16cex:dateUtc="2020-11-18T15:07:00Z"/>
  <w16cex:commentExtensible w16cex:durableId="235F76EE" w16cex:dateUtc="2020-11-18T10:33:00Z"/>
  <w16cex:commentExtensible w16cex:durableId="235FB76A" w16cex:dateUtc="2020-11-18T15:08:00Z"/>
  <w16cex:commentExtensible w16cex:durableId="23C3140A" w16cex:dateUtc="2021-02-01T23:58:00Z"/>
  <w16cex:commentExtensible w16cex:durableId="23C31428" w16cex:dateUtc="2021-02-01T23:58:00Z"/>
  <w16cex:commentExtensible w16cex:durableId="235F78BD" w16cex:dateUtc="2020-11-18T10:41:00Z"/>
  <w16cex:commentExtensible w16cex:durableId="235D286D" w16cex:dateUtc="2020-11-16T03:33:00Z"/>
  <w16cex:commentExtensible w16cex:durableId="235F6F3A" w16cex:dateUtc="2020-11-17T21:00:00Z"/>
  <w16cex:commentExtensible w16cex:durableId="235F795A" w16cex:dateUtc="2020-11-18T10:43:00Z"/>
  <w16cex:commentExtensible w16cex:durableId="235F6ED0" w16cex:dateUtc="2020-11-17T20:58:00Z"/>
  <w16cex:commentExtensible w16cex:durableId="232EBCCF" w16cex:dateUtc="2020-10-12T10:30:00Z"/>
  <w16cex:commentExtensible w16cex:durableId="235F7B7C" w16cex:dateUtc="2020-11-18T10:52:00Z"/>
  <w16cex:commentExtensible w16cex:durableId="235F704D" w16cex:dateUtc="2020-11-17T21:05:00Z"/>
  <w16cex:commentExtensible w16cex:durableId="235F7B50" w16cex:dateUtc="2020-11-18T10:52:00Z"/>
  <w16cex:commentExtensible w16cex:durableId="235FA9D2" w16cex:dateUtc="2020-11-18T14:10:00Z"/>
  <w16cex:commentExtensible w16cex:durableId="23C31BAA" w16cex:dateUtc="2021-02-02T00:30:00Z"/>
  <w16cex:commentExtensible w16cex:durableId="235F710C" w16cex:dateUtc="2020-11-17T21:08:00Z"/>
  <w16cex:commentExtensible w16cex:durableId="235F7DEE" w16cex:dateUtc="2020-11-18T11:03:00Z"/>
  <w16cex:commentExtensible w16cex:durableId="235FB93E" w16cex:dateUtc="2020-11-18T15:16:00Z"/>
  <w16cex:commentExtensible w16cex:durableId="235F7FFD" w16cex:dateUtc="2020-11-18T11:11:00Z"/>
  <w16cex:commentExtensible w16cex:durableId="235F7896" w16cex:dateUtc="2020-11-17T21:40:00Z"/>
  <w16cex:commentExtensible w16cex:durableId="235F8438" w16cex:dateUtc="2020-11-18T11:30:00Z"/>
  <w16cex:commentExtensible w16cex:durableId="23C40473" w16cex:dateUtc="2021-02-02T17:03:00Z"/>
  <w16cex:commentExtensible w16cex:durableId="235F7C02" w16cex:dateUtc="2020-11-17T21:54:00Z"/>
  <w16cex:commentExtensible w16cex:durableId="235F8AEF" w16cex:dateUtc="2020-11-18T11:58:00Z"/>
  <w16cex:commentExtensible w16cex:durableId="23C436FA" w16cex:dateUtc="2021-02-02T20:39:00Z"/>
  <w16cex:commentExtensible w16cex:durableId="235F8AC3" w16cex:dateUtc="2020-11-18T11:57:00Z"/>
  <w16cex:commentExtensible w16cex:durableId="235F8C8C" w16cex:dateUtc="2020-11-18T12:05:00Z"/>
  <w16cex:commentExtensible w16cex:durableId="23C4382B" w16cex:dateUtc="2021-02-02T20:44:00Z"/>
  <w16cex:commentExtensible w16cex:durableId="235F8EBD" w16cex:dateUtc="2020-11-18T12:14:00Z"/>
  <w16cex:commentExtensible w16cex:durableId="23C44900" w16cex:dateUtc="2021-02-02T21:56:00Z"/>
  <w16cex:commentExtensible w16cex:durableId="235F8F80" w16cex:dateUtc="2020-11-18T12:18:00Z"/>
  <w16cex:commentExtensible w16cex:durableId="23C44988" w16cex:dateUtc="2021-02-02T21:58:00Z"/>
  <w16cex:commentExtensible w16cex:durableId="232EBB17" w16cex:dateUtc="2020-10-12T10:23:00Z"/>
  <w16cex:commentExtensible w16cex:durableId="235F91B8" w16cex:dateUtc="2020-11-18T12:27:00Z"/>
  <w16cex:commentExtensible w16cex:durableId="235F7E79" w16cex:dateUtc="2020-11-17T22:05:00Z"/>
  <w16cex:commentExtensible w16cex:durableId="235F9200" w16cex:dateUtc="2020-11-18T12:28:00Z"/>
  <w16cex:commentExtensible w16cex:durableId="235F7F63" w16cex:dateUtc="2020-11-17T22:09:00Z"/>
  <w16cex:commentExtensible w16cex:durableId="235FA36F" w16cex:dateUtc="2020-11-18T13:43:00Z"/>
  <w16cex:commentExtensible w16cex:durableId="235F7FD3" w16cex:dateUtc="2020-11-17T22:11:00Z"/>
  <w16cex:commentExtensible w16cex:durableId="235FA3AF" w16cex:dateUtc="2020-11-18T13:44:00Z"/>
  <w16cex:commentExtensible w16cex:durableId="23C44B8D" w16cex:dateUtc="2021-02-02T22:07:00Z"/>
  <w16cex:commentExtensible w16cex:durableId="235F7FE4" w16cex:dateUtc="2020-11-17T22:11:00Z"/>
  <w16cex:commentExtensible w16cex:durableId="235FA3E0" w16cex:dateUtc="2020-11-18T13:45:00Z"/>
  <w16cex:commentExtensible w16cex:durableId="23C44BC6" w16cex:dateUtc="2021-02-02T22:08:00Z"/>
  <w16cex:commentExtensible w16cex:durableId="235F8020" w16cex:dateUtc="2020-11-17T22:12:00Z"/>
  <w16cex:commentExtensible w16cex:durableId="235FA41B" w16cex:dateUtc="2020-11-18T13:46:00Z"/>
  <w16cex:commentExtensible w16cex:durableId="235FA504" w16cex:dateUtc="2020-11-18T13:49:00Z"/>
  <w16cex:commentExtensible w16cex:durableId="235FA5D1" w16cex:dateUtc="2020-11-18T13:53:00Z"/>
  <w16cex:commentExtensible w16cex:durableId="235FA6CF" w16cex:dateUtc="2020-11-18T13:57:00Z"/>
  <w16cex:commentExtensible w16cex:durableId="235FA76B" w16cex:dateUtc="2020-11-18T14:00:00Z"/>
  <w16cex:commentExtensible w16cex:durableId="235FA7D6" w16cex:dateUtc="2020-11-18T14:01:00Z"/>
  <w16cex:commentExtensible w16cex:durableId="23C44D88" w16cex:dateUtc="2021-02-02T22:15:00Z"/>
  <w16cex:commentExtensible w16cex:durableId="235FA829" w16cex:dateUtc="2020-11-18T14:03:00Z"/>
  <w16cex:commentExtensible w16cex:durableId="235FAA7C" w16cex:dateUtc="2020-11-18T14:13:00Z"/>
  <w16cex:commentExtensible w16cex:durableId="23C44DD5" w16cex:dateUtc="2021-02-02T22:16:00Z"/>
  <w16cex:commentExtensible w16cex:durableId="235FAAAD" w16cex:dateUtc="2020-11-18T14:14:00Z"/>
  <w16cex:commentExtensible w16cex:durableId="235F81F7" w16cex:dateUtc="2020-11-17T22:20:00Z"/>
  <w16cex:commentExtensible w16cex:durableId="235FA92D" w16cex:dateUtc="2020-11-18T14:07:00Z"/>
  <w16cex:commentExtensible w16cex:durableId="235FAAEC" w16cex:dateUtc="2020-11-18T14:15:00Z"/>
  <w16cex:commentExtensible w16cex:durableId="235FACB8" w16cex:dateUtc="2020-11-18T14:22:00Z"/>
  <w16cex:commentExtensible w16cex:durableId="23C505C5" w16cex:dateUtc="2021-02-03T11:21:00Z"/>
  <w16cex:commentExtensible w16cex:durableId="235FAFCD" w16cex:dateUtc="2020-11-18T14:35:00Z"/>
  <w16cex:commentExtensible w16cex:durableId="23C517B1" w16cex:dateUtc="2021-02-03T12:38:00Z"/>
  <w16cex:commentExtensible w16cex:durableId="235FB002" w16cex:dateUtc="2020-11-18T14:36:00Z"/>
  <w16cex:commentExtensible w16cex:durableId="23C517BA" w16cex:dateUtc="2021-02-03T12:38:00Z"/>
  <w16cex:commentExtensible w16cex:durableId="235FB08F" w16cex:dateUtc="2020-11-18T14:39:00Z"/>
  <w16cex:commentExtensible w16cex:durableId="23C51812" w16cex:dateUtc="2021-02-03T12:39:00Z"/>
  <w16cex:commentExtensible w16cex:durableId="235F846C" w16cex:dateUtc="2020-11-17T22:30:00Z"/>
  <w16cex:commentExtensible w16cex:durableId="235FB049" w16cex:dateUtc="2020-11-18T14:38:00Z"/>
  <w16cex:commentExtensible w16cex:durableId="23C51880" w16cex:dateUtc="2021-02-03T12:41:00Z"/>
  <w16cex:commentExtensible w16cex:durableId="235F8540" w16cex:dateUtc="2020-11-17T22:34:00Z"/>
  <w16cex:commentExtensible w16cex:durableId="235FB14A" w16cex:dateUtc="2020-11-18T14:42:00Z"/>
  <w16cex:commentExtensible w16cex:durableId="23C5194B" w16cex:dateUtc="2021-02-03T12:44:00Z"/>
  <w16cex:commentExtensible w16cex:durableId="235F8512" w16cex:dateUtc="2020-11-17T22:33:00Z"/>
  <w16cex:commentExtensible w16cex:durableId="23C519D7" w16cex:dateUtc="2021-02-03T12:47:00Z"/>
  <w16cex:commentExtensible w16cex:durableId="235FB1CB" w16cex:dateUtc="2020-11-18T14:44:00Z"/>
  <w16cex:commentExtensible w16cex:durableId="235FB26C" w16cex:dateUtc="2020-11-18T14:47:00Z"/>
  <w16cex:commentExtensible w16cex:durableId="23C51AEC" w16cex:dateUtc="2021-02-03T12:51:00Z"/>
  <w16cex:commentExtensible w16cex:durableId="235FB2D1" w16cex:dateUtc="2020-11-18T14:48:00Z"/>
  <w16cex:commentExtensible w16cex:durableId="235FB36F" w16cex:dateUtc="2020-11-18T14:51:00Z"/>
  <w16cex:commentExtensible w16cex:durableId="23C51B95" w16cex:dateUtc="2021-02-03T12:54:00Z"/>
  <w16cex:commentExtensible w16cex:durableId="235FB502" w16cex:dateUtc="2020-11-18T14:58:00Z"/>
  <w16cex:commentExtensible w16cex:durableId="23C530A8" w16cex:dateUtc="2021-02-03T14:24:00Z"/>
  <w16cex:commentExtensible w16cex:durableId="235FB518" w16cex:dateUtc="2020-11-18T14:58:00Z"/>
  <w16cex:commentExtensible w16cex:durableId="23C53159" w16cex:dateUtc="2021-02-03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46294A" w16cid:durableId="235FB727"/>
  <w16cid:commentId w16cid:paraId="34353621" w16cid:durableId="235F76EE"/>
  <w16cid:commentId w16cid:paraId="715916C8" w16cid:durableId="235FB76A"/>
  <w16cid:commentId w16cid:paraId="0A56F14E" w16cid:durableId="23C3140A"/>
  <w16cid:commentId w16cid:paraId="0D91DC87" w16cid:durableId="23C31428"/>
  <w16cid:commentId w16cid:paraId="1DF78E32" w16cid:durableId="235F78BD"/>
  <w16cid:commentId w16cid:paraId="03283DA3" w16cid:durableId="235D286D"/>
  <w16cid:commentId w16cid:paraId="458DBD5F" w16cid:durableId="235F6F3A"/>
  <w16cid:commentId w16cid:paraId="5B8B766B" w16cid:durableId="235F795A"/>
  <w16cid:commentId w16cid:paraId="310A1821" w16cid:durableId="235F6ED0"/>
  <w16cid:commentId w16cid:paraId="7EF95594" w16cid:durableId="232EBCCF"/>
  <w16cid:commentId w16cid:paraId="75F325CD" w16cid:durableId="235F7B7C"/>
  <w16cid:commentId w16cid:paraId="625B80C9" w16cid:durableId="235F704D"/>
  <w16cid:commentId w16cid:paraId="3C669119" w16cid:durableId="235F7B50"/>
  <w16cid:commentId w16cid:paraId="0AB645F0" w16cid:durableId="235FA9D2"/>
  <w16cid:commentId w16cid:paraId="73760684" w16cid:durableId="23C31BAA"/>
  <w16cid:commentId w16cid:paraId="3E736FAC" w16cid:durableId="235F710C"/>
  <w16cid:commentId w16cid:paraId="3EBE77BF" w16cid:durableId="235F7DEE"/>
  <w16cid:commentId w16cid:paraId="41132B5E" w16cid:durableId="235FB93E"/>
  <w16cid:commentId w16cid:paraId="76E50D77" w16cid:durableId="235F7FFD"/>
  <w16cid:commentId w16cid:paraId="52210167" w16cid:durableId="235F7896"/>
  <w16cid:commentId w16cid:paraId="6835013A" w16cid:durableId="235F8438"/>
  <w16cid:commentId w16cid:paraId="3F382291" w16cid:durableId="23C40473"/>
  <w16cid:commentId w16cid:paraId="1AC4F408" w16cid:durableId="235F7C02"/>
  <w16cid:commentId w16cid:paraId="041BAD3A" w16cid:durableId="235F8AEF"/>
  <w16cid:commentId w16cid:paraId="4E239951" w16cid:durableId="23C436FA"/>
  <w16cid:commentId w16cid:paraId="5946EFE4" w16cid:durableId="235F8AC3"/>
  <w16cid:commentId w16cid:paraId="4DC44FA3" w16cid:durableId="235F8C8C"/>
  <w16cid:commentId w16cid:paraId="279A229D" w16cid:durableId="23C4382B"/>
  <w16cid:commentId w16cid:paraId="11270727" w16cid:durableId="235F8EBD"/>
  <w16cid:commentId w16cid:paraId="6D213447" w16cid:durableId="23C44900"/>
  <w16cid:commentId w16cid:paraId="0E26F188" w16cid:durableId="235F8F80"/>
  <w16cid:commentId w16cid:paraId="38F4A7BF" w16cid:durableId="23C44988"/>
  <w16cid:commentId w16cid:paraId="000787C4" w16cid:durableId="232EBB17"/>
  <w16cid:commentId w16cid:paraId="62B7AA91" w16cid:durableId="235F91B8"/>
  <w16cid:commentId w16cid:paraId="44C2A51E" w16cid:durableId="235F7E79"/>
  <w16cid:commentId w16cid:paraId="455C0032" w16cid:durableId="235F9200"/>
  <w16cid:commentId w16cid:paraId="5BEFFEAC" w16cid:durableId="235F7F63"/>
  <w16cid:commentId w16cid:paraId="3BE77E99" w16cid:durableId="235FA36F"/>
  <w16cid:commentId w16cid:paraId="2B12EFE3" w16cid:durableId="235F7FD3"/>
  <w16cid:commentId w16cid:paraId="77F8F393" w16cid:durableId="235FA3AF"/>
  <w16cid:commentId w16cid:paraId="28E76F89" w16cid:durableId="23C44B8D"/>
  <w16cid:commentId w16cid:paraId="6760522E" w16cid:durableId="235F7FE4"/>
  <w16cid:commentId w16cid:paraId="544B3FD0" w16cid:durableId="235FA3E0"/>
  <w16cid:commentId w16cid:paraId="29C6D9DF" w16cid:durableId="23C44BC6"/>
  <w16cid:commentId w16cid:paraId="5481F376" w16cid:durableId="235F8020"/>
  <w16cid:commentId w16cid:paraId="6A4E9C08" w16cid:durableId="235FA41B"/>
  <w16cid:commentId w16cid:paraId="370081B8" w16cid:durableId="235FA504"/>
  <w16cid:commentId w16cid:paraId="741AEBB5" w16cid:durableId="235FA5D1"/>
  <w16cid:commentId w16cid:paraId="4F49761E" w16cid:durableId="235FA6CF"/>
  <w16cid:commentId w16cid:paraId="63E8BF8A" w16cid:durableId="235FA76B"/>
  <w16cid:commentId w16cid:paraId="66304867" w16cid:durableId="235FA7D6"/>
  <w16cid:commentId w16cid:paraId="3C5D6B73" w16cid:durableId="23C44D88"/>
  <w16cid:commentId w16cid:paraId="4B39E70C" w16cid:durableId="235FA829"/>
  <w16cid:commentId w16cid:paraId="20956D3D" w16cid:durableId="235FAA7C"/>
  <w16cid:commentId w16cid:paraId="619DDFD7" w16cid:durableId="23C44DD5"/>
  <w16cid:commentId w16cid:paraId="2ED04B2E" w16cid:durableId="235FAAAD"/>
  <w16cid:commentId w16cid:paraId="0BA60476" w16cid:durableId="235F81F7"/>
  <w16cid:commentId w16cid:paraId="336669F8" w16cid:durableId="235FA92D"/>
  <w16cid:commentId w16cid:paraId="5FF6E66F" w16cid:durableId="235FAAEC"/>
  <w16cid:commentId w16cid:paraId="2F33DB7D" w16cid:durableId="235FACB8"/>
  <w16cid:commentId w16cid:paraId="2EAA44ED" w16cid:durableId="23C505C5"/>
  <w16cid:commentId w16cid:paraId="4CC96607" w16cid:durableId="235FAFCD"/>
  <w16cid:commentId w16cid:paraId="4DE663D5" w16cid:durableId="23C517B1"/>
  <w16cid:commentId w16cid:paraId="411E0E10" w16cid:durableId="235FB002"/>
  <w16cid:commentId w16cid:paraId="58DDA247" w16cid:durableId="23C517BA"/>
  <w16cid:commentId w16cid:paraId="1125A5B2" w16cid:durableId="235FB08F"/>
  <w16cid:commentId w16cid:paraId="5DA9EEA0" w16cid:durableId="23C51812"/>
  <w16cid:commentId w16cid:paraId="3C007ECA" w16cid:durableId="235F846C"/>
  <w16cid:commentId w16cid:paraId="54071ABB" w16cid:durableId="235FB049"/>
  <w16cid:commentId w16cid:paraId="475BA07F" w16cid:durableId="23C51880"/>
  <w16cid:commentId w16cid:paraId="08E219F4" w16cid:durableId="235F8540"/>
  <w16cid:commentId w16cid:paraId="3A12CDF5" w16cid:durableId="235FB14A"/>
  <w16cid:commentId w16cid:paraId="5D48271E" w16cid:durableId="23C5194B"/>
  <w16cid:commentId w16cid:paraId="0271E1EA" w16cid:durableId="235F8512"/>
  <w16cid:commentId w16cid:paraId="68953888" w16cid:durableId="23C519D7"/>
  <w16cid:commentId w16cid:paraId="3EB8A39C" w16cid:durableId="235FB1CB"/>
  <w16cid:commentId w16cid:paraId="45AA7CAF" w16cid:durableId="235FB26C"/>
  <w16cid:commentId w16cid:paraId="0FD9378F" w16cid:durableId="23C51AEC"/>
  <w16cid:commentId w16cid:paraId="03829BB6" w16cid:durableId="235FB2D1"/>
  <w16cid:commentId w16cid:paraId="342A7DE5" w16cid:durableId="235FB36F"/>
  <w16cid:commentId w16cid:paraId="6519B612" w16cid:durableId="23C51B95"/>
  <w16cid:commentId w16cid:paraId="1B5ACFB1" w16cid:durableId="235FB502"/>
  <w16cid:commentId w16cid:paraId="5529FEFC" w16cid:durableId="23C530A8"/>
  <w16cid:commentId w16cid:paraId="0D2E4F88" w16cid:durableId="235FB518"/>
  <w16cid:commentId w16cid:paraId="0B215E08" w16cid:durableId="23C5315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0B787D"/>
    <w:multiLevelType w:val="hybridMultilevel"/>
    <w:tmpl w:val="56BAB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156AF9"/>
    <w:multiLevelType w:val="hybridMultilevel"/>
    <w:tmpl w:val="5B2897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B91B92"/>
    <w:multiLevelType w:val="multilevel"/>
    <w:tmpl w:val="ADB0C294"/>
    <w:styleLink w:val="NumberedBullet"/>
    <w:lvl w:ilvl="0">
      <w:start w:val="1"/>
      <w:numFmt w:val="decimal"/>
      <w:pStyle w:val="NumberedBulletPACKT"/>
      <w:lvlText w:val="%1."/>
      <w:lvlJc w:val="left"/>
      <w:pPr>
        <w:ind w:left="363"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5282977"/>
    <w:multiLevelType w:val="hybridMultilevel"/>
    <w:tmpl w:val="D3FE4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55707E"/>
    <w:multiLevelType w:val="hybridMultilevel"/>
    <w:tmpl w:val="C86ED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7D17F2"/>
    <w:multiLevelType w:val="hybridMultilevel"/>
    <w:tmpl w:val="B45EE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7"/>
  </w:num>
  <w:num w:numId="13">
    <w:abstractNumId w:val="1"/>
  </w:num>
  <w:num w:numId="14">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ucy Wan">
    <w15:presenceInfo w15:providerId="AD" w15:userId="S::lucyw@packt.com::db97003a-82a3-4112-ba8a-ea61a7d5a6ce"/>
  </w15:person>
  <w15:person w15:author="Thomas Lee">
    <w15:presenceInfo w15:providerId="AD" w15:userId="S::tfl@psp.co.uk::23b502fb-9fbe-4e0e-93c0-56b8c6160e0c"/>
  </w15:person>
  <w15:person w15:author="Thomas Lee [2]">
    <w15:presenceInfo w15:providerId="AD" w15:userId="S::tfl@psp.co.uk::23b502fb-9fbe-4e0e-93c0-56b8c6160e0c"/>
  </w15:person>
  <w15:person w15:author="Josh">
    <w15:presenceInfo w15:providerId="None" w15:userId="Jo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hideSpellingErrors/>
  <w:hideGrammatical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rwUAO+ALAywAAAA="/>
  </w:docVars>
  <w:rsids>
    <w:rsidRoot w:val="009D0F10"/>
    <w:rsid w:val="0000120A"/>
    <w:rsid w:val="0000165C"/>
    <w:rsid w:val="00004E70"/>
    <w:rsid w:val="00010BDA"/>
    <w:rsid w:val="00012074"/>
    <w:rsid w:val="00013D65"/>
    <w:rsid w:val="00014C9E"/>
    <w:rsid w:val="00017FE5"/>
    <w:rsid w:val="00023150"/>
    <w:rsid w:val="00036614"/>
    <w:rsid w:val="00036BD6"/>
    <w:rsid w:val="00047CA9"/>
    <w:rsid w:val="0005330E"/>
    <w:rsid w:val="0005479A"/>
    <w:rsid w:val="00056897"/>
    <w:rsid w:val="00056AA3"/>
    <w:rsid w:val="0006123F"/>
    <w:rsid w:val="00063D28"/>
    <w:rsid w:val="000658AF"/>
    <w:rsid w:val="0006632E"/>
    <w:rsid w:val="00066A8A"/>
    <w:rsid w:val="00072DD2"/>
    <w:rsid w:val="00073F55"/>
    <w:rsid w:val="0007521F"/>
    <w:rsid w:val="00082BA6"/>
    <w:rsid w:val="000937F4"/>
    <w:rsid w:val="0009626B"/>
    <w:rsid w:val="000A339F"/>
    <w:rsid w:val="000B0E34"/>
    <w:rsid w:val="000C2566"/>
    <w:rsid w:val="000C58A6"/>
    <w:rsid w:val="000C7A25"/>
    <w:rsid w:val="000D1CB4"/>
    <w:rsid w:val="000D1FDA"/>
    <w:rsid w:val="000D312B"/>
    <w:rsid w:val="000D669F"/>
    <w:rsid w:val="000E154B"/>
    <w:rsid w:val="00101C9B"/>
    <w:rsid w:val="00111A20"/>
    <w:rsid w:val="00113B76"/>
    <w:rsid w:val="00124D6B"/>
    <w:rsid w:val="00125EC1"/>
    <w:rsid w:val="001269AF"/>
    <w:rsid w:val="00126DCC"/>
    <w:rsid w:val="0012794A"/>
    <w:rsid w:val="001526F2"/>
    <w:rsid w:val="0015375F"/>
    <w:rsid w:val="00154D88"/>
    <w:rsid w:val="001568B5"/>
    <w:rsid w:val="0016348B"/>
    <w:rsid w:val="00167446"/>
    <w:rsid w:val="00172693"/>
    <w:rsid w:val="001737B4"/>
    <w:rsid w:val="00174997"/>
    <w:rsid w:val="001753C0"/>
    <w:rsid w:val="00182BCB"/>
    <w:rsid w:val="00191693"/>
    <w:rsid w:val="00195961"/>
    <w:rsid w:val="00196806"/>
    <w:rsid w:val="001A1A7A"/>
    <w:rsid w:val="001A2302"/>
    <w:rsid w:val="001A3369"/>
    <w:rsid w:val="001A7AB0"/>
    <w:rsid w:val="001B08E0"/>
    <w:rsid w:val="001B0965"/>
    <w:rsid w:val="001B1BBA"/>
    <w:rsid w:val="001C7B0B"/>
    <w:rsid w:val="001D44F5"/>
    <w:rsid w:val="001D4FDA"/>
    <w:rsid w:val="001D58FE"/>
    <w:rsid w:val="001D5FF4"/>
    <w:rsid w:val="001E1336"/>
    <w:rsid w:val="001E380B"/>
    <w:rsid w:val="001E483C"/>
    <w:rsid w:val="001E5E7F"/>
    <w:rsid w:val="001F1EA2"/>
    <w:rsid w:val="00200208"/>
    <w:rsid w:val="00200DF5"/>
    <w:rsid w:val="00203552"/>
    <w:rsid w:val="00204611"/>
    <w:rsid w:val="00205286"/>
    <w:rsid w:val="002065F1"/>
    <w:rsid w:val="00207040"/>
    <w:rsid w:val="00212732"/>
    <w:rsid w:val="00214C5A"/>
    <w:rsid w:val="00217379"/>
    <w:rsid w:val="00227591"/>
    <w:rsid w:val="00230C7E"/>
    <w:rsid w:val="00233DD2"/>
    <w:rsid w:val="00242F82"/>
    <w:rsid w:val="002432CE"/>
    <w:rsid w:val="00243CA7"/>
    <w:rsid w:val="00244423"/>
    <w:rsid w:val="002472FA"/>
    <w:rsid w:val="002545E2"/>
    <w:rsid w:val="00255F84"/>
    <w:rsid w:val="00263D35"/>
    <w:rsid w:val="002758DF"/>
    <w:rsid w:val="00275E3F"/>
    <w:rsid w:val="002827C4"/>
    <w:rsid w:val="00286F2B"/>
    <w:rsid w:val="00287D21"/>
    <w:rsid w:val="002943C4"/>
    <w:rsid w:val="002A19BB"/>
    <w:rsid w:val="002A6948"/>
    <w:rsid w:val="002B1BE6"/>
    <w:rsid w:val="002B26E1"/>
    <w:rsid w:val="002B481E"/>
    <w:rsid w:val="002B4CEC"/>
    <w:rsid w:val="002C091B"/>
    <w:rsid w:val="002C4B13"/>
    <w:rsid w:val="002D0816"/>
    <w:rsid w:val="002D54C9"/>
    <w:rsid w:val="002D65B3"/>
    <w:rsid w:val="002E1F5B"/>
    <w:rsid w:val="002E2FFB"/>
    <w:rsid w:val="002E3EEC"/>
    <w:rsid w:val="00303EBA"/>
    <w:rsid w:val="00304456"/>
    <w:rsid w:val="00314693"/>
    <w:rsid w:val="003149AF"/>
    <w:rsid w:val="003149EA"/>
    <w:rsid w:val="00315161"/>
    <w:rsid w:val="00324101"/>
    <w:rsid w:val="003275C2"/>
    <w:rsid w:val="00330CCC"/>
    <w:rsid w:val="003329B0"/>
    <w:rsid w:val="00332C98"/>
    <w:rsid w:val="0033590C"/>
    <w:rsid w:val="003370BE"/>
    <w:rsid w:val="0034545F"/>
    <w:rsid w:val="00355322"/>
    <w:rsid w:val="00365B21"/>
    <w:rsid w:val="003721B1"/>
    <w:rsid w:val="0037260A"/>
    <w:rsid w:val="00372EED"/>
    <w:rsid w:val="00381CDA"/>
    <w:rsid w:val="0038214C"/>
    <w:rsid w:val="00383AF1"/>
    <w:rsid w:val="00384370"/>
    <w:rsid w:val="00385221"/>
    <w:rsid w:val="00394E9B"/>
    <w:rsid w:val="003A4687"/>
    <w:rsid w:val="003B6136"/>
    <w:rsid w:val="003C0C30"/>
    <w:rsid w:val="003C514B"/>
    <w:rsid w:val="003C76D0"/>
    <w:rsid w:val="003D557E"/>
    <w:rsid w:val="003D63E9"/>
    <w:rsid w:val="003E2D15"/>
    <w:rsid w:val="003F186D"/>
    <w:rsid w:val="003F2EF3"/>
    <w:rsid w:val="003F2F41"/>
    <w:rsid w:val="003F607E"/>
    <w:rsid w:val="004008BB"/>
    <w:rsid w:val="004014B6"/>
    <w:rsid w:val="00406142"/>
    <w:rsid w:val="00413DE2"/>
    <w:rsid w:val="00416E4C"/>
    <w:rsid w:val="00421166"/>
    <w:rsid w:val="00421A8C"/>
    <w:rsid w:val="004224FB"/>
    <w:rsid w:val="004270FF"/>
    <w:rsid w:val="00430D4D"/>
    <w:rsid w:val="00434CD1"/>
    <w:rsid w:val="00442DA1"/>
    <w:rsid w:val="00445D55"/>
    <w:rsid w:val="0045124B"/>
    <w:rsid w:val="0045340A"/>
    <w:rsid w:val="00454A93"/>
    <w:rsid w:val="00456F02"/>
    <w:rsid w:val="00460D6A"/>
    <w:rsid w:val="00461406"/>
    <w:rsid w:val="0046674D"/>
    <w:rsid w:val="00487C44"/>
    <w:rsid w:val="00496CDA"/>
    <w:rsid w:val="004B1A3E"/>
    <w:rsid w:val="004C0854"/>
    <w:rsid w:val="004D375C"/>
    <w:rsid w:val="004D6912"/>
    <w:rsid w:val="004E3645"/>
    <w:rsid w:val="004E4879"/>
    <w:rsid w:val="004E65FE"/>
    <w:rsid w:val="004E6651"/>
    <w:rsid w:val="004F07B7"/>
    <w:rsid w:val="004F72A1"/>
    <w:rsid w:val="00500EB9"/>
    <w:rsid w:val="005014E4"/>
    <w:rsid w:val="00502530"/>
    <w:rsid w:val="005036AF"/>
    <w:rsid w:val="00504710"/>
    <w:rsid w:val="0052003C"/>
    <w:rsid w:val="0052429C"/>
    <w:rsid w:val="00530E34"/>
    <w:rsid w:val="0053210E"/>
    <w:rsid w:val="00532897"/>
    <w:rsid w:val="00540D0A"/>
    <w:rsid w:val="005438C7"/>
    <w:rsid w:val="005445FC"/>
    <w:rsid w:val="00550798"/>
    <w:rsid w:val="00553C04"/>
    <w:rsid w:val="00554C16"/>
    <w:rsid w:val="0057306A"/>
    <w:rsid w:val="005765D8"/>
    <w:rsid w:val="00581892"/>
    <w:rsid w:val="005871F0"/>
    <w:rsid w:val="00592104"/>
    <w:rsid w:val="00594E37"/>
    <w:rsid w:val="0059590E"/>
    <w:rsid w:val="005A0FB9"/>
    <w:rsid w:val="005A1C67"/>
    <w:rsid w:val="005A217D"/>
    <w:rsid w:val="005A3354"/>
    <w:rsid w:val="005A37B5"/>
    <w:rsid w:val="005A544A"/>
    <w:rsid w:val="005B1D9E"/>
    <w:rsid w:val="005B5645"/>
    <w:rsid w:val="005C5065"/>
    <w:rsid w:val="005D12DF"/>
    <w:rsid w:val="005D1945"/>
    <w:rsid w:val="005D4376"/>
    <w:rsid w:val="005D5C90"/>
    <w:rsid w:val="005E0218"/>
    <w:rsid w:val="005E7C9D"/>
    <w:rsid w:val="005F4FFB"/>
    <w:rsid w:val="005F7E20"/>
    <w:rsid w:val="006020BA"/>
    <w:rsid w:val="00607362"/>
    <w:rsid w:val="00612E08"/>
    <w:rsid w:val="00612FED"/>
    <w:rsid w:val="00613A0E"/>
    <w:rsid w:val="00622ABE"/>
    <w:rsid w:val="00623CB6"/>
    <w:rsid w:val="0062761D"/>
    <w:rsid w:val="00632AF3"/>
    <w:rsid w:val="00634B4F"/>
    <w:rsid w:val="0063580A"/>
    <w:rsid w:val="00637C0F"/>
    <w:rsid w:val="0064530A"/>
    <w:rsid w:val="0064758F"/>
    <w:rsid w:val="006511B0"/>
    <w:rsid w:val="006513AC"/>
    <w:rsid w:val="00652AE4"/>
    <w:rsid w:val="006566E7"/>
    <w:rsid w:val="00657883"/>
    <w:rsid w:val="00657F3C"/>
    <w:rsid w:val="00661D78"/>
    <w:rsid w:val="00665A48"/>
    <w:rsid w:val="00684E4B"/>
    <w:rsid w:val="00694737"/>
    <w:rsid w:val="00696C2C"/>
    <w:rsid w:val="006A09FC"/>
    <w:rsid w:val="006A10EB"/>
    <w:rsid w:val="006A2B22"/>
    <w:rsid w:val="006A7B56"/>
    <w:rsid w:val="006B0CAD"/>
    <w:rsid w:val="006B3FCB"/>
    <w:rsid w:val="006E1EEE"/>
    <w:rsid w:val="006E6DE8"/>
    <w:rsid w:val="006F7CAD"/>
    <w:rsid w:val="007134F9"/>
    <w:rsid w:val="00713F20"/>
    <w:rsid w:val="00723BE1"/>
    <w:rsid w:val="00726596"/>
    <w:rsid w:val="00732F7B"/>
    <w:rsid w:val="00740B53"/>
    <w:rsid w:val="00741CC2"/>
    <w:rsid w:val="00743848"/>
    <w:rsid w:val="00747113"/>
    <w:rsid w:val="00757945"/>
    <w:rsid w:val="00760795"/>
    <w:rsid w:val="00760A83"/>
    <w:rsid w:val="00767C5D"/>
    <w:rsid w:val="00770D22"/>
    <w:rsid w:val="0077398D"/>
    <w:rsid w:val="00777B60"/>
    <w:rsid w:val="0078224D"/>
    <w:rsid w:val="00784F5C"/>
    <w:rsid w:val="0078634A"/>
    <w:rsid w:val="007874EC"/>
    <w:rsid w:val="007901F4"/>
    <w:rsid w:val="007913C0"/>
    <w:rsid w:val="0079371A"/>
    <w:rsid w:val="007970C7"/>
    <w:rsid w:val="00797CAC"/>
    <w:rsid w:val="007A2A1E"/>
    <w:rsid w:val="007A380F"/>
    <w:rsid w:val="007A4EA1"/>
    <w:rsid w:val="007B35BE"/>
    <w:rsid w:val="007B3DA5"/>
    <w:rsid w:val="007C4835"/>
    <w:rsid w:val="007C695F"/>
    <w:rsid w:val="007F2AA6"/>
    <w:rsid w:val="007F525F"/>
    <w:rsid w:val="00806361"/>
    <w:rsid w:val="00806F92"/>
    <w:rsid w:val="008111D6"/>
    <w:rsid w:val="00811C04"/>
    <w:rsid w:val="008157B7"/>
    <w:rsid w:val="00822804"/>
    <w:rsid w:val="00823AD7"/>
    <w:rsid w:val="008248CF"/>
    <w:rsid w:val="008275DA"/>
    <w:rsid w:val="00827FC2"/>
    <w:rsid w:val="008301EB"/>
    <w:rsid w:val="00835F33"/>
    <w:rsid w:val="008369E1"/>
    <w:rsid w:val="00841769"/>
    <w:rsid w:val="00843FD3"/>
    <w:rsid w:val="00866907"/>
    <w:rsid w:val="00866AF2"/>
    <w:rsid w:val="00867D28"/>
    <w:rsid w:val="0088106A"/>
    <w:rsid w:val="00882A04"/>
    <w:rsid w:val="00890AEB"/>
    <w:rsid w:val="00890B9A"/>
    <w:rsid w:val="008963AD"/>
    <w:rsid w:val="008A2B55"/>
    <w:rsid w:val="008B136D"/>
    <w:rsid w:val="008B6BC1"/>
    <w:rsid w:val="008C09B4"/>
    <w:rsid w:val="008D3D81"/>
    <w:rsid w:val="008D59C9"/>
    <w:rsid w:val="008E100A"/>
    <w:rsid w:val="008E2560"/>
    <w:rsid w:val="008E634D"/>
    <w:rsid w:val="008E6477"/>
    <w:rsid w:val="008F20B8"/>
    <w:rsid w:val="008F3D25"/>
    <w:rsid w:val="00901051"/>
    <w:rsid w:val="00903451"/>
    <w:rsid w:val="009036D1"/>
    <w:rsid w:val="00916634"/>
    <w:rsid w:val="00916E34"/>
    <w:rsid w:val="00924FA5"/>
    <w:rsid w:val="00930524"/>
    <w:rsid w:val="00936582"/>
    <w:rsid w:val="00936D80"/>
    <w:rsid w:val="009411E5"/>
    <w:rsid w:val="009463C6"/>
    <w:rsid w:val="00952699"/>
    <w:rsid w:val="00953A7E"/>
    <w:rsid w:val="0095699B"/>
    <w:rsid w:val="00976F0B"/>
    <w:rsid w:val="00981B84"/>
    <w:rsid w:val="0098542F"/>
    <w:rsid w:val="00991698"/>
    <w:rsid w:val="009934EC"/>
    <w:rsid w:val="00994D96"/>
    <w:rsid w:val="00996C04"/>
    <w:rsid w:val="009A3CAF"/>
    <w:rsid w:val="009A4919"/>
    <w:rsid w:val="009B1D23"/>
    <w:rsid w:val="009B619C"/>
    <w:rsid w:val="009C0231"/>
    <w:rsid w:val="009C61E2"/>
    <w:rsid w:val="009C7465"/>
    <w:rsid w:val="009C7B90"/>
    <w:rsid w:val="009D0F10"/>
    <w:rsid w:val="009D2813"/>
    <w:rsid w:val="009D455D"/>
    <w:rsid w:val="00A037A4"/>
    <w:rsid w:val="00A264AE"/>
    <w:rsid w:val="00A268DE"/>
    <w:rsid w:val="00A314DC"/>
    <w:rsid w:val="00A43721"/>
    <w:rsid w:val="00A46195"/>
    <w:rsid w:val="00A50F1D"/>
    <w:rsid w:val="00A52E9E"/>
    <w:rsid w:val="00A54874"/>
    <w:rsid w:val="00A57142"/>
    <w:rsid w:val="00A62151"/>
    <w:rsid w:val="00A64394"/>
    <w:rsid w:val="00A715F5"/>
    <w:rsid w:val="00A72A45"/>
    <w:rsid w:val="00A83BB6"/>
    <w:rsid w:val="00A85227"/>
    <w:rsid w:val="00A91003"/>
    <w:rsid w:val="00A91C7A"/>
    <w:rsid w:val="00A96386"/>
    <w:rsid w:val="00A96668"/>
    <w:rsid w:val="00AA0DB9"/>
    <w:rsid w:val="00AA7E2F"/>
    <w:rsid w:val="00AC3C65"/>
    <w:rsid w:val="00AD10B6"/>
    <w:rsid w:val="00AD4040"/>
    <w:rsid w:val="00AD43BE"/>
    <w:rsid w:val="00AE0069"/>
    <w:rsid w:val="00AE5CF8"/>
    <w:rsid w:val="00AF04BF"/>
    <w:rsid w:val="00AF3974"/>
    <w:rsid w:val="00AF7E7A"/>
    <w:rsid w:val="00B117F6"/>
    <w:rsid w:val="00B133A0"/>
    <w:rsid w:val="00B14359"/>
    <w:rsid w:val="00B30419"/>
    <w:rsid w:val="00B30EB9"/>
    <w:rsid w:val="00B35288"/>
    <w:rsid w:val="00B40D85"/>
    <w:rsid w:val="00B454E2"/>
    <w:rsid w:val="00B50BE8"/>
    <w:rsid w:val="00B51901"/>
    <w:rsid w:val="00B52F18"/>
    <w:rsid w:val="00B565EF"/>
    <w:rsid w:val="00B64813"/>
    <w:rsid w:val="00B66243"/>
    <w:rsid w:val="00B70C10"/>
    <w:rsid w:val="00B75F98"/>
    <w:rsid w:val="00B8150D"/>
    <w:rsid w:val="00B83C65"/>
    <w:rsid w:val="00B91F98"/>
    <w:rsid w:val="00B930E8"/>
    <w:rsid w:val="00B93183"/>
    <w:rsid w:val="00B948FB"/>
    <w:rsid w:val="00BA1177"/>
    <w:rsid w:val="00BA1B0B"/>
    <w:rsid w:val="00BA5A9C"/>
    <w:rsid w:val="00BB46A5"/>
    <w:rsid w:val="00BC2ABC"/>
    <w:rsid w:val="00BC604D"/>
    <w:rsid w:val="00BC7534"/>
    <w:rsid w:val="00BE3415"/>
    <w:rsid w:val="00BE3664"/>
    <w:rsid w:val="00BF6FA1"/>
    <w:rsid w:val="00C03E04"/>
    <w:rsid w:val="00C07891"/>
    <w:rsid w:val="00C16129"/>
    <w:rsid w:val="00C321D5"/>
    <w:rsid w:val="00C41783"/>
    <w:rsid w:val="00C5110B"/>
    <w:rsid w:val="00C55532"/>
    <w:rsid w:val="00C5796E"/>
    <w:rsid w:val="00C726B5"/>
    <w:rsid w:val="00C730EB"/>
    <w:rsid w:val="00C76DF9"/>
    <w:rsid w:val="00C779BF"/>
    <w:rsid w:val="00C84F26"/>
    <w:rsid w:val="00C85588"/>
    <w:rsid w:val="00C9597B"/>
    <w:rsid w:val="00C95A94"/>
    <w:rsid w:val="00CA02DB"/>
    <w:rsid w:val="00CA2C0F"/>
    <w:rsid w:val="00CA606F"/>
    <w:rsid w:val="00CA6EAF"/>
    <w:rsid w:val="00CB022B"/>
    <w:rsid w:val="00CB1154"/>
    <w:rsid w:val="00CB5119"/>
    <w:rsid w:val="00CC1E97"/>
    <w:rsid w:val="00CC3A31"/>
    <w:rsid w:val="00CD2C94"/>
    <w:rsid w:val="00CD3C21"/>
    <w:rsid w:val="00CD6113"/>
    <w:rsid w:val="00CD61B7"/>
    <w:rsid w:val="00CD6ADF"/>
    <w:rsid w:val="00CE15E4"/>
    <w:rsid w:val="00CE60EE"/>
    <w:rsid w:val="00CE7C67"/>
    <w:rsid w:val="00CF0406"/>
    <w:rsid w:val="00CF12A8"/>
    <w:rsid w:val="00CF45ED"/>
    <w:rsid w:val="00CF65A7"/>
    <w:rsid w:val="00D01B23"/>
    <w:rsid w:val="00D048C6"/>
    <w:rsid w:val="00D0728E"/>
    <w:rsid w:val="00D07590"/>
    <w:rsid w:val="00D138C7"/>
    <w:rsid w:val="00D31D44"/>
    <w:rsid w:val="00D37BC9"/>
    <w:rsid w:val="00D41A30"/>
    <w:rsid w:val="00D42CCE"/>
    <w:rsid w:val="00D44210"/>
    <w:rsid w:val="00D5389D"/>
    <w:rsid w:val="00D55E3E"/>
    <w:rsid w:val="00D560A0"/>
    <w:rsid w:val="00D568D0"/>
    <w:rsid w:val="00D60C65"/>
    <w:rsid w:val="00D61CB9"/>
    <w:rsid w:val="00D6241C"/>
    <w:rsid w:val="00D624CC"/>
    <w:rsid w:val="00D63A49"/>
    <w:rsid w:val="00D726BC"/>
    <w:rsid w:val="00D72DED"/>
    <w:rsid w:val="00D752E1"/>
    <w:rsid w:val="00D75FAA"/>
    <w:rsid w:val="00D950B4"/>
    <w:rsid w:val="00D963A1"/>
    <w:rsid w:val="00D97066"/>
    <w:rsid w:val="00DA14F8"/>
    <w:rsid w:val="00DB017D"/>
    <w:rsid w:val="00DB7E58"/>
    <w:rsid w:val="00DC30D4"/>
    <w:rsid w:val="00DD2F04"/>
    <w:rsid w:val="00DD41A4"/>
    <w:rsid w:val="00DD7BCA"/>
    <w:rsid w:val="00DE63CB"/>
    <w:rsid w:val="00DF150D"/>
    <w:rsid w:val="00DF332E"/>
    <w:rsid w:val="00DF3BB6"/>
    <w:rsid w:val="00DF3D72"/>
    <w:rsid w:val="00DF50C8"/>
    <w:rsid w:val="00E0374D"/>
    <w:rsid w:val="00E05201"/>
    <w:rsid w:val="00E05393"/>
    <w:rsid w:val="00E12180"/>
    <w:rsid w:val="00E128DD"/>
    <w:rsid w:val="00E1661C"/>
    <w:rsid w:val="00E1705D"/>
    <w:rsid w:val="00E170F7"/>
    <w:rsid w:val="00E20C1B"/>
    <w:rsid w:val="00E22485"/>
    <w:rsid w:val="00E22E27"/>
    <w:rsid w:val="00E27EBE"/>
    <w:rsid w:val="00E36D69"/>
    <w:rsid w:val="00E52612"/>
    <w:rsid w:val="00E52F99"/>
    <w:rsid w:val="00E569E9"/>
    <w:rsid w:val="00E57A3D"/>
    <w:rsid w:val="00E60967"/>
    <w:rsid w:val="00E632D5"/>
    <w:rsid w:val="00E669A8"/>
    <w:rsid w:val="00E71B64"/>
    <w:rsid w:val="00E73674"/>
    <w:rsid w:val="00E73D95"/>
    <w:rsid w:val="00E766CF"/>
    <w:rsid w:val="00E770B7"/>
    <w:rsid w:val="00E80624"/>
    <w:rsid w:val="00E92FCF"/>
    <w:rsid w:val="00E94376"/>
    <w:rsid w:val="00E95F08"/>
    <w:rsid w:val="00EB2B84"/>
    <w:rsid w:val="00EB74CE"/>
    <w:rsid w:val="00EC03C6"/>
    <w:rsid w:val="00EC3112"/>
    <w:rsid w:val="00EC653F"/>
    <w:rsid w:val="00EE266C"/>
    <w:rsid w:val="00EE3429"/>
    <w:rsid w:val="00EF06EA"/>
    <w:rsid w:val="00EF4648"/>
    <w:rsid w:val="00EF621A"/>
    <w:rsid w:val="00EF6F2E"/>
    <w:rsid w:val="00F0037F"/>
    <w:rsid w:val="00F02990"/>
    <w:rsid w:val="00F106A0"/>
    <w:rsid w:val="00F14D21"/>
    <w:rsid w:val="00F21062"/>
    <w:rsid w:val="00F22396"/>
    <w:rsid w:val="00F22570"/>
    <w:rsid w:val="00F22867"/>
    <w:rsid w:val="00F232EF"/>
    <w:rsid w:val="00F26B61"/>
    <w:rsid w:val="00F27ECD"/>
    <w:rsid w:val="00F31403"/>
    <w:rsid w:val="00F36671"/>
    <w:rsid w:val="00F36C54"/>
    <w:rsid w:val="00F42850"/>
    <w:rsid w:val="00F428A2"/>
    <w:rsid w:val="00F42EE9"/>
    <w:rsid w:val="00F43C4E"/>
    <w:rsid w:val="00F469AC"/>
    <w:rsid w:val="00F51742"/>
    <w:rsid w:val="00F62394"/>
    <w:rsid w:val="00F65BFC"/>
    <w:rsid w:val="00F66DF7"/>
    <w:rsid w:val="00F77477"/>
    <w:rsid w:val="00F822F8"/>
    <w:rsid w:val="00F9335D"/>
    <w:rsid w:val="00F95FA1"/>
    <w:rsid w:val="00F967A6"/>
    <w:rsid w:val="00F97ACA"/>
    <w:rsid w:val="00FA20B5"/>
    <w:rsid w:val="00FA62F8"/>
    <w:rsid w:val="00FB64E8"/>
    <w:rsid w:val="00FC1996"/>
    <w:rsid w:val="00FC3529"/>
    <w:rsid w:val="00FC4A1D"/>
    <w:rsid w:val="00FD1A07"/>
    <w:rsid w:val="00FD373E"/>
    <w:rsid w:val="00FD42B5"/>
    <w:rsid w:val="00FD482B"/>
    <w:rsid w:val="00FD7FF8"/>
    <w:rsid w:val="00FE6398"/>
    <w:rsid w:val="00FF0DCD"/>
    <w:rsid w:val="00FF7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E2FFB"/>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right="360"/>
    </w:pPr>
  </w:style>
  <w:style w:type="numbering" w:customStyle="1" w:styleId="NumberedBullet">
    <w:name w:val="Numbered Bullet"/>
    <w:uiPriority w:val="99"/>
    <w:rsid w:val="009D0F10"/>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semiHidden/>
    <w:unhideWhenUsed/>
    <w:rsid w:val="002E2FFB"/>
    <w:rPr>
      <w:rFonts w:ascii="Calibri" w:hAnsi="Calibri"/>
      <w:sz w:val="20"/>
      <w:szCs w:val="20"/>
    </w:rPr>
  </w:style>
  <w:style w:type="character" w:customStyle="1" w:styleId="CommentTextChar">
    <w:name w:val="Comment Text Char"/>
    <w:basedOn w:val="DefaultParagraphFont"/>
    <w:link w:val="CommentText"/>
    <w:uiPriority w:val="99"/>
    <w:semiHidden/>
    <w:rsid w:val="002E2FFB"/>
    <w:rPr>
      <w:rFonts w:ascii="Calibri" w:eastAsia="Times New Roman"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13"/>
      </w:numPr>
      <w:spacing w:before="120" w:after="120" w:line="240" w:lineRule="auto"/>
      <w:contextualSpacing/>
    </w:pPr>
    <w:rPr>
      <w:rFonts w:ascii="Times New Roman" w:eastAsia="Times New Roman" w:hAnsi="Times New Roman" w:cs="Times New Roman"/>
      <w:snapToGrid w:val="0"/>
      <w:sz w:val="26"/>
      <w:szCs w:val="20"/>
      <w:lang w:val="en-US"/>
    </w:rPr>
  </w:style>
  <w:style w:type="character" w:styleId="UnresolvedMention">
    <w:name w:val="Unresolved Mention"/>
    <w:basedOn w:val="DefaultParagraphFont"/>
    <w:uiPriority w:val="99"/>
    <w:semiHidden/>
    <w:unhideWhenUsed/>
    <w:rsid w:val="00D61C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microsoft.com/en-us/powershell/scripting/whats-new/module-compatibility?view=powershell-7.1"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microsoft.com/office/2016/09/relationships/commentsIds" Target="commentsIds.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1</Pages>
  <Words>8343</Words>
  <Characters>47560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6</cp:revision>
  <dcterms:created xsi:type="dcterms:W3CDTF">2021-02-02T16:55:00Z</dcterms:created>
  <dcterms:modified xsi:type="dcterms:W3CDTF">2021-02-03T14:28:00Z</dcterms:modified>
</cp:coreProperties>
</file>