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2E163" w14:textId="6B6D4A64" w:rsidR="00B81CD8" w:rsidRDefault="00CE589B" w:rsidP="00B81CD8">
      <w:pPr>
        <w:pStyle w:val="NormalPACKT"/>
        <w:pBdr>
          <w:bottom w:val="single" w:sz="6" w:space="1" w:color="auto"/>
        </w:pBdr>
      </w:pPr>
      <w:r>
        <w:t>á</w:t>
      </w:r>
    </w:p>
    <w:p w14:paraId="30CC3F74" w14:textId="77777777" w:rsidR="00B81CD8" w:rsidRDefault="00B81CD8" w:rsidP="00B81CD8">
      <w:pPr>
        <w:pStyle w:val="NormalPACKT"/>
      </w:pPr>
    </w:p>
    <w:p w14:paraId="73B810DC" w14:textId="39DE4167" w:rsidR="009D0F10" w:rsidRDefault="006E6DE8" w:rsidP="009D0F10">
      <w:pPr>
        <w:pStyle w:val="ChapterNumberPACKT"/>
      </w:pPr>
      <w:commentRangeStart w:id="0"/>
      <w:r>
        <w:t>1</w:t>
      </w:r>
      <w:commentRangeEnd w:id="0"/>
      <w:r w:rsidR="00672056">
        <w:rPr>
          <w:rStyle w:val="CommentReference"/>
          <w:rFonts w:ascii="Times New Roman" w:hAnsi="Times New Roman" w:cs="Times New Roman"/>
          <w:bCs w:val="0"/>
          <w:color w:val="auto"/>
          <w:kern w:val="0"/>
          <w:lang w:val="en-US"/>
        </w:rPr>
        <w:commentReference w:id="0"/>
      </w:r>
    </w:p>
    <w:p w14:paraId="776BCE0A" w14:textId="7A5AC5C6" w:rsidR="009D0F10" w:rsidRDefault="00B75F98" w:rsidP="009D0F10">
      <w:pPr>
        <w:pStyle w:val="ChapterTitlePACKT"/>
      </w:pPr>
      <w:r>
        <w:t xml:space="preserve">Installing and </w:t>
      </w:r>
      <w:commentRangeStart w:id="1"/>
      <w:r>
        <w:t>Configuring</w:t>
      </w:r>
      <w:commentRangeEnd w:id="1"/>
      <w:r w:rsidR="00B123D8">
        <w:rPr>
          <w:rStyle w:val="CommentReference"/>
          <w:rFonts w:ascii="Times New Roman" w:hAnsi="Times New Roman" w:cs="Times New Roman"/>
          <w:bCs w:val="0"/>
          <w:color w:val="auto"/>
          <w:kern w:val="0"/>
          <w:lang w:val="en-US"/>
        </w:rPr>
        <w:commentReference w:id="1"/>
      </w:r>
      <w:r>
        <w:t xml:space="preserve"> PowerShell 7</w:t>
      </w:r>
    </w:p>
    <w:p w14:paraId="0F87E039" w14:textId="2DBEE305" w:rsidR="009D0F10" w:rsidRDefault="001A7AB0" w:rsidP="009D0F10">
      <w:pPr>
        <w:pStyle w:val="NormalPACKT"/>
      </w:pPr>
      <w:r>
        <w:t>T</w:t>
      </w:r>
      <w:r w:rsidR="009D0F10">
        <w:t>his chapter</w:t>
      </w:r>
      <w:r>
        <w:t xml:space="preserve"> covers</w:t>
      </w:r>
      <w:r w:rsidR="009D0F10">
        <w:t xml:space="preserve"> the following recipes:</w:t>
      </w:r>
    </w:p>
    <w:p w14:paraId="0D050BE6" w14:textId="77777777" w:rsidR="00D752E1" w:rsidRDefault="00D752E1" w:rsidP="00D752E1">
      <w:pPr>
        <w:pStyle w:val="BulletPACKT"/>
      </w:pPr>
      <w:r>
        <w:t>Install PowerShell 7</w:t>
      </w:r>
    </w:p>
    <w:p w14:paraId="15A62457" w14:textId="58E392BA" w:rsidR="00D752E1" w:rsidRDefault="00D752E1" w:rsidP="00D752E1">
      <w:pPr>
        <w:pStyle w:val="BulletPACKT"/>
      </w:pPr>
      <w:r>
        <w:t xml:space="preserve">Using </w:t>
      </w:r>
      <w:r w:rsidR="001A7AB0">
        <w:t>the PowerShell 7 Console</w:t>
      </w:r>
    </w:p>
    <w:p w14:paraId="21CCD069" w14:textId="11959D3B" w:rsidR="00D752E1" w:rsidRDefault="00D752E1" w:rsidP="00D752E1">
      <w:pPr>
        <w:pStyle w:val="BulletPACKT"/>
      </w:pPr>
      <w:r>
        <w:t>Exploring PowerShell 7 Installation</w:t>
      </w:r>
      <w:commentRangeStart w:id="2"/>
      <w:r>
        <w:t xml:space="preserve"> </w:t>
      </w:r>
      <w:del w:id="3" w:author="Thomas Lee" w:date="2020-10-30T16:55:00Z">
        <w:r w:rsidDel="001211A2">
          <w:delText>art</w:delText>
        </w:r>
        <w:r w:rsidR="001A1A7A" w:rsidDel="001211A2">
          <w:delText>e</w:delText>
        </w:r>
        <w:r w:rsidDel="001211A2">
          <w:delText>facts</w:delText>
        </w:r>
      </w:del>
      <w:commentRangeEnd w:id="2"/>
      <w:ins w:id="4" w:author="Thomas Lee" w:date="2020-10-30T16:55:00Z">
        <w:r w:rsidR="001211A2">
          <w:t>artifacts</w:t>
        </w:r>
      </w:ins>
      <w:r w:rsidR="003A4B9C">
        <w:rPr>
          <w:rStyle w:val="CommentReference"/>
        </w:rPr>
        <w:commentReference w:id="2"/>
      </w:r>
    </w:p>
    <w:p w14:paraId="49640577" w14:textId="77777777" w:rsidR="00D752E1" w:rsidRDefault="00D752E1" w:rsidP="00D752E1">
      <w:pPr>
        <w:pStyle w:val="BulletPACKT"/>
      </w:pPr>
      <w:r>
        <w:t>Exploring PowerShell 7 new features</w:t>
      </w:r>
    </w:p>
    <w:p w14:paraId="1D327E59" w14:textId="77777777" w:rsidR="00D752E1" w:rsidRDefault="00D752E1" w:rsidP="00D752E1">
      <w:pPr>
        <w:pStyle w:val="BulletPACKT"/>
      </w:pPr>
      <w:r>
        <w:t>Building PowerShell 7 profile files</w:t>
      </w:r>
    </w:p>
    <w:p w14:paraId="3525E730" w14:textId="77777777" w:rsidR="00D752E1" w:rsidRDefault="00D752E1" w:rsidP="00D752E1">
      <w:pPr>
        <w:pStyle w:val="BulletPACKT"/>
      </w:pPr>
      <w:r>
        <w:t>Installing VS Code</w:t>
      </w:r>
    </w:p>
    <w:p w14:paraId="0A22E186" w14:textId="77777777" w:rsidR="00D752E1" w:rsidRDefault="00D752E1" w:rsidP="00D752E1">
      <w:pPr>
        <w:pStyle w:val="BulletPACKT"/>
      </w:pPr>
      <w:r>
        <w:t>Installing Cascadia Code font</w:t>
      </w:r>
    </w:p>
    <w:p w14:paraId="77329749" w14:textId="77777777" w:rsidR="00D752E1" w:rsidRDefault="00D752E1" w:rsidP="00D752E1">
      <w:pPr>
        <w:pStyle w:val="BulletPACKT"/>
      </w:pPr>
      <w:r>
        <w:t>Explore PSReadLine</w:t>
      </w:r>
    </w:p>
    <w:p w14:paraId="3108998A" w14:textId="7D0D7033" w:rsidR="009D0F10" w:rsidRPr="00952699" w:rsidRDefault="00D752E1" w:rsidP="00D752E1">
      <w:pPr>
        <w:pStyle w:val="BulletPACKT"/>
        <w:rPr>
          <w:strike/>
        </w:rPr>
      </w:pPr>
      <w:commentRangeStart w:id="5"/>
      <w:r w:rsidRPr="00952699">
        <w:rPr>
          <w:strike/>
        </w:rPr>
        <w:t xml:space="preserve">Installing PowerShell </w:t>
      </w:r>
      <w:r w:rsidR="00E57A3D" w:rsidRPr="00952699">
        <w:rPr>
          <w:strike/>
        </w:rPr>
        <w:t xml:space="preserve">7 </w:t>
      </w:r>
      <w:r w:rsidRPr="00952699">
        <w:rPr>
          <w:strike/>
        </w:rPr>
        <w:t>in WSL</w:t>
      </w:r>
      <w:commentRangeEnd w:id="5"/>
      <w:r w:rsidR="00DF4F7A">
        <w:rPr>
          <w:rStyle w:val="CommentReference"/>
        </w:rPr>
        <w:commentReference w:id="5"/>
      </w:r>
    </w:p>
    <w:p w14:paraId="75CAF517" w14:textId="77777777" w:rsidR="009D0F10" w:rsidRDefault="009D0F10" w:rsidP="009D0F10">
      <w:pPr>
        <w:pStyle w:val="Heading1"/>
        <w:tabs>
          <w:tab w:val="left" w:pos="0"/>
        </w:tabs>
      </w:pPr>
      <w:r>
        <w:t>Introduction</w:t>
      </w:r>
    </w:p>
    <w:p w14:paraId="5266FBCD" w14:textId="53D6D026" w:rsidR="005A217D" w:rsidRDefault="005A217D" w:rsidP="009D0F10">
      <w:pPr>
        <w:pStyle w:val="NormalPACKT"/>
      </w:pPr>
    </w:p>
    <w:p w14:paraId="11223B6F" w14:textId="33838690" w:rsidR="0079371A" w:rsidRPr="001A1A7A" w:rsidRDefault="00D63A49" w:rsidP="001A1A7A">
      <w:pPr>
        <w:pStyle w:val="NormalPACKT"/>
      </w:pPr>
      <w:r>
        <w:t xml:space="preserve">PowerShell 7 </w:t>
      </w:r>
      <w:bookmarkStart w:id="6" w:name="_Hlk53149693"/>
      <w:r>
        <w:t>represents the latest step</w:t>
      </w:r>
      <w:del w:id="7" w:author="Lucy Wan" w:date="2020-10-20T15:32:00Z">
        <w:r w:rsidDel="00FD4BC0">
          <w:delText>s</w:delText>
        </w:r>
      </w:del>
      <w:r>
        <w:t xml:space="preserve"> in the development of PowerShell. PowerShell, first </w:t>
      </w:r>
      <w:r w:rsidRPr="001A1A7A">
        <w:t>introduced to the public in 2003</w:t>
      </w:r>
      <w:bookmarkEnd w:id="6"/>
      <w:r w:rsidRPr="001A1A7A">
        <w:t xml:space="preserve">, was released </w:t>
      </w:r>
      <w:r w:rsidR="001A7AB0">
        <w:t xml:space="preserve">formally </w:t>
      </w:r>
      <w:r w:rsidRPr="001A1A7A">
        <w:t xml:space="preserve">as Windows PowerShell V1 in 2006. Over the next decade, Microsoft released multiple versions, ending with PowerShell 5.1. During the development of Windows PowerShell, the product moved from an add-in to Windows to </w:t>
      </w:r>
      <w:proofErr w:type="spellStart"/>
      <w:r w:rsidRPr="001A1A7A">
        <w:t>be</w:t>
      </w:r>
      <w:r w:rsidR="001211A2">
        <w:t>eing</w:t>
      </w:r>
      <w:proofErr w:type="spellEnd"/>
      <w:r w:rsidRPr="001A1A7A">
        <w:t xml:space="preserve"> an integrated feature. Microsoft plan</w:t>
      </w:r>
      <w:r w:rsidR="001A1A7A">
        <w:t>s</w:t>
      </w:r>
      <w:r w:rsidRPr="001A1A7A">
        <w:t xml:space="preserve"> to support Windows PowerShell 5.</w:t>
      </w:r>
      <w:del w:id="8" w:author="Lucy Wan" w:date="2020-10-20T15:35:00Z">
        <w:r w:rsidRPr="001A1A7A" w:rsidDel="00516873">
          <w:delText>;</w:delText>
        </w:r>
      </w:del>
      <w:r w:rsidRPr="001A1A7A">
        <w:t xml:space="preserve">1 for a long time but no new features are </w:t>
      </w:r>
      <w:r w:rsidR="0079371A" w:rsidRPr="001A1A7A">
        <w:t xml:space="preserve">likely. </w:t>
      </w:r>
    </w:p>
    <w:p w14:paraId="2A408EE9" w14:textId="50E0E829" w:rsidR="0079371A" w:rsidRPr="001A1A7A" w:rsidRDefault="0079371A" w:rsidP="001A1A7A">
      <w:pPr>
        <w:pStyle w:val="NormalPACKT"/>
      </w:pPr>
      <w:r w:rsidRPr="001A1A7A">
        <w:t>The PowerShell development team began working on an Open Source version of PowerShell, based on the open</w:t>
      </w:r>
      <w:r w:rsidR="001A1A7A">
        <w:t>-</w:t>
      </w:r>
      <w:r w:rsidRPr="001A1A7A">
        <w:t xml:space="preserve">source version of .NET Core. The first </w:t>
      </w:r>
      <w:r w:rsidR="001211A2">
        <w:t>three</w:t>
      </w:r>
      <w:r w:rsidRPr="001A1A7A">
        <w:t xml:space="preserve"> versions, </w:t>
      </w:r>
      <w:commentRangeStart w:id="9"/>
      <w:r w:rsidRPr="001A1A7A">
        <w:t>PowerShell Core 6.1</w:t>
      </w:r>
      <w:r w:rsidR="001211A2">
        <w:t>, 6.1,</w:t>
      </w:r>
      <w:r w:rsidRPr="001A1A7A">
        <w:t xml:space="preserve"> and 6.2</w:t>
      </w:r>
      <w:commentRangeEnd w:id="9"/>
      <w:r w:rsidR="00B87223">
        <w:rPr>
          <w:rStyle w:val="CommentReference"/>
        </w:rPr>
        <w:commentReference w:id="9"/>
      </w:r>
      <w:r w:rsidRPr="001A1A7A">
        <w:t xml:space="preserve"> represented </w:t>
      </w:r>
      <w:r w:rsidR="001A1A7A">
        <w:t>a</w:t>
      </w:r>
      <w:r w:rsidRPr="001A1A7A">
        <w:t xml:space="preserve"> proof of concept - you can run the </w:t>
      </w:r>
      <w:r w:rsidR="001A1A7A">
        <w:t xml:space="preserve">core </w:t>
      </w:r>
      <w:r w:rsidRPr="001A1A7A">
        <w:t>function</w:t>
      </w:r>
      <w:r w:rsidR="001A1A7A">
        <w:t>s</w:t>
      </w:r>
      <w:r w:rsidRPr="001A1A7A">
        <w:t xml:space="preserve"> and features of PowerShell across the Windows, Mac, and Linux platforms. But the</w:t>
      </w:r>
      <w:ins w:id="10" w:author="Lucy Wan" w:date="2020-10-21T09:16:00Z">
        <w:r w:rsidR="00315F24">
          <w:t>y</w:t>
        </w:r>
      </w:ins>
      <w:del w:id="11" w:author="Lucy Wan" w:date="2020-10-21T09:16:00Z">
        <w:r w:rsidRPr="001A1A7A" w:rsidDel="00315F24">
          <w:delText>re</w:delText>
        </w:r>
      </w:del>
      <w:r w:rsidRPr="001A1A7A">
        <w:t xml:space="preserve"> were quite limited in terms of supporting the rich needs of the IT Pro community</w:t>
      </w:r>
      <w:r w:rsidR="001A7AB0">
        <w:t>.</w:t>
      </w:r>
    </w:p>
    <w:p w14:paraId="122AC3D0" w14:textId="0DBC6E5C" w:rsidR="0079371A" w:rsidRDefault="0079371A" w:rsidP="009D0F10">
      <w:pPr>
        <w:pStyle w:val="NormalPACKT"/>
      </w:pPr>
      <w:commentRangeStart w:id="12"/>
      <w:r>
        <w:t>With</w:t>
      </w:r>
      <w:r w:rsidR="001211A2">
        <w:t xml:space="preserve"> the release of </w:t>
      </w:r>
      <w:r>
        <w:t>PowerShell</w:t>
      </w:r>
      <w:r w:rsidR="001211A2">
        <w:t xml:space="preserve"> 7.0</w:t>
      </w:r>
      <w:r>
        <w:t xml:space="preserve"> </w:t>
      </w:r>
      <w:r w:rsidR="001211A2">
        <w:t>came</w:t>
      </w:r>
      <w:r w:rsidR="001A7AB0">
        <w:t xml:space="preserve"> improved </w:t>
      </w:r>
      <w:r>
        <w:t>parity with Windows PowerShell</w:t>
      </w:r>
      <w:commentRangeEnd w:id="12"/>
      <w:r w:rsidR="00C519FB">
        <w:rPr>
          <w:rStyle w:val="CommentReference"/>
        </w:rPr>
        <w:commentReference w:id="12"/>
      </w:r>
      <w:r>
        <w:t>. There were a few modules that did not work with PowerShell 7, and a few more that work via a compatibility mechanism descri</w:t>
      </w:r>
      <w:r w:rsidR="001A1A7A">
        <w:t>b</w:t>
      </w:r>
      <w:r>
        <w:t xml:space="preserve">ed in Chapter 3. </w:t>
      </w:r>
      <w:r w:rsidR="001A1A7A">
        <w:t>PowerShell</w:t>
      </w:r>
      <w:r>
        <w:t xml:space="preserve"> 7.0 shipped in 2019 and has been followed by </w:t>
      </w:r>
      <w:r w:rsidR="001A1A7A">
        <w:t>version</w:t>
      </w:r>
      <w:r>
        <w:t xml:space="preserve"> 7.1.</w:t>
      </w:r>
      <w:r w:rsidR="00A64394">
        <w:t xml:space="preserve"> </w:t>
      </w:r>
      <w:r w:rsidR="001A7AB0">
        <w:t xml:space="preserve"> This book uses the term “PowerShell 7” to include both PowerShell 7.0 and 7.1.</w:t>
      </w:r>
    </w:p>
    <w:p w14:paraId="32E83ACF" w14:textId="10E27CCB" w:rsidR="001A1A7A" w:rsidRDefault="001A1A7A" w:rsidP="000D669F">
      <w:pPr>
        <w:pStyle w:val="NormalPACKT"/>
      </w:pPr>
      <w:r>
        <w:t>Once you have installed PowerShell 7, you can run it</w:t>
      </w:r>
      <w:r w:rsidR="001A7AB0">
        <w:t xml:space="preserve"> and use it just as you used the Windows PowerShell console</w:t>
      </w:r>
      <w:r>
        <w:t xml:space="preserve">. The command you run to start PowerShell 7 is </w:t>
      </w:r>
      <w:r w:rsidR="001A7AB0">
        <w:t xml:space="preserve">now </w:t>
      </w:r>
      <w:r w:rsidRPr="00FB64E8">
        <w:rPr>
          <w:rStyle w:val="CodeInTextPACKT"/>
        </w:rPr>
        <w:t>pwsh.exe</w:t>
      </w:r>
      <w:r>
        <w:t xml:space="preserve"> (versus powershell.exe for Windows PowerShell). PowerShell 7 also uses different profile file locations from </w:t>
      </w:r>
      <w:r>
        <w:lastRenderedPageBreak/>
        <w:t>Windows PowerShell.</w:t>
      </w:r>
      <w:r w:rsidR="00C41783">
        <w:t xml:space="preserve"> You can customize your PowerShell 7 profiles to make use of new PowerShell 7 features.</w:t>
      </w:r>
      <w:r w:rsidR="000D669F">
        <w:t xml:space="preserve"> You can also </w:t>
      </w:r>
      <w:r>
        <w:t>use different profile files for Window</w:t>
      </w:r>
      <w:ins w:id="13" w:author="Lucy Wan" w:date="2020-10-20T15:39:00Z">
        <w:r w:rsidR="000048BD">
          <w:t>s</w:t>
        </w:r>
      </w:ins>
      <w:r>
        <w:t xml:space="preserve"> PowerShell and PowerS</w:t>
      </w:r>
      <w:r w:rsidR="001A7AB0">
        <w:t>h</w:t>
      </w:r>
      <w:r>
        <w:t xml:space="preserve">ell 7. </w:t>
      </w:r>
    </w:p>
    <w:p w14:paraId="64CC6C5F" w14:textId="215F30F7" w:rsidR="00FB64E8" w:rsidRDefault="001A1A7A" w:rsidP="009D0F10">
      <w:pPr>
        <w:pStyle w:val="NormalPACKT"/>
      </w:pPr>
      <w:r>
        <w:t>The Windows PowerShell Integrate</w:t>
      </w:r>
      <w:ins w:id="14" w:author="Lucy Wan" w:date="2020-10-20T15:41:00Z">
        <w:r w:rsidR="00245335">
          <w:t>d</w:t>
        </w:r>
      </w:ins>
      <w:del w:id="15" w:author="Lucy Wan" w:date="2020-10-20T15:41:00Z">
        <w:r w:rsidDel="00245335">
          <w:delText>s</w:delText>
        </w:r>
      </w:del>
      <w:r>
        <w:t xml:space="preserve"> Scripting Environment (ISE) </w:t>
      </w:r>
      <w:del w:id="16" w:author="Lucy Wan" w:date="2020-10-20T15:41:00Z">
        <w:r w:rsidDel="00D2429A">
          <w:delText xml:space="preserve"> </w:delText>
        </w:r>
      </w:del>
      <w:r>
        <w:t xml:space="preserve">is a tool you use with PowerShell. The ISE, however, is not supported with PowerShell 7. </w:t>
      </w:r>
      <w:del w:id="17" w:author="Lucy Wan" w:date="2020-10-20T15:42:00Z">
        <w:r w:rsidR="00FB64E8" w:rsidDel="00D2429A">
          <w:delText xml:space="preserve"> </w:delText>
        </w:r>
      </w:del>
      <w:r w:rsidR="00FB64E8">
        <w:t>To replace it, use</w:t>
      </w:r>
      <w:r>
        <w:t xml:space="preserve"> Visual Studio Code (VS Code)</w:t>
      </w:r>
      <w:del w:id="18" w:author="Lucy Wan" w:date="2020-10-20T22:47:00Z">
        <w:r w:rsidDel="00182E33">
          <w:delText>. VS Code is</w:delText>
        </w:r>
      </w:del>
      <w:ins w:id="19" w:author="Lucy Wan" w:date="2020-10-20T22:47:00Z">
        <w:r w:rsidR="00182E33">
          <w:t>,</w:t>
        </w:r>
      </w:ins>
      <w:r>
        <w:t xml:space="preserve"> an open</w:t>
      </w:r>
      <w:r w:rsidR="00C41783">
        <w:t>-</w:t>
      </w:r>
      <w:r>
        <w:t>source editing project that provides all the features of the ISE an</w:t>
      </w:r>
      <w:r w:rsidR="00FB64E8">
        <w:t>d</w:t>
      </w:r>
      <w:r>
        <w:t xml:space="preserve"> </w:t>
      </w:r>
      <w:ins w:id="20" w:author="Lucy Wan" w:date="2020-10-20T15:42:00Z">
        <w:r w:rsidR="00D2429A">
          <w:t xml:space="preserve">a </w:t>
        </w:r>
      </w:ins>
      <w:r>
        <w:t xml:space="preserve">great deal more. </w:t>
      </w:r>
    </w:p>
    <w:p w14:paraId="4331B3E9" w14:textId="7E491B5E" w:rsidR="00FB64E8" w:rsidRDefault="001A1A7A" w:rsidP="009D0F10">
      <w:pPr>
        <w:pStyle w:val="NormalPACKT"/>
      </w:pPr>
      <w:r>
        <w:t xml:space="preserve">Microsoft also developed a new font, Cascadia Code, to </w:t>
      </w:r>
      <w:r w:rsidR="00FB64E8">
        <w:t>coincide</w:t>
      </w:r>
      <w:r>
        <w:t xml:space="preserve"> with the launch of VS Code. This font is a nice improvement over </w:t>
      </w:r>
      <w:r w:rsidR="00FB64E8">
        <w:t>Courier</w:t>
      </w:r>
      <w:r>
        <w:t xml:space="preserve"> or other mono-width fonts. All screenshots of working code in this book use this new font. </w:t>
      </w:r>
    </w:p>
    <w:p w14:paraId="03C87CF6" w14:textId="3CAD54E9" w:rsidR="00FB64E8" w:rsidRDefault="001A7AB0" w:rsidP="009D0F10">
      <w:pPr>
        <w:pStyle w:val="NormalPACKT"/>
      </w:pPr>
      <w:commentRangeStart w:id="21"/>
      <w:proofErr w:type="spellStart"/>
      <w:r>
        <w:t>PSReadline</w:t>
      </w:r>
      <w:commentRangeEnd w:id="21"/>
      <w:proofErr w:type="spellEnd"/>
      <w:r w:rsidR="006A1943">
        <w:rPr>
          <w:rStyle w:val="CommentReference"/>
        </w:rPr>
        <w:commentReference w:id="21"/>
      </w:r>
      <w:r>
        <w:t xml:space="preserve"> is a PowerShell module designed to provide </w:t>
      </w:r>
      <w:r w:rsidR="00FB64E8">
        <w:t>colo</w:t>
      </w:r>
      <w:del w:id="22" w:author="Lucy Wan" w:date="2020-10-21T09:29:00Z">
        <w:r w:rsidR="00C41783" w:rsidDel="005F50AE">
          <w:delText>u</w:delText>
        </w:r>
      </w:del>
      <w:r w:rsidR="00C41783">
        <w:t>r-</w:t>
      </w:r>
      <w:r>
        <w:t xml:space="preserve">coding of PowerShell scripts in the PowerShell 7 Console. </w:t>
      </w:r>
      <w:r w:rsidR="00FB64E8">
        <w:t>The module, included with PowerShell 7 by default, makes editing at the command line easier and more on a par with features available in Linux shells.</w:t>
      </w:r>
    </w:p>
    <w:p w14:paraId="236C7752" w14:textId="7DBECB5D" w:rsidR="00FB64E8" w:rsidRDefault="00FB64E8" w:rsidP="009D0F10">
      <w:pPr>
        <w:pStyle w:val="NormalPACKT"/>
      </w:pPr>
      <w:commentRangeStart w:id="23"/>
      <w:r>
        <w:t xml:space="preserve">PowerShell 7 is cross-platform, meaning you can install it on Windows, Linux and </w:t>
      </w:r>
      <w:r w:rsidR="00C41783">
        <w:t>m</w:t>
      </w:r>
      <w:r>
        <w:t>acOS. Not every Linux distribution is supported, although many distributions, such as Ubuntu</w:t>
      </w:r>
      <w:ins w:id="24" w:author="Lucy Wan" w:date="2020-10-20T15:43:00Z">
        <w:r w:rsidR="00D83AA8">
          <w:t>,</w:t>
        </w:r>
      </w:ins>
      <w:r>
        <w:t xml:space="preserve"> are fully supported. You can install PowerShell 7 on a native Linux host (or VM), or install it in the Windows Subsystem for Linux (WSL).</w:t>
      </w:r>
      <w:commentRangeEnd w:id="23"/>
      <w:r w:rsidR="002D6F3F">
        <w:rPr>
          <w:rStyle w:val="CommentReference"/>
        </w:rPr>
        <w:commentReference w:id="23"/>
      </w:r>
    </w:p>
    <w:p w14:paraId="072B5805" w14:textId="1D11C1C9"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w:t>
      </w:r>
    </w:p>
    <w:p w14:paraId="6368ADB1" w14:textId="1F579BCD" w:rsidR="008A2B55" w:rsidRDefault="008A2B55" w:rsidP="0000165C">
      <w:pPr>
        <w:pStyle w:val="BulletPACKT"/>
        <w:numPr>
          <w:ilvl w:val="0"/>
          <w:numId w:val="0"/>
        </w:numPr>
      </w:pPr>
      <w:r>
        <w:t xml:space="preserve">PowerShell 7 is not installed in Windows by default, at least not at the time of writing. </w:t>
      </w:r>
      <w:commentRangeStart w:id="25"/>
      <w:r>
        <w:t xml:space="preserve">The </w:t>
      </w:r>
      <w:r w:rsidR="00C41783">
        <w:t>PowerShell team intend</w:t>
      </w:r>
      <w:r>
        <w:t xml:space="preserve">s </w:t>
      </w:r>
      <w:r w:rsidR="00C41783">
        <w:t xml:space="preserve">to </w:t>
      </w:r>
      <w:r>
        <w:t xml:space="preserve">have PowerShell 7 available from the Windows Store and </w:t>
      </w:r>
      <w:commentRangeStart w:id="26"/>
      <w:r>
        <w:t>eventually to include PowerShell 7, by default, in Windows</w:t>
      </w:r>
      <w:commentRangeEnd w:id="26"/>
      <w:r w:rsidR="00F31E19">
        <w:rPr>
          <w:rStyle w:val="CommentReference"/>
        </w:rPr>
        <w:commentReference w:id="26"/>
      </w:r>
      <w:r>
        <w:t>. Until this happens, you</w:t>
      </w:r>
      <w:commentRangeEnd w:id="25"/>
      <w:r w:rsidR="00C41783">
        <w:rPr>
          <w:rStyle w:val="CommentReference"/>
        </w:rPr>
        <w:commentReference w:id="25"/>
      </w:r>
      <w:r>
        <w:t xml:space="preserve"> can install PowerShell by using a simple script, </w:t>
      </w:r>
      <w:r w:rsidRPr="00C41783">
        <w:rPr>
          <w:rStyle w:val="CodeInTextPACKT"/>
        </w:rPr>
        <w:t>Install-PowerShell.ps1</w:t>
      </w:r>
      <w:r>
        <w:t xml:space="preserve"> which you download from the Internet.</w:t>
      </w:r>
    </w:p>
    <w:p w14:paraId="5CE85159" w14:textId="77777777" w:rsidR="0000165C" w:rsidRDefault="0000165C" w:rsidP="0000165C">
      <w:pPr>
        <w:pStyle w:val="Heading2"/>
        <w:tabs>
          <w:tab w:val="left" w:pos="0"/>
        </w:tabs>
      </w:pPr>
      <w:r>
        <w:t>Getting Ready</w:t>
      </w:r>
    </w:p>
    <w:p w14:paraId="5785B692" w14:textId="6FB55524" w:rsidR="0000165C" w:rsidRPr="009D0F10" w:rsidRDefault="00FB64E8" w:rsidP="0000165C">
      <w:pPr>
        <w:pStyle w:val="NormalPACKT"/>
        <w:rPr>
          <w:lang w:val="en-GB"/>
        </w:rPr>
      </w:pPr>
      <w:r>
        <w:rPr>
          <w:lang w:val="en-GB"/>
        </w:rPr>
        <w:t xml:space="preserve">This recipe uses </w:t>
      </w:r>
      <w:commentRangeStart w:id="27"/>
      <w:commentRangeStart w:id="28"/>
      <w:r w:rsidRPr="008A2B55">
        <w:rPr>
          <w:rStyle w:val="CodeInTextPACKT"/>
        </w:rPr>
        <w:t>SRV1</w:t>
      </w:r>
      <w:commentRangeEnd w:id="27"/>
      <w:r w:rsidR="002D68B7">
        <w:rPr>
          <w:rStyle w:val="CommentReference"/>
        </w:rPr>
        <w:commentReference w:id="27"/>
      </w:r>
      <w:commentRangeEnd w:id="28"/>
      <w:r w:rsidR="000A1735">
        <w:rPr>
          <w:rStyle w:val="CommentReference"/>
        </w:rPr>
        <w:commentReference w:id="28"/>
      </w:r>
      <w:r>
        <w:rPr>
          <w:lang w:val="en-GB"/>
        </w:rPr>
        <w:t xml:space="preserve">, a </w:t>
      </w:r>
      <w:commentRangeStart w:id="29"/>
      <w:r>
        <w:rPr>
          <w:lang w:val="en-GB"/>
        </w:rPr>
        <w:t>Windows Server 2020</w:t>
      </w:r>
      <w:commentRangeEnd w:id="29"/>
      <w:r w:rsidR="001B0EC5">
        <w:rPr>
          <w:rStyle w:val="CommentReference"/>
        </w:rPr>
        <w:commentReference w:id="29"/>
      </w:r>
      <w:r>
        <w:rPr>
          <w:lang w:val="en-GB"/>
        </w:rPr>
        <w:t xml:space="preserve"> </w:t>
      </w:r>
      <w:r w:rsidR="008A2B55">
        <w:rPr>
          <w:lang w:val="en-GB"/>
        </w:rPr>
        <w:t xml:space="preserve">workgroup </w:t>
      </w:r>
      <w:r>
        <w:rPr>
          <w:lang w:val="en-GB"/>
        </w:rPr>
        <w:t>host</w:t>
      </w:r>
      <w:r w:rsidR="008A2B55">
        <w:rPr>
          <w:lang w:val="en-GB"/>
        </w:rPr>
        <w:t>. There are no features of applications loaded on this se</w:t>
      </w:r>
      <w:r w:rsidR="00C41783">
        <w:rPr>
          <w:lang w:val="en-GB"/>
        </w:rPr>
        <w:t>r</w:t>
      </w:r>
      <w:r w:rsidR="008A2B55">
        <w:rPr>
          <w:lang w:val="en-GB"/>
        </w:rPr>
        <w:t>ver (yet).</w:t>
      </w:r>
    </w:p>
    <w:p w14:paraId="59D8A95B" w14:textId="77777777" w:rsidR="0000165C" w:rsidRDefault="0000165C" w:rsidP="0000165C">
      <w:pPr>
        <w:pStyle w:val="Heading2"/>
        <w:tabs>
          <w:tab w:val="left" w:pos="0"/>
        </w:tabs>
      </w:pPr>
      <w:r>
        <w:t>How to do it...</w:t>
      </w:r>
    </w:p>
    <w:p w14:paraId="7044A2A4" w14:textId="1AD0493C" w:rsidR="008A2B55" w:rsidRDefault="00CE589B" w:rsidP="008A2B55">
      <w:pPr>
        <w:pStyle w:val="NumberedBulletPACKT"/>
        <w:rPr>
          <w:lang w:val="en-GB"/>
        </w:rPr>
      </w:pPr>
      <w:r>
        <w:rPr>
          <w:lang w:val="en-GB"/>
        </w:rPr>
        <w:t>Opening a new Windows PowerShell console and s</w:t>
      </w:r>
      <w:r w:rsidR="001A2302">
        <w:rPr>
          <w:lang w:val="en-GB"/>
        </w:rPr>
        <w:t>et Execution Policy</w:t>
      </w:r>
      <w:r w:rsidR="00C41783">
        <w:rPr>
          <w:lang w:val="en-GB"/>
        </w:rPr>
        <w:t xml:space="preserve"> for Windows PowerShell</w:t>
      </w:r>
    </w:p>
    <w:p w14:paraId="4639AC97" w14:textId="77777777" w:rsidR="008A2B55" w:rsidRDefault="008A2B55" w:rsidP="008A2B55">
      <w:pPr>
        <w:pStyle w:val="NumberedBulletPACKT"/>
        <w:numPr>
          <w:ilvl w:val="0"/>
          <w:numId w:val="0"/>
        </w:numPr>
        <w:ind w:left="360"/>
        <w:rPr>
          <w:lang w:val="en-GB"/>
        </w:rPr>
      </w:pPr>
    </w:p>
    <w:p w14:paraId="17E77415" w14:textId="777942E7" w:rsidR="008A2B55" w:rsidRDefault="008A2B55" w:rsidP="008A2B55">
      <w:pPr>
        <w:pStyle w:val="CodePACKT"/>
      </w:pPr>
      <w:r w:rsidRPr="008A2B55">
        <w:t>Set-ExecutionPolicy -ExecutionPolicy Unrestricted -Force</w:t>
      </w:r>
    </w:p>
    <w:p w14:paraId="02088A1D" w14:textId="77777777" w:rsidR="008A2B55" w:rsidRPr="008A2B55" w:rsidRDefault="008A2B55" w:rsidP="008A2B55">
      <w:pPr>
        <w:pStyle w:val="CodePACKT"/>
      </w:pPr>
    </w:p>
    <w:p w14:paraId="7D74CECF" w14:textId="1A902D8F" w:rsidR="008A2B55" w:rsidRPr="008A2B55" w:rsidRDefault="008A2B55" w:rsidP="008A2B55">
      <w:pPr>
        <w:pStyle w:val="NumberedBulletPACKT"/>
      </w:pPr>
      <w:r w:rsidRPr="008A2B55">
        <w:t>Install </w:t>
      </w:r>
      <w:r w:rsidR="00C41783">
        <w:t xml:space="preserve">the </w:t>
      </w:r>
      <w:r w:rsidRPr="008A2B55">
        <w:t>latest versions of Nuget and PowerShellGet</w:t>
      </w:r>
    </w:p>
    <w:p w14:paraId="539486A9" w14:textId="77777777" w:rsidR="008A2B55" w:rsidRPr="008A2B55" w:rsidRDefault="008A2B55" w:rsidP="008A2B55">
      <w:pPr>
        <w:pStyle w:val="NumberedBulletPACKT"/>
        <w:numPr>
          <w:ilvl w:val="0"/>
          <w:numId w:val="0"/>
        </w:numPr>
        <w:ind w:left="360"/>
      </w:pPr>
    </w:p>
    <w:p w14:paraId="052EE811" w14:textId="1CA7271F" w:rsidR="008A2B55" w:rsidRPr="008A2B55" w:rsidRDefault="008A2B55" w:rsidP="008A2B55">
      <w:pPr>
        <w:pStyle w:val="CodePACKT"/>
      </w:pPr>
      <w:r w:rsidRPr="008A2B55">
        <w:t>Install-PackageProvider Nuget -MinimumVersion 2.8.5.201 -Force |</w:t>
      </w:r>
    </w:p>
    <w:p w14:paraId="73899A3B" w14:textId="77777777" w:rsidR="008A2B55" w:rsidRPr="008A2B55" w:rsidRDefault="008A2B55" w:rsidP="008A2B55">
      <w:pPr>
        <w:pStyle w:val="CodePACKT"/>
      </w:pPr>
      <w:r w:rsidRPr="008A2B55">
        <w:t>  Out-Null</w:t>
      </w:r>
    </w:p>
    <w:p w14:paraId="00EEC345" w14:textId="77777777" w:rsidR="008A2B55" w:rsidRPr="008A2B55" w:rsidRDefault="008A2B55" w:rsidP="008A2B55">
      <w:pPr>
        <w:pStyle w:val="CodePACKT"/>
      </w:pPr>
      <w:r w:rsidRPr="008A2B55">
        <w:t>Install-Module -Name PowerShellGet -Force -AllowClobber </w:t>
      </w:r>
    </w:p>
    <w:p w14:paraId="62C5EF07" w14:textId="77777777" w:rsidR="008A2B55" w:rsidRPr="008A2B55" w:rsidRDefault="008A2B55" w:rsidP="008A2B55">
      <w:pPr>
        <w:pStyle w:val="CodePACKT"/>
      </w:pPr>
    </w:p>
    <w:p w14:paraId="5E6FCBE4" w14:textId="181F0242" w:rsidR="008A2B55" w:rsidRPr="008A2B55" w:rsidRDefault="008A2B55" w:rsidP="008A2B55">
      <w:pPr>
        <w:pStyle w:val="NumberedBulletPACKT"/>
      </w:pPr>
      <w:r w:rsidRPr="008A2B55">
        <w:t>Ensure the </w:t>
      </w:r>
      <w:r w:rsidRPr="008A2B55">
        <w:rPr>
          <w:rStyle w:val="CodeInTextPACKT"/>
        </w:rPr>
        <w:t>C:\Foo</w:t>
      </w:r>
      <w:r w:rsidRPr="008A2B55">
        <w:t> </w:t>
      </w:r>
      <w:del w:id="30" w:author="Lucy Wan" w:date="2020-10-20T15:49:00Z">
        <w:r w:rsidRPr="008A2B55" w:rsidDel="00C0259C">
          <w:delText>F</w:delText>
        </w:r>
      </w:del>
      <w:ins w:id="31" w:author="Lucy Wan" w:date="2020-10-20T15:49:00Z">
        <w:r w:rsidR="00C0259C">
          <w:t>f</w:t>
        </w:r>
      </w:ins>
      <w:r w:rsidRPr="008A2B55">
        <w:t>older exists</w:t>
      </w:r>
    </w:p>
    <w:p w14:paraId="48B821D3" w14:textId="77777777" w:rsidR="008A2B55" w:rsidRDefault="008A2B55" w:rsidP="008A2B55">
      <w:pPr>
        <w:pStyle w:val="NumberedBulletPACKT"/>
        <w:numPr>
          <w:ilvl w:val="0"/>
          <w:numId w:val="0"/>
        </w:numPr>
        <w:ind w:left="360"/>
      </w:pPr>
    </w:p>
    <w:p w14:paraId="01EDC1CC" w14:textId="2D9F060E" w:rsidR="008A2B55" w:rsidRPr="008A2B55" w:rsidRDefault="008A2B55" w:rsidP="008A2B55">
      <w:pPr>
        <w:pStyle w:val="CodePACKT"/>
      </w:pPr>
      <w:r w:rsidRPr="008A2B55">
        <w:t>$LFHT = @{</w:t>
      </w:r>
    </w:p>
    <w:p w14:paraId="19306C07" w14:textId="77777777" w:rsidR="008A2B55" w:rsidRPr="008A2B55" w:rsidRDefault="008A2B55" w:rsidP="008A2B55">
      <w:pPr>
        <w:pStyle w:val="CodePACKT"/>
      </w:pPr>
      <w:r w:rsidRPr="008A2B55">
        <w:t>  ItemType    = 'Directory'</w:t>
      </w:r>
    </w:p>
    <w:p w14:paraId="71AD15DE" w14:textId="77777777" w:rsidR="008A2B55" w:rsidRPr="008A2B55" w:rsidRDefault="008A2B55" w:rsidP="008A2B55">
      <w:pPr>
        <w:pStyle w:val="CodePACKT"/>
      </w:pPr>
      <w:r w:rsidRPr="008A2B55">
        <w:t>  ErrorAction = '</w:t>
      </w:r>
      <w:proofErr w:type="spellStart"/>
      <w:r w:rsidRPr="008A2B55">
        <w:t>SilentlyContinue</w:t>
      </w:r>
      <w:proofErr w:type="spellEnd"/>
      <w:r w:rsidRPr="008A2B55">
        <w:t>' # should it already exist</w:t>
      </w:r>
    </w:p>
    <w:p w14:paraId="182CE7E0" w14:textId="77777777" w:rsidR="008A2B55" w:rsidRPr="008A2B55" w:rsidRDefault="008A2B55" w:rsidP="008A2B55">
      <w:pPr>
        <w:pStyle w:val="CodePACKT"/>
      </w:pPr>
      <w:r w:rsidRPr="008A2B55">
        <w:t>}</w:t>
      </w:r>
    </w:p>
    <w:p w14:paraId="0DC84A87" w14:textId="77777777" w:rsidR="008A2B55" w:rsidRPr="008A2B55" w:rsidRDefault="008A2B55" w:rsidP="008A2B55">
      <w:pPr>
        <w:pStyle w:val="CodePACKT"/>
      </w:pPr>
      <w:r w:rsidRPr="008A2B55">
        <w:t>New-Item -Path C:\Foo @LFHT | Out-Null</w:t>
      </w:r>
    </w:p>
    <w:p w14:paraId="57DFE1D3" w14:textId="77777777" w:rsidR="008A2B55" w:rsidRPr="008A2B55" w:rsidRDefault="008A2B55" w:rsidP="008A2B55">
      <w:pPr>
        <w:pStyle w:val="CodePACKT"/>
      </w:pPr>
    </w:p>
    <w:p w14:paraId="42E7521D" w14:textId="2C2C01E6" w:rsidR="008A2B55" w:rsidRDefault="008A2B55" w:rsidP="008A2B55">
      <w:pPr>
        <w:pStyle w:val="NumberedBulletPACKT"/>
      </w:pPr>
      <w:r w:rsidRPr="008A2B55">
        <w:t>Download PowerShell 7 installation script</w:t>
      </w:r>
    </w:p>
    <w:p w14:paraId="1CA8E840" w14:textId="77777777" w:rsidR="008A2B55" w:rsidRPr="008A2B55" w:rsidRDefault="008A2B55" w:rsidP="008A2B55">
      <w:pPr>
        <w:pStyle w:val="CodePACKT"/>
      </w:pPr>
    </w:p>
    <w:p w14:paraId="3F46030B" w14:textId="77777777" w:rsidR="008A2B55" w:rsidRPr="008A2B55" w:rsidRDefault="008A2B55" w:rsidP="008A2B55">
      <w:pPr>
        <w:pStyle w:val="CodePACKT"/>
      </w:pPr>
      <w:r w:rsidRPr="008A2B55">
        <w:t>Set-Location C:\Foo</w:t>
      </w:r>
    </w:p>
    <w:p w14:paraId="7BEF9509" w14:textId="77E4CDB0" w:rsidR="008A2B55" w:rsidRPr="008A2B55" w:rsidRDefault="008A2B55" w:rsidP="008A2B55">
      <w:pPr>
        <w:pStyle w:val="CodePACKT"/>
      </w:pPr>
      <w:r w:rsidRPr="008A2B55">
        <w:lastRenderedPageBreak/>
        <w:t>$URI = </w:t>
      </w:r>
      <w:r w:rsidR="00DD0079">
        <w:t>'</w:t>
      </w:r>
      <w:r w:rsidRPr="008A2B55">
        <w:t>https://aka.ms/install-powershell.ps1</w:t>
      </w:r>
      <w:r w:rsidR="00DD0079">
        <w:t>'</w:t>
      </w:r>
    </w:p>
    <w:p w14:paraId="31356485" w14:textId="77777777" w:rsidR="008A2B55" w:rsidRPr="008A2B55" w:rsidRDefault="008A2B55" w:rsidP="008A2B55">
      <w:pPr>
        <w:pStyle w:val="CodePACKT"/>
      </w:pPr>
      <w:r w:rsidRPr="008A2B55">
        <w:t>Invoke-</w:t>
      </w:r>
      <w:proofErr w:type="spellStart"/>
      <w:r w:rsidRPr="008A2B55">
        <w:t>RestMethod</w:t>
      </w:r>
      <w:proofErr w:type="spellEnd"/>
      <w:r w:rsidRPr="008A2B55">
        <w:t> -Uri $URI | </w:t>
      </w:r>
    </w:p>
    <w:p w14:paraId="685E0BAB" w14:textId="77777777" w:rsidR="008A2B55" w:rsidRPr="008A2B55" w:rsidRDefault="008A2B55" w:rsidP="008A2B55">
      <w:pPr>
        <w:pStyle w:val="CodePACKT"/>
      </w:pPr>
      <w:r w:rsidRPr="008A2B55">
        <w:t>  Out-File -</w:t>
      </w:r>
      <w:proofErr w:type="spellStart"/>
      <w:r w:rsidRPr="008A2B55">
        <w:t>FilePath</w:t>
      </w:r>
      <w:proofErr w:type="spellEnd"/>
      <w:r w:rsidRPr="008A2B55">
        <w:t> C:\Foo\Install-PowerShell.ps1</w:t>
      </w:r>
    </w:p>
    <w:p w14:paraId="7AF298A7" w14:textId="77777777" w:rsidR="008A2B55" w:rsidRPr="008A2B55" w:rsidRDefault="008A2B55" w:rsidP="008A2B55">
      <w:pPr>
        <w:pStyle w:val="CodePACKT"/>
      </w:pPr>
    </w:p>
    <w:p w14:paraId="47D73056" w14:textId="2F51954B" w:rsidR="008A2B55" w:rsidRDefault="008A2B55" w:rsidP="008A2B55">
      <w:pPr>
        <w:pStyle w:val="NumberedBulletPACKT"/>
        <w:rPr>
          <w:lang w:val="en-GB"/>
        </w:rPr>
      </w:pPr>
      <w:r w:rsidRPr="008A2B55">
        <w:rPr>
          <w:lang w:val="en-GB"/>
        </w:rPr>
        <w:t> View </w:t>
      </w:r>
      <w:r w:rsidRPr="008A2B55">
        <w:t>Installation</w:t>
      </w:r>
      <w:r w:rsidRPr="008A2B55">
        <w:rPr>
          <w:lang w:val="en-GB"/>
        </w:rPr>
        <w:t> Script Help</w:t>
      </w:r>
    </w:p>
    <w:p w14:paraId="67D935AF" w14:textId="77777777" w:rsidR="008A2B55" w:rsidRPr="008A2B55" w:rsidRDefault="008A2B55" w:rsidP="008A2B55">
      <w:pPr>
        <w:pStyle w:val="CodePACKT"/>
      </w:pPr>
    </w:p>
    <w:p w14:paraId="25661BDA" w14:textId="77777777" w:rsidR="008A2B55" w:rsidRPr="008A2B55" w:rsidRDefault="008A2B55" w:rsidP="008A2B55">
      <w:pPr>
        <w:pStyle w:val="CodePACKT"/>
      </w:pPr>
      <w:commentRangeStart w:id="32"/>
      <w:r w:rsidRPr="008A2B55">
        <w:t>Get-Help -Name C:\Foo\Install-PowerShell.ps1</w:t>
      </w:r>
      <w:commentRangeEnd w:id="32"/>
      <w:r w:rsidR="00C14BAB">
        <w:rPr>
          <w:rStyle w:val="CommentReference"/>
          <w:rFonts w:ascii="Times New Roman" w:hAnsi="Times New Roman"/>
          <w:color w:val="auto"/>
          <w:lang w:eastAsia="en-US"/>
        </w:rPr>
        <w:commentReference w:id="32"/>
      </w:r>
    </w:p>
    <w:p w14:paraId="59472E0B" w14:textId="77777777" w:rsidR="008A2B55" w:rsidRPr="008A2B55" w:rsidRDefault="008A2B55" w:rsidP="008A2B55">
      <w:pPr>
        <w:pStyle w:val="CodePACKT"/>
      </w:pPr>
    </w:p>
    <w:p w14:paraId="1ABE5083" w14:textId="35220661" w:rsidR="008A2B55" w:rsidRDefault="008A2B55" w:rsidP="001A2302">
      <w:pPr>
        <w:pStyle w:val="NumberedBulletPACKT"/>
        <w:rPr>
          <w:lang w:val="en-GB"/>
        </w:rPr>
      </w:pPr>
      <w:r w:rsidRPr="008A2B55">
        <w:rPr>
          <w:lang w:val="en-GB"/>
        </w:rPr>
        <w:t>Install PowerShell 7</w:t>
      </w:r>
    </w:p>
    <w:p w14:paraId="755B85FC" w14:textId="77777777" w:rsidR="001A2302" w:rsidRPr="008A2B55" w:rsidRDefault="001A2302" w:rsidP="001A2302">
      <w:pPr>
        <w:pStyle w:val="NumberedBulletPACKT"/>
        <w:numPr>
          <w:ilvl w:val="0"/>
          <w:numId w:val="0"/>
        </w:numPr>
        <w:ind w:left="360"/>
        <w:rPr>
          <w:lang w:val="en-GB"/>
        </w:rPr>
      </w:pPr>
    </w:p>
    <w:p w14:paraId="12237661" w14:textId="77777777" w:rsidR="008A2B55" w:rsidRPr="001A2302" w:rsidRDefault="008A2B55" w:rsidP="001A2302">
      <w:pPr>
        <w:pStyle w:val="CodePACKT"/>
      </w:pPr>
      <w:r w:rsidRPr="001A2302">
        <w:t>$EXTHT = @{</w:t>
      </w:r>
    </w:p>
    <w:p w14:paraId="758110F8" w14:textId="77777777" w:rsidR="008A2B55" w:rsidRPr="001A2302" w:rsidRDefault="008A2B55" w:rsidP="001A2302">
      <w:pPr>
        <w:pStyle w:val="CodePACKT"/>
      </w:pPr>
      <w:r w:rsidRPr="001A2302">
        <w:t>  </w:t>
      </w:r>
      <w:proofErr w:type="spellStart"/>
      <w:r w:rsidRPr="001A2302">
        <w:t>UseMSI</w:t>
      </w:r>
      <w:proofErr w:type="spellEnd"/>
      <w:r w:rsidRPr="001A2302">
        <w:t>                 = $true</w:t>
      </w:r>
    </w:p>
    <w:p w14:paraId="737500F6" w14:textId="77777777" w:rsidR="008A2B55" w:rsidRPr="001A2302" w:rsidRDefault="008A2B55" w:rsidP="001A2302">
      <w:pPr>
        <w:pStyle w:val="CodePACKT"/>
      </w:pPr>
      <w:r w:rsidRPr="001A2302">
        <w:t>  Quiet                  = $true </w:t>
      </w:r>
    </w:p>
    <w:p w14:paraId="6AB2DBC5" w14:textId="77777777" w:rsidR="008A2B55" w:rsidRPr="001A2302" w:rsidRDefault="008A2B55" w:rsidP="001A2302">
      <w:pPr>
        <w:pStyle w:val="CodePACKT"/>
      </w:pPr>
      <w:r w:rsidRPr="001A2302">
        <w:t>  </w:t>
      </w:r>
      <w:proofErr w:type="spellStart"/>
      <w:r w:rsidRPr="001A2302">
        <w:t>AddExplorerContextMenu</w:t>
      </w:r>
      <w:proofErr w:type="spellEnd"/>
      <w:r w:rsidRPr="001A2302">
        <w:t> = $true</w:t>
      </w:r>
    </w:p>
    <w:p w14:paraId="6AA5FEE3" w14:textId="77777777" w:rsidR="008A2B55" w:rsidRPr="001A2302" w:rsidRDefault="008A2B55" w:rsidP="001A2302">
      <w:pPr>
        <w:pStyle w:val="CodePACKT"/>
      </w:pPr>
      <w:r w:rsidRPr="001A2302">
        <w:t>  </w:t>
      </w:r>
      <w:proofErr w:type="spellStart"/>
      <w:r w:rsidRPr="001A2302">
        <w:t>EnablePSRemoting</w:t>
      </w:r>
      <w:proofErr w:type="spellEnd"/>
      <w:r w:rsidRPr="001A2302">
        <w:t>       = $true</w:t>
      </w:r>
    </w:p>
    <w:p w14:paraId="7D3040FF" w14:textId="77777777" w:rsidR="008A2B55" w:rsidRPr="001A2302" w:rsidRDefault="008A2B55" w:rsidP="001A2302">
      <w:pPr>
        <w:pStyle w:val="CodePACKT"/>
      </w:pPr>
      <w:r w:rsidRPr="001A2302">
        <w:t>}</w:t>
      </w:r>
    </w:p>
    <w:p w14:paraId="3F3A847A" w14:textId="77777777" w:rsidR="008A2B55" w:rsidRPr="001A2302" w:rsidRDefault="008A2B55" w:rsidP="001A2302">
      <w:pPr>
        <w:pStyle w:val="CodePACKT"/>
      </w:pPr>
      <w:r w:rsidRPr="001A2302">
        <w:t>C:\Foo\Install-PowerShell.ps1 @EXTHT | Out-Null</w:t>
      </w:r>
    </w:p>
    <w:p w14:paraId="42F91051" w14:textId="77777777" w:rsidR="008A2B55" w:rsidRPr="008A2B55" w:rsidRDefault="008A2B55" w:rsidP="00C41783">
      <w:pPr>
        <w:pStyle w:val="NormalPACKT"/>
        <w:rPr>
          <w:lang w:val="en-GB" w:eastAsia="en-GB"/>
        </w:rPr>
      </w:pPr>
    </w:p>
    <w:p w14:paraId="67F3BEA7" w14:textId="70031758" w:rsidR="008A2B55" w:rsidRDefault="008A2B55" w:rsidP="001A2302">
      <w:pPr>
        <w:pStyle w:val="NumberedBulletPACKT"/>
        <w:rPr>
          <w:lang w:val="en-GB"/>
        </w:rPr>
      </w:pPr>
      <w:r w:rsidRPr="008A2B55">
        <w:rPr>
          <w:lang w:val="en-GB"/>
        </w:rPr>
        <w:t>For the Advent</w:t>
      </w:r>
      <w:r w:rsidR="00C41783">
        <w:rPr>
          <w:lang w:val="en-GB"/>
        </w:rPr>
        <w:t>u</w:t>
      </w:r>
      <w:r w:rsidRPr="008A2B55">
        <w:rPr>
          <w:lang w:val="en-GB"/>
        </w:rPr>
        <w:t>rous - install the preview and daily builds as well</w:t>
      </w:r>
    </w:p>
    <w:p w14:paraId="41A36C87" w14:textId="77777777" w:rsidR="00C41783" w:rsidRPr="008A2B55" w:rsidRDefault="00C41783" w:rsidP="00C41783">
      <w:pPr>
        <w:pStyle w:val="NumberedBulletPACKT"/>
        <w:numPr>
          <w:ilvl w:val="0"/>
          <w:numId w:val="0"/>
        </w:numPr>
        <w:ind w:left="360"/>
        <w:rPr>
          <w:lang w:val="en-GB"/>
        </w:rPr>
      </w:pPr>
    </w:p>
    <w:p w14:paraId="30BBFCC9" w14:textId="46D0D768" w:rsidR="001A2302" w:rsidRDefault="008A2B55" w:rsidP="00C41783">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Preview </w:t>
      </w:r>
      <w:r w:rsidRPr="008A2B55">
        <w:rPr>
          <w:color w:val="859900"/>
          <w:lang w:val="en-GB"/>
        </w:rPr>
        <w:t>-</w:t>
      </w:r>
      <w:r w:rsidRPr="008A2B55">
        <w:rPr>
          <w:color w:val="333333"/>
          <w:lang w:val="en-GB"/>
        </w:rPr>
        <w:t>Destination </w:t>
      </w:r>
      <w:r w:rsidR="001A2302">
        <w:rPr>
          <w:lang w:val="en-GB"/>
        </w:rPr>
        <w:t>C</w:t>
      </w:r>
      <w:r w:rsidRPr="008A2B55">
        <w:rPr>
          <w:lang w:val="en-GB"/>
        </w:rPr>
        <w:t>:\PWSHPreview</w:t>
      </w:r>
      <w:r w:rsidR="001A2302">
        <w:rPr>
          <w:lang w:val="en-GB"/>
        </w:rPr>
        <w:t xml:space="preserve"> </w:t>
      </w:r>
      <w:r w:rsidRPr="008A2B55">
        <w:rPr>
          <w:color w:val="859900"/>
          <w:lang w:val="en-GB"/>
        </w:rPr>
        <w:t>|</w:t>
      </w:r>
    </w:p>
    <w:p w14:paraId="0CE5F499" w14:textId="400B92FD" w:rsidR="008A2B55" w:rsidRPr="008A2B55" w:rsidRDefault="001A2302" w:rsidP="001A2302">
      <w:pPr>
        <w:pStyle w:val="CodePACKT"/>
        <w:rPr>
          <w:lang w:val="en-GB"/>
        </w:rPr>
      </w:pPr>
      <w:r>
        <w:rPr>
          <w:color w:val="859900"/>
          <w:lang w:val="en-GB"/>
        </w:rPr>
        <w:t xml:space="preserve">  </w:t>
      </w:r>
      <w:r w:rsidR="008A2B55" w:rsidRPr="008A2B55">
        <w:rPr>
          <w:lang w:val="en-GB"/>
        </w:rPr>
        <w:t>Out-Null</w:t>
      </w:r>
    </w:p>
    <w:p w14:paraId="5BCB52CE" w14:textId="77777777" w:rsidR="001A2302" w:rsidRDefault="008A2B55" w:rsidP="001A2302">
      <w:pPr>
        <w:pStyle w:val="CodePACKT"/>
        <w:rPr>
          <w:color w:val="859900"/>
          <w:lang w:val="en-GB"/>
        </w:rPr>
      </w:pPr>
      <w:r w:rsidRPr="008A2B55">
        <w:rPr>
          <w:lang w:val="en-GB"/>
        </w:rPr>
        <w:t>C:\Foo\Install-PowerShell.ps1</w:t>
      </w:r>
      <w:r w:rsidRPr="008A2B55">
        <w:rPr>
          <w:color w:val="333333"/>
          <w:lang w:val="en-GB"/>
        </w:rPr>
        <w:t> </w:t>
      </w:r>
      <w:r w:rsidRPr="008A2B55">
        <w:rPr>
          <w:color w:val="859900"/>
          <w:lang w:val="en-GB"/>
        </w:rPr>
        <w:t>-</w:t>
      </w:r>
      <w:r w:rsidRPr="008A2B55">
        <w:rPr>
          <w:color w:val="333333"/>
          <w:lang w:val="en-GB"/>
        </w:rPr>
        <w:t>Daily   </w:t>
      </w:r>
      <w:r w:rsidRPr="008A2B55">
        <w:rPr>
          <w:color w:val="859900"/>
          <w:lang w:val="en-GB"/>
        </w:rPr>
        <w:t>-</w:t>
      </w:r>
      <w:r w:rsidRPr="008A2B55">
        <w:rPr>
          <w:color w:val="333333"/>
          <w:lang w:val="en-GB"/>
        </w:rPr>
        <w:t>Destination </w:t>
      </w:r>
      <w:r w:rsidR="001A2302">
        <w:rPr>
          <w:lang w:val="en-GB"/>
        </w:rPr>
        <w:t>C</w:t>
      </w:r>
      <w:r w:rsidRPr="008A2B55">
        <w:rPr>
          <w:lang w:val="en-GB"/>
        </w:rPr>
        <w:t>:\PWSHDailBuild</w:t>
      </w:r>
      <w:r w:rsidRPr="008A2B55">
        <w:rPr>
          <w:color w:val="333333"/>
          <w:lang w:val="en-GB"/>
        </w:rPr>
        <w:t> </w:t>
      </w:r>
      <w:r w:rsidRPr="008A2B55">
        <w:rPr>
          <w:color w:val="859900"/>
          <w:lang w:val="en-GB"/>
        </w:rPr>
        <w:t>|</w:t>
      </w:r>
    </w:p>
    <w:p w14:paraId="6CE54295" w14:textId="56AAD44F" w:rsidR="008A2B55" w:rsidRDefault="008A2B55" w:rsidP="001A2302">
      <w:pPr>
        <w:pStyle w:val="CodePACKT"/>
        <w:rPr>
          <w:lang w:val="en-GB"/>
        </w:rPr>
      </w:pPr>
      <w:r w:rsidRPr="008A2B55">
        <w:rPr>
          <w:color w:val="333333"/>
          <w:lang w:val="en-GB"/>
        </w:rPr>
        <w:t> </w:t>
      </w:r>
      <w:r w:rsidR="001A2302">
        <w:rPr>
          <w:color w:val="333333"/>
          <w:lang w:val="en-GB"/>
        </w:rPr>
        <w:t xml:space="preserve"> </w:t>
      </w:r>
      <w:r w:rsidRPr="008A2B55">
        <w:rPr>
          <w:lang w:val="en-GB"/>
        </w:rPr>
        <w:t>Out-Null</w:t>
      </w:r>
    </w:p>
    <w:p w14:paraId="729FB117" w14:textId="77777777" w:rsidR="001A2302" w:rsidRPr="008A2B55" w:rsidRDefault="001A2302" w:rsidP="00C41783">
      <w:pPr>
        <w:pStyle w:val="NormalPACKT"/>
        <w:rPr>
          <w:lang w:val="en-GB"/>
        </w:rPr>
      </w:pPr>
    </w:p>
    <w:p w14:paraId="33F13256" w14:textId="35873DB4" w:rsidR="008A2B55" w:rsidRDefault="008A2B55" w:rsidP="001A2302">
      <w:pPr>
        <w:pStyle w:val="NumberedBulletPACKT"/>
        <w:rPr>
          <w:lang w:val="en-GB"/>
        </w:rPr>
      </w:pPr>
      <w:r w:rsidRPr="008A2B55">
        <w:rPr>
          <w:lang w:val="en-GB"/>
        </w:rPr>
        <w:t>Create Windows PowerShell default Profiles</w:t>
      </w:r>
    </w:p>
    <w:p w14:paraId="2056E0E2" w14:textId="77777777" w:rsidR="00C41783" w:rsidRPr="008A2B55" w:rsidRDefault="00C41783" w:rsidP="00C41783">
      <w:pPr>
        <w:pStyle w:val="NormalPACKT"/>
        <w:rPr>
          <w:lang w:val="en-GB"/>
        </w:rPr>
      </w:pPr>
    </w:p>
    <w:p w14:paraId="4724D613" w14:textId="77777777" w:rsidR="008A2B55" w:rsidRPr="001A2302" w:rsidRDefault="008A2B55" w:rsidP="001A2302">
      <w:pPr>
        <w:pStyle w:val="CodePACKT"/>
      </w:pPr>
      <w:r w:rsidRPr="001A2302">
        <w:t>$URI = 'https://raw.githubusercontent.com/doctordns/Wiley20/master/' +</w:t>
      </w:r>
    </w:p>
    <w:p w14:paraId="6B355FA8" w14:textId="77777777" w:rsidR="008A2B55" w:rsidRPr="001A2302" w:rsidRDefault="008A2B55" w:rsidP="001A2302">
      <w:pPr>
        <w:pStyle w:val="CodePACKT"/>
      </w:pPr>
      <w:r w:rsidRPr="001A2302">
        <w:t>       'Goodies/Microsoft.PowerShell_Profile.ps1'</w:t>
      </w:r>
    </w:p>
    <w:p w14:paraId="79A3982E" w14:textId="77777777" w:rsidR="008A2B55" w:rsidRPr="001A2302" w:rsidRDefault="008A2B55" w:rsidP="001A2302">
      <w:pPr>
        <w:pStyle w:val="CodePACKT"/>
      </w:pPr>
      <w:r w:rsidRPr="001A2302">
        <w:t>$</w:t>
      </w:r>
      <w:proofErr w:type="spellStart"/>
      <w:r w:rsidRPr="001A2302">
        <w:t>ProfileFile</w:t>
      </w:r>
      <w:proofErr w:type="spellEnd"/>
      <w:r w:rsidRPr="001A2302">
        <w:t> = $</w:t>
      </w:r>
      <w:proofErr w:type="spellStart"/>
      <w:r w:rsidRPr="001A2302">
        <w:t>Profile.CurrentUserCurrentHost</w:t>
      </w:r>
      <w:proofErr w:type="spellEnd"/>
    </w:p>
    <w:p w14:paraId="14120923" w14:textId="77777777" w:rsidR="008A2B55" w:rsidRPr="001A2302" w:rsidRDefault="008A2B55" w:rsidP="001A2302">
      <w:pPr>
        <w:pStyle w:val="CodePACKT"/>
      </w:pPr>
      <w:r w:rsidRPr="001A2302">
        <w:t>New-Item $</w:t>
      </w:r>
      <w:proofErr w:type="spellStart"/>
      <w:r w:rsidRPr="001A2302">
        <w:t>ProfileFile</w:t>
      </w:r>
      <w:proofErr w:type="spellEnd"/>
      <w:r w:rsidRPr="001A2302">
        <w:t> -Force -</w:t>
      </w:r>
      <w:proofErr w:type="spellStart"/>
      <w:r w:rsidRPr="001A2302">
        <w:t>WarningAction</w:t>
      </w:r>
      <w:proofErr w:type="spellEnd"/>
      <w:r w:rsidRPr="001A2302">
        <w:t> </w:t>
      </w:r>
      <w:proofErr w:type="spellStart"/>
      <w:r w:rsidRPr="001A2302">
        <w:t>SilentlyContinue</w:t>
      </w:r>
      <w:proofErr w:type="spellEnd"/>
      <w:r w:rsidRPr="001A2302">
        <w:t> |</w:t>
      </w:r>
    </w:p>
    <w:p w14:paraId="12F530E6" w14:textId="77777777" w:rsidR="008A2B55" w:rsidRPr="001A2302" w:rsidRDefault="008A2B55" w:rsidP="001A2302">
      <w:pPr>
        <w:pStyle w:val="CodePACKT"/>
      </w:pPr>
      <w:r w:rsidRPr="001A2302">
        <w:t>   Out-Null</w:t>
      </w:r>
    </w:p>
    <w:p w14:paraId="6361AF56" w14:textId="77777777" w:rsidR="008A2B55" w:rsidRPr="001A2302" w:rsidRDefault="008A2B55" w:rsidP="001A2302">
      <w:pPr>
        <w:pStyle w:val="CodePACKT"/>
      </w:pPr>
      <w:r w:rsidRPr="001A2302">
        <w:t>(Invoke-</w:t>
      </w:r>
      <w:proofErr w:type="spellStart"/>
      <w:r w:rsidRPr="001A2302">
        <w:t>WebRequest</w:t>
      </w:r>
      <w:proofErr w:type="spellEnd"/>
      <w:r w:rsidRPr="001A2302">
        <w:t> -Uri $</w:t>
      </w:r>
      <w:proofErr w:type="spellStart"/>
      <w:r w:rsidRPr="001A2302">
        <w:t>uri</w:t>
      </w:r>
      <w:proofErr w:type="spellEnd"/>
      <w:r w:rsidRPr="001A2302">
        <w:t> -</w:t>
      </w:r>
      <w:proofErr w:type="spellStart"/>
      <w:r w:rsidRPr="001A2302">
        <w:t>UseBasicParsing</w:t>
      </w:r>
      <w:proofErr w:type="spellEnd"/>
      <w:r w:rsidRPr="001A2302">
        <w:t>).Content | </w:t>
      </w:r>
    </w:p>
    <w:p w14:paraId="35905088" w14:textId="77777777" w:rsidR="008A2B55" w:rsidRPr="001A2302" w:rsidRDefault="008A2B55" w:rsidP="001A2302">
      <w:pPr>
        <w:pStyle w:val="CodePACKT"/>
      </w:pPr>
      <w:r w:rsidRPr="001A2302">
        <w:t>  Out-File -</w:t>
      </w:r>
      <w:proofErr w:type="spellStart"/>
      <w:r w:rsidRPr="001A2302">
        <w:t>FilePath</w:t>
      </w:r>
      <w:proofErr w:type="spellEnd"/>
      <w:r w:rsidRPr="001A2302">
        <w:t>  $</w:t>
      </w:r>
      <w:proofErr w:type="spellStart"/>
      <w:r w:rsidRPr="001A2302">
        <w:t>ProfileFile</w:t>
      </w:r>
      <w:proofErr w:type="spellEnd"/>
    </w:p>
    <w:p w14:paraId="7C6E4685" w14:textId="77777777" w:rsidR="008A2B55" w:rsidRPr="001A2302" w:rsidRDefault="008A2B55" w:rsidP="001A2302">
      <w:pPr>
        <w:pStyle w:val="CodePACKT"/>
      </w:pPr>
      <w:r w:rsidRPr="001A2302">
        <w:t>$</w:t>
      </w:r>
      <w:proofErr w:type="spellStart"/>
      <w:r w:rsidRPr="001A2302">
        <w:t>ProfilePath</w:t>
      </w:r>
      <w:proofErr w:type="spellEnd"/>
      <w:r w:rsidRPr="001A2302">
        <w:t> = Split-Path -Path $</w:t>
      </w:r>
      <w:proofErr w:type="spellStart"/>
      <w:r w:rsidRPr="001A2302">
        <w:t>ProfileFile</w:t>
      </w:r>
      <w:proofErr w:type="spellEnd"/>
    </w:p>
    <w:p w14:paraId="2D9469B5" w14:textId="77777777" w:rsidR="008A2B55" w:rsidRPr="001A2302" w:rsidRDefault="008A2B55" w:rsidP="001A2302">
      <w:pPr>
        <w:pStyle w:val="CodePACKT"/>
      </w:pPr>
      <w:r w:rsidRPr="001A2302">
        <w:t>$ConsoleProfile = Join-Path -Path $ProfilePath -ChildPath 'Microsoft.PowerShell_profile.ps1'</w:t>
      </w:r>
    </w:p>
    <w:p w14:paraId="31A8154E" w14:textId="77777777" w:rsidR="008A2B55" w:rsidRPr="001A2302" w:rsidRDefault="008A2B55" w:rsidP="001A2302">
      <w:pPr>
        <w:pStyle w:val="CodePACKT"/>
      </w:pPr>
      <w:r w:rsidRPr="001A2302">
        <w:t>(Invoke-</w:t>
      </w:r>
      <w:proofErr w:type="spellStart"/>
      <w:r w:rsidRPr="001A2302">
        <w:t>WebRequest</w:t>
      </w:r>
      <w:proofErr w:type="spellEnd"/>
      <w:r w:rsidRPr="001A2302">
        <w:t> -Uri $URI -</w:t>
      </w:r>
      <w:proofErr w:type="spellStart"/>
      <w:r w:rsidRPr="001A2302">
        <w:t>UseBasicParsing</w:t>
      </w:r>
      <w:proofErr w:type="spellEnd"/>
      <w:r w:rsidRPr="001A2302">
        <w:t>).Content | </w:t>
      </w:r>
    </w:p>
    <w:p w14:paraId="18460EEE" w14:textId="729057A1" w:rsidR="008A2B55" w:rsidRDefault="008A2B55" w:rsidP="001A2302">
      <w:pPr>
        <w:pStyle w:val="CodePACKT"/>
      </w:pPr>
      <w:r w:rsidRPr="001A2302">
        <w:t>  Out-File -</w:t>
      </w:r>
      <w:proofErr w:type="spellStart"/>
      <w:r w:rsidRPr="001A2302">
        <w:t>FilePath</w:t>
      </w:r>
      <w:proofErr w:type="spellEnd"/>
      <w:r w:rsidRPr="001A2302">
        <w:t>  $</w:t>
      </w:r>
      <w:proofErr w:type="spellStart"/>
      <w:r w:rsidRPr="001A2302">
        <w:t>ConsoleProfile</w:t>
      </w:r>
      <w:proofErr w:type="spellEnd"/>
    </w:p>
    <w:p w14:paraId="267EB76C" w14:textId="77777777" w:rsidR="001A2302" w:rsidRPr="001A2302" w:rsidRDefault="001A2302" w:rsidP="001A2302">
      <w:pPr>
        <w:pStyle w:val="CodePACKT"/>
      </w:pPr>
    </w:p>
    <w:p w14:paraId="64ADBB6D" w14:textId="6B144201" w:rsidR="008A2B55" w:rsidRDefault="008A2B55" w:rsidP="001A2302">
      <w:pPr>
        <w:pStyle w:val="NumberedBulletPACKT"/>
        <w:rPr>
          <w:lang w:val="en-GB"/>
        </w:rPr>
      </w:pPr>
      <w:r w:rsidRPr="008A2B55">
        <w:rPr>
          <w:lang w:val="en-GB"/>
        </w:rPr>
        <w:t>Check versions of PowerShell 7 loaded</w:t>
      </w:r>
    </w:p>
    <w:p w14:paraId="03350CB7" w14:textId="77777777" w:rsidR="00C41783" w:rsidRPr="008A2B55" w:rsidRDefault="00C41783" w:rsidP="00C41783">
      <w:pPr>
        <w:pStyle w:val="NumberedBulletPACKT"/>
        <w:numPr>
          <w:ilvl w:val="0"/>
          <w:numId w:val="0"/>
        </w:numPr>
        <w:ind w:left="360"/>
        <w:rPr>
          <w:lang w:val="en-GB"/>
        </w:rPr>
      </w:pPr>
    </w:p>
    <w:p w14:paraId="77FC1F08" w14:textId="77777777" w:rsidR="008A2B55" w:rsidRPr="001A2302" w:rsidRDefault="008A2B55" w:rsidP="001A2302">
      <w:pPr>
        <w:pStyle w:val="CodePACKT"/>
      </w:pPr>
      <w:r w:rsidRPr="001A2302">
        <w:t>Get-ChildItem -Path C:\pwsh.exe -ErrorAction </w:t>
      </w:r>
      <w:proofErr w:type="spellStart"/>
      <w:r w:rsidRPr="001A2302">
        <w:t>SilentlyContinue</w:t>
      </w:r>
      <w:proofErr w:type="spellEnd"/>
    </w:p>
    <w:p w14:paraId="62CD6005" w14:textId="748293EA" w:rsidR="0000165C" w:rsidRDefault="0000165C" w:rsidP="0000165C">
      <w:pPr>
        <w:pStyle w:val="Heading2"/>
        <w:numPr>
          <w:ilvl w:val="1"/>
          <w:numId w:val="3"/>
        </w:numPr>
        <w:tabs>
          <w:tab w:val="left" w:pos="0"/>
        </w:tabs>
      </w:pPr>
      <w:r>
        <w:t>How it works...</w:t>
      </w:r>
    </w:p>
    <w:p w14:paraId="50715FB5" w14:textId="16A50A89" w:rsidR="001A2302" w:rsidRPr="00C41783" w:rsidRDefault="001A2302" w:rsidP="00C41783">
      <w:pPr>
        <w:pStyle w:val="NormalPACKT"/>
      </w:pPr>
      <w:r>
        <w:rPr>
          <w:lang w:val="en-GB"/>
        </w:rPr>
        <w:t xml:space="preserve">In </w:t>
      </w:r>
      <w:r w:rsidRPr="001A2302">
        <w:rPr>
          <w:rStyle w:val="ItalicsPACKT"/>
        </w:rPr>
        <w:t>step 1</w:t>
      </w:r>
      <w:r>
        <w:rPr>
          <w:lang w:val="en-GB"/>
        </w:rPr>
        <w:t xml:space="preserve">, you </w:t>
      </w:r>
      <w:r w:rsidR="00CE589B">
        <w:rPr>
          <w:lang w:val="en-GB"/>
        </w:rPr>
        <w:t xml:space="preserve">open a new Windows PowerShell console and </w:t>
      </w:r>
      <w:r>
        <w:rPr>
          <w:lang w:val="en-GB"/>
        </w:rPr>
        <w:t>set the PowerShell execution policy to unrestricted</w:t>
      </w:r>
      <w:r w:rsidR="00C41783">
        <w:rPr>
          <w:lang w:val="en-GB"/>
        </w:rPr>
        <w:t xml:space="preserve"> which</w:t>
      </w:r>
      <w:r>
        <w:rPr>
          <w:lang w:val="en-GB"/>
        </w:rPr>
        <w:t xml:space="preserve"> simplifies using scripts to configure hosts. </w:t>
      </w:r>
      <w:r w:rsidR="00C41783">
        <w:rPr>
          <w:lang w:val="en-GB"/>
        </w:rPr>
        <w:t xml:space="preserve">In production, </w:t>
      </w:r>
      <w:commentRangeStart w:id="33"/>
      <w:r w:rsidR="00C41783">
        <w:rPr>
          <w:lang w:val="en-GB"/>
        </w:rPr>
        <w:t xml:space="preserve">you may wish to set PowerShell’s execution policy to be more </w:t>
      </w:r>
      <w:r w:rsidR="00C41783" w:rsidRPr="00C41783">
        <w:t>restrictive</w:t>
      </w:r>
      <w:commentRangeEnd w:id="33"/>
      <w:r w:rsidR="00EB4079">
        <w:rPr>
          <w:rStyle w:val="CommentReference"/>
        </w:rPr>
        <w:commentReference w:id="33"/>
      </w:r>
      <w:r w:rsidR="00C41783" w:rsidRPr="00C41783">
        <w:t>.</w:t>
      </w:r>
    </w:p>
    <w:p w14:paraId="6C3656EC" w14:textId="450ABF04" w:rsidR="00C41783" w:rsidRPr="00C41783" w:rsidRDefault="00C41783" w:rsidP="00C41783">
      <w:pPr>
        <w:pStyle w:val="NormalPACKT"/>
      </w:pPr>
      <w:r w:rsidRPr="00C41783">
        <w:t>The PowerShell Gallery is a repository of PowerShell modules and scripts</w:t>
      </w:r>
      <w:r w:rsidR="000D669F">
        <w:t xml:space="preserve"> and is </w:t>
      </w:r>
      <w:r w:rsidRPr="00C41783">
        <w:t>an essential resource for the IT Pro</w:t>
      </w:r>
      <w:r w:rsidR="000D669F">
        <w:t xml:space="preserve">. </w:t>
      </w:r>
      <w:r w:rsidRPr="00C41783">
        <w:t xml:space="preserve">This book makes use of several modules from the PS Gallery. In </w:t>
      </w:r>
      <w:r w:rsidRPr="00C41783">
        <w:rPr>
          <w:rStyle w:val="ItalicsPACKT"/>
          <w:i w:val="0"/>
          <w:color w:val="auto"/>
        </w:rPr>
        <w:t>step 2</w:t>
      </w:r>
      <w:r w:rsidRPr="00C41783">
        <w:t xml:space="preserve">, you update both the Nuget package provider (to version 2.8.5.201 or later) and an updated version of the PowerShellGet module. </w:t>
      </w:r>
    </w:p>
    <w:p w14:paraId="1111B3E0" w14:textId="2020E801" w:rsidR="00C41783" w:rsidRDefault="00C41783" w:rsidP="00C41783">
      <w:pPr>
        <w:pStyle w:val="NormalPACKT"/>
      </w:pPr>
      <w:r w:rsidRPr="00C41783">
        <w:lastRenderedPageBreak/>
        <w:t xml:space="preserve">Throughout </w:t>
      </w:r>
      <w:r>
        <w:t xml:space="preserve">this book, you use the </w:t>
      </w:r>
      <w:r w:rsidRPr="00C41783">
        <w:rPr>
          <w:rStyle w:val="CodeInTextPACKT"/>
        </w:rPr>
        <w:t>C:\Foo</w:t>
      </w:r>
      <w:r>
        <w:t xml:space="preserve"> folder to hold various files which you use in conjunction with the recipes. In </w:t>
      </w:r>
      <w:r w:rsidRPr="00C41783">
        <w:rPr>
          <w:rStyle w:val="ItalicsPACKT"/>
        </w:rPr>
        <w:t>step 3</w:t>
      </w:r>
      <w:r>
        <w:t>, you ensure the folder exists.</w:t>
      </w:r>
    </w:p>
    <w:p w14:paraId="297142BC" w14:textId="16E8DE6B" w:rsidR="00C41783" w:rsidRDefault="00C41783" w:rsidP="00C41783">
      <w:pPr>
        <w:pStyle w:val="NormalPACKT"/>
      </w:pPr>
      <w:r>
        <w:t>PowerShell 7 is not installed</w:t>
      </w:r>
      <w:r w:rsidR="00DD0079">
        <w:t xml:space="preserve"> by default</w:t>
      </w:r>
      <w:r>
        <w:t xml:space="preserve">, at present, in Windows (or </w:t>
      </w:r>
      <w:del w:id="34" w:author="Lucy Wan" w:date="2020-10-20T15:51:00Z">
        <w:r w:rsidDel="00373DA7">
          <w:delText xml:space="preserve">on in </w:delText>
        </w:r>
      </w:del>
      <w:r>
        <w:t xml:space="preserve">macOS or Linux), although this could change. To enable you to install PowerShell 7 in Windows, you retrieve an installation script from GitHub and store that in the </w:t>
      </w:r>
      <w:r w:rsidRPr="00C41783">
        <w:rPr>
          <w:rStyle w:val="CodeInTextPACKT"/>
        </w:rPr>
        <w:t>C:\Foo</w:t>
      </w:r>
      <w:r>
        <w:t xml:space="preserve"> folder. In </w:t>
      </w:r>
      <w:r w:rsidRPr="00C41783">
        <w:rPr>
          <w:rStyle w:val="ItalicsPACKT"/>
        </w:rPr>
        <w:t>step 4</w:t>
      </w:r>
      <w:r>
        <w:t xml:space="preserve">, you use a shortcut URL which points to GitHub and then use </w:t>
      </w:r>
      <w:r w:rsidRPr="00C41783">
        <w:rPr>
          <w:rStyle w:val="CodeInTextPACKT"/>
        </w:rPr>
        <w:t>Invoke-</w:t>
      </w:r>
      <w:proofErr w:type="spellStart"/>
      <w:r w:rsidRPr="00C41783">
        <w:rPr>
          <w:rStyle w:val="CodeInTextPACKT"/>
        </w:rPr>
        <w:t>RestMethod</w:t>
      </w:r>
      <w:proofErr w:type="spellEnd"/>
      <w:r>
        <w:t xml:space="preserve"> to download the file. </w:t>
      </w:r>
      <w:r w:rsidR="00DD0079">
        <w:t xml:space="preserve">Note that </w:t>
      </w:r>
      <w:r w:rsidR="00DD0079" w:rsidRPr="00DD0079">
        <w:rPr>
          <w:rStyle w:val="ItalicsPACKT"/>
        </w:rPr>
        <w:t>step 1</w:t>
      </w:r>
      <w:r w:rsidR="00DD0079">
        <w:t xml:space="preserve"> through </w:t>
      </w:r>
      <w:r w:rsidR="00DD0079" w:rsidRPr="00DD0079">
        <w:rPr>
          <w:rStyle w:val="ItalicsPACKT"/>
        </w:rPr>
        <w:t>step 4</w:t>
      </w:r>
      <w:r w:rsidR="00DD0079">
        <w:t xml:space="preserve"> produces no output.</w:t>
      </w:r>
    </w:p>
    <w:p w14:paraId="39A21429" w14:textId="77E4BE7A" w:rsidR="00C41783" w:rsidRDefault="00C41783" w:rsidP="00C41783">
      <w:pPr>
        <w:pStyle w:val="NormalPACKT"/>
      </w:pPr>
      <w:r>
        <w:t xml:space="preserve">In </w:t>
      </w:r>
      <w:r w:rsidRPr="00C41783">
        <w:rPr>
          <w:rStyle w:val="ItalicsPACKT"/>
        </w:rPr>
        <w:t xml:space="preserve">step </w:t>
      </w:r>
      <w:r>
        <w:rPr>
          <w:rStyle w:val="ItalicsPACKT"/>
        </w:rPr>
        <w:t>5</w:t>
      </w:r>
      <w:r>
        <w:t>, you view the help information contained in the help file, which produces the following output:</w:t>
      </w:r>
    </w:p>
    <w:p w14:paraId="28645C70" w14:textId="3BEE36D9" w:rsidR="00C41783" w:rsidRPr="00C41783" w:rsidRDefault="00204611" w:rsidP="00C41783">
      <w:pPr>
        <w:pStyle w:val="FigurePACKT"/>
      </w:pPr>
      <w:r>
        <w:drawing>
          <wp:inline distT="0" distB="0" distL="0" distR="0" wp14:anchorId="2D762D12" wp14:editId="0FB2081F">
            <wp:extent cx="5731510" cy="519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9430"/>
                    </a:xfrm>
                    <a:prstGeom prst="rect">
                      <a:avLst/>
                    </a:prstGeom>
                  </pic:spPr>
                </pic:pic>
              </a:graphicData>
            </a:graphic>
          </wp:inline>
        </w:drawing>
      </w:r>
    </w:p>
    <w:p w14:paraId="1E1126E2" w14:textId="1D6C3DC7" w:rsidR="00C41783" w:rsidRDefault="00C41783" w:rsidP="00C41783">
      <w:pPr>
        <w:pStyle w:val="LayoutInformationPACKT"/>
        <w:rPr>
          <w:noProof/>
        </w:rPr>
      </w:pPr>
      <w:bookmarkStart w:id="35" w:name="_Hlk50554768"/>
      <w:r w:rsidRPr="00023EAD">
        <w:rPr>
          <w:noProof/>
        </w:rPr>
        <w:t xml:space="preserve">  </w:t>
      </w:r>
      <w:r>
        <w:rPr>
          <w:noProof/>
        </w:rPr>
        <w:t xml:space="preserve"> </w:t>
      </w:r>
      <w:commentRangeStart w:id="36"/>
      <w:commentRangeStart w:id="37"/>
      <w:r>
        <w:t xml:space="preserve">Insert image </w:t>
      </w:r>
      <w:r>
        <w:rPr>
          <w:noProof/>
        </w:rPr>
        <w:t>B42024_01</w:t>
      </w:r>
      <w:r w:rsidRPr="00023EAD">
        <w:rPr>
          <w:noProof/>
        </w:rPr>
        <w:t>_0</w:t>
      </w:r>
      <w:r>
        <w:rPr>
          <w:noProof/>
        </w:rPr>
        <w:t>1.png</w:t>
      </w:r>
      <w:commentRangeEnd w:id="36"/>
      <w:r>
        <w:rPr>
          <w:rStyle w:val="CommentReference"/>
          <w:rFonts w:ascii="Times New Roman" w:hAnsi="Times New Roman"/>
          <w:b w:val="0"/>
          <w:color w:val="auto"/>
        </w:rPr>
        <w:commentReference w:id="36"/>
      </w:r>
      <w:commentRangeEnd w:id="37"/>
      <w:r w:rsidR="00DF4F7A">
        <w:rPr>
          <w:rStyle w:val="CommentReference"/>
          <w:rFonts w:ascii="Times New Roman" w:hAnsi="Times New Roman"/>
          <w:b w:val="0"/>
          <w:color w:val="auto"/>
        </w:rPr>
        <w:commentReference w:id="37"/>
      </w:r>
    </w:p>
    <w:bookmarkEnd w:id="35"/>
    <w:p w14:paraId="227C205F" w14:textId="77777777" w:rsidR="00C41783" w:rsidRDefault="00C41783" w:rsidP="00C41783">
      <w:r>
        <w:t xml:space="preserve">In </w:t>
      </w:r>
      <w:r w:rsidRPr="00C41783">
        <w:rPr>
          <w:rStyle w:val="ItalicsPACKT"/>
        </w:rPr>
        <w:t>step 6</w:t>
      </w:r>
      <w:r>
        <w:t xml:space="preserve">, you use the installation script and install PowerShell 7. The commands use an MSI which you then install silently. The MSI updates the system execution path to add the PowerShell 7 installation folder. The code retrieves the latest supported version of PowerShell 7, and you can view the actual file name in the following output: </w:t>
      </w:r>
    </w:p>
    <w:p w14:paraId="5C8AC94B" w14:textId="41AFAA84" w:rsidR="00C41783" w:rsidRDefault="00204611" w:rsidP="00C41783">
      <w:pPr>
        <w:pStyle w:val="FigurePACKT"/>
      </w:pPr>
      <w:r>
        <w:drawing>
          <wp:inline distT="0" distB="0" distL="0" distR="0" wp14:anchorId="70D9AAD2" wp14:editId="2D12B4D2">
            <wp:extent cx="5731510" cy="16497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9730"/>
                    </a:xfrm>
                    <a:prstGeom prst="rect">
                      <a:avLst/>
                    </a:prstGeom>
                  </pic:spPr>
                </pic:pic>
              </a:graphicData>
            </a:graphic>
          </wp:inline>
        </w:drawing>
      </w:r>
    </w:p>
    <w:p w14:paraId="15869445" w14:textId="5CB7088A" w:rsidR="00C41783" w:rsidRDefault="00C41783" w:rsidP="00C41783">
      <w:pPr>
        <w:pStyle w:val="LayoutInformationPACKT"/>
        <w:rPr>
          <w:noProof/>
        </w:rPr>
      </w:pPr>
      <w:r w:rsidRPr="00023EAD">
        <w:rPr>
          <w:noProof/>
        </w:rPr>
        <w:t xml:space="preserve">  </w:t>
      </w:r>
      <w:r>
        <w:rPr>
          <w:noProof/>
        </w:rPr>
        <w:t xml:space="preserve"> </w:t>
      </w:r>
      <w:commentRangeStart w:id="38"/>
      <w:r w:rsidRPr="00C41783">
        <w:t>Insert image</w:t>
      </w:r>
      <w:r>
        <w:t xml:space="preserve"> </w:t>
      </w:r>
      <w:r>
        <w:rPr>
          <w:noProof/>
        </w:rPr>
        <w:t>B42024_01</w:t>
      </w:r>
      <w:r w:rsidRPr="00023EAD">
        <w:rPr>
          <w:noProof/>
        </w:rPr>
        <w:t>_0</w:t>
      </w:r>
      <w:r>
        <w:rPr>
          <w:noProof/>
        </w:rPr>
        <w:t>2.png</w:t>
      </w:r>
      <w:commentRangeEnd w:id="38"/>
      <w:r>
        <w:rPr>
          <w:rStyle w:val="CommentReference"/>
          <w:rFonts w:ascii="Times New Roman" w:hAnsi="Times New Roman"/>
          <w:b w:val="0"/>
          <w:color w:val="auto"/>
        </w:rPr>
        <w:commentReference w:id="38"/>
      </w:r>
    </w:p>
    <w:p w14:paraId="020D6515" w14:textId="484ED2EC" w:rsidR="00C41783" w:rsidRDefault="00C41783" w:rsidP="00C41783">
      <w:pPr>
        <w:rPr>
          <w:lang w:val="en-GB"/>
        </w:rPr>
      </w:pPr>
      <w:r>
        <w:rPr>
          <w:lang w:val="en-GB"/>
        </w:rPr>
        <w:t xml:space="preserve">PowerShell 7 is a work in progress. Every day, the PowerShell team builds updated versions of PowerShell and releases previews of the next major release. The preview builds are mostly stable and allow you to try out new features that are coming in the next major release. The daily build allows you to view progress on a specific bug or feature. You may find it useful to install both of these (and ensure you keep them up to date as time goes by). </w:t>
      </w:r>
    </w:p>
    <w:p w14:paraId="7E35049F" w14:textId="5CE7414F" w:rsidR="00C41783" w:rsidRDefault="00C41783" w:rsidP="00C41783">
      <w:pPr>
        <w:rPr>
          <w:lang w:val="en-GB"/>
        </w:rPr>
      </w:pPr>
      <w:r w:rsidRPr="00C41783">
        <w:rPr>
          <w:lang w:val="en-GB"/>
        </w:rPr>
        <w:t xml:space="preserve">In </w:t>
      </w:r>
      <w:r w:rsidRPr="00C41783">
        <w:rPr>
          <w:rStyle w:val="ItalicsPACKT"/>
        </w:rPr>
        <w:t>step 7</w:t>
      </w:r>
      <w:r w:rsidRPr="00C41783">
        <w:rPr>
          <w:lang w:val="en-GB"/>
        </w:rPr>
        <w:t xml:space="preserve">, you </w:t>
      </w:r>
      <w:r>
        <w:rPr>
          <w:lang w:val="en-GB"/>
        </w:rPr>
        <w:t>install the daily build and the latest Preview build, which looks like this:</w:t>
      </w:r>
    </w:p>
    <w:p w14:paraId="2EC149CB" w14:textId="5283CF84" w:rsidR="00C41783" w:rsidRDefault="00204611" w:rsidP="00C41783">
      <w:pPr>
        <w:pStyle w:val="FigurePACKT"/>
        <w:rPr>
          <w:lang w:val="en-GB"/>
        </w:rPr>
      </w:pPr>
      <w:r>
        <w:drawing>
          <wp:inline distT="0" distB="0" distL="0" distR="0" wp14:anchorId="16176D6C" wp14:editId="5F68E4CA">
            <wp:extent cx="5731510" cy="20523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2320"/>
                    </a:xfrm>
                    <a:prstGeom prst="rect">
                      <a:avLst/>
                    </a:prstGeom>
                  </pic:spPr>
                </pic:pic>
              </a:graphicData>
            </a:graphic>
          </wp:inline>
        </w:drawing>
      </w:r>
    </w:p>
    <w:p w14:paraId="7D0A9DF2" w14:textId="0DE74E71" w:rsidR="00C41783" w:rsidRDefault="00C41783" w:rsidP="00C41783">
      <w:pPr>
        <w:pStyle w:val="LayoutInformationPACKT"/>
        <w:rPr>
          <w:noProof/>
        </w:rPr>
      </w:pPr>
      <w:commentRangeStart w:id="39"/>
      <w:r>
        <w:lastRenderedPageBreak/>
        <w:t xml:space="preserve">Insert </w:t>
      </w:r>
      <w:r w:rsidRPr="00C41783">
        <w:t>image</w:t>
      </w:r>
      <w:r>
        <w:t xml:space="preserve"> </w:t>
      </w:r>
      <w:r>
        <w:rPr>
          <w:noProof/>
        </w:rPr>
        <w:t>B42024_01</w:t>
      </w:r>
      <w:r w:rsidRPr="00023EAD">
        <w:rPr>
          <w:noProof/>
        </w:rPr>
        <w:t>_0</w:t>
      </w:r>
      <w:r>
        <w:rPr>
          <w:noProof/>
        </w:rPr>
        <w:t>3.png</w:t>
      </w:r>
      <w:commentRangeEnd w:id="39"/>
      <w:r>
        <w:rPr>
          <w:rStyle w:val="CommentReference"/>
          <w:rFonts w:ascii="Times New Roman" w:hAnsi="Times New Roman"/>
          <w:b w:val="0"/>
          <w:color w:val="auto"/>
        </w:rPr>
        <w:commentReference w:id="39"/>
      </w:r>
    </w:p>
    <w:p w14:paraId="42801827" w14:textId="12FE72BE" w:rsidR="00C41783" w:rsidRDefault="00C41783" w:rsidP="00C41783">
      <w:r>
        <w:t>PowerShell uses Profile files to enable you to configure PowerShell each time you run PowerShell (whether in th</w:t>
      </w:r>
      <w:r w:rsidR="000D669F">
        <w:t>e</w:t>
      </w:r>
      <w:r>
        <w:t xml:space="preserve"> PowerShell console or as part of VS Code or the ISE). In </w:t>
      </w:r>
      <w:r w:rsidRPr="00C41783">
        <w:rPr>
          <w:rStyle w:val="ItalicsPACKT"/>
        </w:rPr>
        <w:t>step 8</w:t>
      </w:r>
      <w:r>
        <w:t xml:space="preserve">, you download a sample PowerShell profile script and save it locally.  Note that the profile file you create in </w:t>
      </w:r>
      <w:r w:rsidRPr="00C41783">
        <w:rPr>
          <w:rStyle w:val="ItalicsPACKT"/>
        </w:rPr>
        <w:t>step 8</w:t>
      </w:r>
      <w:r>
        <w:t xml:space="preserve"> is for Windows PowerShell only.</w:t>
      </w:r>
    </w:p>
    <w:p w14:paraId="2310E59B" w14:textId="7A35DBE9" w:rsidR="00C41783" w:rsidRDefault="00C41783" w:rsidP="00C41783">
      <w:r>
        <w:t xml:space="preserve">The Executable name for PowerShell 8 is </w:t>
      </w:r>
      <w:r w:rsidRPr="00C41783">
        <w:rPr>
          <w:rStyle w:val="CodeInTextPACKT"/>
        </w:rPr>
        <w:t>pwsh.exe</w:t>
      </w:r>
      <w:r>
        <w:t>. In step 9, you view the versions of this file as follows:</w:t>
      </w:r>
    </w:p>
    <w:p w14:paraId="7F4270A1" w14:textId="6453DC10" w:rsidR="00C41783" w:rsidRDefault="00204611" w:rsidP="00204611">
      <w:pPr>
        <w:pStyle w:val="FigurePACKT"/>
      </w:pPr>
      <w:r>
        <w:drawing>
          <wp:inline distT="0" distB="0" distL="0" distR="0" wp14:anchorId="002E456E" wp14:editId="38C19822">
            <wp:extent cx="4539828" cy="283324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39" cy="2841425"/>
                    </a:xfrm>
                    <a:prstGeom prst="rect">
                      <a:avLst/>
                    </a:prstGeom>
                  </pic:spPr>
                </pic:pic>
              </a:graphicData>
            </a:graphic>
          </wp:inline>
        </w:drawing>
      </w:r>
    </w:p>
    <w:p w14:paraId="5CF887D5" w14:textId="12B87FD5" w:rsidR="00C41783" w:rsidRDefault="00C41783" w:rsidP="00C41783">
      <w:pPr>
        <w:pStyle w:val="LayoutInformationPACKT"/>
        <w:rPr>
          <w:noProof/>
        </w:rPr>
      </w:pPr>
      <w:r>
        <w:t xml:space="preserve">Insert </w:t>
      </w:r>
      <w:r w:rsidRPr="00C41783">
        <w:t>image</w:t>
      </w:r>
      <w:r>
        <w:t xml:space="preserve"> </w:t>
      </w:r>
      <w:r>
        <w:rPr>
          <w:noProof/>
        </w:rPr>
        <w:t>B42024_01</w:t>
      </w:r>
      <w:r w:rsidRPr="00023EAD">
        <w:rPr>
          <w:noProof/>
        </w:rPr>
        <w:t>_0</w:t>
      </w:r>
      <w:r>
        <w:rPr>
          <w:noProof/>
        </w:rPr>
        <w:t>4.png</w:t>
      </w:r>
    </w:p>
    <w:p w14:paraId="4B0CC1B4" w14:textId="3F5AA37C" w:rsidR="00C41783" w:rsidRPr="00C41783" w:rsidRDefault="00C41783" w:rsidP="00C41783">
      <w:r>
        <w:t xml:space="preserve">As you can see, there are 3 versions of PowerShell 7 installed on </w:t>
      </w:r>
      <w:r w:rsidRPr="00C41783">
        <w:rPr>
          <w:rStyle w:val="CodeInTextPACKT"/>
        </w:rPr>
        <w:t>SRV1</w:t>
      </w:r>
      <w:r>
        <w:t>: the latest full release, the latest preview, and the build of the day.</w:t>
      </w:r>
    </w:p>
    <w:p w14:paraId="5F467473" w14:textId="5491DA3F" w:rsidR="0000165C" w:rsidRDefault="0000165C" w:rsidP="0000165C">
      <w:pPr>
        <w:pStyle w:val="Heading2"/>
      </w:pPr>
      <w:r>
        <w:t>There's more...</w:t>
      </w:r>
    </w:p>
    <w:p w14:paraId="7A6E90BA" w14:textId="301660F3" w:rsidR="00CE589B" w:rsidRPr="00CE589B" w:rsidRDefault="00CE589B" w:rsidP="00CE589B">
      <w:pPr>
        <w:pStyle w:val="NormalPACKT"/>
        <w:rPr>
          <w:lang w:val="en-GB"/>
        </w:rPr>
      </w:pPr>
      <w:r>
        <w:rPr>
          <w:lang w:val="en-GB"/>
        </w:rPr>
        <w:t xml:space="preserve">In </w:t>
      </w:r>
      <w:r w:rsidRPr="00CE589B">
        <w:rPr>
          <w:rStyle w:val="ItalicsPACKT"/>
        </w:rPr>
        <w:t>step 1</w:t>
      </w:r>
      <w:r>
        <w:rPr>
          <w:lang w:val="en-GB"/>
        </w:rPr>
        <w:t>, you open a new Windows PowerShell console. Make sure you run the console as the local Administrator.</w:t>
      </w:r>
    </w:p>
    <w:p w14:paraId="72A9C031" w14:textId="438EF318" w:rsidR="00C41783" w:rsidRDefault="00C41783" w:rsidP="00C41783">
      <w:pPr>
        <w:pStyle w:val="NormalPACKT"/>
      </w:pPr>
      <w:r>
        <w:t xml:space="preserve">In </w:t>
      </w:r>
      <w:r w:rsidRPr="00C41783">
        <w:rPr>
          <w:rStyle w:val="ItalicsPACKT"/>
        </w:rPr>
        <w:t>step 4</w:t>
      </w:r>
      <w:r>
        <w:t xml:space="preserve">, you use a shortened URL to download the </w:t>
      </w:r>
      <w:r w:rsidRPr="00C41783">
        <w:rPr>
          <w:rStyle w:val="CodeInTextPACKT"/>
        </w:rPr>
        <w:t>Install-PowerShell.ps1</w:t>
      </w:r>
      <w:r>
        <w:t xml:space="preserve"> script. When you use </w:t>
      </w:r>
      <w:r w:rsidRPr="005147E9">
        <w:rPr>
          <w:rStyle w:val="CodeInTextPACKT"/>
        </w:rPr>
        <w:t>Invoke-</w:t>
      </w:r>
      <w:proofErr w:type="spellStart"/>
      <w:r w:rsidRPr="005147E9">
        <w:rPr>
          <w:rStyle w:val="CodeInTextPACKT"/>
        </w:rPr>
        <w:t>RestMethod</w:t>
      </w:r>
      <w:proofErr w:type="spellEnd"/>
      <w:r>
        <w:t xml:space="preserve">, PowerShell discovers the underlying target URL for the script. </w:t>
      </w:r>
      <w:r w:rsidR="000D669F">
        <w:t>The short URL</w:t>
      </w:r>
      <w:r>
        <w:t xml:space="preserve"> allows Microsoft and the PowerShell team to publish a well</w:t>
      </w:r>
      <w:r w:rsidR="000D669F">
        <w:t>-</w:t>
      </w:r>
      <w:r>
        <w:t>known URL and then have the flex</w:t>
      </w:r>
      <w:r w:rsidR="000D669F">
        <w:t>i</w:t>
      </w:r>
      <w:r>
        <w:t>bility to move the target location should that be necessary. The target URL, at the time of writing</w:t>
      </w:r>
      <w:r w:rsidR="000D669F">
        <w:t>,</w:t>
      </w:r>
      <w:r>
        <w:t xml:space="preserve"> is </w:t>
      </w:r>
      <w:commentRangeStart w:id="40"/>
      <w:commentRangeStart w:id="41"/>
      <w:r w:rsidRPr="00C41783">
        <w:rPr>
          <w:rStyle w:val="CodeInTextPACKT"/>
        </w:rPr>
        <w:t>https://raw.githubusercontent.com/PowerShell/PowerShell/master/tools/install-powershell.ps1</w:t>
      </w:r>
      <w:commentRangeEnd w:id="40"/>
      <w:r w:rsidRPr="00C41783">
        <w:rPr>
          <w:rStyle w:val="CodeInTextPACKT"/>
        </w:rPr>
        <w:commentReference w:id="40"/>
      </w:r>
      <w:commentRangeEnd w:id="41"/>
      <w:r w:rsidR="00DF4F7A">
        <w:rPr>
          <w:rStyle w:val="CommentReference"/>
        </w:rPr>
        <w:commentReference w:id="41"/>
      </w:r>
      <w:r>
        <w:t>.</w:t>
      </w:r>
    </w:p>
    <w:p w14:paraId="21C7551F" w14:textId="6C391751" w:rsidR="0000165C" w:rsidRDefault="00C41783" w:rsidP="00C41783">
      <w:pPr>
        <w:pStyle w:val="NormalPACKT"/>
      </w:pPr>
      <w:r>
        <w:t xml:space="preserve">In </w:t>
      </w:r>
      <w:r w:rsidRPr="00C41783">
        <w:rPr>
          <w:rStyle w:val="ItalicsPACKT"/>
        </w:rPr>
        <w:t>step 7</w:t>
      </w:r>
      <w:r>
        <w:t>, you install both the latest daily build and the latest previ</w:t>
      </w:r>
      <w:r w:rsidR="000D669F">
        <w:t>e</w:t>
      </w:r>
      <w:r>
        <w:t>w vers</w:t>
      </w:r>
      <w:r w:rsidR="000D669F">
        <w:t>i</w:t>
      </w:r>
      <w:r>
        <w:t>ons. The specific file versio</w:t>
      </w:r>
      <w:r w:rsidR="000D669F">
        <w:t>ns</w:t>
      </w:r>
      <w:r>
        <w:t xml:space="preserve"> you see are going to be different from the output show</w:t>
      </w:r>
      <w:r w:rsidR="000D669F">
        <w:t>n</w:t>
      </w:r>
      <w:r>
        <w:t xml:space="preserve"> here as at least for the preview versions! </w:t>
      </w:r>
    </w:p>
    <w:p w14:paraId="771956A8" w14:textId="404D65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Using PWSH.EXE</w:t>
      </w:r>
    </w:p>
    <w:p w14:paraId="221E676A" w14:textId="6540764F" w:rsidR="0000165C" w:rsidRDefault="00C41783" w:rsidP="0000165C">
      <w:pPr>
        <w:pStyle w:val="BulletPACKT"/>
        <w:numPr>
          <w:ilvl w:val="0"/>
          <w:numId w:val="0"/>
        </w:numPr>
      </w:pPr>
      <w:r>
        <w:t xml:space="preserve">With PowerShell 7, the name of the PowerShell executable is now pwsh.exe, as you saw in the previous recipe. After installing PowerShell 7 in Windows, you can start the PowerShell 7 console by clicking start and typing </w:t>
      </w:r>
      <w:r w:rsidRPr="00C41783">
        <w:rPr>
          <w:rStyle w:val="CodeInTextPACKT"/>
        </w:rPr>
        <w:t>pwsh.exe</w:t>
      </w:r>
      <w:r>
        <w:t>, then hitting return. The PowerShell MSI installer does not create a start panel or taskbar shortcut.</w:t>
      </w:r>
    </w:p>
    <w:p w14:paraId="6D228930" w14:textId="77777777" w:rsidR="00C41783" w:rsidRDefault="00C41783" w:rsidP="0000165C">
      <w:pPr>
        <w:pStyle w:val="BulletPACKT"/>
        <w:numPr>
          <w:ilvl w:val="0"/>
          <w:numId w:val="0"/>
        </w:numPr>
      </w:pPr>
    </w:p>
    <w:p w14:paraId="0AC76AC4" w14:textId="77777777" w:rsidR="00C41783" w:rsidRDefault="00C41783" w:rsidP="0000165C">
      <w:pPr>
        <w:pStyle w:val="BulletPACKT"/>
        <w:numPr>
          <w:ilvl w:val="0"/>
          <w:numId w:val="0"/>
        </w:numPr>
      </w:pPr>
    </w:p>
    <w:p w14:paraId="03721511" w14:textId="77777777" w:rsidR="0000165C" w:rsidRDefault="0000165C" w:rsidP="0000165C">
      <w:pPr>
        <w:pStyle w:val="BulletPACKT"/>
        <w:numPr>
          <w:ilvl w:val="0"/>
          <w:numId w:val="0"/>
        </w:numPr>
      </w:pPr>
    </w:p>
    <w:p w14:paraId="4A9EF28F" w14:textId="77777777" w:rsidR="0000165C" w:rsidRDefault="0000165C" w:rsidP="0000165C">
      <w:pPr>
        <w:pStyle w:val="Heading2"/>
        <w:tabs>
          <w:tab w:val="left" w:pos="0"/>
        </w:tabs>
      </w:pPr>
      <w:r>
        <w:t>Getting Ready</w:t>
      </w:r>
    </w:p>
    <w:p w14:paraId="4ECC396E" w14:textId="39BE7433" w:rsidR="0000165C" w:rsidRPr="009D0F10" w:rsidRDefault="00C41783" w:rsidP="0000165C">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7CADF752" w14:textId="5B3C1628" w:rsidR="0000165C" w:rsidRDefault="0000165C" w:rsidP="0000165C">
      <w:pPr>
        <w:pStyle w:val="Heading2"/>
        <w:tabs>
          <w:tab w:val="left" w:pos="0"/>
        </w:tabs>
      </w:pPr>
      <w:r>
        <w:t>How to do it...</w:t>
      </w:r>
    </w:p>
    <w:p w14:paraId="2B2AF10C" w14:textId="77777777" w:rsidR="00784F5C" w:rsidRPr="00784F5C" w:rsidRDefault="00784F5C" w:rsidP="00784F5C">
      <w:pPr>
        <w:pStyle w:val="NormalPACKT"/>
        <w:rPr>
          <w:lang w:val="en-GB"/>
        </w:rPr>
      </w:pPr>
    </w:p>
    <w:p w14:paraId="3BDFF2EC" w14:textId="48581E3F" w:rsidR="004008BB" w:rsidRDefault="00784F5C" w:rsidP="00784F5C">
      <w:pPr>
        <w:pStyle w:val="NumberedBulletPACKT"/>
        <w:numPr>
          <w:ilvl w:val="0"/>
          <w:numId w:val="24"/>
        </w:numPr>
        <w:rPr>
          <w:lang w:val="en-GB" w:eastAsia="en-GB"/>
        </w:rPr>
      </w:pPr>
      <w:r w:rsidRPr="00784F5C">
        <w:rPr>
          <w:lang w:val="en-GB" w:eastAsia="en-GB"/>
        </w:rPr>
        <w:t>Run </w:t>
      </w:r>
      <w:r w:rsidR="000D669F">
        <w:rPr>
          <w:lang w:val="en-GB" w:eastAsia="en-GB"/>
        </w:rPr>
        <w:t xml:space="preserve">the </w:t>
      </w:r>
      <w:r w:rsidRPr="00784F5C">
        <w:rPr>
          <w:lang w:val="en-GB" w:eastAsia="en-GB"/>
        </w:rPr>
        <w:t>PowerShell 7 </w:t>
      </w:r>
      <w:r w:rsidR="000D669F">
        <w:rPr>
          <w:lang w:val="en-GB" w:eastAsia="en-GB"/>
        </w:rPr>
        <w:t>console</w:t>
      </w:r>
      <w:r w:rsidRPr="00784F5C">
        <w:rPr>
          <w:lang w:val="en-GB" w:eastAsia="en-GB"/>
        </w:rPr>
        <w:t xml:space="preserve">. </w:t>
      </w:r>
    </w:p>
    <w:p w14:paraId="0AF0CED6" w14:textId="77777777" w:rsidR="004008BB" w:rsidRDefault="004008BB" w:rsidP="004008BB">
      <w:pPr>
        <w:pStyle w:val="NumberedBulletPACKT"/>
        <w:numPr>
          <w:ilvl w:val="0"/>
          <w:numId w:val="0"/>
        </w:numPr>
        <w:ind w:left="360"/>
        <w:rPr>
          <w:lang w:val="en-GB" w:eastAsia="en-GB"/>
        </w:rPr>
      </w:pPr>
    </w:p>
    <w:p w14:paraId="262E1CE6" w14:textId="197725C6" w:rsidR="00784F5C" w:rsidRPr="00784F5C" w:rsidRDefault="00784F5C" w:rsidP="004008BB">
      <w:pPr>
        <w:pStyle w:val="NumberedBulletPACKT"/>
        <w:numPr>
          <w:ilvl w:val="0"/>
          <w:numId w:val="0"/>
        </w:numPr>
        <w:ind w:left="360"/>
        <w:rPr>
          <w:lang w:val="en-GB" w:eastAsia="en-GB"/>
        </w:rPr>
      </w:pPr>
      <w:r w:rsidRPr="00784F5C">
        <w:rPr>
          <w:lang w:val="en-GB" w:eastAsia="en-GB"/>
        </w:rPr>
        <w:t xml:space="preserve">From the Windows desktop in </w:t>
      </w:r>
      <w:r w:rsidRPr="00784F5C">
        <w:rPr>
          <w:rStyle w:val="CodeInTextPACKT"/>
          <w:lang w:val="en-GB" w:eastAsia="en-GB"/>
        </w:rPr>
        <w:t>SRV1</w:t>
      </w:r>
      <w:r w:rsidRPr="00784F5C">
        <w:rPr>
          <w:lang w:val="en-GB" w:eastAsia="en-GB"/>
        </w:rPr>
        <w:t xml:space="preserve">, click on the Windows </w:t>
      </w:r>
      <w:r>
        <w:rPr>
          <w:lang w:val="en-GB" w:eastAsia="en-GB"/>
        </w:rPr>
        <w:t>key</w:t>
      </w:r>
      <w:r w:rsidRPr="00784F5C">
        <w:rPr>
          <w:lang w:val="en-GB" w:eastAsia="en-GB"/>
        </w:rPr>
        <w:t xml:space="preserve">, then type </w:t>
      </w:r>
      <w:r w:rsidRPr="00784F5C">
        <w:rPr>
          <w:rStyle w:val="CodeInTextPACKT"/>
        </w:rPr>
        <w:t>pwsh</w:t>
      </w:r>
      <w:commentRangeStart w:id="42"/>
      <w:r>
        <w:rPr>
          <w:rStyle w:val="CodeInTextPACKT"/>
        </w:rPr>
        <w:t>,</w:t>
      </w:r>
      <w:commentRangeEnd w:id="42"/>
      <w:r w:rsidR="00E47CE9">
        <w:rPr>
          <w:rStyle w:val="CommentReference"/>
        </w:rPr>
        <w:commentReference w:id="42"/>
      </w:r>
      <w:r w:rsidRPr="00784F5C">
        <w:t xml:space="preserve"> followed by the enter key.</w:t>
      </w:r>
      <w:r>
        <w:rPr>
          <w:rStyle w:val="CodeInTextPACKT"/>
        </w:rPr>
        <w:t xml:space="preserve"> </w:t>
      </w:r>
    </w:p>
    <w:p w14:paraId="241E4045" w14:textId="392E00F7" w:rsidR="00784F5C" w:rsidRDefault="00784F5C" w:rsidP="00784F5C">
      <w:pPr>
        <w:pStyle w:val="NumberedBulletPACKT"/>
        <w:numPr>
          <w:ilvl w:val="0"/>
          <w:numId w:val="0"/>
        </w:numPr>
        <w:ind w:left="360"/>
        <w:rPr>
          <w:lang w:val="en-GB" w:eastAsia="en-GB"/>
        </w:rPr>
      </w:pPr>
    </w:p>
    <w:p w14:paraId="4436D5B4" w14:textId="0D4A583B" w:rsidR="00784F5C" w:rsidRPr="00784F5C" w:rsidRDefault="00784F5C" w:rsidP="00784F5C">
      <w:pPr>
        <w:pStyle w:val="NumberedBulletPACKT"/>
        <w:rPr>
          <w:color w:val="333333"/>
          <w:lang w:val="en-GB" w:eastAsia="en-GB"/>
        </w:rPr>
      </w:pPr>
      <w:r w:rsidRPr="00784F5C">
        <w:rPr>
          <w:lang w:val="en-GB" w:eastAsia="en-GB"/>
        </w:rPr>
        <w:t>View the PowerShell Version</w:t>
      </w:r>
    </w:p>
    <w:p w14:paraId="782777D1" w14:textId="77777777" w:rsidR="00784F5C" w:rsidRPr="00784F5C" w:rsidRDefault="00784F5C" w:rsidP="00784F5C">
      <w:pPr>
        <w:pStyle w:val="CodePACKT"/>
        <w:rPr>
          <w:lang w:val="en-GB"/>
        </w:rPr>
      </w:pPr>
    </w:p>
    <w:p w14:paraId="06B136EE" w14:textId="77777777" w:rsidR="00784F5C" w:rsidRPr="00784F5C" w:rsidRDefault="00784F5C" w:rsidP="00784F5C">
      <w:pPr>
        <w:pStyle w:val="CodePACKT"/>
        <w:rPr>
          <w:color w:val="333333"/>
          <w:lang w:val="en-GB"/>
        </w:rPr>
      </w:pPr>
      <w:r w:rsidRPr="00784F5C">
        <w:rPr>
          <w:lang w:val="en-GB"/>
        </w:rPr>
        <w:t>$PSVersionTable</w:t>
      </w:r>
    </w:p>
    <w:p w14:paraId="57950873" w14:textId="77777777" w:rsidR="00784F5C" w:rsidRPr="00784F5C" w:rsidRDefault="00784F5C" w:rsidP="00784F5C">
      <w:pPr>
        <w:pStyle w:val="NormalPACKT"/>
        <w:rPr>
          <w:lang w:val="en-GB" w:eastAsia="en-GB"/>
        </w:rPr>
      </w:pPr>
    </w:p>
    <w:p w14:paraId="0B720244" w14:textId="6094934C" w:rsidR="00784F5C" w:rsidRPr="00784F5C" w:rsidRDefault="00784F5C" w:rsidP="00784F5C">
      <w:pPr>
        <w:pStyle w:val="NumberedBulletPACKT"/>
        <w:rPr>
          <w:color w:val="333333"/>
          <w:lang w:val="en-GB" w:eastAsia="en-GB"/>
        </w:rPr>
      </w:pPr>
      <w:r w:rsidRPr="00784F5C">
        <w:rPr>
          <w:lang w:val="en-GB" w:eastAsia="en-GB"/>
        </w:rPr>
        <w:t>View the </w:t>
      </w:r>
      <w:r w:rsidRPr="004008BB">
        <w:rPr>
          <w:rStyle w:val="CodeInTextPACKT"/>
        </w:rPr>
        <w:t>$Host</w:t>
      </w:r>
      <w:r w:rsidRPr="00784F5C">
        <w:rPr>
          <w:lang w:val="en-GB" w:eastAsia="en-GB"/>
        </w:rPr>
        <w:t> variable</w:t>
      </w:r>
    </w:p>
    <w:p w14:paraId="4272B00C" w14:textId="77777777" w:rsidR="00784F5C" w:rsidRPr="00784F5C" w:rsidRDefault="00784F5C" w:rsidP="00784F5C">
      <w:pPr>
        <w:pStyle w:val="NormalPACKT"/>
        <w:rPr>
          <w:rStyle w:val="CodeInTextPACKT"/>
        </w:rPr>
      </w:pPr>
    </w:p>
    <w:p w14:paraId="2FCDA00E" w14:textId="1027F960" w:rsidR="00784F5C" w:rsidRDefault="00784F5C" w:rsidP="00784F5C">
      <w:pPr>
        <w:pStyle w:val="CodePACKT"/>
        <w:rPr>
          <w:lang w:val="en-GB"/>
        </w:rPr>
      </w:pPr>
      <w:r w:rsidRPr="00784F5C">
        <w:rPr>
          <w:lang w:val="en-GB"/>
        </w:rPr>
        <w:t>$Host</w:t>
      </w:r>
    </w:p>
    <w:p w14:paraId="6896A0DA" w14:textId="77777777" w:rsidR="004008BB" w:rsidRPr="00784F5C" w:rsidRDefault="004008BB" w:rsidP="00784F5C">
      <w:pPr>
        <w:pStyle w:val="CodePACKT"/>
        <w:rPr>
          <w:color w:val="333333"/>
          <w:lang w:val="en-GB"/>
        </w:rPr>
      </w:pPr>
    </w:p>
    <w:p w14:paraId="5B400C42" w14:textId="74001F28" w:rsidR="00784F5C" w:rsidRPr="00784F5C" w:rsidRDefault="00784F5C" w:rsidP="00784F5C">
      <w:pPr>
        <w:pStyle w:val="NumberedBulletPACKT"/>
        <w:rPr>
          <w:color w:val="333333"/>
          <w:lang w:val="en-GB" w:eastAsia="en-GB"/>
        </w:rPr>
      </w:pPr>
      <w:r w:rsidRPr="00784F5C">
        <w:rPr>
          <w:lang w:val="en-GB" w:eastAsia="en-GB"/>
        </w:rPr>
        <w:t>Look at the PowerShell </w:t>
      </w:r>
      <w:r w:rsidR="004008BB">
        <w:rPr>
          <w:lang w:val="en-GB" w:eastAsia="en-GB"/>
        </w:rPr>
        <w:t>p</w:t>
      </w:r>
      <w:r w:rsidRPr="00784F5C">
        <w:rPr>
          <w:lang w:val="en-GB" w:eastAsia="en-GB"/>
        </w:rPr>
        <w:t>rocess</w:t>
      </w:r>
    </w:p>
    <w:p w14:paraId="6BDFF737" w14:textId="77777777" w:rsidR="00784F5C" w:rsidRPr="00784F5C" w:rsidRDefault="00784F5C" w:rsidP="00784F5C">
      <w:pPr>
        <w:pStyle w:val="CodePACKT"/>
        <w:rPr>
          <w:lang w:val="en-GB"/>
        </w:rPr>
      </w:pPr>
    </w:p>
    <w:p w14:paraId="432317B8" w14:textId="12308EB9" w:rsidR="00784F5C" w:rsidRPr="00784F5C" w:rsidRDefault="00784F5C" w:rsidP="00784F5C">
      <w:pPr>
        <w:pStyle w:val="CodePACKT"/>
      </w:pPr>
      <w:r w:rsidRPr="00784F5C">
        <w:t>Get-Process -Id $</w:t>
      </w:r>
      <w:proofErr w:type="spellStart"/>
      <w:r w:rsidRPr="00784F5C">
        <w:t>Pid</w:t>
      </w:r>
      <w:proofErr w:type="spellEnd"/>
      <w:r w:rsidRPr="00784F5C">
        <w:t> | </w:t>
      </w:r>
    </w:p>
    <w:p w14:paraId="3451BC38" w14:textId="77777777" w:rsidR="00784F5C" w:rsidRPr="00784F5C" w:rsidRDefault="00784F5C" w:rsidP="00784F5C">
      <w:pPr>
        <w:pStyle w:val="CodePACKT"/>
      </w:pPr>
      <w:r w:rsidRPr="00784F5C">
        <w:t>  Format-Custom </w:t>
      </w:r>
      <w:proofErr w:type="spellStart"/>
      <w:r w:rsidRPr="00784F5C">
        <w:t>MainModule</w:t>
      </w:r>
      <w:proofErr w:type="spellEnd"/>
      <w:r w:rsidRPr="00784F5C">
        <w:t> -Depth 1</w:t>
      </w:r>
    </w:p>
    <w:p w14:paraId="3EAE8A09" w14:textId="77777777" w:rsidR="00784F5C" w:rsidRPr="00784F5C" w:rsidRDefault="00784F5C" w:rsidP="00784F5C">
      <w:pPr>
        <w:pStyle w:val="CodePACKT"/>
        <w:rPr>
          <w:lang w:val="en-GB"/>
        </w:rPr>
      </w:pPr>
    </w:p>
    <w:p w14:paraId="48F23F01" w14:textId="6549F1DD" w:rsidR="00784F5C" w:rsidRPr="00784F5C" w:rsidRDefault="00784F5C" w:rsidP="00784F5C">
      <w:pPr>
        <w:pStyle w:val="NumberedBulletPACKT"/>
        <w:rPr>
          <w:color w:val="333333"/>
          <w:lang w:val="en-GB" w:eastAsia="en-GB"/>
        </w:rPr>
      </w:pPr>
      <w:r w:rsidRPr="00784F5C">
        <w:rPr>
          <w:lang w:val="en-GB" w:eastAsia="en-GB"/>
        </w:rPr>
        <w:t>Look at resource usage statistics</w:t>
      </w:r>
    </w:p>
    <w:p w14:paraId="1EAC506F" w14:textId="77777777" w:rsidR="00784F5C" w:rsidRPr="00784F5C" w:rsidRDefault="00784F5C" w:rsidP="00784F5C">
      <w:pPr>
        <w:pStyle w:val="CodePACKT"/>
      </w:pPr>
    </w:p>
    <w:p w14:paraId="1067EB00" w14:textId="07067B14" w:rsidR="00784F5C" w:rsidRPr="00784F5C" w:rsidRDefault="00784F5C" w:rsidP="00784F5C">
      <w:pPr>
        <w:pStyle w:val="CodePACKT"/>
      </w:pPr>
      <w:r w:rsidRPr="00784F5C">
        <w:t>Get-Process -Id $</w:t>
      </w:r>
      <w:proofErr w:type="spellStart"/>
      <w:r w:rsidRPr="00784F5C">
        <w:t>Pid</w:t>
      </w:r>
      <w:proofErr w:type="spellEnd"/>
      <w:r w:rsidRPr="00784F5C">
        <w:t> | </w:t>
      </w:r>
    </w:p>
    <w:p w14:paraId="7DAF061C" w14:textId="74C7E848" w:rsidR="00784F5C" w:rsidRPr="00784F5C" w:rsidRDefault="00784F5C" w:rsidP="00784F5C">
      <w:pPr>
        <w:pStyle w:val="CodePACKT"/>
      </w:pPr>
      <w:r w:rsidRPr="00784F5C">
        <w:t>  Format-List </w:t>
      </w:r>
      <w:r w:rsidR="00DB7E58">
        <w:t>CPU</w:t>
      </w:r>
      <w:r w:rsidRPr="00784F5C">
        <w:t>,*</w:t>
      </w:r>
      <w:r w:rsidR="00DB7E58">
        <w:t>M</w:t>
      </w:r>
      <w:r w:rsidRPr="00784F5C">
        <w:t>emory* </w:t>
      </w:r>
    </w:p>
    <w:p w14:paraId="3E8A5955" w14:textId="77777777" w:rsidR="00784F5C" w:rsidRPr="00784F5C" w:rsidRDefault="00784F5C" w:rsidP="00784F5C">
      <w:pPr>
        <w:pStyle w:val="CodePACKT"/>
        <w:rPr>
          <w:lang w:val="en-GB"/>
        </w:rPr>
      </w:pPr>
    </w:p>
    <w:p w14:paraId="5C91E0C7" w14:textId="2758BB41" w:rsidR="00784F5C" w:rsidRPr="00784F5C" w:rsidRDefault="00784F5C" w:rsidP="00784F5C">
      <w:pPr>
        <w:pStyle w:val="NumberedBulletPACKT"/>
        <w:rPr>
          <w:color w:val="333333"/>
          <w:lang w:val="en-GB" w:eastAsia="en-GB"/>
        </w:rPr>
      </w:pPr>
      <w:r w:rsidRPr="00784F5C">
        <w:rPr>
          <w:lang w:val="en-GB" w:eastAsia="en-GB"/>
        </w:rPr>
        <w:t>Update </w:t>
      </w:r>
      <w:r w:rsidR="004008BB">
        <w:rPr>
          <w:lang w:val="en-GB" w:eastAsia="en-GB"/>
        </w:rPr>
        <w:t xml:space="preserve">PowerShell </w:t>
      </w:r>
      <w:r w:rsidRPr="00784F5C">
        <w:rPr>
          <w:lang w:val="en-GB" w:eastAsia="en-GB"/>
        </w:rPr>
        <w:t>Help</w:t>
      </w:r>
    </w:p>
    <w:p w14:paraId="19DD8759" w14:textId="77777777" w:rsidR="00784F5C" w:rsidRPr="00784F5C" w:rsidRDefault="00784F5C" w:rsidP="00784F5C">
      <w:pPr>
        <w:pStyle w:val="CodePACKT"/>
        <w:rPr>
          <w:lang w:val="en-GB"/>
        </w:rPr>
      </w:pPr>
    </w:p>
    <w:p w14:paraId="63691665" w14:textId="1EFE3900" w:rsidR="00784F5C" w:rsidRPr="00784F5C" w:rsidRDefault="00784F5C" w:rsidP="00784F5C">
      <w:pPr>
        <w:pStyle w:val="CodePACKT"/>
      </w:pPr>
      <w:r w:rsidRPr="00784F5C">
        <w:t>$Before = Get-Help -Name about_*</w:t>
      </w:r>
    </w:p>
    <w:p w14:paraId="518D144E" w14:textId="77777777" w:rsidR="00784F5C" w:rsidRPr="00784F5C" w:rsidRDefault="00784F5C" w:rsidP="00784F5C">
      <w:pPr>
        <w:pStyle w:val="CodePACKT"/>
      </w:pPr>
      <w:commentRangeStart w:id="43"/>
      <w:commentRangeStart w:id="44"/>
      <w:r w:rsidRPr="00784F5C">
        <w:t>Update-Help -Force | Out-Null</w:t>
      </w:r>
      <w:commentRangeEnd w:id="43"/>
      <w:r w:rsidR="005F40C1">
        <w:rPr>
          <w:rStyle w:val="CommentReference"/>
          <w:rFonts w:ascii="Times New Roman" w:hAnsi="Times New Roman"/>
          <w:color w:val="auto"/>
          <w:lang w:eastAsia="en-US"/>
        </w:rPr>
        <w:commentReference w:id="43"/>
      </w:r>
      <w:commentRangeEnd w:id="44"/>
      <w:r w:rsidR="005D28B5">
        <w:rPr>
          <w:rStyle w:val="CommentReference"/>
          <w:rFonts w:ascii="Times New Roman" w:hAnsi="Times New Roman"/>
          <w:color w:val="auto"/>
          <w:lang w:eastAsia="en-US"/>
        </w:rPr>
        <w:commentReference w:id="44"/>
      </w:r>
    </w:p>
    <w:p w14:paraId="2C50D897" w14:textId="77777777" w:rsidR="00784F5C" w:rsidRPr="00784F5C" w:rsidRDefault="00784F5C" w:rsidP="00784F5C">
      <w:pPr>
        <w:pStyle w:val="CodePACKT"/>
      </w:pPr>
      <w:r w:rsidRPr="00784F5C">
        <w:t>$After = Get-Help -Name about_*</w:t>
      </w:r>
    </w:p>
    <w:p w14:paraId="3491F40B" w14:textId="77777777" w:rsidR="00784F5C" w:rsidRPr="00784F5C" w:rsidRDefault="00784F5C" w:rsidP="00784F5C">
      <w:pPr>
        <w:pStyle w:val="CodePACKT"/>
      </w:pPr>
      <w:r w:rsidRPr="00784F5C">
        <w:t>$Delta = $</w:t>
      </w:r>
      <w:proofErr w:type="spellStart"/>
      <w:r w:rsidRPr="00784F5C">
        <w:t>After.Count</w:t>
      </w:r>
      <w:proofErr w:type="spellEnd"/>
      <w:r w:rsidRPr="00784F5C">
        <w:t> - $</w:t>
      </w:r>
      <w:proofErr w:type="spellStart"/>
      <w:r w:rsidRPr="00784F5C">
        <w:t>Before.Count</w:t>
      </w:r>
      <w:proofErr w:type="spellEnd"/>
    </w:p>
    <w:p w14:paraId="5E4C2602" w14:textId="53A88E0F" w:rsidR="00784F5C" w:rsidRPr="00784F5C" w:rsidRDefault="00784F5C" w:rsidP="00784F5C">
      <w:pPr>
        <w:pStyle w:val="CodePACKT"/>
      </w:pPr>
      <w:r w:rsidRPr="00784F5C">
        <w:t>"{0} Conceptual Help Files Added" -f $Delta</w:t>
      </w:r>
    </w:p>
    <w:p w14:paraId="045EB37D" w14:textId="77777777" w:rsidR="00784F5C" w:rsidRPr="00784F5C" w:rsidRDefault="00784F5C" w:rsidP="00784F5C">
      <w:pPr>
        <w:pStyle w:val="CodePACKT"/>
        <w:rPr>
          <w:lang w:val="en-GB"/>
        </w:rPr>
      </w:pPr>
    </w:p>
    <w:p w14:paraId="7EB5ACB9" w14:textId="40187450" w:rsidR="00784F5C" w:rsidRPr="00784F5C" w:rsidRDefault="00784F5C" w:rsidP="00784F5C">
      <w:pPr>
        <w:pStyle w:val="NumberedBulletPACKT"/>
        <w:rPr>
          <w:color w:val="333333"/>
          <w:lang w:val="en-GB" w:eastAsia="en-GB"/>
        </w:rPr>
      </w:pPr>
      <w:r w:rsidRPr="00784F5C">
        <w:rPr>
          <w:lang w:val="en-GB" w:eastAsia="en-GB"/>
        </w:rPr>
        <w:t>How many commands are available?</w:t>
      </w:r>
    </w:p>
    <w:p w14:paraId="0FA80367" w14:textId="77777777" w:rsidR="00784F5C" w:rsidRPr="00784F5C" w:rsidRDefault="00784F5C" w:rsidP="00784F5C">
      <w:pPr>
        <w:pStyle w:val="CodePACKT"/>
      </w:pPr>
    </w:p>
    <w:p w14:paraId="1AB034AA" w14:textId="0532F9DB" w:rsidR="00784F5C" w:rsidRPr="00784F5C" w:rsidRDefault="00784F5C" w:rsidP="00784F5C">
      <w:pPr>
        <w:pStyle w:val="CodePACKT"/>
      </w:pPr>
      <w:r w:rsidRPr="00784F5C">
        <w:t>Get-Command | </w:t>
      </w:r>
    </w:p>
    <w:p w14:paraId="74E1102F" w14:textId="3B974CC7" w:rsidR="00784F5C" w:rsidRPr="00784F5C" w:rsidRDefault="00784F5C" w:rsidP="00784F5C">
      <w:pPr>
        <w:pStyle w:val="CodePACKT"/>
      </w:pPr>
      <w:r w:rsidRPr="00784F5C">
        <w:t>  Group-Object -Property CommandType</w:t>
      </w:r>
    </w:p>
    <w:p w14:paraId="36693746" w14:textId="77777777" w:rsidR="00784F5C" w:rsidRPr="00784F5C" w:rsidRDefault="00784F5C" w:rsidP="00784F5C">
      <w:pPr>
        <w:pStyle w:val="CodePACKT"/>
      </w:pPr>
    </w:p>
    <w:p w14:paraId="3228FA4F" w14:textId="121484E2" w:rsidR="0000165C" w:rsidRDefault="0000165C" w:rsidP="0000165C">
      <w:pPr>
        <w:pStyle w:val="Heading2"/>
        <w:numPr>
          <w:ilvl w:val="1"/>
          <w:numId w:val="3"/>
        </w:numPr>
        <w:tabs>
          <w:tab w:val="left" w:pos="0"/>
        </w:tabs>
      </w:pPr>
      <w:r>
        <w:t>How it works...</w:t>
      </w:r>
    </w:p>
    <w:p w14:paraId="5214F274" w14:textId="46E6500C" w:rsidR="00C41783" w:rsidRDefault="00C41783" w:rsidP="004008BB">
      <w:pPr>
        <w:pStyle w:val="NormalPACKT"/>
      </w:pPr>
      <w:r w:rsidRPr="004008BB">
        <w:t xml:space="preserve">In </w:t>
      </w:r>
      <w:r w:rsidRPr="008E6477">
        <w:rPr>
          <w:rStyle w:val="ItalicsPACKT"/>
        </w:rPr>
        <w:t>ste</w:t>
      </w:r>
      <w:r w:rsidR="004008BB" w:rsidRPr="008E6477">
        <w:rPr>
          <w:rStyle w:val="ItalicsPACKT"/>
        </w:rPr>
        <w:t>p 1</w:t>
      </w:r>
      <w:r w:rsidR="004008BB">
        <w:t>, you start the PowerShell 7 console on SRV1. The console should look like this:</w:t>
      </w:r>
    </w:p>
    <w:p w14:paraId="0C99B9CC" w14:textId="14FA8E71" w:rsidR="004008BB" w:rsidRDefault="004008BB" w:rsidP="004008BB">
      <w:pPr>
        <w:pStyle w:val="FigurePACKT"/>
      </w:pPr>
      <w:r>
        <w:lastRenderedPageBreak/>
        <w:drawing>
          <wp:inline distT="0" distB="0" distL="0" distR="0" wp14:anchorId="12C250FB" wp14:editId="2005AE40">
            <wp:extent cx="5273040" cy="203136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055" cy="2035608"/>
                    </a:xfrm>
                    <a:prstGeom prst="rect">
                      <a:avLst/>
                    </a:prstGeom>
                  </pic:spPr>
                </pic:pic>
              </a:graphicData>
            </a:graphic>
          </wp:inline>
        </w:drawing>
      </w:r>
    </w:p>
    <w:p w14:paraId="76E87D4A" w14:textId="61CF2EB0" w:rsidR="004008BB" w:rsidRDefault="004008BB" w:rsidP="004008BB">
      <w:pPr>
        <w:pStyle w:val="LayoutInformationPACKT"/>
        <w:rPr>
          <w:noProof/>
        </w:rPr>
      </w:pPr>
      <w:r w:rsidRPr="00023EAD">
        <w:rPr>
          <w:noProof/>
        </w:rPr>
        <w:t xml:space="preserve">  </w:t>
      </w:r>
      <w:r>
        <w:rPr>
          <w:noProof/>
        </w:rPr>
        <w:t xml:space="preserve"> </w:t>
      </w:r>
      <w:commentRangeStart w:id="45"/>
      <w:r>
        <w:t xml:space="preserve">Insert image </w:t>
      </w:r>
      <w:r>
        <w:rPr>
          <w:noProof/>
        </w:rPr>
        <w:t>B42024_01</w:t>
      </w:r>
      <w:r w:rsidRPr="00023EAD">
        <w:rPr>
          <w:noProof/>
        </w:rPr>
        <w:t>_0</w:t>
      </w:r>
      <w:r>
        <w:rPr>
          <w:noProof/>
        </w:rPr>
        <w:t>5.png</w:t>
      </w:r>
      <w:commentRangeEnd w:id="45"/>
      <w:r>
        <w:rPr>
          <w:rStyle w:val="CommentReference"/>
          <w:rFonts w:ascii="Times New Roman" w:hAnsi="Times New Roman"/>
          <w:b w:val="0"/>
          <w:color w:val="auto"/>
        </w:rPr>
        <w:commentReference w:id="45"/>
      </w:r>
    </w:p>
    <w:p w14:paraId="643F1158" w14:textId="3AE254A2" w:rsidR="004008BB" w:rsidRDefault="00167446" w:rsidP="008E6477">
      <w:pPr>
        <w:pStyle w:val="NumberedBulletPACKT"/>
        <w:rPr>
          <w:rStyle w:val="CodeInTextPACKT"/>
        </w:rPr>
      </w:pPr>
      <w:r>
        <w:t xml:space="preserve">In </w:t>
      </w:r>
      <w:r w:rsidRPr="008E6477">
        <w:rPr>
          <w:rStyle w:val="ItalicsPACKT"/>
        </w:rPr>
        <w:t xml:space="preserve">step </w:t>
      </w:r>
      <w:r w:rsidR="008E6477">
        <w:rPr>
          <w:rStyle w:val="ItalicsPACKT"/>
        </w:rPr>
        <w:t>2</w:t>
      </w:r>
      <w:r>
        <w:t>, you view the specific version of PowerShell</w:t>
      </w:r>
      <w:r w:rsidR="008E6477">
        <w:t xml:space="preserve"> by </w:t>
      </w:r>
      <w:commentRangeStart w:id="46"/>
      <w:r w:rsidR="008E6477">
        <w:t>viewing</w:t>
      </w:r>
      <w:commentRangeEnd w:id="46"/>
      <w:r w:rsidR="00737A8F">
        <w:rPr>
          <w:rStyle w:val="CommentReference"/>
        </w:rPr>
        <w:commentReference w:id="46"/>
      </w:r>
      <w:r w:rsidR="008E6477">
        <w:t xml:space="preserve"> the built-in variable </w:t>
      </w:r>
      <w:r w:rsidR="008E6477" w:rsidRPr="008E6477">
        <w:rPr>
          <w:rStyle w:val="CodeInTextPACKT"/>
        </w:rPr>
        <w:t>$PSVersionTable</w:t>
      </w:r>
      <w:r w:rsidR="008E6477" w:rsidRPr="008E6477">
        <w:t>, which looks like this:</w:t>
      </w:r>
    </w:p>
    <w:p w14:paraId="2258BFFE" w14:textId="7692270C" w:rsidR="008E6477" w:rsidRDefault="008E6477" w:rsidP="008E6477">
      <w:pPr>
        <w:pStyle w:val="FigurePACKT"/>
        <w:rPr>
          <w:rStyle w:val="CodeInTextPACKT"/>
        </w:rPr>
      </w:pPr>
      <w:r>
        <w:drawing>
          <wp:inline distT="0" distB="0" distL="0" distR="0" wp14:anchorId="5FF0FE4E" wp14:editId="798162AB">
            <wp:extent cx="5731510" cy="2248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48535"/>
                    </a:xfrm>
                    <a:prstGeom prst="rect">
                      <a:avLst/>
                    </a:prstGeom>
                  </pic:spPr>
                </pic:pic>
              </a:graphicData>
            </a:graphic>
          </wp:inline>
        </w:drawing>
      </w:r>
    </w:p>
    <w:p w14:paraId="42862D30" w14:textId="49D89ADA" w:rsidR="008E6477" w:rsidRDefault="008E6477" w:rsidP="008E6477">
      <w:pPr>
        <w:pStyle w:val="LayoutInformationPACKT"/>
        <w:rPr>
          <w:noProof/>
        </w:rPr>
      </w:pPr>
      <w:r>
        <w:t xml:space="preserve">Insert </w:t>
      </w:r>
      <w:r w:rsidRPr="00C41783">
        <w:t>image</w:t>
      </w:r>
      <w:r>
        <w:t xml:space="preserve"> </w:t>
      </w:r>
      <w:r>
        <w:rPr>
          <w:noProof/>
        </w:rPr>
        <w:t>B42024_01</w:t>
      </w:r>
      <w:r w:rsidRPr="00023EAD">
        <w:rPr>
          <w:noProof/>
        </w:rPr>
        <w:t>_0</w:t>
      </w:r>
      <w:r>
        <w:rPr>
          <w:noProof/>
        </w:rPr>
        <w:t>6.png</w:t>
      </w:r>
    </w:p>
    <w:p w14:paraId="3C6F25B4" w14:textId="77777777" w:rsidR="008E6477" w:rsidRDefault="008E6477" w:rsidP="004008BB"/>
    <w:p w14:paraId="736A924E" w14:textId="64EFA00F" w:rsidR="00167446" w:rsidRDefault="00167446" w:rsidP="004008BB">
      <w:r>
        <w:t>I</w:t>
      </w:r>
      <w:r w:rsidR="008E6477">
        <w:t>n</w:t>
      </w:r>
      <w:r>
        <w:t xml:space="preserve"> </w:t>
      </w:r>
      <w:r w:rsidRPr="008E6477">
        <w:rPr>
          <w:rStyle w:val="ItalicsPACKT"/>
        </w:rPr>
        <w:t>step 3</w:t>
      </w:r>
      <w:r>
        <w:t xml:space="preserve">, you examine the </w:t>
      </w:r>
      <w:r w:rsidRPr="008E6477">
        <w:rPr>
          <w:rStyle w:val="CodeInTextPACKT"/>
        </w:rPr>
        <w:t>$Host</w:t>
      </w:r>
      <w:r>
        <w:t xml:space="preserve"> variable</w:t>
      </w:r>
      <w:r w:rsidR="008E6477">
        <w:t xml:space="preserve"> to determine details about the PowerShell </w:t>
      </w:r>
      <w:del w:id="47" w:author="Lucy Wan" w:date="2020-10-20T16:04:00Z">
        <w:r w:rsidR="008E6477" w:rsidDel="00272D52">
          <w:delText xml:space="preserve"> </w:delText>
        </w:r>
      </w:del>
      <w:r w:rsidR="008E6477">
        <w:t>7 host (the PowerShell console), which looks like this:</w:t>
      </w:r>
    </w:p>
    <w:p w14:paraId="57DC5CE1" w14:textId="03AAA7CF" w:rsidR="008E6477" w:rsidRDefault="00DB7E58" w:rsidP="00DB7E58">
      <w:pPr>
        <w:pStyle w:val="FigurePACKT"/>
      </w:pPr>
      <w:r>
        <w:drawing>
          <wp:inline distT="0" distB="0" distL="0" distR="0" wp14:anchorId="05092F9C" wp14:editId="0662D634">
            <wp:extent cx="5731510" cy="1960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0245"/>
                    </a:xfrm>
                    <a:prstGeom prst="rect">
                      <a:avLst/>
                    </a:prstGeom>
                  </pic:spPr>
                </pic:pic>
              </a:graphicData>
            </a:graphic>
          </wp:inline>
        </w:drawing>
      </w:r>
    </w:p>
    <w:p w14:paraId="6D562464" w14:textId="257EF6E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7.png</w:t>
      </w:r>
    </w:p>
    <w:p w14:paraId="44F45B0F" w14:textId="60FDB950" w:rsidR="00DB7E58" w:rsidRDefault="00DB7E58" w:rsidP="00DB7E58">
      <w:r>
        <w:lastRenderedPageBreak/>
        <w:t xml:space="preserve">As you can see, in this case, you can see, the current culture is </w:t>
      </w:r>
      <w:r w:rsidRPr="00DB7E58">
        <w:rPr>
          <w:rStyle w:val="CodeInTextPACKT"/>
        </w:rPr>
        <w:t>EN-GB</w:t>
      </w:r>
      <w:r>
        <w:t>. You may see a different value depending on which specific version of Windows Server you are using.</w:t>
      </w:r>
    </w:p>
    <w:p w14:paraId="5B4E250A" w14:textId="778D458E" w:rsidR="00167446" w:rsidRDefault="00167446" w:rsidP="004008BB">
      <w:r>
        <w:t xml:space="preserve">In </w:t>
      </w:r>
      <w:r w:rsidRPr="00DB7E58">
        <w:rPr>
          <w:rStyle w:val="ItalicsPACKT"/>
        </w:rPr>
        <w:t xml:space="preserve">step </w:t>
      </w:r>
      <w:r w:rsidR="00DB7E58" w:rsidRPr="00DB7E58">
        <w:rPr>
          <w:rStyle w:val="ItalicsPACKT"/>
        </w:rPr>
        <w:t>4</w:t>
      </w:r>
      <w:r>
        <w:t xml:space="preserve">, you use </w:t>
      </w:r>
      <w:r w:rsidRPr="00DB7E58">
        <w:rPr>
          <w:rStyle w:val="CodeInTextPACKT"/>
        </w:rPr>
        <w:t>Get-Process</w:t>
      </w:r>
      <w:r>
        <w:t xml:space="preserve"> to look at the details of the PowerShell process</w:t>
      </w:r>
      <w:r w:rsidR="000D669F">
        <w:t>,</w:t>
      </w:r>
      <w:r w:rsidR="00DB7E58">
        <w:t xml:space="preserve"> which looks like this:</w:t>
      </w:r>
    </w:p>
    <w:p w14:paraId="74C5B4A7" w14:textId="3F8B7D01" w:rsidR="00DB7E58" w:rsidRDefault="000D669F" w:rsidP="000D669F">
      <w:pPr>
        <w:pStyle w:val="FigurePACKT"/>
      </w:pPr>
      <w:r>
        <w:drawing>
          <wp:inline distT="0" distB="0" distL="0" distR="0" wp14:anchorId="6547751D" wp14:editId="2ED6E474">
            <wp:extent cx="5663184" cy="6357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079" cy="6363115"/>
                    </a:xfrm>
                    <a:prstGeom prst="rect">
                      <a:avLst/>
                    </a:prstGeom>
                  </pic:spPr>
                </pic:pic>
              </a:graphicData>
            </a:graphic>
          </wp:inline>
        </w:drawing>
      </w:r>
    </w:p>
    <w:p w14:paraId="250EB1F4" w14:textId="0E5F0B0D"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8.png</w:t>
      </w:r>
    </w:p>
    <w:p w14:paraId="6F379B88" w14:textId="01B23D4B" w:rsidR="00DB7E58" w:rsidRDefault="00DB7E58" w:rsidP="00DB7E58">
      <w:r>
        <w:t>In this figure, you can see the path to the PowerShell 7 executable. This value changes if you are running the release version or the daily/preview releases.</w:t>
      </w:r>
    </w:p>
    <w:p w14:paraId="12340B3B" w14:textId="1770066C" w:rsidR="00167446" w:rsidRDefault="00DB7E58" w:rsidP="004008BB">
      <w:r>
        <w:t>You can see, i</w:t>
      </w:r>
      <w:r w:rsidR="00167446">
        <w:t xml:space="preserve">n </w:t>
      </w:r>
      <w:r w:rsidR="00167446" w:rsidRPr="00DB7E58">
        <w:rPr>
          <w:rStyle w:val="ItalicsPACKT"/>
        </w:rPr>
        <w:t xml:space="preserve">step </w:t>
      </w:r>
      <w:r w:rsidRPr="00DB7E58">
        <w:rPr>
          <w:rStyle w:val="ItalicsPACKT"/>
        </w:rPr>
        <w:t>5</w:t>
      </w:r>
      <w:r w:rsidR="00167446">
        <w:t xml:space="preserve">, </w:t>
      </w:r>
      <w:r>
        <w:t>d</w:t>
      </w:r>
      <w:r w:rsidR="00167446">
        <w:t>etails of resource usage of</w:t>
      </w:r>
      <w:r>
        <w:t xml:space="preserve"> the</w:t>
      </w:r>
      <w:r w:rsidR="00167446">
        <w:t xml:space="preserve"> </w:t>
      </w:r>
      <w:r w:rsidR="00167446" w:rsidRPr="00167446">
        <w:rPr>
          <w:rStyle w:val="CodeInTextPACKT"/>
        </w:rPr>
        <w:t>pwsh.exe</w:t>
      </w:r>
      <w:r w:rsidR="00167446">
        <w:t xml:space="preserve"> pro</w:t>
      </w:r>
      <w:r>
        <w:t>c</w:t>
      </w:r>
      <w:r w:rsidR="00167446">
        <w:t xml:space="preserve">ess running on the </w:t>
      </w:r>
      <w:r w:rsidR="00167446" w:rsidRPr="00167446">
        <w:rPr>
          <w:rStyle w:val="CodeInTextPACKT"/>
        </w:rPr>
        <w:t>SRV1</w:t>
      </w:r>
      <w:r w:rsidR="00167446">
        <w:t xml:space="preserve"> hos</w:t>
      </w:r>
      <w:r>
        <w:t>t.</w:t>
      </w:r>
    </w:p>
    <w:p w14:paraId="3FB30D57" w14:textId="5AAADAB0" w:rsidR="00DB7E58" w:rsidRDefault="000D669F" w:rsidP="00DB7E58">
      <w:pPr>
        <w:pStyle w:val="FigurePACKT"/>
      </w:pPr>
      <w:r>
        <w:lastRenderedPageBreak/>
        <w:drawing>
          <wp:inline distT="0" distB="0" distL="0" distR="0" wp14:anchorId="679473F1" wp14:editId="774410FE">
            <wp:extent cx="3616464" cy="3079303"/>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4138" cy="3111381"/>
                    </a:xfrm>
                    <a:prstGeom prst="rect">
                      <a:avLst/>
                    </a:prstGeom>
                  </pic:spPr>
                </pic:pic>
              </a:graphicData>
            </a:graphic>
          </wp:inline>
        </w:drawing>
      </w:r>
    </w:p>
    <w:p w14:paraId="7004363E" w14:textId="16FD40D7" w:rsidR="00DB7E58" w:rsidRDefault="00DB7E58" w:rsidP="00DB7E58">
      <w:pPr>
        <w:pStyle w:val="LayoutInformationPACKT"/>
        <w:rPr>
          <w:noProof/>
        </w:rPr>
      </w:pPr>
      <w:r>
        <w:t xml:space="preserve">Insert </w:t>
      </w:r>
      <w:r w:rsidRPr="00C41783">
        <w:t>image</w:t>
      </w:r>
      <w:r>
        <w:t xml:space="preserve"> </w:t>
      </w:r>
      <w:r>
        <w:rPr>
          <w:noProof/>
        </w:rPr>
        <w:t>B42024_01</w:t>
      </w:r>
      <w:r w:rsidRPr="00023EAD">
        <w:rPr>
          <w:noProof/>
        </w:rPr>
        <w:t>_0</w:t>
      </w:r>
      <w:r>
        <w:rPr>
          <w:noProof/>
        </w:rPr>
        <w:t>9.png</w:t>
      </w:r>
    </w:p>
    <w:p w14:paraId="5B2F2022" w14:textId="1924E833" w:rsidR="00167446" w:rsidRDefault="00DB7E58" w:rsidP="004008BB">
      <w:r>
        <w:t xml:space="preserve">The values of each of the </w:t>
      </w:r>
      <w:commentRangeStart w:id="48"/>
      <w:commentRangeStart w:id="49"/>
      <w:r>
        <w:t>performance counters are likely to</w:t>
      </w:r>
      <w:commentRangeEnd w:id="48"/>
      <w:r w:rsidR="00280294">
        <w:rPr>
          <w:rStyle w:val="CommentReference"/>
        </w:rPr>
        <w:commentReference w:id="48"/>
      </w:r>
      <w:commentRangeEnd w:id="49"/>
      <w:r w:rsidR="00196C0B">
        <w:rPr>
          <w:rStyle w:val="CommentReference"/>
        </w:rPr>
        <w:commentReference w:id="49"/>
      </w:r>
      <w:r>
        <w:t>.</w:t>
      </w:r>
      <w:r w:rsidR="000D669F">
        <w:t xml:space="preserve"> You may see different values.</w:t>
      </w:r>
    </w:p>
    <w:p w14:paraId="5D281358" w14:textId="1F80A105" w:rsidR="00167446" w:rsidRDefault="00DB7E58" w:rsidP="004008BB">
      <w:r>
        <w:t xml:space="preserve">By default, </w:t>
      </w:r>
      <w:commentRangeStart w:id="50"/>
      <w:proofErr w:type="spellStart"/>
      <w:r>
        <w:t>Powershell</w:t>
      </w:r>
      <w:commentRangeEnd w:id="50"/>
      <w:proofErr w:type="spellEnd"/>
      <w:r w:rsidR="00CF7172">
        <w:rPr>
          <w:rStyle w:val="CommentReference"/>
        </w:rPr>
        <w:commentReference w:id="50"/>
      </w:r>
      <w:r>
        <w:t xml:space="preserve"> 7, like Windows PowerShell, ships with minimum help files. You can, as you can see in </w:t>
      </w:r>
      <w:r w:rsidRPr="004D6912">
        <w:rPr>
          <w:rStyle w:val="ItalicsPACKT"/>
        </w:rPr>
        <w:t>s</w:t>
      </w:r>
      <w:r w:rsidR="00167446" w:rsidRPr="004D6912">
        <w:rPr>
          <w:rStyle w:val="ItalicsPACKT"/>
        </w:rPr>
        <w:t xml:space="preserve">tep </w:t>
      </w:r>
      <w:r w:rsidRPr="004D6912">
        <w:rPr>
          <w:rStyle w:val="ItalicsPACKT"/>
        </w:rPr>
        <w:t>6</w:t>
      </w:r>
      <w:r>
        <w:t xml:space="preserve">, </w:t>
      </w:r>
      <w:r w:rsidR="00167446">
        <w:t xml:space="preserve">use </w:t>
      </w:r>
      <w:r>
        <w:t xml:space="preserve">the </w:t>
      </w:r>
      <w:r w:rsidR="00167446">
        <w:t xml:space="preserve">Update-Help </w:t>
      </w:r>
      <w:r>
        <w:t>command t</w:t>
      </w:r>
      <w:r w:rsidR="00167446">
        <w:t>o download updated PowerShell help conte</w:t>
      </w:r>
      <w:r>
        <w:t>nt, like this:</w:t>
      </w:r>
    </w:p>
    <w:p w14:paraId="24ADFEE8" w14:textId="565E37BC" w:rsidR="00DB7E58" w:rsidRDefault="004D6912" w:rsidP="000D669F">
      <w:pPr>
        <w:pStyle w:val="FigurePACKT"/>
      </w:pPr>
      <w:r w:rsidRPr="000D669F">
        <w:drawing>
          <wp:inline distT="0" distB="0" distL="0" distR="0" wp14:anchorId="778D0122" wp14:editId="1EBF9F6B">
            <wp:extent cx="5486400" cy="1597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442" cy="1599657"/>
                    </a:xfrm>
                    <a:prstGeom prst="rect">
                      <a:avLst/>
                    </a:prstGeom>
                  </pic:spPr>
                </pic:pic>
              </a:graphicData>
            </a:graphic>
          </wp:inline>
        </w:drawing>
      </w:r>
    </w:p>
    <w:p w14:paraId="6FC86F75" w14:textId="7BDF7F1E" w:rsidR="004D6912" w:rsidRDefault="004D6912" w:rsidP="004D6912">
      <w:pPr>
        <w:pStyle w:val="LayoutInformationPACKT"/>
        <w:rPr>
          <w:noProof/>
        </w:rPr>
      </w:pPr>
      <w:r>
        <w:t xml:space="preserve">Insert </w:t>
      </w:r>
      <w:r w:rsidRPr="00C41783">
        <w:t>image</w:t>
      </w:r>
      <w:r>
        <w:t xml:space="preserve"> </w:t>
      </w:r>
      <w:r>
        <w:rPr>
          <w:noProof/>
        </w:rPr>
        <w:t>B42024_01</w:t>
      </w:r>
      <w:r w:rsidRPr="00023EAD">
        <w:rPr>
          <w:noProof/>
        </w:rPr>
        <w:t>_</w:t>
      </w:r>
      <w:r>
        <w:rPr>
          <w:noProof/>
        </w:rPr>
        <w:t>10.png</w:t>
      </w:r>
    </w:p>
    <w:p w14:paraId="481CAB3E" w14:textId="5E454081" w:rsidR="004D6912" w:rsidRPr="004D6912" w:rsidRDefault="004D6912" w:rsidP="004D6912">
      <w:commentRangeStart w:id="51"/>
      <w:commentRangeStart w:id="52"/>
      <w:r>
        <w:t xml:space="preserve">As you can see from the output, not all help files were updated. </w:t>
      </w:r>
      <w:commentRangeEnd w:id="51"/>
      <w:r w:rsidR="00773220">
        <w:rPr>
          <w:rStyle w:val="CommentReference"/>
        </w:rPr>
        <w:commentReference w:id="51"/>
      </w:r>
      <w:commentRangeEnd w:id="52"/>
      <w:r w:rsidR="00AE308A">
        <w:rPr>
          <w:rStyle w:val="CommentReference"/>
        </w:rPr>
        <w:commentReference w:id="52"/>
      </w:r>
      <w:r>
        <w:t xml:space="preserve">In this case, the </w:t>
      </w:r>
      <w:proofErr w:type="spellStart"/>
      <w:r>
        <w:t>ConfigDefender</w:t>
      </w:r>
      <w:proofErr w:type="spellEnd"/>
      <w:r>
        <w:t xml:space="preserve"> module does not, at present, have updated help information. </w:t>
      </w:r>
      <w:commentRangeStart w:id="53"/>
      <w:r>
        <w:t>Also note that a</w:t>
      </w:r>
      <w:r w:rsidR="000D669F">
        <w:t>l</w:t>
      </w:r>
      <w:r>
        <w:t xml:space="preserve">though the UK English versions of help details may be missing, there are US English versions that </w:t>
      </w:r>
      <w:r w:rsidR="000D669F">
        <w:t>you c</w:t>
      </w:r>
      <w:r>
        <w:t xml:space="preserve">an install which may be useful. </w:t>
      </w:r>
      <w:commentRangeEnd w:id="53"/>
      <w:r w:rsidR="008E4137">
        <w:rPr>
          <w:rStyle w:val="CommentReference"/>
        </w:rPr>
        <w:commentReference w:id="53"/>
      </w:r>
    </w:p>
    <w:p w14:paraId="7B6DBB3B" w14:textId="24AFDA02" w:rsidR="00167446" w:rsidRDefault="004D6912" w:rsidP="004008BB">
      <w:r>
        <w:t>Commands</w:t>
      </w:r>
      <w:del w:id="54" w:author="Lucy Wan" w:date="2020-10-20T16:12:00Z">
        <w:r w:rsidDel="00F5631B">
          <w:delText>,</w:delText>
        </w:r>
      </w:del>
      <w:r>
        <w:t xml:space="preserve"> in PowerShell</w:t>
      </w:r>
      <w:r w:rsidR="000D669F">
        <w:t>,</w:t>
      </w:r>
      <w:r>
        <w:t xml:space="preserve"> include functions, cmdlets, and aliases. </w:t>
      </w:r>
      <w:r w:rsidR="00167446">
        <w:t xml:space="preserve">In </w:t>
      </w:r>
      <w:r w:rsidR="00167446" w:rsidRPr="000D669F">
        <w:rPr>
          <w:rStyle w:val="ItalicsPACKT"/>
        </w:rPr>
        <w:t>step 7</w:t>
      </w:r>
      <w:r w:rsidR="00167446">
        <w:t xml:space="preserve">, you examine </w:t>
      </w:r>
      <w:r>
        <w:t xml:space="preserve">how many of each </w:t>
      </w:r>
      <w:commentRangeStart w:id="55"/>
      <w:r>
        <w:t>time</w:t>
      </w:r>
      <w:commentRangeEnd w:id="55"/>
      <w:r w:rsidR="00403A1A">
        <w:rPr>
          <w:rStyle w:val="CommentReference"/>
        </w:rPr>
        <w:commentReference w:id="55"/>
      </w:r>
      <w:r>
        <w:t xml:space="preserve"> of command is avai</w:t>
      </w:r>
      <w:r w:rsidR="000D669F">
        <w:t>la</w:t>
      </w:r>
      <w:r>
        <w:t xml:space="preserve">ble </w:t>
      </w:r>
      <w:r w:rsidR="00167446">
        <w:t>by default</w:t>
      </w:r>
      <w:r>
        <w:t>, like this:</w:t>
      </w:r>
    </w:p>
    <w:p w14:paraId="0CC3F0DA" w14:textId="5B8F5287" w:rsidR="004D6912" w:rsidRPr="004008BB" w:rsidRDefault="004D6912" w:rsidP="004D6912">
      <w:pPr>
        <w:pStyle w:val="FigurePACKT"/>
      </w:pPr>
      <w:r>
        <w:drawing>
          <wp:inline distT="0" distB="0" distL="0" distR="0" wp14:anchorId="245DF2BA" wp14:editId="250AF3B8">
            <wp:extent cx="5474208" cy="1233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2976" cy="1235781"/>
                    </a:xfrm>
                    <a:prstGeom prst="rect">
                      <a:avLst/>
                    </a:prstGeom>
                  </pic:spPr>
                </pic:pic>
              </a:graphicData>
            </a:graphic>
          </wp:inline>
        </w:drawing>
      </w:r>
    </w:p>
    <w:p w14:paraId="6B373993" w14:textId="5219FACC" w:rsidR="004008BB" w:rsidRPr="004008BB" w:rsidRDefault="004D6912" w:rsidP="004D6912">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11.png</w:t>
      </w:r>
    </w:p>
    <w:p w14:paraId="7B18035C" w14:textId="28380702" w:rsidR="0000165C" w:rsidRDefault="0000165C" w:rsidP="0000165C">
      <w:pPr>
        <w:pStyle w:val="Heading2"/>
      </w:pPr>
      <w:r>
        <w:t>There's more...</w:t>
      </w:r>
    </w:p>
    <w:p w14:paraId="08719A44" w14:textId="66CE7FCF" w:rsidR="004008BB" w:rsidRDefault="004008BB" w:rsidP="00DB7E58">
      <w:pPr>
        <w:pStyle w:val="NormalPACKT"/>
        <w:rPr>
          <w:lang w:val="en-GB"/>
        </w:rPr>
      </w:pPr>
      <w:r>
        <w:rPr>
          <w:lang w:val="en-GB"/>
        </w:rPr>
        <w:t xml:space="preserve">In </w:t>
      </w:r>
      <w:r w:rsidRPr="004008BB">
        <w:rPr>
          <w:rStyle w:val="ItalicsPACKT"/>
        </w:rPr>
        <w:t>step 1</w:t>
      </w:r>
      <w:r>
        <w:rPr>
          <w:lang w:val="en-GB"/>
        </w:rPr>
        <w:t xml:space="preserve">, you </w:t>
      </w:r>
      <w:r w:rsidR="00167446">
        <w:rPr>
          <w:lang w:val="en-GB"/>
        </w:rPr>
        <w:t xml:space="preserve">open the PowerShell console for the version of PowerShell you installed in “Installing PowerShell 7”.  At </w:t>
      </w:r>
      <w:r w:rsidR="000D669F">
        <w:rPr>
          <w:lang w:val="en-GB"/>
        </w:rPr>
        <w:t xml:space="preserve">the </w:t>
      </w:r>
      <w:r w:rsidR="00167446">
        <w:rPr>
          <w:lang w:val="en-GB"/>
        </w:rPr>
        <w:t xml:space="preserve">release of PowerShell 7.1, the version number you would see is 7.1.0. By the time you read this book, that version number may have advanced. To ensure you have the latest released version of PowerShell 7, re-run the </w:t>
      </w:r>
      <w:r w:rsidR="00167446" w:rsidRPr="000D669F">
        <w:rPr>
          <w:rStyle w:val="CodeInTextPACKT"/>
        </w:rPr>
        <w:t>Install-PowerShell</w:t>
      </w:r>
      <w:r w:rsidR="000D669F">
        <w:rPr>
          <w:rStyle w:val="CodeInTextPACKT"/>
        </w:rPr>
        <w:t>.ps1</w:t>
      </w:r>
      <w:r w:rsidR="00167446">
        <w:rPr>
          <w:lang w:val="en-GB"/>
        </w:rPr>
        <w:t xml:space="preserve"> script you downloaded in “Installing PowerShell 7”</w:t>
      </w:r>
      <w:r w:rsidR="00DB7E58">
        <w:rPr>
          <w:lang w:val="en-GB"/>
        </w:rPr>
        <w:t xml:space="preserve"> In this step, </w:t>
      </w:r>
      <w:r w:rsidR="00167446">
        <w:rPr>
          <w:lang w:val="en-GB"/>
        </w:rPr>
        <w:t xml:space="preserve">you can also </w:t>
      </w:r>
      <w:r>
        <w:rPr>
          <w:lang w:val="en-GB"/>
        </w:rPr>
        <w:t xml:space="preserve">see the output generated by the </w:t>
      </w:r>
      <w:r w:rsidRPr="004008BB">
        <w:rPr>
          <w:rStyle w:val="CodeInTextPACKT"/>
        </w:rPr>
        <w:t>Write-Host</w:t>
      </w:r>
      <w:r>
        <w:rPr>
          <w:lang w:val="en-GB"/>
        </w:rPr>
        <w:t xml:space="preserve"> statements in the profile file you set up in “Introducing PowerShell 7”.</w:t>
      </w:r>
    </w:p>
    <w:p w14:paraId="2764B94F" w14:textId="5283180D" w:rsidR="00DB7E58" w:rsidRDefault="00DB7E58" w:rsidP="004008BB">
      <w:pPr>
        <w:pStyle w:val="NormalPACKT"/>
        <w:rPr>
          <w:lang w:val="en-GB"/>
        </w:rPr>
      </w:pPr>
      <w:r>
        <w:rPr>
          <w:lang w:val="en-GB"/>
        </w:rPr>
        <w:t xml:space="preserve">In </w:t>
      </w:r>
      <w:r w:rsidRPr="00DB7E58">
        <w:rPr>
          <w:rStyle w:val="ItalicsPACKT"/>
        </w:rPr>
        <w:t>step 4</w:t>
      </w:r>
      <w:r>
        <w:rPr>
          <w:lang w:val="en-GB"/>
        </w:rPr>
        <w:t xml:space="preserve">, you use the variable </w:t>
      </w:r>
      <w:r w:rsidRPr="000D669F">
        <w:rPr>
          <w:rStyle w:val="CodeInTextPACKT"/>
        </w:rPr>
        <w:t>$P</w:t>
      </w:r>
      <w:r w:rsidR="000D669F" w:rsidRPr="000D669F">
        <w:rPr>
          <w:rStyle w:val="CodeInTextPACKT"/>
        </w:rPr>
        <w:t>ID</w:t>
      </w:r>
      <w:r w:rsidR="000D669F">
        <w:rPr>
          <w:rStyle w:val="CodeInTextPACKT"/>
        </w:rPr>
        <w:t>,</w:t>
      </w:r>
      <w:r w:rsidR="000D669F">
        <w:rPr>
          <w:lang w:val="en-GB"/>
        </w:rPr>
        <w:t xml:space="preserve"> which contains the Windows </w:t>
      </w:r>
      <w:r>
        <w:rPr>
          <w:lang w:val="en-GB"/>
        </w:rPr>
        <w:t>process id</w:t>
      </w:r>
      <w:r w:rsidR="000D669F">
        <w:rPr>
          <w:lang w:val="en-GB"/>
        </w:rPr>
        <w:t>entifier</w:t>
      </w:r>
      <w:r>
        <w:rPr>
          <w:lang w:val="en-GB"/>
        </w:rPr>
        <w:t xml:space="preserve"> of the PowerShell 7 console pro</w:t>
      </w:r>
      <w:r w:rsidR="000D669F">
        <w:rPr>
          <w:lang w:val="en-GB"/>
        </w:rPr>
        <w:t>c</w:t>
      </w:r>
      <w:r>
        <w:rPr>
          <w:lang w:val="en-GB"/>
        </w:rPr>
        <w:t xml:space="preserve">ess. The actual value of </w:t>
      </w:r>
      <w:r w:rsidRPr="000D669F">
        <w:rPr>
          <w:rStyle w:val="CodeInTextPACKT"/>
        </w:rPr>
        <w:t>$P</w:t>
      </w:r>
      <w:r w:rsidR="000D669F" w:rsidRPr="000D669F">
        <w:rPr>
          <w:rStyle w:val="CodeInTextPACKT"/>
        </w:rPr>
        <w:t>ID</w:t>
      </w:r>
      <w:r>
        <w:rPr>
          <w:lang w:val="en-GB"/>
        </w:rPr>
        <w:t xml:space="preserve"> changes each time you run PowerShell, but the value always contains the process </w:t>
      </w:r>
      <w:commentRangeStart w:id="56"/>
      <w:r>
        <w:rPr>
          <w:lang w:val="en-GB"/>
        </w:rPr>
        <w:t>id</w:t>
      </w:r>
      <w:commentRangeEnd w:id="56"/>
      <w:r w:rsidR="00E54D81">
        <w:rPr>
          <w:rStyle w:val="CommentReference"/>
        </w:rPr>
        <w:commentReference w:id="56"/>
      </w:r>
      <w:r>
        <w:rPr>
          <w:lang w:val="en-GB"/>
        </w:rPr>
        <w:t xml:space="preserve"> of the current console process. </w:t>
      </w:r>
    </w:p>
    <w:p w14:paraId="186E26D2" w14:textId="2B8FB4A4" w:rsidR="004D6912" w:rsidRDefault="004D6912" w:rsidP="004008BB">
      <w:pPr>
        <w:pStyle w:val="NormalPACKT"/>
        <w:rPr>
          <w:lang w:val="en-GB"/>
        </w:rPr>
      </w:pPr>
      <w:r>
        <w:rPr>
          <w:lang w:val="en-GB"/>
        </w:rPr>
        <w:t xml:space="preserve">In </w:t>
      </w:r>
      <w:r w:rsidRPr="000D669F">
        <w:rPr>
          <w:rStyle w:val="ItalicsPACKT"/>
        </w:rPr>
        <w:t>step 7</w:t>
      </w:r>
      <w:r>
        <w:rPr>
          <w:lang w:val="en-GB"/>
        </w:rPr>
        <w:t>, you saw that you had 1786 commands available. This number changes as you add more features (and their accompanying modules) or download and install modules from repositories such as the PowerShell Gallery.</w:t>
      </w:r>
    </w:p>
    <w:p w14:paraId="4582A3A2" w14:textId="12397142" w:rsidR="00C41783" w:rsidRPr="009D0F10" w:rsidRDefault="00C41783" w:rsidP="00C41783">
      <w:pPr>
        <w:pStyle w:val="Heading1"/>
        <w:pBdr>
          <w:top w:val="none" w:sz="0" w:space="0" w:color="auto"/>
          <w:left w:val="none" w:sz="0" w:space="0" w:color="auto"/>
          <w:bottom w:val="none" w:sz="0" w:space="0" w:color="auto"/>
          <w:right w:val="none" w:sz="0" w:space="0" w:color="auto"/>
        </w:pBdr>
        <w:tabs>
          <w:tab w:val="left" w:pos="0"/>
        </w:tabs>
      </w:pPr>
      <w:r>
        <w:t xml:space="preserve">Exploring PowerShell 7 </w:t>
      </w:r>
      <w:r w:rsidR="000D669F">
        <w:t>I</w:t>
      </w:r>
      <w:r>
        <w:t>nstallation Artifacts</w:t>
      </w:r>
    </w:p>
    <w:p w14:paraId="10A6CE78" w14:textId="5AC29DB7" w:rsidR="0000165C" w:rsidRDefault="00C41783" w:rsidP="0000165C">
      <w:pPr>
        <w:pStyle w:val="BulletPACKT"/>
        <w:numPr>
          <w:ilvl w:val="0"/>
          <w:numId w:val="0"/>
        </w:numPr>
      </w:pPr>
      <w:r>
        <w:t>In PowerShell 7, certain objects added by the PowerShell 7 inst</w:t>
      </w:r>
      <w:r w:rsidR="000D669F">
        <w:t>a</w:t>
      </w:r>
      <w:r>
        <w:t xml:space="preserve">ller (and PowerShell 7) differ from those used by Windows PowerShell. </w:t>
      </w:r>
    </w:p>
    <w:p w14:paraId="6A4B8105" w14:textId="77777777" w:rsidR="0000165C" w:rsidRDefault="0000165C" w:rsidP="0000165C">
      <w:pPr>
        <w:pStyle w:val="Heading2"/>
        <w:tabs>
          <w:tab w:val="left" w:pos="0"/>
        </w:tabs>
      </w:pPr>
      <w:r>
        <w:t>Getting Ready</w:t>
      </w:r>
    </w:p>
    <w:p w14:paraId="6DA19C31" w14:textId="3091EF83" w:rsidR="0000165C" w:rsidRDefault="00C41783" w:rsidP="0000165C">
      <w:pPr>
        <w:pStyle w:val="NormalPACKT"/>
        <w:rPr>
          <w:lang w:val="en-GB"/>
        </w:rPr>
      </w:pPr>
      <w:r>
        <w:rPr>
          <w:lang w:val="en-GB"/>
        </w:rPr>
        <w:t xml:space="preserve">This recipe uses </w:t>
      </w:r>
      <w:r w:rsidRPr="000D669F">
        <w:rPr>
          <w:rStyle w:val="CodeInTextPACKT"/>
        </w:rPr>
        <w:t>SRV1</w:t>
      </w:r>
      <w:r>
        <w:rPr>
          <w:lang w:val="en-GB"/>
        </w:rPr>
        <w:t xml:space="preserve"> after you have installed PowerShell 7.</w:t>
      </w:r>
      <w:r w:rsidR="00204611">
        <w:rPr>
          <w:lang w:val="en-GB"/>
        </w:rPr>
        <w:t xml:space="preserve"> I</w:t>
      </w:r>
      <w:r w:rsidR="00952699">
        <w:rPr>
          <w:lang w:val="en-GB"/>
        </w:rPr>
        <w:t>n</w:t>
      </w:r>
      <w:r w:rsidR="00204611">
        <w:rPr>
          <w:lang w:val="en-GB"/>
        </w:rPr>
        <w:t xml:space="preserve"> this recipe, you use the PowerShell 7 console to run the steps.</w:t>
      </w:r>
    </w:p>
    <w:p w14:paraId="3D59FA14" w14:textId="77777777" w:rsidR="0000165C" w:rsidRDefault="0000165C" w:rsidP="0000165C">
      <w:pPr>
        <w:pStyle w:val="Heading2"/>
        <w:tabs>
          <w:tab w:val="left" w:pos="0"/>
        </w:tabs>
      </w:pPr>
      <w:r>
        <w:t>How to do it...</w:t>
      </w:r>
    </w:p>
    <w:p w14:paraId="3FDBA26A" w14:textId="4D8848B0" w:rsidR="0000165C" w:rsidRPr="00B117F6" w:rsidRDefault="00B117F6" w:rsidP="001A1A7A">
      <w:pPr>
        <w:pStyle w:val="NumberedBulletPACKT"/>
        <w:numPr>
          <w:ilvl w:val="0"/>
          <w:numId w:val="5"/>
        </w:numPr>
      </w:pPr>
      <w:r>
        <w:rPr>
          <w:lang w:val="en-GB"/>
        </w:rPr>
        <w:t>Check the version table for PowerShell 7 console</w:t>
      </w:r>
    </w:p>
    <w:p w14:paraId="5AA16397" w14:textId="77777777" w:rsidR="00B117F6" w:rsidRPr="009D0F10" w:rsidRDefault="00B117F6" w:rsidP="00B117F6">
      <w:pPr>
        <w:pStyle w:val="CodePACKT"/>
      </w:pPr>
    </w:p>
    <w:p w14:paraId="7A8048CE" w14:textId="77777777" w:rsidR="00B117F6" w:rsidRPr="00B117F6" w:rsidRDefault="00B117F6" w:rsidP="00B117F6">
      <w:pPr>
        <w:pStyle w:val="CodePACKT"/>
        <w:rPr>
          <w:color w:val="000000"/>
          <w:lang w:val="en-GB"/>
        </w:rPr>
      </w:pPr>
      <w:r w:rsidRPr="00B117F6">
        <w:rPr>
          <w:color w:val="000000"/>
          <w:lang w:val="en-GB"/>
        </w:rPr>
        <w:t>$PSVersionTable</w:t>
      </w:r>
    </w:p>
    <w:p w14:paraId="2C6E9A6F" w14:textId="77777777" w:rsidR="0000165C" w:rsidRPr="00EE677B" w:rsidRDefault="0000165C" w:rsidP="00B117F6">
      <w:pPr>
        <w:pStyle w:val="CodePACKT"/>
        <w:rPr>
          <w:lang w:val="en-GB"/>
        </w:rPr>
      </w:pPr>
    </w:p>
    <w:p w14:paraId="0E8F84F6" w14:textId="7CC31434" w:rsidR="00B117F6" w:rsidRPr="00B117F6" w:rsidRDefault="00B117F6" w:rsidP="00B117F6">
      <w:pPr>
        <w:pStyle w:val="NumberedBulletPACKT"/>
        <w:rPr>
          <w:color w:val="000000"/>
          <w:lang w:val="en-GB" w:eastAsia="en-GB"/>
        </w:rPr>
      </w:pPr>
      <w:r w:rsidRPr="00B117F6">
        <w:rPr>
          <w:lang w:val="en-GB" w:eastAsia="en-GB"/>
        </w:rPr>
        <w:t>Examine the </w:t>
      </w:r>
      <w:r>
        <w:rPr>
          <w:lang w:val="en-GB" w:eastAsia="en-GB"/>
        </w:rPr>
        <w:t xml:space="preserve">PowerShell 7 </w:t>
      </w:r>
      <w:r w:rsidRPr="00B117F6">
        <w:rPr>
          <w:lang w:val="en-GB" w:eastAsia="en-GB"/>
        </w:rPr>
        <w:t>installation folder</w:t>
      </w:r>
    </w:p>
    <w:p w14:paraId="5F862035" w14:textId="77777777" w:rsidR="00B117F6" w:rsidRPr="00B117F6" w:rsidRDefault="00B117F6" w:rsidP="00B117F6">
      <w:pPr>
        <w:pStyle w:val="CodePACKT"/>
        <w:rPr>
          <w:lang w:val="en-GB"/>
        </w:rPr>
      </w:pPr>
    </w:p>
    <w:p w14:paraId="32EC81C6" w14:textId="77777777" w:rsidR="00B117F6" w:rsidRPr="00B117F6" w:rsidRDefault="00B117F6" w:rsidP="00B117F6">
      <w:pPr>
        <w:pStyle w:val="CodePACKT"/>
        <w:rPr>
          <w:lang w:val="en-GB"/>
        </w:rPr>
      </w:pPr>
      <w:r w:rsidRPr="00B117F6">
        <w:rPr>
          <w:lang w:val="en-GB"/>
        </w:rPr>
        <w:t>Get-</w:t>
      </w:r>
      <w:proofErr w:type="spellStart"/>
      <w:r w:rsidRPr="00B117F6">
        <w:rPr>
          <w:lang w:val="en-GB"/>
        </w:rPr>
        <w:t>Childitem</w:t>
      </w:r>
      <w:proofErr w:type="spellEnd"/>
      <w:r w:rsidRPr="00B117F6">
        <w:rPr>
          <w:lang w:val="en-GB"/>
        </w:rPr>
        <w:t> -Path $</w:t>
      </w:r>
      <w:proofErr w:type="spellStart"/>
      <w:r w:rsidRPr="00B117F6">
        <w:rPr>
          <w:lang w:val="en-GB"/>
        </w:rPr>
        <w:t>env:ProgramFiles</w:t>
      </w:r>
      <w:proofErr w:type="spellEnd"/>
      <w:r w:rsidRPr="00B117F6">
        <w:rPr>
          <w:lang w:val="en-GB"/>
        </w:rPr>
        <w:t>\PowerShell\</w:t>
      </w:r>
      <w:r w:rsidRPr="00B117F6">
        <w:rPr>
          <w:color w:val="098658"/>
          <w:lang w:val="en-GB"/>
        </w:rPr>
        <w:t>7</w:t>
      </w:r>
      <w:r w:rsidRPr="00B117F6">
        <w:rPr>
          <w:lang w:val="en-GB"/>
        </w:rPr>
        <w:t> -Recurse |</w:t>
      </w:r>
    </w:p>
    <w:p w14:paraId="363B4972" w14:textId="77777777" w:rsidR="00B117F6" w:rsidRPr="00B117F6" w:rsidRDefault="00B117F6" w:rsidP="00B117F6">
      <w:pPr>
        <w:pStyle w:val="CodePACKT"/>
        <w:rPr>
          <w:lang w:val="en-GB"/>
        </w:rPr>
      </w:pPr>
      <w:r w:rsidRPr="00B117F6">
        <w:rPr>
          <w:lang w:val="en-GB"/>
        </w:rPr>
        <w:t>  Measure-Object -Property Length -Sum</w:t>
      </w:r>
    </w:p>
    <w:p w14:paraId="7B51081A" w14:textId="77777777" w:rsidR="0000165C" w:rsidRPr="009D0F10" w:rsidRDefault="0000165C" w:rsidP="00B117F6">
      <w:pPr>
        <w:pStyle w:val="CodePACKT"/>
      </w:pPr>
    </w:p>
    <w:p w14:paraId="047F2B2D" w14:textId="08B54141" w:rsidR="00B117F6" w:rsidRPr="00B117F6" w:rsidRDefault="00B117F6" w:rsidP="00B117F6">
      <w:pPr>
        <w:pStyle w:val="NumberedBulletPACKT"/>
        <w:rPr>
          <w:color w:val="000000"/>
          <w:lang w:val="en-GB" w:eastAsia="en-GB"/>
        </w:rPr>
      </w:pPr>
      <w:r w:rsidRPr="00B117F6">
        <w:rPr>
          <w:lang w:val="en-GB" w:eastAsia="en-GB"/>
        </w:rPr>
        <w:t>Look at PowerShell Configuration JSON file</w:t>
      </w:r>
    </w:p>
    <w:p w14:paraId="2C95009B" w14:textId="77777777" w:rsidR="00B117F6" w:rsidRPr="00B117F6" w:rsidRDefault="00B117F6" w:rsidP="00B117F6">
      <w:pPr>
        <w:pStyle w:val="CodePACKT"/>
      </w:pPr>
    </w:p>
    <w:p w14:paraId="1DA81E2A" w14:textId="77777777" w:rsidR="00B117F6" w:rsidRPr="00B117F6" w:rsidRDefault="00B117F6" w:rsidP="00B117F6">
      <w:pPr>
        <w:pStyle w:val="CodePACKT"/>
      </w:pPr>
      <w:r w:rsidRPr="00B117F6">
        <w:t>Get-ChildItem -Path $env:ProgramFiles\PowerShell\7\powershell*.json | </w:t>
      </w:r>
    </w:p>
    <w:p w14:paraId="5599E94E" w14:textId="6B6E327E" w:rsidR="00B117F6" w:rsidRDefault="00B117F6" w:rsidP="00B117F6">
      <w:pPr>
        <w:pStyle w:val="CodePACKT"/>
      </w:pPr>
      <w:r w:rsidRPr="00B117F6">
        <w:t>  Get-Conten</w:t>
      </w:r>
      <w:r w:rsidR="001737B4">
        <w:t>t</w:t>
      </w:r>
    </w:p>
    <w:p w14:paraId="7D93ECA7" w14:textId="77777777" w:rsidR="001737B4" w:rsidRPr="00B117F6" w:rsidRDefault="001737B4" w:rsidP="00B117F6">
      <w:pPr>
        <w:pStyle w:val="CodePACKT"/>
      </w:pPr>
    </w:p>
    <w:p w14:paraId="013EC063" w14:textId="35EA6341" w:rsidR="00B117F6" w:rsidRPr="00B117F6" w:rsidRDefault="00B117F6" w:rsidP="00B117F6">
      <w:pPr>
        <w:pStyle w:val="NumberedBulletPACKT"/>
        <w:rPr>
          <w:color w:val="000000"/>
          <w:lang w:val="en-GB" w:eastAsia="en-GB"/>
        </w:rPr>
      </w:pPr>
      <w:r w:rsidRPr="00B117F6">
        <w:rPr>
          <w:lang w:val="en-GB" w:eastAsia="en-GB"/>
        </w:rPr>
        <w:t>Check Execution Policy</w:t>
      </w:r>
      <w:r>
        <w:rPr>
          <w:lang w:val="en-GB" w:eastAsia="en-GB"/>
        </w:rPr>
        <w:t xml:space="preserve"> for PowerShell 7</w:t>
      </w:r>
    </w:p>
    <w:p w14:paraId="061E94E2" w14:textId="77777777" w:rsidR="00B117F6" w:rsidRPr="00B117F6" w:rsidRDefault="00B117F6" w:rsidP="00B117F6">
      <w:pPr>
        <w:pStyle w:val="CodePACKT"/>
        <w:rPr>
          <w:rStyle w:val="CodeInTextPACKT"/>
          <w:color w:val="7030A0"/>
        </w:rPr>
      </w:pPr>
    </w:p>
    <w:p w14:paraId="5F6754C1" w14:textId="7BEE757F" w:rsidR="00B117F6" w:rsidRPr="00B117F6" w:rsidRDefault="00B117F6" w:rsidP="00B117F6">
      <w:pPr>
        <w:pStyle w:val="CodePACKT"/>
        <w:rPr>
          <w:rStyle w:val="CodeInTextPACKT"/>
          <w:color w:val="7030A0"/>
        </w:rPr>
      </w:pPr>
      <w:r w:rsidRPr="00B117F6">
        <w:rPr>
          <w:rStyle w:val="CodeInTextPACKT"/>
          <w:color w:val="7030A0"/>
        </w:rPr>
        <w:t>Get-ExecutionPolicy  </w:t>
      </w:r>
    </w:p>
    <w:p w14:paraId="1A2B5233" w14:textId="77777777" w:rsidR="00B117F6" w:rsidRPr="00B117F6" w:rsidRDefault="00B117F6" w:rsidP="00B117F6">
      <w:pPr>
        <w:pStyle w:val="CodePACKT"/>
        <w:rPr>
          <w:rStyle w:val="CodeInTextPACKT"/>
          <w:color w:val="7030A0"/>
        </w:rPr>
      </w:pPr>
    </w:p>
    <w:p w14:paraId="25F7DF30" w14:textId="3ECD865F" w:rsidR="00B117F6" w:rsidRPr="00B117F6" w:rsidRDefault="00B117F6" w:rsidP="00B117F6">
      <w:pPr>
        <w:pStyle w:val="NumberedBulletPACKT"/>
        <w:rPr>
          <w:color w:val="000000"/>
          <w:lang w:val="en-GB" w:eastAsia="en-GB"/>
        </w:rPr>
      </w:pPr>
      <w:r w:rsidRPr="00B117F6">
        <w:rPr>
          <w:lang w:val="en-GB" w:eastAsia="en-GB"/>
        </w:rPr>
        <w:t>View Module folders</w:t>
      </w:r>
    </w:p>
    <w:p w14:paraId="6DA8BE5B" w14:textId="77777777" w:rsidR="00B117F6" w:rsidRPr="00B117F6" w:rsidRDefault="00B117F6" w:rsidP="00B117F6">
      <w:pPr>
        <w:pStyle w:val="CodePACKT"/>
        <w:rPr>
          <w:lang w:val="en-GB"/>
        </w:rPr>
      </w:pPr>
    </w:p>
    <w:p w14:paraId="49E38075" w14:textId="77777777" w:rsidR="00B117F6" w:rsidRPr="00B117F6" w:rsidRDefault="00B117F6" w:rsidP="00B117F6">
      <w:pPr>
        <w:pStyle w:val="CodePACKT"/>
        <w:rPr>
          <w:lang w:val="en-GB"/>
        </w:rPr>
      </w:pPr>
      <w:r w:rsidRPr="00B117F6">
        <w:rPr>
          <w:lang w:val="en-GB"/>
        </w:rPr>
        <w:t>$I = </w:t>
      </w:r>
      <w:r w:rsidRPr="00B117F6">
        <w:rPr>
          <w:color w:val="098658"/>
          <w:lang w:val="en-GB"/>
        </w:rPr>
        <w:t>0</w:t>
      </w:r>
    </w:p>
    <w:p w14:paraId="37C3D9E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 $</w:t>
      </w:r>
      <w:proofErr w:type="spellStart"/>
      <w:r w:rsidRPr="00B117F6">
        <w:rPr>
          <w:lang w:val="en-GB"/>
        </w:rPr>
        <w:t>env:PSModulePath</w:t>
      </w:r>
      <w:proofErr w:type="spellEnd"/>
      <w:r w:rsidRPr="00B117F6">
        <w:rPr>
          <w:lang w:val="en-GB"/>
        </w:rPr>
        <w:t> -split </w:t>
      </w:r>
      <w:r w:rsidRPr="00B117F6">
        <w:rPr>
          <w:color w:val="A31515"/>
          <w:lang w:val="en-GB"/>
        </w:rPr>
        <w:t>';'</w:t>
      </w:r>
    </w:p>
    <w:p w14:paraId="6F8A4A40" w14:textId="77777777" w:rsidR="00B117F6" w:rsidRPr="00B117F6" w:rsidRDefault="00B117F6" w:rsidP="00B117F6">
      <w:pPr>
        <w:pStyle w:val="CodePACKT"/>
        <w:rPr>
          <w:lang w:val="en-GB"/>
        </w:rPr>
      </w:pPr>
      <w:r w:rsidRPr="00B117F6">
        <w:rPr>
          <w:lang w:val="en-GB"/>
        </w:rPr>
        <w:t>$</w:t>
      </w:r>
      <w:proofErr w:type="spellStart"/>
      <w:r w:rsidRPr="00B117F6">
        <w:rPr>
          <w:lang w:val="en-GB"/>
        </w:rPr>
        <w:t>ModPath</w:t>
      </w:r>
      <w:proofErr w:type="spellEnd"/>
      <w:r w:rsidRPr="00B117F6">
        <w:rPr>
          <w:lang w:val="en-GB"/>
        </w:rPr>
        <w:t> |</w:t>
      </w:r>
    </w:p>
    <w:p w14:paraId="274F7E53" w14:textId="77777777" w:rsidR="00B117F6" w:rsidRPr="00B117F6" w:rsidRDefault="00B117F6" w:rsidP="00B117F6">
      <w:pPr>
        <w:pStyle w:val="CodePACKT"/>
        <w:rPr>
          <w:lang w:val="en-GB"/>
        </w:rPr>
      </w:pPr>
      <w:r w:rsidRPr="00B117F6">
        <w:rPr>
          <w:lang w:val="en-GB"/>
        </w:rPr>
        <w:t>  Foreach-Object {</w:t>
      </w:r>
    </w:p>
    <w:p w14:paraId="2FAE0068" w14:textId="77777777" w:rsidR="00B117F6" w:rsidRPr="00B117F6" w:rsidRDefault="00B117F6" w:rsidP="00B117F6">
      <w:pPr>
        <w:pStyle w:val="CodePACKT"/>
        <w:rPr>
          <w:lang w:val="en-GB"/>
        </w:rPr>
      </w:pPr>
      <w:r w:rsidRPr="00B117F6">
        <w:rPr>
          <w:lang w:val="en-GB"/>
        </w:rPr>
        <w:t>    </w:t>
      </w:r>
      <w:r w:rsidRPr="00B117F6">
        <w:rPr>
          <w:color w:val="A31515"/>
          <w:lang w:val="en-GB"/>
        </w:rPr>
        <w:t>"[{0:N0}]   {1}"</w:t>
      </w:r>
      <w:r w:rsidRPr="00B117F6">
        <w:rPr>
          <w:lang w:val="en-GB"/>
        </w:rPr>
        <w:t> -f $I++, $_}</w:t>
      </w:r>
    </w:p>
    <w:p w14:paraId="41526FD8" w14:textId="77777777" w:rsidR="00B117F6" w:rsidRPr="00B117F6" w:rsidRDefault="00B117F6" w:rsidP="00B117F6">
      <w:pPr>
        <w:pStyle w:val="CodePACKT"/>
        <w:rPr>
          <w:lang w:val="en-GB"/>
        </w:rPr>
      </w:pPr>
    </w:p>
    <w:p w14:paraId="1299980C" w14:textId="61EE7ECB" w:rsidR="00B117F6" w:rsidRDefault="00B117F6" w:rsidP="00B117F6">
      <w:pPr>
        <w:pStyle w:val="NumberedBulletPACKT"/>
      </w:pPr>
      <w:r w:rsidRPr="00B117F6">
        <w:t>View the Modules</w:t>
      </w:r>
    </w:p>
    <w:p w14:paraId="15830A77" w14:textId="77777777" w:rsidR="00B117F6" w:rsidRPr="00B117F6" w:rsidRDefault="00B117F6" w:rsidP="00B117F6">
      <w:pPr>
        <w:pStyle w:val="CodePACKT"/>
      </w:pPr>
    </w:p>
    <w:p w14:paraId="296AD163" w14:textId="77777777" w:rsidR="00B117F6" w:rsidRPr="00B117F6" w:rsidRDefault="00B117F6" w:rsidP="00B117F6">
      <w:pPr>
        <w:pStyle w:val="CodePACKT"/>
      </w:pPr>
      <w:r w:rsidRPr="00B117F6">
        <w:t>$TotalCommands = 0</w:t>
      </w:r>
    </w:p>
    <w:p w14:paraId="01EF9251" w14:textId="77777777" w:rsidR="00B117F6" w:rsidRPr="00B117F6" w:rsidRDefault="00B117F6" w:rsidP="00B117F6">
      <w:pPr>
        <w:pStyle w:val="CodePACKT"/>
      </w:pPr>
      <w:r w:rsidRPr="00B117F6">
        <w:t>$TotalModules  = 0</w:t>
      </w:r>
    </w:p>
    <w:p w14:paraId="5ECCEE9D" w14:textId="77777777" w:rsidR="00B117F6" w:rsidRPr="00B117F6" w:rsidRDefault="00B117F6" w:rsidP="00B117F6">
      <w:pPr>
        <w:pStyle w:val="CodePACKT"/>
      </w:pPr>
      <w:r w:rsidRPr="00B117F6">
        <w:t>Foreach ($Path in $</w:t>
      </w:r>
      <w:proofErr w:type="spellStart"/>
      <w:r w:rsidRPr="00B117F6">
        <w:t>ModPath</w:t>
      </w:r>
      <w:proofErr w:type="spellEnd"/>
      <w:r w:rsidRPr="00B117F6">
        <w:t>){</w:t>
      </w:r>
    </w:p>
    <w:p w14:paraId="76EAD7EC" w14:textId="77777777" w:rsidR="00B117F6" w:rsidRPr="00B117F6" w:rsidRDefault="00B117F6" w:rsidP="00B117F6">
      <w:pPr>
        <w:pStyle w:val="CodePACKT"/>
      </w:pPr>
      <w:r w:rsidRPr="00B117F6">
        <w:t>  Try { $Modules = Get-ChildItem -Path $Path -Directory -ErroraCtion Stop </w:t>
      </w:r>
    </w:p>
    <w:p w14:paraId="2A6A763E" w14:textId="77777777" w:rsidR="00B117F6" w:rsidRPr="00B117F6" w:rsidRDefault="00B117F6" w:rsidP="00B117F6">
      <w:pPr>
        <w:pStyle w:val="CodePACKT"/>
      </w:pPr>
      <w:r w:rsidRPr="00B117F6">
        <w:t>        "Checking Module Path:  [$Path]"</w:t>
      </w:r>
    </w:p>
    <w:p w14:paraId="5146E597" w14:textId="77777777" w:rsidR="00B117F6" w:rsidRPr="00B117F6" w:rsidRDefault="00B117F6" w:rsidP="00B117F6">
      <w:pPr>
        <w:pStyle w:val="CodePACKT"/>
      </w:pPr>
      <w:r w:rsidRPr="00B117F6">
        <w:t>  }</w:t>
      </w:r>
    </w:p>
    <w:p w14:paraId="27E2AD1F" w14:textId="77777777" w:rsidR="00B117F6" w:rsidRPr="00B117F6" w:rsidRDefault="00B117F6" w:rsidP="00B117F6">
      <w:pPr>
        <w:pStyle w:val="CodePACKT"/>
      </w:pPr>
      <w:r w:rsidRPr="00B117F6">
        <w:t>  Catch [</w:t>
      </w:r>
      <w:proofErr w:type="spellStart"/>
      <w:r w:rsidRPr="00B117F6">
        <w:t>System.Management.Automation.ItemNotFoundException</w:t>
      </w:r>
      <w:proofErr w:type="spellEnd"/>
      <w:r w:rsidRPr="00B117F6">
        <w:t>] {</w:t>
      </w:r>
    </w:p>
    <w:p w14:paraId="3E183AE1" w14:textId="77777777" w:rsidR="00B117F6" w:rsidRPr="00B117F6" w:rsidRDefault="00B117F6" w:rsidP="00B117F6">
      <w:pPr>
        <w:pStyle w:val="CodePACKT"/>
      </w:pPr>
      <w:r w:rsidRPr="00B117F6">
        <w:t>    "Module path [$path] DOES NOT EXIST ON $(hostname)"</w:t>
      </w:r>
    </w:p>
    <w:p w14:paraId="4297A18E" w14:textId="77777777" w:rsidR="00B117F6" w:rsidRPr="00B117F6" w:rsidRDefault="00B117F6" w:rsidP="00B117F6">
      <w:pPr>
        <w:pStyle w:val="CodePACKT"/>
      </w:pPr>
      <w:r w:rsidRPr="00B117F6">
        <w:t>  }</w:t>
      </w:r>
    </w:p>
    <w:p w14:paraId="4E1D99EE" w14:textId="77777777" w:rsidR="00B117F6" w:rsidRPr="00B117F6" w:rsidRDefault="00B117F6" w:rsidP="00B117F6">
      <w:pPr>
        <w:pStyle w:val="CodePACKT"/>
      </w:pPr>
      <w:r w:rsidRPr="00B117F6">
        <w:t>  Foreach ($Module in $Modules) {</w:t>
      </w:r>
    </w:p>
    <w:p w14:paraId="60A71507" w14:textId="77777777" w:rsidR="00B117F6" w:rsidRPr="00B117F6" w:rsidRDefault="00B117F6" w:rsidP="00B117F6">
      <w:pPr>
        <w:pStyle w:val="CodePACKT"/>
      </w:pPr>
      <w:r w:rsidRPr="00B117F6">
        <w:t>    </w:t>
      </w:r>
      <w:commentRangeStart w:id="57"/>
      <w:r w:rsidRPr="00B117F6">
        <w:t># "Module [$($module.name)] - Commands: [$($</w:t>
      </w:r>
      <w:proofErr w:type="spellStart"/>
      <w:r w:rsidRPr="00B117F6">
        <w:t>Cmds.Count</w:t>
      </w:r>
      <w:proofErr w:type="spellEnd"/>
      <w:r w:rsidRPr="00B117F6">
        <w:t>)]"</w:t>
      </w:r>
      <w:commentRangeEnd w:id="57"/>
      <w:r w:rsidR="00712828">
        <w:rPr>
          <w:rStyle w:val="CommentReference"/>
          <w:rFonts w:ascii="Times New Roman" w:hAnsi="Times New Roman"/>
          <w:color w:val="auto"/>
          <w:lang w:eastAsia="en-US"/>
        </w:rPr>
        <w:commentReference w:id="57"/>
      </w:r>
    </w:p>
    <w:p w14:paraId="04DE9805" w14:textId="77777777" w:rsidR="00B117F6" w:rsidRPr="00B117F6" w:rsidRDefault="00B117F6" w:rsidP="00B117F6">
      <w:pPr>
        <w:pStyle w:val="CodePACKT"/>
      </w:pPr>
      <w:r w:rsidRPr="00B117F6">
        <w:t>    $</w:t>
      </w:r>
      <w:proofErr w:type="spellStart"/>
      <w:r w:rsidRPr="00B117F6">
        <w:t>TotalCommands</w:t>
      </w:r>
      <w:proofErr w:type="spellEnd"/>
      <w:r w:rsidRPr="00B117F6">
        <w:t> += </w:t>
      </w:r>
      <w:commentRangeStart w:id="58"/>
      <w:r w:rsidRPr="00B117F6">
        <w:t>$</w:t>
      </w:r>
      <w:proofErr w:type="spellStart"/>
      <w:r w:rsidRPr="00B117F6">
        <w:t>Cmds.Count</w:t>
      </w:r>
      <w:commentRangeEnd w:id="58"/>
      <w:proofErr w:type="spellEnd"/>
      <w:r w:rsidR="0042343C">
        <w:rPr>
          <w:rStyle w:val="CommentReference"/>
          <w:rFonts w:ascii="Times New Roman" w:hAnsi="Times New Roman"/>
          <w:color w:val="auto"/>
          <w:lang w:eastAsia="en-US"/>
        </w:rPr>
        <w:commentReference w:id="58"/>
      </w:r>
    </w:p>
    <w:p w14:paraId="6A7AAF90" w14:textId="77777777" w:rsidR="00B117F6" w:rsidRPr="00B117F6" w:rsidRDefault="00B117F6" w:rsidP="00B117F6">
      <w:pPr>
        <w:pStyle w:val="CodePACKT"/>
      </w:pPr>
      <w:r w:rsidRPr="00B117F6">
        <w:t>    $TotalModules ++</w:t>
      </w:r>
    </w:p>
    <w:p w14:paraId="7FAE068B" w14:textId="77777777" w:rsidR="00B117F6" w:rsidRPr="00B117F6" w:rsidRDefault="00B117F6" w:rsidP="00B117F6">
      <w:pPr>
        <w:pStyle w:val="CodePACKT"/>
      </w:pPr>
      <w:r w:rsidRPr="00B117F6">
        <w:t>  }</w:t>
      </w:r>
    </w:p>
    <w:p w14:paraId="523DFD87" w14:textId="77777777" w:rsidR="00B117F6" w:rsidRPr="00B117F6" w:rsidRDefault="00B117F6" w:rsidP="00B117F6">
      <w:pPr>
        <w:pStyle w:val="CodePACKT"/>
      </w:pPr>
      <w:r w:rsidRPr="00B117F6">
        <w:t>  ""</w:t>
      </w:r>
    </w:p>
    <w:p w14:paraId="2F3407C6" w14:textId="77777777" w:rsidR="00B117F6" w:rsidRPr="00B117F6" w:rsidRDefault="00B117F6" w:rsidP="00B117F6">
      <w:pPr>
        <w:pStyle w:val="CodePACKT"/>
      </w:pPr>
      <w:r w:rsidRPr="00B117F6">
        <w:t>}</w:t>
      </w:r>
    </w:p>
    <w:p w14:paraId="7A1B07B3" w14:textId="77777777" w:rsidR="00B117F6" w:rsidRPr="00B117F6" w:rsidRDefault="00B117F6" w:rsidP="00B117F6">
      <w:pPr>
        <w:pStyle w:val="CodePACKT"/>
        <w:rPr>
          <w:lang w:val="en-GB"/>
        </w:rPr>
      </w:pPr>
    </w:p>
    <w:p w14:paraId="7A0356E2" w14:textId="795848DC" w:rsidR="00B117F6" w:rsidRPr="00B117F6" w:rsidRDefault="00B117F6" w:rsidP="00B117F6">
      <w:pPr>
        <w:pStyle w:val="NumberedBulletPACKT"/>
        <w:rPr>
          <w:color w:val="000000"/>
          <w:lang w:val="en-GB" w:eastAsia="en-GB"/>
        </w:rPr>
      </w:pPr>
      <w:commentRangeStart w:id="59"/>
      <w:commentRangeStart w:id="60"/>
      <w:r w:rsidRPr="00B117F6">
        <w:rPr>
          <w:lang w:val="en-GB" w:eastAsia="en-GB"/>
        </w:rPr>
        <w:t>View totals of command and modules</w:t>
      </w:r>
      <w:commentRangeEnd w:id="59"/>
      <w:r w:rsidR="007737AB">
        <w:rPr>
          <w:rStyle w:val="CommentReference"/>
        </w:rPr>
        <w:commentReference w:id="59"/>
      </w:r>
      <w:commentRangeEnd w:id="60"/>
      <w:r w:rsidR="00676163">
        <w:rPr>
          <w:rStyle w:val="CommentReference"/>
        </w:rPr>
        <w:commentReference w:id="60"/>
      </w:r>
    </w:p>
    <w:p w14:paraId="131B4916" w14:textId="77777777" w:rsidR="00B117F6" w:rsidRDefault="00B117F6" w:rsidP="00B117F6">
      <w:pPr>
        <w:pStyle w:val="CodePACKT"/>
      </w:pPr>
    </w:p>
    <w:p w14:paraId="5D1E6EDB" w14:textId="18CF9987" w:rsidR="00B117F6" w:rsidRDefault="00B117F6" w:rsidP="00B117F6">
      <w:pPr>
        <w:pStyle w:val="CodePACKT"/>
      </w:pPr>
      <w:r w:rsidRPr="00B117F6">
        <w:t>"{0} commands in {1} modules" -f $TotalCommands, $TotalModules</w:t>
      </w:r>
    </w:p>
    <w:p w14:paraId="6F417CEC" w14:textId="3A02BB84" w:rsidR="00B117F6" w:rsidRPr="00B117F6" w:rsidRDefault="00B117F6" w:rsidP="00B117F6">
      <w:pPr>
        <w:pStyle w:val="CodePACKT"/>
      </w:pPr>
    </w:p>
    <w:p w14:paraId="0EBFF736" w14:textId="0AA13362" w:rsidR="0000165C" w:rsidRDefault="0000165C" w:rsidP="0000165C">
      <w:pPr>
        <w:pStyle w:val="Heading2"/>
        <w:numPr>
          <w:ilvl w:val="1"/>
          <w:numId w:val="3"/>
        </w:numPr>
        <w:tabs>
          <w:tab w:val="left" w:pos="0"/>
        </w:tabs>
      </w:pPr>
      <w:r>
        <w:t>How it works...</w:t>
      </w:r>
    </w:p>
    <w:p w14:paraId="653CF9D9" w14:textId="23C7F700" w:rsidR="00C41783" w:rsidRDefault="00B117F6" w:rsidP="00C41783">
      <w:pPr>
        <w:pStyle w:val="NormalPACKT"/>
        <w:rPr>
          <w:lang w:val="en-GB"/>
        </w:rPr>
      </w:pPr>
      <w:r>
        <w:rPr>
          <w:lang w:val="en-GB"/>
        </w:rPr>
        <w:t xml:space="preserve">In </w:t>
      </w:r>
      <w:r w:rsidRPr="00B117F6">
        <w:rPr>
          <w:rStyle w:val="ItalicsPACKT"/>
        </w:rPr>
        <w:t>step 1</w:t>
      </w:r>
      <w:r>
        <w:rPr>
          <w:lang w:val="en-GB"/>
        </w:rPr>
        <w:t>, you examine the $PSVersionTable variable to view the version information for PowerShell 7, which looks like this</w:t>
      </w:r>
      <w:ins w:id="61" w:author="Lucy Wan" w:date="2020-10-20T16:15:00Z">
        <w:r w:rsidR="005B6FD2">
          <w:rPr>
            <w:lang w:val="en-GB"/>
          </w:rPr>
          <w:t>:</w:t>
        </w:r>
      </w:ins>
    </w:p>
    <w:p w14:paraId="2E4CCD08" w14:textId="09D3D23D" w:rsidR="00B117F6" w:rsidRDefault="00B117F6" w:rsidP="00B117F6">
      <w:pPr>
        <w:pStyle w:val="FigurePACKT"/>
        <w:rPr>
          <w:lang w:val="en-GB"/>
        </w:rPr>
      </w:pPr>
      <w:r>
        <w:drawing>
          <wp:inline distT="0" distB="0" distL="0" distR="0" wp14:anchorId="57AB4ACD" wp14:editId="359B20C4">
            <wp:extent cx="3544013" cy="159842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579" cy="1609502"/>
                    </a:xfrm>
                    <a:prstGeom prst="rect">
                      <a:avLst/>
                    </a:prstGeom>
                  </pic:spPr>
                </pic:pic>
              </a:graphicData>
            </a:graphic>
          </wp:inline>
        </w:drawing>
      </w:r>
    </w:p>
    <w:p w14:paraId="43D440AE" w14:textId="73024C01" w:rsidR="00B117F6" w:rsidRPr="004008BB" w:rsidRDefault="00B117F6" w:rsidP="00B117F6">
      <w:pPr>
        <w:pStyle w:val="LayoutInformationPACKT"/>
        <w:rPr>
          <w:noProof/>
        </w:rPr>
      </w:pPr>
      <w:r>
        <w:t xml:space="preserve">Insert </w:t>
      </w:r>
      <w:r w:rsidRPr="00C41783">
        <w:t>image</w:t>
      </w:r>
      <w:r>
        <w:t xml:space="preserve"> </w:t>
      </w:r>
      <w:r>
        <w:rPr>
          <w:noProof/>
        </w:rPr>
        <w:t>B42024_01</w:t>
      </w:r>
      <w:r w:rsidRPr="00023EAD">
        <w:rPr>
          <w:noProof/>
        </w:rPr>
        <w:t>_</w:t>
      </w:r>
      <w:r>
        <w:rPr>
          <w:noProof/>
        </w:rPr>
        <w:t>12.png</w:t>
      </w:r>
    </w:p>
    <w:p w14:paraId="1E351294" w14:textId="699E5339" w:rsidR="00B117F6" w:rsidRDefault="00B117F6" w:rsidP="00B117F6">
      <w:pPr>
        <w:pStyle w:val="NormalPACKT"/>
        <w:rPr>
          <w:lang w:val="en-GB"/>
        </w:rPr>
      </w:pPr>
      <w:r>
        <w:rPr>
          <w:lang w:val="en-GB"/>
        </w:rPr>
        <w:t>The PowerShell 7 installation program installs PowerShell 7 into a different folder (by default) from that used by Windows PowerShell.</w:t>
      </w:r>
      <w:r w:rsidR="001737B4">
        <w:rPr>
          <w:lang w:val="en-GB"/>
        </w:rPr>
        <w:t xml:space="preserve"> In </w:t>
      </w:r>
      <w:r w:rsidR="001737B4" w:rsidRPr="001737B4">
        <w:rPr>
          <w:rStyle w:val="ItalicsPACKT"/>
        </w:rPr>
        <w:t>step 2</w:t>
      </w:r>
      <w:r w:rsidR="001737B4">
        <w:rPr>
          <w:lang w:val="en-GB"/>
        </w:rPr>
        <w:t>, y</w:t>
      </w:r>
      <w:r>
        <w:rPr>
          <w:lang w:val="en-GB"/>
        </w:rPr>
        <w:t xml:space="preserve">ou </w:t>
      </w:r>
      <w:r w:rsidR="001737B4">
        <w:rPr>
          <w:lang w:val="en-GB"/>
        </w:rPr>
        <w:t>see a summary of the files installed into the PowerShell 7 installati</w:t>
      </w:r>
      <w:r w:rsidR="00952699">
        <w:rPr>
          <w:lang w:val="en-GB"/>
        </w:rPr>
        <w:t>o</w:t>
      </w:r>
      <w:r w:rsidR="001737B4">
        <w:rPr>
          <w:lang w:val="en-GB"/>
        </w:rPr>
        <w:t>n folder as follows:</w:t>
      </w:r>
    </w:p>
    <w:p w14:paraId="78D307C7" w14:textId="131E9C7D" w:rsidR="001737B4" w:rsidRDefault="001737B4" w:rsidP="001737B4">
      <w:pPr>
        <w:pStyle w:val="FigurePACKT"/>
        <w:rPr>
          <w:lang w:val="en-GB"/>
        </w:rPr>
      </w:pPr>
      <w:r>
        <w:drawing>
          <wp:inline distT="0" distB="0" distL="0" distR="0" wp14:anchorId="30DD75D8" wp14:editId="4743E3BA">
            <wp:extent cx="5169807" cy="129044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4001" cy="1303974"/>
                    </a:xfrm>
                    <a:prstGeom prst="rect">
                      <a:avLst/>
                    </a:prstGeom>
                  </pic:spPr>
                </pic:pic>
              </a:graphicData>
            </a:graphic>
          </wp:inline>
        </w:drawing>
      </w:r>
    </w:p>
    <w:p w14:paraId="6A86BB2B" w14:textId="7ADAB17C" w:rsidR="001737B4" w:rsidRDefault="001737B4" w:rsidP="001737B4">
      <w:pPr>
        <w:pStyle w:val="LayoutInformationPACKT"/>
        <w:rPr>
          <w:noProof/>
        </w:rPr>
      </w:pPr>
      <w:r>
        <w:lastRenderedPageBreak/>
        <w:t xml:space="preserve">Insert </w:t>
      </w:r>
      <w:r w:rsidRPr="00C41783">
        <w:t>image</w:t>
      </w:r>
      <w:r>
        <w:t xml:space="preserve"> </w:t>
      </w:r>
      <w:r>
        <w:rPr>
          <w:noProof/>
        </w:rPr>
        <w:t>B42024_01</w:t>
      </w:r>
      <w:r w:rsidRPr="00023EAD">
        <w:rPr>
          <w:noProof/>
        </w:rPr>
        <w:t>_</w:t>
      </w:r>
      <w:r>
        <w:rPr>
          <w:noProof/>
        </w:rPr>
        <w:t>13.png</w:t>
      </w:r>
    </w:p>
    <w:p w14:paraId="32D7CB06" w14:textId="2B1E7CBF" w:rsidR="001737B4" w:rsidRDefault="001737B4" w:rsidP="001737B4">
      <w:r>
        <w:t xml:space="preserve">PowerShell 7 stores configuration values in a JSON file in the PowerShell 7 installation folder. In </w:t>
      </w:r>
      <w:r w:rsidRPr="001737B4">
        <w:rPr>
          <w:rStyle w:val="ItalicsPACKT"/>
        </w:rPr>
        <w:t>step 3</w:t>
      </w:r>
      <w:r>
        <w:t>, you view the contents of this file:</w:t>
      </w:r>
    </w:p>
    <w:p w14:paraId="1479347B" w14:textId="3A2D98D2" w:rsidR="001737B4" w:rsidRPr="001737B4" w:rsidRDefault="001737B4" w:rsidP="001737B4">
      <w:r>
        <w:rPr>
          <w:noProof/>
        </w:rPr>
        <w:drawing>
          <wp:inline distT="0" distB="0" distL="0" distR="0" wp14:anchorId="024C8C3B" wp14:editId="760E6144">
            <wp:extent cx="5731510" cy="13665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6520"/>
                    </a:xfrm>
                    <a:prstGeom prst="rect">
                      <a:avLst/>
                    </a:prstGeom>
                  </pic:spPr>
                </pic:pic>
              </a:graphicData>
            </a:graphic>
          </wp:inline>
        </w:drawing>
      </w:r>
    </w:p>
    <w:p w14:paraId="39D33C5B" w14:textId="545FE284"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14.png</w:t>
      </w:r>
    </w:p>
    <w:p w14:paraId="7D81C215" w14:textId="039F995F" w:rsidR="001737B4" w:rsidRDefault="001737B4" w:rsidP="001737B4">
      <w:r>
        <w:t xml:space="preserve">In </w:t>
      </w:r>
      <w:r w:rsidRPr="001737B4">
        <w:rPr>
          <w:rStyle w:val="ItalicsPACKT"/>
        </w:rPr>
        <w:t>step 4</w:t>
      </w:r>
      <w:r>
        <w:t>, you view the execution policy for PowerShell 7, as follows:</w:t>
      </w:r>
    </w:p>
    <w:p w14:paraId="1CCB9254" w14:textId="7EF603BB" w:rsidR="001737B4" w:rsidRDefault="001737B4" w:rsidP="007F525F">
      <w:pPr>
        <w:pStyle w:val="FigurePACKT"/>
      </w:pPr>
      <w:r>
        <w:drawing>
          <wp:inline distT="0" distB="0" distL="0" distR="0" wp14:anchorId="3912658C" wp14:editId="11CE876D">
            <wp:extent cx="4180952" cy="4666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0952" cy="466667"/>
                    </a:xfrm>
                    <a:prstGeom prst="rect">
                      <a:avLst/>
                    </a:prstGeom>
                  </pic:spPr>
                </pic:pic>
              </a:graphicData>
            </a:graphic>
          </wp:inline>
        </w:drawing>
      </w:r>
    </w:p>
    <w:p w14:paraId="29BC40E6" w14:textId="0149A267" w:rsidR="001737B4" w:rsidRDefault="001737B4" w:rsidP="001737B4">
      <w:pPr>
        <w:pStyle w:val="LayoutInformationPACKT"/>
        <w:rPr>
          <w:noProof/>
        </w:rPr>
      </w:pPr>
      <w:r>
        <w:t xml:space="preserve">Insert </w:t>
      </w:r>
      <w:r w:rsidRPr="00C41783">
        <w:t>image</w:t>
      </w:r>
      <w:r>
        <w:t xml:space="preserve"> </w:t>
      </w:r>
      <w:r>
        <w:rPr>
          <w:noProof/>
        </w:rPr>
        <w:t>B42024_01</w:t>
      </w:r>
      <w:r w:rsidRPr="00023EAD">
        <w:rPr>
          <w:noProof/>
        </w:rPr>
        <w:t>_</w:t>
      </w:r>
      <w:r>
        <w:rPr>
          <w:noProof/>
        </w:rPr>
        <w:t>15.png</w:t>
      </w:r>
    </w:p>
    <w:p w14:paraId="6DB9CB27" w14:textId="4BA46B13" w:rsidR="001737B4" w:rsidRDefault="001737B4" w:rsidP="001737B4">
      <w:pPr>
        <w:pStyle w:val="NormalPACKT"/>
        <w:rPr>
          <w:lang w:val="en-GB"/>
        </w:rPr>
      </w:pPr>
      <w:r>
        <w:rPr>
          <w:lang w:val="en-GB"/>
        </w:rPr>
        <w:t xml:space="preserve">As with Windows PowerShell, PowerShell 7 loads commands from modules. PowerShell uses the $PSModulePath to determine which file store folders PowerShell 7 should use to find these modules. </w:t>
      </w:r>
      <w:r w:rsidR="007F525F">
        <w:rPr>
          <w:lang w:val="en-GB"/>
        </w:rPr>
        <w:t>V</w:t>
      </w:r>
      <w:r>
        <w:rPr>
          <w:lang w:val="en-GB"/>
        </w:rPr>
        <w:t>iew</w:t>
      </w:r>
      <w:r w:rsidR="007F525F">
        <w:rPr>
          <w:lang w:val="en-GB"/>
        </w:rPr>
        <w:t>ing</w:t>
      </w:r>
      <w:r>
        <w:rPr>
          <w:lang w:val="en-GB"/>
        </w:rPr>
        <w:t xml:space="preserve"> the contents of this variable</w:t>
      </w:r>
      <w:r w:rsidR="007F525F">
        <w:rPr>
          <w:lang w:val="en-GB"/>
        </w:rPr>
        <w:t xml:space="preserve">, and discovering the folders, in </w:t>
      </w:r>
      <w:r w:rsidR="007F525F" w:rsidRPr="007F525F">
        <w:rPr>
          <w:rStyle w:val="ItalicsPACKT"/>
        </w:rPr>
        <w:t>step 5</w:t>
      </w:r>
      <w:r w:rsidR="007F525F">
        <w:rPr>
          <w:lang w:val="en-GB"/>
        </w:rPr>
        <w:t>, looks like this:</w:t>
      </w:r>
    </w:p>
    <w:p w14:paraId="28CE6CC4" w14:textId="6443A6A3" w:rsidR="007F525F" w:rsidRDefault="007F525F" w:rsidP="007F525F">
      <w:pPr>
        <w:pStyle w:val="FigurePACKT"/>
        <w:rPr>
          <w:lang w:val="en-GB"/>
        </w:rPr>
      </w:pPr>
      <w:r>
        <w:drawing>
          <wp:inline distT="0" distB="0" distL="0" distR="0" wp14:anchorId="5866A419" wp14:editId="74B22A98">
            <wp:extent cx="5076190" cy="1866667"/>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6190" cy="1866667"/>
                    </a:xfrm>
                    <a:prstGeom prst="rect">
                      <a:avLst/>
                    </a:prstGeom>
                  </pic:spPr>
                </pic:pic>
              </a:graphicData>
            </a:graphic>
          </wp:inline>
        </w:drawing>
      </w:r>
    </w:p>
    <w:p w14:paraId="3D00DA75" w14:textId="79CCBA61"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6</w:t>
      </w:r>
      <w:r>
        <w:rPr>
          <w:noProof/>
        </w:rPr>
        <w:t>.png</w:t>
      </w:r>
    </w:p>
    <w:p w14:paraId="125C9D73" w14:textId="62A49D92" w:rsidR="007F525F" w:rsidRDefault="007F525F" w:rsidP="007F525F">
      <w:pPr>
        <w:pStyle w:val="NormalPACKT"/>
        <w:rPr>
          <w:lang w:val="en-GB"/>
        </w:rPr>
      </w:pPr>
      <w:r>
        <w:rPr>
          <w:lang w:val="en-GB"/>
        </w:rPr>
        <w:t xml:space="preserve">With those module folders defined (by default), you can </w:t>
      </w:r>
      <w:r w:rsidR="003F186D">
        <w:rPr>
          <w:lang w:val="en-GB"/>
        </w:rPr>
        <w:t>check</w:t>
      </w:r>
      <w:r>
        <w:rPr>
          <w:lang w:val="en-GB"/>
        </w:rPr>
        <w:t xml:space="preserve"> how many co</w:t>
      </w:r>
      <w:r w:rsidR="00952699">
        <w:rPr>
          <w:lang w:val="en-GB"/>
        </w:rPr>
        <w:t>m</w:t>
      </w:r>
      <w:r>
        <w:rPr>
          <w:lang w:val="en-GB"/>
        </w:rPr>
        <w:t xml:space="preserve">mands exist in each folder, in </w:t>
      </w:r>
      <w:r w:rsidRPr="007F525F">
        <w:rPr>
          <w:rStyle w:val="ItalicsPACKT"/>
        </w:rPr>
        <w:t>step 6</w:t>
      </w:r>
      <w:r>
        <w:rPr>
          <w:lang w:val="en-GB"/>
        </w:rPr>
        <w:t xml:space="preserve">, </w:t>
      </w:r>
      <w:r w:rsidR="00C55532">
        <w:rPr>
          <w:lang w:val="en-GB"/>
        </w:rPr>
        <w:t xml:space="preserve">the output of </w:t>
      </w:r>
      <w:r>
        <w:rPr>
          <w:lang w:val="en-GB"/>
        </w:rPr>
        <w:t>which looks like this:</w:t>
      </w:r>
    </w:p>
    <w:p w14:paraId="4DFC5BFE" w14:textId="17EF43CA" w:rsidR="007F525F" w:rsidRDefault="00C55532" w:rsidP="007F525F">
      <w:pPr>
        <w:pStyle w:val="FigurePACKT"/>
        <w:rPr>
          <w:lang w:val="en-GB"/>
        </w:rPr>
      </w:pPr>
      <w:r>
        <w:drawing>
          <wp:inline distT="0" distB="0" distL="0" distR="0" wp14:anchorId="15096D09" wp14:editId="7364E252">
            <wp:extent cx="5145024" cy="551782"/>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5044" cy="555002"/>
                    </a:xfrm>
                    <a:prstGeom prst="rect">
                      <a:avLst/>
                    </a:prstGeom>
                  </pic:spPr>
                </pic:pic>
              </a:graphicData>
            </a:graphic>
          </wp:inline>
        </w:drawing>
      </w:r>
    </w:p>
    <w:p w14:paraId="7BCF517F" w14:textId="18E8FFC4" w:rsidR="007F525F" w:rsidRDefault="007F525F" w:rsidP="007F525F">
      <w:pPr>
        <w:pStyle w:val="LayoutInformationPACKT"/>
        <w:rPr>
          <w:noProof/>
        </w:rPr>
      </w:pPr>
      <w:r>
        <w:t xml:space="preserve">Insert </w:t>
      </w:r>
      <w:r w:rsidRPr="00C41783">
        <w:t>image</w:t>
      </w:r>
      <w:r>
        <w:t xml:space="preserve"> </w:t>
      </w:r>
      <w:r>
        <w:rPr>
          <w:noProof/>
        </w:rPr>
        <w:t>B42024_01</w:t>
      </w:r>
      <w:r w:rsidRPr="00023EAD">
        <w:rPr>
          <w:noProof/>
        </w:rPr>
        <w:t>_</w:t>
      </w:r>
      <w:r>
        <w:rPr>
          <w:noProof/>
        </w:rPr>
        <w:t>1</w:t>
      </w:r>
      <w:r w:rsidR="003F186D">
        <w:rPr>
          <w:noProof/>
        </w:rPr>
        <w:t>7</w:t>
      </w:r>
      <w:r>
        <w:rPr>
          <w:noProof/>
        </w:rPr>
        <w:t>.png</w:t>
      </w:r>
    </w:p>
    <w:p w14:paraId="1ED0C664" w14:textId="3BA1746C" w:rsidR="001737B4" w:rsidRDefault="003F186D" w:rsidP="001737B4">
      <w:pPr>
        <w:pStyle w:val="NormalPACKT"/>
        <w:rPr>
          <w:lang w:val="en-GB"/>
        </w:rPr>
      </w:pPr>
      <w:r>
        <w:rPr>
          <w:lang w:val="en-GB"/>
        </w:rPr>
        <w:t xml:space="preserve">In </w:t>
      </w:r>
      <w:r w:rsidRPr="003F186D">
        <w:rPr>
          <w:rStyle w:val="ItalicsPACKT"/>
        </w:rPr>
        <w:t>step 7</w:t>
      </w:r>
      <w:r>
        <w:rPr>
          <w:lang w:val="en-GB"/>
        </w:rPr>
        <w:t xml:space="preserve">, you can view the results </w:t>
      </w:r>
      <w:r w:rsidR="00952699">
        <w:rPr>
          <w:lang w:val="en-GB"/>
        </w:rPr>
        <w:t>to see</w:t>
      </w:r>
      <w:r>
        <w:rPr>
          <w:lang w:val="en-GB"/>
        </w:rPr>
        <w:t xml:space="preserve"> how many commands exist in each of the modules in each module path</w:t>
      </w:r>
      <w:r w:rsidR="00952699">
        <w:rPr>
          <w:lang w:val="en-GB"/>
        </w:rPr>
        <w:t>. The output</w:t>
      </w:r>
      <w:r>
        <w:rPr>
          <w:lang w:val="en-GB"/>
        </w:rPr>
        <w:t xml:space="preserve"> looks like this:</w:t>
      </w:r>
    </w:p>
    <w:p w14:paraId="62F24AF0" w14:textId="3EC78F5A" w:rsidR="00C55532" w:rsidRDefault="00C55532" w:rsidP="001737B4">
      <w:pPr>
        <w:pStyle w:val="NormalPACKT"/>
        <w:rPr>
          <w:lang w:val="en-GB"/>
        </w:rPr>
      </w:pPr>
      <w:r>
        <w:rPr>
          <w:noProof/>
        </w:rPr>
        <w:drawing>
          <wp:inline distT="0" distB="0" distL="0" distR="0" wp14:anchorId="08D34890" wp14:editId="4EDE86BF">
            <wp:extent cx="5731510" cy="2908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830"/>
                    </a:xfrm>
                    <a:prstGeom prst="rect">
                      <a:avLst/>
                    </a:prstGeom>
                  </pic:spPr>
                </pic:pic>
              </a:graphicData>
            </a:graphic>
          </wp:inline>
        </w:drawing>
      </w:r>
    </w:p>
    <w:p w14:paraId="4BB71027" w14:textId="35A27FC3" w:rsidR="003F186D" w:rsidRPr="003F186D" w:rsidRDefault="00C55532" w:rsidP="00C55532">
      <w:pPr>
        <w:pStyle w:val="FigurePACKT"/>
        <w:rPr>
          <w:rStyle w:val="ItalicsPACKT"/>
        </w:rPr>
      </w:pPr>
      <w:r>
        <w:rPr>
          <w:rStyle w:val="ItalicsPACKT"/>
        </w:rPr>
        <w:lastRenderedPageBreak/>
        <w:tab/>
      </w:r>
    </w:p>
    <w:p w14:paraId="186612CC" w14:textId="5695B903" w:rsidR="001737B4" w:rsidRPr="00C41783" w:rsidRDefault="003F186D" w:rsidP="00C55532">
      <w:pPr>
        <w:pStyle w:val="LayoutInformationPACKT"/>
        <w:rPr>
          <w:lang w:val="en-GB"/>
        </w:rPr>
      </w:pPr>
      <w:r>
        <w:t xml:space="preserve">Insert </w:t>
      </w:r>
      <w:r w:rsidRPr="00C41783">
        <w:t>image</w:t>
      </w:r>
      <w:r>
        <w:t xml:space="preserve"> </w:t>
      </w:r>
      <w:r>
        <w:rPr>
          <w:noProof/>
        </w:rPr>
        <w:t>B42024_01</w:t>
      </w:r>
      <w:r w:rsidRPr="00023EAD">
        <w:rPr>
          <w:noProof/>
        </w:rPr>
        <w:t>_</w:t>
      </w:r>
      <w:r>
        <w:rPr>
          <w:noProof/>
        </w:rPr>
        <w:t>18.png</w:t>
      </w:r>
      <w:r w:rsidR="001737B4">
        <w:rPr>
          <w:lang w:val="en-GB"/>
        </w:rPr>
        <w:t xml:space="preserve"> </w:t>
      </w:r>
    </w:p>
    <w:p w14:paraId="3BADA2A1" w14:textId="77777777" w:rsidR="0000165C" w:rsidRDefault="0000165C" w:rsidP="0000165C">
      <w:pPr>
        <w:pStyle w:val="Heading2"/>
      </w:pPr>
      <w:r>
        <w:t>There's more...</w:t>
      </w:r>
    </w:p>
    <w:p w14:paraId="0F44D60E" w14:textId="094E6928" w:rsidR="0000165C" w:rsidRDefault="00B117F6" w:rsidP="00B117F6">
      <w:pPr>
        <w:pStyle w:val="NormalPACKT"/>
      </w:pPr>
      <w:r>
        <w:t xml:space="preserve">In </w:t>
      </w:r>
      <w:r w:rsidRPr="00B117F6">
        <w:rPr>
          <w:rStyle w:val="ItalicsPACKT"/>
        </w:rPr>
        <w:t xml:space="preserve">step </w:t>
      </w:r>
      <w:r>
        <w:t>1, you viewed the PowerShell version table. Depending on when you read this book, the version numbers you see may be later than shown here.</w:t>
      </w:r>
    </w:p>
    <w:p w14:paraId="5ED48936" w14:textId="77A9CAD4" w:rsidR="0000165C" w:rsidRDefault="001737B4" w:rsidP="001737B4">
      <w:pPr>
        <w:pStyle w:val="NormalPACKT"/>
      </w:pPr>
      <w:r>
        <w:t xml:space="preserve">In </w:t>
      </w:r>
      <w:r w:rsidRPr="001737B4">
        <w:rPr>
          <w:rStyle w:val="ItalicsPACKT"/>
        </w:rPr>
        <w:t>step 4</w:t>
      </w:r>
      <w:r>
        <w:t xml:space="preserve">, you viewed PowerShell 7’s execution policy. Each time PowerShell 7 starts up, it reads the JSON file to obtain the value of Execution policy. You can use Set-Execution policy to </w:t>
      </w:r>
      <w:commentRangeStart w:id="62"/>
      <w:r>
        <w:t xml:space="preserve">re-set </w:t>
      </w:r>
      <w:commentRangeEnd w:id="62"/>
      <w:r w:rsidR="000546DE">
        <w:rPr>
          <w:rStyle w:val="CommentReference"/>
        </w:rPr>
        <w:commentReference w:id="62"/>
      </w:r>
      <w:r>
        <w:t>the policy immediately, or change the value in the JSON file and restart the PowerShell 7 console.</w:t>
      </w:r>
    </w:p>
    <w:p w14:paraId="47D72BCA" w14:textId="04116F66" w:rsidR="007F525F" w:rsidRDefault="007F525F" w:rsidP="001737B4">
      <w:pPr>
        <w:pStyle w:val="NormalPACKT"/>
      </w:pPr>
      <w:r>
        <w:t xml:space="preserve">In </w:t>
      </w:r>
      <w:r w:rsidRPr="003F186D">
        <w:rPr>
          <w:rStyle w:val="ItalicsPACKT"/>
        </w:rPr>
        <w:t>step 5</w:t>
      </w:r>
      <w:r>
        <w:t>, you viewed the default folders which PowerS</w:t>
      </w:r>
      <w:r w:rsidR="00952699">
        <w:t>h</w:t>
      </w:r>
      <w:r>
        <w:t xml:space="preserve">ell 7 uses to search for </w:t>
      </w:r>
      <w:r w:rsidR="00952699">
        <w:t xml:space="preserve">a </w:t>
      </w:r>
      <w:r>
        <w:t>module (by default). The first folder is your personal modules, followed by PowerShell 7 and then Windows PowerShell modules. We cover the Windows PowerShell modules and Windows PowerShell compatibility in more detail in Cha</w:t>
      </w:r>
      <w:r w:rsidR="00952699">
        <w:t>pt</w:t>
      </w:r>
      <w:r>
        <w:t>er 2.</w:t>
      </w:r>
    </w:p>
    <w:p w14:paraId="3EAFC16C" w14:textId="77777777" w:rsidR="001737B4" w:rsidRDefault="001737B4" w:rsidP="001737B4">
      <w:pPr>
        <w:pStyle w:val="NormalPACKT"/>
      </w:pPr>
    </w:p>
    <w:p w14:paraId="6E584E0C" w14:textId="3AFAB49F" w:rsidR="0000165C"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Building</w:t>
      </w:r>
      <w:del w:id="63" w:author="Lucy Wan" w:date="2020-10-20T16:19:00Z">
        <w:r w:rsidRPr="0000165C" w:rsidDel="00B23158">
          <w:delText xml:space="preserve"> </w:delText>
        </w:r>
        <w:r w:rsidR="00111A20" w:rsidDel="00B23158">
          <w:delText>a</w:delText>
        </w:r>
      </w:del>
      <w:r w:rsidR="00111A20">
        <w:t xml:space="preserve"> </w:t>
      </w:r>
      <w:r w:rsidRPr="0000165C">
        <w:t xml:space="preserve">PowerShell 7 </w:t>
      </w:r>
      <w:r w:rsidR="00111A20">
        <w:t>P</w:t>
      </w:r>
      <w:r w:rsidRPr="0000165C">
        <w:t xml:space="preserve">rofile </w:t>
      </w:r>
      <w:r w:rsidR="00111A20">
        <w:t>F</w:t>
      </w:r>
      <w:r w:rsidRPr="0000165C">
        <w:t>iles</w:t>
      </w:r>
    </w:p>
    <w:p w14:paraId="4CB70304" w14:textId="7E3CDBBB" w:rsidR="0000165C" w:rsidRDefault="00C41783" w:rsidP="0000165C">
      <w:pPr>
        <w:pStyle w:val="NormalPACKT"/>
        <w:rPr>
          <w:lang w:val="en-GB"/>
        </w:rPr>
      </w:pPr>
      <w:r>
        <w:rPr>
          <w:lang w:val="en-GB"/>
        </w:rPr>
        <w:t>In Windows PowerShell and PowerShell 7, profile files contain code which PowerShell runs each time you start a new PowerS</w:t>
      </w:r>
      <w:r w:rsidR="00952699">
        <w:rPr>
          <w:lang w:val="en-GB"/>
        </w:rPr>
        <w:t>h</w:t>
      </w:r>
      <w:r>
        <w:rPr>
          <w:lang w:val="en-GB"/>
        </w:rPr>
        <w:t xml:space="preserve">ell console or a new instance of the ISE (or VS Code). These files enable you to pre-configure a PowerShell 7. You can add variables, PowerShell </w:t>
      </w:r>
      <w:commentRangeStart w:id="64"/>
      <w:r>
        <w:rPr>
          <w:lang w:val="en-GB"/>
        </w:rPr>
        <w:t>PS drives</w:t>
      </w:r>
      <w:commentRangeEnd w:id="64"/>
      <w:r w:rsidR="00D53B6F">
        <w:rPr>
          <w:rStyle w:val="CommentReference"/>
        </w:rPr>
        <w:commentReference w:id="64"/>
      </w:r>
      <w:r>
        <w:rPr>
          <w:lang w:val="en-GB"/>
        </w:rPr>
        <w:t xml:space="preserve">, functions and more using Profiles. As part of this book, there are PowerShell (and VS Code) profile file samples which you can download from GitHub. </w:t>
      </w:r>
    </w:p>
    <w:p w14:paraId="23FB9695" w14:textId="2E7CAB54" w:rsidR="0000165C" w:rsidRDefault="0000165C" w:rsidP="0000165C">
      <w:pPr>
        <w:pStyle w:val="BulletPACKT"/>
        <w:numPr>
          <w:ilvl w:val="0"/>
          <w:numId w:val="0"/>
        </w:numPr>
      </w:pPr>
      <w:r>
        <w:t>This recipe</w:t>
      </w:r>
      <w:r w:rsidR="00C41783">
        <w:t xml:space="preserve"> download</w:t>
      </w:r>
      <w:ins w:id="65" w:author="Lucy Wan" w:date="2020-10-20T16:20:00Z">
        <w:r w:rsidR="00DF2D25">
          <w:t>s</w:t>
        </w:r>
      </w:ins>
      <w:r w:rsidR="00C41783">
        <w:t xml:space="preserve"> and installs the profile files for </w:t>
      </w:r>
      <w:r w:rsidR="00111A20">
        <w:t xml:space="preserve">the </w:t>
      </w:r>
      <w:r w:rsidR="00C41783">
        <w:t>PowerShell 7</w:t>
      </w:r>
      <w:r w:rsidR="00111A20">
        <w:t xml:space="preserve"> console</w:t>
      </w:r>
      <w:r w:rsidR="00C41783">
        <w:t>.</w:t>
      </w:r>
    </w:p>
    <w:p w14:paraId="157E56D5" w14:textId="77777777" w:rsidR="0000165C" w:rsidRDefault="0000165C" w:rsidP="0000165C">
      <w:pPr>
        <w:pStyle w:val="Heading2"/>
        <w:tabs>
          <w:tab w:val="left" w:pos="0"/>
        </w:tabs>
      </w:pPr>
      <w:r>
        <w:t>Getting Ready</w:t>
      </w:r>
    </w:p>
    <w:p w14:paraId="5345DC1C" w14:textId="77777777" w:rsidR="00C41783" w:rsidRPr="009D0F10"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w:t>
      </w:r>
    </w:p>
    <w:p w14:paraId="5EE2319F" w14:textId="2696829F" w:rsidR="00111A20" w:rsidRPr="00111A20" w:rsidRDefault="0000165C" w:rsidP="00111A20">
      <w:pPr>
        <w:pStyle w:val="Heading2"/>
        <w:tabs>
          <w:tab w:val="left" w:pos="0"/>
        </w:tabs>
      </w:pPr>
      <w:r>
        <w:t>How to do it...</w:t>
      </w:r>
    </w:p>
    <w:p w14:paraId="0DDC2301" w14:textId="6E7CA4FE" w:rsidR="00111A20" w:rsidRPr="00111A20" w:rsidRDefault="00111A20" w:rsidP="00111A20">
      <w:pPr>
        <w:pStyle w:val="NumberedBulletPACKT"/>
        <w:numPr>
          <w:ilvl w:val="0"/>
          <w:numId w:val="25"/>
        </w:numPr>
        <w:rPr>
          <w:color w:val="000000"/>
          <w:lang w:val="en-GB" w:eastAsia="en-GB"/>
        </w:rPr>
      </w:pPr>
      <w:r w:rsidRPr="00111A20">
        <w:rPr>
          <w:lang w:val="en-GB" w:eastAsia="en-GB"/>
        </w:rPr>
        <w:t>Discover the profile file names</w:t>
      </w:r>
    </w:p>
    <w:p w14:paraId="150EA92B" w14:textId="77777777" w:rsidR="00111A20" w:rsidRPr="00111A20" w:rsidRDefault="00111A20" w:rsidP="00111A20">
      <w:pPr>
        <w:pStyle w:val="CodePACKT"/>
      </w:pPr>
    </w:p>
    <w:p w14:paraId="5137A5BE" w14:textId="494CE4E8" w:rsidR="00111A20" w:rsidRPr="00111A20" w:rsidRDefault="00111A20" w:rsidP="00111A20">
      <w:pPr>
        <w:pStyle w:val="CodePACKT"/>
      </w:pPr>
      <w:r w:rsidRPr="00111A20">
        <w:t>$</w:t>
      </w:r>
      <w:proofErr w:type="spellStart"/>
      <w:r w:rsidRPr="00111A20">
        <w:t>ProfileFiles</w:t>
      </w:r>
      <w:proofErr w:type="spellEnd"/>
      <w:r w:rsidRPr="00111A20">
        <w:t> = $</w:t>
      </w:r>
      <w:r>
        <w:t>P</w:t>
      </w:r>
      <w:r w:rsidRPr="00111A20">
        <w:t>rofile |  Get-Member -MemberType </w:t>
      </w:r>
      <w:proofErr w:type="spellStart"/>
      <w:r w:rsidRPr="00111A20">
        <w:t>NoteProperty</w:t>
      </w:r>
      <w:proofErr w:type="spellEnd"/>
    </w:p>
    <w:p w14:paraId="5EDE55B2" w14:textId="77777777" w:rsidR="00111A20" w:rsidRPr="00111A20" w:rsidRDefault="00111A20" w:rsidP="00111A20">
      <w:pPr>
        <w:pStyle w:val="CodePACKT"/>
      </w:pPr>
      <w:r w:rsidRPr="00111A20">
        <w:t>$</w:t>
      </w:r>
      <w:proofErr w:type="spellStart"/>
      <w:r w:rsidRPr="00111A20">
        <w:t>ProfileFiles</w:t>
      </w:r>
      <w:proofErr w:type="spellEnd"/>
      <w:r w:rsidRPr="00111A20">
        <w:t> | Format-Table -Property Name, Definition</w:t>
      </w:r>
    </w:p>
    <w:p w14:paraId="128A682E" w14:textId="77777777" w:rsidR="00111A20" w:rsidRPr="00111A20" w:rsidRDefault="00111A20" w:rsidP="00111A20">
      <w:pPr>
        <w:pStyle w:val="CodePACKT"/>
      </w:pPr>
    </w:p>
    <w:p w14:paraId="62CB705F" w14:textId="4CB3D5BB" w:rsidR="00111A20" w:rsidRPr="00111A20" w:rsidRDefault="00111A20" w:rsidP="00111A20">
      <w:pPr>
        <w:pStyle w:val="NumberedBulletPACKT"/>
        <w:rPr>
          <w:color w:val="000000"/>
          <w:lang w:val="en-GB" w:eastAsia="en-GB"/>
        </w:rPr>
      </w:pPr>
      <w:r w:rsidRPr="00111A20">
        <w:rPr>
          <w:lang w:val="en-GB" w:eastAsia="en-GB"/>
        </w:rPr>
        <w:t>Check for Existence of each PowerShell Profile Files</w:t>
      </w:r>
    </w:p>
    <w:p w14:paraId="6EE5FE6B" w14:textId="77777777" w:rsidR="00111A20" w:rsidRPr="00111A20" w:rsidRDefault="00111A20" w:rsidP="00111A20">
      <w:pPr>
        <w:pStyle w:val="CodePACKT"/>
        <w:rPr>
          <w:lang w:val="en-GB"/>
        </w:rPr>
      </w:pPr>
    </w:p>
    <w:p w14:paraId="31A2C72D" w14:textId="4DDE9424" w:rsidR="00111A20" w:rsidRPr="00111A20" w:rsidRDefault="00111A20" w:rsidP="00111A20">
      <w:pPr>
        <w:pStyle w:val="CodePACKT"/>
      </w:pPr>
      <w:r w:rsidRPr="00111A20">
        <w:t>Foreach ($</w:t>
      </w:r>
      <w:proofErr w:type="spellStart"/>
      <w:r w:rsidRPr="00111A20">
        <w:t>ProfileFile</w:t>
      </w:r>
      <w:proofErr w:type="spellEnd"/>
      <w:r w:rsidRPr="00111A20">
        <w:t> in $</w:t>
      </w:r>
      <w:proofErr w:type="spellStart"/>
      <w:r w:rsidRPr="00111A20">
        <w:t>ProfileFiles</w:t>
      </w:r>
      <w:proofErr w:type="spellEnd"/>
      <w:r w:rsidRPr="00111A20">
        <w:t>){</w:t>
      </w:r>
    </w:p>
    <w:p w14:paraId="4CBFDAF2" w14:textId="77777777" w:rsidR="00111A20" w:rsidRPr="00111A20" w:rsidRDefault="00111A20" w:rsidP="00111A20">
      <w:pPr>
        <w:pStyle w:val="CodePACKT"/>
      </w:pPr>
      <w:r w:rsidRPr="00111A20">
        <w:t>  "Testing $($</w:t>
      </w:r>
      <w:proofErr w:type="spellStart"/>
      <w:r w:rsidRPr="00111A20">
        <w:t>ProfileFile.Name</w:t>
      </w:r>
      <w:proofErr w:type="spellEnd"/>
      <w:r w:rsidRPr="00111A20">
        <w:t>)"</w:t>
      </w:r>
    </w:p>
    <w:p w14:paraId="773F4855" w14:textId="77777777" w:rsidR="00111A20" w:rsidRPr="00111A20" w:rsidRDefault="00111A20" w:rsidP="00111A20">
      <w:pPr>
        <w:pStyle w:val="CodePACKT"/>
      </w:pPr>
      <w:r w:rsidRPr="00111A20">
        <w:t>  $</w:t>
      </w:r>
      <w:proofErr w:type="spellStart"/>
      <w:r w:rsidRPr="00111A20">
        <w:t>ProfilePath</w:t>
      </w:r>
      <w:proofErr w:type="spellEnd"/>
      <w:r w:rsidRPr="00111A20">
        <w:t> = $</w:t>
      </w:r>
      <w:proofErr w:type="spellStart"/>
      <w:r w:rsidRPr="00111A20">
        <w:t>ProfileFile.Definition.split</w:t>
      </w:r>
      <w:proofErr w:type="spellEnd"/>
      <w:r w:rsidRPr="00111A20">
        <w:t>('=')[1]</w:t>
      </w:r>
    </w:p>
    <w:p w14:paraId="51C6DD96" w14:textId="77777777" w:rsidR="00111A20" w:rsidRPr="00111A20" w:rsidRDefault="00111A20" w:rsidP="00111A20">
      <w:pPr>
        <w:pStyle w:val="CodePACKT"/>
      </w:pPr>
      <w:r w:rsidRPr="00111A20">
        <w:t>  If (Test-Path $</w:t>
      </w:r>
      <w:proofErr w:type="spellStart"/>
      <w:r w:rsidRPr="00111A20">
        <w:t>ProfilePath</w:t>
      </w:r>
      <w:proofErr w:type="spellEnd"/>
      <w:r w:rsidRPr="00111A20">
        <w:t>){</w:t>
      </w:r>
    </w:p>
    <w:p w14:paraId="552FB54F" w14:textId="77777777" w:rsidR="00111A20" w:rsidRPr="00111A20" w:rsidRDefault="00111A20" w:rsidP="00111A20">
      <w:pPr>
        <w:pStyle w:val="CodePACKT"/>
      </w:pPr>
      <w:r w:rsidRPr="00111A20">
        <w:t>    "$($</w:t>
      </w:r>
      <w:proofErr w:type="spellStart"/>
      <w:r w:rsidRPr="00111A20">
        <w:t>ProfileFile.Name</w:t>
      </w:r>
      <w:proofErr w:type="spellEnd"/>
      <w:r w:rsidRPr="00111A20">
        <w:t>) DOES EXIST"</w:t>
      </w:r>
    </w:p>
    <w:p w14:paraId="224B6E2B" w14:textId="77777777" w:rsidR="00111A20" w:rsidRPr="00111A20" w:rsidRDefault="00111A20" w:rsidP="00111A20">
      <w:pPr>
        <w:pStyle w:val="CodePACKT"/>
      </w:pPr>
      <w:r w:rsidRPr="00111A20">
        <w:t>    "At $</w:t>
      </w:r>
      <w:proofErr w:type="spellStart"/>
      <w:r w:rsidRPr="00111A20">
        <w:t>ProfilePath</w:t>
      </w:r>
      <w:proofErr w:type="spellEnd"/>
      <w:r w:rsidRPr="00111A20">
        <w:t>"</w:t>
      </w:r>
    </w:p>
    <w:p w14:paraId="42CE32A0" w14:textId="77777777" w:rsidR="00111A20" w:rsidRPr="00111A20" w:rsidRDefault="00111A20" w:rsidP="00111A20">
      <w:pPr>
        <w:pStyle w:val="CodePACKT"/>
      </w:pPr>
      <w:r w:rsidRPr="00111A20">
        <w:t>  }</w:t>
      </w:r>
    </w:p>
    <w:p w14:paraId="7B78F724" w14:textId="77777777" w:rsidR="00111A20" w:rsidRPr="00111A20" w:rsidRDefault="00111A20" w:rsidP="00111A20">
      <w:pPr>
        <w:pStyle w:val="CodePACKT"/>
      </w:pPr>
      <w:r w:rsidRPr="00111A20">
        <w:t>  Else {</w:t>
      </w:r>
    </w:p>
    <w:p w14:paraId="6AAE2A2B" w14:textId="77777777" w:rsidR="00111A20" w:rsidRPr="00111A20" w:rsidRDefault="00111A20" w:rsidP="00111A20">
      <w:pPr>
        <w:pStyle w:val="CodePACKT"/>
      </w:pPr>
      <w:r w:rsidRPr="00111A20">
        <w:t>    "$($</w:t>
      </w:r>
      <w:proofErr w:type="spellStart"/>
      <w:r w:rsidRPr="00111A20">
        <w:t>ProfileFile.Name</w:t>
      </w:r>
      <w:proofErr w:type="spellEnd"/>
      <w:r w:rsidRPr="00111A20">
        <w:t>) DOES NOT EXIST"</w:t>
      </w:r>
    </w:p>
    <w:p w14:paraId="3694AAD5" w14:textId="77777777" w:rsidR="00111A20" w:rsidRPr="00111A20" w:rsidRDefault="00111A20" w:rsidP="00111A20">
      <w:pPr>
        <w:pStyle w:val="CodePACKT"/>
      </w:pPr>
      <w:r w:rsidRPr="00111A20">
        <w:t>  }</w:t>
      </w:r>
    </w:p>
    <w:p w14:paraId="006A86D9" w14:textId="77777777" w:rsidR="00111A20" w:rsidRPr="00111A20" w:rsidRDefault="00111A20" w:rsidP="00111A20">
      <w:pPr>
        <w:pStyle w:val="CodePACKT"/>
      </w:pPr>
      <w:r w:rsidRPr="00111A20">
        <w:t>  ""</w:t>
      </w:r>
    </w:p>
    <w:p w14:paraId="11C3E1AA" w14:textId="77777777" w:rsidR="00111A20" w:rsidRPr="00111A20" w:rsidRDefault="00111A20" w:rsidP="00111A20">
      <w:pPr>
        <w:pStyle w:val="CodePACKT"/>
      </w:pPr>
      <w:r w:rsidRPr="00111A20">
        <w:t>}  </w:t>
      </w:r>
    </w:p>
    <w:p w14:paraId="22B4FE64" w14:textId="77777777" w:rsidR="00111A20" w:rsidRPr="00111A20" w:rsidRDefault="00111A20" w:rsidP="00111A20">
      <w:pPr>
        <w:pStyle w:val="CodePACKT"/>
        <w:rPr>
          <w:lang w:val="en-GB"/>
        </w:rPr>
      </w:pPr>
    </w:p>
    <w:p w14:paraId="14901A2F" w14:textId="7991A8FF" w:rsidR="00111A20" w:rsidRPr="00111A20" w:rsidRDefault="00111A20" w:rsidP="00111A20">
      <w:pPr>
        <w:pStyle w:val="NumberedBulletPACKT"/>
        <w:rPr>
          <w:color w:val="000000"/>
          <w:lang w:val="en-GB" w:eastAsia="en-GB"/>
        </w:rPr>
      </w:pPr>
      <w:r w:rsidRPr="00111A20">
        <w:rPr>
          <w:lang w:val="en-GB" w:eastAsia="en-GB"/>
        </w:rPr>
        <w:t>Create Current User Current Host</w:t>
      </w:r>
      <w:r>
        <w:rPr>
          <w:lang w:val="en-GB" w:eastAsia="en-GB"/>
        </w:rPr>
        <w:t xml:space="preserve"> Profile</w:t>
      </w:r>
    </w:p>
    <w:p w14:paraId="3CB0B30E" w14:textId="77777777" w:rsidR="00111A20" w:rsidRPr="00111A20" w:rsidRDefault="00111A20" w:rsidP="00111A20">
      <w:pPr>
        <w:pStyle w:val="CodePACKT"/>
      </w:pPr>
    </w:p>
    <w:p w14:paraId="774942B8" w14:textId="07009715" w:rsidR="00111A20" w:rsidRPr="00111A20" w:rsidRDefault="00111A20" w:rsidP="00111A20">
      <w:pPr>
        <w:pStyle w:val="CodePACKT"/>
      </w:pPr>
      <w:r w:rsidRPr="00111A20">
        <w:lastRenderedPageBreak/>
        <w:t>$</w:t>
      </w:r>
      <w:proofErr w:type="spellStart"/>
      <w:r w:rsidRPr="00111A20">
        <w:t>CUCHProfile</w:t>
      </w:r>
      <w:proofErr w:type="spellEnd"/>
      <w:r w:rsidRPr="00111A20">
        <w:t> = $</w:t>
      </w:r>
      <w:proofErr w:type="spellStart"/>
      <w:r w:rsidRPr="00111A20">
        <w:t>profile.CurrentUserCurrentHost</w:t>
      </w:r>
      <w:proofErr w:type="spellEnd"/>
    </w:p>
    <w:p w14:paraId="50917388" w14:textId="77777777" w:rsidR="00111A20" w:rsidRPr="00111A20" w:rsidRDefault="00111A20" w:rsidP="00111A20">
      <w:pPr>
        <w:pStyle w:val="CodePACKT"/>
      </w:pPr>
      <w:r w:rsidRPr="00111A20">
        <w:t>'Current user, current host profile path: '</w:t>
      </w:r>
    </w:p>
    <w:p w14:paraId="770A132D" w14:textId="77777777" w:rsidR="00111A20" w:rsidRPr="00111A20" w:rsidRDefault="00111A20" w:rsidP="00111A20">
      <w:pPr>
        <w:pStyle w:val="CodePACKT"/>
      </w:pPr>
      <w:r w:rsidRPr="00111A20">
        <w:t>"   [$CUCHPROFILE]"</w:t>
      </w:r>
    </w:p>
    <w:p w14:paraId="588E9F54" w14:textId="77777777" w:rsidR="00111A20" w:rsidRPr="00111A20" w:rsidRDefault="00111A20" w:rsidP="00111A20">
      <w:pPr>
        <w:pStyle w:val="CodePACKT"/>
      </w:pPr>
    </w:p>
    <w:p w14:paraId="72834EA0" w14:textId="20F8DD50" w:rsidR="00111A20" w:rsidRPr="00111A20" w:rsidRDefault="00111A20" w:rsidP="00111A20">
      <w:pPr>
        <w:pStyle w:val="NumberedBulletPACKT"/>
        <w:rPr>
          <w:color w:val="000000"/>
          <w:lang w:val="en-GB" w:eastAsia="en-GB"/>
        </w:rPr>
      </w:pPr>
      <w:commentRangeStart w:id="66"/>
      <w:r w:rsidRPr="00111A20">
        <w:rPr>
          <w:lang w:val="en-GB" w:eastAsia="en-GB"/>
        </w:rPr>
        <w:t>Create Current user/Current host profile</w:t>
      </w:r>
      <w:commentRangeEnd w:id="66"/>
      <w:r w:rsidR="003D5BD5">
        <w:rPr>
          <w:rStyle w:val="CommentReference"/>
        </w:rPr>
        <w:commentReference w:id="66"/>
      </w:r>
    </w:p>
    <w:p w14:paraId="21A7DF33" w14:textId="77777777" w:rsidR="00111A20" w:rsidRPr="00111A20" w:rsidRDefault="00111A20" w:rsidP="00111A20">
      <w:pPr>
        <w:pStyle w:val="CodePACKT"/>
      </w:pPr>
    </w:p>
    <w:p w14:paraId="326C4CA8" w14:textId="064F0CBA" w:rsidR="00111A20" w:rsidRPr="00111A20" w:rsidRDefault="00111A20" w:rsidP="00111A20">
      <w:pPr>
        <w:pStyle w:val="CodePACKT"/>
      </w:pPr>
      <w:r w:rsidRPr="00111A20">
        <w:t>$URI = 'https://raw.githubusercontent.com/doctordns/PACKT-PS7/master/' +</w:t>
      </w:r>
    </w:p>
    <w:p w14:paraId="7FC59EAC" w14:textId="77777777" w:rsidR="00111A20" w:rsidRPr="00111A20" w:rsidRDefault="00111A20" w:rsidP="00111A20">
      <w:pPr>
        <w:pStyle w:val="CodePACKT"/>
      </w:pPr>
      <w:r w:rsidRPr="00111A20">
        <w:t>       'scripts/goodies/Microsoft.PowerShell_Profile.ps1'</w:t>
      </w:r>
    </w:p>
    <w:p w14:paraId="5B651DED" w14:textId="77777777" w:rsidR="00111A20" w:rsidRPr="00111A20" w:rsidRDefault="00111A20" w:rsidP="00111A20">
      <w:pPr>
        <w:pStyle w:val="CodePACKT"/>
      </w:pPr>
      <w:r w:rsidRPr="00111A20">
        <w:t>New-Item $</w:t>
      </w:r>
      <w:proofErr w:type="spellStart"/>
      <w:r w:rsidRPr="00111A20">
        <w:t>CUCHProfile</w:t>
      </w:r>
      <w:proofErr w:type="spellEnd"/>
      <w:r w:rsidRPr="00111A20">
        <w:t> -Force -</w:t>
      </w:r>
      <w:proofErr w:type="spellStart"/>
      <w:r w:rsidRPr="00111A20">
        <w:t>WarningAction</w:t>
      </w:r>
      <w:proofErr w:type="spellEnd"/>
      <w:r w:rsidRPr="00111A20">
        <w:t> </w:t>
      </w:r>
      <w:proofErr w:type="spellStart"/>
      <w:r w:rsidRPr="00111A20">
        <w:t>SilentlyContinue</w:t>
      </w:r>
      <w:proofErr w:type="spellEnd"/>
      <w:r w:rsidRPr="00111A20">
        <w:t> |</w:t>
      </w:r>
    </w:p>
    <w:p w14:paraId="5139E73C" w14:textId="77777777" w:rsidR="00111A20" w:rsidRPr="00111A20" w:rsidRDefault="00111A20" w:rsidP="00111A20">
      <w:pPr>
        <w:pStyle w:val="CodePACKT"/>
      </w:pPr>
      <w:r w:rsidRPr="00111A20">
        <w:t>   Out-Null</w:t>
      </w:r>
    </w:p>
    <w:p w14:paraId="3568D658" w14:textId="77777777" w:rsidR="00111A20" w:rsidRPr="00111A20" w:rsidRDefault="00111A20" w:rsidP="00111A20">
      <w:pPr>
        <w:pStyle w:val="CodePACKT"/>
      </w:pPr>
      <w:r w:rsidRPr="00111A20">
        <w:t>(Invoke-</w:t>
      </w:r>
      <w:proofErr w:type="spellStart"/>
      <w:r w:rsidRPr="00111A20">
        <w:t>WebRequest</w:t>
      </w:r>
      <w:proofErr w:type="spellEnd"/>
      <w:r w:rsidRPr="00111A20">
        <w:t> -Uri $URI </w:t>
      </w:r>
      <w:commentRangeStart w:id="67"/>
      <w:commentRangeStart w:id="68"/>
      <w:r w:rsidRPr="00111A20">
        <w:t>-</w:t>
      </w:r>
      <w:proofErr w:type="spellStart"/>
      <w:r w:rsidRPr="00111A20">
        <w:t>UseBasicParsing</w:t>
      </w:r>
      <w:commentRangeEnd w:id="67"/>
      <w:proofErr w:type="spellEnd"/>
      <w:r w:rsidR="00F34BF5">
        <w:rPr>
          <w:rStyle w:val="CommentReference"/>
          <w:rFonts w:ascii="Times New Roman" w:hAnsi="Times New Roman"/>
          <w:color w:val="auto"/>
          <w:lang w:eastAsia="en-US"/>
        </w:rPr>
        <w:commentReference w:id="67"/>
      </w:r>
      <w:commentRangeEnd w:id="68"/>
      <w:r w:rsidR="00D3416D">
        <w:rPr>
          <w:rStyle w:val="CommentReference"/>
          <w:rFonts w:ascii="Times New Roman" w:hAnsi="Times New Roman"/>
          <w:color w:val="auto"/>
          <w:lang w:eastAsia="en-US"/>
        </w:rPr>
        <w:commentReference w:id="68"/>
      </w:r>
      <w:r w:rsidRPr="00111A20">
        <w:t>).Content | </w:t>
      </w:r>
    </w:p>
    <w:p w14:paraId="11F3B6E1" w14:textId="77777777" w:rsidR="00111A20" w:rsidRPr="00111A20" w:rsidRDefault="00111A20" w:rsidP="00111A20">
      <w:pPr>
        <w:pStyle w:val="CodePACKT"/>
      </w:pPr>
      <w:r w:rsidRPr="00111A20">
        <w:t>  Out-File -</w:t>
      </w:r>
      <w:proofErr w:type="spellStart"/>
      <w:r w:rsidRPr="00111A20">
        <w:t>FilePath</w:t>
      </w:r>
      <w:proofErr w:type="spellEnd"/>
      <w:r w:rsidRPr="00111A20">
        <w:t>  $</w:t>
      </w:r>
      <w:proofErr w:type="spellStart"/>
      <w:r w:rsidRPr="00111A20">
        <w:t>CUCHProfile</w:t>
      </w:r>
      <w:proofErr w:type="spellEnd"/>
    </w:p>
    <w:p w14:paraId="4DBB7F19" w14:textId="77777777" w:rsidR="00111A20" w:rsidRPr="00111A20" w:rsidRDefault="00111A20" w:rsidP="00111A20">
      <w:pPr>
        <w:pStyle w:val="CodePACKT"/>
      </w:pPr>
    </w:p>
    <w:p w14:paraId="2D07C61D" w14:textId="1AB7B479" w:rsidR="00111A20" w:rsidRPr="00111A20" w:rsidRDefault="00111A20" w:rsidP="00111A20">
      <w:pPr>
        <w:pStyle w:val="NumberedBulletPACKT"/>
        <w:rPr>
          <w:color w:val="000000"/>
          <w:lang w:val="en-GB" w:eastAsia="en-GB"/>
        </w:rPr>
      </w:pPr>
      <w:commentRangeStart w:id="69"/>
      <w:r w:rsidRPr="00111A20">
        <w:rPr>
          <w:lang w:val="en-GB" w:eastAsia="en-GB"/>
        </w:rPr>
        <w:t>Existing</w:t>
      </w:r>
      <w:commentRangeEnd w:id="69"/>
      <w:r w:rsidR="00D647B7">
        <w:rPr>
          <w:rStyle w:val="CommentReference"/>
        </w:rPr>
        <w:commentReference w:id="69"/>
      </w:r>
      <w:r w:rsidRPr="00111A20">
        <w:rPr>
          <w:lang w:val="en-GB" w:eastAsia="en-GB"/>
        </w:rPr>
        <w:t> from PowerShell 7 console  </w:t>
      </w:r>
    </w:p>
    <w:p w14:paraId="07E1DCD9" w14:textId="77777777" w:rsidR="00111A20" w:rsidRDefault="00111A20" w:rsidP="00111A20">
      <w:pPr>
        <w:pStyle w:val="CodePACKT"/>
        <w:rPr>
          <w:lang w:val="en-GB"/>
        </w:rPr>
      </w:pPr>
    </w:p>
    <w:p w14:paraId="1E480CD2" w14:textId="42C7D923" w:rsidR="00111A20" w:rsidRPr="00111A20" w:rsidRDefault="00111A20" w:rsidP="00111A20">
      <w:pPr>
        <w:pStyle w:val="CodePACKT"/>
        <w:rPr>
          <w:lang w:val="en-GB"/>
        </w:rPr>
      </w:pPr>
      <w:r w:rsidRPr="00111A20">
        <w:rPr>
          <w:lang w:val="en-GB"/>
        </w:rPr>
        <w:t>Exit-</w:t>
      </w:r>
      <w:proofErr w:type="spellStart"/>
      <w:r w:rsidRPr="00111A20">
        <w:rPr>
          <w:lang w:val="en-GB"/>
        </w:rPr>
        <w:t>PSHostProcess</w:t>
      </w:r>
      <w:proofErr w:type="spellEnd"/>
    </w:p>
    <w:p w14:paraId="4D20964D" w14:textId="77777777" w:rsidR="00111A20" w:rsidRPr="00111A20" w:rsidRDefault="00111A20" w:rsidP="00111A20">
      <w:pPr>
        <w:pStyle w:val="CodePACKT"/>
        <w:rPr>
          <w:lang w:val="en-GB"/>
        </w:rPr>
      </w:pPr>
    </w:p>
    <w:p w14:paraId="7632E2C8" w14:textId="621E7D96" w:rsidR="00111A20" w:rsidRPr="00111A20" w:rsidRDefault="00111A20" w:rsidP="00111A20">
      <w:pPr>
        <w:pStyle w:val="NumberedBulletPACKT"/>
        <w:rPr>
          <w:color w:val="000000"/>
          <w:lang w:val="en-GB" w:eastAsia="en-GB"/>
        </w:rPr>
      </w:pPr>
      <w:r w:rsidRPr="00111A20">
        <w:rPr>
          <w:lang w:val="en-GB" w:eastAsia="en-GB"/>
        </w:rPr>
        <w:t>Restart</w:t>
      </w:r>
      <w:r>
        <w:rPr>
          <w:lang w:val="en-GB" w:eastAsia="en-GB"/>
        </w:rPr>
        <w:t xml:space="preserve"> the </w:t>
      </w:r>
      <w:r w:rsidRPr="00111A20">
        <w:rPr>
          <w:lang w:val="en-GB" w:eastAsia="en-GB"/>
        </w:rPr>
        <w:t>PowerShell 7</w:t>
      </w:r>
      <w:r>
        <w:rPr>
          <w:lang w:val="en-GB" w:eastAsia="en-GB"/>
        </w:rPr>
        <w:t xml:space="preserve"> console and view the profile output at </w:t>
      </w:r>
      <w:proofErr w:type="spellStart"/>
      <w:r>
        <w:rPr>
          <w:lang w:val="en-GB" w:eastAsia="en-GB"/>
        </w:rPr>
        <w:t>startup</w:t>
      </w:r>
      <w:proofErr w:type="spellEnd"/>
    </w:p>
    <w:p w14:paraId="47F97E11" w14:textId="77777777" w:rsidR="00111A20" w:rsidRPr="00111A20" w:rsidRDefault="00111A20" w:rsidP="00111A20">
      <w:pPr>
        <w:pStyle w:val="ListParagraph"/>
        <w:numPr>
          <w:ilvl w:val="0"/>
          <w:numId w:val="3"/>
        </w:numPr>
        <w:shd w:val="clear" w:color="auto" w:fill="FFFFFF"/>
        <w:spacing w:after="0" w:line="285" w:lineRule="atLeast"/>
        <w:rPr>
          <w:rStyle w:val="CodeInTextPACKT"/>
        </w:rPr>
      </w:pPr>
    </w:p>
    <w:p w14:paraId="1933188E" w14:textId="1E7D4CD6"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r w:rsidRPr="00111A20">
        <w:rPr>
          <w:rStyle w:val="CodeInTextPACKT"/>
          <w:lang w:val="en-GB" w:eastAsia="en-GB"/>
        </w:rPr>
        <w:t>Get-ChildItem -Path $Profile</w:t>
      </w:r>
    </w:p>
    <w:p w14:paraId="5841C9D7" w14:textId="77777777" w:rsidR="00111A20" w:rsidRPr="00111A20" w:rsidRDefault="00111A20" w:rsidP="00111A20">
      <w:pPr>
        <w:pStyle w:val="ListParagraph"/>
        <w:numPr>
          <w:ilvl w:val="0"/>
          <w:numId w:val="3"/>
        </w:numPr>
        <w:shd w:val="clear" w:color="auto" w:fill="FFFFFF"/>
        <w:spacing w:after="0" w:line="285" w:lineRule="atLeast"/>
        <w:rPr>
          <w:rStyle w:val="CodeInTextPACKT"/>
          <w:lang w:val="en-GB" w:eastAsia="en-GB"/>
        </w:rPr>
      </w:pPr>
    </w:p>
    <w:p w14:paraId="38B9733B" w14:textId="3A19F983" w:rsidR="0000165C" w:rsidRDefault="0000165C" w:rsidP="0000165C">
      <w:pPr>
        <w:pStyle w:val="Heading2"/>
        <w:numPr>
          <w:ilvl w:val="1"/>
          <w:numId w:val="3"/>
        </w:numPr>
        <w:tabs>
          <w:tab w:val="left" w:pos="0"/>
        </w:tabs>
      </w:pPr>
      <w:r>
        <w:t>How it works...</w:t>
      </w:r>
    </w:p>
    <w:p w14:paraId="1185DA2E" w14:textId="476DC569" w:rsidR="00C41783" w:rsidRDefault="00111A20" w:rsidP="00C41783">
      <w:pPr>
        <w:pStyle w:val="NormalPACKT"/>
        <w:rPr>
          <w:lang w:val="en-GB"/>
        </w:rPr>
      </w:pPr>
      <w:r>
        <w:rPr>
          <w:lang w:val="en-GB"/>
        </w:rPr>
        <w:t xml:space="preserve">In </w:t>
      </w:r>
      <w:r w:rsidRPr="00D31D44">
        <w:rPr>
          <w:rStyle w:val="ItalicsPACKT"/>
        </w:rPr>
        <w:t xml:space="preserve">step </w:t>
      </w:r>
      <w:r w:rsidRPr="00C62BF4">
        <w:rPr>
          <w:rStyle w:val="CodeInTextPACKT"/>
          <w:rFonts w:ascii="Times New Roman" w:hAnsi="Times New Roman"/>
          <w:i/>
          <w:iCs/>
          <w:color w:val="FF0000"/>
          <w:sz w:val="22"/>
          <w:szCs w:val="22"/>
          <w:rPrChange w:id="70" w:author="Lucy Wan" w:date="2020-10-20T16:25:00Z">
            <w:rPr>
              <w:rStyle w:val="CodeInTextPACKT"/>
            </w:rPr>
          </w:rPrChange>
        </w:rPr>
        <w:t>1</w:t>
      </w:r>
      <w:r>
        <w:rPr>
          <w:lang w:val="en-GB"/>
        </w:rPr>
        <w:t xml:space="preserve">, you </w:t>
      </w:r>
      <w:r w:rsidR="00797CAC">
        <w:rPr>
          <w:lang w:val="en-GB"/>
        </w:rPr>
        <w:t>discover</w:t>
      </w:r>
      <w:r>
        <w:rPr>
          <w:lang w:val="en-GB"/>
        </w:rPr>
        <w:t xml:space="preserve"> the names of each of the 4 profile files (for the PowerShell </w:t>
      </w:r>
      <w:r w:rsidR="00797CAC">
        <w:rPr>
          <w:lang w:val="en-GB"/>
        </w:rPr>
        <w:t xml:space="preserve">7 </w:t>
      </w:r>
      <w:r>
        <w:rPr>
          <w:lang w:val="en-GB"/>
        </w:rPr>
        <w:t>console)</w:t>
      </w:r>
      <w:ins w:id="71" w:author="Lucy Wan" w:date="2020-10-20T16:25:00Z">
        <w:r w:rsidR="001E7D1E">
          <w:rPr>
            <w:lang w:val="en-GB"/>
          </w:rPr>
          <w:t>,</w:t>
        </w:r>
      </w:ins>
      <w:r>
        <w:rPr>
          <w:lang w:val="en-GB"/>
        </w:rPr>
        <w:t xml:space="preserve"> then view their name and location (</w:t>
      </w:r>
      <w:r w:rsidR="00797CAC">
        <w:rPr>
          <w:lang w:val="en-GB"/>
        </w:rPr>
        <w:t xml:space="preserve">that is, the </w:t>
      </w:r>
      <w:r>
        <w:rPr>
          <w:lang w:val="en-GB"/>
        </w:rPr>
        <w:t>definition) which looks like this:</w:t>
      </w:r>
    </w:p>
    <w:p w14:paraId="059BB94A" w14:textId="010BF713" w:rsidR="00111A20" w:rsidRDefault="00FC4A1D" w:rsidP="00C41783">
      <w:pPr>
        <w:pStyle w:val="NormalPACKT"/>
        <w:rPr>
          <w:lang w:val="en-GB"/>
        </w:rPr>
      </w:pPr>
      <w:r>
        <w:rPr>
          <w:noProof/>
        </w:rPr>
        <w:drawing>
          <wp:inline distT="0" distB="0" distL="0" distR="0" wp14:anchorId="731C6216" wp14:editId="6C8320CF">
            <wp:extent cx="5731510" cy="1017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17905"/>
                    </a:xfrm>
                    <a:prstGeom prst="rect">
                      <a:avLst/>
                    </a:prstGeom>
                  </pic:spPr>
                </pic:pic>
              </a:graphicData>
            </a:graphic>
          </wp:inline>
        </w:drawing>
      </w:r>
    </w:p>
    <w:p w14:paraId="316E2D36" w14:textId="45E70B70" w:rsidR="00FC4A1D" w:rsidRDefault="00FC4A1D" w:rsidP="00FC4A1D">
      <w:pPr>
        <w:pStyle w:val="LayoutInformationPACKT"/>
        <w:rPr>
          <w:noProof/>
        </w:rPr>
      </w:pPr>
      <w:r>
        <w:t xml:space="preserve">Insert </w:t>
      </w:r>
      <w:r w:rsidRPr="00C41783">
        <w:t>image</w:t>
      </w:r>
      <w:r>
        <w:t xml:space="preserve"> </w:t>
      </w:r>
      <w:r>
        <w:rPr>
          <w:noProof/>
        </w:rPr>
        <w:t>B42024_01</w:t>
      </w:r>
      <w:r w:rsidRPr="00023EAD">
        <w:rPr>
          <w:noProof/>
        </w:rPr>
        <w:t>_</w:t>
      </w:r>
      <w:r>
        <w:rPr>
          <w:noProof/>
        </w:rPr>
        <w:t>19.png</w:t>
      </w:r>
    </w:p>
    <w:p w14:paraId="431255B1" w14:textId="7CD9198D" w:rsidR="00FC4A1D" w:rsidRDefault="00797CAC" w:rsidP="00C41783">
      <w:pPr>
        <w:pStyle w:val="NormalPACKT"/>
        <w:rPr>
          <w:lang w:val="en-GB"/>
        </w:rPr>
      </w:pPr>
      <w:r>
        <w:rPr>
          <w:lang w:val="en-GB"/>
        </w:rPr>
        <w:t xml:space="preserve">In </w:t>
      </w:r>
      <w:r w:rsidRPr="00D31D44">
        <w:rPr>
          <w:rStyle w:val="ItalicsPACKT"/>
        </w:rPr>
        <w:t>step 2</w:t>
      </w:r>
      <w:r w:rsidR="00952699" w:rsidRPr="00952699">
        <w:t>,</w:t>
      </w:r>
      <w:r>
        <w:rPr>
          <w:lang w:val="en-GB"/>
        </w:rPr>
        <w:t xml:space="preserve"> you check to see which, if any, of the profile files exist, which looks like this:</w:t>
      </w:r>
    </w:p>
    <w:p w14:paraId="7827E6BF" w14:textId="7EB51805" w:rsidR="00797CAC" w:rsidRDefault="00D31D44" w:rsidP="00D31D44">
      <w:pPr>
        <w:pStyle w:val="FigurePACKT"/>
        <w:rPr>
          <w:lang w:val="en-GB"/>
        </w:rPr>
      </w:pPr>
      <w:r>
        <w:drawing>
          <wp:inline distT="0" distB="0" distL="0" distR="0" wp14:anchorId="04677194" wp14:editId="66803C64">
            <wp:extent cx="1927594" cy="1257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35" cy="1284525"/>
                    </a:xfrm>
                    <a:prstGeom prst="rect">
                      <a:avLst/>
                    </a:prstGeom>
                  </pic:spPr>
                </pic:pic>
              </a:graphicData>
            </a:graphic>
          </wp:inline>
        </w:drawing>
      </w:r>
    </w:p>
    <w:p w14:paraId="18AEDC51" w14:textId="48FD5E09" w:rsidR="00797CAC" w:rsidRDefault="00797CAC" w:rsidP="00797CAC">
      <w:pPr>
        <w:pStyle w:val="LayoutInformationPACKT"/>
        <w:rPr>
          <w:noProof/>
        </w:rPr>
      </w:pPr>
      <w:r>
        <w:t xml:space="preserve">Insert </w:t>
      </w:r>
      <w:r w:rsidRPr="00C41783">
        <w:t>image</w:t>
      </w:r>
      <w:r>
        <w:t xml:space="preserve"> </w:t>
      </w:r>
      <w:r>
        <w:rPr>
          <w:noProof/>
        </w:rPr>
        <w:t>B42024_01</w:t>
      </w:r>
      <w:r w:rsidRPr="00023EAD">
        <w:rPr>
          <w:noProof/>
        </w:rPr>
        <w:t>_</w:t>
      </w:r>
      <w:r>
        <w:rPr>
          <w:noProof/>
        </w:rPr>
        <w:t>20.png</w:t>
      </w:r>
    </w:p>
    <w:p w14:paraId="0A126D3B" w14:textId="485B7A02" w:rsidR="00797CAC" w:rsidRDefault="00D31D44" w:rsidP="00C41783">
      <w:pPr>
        <w:pStyle w:val="NormalPACKT"/>
        <w:rPr>
          <w:lang w:val="en-GB"/>
        </w:rPr>
      </w:pPr>
      <w:r>
        <w:rPr>
          <w:lang w:val="en-GB"/>
        </w:rPr>
        <w:t xml:space="preserve">In </w:t>
      </w:r>
      <w:r w:rsidRPr="00D31D44">
        <w:rPr>
          <w:rStyle w:val="ItalicsPACKT"/>
        </w:rPr>
        <w:t>step 3</w:t>
      </w:r>
      <w:r>
        <w:rPr>
          <w:lang w:val="en-GB"/>
        </w:rPr>
        <w:t>, you obtain and display the filename of the current user/current host profile file</w:t>
      </w:r>
      <w:r w:rsidR="00952699">
        <w:rPr>
          <w:lang w:val="en-GB"/>
        </w:rPr>
        <w:t>,</w:t>
      </w:r>
      <w:r>
        <w:rPr>
          <w:lang w:val="en-GB"/>
        </w:rPr>
        <w:t xml:space="preserve"> which looks like this</w:t>
      </w:r>
      <w:ins w:id="72" w:author="Lucy Wan" w:date="2020-10-20T16:26:00Z">
        <w:r w:rsidR="0054420A">
          <w:rPr>
            <w:lang w:val="en-GB"/>
          </w:rPr>
          <w:t>:</w:t>
        </w:r>
      </w:ins>
      <w:del w:id="73" w:author="Lucy Wan" w:date="2020-10-20T16:26:00Z">
        <w:r w:rsidDel="0054420A">
          <w:rPr>
            <w:lang w:val="en-GB"/>
          </w:rPr>
          <w:delText>.</w:delText>
        </w:r>
      </w:del>
    </w:p>
    <w:p w14:paraId="36E03FB7" w14:textId="52A66B4E" w:rsidR="00D31D44" w:rsidRDefault="00D31D44" w:rsidP="00D31D44">
      <w:pPr>
        <w:pStyle w:val="FigurePACKT"/>
        <w:rPr>
          <w:lang w:val="en-GB"/>
        </w:rPr>
      </w:pPr>
      <w:r>
        <w:drawing>
          <wp:inline distT="0" distB="0" distL="0" distR="0" wp14:anchorId="556F72D7" wp14:editId="7C076F9D">
            <wp:extent cx="5364480" cy="378592"/>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8648" cy="383121"/>
                    </a:xfrm>
                    <a:prstGeom prst="rect">
                      <a:avLst/>
                    </a:prstGeom>
                  </pic:spPr>
                </pic:pic>
              </a:graphicData>
            </a:graphic>
          </wp:inline>
        </w:drawing>
      </w:r>
    </w:p>
    <w:p w14:paraId="7D3A33FC" w14:textId="4451CE19"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21.png</w:t>
      </w:r>
    </w:p>
    <w:p w14:paraId="115C7CDC" w14:textId="794AA842" w:rsidR="00D31D44" w:rsidRDefault="00D31D44" w:rsidP="00D31D44">
      <w:r>
        <w:lastRenderedPageBreak/>
        <w:t xml:space="preserve">In </w:t>
      </w:r>
      <w:r w:rsidRPr="00D31D44">
        <w:rPr>
          <w:rStyle w:val="ItalicsPACKT"/>
        </w:rPr>
        <w:t>step 4</w:t>
      </w:r>
      <w:r>
        <w:t xml:space="preserve">, you create an initial current user/current host profile file. This file is part of the GitHub repository which supports this book. In </w:t>
      </w:r>
      <w:r w:rsidRPr="00D31D44">
        <w:rPr>
          <w:rStyle w:val="ItalicsPACKT"/>
        </w:rPr>
        <w:t>step 5</w:t>
      </w:r>
      <w:r>
        <w:t xml:space="preserve">, you </w:t>
      </w:r>
      <w:commentRangeStart w:id="74"/>
      <w:r>
        <w:t>exist</w:t>
      </w:r>
      <w:commentRangeEnd w:id="74"/>
      <w:r w:rsidR="007A7FB5">
        <w:rPr>
          <w:rStyle w:val="CommentReference"/>
        </w:rPr>
        <w:commentReference w:id="74"/>
      </w:r>
      <w:r>
        <w:t xml:space="preserve"> the current PowerShell 7 console host. These two steps create no output.</w:t>
      </w:r>
    </w:p>
    <w:p w14:paraId="1E51ADE9" w14:textId="4025F2D9" w:rsidR="00C95A94" w:rsidRPr="00D31D44" w:rsidRDefault="00C95A94" w:rsidP="00D31D44">
      <w:r>
        <w:t>In step 6, you start a new PowerShell profile. This time, as you can see here, the profile file exists, runs, and customizes the console:</w:t>
      </w:r>
    </w:p>
    <w:p w14:paraId="4F905A77" w14:textId="70AB9EC9" w:rsidR="00D31D44" w:rsidRDefault="00D31D44" w:rsidP="00D31D44">
      <w:pPr>
        <w:pStyle w:val="FigurePACKT"/>
      </w:pPr>
      <w:r>
        <w:drawing>
          <wp:inline distT="0" distB="0" distL="0" distR="0" wp14:anchorId="4E1058C3" wp14:editId="6F5C450C">
            <wp:extent cx="4126992" cy="2235416"/>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123" cy="2239278"/>
                    </a:xfrm>
                    <a:prstGeom prst="rect">
                      <a:avLst/>
                    </a:prstGeom>
                  </pic:spPr>
                </pic:pic>
              </a:graphicData>
            </a:graphic>
          </wp:inline>
        </w:drawing>
      </w:r>
    </w:p>
    <w:p w14:paraId="02F78A3F" w14:textId="359BEF82" w:rsidR="00D31D44" w:rsidRDefault="00D31D44" w:rsidP="00D31D44">
      <w:pPr>
        <w:pStyle w:val="LayoutInformationPACKT"/>
        <w:rPr>
          <w:noProof/>
        </w:rPr>
      </w:pPr>
      <w:r>
        <w:t xml:space="preserve">Insert </w:t>
      </w:r>
      <w:r w:rsidRPr="00C41783">
        <w:t>image</w:t>
      </w:r>
      <w:r>
        <w:t xml:space="preserve"> </w:t>
      </w:r>
      <w:r>
        <w:rPr>
          <w:noProof/>
        </w:rPr>
        <w:t>B42024_01</w:t>
      </w:r>
      <w:r w:rsidRPr="00023EAD">
        <w:rPr>
          <w:noProof/>
        </w:rPr>
        <w:t>_</w:t>
      </w:r>
      <w:r>
        <w:rPr>
          <w:noProof/>
        </w:rPr>
        <w:t>22.png</w:t>
      </w:r>
    </w:p>
    <w:p w14:paraId="508021B8" w14:textId="280BB311" w:rsidR="0000165C" w:rsidRDefault="0000165C" w:rsidP="0000165C">
      <w:pPr>
        <w:pStyle w:val="Heading2"/>
      </w:pPr>
      <w:r>
        <w:t>There's more...</w:t>
      </w:r>
    </w:p>
    <w:p w14:paraId="63E16B70" w14:textId="6589468F" w:rsidR="00D31D44" w:rsidRPr="00D31D44" w:rsidRDefault="00C85588" w:rsidP="00D31D44">
      <w:pPr>
        <w:pStyle w:val="NormalPACKT"/>
        <w:rPr>
          <w:lang w:val="en-GB"/>
        </w:rPr>
      </w:pPr>
      <w:r>
        <w:rPr>
          <w:lang w:val="en-GB"/>
        </w:rPr>
        <w:t xml:space="preserve">In </w:t>
      </w:r>
      <w:r w:rsidRPr="00C85588">
        <w:rPr>
          <w:rStyle w:val="ItalicsPACKT"/>
        </w:rPr>
        <w:t>step 4</w:t>
      </w:r>
      <w:r>
        <w:rPr>
          <w:lang w:val="en-GB"/>
        </w:rPr>
        <w:t xml:space="preserve">, you download a sample profile file. This file contains </w:t>
      </w:r>
      <w:r w:rsidR="00952699">
        <w:rPr>
          <w:lang w:val="en-GB"/>
        </w:rPr>
        <w:t>some</w:t>
      </w:r>
      <w:r>
        <w:rPr>
          <w:lang w:val="en-GB"/>
        </w:rPr>
        <w:t xml:space="preserve"> customizations </w:t>
      </w:r>
      <w:r w:rsidR="00952699">
        <w:rPr>
          <w:lang w:val="en-GB"/>
        </w:rPr>
        <w:t xml:space="preserve">for </w:t>
      </w:r>
      <w:r>
        <w:rPr>
          <w:lang w:val="en-GB"/>
        </w:rPr>
        <w:t xml:space="preserve">the PowerShell console configuration, including changing the default starting folder (to C:\Foo), creating some aliases, PowerShell drives and a credential object. These represent sample content you might consider for including in your console profile file. Note that </w:t>
      </w:r>
      <w:commentRangeStart w:id="75"/>
      <w:r>
        <w:rPr>
          <w:lang w:val="en-GB"/>
        </w:rPr>
        <w:t>VIS</w:t>
      </w:r>
      <w:commentRangeEnd w:id="75"/>
      <w:r w:rsidR="00345A49">
        <w:rPr>
          <w:rStyle w:val="CommentReference"/>
        </w:rPr>
        <w:commentReference w:id="75"/>
      </w:r>
      <w:r>
        <w:rPr>
          <w:lang w:val="en-GB"/>
        </w:rPr>
        <w:t xml:space="preserve"> Code, which you install in the next recipe, uses a separate current user/current host </w:t>
      </w:r>
      <w:commentRangeStart w:id="76"/>
      <w:r>
        <w:rPr>
          <w:lang w:val="en-GB"/>
        </w:rPr>
        <w:t xml:space="preserve">profile file </w:t>
      </w:r>
      <w:commentRangeEnd w:id="76"/>
      <w:r w:rsidR="002F0E8D">
        <w:rPr>
          <w:rStyle w:val="CommentReference"/>
        </w:rPr>
        <w:commentReference w:id="76"/>
      </w:r>
      <w:r>
        <w:rPr>
          <w:lang w:val="en-GB"/>
        </w:rPr>
        <w:t>which means you can customi</w:t>
      </w:r>
      <w:r w:rsidR="00952699">
        <w:rPr>
          <w:lang w:val="en-GB"/>
        </w:rPr>
        <w:t>z</w:t>
      </w:r>
      <w:r>
        <w:rPr>
          <w:lang w:val="en-GB"/>
        </w:rPr>
        <w:t>e PowerShell at the console and in VS code differently.</w:t>
      </w:r>
    </w:p>
    <w:p w14:paraId="2E49D3AE" w14:textId="6CDF8777"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Installing VS Code</w:t>
      </w:r>
    </w:p>
    <w:p w14:paraId="279C55F7" w14:textId="7454C78A" w:rsidR="00C85588" w:rsidRDefault="00C41783" w:rsidP="0000165C">
      <w:pPr>
        <w:pStyle w:val="BulletPACKT"/>
        <w:numPr>
          <w:ilvl w:val="0"/>
          <w:numId w:val="0"/>
        </w:numPr>
      </w:pPr>
      <w:r>
        <w:t>The Windows PowerShell ISE was a great too</w:t>
      </w:r>
      <w:r w:rsidR="00952699">
        <w:t>l</w:t>
      </w:r>
      <w:r w:rsidR="00C85588">
        <w:t xml:space="preserve"> that Microsoft</w:t>
      </w:r>
      <w:r>
        <w:t xml:space="preserve"> first introduced with Windows PowerShell v2 </w:t>
      </w:r>
      <w:r w:rsidR="00C85588">
        <w:t>(</w:t>
      </w:r>
      <w:r>
        <w:t>and vastly improved with v3</w:t>
      </w:r>
      <w:r w:rsidR="00C85588">
        <w:t>). T</w:t>
      </w:r>
      <w:r>
        <w:t>his tool has reac</w:t>
      </w:r>
      <w:r w:rsidR="00C85588">
        <w:t>h</w:t>
      </w:r>
      <w:r>
        <w:t>ed feature completeness</w:t>
      </w:r>
      <w:r w:rsidR="00952699">
        <w:t>,</w:t>
      </w:r>
      <w:r>
        <w:t xml:space="preserve"> and Microsoft has no plans for further development. </w:t>
      </w:r>
    </w:p>
    <w:p w14:paraId="614A9087" w14:textId="5AC51F83" w:rsidR="0000165C" w:rsidRDefault="00C41783" w:rsidP="0000165C">
      <w:pPr>
        <w:pStyle w:val="BulletPACKT"/>
        <w:numPr>
          <w:ilvl w:val="0"/>
          <w:numId w:val="0"/>
        </w:numPr>
      </w:pPr>
      <w:r>
        <w:t>In its place, however, is Visual Studio Code, or VS Code. This open-source tool provides a</w:t>
      </w:r>
      <w:r w:rsidR="00952699">
        <w:t>n extensiv</w:t>
      </w:r>
      <w:r>
        <w:t xml:space="preserve">e range of features for IT pros and others. For IT </w:t>
      </w:r>
      <w:commentRangeStart w:id="77"/>
      <w:r>
        <w:t>P</w:t>
      </w:r>
      <w:commentRangeEnd w:id="77"/>
      <w:r w:rsidR="00FE7564">
        <w:rPr>
          <w:rStyle w:val="CommentReference"/>
        </w:rPr>
        <w:commentReference w:id="77"/>
      </w:r>
      <w:r>
        <w:t xml:space="preserve">ros, this should be your editor of choice. </w:t>
      </w:r>
      <w:r w:rsidR="00C85588">
        <w:t>Whilst there is a learning curve (as for any new product), VS Code contains all the features you found in the ISE and more.</w:t>
      </w:r>
    </w:p>
    <w:p w14:paraId="4CCEF95B" w14:textId="77777777" w:rsidR="00B24FA7" w:rsidRDefault="00743848" w:rsidP="00743848">
      <w:pPr>
        <w:pStyle w:val="BulletPACKT"/>
        <w:numPr>
          <w:ilvl w:val="0"/>
          <w:numId w:val="0"/>
        </w:numPr>
        <w:rPr>
          <w:ins w:id="78" w:author="Lucy Wan" w:date="2020-10-20T16:32:00Z"/>
        </w:rPr>
      </w:pPr>
      <w:r>
        <w:t xml:space="preserve">VS Code, and the available extensions, are works in progress. Each new release brings additional features which can be highly valuable. A recent addition, for example, is the ability to </w:t>
      </w:r>
      <w:commentRangeStart w:id="79"/>
      <w:r>
        <w:t>create diagrams directly in VS Code</w:t>
      </w:r>
      <w:commentRangeEnd w:id="79"/>
      <w:r w:rsidR="009008F7">
        <w:rPr>
          <w:rStyle w:val="CommentReference"/>
        </w:rPr>
        <w:commentReference w:id="79"/>
      </w:r>
      <w:del w:id="80" w:author="Lucy Wan" w:date="2020-10-20T16:32:00Z">
        <w:r w:rsidDel="00B24FA7">
          <w:delText>,</w:delText>
        </w:r>
      </w:del>
      <w:ins w:id="81" w:author="Lucy Wan" w:date="2020-10-20T16:32:00Z">
        <w:r w:rsidR="00B24FA7">
          <w:t>.</w:t>
        </w:r>
      </w:ins>
      <w:r>
        <w:t xml:space="preserve">  </w:t>
      </w:r>
    </w:p>
    <w:p w14:paraId="44E8FD99" w14:textId="77777777" w:rsidR="00B24FA7" w:rsidRDefault="00B24FA7" w:rsidP="00743848">
      <w:pPr>
        <w:pStyle w:val="BulletPACKT"/>
        <w:numPr>
          <w:ilvl w:val="0"/>
          <w:numId w:val="0"/>
        </w:numPr>
        <w:rPr>
          <w:ins w:id="82" w:author="Lucy Wan" w:date="2020-10-20T16:32:00Z"/>
        </w:rPr>
      </w:pPr>
    </w:p>
    <w:p w14:paraId="2801C989" w14:textId="77777777" w:rsidR="00B24FA7" w:rsidRDefault="00C41783" w:rsidP="00743848">
      <w:pPr>
        <w:pStyle w:val="BulletPACKT"/>
        <w:numPr>
          <w:ilvl w:val="0"/>
          <w:numId w:val="0"/>
        </w:numPr>
        <w:rPr>
          <w:ins w:id="83" w:author="Lucy Wan" w:date="2020-10-20T16:32:00Z"/>
        </w:rPr>
      </w:pPr>
      <w:r>
        <w:t xml:space="preserve">For more details on VS Code, see </w:t>
      </w:r>
      <w:r w:rsidRPr="00C41783">
        <w:rPr>
          <w:rStyle w:val="CodeInTextPACKT"/>
        </w:rPr>
        <w:t>https://code.visualstudio.com/</w:t>
      </w:r>
      <w:r w:rsidRPr="00C41783">
        <w:t xml:space="preserve">. </w:t>
      </w:r>
      <w:r w:rsidR="00743848">
        <w:t xml:space="preserve"> </w:t>
      </w:r>
    </w:p>
    <w:p w14:paraId="7B7A7C95" w14:textId="3955B4B1" w:rsidR="00743848" w:rsidRDefault="00743848" w:rsidP="00743848">
      <w:pPr>
        <w:pStyle w:val="BulletPACKT"/>
        <w:numPr>
          <w:ilvl w:val="0"/>
          <w:numId w:val="0"/>
        </w:numPr>
      </w:pPr>
      <w:r>
        <w:t xml:space="preserve">For details of VS Code extensions and the VS Code Extension Market Place, see </w:t>
      </w:r>
      <w:r w:rsidRPr="00743848">
        <w:rPr>
          <w:rStyle w:val="CodeInTextPACKT"/>
        </w:rPr>
        <w:t>https://code.visualstudio.com/docs/editor/extension-gallery#:~:text=You%20can%20browse%20and%20install,on%20the%20VS%20Code%20Marketplace</w:t>
      </w:r>
      <w:r w:rsidRPr="00743848">
        <w:t>.</w:t>
      </w:r>
    </w:p>
    <w:p w14:paraId="4075F338" w14:textId="77777777" w:rsidR="0000165C" w:rsidRDefault="0000165C" w:rsidP="0000165C">
      <w:pPr>
        <w:pStyle w:val="Heading2"/>
        <w:tabs>
          <w:tab w:val="left" w:pos="0"/>
        </w:tabs>
      </w:pPr>
      <w:r>
        <w:lastRenderedPageBreak/>
        <w:t>Getting Ready</w:t>
      </w:r>
    </w:p>
    <w:p w14:paraId="350BF583" w14:textId="1A8E89A9" w:rsidR="00C41783" w:rsidRDefault="00C41783" w:rsidP="00C41783">
      <w:pPr>
        <w:pStyle w:val="NormalPACKT"/>
        <w:rPr>
          <w:lang w:val="en-GB"/>
        </w:rPr>
      </w:pPr>
      <w:r>
        <w:rPr>
          <w:lang w:val="en-GB"/>
        </w:rPr>
        <w:t xml:space="preserve">You run this recipe on </w:t>
      </w:r>
      <w:r w:rsidRPr="00C41783">
        <w:rPr>
          <w:rStyle w:val="CodeInTextPACKT"/>
        </w:rPr>
        <w:t>SRV1</w:t>
      </w:r>
      <w:r>
        <w:rPr>
          <w:lang w:val="en-GB"/>
        </w:rPr>
        <w:t xml:space="preserve"> after you have installed PowerShell 7 and have created a console profile file.</w:t>
      </w:r>
    </w:p>
    <w:p w14:paraId="6943D216" w14:textId="77777777" w:rsidR="00743848" w:rsidRPr="009D0F10" w:rsidRDefault="00743848" w:rsidP="00C41783">
      <w:pPr>
        <w:pStyle w:val="NormalPACKT"/>
        <w:rPr>
          <w:lang w:val="en-GB"/>
        </w:rPr>
      </w:pPr>
    </w:p>
    <w:p w14:paraId="57304870" w14:textId="77777777" w:rsidR="0000165C" w:rsidRDefault="0000165C" w:rsidP="0000165C">
      <w:pPr>
        <w:pStyle w:val="Heading2"/>
        <w:tabs>
          <w:tab w:val="left" w:pos="0"/>
        </w:tabs>
      </w:pPr>
      <w:r>
        <w:t>How to do it...</w:t>
      </w:r>
    </w:p>
    <w:p w14:paraId="0108EF67" w14:textId="7B08B337" w:rsidR="00743848" w:rsidRPr="00E770B7" w:rsidRDefault="00743848" w:rsidP="00E770B7">
      <w:pPr>
        <w:pStyle w:val="NumberedBulletPACKT"/>
        <w:numPr>
          <w:ilvl w:val="0"/>
          <w:numId w:val="26"/>
        </w:numPr>
        <w:rPr>
          <w:color w:val="000000"/>
          <w:lang w:val="en-GB" w:eastAsia="en-GB"/>
        </w:rPr>
      </w:pPr>
      <w:r w:rsidRPr="00E770B7">
        <w:rPr>
          <w:lang w:val="en-GB" w:eastAsia="en-GB"/>
        </w:rPr>
        <w:t>Download the VS Code installation script from PS Gallery</w:t>
      </w:r>
    </w:p>
    <w:p w14:paraId="2B17D7F7" w14:textId="77777777" w:rsidR="00743848" w:rsidRPr="00743848" w:rsidRDefault="00743848" w:rsidP="00743848">
      <w:pPr>
        <w:pStyle w:val="CodePACKT"/>
      </w:pPr>
    </w:p>
    <w:p w14:paraId="4ED4E0FD" w14:textId="17D03F44" w:rsidR="00743848" w:rsidRPr="00743848" w:rsidRDefault="00743848" w:rsidP="00743848">
      <w:pPr>
        <w:pStyle w:val="CodePACKT"/>
      </w:pPr>
      <w:r w:rsidRPr="00743848">
        <w:t>$VSCPATH = 'C:\Foo'</w:t>
      </w:r>
    </w:p>
    <w:p w14:paraId="57C827F2" w14:textId="77777777" w:rsidR="00743848" w:rsidRPr="00743848" w:rsidRDefault="00743848" w:rsidP="00743848">
      <w:pPr>
        <w:pStyle w:val="CodePACKT"/>
      </w:pPr>
      <w:r w:rsidRPr="00743848">
        <w:t>Save-Script -Name Install-</w:t>
      </w:r>
      <w:proofErr w:type="spellStart"/>
      <w:r w:rsidRPr="00743848">
        <w:t>VSCode</w:t>
      </w:r>
      <w:proofErr w:type="spellEnd"/>
      <w:r w:rsidRPr="00743848">
        <w:t> -Path $VSCPATH</w:t>
      </w:r>
    </w:p>
    <w:p w14:paraId="34B152A5" w14:textId="77777777" w:rsidR="00743848" w:rsidRPr="00743848" w:rsidRDefault="00743848" w:rsidP="00743848">
      <w:pPr>
        <w:pStyle w:val="CodePACKT"/>
      </w:pPr>
      <w:r w:rsidRPr="00743848">
        <w:t>Set-Location -Path $VSCPATH</w:t>
      </w:r>
    </w:p>
    <w:p w14:paraId="11BC54B8" w14:textId="77777777" w:rsidR="00743848" w:rsidRPr="00743848" w:rsidRDefault="00743848" w:rsidP="00743848">
      <w:pPr>
        <w:pStyle w:val="CodePACKT"/>
      </w:pPr>
    </w:p>
    <w:p w14:paraId="010AC2FB" w14:textId="75939C72" w:rsidR="00743848" w:rsidRPr="00743848" w:rsidRDefault="00E770B7" w:rsidP="00E770B7">
      <w:pPr>
        <w:pStyle w:val="NumberedBulletPACKT"/>
        <w:rPr>
          <w:color w:val="000000"/>
          <w:lang w:val="en-GB" w:eastAsia="en-GB"/>
        </w:rPr>
      </w:pPr>
      <w:r>
        <w:rPr>
          <w:lang w:val="en-GB" w:eastAsia="en-GB"/>
        </w:rPr>
        <w:t>R</w:t>
      </w:r>
      <w:r w:rsidR="00743848" w:rsidRPr="00743848">
        <w:rPr>
          <w:lang w:val="en-GB" w:eastAsia="en-GB"/>
        </w:rPr>
        <w:t>un </w:t>
      </w:r>
      <w:r>
        <w:rPr>
          <w:lang w:val="en-GB" w:eastAsia="en-GB"/>
        </w:rPr>
        <w:t>the inst</w:t>
      </w:r>
      <w:r w:rsidR="00952699">
        <w:rPr>
          <w:lang w:val="en-GB" w:eastAsia="en-GB"/>
        </w:rPr>
        <w:t>a</w:t>
      </w:r>
      <w:r>
        <w:rPr>
          <w:lang w:val="en-GB" w:eastAsia="en-GB"/>
        </w:rPr>
        <w:t>llation script a</w:t>
      </w:r>
      <w:r w:rsidR="00743848" w:rsidRPr="00743848">
        <w:rPr>
          <w:lang w:val="en-GB" w:eastAsia="en-GB"/>
        </w:rPr>
        <w:t>nd add in some </w:t>
      </w:r>
      <w:r>
        <w:rPr>
          <w:lang w:val="en-GB" w:eastAsia="en-GB"/>
        </w:rPr>
        <w:t>popular</w:t>
      </w:r>
      <w:r w:rsidR="00743848" w:rsidRPr="00743848">
        <w:rPr>
          <w:lang w:val="en-GB" w:eastAsia="en-GB"/>
        </w:rPr>
        <w:t> </w:t>
      </w:r>
      <w:r>
        <w:rPr>
          <w:lang w:val="en-GB" w:eastAsia="en-GB"/>
        </w:rPr>
        <w:t>e</w:t>
      </w:r>
      <w:r w:rsidR="00743848" w:rsidRPr="00743848">
        <w:rPr>
          <w:lang w:val="en-GB" w:eastAsia="en-GB"/>
        </w:rPr>
        <w:t>xtensions</w:t>
      </w:r>
    </w:p>
    <w:p w14:paraId="7A4E9D8E" w14:textId="77777777" w:rsidR="00E770B7" w:rsidRPr="00E770B7" w:rsidRDefault="00E770B7" w:rsidP="00E770B7">
      <w:pPr>
        <w:pStyle w:val="CodePACKT"/>
      </w:pPr>
    </w:p>
    <w:p w14:paraId="14E6CA23" w14:textId="509835A3" w:rsidR="00743848" w:rsidRPr="00E770B7" w:rsidRDefault="00743848" w:rsidP="00E770B7">
      <w:pPr>
        <w:pStyle w:val="CodePACKT"/>
      </w:pPr>
      <w:r w:rsidRPr="00E770B7">
        <w:t>$Extensions =  '</w:t>
      </w:r>
      <w:proofErr w:type="spellStart"/>
      <w:r w:rsidRPr="00E770B7">
        <w:t>Streetsidesoftware.code</w:t>
      </w:r>
      <w:proofErr w:type="spellEnd"/>
      <w:r w:rsidRPr="00E770B7">
        <w:t>-spell-checker',</w:t>
      </w:r>
    </w:p>
    <w:p w14:paraId="74E567F8" w14:textId="77777777" w:rsidR="00743848" w:rsidRPr="00E770B7" w:rsidRDefault="00743848" w:rsidP="00E770B7">
      <w:pPr>
        <w:pStyle w:val="CodePACKT"/>
      </w:pPr>
      <w:r w:rsidRPr="00E770B7">
        <w:t>               '</w:t>
      </w:r>
      <w:proofErr w:type="spellStart"/>
      <w:r w:rsidRPr="00E770B7">
        <w:t>yzhang.markdown</w:t>
      </w:r>
      <w:proofErr w:type="spellEnd"/>
      <w:r w:rsidRPr="00E770B7">
        <w:t>-all-in-one',</w:t>
      </w:r>
    </w:p>
    <w:p w14:paraId="1FD296D6" w14:textId="77777777" w:rsidR="00743848" w:rsidRPr="00E770B7" w:rsidRDefault="00743848" w:rsidP="00E770B7">
      <w:pPr>
        <w:pStyle w:val="CodePACKT"/>
      </w:pPr>
      <w:r w:rsidRPr="00E770B7">
        <w:t>               '</w:t>
      </w:r>
      <w:proofErr w:type="spellStart"/>
      <w:r w:rsidRPr="00E770B7">
        <w:t>hediet.vscode-drawio</w:t>
      </w:r>
      <w:proofErr w:type="spellEnd"/>
      <w:r w:rsidRPr="00E770B7">
        <w:t>'</w:t>
      </w:r>
    </w:p>
    <w:p w14:paraId="6CF143AA" w14:textId="77777777" w:rsidR="00743848" w:rsidRPr="00E770B7" w:rsidRDefault="00743848" w:rsidP="00E770B7">
      <w:pPr>
        <w:pStyle w:val="CodePACKT"/>
      </w:pPr>
      <w:r w:rsidRPr="00E770B7">
        <w:t>$</w:t>
      </w:r>
      <w:proofErr w:type="spellStart"/>
      <w:r w:rsidRPr="00E770B7">
        <w:t>InstallHT</w:t>
      </w:r>
      <w:proofErr w:type="spellEnd"/>
      <w:r w:rsidRPr="00E770B7">
        <w:t> = @{</w:t>
      </w:r>
    </w:p>
    <w:p w14:paraId="7EBDCC3C" w14:textId="77777777" w:rsidR="00743848" w:rsidRPr="00E770B7" w:rsidRDefault="00743848" w:rsidP="00E770B7">
      <w:pPr>
        <w:pStyle w:val="CodePACKT"/>
      </w:pPr>
      <w:r w:rsidRPr="00E770B7">
        <w:t>  </w:t>
      </w:r>
      <w:proofErr w:type="spellStart"/>
      <w:r w:rsidRPr="00E770B7">
        <w:t>BuildEdition</w:t>
      </w:r>
      <w:proofErr w:type="spellEnd"/>
      <w:r w:rsidRPr="00E770B7">
        <w:t>         = 'Stable-System'</w:t>
      </w:r>
    </w:p>
    <w:p w14:paraId="52512730" w14:textId="77777777" w:rsidR="00743848" w:rsidRPr="00E770B7" w:rsidRDefault="00743848" w:rsidP="00E770B7">
      <w:pPr>
        <w:pStyle w:val="CodePACKT"/>
      </w:pPr>
      <w:r w:rsidRPr="00E770B7">
        <w:t>  </w:t>
      </w:r>
      <w:proofErr w:type="spellStart"/>
      <w:r w:rsidRPr="00E770B7">
        <w:t>AdditionalExtensions</w:t>
      </w:r>
      <w:proofErr w:type="spellEnd"/>
      <w:r w:rsidRPr="00E770B7">
        <w:t> = $Extensions</w:t>
      </w:r>
    </w:p>
    <w:p w14:paraId="0E592CFD" w14:textId="77777777" w:rsidR="00743848" w:rsidRPr="00E770B7" w:rsidRDefault="00743848" w:rsidP="00E770B7">
      <w:pPr>
        <w:pStyle w:val="CodePACKT"/>
      </w:pPr>
      <w:r w:rsidRPr="00E770B7">
        <w:t>  </w:t>
      </w:r>
      <w:proofErr w:type="spellStart"/>
      <w:r w:rsidRPr="00E770B7">
        <w:t>LaunchWhenDone</w:t>
      </w:r>
      <w:proofErr w:type="spellEnd"/>
      <w:r w:rsidRPr="00E770B7">
        <w:t>       = $true</w:t>
      </w:r>
    </w:p>
    <w:p w14:paraId="0E1FA381" w14:textId="77777777" w:rsidR="00743848" w:rsidRPr="00E770B7" w:rsidRDefault="00743848" w:rsidP="00E770B7">
      <w:pPr>
        <w:pStyle w:val="CodePACKT"/>
      </w:pPr>
      <w:r w:rsidRPr="00E770B7">
        <w:t>}             </w:t>
      </w:r>
    </w:p>
    <w:p w14:paraId="6ED04B2D" w14:textId="5256C877" w:rsidR="00743848" w:rsidRDefault="00743848" w:rsidP="00E770B7">
      <w:pPr>
        <w:pStyle w:val="CodePACKT"/>
      </w:pPr>
      <w:r w:rsidRPr="00E770B7">
        <w:t>.\Install-VSCode.ps1 @InstallHT </w:t>
      </w:r>
    </w:p>
    <w:p w14:paraId="6655653B" w14:textId="751966C4" w:rsidR="00E770B7" w:rsidRDefault="00E770B7" w:rsidP="00E770B7">
      <w:pPr>
        <w:pStyle w:val="CodePACKT"/>
      </w:pPr>
    </w:p>
    <w:p w14:paraId="6A886157" w14:textId="3F904689" w:rsidR="00E770B7" w:rsidRDefault="00214C5A" w:rsidP="00E770B7">
      <w:pPr>
        <w:pStyle w:val="NumberedBulletPACKT"/>
      </w:pPr>
      <w:r>
        <w:t>Exit VS Code</w:t>
      </w:r>
      <w:del w:id="84" w:author="Lucy Wan" w:date="2020-10-20T16:32:00Z">
        <w:r w:rsidDel="006B0443">
          <w:delText>.</w:delText>
        </w:r>
      </w:del>
    </w:p>
    <w:p w14:paraId="21360409" w14:textId="77777777" w:rsidR="00214C5A" w:rsidRDefault="00214C5A" w:rsidP="002545E2">
      <w:pPr>
        <w:pStyle w:val="NumberedBulletPACKT"/>
        <w:numPr>
          <w:ilvl w:val="0"/>
          <w:numId w:val="0"/>
        </w:numPr>
        <w:ind w:left="360" w:hanging="360"/>
      </w:pPr>
    </w:p>
    <w:p w14:paraId="01B6B161" w14:textId="11623615" w:rsidR="00214C5A" w:rsidRDefault="00214C5A" w:rsidP="00214C5A">
      <w:pPr>
        <w:pStyle w:val="NumberedBulletPACKT"/>
      </w:pPr>
      <w:r>
        <w:t xml:space="preserve">Restart VS </w:t>
      </w:r>
      <w:r w:rsidR="00E770B7">
        <w:t>Code</w:t>
      </w:r>
      <w:r>
        <w:t xml:space="preserve"> by </w:t>
      </w:r>
      <w:r w:rsidR="002545E2">
        <w:t>clicking on the Windows Key</w:t>
      </w:r>
      <w:r>
        <w:t xml:space="preserve"> and typing </w:t>
      </w:r>
      <w:r w:rsidRPr="002545E2">
        <w:rPr>
          <w:rStyle w:val="CodeInTextPACKT"/>
        </w:rPr>
        <w:t>code</w:t>
      </w:r>
      <w:r>
        <w:t xml:space="preserve"> to bring up the VS Code tile in the Windows Start Panel. </w:t>
      </w:r>
      <w:r w:rsidR="002545E2">
        <w:t>Then</w:t>
      </w:r>
      <w:r>
        <w:t xml:space="preserve"> </w:t>
      </w:r>
      <w:r w:rsidR="002545E2">
        <w:t>r</w:t>
      </w:r>
      <w:r w:rsidR="00E770B7" w:rsidRPr="00214C5A">
        <w:t>ight</w:t>
      </w:r>
      <w:r w:rsidR="002545E2">
        <w:t>-</w:t>
      </w:r>
      <w:r w:rsidR="00E770B7">
        <w:t xml:space="preserve">click the </w:t>
      </w:r>
      <w:r>
        <w:t>VS Code tile and</w:t>
      </w:r>
      <w:r w:rsidR="002545E2">
        <w:t xml:space="preserve"> select </w:t>
      </w:r>
      <w:r w:rsidR="002545E2" w:rsidRPr="002545E2">
        <w:rPr>
          <w:rStyle w:val="CodeInTextPACKT"/>
        </w:rPr>
        <w:t>Run as Administrator</w:t>
      </w:r>
      <w:r w:rsidR="002545E2">
        <w:t xml:space="preserve"> to</w:t>
      </w:r>
      <w:r>
        <w:t xml:space="preserve"> start VS Code as an administrator</w:t>
      </w:r>
    </w:p>
    <w:p w14:paraId="3E47E753" w14:textId="678226FA" w:rsidR="00214C5A" w:rsidRPr="002545E2" w:rsidRDefault="00214C5A" w:rsidP="002545E2">
      <w:pPr>
        <w:pStyle w:val="NormalPACKT"/>
      </w:pPr>
    </w:p>
    <w:p w14:paraId="071E3E22" w14:textId="41760868" w:rsidR="00214C5A" w:rsidRDefault="00CC1E97" w:rsidP="00214C5A">
      <w:pPr>
        <w:pStyle w:val="NumberedBulletPACKT"/>
      </w:pPr>
      <w:r>
        <w:t>Inside, VS Code, o</w:t>
      </w:r>
      <w:r w:rsidR="00214C5A">
        <w:t xml:space="preserve">pen a VS Code </w:t>
      </w:r>
      <w:commentRangeStart w:id="85"/>
      <w:r w:rsidR="00214C5A">
        <w:t>Terminal</w:t>
      </w:r>
      <w:commentRangeEnd w:id="85"/>
      <w:r w:rsidR="006B0443">
        <w:rPr>
          <w:rStyle w:val="CommentReference"/>
        </w:rPr>
        <w:commentReference w:id="85"/>
      </w:r>
      <w:r w:rsidR="00214C5A">
        <w:t xml:space="preserve"> by typing </w:t>
      </w:r>
      <w:proofErr w:type="spellStart"/>
      <w:r w:rsidR="00214C5A" w:rsidRPr="00214C5A">
        <w:rPr>
          <w:rStyle w:val="CodeInTextPACKT"/>
        </w:rPr>
        <w:t>Ctrl+Shift</w:t>
      </w:r>
      <w:proofErr w:type="spellEnd"/>
      <w:r w:rsidR="00214C5A" w:rsidRPr="00214C5A">
        <w:rPr>
          <w:rStyle w:val="CodeInTextPACKT"/>
        </w:rPr>
        <w:t>+’</w:t>
      </w:r>
      <w:r w:rsidR="00214C5A" w:rsidRPr="00CC1E97">
        <w:t>.</w:t>
      </w:r>
      <w:r>
        <w:t xml:space="preserve"> From the terminal, type </w:t>
      </w:r>
      <w:r w:rsidRPr="00CC1E97">
        <w:rPr>
          <w:rStyle w:val="CodeInTextPACKT"/>
        </w:rPr>
        <w:t>pwsh</w:t>
      </w:r>
      <w:r>
        <w:t xml:space="preserve"> and </w:t>
      </w:r>
      <w:commentRangeStart w:id="86"/>
      <w:r>
        <w:t>return</w:t>
      </w:r>
      <w:commentRangeEnd w:id="86"/>
      <w:r w:rsidR="00E06E34">
        <w:rPr>
          <w:rStyle w:val="CommentReference"/>
        </w:rPr>
        <w:commentReference w:id="86"/>
      </w:r>
      <w:del w:id="87" w:author="Lucy Wan" w:date="2020-10-20T16:33:00Z">
        <w:r w:rsidDel="006B0443">
          <w:delText>.</w:delText>
        </w:r>
      </w:del>
    </w:p>
    <w:p w14:paraId="43E98D38" w14:textId="77777777" w:rsidR="00E770B7" w:rsidRPr="00E770B7" w:rsidRDefault="00E770B7"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4A18025" w14:textId="7716E203" w:rsidR="00743848" w:rsidRPr="00743848" w:rsidRDefault="00E770B7" w:rsidP="00E770B7">
      <w:pPr>
        <w:pStyle w:val="NumberedBulletPACKT"/>
        <w:rPr>
          <w:color w:val="000000"/>
          <w:lang w:val="en-GB" w:eastAsia="en-GB"/>
        </w:rPr>
      </w:pPr>
      <w:r>
        <w:rPr>
          <w:lang w:val="en-GB" w:eastAsia="en-GB"/>
        </w:rPr>
        <w:t>Using VS Code, c</w:t>
      </w:r>
      <w:r w:rsidR="00743848" w:rsidRPr="00743848">
        <w:rPr>
          <w:lang w:val="en-GB" w:eastAsia="en-GB"/>
        </w:rPr>
        <w:t>reate a </w:t>
      </w:r>
      <w:commentRangeStart w:id="88"/>
      <w:r w:rsidR="00743848" w:rsidRPr="00743848">
        <w:rPr>
          <w:lang w:val="en-GB" w:eastAsia="en-GB"/>
        </w:rPr>
        <w:t>Sample Profile File </w:t>
      </w:r>
      <w:commentRangeEnd w:id="88"/>
      <w:r w:rsidR="006B0443">
        <w:rPr>
          <w:rStyle w:val="CommentReference"/>
        </w:rPr>
        <w:commentReference w:id="88"/>
      </w:r>
      <w:r w:rsidR="00743848" w:rsidRPr="00743848">
        <w:rPr>
          <w:lang w:val="en-GB" w:eastAsia="en-GB"/>
        </w:rPr>
        <w:t>for VS Code</w:t>
      </w:r>
    </w:p>
    <w:p w14:paraId="3B6835B0" w14:textId="77777777" w:rsidR="00214C5A" w:rsidRDefault="00214C5A" w:rsidP="00E770B7">
      <w:pPr>
        <w:pStyle w:val="CodePACKT"/>
      </w:pPr>
    </w:p>
    <w:p w14:paraId="06666D26" w14:textId="7719FF68" w:rsidR="00E770B7" w:rsidRPr="00E770B7" w:rsidRDefault="00E770B7" w:rsidP="00E770B7">
      <w:pPr>
        <w:pStyle w:val="CodePACKT"/>
      </w:pPr>
      <w:r w:rsidRPr="00E770B7">
        <w:t>$SAMPLE = </w:t>
      </w:r>
    </w:p>
    <w:p w14:paraId="2275EE9F" w14:textId="77777777" w:rsidR="00E770B7" w:rsidRPr="00E770B7" w:rsidRDefault="00E770B7" w:rsidP="00E770B7">
      <w:pPr>
        <w:pStyle w:val="CodePACKT"/>
      </w:pPr>
      <w:r w:rsidRPr="00E770B7">
        <w:t>  'https://raw.githubusercontent.com/doctordns/PACKT-PS7/master/' +</w:t>
      </w:r>
    </w:p>
    <w:p w14:paraId="21501CDC" w14:textId="77777777" w:rsidR="00E770B7" w:rsidRPr="00E770B7" w:rsidRDefault="00E770B7" w:rsidP="00E770B7">
      <w:pPr>
        <w:pStyle w:val="CodePACKT"/>
      </w:pPr>
      <w:r w:rsidRPr="00E770B7">
        <w:t>  'scripts/goodies/Microsoft.VSCode_profile.ps1'</w:t>
      </w:r>
    </w:p>
    <w:p w14:paraId="2A0E1D46" w14:textId="77777777" w:rsidR="00743848" w:rsidRPr="00743848" w:rsidRDefault="00743848" w:rsidP="00E770B7">
      <w:pPr>
        <w:pStyle w:val="CodePACKT"/>
        <w:rPr>
          <w:lang w:val="en-GB"/>
        </w:rPr>
      </w:pPr>
      <w:r w:rsidRPr="00743848">
        <w:rPr>
          <w:lang w:val="en-GB"/>
        </w:rPr>
        <w:t>(Invoke-</w:t>
      </w:r>
      <w:proofErr w:type="spellStart"/>
      <w:r w:rsidRPr="00743848">
        <w:rPr>
          <w:lang w:val="en-GB"/>
        </w:rPr>
        <w:t>WebRequest</w:t>
      </w:r>
      <w:proofErr w:type="spellEnd"/>
      <w:r w:rsidRPr="00743848">
        <w:rPr>
          <w:lang w:val="en-GB"/>
        </w:rPr>
        <w:t> -Uri $Sample).Content |</w:t>
      </w:r>
    </w:p>
    <w:p w14:paraId="7A85C97D" w14:textId="77777777" w:rsidR="00743848" w:rsidRPr="00743848" w:rsidRDefault="00743848" w:rsidP="00E770B7">
      <w:pPr>
        <w:pStyle w:val="CodePACKT"/>
        <w:rPr>
          <w:lang w:val="en-GB"/>
        </w:rPr>
      </w:pPr>
      <w:r w:rsidRPr="00743848">
        <w:rPr>
          <w:lang w:val="en-GB"/>
        </w:rPr>
        <w:t>  Out-File $Profile</w:t>
      </w:r>
    </w:p>
    <w:p w14:paraId="798FB00D" w14:textId="77777777" w:rsidR="00743848" w:rsidRPr="00743848" w:rsidRDefault="00743848" w:rsidP="00E770B7">
      <w:pPr>
        <w:pStyle w:val="CodePACKT"/>
        <w:rPr>
          <w:lang w:val="en-GB"/>
        </w:rPr>
      </w:pPr>
    </w:p>
    <w:p w14:paraId="1861D571" w14:textId="753F7B41" w:rsidR="00743848" w:rsidRPr="00743848" w:rsidRDefault="00743848" w:rsidP="00E770B7">
      <w:pPr>
        <w:pStyle w:val="NumberedBulletPACKT"/>
        <w:rPr>
          <w:color w:val="000000"/>
          <w:lang w:val="en-GB" w:eastAsia="en-GB"/>
        </w:rPr>
      </w:pPr>
      <w:r w:rsidRPr="00743848">
        <w:rPr>
          <w:lang w:val="en-GB" w:eastAsia="en-GB"/>
        </w:rPr>
        <w:t>Update </w:t>
      </w:r>
      <w:commentRangeStart w:id="89"/>
      <w:r w:rsidRPr="00743848">
        <w:rPr>
          <w:lang w:val="en-GB" w:eastAsia="en-GB"/>
        </w:rPr>
        <w:t>Local User </w:t>
      </w:r>
      <w:commentRangeEnd w:id="89"/>
      <w:r w:rsidR="007200F4">
        <w:rPr>
          <w:rStyle w:val="CommentReference"/>
        </w:rPr>
        <w:commentReference w:id="89"/>
      </w:r>
      <w:r w:rsidR="002545E2">
        <w:rPr>
          <w:lang w:val="en-GB" w:eastAsia="en-GB"/>
        </w:rPr>
        <w:t>s</w:t>
      </w:r>
      <w:r w:rsidRPr="00743848">
        <w:rPr>
          <w:lang w:val="en-GB" w:eastAsia="en-GB"/>
        </w:rPr>
        <w:t>ettings for VS Code</w:t>
      </w:r>
    </w:p>
    <w:p w14:paraId="7C46071F" w14:textId="2670D73F"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58C1D8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commentRangeStart w:id="90"/>
      <w:r w:rsidRPr="00743848">
        <w:rPr>
          <w:rFonts w:ascii="Consolas" w:hAnsi="Consolas"/>
          <w:color w:val="000000"/>
          <w:sz w:val="21"/>
          <w:szCs w:val="21"/>
          <w:lang w:val="en-GB" w:eastAsia="en-GB"/>
        </w:rPr>
        <w:t>JSON</w:t>
      </w:r>
      <w:commentRangeEnd w:id="90"/>
      <w:r w:rsidR="002D175E">
        <w:rPr>
          <w:rStyle w:val="CommentReference"/>
        </w:rPr>
        <w:commentReference w:id="90"/>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w:t>
      </w:r>
    </w:p>
    <w:p w14:paraId="0B54D7C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50E68EB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workbench.colorTheme</w:t>
      </w:r>
      <w:proofErr w:type="spellEnd"/>
      <w:r w:rsidRPr="00743848">
        <w:rPr>
          <w:rFonts w:ascii="Consolas" w:hAnsi="Consolas"/>
          <w:color w:val="A31515"/>
          <w:sz w:val="21"/>
          <w:szCs w:val="21"/>
          <w:lang w:val="en-GB" w:eastAsia="en-GB"/>
        </w:rPr>
        <w:t>": "PowerShell ISE",</w:t>
      </w:r>
    </w:p>
    <w:p w14:paraId="37FDB66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powershell.codeFormatting.useCorrectCasing</w:t>
      </w:r>
      <w:proofErr w:type="spellEnd"/>
      <w:r w:rsidRPr="00743848">
        <w:rPr>
          <w:rFonts w:ascii="Consolas" w:hAnsi="Consolas"/>
          <w:color w:val="A31515"/>
          <w:sz w:val="21"/>
          <w:szCs w:val="21"/>
          <w:lang w:val="en-GB" w:eastAsia="en-GB"/>
        </w:rPr>
        <w:t>": true,</w:t>
      </w:r>
    </w:p>
    <w:p w14:paraId="1B4B88E7"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files.autoSave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onWindowChange</w:t>
      </w:r>
      <w:proofErr w:type="spellEnd"/>
      <w:r w:rsidRPr="00743848">
        <w:rPr>
          <w:rFonts w:ascii="Consolas" w:hAnsi="Consolas"/>
          <w:color w:val="A31515"/>
          <w:sz w:val="21"/>
          <w:szCs w:val="21"/>
          <w:lang w:val="en-GB" w:eastAsia="en-GB"/>
        </w:rPr>
        <w:t>",</w:t>
      </w:r>
    </w:p>
    <w:p w14:paraId="3BCFC69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files.defaultLanguage</w:t>
      </w:r>
      <w:proofErr w:type="spellEnd"/>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powershell</w:t>
      </w:r>
      <w:proofErr w:type="spellEnd"/>
      <w:r w:rsidRPr="00743848">
        <w:rPr>
          <w:rFonts w:ascii="Consolas" w:hAnsi="Consolas"/>
          <w:color w:val="A31515"/>
          <w:sz w:val="21"/>
          <w:szCs w:val="21"/>
          <w:lang w:val="en-GB" w:eastAsia="en-GB"/>
        </w:rPr>
        <w:t>",</w:t>
      </w:r>
    </w:p>
    <w:p w14:paraId="2D0212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editor.fontFamily</w:t>
      </w:r>
      <w:proofErr w:type="spellEnd"/>
      <w:r w:rsidRPr="00743848">
        <w:rPr>
          <w:rFonts w:ascii="Consolas" w:hAnsi="Consolas"/>
          <w:color w:val="A31515"/>
          <w:sz w:val="21"/>
          <w:szCs w:val="21"/>
          <w:lang w:val="en-GB" w:eastAsia="en-GB"/>
        </w:rPr>
        <w:t>": "'Cascadia </w:t>
      </w:r>
      <w:proofErr w:type="spellStart"/>
      <w:r w:rsidRPr="00743848">
        <w:rPr>
          <w:rFonts w:ascii="Consolas" w:hAnsi="Consolas"/>
          <w:color w:val="A31515"/>
          <w:sz w:val="21"/>
          <w:szCs w:val="21"/>
          <w:lang w:val="en-GB" w:eastAsia="en-GB"/>
        </w:rPr>
        <w:t>Code',Consolas,'Courier</w:t>
      </w:r>
      <w:proofErr w:type="spellEnd"/>
      <w:r w:rsidRPr="00743848">
        <w:rPr>
          <w:rFonts w:ascii="Consolas" w:hAnsi="Consolas"/>
          <w:color w:val="A31515"/>
          <w:sz w:val="21"/>
          <w:szCs w:val="21"/>
          <w:lang w:val="en-GB" w:eastAsia="en-GB"/>
        </w:rPr>
        <w:t> New'",</w:t>
      </w:r>
    </w:p>
    <w:p w14:paraId="43907AEE"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lastRenderedPageBreak/>
        <w:t>  "</w:t>
      </w:r>
      <w:proofErr w:type="spellStart"/>
      <w:r w:rsidRPr="00743848">
        <w:rPr>
          <w:rFonts w:ascii="Consolas" w:hAnsi="Consolas"/>
          <w:color w:val="A31515"/>
          <w:sz w:val="21"/>
          <w:szCs w:val="21"/>
          <w:lang w:val="en-GB" w:eastAsia="en-GB"/>
        </w:rPr>
        <w:t>workbench.editor.highlightModifiedTabs</w:t>
      </w:r>
      <w:proofErr w:type="spellEnd"/>
      <w:r w:rsidRPr="00743848">
        <w:rPr>
          <w:rFonts w:ascii="Consolas" w:hAnsi="Consolas"/>
          <w:color w:val="A31515"/>
          <w:sz w:val="21"/>
          <w:szCs w:val="21"/>
          <w:lang w:val="en-GB" w:eastAsia="en-GB"/>
        </w:rPr>
        <w:t>": true,</w:t>
      </w:r>
    </w:p>
    <w:p w14:paraId="18C8E64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  "</w:t>
      </w:r>
      <w:proofErr w:type="spellStart"/>
      <w:r w:rsidRPr="00743848">
        <w:rPr>
          <w:rFonts w:ascii="Consolas" w:hAnsi="Consolas"/>
          <w:color w:val="A31515"/>
          <w:sz w:val="21"/>
          <w:szCs w:val="21"/>
          <w:lang w:val="en-GB" w:eastAsia="en-GB"/>
        </w:rPr>
        <w:t>window.zoomLevel</w:t>
      </w:r>
      <w:proofErr w:type="spellEnd"/>
      <w:r w:rsidRPr="00743848">
        <w:rPr>
          <w:rFonts w:ascii="Consolas" w:hAnsi="Consolas"/>
          <w:color w:val="A31515"/>
          <w:sz w:val="21"/>
          <w:szCs w:val="21"/>
          <w:lang w:val="en-GB" w:eastAsia="en-GB"/>
        </w:rPr>
        <w:t>": 1</w:t>
      </w:r>
    </w:p>
    <w:p w14:paraId="6E365E1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6C4C30B"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A31515"/>
          <w:sz w:val="21"/>
          <w:szCs w:val="21"/>
          <w:lang w:val="en-GB" w:eastAsia="en-GB"/>
        </w:rPr>
        <w:t>'@</w:t>
      </w:r>
    </w:p>
    <w:p w14:paraId="357B4E72"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proofErr w:type="spellStart"/>
      <w:r w:rsidRPr="00743848">
        <w:rPr>
          <w:rFonts w:ascii="Consolas" w:hAnsi="Consolas"/>
          <w:color w:val="000000"/>
          <w:sz w:val="21"/>
          <w:szCs w:val="21"/>
          <w:lang w:val="en-GB" w:eastAsia="en-GB"/>
        </w:rPr>
        <w:t>ConvertFrom</w:t>
      </w:r>
      <w:proofErr w:type="spellEnd"/>
      <w:r w:rsidRPr="00743848">
        <w:rPr>
          <w:rFonts w:ascii="Consolas" w:hAnsi="Consolas"/>
          <w:color w:val="000000"/>
          <w:sz w:val="21"/>
          <w:szCs w:val="21"/>
          <w:lang w:val="en-GB" w:eastAsia="en-GB"/>
        </w:rPr>
        <w:t>-Json -</w:t>
      </w:r>
      <w:proofErr w:type="spellStart"/>
      <w:r w:rsidRPr="00743848">
        <w:rPr>
          <w:rFonts w:ascii="Consolas" w:hAnsi="Consolas"/>
          <w:color w:val="000000"/>
          <w:sz w:val="21"/>
          <w:szCs w:val="21"/>
          <w:lang w:val="en-GB" w:eastAsia="en-GB"/>
        </w:rPr>
        <w:t>InputObject</w:t>
      </w:r>
      <w:proofErr w:type="spellEnd"/>
      <w:r w:rsidRPr="00743848">
        <w:rPr>
          <w:rFonts w:ascii="Consolas" w:hAnsi="Consolas"/>
          <w:color w:val="000000"/>
          <w:sz w:val="21"/>
          <w:szCs w:val="21"/>
          <w:lang w:val="en-GB" w:eastAsia="en-GB"/>
        </w:rPr>
        <w:t> $JSON -</w:t>
      </w:r>
      <w:proofErr w:type="spellStart"/>
      <w:r w:rsidRPr="00743848">
        <w:rPr>
          <w:rFonts w:ascii="Consolas" w:hAnsi="Consolas"/>
          <w:color w:val="000000"/>
          <w:sz w:val="21"/>
          <w:szCs w:val="21"/>
          <w:lang w:val="en-GB" w:eastAsia="en-GB"/>
        </w:rPr>
        <w:t>AsHashtable</w:t>
      </w:r>
      <w:proofErr w:type="spellEnd"/>
    </w:p>
    <w:p w14:paraId="567D2FE6"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$PWSH = </w:t>
      </w:r>
      <w:r w:rsidRPr="00743848">
        <w:rPr>
          <w:rFonts w:ascii="Consolas" w:hAnsi="Consolas"/>
          <w:color w:val="A31515"/>
          <w:sz w:val="21"/>
          <w:szCs w:val="21"/>
          <w:lang w:val="en-GB" w:eastAsia="en-GB"/>
        </w:rPr>
        <w:t>"C:\\Program Files\\PowerShell\\7\\pwsh.exe"</w:t>
      </w:r>
    </w:p>
    <w:p w14:paraId="1BA36525"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 </w:t>
      </w:r>
      <w:r w:rsidRPr="00743848">
        <w:rPr>
          <w:rFonts w:ascii="Consolas" w:hAnsi="Consolas"/>
          <w:color w:val="0000FF"/>
          <w:sz w:val="21"/>
          <w:szCs w:val="21"/>
          <w:lang w:val="en-GB" w:eastAsia="en-GB"/>
        </w:rPr>
        <w:t>@</w:t>
      </w:r>
      <w:r w:rsidRPr="00743848">
        <w:rPr>
          <w:rFonts w:ascii="Consolas" w:hAnsi="Consolas"/>
          <w:color w:val="000000"/>
          <w:sz w:val="21"/>
          <w:szCs w:val="21"/>
          <w:lang w:val="en-GB" w:eastAsia="en-GB"/>
        </w:rPr>
        <w:t>{</w:t>
      </w:r>
    </w:p>
    <w:p w14:paraId="666C0711"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r w:rsidRPr="00743848">
        <w:rPr>
          <w:rFonts w:ascii="Consolas" w:hAnsi="Consolas"/>
          <w:color w:val="A31515"/>
          <w:sz w:val="21"/>
          <w:szCs w:val="21"/>
          <w:lang w:val="en-GB" w:eastAsia="en-GB"/>
        </w:rPr>
        <w:t>"</w:t>
      </w:r>
      <w:proofErr w:type="spellStart"/>
      <w:r w:rsidRPr="00743848">
        <w:rPr>
          <w:rFonts w:ascii="Consolas" w:hAnsi="Consolas"/>
          <w:color w:val="A31515"/>
          <w:sz w:val="21"/>
          <w:szCs w:val="21"/>
          <w:lang w:val="en-GB" w:eastAsia="en-GB"/>
        </w:rPr>
        <w:t>terminal.integrated.shell.windows</w:t>
      </w:r>
      <w:proofErr w:type="spellEnd"/>
      <w:r w:rsidRPr="00743848">
        <w:rPr>
          <w:rFonts w:ascii="Consolas" w:hAnsi="Consolas"/>
          <w:color w:val="A31515"/>
          <w:sz w:val="21"/>
          <w:szCs w:val="21"/>
          <w:lang w:val="en-GB" w:eastAsia="en-GB"/>
        </w:rPr>
        <w:t>"</w:t>
      </w:r>
      <w:r w:rsidRPr="00743848">
        <w:rPr>
          <w:rFonts w:ascii="Consolas" w:hAnsi="Consolas"/>
          <w:color w:val="000000"/>
          <w:sz w:val="21"/>
          <w:szCs w:val="21"/>
          <w:lang w:val="en-GB" w:eastAsia="en-GB"/>
        </w:rPr>
        <w:t> = </w:t>
      </w:r>
      <w:r w:rsidRPr="00743848">
        <w:rPr>
          <w:rFonts w:ascii="Consolas" w:hAnsi="Consolas"/>
          <w:color w:val="A31515"/>
          <w:sz w:val="21"/>
          <w:szCs w:val="21"/>
          <w:lang w:val="en-GB" w:eastAsia="en-GB"/>
        </w:rPr>
        <w:t>"$PWSH"</w:t>
      </w:r>
    </w:p>
    <w:p w14:paraId="595814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w:t>
      </w:r>
    </w:p>
    <w:p w14:paraId="23073B9A"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$Path = $</w:t>
      </w:r>
      <w:proofErr w:type="spellStart"/>
      <w:r w:rsidRPr="00743848">
        <w:rPr>
          <w:rFonts w:ascii="Consolas" w:hAnsi="Consolas"/>
          <w:color w:val="000000"/>
          <w:sz w:val="21"/>
          <w:szCs w:val="21"/>
          <w:lang w:val="en-GB" w:eastAsia="en-GB"/>
        </w:rPr>
        <w:t>Env:APPDATA</w:t>
      </w:r>
      <w:proofErr w:type="spellEnd"/>
    </w:p>
    <w:p w14:paraId="678651D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$CP   = </w:t>
      </w:r>
      <w:r w:rsidRPr="00743848">
        <w:rPr>
          <w:rFonts w:ascii="Consolas" w:hAnsi="Consolas"/>
          <w:color w:val="A31515"/>
          <w:sz w:val="21"/>
          <w:szCs w:val="21"/>
          <w:lang w:val="en-GB" w:eastAsia="en-GB"/>
        </w:rPr>
        <w:t>'\Code\User\</w:t>
      </w:r>
      <w:proofErr w:type="spellStart"/>
      <w:r w:rsidRPr="00743848">
        <w:rPr>
          <w:rFonts w:ascii="Consolas" w:hAnsi="Consolas"/>
          <w:color w:val="A31515"/>
          <w:sz w:val="21"/>
          <w:szCs w:val="21"/>
          <w:lang w:val="en-GB" w:eastAsia="en-GB"/>
        </w:rPr>
        <w:t>Settings.json</w:t>
      </w:r>
      <w:proofErr w:type="spellEnd"/>
      <w:r w:rsidRPr="00743848">
        <w:rPr>
          <w:rFonts w:ascii="Consolas" w:hAnsi="Consolas"/>
          <w:color w:val="A31515"/>
          <w:sz w:val="21"/>
          <w:szCs w:val="21"/>
          <w:lang w:val="en-GB" w:eastAsia="en-GB"/>
        </w:rPr>
        <w:t>'</w:t>
      </w:r>
    </w:p>
    <w:p w14:paraId="26FEAF93"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$Settings = Join-Path  $Path -</w:t>
      </w:r>
      <w:proofErr w:type="spellStart"/>
      <w:r w:rsidRPr="00743848">
        <w:rPr>
          <w:rFonts w:ascii="Consolas" w:hAnsi="Consolas"/>
          <w:color w:val="000000"/>
          <w:sz w:val="21"/>
          <w:szCs w:val="21"/>
          <w:lang w:val="en-GB" w:eastAsia="en-GB"/>
        </w:rPr>
        <w:t>ChildPath</w:t>
      </w:r>
      <w:proofErr w:type="spellEnd"/>
      <w:r w:rsidRPr="00743848">
        <w:rPr>
          <w:rFonts w:ascii="Consolas" w:hAnsi="Consolas"/>
          <w:color w:val="000000"/>
          <w:sz w:val="21"/>
          <w:szCs w:val="21"/>
          <w:lang w:val="en-GB" w:eastAsia="en-GB"/>
        </w:rPr>
        <w:t> $CP</w:t>
      </w:r>
    </w:p>
    <w:p w14:paraId="13A267A8"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$JHT |</w:t>
      </w:r>
    </w:p>
    <w:p w14:paraId="586F55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w:t>
      </w:r>
      <w:proofErr w:type="spellStart"/>
      <w:r w:rsidRPr="00743848">
        <w:rPr>
          <w:rFonts w:ascii="Consolas" w:hAnsi="Consolas"/>
          <w:color w:val="000000"/>
          <w:sz w:val="21"/>
          <w:szCs w:val="21"/>
          <w:lang w:val="en-GB" w:eastAsia="en-GB"/>
        </w:rPr>
        <w:t>ConvertTo</w:t>
      </w:r>
      <w:proofErr w:type="spellEnd"/>
      <w:r w:rsidRPr="00743848">
        <w:rPr>
          <w:rFonts w:ascii="Consolas" w:hAnsi="Consolas"/>
          <w:color w:val="000000"/>
          <w:sz w:val="21"/>
          <w:szCs w:val="21"/>
          <w:lang w:val="en-GB" w:eastAsia="en-GB"/>
        </w:rPr>
        <w:t>-Json  |</w:t>
      </w:r>
    </w:p>
    <w:p w14:paraId="424019EC"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r w:rsidRPr="00743848">
        <w:rPr>
          <w:rFonts w:ascii="Consolas" w:hAnsi="Consolas"/>
          <w:color w:val="000000"/>
          <w:sz w:val="21"/>
          <w:szCs w:val="21"/>
          <w:lang w:val="en-GB" w:eastAsia="en-GB"/>
        </w:rPr>
        <w:t>    Out-File -</w:t>
      </w:r>
      <w:proofErr w:type="spellStart"/>
      <w:r w:rsidRPr="00743848">
        <w:rPr>
          <w:rFonts w:ascii="Consolas" w:hAnsi="Consolas"/>
          <w:color w:val="000000"/>
          <w:sz w:val="21"/>
          <w:szCs w:val="21"/>
          <w:lang w:val="en-GB" w:eastAsia="en-GB"/>
        </w:rPr>
        <w:t>FilePath</w:t>
      </w:r>
      <w:proofErr w:type="spellEnd"/>
      <w:r w:rsidRPr="00743848">
        <w:rPr>
          <w:rFonts w:ascii="Consolas" w:hAnsi="Consolas"/>
          <w:color w:val="000000"/>
          <w:sz w:val="21"/>
          <w:szCs w:val="21"/>
          <w:lang w:val="en-GB" w:eastAsia="en-GB"/>
        </w:rPr>
        <w:t> $Settings</w:t>
      </w:r>
    </w:p>
    <w:p w14:paraId="302F4EB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1ECD153" w14:textId="47898DD9" w:rsidR="00743848" w:rsidRPr="00743848" w:rsidRDefault="00743848" w:rsidP="003C514B">
      <w:pPr>
        <w:pStyle w:val="NumberedBulletPACKT"/>
        <w:rPr>
          <w:color w:val="000000"/>
          <w:lang w:val="en-GB" w:eastAsia="en-GB"/>
        </w:rPr>
      </w:pPr>
      <w:r w:rsidRPr="00743848">
        <w:rPr>
          <w:lang w:val="en-GB" w:eastAsia="en-GB"/>
        </w:rPr>
        <w:t>Create a </w:t>
      </w:r>
      <w:commentRangeStart w:id="91"/>
      <w:r w:rsidRPr="00743848">
        <w:rPr>
          <w:lang w:val="en-GB" w:eastAsia="en-GB"/>
        </w:rPr>
        <w:t>short cut </w:t>
      </w:r>
      <w:commentRangeEnd w:id="91"/>
      <w:r w:rsidR="0066598B">
        <w:rPr>
          <w:rStyle w:val="CommentReference"/>
        </w:rPr>
        <w:commentReference w:id="91"/>
      </w:r>
      <w:r w:rsidRPr="00743848">
        <w:rPr>
          <w:lang w:val="en-GB" w:eastAsia="en-GB"/>
        </w:rPr>
        <w:t>to VS</w:t>
      </w:r>
      <w:ins w:id="92" w:author="Lucy Wan" w:date="2020-10-20T16:36:00Z">
        <w:r w:rsidR="00F51AD6">
          <w:rPr>
            <w:lang w:val="en-GB" w:eastAsia="en-GB"/>
          </w:rPr>
          <w:t xml:space="preserve"> </w:t>
        </w:r>
      </w:ins>
      <w:r w:rsidRPr="00743848">
        <w:rPr>
          <w:lang w:val="en-GB" w:eastAsia="en-GB"/>
        </w:rPr>
        <w:t>Code</w:t>
      </w:r>
    </w:p>
    <w:p w14:paraId="7BB0CC30" w14:textId="77777777" w:rsidR="003C514B" w:rsidRDefault="003C514B"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5273220" w14:textId="3E41C1B3" w:rsidR="00743848" w:rsidRPr="003C514B" w:rsidRDefault="00743848" w:rsidP="003C514B">
      <w:pPr>
        <w:pStyle w:val="CodePACKT"/>
      </w:pPr>
      <w:r w:rsidRPr="003C514B">
        <w:t>$SourceFileLocation  = "$env:ProgramFiles\Microsoft VS Code\Code.exe"</w:t>
      </w:r>
    </w:p>
    <w:p w14:paraId="1BBAA85B" w14:textId="77777777" w:rsidR="00743848" w:rsidRPr="003C514B" w:rsidRDefault="00743848" w:rsidP="003C514B">
      <w:pPr>
        <w:pStyle w:val="CodePACKT"/>
      </w:pPr>
      <w:r w:rsidRPr="003C514B">
        <w:t>$</w:t>
      </w:r>
      <w:proofErr w:type="spellStart"/>
      <w:r w:rsidRPr="003C514B">
        <w:t>ShortcutLocation</w:t>
      </w:r>
      <w:proofErr w:type="spellEnd"/>
      <w:r w:rsidRPr="003C514B">
        <w:t>    = "C:\foo\vscode.lnk"</w:t>
      </w:r>
    </w:p>
    <w:p w14:paraId="62D95D69"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47E16162"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2C61B715" w14:textId="77777777" w:rsidR="00743848" w:rsidRPr="003C514B" w:rsidRDefault="00743848" w:rsidP="003C514B">
      <w:pPr>
        <w:pStyle w:val="CodePACKT"/>
      </w:pPr>
      <w:r w:rsidRPr="003C514B">
        <w:t>$Shortcut            = $WScriptShell.CreateShortcut($ShortcutLocation)</w:t>
      </w:r>
    </w:p>
    <w:p w14:paraId="3BB9693C"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5306FD02" w14:textId="77777777" w:rsidR="00743848" w:rsidRPr="003C514B" w:rsidRDefault="00743848" w:rsidP="003C514B">
      <w:pPr>
        <w:pStyle w:val="CodePACKT"/>
      </w:pPr>
      <w:r w:rsidRPr="003C514B">
        <w:t>#Save the Shortcut to the </w:t>
      </w:r>
      <w:proofErr w:type="spellStart"/>
      <w:r w:rsidRPr="003C514B">
        <w:t>TargetPath</w:t>
      </w:r>
      <w:proofErr w:type="spellEnd"/>
    </w:p>
    <w:p w14:paraId="4E252A3D"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02D25150" w14:textId="77777777" w:rsidR="00743848" w:rsidRPr="003C514B" w:rsidRDefault="00743848" w:rsidP="003C514B">
      <w:pPr>
        <w:pStyle w:val="CodePACKT"/>
      </w:pPr>
    </w:p>
    <w:p w14:paraId="598613CC" w14:textId="48963750" w:rsidR="00743848" w:rsidRPr="00743848" w:rsidRDefault="00743848" w:rsidP="003C514B">
      <w:pPr>
        <w:pStyle w:val="NumberedBulletPACKT"/>
        <w:rPr>
          <w:color w:val="000000"/>
          <w:lang w:val="en-GB" w:eastAsia="en-GB"/>
        </w:rPr>
      </w:pPr>
      <w:r w:rsidRPr="00743848">
        <w:rPr>
          <w:lang w:val="en-GB" w:eastAsia="en-GB"/>
        </w:rPr>
        <w:t>Create a </w:t>
      </w:r>
      <w:commentRangeStart w:id="93"/>
      <w:r w:rsidRPr="00743848">
        <w:rPr>
          <w:lang w:val="en-GB" w:eastAsia="en-GB"/>
        </w:rPr>
        <w:t>short cut </w:t>
      </w:r>
      <w:commentRangeEnd w:id="93"/>
      <w:r w:rsidR="0066598B">
        <w:rPr>
          <w:rStyle w:val="CommentReference"/>
        </w:rPr>
        <w:commentReference w:id="93"/>
      </w:r>
      <w:r w:rsidRPr="00743848">
        <w:rPr>
          <w:lang w:val="en-GB" w:eastAsia="en-GB"/>
        </w:rPr>
        <w:t>to PowerShell 7</w:t>
      </w:r>
    </w:p>
    <w:p w14:paraId="0ED849D5" w14:textId="77777777" w:rsidR="003C514B" w:rsidRPr="003C514B" w:rsidRDefault="003C514B" w:rsidP="003C514B">
      <w:pPr>
        <w:pStyle w:val="CodePACKT"/>
      </w:pPr>
    </w:p>
    <w:p w14:paraId="07B259A0" w14:textId="7361ED44" w:rsidR="00743848" w:rsidRPr="003C514B" w:rsidRDefault="00743848" w:rsidP="003C514B">
      <w:pPr>
        <w:pStyle w:val="CodePACKT"/>
      </w:pPr>
      <w:r w:rsidRPr="003C514B">
        <w:t>$</w:t>
      </w:r>
      <w:proofErr w:type="spellStart"/>
      <w:r w:rsidRPr="003C514B">
        <w:t>SourceFileLocation</w:t>
      </w:r>
      <w:proofErr w:type="spellEnd"/>
      <w:r w:rsidRPr="003C514B">
        <w:t>  = "$</w:t>
      </w:r>
      <w:proofErr w:type="spellStart"/>
      <w:r w:rsidRPr="003C514B">
        <w:t>env:ProgramFiles</w:t>
      </w:r>
      <w:proofErr w:type="spellEnd"/>
      <w:r w:rsidRPr="003C514B">
        <w:t>\PowerShell\7\pwsh.exe"</w:t>
      </w:r>
    </w:p>
    <w:p w14:paraId="6024F171" w14:textId="77777777" w:rsidR="00743848" w:rsidRPr="003C514B" w:rsidRDefault="00743848" w:rsidP="003C514B">
      <w:pPr>
        <w:pStyle w:val="CodePACKT"/>
      </w:pPr>
      <w:r w:rsidRPr="003C514B">
        <w:t>$</w:t>
      </w:r>
      <w:proofErr w:type="spellStart"/>
      <w:r w:rsidRPr="003C514B">
        <w:t>ShortcutLocation</w:t>
      </w:r>
      <w:proofErr w:type="spellEnd"/>
      <w:r w:rsidRPr="003C514B">
        <w:t>    = 'C:\Foo\</w:t>
      </w:r>
      <w:proofErr w:type="spellStart"/>
      <w:r w:rsidRPr="003C514B">
        <w:t>pwsh.lnk</w:t>
      </w:r>
      <w:proofErr w:type="spellEnd"/>
      <w:r w:rsidRPr="003C514B">
        <w:t>'</w:t>
      </w:r>
    </w:p>
    <w:p w14:paraId="044F5D3D" w14:textId="77777777" w:rsidR="00743848" w:rsidRPr="003C514B" w:rsidRDefault="00743848" w:rsidP="003C514B">
      <w:pPr>
        <w:pStyle w:val="CodePACKT"/>
      </w:pPr>
      <w:r w:rsidRPr="003C514B">
        <w:t># Create a  new </w:t>
      </w:r>
      <w:proofErr w:type="spellStart"/>
      <w:r w:rsidRPr="003C514B">
        <w:t>wscript.shell</w:t>
      </w:r>
      <w:proofErr w:type="spellEnd"/>
      <w:r w:rsidRPr="003C514B">
        <w:t> object</w:t>
      </w:r>
    </w:p>
    <w:p w14:paraId="73B890D3" w14:textId="77777777" w:rsidR="00743848" w:rsidRPr="003C514B" w:rsidRDefault="00743848" w:rsidP="003C514B">
      <w:pPr>
        <w:pStyle w:val="CodePACKT"/>
      </w:pPr>
      <w:r w:rsidRPr="003C514B">
        <w:t>$</w:t>
      </w:r>
      <w:proofErr w:type="spellStart"/>
      <w:r w:rsidRPr="003C514B">
        <w:t>WScriptShell</w:t>
      </w:r>
      <w:proofErr w:type="spellEnd"/>
      <w:r w:rsidRPr="003C514B">
        <w:t>        = New-Object -</w:t>
      </w:r>
      <w:proofErr w:type="spellStart"/>
      <w:r w:rsidRPr="003C514B">
        <w:t>ComObject</w:t>
      </w:r>
      <w:proofErr w:type="spellEnd"/>
      <w:r w:rsidRPr="003C514B">
        <w:t> </w:t>
      </w:r>
      <w:proofErr w:type="spellStart"/>
      <w:r w:rsidRPr="003C514B">
        <w:t>WScript.Shell</w:t>
      </w:r>
      <w:proofErr w:type="spellEnd"/>
    </w:p>
    <w:p w14:paraId="0A98DA2E" w14:textId="77777777" w:rsidR="00743848" w:rsidRPr="003C514B" w:rsidRDefault="00743848" w:rsidP="003C514B">
      <w:pPr>
        <w:pStyle w:val="CodePACKT"/>
      </w:pPr>
      <w:r w:rsidRPr="003C514B">
        <w:t>$Shortcut            = $WScriptShell.CreateShortcut($ShortcutLocation)</w:t>
      </w:r>
    </w:p>
    <w:p w14:paraId="24F6BD00" w14:textId="77777777" w:rsidR="00743848" w:rsidRPr="003C514B" w:rsidRDefault="00743848" w:rsidP="003C514B">
      <w:pPr>
        <w:pStyle w:val="CodePACKT"/>
      </w:pPr>
      <w:r w:rsidRPr="003C514B">
        <w:t>$</w:t>
      </w:r>
      <w:proofErr w:type="spellStart"/>
      <w:r w:rsidRPr="003C514B">
        <w:t>Shortcut.TargetPath</w:t>
      </w:r>
      <w:proofErr w:type="spellEnd"/>
      <w:r w:rsidRPr="003C514B">
        <w:t> = $</w:t>
      </w:r>
      <w:proofErr w:type="spellStart"/>
      <w:r w:rsidRPr="003C514B">
        <w:t>SourceFileLocation</w:t>
      </w:r>
      <w:proofErr w:type="spellEnd"/>
    </w:p>
    <w:p w14:paraId="28BD7BDF" w14:textId="77777777" w:rsidR="00743848" w:rsidRPr="003C514B" w:rsidRDefault="00743848" w:rsidP="003C514B">
      <w:pPr>
        <w:pStyle w:val="CodePACKT"/>
      </w:pPr>
      <w:r w:rsidRPr="003C514B">
        <w:t>#Save the Shortcut to the </w:t>
      </w:r>
      <w:proofErr w:type="spellStart"/>
      <w:r w:rsidRPr="003C514B">
        <w:t>TargetPath</w:t>
      </w:r>
      <w:proofErr w:type="spellEnd"/>
    </w:p>
    <w:p w14:paraId="0845EFCF" w14:textId="77777777" w:rsidR="00743848" w:rsidRPr="003C514B" w:rsidRDefault="00743848" w:rsidP="003C514B">
      <w:pPr>
        <w:pStyle w:val="CodePACKT"/>
      </w:pPr>
      <w:r w:rsidRPr="003C514B">
        <w:t>$</w:t>
      </w:r>
      <w:proofErr w:type="spellStart"/>
      <w:r w:rsidRPr="003C514B">
        <w:t>Shortcut.Save</w:t>
      </w:r>
      <w:proofErr w:type="spellEnd"/>
      <w:r w:rsidRPr="003C514B">
        <w:t>()</w:t>
      </w:r>
    </w:p>
    <w:p w14:paraId="7E0D8AD9" w14:textId="77777777" w:rsidR="00743848" w:rsidRPr="003C514B" w:rsidRDefault="00743848" w:rsidP="003C514B">
      <w:pPr>
        <w:pStyle w:val="CodePACKT"/>
      </w:pPr>
    </w:p>
    <w:p w14:paraId="68949EF1" w14:textId="29722A14" w:rsidR="00743848" w:rsidRPr="00743848" w:rsidRDefault="00743848" w:rsidP="003C514B">
      <w:pPr>
        <w:pStyle w:val="NumberedBulletPACKT"/>
        <w:rPr>
          <w:color w:val="000000"/>
          <w:lang w:val="en-GB" w:eastAsia="en-GB"/>
        </w:rPr>
      </w:pPr>
      <w:r w:rsidRPr="00743848">
        <w:rPr>
          <w:lang w:val="en-GB" w:eastAsia="en-GB"/>
        </w:rPr>
        <w:t>Build Updated Layout XML</w:t>
      </w:r>
    </w:p>
    <w:p w14:paraId="72745A93" w14:textId="77777777" w:rsidR="003C514B" w:rsidRPr="003C514B" w:rsidRDefault="003C514B" w:rsidP="003C514B">
      <w:pPr>
        <w:pStyle w:val="CodePACKT"/>
      </w:pPr>
    </w:p>
    <w:p w14:paraId="28A263FC" w14:textId="1BC512F1" w:rsidR="00743848" w:rsidRPr="003C514B" w:rsidRDefault="00743848" w:rsidP="003C514B">
      <w:pPr>
        <w:pStyle w:val="CodePACKT"/>
      </w:pPr>
      <w:r w:rsidRPr="003C514B">
        <w:t>$XML = @'</w:t>
      </w:r>
    </w:p>
    <w:p w14:paraId="78E28B9E" w14:textId="77777777" w:rsidR="00743848" w:rsidRPr="003C514B" w:rsidRDefault="00743848" w:rsidP="003C514B">
      <w:pPr>
        <w:pStyle w:val="CodePACKT"/>
      </w:pPr>
      <w:r w:rsidRPr="003C514B">
        <w:t>&lt;?xml version="1.0" encoding="utf-8"?&gt;</w:t>
      </w:r>
    </w:p>
    <w:p w14:paraId="26131AC5" w14:textId="77777777" w:rsidR="00743848" w:rsidRPr="003C514B" w:rsidRDefault="00743848" w:rsidP="003C514B">
      <w:pPr>
        <w:pStyle w:val="CodePACKT"/>
      </w:pPr>
      <w:r w:rsidRPr="003C514B">
        <w:t>&lt;</w:t>
      </w:r>
      <w:proofErr w:type="spellStart"/>
      <w:r w:rsidRPr="003C514B">
        <w:t>LayoutModificationTemplate</w:t>
      </w:r>
      <w:proofErr w:type="spellEnd"/>
    </w:p>
    <w:p w14:paraId="45F6C079" w14:textId="77777777" w:rsidR="00743848" w:rsidRPr="003C514B" w:rsidRDefault="00743848" w:rsidP="003C514B">
      <w:pPr>
        <w:pStyle w:val="CodePACKT"/>
      </w:pPr>
      <w:r w:rsidRPr="003C514B">
        <w:t>  xmlns="http://schemas.microsoft.com/Start/2014/LayoutModification"</w:t>
      </w:r>
    </w:p>
    <w:p w14:paraId="2642B1AF" w14:textId="77777777" w:rsidR="00743848" w:rsidRPr="003C514B" w:rsidRDefault="00743848" w:rsidP="003C514B">
      <w:pPr>
        <w:pStyle w:val="CodePACKT"/>
      </w:pPr>
      <w:r w:rsidRPr="003C514B">
        <w:t>  </w:t>
      </w:r>
      <w:proofErr w:type="spellStart"/>
      <w:r w:rsidRPr="003C514B">
        <w:t>xmlns:defaultlayout</w:t>
      </w:r>
      <w:proofErr w:type="spellEnd"/>
      <w:r w:rsidRPr="003C514B">
        <w:t>=</w:t>
      </w:r>
    </w:p>
    <w:p w14:paraId="67A7443D" w14:textId="77777777" w:rsidR="00743848" w:rsidRPr="003C514B" w:rsidRDefault="00743848" w:rsidP="003C514B">
      <w:pPr>
        <w:pStyle w:val="CodePACKT"/>
      </w:pPr>
      <w:r w:rsidRPr="003C514B">
        <w:t>    "http://schemas.microsoft.com/Start/2014/</w:t>
      </w:r>
      <w:proofErr w:type="spellStart"/>
      <w:r w:rsidRPr="003C514B">
        <w:t>FullDefaultLayout</w:t>
      </w:r>
      <w:proofErr w:type="spellEnd"/>
      <w:r w:rsidRPr="003C514B">
        <w:t>"</w:t>
      </w:r>
    </w:p>
    <w:p w14:paraId="16F1C4CF" w14:textId="77777777" w:rsidR="00743848" w:rsidRPr="003C514B" w:rsidRDefault="00743848" w:rsidP="003C514B">
      <w:pPr>
        <w:pStyle w:val="CodePACKT"/>
      </w:pPr>
      <w:r w:rsidRPr="003C514B">
        <w:t>  xmlns:start="http://schemas.microsoft.com/Start/2014/StartLayout"</w:t>
      </w:r>
    </w:p>
    <w:p w14:paraId="5417FB36" w14:textId="77777777" w:rsidR="00743848" w:rsidRPr="003C514B" w:rsidRDefault="00743848" w:rsidP="003C514B">
      <w:pPr>
        <w:pStyle w:val="CodePACKT"/>
      </w:pPr>
      <w:r w:rsidRPr="003C514B">
        <w:t>  xmlns:taskbar="http://schemas.microsoft.com/Start/2014/TaskbarLayout"</w:t>
      </w:r>
    </w:p>
    <w:p w14:paraId="370D216E" w14:textId="77777777" w:rsidR="00743848" w:rsidRPr="003C514B" w:rsidRDefault="00743848" w:rsidP="003C514B">
      <w:pPr>
        <w:pStyle w:val="CodePACKT"/>
      </w:pPr>
      <w:r w:rsidRPr="003C514B">
        <w:t>  Version="1"&gt;</w:t>
      </w:r>
    </w:p>
    <w:p w14:paraId="0DC8587F"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59F7CA51"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12195886" w14:textId="77777777" w:rsidR="00743848" w:rsidRPr="003C514B" w:rsidRDefault="00743848" w:rsidP="003C514B">
      <w:pPr>
        <w:pStyle w:val="CodePACKT"/>
      </w:pPr>
      <w:r w:rsidRPr="003C514B">
        <w:t>&lt;</w:t>
      </w:r>
      <w:proofErr w:type="spellStart"/>
      <w:r w:rsidRPr="003C514B">
        <w:t>taskbar:TaskbarPinList</w:t>
      </w:r>
      <w:proofErr w:type="spellEnd"/>
      <w:r w:rsidRPr="003C514B">
        <w:t>&gt;</w:t>
      </w:r>
    </w:p>
    <w:p w14:paraId="7165D103" w14:textId="77777777" w:rsidR="00743848" w:rsidRPr="003C514B" w:rsidRDefault="00743848" w:rsidP="003C514B">
      <w:pPr>
        <w:pStyle w:val="CodePACKT"/>
      </w:pPr>
      <w:r w:rsidRPr="003C514B">
        <w:t> &lt;taskbar:DesktopApp DesktopApplicationLinkPath="C:\Foo\vscode.lnk" /&gt;</w:t>
      </w:r>
    </w:p>
    <w:p w14:paraId="6A10531A" w14:textId="77777777" w:rsidR="00743848" w:rsidRPr="003C514B" w:rsidRDefault="00743848" w:rsidP="003C514B">
      <w:pPr>
        <w:pStyle w:val="CodePACKT"/>
      </w:pPr>
      <w:r w:rsidRPr="003C514B">
        <w:t> &lt;taskbar:DesktopApp DesktopApplicationLinkPath="C:\Foo\pwsh.lnk" /&gt;</w:t>
      </w:r>
    </w:p>
    <w:p w14:paraId="0F5105C2" w14:textId="77777777" w:rsidR="00743848" w:rsidRPr="003C514B" w:rsidRDefault="00743848" w:rsidP="003C514B">
      <w:pPr>
        <w:pStyle w:val="CodePACKT"/>
      </w:pPr>
      <w:r w:rsidRPr="003C514B">
        <w:lastRenderedPageBreak/>
        <w:t>&lt;/</w:t>
      </w:r>
      <w:proofErr w:type="spellStart"/>
      <w:r w:rsidRPr="003C514B">
        <w:t>taskbar:TaskbarPinList</w:t>
      </w:r>
      <w:proofErr w:type="spellEnd"/>
      <w:r w:rsidRPr="003C514B">
        <w:t>&gt;</w:t>
      </w:r>
    </w:p>
    <w:p w14:paraId="325699E0" w14:textId="77777777" w:rsidR="00743848" w:rsidRPr="003C514B" w:rsidRDefault="00743848" w:rsidP="003C514B">
      <w:pPr>
        <w:pStyle w:val="CodePACKT"/>
      </w:pPr>
      <w:r w:rsidRPr="003C514B">
        <w:t>&lt;/</w:t>
      </w:r>
      <w:proofErr w:type="spellStart"/>
      <w:r w:rsidRPr="003C514B">
        <w:t>defaultlayout:TaskbarLayout</w:t>
      </w:r>
      <w:proofErr w:type="spellEnd"/>
      <w:r w:rsidRPr="003C514B">
        <w:t>&gt;</w:t>
      </w:r>
    </w:p>
    <w:p w14:paraId="3F59FB45" w14:textId="77777777" w:rsidR="00743848" w:rsidRPr="003C514B" w:rsidRDefault="00743848" w:rsidP="003C514B">
      <w:pPr>
        <w:pStyle w:val="CodePACKT"/>
      </w:pPr>
      <w:r w:rsidRPr="003C514B">
        <w:t>&lt;/</w:t>
      </w:r>
      <w:proofErr w:type="spellStart"/>
      <w:r w:rsidRPr="003C514B">
        <w:t>CustomTaskbarLayoutCollection</w:t>
      </w:r>
      <w:proofErr w:type="spellEnd"/>
      <w:r w:rsidRPr="003C514B">
        <w:t>&gt;</w:t>
      </w:r>
    </w:p>
    <w:p w14:paraId="7A09582F" w14:textId="77777777" w:rsidR="00743848" w:rsidRPr="003C514B" w:rsidRDefault="00743848" w:rsidP="003C514B">
      <w:pPr>
        <w:pStyle w:val="CodePACKT"/>
      </w:pPr>
      <w:r w:rsidRPr="003C514B">
        <w:t>&lt;/</w:t>
      </w:r>
      <w:proofErr w:type="spellStart"/>
      <w:r w:rsidRPr="003C514B">
        <w:t>LayoutModificationTemplate</w:t>
      </w:r>
      <w:proofErr w:type="spellEnd"/>
      <w:r w:rsidRPr="003C514B">
        <w:t>&gt;</w:t>
      </w:r>
    </w:p>
    <w:p w14:paraId="53890646" w14:textId="77777777" w:rsidR="00743848" w:rsidRPr="003C514B" w:rsidRDefault="00743848" w:rsidP="003C514B">
      <w:pPr>
        <w:pStyle w:val="CodePACKT"/>
      </w:pPr>
      <w:r w:rsidRPr="003C514B">
        <w:t>'@</w:t>
      </w:r>
    </w:p>
    <w:p w14:paraId="4AC2875E" w14:textId="77777777" w:rsidR="00743848" w:rsidRPr="003C514B" w:rsidRDefault="00743848" w:rsidP="003C514B">
      <w:pPr>
        <w:pStyle w:val="CodePACKT"/>
      </w:pPr>
      <w:r w:rsidRPr="003C514B">
        <w:t>$XML | Out-File -</w:t>
      </w:r>
      <w:proofErr w:type="spellStart"/>
      <w:r w:rsidRPr="003C514B">
        <w:t>FilePath</w:t>
      </w:r>
      <w:proofErr w:type="spellEnd"/>
      <w:r w:rsidRPr="003C514B">
        <w:t> C:\Foo\Layout.Xml</w:t>
      </w:r>
    </w:p>
    <w:p w14:paraId="23CFF61F" w14:textId="77777777" w:rsidR="00743848" w:rsidRPr="003C514B" w:rsidRDefault="00743848" w:rsidP="003C514B">
      <w:pPr>
        <w:pStyle w:val="CodePACKT"/>
      </w:pPr>
    </w:p>
    <w:p w14:paraId="7C21B5FC" w14:textId="408B9998" w:rsidR="00743848" w:rsidRPr="00743848" w:rsidRDefault="00743848" w:rsidP="003C514B">
      <w:pPr>
        <w:pStyle w:val="NumberedBulletPACKT"/>
        <w:rPr>
          <w:color w:val="000000"/>
          <w:lang w:val="en-GB" w:eastAsia="en-GB"/>
        </w:rPr>
      </w:pPr>
      <w:r w:rsidRPr="00743848">
        <w:rPr>
          <w:lang w:val="en-GB" w:eastAsia="en-GB"/>
        </w:rPr>
        <w:t>Import the </w:t>
      </w:r>
      <w:del w:id="94" w:author="Lucy Wan" w:date="2020-10-20T16:36:00Z">
        <w:r w:rsidRPr="00743848" w:rsidDel="008D066B">
          <w:rPr>
            <w:lang w:val="en-GB" w:eastAsia="en-GB"/>
          </w:rPr>
          <w:delText> </w:delText>
        </w:r>
      </w:del>
      <w:r w:rsidRPr="00743848">
        <w:rPr>
          <w:lang w:val="en-GB" w:eastAsia="en-GB"/>
        </w:rPr>
        <w:t>start layout XML file</w:t>
      </w:r>
    </w:p>
    <w:p w14:paraId="0C5597D0" w14:textId="77777777" w:rsidR="003C514B" w:rsidRDefault="003C514B" w:rsidP="003C514B">
      <w:pPr>
        <w:pStyle w:val="CodePACKT"/>
        <w:rPr>
          <w:lang w:val="en-GB"/>
        </w:rPr>
      </w:pPr>
    </w:p>
    <w:p w14:paraId="69796D5C" w14:textId="62986B34" w:rsidR="00743848" w:rsidRPr="00743848" w:rsidRDefault="00743848" w:rsidP="003C514B">
      <w:pPr>
        <w:pStyle w:val="CodePACKT"/>
        <w:rPr>
          <w:lang w:val="en-GB"/>
        </w:rPr>
      </w:pPr>
      <w:r w:rsidRPr="00743848">
        <w:rPr>
          <w:lang w:val="en-GB"/>
        </w:rPr>
        <w:t>Import-</w:t>
      </w:r>
      <w:proofErr w:type="spellStart"/>
      <w:r w:rsidRPr="00743848">
        <w:rPr>
          <w:lang w:val="en-GB"/>
        </w:rPr>
        <w:t>StartLayout</w:t>
      </w:r>
      <w:proofErr w:type="spellEnd"/>
      <w:r w:rsidRPr="00743848">
        <w:rPr>
          <w:lang w:val="en-GB"/>
        </w:rPr>
        <w:t> -</w:t>
      </w:r>
      <w:proofErr w:type="spellStart"/>
      <w:r w:rsidRPr="00743848">
        <w:rPr>
          <w:lang w:val="en-GB"/>
        </w:rPr>
        <w:t>LayoutPath</w:t>
      </w:r>
      <w:proofErr w:type="spellEnd"/>
      <w:r w:rsidRPr="00743848">
        <w:rPr>
          <w:lang w:val="en-GB"/>
        </w:rPr>
        <w:t> C:\Foo\Layout.Xml -</w:t>
      </w:r>
      <w:proofErr w:type="spellStart"/>
      <w:r w:rsidRPr="00743848">
        <w:rPr>
          <w:lang w:val="en-GB"/>
        </w:rPr>
        <w:t>MountPath</w:t>
      </w:r>
      <w:proofErr w:type="spellEnd"/>
      <w:r w:rsidRPr="00743848">
        <w:rPr>
          <w:lang w:val="en-GB"/>
        </w:rPr>
        <w:t> C:\</w:t>
      </w:r>
    </w:p>
    <w:p w14:paraId="72655343" w14:textId="77777777" w:rsidR="00743848" w:rsidRPr="00743848" w:rsidRDefault="00743848" w:rsidP="003C514B">
      <w:pPr>
        <w:pStyle w:val="CodePACKT"/>
        <w:rPr>
          <w:lang w:val="en-GB"/>
        </w:rPr>
      </w:pPr>
    </w:p>
    <w:p w14:paraId="3438204F" w14:textId="2583B824" w:rsidR="00743848" w:rsidRPr="00743848" w:rsidRDefault="00743848" w:rsidP="003C514B">
      <w:pPr>
        <w:pStyle w:val="NumberedBulletPACKT"/>
        <w:rPr>
          <w:color w:val="000000"/>
          <w:lang w:val="en-GB" w:eastAsia="en-GB"/>
        </w:rPr>
      </w:pPr>
      <w:commentRangeStart w:id="95"/>
      <w:commentRangeStart w:id="96"/>
      <w:r w:rsidRPr="00743848">
        <w:rPr>
          <w:lang w:val="en-GB" w:eastAsia="en-GB"/>
        </w:rPr>
        <w:t>Create </w:t>
      </w:r>
      <w:proofErr w:type="spellStart"/>
      <w:r w:rsidRPr="00743848">
        <w:rPr>
          <w:lang w:val="en-GB" w:eastAsia="en-GB"/>
        </w:rPr>
        <w:t>VSCode</w:t>
      </w:r>
      <w:proofErr w:type="spellEnd"/>
      <w:r w:rsidRPr="00743848">
        <w:rPr>
          <w:lang w:val="en-GB" w:eastAsia="en-GB"/>
        </w:rPr>
        <w:t> Profile</w:t>
      </w:r>
      <w:r w:rsidR="00D568D0">
        <w:rPr>
          <w:lang w:val="en-GB" w:eastAsia="en-GB"/>
        </w:rPr>
        <w:t xml:space="preserve"> for PowerShell 7</w:t>
      </w:r>
    </w:p>
    <w:p w14:paraId="1C79BE66" w14:textId="77777777" w:rsidR="003C514B" w:rsidRPr="003C514B" w:rsidRDefault="003C514B" w:rsidP="003C514B">
      <w:pPr>
        <w:pStyle w:val="CodePACKT"/>
      </w:pPr>
    </w:p>
    <w:p w14:paraId="683C50FC" w14:textId="493BF6D9" w:rsidR="00743848" w:rsidRPr="003C514B" w:rsidRDefault="00743848" w:rsidP="003C514B">
      <w:pPr>
        <w:pStyle w:val="CodePACKT"/>
      </w:pPr>
      <w:r w:rsidRPr="003C514B">
        <w:t>$</w:t>
      </w:r>
      <w:proofErr w:type="spellStart"/>
      <w:r w:rsidRPr="003C514B">
        <w:t>CUCHProfile</w:t>
      </w:r>
      <w:proofErr w:type="spellEnd"/>
      <w:r w:rsidRPr="003C514B">
        <w:t>   = $</w:t>
      </w:r>
      <w:proofErr w:type="spellStart"/>
      <w:r w:rsidRPr="003C514B">
        <w:t>profile.CurrentUserCurrentHost</w:t>
      </w:r>
      <w:proofErr w:type="spellEnd"/>
    </w:p>
    <w:p w14:paraId="6CFBCF07" w14:textId="77777777" w:rsidR="00743848" w:rsidRPr="003C514B" w:rsidRDefault="00743848" w:rsidP="003C514B">
      <w:pPr>
        <w:pStyle w:val="CodePACKT"/>
      </w:pPr>
      <w:r w:rsidRPr="003C514B">
        <w:t>$</w:t>
      </w:r>
      <w:proofErr w:type="spellStart"/>
      <w:r w:rsidRPr="003C514B">
        <w:t>ProfileFolder</w:t>
      </w:r>
      <w:proofErr w:type="spellEnd"/>
      <w:r w:rsidRPr="003C514B">
        <w:t> = Split-Path -Path $</w:t>
      </w:r>
      <w:proofErr w:type="spellStart"/>
      <w:r w:rsidRPr="003C514B">
        <w:t>CUCHProfile</w:t>
      </w:r>
      <w:proofErr w:type="spellEnd"/>
      <w:r w:rsidRPr="003C514B">
        <w:t> </w:t>
      </w:r>
    </w:p>
    <w:p w14:paraId="13422693" w14:textId="77777777" w:rsidR="00743848" w:rsidRPr="003C514B" w:rsidRDefault="00743848" w:rsidP="003C514B">
      <w:pPr>
        <w:pStyle w:val="CodePACKT"/>
      </w:pPr>
      <w:r w:rsidRPr="003C514B">
        <w:t>$</w:t>
      </w:r>
      <w:proofErr w:type="spellStart"/>
      <w:r w:rsidRPr="003C514B">
        <w:t>ProfileFile</w:t>
      </w:r>
      <w:proofErr w:type="spellEnd"/>
      <w:r w:rsidRPr="003C514B">
        <w:t>   = 'Microsoft.VSCode_profile.ps1'</w:t>
      </w:r>
    </w:p>
    <w:p w14:paraId="6BCE7F96" w14:textId="77777777" w:rsidR="00743848" w:rsidRPr="003C514B" w:rsidRDefault="00743848" w:rsidP="003C514B">
      <w:pPr>
        <w:pStyle w:val="CodePACKT"/>
      </w:pPr>
      <w:r w:rsidRPr="003C514B">
        <w:t>$VSProfile     = Join-Path -Path $ProfileFolder -ChildPath $ProfileFile</w:t>
      </w:r>
    </w:p>
    <w:p w14:paraId="6C018172" w14:textId="77777777" w:rsidR="00743848" w:rsidRPr="003C514B" w:rsidRDefault="00743848" w:rsidP="003C514B">
      <w:pPr>
        <w:pStyle w:val="CodePACKT"/>
      </w:pPr>
      <w:r w:rsidRPr="003C514B">
        <w:t>$URI = 'https://raw.githubusercontent.com/doctordns/PACKT-PS7/master/' +</w:t>
      </w:r>
    </w:p>
    <w:p w14:paraId="10CFD83F" w14:textId="77777777" w:rsidR="00743848" w:rsidRPr="003C514B" w:rsidRDefault="00743848" w:rsidP="003C514B">
      <w:pPr>
        <w:pStyle w:val="CodePACKT"/>
      </w:pPr>
      <w:r w:rsidRPr="003C514B">
        <w:t>       "scripts/goodies/$</w:t>
      </w:r>
      <w:proofErr w:type="spellStart"/>
      <w:r w:rsidRPr="003C514B">
        <w:t>ProfileFile</w:t>
      </w:r>
      <w:proofErr w:type="spellEnd"/>
      <w:r w:rsidRPr="003C514B">
        <w:t>"</w:t>
      </w:r>
    </w:p>
    <w:p w14:paraId="10A796AC" w14:textId="77777777" w:rsidR="00743848" w:rsidRPr="003C514B" w:rsidRDefault="00743848" w:rsidP="003C514B">
      <w:pPr>
        <w:pStyle w:val="CodePACKT"/>
      </w:pPr>
      <w:r w:rsidRPr="003C514B">
        <w:t>New-Item $</w:t>
      </w:r>
      <w:proofErr w:type="spellStart"/>
      <w:r w:rsidRPr="003C514B">
        <w:t>VSProfile</w:t>
      </w:r>
      <w:proofErr w:type="spellEnd"/>
      <w:r w:rsidRPr="003C514B">
        <w:t> -Force -</w:t>
      </w:r>
      <w:proofErr w:type="spellStart"/>
      <w:r w:rsidRPr="003C514B">
        <w:t>WarningAction</w:t>
      </w:r>
      <w:proofErr w:type="spellEnd"/>
      <w:r w:rsidRPr="003C514B">
        <w:t> </w:t>
      </w:r>
      <w:proofErr w:type="spellStart"/>
      <w:r w:rsidRPr="003C514B">
        <w:t>SilentlyContinue</w:t>
      </w:r>
      <w:proofErr w:type="spellEnd"/>
      <w:r w:rsidRPr="003C514B">
        <w:t> |</w:t>
      </w:r>
    </w:p>
    <w:p w14:paraId="084BF74A" w14:textId="77777777" w:rsidR="00743848" w:rsidRPr="003C514B" w:rsidRDefault="00743848" w:rsidP="003C514B">
      <w:pPr>
        <w:pStyle w:val="CodePACKT"/>
      </w:pPr>
      <w:r w:rsidRPr="003C514B">
        <w:t>   Out-Null</w:t>
      </w:r>
    </w:p>
    <w:p w14:paraId="655A8B33" w14:textId="77777777" w:rsidR="00743848" w:rsidRPr="003C514B" w:rsidRDefault="00743848" w:rsidP="003C514B">
      <w:pPr>
        <w:pStyle w:val="CodePACKT"/>
      </w:pPr>
      <w:r w:rsidRPr="003C514B">
        <w:t>(Invoke-</w:t>
      </w:r>
      <w:proofErr w:type="spellStart"/>
      <w:r w:rsidRPr="003C514B">
        <w:t>WebRequest</w:t>
      </w:r>
      <w:proofErr w:type="spellEnd"/>
      <w:r w:rsidRPr="003C514B">
        <w:t> -Uri $URI -</w:t>
      </w:r>
      <w:proofErr w:type="spellStart"/>
      <w:r w:rsidRPr="003C514B">
        <w:t>UseBasicParsing</w:t>
      </w:r>
      <w:proofErr w:type="spellEnd"/>
      <w:r w:rsidRPr="003C514B">
        <w:t>).Content | </w:t>
      </w:r>
    </w:p>
    <w:p w14:paraId="5D9B2201" w14:textId="4AB95276" w:rsidR="00743848" w:rsidRPr="003C514B" w:rsidRDefault="00743848" w:rsidP="003C514B">
      <w:pPr>
        <w:pStyle w:val="CodePACKT"/>
      </w:pPr>
      <w:r w:rsidRPr="003C514B">
        <w:t>  Out-File -</w:t>
      </w:r>
      <w:proofErr w:type="spellStart"/>
      <w:r w:rsidRPr="003C514B">
        <w:t>FilePath</w:t>
      </w:r>
      <w:proofErr w:type="spellEnd"/>
      <w:r w:rsidRPr="003C514B">
        <w:t>  $</w:t>
      </w:r>
      <w:proofErr w:type="spellStart"/>
      <w:r w:rsidRPr="003C514B">
        <w:t>VSProfile</w:t>
      </w:r>
      <w:commentRangeEnd w:id="95"/>
      <w:proofErr w:type="spellEnd"/>
      <w:r w:rsidR="008829CA">
        <w:rPr>
          <w:rStyle w:val="CommentReference"/>
          <w:rFonts w:ascii="Times New Roman" w:hAnsi="Times New Roman"/>
          <w:color w:val="auto"/>
          <w:lang w:eastAsia="en-US"/>
        </w:rPr>
        <w:commentReference w:id="95"/>
      </w:r>
      <w:commentRangeEnd w:id="96"/>
      <w:r w:rsidR="00347F6F">
        <w:rPr>
          <w:rStyle w:val="CommentReference"/>
          <w:rFonts w:ascii="Times New Roman" w:hAnsi="Times New Roman"/>
          <w:color w:val="auto"/>
          <w:lang w:eastAsia="en-US"/>
        </w:rPr>
        <w:commentReference w:id="96"/>
      </w:r>
    </w:p>
    <w:p w14:paraId="429D5135" w14:textId="77777777" w:rsidR="00D568D0" w:rsidRPr="003C514B" w:rsidRDefault="00D568D0" w:rsidP="003C514B">
      <w:pPr>
        <w:pStyle w:val="CodePACKT"/>
      </w:pPr>
    </w:p>
    <w:p w14:paraId="37235A47" w14:textId="449558EA" w:rsidR="00743848" w:rsidRPr="00743848" w:rsidRDefault="003C514B" w:rsidP="003C514B">
      <w:pPr>
        <w:pStyle w:val="NumberedBulletPACKT"/>
        <w:rPr>
          <w:color w:val="000000"/>
          <w:lang w:val="en-GB" w:eastAsia="en-GB"/>
        </w:rPr>
      </w:pPr>
      <w:r>
        <w:rPr>
          <w:lang w:val="en-GB" w:eastAsia="en-GB"/>
        </w:rPr>
        <w:t>L</w:t>
      </w:r>
      <w:r w:rsidR="00743848" w:rsidRPr="00743848">
        <w:rPr>
          <w:lang w:val="en-GB" w:eastAsia="en-GB"/>
        </w:rPr>
        <w:t>og</w:t>
      </w:r>
      <w:ins w:id="97" w:author="Lucy Wan" w:date="2020-10-20T16:37:00Z">
        <w:r w:rsidR="00F00E64">
          <w:rPr>
            <w:lang w:val="en-GB" w:eastAsia="en-GB"/>
          </w:rPr>
          <w:t xml:space="preserve"> </w:t>
        </w:r>
      </w:ins>
      <w:r w:rsidR="00743848" w:rsidRPr="00743848">
        <w:rPr>
          <w:lang w:val="en-GB" w:eastAsia="en-GB"/>
        </w:rPr>
        <w:t>off</w:t>
      </w:r>
    </w:p>
    <w:p w14:paraId="4A44B6B0" w14:textId="77777777" w:rsidR="003C514B" w:rsidRPr="003C514B" w:rsidRDefault="003C514B" w:rsidP="003C514B">
      <w:pPr>
        <w:pStyle w:val="CodePACKT"/>
      </w:pPr>
    </w:p>
    <w:p w14:paraId="624B31F4" w14:textId="20BE941C" w:rsidR="00743848" w:rsidRPr="003C514B" w:rsidRDefault="00743848" w:rsidP="003C514B">
      <w:pPr>
        <w:pStyle w:val="CodePACKT"/>
      </w:pPr>
      <w:r w:rsidRPr="003C514B">
        <w:t>logoff.exe</w:t>
      </w:r>
    </w:p>
    <w:p w14:paraId="79C84783" w14:textId="77777777" w:rsidR="00743848" w:rsidRPr="003C514B" w:rsidRDefault="00743848" w:rsidP="003C514B">
      <w:pPr>
        <w:pStyle w:val="CodePACKT"/>
      </w:pPr>
    </w:p>
    <w:p w14:paraId="136C5FAF" w14:textId="298F37C6" w:rsidR="00743848" w:rsidRPr="00743848" w:rsidRDefault="00952699" w:rsidP="003C514B">
      <w:pPr>
        <w:pStyle w:val="NumberedBulletPACKT"/>
        <w:rPr>
          <w:color w:val="000000"/>
          <w:lang w:val="en-GB" w:eastAsia="en-GB"/>
        </w:rPr>
      </w:pPr>
      <w:r>
        <w:rPr>
          <w:lang w:val="en-GB" w:eastAsia="en-GB"/>
        </w:rPr>
        <w:t>L</w:t>
      </w:r>
      <w:r w:rsidR="00743848" w:rsidRPr="00743848">
        <w:rPr>
          <w:lang w:val="en-GB" w:eastAsia="en-GB"/>
        </w:rPr>
        <w:t>og</w:t>
      </w:r>
      <w:r>
        <w:rPr>
          <w:lang w:val="en-GB" w:eastAsia="en-GB"/>
        </w:rPr>
        <w:t xml:space="preserve"> back </w:t>
      </w:r>
      <w:r w:rsidR="00743848" w:rsidRPr="00743848">
        <w:rPr>
          <w:lang w:val="en-GB" w:eastAsia="en-GB"/>
        </w:rPr>
        <w:t>in</w:t>
      </w:r>
      <w:r>
        <w:rPr>
          <w:lang w:val="en-GB" w:eastAsia="en-GB"/>
        </w:rPr>
        <w:t xml:space="preserve">to Windows </w:t>
      </w:r>
      <w:del w:id="98" w:author="Lucy Wan" w:date="2020-10-20T16:37:00Z">
        <w:r w:rsidR="00743848" w:rsidRPr="00743848" w:rsidDel="00A96865">
          <w:rPr>
            <w:lang w:val="en-GB" w:eastAsia="en-GB"/>
          </w:rPr>
          <w:delText> </w:delText>
        </w:r>
      </w:del>
      <w:r w:rsidR="00743848" w:rsidRPr="00743848">
        <w:rPr>
          <w:lang w:val="en-GB" w:eastAsia="en-GB"/>
        </w:rPr>
        <w:t>and observe the taskbar</w:t>
      </w:r>
    </w:p>
    <w:p w14:paraId="3F9F700D"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629A7465" w14:textId="1082FE50" w:rsidR="00743848" w:rsidRPr="00CF45ED" w:rsidRDefault="00743848" w:rsidP="003C514B">
      <w:pPr>
        <w:pStyle w:val="NumberedBulletPACKT"/>
        <w:rPr>
          <w:color w:val="000000"/>
          <w:lang w:val="en-GB" w:eastAsia="en-GB"/>
        </w:rPr>
      </w:pPr>
      <w:r w:rsidRPr="00CF45ED">
        <w:rPr>
          <w:lang w:val="en-GB" w:eastAsia="en-GB"/>
        </w:rPr>
        <w:t>Run PowerShell console </w:t>
      </w:r>
      <w:r w:rsidR="00CF45ED" w:rsidRPr="00CF45ED">
        <w:rPr>
          <w:lang w:val="en-GB" w:eastAsia="en-GB"/>
        </w:rPr>
        <w:t xml:space="preserve">from the </w:t>
      </w:r>
      <w:commentRangeStart w:id="99"/>
      <w:r w:rsidR="00CF45ED" w:rsidRPr="00CF45ED">
        <w:rPr>
          <w:lang w:val="en-GB" w:eastAsia="en-GB"/>
        </w:rPr>
        <w:t>short cut</w:t>
      </w:r>
      <w:commentRangeEnd w:id="99"/>
      <w:r w:rsidR="004C1FAE">
        <w:rPr>
          <w:rStyle w:val="CommentReference"/>
        </w:rPr>
        <w:commentReference w:id="99"/>
      </w:r>
    </w:p>
    <w:p w14:paraId="5A702014"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1A8B93DB" w14:textId="4A6B6565" w:rsidR="00743848" w:rsidRPr="00CF45ED" w:rsidRDefault="00743848" w:rsidP="003C514B">
      <w:pPr>
        <w:pStyle w:val="NumberedBulletPACKT"/>
        <w:rPr>
          <w:color w:val="000000"/>
          <w:lang w:val="en-GB" w:eastAsia="en-GB"/>
        </w:rPr>
      </w:pPr>
      <w:r w:rsidRPr="00743848">
        <w:rPr>
          <w:lang w:val="en-GB" w:eastAsia="en-GB"/>
        </w:rPr>
        <w:t>Run VS Code from </w:t>
      </w:r>
      <w:r w:rsidR="00952699">
        <w:rPr>
          <w:lang w:val="en-GB" w:eastAsia="en-GB"/>
        </w:rPr>
        <w:t xml:space="preserve">the new taskbar </w:t>
      </w:r>
      <w:r w:rsidRPr="00743848">
        <w:rPr>
          <w:lang w:val="en-GB" w:eastAsia="en-GB"/>
        </w:rPr>
        <w:t>shortcut and observe the profile file running</w:t>
      </w:r>
      <w:del w:id="100" w:author="Lucy Wan" w:date="2020-10-20T16:37:00Z">
        <w:r w:rsidRPr="00743848" w:rsidDel="00A96865">
          <w:rPr>
            <w:lang w:val="en-GB" w:eastAsia="en-GB"/>
          </w:rPr>
          <w:delText>.</w:delText>
        </w:r>
      </w:del>
    </w:p>
    <w:p w14:paraId="77B4044F" w14:textId="77777777" w:rsidR="00743848" w:rsidRPr="00743848" w:rsidRDefault="00743848" w:rsidP="00743848">
      <w:pPr>
        <w:pStyle w:val="ListParagraph"/>
        <w:numPr>
          <w:ilvl w:val="0"/>
          <w:numId w:val="3"/>
        </w:numPr>
        <w:shd w:val="clear" w:color="auto" w:fill="FFFFFF"/>
        <w:spacing w:after="0" w:line="285" w:lineRule="atLeast"/>
        <w:rPr>
          <w:rFonts w:ascii="Consolas" w:hAnsi="Consolas"/>
          <w:color w:val="000000"/>
          <w:sz w:val="21"/>
          <w:szCs w:val="21"/>
          <w:lang w:val="en-GB" w:eastAsia="en-GB"/>
        </w:rPr>
      </w:pPr>
    </w:p>
    <w:p w14:paraId="29B856DE" w14:textId="77777777" w:rsidR="0000165C" w:rsidRDefault="0000165C" w:rsidP="0000165C">
      <w:pPr>
        <w:pStyle w:val="Heading2"/>
        <w:numPr>
          <w:ilvl w:val="1"/>
          <w:numId w:val="3"/>
        </w:numPr>
        <w:tabs>
          <w:tab w:val="left" w:pos="0"/>
        </w:tabs>
      </w:pPr>
      <w:r>
        <w:t>How it works...</w:t>
      </w:r>
    </w:p>
    <w:p w14:paraId="5C827190" w14:textId="7C4F0FF4" w:rsidR="00822804" w:rsidRDefault="00E770B7" w:rsidP="00E770B7">
      <w:pPr>
        <w:pStyle w:val="NormalPACKT"/>
      </w:pPr>
      <w:r>
        <w:t xml:space="preserve">In </w:t>
      </w:r>
      <w:r w:rsidRPr="00822804">
        <w:rPr>
          <w:rStyle w:val="ItalicsPACKT"/>
        </w:rPr>
        <w:t>step 1</w:t>
      </w:r>
      <w:r>
        <w:t xml:space="preserve">, you download the VS Code installation script from </w:t>
      </w:r>
      <w:r w:rsidR="00822804">
        <w:t xml:space="preserve">the PowerShell Gallery. This </w:t>
      </w:r>
      <w:r w:rsidR="00952699">
        <w:t xml:space="preserve">step </w:t>
      </w:r>
      <w:r w:rsidR="00822804">
        <w:t>produces no output.</w:t>
      </w:r>
    </w:p>
    <w:p w14:paraId="533DFF3B" w14:textId="0297317E" w:rsidR="0000165C" w:rsidRDefault="00822804" w:rsidP="00E770B7">
      <w:pPr>
        <w:pStyle w:val="NormalPACKT"/>
      </w:pPr>
      <w:r>
        <w:t xml:space="preserve">Then, in </w:t>
      </w:r>
      <w:r w:rsidRPr="00822804">
        <w:rPr>
          <w:rStyle w:val="ItalicsPACKT"/>
        </w:rPr>
        <w:t>step 2</w:t>
      </w:r>
      <w:r>
        <w:t>, you run the inst</w:t>
      </w:r>
      <w:r w:rsidR="00952699">
        <w:t>a</w:t>
      </w:r>
      <w:r>
        <w:t>llation script and add in three specif</w:t>
      </w:r>
      <w:r w:rsidR="00952699">
        <w:t>i</w:t>
      </w:r>
      <w:r>
        <w:t>c extensions. Running this step in the PowerShell 7 console looks like this:</w:t>
      </w:r>
    </w:p>
    <w:p w14:paraId="647E8A40" w14:textId="4A7DFB89" w:rsidR="00822804" w:rsidRDefault="00822804" w:rsidP="00822804">
      <w:pPr>
        <w:pStyle w:val="FigurePACKT"/>
      </w:pPr>
      <w:r>
        <w:lastRenderedPageBreak/>
        <w:drawing>
          <wp:inline distT="0" distB="0" distL="0" distR="0" wp14:anchorId="7579B927" wp14:editId="7E1D70D1">
            <wp:extent cx="4742692" cy="2222119"/>
            <wp:effectExtent l="0" t="0" r="127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3523" cy="2227194"/>
                    </a:xfrm>
                    <a:prstGeom prst="rect">
                      <a:avLst/>
                    </a:prstGeom>
                  </pic:spPr>
                </pic:pic>
              </a:graphicData>
            </a:graphic>
          </wp:inline>
        </w:drawing>
      </w:r>
    </w:p>
    <w:p w14:paraId="71A38582" w14:textId="52C4A76A" w:rsidR="00822804" w:rsidRDefault="00822804" w:rsidP="00822804">
      <w:pPr>
        <w:pStyle w:val="LayoutInformationPACKT"/>
        <w:rPr>
          <w:noProof/>
        </w:rPr>
      </w:pPr>
      <w:r>
        <w:t xml:space="preserve">Insert </w:t>
      </w:r>
      <w:r w:rsidRPr="00C41783">
        <w:t>image</w:t>
      </w:r>
      <w:r>
        <w:t xml:space="preserve"> </w:t>
      </w:r>
      <w:r>
        <w:rPr>
          <w:noProof/>
        </w:rPr>
        <w:t>B42024_01</w:t>
      </w:r>
      <w:r w:rsidRPr="00023EAD">
        <w:rPr>
          <w:noProof/>
        </w:rPr>
        <w:t>_</w:t>
      </w:r>
      <w:r>
        <w:rPr>
          <w:noProof/>
        </w:rPr>
        <w:t>23.png</w:t>
      </w:r>
    </w:p>
    <w:p w14:paraId="5D577AFA" w14:textId="252B0BC5" w:rsidR="00214C5A" w:rsidRDefault="00214C5A" w:rsidP="00214C5A">
      <w:r>
        <w:t xml:space="preserve">Once VS Studio has started, </w:t>
      </w:r>
      <w:commentRangeStart w:id="101"/>
      <w:r>
        <w:t xml:space="preserve">you can see </w:t>
      </w:r>
      <w:commentRangeEnd w:id="101"/>
      <w:r w:rsidR="006046C1">
        <w:rPr>
          <w:rStyle w:val="CommentReference"/>
        </w:rPr>
        <w:commentReference w:id="101"/>
      </w:r>
      <w:r>
        <w:t>the opening window, like this:</w:t>
      </w:r>
    </w:p>
    <w:p w14:paraId="7F6F3FE8" w14:textId="54A2C4F6" w:rsidR="00214C5A" w:rsidRPr="00214C5A" w:rsidRDefault="00214C5A" w:rsidP="00214C5A">
      <w:pPr>
        <w:pStyle w:val="FigurePACKT"/>
      </w:pPr>
      <w:r>
        <w:drawing>
          <wp:inline distT="0" distB="0" distL="0" distR="0" wp14:anchorId="036AFFAA" wp14:editId="53D874E9">
            <wp:extent cx="4539656" cy="32274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9747" cy="3234625"/>
                    </a:xfrm>
                    <a:prstGeom prst="rect">
                      <a:avLst/>
                    </a:prstGeom>
                  </pic:spPr>
                </pic:pic>
              </a:graphicData>
            </a:graphic>
          </wp:inline>
        </w:drawing>
      </w:r>
    </w:p>
    <w:p w14:paraId="75FE9568" w14:textId="74A84989" w:rsidR="00214C5A" w:rsidRDefault="00214C5A" w:rsidP="00214C5A">
      <w:pPr>
        <w:pStyle w:val="LayoutInformationPACKT"/>
        <w:rPr>
          <w:noProof/>
        </w:rPr>
      </w:pPr>
      <w:r>
        <w:t xml:space="preserve">Insert </w:t>
      </w:r>
      <w:r w:rsidRPr="00C41783">
        <w:t>image</w:t>
      </w:r>
      <w:r>
        <w:t xml:space="preserve"> </w:t>
      </w:r>
      <w:r>
        <w:rPr>
          <w:noProof/>
        </w:rPr>
        <w:t>B42024_01</w:t>
      </w:r>
      <w:r w:rsidRPr="00023EAD">
        <w:rPr>
          <w:noProof/>
        </w:rPr>
        <w:t>_</w:t>
      </w:r>
      <w:r>
        <w:rPr>
          <w:noProof/>
        </w:rPr>
        <w:t>24.png</w:t>
      </w:r>
    </w:p>
    <w:p w14:paraId="0FD41675" w14:textId="5D142595" w:rsidR="00822804" w:rsidRDefault="00214C5A" w:rsidP="00822804">
      <w:commentRangeStart w:id="102"/>
      <w:r>
        <w:t xml:space="preserve">You then, in </w:t>
      </w:r>
      <w:r w:rsidRPr="00CC1E97">
        <w:rPr>
          <w:rStyle w:val="ItalicsPACKT"/>
        </w:rPr>
        <w:t>step 3</w:t>
      </w:r>
      <w:r>
        <w:t xml:space="preserve">, </w:t>
      </w:r>
      <w:r w:rsidR="002545E2">
        <w:t xml:space="preserve">you </w:t>
      </w:r>
      <w:r>
        <w:t>close this window</w:t>
      </w:r>
      <w:commentRangeEnd w:id="102"/>
      <w:r w:rsidR="00ED093B">
        <w:rPr>
          <w:rStyle w:val="CommentReference"/>
        </w:rPr>
        <w:commentReference w:id="102"/>
      </w:r>
      <w:r>
        <w:t>. You run VS Code as Administrator</w:t>
      </w:r>
      <w:r w:rsidR="00CC1E97">
        <w:t xml:space="preserve"> in </w:t>
      </w:r>
      <w:r w:rsidR="00CC1E97" w:rsidRPr="00CC1E97">
        <w:rPr>
          <w:rStyle w:val="ItalicsPACKT"/>
        </w:rPr>
        <w:t>step 4</w:t>
      </w:r>
      <w:r w:rsidR="00CC1E97">
        <w:t xml:space="preserve">. In </w:t>
      </w:r>
      <w:r w:rsidR="00CC1E97" w:rsidRPr="00CC1E97">
        <w:rPr>
          <w:rStyle w:val="ItalicsPACKT"/>
        </w:rPr>
        <w:t>step 5</w:t>
      </w:r>
      <w:r w:rsidR="00CC1E97">
        <w:t>, you open a new VS Code terminal and run PowerShell 7</w:t>
      </w:r>
      <w:ins w:id="103" w:author="Lucy Wan" w:date="2020-10-20T16:43:00Z">
        <w:r w:rsidR="00617BE2">
          <w:t>,</w:t>
        </w:r>
      </w:ins>
      <w:del w:id="104" w:author="Lucy Wan" w:date="2020-10-20T16:43:00Z">
        <w:r w:rsidR="00CC1E97" w:rsidDel="00617BE2">
          <w:delText>.</w:delText>
        </w:r>
      </w:del>
      <w:r w:rsidR="00CC1E97">
        <w:t xml:space="preserve"> which now looks like this:</w:t>
      </w:r>
    </w:p>
    <w:p w14:paraId="7DE04A2A" w14:textId="1FF54CD7" w:rsidR="00CC1E97" w:rsidRDefault="002545E2" w:rsidP="002545E2">
      <w:pPr>
        <w:pStyle w:val="FigurePACKT"/>
      </w:pPr>
      <w:commentRangeStart w:id="105"/>
      <w:r>
        <w:lastRenderedPageBreak/>
        <w:drawing>
          <wp:inline distT="0" distB="0" distL="0" distR="0" wp14:anchorId="1A9AE802" wp14:editId="1A1AC800">
            <wp:extent cx="3782696" cy="4589862"/>
            <wp:effectExtent l="0" t="0" r="825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2372" cy="4601602"/>
                    </a:xfrm>
                    <a:prstGeom prst="rect">
                      <a:avLst/>
                    </a:prstGeom>
                  </pic:spPr>
                </pic:pic>
              </a:graphicData>
            </a:graphic>
          </wp:inline>
        </w:drawing>
      </w:r>
      <w:commentRangeEnd w:id="105"/>
      <w:r w:rsidR="00722485">
        <w:rPr>
          <w:rStyle w:val="CommentReference"/>
          <w:rFonts w:ascii="Times New Roman" w:hAnsi="Times New Roman"/>
          <w:noProof w:val="0"/>
        </w:rPr>
        <w:commentReference w:id="105"/>
      </w:r>
    </w:p>
    <w:p w14:paraId="0C895418" w14:textId="42EDD686" w:rsidR="002545E2" w:rsidRDefault="002545E2" w:rsidP="002545E2">
      <w:pPr>
        <w:pStyle w:val="LayoutInformationPACKT"/>
        <w:rPr>
          <w:noProof/>
        </w:rPr>
      </w:pPr>
      <w:r>
        <w:t xml:space="preserve">Insert </w:t>
      </w:r>
      <w:r w:rsidRPr="00C41783">
        <w:t>image</w:t>
      </w:r>
      <w:r>
        <w:t xml:space="preserve"> </w:t>
      </w:r>
      <w:r>
        <w:rPr>
          <w:noProof/>
        </w:rPr>
        <w:t>B42024_01</w:t>
      </w:r>
      <w:r w:rsidRPr="00023EAD">
        <w:rPr>
          <w:noProof/>
        </w:rPr>
        <w:t>_</w:t>
      </w:r>
      <w:r>
        <w:rPr>
          <w:noProof/>
        </w:rPr>
        <w:t>25.png</w:t>
      </w:r>
    </w:p>
    <w:p w14:paraId="20919838" w14:textId="2B262036" w:rsidR="002545E2" w:rsidRDefault="002545E2" w:rsidP="002545E2">
      <w:pPr>
        <w:pStyle w:val="NormalPACKT"/>
      </w:pPr>
      <w:r>
        <w:t xml:space="preserve">In </w:t>
      </w:r>
      <w:r w:rsidRPr="002545E2">
        <w:rPr>
          <w:rStyle w:val="ItalicsPACKT"/>
        </w:rPr>
        <w:t>step 6</w:t>
      </w:r>
      <w:r>
        <w:t xml:space="preserve">, you create a VS Code sample profile file. This </w:t>
      </w:r>
      <w:r w:rsidR="00952699">
        <w:t xml:space="preserve">step </w:t>
      </w:r>
      <w:r>
        <w:t>generates no ou</w:t>
      </w:r>
      <w:r w:rsidR="00952699">
        <w:t>t</w:t>
      </w:r>
      <w:r>
        <w:t>put.</w:t>
      </w:r>
      <w:r w:rsidR="00D568D0">
        <w:t xml:space="preserve"> In </w:t>
      </w:r>
      <w:r w:rsidR="00D568D0" w:rsidRPr="00D568D0">
        <w:rPr>
          <w:rStyle w:val="ItalicsPACKT"/>
        </w:rPr>
        <w:t>step 7</w:t>
      </w:r>
      <w:r w:rsidR="00D568D0">
        <w:t xml:space="preserve">, you update </w:t>
      </w:r>
      <w:r w:rsidR="00952699">
        <w:t>several</w:t>
      </w:r>
      <w:r w:rsidR="00D568D0">
        <w:t xml:space="preserve"> VS Code runtime options. In </w:t>
      </w:r>
      <w:r w:rsidR="00D568D0" w:rsidRPr="00D568D0">
        <w:rPr>
          <w:rStyle w:val="ItalicsPACKT"/>
        </w:rPr>
        <w:t>step 8</w:t>
      </w:r>
      <w:r w:rsidR="00D568D0">
        <w:t xml:space="preserve">, you create a short cut to VS Code, and in </w:t>
      </w:r>
      <w:r w:rsidR="00D568D0" w:rsidRPr="00D568D0">
        <w:rPr>
          <w:rStyle w:val="ItalicsPACKT"/>
        </w:rPr>
        <w:t>step 9</w:t>
      </w:r>
      <w:r w:rsidR="00D568D0">
        <w:t xml:space="preserve">, you create a short cut to the PowerShell 7 console.  </w:t>
      </w:r>
      <w:commentRangeStart w:id="106"/>
      <w:r w:rsidR="00D568D0">
        <w:t xml:space="preserve">In </w:t>
      </w:r>
      <w:r w:rsidR="00D568D0" w:rsidRPr="00D568D0">
        <w:rPr>
          <w:rStyle w:val="ItalicsPACKT"/>
        </w:rPr>
        <w:t>step 10</w:t>
      </w:r>
      <w:r w:rsidR="00D568D0">
        <w:t>, you update the XML that describes the Window</w:t>
      </w:r>
      <w:ins w:id="107" w:author="Lucy Wan" w:date="2020-10-20T16:48:00Z">
        <w:r w:rsidR="000E7F41">
          <w:t>s</w:t>
        </w:r>
      </w:ins>
      <w:r w:rsidR="00D568D0">
        <w:t xml:space="preserve"> task pane to add the shortcuts to VS Code an</w:t>
      </w:r>
      <w:ins w:id="108" w:author="Lucy Wan" w:date="2020-10-20T16:48:00Z">
        <w:r w:rsidR="00C526E2">
          <w:t>d</w:t>
        </w:r>
      </w:ins>
      <w:del w:id="109" w:author="Lucy Wan" w:date="2020-10-20T16:48:00Z">
        <w:r w:rsidR="00D568D0" w:rsidDel="00C526E2">
          <w:delText>e</w:delText>
        </w:r>
      </w:del>
      <w:r w:rsidR="00D568D0">
        <w:t xml:space="preserve"> the PowerShell console. In </w:t>
      </w:r>
      <w:r w:rsidR="00D568D0" w:rsidRPr="00D568D0">
        <w:rPr>
          <w:rStyle w:val="ItalicsPACKT"/>
        </w:rPr>
        <w:t>step 11</w:t>
      </w:r>
      <w:r w:rsidR="00D568D0">
        <w:t>, you import the updated task pane descri</w:t>
      </w:r>
      <w:r w:rsidR="00952699">
        <w:t>ption</w:t>
      </w:r>
      <w:r w:rsidR="00D568D0">
        <w:t xml:space="preserve"> back into Windows. </w:t>
      </w:r>
      <w:commentRangeEnd w:id="106"/>
      <w:r w:rsidR="00F9740B">
        <w:rPr>
          <w:rStyle w:val="CommentReference"/>
        </w:rPr>
        <w:commentReference w:id="106"/>
      </w:r>
      <w:r w:rsidR="00D568D0">
        <w:t xml:space="preserve">In </w:t>
      </w:r>
      <w:r w:rsidR="00D568D0" w:rsidRPr="00CF45ED">
        <w:rPr>
          <w:rStyle w:val="ItalicsPACKT"/>
        </w:rPr>
        <w:t>step 12</w:t>
      </w:r>
      <w:r w:rsidR="00D568D0">
        <w:t>, you create a VS Code profile fo</w:t>
      </w:r>
      <w:r w:rsidR="00952699">
        <w:t>r</w:t>
      </w:r>
      <w:r w:rsidR="00D568D0">
        <w:t xml:space="preserve"> PowerShell 7. These steps produce no ou</w:t>
      </w:r>
      <w:r w:rsidR="00952699">
        <w:t>t</w:t>
      </w:r>
      <w:r w:rsidR="00D568D0">
        <w:t>put</w:t>
      </w:r>
      <w:r w:rsidR="00CF45ED">
        <w:t xml:space="preserve"> as such.</w:t>
      </w:r>
    </w:p>
    <w:p w14:paraId="50A2FCFD" w14:textId="448A371F" w:rsidR="00D568D0" w:rsidRDefault="00CF45ED" w:rsidP="002545E2">
      <w:pPr>
        <w:pStyle w:val="NormalPACKT"/>
      </w:pPr>
      <w:r>
        <w:t xml:space="preserve">Next, in </w:t>
      </w:r>
      <w:r w:rsidRPr="00CF45ED">
        <w:rPr>
          <w:rStyle w:val="ItalicsPACKT"/>
        </w:rPr>
        <w:t>step 13</w:t>
      </w:r>
      <w:r>
        <w:t>, you log</w:t>
      </w:r>
      <w:r w:rsidR="00952699">
        <w:t xml:space="preserve"> </w:t>
      </w:r>
      <w:r>
        <w:t xml:space="preserve">off from Windows. In </w:t>
      </w:r>
      <w:r w:rsidRPr="003C514B">
        <w:rPr>
          <w:rStyle w:val="ItalicsPACKT"/>
        </w:rPr>
        <w:t>step 14</w:t>
      </w:r>
      <w:r>
        <w:t>, you re</w:t>
      </w:r>
      <w:r w:rsidR="00952699">
        <w:t>-</w:t>
      </w:r>
      <w:r>
        <w:t>log</w:t>
      </w:r>
      <w:r w:rsidR="00952699">
        <w:t>i</w:t>
      </w:r>
      <w:r>
        <w:t>n an</w:t>
      </w:r>
      <w:r w:rsidR="00952699">
        <w:t>d</w:t>
      </w:r>
      <w:r>
        <w:t xml:space="preserve"> note the updated taskbar, as you can see here:</w:t>
      </w:r>
    </w:p>
    <w:p w14:paraId="60D0FEBC" w14:textId="76C9BA2C" w:rsidR="00CF45ED" w:rsidRDefault="003C514B" w:rsidP="003C514B">
      <w:pPr>
        <w:pStyle w:val="FigurePACKT"/>
      </w:pPr>
      <w:r>
        <w:lastRenderedPageBreak/>
        <w:drawing>
          <wp:inline distT="0" distB="0" distL="0" distR="0" wp14:anchorId="6FEC6FE3" wp14:editId="754C73D0">
            <wp:extent cx="3669579" cy="2375916"/>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9100" cy="2382081"/>
                    </a:xfrm>
                    <a:prstGeom prst="rect">
                      <a:avLst/>
                    </a:prstGeom>
                  </pic:spPr>
                </pic:pic>
              </a:graphicData>
            </a:graphic>
          </wp:inline>
        </w:drawing>
      </w:r>
    </w:p>
    <w:p w14:paraId="4E63D40E" w14:textId="0F495153"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26.png</w:t>
      </w:r>
    </w:p>
    <w:p w14:paraId="2DC09DAC" w14:textId="3B4A8D9A" w:rsidR="002545E2" w:rsidRDefault="003C514B" w:rsidP="002545E2">
      <w:pPr>
        <w:pStyle w:val="NormalPACKT"/>
      </w:pPr>
      <w:r>
        <w:t xml:space="preserve">In </w:t>
      </w:r>
      <w:r w:rsidRPr="003C514B">
        <w:rPr>
          <w:rStyle w:val="ItalicsPACKT"/>
        </w:rPr>
        <w:t>step 15</w:t>
      </w:r>
      <w:r>
        <w:t>, you open a PowerShell 7 console which looks like this:</w:t>
      </w:r>
    </w:p>
    <w:p w14:paraId="3627315A" w14:textId="1C32F7E9" w:rsidR="003C514B" w:rsidRDefault="003C514B" w:rsidP="003C514B">
      <w:pPr>
        <w:pStyle w:val="FigurePACKT"/>
      </w:pPr>
      <w:r>
        <w:drawing>
          <wp:inline distT="0" distB="0" distL="0" distR="0" wp14:anchorId="20B63BDB" wp14:editId="65BDB931">
            <wp:extent cx="3482826" cy="1812798"/>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473" cy="1816258"/>
                    </a:xfrm>
                    <a:prstGeom prst="rect">
                      <a:avLst/>
                    </a:prstGeom>
                  </pic:spPr>
                </pic:pic>
              </a:graphicData>
            </a:graphic>
          </wp:inline>
        </w:drawing>
      </w:r>
    </w:p>
    <w:p w14:paraId="58E1D4C5" w14:textId="7403AC37"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27.png</w:t>
      </w:r>
    </w:p>
    <w:p w14:paraId="6A5D7823" w14:textId="05717C0E" w:rsidR="003C514B" w:rsidRDefault="003C514B" w:rsidP="003C514B">
      <w:pPr>
        <w:pStyle w:val="NormalPACKT"/>
      </w:pPr>
      <w:r>
        <w:t xml:space="preserve">In </w:t>
      </w:r>
      <w:r w:rsidRPr="003C514B">
        <w:rPr>
          <w:rStyle w:val="ItalicsPACKT"/>
        </w:rPr>
        <w:t>step 16</w:t>
      </w:r>
      <w:r>
        <w:t>, you open VS Code</w:t>
      </w:r>
      <w:r w:rsidR="00952699">
        <w:t>,</w:t>
      </w:r>
      <w:r>
        <w:t xml:space="preserve"> which looks like this:</w:t>
      </w:r>
    </w:p>
    <w:p w14:paraId="024BDEF0" w14:textId="232B9DB6" w:rsidR="003C514B" w:rsidRPr="00822804" w:rsidRDefault="003C514B" w:rsidP="003C514B">
      <w:pPr>
        <w:pStyle w:val="FigurePACKT"/>
      </w:pPr>
      <w:r>
        <w:drawing>
          <wp:inline distT="0" distB="0" distL="0" distR="0" wp14:anchorId="5B4E06A3" wp14:editId="231343A3">
            <wp:extent cx="4175760" cy="22548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8086" cy="2256148"/>
                    </a:xfrm>
                    <a:prstGeom prst="rect">
                      <a:avLst/>
                    </a:prstGeom>
                  </pic:spPr>
                </pic:pic>
              </a:graphicData>
            </a:graphic>
          </wp:inline>
        </w:drawing>
      </w:r>
    </w:p>
    <w:p w14:paraId="12397D4E" w14:textId="14965FB4" w:rsidR="003C514B" w:rsidRDefault="003C514B" w:rsidP="003C514B">
      <w:pPr>
        <w:pStyle w:val="LayoutInformationPACKT"/>
        <w:rPr>
          <w:noProof/>
        </w:rPr>
      </w:pPr>
      <w:r>
        <w:t xml:space="preserve">Insert </w:t>
      </w:r>
      <w:r w:rsidRPr="00C41783">
        <w:t>image</w:t>
      </w:r>
      <w:r>
        <w:t xml:space="preserve"> </w:t>
      </w:r>
      <w:r>
        <w:rPr>
          <w:noProof/>
        </w:rPr>
        <w:t>B42024_01</w:t>
      </w:r>
      <w:r w:rsidRPr="00023EAD">
        <w:rPr>
          <w:noProof/>
        </w:rPr>
        <w:t>_</w:t>
      </w:r>
      <w:r>
        <w:rPr>
          <w:noProof/>
        </w:rPr>
        <w:t>28.png</w:t>
      </w:r>
    </w:p>
    <w:p w14:paraId="0C756E47" w14:textId="77777777" w:rsidR="0000165C" w:rsidRDefault="0000165C" w:rsidP="0000165C">
      <w:pPr>
        <w:pStyle w:val="Heading2"/>
      </w:pPr>
      <w:r>
        <w:lastRenderedPageBreak/>
        <w:t>There's more...</w:t>
      </w:r>
    </w:p>
    <w:p w14:paraId="1014463B" w14:textId="2ACBC4A9" w:rsidR="0000165C" w:rsidRDefault="00822804" w:rsidP="00822804">
      <w:pPr>
        <w:pStyle w:val="NormalPACKT"/>
        <w:rPr>
          <w:lang w:val="en-GB" w:eastAsia="en-GB"/>
        </w:rPr>
      </w:pPr>
      <w:r w:rsidRPr="00822804">
        <w:t xml:space="preserve">In </w:t>
      </w:r>
      <w:r w:rsidRPr="00822804">
        <w:rPr>
          <w:rStyle w:val="ItalicsPACKT"/>
        </w:rPr>
        <w:t>step 2</w:t>
      </w:r>
      <w:r w:rsidRPr="00822804">
        <w:t>, you install vs Code and three additional VS Code extensi</w:t>
      </w:r>
      <w:r w:rsidR="008E634D">
        <w:t>o</w:t>
      </w:r>
      <w:r w:rsidRPr="00822804">
        <w:t xml:space="preserve">ns. The </w:t>
      </w:r>
      <w:proofErr w:type="spellStart"/>
      <w:r w:rsidRPr="00822804">
        <w:rPr>
          <w:rStyle w:val="CodeInTextPACKT"/>
        </w:rPr>
        <w:t>Streetsidesoftware.code</w:t>
      </w:r>
      <w:proofErr w:type="spellEnd"/>
      <w:r w:rsidRPr="00822804">
        <w:rPr>
          <w:rStyle w:val="CodeInTextPACKT"/>
        </w:rPr>
        <w:t xml:space="preserve">-spell-checker </w:t>
      </w:r>
      <w:r w:rsidRPr="00822804">
        <w:t>e</w:t>
      </w:r>
      <w:r>
        <w:t>xtension provides spell</w:t>
      </w:r>
      <w:r w:rsidR="00952699">
        <w:t>-</w:t>
      </w:r>
      <w:r>
        <w:t xml:space="preserve">checking for your scripts and other files. The </w:t>
      </w:r>
      <w:proofErr w:type="spellStart"/>
      <w:r w:rsidRPr="00822804">
        <w:rPr>
          <w:rStyle w:val="CodeInTextPACKT"/>
        </w:rPr>
        <w:t>yzhang.markdown</w:t>
      </w:r>
      <w:proofErr w:type="spellEnd"/>
      <w:r w:rsidRPr="00822804">
        <w:rPr>
          <w:rStyle w:val="CodeInTextPACKT"/>
        </w:rPr>
        <w:t>-all-in-on</w:t>
      </w:r>
      <w:r w:rsidRPr="00822804">
        <w:rPr>
          <w:lang w:val="en-GB" w:eastAsia="en-GB"/>
        </w:rPr>
        <w:t>e</w:t>
      </w:r>
      <w:r>
        <w:rPr>
          <w:lang w:val="en-GB" w:eastAsia="en-GB"/>
        </w:rPr>
        <w:t xml:space="preserve"> extension support</w:t>
      </w:r>
      <w:r w:rsidR="00952699">
        <w:rPr>
          <w:lang w:val="en-GB" w:eastAsia="en-GB"/>
        </w:rPr>
        <w:t>s</w:t>
      </w:r>
      <w:r>
        <w:rPr>
          <w:lang w:val="en-GB" w:eastAsia="en-GB"/>
        </w:rPr>
        <w:t xml:space="preserve"> the use of Markdown. This extension is usefu</w:t>
      </w:r>
      <w:r w:rsidR="00952699">
        <w:rPr>
          <w:lang w:val="en-GB" w:eastAsia="en-GB"/>
        </w:rPr>
        <w:t>l</w:t>
      </w:r>
      <w:r>
        <w:rPr>
          <w:lang w:val="en-GB" w:eastAsia="en-GB"/>
        </w:rPr>
        <w:t xml:space="preserve"> if, for example, you are writing documen</w:t>
      </w:r>
      <w:r w:rsidR="00952699">
        <w:rPr>
          <w:lang w:val="en-GB" w:eastAsia="en-GB"/>
        </w:rPr>
        <w:t>ta</w:t>
      </w:r>
      <w:r>
        <w:rPr>
          <w:lang w:val="en-GB" w:eastAsia="en-GB"/>
        </w:rPr>
        <w:t xml:space="preserve">tion in </w:t>
      </w:r>
      <w:commentRangeStart w:id="110"/>
      <w:proofErr w:type="spellStart"/>
      <w:r>
        <w:rPr>
          <w:lang w:val="en-GB" w:eastAsia="en-GB"/>
        </w:rPr>
        <w:t>Github</w:t>
      </w:r>
      <w:proofErr w:type="spellEnd"/>
      <w:r>
        <w:rPr>
          <w:lang w:val="en-GB" w:eastAsia="en-GB"/>
        </w:rPr>
        <w:t xml:space="preserve"> </w:t>
      </w:r>
      <w:commentRangeEnd w:id="110"/>
      <w:r w:rsidR="008E39C8">
        <w:rPr>
          <w:rStyle w:val="CommentReference"/>
        </w:rPr>
        <w:commentReference w:id="110"/>
      </w:r>
      <w:r>
        <w:rPr>
          <w:lang w:val="en-GB" w:eastAsia="en-GB"/>
        </w:rPr>
        <w:t>or updating the exis</w:t>
      </w:r>
      <w:r w:rsidR="00952699">
        <w:rPr>
          <w:lang w:val="en-GB" w:eastAsia="en-GB"/>
        </w:rPr>
        <w:t>ting</w:t>
      </w:r>
      <w:r>
        <w:rPr>
          <w:lang w:val="en-GB" w:eastAsia="en-GB"/>
        </w:rPr>
        <w:t xml:space="preserve"> public PowerShell 7 help information.</w:t>
      </w:r>
      <w:r w:rsidR="00952699">
        <w:rPr>
          <w:lang w:val="en-GB" w:eastAsia="en-GB"/>
        </w:rPr>
        <w:t xml:space="preserve"> </w:t>
      </w:r>
      <w:r>
        <w:rPr>
          <w:lang w:val="en-GB" w:eastAsia="en-GB"/>
        </w:rPr>
        <w:t xml:space="preserve">The </w:t>
      </w:r>
      <w:proofErr w:type="spellStart"/>
      <w:r w:rsidRPr="00822804">
        <w:rPr>
          <w:rStyle w:val="CodeInTextPACKT"/>
          <w:lang w:val="en-GB" w:eastAsia="en-GB"/>
        </w:rPr>
        <w:t>hediet.vscode-drawio</w:t>
      </w:r>
      <w:proofErr w:type="spellEnd"/>
      <w:r>
        <w:rPr>
          <w:lang w:val="en-GB" w:eastAsia="en-GB"/>
        </w:rPr>
        <w:t xml:space="preserve"> extension enables you to create</w:t>
      </w:r>
      <w:r w:rsidR="00CC1E97">
        <w:rPr>
          <w:lang w:val="en-GB" w:eastAsia="en-GB"/>
        </w:rPr>
        <w:t xml:space="preserve"> </w:t>
      </w:r>
      <w:r>
        <w:rPr>
          <w:lang w:val="en-GB" w:eastAsia="en-GB"/>
        </w:rPr>
        <w:t xml:space="preserve">rich diagrams directly in VS Code. Visit the VS Code </w:t>
      </w:r>
      <w:commentRangeStart w:id="111"/>
      <w:r>
        <w:rPr>
          <w:lang w:val="en-GB" w:eastAsia="en-GB"/>
        </w:rPr>
        <w:t xml:space="preserve">market place </w:t>
      </w:r>
      <w:commentRangeEnd w:id="111"/>
      <w:r w:rsidR="00F23228">
        <w:rPr>
          <w:rStyle w:val="CommentReference"/>
        </w:rPr>
        <w:commentReference w:id="111"/>
      </w:r>
      <w:r>
        <w:rPr>
          <w:lang w:val="en-GB" w:eastAsia="en-GB"/>
        </w:rPr>
        <w:t>for details on these and other extensions.</w:t>
      </w:r>
    </w:p>
    <w:p w14:paraId="45E68B15" w14:textId="2A949E68" w:rsidR="00D97066" w:rsidRDefault="00D97066" w:rsidP="00822804">
      <w:pPr>
        <w:pStyle w:val="NormalPACKT"/>
        <w:rPr>
          <w:lang w:val="en-GB" w:eastAsia="en-GB"/>
        </w:rPr>
      </w:pPr>
      <w:r>
        <w:rPr>
          <w:lang w:val="en-GB" w:eastAsia="en-GB"/>
        </w:rPr>
        <w:t xml:space="preserve">In </w:t>
      </w:r>
      <w:r w:rsidRPr="00D97066">
        <w:rPr>
          <w:rStyle w:val="ItalicsPACKT"/>
        </w:rPr>
        <w:t>step 4</w:t>
      </w:r>
      <w:r>
        <w:rPr>
          <w:lang w:val="en-GB" w:eastAsia="en-GB"/>
        </w:rPr>
        <w:t xml:space="preserve">, you ensure you are running VS Code as </w:t>
      </w:r>
      <w:commentRangeStart w:id="112"/>
      <w:r>
        <w:rPr>
          <w:lang w:val="en-GB" w:eastAsia="en-GB"/>
        </w:rPr>
        <w:t>Administrator</w:t>
      </w:r>
      <w:commentRangeEnd w:id="112"/>
      <w:r w:rsidR="0086531A">
        <w:rPr>
          <w:rStyle w:val="CommentReference"/>
        </w:rPr>
        <w:commentReference w:id="112"/>
      </w:r>
      <w:r>
        <w:rPr>
          <w:lang w:val="en-GB" w:eastAsia="en-GB"/>
        </w:rPr>
        <w:t>. Some of the code requires this and fails if you are not running PowerShell (inside VS Code) as an admin.</w:t>
      </w:r>
    </w:p>
    <w:p w14:paraId="111FF319" w14:textId="30B22246" w:rsidR="00CC1E97" w:rsidRDefault="00CC1E97" w:rsidP="00822804">
      <w:pPr>
        <w:pStyle w:val="NormalPACKT"/>
        <w:rPr>
          <w:lang w:val="en-GB" w:eastAsia="en-GB"/>
        </w:rPr>
      </w:pPr>
      <w:r>
        <w:rPr>
          <w:lang w:val="en-GB" w:eastAsia="en-GB"/>
        </w:rPr>
        <w:t xml:space="preserve">In </w:t>
      </w:r>
      <w:r w:rsidRPr="00CC1E97">
        <w:rPr>
          <w:rStyle w:val="ItalicsPACKT"/>
        </w:rPr>
        <w:t>step 5</w:t>
      </w:r>
      <w:r>
        <w:rPr>
          <w:lang w:val="en-GB" w:eastAsia="en-GB"/>
        </w:rPr>
        <w:t>, you open a terminal inside VS Code. I</w:t>
      </w:r>
      <w:ins w:id="113" w:author="Lucy Wan" w:date="2020-10-20T16:56:00Z">
        <w:r w:rsidR="005F4156">
          <w:rPr>
            <w:lang w:val="en-GB" w:eastAsia="en-GB"/>
          </w:rPr>
          <w:t>n</w:t>
        </w:r>
      </w:ins>
      <w:del w:id="114" w:author="Lucy Wan" w:date="2020-10-20T16:56:00Z">
        <w:r w:rsidDel="005F4156">
          <w:rPr>
            <w:lang w:val="en-GB" w:eastAsia="en-GB"/>
          </w:rPr>
          <w:delText>N</w:delText>
        </w:r>
      </w:del>
      <w:r>
        <w:rPr>
          <w:lang w:val="en-GB" w:eastAsia="en-GB"/>
        </w:rPr>
        <w:t xml:space="preserve"> VS Code the ‘terminal’ is initially a Windows PowerShell console. You </w:t>
      </w:r>
      <w:r w:rsidR="00952699">
        <w:rPr>
          <w:lang w:val="en-GB" w:eastAsia="en-GB"/>
        </w:rPr>
        <w:t>c</w:t>
      </w:r>
      <w:r>
        <w:rPr>
          <w:lang w:val="en-GB" w:eastAsia="en-GB"/>
        </w:rPr>
        <w:t>an see in the output the results of running the Profile file for Windows PowerShell</w:t>
      </w:r>
      <w:r w:rsidR="00D97066">
        <w:rPr>
          <w:lang w:val="en-GB" w:eastAsia="en-GB"/>
        </w:rPr>
        <w:t>. This terminal is the one you see inside VS code by default.</w:t>
      </w:r>
    </w:p>
    <w:p w14:paraId="63C2C90F" w14:textId="75D8FB53" w:rsidR="00D97066" w:rsidRDefault="00D97066" w:rsidP="00822804">
      <w:pPr>
        <w:pStyle w:val="NormalPACKT"/>
        <w:rPr>
          <w:lang w:val="en-GB" w:eastAsia="en-GB"/>
        </w:rPr>
      </w:pPr>
      <w:r>
        <w:rPr>
          <w:lang w:val="en-GB" w:eastAsia="en-GB"/>
        </w:rPr>
        <w:t xml:space="preserve">In </w:t>
      </w:r>
      <w:r w:rsidRPr="00D97066">
        <w:rPr>
          <w:rStyle w:val="ItalicsPACKT"/>
        </w:rPr>
        <w:t>step 7</w:t>
      </w:r>
      <w:r>
        <w:rPr>
          <w:lang w:val="en-GB" w:eastAsia="en-GB"/>
        </w:rPr>
        <w:t>, you update and save some updates to VS Code settings. Note that in this step, you tell VS Code where to find the version of PowerShell you wish to run. You can, should you cho</w:t>
      </w:r>
      <w:ins w:id="115" w:author="Lucy Wan" w:date="2020-10-20T16:56:00Z">
        <w:r w:rsidR="002435F0">
          <w:rPr>
            <w:lang w:val="en-GB" w:eastAsia="en-GB"/>
          </w:rPr>
          <w:t>o</w:t>
        </w:r>
      </w:ins>
      <w:r>
        <w:rPr>
          <w:lang w:val="en-GB" w:eastAsia="en-GB"/>
        </w:rPr>
        <w:t>se,</w:t>
      </w:r>
      <w:r w:rsidR="00952699">
        <w:rPr>
          <w:lang w:val="en-GB" w:eastAsia="en-GB"/>
        </w:rPr>
        <w:t xml:space="preserve"> </w:t>
      </w:r>
      <w:r>
        <w:rPr>
          <w:lang w:val="en-GB" w:eastAsia="en-GB"/>
        </w:rPr>
        <w:t>change this to run a preview version of PowerShell or even the daily build.</w:t>
      </w:r>
    </w:p>
    <w:p w14:paraId="20DBCD65" w14:textId="07A5901A" w:rsidR="00CC1E97" w:rsidRDefault="00D97066" w:rsidP="00822804">
      <w:pPr>
        <w:pStyle w:val="NormalPACKT"/>
        <w:rPr>
          <w:lang w:val="en-GB" w:eastAsia="en-GB"/>
        </w:rPr>
      </w:pPr>
      <w:r>
        <w:rPr>
          <w:lang w:val="en-GB" w:eastAsia="en-GB"/>
        </w:rPr>
        <w:t xml:space="preserve">In </w:t>
      </w:r>
      <w:r w:rsidRPr="00D97066">
        <w:rPr>
          <w:rStyle w:val="ItalicsPACKT"/>
        </w:rPr>
        <w:t>step 8</w:t>
      </w:r>
      <w:r>
        <w:rPr>
          <w:lang w:val="en-GB" w:eastAsia="en-GB"/>
        </w:rPr>
        <w:t xml:space="preserve"> and </w:t>
      </w:r>
      <w:r w:rsidRPr="00D97066">
        <w:rPr>
          <w:rStyle w:val="ItalicsPACKT"/>
        </w:rPr>
        <w:t>step 9</w:t>
      </w:r>
      <w:r>
        <w:rPr>
          <w:lang w:val="en-GB" w:eastAsia="en-GB"/>
        </w:rPr>
        <w:t xml:space="preserve">, you create shortcuts to VS Code and the PowerShell 7 console. In </w:t>
      </w:r>
      <w:commentRangeStart w:id="116"/>
      <w:r>
        <w:rPr>
          <w:lang w:val="en-GB" w:eastAsia="en-GB"/>
        </w:rPr>
        <w:t xml:space="preserve">step 110 </w:t>
      </w:r>
      <w:commentRangeEnd w:id="116"/>
      <w:r w:rsidR="002F2B7B">
        <w:rPr>
          <w:rStyle w:val="CommentReference"/>
        </w:rPr>
        <w:commentReference w:id="116"/>
      </w:r>
      <w:r>
        <w:rPr>
          <w:lang w:val="en-GB" w:eastAsia="en-GB"/>
        </w:rPr>
        <w:t>and you update the layout of the Windows Task Bar to include the two short cuts. Unfortunately, you have to log</w:t>
      </w:r>
      <w:ins w:id="117" w:author="Lucy Wan" w:date="2020-10-20T16:58:00Z">
        <w:r w:rsidR="00450528">
          <w:rPr>
            <w:lang w:val="en-GB" w:eastAsia="en-GB"/>
          </w:rPr>
          <w:t xml:space="preserve"> </w:t>
        </w:r>
      </w:ins>
      <w:r>
        <w:rPr>
          <w:lang w:val="en-GB" w:eastAsia="en-GB"/>
        </w:rPr>
        <w:t>off (as you do in step 13) before logging back into Windows where you can observe and use the two shortcuts.</w:t>
      </w:r>
    </w:p>
    <w:p w14:paraId="7D7F7FD4" w14:textId="77777777" w:rsidR="00CC1E97" w:rsidRPr="00822804" w:rsidRDefault="00CC1E97" w:rsidP="00822804">
      <w:pPr>
        <w:pStyle w:val="NormalPACKT"/>
        <w:rPr>
          <w:color w:val="000000"/>
          <w:lang w:val="en-GB" w:eastAsia="en-GB"/>
        </w:rPr>
      </w:pPr>
    </w:p>
    <w:p w14:paraId="0D3CEDFA" w14:textId="77777777" w:rsidR="00822804" w:rsidRDefault="00822804" w:rsidP="00822804">
      <w:pPr>
        <w:shd w:val="clear" w:color="auto" w:fill="FFFFFF"/>
        <w:spacing w:after="0" w:line="285" w:lineRule="atLeast"/>
      </w:pPr>
    </w:p>
    <w:p w14:paraId="572D1F90" w14:textId="5A1BB086"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rsidRPr="0000165C">
        <w:t xml:space="preserve">Installing </w:t>
      </w:r>
      <w:r>
        <w:t>Cascadia Code Font</w:t>
      </w:r>
    </w:p>
    <w:p w14:paraId="7920BCE9" w14:textId="1F7326F6" w:rsidR="0000165C" w:rsidRDefault="00D97066" w:rsidP="0000165C">
      <w:pPr>
        <w:pStyle w:val="BulletPACKT"/>
        <w:numPr>
          <w:ilvl w:val="0"/>
          <w:numId w:val="0"/>
        </w:numPr>
      </w:pPr>
      <w:r>
        <w:t>As part of the launch of Visual Studio Code, Microsoft also create</w:t>
      </w:r>
      <w:r w:rsidR="00952699">
        <w:t>d</w:t>
      </w:r>
      <w:r>
        <w:t xml:space="preserve"> a new </w:t>
      </w:r>
      <w:r w:rsidR="00952699">
        <w:t xml:space="preserve">and free </w:t>
      </w:r>
      <w:commentRangeStart w:id="118"/>
      <w:r w:rsidR="00952699">
        <w:t xml:space="preserve">type </w:t>
      </w:r>
      <w:r>
        <w:t xml:space="preserve">font </w:t>
      </w:r>
      <w:commentRangeEnd w:id="118"/>
      <w:r w:rsidR="000E6955">
        <w:rPr>
          <w:rStyle w:val="CommentReference"/>
        </w:rPr>
        <w:commentReference w:id="118"/>
      </w:r>
      <w:r>
        <w:t xml:space="preserve">which you can download and use both at the PowerShell 7 console and inside VS Code. This recipe shows how you can download the font, install it, and </w:t>
      </w:r>
      <w:commentRangeStart w:id="119"/>
      <w:r>
        <w:t>set</w:t>
      </w:r>
      <w:commentRangeEnd w:id="119"/>
      <w:r w:rsidR="00D16105">
        <w:rPr>
          <w:rStyle w:val="CommentReference"/>
        </w:rPr>
        <w:commentReference w:id="119"/>
      </w:r>
      <w:r>
        <w:t xml:space="preserve"> </w:t>
      </w:r>
      <w:r w:rsidR="00952699">
        <w:t xml:space="preserve">to be </w:t>
      </w:r>
      <w:r>
        <w:t>the default in VS Code.</w:t>
      </w:r>
    </w:p>
    <w:p w14:paraId="23916068" w14:textId="77777777" w:rsidR="0000165C" w:rsidRDefault="0000165C" w:rsidP="0000165C">
      <w:pPr>
        <w:pStyle w:val="Heading2"/>
        <w:tabs>
          <w:tab w:val="left" w:pos="0"/>
        </w:tabs>
      </w:pPr>
      <w:r>
        <w:t>Getting Ready</w:t>
      </w:r>
    </w:p>
    <w:p w14:paraId="1B2C3925" w14:textId="1FAA6D3B" w:rsidR="0000165C" w:rsidRPr="009D0F10" w:rsidRDefault="00D97066" w:rsidP="0000165C">
      <w:pPr>
        <w:pStyle w:val="NormalPACKT"/>
        <w:rPr>
          <w:lang w:val="en-GB"/>
        </w:rPr>
      </w:pPr>
      <w:r>
        <w:rPr>
          <w:lang w:val="en-GB"/>
        </w:rPr>
        <w:t xml:space="preserve">You run this recipe on </w:t>
      </w:r>
      <w:r w:rsidRPr="00D97066">
        <w:rPr>
          <w:rStyle w:val="CodeInTextPACKT"/>
        </w:rPr>
        <w:t>SRV1</w:t>
      </w:r>
      <w:r>
        <w:rPr>
          <w:lang w:val="en-GB"/>
        </w:rPr>
        <w:t xml:space="preserve"> after you have installed both PowerShell 7 and VS Code.</w:t>
      </w:r>
    </w:p>
    <w:p w14:paraId="0A98FF3C" w14:textId="77777777" w:rsidR="0000165C" w:rsidRDefault="0000165C" w:rsidP="0000165C">
      <w:pPr>
        <w:pStyle w:val="BulletPACKT"/>
        <w:numPr>
          <w:ilvl w:val="0"/>
          <w:numId w:val="0"/>
        </w:numPr>
      </w:pPr>
    </w:p>
    <w:p w14:paraId="2A845C84" w14:textId="77777777" w:rsidR="0000165C" w:rsidRDefault="0000165C" w:rsidP="0000165C">
      <w:pPr>
        <w:pStyle w:val="Heading2"/>
        <w:tabs>
          <w:tab w:val="left" w:pos="0"/>
        </w:tabs>
      </w:pPr>
      <w:r>
        <w:t>How to do it...</w:t>
      </w:r>
    </w:p>
    <w:p w14:paraId="43C93013" w14:textId="75AF9775" w:rsidR="00A715F5" w:rsidRPr="00A715F5" w:rsidRDefault="00A715F5" w:rsidP="00A715F5">
      <w:pPr>
        <w:pStyle w:val="NumberedBulletPACKT"/>
        <w:numPr>
          <w:ilvl w:val="0"/>
          <w:numId w:val="27"/>
        </w:numPr>
        <w:rPr>
          <w:color w:val="000000"/>
          <w:lang w:val="en-GB" w:eastAsia="en-GB"/>
        </w:rPr>
      </w:pPr>
      <w:r w:rsidRPr="00A715F5">
        <w:rPr>
          <w:lang w:val="en-GB" w:eastAsia="en-GB"/>
        </w:rPr>
        <w:t>Get </w:t>
      </w:r>
      <w:commentRangeStart w:id="120"/>
      <w:r w:rsidRPr="00A715F5">
        <w:rPr>
          <w:lang w:val="en-GB" w:eastAsia="en-GB"/>
        </w:rPr>
        <w:t>D</w:t>
      </w:r>
      <w:commentRangeEnd w:id="120"/>
      <w:r w:rsidR="00BE554B">
        <w:rPr>
          <w:rStyle w:val="CommentReference"/>
        </w:rPr>
        <w:commentReference w:id="120"/>
      </w:r>
      <w:r w:rsidRPr="00A715F5">
        <w:rPr>
          <w:lang w:val="en-GB" w:eastAsia="en-GB"/>
        </w:rPr>
        <w:t>ownload </w:t>
      </w:r>
      <w:r w:rsidR="0046674D">
        <w:rPr>
          <w:lang w:val="en-GB" w:eastAsia="en-GB"/>
        </w:rPr>
        <w:t>l</w:t>
      </w:r>
      <w:r w:rsidRPr="00A715F5">
        <w:rPr>
          <w:lang w:val="en-GB" w:eastAsia="en-GB"/>
        </w:rPr>
        <w:t>ocations</w:t>
      </w:r>
      <w:r w:rsidR="0046674D">
        <w:rPr>
          <w:lang w:val="en-GB" w:eastAsia="en-GB"/>
        </w:rPr>
        <w:t xml:space="preserve"> for the Cascadia Code font</w:t>
      </w:r>
    </w:p>
    <w:p w14:paraId="18425D41" w14:textId="77777777" w:rsidR="00A715F5" w:rsidRPr="00A715F5" w:rsidRDefault="00A715F5" w:rsidP="00A715F5">
      <w:pPr>
        <w:pStyle w:val="CodePACKT"/>
      </w:pPr>
    </w:p>
    <w:p w14:paraId="184634CD" w14:textId="77777777" w:rsidR="00A715F5" w:rsidRPr="00A715F5" w:rsidRDefault="00A715F5" w:rsidP="00A715F5">
      <w:pPr>
        <w:pStyle w:val="CodePACKT"/>
      </w:pPr>
      <w:r w:rsidRPr="00A715F5">
        <w:t>$</w:t>
      </w:r>
      <w:proofErr w:type="spellStart"/>
      <w:r w:rsidRPr="00A715F5">
        <w:t>CascadiaFont</w:t>
      </w:r>
      <w:proofErr w:type="spellEnd"/>
      <w:r w:rsidRPr="00A715F5">
        <w:t>    = 'Cascadia.ttf'    # font file name</w:t>
      </w:r>
    </w:p>
    <w:p w14:paraId="58646587" w14:textId="77777777" w:rsidR="00A715F5" w:rsidRPr="00A715F5" w:rsidRDefault="00A715F5" w:rsidP="00A715F5">
      <w:pPr>
        <w:pStyle w:val="CodePACKT"/>
      </w:pPr>
      <w:r w:rsidRPr="00A715F5">
        <w:t>$CascadiaRelURL  = 'https://github.com/microsoft/cascadia-code/releases'</w:t>
      </w:r>
    </w:p>
    <w:p w14:paraId="1E97C9B5" w14:textId="77777777" w:rsidR="00A715F5" w:rsidRPr="00A715F5" w:rsidRDefault="00A715F5" w:rsidP="00A715F5">
      <w:pPr>
        <w:pStyle w:val="CodePACKT"/>
      </w:pPr>
      <w:r w:rsidRPr="00A715F5">
        <w:t>$CascadiaRelease = Invoke-WebRequest -Uri $CascadiaRelURL # Get all of them</w:t>
      </w:r>
    </w:p>
    <w:p w14:paraId="4021DA2E" w14:textId="77777777" w:rsidR="00A715F5" w:rsidRPr="00A715F5" w:rsidRDefault="00A715F5" w:rsidP="00A715F5">
      <w:pPr>
        <w:pStyle w:val="CodePACKT"/>
      </w:pPr>
      <w:r w:rsidRPr="00A715F5">
        <w:t>$CascadiaPath    = "https://github.com" + ($CascadiaRelease.Links.href | </w:t>
      </w:r>
    </w:p>
    <w:p w14:paraId="6DBBDDBE" w14:textId="77777777" w:rsidR="00A715F5" w:rsidRPr="00A715F5" w:rsidRDefault="00A715F5" w:rsidP="00A715F5">
      <w:pPr>
        <w:pStyle w:val="CodePACKT"/>
      </w:pPr>
      <w:r w:rsidRPr="00A715F5">
        <w:t>                      Where-Object { $_ -match "($CascadiaFont)" } | </w:t>
      </w:r>
    </w:p>
    <w:p w14:paraId="5B36A35B" w14:textId="77777777" w:rsidR="00A715F5" w:rsidRPr="00A715F5" w:rsidRDefault="00A715F5" w:rsidP="00A715F5">
      <w:pPr>
        <w:pStyle w:val="CodePACKT"/>
      </w:pPr>
      <w:r w:rsidRPr="00A715F5">
        <w:t>                        Select-Object -First 1)</w:t>
      </w:r>
    </w:p>
    <w:p w14:paraId="5A25B219" w14:textId="77777777" w:rsidR="00A715F5" w:rsidRPr="00A715F5" w:rsidRDefault="00A715F5" w:rsidP="00A715F5">
      <w:pPr>
        <w:pStyle w:val="CodePACKT"/>
      </w:pPr>
      <w:r w:rsidRPr="00A715F5">
        <w:t>$</w:t>
      </w:r>
      <w:proofErr w:type="spellStart"/>
      <w:r w:rsidRPr="00A715F5">
        <w:t>CascadiaFile</w:t>
      </w:r>
      <w:proofErr w:type="spellEnd"/>
      <w:r w:rsidRPr="00A715F5">
        <w:t>   = "C:\Foo\$CascadiaFont"</w:t>
      </w:r>
    </w:p>
    <w:p w14:paraId="732E5354" w14:textId="77777777" w:rsidR="00A715F5" w:rsidRPr="00A715F5" w:rsidRDefault="00A715F5" w:rsidP="00A715F5">
      <w:pPr>
        <w:pStyle w:val="CodePACKT"/>
      </w:pPr>
    </w:p>
    <w:p w14:paraId="533FAD15" w14:textId="3CB040FC" w:rsidR="00A715F5" w:rsidRPr="00A715F5" w:rsidRDefault="00A715F5" w:rsidP="00A715F5">
      <w:pPr>
        <w:pStyle w:val="NumberedBulletPACKT"/>
        <w:rPr>
          <w:color w:val="000000"/>
          <w:lang w:val="en-GB" w:eastAsia="en-GB"/>
        </w:rPr>
      </w:pPr>
      <w:r w:rsidRPr="00A715F5">
        <w:rPr>
          <w:lang w:val="en-GB" w:eastAsia="en-GB"/>
        </w:rPr>
        <w:t>Download Cascadia Code font file</w:t>
      </w:r>
    </w:p>
    <w:p w14:paraId="1F8EBC6F" w14:textId="77777777" w:rsidR="00A715F5" w:rsidRPr="00A715F5" w:rsidRDefault="00A715F5" w:rsidP="00A715F5">
      <w:pPr>
        <w:pStyle w:val="CodePACKT"/>
      </w:pPr>
    </w:p>
    <w:p w14:paraId="4CDFEA4D" w14:textId="11C722CD" w:rsidR="00A715F5" w:rsidRPr="00A715F5" w:rsidRDefault="00A715F5" w:rsidP="00A715F5">
      <w:pPr>
        <w:pStyle w:val="CodePACKT"/>
      </w:pPr>
      <w:r w:rsidRPr="00A715F5">
        <w:t>Invoke-</w:t>
      </w:r>
      <w:proofErr w:type="spellStart"/>
      <w:r w:rsidRPr="00A715F5">
        <w:t>WebRequest</w:t>
      </w:r>
      <w:proofErr w:type="spellEnd"/>
      <w:r w:rsidRPr="00A715F5">
        <w:t> -Uri $</w:t>
      </w:r>
      <w:proofErr w:type="spellStart"/>
      <w:r w:rsidRPr="00A715F5">
        <w:t>CascadiaPath</w:t>
      </w:r>
      <w:proofErr w:type="spellEnd"/>
      <w:r w:rsidRPr="00A715F5">
        <w:t> -</w:t>
      </w:r>
      <w:proofErr w:type="spellStart"/>
      <w:r w:rsidRPr="00A715F5">
        <w:t>OutFile</w:t>
      </w:r>
      <w:proofErr w:type="spellEnd"/>
      <w:r w:rsidRPr="00A715F5">
        <w:t> $</w:t>
      </w:r>
      <w:proofErr w:type="spellStart"/>
      <w:r w:rsidRPr="00A715F5">
        <w:t>CascadiaFile</w:t>
      </w:r>
      <w:proofErr w:type="spellEnd"/>
    </w:p>
    <w:p w14:paraId="452C667C" w14:textId="77777777" w:rsidR="00A715F5" w:rsidRPr="00A715F5" w:rsidRDefault="00A715F5" w:rsidP="00A715F5">
      <w:pPr>
        <w:pStyle w:val="CodePACKT"/>
      </w:pPr>
    </w:p>
    <w:p w14:paraId="53648D12" w14:textId="415679DA" w:rsidR="00A715F5" w:rsidRPr="00A715F5" w:rsidRDefault="00A715F5" w:rsidP="00A715F5">
      <w:pPr>
        <w:pStyle w:val="NumberedBulletPACKT"/>
        <w:rPr>
          <w:color w:val="000000"/>
          <w:lang w:val="en-GB" w:eastAsia="en-GB"/>
        </w:rPr>
      </w:pPr>
      <w:r w:rsidRPr="00A715F5">
        <w:rPr>
          <w:lang w:val="en-GB" w:eastAsia="en-GB"/>
        </w:rPr>
        <w:t>Install Cascadia Code font</w:t>
      </w:r>
    </w:p>
    <w:p w14:paraId="1126E2D7" w14:textId="77777777" w:rsidR="00A715F5" w:rsidRPr="00A715F5" w:rsidRDefault="00A715F5" w:rsidP="00A715F5">
      <w:pPr>
        <w:pStyle w:val="CodePACKT"/>
      </w:pPr>
    </w:p>
    <w:p w14:paraId="5384C634" w14:textId="50BD81BC" w:rsidR="00A715F5" w:rsidRPr="00A715F5" w:rsidRDefault="00A715F5" w:rsidP="00A715F5">
      <w:pPr>
        <w:pStyle w:val="CodePACKT"/>
      </w:pPr>
      <w:r w:rsidRPr="00A715F5">
        <w:t>$</w:t>
      </w:r>
      <w:proofErr w:type="spellStart"/>
      <w:r w:rsidRPr="00A715F5">
        <w:t>FontShellApp</w:t>
      </w:r>
      <w:proofErr w:type="spellEnd"/>
      <w:r w:rsidRPr="00A715F5">
        <w:t> = New-Object -Com </w:t>
      </w:r>
      <w:proofErr w:type="spellStart"/>
      <w:r w:rsidRPr="00A715F5">
        <w:t>Shell.Application</w:t>
      </w:r>
      <w:proofErr w:type="spellEnd"/>
    </w:p>
    <w:p w14:paraId="27B48A7D" w14:textId="77777777" w:rsidR="00A715F5" w:rsidRPr="00A715F5" w:rsidRDefault="00A715F5" w:rsidP="00A715F5">
      <w:pPr>
        <w:pStyle w:val="CodePACKT"/>
      </w:pPr>
      <w:r w:rsidRPr="00A715F5">
        <w:t>$</w:t>
      </w:r>
      <w:proofErr w:type="spellStart"/>
      <w:r w:rsidRPr="00A715F5">
        <w:t>FontShellNamespace</w:t>
      </w:r>
      <w:proofErr w:type="spellEnd"/>
      <w:r w:rsidRPr="00A715F5">
        <w:t> = $</w:t>
      </w:r>
      <w:proofErr w:type="spellStart"/>
      <w:r w:rsidRPr="00A715F5">
        <w:t>FontShellApp.Namespace</w:t>
      </w:r>
      <w:proofErr w:type="spellEnd"/>
      <w:r w:rsidRPr="00A715F5">
        <w:t>(0x14)</w:t>
      </w:r>
    </w:p>
    <w:p w14:paraId="5431AFD5" w14:textId="77777777" w:rsidR="00A715F5" w:rsidRPr="00A715F5" w:rsidRDefault="00A715F5" w:rsidP="00A715F5">
      <w:pPr>
        <w:pStyle w:val="CodePACKT"/>
      </w:pPr>
      <w:r w:rsidRPr="00A715F5">
        <w:t>$</w:t>
      </w:r>
      <w:proofErr w:type="spellStart"/>
      <w:r w:rsidRPr="00A715F5">
        <w:t>FontShellNamespace.CopyHere</w:t>
      </w:r>
      <w:proofErr w:type="spellEnd"/>
      <w:r w:rsidRPr="00A715F5">
        <w:t>($</w:t>
      </w:r>
      <w:proofErr w:type="spellStart"/>
      <w:r w:rsidRPr="00A715F5">
        <w:t>CascadiaFile</w:t>
      </w:r>
      <w:proofErr w:type="spellEnd"/>
      <w:r w:rsidRPr="00A715F5">
        <w:t>, 0x10)</w:t>
      </w:r>
    </w:p>
    <w:p w14:paraId="113350BA" w14:textId="77777777" w:rsidR="00A715F5" w:rsidRPr="00A715F5" w:rsidRDefault="00A715F5" w:rsidP="00A715F5">
      <w:pPr>
        <w:pStyle w:val="CodePACKT"/>
      </w:pPr>
    </w:p>
    <w:p w14:paraId="78ACBAF2" w14:textId="1DEA5BF6" w:rsidR="00A715F5" w:rsidRPr="00A715F5" w:rsidRDefault="00A715F5" w:rsidP="00A715F5">
      <w:pPr>
        <w:pStyle w:val="NumberedBulletPACKT"/>
        <w:rPr>
          <w:color w:val="000000"/>
          <w:lang w:val="en-GB" w:eastAsia="en-GB"/>
        </w:rPr>
      </w:pPr>
      <w:r w:rsidRPr="00A715F5">
        <w:rPr>
          <w:lang w:val="en-GB" w:eastAsia="en-GB"/>
        </w:rPr>
        <w:t>Restart VS Code</w:t>
      </w:r>
      <w:del w:id="121" w:author="Lucy Wan" w:date="2020-10-20T17:01:00Z">
        <w:r w:rsidR="008E634D" w:rsidDel="00427F23">
          <w:rPr>
            <w:lang w:val="en-GB" w:eastAsia="en-GB"/>
          </w:rPr>
          <w:delText>. Restart VS Code</w:delText>
        </w:r>
      </w:del>
      <w:r w:rsidR="008E634D">
        <w:rPr>
          <w:lang w:val="en-GB" w:eastAsia="en-GB"/>
        </w:rPr>
        <w:t xml:space="preserve"> by clicking on the shortcut in the taskbar</w:t>
      </w:r>
      <w:del w:id="122" w:author="Lucy Wan" w:date="2020-10-20T17:01:00Z">
        <w:r w:rsidR="008E634D" w:rsidDel="00427F23">
          <w:rPr>
            <w:lang w:val="en-GB" w:eastAsia="en-GB"/>
          </w:rPr>
          <w:delText>.</w:delText>
        </w:r>
      </w:del>
    </w:p>
    <w:p w14:paraId="5561AF38" w14:textId="6E3603DD" w:rsidR="0000165C" w:rsidRDefault="0000165C" w:rsidP="0000165C">
      <w:pPr>
        <w:pStyle w:val="Heading2"/>
        <w:numPr>
          <w:ilvl w:val="1"/>
          <w:numId w:val="3"/>
        </w:numPr>
        <w:tabs>
          <w:tab w:val="left" w:pos="0"/>
        </w:tabs>
      </w:pPr>
      <w:r>
        <w:t>How it works...</w:t>
      </w:r>
    </w:p>
    <w:p w14:paraId="293F15B8" w14:textId="2A95E77A" w:rsidR="00D97066" w:rsidRDefault="00D97066" w:rsidP="00D97066">
      <w:pPr>
        <w:pStyle w:val="NormalPACKT"/>
        <w:rPr>
          <w:lang w:val="en-GB"/>
        </w:rPr>
      </w:pPr>
      <w:r>
        <w:rPr>
          <w:lang w:val="en-GB"/>
        </w:rPr>
        <w:t xml:space="preserve">In </w:t>
      </w:r>
      <w:r w:rsidRPr="00A715F5">
        <w:rPr>
          <w:rStyle w:val="ItalicsPACKT"/>
        </w:rPr>
        <w:t>step 1</w:t>
      </w:r>
      <w:r>
        <w:rPr>
          <w:lang w:val="en-GB"/>
        </w:rPr>
        <w:t xml:space="preserve">, you </w:t>
      </w:r>
      <w:r w:rsidR="00A715F5">
        <w:rPr>
          <w:lang w:val="en-GB"/>
        </w:rPr>
        <w:t>discover the latest version of the Cascadia Code font</w:t>
      </w:r>
      <w:r w:rsidR="00952699">
        <w:rPr>
          <w:lang w:val="en-GB"/>
        </w:rPr>
        <w:t>,</w:t>
      </w:r>
      <w:r w:rsidR="00A715F5">
        <w:rPr>
          <w:lang w:val="en-GB"/>
        </w:rPr>
        <w:t xml:space="preserve"> and in </w:t>
      </w:r>
      <w:r w:rsidR="00A715F5" w:rsidRPr="00A715F5">
        <w:rPr>
          <w:rStyle w:val="ItalicsPACKT"/>
        </w:rPr>
        <w:t>step 2</w:t>
      </w:r>
      <w:r w:rsidR="00A715F5">
        <w:rPr>
          <w:lang w:val="en-GB"/>
        </w:rPr>
        <w:t>, you download this font.</w:t>
      </w:r>
    </w:p>
    <w:p w14:paraId="19AC0E59" w14:textId="673E9102" w:rsidR="00A715F5" w:rsidRPr="00D97066" w:rsidRDefault="00A715F5" w:rsidP="00D97066">
      <w:pPr>
        <w:pStyle w:val="NormalPACKT"/>
        <w:rPr>
          <w:lang w:val="en-GB"/>
        </w:rPr>
      </w:pPr>
      <w:r>
        <w:rPr>
          <w:lang w:val="en-GB"/>
        </w:rPr>
        <w:t xml:space="preserve">In </w:t>
      </w:r>
      <w:r w:rsidRPr="00A715F5">
        <w:rPr>
          <w:rStyle w:val="ItalicsPACKT"/>
        </w:rPr>
        <w:t>step 3</w:t>
      </w:r>
      <w:r>
        <w:rPr>
          <w:lang w:val="en-GB"/>
        </w:rPr>
        <w:t>, you install the Font into Windows. Since Windows does not provide any cmdlets to perform the font installation</w:t>
      </w:r>
      <w:r w:rsidR="00952699">
        <w:rPr>
          <w:lang w:val="en-GB"/>
        </w:rPr>
        <w:t>,</w:t>
      </w:r>
      <w:r>
        <w:rPr>
          <w:lang w:val="en-GB"/>
        </w:rPr>
        <w:t xml:space="preserve"> you rely on the older Windows Shell.Application COM object. </w:t>
      </w:r>
    </w:p>
    <w:p w14:paraId="15FB722F" w14:textId="0387DBC8" w:rsidR="00C41783" w:rsidRDefault="00A715F5" w:rsidP="00C41783">
      <w:pPr>
        <w:pStyle w:val="NormalPACKT"/>
        <w:rPr>
          <w:lang w:val="en-GB"/>
        </w:rPr>
      </w:pPr>
      <w:r>
        <w:rPr>
          <w:lang w:val="en-GB"/>
        </w:rPr>
        <w:t xml:space="preserve">In </w:t>
      </w:r>
      <w:r w:rsidRPr="00A715F5">
        <w:rPr>
          <w:rStyle w:val="ItalicsPACKT"/>
        </w:rPr>
        <w:t>step 4</w:t>
      </w:r>
      <w:r>
        <w:rPr>
          <w:lang w:val="en-GB"/>
        </w:rPr>
        <w:t xml:space="preserve">, you restart VS Code and </w:t>
      </w:r>
      <w:commentRangeStart w:id="123"/>
      <w:r>
        <w:rPr>
          <w:lang w:val="en-GB"/>
        </w:rPr>
        <w:t>note the new font which now looks like this</w:t>
      </w:r>
      <w:commentRangeEnd w:id="123"/>
      <w:r w:rsidR="00CF41B3">
        <w:rPr>
          <w:rStyle w:val="CommentReference"/>
        </w:rPr>
        <w:commentReference w:id="123"/>
      </w:r>
      <w:r>
        <w:rPr>
          <w:lang w:val="en-GB"/>
        </w:rPr>
        <w:t>:</w:t>
      </w:r>
    </w:p>
    <w:p w14:paraId="0E072C3A" w14:textId="0A15E1CF" w:rsidR="00A715F5" w:rsidRDefault="00A715F5" w:rsidP="008E634D">
      <w:pPr>
        <w:pStyle w:val="FigurePACKT"/>
        <w:rPr>
          <w:lang w:val="en-GB"/>
        </w:rPr>
      </w:pPr>
      <w:r>
        <w:drawing>
          <wp:inline distT="0" distB="0" distL="0" distR="0" wp14:anchorId="72A278ED" wp14:editId="54C52911">
            <wp:extent cx="4835915" cy="2863723"/>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9005" cy="2871474"/>
                    </a:xfrm>
                    <a:prstGeom prst="rect">
                      <a:avLst/>
                    </a:prstGeom>
                  </pic:spPr>
                </pic:pic>
              </a:graphicData>
            </a:graphic>
          </wp:inline>
        </w:drawing>
      </w:r>
    </w:p>
    <w:p w14:paraId="690ABADD" w14:textId="7904F747" w:rsidR="008E634D" w:rsidRDefault="008E634D" w:rsidP="008E634D">
      <w:pPr>
        <w:pStyle w:val="LayoutInformationPACKT"/>
        <w:rPr>
          <w:noProof/>
        </w:rPr>
      </w:pPr>
      <w:r>
        <w:t xml:space="preserve">Insert </w:t>
      </w:r>
      <w:r w:rsidRPr="00C41783">
        <w:t>image</w:t>
      </w:r>
      <w:r>
        <w:t xml:space="preserve"> </w:t>
      </w:r>
      <w:r>
        <w:rPr>
          <w:noProof/>
        </w:rPr>
        <w:t>B42024_01</w:t>
      </w:r>
      <w:r w:rsidRPr="00023EAD">
        <w:rPr>
          <w:noProof/>
        </w:rPr>
        <w:t>_</w:t>
      </w:r>
      <w:r>
        <w:rPr>
          <w:noProof/>
        </w:rPr>
        <w:t>29.png</w:t>
      </w:r>
    </w:p>
    <w:p w14:paraId="649DDAD7" w14:textId="2AC542D9" w:rsidR="0000165C" w:rsidRDefault="00A715F5" w:rsidP="00A715F5">
      <w:pPr>
        <w:pStyle w:val="Heading2"/>
        <w:ind w:left="720" w:hanging="720"/>
      </w:pPr>
      <w:r>
        <w:rPr>
          <w:noProof/>
        </w:rPr>
        <w:t>T</w:t>
      </w:r>
      <w:r w:rsidR="0000165C">
        <w:t>here's more...</w:t>
      </w:r>
    </w:p>
    <w:p w14:paraId="3340C75E" w14:textId="024C3737" w:rsidR="0000165C" w:rsidRDefault="0000165C" w:rsidP="00C41783">
      <w:pPr>
        <w:pStyle w:val="NumberedBulletPACKT"/>
        <w:numPr>
          <w:ilvl w:val="0"/>
          <w:numId w:val="0"/>
        </w:numPr>
        <w:ind w:left="360"/>
      </w:pPr>
    </w:p>
    <w:p w14:paraId="28795B9D" w14:textId="46D7D3C5" w:rsidR="0000165C" w:rsidRPr="009D0F10" w:rsidRDefault="0000165C" w:rsidP="00C41783">
      <w:pPr>
        <w:pStyle w:val="Heading1"/>
      </w:pPr>
      <w:r>
        <w:t>Exploring PSReadLine</w:t>
      </w:r>
    </w:p>
    <w:p w14:paraId="54C1FDF1" w14:textId="5CF3D471" w:rsidR="006A10EB" w:rsidRDefault="00E95F08" w:rsidP="00E95F08">
      <w:pPr>
        <w:pStyle w:val="NormalPACKT"/>
      </w:pPr>
      <w:commentRangeStart w:id="124"/>
      <w:proofErr w:type="spellStart"/>
      <w:r>
        <w:t>PSReadline</w:t>
      </w:r>
      <w:proofErr w:type="spellEnd"/>
      <w:r>
        <w:t xml:space="preserve"> </w:t>
      </w:r>
      <w:commentRangeEnd w:id="124"/>
      <w:r w:rsidR="00D84F30">
        <w:rPr>
          <w:rStyle w:val="CommentReference"/>
        </w:rPr>
        <w:commentReference w:id="124"/>
      </w:r>
      <w:r>
        <w:t xml:space="preserve">is a </w:t>
      </w:r>
      <w:r w:rsidR="006A10EB">
        <w:t xml:space="preserve">PowerShell </w:t>
      </w:r>
      <w:r>
        <w:t xml:space="preserve">module that provides additional console editing features within </w:t>
      </w:r>
      <w:r w:rsidR="006A10EB">
        <w:t xml:space="preserve">both </w:t>
      </w:r>
      <w:r>
        <w:t>PowerShell 7</w:t>
      </w:r>
      <w:r w:rsidR="006A10EB">
        <w:t xml:space="preserve"> and Windows PowerShell</w:t>
      </w:r>
      <w:r>
        <w:t xml:space="preserve">. </w:t>
      </w:r>
      <w:r w:rsidR="006A10EB">
        <w:t xml:space="preserve">The module </w:t>
      </w:r>
      <w:r>
        <w:t>provide</w:t>
      </w:r>
      <w:r w:rsidR="006A10EB">
        <w:t>s</w:t>
      </w:r>
      <w:r>
        <w:t xml:space="preserve"> a command</w:t>
      </w:r>
      <w:r w:rsidR="00952699">
        <w:t>-</w:t>
      </w:r>
      <w:r>
        <w:t>line editing experience</w:t>
      </w:r>
      <w:r w:rsidR="006A10EB">
        <w:t xml:space="preserve"> that is on a par with the best of the Linux command shells (e</w:t>
      </w:r>
      <w:r w:rsidR="00952699">
        <w:t>.g.</w:t>
      </w:r>
      <w:r w:rsidR="006A10EB">
        <w:t xml:space="preserve"> BASH)</w:t>
      </w:r>
      <w:r>
        <w:t xml:space="preserve">.  </w:t>
      </w:r>
    </w:p>
    <w:p w14:paraId="4360CD99" w14:textId="0C97A1D2" w:rsidR="006A10EB" w:rsidRPr="00D048C6" w:rsidRDefault="00E95F08" w:rsidP="00D048C6">
      <w:pPr>
        <w:pStyle w:val="NormalPACKT"/>
      </w:pPr>
      <w:r>
        <w:t xml:space="preserve">When you type into a </w:t>
      </w:r>
      <w:r w:rsidR="006A10EB">
        <w:t xml:space="preserve">PowerShell console, </w:t>
      </w:r>
      <w:proofErr w:type="spellStart"/>
      <w:r>
        <w:t>PSReadline</w:t>
      </w:r>
      <w:proofErr w:type="spellEnd"/>
      <w:r w:rsidR="006A10EB">
        <w:t xml:space="preserve"> intercepts your keystrokes to </w:t>
      </w:r>
      <w:r>
        <w:t xml:space="preserve">provide syntax coloring, simple syntax error notification, and a great deal more. </w:t>
      </w:r>
      <w:commentRangeStart w:id="125"/>
      <w:proofErr w:type="spellStart"/>
      <w:r w:rsidR="006A10EB">
        <w:t>PSReadline</w:t>
      </w:r>
      <w:proofErr w:type="spellEnd"/>
      <w:r w:rsidR="006A10EB">
        <w:t xml:space="preserve"> is highly customizable</w:t>
      </w:r>
      <w:r w:rsidR="00952699">
        <w:t>,</w:t>
      </w:r>
      <w:r w:rsidR="006A10EB">
        <w:t xml:space="preserve"> enabling you to customize your environment</w:t>
      </w:r>
      <w:commentRangeEnd w:id="125"/>
      <w:r w:rsidR="0048081C">
        <w:rPr>
          <w:rStyle w:val="CommentReference"/>
        </w:rPr>
        <w:commentReference w:id="125"/>
      </w:r>
      <w:r w:rsidR="006A10EB">
        <w:t xml:space="preserve">. Some key features of </w:t>
      </w:r>
      <w:proofErr w:type="spellStart"/>
      <w:r w:rsidR="006A10EB">
        <w:t>PSReadline</w:t>
      </w:r>
      <w:proofErr w:type="spellEnd"/>
      <w:r w:rsidR="006A10EB">
        <w:t xml:space="preserve"> include:</w:t>
      </w:r>
    </w:p>
    <w:p w14:paraId="4A4A5E63" w14:textId="72F2CCBC" w:rsidR="00D048C6" w:rsidRPr="00D048C6" w:rsidRDefault="00D048C6" w:rsidP="00D048C6">
      <w:pPr>
        <w:pStyle w:val="NumberedBulletPACKT"/>
        <w:numPr>
          <w:ilvl w:val="0"/>
          <w:numId w:val="30"/>
        </w:numPr>
      </w:pPr>
      <w:commentRangeStart w:id="126"/>
      <w:commentRangeStart w:id="127"/>
      <w:r w:rsidRPr="00D048C6">
        <w:t>Syntax coloring of the command line entries</w:t>
      </w:r>
    </w:p>
    <w:p w14:paraId="36F47EBC" w14:textId="43236E27" w:rsidR="00D048C6" w:rsidRPr="00D048C6" w:rsidRDefault="00D048C6" w:rsidP="00D048C6">
      <w:pPr>
        <w:pStyle w:val="NumberedBulletPACKT"/>
        <w:numPr>
          <w:ilvl w:val="0"/>
          <w:numId w:val="30"/>
        </w:numPr>
      </w:pPr>
      <w:r>
        <w:t>M</w:t>
      </w:r>
      <w:r w:rsidRPr="00D048C6">
        <w:t>ulti-line editing</w:t>
      </w:r>
    </w:p>
    <w:p w14:paraId="73B672D0" w14:textId="77777777" w:rsidR="00D048C6" w:rsidRPr="00D048C6" w:rsidRDefault="00D048C6" w:rsidP="00D048C6">
      <w:pPr>
        <w:pStyle w:val="NumberedBulletPACKT"/>
        <w:numPr>
          <w:ilvl w:val="0"/>
          <w:numId w:val="30"/>
        </w:numPr>
      </w:pPr>
      <w:r w:rsidRPr="00D048C6">
        <w:t>History Management</w:t>
      </w:r>
    </w:p>
    <w:p w14:paraId="160FFBD9" w14:textId="77777777" w:rsidR="00D048C6" w:rsidRPr="00D048C6" w:rsidRDefault="00D048C6" w:rsidP="00D048C6">
      <w:pPr>
        <w:pStyle w:val="NumberedBulletPACKT"/>
        <w:numPr>
          <w:ilvl w:val="0"/>
          <w:numId w:val="30"/>
        </w:numPr>
      </w:pPr>
      <w:r w:rsidRPr="00D048C6">
        <w:t>Customizable key bindings</w:t>
      </w:r>
    </w:p>
    <w:p w14:paraId="14101A9E" w14:textId="66CE9613" w:rsidR="00D048C6" w:rsidRDefault="00D048C6" w:rsidP="00D048C6">
      <w:pPr>
        <w:pStyle w:val="NumberedBulletPACKT"/>
        <w:numPr>
          <w:ilvl w:val="0"/>
          <w:numId w:val="30"/>
        </w:numPr>
      </w:pPr>
      <w:commentRangeStart w:id="128"/>
      <w:r w:rsidRPr="00D048C6">
        <w:lastRenderedPageBreak/>
        <w:t xml:space="preserve">Highly </w:t>
      </w:r>
      <w:r>
        <w:t>customizable</w:t>
      </w:r>
      <w:commentRangeEnd w:id="126"/>
      <w:r>
        <w:rPr>
          <w:rStyle w:val="CommentReference"/>
        </w:rPr>
        <w:commentReference w:id="126"/>
      </w:r>
      <w:commentRangeEnd w:id="127"/>
      <w:commentRangeEnd w:id="128"/>
      <w:r w:rsidR="00862EF0">
        <w:rPr>
          <w:rStyle w:val="CommentReference"/>
        </w:rPr>
        <w:commentReference w:id="127"/>
      </w:r>
      <w:r w:rsidR="003F024D">
        <w:rPr>
          <w:rStyle w:val="CommentReference"/>
        </w:rPr>
        <w:commentReference w:id="128"/>
      </w:r>
    </w:p>
    <w:p w14:paraId="512FB046" w14:textId="77777777" w:rsidR="00CF6E10" w:rsidRDefault="00CF6E10" w:rsidP="00E95F08">
      <w:pPr>
        <w:pStyle w:val="NormalPACKT"/>
        <w:rPr>
          <w:ins w:id="129" w:author="Lucy Wan" w:date="2020-10-20T17:06:00Z"/>
        </w:rPr>
      </w:pPr>
    </w:p>
    <w:p w14:paraId="123440B0" w14:textId="3D21047A" w:rsidR="00E95F08" w:rsidRDefault="00D048C6" w:rsidP="00E95F08">
      <w:pPr>
        <w:pStyle w:val="NormalPACKT"/>
      </w:pPr>
      <w:r>
        <w:t xml:space="preserve">For an overview of PSReadLine, see </w:t>
      </w:r>
      <w:r w:rsidRPr="00D048C6">
        <w:rPr>
          <w:rStyle w:val="CodeInTextPACKT"/>
        </w:rPr>
        <w:t>https://docs.microsoft.com/powershell/module/psreadline/about/about_psreadline</w:t>
      </w:r>
      <w:r>
        <w:t>. And for more details</w:t>
      </w:r>
      <w:ins w:id="130" w:author="Lucy Wan" w:date="2020-10-20T17:06:00Z">
        <w:r w:rsidR="00CF6E10">
          <w:t>,</w:t>
        </w:r>
      </w:ins>
      <w:del w:id="131" w:author="Lucy Wan" w:date="2020-10-20T17:06:00Z">
        <w:r w:rsidDel="00CF6E10">
          <w:delText xml:space="preserve">. </w:delText>
        </w:r>
        <w:r w:rsidR="00952699" w:rsidDel="00CF6E10">
          <w:delText>Y</w:delText>
        </w:r>
      </w:del>
      <w:ins w:id="132" w:author="Lucy Wan" w:date="2020-10-20T17:06:00Z">
        <w:r w:rsidR="00CF6E10">
          <w:t xml:space="preserve"> y</w:t>
        </w:r>
      </w:ins>
      <w:r>
        <w:t xml:space="preserve">ou can view the </w:t>
      </w:r>
      <w:proofErr w:type="spellStart"/>
      <w:r>
        <w:t>PSReadLine’s</w:t>
      </w:r>
      <w:proofErr w:type="spellEnd"/>
      <w:r>
        <w:t xml:space="preserve"> GitHub README file: </w:t>
      </w:r>
      <w:r w:rsidR="00E95F08" w:rsidRPr="00E95F08">
        <w:rPr>
          <w:rStyle w:val="CodeInTextPACKT"/>
        </w:rPr>
        <w:t>https://github.com/PowerShell/PSReadLine/blob/master/README.md</w:t>
      </w:r>
      <w:r w:rsidR="00E95F08">
        <w:t xml:space="preserve">. </w:t>
      </w:r>
    </w:p>
    <w:p w14:paraId="37E090F3" w14:textId="61C8CF17" w:rsidR="00E95F08" w:rsidRDefault="00E95F08" w:rsidP="00E95F08">
      <w:pPr>
        <w:pStyle w:val="BulletPACKT"/>
        <w:numPr>
          <w:ilvl w:val="0"/>
          <w:numId w:val="0"/>
        </w:numPr>
      </w:pPr>
      <w:r>
        <w:t xml:space="preserve">The </w:t>
      </w:r>
      <w:proofErr w:type="spellStart"/>
      <w:r>
        <w:t>PSReadline</w:t>
      </w:r>
      <w:proofErr w:type="spellEnd"/>
      <w:r>
        <w:t xml:space="preserve"> module ships natively </w:t>
      </w:r>
      <w:r w:rsidR="00952699">
        <w:t>with</w:t>
      </w:r>
      <w:r>
        <w:t xml:space="preserve"> PowerShell 7. At startup in both the console and VS Code, PowerShell imports </w:t>
      </w:r>
      <w:proofErr w:type="spellStart"/>
      <w:r>
        <w:t>PSReadline</w:t>
      </w:r>
      <w:proofErr w:type="spellEnd"/>
      <w:r>
        <w:t xml:space="preserve"> so it is ready for you to use. You can also use </w:t>
      </w:r>
      <w:proofErr w:type="spellStart"/>
      <w:r>
        <w:t>PSReadline</w:t>
      </w:r>
      <w:proofErr w:type="spellEnd"/>
      <w:r>
        <w:t xml:space="preserve"> in Windows PowerShell.</w:t>
      </w:r>
    </w:p>
    <w:p w14:paraId="49BB31F2" w14:textId="00316F56" w:rsidR="002432CE" w:rsidRDefault="00E95F08" w:rsidP="00E95F08">
      <w:pPr>
        <w:pStyle w:val="BulletPACKT"/>
        <w:numPr>
          <w:ilvl w:val="0"/>
          <w:numId w:val="0"/>
        </w:numPr>
      </w:pPr>
      <w:r>
        <w:t xml:space="preserve">The </w:t>
      </w:r>
      <w:proofErr w:type="spellStart"/>
      <w:r>
        <w:t>PSReadline</w:t>
      </w:r>
      <w:proofErr w:type="spellEnd"/>
      <w:r>
        <w:t xml:space="preserve"> modul</w:t>
      </w:r>
      <w:r w:rsidR="00217379">
        <w:t>e</w:t>
      </w:r>
      <w:r>
        <w:t xml:space="preserve"> </w:t>
      </w:r>
      <w:r w:rsidR="00124D6B">
        <w:t xml:space="preserve">is a work in progress. </w:t>
      </w:r>
      <w:r w:rsidR="00952699">
        <w:t>Microsoft incorporated an</w:t>
      </w:r>
      <w:r w:rsidR="00217379">
        <w:t xml:space="preserve"> early version of this module within Windows PowerShell </w:t>
      </w:r>
      <w:r w:rsidR="002432CE">
        <w:t>V</w:t>
      </w:r>
      <w:r w:rsidR="00217379">
        <w:t xml:space="preserve">3. </w:t>
      </w:r>
      <w:r w:rsidR="002432CE">
        <w:t>Windows PowerShell 5.1 (and the ISE) inside Windows Server ships with PSReadLin</w:t>
      </w:r>
      <w:ins w:id="133" w:author="Lucy Wan" w:date="2020-10-20T17:07:00Z">
        <w:r w:rsidR="00B937D3">
          <w:t>e</w:t>
        </w:r>
      </w:ins>
      <w:del w:id="134" w:author="Lucy Wan" w:date="2020-10-20T17:07:00Z">
        <w:r w:rsidR="002432CE" w:rsidDel="00B937D3">
          <w:delText>d</w:delText>
        </w:r>
      </w:del>
      <w:r w:rsidR="002432CE">
        <w:t xml:space="preserve"> V2. If you are still using earlier versio</w:t>
      </w:r>
      <w:r w:rsidR="00952699">
        <w:t>ns</w:t>
      </w:r>
      <w:r w:rsidR="002432CE">
        <w:t xml:space="preserve"> of Windows PowerShell, you can download and utilize the latest version of PSReadLine.</w:t>
      </w:r>
      <w:r w:rsidR="00952699">
        <w:t xml:space="preserve"> </w:t>
      </w:r>
    </w:p>
    <w:p w14:paraId="7ADD2420" w14:textId="029B6902" w:rsidR="00E95F08" w:rsidRDefault="00217379" w:rsidP="00E95F08">
      <w:pPr>
        <w:pStyle w:val="BulletPACKT"/>
        <w:numPr>
          <w:ilvl w:val="0"/>
          <w:numId w:val="0"/>
        </w:numPr>
      </w:pPr>
      <w:r>
        <w:t>The module has improved and, with the module’s V2 release, some changes were made that are not backwards compatible. Many blog articles, for example, use the older syntax for Set-</w:t>
      </w:r>
      <w:proofErr w:type="spellStart"/>
      <w:r>
        <w:t>PSReadLineOption</w:t>
      </w:r>
      <w:proofErr w:type="spellEnd"/>
      <w:r>
        <w:t xml:space="preserve"> </w:t>
      </w:r>
      <w:commentRangeStart w:id="135"/>
      <w:r>
        <w:t xml:space="preserve">and fail </w:t>
      </w:r>
      <w:commentRangeEnd w:id="135"/>
      <w:r w:rsidR="00D3090C">
        <w:rPr>
          <w:rStyle w:val="CommentReference"/>
        </w:rPr>
        <w:commentReference w:id="135"/>
      </w:r>
      <w:r>
        <w:t>with version 2 (and later) of the module</w:t>
      </w:r>
      <w:r w:rsidR="002432CE">
        <w:t>. Likewise, some</w:t>
      </w:r>
      <w:r w:rsidR="00952699">
        <w:t xml:space="preserve"> </w:t>
      </w:r>
      <w:r w:rsidR="002432CE">
        <w:t>of the examples in this recipe fail should you ru</w:t>
      </w:r>
      <w:ins w:id="136" w:author="Lucy Wan" w:date="2020-10-20T17:08:00Z">
        <w:r w:rsidR="00C62D21">
          <w:t>n</w:t>
        </w:r>
      </w:ins>
      <w:del w:id="137" w:author="Lucy Wan" w:date="2020-10-20T17:08:00Z">
        <w:r w:rsidR="002432CE" w:rsidDel="00C62D21">
          <w:delText>m</w:delText>
        </w:r>
      </w:del>
      <w:r w:rsidR="002432CE">
        <w:t xml:space="preserve"> them utilizing </w:t>
      </w:r>
      <w:proofErr w:type="spellStart"/>
      <w:r w:rsidR="002432CE">
        <w:t>PSReadline</w:t>
      </w:r>
      <w:proofErr w:type="spellEnd"/>
      <w:r w:rsidR="002432CE">
        <w:t xml:space="preserve"> V1.</w:t>
      </w:r>
    </w:p>
    <w:p w14:paraId="2DB41428" w14:textId="77777777" w:rsidR="0000165C" w:rsidRDefault="0000165C" w:rsidP="0000165C">
      <w:pPr>
        <w:pStyle w:val="Heading2"/>
        <w:tabs>
          <w:tab w:val="left" w:pos="0"/>
        </w:tabs>
      </w:pPr>
      <w:r>
        <w:t>Getting Ready</w:t>
      </w:r>
    </w:p>
    <w:p w14:paraId="7075FD7F" w14:textId="31C82761" w:rsidR="0000165C" w:rsidRPr="009D0F10" w:rsidRDefault="002432CE" w:rsidP="0000165C">
      <w:pPr>
        <w:pStyle w:val="NormalPACKT"/>
        <w:rPr>
          <w:lang w:val="en-GB"/>
        </w:rPr>
      </w:pPr>
      <w:r>
        <w:rPr>
          <w:lang w:val="en-GB"/>
        </w:rPr>
        <w:t xml:space="preserve">This recipe uses </w:t>
      </w:r>
      <w:r w:rsidRPr="00952699">
        <w:rPr>
          <w:rStyle w:val="CodeInTextPACKT"/>
        </w:rPr>
        <w:t>SRV1</w:t>
      </w:r>
      <w:r>
        <w:rPr>
          <w:lang w:val="en-GB"/>
        </w:rPr>
        <w:t xml:space="preserve"> after you have installed PowerShell 7, VS Code, and the Cascadia Code font (and customi</w:t>
      </w:r>
      <w:r w:rsidR="00952699">
        <w:rPr>
          <w:lang w:val="en-GB"/>
        </w:rPr>
        <w:t>z</w:t>
      </w:r>
      <w:r>
        <w:rPr>
          <w:lang w:val="en-GB"/>
        </w:rPr>
        <w:t xml:space="preserve">ed your environment). </w:t>
      </w:r>
    </w:p>
    <w:p w14:paraId="62118BA9" w14:textId="77777777" w:rsidR="0000165C" w:rsidRDefault="0000165C" w:rsidP="0000165C">
      <w:pPr>
        <w:pStyle w:val="Heading2"/>
        <w:tabs>
          <w:tab w:val="left" w:pos="0"/>
        </w:tabs>
      </w:pPr>
      <w:r>
        <w:t>How to do it...</w:t>
      </w:r>
    </w:p>
    <w:p w14:paraId="60C66324" w14:textId="15C52F01" w:rsidR="0046674D" w:rsidRPr="00E73D95" w:rsidRDefault="0046674D" w:rsidP="00E73D95">
      <w:pPr>
        <w:pStyle w:val="NumberedBulletPACKT"/>
        <w:numPr>
          <w:ilvl w:val="0"/>
          <w:numId w:val="28"/>
        </w:numPr>
        <w:rPr>
          <w:color w:val="000000"/>
          <w:lang w:val="en-GB" w:eastAsia="en-GB"/>
        </w:rPr>
      </w:pPr>
      <w:r w:rsidRPr="00E73D95">
        <w:rPr>
          <w:lang w:val="en-GB" w:eastAsia="en-GB"/>
        </w:rPr>
        <w:t>Get Commands in the </w:t>
      </w:r>
      <w:proofErr w:type="spellStart"/>
      <w:r w:rsidRPr="00E73D95">
        <w:rPr>
          <w:lang w:val="en-GB" w:eastAsia="en-GB"/>
        </w:rPr>
        <w:t>PSReadline</w:t>
      </w:r>
      <w:proofErr w:type="spellEnd"/>
      <w:r w:rsidRPr="00E73D95">
        <w:rPr>
          <w:lang w:val="en-GB" w:eastAsia="en-GB"/>
        </w:rPr>
        <w:t> module</w:t>
      </w:r>
    </w:p>
    <w:p w14:paraId="48A8F621" w14:textId="77777777" w:rsidR="00E73D95" w:rsidRPr="0046674D" w:rsidRDefault="00E73D95" w:rsidP="00E73D95">
      <w:pPr>
        <w:pStyle w:val="CodePACKT"/>
        <w:rPr>
          <w:lang w:val="en-GB"/>
        </w:rPr>
      </w:pPr>
    </w:p>
    <w:p w14:paraId="35D63C6B" w14:textId="77777777" w:rsidR="0046674D" w:rsidRPr="0046674D" w:rsidRDefault="0046674D" w:rsidP="00E73D95">
      <w:pPr>
        <w:pStyle w:val="CodePACKT"/>
        <w:rPr>
          <w:rFonts w:ascii="Consolas" w:hAnsi="Consolas"/>
          <w:sz w:val="21"/>
          <w:szCs w:val="21"/>
          <w:lang w:val="en-GB"/>
        </w:rPr>
      </w:pPr>
      <w:r w:rsidRPr="0046674D">
        <w:rPr>
          <w:rFonts w:ascii="Consolas" w:hAnsi="Consolas"/>
          <w:sz w:val="21"/>
          <w:szCs w:val="21"/>
          <w:lang w:val="en-GB"/>
        </w:rPr>
        <w:t>Get-Command -Module PSReadLine</w:t>
      </w:r>
    </w:p>
    <w:p w14:paraId="76D8A6D7" w14:textId="77777777" w:rsidR="0046674D" w:rsidRPr="0046674D" w:rsidRDefault="0046674D" w:rsidP="00E73D95">
      <w:pPr>
        <w:pStyle w:val="CodePACKT"/>
        <w:rPr>
          <w:rFonts w:ascii="Consolas" w:hAnsi="Consolas"/>
          <w:sz w:val="21"/>
          <w:szCs w:val="21"/>
          <w:lang w:val="en-GB"/>
        </w:rPr>
      </w:pPr>
    </w:p>
    <w:p w14:paraId="70857B5E" w14:textId="3E656C2D" w:rsidR="0046674D" w:rsidRPr="0046674D" w:rsidRDefault="0046674D" w:rsidP="00E73D95">
      <w:pPr>
        <w:pStyle w:val="NumberedBulletPACKT"/>
        <w:rPr>
          <w:color w:val="000000"/>
          <w:lang w:val="en-GB" w:eastAsia="en-GB"/>
        </w:rPr>
      </w:pPr>
      <w:r w:rsidRPr="0046674D">
        <w:rPr>
          <w:lang w:val="en-GB" w:eastAsia="en-GB"/>
        </w:rPr>
        <w:t>Get</w:t>
      </w:r>
      <w:del w:id="138" w:author="Lucy Wan" w:date="2020-10-20T17:09:00Z">
        <w:r w:rsidRPr="0046674D" w:rsidDel="009E132D">
          <w:rPr>
            <w:lang w:val="en-GB" w:eastAsia="en-GB"/>
          </w:rPr>
          <w:delText> </w:delText>
        </w:r>
      </w:del>
      <w:r w:rsidR="00D5389D" w:rsidRPr="0046674D">
        <w:rPr>
          <w:lang w:val="en-GB" w:eastAsia="en-GB"/>
        </w:rPr>
        <w:t xml:space="preserve"> </w:t>
      </w:r>
      <w:r w:rsidR="00952699">
        <w:rPr>
          <w:lang w:val="en-GB" w:eastAsia="en-GB"/>
        </w:rPr>
        <w:t xml:space="preserve">the first 10 </w:t>
      </w:r>
      <w:proofErr w:type="spellStart"/>
      <w:r w:rsidRPr="0046674D">
        <w:rPr>
          <w:lang w:val="en-GB" w:eastAsia="en-GB"/>
        </w:rPr>
        <w:t>PSRea</w:t>
      </w:r>
      <w:r w:rsidR="00952699">
        <w:rPr>
          <w:lang w:val="en-GB" w:eastAsia="en-GB"/>
        </w:rPr>
        <w:t>d</w:t>
      </w:r>
      <w:r w:rsidRPr="0046674D">
        <w:rPr>
          <w:lang w:val="en-GB" w:eastAsia="en-GB"/>
        </w:rPr>
        <w:t>ine</w:t>
      </w:r>
      <w:proofErr w:type="spellEnd"/>
      <w:r w:rsidRPr="0046674D">
        <w:rPr>
          <w:lang w:val="en-GB" w:eastAsia="en-GB"/>
        </w:rPr>
        <w:t> key handl</w:t>
      </w:r>
      <w:r w:rsidR="00E73D95">
        <w:rPr>
          <w:lang w:val="en-GB" w:eastAsia="en-GB"/>
        </w:rPr>
        <w:t>e</w:t>
      </w:r>
      <w:r w:rsidRPr="0046674D">
        <w:rPr>
          <w:lang w:val="en-GB" w:eastAsia="en-GB"/>
        </w:rPr>
        <w:t>rs</w:t>
      </w:r>
    </w:p>
    <w:p w14:paraId="0280EC66" w14:textId="77777777" w:rsidR="00E73D95" w:rsidRPr="00E73D95" w:rsidRDefault="00E73D95" w:rsidP="00E73D95">
      <w:pPr>
        <w:pStyle w:val="CodePACKT"/>
      </w:pPr>
    </w:p>
    <w:p w14:paraId="027F35DB" w14:textId="77777777" w:rsidR="00D5389D" w:rsidRPr="00D5389D" w:rsidRDefault="00D5389D" w:rsidP="00D5389D">
      <w:pPr>
        <w:pStyle w:val="CodePACKT"/>
      </w:pPr>
      <w:r w:rsidRPr="00D5389D">
        <w:t>Get-</w:t>
      </w:r>
      <w:proofErr w:type="spellStart"/>
      <w:r w:rsidRPr="00D5389D">
        <w:t>PSReadLineKeyHandler</w:t>
      </w:r>
      <w:proofErr w:type="spellEnd"/>
      <w:r w:rsidRPr="00D5389D">
        <w:t> |</w:t>
      </w:r>
    </w:p>
    <w:p w14:paraId="6541C1FC" w14:textId="77777777" w:rsidR="00D5389D" w:rsidRPr="00D5389D" w:rsidRDefault="00D5389D" w:rsidP="00D5389D">
      <w:pPr>
        <w:pStyle w:val="CodePACKT"/>
      </w:pPr>
      <w:r w:rsidRPr="00D5389D">
        <w:t>  </w:t>
      </w:r>
      <w:commentRangeStart w:id="139"/>
      <w:r w:rsidRPr="00D5389D">
        <w:t>Select-Object -First 10</w:t>
      </w:r>
      <w:commentRangeEnd w:id="139"/>
      <w:r w:rsidR="00D111B1">
        <w:rPr>
          <w:rStyle w:val="CommentReference"/>
          <w:rFonts w:ascii="Times New Roman" w:hAnsi="Times New Roman"/>
          <w:color w:val="auto"/>
          <w:lang w:eastAsia="en-US"/>
        </w:rPr>
        <w:commentReference w:id="139"/>
      </w:r>
    </w:p>
    <w:p w14:paraId="26BBDFEE" w14:textId="77777777" w:rsidR="00D5389D" w:rsidRPr="00D5389D" w:rsidRDefault="00D5389D" w:rsidP="00D5389D">
      <w:pPr>
        <w:pStyle w:val="CodePACKT"/>
      </w:pPr>
      <w:r w:rsidRPr="00D5389D">
        <w:t>    Sort-Object -Property Key |</w:t>
      </w:r>
    </w:p>
    <w:p w14:paraId="108A6FDA" w14:textId="484DF94F" w:rsidR="00D5389D" w:rsidRPr="00D5389D" w:rsidRDefault="00D5389D" w:rsidP="00D5389D">
      <w:pPr>
        <w:pStyle w:val="CodePACKT"/>
      </w:pPr>
      <w:r w:rsidRPr="00D5389D">
        <w:t>      Format-Table </w:t>
      </w:r>
      <w:r>
        <w:t xml:space="preserve">-Property </w:t>
      </w:r>
      <w:r w:rsidRPr="00D5389D">
        <w:t>Key, Function, Description</w:t>
      </w:r>
    </w:p>
    <w:p w14:paraId="29F1AF20" w14:textId="77777777" w:rsidR="00D5389D" w:rsidRPr="00D5389D" w:rsidRDefault="00D5389D" w:rsidP="00D5389D">
      <w:pPr>
        <w:shd w:val="clear" w:color="auto" w:fill="FFFFFF"/>
        <w:spacing w:after="0" w:line="285" w:lineRule="atLeast"/>
        <w:rPr>
          <w:rFonts w:ascii="Consolas" w:hAnsi="Consolas"/>
          <w:color w:val="000000"/>
          <w:sz w:val="21"/>
          <w:szCs w:val="21"/>
          <w:lang w:val="en-GB" w:eastAsia="en-GB"/>
        </w:rPr>
      </w:pPr>
    </w:p>
    <w:p w14:paraId="1E9ECFD0" w14:textId="77777777" w:rsidR="0046674D" w:rsidRPr="00E73D95" w:rsidRDefault="0046674D" w:rsidP="00E73D95">
      <w:pPr>
        <w:pStyle w:val="CodePACKT"/>
      </w:pPr>
    </w:p>
    <w:p w14:paraId="50546518" w14:textId="77777777" w:rsidR="007B35BE" w:rsidRPr="007B35BE" w:rsidRDefault="007B35BE" w:rsidP="007B35BE">
      <w:pPr>
        <w:pStyle w:val="NumberedBulletPACKT"/>
        <w:rPr>
          <w:color w:val="000000"/>
          <w:lang w:val="en-GB" w:eastAsia="en-GB"/>
        </w:rPr>
      </w:pPr>
      <w:commentRangeStart w:id="140"/>
      <w:r w:rsidRPr="007B35BE">
        <w:rPr>
          <w:lang w:val="en-GB" w:eastAsia="en-GB"/>
        </w:rPr>
        <w:t>Discover</w:t>
      </w:r>
      <w:commentRangeEnd w:id="140"/>
      <w:r w:rsidR="009E132D">
        <w:rPr>
          <w:rStyle w:val="CommentReference"/>
        </w:rPr>
        <w:commentReference w:id="140"/>
      </w:r>
      <w:r w:rsidRPr="007B35BE">
        <w:rPr>
          <w:lang w:val="en-GB" w:eastAsia="en-GB"/>
        </w:rPr>
        <w:t> a count of unbound key handlers</w:t>
      </w:r>
    </w:p>
    <w:p w14:paraId="06D5903F" w14:textId="77777777" w:rsidR="007B35BE" w:rsidRDefault="007B35BE" w:rsidP="007B35BE">
      <w:pPr>
        <w:pStyle w:val="CodePACKT"/>
      </w:pPr>
    </w:p>
    <w:p w14:paraId="50B725BB" w14:textId="70E7C74C" w:rsidR="007B35BE" w:rsidRPr="007B35BE" w:rsidRDefault="007B35BE" w:rsidP="007B35BE">
      <w:pPr>
        <w:pStyle w:val="CodePACKT"/>
      </w:pPr>
      <w:r w:rsidRPr="007B35BE">
        <w:t>$Unbound = (Get-</w:t>
      </w:r>
      <w:proofErr w:type="spellStart"/>
      <w:r w:rsidRPr="007B35BE">
        <w:t>PSReadLineKeyHandler</w:t>
      </w:r>
      <w:proofErr w:type="spellEnd"/>
      <w:r w:rsidRPr="007B35BE">
        <w:t> -Unbound).count</w:t>
      </w:r>
    </w:p>
    <w:p w14:paraId="1D2F52E0" w14:textId="4A0B6813" w:rsidR="007B35BE" w:rsidRDefault="007B35BE" w:rsidP="007B35BE">
      <w:pPr>
        <w:pStyle w:val="CodePACKT"/>
      </w:pPr>
      <w:r w:rsidRPr="007B35BE">
        <w:t>"$Unbound unbound key handlers"</w:t>
      </w:r>
    </w:p>
    <w:p w14:paraId="32A47AAB" w14:textId="77777777" w:rsidR="007B35BE" w:rsidRPr="007B35BE" w:rsidRDefault="007B35BE" w:rsidP="007B35BE">
      <w:pPr>
        <w:pStyle w:val="CodePACKT"/>
      </w:pPr>
    </w:p>
    <w:p w14:paraId="4D971F4D" w14:textId="4E25A7C7" w:rsidR="0046674D" w:rsidRPr="0046674D" w:rsidRDefault="0046674D" w:rsidP="00E73D95">
      <w:pPr>
        <w:pStyle w:val="NumberedBulletPACKT"/>
        <w:rPr>
          <w:color w:val="000000"/>
          <w:lang w:val="en-GB" w:eastAsia="en-GB"/>
        </w:rPr>
      </w:pPr>
      <w:r w:rsidRPr="0046674D">
        <w:rPr>
          <w:lang w:val="en-GB" w:eastAsia="en-GB"/>
        </w:rPr>
        <w:t>Get</w:t>
      </w:r>
      <w:r w:rsidR="00E73D95">
        <w:rPr>
          <w:lang w:val="en-GB" w:eastAsia="en-GB"/>
        </w:rPr>
        <w:t xml:space="preserve"> </w:t>
      </w:r>
      <w:r w:rsidRPr="0046674D">
        <w:rPr>
          <w:lang w:val="en-GB" w:eastAsia="en-GB"/>
        </w:rPr>
        <w:t>the </w:t>
      </w:r>
      <w:proofErr w:type="spellStart"/>
      <w:r w:rsidRPr="0046674D">
        <w:rPr>
          <w:lang w:val="en-GB" w:eastAsia="en-GB"/>
        </w:rPr>
        <w:t>PSReadline</w:t>
      </w:r>
      <w:proofErr w:type="spellEnd"/>
      <w:r w:rsidRPr="0046674D">
        <w:rPr>
          <w:lang w:val="en-GB" w:eastAsia="en-GB"/>
        </w:rPr>
        <w:t> options</w:t>
      </w:r>
    </w:p>
    <w:p w14:paraId="44C4B3DB" w14:textId="77777777" w:rsidR="00E73D95" w:rsidRPr="00E73D95" w:rsidRDefault="00E73D95" w:rsidP="00E73D95">
      <w:pPr>
        <w:pStyle w:val="CodePACKT"/>
      </w:pPr>
    </w:p>
    <w:p w14:paraId="3998A46A" w14:textId="786E912F" w:rsidR="0046674D" w:rsidRPr="002432CE" w:rsidRDefault="0046674D" w:rsidP="00E73D95">
      <w:pPr>
        <w:pStyle w:val="CodePACKT"/>
        <w:rPr>
          <w:u w:val="double"/>
        </w:rPr>
      </w:pPr>
      <w:r w:rsidRPr="00E73D95">
        <w:t>Get-</w:t>
      </w:r>
      <w:proofErr w:type="spellStart"/>
      <w:r w:rsidRPr="00E73D95">
        <w:t>PSReadLineOption</w:t>
      </w:r>
      <w:proofErr w:type="spellEnd"/>
    </w:p>
    <w:p w14:paraId="2FE84F60" w14:textId="77777777" w:rsidR="0046674D" w:rsidRPr="00E73D95" w:rsidRDefault="0046674D" w:rsidP="00E73D95">
      <w:pPr>
        <w:pStyle w:val="CodePACKT"/>
      </w:pPr>
    </w:p>
    <w:p w14:paraId="7E39D9AE" w14:textId="645A54A3" w:rsidR="0046674D" w:rsidRPr="0046674D" w:rsidRDefault="007B35BE" w:rsidP="00E73D95">
      <w:pPr>
        <w:pStyle w:val="NumberedBulletPACKT"/>
        <w:rPr>
          <w:color w:val="000000"/>
          <w:lang w:val="en-GB" w:eastAsia="en-GB"/>
        </w:rPr>
      </w:pPr>
      <w:r>
        <w:rPr>
          <w:lang w:val="en-GB" w:eastAsia="en-GB"/>
        </w:rPr>
        <w:t>Determine</w:t>
      </w:r>
      <w:r w:rsidR="0046674D" w:rsidRPr="0046674D">
        <w:rPr>
          <w:lang w:val="en-GB" w:eastAsia="en-GB"/>
        </w:rPr>
        <w:t> VS C</w:t>
      </w:r>
      <w:r w:rsidR="00E73D95">
        <w:rPr>
          <w:lang w:val="en-GB" w:eastAsia="en-GB"/>
        </w:rPr>
        <w:t>o</w:t>
      </w:r>
      <w:r>
        <w:rPr>
          <w:lang w:val="en-GB" w:eastAsia="en-GB"/>
        </w:rPr>
        <w:t>de theme name</w:t>
      </w:r>
    </w:p>
    <w:p w14:paraId="44FC9148" w14:textId="77777777" w:rsidR="00E73D95" w:rsidRPr="00E73D95" w:rsidRDefault="00E73D95" w:rsidP="00E73D95">
      <w:pPr>
        <w:pStyle w:val="CodePACKT"/>
      </w:pPr>
    </w:p>
    <w:p w14:paraId="0C60F72D" w14:textId="6898B249" w:rsidR="0046674D" w:rsidRPr="00E73D95" w:rsidRDefault="0046674D" w:rsidP="00E73D95">
      <w:pPr>
        <w:pStyle w:val="CodePACKT"/>
      </w:pPr>
      <w:r w:rsidRPr="00E73D95">
        <w:t>$Path       = $</w:t>
      </w:r>
      <w:proofErr w:type="spellStart"/>
      <w:r w:rsidRPr="00E73D95">
        <w:t>Env:APPDATA</w:t>
      </w:r>
      <w:proofErr w:type="spellEnd"/>
    </w:p>
    <w:p w14:paraId="7EF742B3" w14:textId="77777777" w:rsidR="0046674D" w:rsidRPr="00E73D95" w:rsidRDefault="0046674D" w:rsidP="00E73D95">
      <w:pPr>
        <w:pStyle w:val="CodePACKT"/>
      </w:pPr>
      <w:r w:rsidRPr="00E73D95">
        <w:t>$CP         = '\Code\User\</w:t>
      </w:r>
      <w:proofErr w:type="spellStart"/>
      <w:r w:rsidRPr="00E73D95">
        <w:t>Settings.json</w:t>
      </w:r>
      <w:proofErr w:type="spellEnd"/>
      <w:r w:rsidRPr="00E73D95">
        <w:t>'</w:t>
      </w:r>
    </w:p>
    <w:p w14:paraId="6EC6C68F" w14:textId="77777777" w:rsidR="0046674D" w:rsidRPr="00E73D95" w:rsidRDefault="0046674D" w:rsidP="00E73D95">
      <w:pPr>
        <w:pStyle w:val="CodePACKT"/>
      </w:pPr>
      <w:r w:rsidRPr="00E73D95">
        <w:t>$</w:t>
      </w:r>
      <w:proofErr w:type="spellStart"/>
      <w:r w:rsidRPr="00E73D95">
        <w:t>JsonConfig</w:t>
      </w:r>
      <w:proofErr w:type="spellEnd"/>
      <w:r w:rsidRPr="00E73D95">
        <w:t> = Join-Path  $Path -</w:t>
      </w:r>
      <w:proofErr w:type="spellStart"/>
      <w:r w:rsidRPr="00E73D95">
        <w:t>ChildPath</w:t>
      </w:r>
      <w:proofErr w:type="spellEnd"/>
      <w:r w:rsidRPr="00E73D95">
        <w:t> $CP</w:t>
      </w:r>
    </w:p>
    <w:p w14:paraId="5ABC4DC4" w14:textId="77777777" w:rsidR="0046674D" w:rsidRPr="00E73D95" w:rsidRDefault="0046674D" w:rsidP="00E73D95">
      <w:pPr>
        <w:pStyle w:val="CodePACKT"/>
      </w:pPr>
      <w:r w:rsidRPr="00E73D95">
        <w:t>$</w:t>
      </w:r>
      <w:proofErr w:type="spellStart"/>
      <w:r w:rsidRPr="00E73D95">
        <w:t>ConfigJSON</w:t>
      </w:r>
      <w:proofErr w:type="spellEnd"/>
      <w:r w:rsidRPr="00E73D95">
        <w:t> = Get-Content $</w:t>
      </w:r>
      <w:proofErr w:type="spellStart"/>
      <w:r w:rsidRPr="00E73D95">
        <w:t>JsonConfig</w:t>
      </w:r>
      <w:proofErr w:type="spellEnd"/>
    </w:p>
    <w:p w14:paraId="0108C353" w14:textId="14B13464" w:rsidR="0046674D" w:rsidRPr="00E73D95" w:rsidRDefault="0046674D" w:rsidP="00E73D95">
      <w:pPr>
        <w:pStyle w:val="CodePACKT"/>
      </w:pPr>
      <w:r w:rsidRPr="00E73D95">
        <w:t>$Theme = $</w:t>
      </w:r>
      <w:proofErr w:type="spellStart"/>
      <w:r w:rsidRPr="00E73D95">
        <w:t>ConfigJson</w:t>
      </w:r>
      <w:proofErr w:type="spellEnd"/>
      <w:r w:rsidRPr="00E73D95">
        <w:t> | </w:t>
      </w:r>
    </w:p>
    <w:p w14:paraId="03348AEE" w14:textId="4C773821" w:rsidR="00E73D95" w:rsidRPr="00E73D95" w:rsidRDefault="0046674D" w:rsidP="00E73D95">
      <w:pPr>
        <w:pStyle w:val="CodePACKT"/>
      </w:pPr>
      <w:r w:rsidRPr="00E73D95">
        <w:lastRenderedPageBreak/>
        <w:t>           </w:t>
      </w:r>
      <w:proofErr w:type="spellStart"/>
      <w:r w:rsidRPr="00E73D95">
        <w:t>ConvertFrom</w:t>
      </w:r>
      <w:proofErr w:type="spellEnd"/>
      <w:r w:rsidRPr="00E73D95">
        <w:t>-Json |</w:t>
      </w:r>
    </w:p>
    <w:p w14:paraId="483A04F8" w14:textId="598E2158" w:rsidR="0046674D" w:rsidRPr="00E73D95" w:rsidRDefault="00E73D95" w:rsidP="00E73D95">
      <w:pPr>
        <w:pStyle w:val="CodePACKT"/>
      </w:pPr>
      <w:r w:rsidRPr="00E73D95">
        <w:t xml:space="preserve">             S</w:t>
      </w:r>
      <w:r w:rsidR="0046674D" w:rsidRPr="00E73D95">
        <w:t>elect-</w:t>
      </w:r>
      <w:proofErr w:type="spellStart"/>
      <w:r w:rsidR="0046674D" w:rsidRPr="00E73D95">
        <w:t>Obje</w:t>
      </w:r>
      <w:r w:rsidRPr="00E73D95">
        <w:t>t</w:t>
      </w:r>
      <w:proofErr w:type="spellEnd"/>
      <w:r w:rsidRPr="00E73D95">
        <w:t xml:space="preserve"> -</w:t>
      </w:r>
      <w:proofErr w:type="spellStart"/>
      <w:r w:rsidRPr="00E73D95">
        <w:t>E</w:t>
      </w:r>
      <w:r w:rsidR="0046674D" w:rsidRPr="00E73D95">
        <w:t>xpandProperty</w:t>
      </w:r>
      <w:proofErr w:type="spellEnd"/>
      <w:r w:rsidR="0046674D" w:rsidRPr="00E73D95">
        <w:t> '</w:t>
      </w:r>
      <w:proofErr w:type="spellStart"/>
      <w:r w:rsidR="0046674D" w:rsidRPr="00E73D95">
        <w:t>workbench.colorTheme</w:t>
      </w:r>
      <w:proofErr w:type="spellEnd"/>
      <w:r w:rsidR="0046674D" w:rsidRPr="00E73D95">
        <w:t>'</w:t>
      </w:r>
    </w:p>
    <w:p w14:paraId="74DD7250" w14:textId="77777777" w:rsidR="0046674D" w:rsidRPr="00E73D95" w:rsidRDefault="0046674D" w:rsidP="00E73D95">
      <w:pPr>
        <w:pStyle w:val="CodePACKT"/>
      </w:pPr>
    </w:p>
    <w:p w14:paraId="6E7752A8" w14:textId="41D6269D" w:rsidR="0046674D" w:rsidRPr="0046674D" w:rsidRDefault="00E73D95" w:rsidP="00E73D95">
      <w:pPr>
        <w:pStyle w:val="NumberedBulletPACKT"/>
        <w:rPr>
          <w:color w:val="000000"/>
          <w:lang w:val="en-GB" w:eastAsia="en-GB"/>
        </w:rPr>
      </w:pPr>
      <w:r>
        <w:rPr>
          <w:lang w:val="en-GB" w:eastAsia="en-GB"/>
        </w:rPr>
        <w:t>If</w:t>
      </w:r>
      <w:r w:rsidR="0046674D" w:rsidRPr="0046674D">
        <w:rPr>
          <w:lang w:val="en-GB" w:eastAsia="en-GB"/>
        </w:rPr>
        <w:t> th</w:t>
      </w:r>
      <w:r w:rsidR="00952699">
        <w:rPr>
          <w:lang w:val="en-GB" w:eastAsia="en-GB"/>
        </w:rPr>
        <w:t>e theme na</w:t>
      </w:r>
      <w:r w:rsidR="0046674D" w:rsidRPr="0046674D">
        <w:rPr>
          <w:lang w:val="en-GB" w:eastAsia="en-GB"/>
        </w:rPr>
        <w:t>me is </w:t>
      </w:r>
      <w:del w:id="141" w:author="Lucy Wan" w:date="2020-10-20T17:10:00Z">
        <w:r w:rsidR="0046674D" w:rsidRPr="0046674D" w:rsidDel="00F448EF">
          <w:rPr>
            <w:lang w:val="en-GB" w:eastAsia="en-GB"/>
          </w:rPr>
          <w:delText>the</w:delText>
        </w:r>
      </w:del>
      <w:r w:rsidR="0046674D" w:rsidRPr="0046674D">
        <w:rPr>
          <w:lang w:val="en-GB" w:eastAsia="en-GB"/>
        </w:rPr>
        <w:t> </w:t>
      </w:r>
      <w:r w:rsidR="0046674D" w:rsidRPr="00952699">
        <w:rPr>
          <w:rStyle w:val="CodeInTextPACKT"/>
        </w:rPr>
        <w:t>V</w:t>
      </w:r>
      <w:r w:rsidR="00952699" w:rsidRPr="00952699">
        <w:rPr>
          <w:rStyle w:val="CodeInTextPACKT"/>
        </w:rPr>
        <w:t>i</w:t>
      </w:r>
      <w:r w:rsidR="0046674D" w:rsidRPr="00952699">
        <w:rPr>
          <w:rStyle w:val="CodeInTextPACKT"/>
        </w:rPr>
        <w:t>sual Studio Light</w:t>
      </w:r>
      <w:r w:rsidR="0046674D" w:rsidRPr="0046674D">
        <w:rPr>
          <w:lang w:val="en-GB" w:eastAsia="en-GB"/>
        </w:rPr>
        <w:t>, change the color scheme</w:t>
      </w:r>
    </w:p>
    <w:p w14:paraId="43B6D9CA" w14:textId="77777777" w:rsidR="00E73D95" w:rsidRPr="00E73D95" w:rsidRDefault="00E73D95" w:rsidP="00E73D95">
      <w:pPr>
        <w:pStyle w:val="CodePACKT"/>
      </w:pPr>
    </w:p>
    <w:p w14:paraId="72AAF0F0" w14:textId="21187E6D" w:rsidR="0046674D" w:rsidRPr="00E73D95" w:rsidRDefault="0046674D" w:rsidP="00E73D95">
      <w:pPr>
        <w:pStyle w:val="CodePACKT"/>
      </w:pPr>
      <w:r w:rsidRPr="00E73D95">
        <w:t>If ($Theme -eq 'Visual Studio Light') {</w:t>
      </w:r>
    </w:p>
    <w:p w14:paraId="22EA1569" w14:textId="77777777" w:rsidR="0046674D" w:rsidRPr="00E73D95" w:rsidRDefault="0046674D" w:rsidP="00E73D95">
      <w:pPr>
        <w:pStyle w:val="CodePACKT"/>
      </w:pPr>
      <w:r w:rsidRPr="00E73D95">
        <w:t>  Set-</w:t>
      </w:r>
      <w:proofErr w:type="spellStart"/>
      <w:r w:rsidRPr="00E73D95">
        <w:t>PSReadLineOption</w:t>
      </w:r>
      <w:proofErr w:type="spellEnd"/>
      <w:r w:rsidRPr="00E73D95">
        <w:t> -Colors @{</w:t>
      </w:r>
    </w:p>
    <w:p w14:paraId="0944181E" w14:textId="77777777" w:rsidR="0046674D" w:rsidRPr="00E73D95" w:rsidRDefault="0046674D" w:rsidP="00E73D95">
      <w:pPr>
        <w:pStyle w:val="CodePACKT"/>
      </w:pPr>
      <w:r w:rsidRPr="00E73D95">
        <w:t>    Member    = "`e[33m"</w:t>
      </w:r>
    </w:p>
    <w:p w14:paraId="145DE881" w14:textId="77777777" w:rsidR="0046674D" w:rsidRPr="00E73D95" w:rsidRDefault="0046674D" w:rsidP="00E73D95">
      <w:pPr>
        <w:pStyle w:val="CodePACKT"/>
      </w:pPr>
      <w:r w:rsidRPr="00E73D95">
        <w:t>    Number    = "`e[34m"</w:t>
      </w:r>
    </w:p>
    <w:p w14:paraId="71AD59C7" w14:textId="77777777" w:rsidR="0046674D" w:rsidRPr="00E73D95" w:rsidRDefault="0046674D" w:rsidP="00E73D95">
      <w:pPr>
        <w:pStyle w:val="CodePACKT"/>
      </w:pPr>
      <w:r w:rsidRPr="00E73D95">
        <w:t>    Parameter = "`e[35m"</w:t>
      </w:r>
    </w:p>
    <w:p w14:paraId="225A1AFC" w14:textId="77777777" w:rsidR="0046674D" w:rsidRPr="00E73D95" w:rsidRDefault="0046674D" w:rsidP="00E73D95">
      <w:pPr>
        <w:pStyle w:val="CodePACKT"/>
      </w:pPr>
      <w:r w:rsidRPr="00E73D95">
        <w:t>    Command   = "`e[34m"      </w:t>
      </w:r>
    </w:p>
    <w:p w14:paraId="75C9FA67" w14:textId="77777777" w:rsidR="0046674D" w:rsidRPr="00E73D95" w:rsidRDefault="0046674D" w:rsidP="00E73D95">
      <w:pPr>
        <w:pStyle w:val="CodePACKT"/>
      </w:pPr>
      <w:r w:rsidRPr="00E73D95">
        <w:t>  }</w:t>
      </w:r>
    </w:p>
    <w:p w14:paraId="60983ED9" w14:textId="77777777" w:rsidR="0046674D" w:rsidRPr="00E73D95" w:rsidRDefault="0046674D" w:rsidP="00E73D95">
      <w:pPr>
        <w:pStyle w:val="CodePACKT"/>
      </w:pPr>
      <w:r w:rsidRPr="00E73D95">
        <w:t>}</w:t>
      </w:r>
    </w:p>
    <w:p w14:paraId="7DC0E52D" w14:textId="5763EF2B" w:rsidR="0000165C" w:rsidRDefault="0000165C" w:rsidP="0000165C">
      <w:pPr>
        <w:pStyle w:val="Heading2"/>
        <w:numPr>
          <w:ilvl w:val="1"/>
          <w:numId w:val="3"/>
        </w:numPr>
        <w:tabs>
          <w:tab w:val="left" w:pos="0"/>
        </w:tabs>
      </w:pPr>
      <w:r>
        <w:t>How it works...</w:t>
      </w:r>
    </w:p>
    <w:p w14:paraId="2FDB3BD5" w14:textId="7B5686DE" w:rsidR="00E73D95" w:rsidRDefault="00E73D95" w:rsidP="00E73D95">
      <w:pPr>
        <w:pStyle w:val="NormalPACKT"/>
        <w:rPr>
          <w:lang w:val="en-GB"/>
        </w:rPr>
      </w:pPr>
      <w:r>
        <w:rPr>
          <w:lang w:val="en-GB"/>
        </w:rPr>
        <w:t xml:space="preserve">In </w:t>
      </w:r>
      <w:r w:rsidRPr="00E73D95">
        <w:rPr>
          <w:rStyle w:val="ItalicsPACKT"/>
        </w:rPr>
        <w:t>step 1</w:t>
      </w:r>
      <w:r>
        <w:rPr>
          <w:lang w:val="en-GB"/>
        </w:rPr>
        <w:t xml:space="preserve">, you view the commands in the </w:t>
      </w:r>
      <w:proofErr w:type="spellStart"/>
      <w:r>
        <w:rPr>
          <w:lang w:val="en-GB"/>
        </w:rPr>
        <w:t>PSReadline</w:t>
      </w:r>
      <w:proofErr w:type="spellEnd"/>
      <w:r>
        <w:rPr>
          <w:lang w:val="en-GB"/>
        </w:rPr>
        <w:t xml:space="preserve"> Module</w:t>
      </w:r>
      <w:r w:rsidR="00952699">
        <w:rPr>
          <w:lang w:val="en-GB"/>
        </w:rPr>
        <w:t>,</w:t>
      </w:r>
      <w:r>
        <w:rPr>
          <w:lang w:val="en-GB"/>
        </w:rPr>
        <w:t xml:space="preserve"> which looks like this:</w:t>
      </w:r>
    </w:p>
    <w:p w14:paraId="4180F865" w14:textId="69E1FA14" w:rsidR="00952699" w:rsidRDefault="00952699" w:rsidP="00952699">
      <w:pPr>
        <w:pStyle w:val="FigurePACKT"/>
        <w:rPr>
          <w:lang w:val="en-GB"/>
        </w:rPr>
      </w:pPr>
      <w:r>
        <w:drawing>
          <wp:inline distT="0" distB="0" distL="0" distR="0" wp14:anchorId="09121BC2" wp14:editId="664501EC">
            <wp:extent cx="3869630" cy="16418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89331" cy="1650215"/>
                    </a:xfrm>
                    <a:prstGeom prst="rect">
                      <a:avLst/>
                    </a:prstGeom>
                  </pic:spPr>
                </pic:pic>
              </a:graphicData>
            </a:graphic>
          </wp:inline>
        </w:drawing>
      </w:r>
    </w:p>
    <w:p w14:paraId="1D43D032" w14:textId="51941EB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30.png</w:t>
      </w:r>
    </w:p>
    <w:p w14:paraId="0666A864" w14:textId="65466E7D" w:rsidR="00E73D95" w:rsidRDefault="00E73D95" w:rsidP="00E73D95">
      <w:pPr>
        <w:pStyle w:val="NormalPACKT"/>
        <w:rPr>
          <w:lang w:val="en-GB"/>
        </w:rPr>
      </w:pPr>
      <w:r>
        <w:rPr>
          <w:lang w:val="en-GB"/>
        </w:rPr>
        <w:t xml:space="preserve">In </w:t>
      </w:r>
      <w:r w:rsidRPr="00952699">
        <w:rPr>
          <w:rStyle w:val="ItalicsPACKT"/>
        </w:rPr>
        <w:t>step 2</w:t>
      </w:r>
      <w:r>
        <w:rPr>
          <w:lang w:val="en-GB"/>
        </w:rPr>
        <w:t xml:space="preserve">, you </w:t>
      </w:r>
      <w:r w:rsidR="00952699">
        <w:rPr>
          <w:lang w:val="en-GB"/>
        </w:rPr>
        <w:t xml:space="preserve">display the first ten </w:t>
      </w:r>
      <w:proofErr w:type="spellStart"/>
      <w:r>
        <w:rPr>
          <w:lang w:val="en-GB"/>
        </w:rPr>
        <w:t>PSRe</w:t>
      </w:r>
      <w:ins w:id="142" w:author="Lucy Wan" w:date="2020-10-20T17:10:00Z">
        <w:r w:rsidR="00DC5C96">
          <w:rPr>
            <w:lang w:val="en-GB"/>
          </w:rPr>
          <w:t>a</w:t>
        </w:r>
      </w:ins>
      <w:r>
        <w:rPr>
          <w:lang w:val="en-GB"/>
        </w:rPr>
        <w:t>dline</w:t>
      </w:r>
      <w:proofErr w:type="spellEnd"/>
      <w:r>
        <w:rPr>
          <w:lang w:val="en-GB"/>
        </w:rPr>
        <w:t xml:space="preserve"> key handlers</w:t>
      </w:r>
      <w:r w:rsidR="00952699">
        <w:rPr>
          <w:lang w:val="en-GB"/>
        </w:rPr>
        <w:t xml:space="preserve"> currently in use</w:t>
      </w:r>
      <w:r>
        <w:rPr>
          <w:lang w:val="en-GB"/>
        </w:rPr>
        <w:t>, which looks like this</w:t>
      </w:r>
      <w:ins w:id="143" w:author="Lucy Wan" w:date="2020-10-20T17:10:00Z">
        <w:r w:rsidR="00EB566A">
          <w:rPr>
            <w:lang w:val="en-GB"/>
          </w:rPr>
          <w:t>:</w:t>
        </w:r>
      </w:ins>
    </w:p>
    <w:p w14:paraId="5221F75B" w14:textId="53C78206" w:rsidR="00952699" w:rsidRDefault="00952699" w:rsidP="00952699">
      <w:pPr>
        <w:pStyle w:val="FigurePACKT"/>
        <w:rPr>
          <w:lang w:val="en-GB"/>
        </w:rPr>
      </w:pPr>
      <w:r>
        <w:drawing>
          <wp:inline distT="0" distB="0" distL="0" distR="0" wp14:anchorId="66940DBD" wp14:editId="56939B6A">
            <wp:extent cx="4812818" cy="2889504"/>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8207" cy="2892740"/>
                    </a:xfrm>
                    <a:prstGeom prst="rect">
                      <a:avLst/>
                    </a:prstGeom>
                  </pic:spPr>
                </pic:pic>
              </a:graphicData>
            </a:graphic>
          </wp:inline>
        </w:drawing>
      </w:r>
    </w:p>
    <w:p w14:paraId="586E21EE" w14:textId="0BA692D4"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31.png</w:t>
      </w:r>
    </w:p>
    <w:p w14:paraId="547F15DF" w14:textId="11A5B6D6" w:rsidR="00E73D95" w:rsidRDefault="00952699" w:rsidP="00E73D95">
      <w:pPr>
        <w:pStyle w:val="NormalPACKT"/>
        <w:rPr>
          <w:lang w:val="en-GB"/>
        </w:rPr>
      </w:pPr>
      <w:proofErr w:type="spellStart"/>
      <w:r>
        <w:rPr>
          <w:lang w:val="en-GB"/>
        </w:rPr>
        <w:t>PSReadline</w:t>
      </w:r>
      <w:proofErr w:type="spellEnd"/>
      <w:r>
        <w:rPr>
          <w:lang w:val="en-GB"/>
        </w:rPr>
        <w:t xml:space="preserve"> provides over 160 internal functions to which you can bind a key combination. In </w:t>
      </w:r>
      <w:r w:rsidR="00E73D95" w:rsidRPr="00952699">
        <w:rPr>
          <w:rStyle w:val="ItalicsPACKT"/>
        </w:rPr>
        <w:t>step 3</w:t>
      </w:r>
      <w:r w:rsidR="00E73D95">
        <w:rPr>
          <w:lang w:val="en-GB"/>
        </w:rPr>
        <w:t xml:space="preserve">, you </w:t>
      </w:r>
      <w:r>
        <w:rPr>
          <w:lang w:val="en-GB"/>
        </w:rPr>
        <w:t xml:space="preserve">discover how many functions are </w:t>
      </w:r>
      <w:commentRangeStart w:id="144"/>
      <w:r>
        <w:rPr>
          <w:lang w:val="en-GB"/>
        </w:rPr>
        <w:t>unbound currently</w:t>
      </w:r>
      <w:commentRangeEnd w:id="144"/>
      <w:r w:rsidR="00631170">
        <w:rPr>
          <w:rStyle w:val="CommentReference"/>
        </w:rPr>
        <w:commentReference w:id="144"/>
      </w:r>
      <w:r>
        <w:rPr>
          <w:lang w:val="en-GB"/>
        </w:rPr>
        <w:t>, which looks like this:</w:t>
      </w:r>
    </w:p>
    <w:p w14:paraId="1D63D97B" w14:textId="0C4A4900" w:rsidR="00952699" w:rsidRDefault="00952699" w:rsidP="00952699">
      <w:pPr>
        <w:pStyle w:val="FigurePACKT"/>
        <w:rPr>
          <w:lang w:val="en-GB"/>
        </w:rPr>
      </w:pPr>
      <w:r>
        <w:lastRenderedPageBreak/>
        <w:drawing>
          <wp:inline distT="0" distB="0" distL="0" distR="0" wp14:anchorId="18DF38EE" wp14:editId="3BAB9E83">
            <wp:extent cx="3474720" cy="5238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9241" cy="551644"/>
                    </a:xfrm>
                    <a:prstGeom prst="rect">
                      <a:avLst/>
                    </a:prstGeom>
                  </pic:spPr>
                </pic:pic>
              </a:graphicData>
            </a:graphic>
          </wp:inline>
        </w:drawing>
      </w:r>
    </w:p>
    <w:p w14:paraId="63C24D8A" w14:textId="29E0017C"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32.png</w:t>
      </w:r>
    </w:p>
    <w:p w14:paraId="587166EA" w14:textId="41ECD0A5" w:rsidR="00952699" w:rsidRDefault="00E73D95" w:rsidP="00E73D95">
      <w:pPr>
        <w:pStyle w:val="NormalPACKT"/>
        <w:rPr>
          <w:lang w:val="en-GB"/>
        </w:rPr>
      </w:pPr>
      <w:r>
        <w:rPr>
          <w:lang w:val="en-GB"/>
        </w:rPr>
        <w:t xml:space="preserve">In </w:t>
      </w:r>
      <w:r w:rsidRPr="00952699">
        <w:rPr>
          <w:rStyle w:val="ItalicsPACKT"/>
        </w:rPr>
        <w:t>step 4</w:t>
      </w:r>
      <w:r w:rsidR="00952699">
        <w:rPr>
          <w:rStyle w:val="ItalicsPACKT"/>
        </w:rPr>
        <w:t>,</w:t>
      </w:r>
      <w:r w:rsidR="00952699">
        <w:rPr>
          <w:lang w:val="en-GB"/>
        </w:rPr>
        <w:t xml:space="preserve"> you view the </w:t>
      </w:r>
      <w:proofErr w:type="spellStart"/>
      <w:r w:rsidR="00952699">
        <w:rPr>
          <w:lang w:val="en-GB"/>
        </w:rPr>
        <w:t>PSReadline</w:t>
      </w:r>
      <w:proofErr w:type="spellEnd"/>
      <w:r w:rsidR="00952699">
        <w:rPr>
          <w:lang w:val="en-GB"/>
        </w:rPr>
        <w:t xml:space="preserve"> options as you can see here:</w:t>
      </w:r>
    </w:p>
    <w:p w14:paraId="350D279A" w14:textId="4BEF3EE6" w:rsidR="00952699" w:rsidRDefault="00952699" w:rsidP="00952699">
      <w:pPr>
        <w:pStyle w:val="FigurePACKT"/>
        <w:rPr>
          <w:lang w:val="en-GB"/>
        </w:rPr>
      </w:pPr>
      <w:r>
        <w:drawing>
          <wp:inline distT="0" distB="0" distL="0" distR="0" wp14:anchorId="216B037B" wp14:editId="70E3214C">
            <wp:extent cx="4963454" cy="46329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7837" cy="4637051"/>
                    </a:xfrm>
                    <a:prstGeom prst="rect">
                      <a:avLst/>
                    </a:prstGeom>
                  </pic:spPr>
                </pic:pic>
              </a:graphicData>
            </a:graphic>
          </wp:inline>
        </w:drawing>
      </w:r>
    </w:p>
    <w:p w14:paraId="344CE449" w14:textId="70B36EB2" w:rsidR="00952699" w:rsidRDefault="00952699" w:rsidP="00952699">
      <w:pPr>
        <w:pStyle w:val="LayoutInformationPACKT"/>
        <w:rPr>
          <w:lang w:val="en-GB"/>
        </w:rPr>
      </w:pPr>
      <w:r>
        <w:t xml:space="preserve">Insert </w:t>
      </w:r>
      <w:r w:rsidRPr="00C41783">
        <w:t>image</w:t>
      </w:r>
      <w:r>
        <w:t xml:space="preserve"> </w:t>
      </w:r>
      <w:r>
        <w:rPr>
          <w:noProof/>
        </w:rPr>
        <w:t>B42024_01</w:t>
      </w:r>
      <w:r w:rsidRPr="00023EAD">
        <w:rPr>
          <w:noProof/>
        </w:rPr>
        <w:t>_</w:t>
      </w:r>
      <w:r>
        <w:rPr>
          <w:noProof/>
        </w:rPr>
        <w:t>33.png</w:t>
      </w:r>
    </w:p>
    <w:p w14:paraId="2D8F83CD" w14:textId="6A828AD0" w:rsidR="00952699" w:rsidRDefault="00952699" w:rsidP="00E73D95">
      <w:pPr>
        <w:pStyle w:val="NormalPACKT"/>
        <w:rPr>
          <w:lang w:val="en-GB"/>
        </w:rPr>
      </w:pPr>
      <w:r>
        <w:rPr>
          <w:lang w:val="en-GB"/>
        </w:rPr>
        <w:t xml:space="preserve">In </w:t>
      </w:r>
      <w:r w:rsidRPr="00952699">
        <w:rPr>
          <w:rStyle w:val="ItalicsPACKT"/>
        </w:rPr>
        <w:t xml:space="preserve">step </w:t>
      </w:r>
      <w:r w:rsidR="00E73D95" w:rsidRPr="00952699">
        <w:rPr>
          <w:rStyle w:val="ItalicsPACKT"/>
        </w:rPr>
        <w:t>5</w:t>
      </w:r>
      <w:r w:rsidR="00E73D95">
        <w:rPr>
          <w:lang w:val="en-GB"/>
        </w:rPr>
        <w:t xml:space="preserve">, and </w:t>
      </w:r>
      <w:r w:rsidR="00E73D95" w:rsidRPr="00952699">
        <w:rPr>
          <w:rStyle w:val="ItalicsPACKT"/>
        </w:rPr>
        <w:t>step 6</w:t>
      </w:r>
      <w:r w:rsidR="00E73D95" w:rsidRPr="00952699">
        <w:t>,</w:t>
      </w:r>
      <w:r w:rsidR="00E73D95">
        <w:rPr>
          <w:lang w:val="en-GB"/>
        </w:rPr>
        <w:t xml:space="preserve"> you </w:t>
      </w:r>
      <w:r>
        <w:rPr>
          <w:lang w:val="en-GB"/>
        </w:rPr>
        <w:t xml:space="preserve">determine the current VS Code theme name and </w:t>
      </w:r>
      <w:r w:rsidR="00E73D95">
        <w:rPr>
          <w:lang w:val="en-GB"/>
        </w:rPr>
        <w:t xml:space="preserve">update the </w:t>
      </w:r>
      <w:proofErr w:type="spellStart"/>
      <w:r w:rsidR="00E73D95">
        <w:rPr>
          <w:lang w:val="en-GB"/>
        </w:rPr>
        <w:t>colors</w:t>
      </w:r>
      <w:proofErr w:type="spellEnd"/>
      <w:r w:rsidR="00E73D95">
        <w:rPr>
          <w:lang w:val="en-GB"/>
        </w:rPr>
        <w:t xml:space="preserve"> used by </w:t>
      </w:r>
      <w:proofErr w:type="spellStart"/>
      <w:r w:rsidR="00E73D95">
        <w:rPr>
          <w:lang w:val="en-GB"/>
        </w:rPr>
        <w:t>PSReadline</w:t>
      </w:r>
      <w:proofErr w:type="spellEnd"/>
      <w:r w:rsidR="00E73D95">
        <w:rPr>
          <w:lang w:val="en-GB"/>
        </w:rPr>
        <w:t xml:space="preserve"> for better clarity.</w:t>
      </w:r>
      <w:r>
        <w:rPr>
          <w:lang w:val="en-GB"/>
        </w:rPr>
        <w:t xml:space="preserve"> These two steps produce no output</w:t>
      </w:r>
      <w:ins w:id="145" w:author="Lucy Wan" w:date="2020-10-20T17:12:00Z">
        <w:r w:rsidR="00343B12">
          <w:rPr>
            <w:lang w:val="en-GB"/>
          </w:rPr>
          <w:t>,</w:t>
        </w:r>
      </w:ins>
      <w:r>
        <w:rPr>
          <w:lang w:val="en-GB"/>
        </w:rPr>
        <w:t xml:space="preserve"> although you should see the colours of specific PowerShell syntax tokens change (run </w:t>
      </w:r>
      <w:r w:rsidRPr="00952699">
        <w:rPr>
          <w:rStyle w:val="CodeInTextPACKT"/>
        </w:rPr>
        <w:t>Get-</w:t>
      </w:r>
      <w:proofErr w:type="spellStart"/>
      <w:r w:rsidRPr="00952699">
        <w:rPr>
          <w:rStyle w:val="CodeInTextPACKT"/>
        </w:rPr>
        <w:t>PSReadLineOption</w:t>
      </w:r>
      <w:proofErr w:type="spellEnd"/>
      <w:r>
        <w:rPr>
          <w:lang w:val="en-GB"/>
        </w:rPr>
        <w:t xml:space="preserve"> to see the changes).</w:t>
      </w:r>
    </w:p>
    <w:p w14:paraId="088A0CD4" w14:textId="6953EB1E" w:rsidR="0000165C" w:rsidRDefault="0000165C" w:rsidP="0000165C">
      <w:pPr>
        <w:pStyle w:val="Heading2"/>
      </w:pPr>
      <w:r>
        <w:t>There's more...</w:t>
      </w:r>
    </w:p>
    <w:p w14:paraId="3D223367" w14:textId="77777777" w:rsidR="002432CE" w:rsidRDefault="002432CE" w:rsidP="002432CE">
      <w:pPr>
        <w:pStyle w:val="NormalPACKT"/>
        <w:rPr>
          <w:lang w:val="en-GB"/>
        </w:rPr>
      </w:pPr>
      <w:r>
        <w:rPr>
          <w:lang w:val="en-GB"/>
        </w:rPr>
        <w:t xml:space="preserve">In </w:t>
      </w:r>
      <w:r w:rsidRPr="002432CE">
        <w:rPr>
          <w:rStyle w:val="ItalicsPACKT"/>
        </w:rPr>
        <w:t>step 1</w:t>
      </w:r>
      <w:r>
        <w:rPr>
          <w:lang w:val="en-GB"/>
        </w:rPr>
        <w:t xml:space="preserve">, you view the commands inside the </w:t>
      </w:r>
      <w:proofErr w:type="spellStart"/>
      <w:r>
        <w:rPr>
          <w:lang w:val="en-GB"/>
        </w:rPr>
        <w:t>PSReadline</w:t>
      </w:r>
      <w:proofErr w:type="spellEnd"/>
      <w:r>
        <w:rPr>
          <w:lang w:val="en-GB"/>
        </w:rPr>
        <w:t xml:space="preserve"> module. The </w:t>
      </w:r>
      <w:proofErr w:type="spellStart"/>
      <w:r w:rsidRPr="002432CE">
        <w:rPr>
          <w:rStyle w:val="CodeInTextPACKT"/>
          <w:lang w:val="en-GB"/>
        </w:rPr>
        <w:t>PSConsoleHostReadLine</w:t>
      </w:r>
      <w:proofErr w:type="spellEnd"/>
      <w:r>
        <w:rPr>
          <w:lang w:val="en-GB"/>
        </w:rPr>
        <w:t xml:space="preserve"> function is the entry point to this module’s functionality. When the PowerShell console starts, it loads this module and invokes the </w:t>
      </w:r>
      <w:proofErr w:type="spellStart"/>
      <w:r w:rsidRPr="002432CE">
        <w:rPr>
          <w:rStyle w:val="CodeInTextPACKT"/>
        </w:rPr>
        <w:t>PSConsoleHostReadLine</w:t>
      </w:r>
      <w:proofErr w:type="spellEnd"/>
      <w:r>
        <w:rPr>
          <w:lang w:val="en-GB"/>
        </w:rPr>
        <w:t xml:space="preserve"> function. </w:t>
      </w:r>
    </w:p>
    <w:p w14:paraId="536FBEA1" w14:textId="3072D195" w:rsidR="002432CE" w:rsidRDefault="002432CE" w:rsidP="00CB5119">
      <w:pPr>
        <w:pStyle w:val="NormalPACKT"/>
        <w:rPr>
          <w:lang w:val="en-GB"/>
        </w:rPr>
      </w:pPr>
      <w:r>
        <w:rPr>
          <w:lang w:val="en-GB"/>
        </w:rPr>
        <w:t xml:space="preserve">One small downside to </w:t>
      </w:r>
      <w:proofErr w:type="spellStart"/>
      <w:r>
        <w:rPr>
          <w:lang w:val="en-GB"/>
        </w:rPr>
        <w:t>PSReadline</w:t>
      </w:r>
      <w:proofErr w:type="spellEnd"/>
      <w:r>
        <w:rPr>
          <w:lang w:val="en-GB"/>
        </w:rPr>
        <w:t xml:space="preserve"> is that it does not work well with all </w:t>
      </w:r>
      <w:r w:rsidR="00CB5119">
        <w:rPr>
          <w:lang w:val="en-GB"/>
        </w:rPr>
        <w:t xml:space="preserve">Windows </w:t>
      </w:r>
      <w:r>
        <w:rPr>
          <w:lang w:val="en-GB"/>
        </w:rPr>
        <w:t xml:space="preserve">screen reader programs. For </w:t>
      </w:r>
      <w:r w:rsidR="00CB5119">
        <w:rPr>
          <w:lang w:val="en-GB"/>
        </w:rPr>
        <w:t xml:space="preserve">accessibility reasons, </w:t>
      </w:r>
      <w:r>
        <w:rPr>
          <w:lang w:val="en-GB"/>
        </w:rPr>
        <w:t>if the PowerShell console detects you are using a</w:t>
      </w:r>
      <w:r w:rsidR="00CB5119">
        <w:rPr>
          <w:lang w:val="en-GB"/>
        </w:rPr>
        <w:t>ny</w:t>
      </w:r>
      <w:r>
        <w:rPr>
          <w:lang w:val="en-GB"/>
        </w:rPr>
        <w:t xml:space="preserve"> screen reader program, the console </w:t>
      </w:r>
      <w:proofErr w:type="spellStart"/>
      <w:r>
        <w:rPr>
          <w:lang w:val="en-GB"/>
        </w:rPr>
        <w:t>startup</w:t>
      </w:r>
      <w:proofErr w:type="spellEnd"/>
      <w:r>
        <w:rPr>
          <w:lang w:val="en-GB"/>
        </w:rPr>
        <w:t xml:space="preserve"> process does not load </w:t>
      </w:r>
      <w:proofErr w:type="spellStart"/>
      <w:r>
        <w:rPr>
          <w:lang w:val="en-GB"/>
        </w:rPr>
        <w:t>PSReadline</w:t>
      </w:r>
      <w:proofErr w:type="spellEnd"/>
      <w:r>
        <w:rPr>
          <w:lang w:val="en-GB"/>
        </w:rPr>
        <w:t xml:space="preserve">. </w:t>
      </w:r>
      <w:r w:rsidR="00CB5119">
        <w:rPr>
          <w:lang w:val="en-GB"/>
        </w:rPr>
        <w:t xml:space="preserve">You can always load PSReadLine manually either in the console or by updating your </w:t>
      </w:r>
      <w:proofErr w:type="spellStart"/>
      <w:r w:rsidR="00CB5119">
        <w:rPr>
          <w:lang w:val="en-GB"/>
        </w:rPr>
        <w:t>startup</w:t>
      </w:r>
      <w:proofErr w:type="spellEnd"/>
      <w:r w:rsidR="00CB5119">
        <w:rPr>
          <w:lang w:val="en-GB"/>
        </w:rPr>
        <w:t xml:space="preserve"> profile(s).</w:t>
      </w:r>
    </w:p>
    <w:p w14:paraId="2DBD8711" w14:textId="3F90AB7F" w:rsidR="00CB5119" w:rsidRDefault="00CB5119" w:rsidP="00CB5119">
      <w:pPr>
        <w:pStyle w:val="NormalPACKT"/>
        <w:rPr>
          <w:lang w:val="en-GB"/>
        </w:rPr>
      </w:pPr>
      <w:r>
        <w:rPr>
          <w:lang w:val="en-GB"/>
        </w:rPr>
        <w:t xml:space="preserve">In </w:t>
      </w:r>
      <w:r w:rsidRPr="00D5389D">
        <w:rPr>
          <w:rStyle w:val="ItalicsPACKT"/>
        </w:rPr>
        <w:t>step 2</w:t>
      </w:r>
      <w:r>
        <w:rPr>
          <w:lang w:val="en-GB"/>
        </w:rPr>
        <w:t xml:space="preserve">, you view the key handlers currently use by </w:t>
      </w:r>
      <w:proofErr w:type="spellStart"/>
      <w:r>
        <w:rPr>
          <w:lang w:val="en-GB"/>
        </w:rPr>
        <w:t>PSReadline</w:t>
      </w:r>
      <w:proofErr w:type="spellEnd"/>
      <w:r>
        <w:rPr>
          <w:lang w:val="en-GB"/>
        </w:rPr>
        <w:t xml:space="preserve">. Each key handler maps a keystroke combination (for example, </w:t>
      </w:r>
      <w:proofErr w:type="spellStart"/>
      <w:r>
        <w:rPr>
          <w:lang w:val="en-GB"/>
        </w:rPr>
        <w:t>Ctrl+</w:t>
      </w:r>
      <w:r w:rsidR="00C44B17">
        <w:rPr>
          <w:lang w:val="en-GB"/>
        </w:rPr>
        <w:t>L</w:t>
      </w:r>
      <w:proofErr w:type="spellEnd"/>
      <w:r>
        <w:rPr>
          <w:lang w:val="en-GB"/>
        </w:rPr>
        <w:t xml:space="preserve">) to one of over 160 internal </w:t>
      </w:r>
      <w:proofErr w:type="spellStart"/>
      <w:r>
        <w:rPr>
          <w:lang w:val="en-GB"/>
        </w:rPr>
        <w:t>PSReadline</w:t>
      </w:r>
      <w:proofErr w:type="spellEnd"/>
      <w:r>
        <w:rPr>
          <w:lang w:val="en-GB"/>
        </w:rPr>
        <w:t xml:space="preserve"> functions. By default, </w:t>
      </w:r>
      <w:proofErr w:type="spellStart"/>
      <w:r>
        <w:rPr>
          <w:lang w:val="en-GB"/>
        </w:rPr>
        <w:lastRenderedPageBreak/>
        <w:t>Ctrl+L</w:t>
      </w:r>
      <w:proofErr w:type="spellEnd"/>
      <w:r>
        <w:rPr>
          <w:lang w:val="en-GB"/>
        </w:rPr>
        <w:t xml:space="preserve"> maps </w:t>
      </w:r>
      <w:ins w:id="146" w:author="Lucy Wan" w:date="2020-10-20T17:13:00Z">
        <w:r w:rsidR="00C44B17">
          <w:rPr>
            <w:lang w:val="en-GB"/>
          </w:rPr>
          <w:t xml:space="preserve">to </w:t>
        </w:r>
      </w:ins>
      <w:proofErr w:type="spellStart"/>
      <w:r>
        <w:rPr>
          <w:lang w:val="en-GB"/>
        </w:rPr>
        <w:t>PSReadline’s</w:t>
      </w:r>
      <w:proofErr w:type="spellEnd"/>
      <w:r>
        <w:rPr>
          <w:lang w:val="en-GB"/>
        </w:rPr>
        <w:t xml:space="preserve"> </w:t>
      </w:r>
      <w:proofErr w:type="spellStart"/>
      <w:r w:rsidRPr="00CB5119">
        <w:rPr>
          <w:lang w:val="en-GB"/>
        </w:rPr>
        <w:t>ClearScreen</w:t>
      </w:r>
      <w:proofErr w:type="spellEnd"/>
      <w:r>
        <w:rPr>
          <w:lang w:val="en-GB"/>
        </w:rPr>
        <w:t xml:space="preserve"> function - when you type that sequence, </w:t>
      </w:r>
      <w:proofErr w:type="spellStart"/>
      <w:r>
        <w:rPr>
          <w:lang w:val="en-GB"/>
        </w:rPr>
        <w:t>PSReadline</w:t>
      </w:r>
      <w:proofErr w:type="spellEnd"/>
      <w:r>
        <w:rPr>
          <w:lang w:val="en-GB"/>
        </w:rPr>
        <w:t xml:space="preserve"> clears the screen in the console. </w:t>
      </w:r>
    </w:p>
    <w:p w14:paraId="0B4A8D66" w14:textId="7FB8EDCF" w:rsidR="00952699" w:rsidRDefault="00952699" w:rsidP="00CB5119">
      <w:pPr>
        <w:pStyle w:val="NormalPACKT"/>
        <w:rPr>
          <w:lang w:val="en-GB"/>
        </w:rPr>
      </w:pPr>
      <w:r>
        <w:rPr>
          <w:lang w:val="en-GB"/>
        </w:rPr>
        <w:t xml:space="preserve">In </w:t>
      </w:r>
      <w:r w:rsidRPr="00952699">
        <w:rPr>
          <w:rStyle w:val="ItalicsPACKT"/>
        </w:rPr>
        <w:t>step 5</w:t>
      </w:r>
      <w:r>
        <w:rPr>
          <w:lang w:val="en-GB"/>
        </w:rPr>
        <w:t xml:space="preserve"> and </w:t>
      </w:r>
      <w:r w:rsidRPr="00952699">
        <w:rPr>
          <w:rStyle w:val="ItalicsPACKT"/>
        </w:rPr>
        <w:t>step 6</w:t>
      </w:r>
      <w:r>
        <w:rPr>
          <w:lang w:val="en-GB"/>
        </w:rPr>
        <w:t xml:space="preserve">, you detect the VS Code theme name and adjust the colour scheme to match your preferences. To some degree, </w:t>
      </w:r>
      <w:proofErr w:type="spellStart"/>
      <w:r>
        <w:rPr>
          <w:lang w:val="en-GB"/>
        </w:rPr>
        <w:t>PSReadline</w:t>
      </w:r>
      <w:proofErr w:type="spellEnd"/>
      <w:r>
        <w:rPr>
          <w:lang w:val="en-GB"/>
        </w:rPr>
        <w:t xml:space="preserve"> and </w:t>
      </w:r>
      <w:proofErr w:type="spellStart"/>
      <w:r>
        <w:rPr>
          <w:lang w:val="en-GB"/>
        </w:rPr>
        <w:t>VSCode’s</w:t>
      </w:r>
      <w:proofErr w:type="spellEnd"/>
      <w:r>
        <w:rPr>
          <w:lang w:val="en-GB"/>
        </w:rPr>
        <w:t xml:space="preserve"> colour themes can result in hard to read colour combinations. If that is the case, </w:t>
      </w:r>
      <w:commentRangeStart w:id="147"/>
      <w:r>
        <w:rPr>
          <w:lang w:val="en-GB"/>
        </w:rPr>
        <w:t>persist the specific settings into your VS Code profile file.</w:t>
      </w:r>
      <w:commentRangeEnd w:id="147"/>
      <w:r w:rsidR="00A366C7">
        <w:rPr>
          <w:rStyle w:val="CommentReference"/>
        </w:rPr>
        <w:commentReference w:id="147"/>
      </w:r>
    </w:p>
    <w:p w14:paraId="55677826" w14:textId="77777777" w:rsidR="00CB5119" w:rsidRPr="002432CE" w:rsidRDefault="00CB5119" w:rsidP="00CB5119">
      <w:pPr>
        <w:pStyle w:val="NormalPACKT"/>
        <w:rPr>
          <w:lang w:val="en-GB"/>
        </w:rPr>
      </w:pPr>
    </w:p>
    <w:p w14:paraId="1D9F9BE2" w14:textId="27D39A40" w:rsidR="0000165C" w:rsidRPr="009D0F10" w:rsidRDefault="0000165C" w:rsidP="0000165C">
      <w:pPr>
        <w:pStyle w:val="Heading1"/>
        <w:pBdr>
          <w:top w:val="none" w:sz="0" w:space="0" w:color="auto"/>
          <w:left w:val="none" w:sz="0" w:space="0" w:color="auto"/>
          <w:bottom w:val="none" w:sz="0" w:space="0" w:color="auto"/>
          <w:right w:val="none" w:sz="0" w:space="0" w:color="auto"/>
        </w:pBdr>
        <w:tabs>
          <w:tab w:val="left" w:pos="0"/>
        </w:tabs>
      </w:pPr>
      <w:r>
        <w:t>Installing PowerShell 7 in Windows Subsystem for L</w:t>
      </w:r>
      <w:r w:rsidR="00952699">
        <w:t>i</w:t>
      </w:r>
      <w:r>
        <w:t>nux</w:t>
      </w:r>
    </w:p>
    <w:p w14:paraId="0F2BE4C7" w14:textId="39E4D48E" w:rsidR="0000165C" w:rsidRDefault="00C41783" w:rsidP="0000165C">
      <w:pPr>
        <w:pStyle w:val="BulletPACKT"/>
        <w:numPr>
          <w:ilvl w:val="0"/>
          <w:numId w:val="0"/>
        </w:numPr>
      </w:pPr>
      <w:r>
        <w:t>PowerShell 7 is cross-platform</w:t>
      </w:r>
      <w:r w:rsidR="00952699">
        <w:t>,</w:t>
      </w:r>
      <w:r>
        <w:t xml:space="preserve"> and you can use PowerShell on Windows, macOS and most distributions of Linux. </w:t>
      </w:r>
      <w:commentRangeStart w:id="148"/>
      <w:r>
        <w:t xml:space="preserve">It is a feature of </w:t>
      </w:r>
      <w:commentRangeEnd w:id="148"/>
      <w:r w:rsidR="008F6100">
        <w:rPr>
          <w:rStyle w:val="CommentReference"/>
        </w:rPr>
        <w:commentReference w:id="148"/>
      </w:r>
      <w:r>
        <w:t>Linux that the installations of applica</w:t>
      </w:r>
      <w:r w:rsidR="00952699">
        <w:t>ti</w:t>
      </w:r>
      <w:r>
        <w:t>ons such as PowerShell differ. The tools you use</w:t>
      </w:r>
      <w:r w:rsidR="00952699">
        <w:t>,</w:t>
      </w:r>
      <w:r>
        <w:t xml:space="preserve"> for example in Ubuntu, are different from those you use in other distributions.</w:t>
      </w:r>
    </w:p>
    <w:p w14:paraId="6033EA82" w14:textId="76B514D8" w:rsidR="00C41783" w:rsidRDefault="00C41783" w:rsidP="0000165C">
      <w:pPr>
        <w:pStyle w:val="BulletPACKT"/>
        <w:numPr>
          <w:ilvl w:val="0"/>
          <w:numId w:val="0"/>
        </w:numPr>
      </w:pPr>
      <w:r>
        <w:t xml:space="preserve">With the latest versions of </w:t>
      </w:r>
      <w:r w:rsidR="00952699">
        <w:t>Win</w:t>
      </w:r>
      <w:r>
        <w:t xml:space="preserve">dows and Windows Server, Microsoft has implemented the Windows Subsystem for Linux (WSL). WSL allows you to run a (supported) Linux distribution inside Windows. For a </w:t>
      </w:r>
      <w:r w:rsidR="00952699">
        <w:t>more in-depth</w:t>
      </w:r>
      <w:r>
        <w:t xml:space="preserve"> look at WSL, see </w:t>
      </w:r>
      <w:r w:rsidRPr="00C41783">
        <w:rPr>
          <w:rStyle w:val="CodeInTextPACKT"/>
        </w:rPr>
        <w:t>https://docs.microsoft.com/en-us/windows/wsl/about</w:t>
      </w:r>
      <w:r>
        <w:t>.</w:t>
      </w:r>
    </w:p>
    <w:p w14:paraId="21F45833" w14:textId="77777777" w:rsidR="0000165C" w:rsidRDefault="0000165C" w:rsidP="0000165C">
      <w:pPr>
        <w:pStyle w:val="BulletPACKT"/>
        <w:numPr>
          <w:ilvl w:val="0"/>
          <w:numId w:val="0"/>
        </w:numPr>
      </w:pPr>
    </w:p>
    <w:p w14:paraId="35E84EF4" w14:textId="77777777" w:rsidR="0000165C" w:rsidRDefault="0000165C" w:rsidP="0000165C">
      <w:pPr>
        <w:pStyle w:val="Heading2"/>
        <w:tabs>
          <w:tab w:val="left" w:pos="0"/>
        </w:tabs>
      </w:pPr>
      <w:r>
        <w:t>Getting Ready</w:t>
      </w:r>
    </w:p>
    <w:p w14:paraId="5A315030" w14:textId="571BB4CC" w:rsidR="0000165C" w:rsidRDefault="00952699" w:rsidP="0000165C">
      <w:pPr>
        <w:pStyle w:val="BulletPACKT"/>
        <w:numPr>
          <w:ilvl w:val="0"/>
          <w:numId w:val="0"/>
        </w:numPr>
      </w:pPr>
      <w:r>
        <w:t>This recipe uses SRV1 after you have installed PowerShell 7 and VS Code.</w:t>
      </w:r>
    </w:p>
    <w:p w14:paraId="30DE30C8" w14:textId="77777777" w:rsidR="0000165C" w:rsidRDefault="0000165C" w:rsidP="0000165C">
      <w:pPr>
        <w:pStyle w:val="Heading2"/>
        <w:tabs>
          <w:tab w:val="left" w:pos="0"/>
        </w:tabs>
      </w:pPr>
      <w:r>
        <w:t>How to do it...</w:t>
      </w:r>
    </w:p>
    <w:p w14:paraId="57023F59" w14:textId="77777777" w:rsidR="0000165C" w:rsidRPr="009D0F10" w:rsidRDefault="0000165C" w:rsidP="001A7AB0">
      <w:pPr>
        <w:pStyle w:val="NumberedBulletPACKT"/>
        <w:numPr>
          <w:ilvl w:val="0"/>
          <w:numId w:val="18"/>
        </w:numPr>
      </w:pPr>
      <w:commentRangeStart w:id="149"/>
      <w:r w:rsidRPr="001A7AB0">
        <w:rPr>
          <w:lang w:val="en-GB"/>
        </w:rPr>
        <w:t>Step by step  with code:</w:t>
      </w:r>
      <w:commentRangeEnd w:id="149"/>
      <w:r w:rsidR="00B15737">
        <w:rPr>
          <w:rStyle w:val="CommentReference"/>
        </w:rPr>
        <w:commentReference w:id="149"/>
      </w:r>
    </w:p>
    <w:p w14:paraId="56AF679C" w14:textId="235AF30E" w:rsidR="0000165C" w:rsidRDefault="0000165C" w:rsidP="0000165C">
      <w:pPr>
        <w:pStyle w:val="Heading2"/>
        <w:numPr>
          <w:ilvl w:val="1"/>
          <w:numId w:val="3"/>
        </w:numPr>
        <w:tabs>
          <w:tab w:val="left" w:pos="0"/>
        </w:tabs>
      </w:pPr>
      <w:r>
        <w:t>How it works...</w:t>
      </w:r>
    </w:p>
    <w:p w14:paraId="732B2072" w14:textId="0D699641" w:rsidR="00C41783" w:rsidRPr="00C41783" w:rsidRDefault="00952699" w:rsidP="00C41783">
      <w:pPr>
        <w:pStyle w:val="NormalPACKT"/>
        <w:rPr>
          <w:lang w:val="en-GB"/>
        </w:rPr>
      </w:pPr>
      <w:r>
        <w:rPr>
          <w:lang w:val="en-GB"/>
        </w:rPr>
        <w:t>To be added</w:t>
      </w:r>
    </w:p>
    <w:p w14:paraId="6CC58475" w14:textId="5888B6BD" w:rsidR="0000165C" w:rsidRDefault="0000165C" w:rsidP="0000165C">
      <w:pPr>
        <w:pStyle w:val="Heading2"/>
      </w:pPr>
      <w:r>
        <w:t>There's more...</w:t>
      </w:r>
    </w:p>
    <w:p w14:paraId="0FD75E49" w14:textId="391CF5B1" w:rsidR="00C41783" w:rsidRPr="00C41783" w:rsidRDefault="00952699" w:rsidP="00C41783">
      <w:pPr>
        <w:pStyle w:val="NormalPACKT"/>
        <w:rPr>
          <w:lang w:val="en-GB"/>
        </w:rPr>
      </w:pPr>
      <w:r>
        <w:rPr>
          <w:lang w:val="en-GB"/>
        </w:rPr>
        <w:t>To be added</w:t>
      </w:r>
    </w:p>
    <w:sectPr w:rsidR="00C41783" w:rsidRPr="00C4178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0-20T15:18:00Z" w:initials="LW">
    <w:p w14:paraId="07AFA720" w14:textId="6492EB86" w:rsidR="005147E9" w:rsidRDefault="005147E9">
      <w:pPr>
        <w:pStyle w:val="CommentText"/>
      </w:pPr>
      <w:r>
        <w:rPr>
          <w:rStyle w:val="CommentReference"/>
        </w:rPr>
        <w:annotationRef/>
      </w:r>
      <w:r>
        <w:t>Technical reviewer Josh’s general comment:</w:t>
      </w:r>
    </w:p>
    <w:p w14:paraId="463AAB11" w14:textId="77777777" w:rsidR="005147E9" w:rsidRDefault="005147E9">
      <w:pPr>
        <w:pStyle w:val="CommentText"/>
      </w:pPr>
    </w:p>
    <w:p w14:paraId="53C17461" w14:textId="77777777" w:rsidR="005147E9" w:rsidRDefault="005147E9" w:rsidP="00672056">
      <w:pPr>
        <w:pStyle w:val="NormalPACKT"/>
        <w:pBdr>
          <w:bottom w:val="single" w:sz="6" w:space="1" w:color="auto"/>
        </w:pBdr>
      </w:pPr>
      <w:r>
        <w:t>This is a good chapter, does an excellent job of demystifying how to install and get started with PS7.</w:t>
      </w:r>
    </w:p>
    <w:p w14:paraId="3F9A98D6" w14:textId="24E1A359" w:rsidR="005147E9" w:rsidRDefault="005147E9" w:rsidP="00672056">
      <w:pPr>
        <w:pStyle w:val="NormalPACKT"/>
        <w:pBdr>
          <w:bottom w:val="single" w:sz="6" w:space="1" w:color="auto"/>
        </w:pBdr>
      </w:pPr>
      <w:r>
        <w:t>I’ve noted a number of small issues. Most aren’t anything too material, but just prompts for consideration from some fresh eyes.</w:t>
      </w:r>
    </w:p>
    <w:p w14:paraId="7F445DCD" w14:textId="77777777" w:rsidR="005147E9" w:rsidRDefault="005147E9" w:rsidP="00672056">
      <w:pPr>
        <w:pStyle w:val="NormalPACKT"/>
        <w:pBdr>
          <w:bottom w:val="single" w:sz="6" w:space="1" w:color="auto"/>
        </w:pBdr>
      </w:pPr>
    </w:p>
    <w:p w14:paraId="1EFE67AB" w14:textId="293D047B" w:rsidR="005147E9" w:rsidRDefault="005147E9" w:rsidP="00672056">
      <w:pPr>
        <w:pStyle w:val="NormalPACKT"/>
        <w:pBdr>
          <w:bottom w:val="single" w:sz="6" w:space="1" w:color="auto"/>
        </w:pBdr>
      </w:pPr>
      <w:r>
        <w:t>Some of the examples will be hard to type by hand, but if the code is also available online that won’t be an issue.</w:t>
      </w:r>
    </w:p>
    <w:p w14:paraId="52D8C06D" w14:textId="0CEEF506" w:rsidR="005147E9" w:rsidRDefault="005147E9">
      <w:pPr>
        <w:pStyle w:val="CommentText"/>
      </w:pPr>
    </w:p>
  </w:comment>
  <w:comment w:id="1" w:author="Lucy Wan" w:date="2020-10-20T17:18:00Z" w:initials="LW">
    <w:p w14:paraId="0166D46B" w14:textId="68D13E0B" w:rsidR="005147E9" w:rsidRDefault="005147E9">
      <w:pPr>
        <w:pStyle w:val="CommentText"/>
        <w:rPr>
          <w:rStyle w:val="CommentReference"/>
        </w:rPr>
      </w:pPr>
      <w:r>
        <w:rPr>
          <w:rStyle w:val="CommentReference"/>
        </w:rPr>
        <w:annotationRef/>
      </w:r>
      <w:r>
        <w:rPr>
          <w:rStyle w:val="CommentReference"/>
        </w:rPr>
        <w:t>Hi, a general comment from me (your non-technical editor):</w:t>
      </w:r>
    </w:p>
    <w:p w14:paraId="3E46132C" w14:textId="215A5D65" w:rsidR="005147E9" w:rsidRDefault="005147E9">
      <w:pPr>
        <w:pStyle w:val="CommentText"/>
        <w:rPr>
          <w:rStyle w:val="CommentReference"/>
        </w:rPr>
      </w:pPr>
    </w:p>
    <w:p w14:paraId="22BDC070" w14:textId="38F6479A" w:rsidR="005147E9" w:rsidRDefault="005147E9">
      <w:pPr>
        <w:pStyle w:val="CommentText"/>
        <w:rPr>
          <w:rStyle w:val="CommentReference"/>
        </w:rPr>
      </w:pPr>
      <w:r>
        <w:rPr>
          <w:rStyle w:val="CommentReference"/>
        </w:rPr>
        <w:t>I agree with the TR, the chapter is generally very clear and easy to follow. Most issues are minor and to do with typos and random capitalisation, some of which I’ve flagged up in the text, but don’t really worry about correcting typos/capitalisation, we’ll get them later. There are a few incomplete sentences that are marked out, whose thoughts need finishing, and various other corrections/clarifications that you’ll see in comments. I also think the introduction could do with some restructuring.</w:t>
      </w:r>
    </w:p>
    <w:p w14:paraId="59500C77" w14:textId="6EFB1C27" w:rsidR="005147E9" w:rsidRDefault="005147E9">
      <w:pPr>
        <w:pStyle w:val="CommentText"/>
        <w:rPr>
          <w:rStyle w:val="CommentReference"/>
        </w:rPr>
      </w:pPr>
    </w:p>
    <w:p w14:paraId="126DCEFF" w14:textId="6E4DDF4D" w:rsidR="005147E9" w:rsidRDefault="005147E9">
      <w:pPr>
        <w:pStyle w:val="CommentText"/>
        <w:rPr>
          <w:rStyle w:val="CommentReference"/>
        </w:rPr>
      </w:pPr>
      <w:r>
        <w:rPr>
          <w:rStyle w:val="CommentReference"/>
        </w:rPr>
        <w:t>The TR seems to have left a fair few technical comments which need to be addressed (including his suggestions for how to optimise bits of your code that aren’t running 100% smoothly) - I would probably focus on these first.</w:t>
      </w:r>
    </w:p>
    <w:p w14:paraId="51D117DA" w14:textId="7BC3E6B9" w:rsidR="005147E9" w:rsidRDefault="005147E9">
      <w:pPr>
        <w:pStyle w:val="CommentText"/>
        <w:rPr>
          <w:rStyle w:val="CommentReference"/>
        </w:rPr>
      </w:pPr>
    </w:p>
    <w:p w14:paraId="50BF0934" w14:textId="3B2E742C" w:rsidR="005147E9" w:rsidRDefault="005147E9">
      <w:pPr>
        <w:pStyle w:val="CommentText"/>
      </w:pPr>
      <w:r>
        <w:rPr>
          <w:rStyle w:val="CommentReference"/>
        </w:rPr>
        <w:t xml:space="preserve">I’m eager to see what the final section in the chapter looks like! </w:t>
      </w:r>
    </w:p>
  </w:comment>
  <w:comment w:id="2" w:author="Lucy Wan" w:date="2020-10-20T17:31:00Z" w:initials="LW">
    <w:p w14:paraId="095EF4A6" w14:textId="77777777" w:rsidR="005147E9" w:rsidRDefault="005147E9">
      <w:pPr>
        <w:pStyle w:val="CommentText"/>
      </w:pPr>
      <w:r>
        <w:rPr>
          <w:rStyle w:val="CommentReference"/>
        </w:rPr>
        <w:annotationRef/>
      </w:r>
      <w:r>
        <w:t>We’re using US spelling, so I think this should be “artifacts”</w:t>
      </w:r>
    </w:p>
    <w:p w14:paraId="0F882BFC" w14:textId="77777777" w:rsidR="005147E9" w:rsidRDefault="005147E9">
      <w:pPr>
        <w:pStyle w:val="CommentText"/>
      </w:pPr>
    </w:p>
    <w:p w14:paraId="22987809" w14:textId="4853FA40" w:rsidR="005147E9" w:rsidRDefault="005147E9">
      <w:pPr>
        <w:pStyle w:val="CommentText"/>
      </w:pPr>
      <w:r>
        <w:t>OK</w:t>
      </w:r>
    </w:p>
  </w:comment>
  <w:comment w:id="5" w:author="Lucy Wan" w:date="2020-10-20T17:21:00Z" w:initials="LW">
    <w:p w14:paraId="146DB2D4" w14:textId="77777777" w:rsidR="005147E9" w:rsidRDefault="005147E9">
      <w:pPr>
        <w:pStyle w:val="CommentText"/>
      </w:pPr>
      <w:r>
        <w:rPr>
          <w:rStyle w:val="CommentReference"/>
        </w:rPr>
        <w:annotationRef/>
      </w:r>
      <w:r>
        <w:t>How close is this section to being completed? The TR has left a technical comment about it at the end which may or may not be helpful</w:t>
      </w:r>
    </w:p>
    <w:p w14:paraId="5C3C8001" w14:textId="77777777" w:rsidR="005147E9" w:rsidRDefault="005147E9">
      <w:pPr>
        <w:pStyle w:val="CommentText"/>
      </w:pPr>
    </w:p>
    <w:p w14:paraId="6AAB023B" w14:textId="12B8BBD5" w:rsidR="005147E9" w:rsidRDefault="005147E9">
      <w:pPr>
        <w:pStyle w:val="CommentText"/>
      </w:pPr>
      <w:r>
        <w:t>This recipe is dropped</w:t>
      </w:r>
    </w:p>
  </w:comment>
  <w:comment w:id="9" w:author="Josh" w:date="2020-10-09T13:40:00Z" w:initials="JK">
    <w:p w14:paraId="52511AAB" w14:textId="77777777" w:rsidR="005147E9" w:rsidRDefault="005147E9">
      <w:pPr>
        <w:pStyle w:val="CommentText"/>
      </w:pPr>
      <w:r>
        <w:rPr>
          <w:rStyle w:val="CommentReference"/>
        </w:rPr>
        <w:annotationRef/>
      </w:r>
      <w:r>
        <w:t>What about PS Core 6.0?</w:t>
      </w:r>
    </w:p>
    <w:p w14:paraId="1817B5FD" w14:textId="77777777" w:rsidR="005147E9" w:rsidRDefault="005147E9">
      <w:pPr>
        <w:pStyle w:val="CommentText"/>
      </w:pPr>
    </w:p>
    <w:p w14:paraId="79B55F90" w14:textId="128D08A0" w:rsidR="005147E9" w:rsidRDefault="005147E9">
      <w:pPr>
        <w:pStyle w:val="CommentText"/>
      </w:pPr>
      <w:r>
        <w:t>Added -- good catch</w:t>
      </w:r>
    </w:p>
  </w:comment>
  <w:comment w:id="12" w:author="Lucy Wan" w:date="2020-10-21T09:24:00Z" w:initials="LW">
    <w:p w14:paraId="0C07B422" w14:textId="77777777" w:rsidR="005147E9" w:rsidRDefault="005147E9">
      <w:pPr>
        <w:pStyle w:val="CommentText"/>
      </w:pPr>
      <w:r>
        <w:rPr>
          <w:rStyle w:val="CommentReference"/>
        </w:rPr>
        <w:annotationRef/>
      </w:r>
      <w:r>
        <w:t>I would shorten to “With the release of PowerShell 7 came improved parity with Windows PowerShell” to avoid saying PowerShell too many times</w:t>
      </w:r>
    </w:p>
    <w:p w14:paraId="016DF86F" w14:textId="77777777" w:rsidR="005147E9" w:rsidRDefault="005147E9">
      <w:pPr>
        <w:pStyle w:val="CommentText"/>
      </w:pPr>
    </w:p>
    <w:p w14:paraId="6CD37D55" w14:textId="0098C097" w:rsidR="005147E9" w:rsidRDefault="005147E9">
      <w:pPr>
        <w:pStyle w:val="CommentText"/>
      </w:pPr>
      <w:r>
        <w:t>OK</w:t>
      </w:r>
    </w:p>
  </w:comment>
  <w:comment w:id="21" w:author="Josh" w:date="2020-10-09T13:48:00Z" w:initials="JK">
    <w:p w14:paraId="358F4772" w14:textId="02866A53" w:rsidR="005147E9" w:rsidRDefault="005147E9">
      <w:pPr>
        <w:pStyle w:val="CommentText"/>
      </w:pPr>
      <w:r>
        <w:t xml:space="preserve">* </w:t>
      </w:r>
      <w:r>
        <w:rPr>
          <w:rStyle w:val="CommentReference"/>
        </w:rPr>
        <w:annotationRef/>
      </w:r>
      <w:proofErr w:type="spellStart"/>
      <w:r>
        <w:t>PSReadLine</w:t>
      </w:r>
      <w:proofErr w:type="spellEnd"/>
    </w:p>
  </w:comment>
  <w:comment w:id="23" w:author="Lucy Wan" w:date="2020-10-21T09:36:00Z" w:initials="LW">
    <w:p w14:paraId="24DFC09F" w14:textId="41FC7A08" w:rsidR="005147E9" w:rsidRDefault="005147E9">
      <w:pPr>
        <w:pStyle w:val="CommentText"/>
      </w:pPr>
      <w:r>
        <w:rPr>
          <w:rStyle w:val="CommentReference"/>
        </w:rPr>
        <w:annotationRef/>
      </w:r>
      <w:r>
        <w:t>I would move this paragraph to just before the paragraph that begins “Once you have installed PowerShell…” and suggest adding a bit at the end of the introduction that informally introduces the reader to what they’re going to learn in this chapter, in line with the introduction in the previous edition of this book. What do you think?</w:t>
      </w:r>
    </w:p>
  </w:comment>
  <w:comment w:id="26" w:author="Josh" w:date="2020-10-09T13:51:00Z" w:initials="JK">
    <w:p w14:paraId="6709D050" w14:textId="518E24A8" w:rsidR="005147E9" w:rsidRDefault="005147E9">
      <w:pPr>
        <w:pStyle w:val="CommentText"/>
      </w:pPr>
      <w:r>
        <w:rPr>
          <w:rStyle w:val="CommentReference"/>
        </w:rPr>
        <w:annotationRef/>
      </w:r>
      <w:r>
        <w:t xml:space="preserve">Might need to double check this. Last I heard is it wasn’t going to be included in the OS by default but would be available via Windows Update catalogues (so will be available via WSUS and System Center) </w:t>
      </w:r>
    </w:p>
  </w:comment>
  <w:comment w:id="25" w:author="Thomas Lee" w:date="2020-09-09T12:56:00Z" w:initials="TL">
    <w:p w14:paraId="239A1BFA" w14:textId="6393E4DB" w:rsidR="005147E9" w:rsidRDefault="005147E9">
      <w:pPr>
        <w:pStyle w:val="CommentText"/>
      </w:pPr>
      <w:r>
        <w:rPr>
          <w:rStyle w:val="CommentReference"/>
        </w:rPr>
        <w:annotationRef/>
      </w:r>
      <w:r>
        <w:t>This is a work in progress. We must re-visit this when we get clearer. 7.1 previews are NOW in the store, so that is progress.</w:t>
      </w:r>
    </w:p>
  </w:comment>
  <w:comment w:id="27" w:author="Josh" w:date="2020-10-09T13:52:00Z" w:initials="JK">
    <w:p w14:paraId="6FEAF18E" w14:textId="38EBCEBA" w:rsidR="005147E9" w:rsidRDefault="005147E9">
      <w:pPr>
        <w:pStyle w:val="CommentText"/>
      </w:pPr>
      <w:r>
        <w:rPr>
          <w:rStyle w:val="CommentReference"/>
        </w:rPr>
        <w:annotationRef/>
      </w:r>
      <w:r>
        <w:t>Not sure on the overall layout of the book, will there be a “chapter 0” explaining the lab requirements/suggestions?</w:t>
      </w:r>
    </w:p>
  </w:comment>
  <w:comment w:id="28" w:author="Lucy Wan" w:date="2020-10-20T15:53:00Z" w:initials="LW">
    <w:p w14:paraId="7EFB6D04" w14:textId="2E8EA1F1" w:rsidR="005147E9" w:rsidRDefault="005147E9">
      <w:pPr>
        <w:pStyle w:val="CommentText"/>
      </w:pPr>
      <w:r>
        <w:rPr>
          <w:rStyle w:val="CommentReference"/>
        </w:rPr>
        <w:annotationRef/>
      </w:r>
      <w:r>
        <w:t>I believe there will be a preface, yes</w:t>
      </w:r>
    </w:p>
  </w:comment>
  <w:comment w:id="29" w:author="Josh" w:date="2020-10-09T13:53:00Z" w:initials="JK">
    <w:p w14:paraId="79439462" w14:textId="77777777" w:rsidR="005147E9" w:rsidRDefault="005147E9">
      <w:pPr>
        <w:pStyle w:val="CommentText"/>
      </w:pPr>
      <w:r>
        <w:t>“</w:t>
      </w:r>
      <w:r>
        <w:rPr>
          <w:rStyle w:val="CommentReference"/>
        </w:rPr>
        <w:annotationRef/>
      </w:r>
      <w:r>
        <w:t xml:space="preserve">Windows Server 2019” or “Windows Server, Version 2004”? </w:t>
      </w:r>
    </w:p>
    <w:p w14:paraId="159EA223" w14:textId="77777777" w:rsidR="005147E9" w:rsidRDefault="005147E9">
      <w:pPr>
        <w:pStyle w:val="CommentText"/>
      </w:pPr>
    </w:p>
    <w:p w14:paraId="49668FA2" w14:textId="736271FE" w:rsidR="005147E9" w:rsidRDefault="005147E9">
      <w:pPr>
        <w:pStyle w:val="CommentText"/>
      </w:pPr>
      <w:r>
        <w:t>Yes - this is an issue to be deal with nearer to release!</w:t>
      </w:r>
    </w:p>
  </w:comment>
  <w:comment w:id="32" w:author="Josh" w:date="2020-10-09T14:01:00Z" w:initials="JK">
    <w:p w14:paraId="25239FA3" w14:textId="32E19A12" w:rsidR="005147E9" w:rsidRDefault="005147E9">
      <w:pPr>
        <w:pStyle w:val="CommentText"/>
      </w:pPr>
      <w:r>
        <w:rPr>
          <w:rStyle w:val="CommentReference"/>
        </w:rPr>
        <w:annotationRef/>
      </w:r>
      <w:r>
        <w:t>This will result (at least on a fresh install) in a prompt to run Update-Help</w:t>
      </w:r>
      <w:r>
        <w:br/>
      </w:r>
      <w:r>
        <w:br/>
      </w:r>
      <w:r>
        <w:rPr>
          <w:noProof/>
        </w:rPr>
        <w:drawing>
          <wp:inline distT="0" distB="0" distL="0" distR="0" wp14:anchorId="5D842829" wp14:editId="52FF72BA">
            <wp:extent cx="5731510" cy="5772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577215"/>
                    </a:xfrm>
                    <a:prstGeom prst="rect">
                      <a:avLst/>
                    </a:prstGeom>
                  </pic:spPr>
                </pic:pic>
              </a:graphicData>
            </a:graphic>
          </wp:inline>
        </w:drawing>
      </w:r>
      <w:r>
        <w:br/>
      </w:r>
      <w:r>
        <w:br/>
        <w:t>I’m not sure of a way of suppressing this, so might pay to just note it. The example does work if you say no to the prompt.</w:t>
      </w:r>
    </w:p>
  </w:comment>
  <w:comment w:id="33" w:author="Lucy Wan" w:date="2020-10-20T15:50:00Z" w:initials="LW">
    <w:p w14:paraId="3538260B" w14:textId="576919C6" w:rsidR="005147E9" w:rsidRDefault="005147E9">
      <w:pPr>
        <w:pStyle w:val="CommentText"/>
      </w:pPr>
      <w:r>
        <w:rPr>
          <w:rStyle w:val="CommentReference"/>
        </w:rPr>
        <w:annotationRef/>
      </w:r>
      <w:r>
        <w:t>Do we need a sentence that explains why this is?</w:t>
      </w:r>
    </w:p>
  </w:comment>
  <w:comment w:id="36" w:author="Thomas Lee" w:date="2020-09-09T14:03:00Z" w:initials="TL">
    <w:p w14:paraId="472B60A4" w14:textId="2E88CEE5" w:rsidR="005147E9" w:rsidRDefault="005147E9">
      <w:pPr>
        <w:pStyle w:val="CommentText"/>
      </w:pPr>
      <w:r>
        <w:rPr>
          <w:rStyle w:val="CommentReference"/>
        </w:rPr>
        <w:annotationRef/>
      </w:r>
      <w:r>
        <w:t>Please correct the file name to be correct. I can fix the remainders!</w:t>
      </w:r>
    </w:p>
  </w:comment>
  <w:comment w:id="37" w:author="Lucy Wan" w:date="2020-10-20T17:29:00Z" w:initials="LW">
    <w:p w14:paraId="2B427880" w14:textId="44A321AC" w:rsidR="005147E9" w:rsidRDefault="005147E9">
      <w:pPr>
        <w:pStyle w:val="CommentText"/>
      </w:pPr>
      <w:r>
        <w:rPr>
          <w:rStyle w:val="CommentReference"/>
        </w:rPr>
        <w:annotationRef/>
      </w:r>
      <w:r>
        <w:t>Okay!</w:t>
      </w:r>
    </w:p>
  </w:comment>
  <w:comment w:id="38" w:author="Thomas Lee" w:date="2020-09-09T14:03:00Z" w:initials="TL">
    <w:p w14:paraId="66F2DB34" w14:textId="77777777" w:rsidR="005147E9" w:rsidRDefault="005147E9" w:rsidP="00C41783">
      <w:pPr>
        <w:pStyle w:val="CommentText"/>
      </w:pPr>
      <w:r>
        <w:rPr>
          <w:rStyle w:val="CommentReference"/>
        </w:rPr>
        <w:annotationRef/>
      </w:r>
      <w:r>
        <w:t>Please correct the file name to be correct. I can fix the remainders!</w:t>
      </w:r>
    </w:p>
  </w:comment>
  <w:comment w:id="39" w:author="Thomas Lee" w:date="2020-09-09T14:03:00Z" w:initials="TL">
    <w:p w14:paraId="1B5A4CD2" w14:textId="77777777" w:rsidR="005147E9" w:rsidRDefault="005147E9" w:rsidP="00C41783">
      <w:pPr>
        <w:pStyle w:val="CommentText"/>
      </w:pPr>
      <w:r>
        <w:rPr>
          <w:rStyle w:val="CommentReference"/>
        </w:rPr>
        <w:annotationRef/>
      </w:r>
      <w:r>
        <w:t>Please correct the file name to be correct. I can fix the remainders!</w:t>
      </w:r>
    </w:p>
  </w:comment>
  <w:comment w:id="40" w:author="Thomas Lee" w:date="2020-09-09T14:55:00Z" w:initials="TL">
    <w:p w14:paraId="6240DA83" w14:textId="698404AD" w:rsidR="005147E9" w:rsidRDefault="005147E9">
      <w:pPr>
        <w:pStyle w:val="CommentText"/>
      </w:pPr>
      <w:r>
        <w:rPr>
          <w:rStyle w:val="CommentReference"/>
        </w:rPr>
        <w:annotationRef/>
      </w:r>
      <w:r>
        <w:t>How do I style URLs like this?</w:t>
      </w:r>
    </w:p>
  </w:comment>
  <w:comment w:id="41" w:author="Lucy Wan" w:date="2020-10-20T17:29:00Z" w:initials="LW">
    <w:p w14:paraId="414FAF02" w14:textId="1F5C71C6" w:rsidR="005147E9" w:rsidRDefault="005147E9">
      <w:pPr>
        <w:pStyle w:val="CommentText"/>
      </w:pPr>
      <w:r>
        <w:rPr>
          <w:rStyle w:val="CommentReference"/>
        </w:rPr>
        <w:annotationRef/>
      </w:r>
      <w:r>
        <w:t>Will be addressed later, don’t worry – this is fine for now</w:t>
      </w:r>
    </w:p>
  </w:comment>
  <w:comment w:id="42" w:author="Lucy Wan" w:date="2020-10-20T16:01:00Z" w:initials="LW">
    <w:p w14:paraId="5D04376F" w14:textId="3282F6B2" w:rsidR="005147E9" w:rsidRDefault="005147E9">
      <w:pPr>
        <w:pStyle w:val="CommentText"/>
      </w:pPr>
      <w:r>
        <w:rPr>
          <w:rStyle w:val="CommentReference"/>
        </w:rPr>
        <w:annotationRef/>
      </w:r>
      <w:r>
        <w:t>I assume this comma is not part of the typed command and so ought to be formatted normally</w:t>
      </w:r>
    </w:p>
  </w:comment>
  <w:comment w:id="43" w:author="Josh" w:date="2020-10-09T14:13:00Z" w:initials="JK">
    <w:p w14:paraId="726CB715" w14:textId="04F0D8E4" w:rsidR="005147E9" w:rsidRDefault="005147E9">
      <w:pPr>
        <w:pStyle w:val="CommentText"/>
      </w:pPr>
      <w:r>
        <w:rPr>
          <w:rStyle w:val="CommentReference"/>
        </w:rPr>
        <w:annotationRef/>
      </w:r>
      <w:r>
        <w:t>This will (or can) output errors despite the Out-Null</w:t>
      </w:r>
      <w:r>
        <w:br/>
      </w:r>
      <w:r>
        <w:br/>
      </w:r>
      <w:r>
        <w:rPr>
          <w:noProof/>
        </w:rPr>
        <w:drawing>
          <wp:inline distT="0" distB="0" distL="0" distR="0" wp14:anchorId="419C3614" wp14:editId="3A6AD13B">
            <wp:extent cx="5731510" cy="3759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5731510" cy="375920"/>
                    </a:xfrm>
                    <a:prstGeom prst="rect">
                      <a:avLst/>
                    </a:prstGeom>
                  </pic:spPr>
                </pic:pic>
              </a:graphicData>
            </a:graphic>
          </wp:inline>
        </w:drawing>
      </w:r>
      <w:r>
        <w:br/>
      </w:r>
      <w:r>
        <w:br/>
        <w:t>Alternatives include stream redirection to $null or choosing an error action</w:t>
      </w:r>
      <w:r>
        <w:br/>
      </w:r>
      <w:r>
        <w:br/>
      </w:r>
      <w:r>
        <w:rPr>
          <w:noProof/>
        </w:rPr>
        <w:drawing>
          <wp:inline distT="0" distB="0" distL="0" distR="0" wp14:anchorId="26BD4E5D" wp14:editId="70C7F943">
            <wp:extent cx="5731510" cy="5207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5731510" cy="520700"/>
                    </a:xfrm>
                    <a:prstGeom prst="rect">
                      <a:avLst/>
                    </a:prstGeom>
                  </pic:spPr>
                </pic:pic>
              </a:graphicData>
            </a:graphic>
          </wp:inline>
        </w:drawing>
      </w:r>
    </w:p>
  </w:comment>
  <w:comment w:id="44" w:author="Lucy Wan" w:date="2020-10-21T09:32:00Z" w:initials="LW">
    <w:p w14:paraId="54379434" w14:textId="3EE29CC1" w:rsidR="005147E9" w:rsidRDefault="005147E9">
      <w:pPr>
        <w:pStyle w:val="CommentText"/>
      </w:pPr>
      <w:r>
        <w:rPr>
          <w:rStyle w:val="CommentReference"/>
        </w:rPr>
        <w:annotationRef/>
      </w:r>
      <w:r>
        <w:t>Please address this</w:t>
      </w:r>
    </w:p>
  </w:comment>
  <w:comment w:id="45" w:author="Thomas Lee" w:date="2020-09-09T14:03:00Z" w:initials="TL">
    <w:p w14:paraId="501B864E" w14:textId="77777777" w:rsidR="005147E9" w:rsidRDefault="005147E9" w:rsidP="004008BB">
      <w:pPr>
        <w:pStyle w:val="CommentText"/>
      </w:pPr>
      <w:r>
        <w:rPr>
          <w:rStyle w:val="CommentReference"/>
        </w:rPr>
        <w:annotationRef/>
      </w:r>
      <w:r>
        <w:t>Please correct the file name to be correct. I can fix the remainders!</w:t>
      </w:r>
    </w:p>
  </w:comment>
  <w:comment w:id="46" w:author="Lucy Wan" w:date="2020-10-20T16:03:00Z" w:initials="LW">
    <w:p w14:paraId="7626FA87" w14:textId="1C22C165" w:rsidR="005147E9" w:rsidRDefault="005147E9">
      <w:pPr>
        <w:pStyle w:val="CommentText"/>
      </w:pPr>
      <w:r>
        <w:rPr>
          <w:rStyle w:val="CommentReference"/>
        </w:rPr>
        <w:annotationRef/>
      </w:r>
      <w:r>
        <w:t>Would suggest “looking at” instead to avoid repetition, or reword to “the built-in variable $PSVersionTable lets you view the specific version of PowerShell you’re working with”</w:t>
      </w:r>
    </w:p>
  </w:comment>
  <w:comment w:id="48" w:author="Josh" w:date="2020-10-09T14:18:00Z" w:initials="JK">
    <w:p w14:paraId="0D4EDA54" w14:textId="78D78A69" w:rsidR="005147E9" w:rsidRDefault="005147E9">
      <w:pPr>
        <w:pStyle w:val="CommentText"/>
      </w:pPr>
      <w:r>
        <w:rPr>
          <w:rStyle w:val="CommentReference"/>
        </w:rPr>
        <w:annotationRef/>
      </w:r>
      <w:r>
        <w:t>Likely to what?</w:t>
      </w:r>
    </w:p>
  </w:comment>
  <w:comment w:id="49" w:author="Lucy Wan" w:date="2020-10-20T17:44:00Z" w:initials="LW">
    <w:p w14:paraId="3DCB70D7" w14:textId="248BB389" w:rsidR="005147E9" w:rsidRDefault="005147E9">
      <w:pPr>
        <w:pStyle w:val="CommentText"/>
      </w:pPr>
      <w:r>
        <w:rPr>
          <w:rStyle w:val="CommentReference"/>
        </w:rPr>
        <w:annotationRef/>
      </w:r>
      <w:r>
        <w:t>Please finish this thought</w:t>
      </w:r>
    </w:p>
  </w:comment>
  <w:comment w:id="50" w:author="Lucy Wan" w:date="2020-10-20T16:09:00Z" w:initials="LW">
    <w:p w14:paraId="7BACFADF" w14:textId="27936B33" w:rsidR="005147E9" w:rsidRDefault="005147E9">
      <w:pPr>
        <w:pStyle w:val="CommentText"/>
      </w:pPr>
      <w:r>
        <w:rPr>
          <w:rStyle w:val="CommentReference"/>
        </w:rPr>
        <w:annotationRef/>
      </w:r>
      <w:r>
        <w:t>*PowerShell</w:t>
      </w:r>
    </w:p>
  </w:comment>
  <w:comment w:id="51" w:author="Josh" w:date="2020-10-09T14:22:00Z" w:initials="JK">
    <w:p w14:paraId="2CA0F3AF" w14:textId="0703F19F" w:rsidR="005147E9" w:rsidRDefault="005147E9">
      <w:pPr>
        <w:pStyle w:val="CommentText"/>
      </w:pPr>
      <w:r>
        <w:rPr>
          <w:rStyle w:val="CommentReference"/>
        </w:rPr>
        <w:annotationRef/>
      </w:r>
      <w:r>
        <w:t>Not sure if it’s possible, but if the intention is to expect the error, it should be distinct in the image as it just looks like standard output.</w:t>
      </w:r>
    </w:p>
  </w:comment>
  <w:comment w:id="52" w:author="Lucy Wan" w:date="2020-10-20T16:10:00Z" w:initials="LW">
    <w:p w14:paraId="52BD738E" w14:textId="6983D4D0" w:rsidR="005147E9" w:rsidRDefault="005147E9">
      <w:pPr>
        <w:pStyle w:val="CommentText"/>
      </w:pPr>
      <w:r>
        <w:rPr>
          <w:rStyle w:val="CommentReference"/>
        </w:rPr>
        <w:annotationRef/>
      </w:r>
      <w:r>
        <w:t>Could easily address this by: “as you can see from line 5 of the output”?</w:t>
      </w:r>
    </w:p>
  </w:comment>
  <w:comment w:id="53" w:author="Lucy Wan" w:date="2020-10-20T16:11:00Z" w:initials="LW">
    <w:p w14:paraId="2B0FCAD5" w14:textId="15EE1CF4" w:rsidR="005147E9" w:rsidRDefault="005147E9">
      <w:pPr>
        <w:pStyle w:val="CommentText"/>
      </w:pPr>
      <w:r>
        <w:rPr>
          <w:rStyle w:val="CommentReference"/>
        </w:rPr>
        <w:annotationRef/>
      </w:r>
      <w:r>
        <w:t>Are the US versions materially different from the UK ones?</w:t>
      </w:r>
    </w:p>
  </w:comment>
  <w:comment w:id="55" w:author="Lucy Wan" w:date="2020-10-20T16:13:00Z" w:initials="LW">
    <w:p w14:paraId="4992D0DB" w14:textId="29AE113C" w:rsidR="005147E9" w:rsidRDefault="005147E9">
      <w:pPr>
        <w:pStyle w:val="CommentText"/>
      </w:pPr>
      <w:r>
        <w:rPr>
          <w:rStyle w:val="CommentReference"/>
        </w:rPr>
        <w:annotationRef/>
      </w:r>
      <w:r>
        <w:t>*type</w:t>
      </w:r>
    </w:p>
  </w:comment>
  <w:comment w:id="56" w:author="Lucy Wan" w:date="2020-10-20T16:14:00Z" w:initials="LW">
    <w:p w14:paraId="13B0C61B" w14:textId="53D7C063" w:rsidR="005147E9" w:rsidRDefault="005147E9">
      <w:pPr>
        <w:pStyle w:val="CommentText"/>
      </w:pPr>
      <w:r>
        <w:rPr>
          <w:rStyle w:val="CommentReference"/>
        </w:rPr>
        <w:annotationRef/>
      </w:r>
      <w:r>
        <w:t>Capitalise</w:t>
      </w:r>
    </w:p>
  </w:comment>
  <w:comment w:id="57" w:author="Josh" w:date="2020-10-09T14:28:00Z" w:initials="JK">
    <w:p w14:paraId="6976A2E0" w14:textId="2B795E87" w:rsidR="005147E9" w:rsidRDefault="005147E9">
      <w:pPr>
        <w:pStyle w:val="CommentText"/>
      </w:pPr>
      <w:r>
        <w:rPr>
          <w:rStyle w:val="CommentReference"/>
        </w:rPr>
        <w:annotationRef/>
      </w:r>
      <w:r>
        <w:t>Should this comment be removed?</w:t>
      </w:r>
    </w:p>
  </w:comment>
  <w:comment w:id="58" w:author="Josh" w:date="2020-10-09T14:29:00Z" w:initials="JK">
    <w:p w14:paraId="2E7F9DA9" w14:textId="19F29263" w:rsidR="005147E9" w:rsidRDefault="005147E9" w:rsidP="0092032B">
      <w:pPr>
        <w:shd w:val="clear" w:color="auto" w:fill="FFFFFF"/>
        <w:autoSpaceDE w:val="0"/>
        <w:autoSpaceDN w:val="0"/>
        <w:adjustRightInd w:val="0"/>
        <w:spacing w:after="0"/>
        <w:rPr>
          <w:rFonts w:ascii="Lucida Console" w:eastAsiaTheme="minorHAnsi" w:hAnsi="Lucida Console" w:cs="Lucida Console"/>
          <w:sz w:val="18"/>
          <w:szCs w:val="18"/>
          <w:lang w:val="en-NZ"/>
        </w:rPr>
      </w:pPr>
      <w:r>
        <w:t>$</w:t>
      </w:r>
      <w:proofErr w:type="spellStart"/>
      <w:r>
        <w:rPr>
          <w:rStyle w:val="CommentReference"/>
        </w:rPr>
        <w:annotationRef/>
      </w:r>
      <w:r>
        <w:t>cmd</w:t>
      </w:r>
      <w:proofErr w:type="spellEnd"/>
      <w:r>
        <w:t xml:space="preserve"> hasn’t been defined yet, perhaps add the following line above?</w:t>
      </w:r>
      <w:r>
        <w:br/>
      </w:r>
      <w:r>
        <w:br/>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Cmds</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Get-Command</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-Module</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$Module</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name </w:t>
      </w:r>
    </w:p>
    <w:p w14:paraId="34605B0F" w14:textId="27C475D0" w:rsidR="005147E9" w:rsidRDefault="005147E9" w:rsidP="007F5A0B">
      <w:pPr>
        <w:shd w:val="clear" w:color="auto" w:fill="FFFFFF"/>
        <w:autoSpaceDE w:val="0"/>
        <w:autoSpaceDN w:val="0"/>
        <w:adjustRightInd w:val="0"/>
        <w:spacing w:after="0"/>
        <w:rPr>
          <w:rFonts w:ascii="Lucida Console" w:eastAsiaTheme="minorHAnsi" w:hAnsi="Lucida Console" w:cs="Lucida Console"/>
          <w:sz w:val="18"/>
          <w:szCs w:val="18"/>
          <w:lang w:val="en-NZ"/>
        </w:rPr>
      </w:pPr>
      <w:r>
        <w:br/>
        <w:t>This can be *slow* on systems with a number of modules installed. Instead consider replacing the foreach loop ($module in $modules) with:</w:t>
      </w:r>
      <w:r>
        <w:br/>
      </w:r>
      <w:r>
        <w:br/>
      </w:r>
      <w:r>
        <w:rPr>
          <w:rFonts w:ascii="Lucida Console" w:eastAsiaTheme="minorHAnsi" w:hAnsi="Lucida Console" w:cs="Lucida Console"/>
          <w:color w:val="A82D00"/>
          <w:sz w:val="18"/>
          <w:szCs w:val="18"/>
          <w:lang w:val="en-NZ"/>
        </w:rPr>
        <w:t>$TotalCommands</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FF"/>
          <w:sz w:val="18"/>
          <w:szCs w:val="18"/>
          <w:lang w:val="en-NZ"/>
        </w:rPr>
        <w:t>Get-Command</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000080"/>
          <w:sz w:val="18"/>
          <w:szCs w:val="18"/>
          <w:lang w:val="en-NZ"/>
        </w:rPr>
        <w:t>-Module</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Modules</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Name</w:t>
      </w:r>
      <w:proofErr w:type="spellEnd"/>
      <w:r>
        <w:rPr>
          <w:rFonts w:ascii="Lucida Console" w:eastAsiaTheme="minorHAnsi" w:hAnsi="Lucida Console" w:cs="Lucida Console"/>
          <w:sz w:val="18"/>
          <w:szCs w:val="18"/>
          <w:lang w:val="en-NZ"/>
        </w:rPr>
        <w:t>)</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Count</w:t>
      </w:r>
    </w:p>
    <w:p w14:paraId="6F922969" w14:textId="3A99115B" w:rsidR="005147E9" w:rsidRDefault="005147E9" w:rsidP="007F5A0B">
      <w:pPr>
        <w:shd w:val="clear" w:color="auto" w:fill="FFFFFF"/>
        <w:autoSpaceDE w:val="0"/>
        <w:autoSpaceDN w:val="0"/>
        <w:adjustRightInd w:val="0"/>
        <w:spacing w:after="0"/>
        <w:rPr>
          <w:rFonts w:ascii="Lucida Console" w:eastAsiaTheme="minorHAnsi" w:hAnsi="Lucida Console" w:cs="Lucida Console"/>
          <w:sz w:val="18"/>
          <w:szCs w:val="18"/>
          <w:lang w:val="en-NZ"/>
        </w:rPr>
      </w:pP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TotalModules</w:t>
      </w:r>
      <w:proofErr w:type="spellEnd"/>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 xml:space="preserve"> </w:t>
      </w:r>
      <w:r>
        <w:rPr>
          <w:rFonts w:ascii="Lucida Console" w:eastAsiaTheme="minorHAnsi" w:hAnsi="Lucida Console" w:cs="Lucida Console"/>
          <w:color w:val="A82D00"/>
          <w:sz w:val="18"/>
          <w:szCs w:val="18"/>
          <w:lang w:val="en-NZ"/>
        </w:rPr>
        <w:t>$</w:t>
      </w:r>
      <w:proofErr w:type="spellStart"/>
      <w:r>
        <w:rPr>
          <w:rFonts w:ascii="Lucida Console" w:eastAsiaTheme="minorHAnsi" w:hAnsi="Lucida Console" w:cs="Lucida Console"/>
          <w:color w:val="A82D00"/>
          <w:sz w:val="18"/>
          <w:szCs w:val="18"/>
          <w:lang w:val="en-NZ"/>
        </w:rPr>
        <w:t>Modules</w:t>
      </w:r>
      <w:r>
        <w:rPr>
          <w:rFonts w:ascii="Lucida Console" w:eastAsiaTheme="minorHAnsi" w:hAnsi="Lucida Console" w:cs="Lucida Console"/>
          <w:color w:val="696969"/>
          <w:sz w:val="18"/>
          <w:szCs w:val="18"/>
          <w:lang w:val="en-NZ"/>
        </w:rPr>
        <w:t>.</w:t>
      </w:r>
      <w:r>
        <w:rPr>
          <w:rFonts w:ascii="Lucida Console" w:eastAsiaTheme="minorHAnsi" w:hAnsi="Lucida Console" w:cs="Lucida Console"/>
          <w:sz w:val="18"/>
          <w:szCs w:val="18"/>
          <w:lang w:val="en-NZ"/>
        </w:rPr>
        <w:t>Count</w:t>
      </w:r>
      <w:proofErr w:type="spellEnd"/>
      <w:r>
        <w:rPr>
          <w:rFonts w:ascii="Lucida Console" w:eastAsiaTheme="minorHAnsi" w:hAnsi="Lucida Console" w:cs="Lucida Console"/>
          <w:sz w:val="18"/>
          <w:szCs w:val="18"/>
          <w:lang w:val="en-NZ"/>
        </w:rPr>
        <w:t xml:space="preserve"> </w:t>
      </w:r>
    </w:p>
    <w:p w14:paraId="66D091FE" w14:textId="554B8E9D" w:rsidR="005147E9" w:rsidRDefault="005147E9">
      <w:pPr>
        <w:pStyle w:val="CommentText"/>
      </w:pPr>
    </w:p>
  </w:comment>
  <w:comment w:id="59" w:author="Josh" w:date="2020-10-09T14:28:00Z" w:initials="JK">
    <w:p w14:paraId="6A2C25E6" w14:textId="200E7CA5" w:rsidR="005147E9" w:rsidRDefault="005147E9">
      <w:pPr>
        <w:pStyle w:val="CommentText"/>
      </w:pPr>
      <w:r>
        <w:rPr>
          <w:rStyle w:val="CommentReference"/>
        </w:rPr>
        <w:annotationRef/>
      </w:r>
      <w:r>
        <w:t>The script in the zip file has an extra command included, not sure the mechanics of those being distributed separately from the book?</w:t>
      </w:r>
    </w:p>
  </w:comment>
  <w:comment w:id="60" w:author="Lucy Wan" w:date="2020-10-20T17:45:00Z" w:initials="LW">
    <w:p w14:paraId="5027B6D8" w14:textId="26DC743C" w:rsidR="005147E9" w:rsidRDefault="005147E9">
      <w:pPr>
        <w:pStyle w:val="CommentText"/>
      </w:pPr>
      <w:r>
        <w:rPr>
          <w:rStyle w:val="CommentReference"/>
        </w:rPr>
        <w:annotationRef/>
      </w:r>
      <w:r>
        <w:t>Could you check the discrepancy and address this?</w:t>
      </w:r>
    </w:p>
  </w:comment>
  <w:comment w:id="62" w:author="Lucy Wan" w:date="2020-10-20T16:17:00Z" w:initials="LW">
    <w:p w14:paraId="05436E62" w14:textId="3D089599" w:rsidR="005147E9" w:rsidRDefault="005147E9">
      <w:pPr>
        <w:pStyle w:val="CommentText"/>
      </w:pPr>
      <w:r>
        <w:rPr>
          <w:rStyle w:val="CommentReference"/>
        </w:rPr>
        <w:annotationRef/>
      </w:r>
      <w:r>
        <w:t>*reset</w:t>
      </w:r>
    </w:p>
  </w:comment>
  <w:comment w:id="64" w:author="Lucy Wan" w:date="2020-10-20T16:20:00Z" w:initials="LW">
    <w:p w14:paraId="4FEBAF7E" w14:textId="0587AEE7" w:rsidR="005147E9" w:rsidRDefault="005147E9">
      <w:pPr>
        <w:pStyle w:val="CommentText"/>
      </w:pPr>
      <w:r>
        <w:rPr>
          <w:rStyle w:val="CommentReference"/>
        </w:rPr>
        <w:annotationRef/>
      </w:r>
      <w:r>
        <w:t>*PSDrives?</w:t>
      </w:r>
    </w:p>
  </w:comment>
  <w:comment w:id="66" w:author="Lucy Wan" w:date="2020-10-20T16:22:00Z" w:initials="LW">
    <w:p w14:paraId="4D5E4A02" w14:textId="499CF075" w:rsidR="005147E9" w:rsidRDefault="005147E9">
      <w:pPr>
        <w:pStyle w:val="CommentText"/>
      </w:pPr>
      <w:r>
        <w:rPr>
          <w:rStyle w:val="CommentReference"/>
        </w:rPr>
        <w:annotationRef/>
      </w:r>
      <w:r>
        <w:t>This instruction looks the same as Step 3, should it be different?</w:t>
      </w:r>
    </w:p>
  </w:comment>
  <w:comment w:id="67" w:author="Josh" w:date="2020-10-09T14:40:00Z" w:initials="JK">
    <w:p w14:paraId="20A5770F" w14:textId="755DADA9" w:rsidR="005147E9" w:rsidRDefault="005147E9">
      <w:pPr>
        <w:pStyle w:val="CommentText"/>
      </w:pPr>
      <w:r>
        <w:rPr>
          <w:rStyle w:val="CommentReference"/>
        </w:rPr>
        <w:annotationRef/>
      </w:r>
      <w:r>
        <w:t>This parameter has been deprecated (as of PS Core 6.0.0). Basic parsing is now on for all web requests, and the parameter is only there for backwards compatibility.</w:t>
      </w:r>
      <w:r>
        <w:br/>
      </w:r>
      <w:r>
        <w:br/>
        <w:t>Functionally, leaving it in won’t change anything, but I personally feel it’s best to not demonstrate something in PS7+ that’s redundant/deprecated.</w:t>
      </w:r>
    </w:p>
  </w:comment>
  <w:comment w:id="68" w:author="Lucy Wan" w:date="2020-10-20T16:23:00Z" w:initials="LW">
    <w:p w14:paraId="3D170AAD" w14:textId="0796FF87" w:rsidR="005147E9" w:rsidRDefault="005147E9">
      <w:pPr>
        <w:pStyle w:val="CommentText"/>
      </w:pPr>
      <w:r>
        <w:rPr>
          <w:rStyle w:val="CommentReference"/>
        </w:rPr>
        <w:annotationRef/>
      </w:r>
      <w:r>
        <w:t>Seems like a good judgement since we want to appear up to date</w:t>
      </w:r>
    </w:p>
  </w:comment>
  <w:comment w:id="69" w:author="Lucy Wan" w:date="2020-10-20T16:21:00Z" w:initials="LW">
    <w:p w14:paraId="0B391FB0" w14:textId="74D90765" w:rsidR="005147E9" w:rsidRDefault="005147E9">
      <w:pPr>
        <w:pStyle w:val="CommentText"/>
      </w:pPr>
      <w:r>
        <w:rPr>
          <w:rStyle w:val="CommentReference"/>
        </w:rPr>
        <w:annotationRef/>
      </w:r>
      <w:r>
        <w:t>*Exit rather than exiting since we’ve been using imperatives in all the steps</w:t>
      </w:r>
    </w:p>
  </w:comment>
  <w:comment w:id="74" w:author="Lucy Wan" w:date="2020-10-20T16:27:00Z" w:initials="LW">
    <w:p w14:paraId="24B29D2C" w14:textId="06DD58B4" w:rsidR="005147E9" w:rsidRDefault="005147E9">
      <w:pPr>
        <w:pStyle w:val="CommentText"/>
      </w:pPr>
      <w:r>
        <w:rPr>
          <w:rStyle w:val="CommentReference"/>
        </w:rPr>
        <w:annotationRef/>
      </w:r>
      <w:r>
        <w:t>*exit</w:t>
      </w:r>
    </w:p>
  </w:comment>
  <w:comment w:id="75" w:author="Lucy Wan" w:date="2020-10-20T16:29:00Z" w:initials="LW">
    <w:p w14:paraId="7400A134" w14:textId="007C4EA2" w:rsidR="005147E9" w:rsidRDefault="005147E9">
      <w:pPr>
        <w:pStyle w:val="CommentText"/>
      </w:pPr>
      <w:r>
        <w:rPr>
          <w:rStyle w:val="CommentReference"/>
        </w:rPr>
        <w:annotationRef/>
      </w:r>
      <w:r>
        <w:t>*VS</w:t>
      </w:r>
    </w:p>
  </w:comment>
  <w:comment w:id="76" w:author="Lucy Wan" w:date="2020-10-20T16:28:00Z" w:initials="LW">
    <w:p w14:paraId="670D6689" w14:textId="3714147A" w:rsidR="005147E9" w:rsidRDefault="005147E9">
      <w:pPr>
        <w:pStyle w:val="CommentText"/>
      </w:pPr>
      <w:r>
        <w:rPr>
          <w:rStyle w:val="CommentReference"/>
        </w:rPr>
        <w:annotationRef/>
      </w:r>
      <w:r>
        <w:t>I’ve had a lot of fun reading this phrase throughout!</w:t>
      </w:r>
    </w:p>
  </w:comment>
  <w:comment w:id="77" w:author="Lucy Wan" w:date="2020-10-20T16:30:00Z" w:initials="LW">
    <w:p w14:paraId="58F17AD2" w14:textId="557D2F4A" w:rsidR="005147E9" w:rsidRDefault="005147E9">
      <w:pPr>
        <w:pStyle w:val="CommentText"/>
      </w:pPr>
      <w:r>
        <w:rPr>
          <w:rStyle w:val="CommentReference"/>
        </w:rPr>
        <w:annotationRef/>
      </w:r>
      <w:r>
        <w:t>lowercase</w:t>
      </w:r>
    </w:p>
  </w:comment>
  <w:comment w:id="79" w:author="Josh" w:date="2020-10-09T14:47:00Z" w:initials="JK">
    <w:p w14:paraId="7C6E20CE" w14:textId="499C9C7F" w:rsidR="005147E9" w:rsidRDefault="005147E9">
      <w:pPr>
        <w:pStyle w:val="CommentText"/>
      </w:pPr>
      <w:r>
        <w:rPr>
          <w:rStyle w:val="CommentReference"/>
        </w:rPr>
        <w:annotationRef/>
      </w:r>
      <w:r>
        <w:t xml:space="preserve">As a reader… I’d love a reference for this!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5"/>
          </mc:Choice>
          <mc:Fallback>
            <w:t>😅</w:t>
          </mc:Fallback>
        </mc:AlternateContent>
      </w:r>
    </w:p>
  </w:comment>
  <w:comment w:id="85" w:author="Lucy Wan" w:date="2020-10-20T16:33:00Z" w:initials="LW">
    <w:p w14:paraId="37E67AE2" w14:textId="002A8BED" w:rsidR="005147E9" w:rsidRDefault="005147E9">
      <w:pPr>
        <w:pStyle w:val="CommentText"/>
      </w:pPr>
      <w:r>
        <w:rPr>
          <w:rStyle w:val="CommentReference"/>
        </w:rPr>
        <w:annotationRef/>
      </w:r>
      <w:r>
        <w:t>Does this need to be capitalized?</w:t>
      </w:r>
    </w:p>
  </w:comment>
  <w:comment w:id="86" w:author="Lucy Wan" w:date="2020-10-20T16:34:00Z" w:initials="LW">
    <w:p w14:paraId="20BE0F93" w14:textId="1B3C2CAD" w:rsidR="005147E9" w:rsidRDefault="005147E9">
      <w:pPr>
        <w:pStyle w:val="CommentText"/>
      </w:pPr>
      <w:r>
        <w:rPr>
          <w:rStyle w:val="CommentReference"/>
        </w:rPr>
        <w:annotationRef/>
      </w:r>
      <w:r>
        <w:t>“and hit return” perhaps</w:t>
      </w:r>
    </w:p>
  </w:comment>
  <w:comment w:id="88" w:author="Lucy Wan" w:date="2020-10-20T16:33:00Z" w:initials="LW">
    <w:p w14:paraId="7B46B4D9" w14:textId="047A180E" w:rsidR="005147E9" w:rsidRDefault="005147E9">
      <w:pPr>
        <w:pStyle w:val="CommentText"/>
      </w:pPr>
      <w:r>
        <w:rPr>
          <w:rStyle w:val="CommentReference"/>
        </w:rPr>
        <w:annotationRef/>
      </w:r>
      <w:r>
        <w:t>Arbitrary capitalisation</w:t>
      </w:r>
    </w:p>
  </w:comment>
  <w:comment w:id="89" w:author="Lucy Wan" w:date="2020-10-20T16:34:00Z" w:initials="LW">
    <w:p w14:paraId="3B1AE8FA" w14:textId="0EBCD580" w:rsidR="005147E9" w:rsidRDefault="005147E9">
      <w:pPr>
        <w:pStyle w:val="CommentText"/>
      </w:pPr>
      <w:r>
        <w:rPr>
          <w:rStyle w:val="CommentReference"/>
        </w:rPr>
        <w:annotationRef/>
      </w:r>
      <w:r>
        <w:t>As above</w:t>
      </w:r>
    </w:p>
  </w:comment>
  <w:comment w:id="90" w:author="Lucy Wan" w:date="2020-10-20T16:35:00Z" w:initials="LW">
    <w:p w14:paraId="10CC1FF7" w14:textId="3C23BBB0" w:rsidR="005147E9" w:rsidRDefault="005147E9">
      <w:pPr>
        <w:pStyle w:val="CommentText"/>
      </w:pPr>
      <w:r>
        <w:rPr>
          <w:rStyle w:val="CommentReference"/>
        </w:rPr>
        <w:annotationRef/>
      </w:r>
      <w:r>
        <w:t>Formatting issues here</w:t>
      </w:r>
    </w:p>
  </w:comment>
  <w:comment w:id="91" w:author="Lucy Wan" w:date="2020-10-20T16:36:00Z" w:initials="LW">
    <w:p w14:paraId="6E67A09B" w14:textId="30C6F640" w:rsidR="005147E9" w:rsidRDefault="005147E9">
      <w:pPr>
        <w:pStyle w:val="CommentText"/>
      </w:pPr>
      <w:r>
        <w:rPr>
          <w:rStyle w:val="CommentReference"/>
        </w:rPr>
        <w:annotationRef/>
      </w:r>
      <w:r>
        <w:t>*shortcut</w:t>
      </w:r>
    </w:p>
  </w:comment>
  <w:comment w:id="93" w:author="Lucy Wan" w:date="2020-10-20T16:36:00Z" w:initials="LW">
    <w:p w14:paraId="5BE1CEDD" w14:textId="392D6073" w:rsidR="005147E9" w:rsidRDefault="005147E9">
      <w:pPr>
        <w:pStyle w:val="CommentText"/>
      </w:pPr>
      <w:r>
        <w:rPr>
          <w:rStyle w:val="CommentReference"/>
        </w:rPr>
        <w:annotationRef/>
      </w:r>
      <w:r>
        <w:t>As above</w:t>
      </w:r>
    </w:p>
  </w:comment>
  <w:comment w:id="95" w:author="Josh" w:date="2020-10-09T14:48:00Z" w:initials="JK">
    <w:p w14:paraId="6CC204DE" w14:textId="38E5FA46" w:rsidR="005147E9" w:rsidRDefault="005147E9">
      <w:pPr>
        <w:pStyle w:val="CommentText"/>
      </w:pPr>
      <w:r>
        <w:rPr>
          <w:rStyle w:val="CommentReference"/>
        </w:rPr>
        <w:annotationRef/>
      </w:r>
      <w:r>
        <w:t>Wasn’t this already done in part 6? They both call the same file from GitHub, though the previous one saved to $profile, and this one is explicitly the CUCH profile, but regardless of method it’s saving the same content to the same file.</w:t>
      </w:r>
      <w:r>
        <w:br/>
      </w:r>
      <w:r>
        <w:br/>
      </w:r>
      <w:r>
        <w:rPr>
          <w:noProof/>
        </w:rPr>
        <w:drawing>
          <wp:inline distT="0" distB="0" distL="0" distR="0" wp14:anchorId="69BF2DC3" wp14:editId="2FD23D2C">
            <wp:extent cx="5731510" cy="31788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178810"/>
                    </a:xfrm>
                    <a:prstGeom prst="rect">
                      <a:avLst/>
                    </a:prstGeom>
                  </pic:spPr>
                </pic:pic>
              </a:graphicData>
            </a:graphic>
          </wp:inline>
        </w:drawing>
      </w:r>
    </w:p>
  </w:comment>
  <w:comment w:id="96" w:author="Lucy Wan" w:date="2020-10-21T09:07:00Z" w:initials="LW">
    <w:p w14:paraId="39E4575D" w14:textId="559694F7" w:rsidR="005147E9" w:rsidRDefault="005147E9">
      <w:pPr>
        <w:pStyle w:val="CommentText"/>
      </w:pPr>
      <w:r>
        <w:rPr>
          <w:rStyle w:val="CommentReference"/>
        </w:rPr>
        <w:annotationRef/>
      </w:r>
      <w:r>
        <w:t>This seems to need addressing</w:t>
      </w:r>
    </w:p>
  </w:comment>
  <w:comment w:id="99" w:author="Lucy Wan" w:date="2020-10-20T16:37:00Z" w:initials="LW">
    <w:p w14:paraId="0C3A3A09" w14:textId="512B4C74" w:rsidR="005147E9" w:rsidRDefault="005147E9">
      <w:pPr>
        <w:pStyle w:val="CommentText"/>
      </w:pPr>
      <w:r>
        <w:rPr>
          <w:rStyle w:val="CommentReference"/>
        </w:rPr>
        <w:annotationRef/>
      </w:r>
      <w:r>
        <w:t>*shortcut</w:t>
      </w:r>
    </w:p>
  </w:comment>
  <w:comment w:id="101" w:author="Lucy Wan" w:date="2020-10-20T16:42:00Z" w:initials="LW">
    <w:p w14:paraId="0EE73AC0" w14:textId="5C1491E8" w:rsidR="005147E9" w:rsidRDefault="005147E9">
      <w:pPr>
        <w:pStyle w:val="CommentText"/>
      </w:pPr>
      <w:r>
        <w:rPr>
          <w:rStyle w:val="CommentReference"/>
        </w:rPr>
        <w:annotationRef/>
      </w:r>
      <w:r>
        <w:t>“you’ll see this window:” is more natural</w:t>
      </w:r>
    </w:p>
  </w:comment>
  <w:comment w:id="102" w:author="Lucy Wan" w:date="2020-10-20T16:43:00Z" w:initials="LW">
    <w:p w14:paraId="5383E37F" w14:textId="7275D9F9" w:rsidR="005147E9" w:rsidRDefault="005147E9">
      <w:pPr>
        <w:pStyle w:val="CommentText"/>
      </w:pPr>
      <w:r>
        <w:rPr>
          <w:rStyle w:val="CommentReference"/>
        </w:rPr>
        <w:annotationRef/>
      </w:r>
      <w:r>
        <w:t>Extra words here, would reword to “In step 3, you close this window”</w:t>
      </w:r>
    </w:p>
  </w:comment>
  <w:comment w:id="105" w:author="Lucy Wan" w:date="2020-10-20T16:44:00Z" w:initials="LW">
    <w:p w14:paraId="43E33FAA" w14:textId="358FE178" w:rsidR="005147E9" w:rsidRDefault="005147E9">
      <w:pPr>
        <w:pStyle w:val="CommentText"/>
      </w:pPr>
      <w:r>
        <w:rPr>
          <w:rStyle w:val="CommentReference"/>
        </w:rPr>
        <w:annotationRef/>
      </w:r>
      <w:r>
        <w:t>Are the arrows both pointing to equally useful things? Ignore me if they are! (not convinced we need either of them)</w:t>
      </w:r>
    </w:p>
  </w:comment>
  <w:comment w:id="106" w:author="Lucy Wan" w:date="2020-10-20T16:41:00Z" w:initials="LW">
    <w:p w14:paraId="4F47D173" w14:textId="5B4C14A7" w:rsidR="005147E9" w:rsidRDefault="005147E9">
      <w:pPr>
        <w:pStyle w:val="CommentText"/>
      </w:pPr>
      <w:r>
        <w:rPr>
          <w:rStyle w:val="CommentReference"/>
        </w:rPr>
        <w:annotationRef/>
      </w:r>
      <w:r>
        <w:t>Just highlighting what the TR mentioned in the questionnaire about most users probably not knowing what steps 10 and 11 are from / doing, do we think these lines are sufficiently descriptive in light of this?</w:t>
      </w:r>
    </w:p>
  </w:comment>
  <w:comment w:id="110" w:author="Lucy Wan" w:date="2020-10-20T16:53:00Z" w:initials="LW">
    <w:p w14:paraId="71AF43BD" w14:textId="14D1A27E" w:rsidR="005147E9" w:rsidRDefault="005147E9">
      <w:pPr>
        <w:pStyle w:val="CommentText"/>
      </w:pPr>
      <w:r>
        <w:rPr>
          <w:rStyle w:val="CommentReference"/>
        </w:rPr>
        <w:annotationRef/>
      </w:r>
      <w:r>
        <w:t>GitHub</w:t>
      </w:r>
    </w:p>
  </w:comment>
  <w:comment w:id="111" w:author="Lucy Wan" w:date="2020-10-20T16:54:00Z" w:initials="LW">
    <w:p w14:paraId="6B96E745" w14:textId="39904DDD" w:rsidR="005147E9" w:rsidRDefault="005147E9">
      <w:pPr>
        <w:pStyle w:val="CommentText"/>
      </w:pPr>
      <w:r>
        <w:rPr>
          <w:rStyle w:val="CommentReference"/>
        </w:rPr>
        <w:annotationRef/>
      </w:r>
      <w:r>
        <w:t>*marketplace</w:t>
      </w:r>
    </w:p>
  </w:comment>
  <w:comment w:id="112" w:author="Lucy Wan" w:date="2020-10-20T16:54:00Z" w:initials="LW">
    <w:p w14:paraId="45178F73" w14:textId="35A5D226" w:rsidR="005147E9" w:rsidRDefault="005147E9">
      <w:pPr>
        <w:pStyle w:val="CommentText"/>
      </w:pPr>
      <w:r>
        <w:rPr>
          <w:rStyle w:val="CommentReference"/>
        </w:rPr>
        <w:annotationRef/>
      </w:r>
      <w:r>
        <w:t>“an Administrator” probably</w:t>
      </w:r>
    </w:p>
  </w:comment>
  <w:comment w:id="116" w:author="Lucy Wan" w:date="2020-10-20T16:57:00Z" w:initials="LW">
    <w:p w14:paraId="58E2C220" w14:textId="228E036E" w:rsidR="005147E9" w:rsidRDefault="005147E9">
      <w:pPr>
        <w:pStyle w:val="CommentText"/>
      </w:pPr>
      <w:r>
        <w:rPr>
          <w:rStyle w:val="CommentReference"/>
        </w:rPr>
        <w:annotationRef/>
      </w:r>
      <w:r>
        <w:t>Should this be “steps 10 and 11”?</w:t>
      </w:r>
    </w:p>
  </w:comment>
  <w:comment w:id="118" w:author="Lucy Wan" w:date="2020-10-20T17:00:00Z" w:initials="LW">
    <w:p w14:paraId="21398225" w14:textId="25AFD152" w:rsidR="005147E9" w:rsidRDefault="005147E9">
      <w:pPr>
        <w:pStyle w:val="CommentText"/>
      </w:pPr>
      <w:r>
        <w:rPr>
          <w:rStyle w:val="CommentReference"/>
        </w:rPr>
        <w:annotationRef/>
      </w:r>
      <w:r>
        <w:t>I think “typeface” or just “font” is more natural</w:t>
      </w:r>
    </w:p>
  </w:comment>
  <w:comment w:id="119" w:author="Lucy Wan" w:date="2020-10-20T17:00:00Z" w:initials="LW">
    <w:p w14:paraId="3F84F2EF" w14:textId="77242572" w:rsidR="005147E9" w:rsidRDefault="005147E9">
      <w:pPr>
        <w:pStyle w:val="CommentText"/>
      </w:pPr>
      <w:r>
        <w:rPr>
          <w:rStyle w:val="CommentReference"/>
        </w:rPr>
        <w:annotationRef/>
      </w:r>
      <w:r>
        <w:t>“set it to be”</w:t>
      </w:r>
    </w:p>
  </w:comment>
  <w:comment w:id="120" w:author="Lucy Wan" w:date="2020-10-20T17:01:00Z" w:initials="LW">
    <w:p w14:paraId="6D9B0727" w14:textId="67146B3F" w:rsidR="005147E9" w:rsidRDefault="005147E9">
      <w:pPr>
        <w:pStyle w:val="CommentText"/>
      </w:pPr>
      <w:r>
        <w:rPr>
          <w:rStyle w:val="CommentReference"/>
        </w:rPr>
        <w:annotationRef/>
      </w:r>
      <w:r>
        <w:t>Watch random capitalisation</w:t>
      </w:r>
    </w:p>
  </w:comment>
  <w:comment w:id="123" w:author="Lucy Wan" w:date="2020-10-20T17:03:00Z" w:initials="LW">
    <w:p w14:paraId="2DEF8223" w14:textId="353E625F" w:rsidR="005147E9" w:rsidRDefault="005147E9">
      <w:pPr>
        <w:pStyle w:val="CommentText"/>
      </w:pPr>
      <w:r>
        <w:rPr>
          <w:rStyle w:val="CommentReference"/>
        </w:rPr>
        <w:annotationRef/>
      </w:r>
      <w:r>
        <w:t>“note that the font now looks like this:”</w:t>
      </w:r>
    </w:p>
  </w:comment>
  <w:comment w:id="124" w:author="Josh" w:date="2020-10-09T14:53:00Z" w:initials="JK">
    <w:p w14:paraId="34389382" w14:textId="095DC8D6" w:rsidR="005147E9" w:rsidRDefault="005147E9">
      <w:pPr>
        <w:pStyle w:val="CommentText"/>
      </w:pPr>
      <w:r>
        <w:rPr>
          <w:rStyle w:val="CommentReference"/>
        </w:rPr>
        <w:annotationRef/>
      </w:r>
      <w:r>
        <w:t>Note: be careful with capitalization of “PSReadLine”</w:t>
      </w:r>
    </w:p>
  </w:comment>
  <w:comment w:id="125" w:author="Lucy Wan" w:date="2020-10-20T17:03:00Z" w:initials="LW">
    <w:p w14:paraId="3B2202BA" w14:textId="466CA434" w:rsidR="005147E9" w:rsidRDefault="005147E9">
      <w:pPr>
        <w:pStyle w:val="CommentText"/>
      </w:pPr>
      <w:r>
        <w:rPr>
          <w:rStyle w:val="CommentReference"/>
        </w:rPr>
        <w:annotationRef/>
      </w:r>
      <w:r>
        <w:t>A bit repetitive here, try “PSReadLine allows you to fully customize your environment”</w:t>
      </w:r>
    </w:p>
  </w:comment>
  <w:comment w:id="126" w:author="Thomas Lee" w:date="2020-09-16T10:01:00Z" w:initials="TL">
    <w:p w14:paraId="1E604786" w14:textId="1F34B0B9" w:rsidR="005147E9" w:rsidRDefault="005147E9">
      <w:pPr>
        <w:pStyle w:val="CommentText"/>
      </w:pPr>
      <w:r>
        <w:rPr>
          <w:rStyle w:val="CommentReference"/>
        </w:rPr>
        <w:annotationRef/>
      </w:r>
      <w:r>
        <w:t>This is meant to be a bullet list. Not sure the correct PACKT template style</w:t>
      </w:r>
    </w:p>
  </w:comment>
  <w:comment w:id="127" w:author="Lucy Wan" w:date="2020-10-20T17:48:00Z" w:initials="LW">
    <w:p w14:paraId="5DED091C" w14:textId="1ADDAD5A" w:rsidR="005147E9" w:rsidRDefault="005147E9">
      <w:pPr>
        <w:pStyle w:val="CommentText"/>
      </w:pPr>
      <w:r>
        <w:rPr>
          <w:rStyle w:val="CommentReference"/>
        </w:rPr>
        <w:annotationRef/>
      </w:r>
      <w:r>
        <w:t>Will be dealt with later, thanks!</w:t>
      </w:r>
    </w:p>
  </w:comment>
  <w:comment w:id="128" w:author="Lucy Wan" w:date="2020-10-20T17:06:00Z" w:initials="LW">
    <w:p w14:paraId="624F8AE7" w14:textId="2E6434DC" w:rsidR="005147E9" w:rsidRDefault="005147E9">
      <w:pPr>
        <w:pStyle w:val="CommentText"/>
      </w:pPr>
      <w:r>
        <w:rPr>
          <w:rStyle w:val="CommentReference"/>
        </w:rPr>
        <w:annotationRef/>
      </w:r>
      <w:r>
        <w:t>Redundant if you’ve already told us above and you’re showing us how it’s customizable</w:t>
      </w:r>
    </w:p>
  </w:comment>
  <w:comment w:id="135" w:author="Lucy Wan" w:date="2020-10-20T17:08:00Z" w:initials="LW">
    <w:p w14:paraId="4FC8AEDA" w14:textId="048494FB" w:rsidR="005147E9" w:rsidRDefault="005147E9">
      <w:pPr>
        <w:pStyle w:val="CommentText"/>
      </w:pPr>
      <w:r>
        <w:rPr>
          <w:rStyle w:val="CommentReference"/>
        </w:rPr>
        <w:annotationRef/>
      </w:r>
      <w:r>
        <w:t>“which fails” instead</w:t>
      </w:r>
    </w:p>
  </w:comment>
  <w:comment w:id="139" w:author="Josh" w:date="2020-10-09T14:54:00Z" w:initials="JK">
    <w:p w14:paraId="747968BE" w14:textId="43FD59D8" w:rsidR="005147E9" w:rsidRDefault="005147E9">
      <w:pPr>
        <w:pStyle w:val="CommentText"/>
      </w:pPr>
      <w:r>
        <w:rPr>
          <w:rStyle w:val="CommentReference"/>
        </w:rPr>
        <w:annotationRef/>
      </w:r>
      <w:r>
        <w:t>Pipe character missing from the end of this line</w:t>
      </w:r>
    </w:p>
  </w:comment>
  <w:comment w:id="140" w:author="Lucy Wan" w:date="2020-10-20T17:09:00Z" w:initials="LW">
    <w:p w14:paraId="6897F8F7" w14:textId="3797CF60" w:rsidR="005147E9" w:rsidRDefault="005147E9">
      <w:pPr>
        <w:pStyle w:val="CommentText"/>
      </w:pPr>
      <w:r>
        <w:rPr>
          <w:rStyle w:val="CommentReference"/>
        </w:rPr>
        <w:annotationRef/>
      </w:r>
      <w:r>
        <w:t>“Get” is probably more natural, or “Count the number of unbound key handlers”</w:t>
      </w:r>
    </w:p>
  </w:comment>
  <w:comment w:id="144" w:author="Lucy Wan" w:date="2020-10-20T17:11:00Z" w:initials="LW">
    <w:p w14:paraId="2427D10D" w14:textId="52B5BF18" w:rsidR="005147E9" w:rsidRDefault="005147E9">
      <w:pPr>
        <w:pStyle w:val="CommentText"/>
      </w:pPr>
      <w:r>
        <w:rPr>
          <w:rStyle w:val="CommentReference"/>
        </w:rPr>
        <w:annotationRef/>
      </w:r>
      <w:r>
        <w:t>I would switch the order of these two</w:t>
      </w:r>
    </w:p>
  </w:comment>
  <w:comment w:id="147" w:author="Lucy Wan" w:date="2020-10-20T17:13:00Z" w:initials="LW">
    <w:p w14:paraId="203B22BE" w14:textId="24539390" w:rsidR="005147E9" w:rsidRDefault="005147E9">
      <w:pPr>
        <w:pStyle w:val="CommentText"/>
      </w:pPr>
      <w:r>
        <w:rPr>
          <w:rStyle w:val="CommentReference"/>
        </w:rPr>
        <w:annotationRef/>
      </w:r>
      <w:r>
        <w:t xml:space="preserve">What are you trying to say here? </w:t>
      </w:r>
    </w:p>
  </w:comment>
  <w:comment w:id="148" w:author="Lucy Wan" w:date="2020-10-20T17:15:00Z" w:initials="LW">
    <w:p w14:paraId="7BF7343B" w14:textId="4012B70F" w:rsidR="005147E9" w:rsidRDefault="005147E9">
      <w:pPr>
        <w:pStyle w:val="CommentText"/>
      </w:pPr>
      <w:r>
        <w:rPr>
          <w:rStyle w:val="CommentReference"/>
        </w:rPr>
        <w:annotationRef/>
      </w:r>
      <w:r>
        <w:t>“On Linux” is simpler</w:t>
      </w:r>
    </w:p>
  </w:comment>
  <w:comment w:id="149" w:author="Josh" w:date="2020-10-09T15:02:00Z" w:initials="JK">
    <w:p w14:paraId="2AD5A7E0" w14:textId="7BF3F235" w:rsidR="005147E9" w:rsidRDefault="005147E9">
      <w:pPr>
        <w:pStyle w:val="CommentText"/>
      </w:pPr>
      <w:r>
        <w:rPr>
          <w:rStyle w:val="CommentReference"/>
        </w:rPr>
        <w:annotationRef/>
      </w:r>
      <w:r>
        <w:t>Just as a heads up, the code for this in the scripts zip file worked on a new deployment of Server 2019 in Azure. There was an issue but I think this was fixed in a CU update (which was rolled into the Azure image, I assume.)</w:t>
      </w:r>
      <w:r>
        <w:br/>
      </w:r>
      <w:r>
        <w:br/>
        <w:t>The script mentions rebooting the server as a separate step, but that can be done on the back of the enablement of the feature.</w:t>
      </w:r>
      <w:r>
        <w:br/>
      </w:r>
      <w:r>
        <w:br/>
      </w:r>
      <w:r>
        <w:rPr>
          <w:noProof/>
        </w:rPr>
        <w:drawing>
          <wp:inline distT="0" distB="0" distL="0" distR="0" wp14:anchorId="21E241F9" wp14:editId="0009A5F5">
            <wp:extent cx="5609524" cy="6952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9524" cy="695238"/>
                    </a:xfrm>
                    <a:prstGeom prst="rect">
                      <a:avLst/>
                    </a:prstGeom>
                  </pic:spPr>
                </pic:pic>
              </a:graphicData>
            </a:graphic>
          </wp:inline>
        </w:drawing>
      </w:r>
      <w:r>
        <w:br/>
      </w:r>
      <w:r>
        <w:br/>
        <w:t>And it worked without issue:</w:t>
      </w:r>
      <w:r>
        <w:br/>
      </w:r>
      <w:r>
        <w:br/>
      </w:r>
      <w:r>
        <w:rPr>
          <w:noProof/>
        </w:rPr>
        <w:drawing>
          <wp:inline distT="0" distB="0" distL="0" distR="0" wp14:anchorId="589FD815" wp14:editId="49955105">
            <wp:extent cx="5731510" cy="44011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01185"/>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D8C06D" w15:done="0"/>
  <w15:commentEx w15:paraId="50BF0934" w15:done="0"/>
  <w15:commentEx w15:paraId="22987809" w15:done="0"/>
  <w15:commentEx w15:paraId="6AAB023B" w15:done="0"/>
  <w15:commentEx w15:paraId="79B55F90" w15:done="0"/>
  <w15:commentEx w15:paraId="6CD37D55" w15:done="0"/>
  <w15:commentEx w15:paraId="358F4772" w15:done="0"/>
  <w15:commentEx w15:paraId="24DFC09F" w15:done="0"/>
  <w15:commentEx w15:paraId="6709D050" w15:done="0"/>
  <w15:commentEx w15:paraId="239A1BFA" w15:done="0"/>
  <w15:commentEx w15:paraId="6FEAF18E" w15:done="1"/>
  <w15:commentEx w15:paraId="7EFB6D04" w15:paraIdParent="6FEAF18E" w15:done="1"/>
  <w15:commentEx w15:paraId="49668FA2" w15:done="0"/>
  <w15:commentEx w15:paraId="25239FA3" w15:done="0"/>
  <w15:commentEx w15:paraId="3538260B" w15:done="0"/>
  <w15:commentEx w15:paraId="472B60A4" w15:done="0"/>
  <w15:commentEx w15:paraId="2B427880" w15:paraIdParent="472B60A4" w15:done="0"/>
  <w15:commentEx w15:paraId="66F2DB34" w15:done="0"/>
  <w15:commentEx w15:paraId="1B5A4CD2" w15:done="0"/>
  <w15:commentEx w15:paraId="6240DA83" w15:done="0"/>
  <w15:commentEx w15:paraId="414FAF02" w15:paraIdParent="6240DA83" w15:done="0"/>
  <w15:commentEx w15:paraId="5D04376F" w15:done="0"/>
  <w15:commentEx w15:paraId="726CB715" w15:done="0"/>
  <w15:commentEx w15:paraId="54379434" w15:paraIdParent="726CB715" w15:done="0"/>
  <w15:commentEx w15:paraId="501B864E" w15:done="0"/>
  <w15:commentEx w15:paraId="7626FA87" w15:done="0"/>
  <w15:commentEx w15:paraId="0D4EDA54" w15:done="0"/>
  <w15:commentEx w15:paraId="3DCB70D7" w15:paraIdParent="0D4EDA54" w15:done="0"/>
  <w15:commentEx w15:paraId="7BACFADF" w15:done="0"/>
  <w15:commentEx w15:paraId="2CA0F3AF" w15:done="0"/>
  <w15:commentEx w15:paraId="52BD738E" w15:paraIdParent="2CA0F3AF" w15:done="0"/>
  <w15:commentEx w15:paraId="2B0FCAD5" w15:done="0"/>
  <w15:commentEx w15:paraId="4992D0DB" w15:done="0"/>
  <w15:commentEx w15:paraId="13B0C61B" w15:done="0"/>
  <w15:commentEx w15:paraId="6976A2E0" w15:done="0"/>
  <w15:commentEx w15:paraId="66D091FE" w15:done="0"/>
  <w15:commentEx w15:paraId="6A2C25E6" w15:done="0"/>
  <w15:commentEx w15:paraId="5027B6D8" w15:paraIdParent="6A2C25E6" w15:done="0"/>
  <w15:commentEx w15:paraId="05436E62" w15:done="0"/>
  <w15:commentEx w15:paraId="4FEBAF7E" w15:done="0"/>
  <w15:commentEx w15:paraId="4D5E4A02" w15:done="0"/>
  <w15:commentEx w15:paraId="20A5770F" w15:done="0"/>
  <w15:commentEx w15:paraId="3D170AAD" w15:paraIdParent="20A5770F" w15:done="0"/>
  <w15:commentEx w15:paraId="0B391FB0" w15:done="0"/>
  <w15:commentEx w15:paraId="24B29D2C" w15:done="0"/>
  <w15:commentEx w15:paraId="7400A134" w15:done="0"/>
  <w15:commentEx w15:paraId="670D6689" w15:done="0"/>
  <w15:commentEx w15:paraId="58F17AD2" w15:done="0"/>
  <w15:commentEx w15:paraId="7C6E20CE" w15:done="0"/>
  <w15:commentEx w15:paraId="37E67AE2" w15:done="0"/>
  <w15:commentEx w15:paraId="20BE0F93" w15:done="0"/>
  <w15:commentEx w15:paraId="7B46B4D9" w15:done="0"/>
  <w15:commentEx w15:paraId="3B1AE8FA" w15:done="0"/>
  <w15:commentEx w15:paraId="10CC1FF7" w15:done="0"/>
  <w15:commentEx w15:paraId="6E67A09B" w15:done="0"/>
  <w15:commentEx w15:paraId="5BE1CEDD" w15:done="0"/>
  <w15:commentEx w15:paraId="6CC204DE" w15:done="0"/>
  <w15:commentEx w15:paraId="39E4575D" w15:paraIdParent="6CC204DE" w15:done="0"/>
  <w15:commentEx w15:paraId="0C3A3A09" w15:done="0"/>
  <w15:commentEx w15:paraId="0EE73AC0" w15:done="0"/>
  <w15:commentEx w15:paraId="5383E37F" w15:done="0"/>
  <w15:commentEx w15:paraId="43E33FAA" w15:done="0"/>
  <w15:commentEx w15:paraId="4F47D173" w15:done="0"/>
  <w15:commentEx w15:paraId="71AF43BD" w15:done="0"/>
  <w15:commentEx w15:paraId="6B96E745" w15:done="0"/>
  <w15:commentEx w15:paraId="45178F73" w15:done="0"/>
  <w15:commentEx w15:paraId="58E2C220" w15:done="0"/>
  <w15:commentEx w15:paraId="21398225" w15:done="0"/>
  <w15:commentEx w15:paraId="3F84F2EF" w15:done="0"/>
  <w15:commentEx w15:paraId="6D9B0727" w15:done="0"/>
  <w15:commentEx w15:paraId="2DEF8223" w15:done="0"/>
  <w15:commentEx w15:paraId="34389382" w15:done="0"/>
  <w15:commentEx w15:paraId="3B2202BA" w15:done="0"/>
  <w15:commentEx w15:paraId="1E604786" w15:done="0"/>
  <w15:commentEx w15:paraId="5DED091C" w15:paraIdParent="1E604786" w15:done="0"/>
  <w15:commentEx w15:paraId="624F8AE7" w15:done="0"/>
  <w15:commentEx w15:paraId="4FC8AEDA" w15:done="0"/>
  <w15:commentEx w15:paraId="747968BE" w15:done="0"/>
  <w15:commentEx w15:paraId="6897F8F7" w15:done="0"/>
  <w15:commentEx w15:paraId="2427D10D" w15:done="0"/>
  <w15:commentEx w15:paraId="203B22BE" w15:done="0"/>
  <w15:commentEx w15:paraId="7BF7343B" w15:done="0"/>
  <w15:commentEx w15:paraId="2AD5A7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AE6B9" w16cex:dateUtc="2020-10-09T00:40:00Z"/>
  <w16cex:commentExtensible w16cex:durableId="232AE8A0" w16cex:dateUtc="2020-10-09T00:48:00Z"/>
  <w16cex:commentExtensible w16cex:durableId="232AE95F" w16cex:dateUtc="2020-10-09T00:51:00Z"/>
  <w16cex:commentExtensible w16cex:durableId="23034F78" w16cex:dateUtc="2020-09-09T11:56:00Z"/>
  <w16cex:commentExtensible w16cex:durableId="232AE9A8" w16cex:dateUtc="2020-10-09T00:52:00Z"/>
  <w16cex:commentExtensible w16cex:durableId="232AE9D5" w16cex:dateUtc="2020-10-09T00:53:00Z"/>
  <w16cex:commentExtensible w16cex:durableId="232AEBB9" w16cex:dateUtc="2020-10-09T01:01:00Z"/>
  <w16cex:commentExtensible w16cex:durableId="23035F18" w16cex:dateUtc="2020-09-09T13:03:00Z"/>
  <w16cex:commentExtensible w16cex:durableId="230367C7" w16cex:dateUtc="2020-09-09T13:03:00Z"/>
  <w16cex:commentExtensible w16cex:durableId="230367E6" w16cex:dateUtc="2020-09-09T13:03:00Z"/>
  <w16cex:commentExtensible w16cex:durableId="23036B74" w16cex:dateUtc="2020-09-09T13:55:00Z"/>
  <w16cex:commentExtensible w16cex:durableId="232AEE78" w16cex:dateUtc="2020-10-09T01:13:00Z"/>
  <w16cex:commentExtensible w16cex:durableId="2304B8BD" w16cex:dateUtc="2020-09-09T13:03:00Z"/>
  <w16cex:commentExtensible w16cex:durableId="232AEFCC" w16cex:dateUtc="2020-10-09T01:18:00Z"/>
  <w16cex:commentExtensible w16cex:durableId="232AF0A0" w16cex:dateUtc="2020-10-09T01:22:00Z"/>
  <w16cex:commentExtensible w16cex:durableId="232AF207" w16cex:dateUtc="2020-10-09T01:28:00Z"/>
  <w16cex:commentExtensible w16cex:durableId="232AF260" w16cex:dateUtc="2020-10-09T01:29:00Z"/>
  <w16cex:commentExtensible w16cex:durableId="232AF21E" w16cex:dateUtc="2020-10-09T01:28:00Z"/>
  <w16cex:commentExtensible w16cex:durableId="232AF4FA" w16cex:dateUtc="2020-10-09T01:40:00Z"/>
  <w16cex:commentExtensible w16cex:durableId="232AF67C" w16cex:dateUtc="2020-10-09T01:47:00Z"/>
  <w16cex:commentExtensible w16cex:durableId="232AF6D2" w16cex:dateUtc="2020-10-09T01:48:00Z"/>
  <w16cex:commentExtensible w16cex:durableId="232AF7DB" w16cex:dateUtc="2020-10-09T01:53:00Z"/>
  <w16cex:commentExtensible w16cex:durableId="230C6115" w16cex:dateUtc="2020-09-16T09:01:00Z"/>
  <w16cex:commentExtensible w16cex:durableId="232AF829" w16cex:dateUtc="2020-10-09T01:54:00Z"/>
  <w16cex:commentExtensible w16cex:durableId="232AFA07" w16cex:dateUtc="2020-10-09T0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D8C06D" w16cid:durableId="23397E4F"/>
  <w16cid:commentId w16cid:paraId="50BF0934" w16cid:durableId="23399A77"/>
  <w16cid:commentId w16cid:paraId="22987809" w16cid:durableId="23399D69"/>
  <w16cid:commentId w16cid:paraId="6AAB023B" w16cid:durableId="23399B21"/>
  <w16cid:commentId w16cid:paraId="79B55F90" w16cid:durableId="232AE6B9"/>
  <w16cid:commentId w16cid:paraId="6CD37D55" w16cid:durableId="233A7CD3"/>
  <w16cid:commentId w16cid:paraId="358F4772" w16cid:durableId="232AE8A0"/>
  <w16cid:commentId w16cid:paraId="24DFC09F" w16cid:durableId="233A7FB1"/>
  <w16cid:commentId w16cid:paraId="6709D050" w16cid:durableId="232AE95F"/>
  <w16cid:commentId w16cid:paraId="239A1BFA" w16cid:durableId="23034F78"/>
  <w16cid:commentId w16cid:paraId="6FEAF18E" w16cid:durableId="232AE9A8"/>
  <w16cid:commentId w16cid:paraId="7EFB6D04" w16cid:durableId="23398693"/>
  <w16cid:commentId w16cid:paraId="49668FA2" w16cid:durableId="232AE9D5"/>
  <w16cid:commentId w16cid:paraId="25239FA3" w16cid:durableId="232AEBB9"/>
  <w16cid:commentId w16cid:paraId="3538260B" w16cid:durableId="233985D9"/>
  <w16cid:commentId w16cid:paraId="472B60A4" w16cid:durableId="23035F18"/>
  <w16cid:commentId w16cid:paraId="2B427880" w16cid:durableId="23399CDD"/>
  <w16cid:commentId w16cid:paraId="66F2DB34" w16cid:durableId="230367C7"/>
  <w16cid:commentId w16cid:paraId="1B5A4CD2" w16cid:durableId="230367E6"/>
  <w16cid:commentId w16cid:paraId="6240DA83" w16cid:durableId="23036B74"/>
  <w16cid:commentId w16cid:paraId="414FAF02" w16cid:durableId="23399CF4"/>
  <w16cid:commentId w16cid:paraId="5D04376F" w16cid:durableId="23398859"/>
  <w16cid:commentId w16cid:paraId="726CB715" w16cid:durableId="232AEE78"/>
  <w16cid:commentId w16cid:paraId="54379434" w16cid:durableId="233A7E98"/>
  <w16cid:commentId w16cid:paraId="501B864E" w16cid:durableId="2304B8BD"/>
  <w16cid:commentId w16cid:paraId="7626FA87" w16cid:durableId="233988C0"/>
  <w16cid:commentId w16cid:paraId="0D4EDA54" w16cid:durableId="232AEFCC"/>
  <w16cid:commentId w16cid:paraId="3DCB70D7" w16cid:durableId="2339A078"/>
  <w16cid:commentId w16cid:paraId="7BACFADF" w16cid:durableId="23398A3F"/>
  <w16cid:commentId w16cid:paraId="2CA0F3AF" w16cid:durableId="232AF0A0"/>
  <w16cid:commentId w16cid:paraId="52BD738E" w16cid:durableId="23398A87"/>
  <w16cid:commentId w16cid:paraId="2B0FCAD5" w16cid:durableId="23398AC1"/>
  <w16cid:commentId w16cid:paraId="4992D0DB" w16cid:durableId="23398B0F"/>
  <w16cid:commentId w16cid:paraId="13B0C61B" w16cid:durableId="23398B48"/>
  <w16cid:commentId w16cid:paraId="6976A2E0" w16cid:durableId="232AF207"/>
  <w16cid:commentId w16cid:paraId="66D091FE" w16cid:durableId="232AF260"/>
  <w16cid:commentId w16cid:paraId="6A2C25E6" w16cid:durableId="232AF21E"/>
  <w16cid:commentId w16cid:paraId="5027B6D8" w16cid:durableId="2339A0A2"/>
  <w16cid:commentId w16cid:paraId="05436E62" w16cid:durableId="23398C19"/>
  <w16cid:commentId w16cid:paraId="4FEBAF7E" w16cid:durableId="23398CC0"/>
  <w16cid:commentId w16cid:paraId="4D5E4A02" w16cid:durableId="23398D36"/>
  <w16cid:commentId w16cid:paraId="20A5770F" w16cid:durableId="232AF4FA"/>
  <w16cid:commentId w16cid:paraId="3D170AAD" w16cid:durableId="23398D74"/>
  <w16cid:commentId w16cid:paraId="0B391FB0" w16cid:durableId="23398D0A"/>
  <w16cid:commentId w16cid:paraId="24B29D2C" w16cid:durableId="23398E64"/>
  <w16cid:commentId w16cid:paraId="7400A134" w16cid:durableId="23398ECC"/>
  <w16cid:commentId w16cid:paraId="670D6689" w16cid:durableId="23398EA6"/>
  <w16cid:commentId w16cid:paraId="58F17AD2" w16cid:durableId="23398F2B"/>
  <w16cid:commentId w16cid:paraId="7C6E20CE" w16cid:durableId="232AF67C"/>
  <w16cid:commentId w16cid:paraId="37E67AE2" w16cid:durableId="23398FE4"/>
  <w16cid:commentId w16cid:paraId="20BE0F93" w16cid:durableId="23399026"/>
  <w16cid:commentId w16cid:paraId="7B46B4D9" w16cid:durableId="23398FED"/>
  <w16cid:commentId w16cid:paraId="3B1AE8FA" w16cid:durableId="23399000"/>
  <w16cid:commentId w16cid:paraId="10CC1FF7" w16cid:durableId="2339905D"/>
  <w16cid:commentId w16cid:paraId="6E67A09B" w16cid:durableId="23399093"/>
  <w16cid:commentId w16cid:paraId="5BE1CEDD" w16cid:durableId="23399099"/>
  <w16cid:commentId w16cid:paraId="6CC204DE" w16cid:durableId="232AF6D2"/>
  <w16cid:commentId w16cid:paraId="39E4575D" w16cid:durableId="233A78D0"/>
  <w16cid:commentId w16cid:paraId="0C3A3A09" w16cid:durableId="233990E4"/>
  <w16cid:commentId w16cid:paraId="0EE73AC0" w16cid:durableId="23399201"/>
  <w16cid:commentId w16cid:paraId="5383E37F" w16cid:durableId="2339921E"/>
  <w16cid:commentId w16cid:paraId="43E33FAA" w16cid:durableId="2339925A"/>
  <w16cid:commentId w16cid:paraId="4F47D173" w16cid:durableId="233991AC"/>
  <w16cid:commentId w16cid:paraId="71AF43BD" w16cid:durableId="233994A0"/>
  <w16cid:commentId w16cid:paraId="6B96E745" w16cid:durableId="233994AD"/>
  <w16cid:commentId w16cid:paraId="45178F73" w16cid:durableId="233994DC"/>
  <w16cid:commentId w16cid:paraId="58E2C220" w16cid:durableId="23399569"/>
  <w16cid:commentId w16cid:paraId="21398225" w16cid:durableId="23399622"/>
  <w16cid:commentId w16cid:paraId="3F84F2EF" w16cid:durableId="23399645"/>
  <w16cid:commentId w16cid:paraId="6D9B0727" w16cid:durableId="23399656"/>
  <w16cid:commentId w16cid:paraId="2DEF8223" w16cid:durableId="233996C8"/>
  <w16cid:commentId w16cid:paraId="34389382" w16cid:durableId="232AF7DB"/>
  <w16cid:commentId w16cid:paraId="3B2202BA" w16cid:durableId="233996F2"/>
  <w16cid:commentId w16cid:paraId="1E604786" w16cid:durableId="230C6115"/>
  <w16cid:commentId w16cid:paraId="5DED091C" w16cid:durableId="2339A17C"/>
  <w16cid:commentId w16cid:paraId="624F8AE7" w16cid:durableId="23399787"/>
  <w16cid:commentId w16cid:paraId="4FC8AEDA" w16cid:durableId="233997FA"/>
  <w16cid:commentId w16cid:paraId="747968BE" w16cid:durableId="232AF829"/>
  <w16cid:commentId w16cid:paraId="6897F8F7" w16cid:durableId="23399840"/>
  <w16cid:commentId w16cid:paraId="2427D10D" w16cid:durableId="233998C7"/>
  <w16cid:commentId w16cid:paraId="203B22BE" w16cid:durableId="23399952"/>
  <w16cid:commentId w16cid:paraId="7BF7343B" w16cid:durableId="233999A1"/>
  <w16cid:commentId w16cid:paraId="2AD5A7E0" w16cid:durableId="232AFA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2"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73A5CC7"/>
    <w:multiLevelType w:val="multilevel"/>
    <w:tmpl w:val="EFB44B28"/>
    <w:lvl w:ilvl="0">
      <w:start w:val="1"/>
      <w:numFmt w:val="bullet"/>
      <w:lvlText w:val=""/>
      <w:lvlJc w:val="left"/>
      <w:pPr>
        <w:ind w:left="360" w:hanging="363"/>
      </w:pPr>
      <w:rPr>
        <w:rFonts w:ascii="Symbol" w:hAnsi="Symbol"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6C844A7E"/>
    <w:multiLevelType w:val="multilevel"/>
    <w:tmpl w:val="0ED4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None" w15:userId="Lucy Wan"/>
  </w15:person>
  <w15:person w15:author="Thomas Lee">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gUAPyVnZywAAAA="/>
  </w:docVars>
  <w:rsids>
    <w:rsidRoot w:val="009D0F10"/>
    <w:rsid w:val="0000165C"/>
    <w:rsid w:val="000048BD"/>
    <w:rsid w:val="00014022"/>
    <w:rsid w:val="00022E8C"/>
    <w:rsid w:val="000546DE"/>
    <w:rsid w:val="00056E75"/>
    <w:rsid w:val="00082490"/>
    <w:rsid w:val="000A1735"/>
    <w:rsid w:val="000A433B"/>
    <w:rsid w:val="000C29D7"/>
    <w:rsid w:val="000D669F"/>
    <w:rsid w:val="000E6955"/>
    <w:rsid w:val="000E7F41"/>
    <w:rsid w:val="000F432B"/>
    <w:rsid w:val="00111A20"/>
    <w:rsid w:val="001211A2"/>
    <w:rsid w:val="00124D6B"/>
    <w:rsid w:val="0013770B"/>
    <w:rsid w:val="00157541"/>
    <w:rsid w:val="00167446"/>
    <w:rsid w:val="001737B4"/>
    <w:rsid w:val="00173B1C"/>
    <w:rsid w:val="0017482F"/>
    <w:rsid w:val="00182E33"/>
    <w:rsid w:val="00196C0B"/>
    <w:rsid w:val="001A1A7A"/>
    <w:rsid w:val="001A2302"/>
    <w:rsid w:val="001A57A2"/>
    <w:rsid w:val="001A5B92"/>
    <w:rsid w:val="001A7AB0"/>
    <w:rsid w:val="001B0EC5"/>
    <w:rsid w:val="001C3F46"/>
    <w:rsid w:val="001D1E6F"/>
    <w:rsid w:val="001E7D1E"/>
    <w:rsid w:val="001F3545"/>
    <w:rsid w:val="00204611"/>
    <w:rsid w:val="002112EC"/>
    <w:rsid w:val="00214C5A"/>
    <w:rsid w:val="00217379"/>
    <w:rsid w:val="002432CE"/>
    <w:rsid w:val="002435F0"/>
    <w:rsid w:val="00244DBF"/>
    <w:rsid w:val="00245335"/>
    <w:rsid w:val="00252868"/>
    <w:rsid w:val="002545E2"/>
    <w:rsid w:val="00272D52"/>
    <w:rsid w:val="00280294"/>
    <w:rsid w:val="0028492F"/>
    <w:rsid w:val="0028611F"/>
    <w:rsid w:val="00296D1C"/>
    <w:rsid w:val="002D175E"/>
    <w:rsid w:val="002D18DB"/>
    <w:rsid w:val="002D68B7"/>
    <w:rsid w:val="002D6F3F"/>
    <w:rsid w:val="002E00BA"/>
    <w:rsid w:val="002E3BED"/>
    <w:rsid w:val="002E707C"/>
    <w:rsid w:val="002F0E8D"/>
    <w:rsid w:val="002F2B7B"/>
    <w:rsid w:val="00315F24"/>
    <w:rsid w:val="00322EFE"/>
    <w:rsid w:val="00330057"/>
    <w:rsid w:val="00343B12"/>
    <w:rsid w:val="00345A49"/>
    <w:rsid w:val="00347F6F"/>
    <w:rsid w:val="00373DA7"/>
    <w:rsid w:val="00377C3E"/>
    <w:rsid w:val="003841A3"/>
    <w:rsid w:val="003A4B9C"/>
    <w:rsid w:val="003C514B"/>
    <w:rsid w:val="003D5BD5"/>
    <w:rsid w:val="003F024D"/>
    <w:rsid w:val="003F186D"/>
    <w:rsid w:val="004008BB"/>
    <w:rsid w:val="00401F8E"/>
    <w:rsid w:val="00403A1A"/>
    <w:rsid w:val="00412BB0"/>
    <w:rsid w:val="004161D8"/>
    <w:rsid w:val="004163E4"/>
    <w:rsid w:val="0042343C"/>
    <w:rsid w:val="00427F23"/>
    <w:rsid w:val="00450528"/>
    <w:rsid w:val="00452940"/>
    <w:rsid w:val="0046674D"/>
    <w:rsid w:val="0048081C"/>
    <w:rsid w:val="004B6DF0"/>
    <w:rsid w:val="004C1FAE"/>
    <w:rsid w:val="004C5224"/>
    <w:rsid w:val="004D6912"/>
    <w:rsid w:val="00504521"/>
    <w:rsid w:val="005147E9"/>
    <w:rsid w:val="00516873"/>
    <w:rsid w:val="0054420A"/>
    <w:rsid w:val="0055234C"/>
    <w:rsid w:val="00556467"/>
    <w:rsid w:val="005803C6"/>
    <w:rsid w:val="00582863"/>
    <w:rsid w:val="005A217D"/>
    <w:rsid w:val="005A3354"/>
    <w:rsid w:val="005B6FD2"/>
    <w:rsid w:val="005D28B5"/>
    <w:rsid w:val="005E5420"/>
    <w:rsid w:val="005F40C1"/>
    <w:rsid w:val="005F4156"/>
    <w:rsid w:val="005F50AE"/>
    <w:rsid w:val="005F7ABE"/>
    <w:rsid w:val="006046C1"/>
    <w:rsid w:val="006108C9"/>
    <w:rsid w:val="00617BE2"/>
    <w:rsid w:val="00625309"/>
    <w:rsid w:val="00626F75"/>
    <w:rsid w:val="00631170"/>
    <w:rsid w:val="00642401"/>
    <w:rsid w:val="006629D3"/>
    <w:rsid w:val="00662EF6"/>
    <w:rsid w:val="0066598B"/>
    <w:rsid w:val="00672056"/>
    <w:rsid w:val="00676163"/>
    <w:rsid w:val="006A10EB"/>
    <w:rsid w:val="006A1943"/>
    <w:rsid w:val="006A1A8C"/>
    <w:rsid w:val="006A2B22"/>
    <w:rsid w:val="006B0443"/>
    <w:rsid w:val="006C25F2"/>
    <w:rsid w:val="006E6DE8"/>
    <w:rsid w:val="006F22B2"/>
    <w:rsid w:val="007004A4"/>
    <w:rsid w:val="00710A97"/>
    <w:rsid w:val="00711E5E"/>
    <w:rsid w:val="00712828"/>
    <w:rsid w:val="007200F4"/>
    <w:rsid w:val="007222CE"/>
    <w:rsid w:val="00722485"/>
    <w:rsid w:val="00727383"/>
    <w:rsid w:val="00737A8F"/>
    <w:rsid w:val="00743848"/>
    <w:rsid w:val="0075459B"/>
    <w:rsid w:val="0076490B"/>
    <w:rsid w:val="007663F6"/>
    <w:rsid w:val="00773220"/>
    <w:rsid w:val="007737AB"/>
    <w:rsid w:val="00783A67"/>
    <w:rsid w:val="00784F5C"/>
    <w:rsid w:val="0079371A"/>
    <w:rsid w:val="00797CAC"/>
    <w:rsid w:val="007A7FB5"/>
    <w:rsid w:val="007B35BE"/>
    <w:rsid w:val="007D27A4"/>
    <w:rsid w:val="007F525F"/>
    <w:rsid w:val="007F5A0B"/>
    <w:rsid w:val="008165ED"/>
    <w:rsid w:val="00817943"/>
    <w:rsid w:val="00817A75"/>
    <w:rsid w:val="00822804"/>
    <w:rsid w:val="0083169C"/>
    <w:rsid w:val="0085073A"/>
    <w:rsid w:val="00862EF0"/>
    <w:rsid w:val="0086531A"/>
    <w:rsid w:val="008829CA"/>
    <w:rsid w:val="008908E0"/>
    <w:rsid w:val="008A2B55"/>
    <w:rsid w:val="008A40E9"/>
    <w:rsid w:val="008C3F45"/>
    <w:rsid w:val="008D066B"/>
    <w:rsid w:val="008E39C8"/>
    <w:rsid w:val="008E4137"/>
    <w:rsid w:val="008E634D"/>
    <w:rsid w:val="008E6477"/>
    <w:rsid w:val="008F2C1D"/>
    <w:rsid w:val="008F6100"/>
    <w:rsid w:val="009008F7"/>
    <w:rsid w:val="0092032B"/>
    <w:rsid w:val="009271C7"/>
    <w:rsid w:val="00952699"/>
    <w:rsid w:val="0097632D"/>
    <w:rsid w:val="009D0F10"/>
    <w:rsid w:val="009E132D"/>
    <w:rsid w:val="009E1695"/>
    <w:rsid w:val="009F6344"/>
    <w:rsid w:val="00A3248F"/>
    <w:rsid w:val="00A342AA"/>
    <w:rsid w:val="00A366C7"/>
    <w:rsid w:val="00A620C7"/>
    <w:rsid w:val="00A64394"/>
    <w:rsid w:val="00A715F5"/>
    <w:rsid w:val="00A96865"/>
    <w:rsid w:val="00AA7CAC"/>
    <w:rsid w:val="00AB303F"/>
    <w:rsid w:val="00AB331E"/>
    <w:rsid w:val="00AB4F8E"/>
    <w:rsid w:val="00AC4F0D"/>
    <w:rsid w:val="00AC635D"/>
    <w:rsid w:val="00AE308A"/>
    <w:rsid w:val="00AE484C"/>
    <w:rsid w:val="00B04A71"/>
    <w:rsid w:val="00B075F5"/>
    <w:rsid w:val="00B117F6"/>
    <w:rsid w:val="00B123D8"/>
    <w:rsid w:val="00B12643"/>
    <w:rsid w:val="00B15737"/>
    <w:rsid w:val="00B23158"/>
    <w:rsid w:val="00B24FA7"/>
    <w:rsid w:val="00B342AD"/>
    <w:rsid w:val="00B40204"/>
    <w:rsid w:val="00B51DAA"/>
    <w:rsid w:val="00B75F98"/>
    <w:rsid w:val="00B81CD8"/>
    <w:rsid w:val="00B87223"/>
    <w:rsid w:val="00B937D3"/>
    <w:rsid w:val="00B943B2"/>
    <w:rsid w:val="00BA4F2C"/>
    <w:rsid w:val="00BE554B"/>
    <w:rsid w:val="00BE7E45"/>
    <w:rsid w:val="00C0259C"/>
    <w:rsid w:val="00C11E3A"/>
    <w:rsid w:val="00C14BAB"/>
    <w:rsid w:val="00C25741"/>
    <w:rsid w:val="00C41783"/>
    <w:rsid w:val="00C44B17"/>
    <w:rsid w:val="00C519FB"/>
    <w:rsid w:val="00C526E2"/>
    <w:rsid w:val="00C55223"/>
    <w:rsid w:val="00C55532"/>
    <w:rsid w:val="00C608CC"/>
    <w:rsid w:val="00C62BF4"/>
    <w:rsid w:val="00C62D21"/>
    <w:rsid w:val="00C75EFE"/>
    <w:rsid w:val="00C76DF9"/>
    <w:rsid w:val="00C85588"/>
    <w:rsid w:val="00C95A94"/>
    <w:rsid w:val="00CB5119"/>
    <w:rsid w:val="00CC1E97"/>
    <w:rsid w:val="00CD61B7"/>
    <w:rsid w:val="00CE01B6"/>
    <w:rsid w:val="00CE589B"/>
    <w:rsid w:val="00CE7DE6"/>
    <w:rsid w:val="00CF41B3"/>
    <w:rsid w:val="00CF45ED"/>
    <w:rsid w:val="00CF6E10"/>
    <w:rsid w:val="00CF7172"/>
    <w:rsid w:val="00D048C6"/>
    <w:rsid w:val="00D111B1"/>
    <w:rsid w:val="00D16105"/>
    <w:rsid w:val="00D23677"/>
    <w:rsid w:val="00D2429A"/>
    <w:rsid w:val="00D3090C"/>
    <w:rsid w:val="00D309E2"/>
    <w:rsid w:val="00D31D44"/>
    <w:rsid w:val="00D3416D"/>
    <w:rsid w:val="00D5389D"/>
    <w:rsid w:val="00D53B6F"/>
    <w:rsid w:val="00D568D0"/>
    <w:rsid w:val="00D63A49"/>
    <w:rsid w:val="00D647B7"/>
    <w:rsid w:val="00D752E1"/>
    <w:rsid w:val="00D83AA8"/>
    <w:rsid w:val="00D84F30"/>
    <w:rsid w:val="00D91C4E"/>
    <w:rsid w:val="00D94A8E"/>
    <w:rsid w:val="00D97066"/>
    <w:rsid w:val="00DB7E58"/>
    <w:rsid w:val="00DC5C96"/>
    <w:rsid w:val="00DD0079"/>
    <w:rsid w:val="00DF2D25"/>
    <w:rsid w:val="00DF4941"/>
    <w:rsid w:val="00DF4F7A"/>
    <w:rsid w:val="00DF6389"/>
    <w:rsid w:val="00E06E34"/>
    <w:rsid w:val="00E47CE9"/>
    <w:rsid w:val="00E54D81"/>
    <w:rsid w:val="00E57A3D"/>
    <w:rsid w:val="00E61798"/>
    <w:rsid w:val="00E618FD"/>
    <w:rsid w:val="00E6303A"/>
    <w:rsid w:val="00E66729"/>
    <w:rsid w:val="00E73D95"/>
    <w:rsid w:val="00E770B7"/>
    <w:rsid w:val="00E86B84"/>
    <w:rsid w:val="00E95D2A"/>
    <w:rsid w:val="00E95F08"/>
    <w:rsid w:val="00EB4079"/>
    <w:rsid w:val="00EB566A"/>
    <w:rsid w:val="00EC35B8"/>
    <w:rsid w:val="00ED093B"/>
    <w:rsid w:val="00F00E64"/>
    <w:rsid w:val="00F23228"/>
    <w:rsid w:val="00F31E19"/>
    <w:rsid w:val="00F34BF5"/>
    <w:rsid w:val="00F42576"/>
    <w:rsid w:val="00F448EF"/>
    <w:rsid w:val="00F51AD6"/>
    <w:rsid w:val="00F5631B"/>
    <w:rsid w:val="00F72C82"/>
    <w:rsid w:val="00F9740B"/>
    <w:rsid w:val="00FA6DDA"/>
    <w:rsid w:val="00FB64E8"/>
    <w:rsid w:val="00FC0E4B"/>
    <w:rsid w:val="00FC4A1D"/>
    <w:rsid w:val="00FD0491"/>
    <w:rsid w:val="00FD4BC0"/>
    <w:rsid w:val="00FE1622"/>
    <w:rsid w:val="00FE75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chartTrackingRefBased/>
  <w15:docId w15:val="{054A8401-5135-4EF3-B705-46839C29C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5A94"/>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0"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semiHidden/>
    <w:unhideWhenUsed/>
    <w:rsid w:val="00D048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1574269971">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87235529">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51479277">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46803146">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895778392">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61566177">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905797252">
              <w:marLeft w:val="0"/>
              <w:marRight w:val="0"/>
              <w:marTop w:val="0"/>
              <w:marBottom w:val="0"/>
              <w:divBdr>
                <w:top w:val="none" w:sz="0" w:space="0" w:color="auto"/>
                <w:left w:val="none" w:sz="0" w:space="0" w:color="auto"/>
                <w:bottom w:val="none" w:sz="0" w:space="0" w:color="auto"/>
                <w:right w:val="none" w:sz="0" w:space="0" w:color="auto"/>
              </w:divBdr>
            </w:div>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976137999">
              <w:marLeft w:val="0"/>
              <w:marRight w:val="0"/>
              <w:marTop w:val="0"/>
              <w:marBottom w:val="0"/>
              <w:divBdr>
                <w:top w:val="none" w:sz="0" w:space="0" w:color="auto"/>
                <w:left w:val="none" w:sz="0" w:space="0" w:color="auto"/>
                <w:bottom w:val="none" w:sz="0" w:space="0" w:color="auto"/>
                <w:right w:val="none" w:sz="0" w:space="0" w:color="auto"/>
              </w:divBdr>
            </w:div>
            <w:div w:id="17957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938707403">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33374005">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70445028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518079374">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 w:id="189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162815173">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81684364">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622570425">
              <w:marLeft w:val="0"/>
              <w:marRight w:val="0"/>
              <w:marTop w:val="0"/>
              <w:marBottom w:val="0"/>
              <w:divBdr>
                <w:top w:val="none" w:sz="0" w:space="0" w:color="auto"/>
                <w:left w:val="none" w:sz="0" w:space="0" w:color="auto"/>
                <w:bottom w:val="none" w:sz="0" w:space="0" w:color="auto"/>
                <w:right w:val="none" w:sz="0" w:space="0" w:color="auto"/>
              </w:divBdr>
            </w:div>
            <w:div w:id="1488665627">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783648570">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208627">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930696985">
              <w:marLeft w:val="0"/>
              <w:marRight w:val="0"/>
              <w:marTop w:val="0"/>
              <w:marBottom w:val="0"/>
              <w:divBdr>
                <w:top w:val="none" w:sz="0" w:space="0" w:color="auto"/>
                <w:left w:val="none" w:sz="0" w:space="0" w:color="auto"/>
                <w:bottom w:val="none" w:sz="0" w:space="0" w:color="auto"/>
                <w:right w:val="none" w:sz="0" w:space="0" w:color="auto"/>
              </w:divBdr>
            </w:div>
            <w:div w:id="2180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png"/><Relationship Id="rId6" Type="http://schemas.openxmlformats.org/officeDocument/2006/relationships/image" Target="media/image39.png"/><Relationship Id="rId5" Type="http://schemas.openxmlformats.org/officeDocument/2006/relationships/image" Target="media/image38.png"/><Relationship Id="rId4" Type="http://schemas.openxmlformats.org/officeDocument/2006/relationships/image" Target="media/image26.png"/></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9.png"/><Relationship Id="rId42" Type="http://schemas.openxmlformats.org/officeDocument/2006/relationships/image" Target="media/image37.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8.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5F2FA-2AD0-4846-B274-71AB5074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27</Pages>
  <Words>5491</Words>
  <Characters>31299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2020-10-30T17:00:00Z</dcterms:created>
  <dcterms:modified xsi:type="dcterms:W3CDTF">2020-12-08T12:29:00Z</dcterms:modified>
</cp:coreProperties>
</file>