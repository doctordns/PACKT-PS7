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3D62E" w14:textId="4B3E0186" w:rsidR="00205AD0" w:rsidRDefault="0098498E" w:rsidP="00205AD0">
      <w:pPr>
        <w:pStyle w:val="ChapterNumberPACKT"/>
      </w:pPr>
      <w:r>
        <w:t>10</w:t>
      </w:r>
    </w:p>
    <w:p w14:paraId="78ECA3A9" w14:textId="7F2A2A6A" w:rsidR="00205AD0" w:rsidRDefault="00205AD0" w:rsidP="00205AD0">
      <w:pPr>
        <w:pStyle w:val="ChapterTitlePACKT"/>
      </w:pPr>
      <w:r>
        <w:t xml:space="preserve">Managing </w:t>
      </w:r>
      <w:r w:rsidR="0098498E">
        <w:t>Shared Data</w:t>
      </w:r>
    </w:p>
    <w:p w14:paraId="294F7B63" w14:textId="77777777" w:rsidR="00205AD0" w:rsidRDefault="00205AD0" w:rsidP="00205AD0">
      <w:pPr>
        <w:pStyle w:val="NormalPACKT"/>
      </w:pPr>
      <w:r>
        <w:t>In this chapter, we cover the following recipes:</w:t>
      </w:r>
    </w:p>
    <w:p w14:paraId="68DB7286" w14:textId="1DAF094E" w:rsidR="0098498E" w:rsidRDefault="0098498E" w:rsidP="0098498E">
      <w:pPr>
        <w:pStyle w:val="BulletPACKT"/>
      </w:pPr>
      <w:r>
        <w:t xml:space="preserve">Managing </w:t>
      </w:r>
      <w:r w:rsidR="00032A13">
        <w:t xml:space="preserve">NTFS </w:t>
      </w:r>
      <w:r>
        <w:t>file and folder</w:t>
      </w:r>
      <w:r w:rsidR="00C6635B">
        <w:t xml:space="preserve"> permissions</w:t>
      </w:r>
    </w:p>
    <w:p w14:paraId="4082853C" w14:textId="5C67F6ED" w:rsidR="0098498E" w:rsidRDefault="0098498E" w:rsidP="0098498E">
      <w:pPr>
        <w:pStyle w:val="BulletPACKT"/>
      </w:pPr>
      <w:r>
        <w:t xml:space="preserve">Setting up and </w:t>
      </w:r>
      <w:r w:rsidR="00735176">
        <w:t>s</w:t>
      </w:r>
      <w:r>
        <w:t xml:space="preserve">ecuring an SMB </w:t>
      </w:r>
      <w:r w:rsidR="00735176">
        <w:t>f</w:t>
      </w:r>
      <w:r>
        <w:t xml:space="preserve">ile </w:t>
      </w:r>
      <w:r w:rsidR="00735176">
        <w:t>s</w:t>
      </w:r>
      <w:r>
        <w:t>erver</w:t>
      </w:r>
    </w:p>
    <w:p w14:paraId="29F5C14B" w14:textId="600ECE46" w:rsidR="00C61350" w:rsidRDefault="00C61350" w:rsidP="0098498E">
      <w:pPr>
        <w:pStyle w:val="BulletPACKT"/>
      </w:pPr>
      <w:r>
        <w:t xml:space="preserve">Creating and </w:t>
      </w:r>
      <w:r w:rsidR="00735176">
        <w:t>s</w:t>
      </w:r>
      <w:r>
        <w:t xml:space="preserve">ecuring SMB </w:t>
      </w:r>
      <w:r w:rsidR="00735176">
        <w:t>s</w:t>
      </w:r>
      <w:r>
        <w:t>hares</w:t>
      </w:r>
    </w:p>
    <w:p w14:paraId="39067E8C" w14:textId="76A4510D" w:rsidR="00032A13" w:rsidRDefault="00032A13" w:rsidP="0098498E">
      <w:pPr>
        <w:pStyle w:val="BulletPACKT"/>
      </w:pPr>
      <w:r>
        <w:t>Accessing SM</w:t>
      </w:r>
      <w:r w:rsidRPr="00032A13">
        <w:t>B</w:t>
      </w:r>
      <w:r>
        <w:t xml:space="preserve"> </w:t>
      </w:r>
      <w:r w:rsidR="00735176">
        <w:t>s</w:t>
      </w:r>
      <w:r>
        <w:t>hares</w:t>
      </w:r>
    </w:p>
    <w:p w14:paraId="70084B99" w14:textId="5B9000E2" w:rsidR="0098498E" w:rsidRDefault="0098498E" w:rsidP="0098498E">
      <w:pPr>
        <w:pStyle w:val="BulletPACKT"/>
      </w:pPr>
      <w:r>
        <w:t xml:space="preserve">Creating an iSCSI </w:t>
      </w:r>
      <w:r w:rsidR="00AD32DA">
        <w:t>t</w:t>
      </w:r>
      <w:r>
        <w:t xml:space="preserve">arget </w:t>
      </w:r>
    </w:p>
    <w:p w14:paraId="094912CA" w14:textId="791F32D8" w:rsidR="0098498E" w:rsidRDefault="0098498E" w:rsidP="0098498E">
      <w:pPr>
        <w:pStyle w:val="BulletPACKT"/>
      </w:pPr>
      <w:bookmarkStart w:id="0" w:name="_Hlk65078811"/>
      <w:r>
        <w:t xml:space="preserve">Using an </w:t>
      </w:r>
      <w:r w:rsidR="00AD32DA">
        <w:t>i</w:t>
      </w:r>
      <w:r>
        <w:t xml:space="preserve">SCSI </w:t>
      </w:r>
      <w:r w:rsidR="00AD32DA">
        <w:t>t</w:t>
      </w:r>
      <w:r>
        <w:t>arget</w:t>
      </w:r>
      <w:bookmarkEnd w:id="0"/>
    </w:p>
    <w:p w14:paraId="53627991" w14:textId="51FEACCB" w:rsidR="0098498E" w:rsidRDefault="0098498E" w:rsidP="0098498E">
      <w:pPr>
        <w:pStyle w:val="BulletPACKT"/>
      </w:pPr>
      <w:bookmarkStart w:id="1" w:name="_Hlk65078849"/>
      <w:r>
        <w:t xml:space="preserve">Implementing FSRM </w:t>
      </w:r>
      <w:r w:rsidR="00AF3015">
        <w:t>q</w:t>
      </w:r>
      <w:r>
        <w:t>uotas</w:t>
      </w:r>
      <w:bookmarkEnd w:id="1"/>
    </w:p>
    <w:p w14:paraId="03DE93A2" w14:textId="22746D5C" w:rsidR="0098498E" w:rsidRDefault="0098498E" w:rsidP="0098498E">
      <w:pPr>
        <w:pStyle w:val="BulletPACKT"/>
      </w:pPr>
      <w:r>
        <w:t xml:space="preserve">Implementing FSRM </w:t>
      </w:r>
      <w:r w:rsidR="00AF3015">
        <w:t>r</w:t>
      </w:r>
      <w:r>
        <w:t>eporting</w:t>
      </w:r>
    </w:p>
    <w:p w14:paraId="442C0596" w14:textId="44FA85C2" w:rsidR="00C569CD" w:rsidRDefault="00C569CD" w:rsidP="00541F49">
      <w:pPr>
        <w:pStyle w:val="BulletPACKT"/>
      </w:pPr>
      <w:r>
        <w:t xml:space="preserve">Implementing FSRM </w:t>
      </w:r>
      <w:r w:rsidR="00AF3015">
        <w:t>f</w:t>
      </w:r>
      <w:r>
        <w:t xml:space="preserve">ile </w:t>
      </w:r>
      <w:r w:rsidR="00AF3015">
        <w:t>s</w:t>
      </w:r>
      <w:r>
        <w:t>cr</w:t>
      </w:r>
      <w:r w:rsidR="00126DF1">
        <w:t>e</w:t>
      </w:r>
      <w:r>
        <w:t>ening</w:t>
      </w:r>
    </w:p>
    <w:p w14:paraId="65ADF7C7" w14:textId="77777777" w:rsidR="00205AD0" w:rsidRDefault="00205AD0" w:rsidP="00205AD0">
      <w:pPr>
        <w:pStyle w:val="Heading1"/>
        <w:tabs>
          <w:tab w:val="left" w:pos="0"/>
        </w:tabs>
      </w:pPr>
      <w:r>
        <w:t>Introduction</w:t>
      </w:r>
    </w:p>
    <w:p w14:paraId="5450F18B" w14:textId="21B55D29" w:rsidR="005675EB" w:rsidRPr="005675EB" w:rsidRDefault="0098498E" w:rsidP="005675EB">
      <w:pPr>
        <w:pStyle w:val="NormalPACKT"/>
      </w:pPr>
      <w:r w:rsidRPr="005675EB">
        <w:t>Sharing data with other users on your network has been a feature of computer operating systems from the very earliest days of networking. This chapter looks at Windows Server 20</w:t>
      </w:r>
      <w:r w:rsidR="005675EB">
        <w:t>22</w:t>
      </w:r>
      <w:r w:rsidRPr="005675EB">
        <w:t xml:space="preserve"> features that enable you to share files and folders and to use the data that you</w:t>
      </w:r>
      <w:r w:rsidR="002D3655">
        <w:t>'</w:t>
      </w:r>
      <w:r w:rsidRPr="005675EB">
        <w:t xml:space="preserve">ve shared. </w:t>
      </w:r>
    </w:p>
    <w:p w14:paraId="2AD1E6CE" w14:textId="3151DBEA" w:rsidR="0098498E" w:rsidRPr="00032A13" w:rsidRDefault="0098498E" w:rsidP="00032A13">
      <w:pPr>
        <w:pStyle w:val="NormalPACKT"/>
      </w:pPr>
      <w:r w:rsidRPr="00032A13">
        <w:t>Microsoft</w:t>
      </w:r>
      <w:r w:rsidR="002D3655">
        <w:t>'</w:t>
      </w:r>
      <w:r w:rsidRPr="00032A13">
        <w:t>s LAN Manager was the company</w:t>
      </w:r>
      <w:r w:rsidR="002D3655">
        <w:t>'</w:t>
      </w:r>
      <w:r w:rsidRPr="00032A13">
        <w:t xml:space="preserve">s first network offering. It enabled client computers to create, manage, and share files </w:t>
      </w:r>
      <w:r w:rsidR="00531738">
        <w:t>securely</w:t>
      </w:r>
      <w:r w:rsidRPr="00032A13">
        <w:t xml:space="preserve">. </w:t>
      </w:r>
      <w:r w:rsidR="00531738">
        <w:t>LAN Manager</w:t>
      </w:r>
      <w:r w:rsidR="002D3655">
        <w:t>'</w:t>
      </w:r>
      <w:r w:rsidR="00531738">
        <w:t>s protocol</w:t>
      </w:r>
      <w:r w:rsidRPr="00032A13">
        <w:t xml:space="preserve"> to provide this client/server functionality was an early version of the </w:t>
      </w:r>
      <w:r w:rsidRPr="0072571C">
        <w:rPr>
          <w:rStyle w:val="KeyWordPACKT"/>
        </w:rPr>
        <w:t>Server</w:t>
      </w:r>
      <w:r w:rsidR="005675EB" w:rsidRPr="0072571C">
        <w:rPr>
          <w:rStyle w:val="KeyWordPACKT"/>
        </w:rPr>
        <w:t xml:space="preserve"> </w:t>
      </w:r>
      <w:r w:rsidRPr="0072571C">
        <w:rPr>
          <w:rStyle w:val="KeyWordPACKT"/>
        </w:rPr>
        <w:t xml:space="preserve">Message Block </w:t>
      </w:r>
      <w:r w:rsidRPr="00032A13">
        <w:t>(</w:t>
      </w:r>
      <w:r w:rsidRPr="0072571C">
        <w:rPr>
          <w:rStyle w:val="KeyWordPACKT"/>
        </w:rPr>
        <w:t>SMB</w:t>
      </w:r>
      <w:r w:rsidRPr="00032A13">
        <w:t>) protocol.</w:t>
      </w:r>
    </w:p>
    <w:p w14:paraId="54DB6D40" w14:textId="2DBC8D8B" w:rsidR="005675EB" w:rsidRPr="00032A13" w:rsidRDefault="0098498E" w:rsidP="00032A13">
      <w:pPr>
        <w:pStyle w:val="NormalPACKT"/>
      </w:pPr>
      <w:r w:rsidRPr="00032A13">
        <w:t xml:space="preserve">SMB is a file-level storage protocol running over TCP/IP. </w:t>
      </w:r>
      <w:r w:rsidR="0064620A">
        <w:t>With the S</w:t>
      </w:r>
      <w:r w:rsidR="00DD6A22">
        <w:t>M</w:t>
      </w:r>
      <w:r w:rsidR="0064620A">
        <w:t xml:space="preserve">B protocol, you can </w:t>
      </w:r>
      <w:r w:rsidRPr="00032A13">
        <w:t>share files and</w:t>
      </w:r>
      <w:r w:rsidR="005675EB" w:rsidRPr="00032A13">
        <w:t xml:space="preserve"> </w:t>
      </w:r>
      <w:r w:rsidRPr="00032A13">
        <w:t>folders securely and reliably. To increase reliability for SMB servers, you can install a cluster</w:t>
      </w:r>
      <w:r w:rsidR="005675EB" w:rsidRPr="00032A13">
        <w:t xml:space="preserve"> </w:t>
      </w:r>
      <w:r w:rsidRPr="00032A13">
        <w:t xml:space="preserve">and cluster the file server role. </w:t>
      </w:r>
      <w:r w:rsidR="00531738">
        <w:t xml:space="preserve">A simple cluster solution </w:t>
      </w:r>
      <w:r w:rsidRPr="00032A13">
        <w:t>is</w:t>
      </w:r>
      <w:r w:rsidR="00531738">
        <w:t xml:space="preserve"> an </w:t>
      </w:r>
      <w:r w:rsidRPr="00032A13">
        <w:t>active-passive solution</w:t>
      </w:r>
      <w:r w:rsidR="00531738">
        <w:t xml:space="preserve"> – you have one cluster member sitting by if the other member fails. This solution </w:t>
      </w:r>
      <w:r w:rsidRPr="00032A13">
        <w:t>works great as long as</w:t>
      </w:r>
      <w:r w:rsidR="005675EB" w:rsidRPr="00032A13">
        <w:t xml:space="preserve"> </w:t>
      </w:r>
      <w:r w:rsidRPr="00032A13">
        <w:t>the underlying data is accessible.</w:t>
      </w:r>
      <w:r w:rsidR="00DA074A">
        <w:t xml:space="preserve"> The </w:t>
      </w:r>
      <w:r w:rsidR="00DA074A" w:rsidRPr="003674A3">
        <w:rPr>
          <w:rStyle w:val="KeyWordPACKT"/>
        </w:rPr>
        <w:t>Scale</w:t>
      </w:r>
      <w:r w:rsidR="00531738" w:rsidRPr="003674A3">
        <w:rPr>
          <w:rStyle w:val="KeyWordPACKT"/>
        </w:rPr>
        <w:t>-</w:t>
      </w:r>
      <w:r w:rsidR="00DA074A" w:rsidRPr="003674A3">
        <w:rPr>
          <w:rStyle w:val="KeyWordPACKT"/>
        </w:rPr>
        <w:t>Out File Server</w:t>
      </w:r>
      <w:r w:rsidR="00531738" w:rsidRPr="003674A3">
        <w:rPr>
          <w:rStyle w:val="KeyWordPACKT"/>
        </w:rPr>
        <w:t xml:space="preserve"> </w:t>
      </w:r>
      <w:r w:rsidR="00531738">
        <w:t>(</w:t>
      </w:r>
      <w:r w:rsidR="00531738" w:rsidRPr="003674A3">
        <w:rPr>
          <w:rStyle w:val="KeyWordPACKT"/>
        </w:rPr>
        <w:t>SOFS</w:t>
      </w:r>
      <w:r w:rsidR="00531738">
        <w:t>)</w:t>
      </w:r>
      <w:r w:rsidR="00DA074A">
        <w:t xml:space="preserve"> is a clustering</w:t>
      </w:r>
      <w:r w:rsidR="00531738">
        <w:t>-</w:t>
      </w:r>
      <w:r w:rsidR="00DA074A">
        <w:t>based solution that is active-active.</w:t>
      </w:r>
      <w:r w:rsidR="00531738">
        <w:t xml:space="preserve"> Both nodes of the cluster can serve cluster clients. </w:t>
      </w:r>
    </w:p>
    <w:p w14:paraId="0F51B6DB" w14:textId="49FF7913" w:rsidR="005675EB" w:rsidRPr="00DA074A" w:rsidRDefault="0098498E" w:rsidP="00032A13">
      <w:pPr>
        <w:pStyle w:val="NormalPACKT"/>
      </w:pPr>
      <w:r w:rsidRPr="00032A13">
        <w:t>T</w:t>
      </w:r>
      <w:r w:rsidRPr="00DA074A">
        <w:t>his chapter shows you how to implement and leverage the features of sharing data</w:t>
      </w:r>
      <w:r w:rsidR="005675EB" w:rsidRPr="00DA074A">
        <w:t xml:space="preserve"> </w:t>
      </w:r>
      <w:r w:rsidRPr="00DA074A">
        <w:t>between systems in Windows Server 20</w:t>
      </w:r>
      <w:r w:rsidR="00032A13" w:rsidRPr="00DA074A">
        <w:t>22</w:t>
      </w:r>
      <w:r w:rsidRPr="00DA074A">
        <w:t xml:space="preserve">. </w:t>
      </w:r>
    </w:p>
    <w:p w14:paraId="09A2FF91" w14:textId="62C06016" w:rsidR="00032A13" w:rsidRDefault="00032A13" w:rsidP="00032A13">
      <w:pPr>
        <w:pStyle w:val="NormalPACKT"/>
      </w:pPr>
      <w:r w:rsidRPr="005675EB">
        <w:t xml:space="preserve">In the first recipe, </w:t>
      </w:r>
      <w:r w:rsidRPr="00032A13">
        <w:rPr>
          <w:rStyle w:val="ItalicsPACKT"/>
        </w:rPr>
        <w:t>Man</w:t>
      </w:r>
      <w:r w:rsidR="00531738">
        <w:rPr>
          <w:rStyle w:val="ItalicsPACKT"/>
        </w:rPr>
        <w:t>a</w:t>
      </w:r>
      <w:r w:rsidRPr="00032A13">
        <w:rPr>
          <w:rStyle w:val="ItalicsPACKT"/>
        </w:rPr>
        <w:t xml:space="preserve">ging NTFS </w:t>
      </w:r>
      <w:r w:rsidR="00782D3E">
        <w:rPr>
          <w:rStyle w:val="ItalicsPACKT"/>
        </w:rPr>
        <w:t>f</w:t>
      </w:r>
      <w:r w:rsidRPr="00032A13">
        <w:rPr>
          <w:rStyle w:val="ItalicsPACKT"/>
        </w:rPr>
        <w:t>ile and</w:t>
      </w:r>
      <w:r w:rsidR="00782D3E">
        <w:rPr>
          <w:rStyle w:val="ItalicsPACKT"/>
        </w:rPr>
        <w:t xml:space="preserve"> f</w:t>
      </w:r>
      <w:r w:rsidRPr="00032A13">
        <w:rPr>
          <w:rStyle w:val="ItalicsPACKT"/>
        </w:rPr>
        <w:t>older</w:t>
      </w:r>
      <w:r w:rsidR="00782D3E">
        <w:rPr>
          <w:rStyle w:val="ItalicsPACKT"/>
        </w:rPr>
        <w:t xml:space="preserve"> p</w:t>
      </w:r>
      <w:r w:rsidRPr="00032A13">
        <w:rPr>
          <w:rStyle w:val="ItalicsPACKT"/>
        </w:rPr>
        <w:t>ermissions</w:t>
      </w:r>
      <w:r>
        <w:t xml:space="preserve">, you use the NTFS Security </w:t>
      </w:r>
      <w:r w:rsidR="00063BA3">
        <w:t>third</w:t>
      </w:r>
      <w:r>
        <w:t xml:space="preserve"> party module to set ACLs and ACL inheritance for files held in NTFS</w:t>
      </w:r>
      <w:r w:rsidR="00531738">
        <w:t xml:space="preserve"> from </w:t>
      </w:r>
      <w:r w:rsidR="00531738" w:rsidRPr="000E3015">
        <w:rPr>
          <w:rStyle w:val="CodeInTextPACKT"/>
        </w:rPr>
        <w:t>SRV1</w:t>
      </w:r>
      <w:r>
        <w:t xml:space="preserve">. In the </w:t>
      </w:r>
      <w:r w:rsidR="00531738">
        <w:t>following</w:t>
      </w:r>
      <w:r>
        <w:t xml:space="preserve"> recipe,</w:t>
      </w:r>
      <w:r w:rsidR="00531738">
        <w:t xml:space="preserve"> </w:t>
      </w:r>
      <w:proofErr w:type="gramStart"/>
      <w:r w:rsidRPr="00DA074A">
        <w:rPr>
          <w:rStyle w:val="ItalicsPACKT"/>
        </w:rPr>
        <w:t>Setting</w:t>
      </w:r>
      <w:proofErr w:type="gramEnd"/>
      <w:r w:rsidRPr="00DA074A">
        <w:rPr>
          <w:rStyle w:val="ItalicsPACKT"/>
        </w:rPr>
        <w:t xml:space="preserve"> up and </w:t>
      </w:r>
      <w:r w:rsidR="00782D3E">
        <w:rPr>
          <w:rStyle w:val="ItalicsPACKT"/>
        </w:rPr>
        <w:t>s</w:t>
      </w:r>
      <w:r w:rsidRPr="00DA074A">
        <w:rPr>
          <w:rStyle w:val="ItalicsPACKT"/>
        </w:rPr>
        <w:t>ecuring an SMB file server</w:t>
      </w:r>
      <w:r w:rsidRPr="005675EB">
        <w:t xml:space="preserve">, you </w:t>
      </w:r>
      <w:r w:rsidR="00DA074A">
        <w:t xml:space="preserve">deploy a hardened </w:t>
      </w:r>
      <w:r w:rsidRPr="005675EB">
        <w:t>SMB file</w:t>
      </w:r>
      <w:r>
        <w:t xml:space="preserve"> </w:t>
      </w:r>
      <w:r w:rsidRPr="005675EB">
        <w:t xml:space="preserve">server. </w:t>
      </w:r>
      <w:r w:rsidR="00531738">
        <w:t>You run that recipe</w:t>
      </w:r>
      <w:r w:rsidR="00136925">
        <w:t xml:space="preserve"> on</w:t>
      </w:r>
      <w:r w:rsidR="00531738">
        <w:t xml:space="preserve"> </w:t>
      </w:r>
      <w:r w:rsidR="00531738" w:rsidRPr="00F72DC0">
        <w:rPr>
          <w:rStyle w:val="CodeInTextPACKT"/>
        </w:rPr>
        <w:t>SRV2</w:t>
      </w:r>
      <w:r w:rsidR="00531738">
        <w:t>.</w:t>
      </w:r>
    </w:p>
    <w:p w14:paraId="692D113B" w14:textId="72AF831D" w:rsidR="00DA074A" w:rsidRPr="005675EB" w:rsidRDefault="00DA074A" w:rsidP="00DA074A">
      <w:pPr>
        <w:pStyle w:val="NormalPACKT"/>
      </w:pPr>
      <w:r w:rsidRPr="005675EB">
        <w:t xml:space="preserve">iSCSI is a popular </w:t>
      </w:r>
      <w:r w:rsidRPr="009E4CFE">
        <w:rPr>
          <w:rStyle w:val="KeyWordPACKT"/>
        </w:rPr>
        <w:t xml:space="preserve">Storage Area Networking </w:t>
      </w:r>
      <w:r w:rsidRPr="005675EB">
        <w:t>(</w:t>
      </w:r>
      <w:r w:rsidRPr="009E4CFE">
        <w:rPr>
          <w:rStyle w:val="KeyWordPACKT"/>
        </w:rPr>
        <w:t>SAN</w:t>
      </w:r>
      <w:r w:rsidRPr="005675EB">
        <w:t>) technology</w:t>
      </w:r>
      <w:r>
        <w:t>. Many SAN vendors provide iSCSI as a way to access data stored in a SAN. There are two aspects to iSCSI</w:t>
      </w:r>
      <w:r w:rsidR="00531738">
        <w:t xml:space="preserve">: the server (the iSCSI target) and </w:t>
      </w:r>
      <w:r>
        <w:t>the client</w:t>
      </w:r>
      <w:r w:rsidR="00531738">
        <w:t xml:space="preserve"> (the</w:t>
      </w:r>
      <w:r>
        <w:t xml:space="preserve"> iSCSI initiator</w:t>
      </w:r>
      <w:r w:rsidR="00531738">
        <w:t>)</w:t>
      </w:r>
      <w:r>
        <w:t xml:space="preserve">. </w:t>
      </w:r>
      <w:r w:rsidRPr="005675EB">
        <w:t xml:space="preserve">With the </w:t>
      </w:r>
      <w:r w:rsidRPr="00DA074A">
        <w:rPr>
          <w:rStyle w:val="ItalicsPACKT"/>
        </w:rPr>
        <w:t xml:space="preserve">Creating an iSCSI </w:t>
      </w:r>
      <w:r w:rsidR="00CA7893">
        <w:rPr>
          <w:rStyle w:val="ItalicsPACKT"/>
        </w:rPr>
        <w:t>t</w:t>
      </w:r>
      <w:r w:rsidRPr="00DA074A">
        <w:rPr>
          <w:rStyle w:val="ItalicsPACKT"/>
        </w:rPr>
        <w:t>arget</w:t>
      </w:r>
      <w:r w:rsidRPr="005675EB">
        <w:t xml:space="preserve"> recipe, you create an iSCSI target on the </w:t>
      </w:r>
      <w:r w:rsidR="00531738">
        <w:t>SS1</w:t>
      </w:r>
      <w:r w:rsidRPr="005675EB">
        <w:t xml:space="preserve"> server, while in the </w:t>
      </w:r>
      <w:r w:rsidRPr="00DA074A">
        <w:rPr>
          <w:rStyle w:val="ItalicsPACKT"/>
        </w:rPr>
        <w:t>Using an iSCSI target</w:t>
      </w:r>
      <w:r>
        <w:t xml:space="preserve"> </w:t>
      </w:r>
      <w:r w:rsidRPr="005675EB">
        <w:t xml:space="preserve">recipe, you make use of that shared iSCSI disk from </w:t>
      </w:r>
      <w:r w:rsidR="00531738" w:rsidRPr="005069A4">
        <w:rPr>
          <w:rStyle w:val="CodeInTextPACKT"/>
        </w:rPr>
        <w:t>SRV1</w:t>
      </w:r>
      <w:r w:rsidR="00531738">
        <w:t xml:space="preserve"> and </w:t>
      </w:r>
      <w:r w:rsidR="00531738" w:rsidRPr="005069A4">
        <w:rPr>
          <w:rStyle w:val="CodeInTextPACKT"/>
        </w:rPr>
        <w:t>SRV2</w:t>
      </w:r>
      <w:r w:rsidRPr="005675EB">
        <w:t xml:space="preserve">. </w:t>
      </w:r>
    </w:p>
    <w:p w14:paraId="300D052C" w14:textId="0294EE55" w:rsidR="00531738" w:rsidRDefault="00531738" w:rsidP="00032A13">
      <w:pPr>
        <w:pStyle w:val="NormalPACKT"/>
      </w:pPr>
      <w:r w:rsidRPr="00371F5B">
        <w:rPr>
          <w:rStyle w:val="KeyWordPACKT"/>
        </w:rPr>
        <w:t xml:space="preserve">File System Resource Manager </w:t>
      </w:r>
      <w:r>
        <w:t>(</w:t>
      </w:r>
      <w:r w:rsidRPr="00371F5B">
        <w:rPr>
          <w:rStyle w:val="KeyWordPACKT"/>
        </w:rPr>
        <w:t>FSRM</w:t>
      </w:r>
      <w:r>
        <w:t xml:space="preserve">) is a </w:t>
      </w:r>
      <w:r w:rsidR="006170A7">
        <w:t>Windows Server feature</w:t>
      </w:r>
      <w:r>
        <w:t xml:space="preserve"> designed to help you manage file servers.</w:t>
      </w:r>
      <w:r w:rsidR="00ED4B45">
        <w:t xml:space="preserve"> You can use FSRM to set user quotas for folders, set file screens, and create rich reports.</w:t>
      </w:r>
    </w:p>
    <w:p w14:paraId="35252686" w14:textId="5266B596" w:rsidR="0098498E" w:rsidRPr="005675EB" w:rsidRDefault="006170A7" w:rsidP="005675EB">
      <w:pPr>
        <w:pStyle w:val="NormalPACKT"/>
      </w:pPr>
      <w:r>
        <w:t>Several servers are</w:t>
      </w:r>
      <w:r w:rsidR="0098498E" w:rsidRPr="005675EB">
        <w:t xml:space="preserve"> involved in the recipes in this chapter—each recipe describes</w:t>
      </w:r>
      <w:r>
        <w:t xml:space="preserve"> </w:t>
      </w:r>
      <w:r w:rsidR="0098498E" w:rsidRPr="005675EB">
        <w:t>the specific server</w:t>
      </w:r>
      <w:r>
        <w:t>(s)</w:t>
      </w:r>
      <w:r w:rsidR="0098498E" w:rsidRPr="005675EB">
        <w:t xml:space="preserve"> you use for that recipe. As with other chapters, all the servers are members</w:t>
      </w:r>
      <w:r>
        <w:t xml:space="preserve"> </w:t>
      </w:r>
      <w:r w:rsidR="0098498E" w:rsidRPr="005675EB">
        <w:t>of the Reskit.Org domain</w:t>
      </w:r>
      <w:r>
        <w:t xml:space="preserve"> on which you have loaded PowerShell 7 and VS Code</w:t>
      </w:r>
      <w:r w:rsidR="0098498E" w:rsidRPr="005675EB">
        <w:t>.</w:t>
      </w:r>
      <w:r w:rsidR="00541F49">
        <w:t xml:space="preserve"> You can </w:t>
      </w:r>
      <w:r>
        <w:t xml:space="preserve">install them by </w:t>
      </w:r>
      <w:r w:rsidR="00541F49">
        <w:t>using the Reskit.Org setup scripts on GitHub.</w:t>
      </w:r>
      <w:r>
        <w:t xml:space="preserve"> </w:t>
      </w:r>
    </w:p>
    <w:p w14:paraId="3024F832" w14:textId="0F8B1834" w:rsidR="0098498E" w:rsidRDefault="0098498E" w:rsidP="00032A13">
      <w:pPr>
        <w:pStyle w:val="Heading1"/>
        <w:ind w:left="720" w:hanging="720"/>
      </w:pPr>
      <w:r>
        <w:t xml:space="preserve">Managing </w:t>
      </w:r>
      <w:r w:rsidR="00541F49">
        <w:t>N</w:t>
      </w:r>
      <w:r w:rsidR="00032A13">
        <w:t>T</w:t>
      </w:r>
      <w:r w:rsidR="00541F49">
        <w:t xml:space="preserve">FS </w:t>
      </w:r>
      <w:r w:rsidR="00A13893">
        <w:t>f</w:t>
      </w:r>
      <w:r w:rsidR="00541F49">
        <w:t xml:space="preserve">ile and </w:t>
      </w:r>
      <w:r w:rsidR="00A13893">
        <w:t>f</w:t>
      </w:r>
      <w:r w:rsidR="00541F49">
        <w:t>o</w:t>
      </w:r>
      <w:r>
        <w:t>lder</w:t>
      </w:r>
      <w:r w:rsidR="00541F49">
        <w:t xml:space="preserve"> </w:t>
      </w:r>
      <w:r w:rsidR="00A13893">
        <w:t>p</w:t>
      </w:r>
      <w:r w:rsidR="00541F49">
        <w:t>ermissions</w:t>
      </w:r>
    </w:p>
    <w:p w14:paraId="5973884D" w14:textId="54513EE5" w:rsidR="00653C0E" w:rsidRPr="00653C0E" w:rsidRDefault="00653C0E" w:rsidP="00653C0E">
      <w:pPr>
        <w:pStyle w:val="NormalPACKT"/>
      </w:pPr>
      <w:r w:rsidRPr="00653C0E">
        <w:t xml:space="preserve">Every file and folder in an NTFS filesystem </w:t>
      </w:r>
      <w:proofErr w:type="gramStart"/>
      <w:r w:rsidRPr="00653C0E">
        <w:t>has</w:t>
      </w:r>
      <w:proofErr w:type="gramEnd"/>
      <w:r w:rsidRPr="00653C0E">
        <w:t xml:space="preserve"> an </w:t>
      </w:r>
      <w:r w:rsidRPr="007E65D1">
        <w:rPr>
          <w:rStyle w:val="KeyWordPACKT"/>
        </w:rPr>
        <w:t xml:space="preserve">Access Control List </w:t>
      </w:r>
      <w:r w:rsidRPr="00653C0E">
        <w:t>(</w:t>
      </w:r>
      <w:r w:rsidRPr="007E65D1">
        <w:rPr>
          <w:rStyle w:val="KeyWordPACKT"/>
        </w:rPr>
        <w:t>ACL</w:t>
      </w:r>
      <w:r w:rsidRPr="00653C0E">
        <w:t xml:space="preserve">). The ACL contains a set of </w:t>
      </w:r>
      <w:r w:rsidRPr="007E65D1">
        <w:rPr>
          <w:rStyle w:val="KeyWordPACKT"/>
        </w:rPr>
        <w:t xml:space="preserve">Access Control Entries </w:t>
      </w:r>
      <w:r w:rsidRPr="00653C0E">
        <w:t>(</w:t>
      </w:r>
      <w:r w:rsidRPr="007E65D1">
        <w:rPr>
          <w:rStyle w:val="KeyWordPACKT"/>
        </w:rPr>
        <w:t>ACEs</w:t>
      </w:r>
      <w:r w:rsidRPr="00653C0E">
        <w:t xml:space="preserve">). Each ACE defines permission to a file or folder for an account. For example, </w:t>
      </w:r>
      <w:r>
        <w:t xml:space="preserve">you could give the </w:t>
      </w:r>
      <w:r w:rsidRPr="00653C0E">
        <w:t xml:space="preserve">Sales AD global group full control of a file. </w:t>
      </w:r>
    </w:p>
    <w:p w14:paraId="5FF104D8" w14:textId="24651598" w:rsidR="00653C0E" w:rsidRPr="00653C0E" w:rsidRDefault="00653C0E" w:rsidP="00653C0E">
      <w:pPr>
        <w:pStyle w:val="NormalPACKT"/>
      </w:pPr>
      <w:r>
        <w:t xml:space="preserve">NTFS also allows a file or folder to inherit permission from its </w:t>
      </w:r>
      <w:r w:rsidRPr="00653C0E">
        <w:t xml:space="preserve">parent folder. If you create a new folder and then create a file within that </w:t>
      </w:r>
      <w:r>
        <w:t xml:space="preserve">new </w:t>
      </w:r>
      <w:r w:rsidRPr="00653C0E">
        <w:t xml:space="preserve">folder, the new file inherits </w:t>
      </w:r>
      <w:r>
        <w:t>the parent folder</w:t>
      </w:r>
      <w:r w:rsidR="002D3655">
        <w:t>'</w:t>
      </w:r>
      <w:r>
        <w:t>s permissions</w:t>
      </w:r>
      <w:r w:rsidRPr="00653C0E">
        <w:t>. You can manage the ACL list to add or remove permissions</w:t>
      </w:r>
      <w:r>
        <w:t>,</w:t>
      </w:r>
      <w:r w:rsidRPr="00653C0E">
        <w:t xml:space="preserve"> and you can modify inheritance. </w:t>
      </w:r>
    </w:p>
    <w:p w14:paraId="7A9995B8" w14:textId="1C21B506" w:rsidR="00653C0E" w:rsidRPr="00653C0E" w:rsidRDefault="00653C0E" w:rsidP="00653C0E">
      <w:pPr>
        <w:pStyle w:val="NormalPACKT"/>
      </w:pPr>
      <w:r w:rsidRPr="00653C0E">
        <w:t>There</w:t>
      </w:r>
      <w:r w:rsidR="002D3655">
        <w:t>'</w:t>
      </w:r>
      <w:r w:rsidRPr="00653C0E">
        <w:t xml:space="preserve">s limited PowerShell support for managing NTFS permissions. PowerShell does have the </w:t>
      </w:r>
      <w:r w:rsidRPr="00653C0E">
        <w:rPr>
          <w:rStyle w:val="CodeInTextPACKT"/>
        </w:rPr>
        <w:t>Get-ACL</w:t>
      </w:r>
      <w:r w:rsidRPr="00653C0E">
        <w:t xml:space="preserve"> and </w:t>
      </w:r>
      <w:r w:rsidRPr="00653C0E">
        <w:rPr>
          <w:rStyle w:val="CodeInTextPACKT"/>
        </w:rPr>
        <w:t>Set-ACL</w:t>
      </w:r>
      <w:r w:rsidRPr="00653C0E">
        <w:t xml:space="preserve"> cmdlets, but creating the individual ACEs and managing inheritance requires </w:t>
      </w:r>
      <w:r>
        <w:t>using</w:t>
      </w:r>
      <w:r w:rsidRPr="00653C0E">
        <w:t xml:space="preserve"> the .NET Framework (by default). A </w:t>
      </w:r>
      <w:r>
        <w:t>more straightforward</w:t>
      </w:r>
      <w:r w:rsidRPr="00653C0E">
        <w:t xml:space="preserve"> approach is to use a third-party module, </w:t>
      </w:r>
      <w:r w:rsidRPr="00721526">
        <w:rPr>
          <w:rStyle w:val="CodeInTextPACKT"/>
        </w:rPr>
        <w:t>NTFSSecurity</w:t>
      </w:r>
      <w:r w:rsidRPr="00653C0E">
        <w:t xml:space="preserve">, which makes managing ACEs and ACLs, including dealing with inheritance, </w:t>
      </w:r>
      <w:r>
        <w:t>a lot easier.</w:t>
      </w:r>
    </w:p>
    <w:p w14:paraId="119AC353" w14:textId="5985A893" w:rsidR="00205AD0" w:rsidRDefault="00205AD0" w:rsidP="00205AD0">
      <w:pPr>
        <w:pStyle w:val="Heading2"/>
        <w:tabs>
          <w:tab w:val="left" w:pos="0"/>
        </w:tabs>
      </w:pPr>
      <w:r>
        <w:t xml:space="preserve">Getting </w:t>
      </w:r>
      <w:r w:rsidR="00FD5F50">
        <w:t>r</w:t>
      </w:r>
      <w:r>
        <w:t>eady</w:t>
      </w:r>
    </w:p>
    <w:p w14:paraId="4145F4E6" w14:textId="5D5B7045" w:rsidR="00205AD0" w:rsidRDefault="00FE57AA" w:rsidP="00FE57AA">
      <w:pPr>
        <w:pStyle w:val="NormalPACKT"/>
        <w:rPr>
          <w:lang w:val="en-GB"/>
        </w:rPr>
      </w:pPr>
      <w:r>
        <w:rPr>
          <w:lang w:val="en-GB"/>
        </w:rPr>
        <w:t xml:space="preserve">This recipe uses </w:t>
      </w:r>
      <w:r w:rsidRPr="00911CCD">
        <w:rPr>
          <w:rStyle w:val="CodeInTextPACKT"/>
        </w:rPr>
        <w:t>SRV</w:t>
      </w:r>
      <w:r w:rsidR="000D5106">
        <w:rPr>
          <w:rStyle w:val="CodeInTextPACKT"/>
        </w:rPr>
        <w:t>2</w:t>
      </w:r>
      <w:r w:rsidR="00286C78">
        <w:rPr>
          <w:rStyle w:val="CodeInTextPACKT"/>
        </w:rPr>
        <w:t>,</w:t>
      </w:r>
      <w:r w:rsidR="00286C78" w:rsidRPr="00286C78">
        <w:t xml:space="preserve"> </w:t>
      </w:r>
      <w:r>
        <w:rPr>
          <w:lang w:val="en-GB"/>
        </w:rPr>
        <w:t xml:space="preserve">a </w:t>
      </w:r>
      <w:r w:rsidR="00414032">
        <w:rPr>
          <w:lang w:val="en-GB"/>
        </w:rPr>
        <w:t>domain</w:t>
      </w:r>
      <w:r w:rsidR="00286C78">
        <w:rPr>
          <w:lang w:val="en-GB"/>
        </w:rPr>
        <w:t>-</w:t>
      </w:r>
      <w:r w:rsidR="00AE445E">
        <w:rPr>
          <w:lang w:val="en-GB"/>
        </w:rPr>
        <w:t>joined host</w:t>
      </w:r>
      <w:r w:rsidR="00414032">
        <w:rPr>
          <w:lang w:val="en-GB"/>
        </w:rPr>
        <w:t xml:space="preserve"> in the </w:t>
      </w:r>
      <w:r w:rsidR="00414032" w:rsidRPr="00286C78">
        <w:rPr>
          <w:rStyle w:val="CodeInTextPACKT"/>
        </w:rPr>
        <w:t>Reskit.Org</w:t>
      </w:r>
      <w:r w:rsidR="00414032">
        <w:rPr>
          <w:lang w:val="en-GB"/>
        </w:rPr>
        <w:t xml:space="preserve"> domain, on which you have installed PowerShell 7 and VS Code. You also </w:t>
      </w:r>
      <w:r w:rsidR="000D5106">
        <w:rPr>
          <w:lang w:val="en-GB"/>
        </w:rPr>
        <w:t xml:space="preserve">need </w:t>
      </w:r>
      <w:r w:rsidR="00414032" w:rsidRPr="00414032">
        <w:rPr>
          <w:rStyle w:val="CodeInTextPACKT"/>
        </w:rPr>
        <w:t>DC1</w:t>
      </w:r>
      <w:r w:rsidR="00414032">
        <w:rPr>
          <w:lang w:val="en-GB"/>
        </w:rPr>
        <w:t xml:space="preserve"> online.</w:t>
      </w:r>
      <w:r w:rsidR="000D5106">
        <w:rPr>
          <w:lang w:val="en-GB"/>
        </w:rPr>
        <w:t xml:space="preserve"> In </w:t>
      </w:r>
      <w:r w:rsidR="00E96E32" w:rsidRPr="00452B81">
        <w:rPr>
          <w:rStyle w:val="ChapterrefPACKT"/>
        </w:rPr>
        <w:t>Chapter 9, Managing Storage</w:t>
      </w:r>
      <w:r w:rsidR="000D5106">
        <w:rPr>
          <w:lang w:val="en-GB"/>
        </w:rPr>
        <w:t xml:space="preserve">, you added several virtual disks to </w:t>
      </w:r>
      <w:r w:rsidR="000D5106" w:rsidRPr="00551A25">
        <w:rPr>
          <w:rStyle w:val="CodeInTextPACKT"/>
        </w:rPr>
        <w:t>SRV1</w:t>
      </w:r>
      <w:r w:rsidR="000D5106">
        <w:rPr>
          <w:lang w:val="en-GB"/>
        </w:rPr>
        <w:t xml:space="preserve"> and </w:t>
      </w:r>
      <w:r w:rsidR="000D5106" w:rsidRPr="00551A25">
        <w:rPr>
          <w:rStyle w:val="CodeInTextPACKT"/>
        </w:rPr>
        <w:t>SRV2</w:t>
      </w:r>
      <w:r w:rsidR="000D5106">
        <w:rPr>
          <w:lang w:val="en-GB"/>
        </w:rPr>
        <w:t xml:space="preserve"> and set</w:t>
      </w:r>
      <w:r w:rsidR="002045DE">
        <w:rPr>
          <w:lang w:val="en-GB"/>
        </w:rPr>
        <w:t xml:space="preserve"> </w:t>
      </w:r>
      <w:r w:rsidR="000D5106">
        <w:rPr>
          <w:lang w:val="en-GB"/>
        </w:rPr>
        <w:t>up Storage Replica. You created an F: drive on both servers</w:t>
      </w:r>
      <w:r w:rsidR="00653C0E">
        <w:rPr>
          <w:lang w:val="en-GB"/>
        </w:rPr>
        <w:t xml:space="preserve">. Storage Replication should be </w:t>
      </w:r>
      <w:r w:rsidR="000D5106">
        <w:rPr>
          <w:lang w:val="en-GB"/>
        </w:rPr>
        <w:t xml:space="preserve">replicating from </w:t>
      </w:r>
      <w:r w:rsidR="00653C0E">
        <w:rPr>
          <w:lang w:val="en-GB"/>
        </w:rPr>
        <w:t>disk 1 (</w:t>
      </w:r>
      <w:r w:rsidR="000D5106">
        <w:rPr>
          <w:lang w:val="en-GB"/>
        </w:rPr>
        <w:t>the F:</w:t>
      </w:r>
      <w:r w:rsidR="00653C0E">
        <w:rPr>
          <w:lang w:val="en-GB"/>
        </w:rPr>
        <w:t xml:space="preserve"> partition)</w:t>
      </w:r>
      <w:r w:rsidR="000D5106">
        <w:rPr>
          <w:lang w:val="en-GB"/>
        </w:rPr>
        <w:t xml:space="preserve"> in </w:t>
      </w:r>
      <w:r w:rsidR="000D5106" w:rsidRPr="000D5106">
        <w:rPr>
          <w:rStyle w:val="CodeInTextPACKT"/>
        </w:rPr>
        <w:t>SRV2</w:t>
      </w:r>
      <w:r w:rsidR="000D5106">
        <w:rPr>
          <w:lang w:val="en-GB"/>
        </w:rPr>
        <w:t xml:space="preserve"> to </w:t>
      </w:r>
      <w:r w:rsidR="00CB1B87">
        <w:rPr>
          <w:lang w:val="en-GB"/>
        </w:rPr>
        <w:t>d</w:t>
      </w:r>
      <w:r w:rsidR="000D5106">
        <w:rPr>
          <w:lang w:val="en-GB"/>
        </w:rPr>
        <w:t xml:space="preserve">isk 1 on </w:t>
      </w:r>
      <w:r w:rsidR="000D5106" w:rsidRPr="000D5106">
        <w:rPr>
          <w:rStyle w:val="CodeInTextPACKT"/>
        </w:rPr>
        <w:t>SRV1</w:t>
      </w:r>
      <w:r w:rsidR="000D5106" w:rsidRPr="00CB1B87">
        <w:t xml:space="preserve"> </w:t>
      </w:r>
      <w:r w:rsidR="000D5106" w:rsidRPr="000D5106">
        <w:t>(effectively in a hidden partition).</w:t>
      </w:r>
      <w:r w:rsidR="000D5106">
        <w:rPr>
          <w:lang w:val="en-GB"/>
        </w:rPr>
        <w:t xml:space="preserve"> If your Hyper-V host is low on physical resources, consider removing the replication partnership.</w:t>
      </w:r>
    </w:p>
    <w:p w14:paraId="64EBFEB4" w14:textId="14825BEF" w:rsidR="00545F9C" w:rsidRDefault="00545F9C" w:rsidP="00545F9C">
      <w:pPr>
        <w:pStyle w:val="Heading2"/>
        <w:tabs>
          <w:tab w:val="left" w:pos="0"/>
        </w:tabs>
      </w:pPr>
      <w:r>
        <w:t>How to do it...</w:t>
      </w:r>
    </w:p>
    <w:p w14:paraId="680D8D74" w14:textId="77777777" w:rsidR="00653C0E" w:rsidRPr="00653C0E" w:rsidRDefault="00653C0E" w:rsidP="00653C0E">
      <w:pPr>
        <w:pStyle w:val="NormalPACKT"/>
        <w:rPr>
          <w:lang w:val="en-GB"/>
        </w:rPr>
      </w:pPr>
    </w:p>
    <w:p w14:paraId="622EE7CA" w14:textId="152B85A6" w:rsidR="000D5106" w:rsidRPr="000D5106" w:rsidRDefault="000D5106" w:rsidP="000D5106">
      <w:pPr>
        <w:pStyle w:val="NumberedBulletPACKT"/>
        <w:rPr>
          <w:color w:val="000000"/>
        </w:rPr>
      </w:pPr>
      <w:r w:rsidRPr="000D5106">
        <w:t>Downloading </w:t>
      </w:r>
      <w:r w:rsidRPr="00956641">
        <w:rPr>
          <w:rStyle w:val="CodeInTextPACKT"/>
        </w:rPr>
        <w:t>NTFSSecurity</w:t>
      </w:r>
      <w:r w:rsidRPr="000D5106">
        <w:t> module from </w:t>
      </w:r>
      <w:proofErr w:type="spellStart"/>
      <w:r w:rsidRPr="000D5106">
        <w:t>PSGallery</w:t>
      </w:r>
      <w:proofErr w:type="spellEnd"/>
    </w:p>
    <w:p w14:paraId="2554007C" w14:textId="77777777" w:rsidR="000D5106" w:rsidRPr="000D5106" w:rsidRDefault="000D5106" w:rsidP="000D5106">
      <w:pPr>
        <w:pStyle w:val="CodePACKT"/>
      </w:pPr>
    </w:p>
    <w:p w14:paraId="3C7F2B6A" w14:textId="29044EE9" w:rsidR="000D5106" w:rsidRPr="000D5106" w:rsidRDefault="000D5106" w:rsidP="000D5106">
      <w:pPr>
        <w:pStyle w:val="CodePACKT"/>
      </w:pPr>
      <w:r w:rsidRPr="000D5106">
        <w:t>Install-Module NTFSSecurity -Force</w:t>
      </w:r>
    </w:p>
    <w:p w14:paraId="75B16516" w14:textId="77777777" w:rsidR="000D5106" w:rsidRPr="000D5106" w:rsidRDefault="000D5106" w:rsidP="000D5106">
      <w:pPr>
        <w:pStyle w:val="CodePACKT"/>
      </w:pPr>
    </w:p>
    <w:p w14:paraId="317FE631" w14:textId="0959B937" w:rsidR="000D5106" w:rsidRPr="000D5106" w:rsidRDefault="000D5106" w:rsidP="000D5106">
      <w:pPr>
        <w:pStyle w:val="NumberedBulletPACKT"/>
        <w:rPr>
          <w:color w:val="000000"/>
        </w:rPr>
      </w:pPr>
      <w:r w:rsidRPr="000D5106">
        <w:t>Getting commands in the module</w:t>
      </w:r>
    </w:p>
    <w:p w14:paraId="2855D488" w14:textId="77777777" w:rsidR="000D5106" w:rsidRPr="000D5106" w:rsidRDefault="000D5106" w:rsidP="000D5106">
      <w:pPr>
        <w:pStyle w:val="CodePACKT"/>
      </w:pPr>
    </w:p>
    <w:p w14:paraId="12AEC08B" w14:textId="1B65B823" w:rsidR="000D5106" w:rsidRPr="000D5106" w:rsidRDefault="000D5106" w:rsidP="000D5106">
      <w:pPr>
        <w:pStyle w:val="CodePACKT"/>
      </w:pPr>
      <w:r w:rsidRPr="000D5106">
        <w:t>Get-Command -Module NTFSSecurity </w:t>
      </w:r>
    </w:p>
    <w:p w14:paraId="551D46B2" w14:textId="77777777" w:rsidR="000D5106" w:rsidRPr="000D5106" w:rsidRDefault="000D5106" w:rsidP="000D5106">
      <w:pPr>
        <w:pStyle w:val="CodePACKT"/>
      </w:pPr>
    </w:p>
    <w:p w14:paraId="5F2E0F53" w14:textId="5F56B29D" w:rsidR="000D5106" w:rsidRPr="000D5106" w:rsidRDefault="000D5106" w:rsidP="000D5106">
      <w:pPr>
        <w:pStyle w:val="NumberedBulletPACKT"/>
        <w:rPr>
          <w:color w:val="000000"/>
        </w:rPr>
      </w:pPr>
      <w:r w:rsidRPr="000D5106">
        <w:t>Creating a new folder and a file in the folder</w:t>
      </w:r>
    </w:p>
    <w:p w14:paraId="08F89B5A" w14:textId="77777777" w:rsidR="000D5106" w:rsidRPr="000D5106" w:rsidRDefault="000D5106" w:rsidP="000D5106">
      <w:pPr>
        <w:pStyle w:val="CodePACKT"/>
      </w:pPr>
    </w:p>
    <w:p w14:paraId="050EDC3E" w14:textId="1C0F107F" w:rsidR="000D5106" w:rsidRPr="000D5106" w:rsidRDefault="000D5106" w:rsidP="000D5106">
      <w:pPr>
        <w:pStyle w:val="CodePACKT"/>
      </w:pPr>
      <w:r w:rsidRPr="000D5106">
        <w:t>New-Item -Path F:\Secure1 -ItemType Directory |</w:t>
      </w:r>
    </w:p>
    <w:p w14:paraId="2623D805" w14:textId="5D7B205C" w:rsidR="000D5106" w:rsidRPr="000D5106" w:rsidRDefault="000D5106" w:rsidP="000D5106">
      <w:pPr>
        <w:pStyle w:val="CodePACKT"/>
      </w:pPr>
      <w:r w:rsidRPr="000D5106">
        <w:t>  Out-Null</w:t>
      </w:r>
    </w:p>
    <w:p w14:paraId="4822F2B6" w14:textId="30334CE3" w:rsidR="000D5106" w:rsidRPr="000D5106" w:rsidRDefault="002D3655" w:rsidP="000D5106">
      <w:pPr>
        <w:pStyle w:val="CodePACKT"/>
      </w:pPr>
      <w:r>
        <w:t>"</w:t>
      </w:r>
      <w:r w:rsidR="000D5106" w:rsidRPr="000D5106">
        <w:t>Secure</w:t>
      </w:r>
      <w:r>
        <w:t>"</w:t>
      </w:r>
      <w:r w:rsidR="000D5106" w:rsidRPr="000D5106">
        <w:t> | Out-File -FilePath F:\Secure1\Secure.Txt</w:t>
      </w:r>
    </w:p>
    <w:p w14:paraId="7FC6011C" w14:textId="77777777" w:rsidR="000D5106" w:rsidRPr="000D5106" w:rsidRDefault="000D5106" w:rsidP="000D5106">
      <w:pPr>
        <w:pStyle w:val="CodePACKT"/>
      </w:pPr>
      <w:r w:rsidRPr="000D5106">
        <w:t>Get-ChildItem -Path F:\Secure1</w:t>
      </w:r>
    </w:p>
    <w:p w14:paraId="6A259CEF" w14:textId="77777777" w:rsidR="000D5106" w:rsidRPr="000D5106" w:rsidRDefault="000D5106" w:rsidP="000D5106">
      <w:pPr>
        <w:pStyle w:val="CodePACKT"/>
      </w:pPr>
    </w:p>
    <w:p w14:paraId="40027024" w14:textId="579563B4" w:rsidR="000D5106" w:rsidRPr="000D5106" w:rsidRDefault="000D5106" w:rsidP="000D5106">
      <w:pPr>
        <w:pStyle w:val="NumberedBulletPACKT"/>
        <w:rPr>
          <w:color w:val="000000"/>
        </w:rPr>
      </w:pPr>
      <w:r w:rsidRPr="000D5106">
        <w:t>Viewing ACL of the folder</w:t>
      </w:r>
    </w:p>
    <w:p w14:paraId="5E37A5B0" w14:textId="77777777" w:rsidR="000D5106" w:rsidRPr="000D5106" w:rsidRDefault="000D5106" w:rsidP="000D5106">
      <w:pPr>
        <w:pStyle w:val="CodePACKT"/>
      </w:pPr>
    </w:p>
    <w:p w14:paraId="3894DD76" w14:textId="71301F8F" w:rsidR="000D5106" w:rsidRPr="000D5106" w:rsidRDefault="000D5106" w:rsidP="000D5106">
      <w:pPr>
        <w:pStyle w:val="CodePACKT"/>
      </w:pPr>
      <w:r w:rsidRPr="000D5106">
        <w:t>Get-</w:t>
      </w:r>
      <w:proofErr w:type="spellStart"/>
      <w:r w:rsidRPr="000D5106">
        <w:t>NTFSAccess</w:t>
      </w:r>
      <w:proofErr w:type="spellEnd"/>
      <w:r w:rsidRPr="000D5106">
        <w:t> -Path F:\Secure1 |</w:t>
      </w:r>
    </w:p>
    <w:p w14:paraId="4200BD2D" w14:textId="77777777" w:rsidR="000D5106" w:rsidRPr="000D5106" w:rsidRDefault="000D5106" w:rsidP="000D5106">
      <w:pPr>
        <w:pStyle w:val="CodePACKT"/>
      </w:pPr>
      <w:r w:rsidRPr="000D5106">
        <w:t>  Format-Table -AutoSize</w:t>
      </w:r>
    </w:p>
    <w:p w14:paraId="316641DD" w14:textId="77777777" w:rsidR="000D5106" w:rsidRPr="000D5106" w:rsidRDefault="000D5106" w:rsidP="000D5106">
      <w:pPr>
        <w:pStyle w:val="CodePACKT"/>
      </w:pPr>
    </w:p>
    <w:p w14:paraId="3AF97EF2" w14:textId="3035D8CE" w:rsidR="000D5106" w:rsidRPr="000D5106" w:rsidRDefault="000D5106" w:rsidP="000D5106">
      <w:pPr>
        <w:pStyle w:val="NumberedBulletPACKT"/>
        <w:rPr>
          <w:color w:val="000000"/>
        </w:rPr>
      </w:pPr>
      <w:r w:rsidRPr="000D5106">
        <w:t>Viewing ACL of </w:t>
      </w:r>
      <w:r w:rsidR="00653C0E">
        <w:t xml:space="preserve">the </w:t>
      </w:r>
      <w:r w:rsidRPr="000D5106">
        <w:t>file</w:t>
      </w:r>
    </w:p>
    <w:p w14:paraId="278B1CC8" w14:textId="77777777" w:rsidR="000D5106" w:rsidRPr="000D5106" w:rsidRDefault="000D5106" w:rsidP="000D5106">
      <w:pPr>
        <w:pStyle w:val="CodePACKT"/>
      </w:pPr>
    </w:p>
    <w:p w14:paraId="1087E495" w14:textId="14C36875" w:rsidR="000D5106" w:rsidRPr="000D5106" w:rsidRDefault="000D5106" w:rsidP="000D5106">
      <w:pPr>
        <w:pStyle w:val="CodePACKT"/>
      </w:pPr>
      <w:r w:rsidRPr="000D5106">
        <w:t>Get-</w:t>
      </w:r>
      <w:proofErr w:type="spellStart"/>
      <w:r w:rsidRPr="000D5106">
        <w:t>NTFSAccess</w:t>
      </w:r>
      <w:proofErr w:type="spellEnd"/>
      <w:r w:rsidRPr="000D5106">
        <w:t> F:\Secure1\Secure.Txt |</w:t>
      </w:r>
    </w:p>
    <w:p w14:paraId="4858D35D" w14:textId="77777777" w:rsidR="000D5106" w:rsidRPr="000D5106" w:rsidRDefault="000D5106" w:rsidP="000D5106">
      <w:pPr>
        <w:pStyle w:val="CodePACKT"/>
      </w:pPr>
      <w:r w:rsidRPr="000D5106">
        <w:t>  Format-Table -AutoSize</w:t>
      </w:r>
    </w:p>
    <w:p w14:paraId="12B16936" w14:textId="77777777" w:rsidR="000D5106" w:rsidRPr="000D5106" w:rsidRDefault="000D5106" w:rsidP="000D5106">
      <w:pPr>
        <w:pStyle w:val="CodePACKT"/>
      </w:pPr>
    </w:p>
    <w:p w14:paraId="3B1DE89A" w14:textId="32CE0D31" w:rsidR="000D5106" w:rsidRPr="000D5106" w:rsidRDefault="000D5106" w:rsidP="000D5106">
      <w:pPr>
        <w:pStyle w:val="NumberedBulletPACKT"/>
        <w:rPr>
          <w:color w:val="000000"/>
        </w:rPr>
      </w:pPr>
      <w:r w:rsidRPr="000D5106">
        <w:t>Creating </w:t>
      </w:r>
      <w:r w:rsidR="00653C0E">
        <w:t xml:space="preserve">the </w:t>
      </w:r>
      <w:r w:rsidRPr="000D5106">
        <w:t>Sales group in AD if it does not exist</w:t>
      </w:r>
    </w:p>
    <w:p w14:paraId="0C7B6E62" w14:textId="77777777" w:rsidR="000D5106" w:rsidRPr="000D5106" w:rsidRDefault="000D5106" w:rsidP="000D5106">
      <w:pPr>
        <w:pStyle w:val="CodePACKT"/>
      </w:pPr>
    </w:p>
    <w:p w14:paraId="05712754" w14:textId="0B31B1B7" w:rsidR="000D5106" w:rsidRPr="000D5106" w:rsidRDefault="000D5106" w:rsidP="000D5106">
      <w:pPr>
        <w:pStyle w:val="CodePACKT"/>
      </w:pPr>
      <w:r w:rsidRPr="000D5106">
        <w:t>$SB = {</w:t>
      </w:r>
    </w:p>
    <w:p w14:paraId="60FE6AA6" w14:textId="77777777" w:rsidR="000D5106" w:rsidRPr="000D5106" w:rsidRDefault="000D5106" w:rsidP="000D5106">
      <w:pPr>
        <w:pStyle w:val="CodePACKT"/>
      </w:pPr>
      <w:r w:rsidRPr="000D5106">
        <w:t>  try {</w:t>
      </w:r>
    </w:p>
    <w:p w14:paraId="1B4E57CB" w14:textId="65537347" w:rsidR="000D5106" w:rsidRPr="000D5106" w:rsidRDefault="000D5106" w:rsidP="000D5106">
      <w:pPr>
        <w:pStyle w:val="CodePACKT"/>
      </w:pPr>
      <w:r w:rsidRPr="000D5106">
        <w:t>    Get-</w:t>
      </w:r>
      <w:proofErr w:type="spellStart"/>
      <w:r w:rsidRPr="000D5106">
        <w:t>ADGroup</w:t>
      </w:r>
      <w:proofErr w:type="spellEnd"/>
      <w:r w:rsidRPr="000D5106">
        <w:t> -Identity </w:t>
      </w:r>
      <w:r w:rsidR="002D3655">
        <w:t>'</w:t>
      </w:r>
      <w:r w:rsidRPr="000D5106">
        <w:t>Sales</w:t>
      </w:r>
      <w:r w:rsidR="002D3655">
        <w:t>'</w:t>
      </w:r>
      <w:r w:rsidRPr="000D5106">
        <w:t> -ErrorAction Stop</w:t>
      </w:r>
    </w:p>
    <w:p w14:paraId="278AD965" w14:textId="77777777" w:rsidR="000D5106" w:rsidRPr="000D5106" w:rsidRDefault="000D5106" w:rsidP="000D5106">
      <w:pPr>
        <w:pStyle w:val="CodePACKT"/>
      </w:pPr>
      <w:r w:rsidRPr="000D5106">
        <w:t>  }</w:t>
      </w:r>
    </w:p>
    <w:p w14:paraId="14C2B895" w14:textId="77777777" w:rsidR="000D5106" w:rsidRPr="000D5106" w:rsidRDefault="000D5106" w:rsidP="000D5106">
      <w:pPr>
        <w:pStyle w:val="CodePACKT"/>
      </w:pPr>
      <w:r w:rsidRPr="000D5106">
        <w:t>  catch {</w:t>
      </w:r>
    </w:p>
    <w:p w14:paraId="0D2FEB26" w14:textId="77777777" w:rsidR="000D5106" w:rsidRPr="000D5106" w:rsidRDefault="000D5106" w:rsidP="000D5106">
      <w:pPr>
        <w:pStyle w:val="CodePACKT"/>
      </w:pPr>
      <w:r w:rsidRPr="000D5106">
        <w:t>    New-</w:t>
      </w:r>
      <w:proofErr w:type="spellStart"/>
      <w:r w:rsidRPr="000D5106">
        <w:t>ADGroup</w:t>
      </w:r>
      <w:proofErr w:type="spellEnd"/>
      <w:r w:rsidRPr="000D5106">
        <w:t> -Name Sales -</w:t>
      </w:r>
      <w:proofErr w:type="spellStart"/>
      <w:r w:rsidRPr="000D5106">
        <w:t>GroupScope</w:t>
      </w:r>
      <w:proofErr w:type="spellEnd"/>
      <w:r w:rsidRPr="000D5106">
        <w:t> Global |</w:t>
      </w:r>
    </w:p>
    <w:p w14:paraId="025CBB11" w14:textId="77777777" w:rsidR="000D5106" w:rsidRPr="000D5106" w:rsidRDefault="000D5106" w:rsidP="000D5106">
      <w:pPr>
        <w:pStyle w:val="CodePACKT"/>
      </w:pPr>
      <w:r w:rsidRPr="000D5106">
        <w:t>      Out-Null</w:t>
      </w:r>
    </w:p>
    <w:p w14:paraId="3A813FBC" w14:textId="77777777" w:rsidR="000D5106" w:rsidRPr="000D5106" w:rsidRDefault="000D5106" w:rsidP="000D5106">
      <w:pPr>
        <w:pStyle w:val="CodePACKT"/>
      </w:pPr>
      <w:r w:rsidRPr="000D5106">
        <w:t>  }</w:t>
      </w:r>
    </w:p>
    <w:p w14:paraId="0B76F0DC" w14:textId="77777777" w:rsidR="000D5106" w:rsidRPr="000D5106" w:rsidRDefault="000D5106" w:rsidP="000D5106">
      <w:pPr>
        <w:pStyle w:val="CodePACKT"/>
      </w:pPr>
      <w:r w:rsidRPr="000D5106">
        <w:t>}</w:t>
      </w:r>
    </w:p>
    <w:p w14:paraId="6D02DF11" w14:textId="77777777" w:rsidR="000D5106" w:rsidRPr="000D5106" w:rsidRDefault="000D5106" w:rsidP="000D5106">
      <w:pPr>
        <w:pStyle w:val="CodePACKT"/>
      </w:pPr>
      <w:r w:rsidRPr="000D5106">
        <w:t>Invoke-Command -ComputerName DC1 -</w:t>
      </w:r>
      <w:proofErr w:type="spellStart"/>
      <w:r w:rsidRPr="000D5106">
        <w:t>ScriptBlock</w:t>
      </w:r>
      <w:proofErr w:type="spellEnd"/>
      <w:r w:rsidRPr="000D5106">
        <w:t> $SB</w:t>
      </w:r>
    </w:p>
    <w:p w14:paraId="22348364" w14:textId="77777777" w:rsidR="000D5106" w:rsidRPr="000D5106" w:rsidRDefault="000D5106" w:rsidP="000D5106">
      <w:pPr>
        <w:pStyle w:val="CodePACKT"/>
      </w:pPr>
    </w:p>
    <w:p w14:paraId="53A162AD" w14:textId="2BAB2D57" w:rsidR="000D5106" w:rsidRPr="000D5106" w:rsidRDefault="000D5106" w:rsidP="000D5106">
      <w:pPr>
        <w:pStyle w:val="NumberedBulletPACKT"/>
        <w:rPr>
          <w:color w:val="000000"/>
        </w:rPr>
      </w:pPr>
      <w:r w:rsidRPr="000D5106">
        <w:t>Displaying Sales AD Group</w:t>
      </w:r>
    </w:p>
    <w:p w14:paraId="17AC4B95" w14:textId="77777777" w:rsidR="000D5106" w:rsidRPr="000D5106" w:rsidRDefault="000D5106" w:rsidP="000D5106">
      <w:pPr>
        <w:pStyle w:val="CodePACKT"/>
      </w:pPr>
    </w:p>
    <w:p w14:paraId="71536E65" w14:textId="14302FF3" w:rsidR="000D5106" w:rsidRPr="000D5106" w:rsidRDefault="000D5106" w:rsidP="000D5106">
      <w:pPr>
        <w:pStyle w:val="CodePACKT"/>
      </w:pPr>
      <w:r w:rsidRPr="000D5106">
        <w:t>Invoke-Command -ComputerName DC1 -</w:t>
      </w:r>
      <w:proofErr w:type="spellStart"/>
      <w:r w:rsidRPr="000D5106">
        <w:t>ScriptBlock</w:t>
      </w:r>
      <w:proofErr w:type="spellEnd"/>
      <w:r w:rsidRPr="000D5106">
        <w:t> {</w:t>
      </w:r>
    </w:p>
    <w:p w14:paraId="28BF19F2" w14:textId="77777777" w:rsidR="000D5106" w:rsidRPr="000D5106" w:rsidRDefault="000D5106" w:rsidP="000D5106">
      <w:pPr>
        <w:pStyle w:val="CodePACKT"/>
      </w:pPr>
      <w:r w:rsidRPr="000D5106">
        <w:t>                                   Get-</w:t>
      </w:r>
      <w:proofErr w:type="spellStart"/>
      <w:r w:rsidRPr="000D5106">
        <w:t>ADGroup</w:t>
      </w:r>
      <w:proofErr w:type="spellEnd"/>
      <w:r w:rsidRPr="000D5106">
        <w:t> -Identity Sales}</w:t>
      </w:r>
    </w:p>
    <w:p w14:paraId="46531921" w14:textId="77777777" w:rsidR="000D5106" w:rsidRPr="000D5106" w:rsidRDefault="000D5106" w:rsidP="000D5106">
      <w:pPr>
        <w:pStyle w:val="CodePACKT"/>
      </w:pPr>
    </w:p>
    <w:p w14:paraId="7CF7D403" w14:textId="032B3E97" w:rsidR="000D5106" w:rsidRPr="000D5106" w:rsidRDefault="000D5106" w:rsidP="000D5106">
      <w:pPr>
        <w:pStyle w:val="NumberedBulletPACKT"/>
        <w:rPr>
          <w:color w:val="000000"/>
        </w:rPr>
      </w:pPr>
      <w:r w:rsidRPr="000D5106">
        <w:t>Adding explicit full control for Domain</w:t>
      </w:r>
      <w:r w:rsidR="002C0DD8">
        <w:t xml:space="preserve"> </w:t>
      </w:r>
      <w:r w:rsidRPr="000D5106">
        <w:t>Admins</w:t>
      </w:r>
    </w:p>
    <w:p w14:paraId="78E0A0A5" w14:textId="77777777" w:rsidR="000D5106" w:rsidRPr="000D5106" w:rsidRDefault="000D5106" w:rsidP="000D5106">
      <w:pPr>
        <w:pStyle w:val="CodePACKT"/>
      </w:pPr>
    </w:p>
    <w:p w14:paraId="4A8D6CCD" w14:textId="41B932DA" w:rsidR="000D5106" w:rsidRPr="000D5106" w:rsidRDefault="000D5106" w:rsidP="000D5106">
      <w:pPr>
        <w:pStyle w:val="CodePACKT"/>
      </w:pPr>
      <w:r w:rsidRPr="000D5106">
        <w:t>$AHT1 = @{</w:t>
      </w:r>
    </w:p>
    <w:p w14:paraId="2E93DC1A" w14:textId="242CDB8A" w:rsidR="000D5106" w:rsidRPr="000D5106" w:rsidRDefault="000D5106" w:rsidP="000D5106">
      <w:pPr>
        <w:pStyle w:val="CodePACKT"/>
      </w:pPr>
      <w:r w:rsidRPr="000D5106">
        <w:t>  Path         = </w:t>
      </w:r>
      <w:r w:rsidR="002D3655">
        <w:t>'</w:t>
      </w:r>
      <w:r w:rsidRPr="000D5106">
        <w:t>F:\Secure1</w:t>
      </w:r>
      <w:r w:rsidR="002D3655">
        <w:t>'</w:t>
      </w:r>
    </w:p>
    <w:p w14:paraId="796F8CEF" w14:textId="4C4AEF2A" w:rsidR="000D5106" w:rsidRPr="000D5106" w:rsidRDefault="000D5106" w:rsidP="000D5106">
      <w:pPr>
        <w:pStyle w:val="CodePACKT"/>
      </w:pPr>
      <w:r w:rsidRPr="000D5106">
        <w:t>  Account      = </w:t>
      </w:r>
      <w:r w:rsidR="002D3655">
        <w:t>'</w:t>
      </w:r>
      <w:r w:rsidRPr="000D5106">
        <w:t>Reskit\Domain Admins</w:t>
      </w:r>
      <w:r w:rsidR="002D3655">
        <w:t>'</w:t>
      </w:r>
      <w:r w:rsidRPr="000D5106">
        <w:t> </w:t>
      </w:r>
    </w:p>
    <w:p w14:paraId="477EB591" w14:textId="77F55557" w:rsidR="000D5106" w:rsidRPr="000D5106" w:rsidRDefault="000D5106" w:rsidP="000D5106">
      <w:pPr>
        <w:pStyle w:val="CodePACKT"/>
      </w:pPr>
      <w:r w:rsidRPr="000D5106">
        <w:t>  </w:t>
      </w:r>
      <w:proofErr w:type="spellStart"/>
      <w:r w:rsidRPr="000D5106">
        <w:t>AccessRights</w:t>
      </w:r>
      <w:proofErr w:type="spellEnd"/>
      <w:r w:rsidRPr="000D5106">
        <w:t> = </w:t>
      </w:r>
      <w:r w:rsidR="002D3655">
        <w:t>'</w:t>
      </w:r>
      <w:proofErr w:type="spellStart"/>
      <w:r w:rsidRPr="000D5106">
        <w:t>FullControl</w:t>
      </w:r>
      <w:proofErr w:type="spellEnd"/>
      <w:r w:rsidR="002D3655">
        <w:t>'</w:t>
      </w:r>
    </w:p>
    <w:p w14:paraId="6308688B" w14:textId="77777777" w:rsidR="000D5106" w:rsidRPr="000D5106" w:rsidRDefault="000D5106" w:rsidP="000D5106">
      <w:pPr>
        <w:pStyle w:val="CodePACKT"/>
      </w:pPr>
      <w:r w:rsidRPr="000D5106">
        <w:t>}</w:t>
      </w:r>
    </w:p>
    <w:p w14:paraId="549F99C6" w14:textId="77777777" w:rsidR="000D5106" w:rsidRPr="000D5106" w:rsidRDefault="000D5106" w:rsidP="000D5106">
      <w:pPr>
        <w:pStyle w:val="CodePACKT"/>
      </w:pPr>
      <w:r w:rsidRPr="000D5106">
        <w:t>Add-</w:t>
      </w:r>
      <w:proofErr w:type="spellStart"/>
      <w:r w:rsidRPr="000D5106">
        <w:t>NTFSAccess</w:t>
      </w:r>
      <w:proofErr w:type="spellEnd"/>
      <w:r w:rsidRPr="000D5106">
        <w:t> @AHT1</w:t>
      </w:r>
    </w:p>
    <w:p w14:paraId="09DB35BF" w14:textId="77777777" w:rsidR="000D5106" w:rsidRPr="000D5106" w:rsidRDefault="000D5106" w:rsidP="000D5106">
      <w:pPr>
        <w:pStyle w:val="CodePACKT"/>
      </w:pPr>
    </w:p>
    <w:p w14:paraId="39A99AAF" w14:textId="72844795" w:rsidR="000D5106" w:rsidRPr="000D5106" w:rsidRDefault="000D5106" w:rsidP="000D5106">
      <w:pPr>
        <w:pStyle w:val="NumberedBulletPACKT"/>
        <w:rPr>
          <w:color w:val="000000"/>
        </w:rPr>
      </w:pPr>
      <w:r w:rsidRPr="000D5106">
        <w:t>Removing </w:t>
      </w:r>
      <w:proofErr w:type="spellStart"/>
      <w:r w:rsidRPr="00C36CD8">
        <w:rPr>
          <w:rStyle w:val="CodeInTextPACKT"/>
        </w:rPr>
        <w:t>builtin</w:t>
      </w:r>
      <w:proofErr w:type="spellEnd"/>
      <w:r w:rsidRPr="00C36CD8">
        <w:rPr>
          <w:rStyle w:val="CodeInTextPACKT"/>
        </w:rPr>
        <w:t>\</w:t>
      </w:r>
      <w:proofErr w:type="gramStart"/>
      <w:r w:rsidRPr="00C36CD8">
        <w:rPr>
          <w:rStyle w:val="CodeInTextPACKT"/>
        </w:rPr>
        <w:t>users</w:t>
      </w:r>
      <w:proofErr w:type="gramEnd"/>
      <w:r w:rsidRPr="000D5106">
        <w:t> access from </w:t>
      </w:r>
      <w:r w:rsidRPr="00032774">
        <w:rPr>
          <w:rStyle w:val="CodeInTextPACKT"/>
        </w:rPr>
        <w:t>secure.txt</w:t>
      </w:r>
      <w:r w:rsidRPr="000D5106">
        <w:t> file</w:t>
      </w:r>
    </w:p>
    <w:p w14:paraId="40ED0EC8" w14:textId="77777777" w:rsidR="000D5106" w:rsidRPr="000D5106" w:rsidRDefault="000D5106" w:rsidP="000D5106">
      <w:pPr>
        <w:pStyle w:val="CodePACKT"/>
      </w:pPr>
    </w:p>
    <w:p w14:paraId="3A9FEB30" w14:textId="57BB20FB" w:rsidR="000D5106" w:rsidRPr="000D5106" w:rsidRDefault="000D5106" w:rsidP="000D5106">
      <w:pPr>
        <w:pStyle w:val="CodePACKT"/>
      </w:pPr>
      <w:r w:rsidRPr="000D5106">
        <w:t>$AHT2 = @{</w:t>
      </w:r>
    </w:p>
    <w:p w14:paraId="240E7272" w14:textId="715A909E" w:rsidR="000D5106" w:rsidRPr="000D5106" w:rsidRDefault="000D5106" w:rsidP="000D5106">
      <w:pPr>
        <w:pStyle w:val="CodePACKT"/>
      </w:pPr>
      <w:r w:rsidRPr="000D5106">
        <w:t>  Path         = </w:t>
      </w:r>
      <w:r w:rsidR="002D3655">
        <w:t>'</w:t>
      </w:r>
      <w:r w:rsidRPr="000D5106">
        <w:t>F:\Secure1\Secure.Txt</w:t>
      </w:r>
      <w:r w:rsidR="002D3655">
        <w:t>'</w:t>
      </w:r>
    </w:p>
    <w:p w14:paraId="5949495E" w14:textId="3E08FCB3" w:rsidR="000D5106" w:rsidRPr="000D5106" w:rsidRDefault="000D5106" w:rsidP="000D5106">
      <w:pPr>
        <w:pStyle w:val="CodePACKT"/>
      </w:pPr>
      <w:r w:rsidRPr="000D5106">
        <w:t>  Account      = </w:t>
      </w:r>
      <w:r w:rsidR="002D3655">
        <w:t>'</w:t>
      </w:r>
      <w:r w:rsidRPr="000D5106">
        <w:t>Builtin\Users</w:t>
      </w:r>
      <w:r w:rsidR="002D3655">
        <w:t>'</w:t>
      </w:r>
      <w:r w:rsidRPr="000D5106">
        <w:t> </w:t>
      </w:r>
    </w:p>
    <w:p w14:paraId="6B907FB3" w14:textId="692096C1" w:rsidR="000D5106" w:rsidRPr="000D5106" w:rsidRDefault="000D5106" w:rsidP="000D5106">
      <w:pPr>
        <w:pStyle w:val="CodePACKT"/>
      </w:pPr>
      <w:r w:rsidRPr="000D5106">
        <w:t>  </w:t>
      </w:r>
      <w:proofErr w:type="spellStart"/>
      <w:r w:rsidRPr="000D5106">
        <w:t>AccessRights</w:t>
      </w:r>
      <w:proofErr w:type="spellEnd"/>
      <w:r w:rsidRPr="000D5106">
        <w:t> = </w:t>
      </w:r>
      <w:r w:rsidR="002D3655">
        <w:t>'</w:t>
      </w:r>
      <w:proofErr w:type="spellStart"/>
      <w:r w:rsidRPr="000D5106">
        <w:t>FullControl</w:t>
      </w:r>
      <w:proofErr w:type="spellEnd"/>
      <w:r w:rsidR="002D3655">
        <w:t>'</w:t>
      </w:r>
    </w:p>
    <w:p w14:paraId="43B756F5" w14:textId="2BF2E86A" w:rsidR="000D5106" w:rsidRPr="000D5106" w:rsidRDefault="000D5106" w:rsidP="000D5106">
      <w:pPr>
        <w:pStyle w:val="CodePACKT"/>
      </w:pPr>
      <w:r w:rsidRPr="000D5106">
        <w:t>}</w:t>
      </w:r>
    </w:p>
    <w:p w14:paraId="6B8FD968" w14:textId="4229D9BC" w:rsidR="000D5106" w:rsidRDefault="000D5106" w:rsidP="000D5106">
      <w:pPr>
        <w:pStyle w:val="CodePACKT"/>
      </w:pPr>
      <w:r w:rsidRPr="000D5106">
        <w:t>Remove-</w:t>
      </w:r>
      <w:proofErr w:type="spellStart"/>
      <w:r w:rsidRPr="000D5106">
        <w:t>NTFSAccess</w:t>
      </w:r>
      <w:proofErr w:type="spellEnd"/>
      <w:r w:rsidRPr="000D5106">
        <w:t> @AHT2</w:t>
      </w:r>
    </w:p>
    <w:p w14:paraId="5A92CCD3" w14:textId="77777777" w:rsidR="000D5106" w:rsidRPr="000D5106" w:rsidRDefault="000D5106" w:rsidP="000D5106">
      <w:pPr>
        <w:pStyle w:val="CodePACKT"/>
      </w:pPr>
    </w:p>
    <w:p w14:paraId="3D63BF20" w14:textId="56DE51D0" w:rsidR="000D5106" w:rsidRPr="000D5106" w:rsidRDefault="000D5106" w:rsidP="000D5106">
      <w:pPr>
        <w:pStyle w:val="NumberedBulletPACKT"/>
        <w:rPr>
          <w:color w:val="000000"/>
        </w:rPr>
      </w:pPr>
      <w:r w:rsidRPr="000D5106">
        <w:t>Removing inherited rights for the folder</w:t>
      </w:r>
    </w:p>
    <w:p w14:paraId="467F713D" w14:textId="77777777" w:rsidR="000D5106" w:rsidRPr="000D5106" w:rsidRDefault="000D5106" w:rsidP="000D5106">
      <w:pPr>
        <w:pStyle w:val="CodePACKT"/>
      </w:pPr>
    </w:p>
    <w:p w14:paraId="36A81248" w14:textId="4CC89816" w:rsidR="000D5106" w:rsidRPr="000D5106" w:rsidRDefault="000D5106" w:rsidP="000D5106">
      <w:pPr>
        <w:pStyle w:val="CodePACKT"/>
      </w:pPr>
      <w:r w:rsidRPr="000D5106">
        <w:t>$IRHT1 = @{</w:t>
      </w:r>
    </w:p>
    <w:p w14:paraId="68D21DF5" w14:textId="07D42277" w:rsidR="000D5106" w:rsidRPr="000D5106" w:rsidRDefault="000D5106" w:rsidP="000D5106">
      <w:pPr>
        <w:pStyle w:val="CodePACKT"/>
      </w:pPr>
      <w:r w:rsidRPr="000D5106">
        <w:t>  Path                       = </w:t>
      </w:r>
      <w:r w:rsidR="002D3655">
        <w:t>'</w:t>
      </w:r>
      <w:r w:rsidRPr="000D5106">
        <w:t>F:\Secure1</w:t>
      </w:r>
      <w:r w:rsidR="002D3655">
        <w:t>'</w:t>
      </w:r>
    </w:p>
    <w:p w14:paraId="5FD43CFC" w14:textId="77777777" w:rsidR="000D5106" w:rsidRPr="000D5106" w:rsidRDefault="000D5106" w:rsidP="000D5106">
      <w:pPr>
        <w:pStyle w:val="CodePACKT"/>
      </w:pPr>
      <w:r w:rsidRPr="000D5106">
        <w:t>  </w:t>
      </w:r>
      <w:proofErr w:type="spellStart"/>
      <w:r w:rsidRPr="000D5106">
        <w:t>RemoveInheritedAccessRules</w:t>
      </w:r>
      <w:proofErr w:type="spellEnd"/>
      <w:r w:rsidRPr="000D5106">
        <w:t> = $True</w:t>
      </w:r>
    </w:p>
    <w:p w14:paraId="6C34687C" w14:textId="77777777" w:rsidR="000D5106" w:rsidRPr="000D5106" w:rsidRDefault="000D5106" w:rsidP="000D5106">
      <w:pPr>
        <w:pStyle w:val="CodePACKT"/>
      </w:pPr>
      <w:r w:rsidRPr="000D5106">
        <w:t>}</w:t>
      </w:r>
    </w:p>
    <w:p w14:paraId="31994E31" w14:textId="77777777" w:rsidR="000D5106" w:rsidRPr="000D5106" w:rsidRDefault="000D5106" w:rsidP="000D5106">
      <w:pPr>
        <w:pStyle w:val="CodePACKT"/>
      </w:pPr>
      <w:r w:rsidRPr="000D5106">
        <w:t>Disable-</w:t>
      </w:r>
      <w:proofErr w:type="spellStart"/>
      <w:r w:rsidRPr="000D5106">
        <w:t>NTFSAccessInheritance</w:t>
      </w:r>
      <w:proofErr w:type="spellEnd"/>
      <w:r w:rsidRPr="000D5106">
        <w:t> @IRHT1</w:t>
      </w:r>
    </w:p>
    <w:p w14:paraId="61596C11" w14:textId="77777777" w:rsidR="000D5106" w:rsidRPr="000D5106" w:rsidRDefault="000D5106" w:rsidP="000D5106">
      <w:pPr>
        <w:pStyle w:val="CodePACKT"/>
      </w:pPr>
    </w:p>
    <w:p w14:paraId="3E939FD8" w14:textId="4A74A2D1" w:rsidR="000D5106" w:rsidRPr="000D5106" w:rsidRDefault="000D5106" w:rsidP="000D5106">
      <w:pPr>
        <w:pStyle w:val="NumberedBulletPACKT"/>
        <w:rPr>
          <w:color w:val="000000"/>
        </w:rPr>
      </w:pPr>
      <w:r w:rsidRPr="000D5106">
        <w:t>Adding Sales group access to the folder</w:t>
      </w:r>
    </w:p>
    <w:p w14:paraId="7796FE1E" w14:textId="77777777" w:rsidR="000D5106" w:rsidRPr="000D5106" w:rsidRDefault="000D5106" w:rsidP="000D5106">
      <w:pPr>
        <w:pStyle w:val="CodePACKT"/>
      </w:pPr>
    </w:p>
    <w:p w14:paraId="4067E8E0" w14:textId="77777777" w:rsidR="000D5106" w:rsidRPr="000D5106" w:rsidRDefault="000D5106" w:rsidP="000D5106">
      <w:pPr>
        <w:pStyle w:val="CodePACKT"/>
      </w:pPr>
      <w:r w:rsidRPr="000D5106">
        <w:t>$AHT3 = @{</w:t>
      </w:r>
    </w:p>
    <w:p w14:paraId="6D5DB72F" w14:textId="2BF604C9" w:rsidR="000D5106" w:rsidRPr="000D5106" w:rsidRDefault="000D5106" w:rsidP="000D5106">
      <w:pPr>
        <w:pStyle w:val="CodePACKT"/>
      </w:pPr>
      <w:r w:rsidRPr="000D5106">
        <w:t>  Path         = </w:t>
      </w:r>
      <w:r w:rsidR="002D3655">
        <w:t>'</w:t>
      </w:r>
      <w:r w:rsidRPr="000D5106">
        <w:t>F:\Secure1\</w:t>
      </w:r>
      <w:r w:rsidR="002D3655">
        <w:t>'</w:t>
      </w:r>
    </w:p>
    <w:p w14:paraId="3F496FCC" w14:textId="32B41375" w:rsidR="000D5106" w:rsidRPr="000D5106" w:rsidRDefault="000D5106" w:rsidP="000D5106">
      <w:pPr>
        <w:pStyle w:val="CodePACKT"/>
      </w:pPr>
      <w:r w:rsidRPr="000D5106">
        <w:t>  Account      = </w:t>
      </w:r>
      <w:r w:rsidR="002D3655">
        <w:t>'</w:t>
      </w:r>
      <w:r w:rsidRPr="000D5106">
        <w:t>Reskit\Sales</w:t>
      </w:r>
      <w:r w:rsidR="002D3655">
        <w:t>'</w:t>
      </w:r>
      <w:r w:rsidRPr="000D5106">
        <w:t> </w:t>
      </w:r>
    </w:p>
    <w:p w14:paraId="7F52CA55" w14:textId="5469780D" w:rsidR="000D5106" w:rsidRPr="000D5106" w:rsidRDefault="000D5106" w:rsidP="000D5106">
      <w:pPr>
        <w:pStyle w:val="CodePACKT"/>
      </w:pPr>
      <w:r w:rsidRPr="000D5106">
        <w:t>  </w:t>
      </w:r>
      <w:proofErr w:type="spellStart"/>
      <w:r w:rsidRPr="000D5106">
        <w:t>AccessRights</w:t>
      </w:r>
      <w:proofErr w:type="spellEnd"/>
      <w:r w:rsidRPr="000D5106">
        <w:t> = </w:t>
      </w:r>
      <w:r w:rsidR="002D3655">
        <w:t>'</w:t>
      </w:r>
      <w:proofErr w:type="spellStart"/>
      <w:r w:rsidRPr="000D5106">
        <w:t>FullControl</w:t>
      </w:r>
      <w:proofErr w:type="spellEnd"/>
      <w:r w:rsidR="002D3655">
        <w:t>'</w:t>
      </w:r>
    </w:p>
    <w:p w14:paraId="26292E4B" w14:textId="77777777" w:rsidR="000D5106" w:rsidRPr="000D5106" w:rsidRDefault="000D5106" w:rsidP="000D5106">
      <w:pPr>
        <w:pStyle w:val="CodePACKT"/>
      </w:pPr>
      <w:r w:rsidRPr="000D5106">
        <w:t>}</w:t>
      </w:r>
    </w:p>
    <w:p w14:paraId="14E1C033" w14:textId="77777777" w:rsidR="000D5106" w:rsidRPr="000D5106" w:rsidRDefault="000D5106" w:rsidP="000D5106">
      <w:pPr>
        <w:pStyle w:val="CodePACKT"/>
      </w:pPr>
      <w:r w:rsidRPr="000D5106">
        <w:t>Add-</w:t>
      </w:r>
      <w:proofErr w:type="spellStart"/>
      <w:r w:rsidRPr="000D5106">
        <w:t>NTFSAccess</w:t>
      </w:r>
      <w:proofErr w:type="spellEnd"/>
      <w:r w:rsidRPr="000D5106">
        <w:t> @AHT3</w:t>
      </w:r>
    </w:p>
    <w:p w14:paraId="33972CE9" w14:textId="77777777" w:rsidR="000D5106" w:rsidRPr="000D5106" w:rsidRDefault="000D5106" w:rsidP="000D5106">
      <w:pPr>
        <w:pStyle w:val="CodePACKT"/>
      </w:pPr>
    </w:p>
    <w:p w14:paraId="49A2ABF4" w14:textId="48C583D2" w:rsidR="000D5106" w:rsidRPr="000D5106" w:rsidRDefault="000D5106" w:rsidP="000D5106">
      <w:pPr>
        <w:pStyle w:val="NumberedBulletPACKT"/>
        <w:rPr>
          <w:color w:val="000000"/>
        </w:rPr>
      </w:pPr>
      <w:r w:rsidRPr="000D5106">
        <w:t>Getting ACL on path</w:t>
      </w:r>
    </w:p>
    <w:p w14:paraId="412ADCC3" w14:textId="77777777" w:rsidR="000D5106" w:rsidRPr="000D5106" w:rsidRDefault="000D5106" w:rsidP="000D5106">
      <w:pPr>
        <w:pStyle w:val="CodePACKT"/>
      </w:pPr>
    </w:p>
    <w:p w14:paraId="00AB8A28" w14:textId="5C5EF005" w:rsidR="000D5106" w:rsidRPr="000D5106" w:rsidRDefault="000D5106" w:rsidP="000D5106">
      <w:pPr>
        <w:pStyle w:val="CodePACKT"/>
      </w:pPr>
      <w:r w:rsidRPr="000D5106">
        <w:t>Get-</w:t>
      </w:r>
      <w:proofErr w:type="spellStart"/>
      <w:r w:rsidRPr="000D5106">
        <w:t>NTFSAccess</w:t>
      </w:r>
      <w:proofErr w:type="spellEnd"/>
      <w:r w:rsidRPr="000D5106">
        <w:t> -Path F:\Secure1 |</w:t>
      </w:r>
    </w:p>
    <w:p w14:paraId="4FDFE431" w14:textId="77777777" w:rsidR="000D5106" w:rsidRPr="000D5106" w:rsidRDefault="000D5106" w:rsidP="000D5106">
      <w:pPr>
        <w:pStyle w:val="CodePACKT"/>
      </w:pPr>
      <w:r w:rsidRPr="000D5106">
        <w:t>  Format-Table -AutoSize</w:t>
      </w:r>
    </w:p>
    <w:p w14:paraId="5B420677" w14:textId="77777777" w:rsidR="000D5106" w:rsidRPr="000D5106" w:rsidRDefault="000D5106" w:rsidP="000D5106">
      <w:pPr>
        <w:pStyle w:val="CodePACKT"/>
      </w:pPr>
    </w:p>
    <w:p w14:paraId="0EFEE04B" w14:textId="674DAF86" w:rsidR="000D5106" w:rsidRPr="000D5106" w:rsidRDefault="000D5106" w:rsidP="000D5106">
      <w:pPr>
        <w:pStyle w:val="NumberedBulletPACKT"/>
        <w:rPr>
          <w:color w:val="000000"/>
        </w:rPr>
      </w:pPr>
      <w:r w:rsidRPr="000D5106">
        <w:t>Getting resulting ACL on the file</w:t>
      </w:r>
    </w:p>
    <w:p w14:paraId="6179F307" w14:textId="77777777" w:rsidR="000D5106" w:rsidRPr="000D5106" w:rsidRDefault="000D5106" w:rsidP="000D5106">
      <w:pPr>
        <w:pStyle w:val="CodePACKT"/>
      </w:pPr>
    </w:p>
    <w:p w14:paraId="62EF67A6" w14:textId="2A53874A" w:rsidR="000D5106" w:rsidRPr="000D5106" w:rsidRDefault="000D5106" w:rsidP="000D5106">
      <w:pPr>
        <w:pStyle w:val="CodePACKT"/>
      </w:pPr>
      <w:r w:rsidRPr="000D5106">
        <w:t>Get-</w:t>
      </w:r>
      <w:proofErr w:type="spellStart"/>
      <w:r w:rsidRPr="000D5106">
        <w:t>NTFSAccess</w:t>
      </w:r>
      <w:proofErr w:type="spellEnd"/>
      <w:r w:rsidRPr="000D5106">
        <w:t> -Path F:\Secure1\Secure.Txt |</w:t>
      </w:r>
    </w:p>
    <w:p w14:paraId="1568334F" w14:textId="77777777" w:rsidR="000D5106" w:rsidRPr="000D5106" w:rsidRDefault="000D5106" w:rsidP="000D5106">
      <w:pPr>
        <w:pStyle w:val="CodePACKT"/>
      </w:pPr>
      <w:r w:rsidRPr="000D5106">
        <w:t>  Format-Table -AutoSize</w:t>
      </w:r>
    </w:p>
    <w:p w14:paraId="20DF7DBB" w14:textId="3B265D7D" w:rsidR="00205AD0" w:rsidRDefault="00205AD0" w:rsidP="00205AD0">
      <w:pPr>
        <w:pStyle w:val="Heading2"/>
        <w:numPr>
          <w:ilvl w:val="1"/>
          <w:numId w:val="3"/>
        </w:numPr>
        <w:tabs>
          <w:tab w:val="left" w:pos="0"/>
        </w:tabs>
      </w:pPr>
      <w:r>
        <w:t>How it works...</w:t>
      </w:r>
    </w:p>
    <w:p w14:paraId="49DD4D17" w14:textId="5651F7E8" w:rsidR="000D5106" w:rsidRDefault="000D5106" w:rsidP="000D5106">
      <w:pPr>
        <w:pStyle w:val="NormalPACKT"/>
        <w:rPr>
          <w:lang w:val="en-GB"/>
        </w:rPr>
      </w:pPr>
      <w:r>
        <w:rPr>
          <w:lang w:val="en-GB"/>
        </w:rPr>
        <w:t xml:space="preserve">In </w:t>
      </w:r>
      <w:r w:rsidRPr="00653C0E">
        <w:rPr>
          <w:rStyle w:val="ItalicsPACKT"/>
        </w:rPr>
        <w:t>step 1</w:t>
      </w:r>
      <w:r w:rsidR="00653C0E">
        <w:rPr>
          <w:lang w:val="en-GB"/>
        </w:rPr>
        <w:t xml:space="preserve">, you download and install the </w:t>
      </w:r>
      <w:r w:rsidR="00653C0E" w:rsidRPr="002A28B3">
        <w:rPr>
          <w:rStyle w:val="CodeInTextPACKT"/>
        </w:rPr>
        <w:t>NTFSSecurity</w:t>
      </w:r>
      <w:r w:rsidR="00653C0E">
        <w:rPr>
          <w:lang w:val="en-GB"/>
        </w:rPr>
        <w:t xml:space="preserve"> module from the PowerShell Gallery. This step creates no console output. In </w:t>
      </w:r>
      <w:r w:rsidR="00653C0E" w:rsidRPr="00653C0E">
        <w:rPr>
          <w:rStyle w:val="ItalicsPACKT"/>
        </w:rPr>
        <w:t>step 2</w:t>
      </w:r>
      <w:r w:rsidR="00653C0E">
        <w:rPr>
          <w:lang w:val="en-GB"/>
        </w:rPr>
        <w:t xml:space="preserve">, you take a look at the commands provided by the </w:t>
      </w:r>
      <w:r w:rsidR="00653C0E" w:rsidRPr="00D83086">
        <w:rPr>
          <w:rStyle w:val="CodeInTextPACKT"/>
        </w:rPr>
        <w:t>NTFSSecurity</w:t>
      </w:r>
      <w:r w:rsidR="00653C0E">
        <w:rPr>
          <w:lang w:val="en-GB"/>
        </w:rPr>
        <w:t xml:space="preserve"> module, with output like this:</w:t>
      </w:r>
    </w:p>
    <w:p w14:paraId="21A0596C" w14:textId="77777777" w:rsidR="00653C0E" w:rsidRDefault="00653C0E" w:rsidP="000D5106">
      <w:pPr>
        <w:pStyle w:val="NormalPACKT"/>
        <w:rPr>
          <w:lang w:val="en-GB"/>
        </w:rPr>
      </w:pPr>
    </w:p>
    <w:p w14:paraId="650B8EE8" w14:textId="7F164883" w:rsidR="00DE2766" w:rsidRDefault="00653C0E" w:rsidP="00996809">
      <w:pPr>
        <w:pStyle w:val="FigurePACKT"/>
      </w:pPr>
      <w:r>
        <w:drawing>
          <wp:inline distT="0" distB="0" distL="0" distR="0" wp14:anchorId="14E8D137" wp14:editId="1ADC34E8">
            <wp:extent cx="3382709" cy="47244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0323" cy="4749001"/>
                    </a:xfrm>
                    <a:prstGeom prst="rect">
                      <a:avLst/>
                    </a:prstGeom>
                  </pic:spPr>
                </pic:pic>
              </a:graphicData>
            </a:graphic>
          </wp:inline>
        </w:drawing>
      </w:r>
    </w:p>
    <w:p w14:paraId="10D16BE7" w14:textId="3199DF4F" w:rsidR="00996809" w:rsidRDefault="00996809" w:rsidP="007240DD">
      <w:pPr>
        <w:pStyle w:val="FigureCaptionPACKT"/>
      </w:pPr>
      <w:r>
        <w:t xml:space="preserve">Figure </w:t>
      </w:r>
      <w:r w:rsidR="00653C0E">
        <w:t>10</w:t>
      </w:r>
      <w:r>
        <w:t xml:space="preserve">.1: Viewing </w:t>
      </w:r>
      <w:r w:rsidR="00653C0E">
        <w:t>commands in the NTFSSecurity module</w:t>
      </w:r>
    </w:p>
    <w:p w14:paraId="4D253E8E" w14:textId="3B802D76" w:rsidR="00996809" w:rsidRDefault="00996809" w:rsidP="00996809">
      <w:pPr>
        <w:pStyle w:val="NormalPACKT"/>
        <w:rPr>
          <w:rFonts w:ascii="Arial" w:hAnsi="Arial"/>
          <w:b/>
          <w:color w:val="FF0000"/>
          <w:sz w:val="28"/>
          <w:szCs w:val="28"/>
        </w:rPr>
      </w:pPr>
      <w:r w:rsidRPr="006D38BA">
        <w:rPr>
          <w:rFonts w:ascii="Arial" w:hAnsi="Arial"/>
          <w:b/>
          <w:color w:val="FF0000"/>
          <w:sz w:val="28"/>
          <w:szCs w:val="28"/>
        </w:rPr>
        <w:t>Insert image B42024_</w:t>
      </w:r>
      <w:r w:rsidR="00653C0E">
        <w:rPr>
          <w:rFonts w:ascii="Arial" w:hAnsi="Arial"/>
          <w:b/>
          <w:color w:val="FF0000"/>
          <w:sz w:val="28"/>
          <w:szCs w:val="28"/>
        </w:rPr>
        <w:t>10</w:t>
      </w:r>
      <w:r w:rsidRPr="006D38BA">
        <w:rPr>
          <w:rFonts w:ascii="Arial" w:hAnsi="Arial"/>
          <w:b/>
          <w:color w:val="FF0000"/>
          <w:sz w:val="28"/>
          <w:szCs w:val="28"/>
        </w:rPr>
        <w:t>_</w:t>
      </w:r>
      <w:r w:rsidR="00653C0E">
        <w:rPr>
          <w:rFonts w:ascii="Arial" w:hAnsi="Arial"/>
          <w:b/>
          <w:color w:val="FF0000"/>
          <w:sz w:val="28"/>
          <w:szCs w:val="28"/>
        </w:rPr>
        <w:t>01</w:t>
      </w:r>
      <w:r w:rsidRPr="006D38BA">
        <w:rPr>
          <w:rFonts w:ascii="Arial" w:hAnsi="Arial"/>
          <w:b/>
          <w:color w:val="FF0000"/>
          <w:sz w:val="28"/>
          <w:szCs w:val="28"/>
        </w:rPr>
        <w:t>.png</w:t>
      </w:r>
    </w:p>
    <w:p w14:paraId="3F5CD019" w14:textId="6A1C4E23" w:rsidR="00653C0E" w:rsidRDefault="00126DF1" w:rsidP="00653C0E">
      <w:pPr>
        <w:pStyle w:val="NormalPACKT"/>
      </w:pPr>
      <w:r>
        <w:t xml:space="preserve">In </w:t>
      </w:r>
      <w:r w:rsidRPr="00126DF1">
        <w:rPr>
          <w:rStyle w:val="ItalicsPACKT"/>
        </w:rPr>
        <w:t>step 3</w:t>
      </w:r>
      <w:r>
        <w:t xml:space="preserve">, </w:t>
      </w:r>
      <w:r w:rsidR="00653C0E">
        <w:t>you create a folder and a file within that folder, with output like this:</w:t>
      </w:r>
    </w:p>
    <w:p w14:paraId="178D5C93" w14:textId="3E9DEB51" w:rsidR="00653C0E" w:rsidRDefault="00653C0E" w:rsidP="00653C0E">
      <w:pPr>
        <w:pStyle w:val="FigurePACKT"/>
      </w:pPr>
      <w:r>
        <w:drawing>
          <wp:inline distT="0" distB="0" distL="0" distR="0" wp14:anchorId="778C08AB" wp14:editId="0025A0FE">
            <wp:extent cx="3129142" cy="1323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57067" cy="1335791"/>
                    </a:xfrm>
                    <a:prstGeom prst="rect">
                      <a:avLst/>
                    </a:prstGeom>
                  </pic:spPr>
                </pic:pic>
              </a:graphicData>
            </a:graphic>
          </wp:inline>
        </w:drawing>
      </w:r>
    </w:p>
    <w:p w14:paraId="4B59615C" w14:textId="258FD4FF" w:rsidR="00803050" w:rsidRDefault="00803050" w:rsidP="007240DD">
      <w:pPr>
        <w:pStyle w:val="FigureCaptionPACKT"/>
      </w:pPr>
      <w:r>
        <w:t>Figure 10.2: Creating a new folder and a file in the folder</w:t>
      </w:r>
    </w:p>
    <w:p w14:paraId="7BCC30AC" w14:textId="1865DE03" w:rsidR="00653C0E" w:rsidRDefault="00653C0E" w:rsidP="00653C0E">
      <w:pPr>
        <w:pStyle w:val="NormalPACKT"/>
      </w:pPr>
      <w:r>
        <w:t xml:space="preserve">In </w:t>
      </w:r>
      <w:r w:rsidRPr="00653C0E">
        <w:rPr>
          <w:rStyle w:val="ItalicsPACKT"/>
        </w:rPr>
        <w:t>step 4</w:t>
      </w:r>
      <w:r>
        <w:t xml:space="preserve">, you use the </w:t>
      </w:r>
      <w:r w:rsidRPr="00653C0E">
        <w:rPr>
          <w:rStyle w:val="CodeInTextPACKT"/>
        </w:rPr>
        <w:t>Get-</w:t>
      </w:r>
      <w:proofErr w:type="spellStart"/>
      <w:r w:rsidRPr="00653C0E">
        <w:rPr>
          <w:rStyle w:val="CodeInTextPACKT"/>
        </w:rPr>
        <w:t>NTFSAccess</w:t>
      </w:r>
      <w:proofErr w:type="spellEnd"/>
      <w:r>
        <w:t xml:space="preserve"> cmdlet to return the ACL of the folder, with output like this:</w:t>
      </w:r>
    </w:p>
    <w:p w14:paraId="3AD7BA5D" w14:textId="62008E6A" w:rsidR="00653C0E" w:rsidRDefault="00123CB9" w:rsidP="00653C0E">
      <w:pPr>
        <w:pStyle w:val="FigurePACKT"/>
      </w:pPr>
      <w:r w:rsidRPr="00123CB9">
        <w:t xml:space="preserve"> </w:t>
      </w:r>
      <w:r>
        <w:drawing>
          <wp:inline distT="0" distB="0" distL="0" distR="0" wp14:anchorId="1ABE9600" wp14:editId="0FEB28D0">
            <wp:extent cx="4824258" cy="1447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6435" cy="1463459"/>
                    </a:xfrm>
                    <a:prstGeom prst="rect">
                      <a:avLst/>
                    </a:prstGeom>
                  </pic:spPr>
                </pic:pic>
              </a:graphicData>
            </a:graphic>
          </wp:inline>
        </w:drawing>
      </w:r>
    </w:p>
    <w:p w14:paraId="0CFDF062" w14:textId="57C6EEAB" w:rsidR="00653C0E" w:rsidRDefault="00653C0E" w:rsidP="007240DD">
      <w:pPr>
        <w:pStyle w:val="FigureCaptionPACKT"/>
      </w:pPr>
      <w:r>
        <w:t>Figure 10.3: Viewing ACL of F:\Secure1 folder</w:t>
      </w:r>
    </w:p>
    <w:p w14:paraId="04FBA5BD" w14:textId="1C78E56B"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03</w:t>
      </w:r>
      <w:r w:rsidRPr="006D38BA">
        <w:rPr>
          <w:rFonts w:ascii="Arial" w:hAnsi="Arial"/>
          <w:b/>
          <w:color w:val="FF0000"/>
          <w:sz w:val="28"/>
          <w:szCs w:val="28"/>
        </w:rPr>
        <w:t>.png</w:t>
      </w:r>
    </w:p>
    <w:p w14:paraId="6505F237" w14:textId="6C00DD55" w:rsidR="00653C0E" w:rsidRPr="00653C0E" w:rsidRDefault="00653C0E" w:rsidP="00653C0E">
      <w:pPr>
        <w:pStyle w:val="NormalPACKT"/>
      </w:pPr>
      <w:r w:rsidRPr="00653C0E">
        <w:t xml:space="preserve">In </w:t>
      </w:r>
      <w:r w:rsidRPr="00653C0E">
        <w:rPr>
          <w:rStyle w:val="ItalicsPACKT"/>
        </w:rPr>
        <w:t>step 5</w:t>
      </w:r>
      <w:r w:rsidRPr="00653C0E">
        <w:t xml:space="preserve">, you view the ACL of the </w:t>
      </w:r>
      <w:r w:rsidRPr="00047E4A">
        <w:rPr>
          <w:rStyle w:val="CodeInTextPACKT"/>
        </w:rPr>
        <w:t>F:\Secure1\Secure.Txt</w:t>
      </w:r>
      <w:r w:rsidRPr="00653C0E">
        <w:t xml:space="preserve"> </w:t>
      </w:r>
      <w:r w:rsidR="003E7108">
        <w:t xml:space="preserve">file </w:t>
      </w:r>
      <w:r w:rsidRPr="00653C0E">
        <w:t>with output like this:</w:t>
      </w:r>
    </w:p>
    <w:p w14:paraId="7CA5182E" w14:textId="22299956" w:rsidR="00653C0E" w:rsidRDefault="00653C0E" w:rsidP="00653C0E">
      <w:pPr>
        <w:pStyle w:val="FigurePACKT"/>
        <w:rPr>
          <w:rFonts w:ascii="Arial" w:hAnsi="Arial"/>
          <w:b/>
          <w:color w:val="FF0000"/>
          <w:sz w:val="28"/>
          <w:szCs w:val="28"/>
        </w:rPr>
      </w:pPr>
      <w:r>
        <w:drawing>
          <wp:inline distT="0" distB="0" distL="0" distR="0" wp14:anchorId="4C0DE592" wp14:editId="0E2313B8">
            <wp:extent cx="4660431" cy="14478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5783" cy="1471209"/>
                    </a:xfrm>
                    <a:prstGeom prst="rect">
                      <a:avLst/>
                    </a:prstGeom>
                  </pic:spPr>
                </pic:pic>
              </a:graphicData>
            </a:graphic>
          </wp:inline>
        </w:drawing>
      </w:r>
    </w:p>
    <w:p w14:paraId="248A7570" w14:textId="150E71F0" w:rsidR="00653C0E" w:rsidRDefault="00653C0E" w:rsidP="007240DD">
      <w:pPr>
        <w:pStyle w:val="FigureCaptionPACKT"/>
      </w:pPr>
      <w:r>
        <w:t xml:space="preserve">Figure 10.4: Viewing ACL of F:\Secure1\Secure.txt </w:t>
      </w:r>
      <w:r w:rsidR="00123CB9">
        <w:t>file</w:t>
      </w:r>
    </w:p>
    <w:p w14:paraId="6EC8203A" w14:textId="30EC4A84"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04</w:t>
      </w:r>
      <w:r w:rsidRPr="006D38BA">
        <w:rPr>
          <w:rFonts w:ascii="Arial" w:hAnsi="Arial"/>
          <w:b/>
          <w:color w:val="FF0000"/>
          <w:sz w:val="28"/>
          <w:szCs w:val="28"/>
        </w:rPr>
        <w:t>.png</w:t>
      </w:r>
    </w:p>
    <w:p w14:paraId="73F36E5C" w14:textId="5AEE904F" w:rsidR="00653C0E" w:rsidRDefault="00653C0E" w:rsidP="00653C0E">
      <w:pPr>
        <w:pStyle w:val="NormalPACKT"/>
      </w:pPr>
      <w:r w:rsidRPr="00653C0E">
        <w:t xml:space="preserve">In </w:t>
      </w:r>
      <w:r w:rsidRPr="00653C0E">
        <w:rPr>
          <w:rStyle w:val="ItalicsPACKT"/>
        </w:rPr>
        <w:t>step 6</w:t>
      </w:r>
      <w:r>
        <w:t xml:space="preserve">, you create a global group, Sales, in the Reskit.Org domain if it does not already exist. This step creates no output. In </w:t>
      </w:r>
      <w:r w:rsidRPr="00653C0E">
        <w:rPr>
          <w:rStyle w:val="ItalicsPACKT"/>
        </w:rPr>
        <w:t>step 7</w:t>
      </w:r>
      <w:r>
        <w:t>, you view the Sales group from the AD, with output like this:</w:t>
      </w:r>
    </w:p>
    <w:p w14:paraId="75A01C58" w14:textId="7C75261A" w:rsidR="00653C0E" w:rsidRDefault="00653C0E" w:rsidP="00653C0E">
      <w:pPr>
        <w:pStyle w:val="FigurePACKT"/>
      </w:pPr>
      <w:r>
        <w:drawing>
          <wp:inline distT="0" distB="0" distL="0" distR="0" wp14:anchorId="35439BD2" wp14:editId="217E7B62">
            <wp:extent cx="3467100" cy="1757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85206" cy="1766929"/>
                    </a:xfrm>
                    <a:prstGeom prst="rect">
                      <a:avLst/>
                    </a:prstGeom>
                  </pic:spPr>
                </pic:pic>
              </a:graphicData>
            </a:graphic>
          </wp:inline>
        </w:drawing>
      </w:r>
    </w:p>
    <w:p w14:paraId="7C746583" w14:textId="5CF8826B" w:rsidR="00653C0E" w:rsidRDefault="00653C0E" w:rsidP="007240DD">
      <w:pPr>
        <w:pStyle w:val="FigureCaptionPACKT"/>
      </w:pPr>
      <w:r>
        <w:t>Figure 10.5: Viewing the Sales global group</w:t>
      </w:r>
    </w:p>
    <w:p w14:paraId="18674BE7" w14:textId="342C44AC"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05</w:t>
      </w:r>
      <w:r w:rsidRPr="006D38BA">
        <w:rPr>
          <w:rFonts w:ascii="Arial" w:hAnsi="Arial"/>
          <w:b/>
          <w:color w:val="FF0000"/>
          <w:sz w:val="28"/>
          <w:szCs w:val="28"/>
        </w:rPr>
        <w:t>.png</w:t>
      </w:r>
    </w:p>
    <w:p w14:paraId="21535407" w14:textId="3ED2777A" w:rsidR="00653C0E" w:rsidRDefault="00653C0E" w:rsidP="00653C0E">
      <w:pPr>
        <w:pStyle w:val="NormalPACKT"/>
      </w:pPr>
      <w:r>
        <w:t xml:space="preserve">In </w:t>
      </w:r>
      <w:r w:rsidRPr="00653C0E">
        <w:rPr>
          <w:rStyle w:val="ItalicsPACKT"/>
        </w:rPr>
        <w:t>step 8</w:t>
      </w:r>
      <w:r>
        <w:t xml:space="preserve">, you add an explicit Access Control Entry (ACE) for the Domain Admins group for full control of the </w:t>
      </w:r>
      <w:r w:rsidRPr="00653C0E">
        <w:rPr>
          <w:rStyle w:val="CodeInTextPACKT"/>
        </w:rPr>
        <w:t>F:\Secure1</w:t>
      </w:r>
      <w:r>
        <w:t xml:space="preserve"> folder. </w:t>
      </w:r>
      <w:r w:rsidR="00EF4303">
        <w:t>Next, i</w:t>
      </w:r>
      <w:r>
        <w:t xml:space="preserve">n </w:t>
      </w:r>
      <w:r w:rsidRPr="00653C0E">
        <w:rPr>
          <w:rStyle w:val="ItalicsPACKT"/>
        </w:rPr>
        <w:t>step 9</w:t>
      </w:r>
      <w:r>
        <w:t xml:space="preserve">, you remove the </w:t>
      </w:r>
      <w:proofErr w:type="spellStart"/>
      <w:r w:rsidRPr="00653C0E">
        <w:rPr>
          <w:rStyle w:val="CodeInTextPACKT"/>
        </w:rPr>
        <w:t>builtin</w:t>
      </w:r>
      <w:proofErr w:type="spellEnd"/>
      <w:r w:rsidRPr="00653C0E">
        <w:rPr>
          <w:rStyle w:val="CodeInTextPACKT"/>
        </w:rPr>
        <w:t>\</w:t>
      </w:r>
      <w:proofErr w:type="gramStart"/>
      <w:r w:rsidRPr="00653C0E">
        <w:rPr>
          <w:rStyle w:val="CodeInTextPACKT"/>
        </w:rPr>
        <w:t>users</w:t>
      </w:r>
      <w:proofErr w:type="gramEnd"/>
      <w:r>
        <w:t xml:space="preserve"> group from access to the </w:t>
      </w:r>
      <w:r w:rsidRPr="00653C0E">
        <w:rPr>
          <w:rStyle w:val="CodeInTextPACKT"/>
        </w:rPr>
        <w:t>Secure.txt</w:t>
      </w:r>
      <w:r>
        <w:t xml:space="preserve"> file. </w:t>
      </w:r>
      <w:r w:rsidR="00EF4303">
        <w:t>And then, i</w:t>
      </w:r>
      <w:r>
        <w:t xml:space="preserve">n </w:t>
      </w:r>
      <w:r w:rsidRPr="00653C0E">
        <w:rPr>
          <w:rStyle w:val="ItalicsPACKT"/>
        </w:rPr>
        <w:t>step 10</w:t>
      </w:r>
      <w:r>
        <w:t xml:space="preserve">, you remove all inherited access from </w:t>
      </w:r>
      <w:r w:rsidRPr="00653C0E">
        <w:rPr>
          <w:rStyle w:val="CodeInTextPACKT"/>
        </w:rPr>
        <w:t>F:\Secure 1</w:t>
      </w:r>
      <w:r>
        <w:t xml:space="preserve">. </w:t>
      </w:r>
      <w:r w:rsidR="00EF4303">
        <w:t>Finally</w:t>
      </w:r>
      <w:r>
        <w:t xml:space="preserve">, in </w:t>
      </w:r>
      <w:r w:rsidRPr="00653C0E">
        <w:rPr>
          <w:rStyle w:val="ItalicsPACKT"/>
        </w:rPr>
        <w:t>step 11</w:t>
      </w:r>
      <w:r>
        <w:rPr>
          <w:rStyle w:val="ItalicsPACKT"/>
        </w:rPr>
        <w:t>,</w:t>
      </w:r>
      <w:r>
        <w:t xml:space="preserve"> you add explicit access to the </w:t>
      </w:r>
      <w:r w:rsidRPr="00653C0E">
        <w:rPr>
          <w:rStyle w:val="CodeInTextPACKT"/>
        </w:rPr>
        <w:t>F:\Secure1</w:t>
      </w:r>
      <w:r>
        <w:t xml:space="preserve"> folder to the Sales group. These four steps produce no output.</w:t>
      </w:r>
    </w:p>
    <w:p w14:paraId="6B4C1C1C" w14:textId="47C190FF" w:rsidR="00653C0E" w:rsidRDefault="00653C0E" w:rsidP="00653C0E">
      <w:pPr>
        <w:pStyle w:val="NormalPACKT"/>
      </w:pPr>
      <w:r>
        <w:t xml:space="preserve">In </w:t>
      </w:r>
      <w:r w:rsidRPr="00653C0E">
        <w:rPr>
          <w:rStyle w:val="ItalicsPACKT"/>
        </w:rPr>
        <w:t>step 12</w:t>
      </w:r>
      <w:r>
        <w:t xml:space="preserve">, you examine the updated ACL for the </w:t>
      </w:r>
      <w:r w:rsidRPr="00117CD4">
        <w:rPr>
          <w:rStyle w:val="CodeInTextPACKT"/>
        </w:rPr>
        <w:t>F:\Secure</w:t>
      </w:r>
      <w:r>
        <w:t xml:space="preserve"> folder, with output like this:</w:t>
      </w:r>
    </w:p>
    <w:p w14:paraId="1C7B4C95" w14:textId="520C2BDA" w:rsidR="00653C0E" w:rsidRDefault="00653C0E" w:rsidP="00653C0E">
      <w:pPr>
        <w:pStyle w:val="FigurePACKT"/>
      </w:pPr>
      <w:r>
        <w:drawing>
          <wp:inline distT="0" distB="0" distL="0" distR="0" wp14:anchorId="37FB25AF" wp14:editId="61F25533">
            <wp:extent cx="4427055" cy="1247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8109" cy="1256528"/>
                    </a:xfrm>
                    <a:prstGeom prst="rect">
                      <a:avLst/>
                    </a:prstGeom>
                  </pic:spPr>
                </pic:pic>
              </a:graphicData>
            </a:graphic>
          </wp:inline>
        </w:drawing>
      </w:r>
    </w:p>
    <w:p w14:paraId="70E260A3" w14:textId="00E641EA" w:rsidR="00653C0E" w:rsidRDefault="00653C0E" w:rsidP="007240DD">
      <w:pPr>
        <w:pStyle w:val="FigureCaptionPACKT"/>
      </w:pPr>
      <w:r>
        <w:t>Figure 10.6: Viewing updated ACL for the F:\Secure folder</w:t>
      </w:r>
    </w:p>
    <w:p w14:paraId="37A2470D" w14:textId="269E9D6F"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06</w:t>
      </w:r>
      <w:r w:rsidRPr="006D38BA">
        <w:rPr>
          <w:rFonts w:ascii="Arial" w:hAnsi="Arial"/>
          <w:b/>
          <w:color w:val="FF0000"/>
          <w:sz w:val="28"/>
          <w:szCs w:val="28"/>
        </w:rPr>
        <w:t>.png</w:t>
      </w:r>
    </w:p>
    <w:p w14:paraId="45B02B9F" w14:textId="19ACBED6" w:rsidR="00653C0E" w:rsidRDefault="00653C0E" w:rsidP="00653C0E">
      <w:pPr>
        <w:pStyle w:val="NormalPACKT"/>
      </w:pPr>
      <w:r>
        <w:t xml:space="preserve">In </w:t>
      </w:r>
      <w:r w:rsidRPr="00653C0E">
        <w:rPr>
          <w:rStyle w:val="ItalicsPACKT"/>
        </w:rPr>
        <w:t>step 13</w:t>
      </w:r>
      <w:r>
        <w:t>, you look at the updated ACL for</w:t>
      </w:r>
      <w:r w:rsidR="00FD4E65">
        <w:t xml:space="preserve"> the</w:t>
      </w:r>
      <w:r>
        <w:t xml:space="preserve"> </w:t>
      </w:r>
      <w:r w:rsidRPr="00C13EEE">
        <w:rPr>
          <w:rStyle w:val="CodeInTextPACKT"/>
        </w:rPr>
        <w:t>F:\Secure\Secure1.txt</w:t>
      </w:r>
      <w:r>
        <w:t xml:space="preserve"> file, with output like this:</w:t>
      </w:r>
    </w:p>
    <w:p w14:paraId="4442859F" w14:textId="4FB11534" w:rsidR="00653C0E" w:rsidRDefault="00653C0E" w:rsidP="00653C0E">
      <w:pPr>
        <w:pStyle w:val="FigurePACKT"/>
      </w:pPr>
      <w:r>
        <w:drawing>
          <wp:inline distT="0" distB="0" distL="0" distR="0" wp14:anchorId="578743A1" wp14:editId="1FC1C16E">
            <wp:extent cx="3863441" cy="122503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4565" cy="1228562"/>
                    </a:xfrm>
                    <a:prstGeom prst="rect">
                      <a:avLst/>
                    </a:prstGeom>
                  </pic:spPr>
                </pic:pic>
              </a:graphicData>
            </a:graphic>
          </wp:inline>
        </w:drawing>
      </w:r>
    </w:p>
    <w:p w14:paraId="3FD0972A" w14:textId="6486F9DC" w:rsidR="00653C0E" w:rsidRDefault="00653C0E" w:rsidP="007240DD">
      <w:pPr>
        <w:pStyle w:val="FigureCaptionPACKT"/>
      </w:pPr>
      <w:r>
        <w:t>Figure 10.7: Viewing the update</w:t>
      </w:r>
      <w:r w:rsidR="00EF4303">
        <w:t>d</w:t>
      </w:r>
      <w:r>
        <w:t xml:space="preserve"> ACL for F:\Secure</w:t>
      </w:r>
      <w:r w:rsidR="00EF4303">
        <w:t>1</w:t>
      </w:r>
      <w:r>
        <w:t>\Secure.Txt</w:t>
      </w:r>
    </w:p>
    <w:p w14:paraId="2167A856" w14:textId="140D04D6" w:rsidR="00653C0E" w:rsidRDefault="00653C0E" w:rsidP="00653C0E">
      <w:pPr>
        <w:pStyle w:val="NormalPACKT"/>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07</w:t>
      </w:r>
      <w:r w:rsidRPr="006D38BA">
        <w:rPr>
          <w:rFonts w:ascii="Arial" w:hAnsi="Arial"/>
          <w:b/>
          <w:color w:val="FF0000"/>
          <w:sz w:val="28"/>
          <w:szCs w:val="28"/>
        </w:rPr>
        <w:t>.png</w:t>
      </w:r>
    </w:p>
    <w:p w14:paraId="27B5348A" w14:textId="4F095049" w:rsidR="00205AD0" w:rsidRDefault="00205AD0" w:rsidP="00205AD0">
      <w:pPr>
        <w:pStyle w:val="Heading2"/>
      </w:pPr>
      <w:r>
        <w:t>There</w:t>
      </w:r>
      <w:r w:rsidR="002D3655">
        <w:t>'</w:t>
      </w:r>
      <w:r>
        <w:t>s more...</w:t>
      </w:r>
    </w:p>
    <w:p w14:paraId="0A580275" w14:textId="7316507F" w:rsidR="00653C0E" w:rsidRPr="00653C0E" w:rsidRDefault="00653C0E" w:rsidP="00653C0E">
      <w:pPr>
        <w:pStyle w:val="NormalPACKT"/>
        <w:rPr>
          <w:lang w:val="en-GB"/>
        </w:rPr>
      </w:pPr>
      <w:r>
        <w:rPr>
          <w:lang w:val="en-GB"/>
        </w:rPr>
        <w:t xml:space="preserve">As you can see in </w:t>
      </w:r>
      <w:r w:rsidRPr="00653C0E">
        <w:rPr>
          <w:rStyle w:val="ItalicsPACKT"/>
        </w:rPr>
        <w:t>step 2</w:t>
      </w:r>
      <w:r>
        <w:rPr>
          <w:lang w:val="en-GB"/>
        </w:rPr>
        <w:t xml:space="preserve">, </w:t>
      </w:r>
      <w:r w:rsidR="005424A2">
        <w:rPr>
          <w:lang w:val="en-GB"/>
        </w:rPr>
        <w:t>looking at</w:t>
      </w:r>
      <w:r w:rsidR="005D2281">
        <w:rPr>
          <w:lang w:val="en-GB"/>
        </w:rPr>
        <w:t xml:space="preserve"> </w:t>
      </w:r>
      <w:r w:rsidR="005D2281" w:rsidRPr="005424A2">
        <w:rPr>
          <w:i/>
          <w:iCs/>
          <w:lang w:val="en-GB"/>
        </w:rPr>
        <w:t>Figure 10.1</w:t>
      </w:r>
      <w:r w:rsidR="005D2281">
        <w:rPr>
          <w:lang w:val="en-GB"/>
        </w:rPr>
        <w:t xml:space="preserve">, </w:t>
      </w:r>
      <w:r>
        <w:rPr>
          <w:lang w:val="en-GB"/>
        </w:rPr>
        <w:t xml:space="preserve">there are </w:t>
      </w:r>
      <w:r w:rsidR="00EF4303">
        <w:rPr>
          <w:lang w:val="en-GB"/>
        </w:rPr>
        <w:t>several</w:t>
      </w:r>
      <w:r>
        <w:rPr>
          <w:lang w:val="en-GB"/>
        </w:rPr>
        <w:t xml:space="preserve"> cmdlets in the </w:t>
      </w:r>
      <w:r w:rsidRPr="00A62576">
        <w:rPr>
          <w:rStyle w:val="CodeInTextPACKT"/>
        </w:rPr>
        <w:t>NTFSSecurity</w:t>
      </w:r>
      <w:r>
        <w:rPr>
          <w:lang w:val="en-GB"/>
        </w:rPr>
        <w:t xml:space="preserve"> module. You can use these cmdlet</w:t>
      </w:r>
      <w:r w:rsidR="00EF4303">
        <w:rPr>
          <w:lang w:val="en-GB"/>
        </w:rPr>
        <w:t>s</w:t>
      </w:r>
      <w:r>
        <w:rPr>
          <w:lang w:val="en-GB"/>
        </w:rPr>
        <w:t xml:space="preserve"> to </w:t>
      </w:r>
      <w:r w:rsidR="00EF4303">
        <w:rPr>
          <w:lang w:val="en-GB"/>
        </w:rPr>
        <w:t>set up the ACL on a file or folder and</w:t>
      </w:r>
      <w:r>
        <w:rPr>
          <w:lang w:val="en-GB"/>
        </w:rPr>
        <w:t xml:space="preserve"> the System ACL list (SAC) that enables you to audit file or folder access. There are also some improved cmdlets, such as </w:t>
      </w:r>
      <w:r w:rsidRPr="00653C0E">
        <w:rPr>
          <w:rStyle w:val="CodeInTextPACKT"/>
        </w:rPr>
        <w:t>Get</w:t>
      </w:r>
      <w:r>
        <w:rPr>
          <w:rStyle w:val="CodeInTextPACKT"/>
        </w:rPr>
        <w:noBreakHyphen/>
      </w:r>
      <w:r w:rsidRPr="00653C0E">
        <w:rPr>
          <w:rStyle w:val="CodeInTextPACKT"/>
        </w:rPr>
        <w:t>ChildItem2</w:t>
      </w:r>
      <w:r>
        <w:rPr>
          <w:lang w:val="en-GB"/>
        </w:rPr>
        <w:t xml:space="preserve"> and </w:t>
      </w:r>
      <w:r w:rsidRPr="00653C0E">
        <w:rPr>
          <w:rStyle w:val="CodeInTextPACKT"/>
        </w:rPr>
        <w:t>Get-Item2</w:t>
      </w:r>
      <w:r w:rsidR="00EF4303" w:rsidRPr="00FD0083">
        <w:t>,</w:t>
      </w:r>
      <w:r>
        <w:rPr>
          <w:lang w:val="en-GB"/>
        </w:rPr>
        <w:t xml:space="preserve"> </w:t>
      </w:r>
      <w:r w:rsidR="00B71B65">
        <w:rPr>
          <w:lang w:val="en-GB"/>
        </w:rPr>
        <w:t>which</w:t>
      </w:r>
      <w:r>
        <w:rPr>
          <w:lang w:val="en-GB"/>
        </w:rPr>
        <w:t xml:space="preserve"> you may find </w:t>
      </w:r>
      <w:r w:rsidR="00126DF1">
        <w:rPr>
          <w:lang w:val="en-GB"/>
        </w:rPr>
        <w:t>help</w:t>
      </w:r>
      <w:r>
        <w:rPr>
          <w:lang w:val="en-GB"/>
        </w:rPr>
        <w:t>ful.</w:t>
      </w:r>
    </w:p>
    <w:p w14:paraId="1EECDE9B" w14:textId="0170895C" w:rsidR="0098498E" w:rsidRDefault="00541F49" w:rsidP="0098498E">
      <w:pPr>
        <w:pStyle w:val="Heading1"/>
      </w:pPr>
      <w:r>
        <w:t xml:space="preserve">Setting up and </w:t>
      </w:r>
      <w:r w:rsidR="00682A01">
        <w:t>s</w:t>
      </w:r>
      <w:r w:rsidR="00123CB9">
        <w:t xml:space="preserve">ecuring </w:t>
      </w:r>
      <w:r>
        <w:t xml:space="preserve">an SMB </w:t>
      </w:r>
      <w:r w:rsidR="00E00E39">
        <w:t>f</w:t>
      </w:r>
      <w:r>
        <w:t xml:space="preserve">ile </w:t>
      </w:r>
      <w:r w:rsidR="00E00E39">
        <w:t>s</w:t>
      </w:r>
      <w:r>
        <w:t>erver</w:t>
      </w:r>
    </w:p>
    <w:p w14:paraId="6D43163E" w14:textId="77777777" w:rsidR="00653C0E" w:rsidRPr="00653C0E" w:rsidRDefault="00653C0E" w:rsidP="00653C0E">
      <w:pPr>
        <w:pStyle w:val="NormalPACKT"/>
      </w:pPr>
      <w:r w:rsidRPr="00653C0E">
        <w:t xml:space="preserve">The next step in creating a file server is to install the necessary features to the server, then harden it. You use the </w:t>
      </w:r>
      <w:r w:rsidRPr="00653C0E">
        <w:rPr>
          <w:rStyle w:val="CodeInTextPACKT"/>
        </w:rPr>
        <w:t>Add-WindowsFeature</w:t>
      </w:r>
      <w:r w:rsidRPr="00653C0E">
        <w:t xml:space="preserve"> cmdlet to add the features necessary for a file server. You can then use the </w:t>
      </w:r>
      <w:r w:rsidRPr="00653C0E">
        <w:rPr>
          <w:rStyle w:val="CodeInTextPACKT"/>
        </w:rPr>
        <w:t>Set-</w:t>
      </w:r>
      <w:proofErr w:type="spellStart"/>
      <w:r w:rsidRPr="00653C0E">
        <w:rPr>
          <w:rStyle w:val="CodeInTextPACKT"/>
        </w:rPr>
        <w:t>SmbServerConfiguration</w:t>
      </w:r>
      <w:proofErr w:type="spellEnd"/>
      <w:r w:rsidRPr="00653C0E">
        <w:t xml:space="preserve"> cmdlet to improve the configuration.</w:t>
      </w:r>
    </w:p>
    <w:p w14:paraId="38884C1A" w14:textId="01B39F39" w:rsidR="00653C0E" w:rsidRDefault="00653C0E" w:rsidP="00653C0E">
      <w:pPr>
        <w:pStyle w:val="NormalPACKT"/>
      </w:pPr>
      <w:r w:rsidRPr="00653C0E">
        <w:t xml:space="preserve">Since your file server can contain sensitive information, you must take reasonable steps to avoid some of the </w:t>
      </w:r>
      <w:r w:rsidR="00EF4303">
        <w:t>expected</w:t>
      </w:r>
      <w:r w:rsidRPr="00653C0E">
        <w:t xml:space="preserve"> attack mechanisms and adopt best security practices. Security is a good thing but, as always, be careful! By locking down your SMB file server too hard, you can lock some users out of the server. </w:t>
      </w:r>
    </w:p>
    <w:p w14:paraId="4F68BFC7" w14:textId="3DFEEA06" w:rsidR="00653C0E" w:rsidRPr="00653C0E" w:rsidRDefault="00653C0E" w:rsidP="00653C0E">
      <w:pPr>
        <w:pStyle w:val="NormalPACKT"/>
      </w:pPr>
      <w:r w:rsidRPr="00653C0E">
        <w:t xml:space="preserve">SMB 1.0 has </w:t>
      </w:r>
      <w:r w:rsidR="00EF4303">
        <w:t>many</w:t>
      </w:r>
      <w:r w:rsidRPr="00653C0E">
        <w:t xml:space="preserve"> weaknesses and, in general, should be removed.</w:t>
      </w:r>
      <w:r>
        <w:t xml:space="preserve"> By default</w:t>
      </w:r>
      <w:r w:rsidR="00E837D0">
        <w:t>,</w:t>
      </w:r>
      <w:r>
        <w:t xml:space="preserve"> Windows Server 2022 installs with SM</w:t>
      </w:r>
      <w:r w:rsidR="000B685D">
        <w:t>B</w:t>
      </w:r>
      <w:r>
        <w:t xml:space="preserve"> 1.0 turned off</w:t>
      </w:r>
      <w:r w:rsidR="00EF4303">
        <w:t>.</w:t>
      </w:r>
      <w:r w:rsidRPr="00653C0E">
        <w:t xml:space="preserve"> </w:t>
      </w:r>
      <w:r>
        <w:t xml:space="preserve">Remember that </w:t>
      </w:r>
      <w:r w:rsidRPr="00653C0E">
        <w:t>if you disable SMB 1.0, you may find that older computers (for example, those running Windows XP) lose the ability to access shared data. Before you lock down any of the server configurations, be sure to test your changes carefully</w:t>
      </w:r>
      <w:r>
        <w:t>.</w:t>
      </w:r>
    </w:p>
    <w:p w14:paraId="0024B535" w14:textId="31F3FFCC" w:rsidR="0098498E" w:rsidRDefault="0098498E" w:rsidP="0098498E">
      <w:pPr>
        <w:pStyle w:val="Heading2"/>
        <w:tabs>
          <w:tab w:val="left" w:pos="0"/>
        </w:tabs>
      </w:pPr>
      <w:r>
        <w:t xml:space="preserve">Getting </w:t>
      </w:r>
      <w:r w:rsidR="0047365A">
        <w:t>r</w:t>
      </w:r>
      <w:r>
        <w:t>eady</w:t>
      </w:r>
    </w:p>
    <w:p w14:paraId="1B485E04" w14:textId="58C1A42C" w:rsidR="0098498E" w:rsidRDefault="0098498E" w:rsidP="0098498E">
      <w:pPr>
        <w:pStyle w:val="NormalPACKT"/>
        <w:rPr>
          <w:lang w:val="en-GB"/>
        </w:rPr>
      </w:pPr>
      <w:r>
        <w:rPr>
          <w:lang w:val="en-GB"/>
        </w:rPr>
        <w:t xml:space="preserve">This recipe uses </w:t>
      </w:r>
      <w:r w:rsidRPr="00911CCD">
        <w:rPr>
          <w:rStyle w:val="CodeInTextPACKT"/>
        </w:rPr>
        <w:t>SRV</w:t>
      </w:r>
      <w:r w:rsidR="000D5106">
        <w:rPr>
          <w:rStyle w:val="CodeInTextPACKT"/>
        </w:rPr>
        <w:t>2</w:t>
      </w:r>
      <w:r w:rsidRPr="0071214D">
        <w:t xml:space="preserve">, </w:t>
      </w:r>
      <w:r>
        <w:rPr>
          <w:lang w:val="en-GB"/>
        </w:rPr>
        <w:t xml:space="preserve">a domain-joined host in the </w:t>
      </w:r>
      <w:r w:rsidRPr="00286C78">
        <w:rPr>
          <w:rStyle w:val="CodeInTextPACKT"/>
        </w:rPr>
        <w:t>Reskit.Org</w:t>
      </w:r>
      <w:r>
        <w:rPr>
          <w:lang w:val="en-GB"/>
        </w:rPr>
        <w:t xml:space="preserve"> domain, on which you have installed PowerShell 7 and VS Code. You also use </w:t>
      </w:r>
      <w:r w:rsidRPr="00414032">
        <w:rPr>
          <w:rStyle w:val="CodeInTextPACKT"/>
        </w:rPr>
        <w:t>SRV2</w:t>
      </w:r>
      <w:r>
        <w:rPr>
          <w:lang w:val="en-GB"/>
        </w:rPr>
        <w:t xml:space="preserve"> and should have </w:t>
      </w:r>
      <w:r w:rsidRPr="00414032">
        <w:rPr>
          <w:rStyle w:val="CodeInTextPACKT"/>
        </w:rPr>
        <w:t>DC1</w:t>
      </w:r>
      <w:r>
        <w:rPr>
          <w:lang w:val="en-GB"/>
        </w:rPr>
        <w:t xml:space="preserve"> online.</w:t>
      </w:r>
    </w:p>
    <w:p w14:paraId="424B75ED" w14:textId="7ECD978F" w:rsidR="0098498E" w:rsidRDefault="0098498E" w:rsidP="0098498E">
      <w:pPr>
        <w:pStyle w:val="Heading2"/>
        <w:tabs>
          <w:tab w:val="left" w:pos="0"/>
        </w:tabs>
      </w:pPr>
      <w:r>
        <w:t>How to do it</w:t>
      </w:r>
      <w:r w:rsidR="0030209D">
        <w:t>…</w:t>
      </w:r>
    </w:p>
    <w:p w14:paraId="7C853222" w14:textId="1BAA32B3" w:rsidR="00653C0E" w:rsidRPr="00653C0E" w:rsidRDefault="00653C0E" w:rsidP="00653C0E">
      <w:pPr>
        <w:pStyle w:val="NumberedBulletPACKT"/>
        <w:numPr>
          <w:ilvl w:val="0"/>
          <w:numId w:val="36"/>
        </w:numPr>
        <w:rPr>
          <w:color w:val="000000"/>
        </w:rPr>
      </w:pPr>
      <w:r w:rsidRPr="00653C0E">
        <w:t>Adding </w:t>
      </w:r>
      <w:r w:rsidR="00D17AAA">
        <w:t>f</w:t>
      </w:r>
      <w:r w:rsidRPr="00653C0E">
        <w:t>ile </w:t>
      </w:r>
      <w:r w:rsidR="00D17AAA">
        <w:t>s</w:t>
      </w:r>
      <w:r w:rsidRPr="00653C0E">
        <w:t>erver features to </w:t>
      </w:r>
      <w:r w:rsidRPr="00653C0E">
        <w:rPr>
          <w:rStyle w:val="CodeInTextPACKT"/>
        </w:rPr>
        <w:t>SRV2</w:t>
      </w:r>
    </w:p>
    <w:p w14:paraId="7CF62298" w14:textId="77777777" w:rsidR="00653C0E" w:rsidRPr="00653C0E" w:rsidRDefault="00653C0E" w:rsidP="00653C0E">
      <w:pPr>
        <w:pStyle w:val="CodePACKT"/>
        <w:rPr>
          <w:rStyle w:val="CodeInTextPACKT"/>
          <w:color w:val="7030A0"/>
        </w:rPr>
      </w:pPr>
    </w:p>
    <w:p w14:paraId="1CE14C39" w14:textId="6337B880" w:rsidR="00653C0E" w:rsidRPr="00653C0E" w:rsidRDefault="00653C0E" w:rsidP="00653C0E">
      <w:pPr>
        <w:pStyle w:val="CodePACKT"/>
        <w:rPr>
          <w:rStyle w:val="CodeInTextPACKT"/>
          <w:color w:val="7030A0"/>
        </w:rPr>
      </w:pPr>
      <w:r w:rsidRPr="00653C0E">
        <w:rPr>
          <w:rStyle w:val="CodeInTextPACKT"/>
          <w:color w:val="7030A0"/>
        </w:rPr>
        <w:t>$Features = </w:t>
      </w:r>
      <w:r w:rsidR="002D3655">
        <w:rPr>
          <w:rStyle w:val="CodeInTextPACKT"/>
          <w:color w:val="7030A0"/>
        </w:rPr>
        <w:t>'</w:t>
      </w:r>
      <w:proofErr w:type="spellStart"/>
      <w:r w:rsidRPr="00653C0E">
        <w:rPr>
          <w:rStyle w:val="CodeInTextPACKT"/>
          <w:color w:val="7030A0"/>
        </w:rPr>
        <w:t>FileAndStorage</w:t>
      </w:r>
      <w:proofErr w:type="spellEnd"/>
      <w:r w:rsidRPr="00653C0E">
        <w:rPr>
          <w:rStyle w:val="CodeInTextPACKT"/>
          <w:color w:val="7030A0"/>
        </w:rPr>
        <w:t>-Services</w:t>
      </w:r>
      <w:r w:rsidR="002D3655">
        <w:rPr>
          <w:rStyle w:val="CodeInTextPACKT"/>
          <w:color w:val="7030A0"/>
        </w:rPr>
        <w:t>'</w:t>
      </w:r>
      <w:r w:rsidRPr="00653C0E">
        <w:rPr>
          <w:rStyle w:val="CodeInTextPACKT"/>
          <w:color w:val="7030A0"/>
        </w:rPr>
        <w:t>,</w:t>
      </w:r>
    </w:p>
    <w:p w14:paraId="0A35E294" w14:textId="3C9C8391" w:rsidR="00653C0E" w:rsidRPr="00653C0E" w:rsidRDefault="00653C0E" w:rsidP="00653C0E">
      <w:pPr>
        <w:pStyle w:val="CodePACKT"/>
        <w:rPr>
          <w:rStyle w:val="CodeInTextPACKT"/>
          <w:color w:val="7030A0"/>
        </w:rPr>
      </w:pPr>
      <w:r w:rsidRPr="00653C0E">
        <w:rPr>
          <w:rStyle w:val="CodeInTextPACKT"/>
          <w:color w:val="7030A0"/>
        </w:rPr>
        <w:t>            </w:t>
      </w:r>
      <w:r w:rsidR="002D3655">
        <w:rPr>
          <w:rStyle w:val="CodeInTextPACKT"/>
          <w:color w:val="7030A0"/>
        </w:rPr>
        <w:t>'</w:t>
      </w:r>
      <w:r w:rsidRPr="00653C0E">
        <w:rPr>
          <w:rStyle w:val="CodeInTextPACKT"/>
          <w:color w:val="7030A0"/>
        </w:rPr>
        <w:t>File-Services</w:t>
      </w:r>
      <w:r w:rsidR="002D3655">
        <w:rPr>
          <w:rStyle w:val="CodeInTextPACKT"/>
          <w:color w:val="7030A0"/>
        </w:rPr>
        <w:t>'</w:t>
      </w:r>
      <w:r w:rsidRPr="00653C0E">
        <w:rPr>
          <w:rStyle w:val="CodeInTextPACKT"/>
          <w:color w:val="7030A0"/>
        </w:rPr>
        <w:t>,</w:t>
      </w:r>
    </w:p>
    <w:p w14:paraId="50420043" w14:textId="1F9129F0" w:rsidR="00653C0E" w:rsidRPr="00653C0E" w:rsidRDefault="00653C0E" w:rsidP="00653C0E">
      <w:pPr>
        <w:pStyle w:val="CodePACKT"/>
        <w:rPr>
          <w:rStyle w:val="CodeInTextPACKT"/>
          <w:color w:val="7030A0"/>
        </w:rPr>
      </w:pPr>
      <w:r w:rsidRPr="00653C0E">
        <w:rPr>
          <w:rStyle w:val="CodeInTextPACKT"/>
          <w:color w:val="7030A0"/>
        </w:rPr>
        <w:t>            </w:t>
      </w:r>
      <w:r w:rsidR="002D3655">
        <w:rPr>
          <w:rStyle w:val="CodeInTextPACKT"/>
          <w:color w:val="7030A0"/>
        </w:rPr>
        <w:t>'</w:t>
      </w:r>
      <w:r w:rsidRPr="00653C0E">
        <w:rPr>
          <w:rStyle w:val="CodeInTextPACKT"/>
          <w:color w:val="7030A0"/>
        </w:rPr>
        <w:t>FS-</w:t>
      </w:r>
      <w:proofErr w:type="spellStart"/>
      <w:r w:rsidRPr="00653C0E">
        <w:rPr>
          <w:rStyle w:val="CodeInTextPACKT"/>
          <w:color w:val="7030A0"/>
        </w:rPr>
        <w:t>FileServer</w:t>
      </w:r>
      <w:proofErr w:type="spellEnd"/>
      <w:r w:rsidR="002D3655">
        <w:rPr>
          <w:rStyle w:val="CodeInTextPACKT"/>
          <w:color w:val="7030A0"/>
        </w:rPr>
        <w:t>'</w:t>
      </w:r>
      <w:r w:rsidRPr="00653C0E">
        <w:rPr>
          <w:rStyle w:val="CodeInTextPACKT"/>
          <w:color w:val="7030A0"/>
        </w:rPr>
        <w:t>,</w:t>
      </w:r>
    </w:p>
    <w:p w14:paraId="0F10E289" w14:textId="4FBD88F6" w:rsidR="00653C0E" w:rsidRPr="00653C0E" w:rsidRDefault="00653C0E" w:rsidP="00653C0E">
      <w:pPr>
        <w:pStyle w:val="CodePACKT"/>
        <w:rPr>
          <w:rStyle w:val="CodeInTextPACKT"/>
          <w:color w:val="7030A0"/>
        </w:rPr>
      </w:pPr>
      <w:r w:rsidRPr="00653C0E">
        <w:rPr>
          <w:rStyle w:val="CodeInTextPACKT"/>
          <w:color w:val="7030A0"/>
        </w:rPr>
        <w:t>            </w:t>
      </w:r>
      <w:r w:rsidR="002D3655">
        <w:rPr>
          <w:rStyle w:val="CodeInTextPACKT"/>
          <w:color w:val="7030A0"/>
        </w:rPr>
        <w:t>'</w:t>
      </w:r>
      <w:r w:rsidRPr="00653C0E">
        <w:rPr>
          <w:rStyle w:val="CodeInTextPACKT"/>
          <w:color w:val="7030A0"/>
        </w:rPr>
        <w:t>RSAT-File-Services</w:t>
      </w:r>
      <w:r w:rsidR="002D3655">
        <w:rPr>
          <w:rStyle w:val="CodeInTextPACKT"/>
          <w:color w:val="7030A0"/>
        </w:rPr>
        <w:t>'</w:t>
      </w:r>
    </w:p>
    <w:p w14:paraId="15CF4D3B" w14:textId="77777777" w:rsidR="00653C0E" w:rsidRPr="00653C0E" w:rsidRDefault="00653C0E" w:rsidP="00653C0E">
      <w:pPr>
        <w:pStyle w:val="CodePACKT"/>
        <w:rPr>
          <w:rStyle w:val="CodeInTextPACKT"/>
          <w:color w:val="7030A0"/>
        </w:rPr>
      </w:pPr>
      <w:r w:rsidRPr="00653C0E">
        <w:rPr>
          <w:rStyle w:val="CodeInTextPACKT"/>
          <w:color w:val="7030A0"/>
        </w:rPr>
        <w:t>Add-WindowsFeature -Name $Features</w:t>
      </w:r>
    </w:p>
    <w:p w14:paraId="4CD29165" w14:textId="77777777" w:rsidR="00653C0E" w:rsidRPr="00653C0E" w:rsidRDefault="00653C0E" w:rsidP="00653C0E">
      <w:pPr>
        <w:pStyle w:val="CodePACKT"/>
        <w:rPr>
          <w:rStyle w:val="CodeInTextPACKT"/>
          <w:color w:val="7030A0"/>
        </w:rPr>
      </w:pPr>
    </w:p>
    <w:p w14:paraId="4520BC0A" w14:textId="0FCB7ADF" w:rsidR="00653C0E" w:rsidRPr="00653C0E" w:rsidRDefault="00653C0E" w:rsidP="00653C0E">
      <w:pPr>
        <w:pStyle w:val="NumberedBulletPACKT"/>
        <w:rPr>
          <w:color w:val="000000"/>
        </w:rPr>
      </w:pPr>
      <w:r w:rsidRPr="00653C0E">
        <w:t>Viewing </w:t>
      </w:r>
      <w:r w:rsidR="00EF4303">
        <w:t xml:space="preserve">the </w:t>
      </w:r>
      <w:r w:rsidRPr="00653C0E">
        <w:t>SMB </w:t>
      </w:r>
      <w:r w:rsidR="00EF4303">
        <w:t>s</w:t>
      </w:r>
      <w:r w:rsidRPr="00653C0E">
        <w:t>erver settings</w:t>
      </w:r>
    </w:p>
    <w:p w14:paraId="284BD17C" w14:textId="77777777" w:rsidR="00653C0E" w:rsidRPr="00653C0E" w:rsidRDefault="00653C0E" w:rsidP="00653C0E">
      <w:pPr>
        <w:pStyle w:val="CodePACKT"/>
      </w:pPr>
    </w:p>
    <w:p w14:paraId="13DA9823" w14:textId="0FCC364D" w:rsidR="00653C0E" w:rsidRPr="00653C0E" w:rsidRDefault="00653C0E" w:rsidP="00653C0E">
      <w:pPr>
        <w:pStyle w:val="CodePACKT"/>
      </w:pPr>
      <w:r w:rsidRPr="00653C0E">
        <w:t>Get-</w:t>
      </w:r>
      <w:proofErr w:type="spellStart"/>
      <w:r w:rsidRPr="00653C0E">
        <w:t>SmbServerConfiguration</w:t>
      </w:r>
      <w:proofErr w:type="spellEnd"/>
    </w:p>
    <w:p w14:paraId="440B3BA6" w14:textId="77777777" w:rsidR="00653C0E" w:rsidRPr="00653C0E" w:rsidRDefault="00653C0E" w:rsidP="00653C0E">
      <w:pPr>
        <w:pStyle w:val="CodePACKT"/>
      </w:pPr>
    </w:p>
    <w:p w14:paraId="7DFC2D56" w14:textId="7FB04DA5" w:rsidR="00653C0E" w:rsidRPr="00653C0E" w:rsidRDefault="00653C0E" w:rsidP="00653C0E">
      <w:pPr>
        <w:pStyle w:val="NumberedBulletPACKT"/>
        <w:rPr>
          <w:color w:val="000000"/>
        </w:rPr>
      </w:pPr>
      <w:r w:rsidRPr="00653C0E">
        <w:t>Turning off </w:t>
      </w:r>
      <w:r w:rsidRPr="00CC2D12">
        <w:rPr>
          <w:rStyle w:val="CodeInTextPACKT"/>
        </w:rPr>
        <w:t>SMB1</w:t>
      </w:r>
      <w:r w:rsidRPr="00653C0E">
        <w:t> </w:t>
      </w:r>
    </w:p>
    <w:p w14:paraId="1EC7D011" w14:textId="77777777" w:rsidR="00653C0E" w:rsidRPr="00653C0E" w:rsidRDefault="00653C0E" w:rsidP="00653C0E">
      <w:pPr>
        <w:pStyle w:val="CodePACKT"/>
      </w:pPr>
    </w:p>
    <w:p w14:paraId="4E643ADF" w14:textId="09DDD883" w:rsidR="00653C0E" w:rsidRPr="00653C0E" w:rsidRDefault="00653C0E" w:rsidP="00653C0E">
      <w:pPr>
        <w:pStyle w:val="CodePACKT"/>
      </w:pPr>
      <w:r w:rsidRPr="00653C0E">
        <w:t>$CHT = @{</w:t>
      </w:r>
    </w:p>
    <w:p w14:paraId="763355F3" w14:textId="77777777" w:rsidR="00653C0E" w:rsidRPr="00653C0E" w:rsidRDefault="00653C0E" w:rsidP="00653C0E">
      <w:pPr>
        <w:pStyle w:val="CodePACKT"/>
      </w:pPr>
      <w:r w:rsidRPr="00653C0E">
        <w:t>  EnableSMB1Protocol = $false </w:t>
      </w:r>
    </w:p>
    <w:p w14:paraId="2A753C6C" w14:textId="77777777" w:rsidR="00653C0E" w:rsidRPr="00653C0E" w:rsidRDefault="00653C0E" w:rsidP="00653C0E">
      <w:pPr>
        <w:pStyle w:val="CodePACKT"/>
      </w:pPr>
      <w:r w:rsidRPr="00653C0E">
        <w:t>  Confirm            = $false</w:t>
      </w:r>
    </w:p>
    <w:p w14:paraId="6E9BB97F" w14:textId="77777777" w:rsidR="00653C0E" w:rsidRPr="00653C0E" w:rsidRDefault="00653C0E" w:rsidP="00653C0E">
      <w:pPr>
        <w:pStyle w:val="CodePACKT"/>
      </w:pPr>
      <w:r w:rsidRPr="00653C0E">
        <w:t>}</w:t>
      </w:r>
    </w:p>
    <w:p w14:paraId="67283B2A" w14:textId="77777777" w:rsidR="00653C0E" w:rsidRPr="00653C0E" w:rsidRDefault="00653C0E" w:rsidP="00653C0E">
      <w:pPr>
        <w:pStyle w:val="CodePACKT"/>
      </w:pPr>
      <w:r w:rsidRPr="00653C0E">
        <w:t>Set-</w:t>
      </w:r>
      <w:proofErr w:type="spellStart"/>
      <w:r w:rsidRPr="00653C0E">
        <w:t>SmbServerConfiguration</w:t>
      </w:r>
      <w:proofErr w:type="spellEnd"/>
      <w:r w:rsidRPr="00653C0E">
        <w:t> @CHT</w:t>
      </w:r>
    </w:p>
    <w:p w14:paraId="0D72A82E" w14:textId="77777777" w:rsidR="00653C0E" w:rsidRPr="00653C0E" w:rsidRDefault="00653C0E" w:rsidP="00653C0E">
      <w:pPr>
        <w:pStyle w:val="CodePACKT"/>
      </w:pPr>
    </w:p>
    <w:p w14:paraId="02AAB219" w14:textId="07BC27E5" w:rsidR="00653C0E" w:rsidRPr="00653C0E" w:rsidRDefault="00653C0E" w:rsidP="00653C0E">
      <w:pPr>
        <w:pStyle w:val="NumberedBulletPACKT"/>
        <w:rPr>
          <w:color w:val="000000"/>
        </w:rPr>
      </w:pPr>
      <w:r w:rsidRPr="00653C0E">
        <w:t>Turning on SMB signing and encryption</w:t>
      </w:r>
    </w:p>
    <w:p w14:paraId="0B32FAF8" w14:textId="77777777" w:rsidR="00653C0E" w:rsidRPr="00653C0E" w:rsidRDefault="00653C0E" w:rsidP="00653C0E">
      <w:pPr>
        <w:pStyle w:val="CodePACKT"/>
      </w:pPr>
    </w:p>
    <w:p w14:paraId="697F2433" w14:textId="5853355C" w:rsidR="00653C0E" w:rsidRPr="00653C0E" w:rsidRDefault="00653C0E" w:rsidP="00653C0E">
      <w:pPr>
        <w:pStyle w:val="CodePACKT"/>
      </w:pPr>
      <w:r w:rsidRPr="00653C0E">
        <w:t>$SHT1 = @{</w:t>
      </w:r>
    </w:p>
    <w:p w14:paraId="4D9C9E6F" w14:textId="77777777" w:rsidR="00653C0E" w:rsidRPr="00653C0E" w:rsidRDefault="00653C0E" w:rsidP="00653C0E">
      <w:pPr>
        <w:pStyle w:val="CodePACKT"/>
      </w:pPr>
      <w:r w:rsidRPr="00653C0E">
        <w:t>    </w:t>
      </w:r>
      <w:proofErr w:type="spellStart"/>
      <w:r w:rsidRPr="00653C0E">
        <w:t>RequireSecuritySignature</w:t>
      </w:r>
      <w:proofErr w:type="spellEnd"/>
      <w:r w:rsidRPr="00653C0E">
        <w:t> = $true</w:t>
      </w:r>
    </w:p>
    <w:p w14:paraId="0C76D401" w14:textId="77777777" w:rsidR="00653C0E" w:rsidRPr="00653C0E" w:rsidRDefault="00653C0E" w:rsidP="00653C0E">
      <w:pPr>
        <w:pStyle w:val="CodePACKT"/>
      </w:pPr>
      <w:r w:rsidRPr="00653C0E">
        <w:t>    </w:t>
      </w:r>
      <w:proofErr w:type="spellStart"/>
      <w:r w:rsidRPr="00653C0E">
        <w:t>EnableSecuritySignature</w:t>
      </w:r>
      <w:proofErr w:type="spellEnd"/>
      <w:r w:rsidRPr="00653C0E">
        <w:t>  = $true</w:t>
      </w:r>
    </w:p>
    <w:p w14:paraId="45AFEF5F" w14:textId="77777777" w:rsidR="00653C0E" w:rsidRPr="00653C0E" w:rsidRDefault="00653C0E" w:rsidP="00653C0E">
      <w:pPr>
        <w:pStyle w:val="CodePACKT"/>
      </w:pPr>
      <w:r w:rsidRPr="00653C0E">
        <w:t>    </w:t>
      </w:r>
      <w:proofErr w:type="spellStart"/>
      <w:r w:rsidRPr="00653C0E">
        <w:t>EncryptData</w:t>
      </w:r>
      <w:proofErr w:type="spellEnd"/>
      <w:r w:rsidRPr="00653C0E">
        <w:t>              = $true</w:t>
      </w:r>
    </w:p>
    <w:p w14:paraId="097EF485" w14:textId="77777777" w:rsidR="00653C0E" w:rsidRPr="00653C0E" w:rsidRDefault="00653C0E" w:rsidP="00653C0E">
      <w:pPr>
        <w:pStyle w:val="CodePACKT"/>
      </w:pPr>
      <w:r w:rsidRPr="00653C0E">
        <w:t>    Confirm                  = $false</w:t>
      </w:r>
    </w:p>
    <w:p w14:paraId="66774018" w14:textId="77777777" w:rsidR="00653C0E" w:rsidRPr="00653C0E" w:rsidRDefault="00653C0E" w:rsidP="00653C0E">
      <w:pPr>
        <w:pStyle w:val="CodePACKT"/>
      </w:pPr>
      <w:r w:rsidRPr="00653C0E">
        <w:t>}</w:t>
      </w:r>
    </w:p>
    <w:p w14:paraId="07E2D840" w14:textId="77777777" w:rsidR="00653C0E" w:rsidRPr="00653C0E" w:rsidRDefault="00653C0E" w:rsidP="00653C0E">
      <w:pPr>
        <w:pStyle w:val="CodePACKT"/>
      </w:pPr>
      <w:r w:rsidRPr="00653C0E">
        <w:t>Set-</w:t>
      </w:r>
      <w:proofErr w:type="spellStart"/>
      <w:r w:rsidRPr="00653C0E">
        <w:t>SmbServerConfiguration</w:t>
      </w:r>
      <w:proofErr w:type="spellEnd"/>
      <w:r w:rsidRPr="00653C0E">
        <w:t> @SHT1</w:t>
      </w:r>
    </w:p>
    <w:p w14:paraId="248EC892" w14:textId="77777777" w:rsidR="00653C0E" w:rsidRPr="00653C0E" w:rsidRDefault="00653C0E" w:rsidP="00653C0E">
      <w:pPr>
        <w:pStyle w:val="CodePACKT"/>
      </w:pPr>
    </w:p>
    <w:p w14:paraId="14B16128" w14:textId="2FAB90B5" w:rsidR="00653C0E" w:rsidRPr="00653C0E" w:rsidRDefault="00653C0E" w:rsidP="00653C0E">
      <w:pPr>
        <w:pStyle w:val="NumberedBulletPACKT"/>
        <w:rPr>
          <w:color w:val="000000"/>
        </w:rPr>
      </w:pPr>
      <w:r w:rsidRPr="00653C0E">
        <w:t>Turning off default server and workstation shares </w:t>
      </w:r>
    </w:p>
    <w:p w14:paraId="7F0BF658" w14:textId="77777777" w:rsidR="00653C0E" w:rsidRPr="00653C0E" w:rsidRDefault="00653C0E" w:rsidP="00653C0E">
      <w:pPr>
        <w:pStyle w:val="CodePACKT"/>
      </w:pPr>
    </w:p>
    <w:p w14:paraId="73E90662" w14:textId="55A39159" w:rsidR="00653C0E" w:rsidRPr="00653C0E" w:rsidRDefault="00653C0E" w:rsidP="00653C0E">
      <w:pPr>
        <w:pStyle w:val="CodePACKT"/>
      </w:pPr>
      <w:r w:rsidRPr="00653C0E">
        <w:t>$SHT2 = @{</w:t>
      </w:r>
    </w:p>
    <w:p w14:paraId="4DA6C90C" w14:textId="77777777" w:rsidR="00653C0E" w:rsidRPr="00653C0E" w:rsidRDefault="00653C0E" w:rsidP="00653C0E">
      <w:pPr>
        <w:pStyle w:val="CodePACKT"/>
      </w:pPr>
      <w:r w:rsidRPr="00653C0E">
        <w:t>    </w:t>
      </w:r>
      <w:proofErr w:type="spellStart"/>
      <w:r w:rsidRPr="00653C0E">
        <w:t>AutoShareServer</w:t>
      </w:r>
      <w:proofErr w:type="spellEnd"/>
      <w:r w:rsidRPr="00653C0E">
        <w:t>       = $false</w:t>
      </w:r>
    </w:p>
    <w:p w14:paraId="127BBD7C" w14:textId="77777777" w:rsidR="00653C0E" w:rsidRPr="00653C0E" w:rsidRDefault="00653C0E" w:rsidP="00653C0E">
      <w:pPr>
        <w:pStyle w:val="CodePACKT"/>
      </w:pPr>
      <w:r w:rsidRPr="00653C0E">
        <w:t>    </w:t>
      </w:r>
      <w:proofErr w:type="spellStart"/>
      <w:r w:rsidRPr="00653C0E">
        <w:t>AutoShareWorkstation</w:t>
      </w:r>
      <w:proofErr w:type="spellEnd"/>
      <w:r w:rsidRPr="00653C0E">
        <w:t>  = $false</w:t>
      </w:r>
    </w:p>
    <w:p w14:paraId="3020F5A5" w14:textId="77777777" w:rsidR="00653C0E" w:rsidRPr="00653C0E" w:rsidRDefault="00653C0E" w:rsidP="00653C0E">
      <w:pPr>
        <w:pStyle w:val="CodePACKT"/>
      </w:pPr>
      <w:r w:rsidRPr="00653C0E">
        <w:t>    Confirm               = $false</w:t>
      </w:r>
    </w:p>
    <w:p w14:paraId="7B7C8C3C" w14:textId="77777777" w:rsidR="00653C0E" w:rsidRPr="00653C0E" w:rsidRDefault="00653C0E" w:rsidP="00653C0E">
      <w:pPr>
        <w:pStyle w:val="CodePACKT"/>
      </w:pPr>
      <w:r w:rsidRPr="00653C0E">
        <w:t>}</w:t>
      </w:r>
    </w:p>
    <w:p w14:paraId="741CDD12" w14:textId="77777777" w:rsidR="00653C0E" w:rsidRPr="00653C0E" w:rsidRDefault="00653C0E" w:rsidP="00653C0E">
      <w:pPr>
        <w:pStyle w:val="CodePACKT"/>
      </w:pPr>
      <w:r w:rsidRPr="00653C0E">
        <w:t>Set-</w:t>
      </w:r>
      <w:proofErr w:type="spellStart"/>
      <w:r w:rsidRPr="00653C0E">
        <w:t>SmbServerConfiguration</w:t>
      </w:r>
      <w:proofErr w:type="spellEnd"/>
      <w:r w:rsidRPr="00653C0E">
        <w:t> @SHT2</w:t>
      </w:r>
    </w:p>
    <w:p w14:paraId="1259DE5F" w14:textId="77777777" w:rsidR="00653C0E" w:rsidRPr="00653C0E" w:rsidRDefault="00653C0E" w:rsidP="00653C0E">
      <w:pPr>
        <w:pStyle w:val="CodePACKT"/>
      </w:pPr>
    </w:p>
    <w:p w14:paraId="1CB4AC78" w14:textId="45A5F155" w:rsidR="00653C0E" w:rsidRPr="00653C0E" w:rsidRDefault="00653C0E" w:rsidP="00653C0E">
      <w:pPr>
        <w:pStyle w:val="NumberedBulletPACKT"/>
        <w:rPr>
          <w:color w:val="000000"/>
        </w:rPr>
      </w:pPr>
      <w:r w:rsidRPr="00653C0E">
        <w:t>Turning off server announcements</w:t>
      </w:r>
    </w:p>
    <w:p w14:paraId="2787B28F" w14:textId="77777777" w:rsidR="00653C0E" w:rsidRPr="00653C0E" w:rsidRDefault="00653C0E" w:rsidP="00653C0E">
      <w:pPr>
        <w:pStyle w:val="CodePACKT"/>
      </w:pPr>
    </w:p>
    <w:p w14:paraId="5A4935C8" w14:textId="0CC2C838" w:rsidR="00653C0E" w:rsidRPr="00653C0E" w:rsidRDefault="00653C0E" w:rsidP="00653C0E">
      <w:pPr>
        <w:pStyle w:val="CodePACKT"/>
      </w:pPr>
      <w:r w:rsidRPr="00653C0E">
        <w:t>$SHT3 = @{</w:t>
      </w:r>
    </w:p>
    <w:p w14:paraId="45A130B8" w14:textId="77777777" w:rsidR="00653C0E" w:rsidRPr="00653C0E" w:rsidRDefault="00653C0E" w:rsidP="00653C0E">
      <w:pPr>
        <w:pStyle w:val="CodePACKT"/>
      </w:pPr>
      <w:r w:rsidRPr="00653C0E">
        <w:t>    </w:t>
      </w:r>
      <w:proofErr w:type="spellStart"/>
      <w:r w:rsidRPr="00653C0E">
        <w:t>ServerHidden</w:t>
      </w:r>
      <w:proofErr w:type="spellEnd"/>
      <w:r w:rsidRPr="00653C0E">
        <w:t>   = $true</w:t>
      </w:r>
    </w:p>
    <w:p w14:paraId="53D6CE5F" w14:textId="77777777" w:rsidR="00653C0E" w:rsidRPr="00653C0E" w:rsidRDefault="00653C0E" w:rsidP="00653C0E">
      <w:pPr>
        <w:pStyle w:val="CodePACKT"/>
      </w:pPr>
      <w:r w:rsidRPr="00653C0E">
        <w:t>    </w:t>
      </w:r>
      <w:proofErr w:type="spellStart"/>
      <w:r w:rsidRPr="00653C0E">
        <w:t>AnnounceServer</w:t>
      </w:r>
      <w:proofErr w:type="spellEnd"/>
      <w:r w:rsidRPr="00653C0E">
        <w:t> = $false</w:t>
      </w:r>
    </w:p>
    <w:p w14:paraId="72B7EFF2" w14:textId="77777777" w:rsidR="00653C0E" w:rsidRPr="00653C0E" w:rsidRDefault="00653C0E" w:rsidP="00653C0E">
      <w:pPr>
        <w:pStyle w:val="CodePACKT"/>
      </w:pPr>
      <w:r w:rsidRPr="00653C0E">
        <w:t>    Confirm        = $false</w:t>
      </w:r>
    </w:p>
    <w:p w14:paraId="157D042A" w14:textId="77777777" w:rsidR="00653C0E" w:rsidRPr="00653C0E" w:rsidRDefault="00653C0E" w:rsidP="00653C0E">
      <w:pPr>
        <w:pStyle w:val="CodePACKT"/>
      </w:pPr>
      <w:r w:rsidRPr="00653C0E">
        <w:t>}</w:t>
      </w:r>
    </w:p>
    <w:p w14:paraId="78156C70" w14:textId="77777777" w:rsidR="00653C0E" w:rsidRPr="00653C0E" w:rsidRDefault="00653C0E" w:rsidP="00653C0E">
      <w:pPr>
        <w:pStyle w:val="CodePACKT"/>
      </w:pPr>
      <w:r w:rsidRPr="00653C0E">
        <w:t>Set-</w:t>
      </w:r>
      <w:proofErr w:type="spellStart"/>
      <w:r w:rsidRPr="00653C0E">
        <w:t>SmbServerConfiguration</w:t>
      </w:r>
      <w:proofErr w:type="spellEnd"/>
      <w:r w:rsidRPr="00653C0E">
        <w:t> @SHT3</w:t>
      </w:r>
    </w:p>
    <w:p w14:paraId="68EDF2D4" w14:textId="77777777" w:rsidR="00653C0E" w:rsidRPr="00653C0E" w:rsidRDefault="00653C0E" w:rsidP="00653C0E">
      <w:pPr>
        <w:pStyle w:val="CodePACKT"/>
      </w:pPr>
    </w:p>
    <w:p w14:paraId="0B89AFD2" w14:textId="48856885" w:rsidR="00653C0E" w:rsidRPr="00653C0E" w:rsidRDefault="00653C0E" w:rsidP="00653C0E">
      <w:pPr>
        <w:pStyle w:val="NumberedBulletPACKT"/>
        <w:rPr>
          <w:color w:val="000000"/>
        </w:rPr>
      </w:pPr>
      <w:r w:rsidRPr="00653C0E">
        <w:t>Restarting SMB </w:t>
      </w:r>
      <w:r w:rsidR="00AF3ED9">
        <w:t>s</w:t>
      </w:r>
      <w:r w:rsidRPr="00653C0E">
        <w:t>erver service with the new configuration</w:t>
      </w:r>
    </w:p>
    <w:p w14:paraId="55735C63" w14:textId="77777777" w:rsidR="00653C0E" w:rsidRPr="00653C0E" w:rsidRDefault="00653C0E" w:rsidP="00653C0E">
      <w:pPr>
        <w:shd w:val="clear" w:color="auto" w:fill="FFFFFF"/>
        <w:spacing w:after="0" w:line="285" w:lineRule="atLeast"/>
        <w:rPr>
          <w:rStyle w:val="CodeInTextPACKT"/>
        </w:rPr>
      </w:pPr>
    </w:p>
    <w:p w14:paraId="3C2AC7FB" w14:textId="07EACAD1" w:rsidR="00653C0E" w:rsidRPr="00C77E13" w:rsidRDefault="00653C0E" w:rsidP="00C77E13">
      <w:pPr>
        <w:pStyle w:val="CodePACKT"/>
        <w:rPr>
          <w:rStyle w:val="CodeInTextPACKT"/>
          <w:color w:val="7030A0"/>
        </w:rPr>
      </w:pPr>
      <w:r w:rsidRPr="00C77E13">
        <w:rPr>
          <w:rStyle w:val="CodeInTextPACKT"/>
          <w:color w:val="7030A0"/>
        </w:rPr>
        <w:t>Restart-Service </w:t>
      </w:r>
      <w:proofErr w:type="spellStart"/>
      <w:r w:rsidRPr="00C77E13">
        <w:rPr>
          <w:rStyle w:val="CodeInTextPACKT"/>
          <w:color w:val="7030A0"/>
        </w:rPr>
        <w:t>lanmanserver</w:t>
      </w:r>
      <w:proofErr w:type="spellEnd"/>
      <w:r w:rsidRPr="00C77E13">
        <w:rPr>
          <w:rStyle w:val="CodeInTextPACKT"/>
          <w:color w:val="7030A0"/>
        </w:rPr>
        <w:t> -Force</w:t>
      </w:r>
    </w:p>
    <w:p w14:paraId="63F7EF58" w14:textId="148446D8" w:rsidR="0098498E" w:rsidRDefault="0098498E" w:rsidP="0098498E">
      <w:pPr>
        <w:pStyle w:val="Heading2"/>
        <w:numPr>
          <w:ilvl w:val="1"/>
          <w:numId w:val="3"/>
        </w:numPr>
        <w:tabs>
          <w:tab w:val="left" w:pos="0"/>
        </w:tabs>
      </w:pPr>
      <w:r>
        <w:t>How it works</w:t>
      </w:r>
      <w:r w:rsidR="0030209D">
        <w:t>…</w:t>
      </w:r>
    </w:p>
    <w:p w14:paraId="4632596C" w14:textId="390D6ABA" w:rsidR="00653C0E" w:rsidRDefault="00653C0E" w:rsidP="00653C0E">
      <w:pPr>
        <w:pStyle w:val="NormalPACKT"/>
        <w:rPr>
          <w:lang w:val="en-GB"/>
        </w:rPr>
      </w:pPr>
      <w:r>
        <w:rPr>
          <w:lang w:val="en-GB"/>
        </w:rPr>
        <w:t xml:space="preserve">In </w:t>
      </w:r>
      <w:r w:rsidRPr="00653C0E">
        <w:rPr>
          <w:rStyle w:val="ItalicsPACKT"/>
        </w:rPr>
        <w:t>step 1</w:t>
      </w:r>
      <w:r>
        <w:rPr>
          <w:lang w:val="en-GB"/>
        </w:rPr>
        <w:t xml:space="preserve">, you add the file server features to </w:t>
      </w:r>
      <w:r w:rsidRPr="00886AA6">
        <w:rPr>
          <w:rStyle w:val="CodeInTextPACKT"/>
        </w:rPr>
        <w:t>SRV2</w:t>
      </w:r>
      <w:r>
        <w:rPr>
          <w:lang w:val="en-GB"/>
        </w:rPr>
        <w:t>, with output like this:</w:t>
      </w:r>
    </w:p>
    <w:p w14:paraId="181893FA" w14:textId="1E049F68" w:rsidR="00653C0E" w:rsidRDefault="00653C0E" w:rsidP="0098498E">
      <w:pPr>
        <w:pStyle w:val="FigurePACKT"/>
      </w:pPr>
      <w:r w:rsidRPr="00653C0E">
        <w:drawing>
          <wp:inline distT="0" distB="0" distL="0" distR="0" wp14:anchorId="68C83705" wp14:editId="3A57989F">
            <wp:extent cx="4125715" cy="12954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6435" cy="1305045"/>
                    </a:xfrm>
                    <a:prstGeom prst="rect">
                      <a:avLst/>
                    </a:prstGeom>
                  </pic:spPr>
                </pic:pic>
              </a:graphicData>
            </a:graphic>
          </wp:inline>
        </w:drawing>
      </w:r>
    </w:p>
    <w:p w14:paraId="088BBA4C" w14:textId="2C3AC94B" w:rsidR="00653C0E" w:rsidRDefault="00653C0E" w:rsidP="007240DD">
      <w:pPr>
        <w:pStyle w:val="FigureCaptionPACKT"/>
      </w:pPr>
      <w:r>
        <w:t>Figure 10.8: Adding file server features to SRV2</w:t>
      </w:r>
    </w:p>
    <w:p w14:paraId="7376B825" w14:textId="32641387"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08</w:t>
      </w:r>
      <w:r w:rsidRPr="006D38BA">
        <w:rPr>
          <w:rFonts w:ascii="Arial" w:hAnsi="Arial"/>
          <w:b/>
          <w:color w:val="FF0000"/>
          <w:sz w:val="28"/>
          <w:szCs w:val="28"/>
        </w:rPr>
        <w:t>.png</w:t>
      </w:r>
    </w:p>
    <w:p w14:paraId="71BD90C5" w14:textId="705EAC81" w:rsidR="00653C0E" w:rsidRDefault="00653C0E" w:rsidP="00653C0E">
      <w:pPr>
        <w:pStyle w:val="NormalPACKT"/>
      </w:pPr>
      <w:r>
        <w:t xml:space="preserve">In </w:t>
      </w:r>
      <w:r w:rsidRPr="00653C0E">
        <w:rPr>
          <w:rStyle w:val="ItalicsPACKT"/>
        </w:rPr>
        <w:t>step 2</w:t>
      </w:r>
      <w:r>
        <w:t xml:space="preserve">, you use the </w:t>
      </w:r>
      <w:r w:rsidRPr="00653C0E">
        <w:rPr>
          <w:rStyle w:val="CodeInTextPACKT"/>
        </w:rPr>
        <w:t>Get-</w:t>
      </w:r>
      <w:proofErr w:type="spellStart"/>
      <w:r w:rsidRPr="00653C0E">
        <w:rPr>
          <w:rStyle w:val="CodeInTextPACKT"/>
        </w:rPr>
        <w:t>SmbServerConfiguration</w:t>
      </w:r>
      <w:proofErr w:type="spellEnd"/>
      <w:r>
        <w:t xml:space="preserve"> cmdlet to return the SMB server settings for </w:t>
      </w:r>
      <w:r w:rsidRPr="00653C0E">
        <w:rPr>
          <w:rStyle w:val="CodeInTextPACKT"/>
        </w:rPr>
        <w:t>SRV2</w:t>
      </w:r>
      <w:r>
        <w:t>, which looks like this:</w:t>
      </w:r>
    </w:p>
    <w:p w14:paraId="7B0CD2EF" w14:textId="109EE594" w:rsidR="0030209D" w:rsidRDefault="0030209D" w:rsidP="0030209D">
      <w:pPr>
        <w:pStyle w:val="FigurePACKT"/>
      </w:pPr>
      <w:r>
        <w:drawing>
          <wp:inline distT="0" distB="0" distL="0" distR="0" wp14:anchorId="4D50AC99" wp14:editId="69DFA8CA">
            <wp:extent cx="2992143" cy="5695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2337" cy="5715356"/>
                    </a:xfrm>
                    <a:prstGeom prst="rect">
                      <a:avLst/>
                    </a:prstGeom>
                    <a:noFill/>
                    <a:ln>
                      <a:noFill/>
                    </a:ln>
                  </pic:spPr>
                </pic:pic>
              </a:graphicData>
            </a:graphic>
          </wp:inline>
        </w:drawing>
      </w:r>
    </w:p>
    <w:p w14:paraId="5066AFDD" w14:textId="15761145" w:rsidR="00653C0E" w:rsidRDefault="00653C0E" w:rsidP="007240DD">
      <w:pPr>
        <w:pStyle w:val="FigureCaptionPACKT"/>
      </w:pPr>
      <w:r>
        <w:t xml:space="preserve">Figure 10.9: Viewing SMB </w:t>
      </w:r>
      <w:r w:rsidR="00262C78">
        <w:t>s</w:t>
      </w:r>
      <w:r>
        <w:t>erver settings on SRV2</w:t>
      </w:r>
    </w:p>
    <w:p w14:paraId="0E759757" w14:textId="29245EEB"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09</w:t>
      </w:r>
      <w:r w:rsidRPr="006D38BA">
        <w:rPr>
          <w:rFonts w:ascii="Arial" w:hAnsi="Arial"/>
          <w:b/>
          <w:color w:val="FF0000"/>
          <w:sz w:val="28"/>
          <w:szCs w:val="28"/>
        </w:rPr>
        <w:t>.png</w:t>
      </w:r>
    </w:p>
    <w:p w14:paraId="444DE51B" w14:textId="214A58EB" w:rsidR="00653C0E" w:rsidRDefault="00653C0E" w:rsidP="00653C0E">
      <w:pPr>
        <w:pStyle w:val="NormalPACKT"/>
      </w:pPr>
      <w:r w:rsidRPr="00653C0E">
        <w:t xml:space="preserve">In </w:t>
      </w:r>
      <w:r w:rsidRPr="00653C0E">
        <w:rPr>
          <w:rStyle w:val="ItalicsPACKT"/>
        </w:rPr>
        <w:t>step 3</w:t>
      </w:r>
      <w:r w:rsidR="00EF4303">
        <w:rPr>
          <w:rStyle w:val="ItalicsPACKT"/>
        </w:rPr>
        <w:t>,</w:t>
      </w:r>
      <w:r>
        <w:t xml:space="preserve"> you turn</w:t>
      </w:r>
      <w:r w:rsidR="00EF4303">
        <w:t xml:space="preserve"> </w:t>
      </w:r>
      <w:r>
        <w:t xml:space="preserve">off SMB 1.0 explicitly. In </w:t>
      </w:r>
      <w:r w:rsidRPr="00653C0E">
        <w:rPr>
          <w:rStyle w:val="ItalicsPACKT"/>
        </w:rPr>
        <w:t>step 4</w:t>
      </w:r>
      <w:r>
        <w:t xml:space="preserve">, you turn on digital signing and encrypting of all SMB related data packets. With </w:t>
      </w:r>
      <w:r w:rsidRPr="00653C0E">
        <w:rPr>
          <w:rStyle w:val="ItalicsPACKT"/>
        </w:rPr>
        <w:t>step 5</w:t>
      </w:r>
      <w:r>
        <w:t xml:space="preserve">, you turn off </w:t>
      </w:r>
      <w:r w:rsidR="00EF4303">
        <w:t xml:space="preserve">the </w:t>
      </w:r>
      <w:r>
        <w:t>default server and workstation share</w:t>
      </w:r>
      <w:r w:rsidR="00EF4303">
        <w:t>s,</w:t>
      </w:r>
      <w:r>
        <w:t xml:space="preserve"> and with </w:t>
      </w:r>
      <w:r w:rsidRPr="00EF4303">
        <w:rPr>
          <w:rStyle w:val="ItalicsPACKT"/>
        </w:rPr>
        <w:t>step 6</w:t>
      </w:r>
      <w:r>
        <w:t xml:space="preserve">, you turn off SMB </w:t>
      </w:r>
      <w:r w:rsidR="00D30168">
        <w:t>s</w:t>
      </w:r>
      <w:r>
        <w:t>erver announc</w:t>
      </w:r>
      <w:r w:rsidR="00EF4303">
        <w:t>e</w:t>
      </w:r>
      <w:r>
        <w:t>ments to improve security. These 4 steps produce no output.</w:t>
      </w:r>
    </w:p>
    <w:p w14:paraId="03A13344" w14:textId="6237B71E" w:rsidR="00653C0E" w:rsidRDefault="00653C0E" w:rsidP="00653C0E">
      <w:pPr>
        <w:pStyle w:val="NormalPACKT"/>
      </w:pPr>
      <w:r>
        <w:t xml:space="preserve">In </w:t>
      </w:r>
      <w:r w:rsidRPr="00653C0E">
        <w:rPr>
          <w:rStyle w:val="ItalicsPACKT"/>
        </w:rPr>
        <w:t>step 7</w:t>
      </w:r>
      <w:r>
        <w:t xml:space="preserve">, which also produces no output, you restart the </w:t>
      </w:r>
      <w:proofErr w:type="spellStart"/>
      <w:r>
        <w:t>LanManServer</w:t>
      </w:r>
      <w:proofErr w:type="spellEnd"/>
      <w:r>
        <w:t xml:space="preserve"> service</w:t>
      </w:r>
      <w:r w:rsidR="00EF4303">
        <w:t>,</w:t>
      </w:r>
      <w:r>
        <w:t xml:space="preserve"> which is the Windows service that provides the SMB </w:t>
      </w:r>
      <w:r w:rsidR="00126DF1">
        <w:t>file sharing</w:t>
      </w:r>
      <w:r>
        <w:t>.</w:t>
      </w:r>
    </w:p>
    <w:p w14:paraId="79FC1E71" w14:textId="60746FAE" w:rsidR="0098498E" w:rsidRDefault="0098498E" w:rsidP="0098498E">
      <w:pPr>
        <w:pStyle w:val="Heading2"/>
      </w:pPr>
      <w:r>
        <w:t>There</w:t>
      </w:r>
      <w:r w:rsidR="002D3655">
        <w:t>'</w:t>
      </w:r>
      <w:r>
        <w:t>s more...</w:t>
      </w:r>
    </w:p>
    <w:p w14:paraId="548BF59F" w14:textId="747ED353" w:rsidR="00301227" w:rsidRDefault="00301227" w:rsidP="00653C0E">
      <w:pPr>
        <w:pStyle w:val="NormalPACKT"/>
        <w:rPr>
          <w:lang w:val="en-GB"/>
        </w:rPr>
      </w:pPr>
      <w:r>
        <w:rPr>
          <w:lang w:val="en-GB"/>
        </w:rPr>
        <w:t xml:space="preserve">In </w:t>
      </w:r>
      <w:r w:rsidRPr="0034603B">
        <w:rPr>
          <w:rStyle w:val="ItalicsPACKT"/>
        </w:rPr>
        <w:t>step 3</w:t>
      </w:r>
      <w:r>
        <w:rPr>
          <w:lang w:val="en-GB"/>
        </w:rPr>
        <w:t xml:space="preserve"> through </w:t>
      </w:r>
      <w:r w:rsidRPr="0034603B">
        <w:rPr>
          <w:rStyle w:val="ItalicsPACKT"/>
        </w:rPr>
        <w:t>step 6</w:t>
      </w:r>
      <w:r>
        <w:rPr>
          <w:lang w:val="en-GB"/>
        </w:rPr>
        <w:t>, you update the configuration of the SMB service to be more secure. The SM</w:t>
      </w:r>
      <w:r w:rsidRPr="0034603B">
        <w:rPr>
          <w:lang w:val="en-GB"/>
        </w:rPr>
        <w:t>B</w:t>
      </w:r>
      <w:r>
        <w:rPr>
          <w:lang w:val="en-GB"/>
        </w:rPr>
        <w:t xml:space="preserve"> 1.0 protocol has long been considered unsafe. By default, the Windows OS setup process never turns on version 1, but it’s a good idea to ensure you turn it off. Digitally signing and encrypting all SMB packets protects against someone using a network sniffer to view data packets. SMB server announcements could provide more information to a potential network hacker about the services on your network. </w:t>
      </w:r>
    </w:p>
    <w:p w14:paraId="44C90E8F" w14:textId="15EB64D7" w:rsidR="00653C0E" w:rsidRPr="00653C0E" w:rsidRDefault="00653C0E" w:rsidP="00653C0E">
      <w:pPr>
        <w:pStyle w:val="NormalPACKT"/>
        <w:rPr>
          <w:lang w:val="en-GB"/>
        </w:rPr>
      </w:pPr>
      <w:r>
        <w:rPr>
          <w:lang w:val="en-GB"/>
        </w:rPr>
        <w:t xml:space="preserve">In </w:t>
      </w:r>
      <w:r w:rsidRPr="00653C0E">
        <w:rPr>
          <w:rStyle w:val="ItalicsPACKT"/>
        </w:rPr>
        <w:t>step 7</w:t>
      </w:r>
      <w:r>
        <w:rPr>
          <w:lang w:val="en-GB"/>
        </w:rPr>
        <w:t>,</w:t>
      </w:r>
      <w:r w:rsidR="00301227">
        <w:rPr>
          <w:lang w:val="en-GB"/>
        </w:rPr>
        <w:t xml:space="preserve"> after making changes to the SMB service configuration</w:t>
      </w:r>
      <w:r w:rsidR="006A0810">
        <w:rPr>
          <w:lang w:val="en-GB"/>
        </w:rPr>
        <w:t xml:space="preserve">, </w:t>
      </w:r>
      <w:r>
        <w:rPr>
          <w:lang w:val="en-GB"/>
        </w:rPr>
        <w:t xml:space="preserve">you restart the </w:t>
      </w:r>
      <w:proofErr w:type="spellStart"/>
      <w:r>
        <w:rPr>
          <w:lang w:val="en-GB"/>
        </w:rPr>
        <w:t>LanManWorkstation</w:t>
      </w:r>
      <w:proofErr w:type="spellEnd"/>
      <w:r>
        <w:rPr>
          <w:lang w:val="en-GB"/>
        </w:rPr>
        <w:t xml:space="preserve"> service. You </w:t>
      </w:r>
      <w:r w:rsidR="00301227">
        <w:rPr>
          <w:lang w:val="en-GB"/>
        </w:rPr>
        <w:t xml:space="preserve">must </w:t>
      </w:r>
      <w:r>
        <w:rPr>
          <w:lang w:val="en-GB"/>
        </w:rPr>
        <w:t xml:space="preserve">restart this service to implement </w:t>
      </w:r>
      <w:r w:rsidR="00301227">
        <w:rPr>
          <w:lang w:val="en-GB"/>
        </w:rPr>
        <w:t xml:space="preserve">any changes to </w:t>
      </w:r>
      <w:r>
        <w:rPr>
          <w:lang w:val="en-GB"/>
        </w:rPr>
        <w:t xml:space="preserve">the </w:t>
      </w:r>
      <w:r w:rsidR="002279FE">
        <w:rPr>
          <w:lang w:val="en-GB"/>
        </w:rPr>
        <w:t>f</w:t>
      </w:r>
      <w:r>
        <w:rPr>
          <w:lang w:val="en-GB"/>
        </w:rPr>
        <w:t xml:space="preserve">ile </w:t>
      </w:r>
      <w:r w:rsidR="002279FE">
        <w:rPr>
          <w:lang w:val="en-GB"/>
        </w:rPr>
        <w:t>s</w:t>
      </w:r>
      <w:r>
        <w:rPr>
          <w:lang w:val="en-GB"/>
        </w:rPr>
        <w:t xml:space="preserve">erver configuration. </w:t>
      </w:r>
    </w:p>
    <w:p w14:paraId="2A47AC25" w14:textId="2B9C87A5" w:rsidR="00541F49" w:rsidRDefault="00541F49" w:rsidP="00541F49">
      <w:pPr>
        <w:pStyle w:val="Heading1"/>
      </w:pPr>
      <w:r>
        <w:t xml:space="preserve">Creating and </w:t>
      </w:r>
      <w:r w:rsidR="00733318">
        <w:t>s</w:t>
      </w:r>
      <w:r>
        <w:t xml:space="preserve">ecuring SMB </w:t>
      </w:r>
      <w:commentRangeStart w:id="2"/>
      <w:r w:rsidR="00733318">
        <w:t>s</w:t>
      </w:r>
      <w:r>
        <w:t>hares</w:t>
      </w:r>
      <w:commentRangeEnd w:id="2"/>
      <w:r w:rsidR="002B1F1C">
        <w:rPr>
          <w:rStyle w:val="CommentReference"/>
          <w:rFonts w:cs="Times New Roman"/>
          <w:b w:val="0"/>
          <w:iCs w:val="0"/>
          <w:color w:val="auto"/>
          <w:kern w:val="0"/>
          <w:lang w:val="en-US"/>
        </w:rPr>
        <w:commentReference w:id="2"/>
      </w:r>
    </w:p>
    <w:p w14:paraId="3B35CEBF" w14:textId="322AB34D" w:rsidR="00653C0E" w:rsidRPr="00653C0E" w:rsidRDefault="00653C0E" w:rsidP="00653C0E">
      <w:pPr>
        <w:pStyle w:val="NormalPACKT"/>
      </w:pPr>
      <w:r w:rsidRPr="00653C0E">
        <w:t xml:space="preserve">With your file server service set up, the next step in deploying a file server is to create SMB shares and secure them. For decades, administrators have used the </w:t>
      </w:r>
      <w:r w:rsidRPr="001B0950">
        <w:rPr>
          <w:rStyle w:val="CodeInTextPACKT"/>
        </w:rPr>
        <w:t>net.exe</w:t>
      </w:r>
      <w:r w:rsidRPr="00653C0E">
        <w:t xml:space="preserve"> command to set up shared folders and more. Th</w:t>
      </w:r>
      <w:r w:rsidR="00301227">
        <w:t xml:space="preserve">is command </w:t>
      </w:r>
      <w:r w:rsidRPr="00653C0E">
        <w:t>continue</w:t>
      </w:r>
      <w:r w:rsidR="00301227">
        <w:t>s</w:t>
      </w:r>
      <w:r w:rsidRPr="00653C0E">
        <w:t xml:space="preserve"> to work, but you may find the </w:t>
      </w:r>
      <w:r w:rsidR="00301227">
        <w:t>SMB</w:t>
      </w:r>
      <w:r w:rsidR="00301227" w:rsidRPr="00653C0E">
        <w:t xml:space="preserve"> </w:t>
      </w:r>
      <w:r w:rsidRPr="00653C0E">
        <w:t>cmdlets easier to use, particularly if you</w:t>
      </w:r>
      <w:r w:rsidR="002D3655">
        <w:t>'</w:t>
      </w:r>
      <w:r w:rsidRPr="00653C0E">
        <w:t>re automating large-scale SMB server deployments.</w:t>
      </w:r>
    </w:p>
    <w:p w14:paraId="75E9B56F" w14:textId="712B9E7B" w:rsidR="00653C0E" w:rsidRPr="00653C0E" w:rsidRDefault="00653C0E" w:rsidP="00653C0E">
      <w:pPr>
        <w:pStyle w:val="NormalPACKT"/>
      </w:pPr>
      <w:r w:rsidRPr="00653C0E">
        <w:t xml:space="preserve">This recipe looks at creating and securing shares on a </w:t>
      </w:r>
      <w:ins w:id="3" w:author="Thomas Lee" w:date="2021-05-04T15:24:00Z">
        <w:r w:rsidR="00240926">
          <w:t xml:space="preserve">Windows </w:t>
        </w:r>
      </w:ins>
      <w:r w:rsidRPr="00653C0E">
        <w:t>Server 20</w:t>
      </w:r>
      <w:r>
        <w:t>22</w:t>
      </w:r>
      <w:r w:rsidRPr="00653C0E">
        <w:t xml:space="preserve"> platform using the PowerShell </w:t>
      </w:r>
      <w:proofErr w:type="spellStart"/>
      <w:r w:rsidRPr="00653C0E">
        <w:rPr>
          <w:rStyle w:val="CodeInTextPACKT"/>
        </w:rPr>
        <w:t>SMBServer</w:t>
      </w:r>
      <w:proofErr w:type="spellEnd"/>
      <w:r w:rsidRPr="00653C0E">
        <w:t xml:space="preserve"> module. You also use cmdlets from the </w:t>
      </w:r>
      <w:r w:rsidRPr="00653C0E">
        <w:rPr>
          <w:rStyle w:val="CodeInTextPACKT"/>
        </w:rPr>
        <w:t>NTFSSecurity</w:t>
      </w:r>
      <w:r w:rsidRPr="00653C0E">
        <w:t xml:space="preserve"> module (a third-party module you download from the PS Gallery).</w:t>
      </w:r>
    </w:p>
    <w:p w14:paraId="6CBE9B02" w14:textId="239350D5" w:rsidR="00653C0E" w:rsidRPr="002F1488" w:rsidRDefault="00653C0E" w:rsidP="002F1488">
      <w:pPr>
        <w:pStyle w:val="NormalPACKT"/>
      </w:pPr>
      <w:r w:rsidRPr="002F1488">
        <w:t>You run this recipe on the file server (</w:t>
      </w:r>
      <w:r w:rsidRPr="00B956A8">
        <w:rPr>
          <w:rStyle w:val="CodeInTextPACKT"/>
        </w:rPr>
        <w:t>SRV2</w:t>
      </w:r>
      <w:r w:rsidRPr="002F1488">
        <w:t xml:space="preserve">) that you set up and hardened </w:t>
      </w:r>
      <w:r w:rsidR="0011254F">
        <w:t>in the</w:t>
      </w:r>
      <w:r w:rsidR="00EF4303" w:rsidRPr="002F1488">
        <w:t xml:space="preserve"> </w:t>
      </w:r>
      <w:r w:rsidR="0011254F" w:rsidRPr="009E021A">
        <w:rPr>
          <w:rStyle w:val="ItalicsPACKT"/>
        </w:rPr>
        <w:t xml:space="preserve">Setting up and </w:t>
      </w:r>
      <w:r w:rsidR="009E021A">
        <w:rPr>
          <w:rStyle w:val="ItalicsPACKT"/>
        </w:rPr>
        <w:t>s</w:t>
      </w:r>
      <w:r w:rsidR="0011254F" w:rsidRPr="009E021A">
        <w:rPr>
          <w:rStyle w:val="ItalicsPACKT"/>
        </w:rPr>
        <w:t xml:space="preserve">ecuring </w:t>
      </w:r>
      <w:r w:rsidRPr="0011254F">
        <w:rPr>
          <w:rStyle w:val="ItalicsPACKT"/>
        </w:rPr>
        <w:t xml:space="preserve">an SMB </w:t>
      </w:r>
      <w:r w:rsidR="009E021A">
        <w:rPr>
          <w:rStyle w:val="ItalicsPACKT"/>
        </w:rPr>
        <w:t>f</w:t>
      </w:r>
      <w:r w:rsidRPr="0011254F">
        <w:rPr>
          <w:rStyle w:val="ItalicsPACKT"/>
        </w:rPr>
        <w:t xml:space="preserve">ile </w:t>
      </w:r>
      <w:r w:rsidR="009E021A">
        <w:rPr>
          <w:rStyle w:val="ItalicsPACKT"/>
        </w:rPr>
        <w:t>s</w:t>
      </w:r>
      <w:r w:rsidRPr="0011254F">
        <w:rPr>
          <w:rStyle w:val="ItalicsPACKT"/>
        </w:rPr>
        <w:t>erver</w:t>
      </w:r>
      <w:r w:rsidRPr="002F1488">
        <w:rPr>
          <w:rFonts w:ascii="FranklinGothic-BookItalic" w:hAnsi="FranklinGothic-BookItalic"/>
          <w:i/>
          <w:iCs/>
          <w:color w:val="000000"/>
          <w:sz w:val="20"/>
          <w:szCs w:val="20"/>
        </w:rPr>
        <w:t xml:space="preserve"> </w:t>
      </w:r>
      <w:r w:rsidRPr="002F1488">
        <w:t>recipe. In this recipe, you share a folder (</w:t>
      </w:r>
      <w:r w:rsidRPr="00091333">
        <w:rPr>
          <w:rStyle w:val="CodeInTextPACKT"/>
        </w:rPr>
        <w:t>C:\</w:t>
      </w:r>
      <w:proofErr w:type="spellStart"/>
      <w:r w:rsidR="0011254F">
        <w:rPr>
          <w:rStyle w:val="CodeInTextPACKT"/>
        </w:rPr>
        <w:t>ITShare</w:t>
      </w:r>
      <w:proofErr w:type="spellEnd"/>
      <w:r w:rsidRPr="002F1488">
        <w:t xml:space="preserve">) on the file server. </w:t>
      </w:r>
      <w:commentRangeStart w:id="4"/>
      <w:del w:id="5" w:author="Thomas Lee" w:date="2021-05-04T15:24:00Z">
        <w:r w:rsidRPr="002F1488" w:rsidDel="00240926">
          <w:delText>You created this folder previously.</w:delText>
        </w:r>
        <w:commentRangeEnd w:id="4"/>
        <w:r w:rsidR="004B4296" w:rsidDel="00240926">
          <w:rPr>
            <w:rStyle w:val="CommentReference"/>
            <w:rFonts w:ascii="Arial" w:hAnsi="Arial"/>
          </w:rPr>
          <w:commentReference w:id="4"/>
        </w:r>
        <w:r w:rsidRPr="002F1488" w:rsidDel="00240926">
          <w:delText xml:space="preserve"> </w:delText>
        </w:r>
      </w:del>
      <w:r w:rsidRPr="002F1488">
        <w:t>Then, you create a file in the</w:t>
      </w:r>
      <w:r w:rsidRPr="002F1488">
        <w:rPr>
          <w:rStyle w:val="CodeInTextPACKT"/>
          <w:rFonts w:ascii="Times New Roman" w:hAnsi="Times New Roman"/>
          <w:color w:val="auto"/>
          <w:sz w:val="22"/>
          <w:szCs w:val="24"/>
        </w:rPr>
        <w:t xml:space="preserve"> </w:t>
      </w:r>
      <w:r w:rsidRPr="00091333">
        <w:rPr>
          <w:rStyle w:val="CodeInTextPACKT"/>
        </w:rPr>
        <w:t>C:\</w:t>
      </w:r>
      <w:r w:rsidR="0011254F">
        <w:rPr>
          <w:rStyle w:val="CodeInTextPACKT"/>
        </w:rPr>
        <w:t>ITShare</w:t>
      </w:r>
      <w:r w:rsidR="0011254F" w:rsidRPr="002F1488">
        <w:rPr>
          <w:rStyle w:val="CodeInTextPACKT"/>
          <w:rFonts w:ascii="Times New Roman" w:hAnsi="Times New Roman"/>
          <w:color w:val="auto"/>
          <w:sz w:val="22"/>
          <w:szCs w:val="24"/>
        </w:rPr>
        <w:t xml:space="preserve"> </w:t>
      </w:r>
      <w:r w:rsidRPr="002F1488">
        <w:t xml:space="preserve">folder you just shared and set the ACL for the files to be the same for the share. You use the </w:t>
      </w:r>
      <w:r w:rsidRPr="009E6C78">
        <w:rPr>
          <w:rStyle w:val="CodeInTextPACKT"/>
        </w:rPr>
        <w:t>Set-</w:t>
      </w:r>
      <w:proofErr w:type="spellStart"/>
      <w:r w:rsidRPr="009E6C78">
        <w:rPr>
          <w:rStyle w:val="CodeInTextPACKT"/>
        </w:rPr>
        <w:t>SMBPathAcl</w:t>
      </w:r>
      <w:proofErr w:type="spellEnd"/>
      <w:r w:rsidRPr="002F1488">
        <w:t xml:space="preserve"> cmdlet to do this. You then review the ACL for both the folder and the file. </w:t>
      </w:r>
    </w:p>
    <w:p w14:paraId="446D5ACB" w14:textId="1366B18E" w:rsidR="00653C0E" w:rsidRPr="00653C0E" w:rsidRDefault="00653C0E" w:rsidP="00653C0E">
      <w:pPr>
        <w:pStyle w:val="NormalPACKT"/>
      </w:pPr>
      <w:r w:rsidRPr="00653C0E">
        <w:t xml:space="preserve">This recipe uses a </w:t>
      </w:r>
      <w:r w:rsidR="0011254F">
        <w:t>universal</w:t>
      </w:r>
      <w:r w:rsidR="0011254F" w:rsidRPr="00653C0E">
        <w:t xml:space="preserve"> </w:t>
      </w:r>
      <w:r w:rsidRPr="00653C0E">
        <w:t>security group, Sales, which you create in the Reskit.Org</w:t>
      </w:r>
      <w:r>
        <w:t xml:space="preserve"> </w:t>
      </w:r>
      <w:r w:rsidRPr="00653C0E">
        <w:t xml:space="preserve">domain. See the </w:t>
      </w:r>
      <w:r w:rsidR="0011254F" w:rsidRPr="00B65EF3">
        <w:rPr>
          <w:rStyle w:val="ItalicsPACKT"/>
        </w:rPr>
        <w:t>M</w:t>
      </w:r>
      <w:r w:rsidR="009451B9">
        <w:rPr>
          <w:rStyle w:val="ItalicsPACKT"/>
        </w:rPr>
        <w:t>anag</w:t>
      </w:r>
      <w:r w:rsidR="0011254F" w:rsidRPr="00B65EF3">
        <w:rPr>
          <w:rStyle w:val="ItalicsPACKT"/>
        </w:rPr>
        <w:t>ing printer security</w:t>
      </w:r>
      <w:r w:rsidR="0011254F">
        <w:t xml:space="preserve"> recipe in </w:t>
      </w:r>
      <w:r w:rsidRPr="004761E9">
        <w:rPr>
          <w:rStyle w:val="ChapterrefPACKT"/>
        </w:rPr>
        <w:t xml:space="preserve">Chapter </w:t>
      </w:r>
      <w:r w:rsidR="0011254F">
        <w:rPr>
          <w:rStyle w:val="ChapterrefPACKT"/>
        </w:rPr>
        <w:t>11</w:t>
      </w:r>
      <w:r w:rsidRPr="00047F27">
        <w:t xml:space="preserve">, </w:t>
      </w:r>
      <w:r w:rsidRPr="004761E9">
        <w:rPr>
          <w:rStyle w:val="ChapterrefPACKT"/>
        </w:rPr>
        <w:t>Managing Printers</w:t>
      </w:r>
      <w:r w:rsidRPr="00653C0E">
        <w:t>, for the script snippet</w:t>
      </w:r>
      <w:r>
        <w:t xml:space="preserve"> </w:t>
      </w:r>
      <w:r w:rsidRPr="00653C0E">
        <w:t>you can use to create the groups used by this recipe.</w:t>
      </w:r>
      <w:r>
        <w:t xml:space="preserve"> </w:t>
      </w:r>
      <w:r w:rsidRPr="00653C0E">
        <w:t xml:space="preserve">In this recipe, you use the </w:t>
      </w:r>
      <w:r w:rsidRPr="00653C0E">
        <w:rPr>
          <w:rStyle w:val="CodeInTextPACKT"/>
        </w:rPr>
        <w:t>Get</w:t>
      </w:r>
      <w:r w:rsidRPr="00653C0E">
        <w:rPr>
          <w:rStyle w:val="CodeInTextPACKT"/>
        </w:rPr>
        <w:noBreakHyphen/>
      </w:r>
      <w:proofErr w:type="spellStart"/>
      <w:r w:rsidRPr="00653C0E">
        <w:rPr>
          <w:rStyle w:val="CodeInTextPACKT"/>
        </w:rPr>
        <w:t>NTFSAccess</w:t>
      </w:r>
      <w:proofErr w:type="spellEnd"/>
      <w:r w:rsidRPr="00653C0E">
        <w:t xml:space="preserve"> cmdlet from </w:t>
      </w:r>
      <w:r w:rsidRPr="00653C0E">
        <w:rPr>
          <w:rStyle w:val="CodeInTextPACKT"/>
        </w:rPr>
        <w:t>NTFSSecurity</w:t>
      </w:r>
      <w:r w:rsidRPr="00653C0E">
        <w:t>, a third-party</w:t>
      </w:r>
      <w:r>
        <w:t xml:space="preserve"> </w:t>
      </w:r>
      <w:r w:rsidRPr="00653C0E">
        <w:t xml:space="preserve">module that you downloaded from the PowerShell Gallery. See the </w:t>
      </w:r>
      <w:r w:rsidRPr="00653C0E">
        <w:rPr>
          <w:rStyle w:val="ItalicsPACKT"/>
        </w:rPr>
        <w:t xml:space="preserve">Managing NTFS </w:t>
      </w:r>
      <w:r w:rsidR="00340AFC">
        <w:rPr>
          <w:rStyle w:val="ItalicsPACKT"/>
        </w:rPr>
        <w:t>f</w:t>
      </w:r>
      <w:r w:rsidRPr="00653C0E">
        <w:rPr>
          <w:rStyle w:val="ItalicsPACKT"/>
        </w:rPr>
        <w:t xml:space="preserve">ile and </w:t>
      </w:r>
      <w:r w:rsidR="00340AFC">
        <w:rPr>
          <w:rStyle w:val="ItalicsPACKT"/>
        </w:rPr>
        <w:t>f</w:t>
      </w:r>
      <w:r w:rsidRPr="00653C0E">
        <w:rPr>
          <w:rStyle w:val="ItalicsPACKT"/>
        </w:rPr>
        <w:t xml:space="preserve">older </w:t>
      </w:r>
      <w:r w:rsidR="00340AFC">
        <w:rPr>
          <w:rStyle w:val="ItalicsPACKT"/>
        </w:rPr>
        <w:t>p</w:t>
      </w:r>
      <w:r w:rsidRPr="00653C0E">
        <w:rPr>
          <w:rStyle w:val="ItalicsPACKT"/>
        </w:rPr>
        <w:t>ermissions</w:t>
      </w:r>
      <w:r>
        <w:t xml:space="preserve"> </w:t>
      </w:r>
      <w:r w:rsidRPr="00653C0E">
        <w:t xml:space="preserve">recipe for more details about this module and </w:t>
      </w:r>
      <w:r w:rsidR="00EF4303">
        <w:t>instructions on downloading</w:t>
      </w:r>
      <w:r w:rsidRPr="00653C0E">
        <w:t xml:space="preserve"> it.</w:t>
      </w:r>
    </w:p>
    <w:p w14:paraId="1AA3D392" w14:textId="1CD00F88" w:rsidR="00541F49" w:rsidRDefault="00541F49" w:rsidP="00541F49">
      <w:pPr>
        <w:pStyle w:val="Heading2"/>
        <w:tabs>
          <w:tab w:val="left" w:pos="0"/>
        </w:tabs>
      </w:pPr>
      <w:r>
        <w:t xml:space="preserve">Getting </w:t>
      </w:r>
      <w:r w:rsidR="00A9731C">
        <w:t>r</w:t>
      </w:r>
      <w:r>
        <w:t>eady</w:t>
      </w:r>
    </w:p>
    <w:p w14:paraId="19F8507F" w14:textId="06F30C33" w:rsidR="00541F49" w:rsidRPr="0011254F" w:rsidRDefault="00541F49" w:rsidP="00541F49">
      <w:pPr>
        <w:pStyle w:val="NormalPACKT"/>
        <w:rPr>
          <w:iCs/>
          <w:lang w:val="en-GB"/>
        </w:rPr>
      </w:pPr>
      <w:r>
        <w:rPr>
          <w:lang w:val="en-GB"/>
        </w:rPr>
        <w:t xml:space="preserve">This recipe uses </w:t>
      </w:r>
      <w:r w:rsidRPr="00911CCD">
        <w:rPr>
          <w:rStyle w:val="CodeInTextPACKT"/>
        </w:rPr>
        <w:t>SRV</w:t>
      </w:r>
      <w:r w:rsidR="000D5106">
        <w:rPr>
          <w:rStyle w:val="CodeInTextPACKT"/>
        </w:rPr>
        <w:t>2</w:t>
      </w:r>
      <w:r w:rsidRPr="00F74897">
        <w:t xml:space="preserve">, </w:t>
      </w:r>
      <w:r>
        <w:rPr>
          <w:lang w:val="en-GB"/>
        </w:rPr>
        <w:t xml:space="preserve">a domain-joined host in the </w:t>
      </w:r>
      <w:r w:rsidRPr="00286C78">
        <w:rPr>
          <w:rStyle w:val="CodeInTextPACKT"/>
        </w:rPr>
        <w:t>Reskit.Org</w:t>
      </w:r>
      <w:r>
        <w:rPr>
          <w:lang w:val="en-GB"/>
        </w:rPr>
        <w:t xml:space="preserve"> domain, on which you have installed PowerShell 7 and VS Code. You should </w:t>
      </w:r>
      <w:r w:rsidR="004163B0">
        <w:rPr>
          <w:lang w:val="en-GB"/>
        </w:rPr>
        <w:t xml:space="preserve">also </w:t>
      </w:r>
      <w:r>
        <w:rPr>
          <w:lang w:val="en-GB"/>
        </w:rPr>
        <w:t xml:space="preserve">have </w:t>
      </w:r>
      <w:r w:rsidRPr="00414032">
        <w:rPr>
          <w:rStyle w:val="CodeInTextPACKT"/>
        </w:rPr>
        <w:t>DC1</w:t>
      </w:r>
      <w:r>
        <w:rPr>
          <w:lang w:val="en-GB"/>
        </w:rPr>
        <w:t xml:space="preserve"> online.</w:t>
      </w:r>
      <w:r w:rsidR="0011254F">
        <w:rPr>
          <w:lang w:val="en-GB"/>
        </w:rPr>
        <w:t xml:space="preserve"> If you have not yet created the Sales universal group, see the </w:t>
      </w:r>
      <w:r w:rsidR="007955D4">
        <w:rPr>
          <w:rStyle w:val="ItalicsPACKT"/>
        </w:rPr>
        <w:t>Manag</w:t>
      </w:r>
      <w:r w:rsidR="0011254F" w:rsidRPr="00987802">
        <w:rPr>
          <w:rStyle w:val="ItalicsPACKT"/>
        </w:rPr>
        <w:t>ing printer security</w:t>
      </w:r>
      <w:r w:rsidR="0011254F" w:rsidRPr="00E945EB">
        <w:t xml:space="preserve"> </w:t>
      </w:r>
      <w:r w:rsidR="00E945EB">
        <w:t xml:space="preserve">recipe </w:t>
      </w:r>
      <w:r w:rsidR="0011254F" w:rsidRPr="00E945EB">
        <w:t>in</w:t>
      </w:r>
      <w:r w:rsidR="0011254F">
        <w:rPr>
          <w:rStyle w:val="ItalicsPACKT"/>
          <w:i w:val="0"/>
          <w:iCs/>
        </w:rPr>
        <w:t xml:space="preserve"> </w:t>
      </w:r>
      <w:r w:rsidR="00E945EB" w:rsidRPr="00E945EB">
        <w:rPr>
          <w:rStyle w:val="ChapterrefPACKT"/>
        </w:rPr>
        <w:t>C</w:t>
      </w:r>
      <w:r w:rsidR="0011254F" w:rsidRPr="00E945EB">
        <w:rPr>
          <w:rStyle w:val="ChapterrefPACKT"/>
        </w:rPr>
        <w:t>hapter 11</w:t>
      </w:r>
      <w:r w:rsidR="0011254F">
        <w:rPr>
          <w:rStyle w:val="ItalicsPACKT"/>
          <w:i w:val="0"/>
          <w:iCs/>
        </w:rPr>
        <w:t>.</w:t>
      </w:r>
    </w:p>
    <w:p w14:paraId="6634E469" w14:textId="0694980A" w:rsidR="00541F49" w:rsidRDefault="00541F49" w:rsidP="00541F49">
      <w:pPr>
        <w:pStyle w:val="Heading2"/>
        <w:tabs>
          <w:tab w:val="left" w:pos="0"/>
        </w:tabs>
      </w:pPr>
      <w:r>
        <w:t>How to do it...</w:t>
      </w:r>
    </w:p>
    <w:p w14:paraId="4F0CEB6F" w14:textId="65E72089" w:rsidR="00631CBF" w:rsidRPr="00631CBF" w:rsidRDefault="00631CBF" w:rsidP="00631CBF">
      <w:pPr>
        <w:pStyle w:val="NumberedBulletPACKT"/>
        <w:numPr>
          <w:ilvl w:val="0"/>
          <w:numId w:val="37"/>
        </w:numPr>
        <w:rPr>
          <w:color w:val="000000"/>
        </w:rPr>
      </w:pPr>
      <w:r w:rsidRPr="00631CBF">
        <w:t>Discovering existing shares and access rights</w:t>
      </w:r>
    </w:p>
    <w:p w14:paraId="5A632BA8" w14:textId="77777777" w:rsidR="00631CBF" w:rsidRPr="00631CBF" w:rsidRDefault="00631CBF" w:rsidP="00631CBF">
      <w:pPr>
        <w:pStyle w:val="CodePACKT"/>
      </w:pPr>
    </w:p>
    <w:p w14:paraId="3DB0F0BE" w14:textId="4C65044F" w:rsidR="00631CBF" w:rsidRPr="00631CBF" w:rsidRDefault="00631CBF" w:rsidP="00631CBF">
      <w:pPr>
        <w:pStyle w:val="CodePACKT"/>
      </w:pPr>
      <w:r w:rsidRPr="00631CBF">
        <w:t>Get-</w:t>
      </w:r>
      <w:proofErr w:type="spellStart"/>
      <w:r w:rsidRPr="00631CBF">
        <w:t>SmbShare</w:t>
      </w:r>
      <w:proofErr w:type="spellEnd"/>
      <w:r w:rsidRPr="00631CBF">
        <w:t> -Name * | </w:t>
      </w:r>
    </w:p>
    <w:p w14:paraId="481086AF" w14:textId="77777777" w:rsidR="00631CBF" w:rsidRPr="00631CBF" w:rsidRDefault="00631CBF" w:rsidP="00631CBF">
      <w:pPr>
        <w:pStyle w:val="CodePACKT"/>
      </w:pPr>
      <w:r w:rsidRPr="00631CBF">
        <w:t>  Get-</w:t>
      </w:r>
      <w:proofErr w:type="spellStart"/>
      <w:r w:rsidRPr="00631CBF">
        <w:t>SmbShareAccess</w:t>
      </w:r>
      <w:proofErr w:type="spellEnd"/>
      <w:r w:rsidRPr="00631CBF">
        <w:t> |</w:t>
      </w:r>
    </w:p>
    <w:p w14:paraId="3D0BC35D" w14:textId="77777777" w:rsidR="00631CBF" w:rsidRPr="00631CBF" w:rsidRDefault="00631CBF" w:rsidP="00631CBF">
      <w:pPr>
        <w:pStyle w:val="CodePACKT"/>
      </w:pPr>
      <w:r w:rsidRPr="00631CBF">
        <w:t>    Format-Table -</w:t>
      </w:r>
      <w:proofErr w:type="spellStart"/>
      <w:r w:rsidRPr="00631CBF">
        <w:t>GroupBy</w:t>
      </w:r>
      <w:proofErr w:type="spellEnd"/>
      <w:r w:rsidRPr="00631CBF">
        <w:t> Name</w:t>
      </w:r>
    </w:p>
    <w:p w14:paraId="07528DD2" w14:textId="77777777" w:rsidR="00631CBF" w:rsidRPr="00631CBF" w:rsidRDefault="00631CBF" w:rsidP="00631CBF">
      <w:pPr>
        <w:pStyle w:val="CodePACKT"/>
      </w:pPr>
    </w:p>
    <w:p w14:paraId="05176C43" w14:textId="046A7314" w:rsidR="00631CBF" w:rsidRPr="00631CBF" w:rsidRDefault="00631CBF" w:rsidP="00631CBF">
      <w:pPr>
        <w:pStyle w:val="NumberedBulletPACKT"/>
        <w:rPr>
          <w:color w:val="000000"/>
        </w:rPr>
      </w:pPr>
      <w:r w:rsidRPr="00631CBF">
        <w:t>Sharing a </w:t>
      </w:r>
      <w:r w:rsidR="005069A4">
        <w:t xml:space="preserve">new </w:t>
      </w:r>
      <w:r w:rsidRPr="00631CBF">
        <w:t>folder </w:t>
      </w:r>
    </w:p>
    <w:p w14:paraId="0AE8956C" w14:textId="77777777" w:rsidR="00631CBF" w:rsidRPr="00631CBF" w:rsidRDefault="00631CBF" w:rsidP="00631CBF">
      <w:pPr>
        <w:pStyle w:val="CodePACKT"/>
      </w:pPr>
    </w:p>
    <w:p w14:paraId="235FC3A1" w14:textId="53C83B61" w:rsidR="00B6485F" w:rsidRDefault="005069A4" w:rsidP="00631CBF">
      <w:pPr>
        <w:pStyle w:val="CodePACKT"/>
      </w:pPr>
      <w:r w:rsidRPr="005069A4">
        <w:t xml:space="preserve">New-Item -Path </w:t>
      </w:r>
      <w:r w:rsidR="00240926">
        <w:t>C</w:t>
      </w:r>
      <w:commentRangeStart w:id="6"/>
      <w:commentRangeStart w:id="7"/>
      <w:r w:rsidRPr="005069A4">
        <w:t>:</w:t>
      </w:r>
      <w:commentRangeEnd w:id="6"/>
      <w:r w:rsidR="000E02AE">
        <w:rPr>
          <w:rStyle w:val="CommentReference"/>
          <w:rFonts w:ascii="Arial" w:hAnsi="Arial"/>
          <w:color w:val="auto"/>
          <w:lang w:eastAsia="en-US"/>
        </w:rPr>
        <w:commentReference w:id="6"/>
      </w:r>
      <w:commentRangeEnd w:id="7"/>
      <w:r w:rsidR="00240926">
        <w:rPr>
          <w:rStyle w:val="CommentReference"/>
          <w:rFonts w:ascii="Arial" w:hAnsi="Arial"/>
          <w:color w:val="auto"/>
          <w:lang w:eastAsia="en-US"/>
        </w:rPr>
        <w:commentReference w:id="7"/>
      </w:r>
      <w:r w:rsidRPr="005069A4">
        <w:t xml:space="preserve"> -Name </w:t>
      </w:r>
      <w:proofErr w:type="spellStart"/>
      <w:r w:rsidRPr="005069A4">
        <w:t>ITShare</w:t>
      </w:r>
      <w:proofErr w:type="spellEnd"/>
      <w:r w:rsidRPr="005069A4">
        <w:t xml:space="preserve"> </w:t>
      </w:r>
      <w:r w:rsidR="00B6485F">
        <w:t xml:space="preserve">-ItemType Directory </w:t>
      </w:r>
      <w:r w:rsidRPr="005069A4">
        <w:t>|</w:t>
      </w:r>
    </w:p>
    <w:p w14:paraId="3AF907A6" w14:textId="2BE0AD70" w:rsidR="005069A4" w:rsidRDefault="005069A4" w:rsidP="00631CBF">
      <w:pPr>
        <w:pStyle w:val="CodePACKT"/>
      </w:pPr>
      <w:r w:rsidRPr="005069A4">
        <w:t xml:space="preserve"> </w:t>
      </w:r>
      <w:r w:rsidR="00B6485F">
        <w:t xml:space="preserve"> </w:t>
      </w:r>
      <w:r w:rsidRPr="005069A4">
        <w:t xml:space="preserve">Out-Null </w:t>
      </w:r>
    </w:p>
    <w:p w14:paraId="6EA0F7F1" w14:textId="632AD6A2" w:rsidR="00631CBF" w:rsidRPr="00631CBF" w:rsidRDefault="00631CBF" w:rsidP="00631CBF">
      <w:pPr>
        <w:pStyle w:val="CodePACKT"/>
      </w:pPr>
      <w:r w:rsidRPr="00631CBF">
        <w:t>New-</w:t>
      </w:r>
      <w:proofErr w:type="spellStart"/>
      <w:r w:rsidRPr="00631CBF">
        <w:t>SmbShare</w:t>
      </w:r>
      <w:proofErr w:type="spellEnd"/>
      <w:r w:rsidRPr="00631CBF">
        <w:t> -Name </w:t>
      </w:r>
      <w:proofErr w:type="spellStart"/>
      <w:r w:rsidR="005069A4">
        <w:t>ITShare</w:t>
      </w:r>
      <w:proofErr w:type="spellEnd"/>
      <w:r w:rsidRPr="00631CBF">
        <w:t> -Path C:\</w:t>
      </w:r>
      <w:r w:rsidR="005069A4">
        <w:t>ITShare</w:t>
      </w:r>
    </w:p>
    <w:p w14:paraId="3054BBD5" w14:textId="77777777" w:rsidR="00631CBF" w:rsidRPr="00631CBF" w:rsidRDefault="00631CBF" w:rsidP="00631CBF">
      <w:pPr>
        <w:pStyle w:val="CodePACKT"/>
      </w:pPr>
    </w:p>
    <w:p w14:paraId="3DB6A7C8" w14:textId="73E0ECED" w:rsidR="00631CBF" w:rsidRPr="00631CBF" w:rsidRDefault="00631CBF" w:rsidP="00631CBF">
      <w:pPr>
        <w:pStyle w:val="NumberedBulletPACKT"/>
        <w:rPr>
          <w:color w:val="000000"/>
        </w:rPr>
      </w:pPr>
      <w:r w:rsidRPr="00631CBF">
        <w:t>Updating the share to have a description</w:t>
      </w:r>
    </w:p>
    <w:p w14:paraId="2D970866" w14:textId="77777777" w:rsidR="00631CBF" w:rsidRPr="00631CBF" w:rsidRDefault="00631CBF" w:rsidP="00631CBF">
      <w:pPr>
        <w:pStyle w:val="CodePACKT"/>
      </w:pPr>
    </w:p>
    <w:p w14:paraId="234F6F7C" w14:textId="17B8F4E1" w:rsidR="00631CBF" w:rsidRPr="00631CBF" w:rsidRDefault="00631CBF" w:rsidP="00631CBF">
      <w:pPr>
        <w:pStyle w:val="CodePACKT"/>
      </w:pPr>
      <w:r w:rsidRPr="00631CBF">
        <w:t>$CHT = @{Confirm=$False}</w:t>
      </w:r>
    </w:p>
    <w:p w14:paraId="3974BAFE" w14:textId="0829CF75" w:rsidR="00631CBF" w:rsidRPr="00631CBF" w:rsidRDefault="00631CBF" w:rsidP="00631CBF">
      <w:pPr>
        <w:pStyle w:val="CodePACKT"/>
      </w:pPr>
      <w:r w:rsidRPr="00631CBF">
        <w:t>Set-</w:t>
      </w:r>
      <w:proofErr w:type="spellStart"/>
      <w:r w:rsidRPr="00631CBF">
        <w:t>SmbShare</w:t>
      </w:r>
      <w:proofErr w:type="spellEnd"/>
      <w:r w:rsidRPr="00631CBF">
        <w:t> -Name </w:t>
      </w:r>
      <w:proofErr w:type="spellStart"/>
      <w:r w:rsidR="0011254F">
        <w:t>ITShare</w:t>
      </w:r>
      <w:proofErr w:type="spellEnd"/>
      <w:r w:rsidR="0011254F" w:rsidRPr="00631CBF">
        <w:t> </w:t>
      </w:r>
      <w:r w:rsidRPr="00631CBF">
        <w:t>-Description </w:t>
      </w:r>
      <w:r w:rsidR="002D3655">
        <w:t>'</w:t>
      </w:r>
      <w:r w:rsidRPr="00631CBF">
        <w:t>F</w:t>
      </w:r>
      <w:r w:rsidR="005069A4">
        <w:t>ile</w:t>
      </w:r>
      <w:r w:rsidRPr="00631CBF">
        <w:t> Share for IT</w:t>
      </w:r>
      <w:r w:rsidR="002D3655">
        <w:t>'</w:t>
      </w:r>
      <w:r w:rsidRPr="00631CBF">
        <w:t> @CHT</w:t>
      </w:r>
    </w:p>
    <w:p w14:paraId="4E367F09" w14:textId="77777777" w:rsidR="00631CBF" w:rsidRPr="00631CBF" w:rsidRDefault="00631CBF" w:rsidP="00631CBF">
      <w:pPr>
        <w:pStyle w:val="CodePACKT"/>
      </w:pPr>
    </w:p>
    <w:p w14:paraId="1BB4512A" w14:textId="16EE3B48" w:rsidR="00631CBF" w:rsidRPr="00631CBF" w:rsidRDefault="00631CBF" w:rsidP="00631CBF">
      <w:pPr>
        <w:pStyle w:val="NumberedBulletPACKT"/>
        <w:rPr>
          <w:color w:val="000000"/>
        </w:rPr>
      </w:pPr>
      <w:r w:rsidRPr="00631CBF">
        <w:t>Setting folder enumeration mode</w:t>
      </w:r>
    </w:p>
    <w:p w14:paraId="6EFA4D05" w14:textId="77777777" w:rsidR="00631CBF" w:rsidRPr="00631CBF" w:rsidRDefault="00631CBF" w:rsidP="00631CBF">
      <w:pPr>
        <w:pStyle w:val="CodePACKT"/>
      </w:pPr>
    </w:p>
    <w:p w14:paraId="6F9A8A60" w14:textId="3037FD39" w:rsidR="00631CBF" w:rsidRPr="00631CBF" w:rsidRDefault="00631CBF" w:rsidP="00631CBF">
      <w:pPr>
        <w:pStyle w:val="CodePACKT"/>
      </w:pPr>
      <w:r w:rsidRPr="00631CBF">
        <w:t>$CHT = @{Confirm = $false}</w:t>
      </w:r>
    </w:p>
    <w:p w14:paraId="16BB8814" w14:textId="1106ABD1" w:rsidR="00631CBF" w:rsidRPr="00631CBF" w:rsidRDefault="00631CBF" w:rsidP="00631CBF">
      <w:pPr>
        <w:pStyle w:val="CodePACKT"/>
      </w:pPr>
      <w:r w:rsidRPr="00631CBF">
        <w:t>Set-SMBShare -Name </w:t>
      </w:r>
      <w:r w:rsidR="005069A4">
        <w:t>ITShare</w:t>
      </w:r>
      <w:r w:rsidRPr="00631CBF">
        <w:t> -FolderEnumerationMode AccessBased @CHT</w:t>
      </w:r>
    </w:p>
    <w:p w14:paraId="33601CD7" w14:textId="77777777" w:rsidR="00631CBF" w:rsidRPr="00631CBF" w:rsidRDefault="00631CBF" w:rsidP="00631CBF">
      <w:pPr>
        <w:pStyle w:val="CodePACKT"/>
      </w:pPr>
    </w:p>
    <w:p w14:paraId="093F3914" w14:textId="7B295B84" w:rsidR="00631CBF" w:rsidRPr="00631CBF" w:rsidRDefault="00631CBF" w:rsidP="00631CBF">
      <w:pPr>
        <w:pStyle w:val="NumberedBulletPACKT"/>
        <w:rPr>
          <w:color w:val="000000"/>
        </w:rPr>
      </w:pPr>
      <w:r w:rsidRPr="00631CBF">
        <w:t>Setting encryption on for </w:t>
      </w:r>
      <w:proofErr w:type="spellStart"/>
      <w:r w:rsidR="005069A4" w:rsidRPr="00EF4303">
        <w:rPr>
          <w:rStyle w:val="CodeInTextPACKT"/>
        </w:rPr>
        <w:t>ITShare</w:t>
      </w:r>
      <w:proofErr w:type="spellEnd"/>
      <w:r w:rsidRPr="00631CBF">
        <w:t> share</w:t>
      </w:r>
    </w:p>
    <w:p w14:paraId="70F6CDC8" w14:textId="77777777" w:rsidR="00631CBF" w:rsidRPr="00631CBF" w:rsidRDefault="00631CBF" w:rsidP="00631CBF">
      <w:pPr>
        <w:pStyle w:val="CodePACKT"/>
      </w:pPr>
    </w:p>
    <w:p w14:paraId="597D66FE" w14:textId="001F814B" w:rsidR="00631CBF" w:rsidRPr="00631CBF" w:rsidRDefault="00631CBF" w:rsidP="00631CBF">
      <w:pPr>
        <w:pStyle w:val="CodePACKT"/>
        <w:rPr>
          <w:rStyle w:val="CodeInTextPACKT"/>
          <w:color w:val="7030A0"/>
        </w:rPr>
      </w:pPr>
      <w:r w:rsidRPr="00631CBF">
        <w:rPr>
          <w:rStyle w:val="CodeInTextPACKT"/>
          <w:color w:val="7030A0"/>
        </w:rPr>
        <w:t>Set-</w:t>
      </w:r>
      <w:proofErr w:type="spellStart"/>
      <w:r w:rsidRPr="00631CBF">
        <w:rPr>
          <w:rStyle w:val="CodeInTextPACKT"/>
          <w:color w:val="7030A0"/>
        </w:rPr>
        <w:t>SmbShare</w:t>
      </w:r>
      <w:proofErr w:type="spellEnd"/>
      <w:r w:rsidRPr="00631CBF">
        <w:rPr>
          <w:rStyle w:val="CodeInTextPACKT"/>
          <w:color w:val="7030A0"/>
        </w:rPr>
        <w:t> –Name </w:t>
      </w:r>
      <w:proofErr w:type="spellStart"/>
      <w:r w:rsidR="005069A4">
        <w:rPr>
          <w:rStyle w:val="CodeInTextPACKT"/>
          <w:color w:val="7030A0"/>
        </w:rPr>
        <w:t>ITShare</w:t>
      </w:r>
      <w:proofErr w:type="spellEnd"/>
      <w:r w:rsidRPr="00631CBF">
        <w:rPr>
          <w:rStyle w:val="CodeInTextPACKT"/>
          <w:color w:val="7030A0"/>
        </w:rPr>
        <w:t> -</w:t>
      </w:r>
      <w:proofErr w:type="spellStart"/>
      <w:r w:rsidRPr="00631CBF">
        <w:rPr>
          <w:rStyle w:val="CodeInTextPACKT"/>
          <w:color w:val="7030A0"/>
        </w:rPr>
        <w:t>EncryptData</w:t>
      </w:r>
      <w:proofErr w:type="spellEnd"/>
      <w:r w:rsidRPr="00631CBF">
        <w:rPr>
          <w:rStyle w:val="CodeInTextPACKT"/>
          <w:color w:val="7030A0"/>
        </w:rPr>
        <w:t> $true @CHT</w:t>
      </w:r>
    </w:p>
    <w:p w14:paraId="3AE4F6FD" w14:textId="77777777" w:rsidR="00631CBF" w:rsidRPr="00631CBF" w:rsidRDefault="00631CBF" w:rsidP="00631CBF">
      <w:pPr>
        <w:pStyle w:val="CodePACKT"/>
        <w:rPr>
          <w:rStyle w:val="CodeInTextPACKT"/>
          <w:color w:val="7030A0"/>
        </w:rPr>
      </w:pPr>
    </w:p>
    <w:p w14:paraId="7CE42425" w14:textId="03DECD72" w:rsidR="00631CBF" w:rsidRPr="00631CBF" w:rsidRDefault="00631CBF" w:rsidP="00631CBF">
      <w:pPr>
        <w:pStyle w:val="NumberedBulletPACKT"/>
        <w:rPr>
          <w:color w:val="000000"/>
        </w:rPr>
      </w:pPr>
      <w:r w:rsidRPr="00631CBF">
        <w:t>Removing all access to </w:t>
      </w:r>
      <w:proofErr w:type="spellStart"/>
      <w:r w:rsidR="005069A4" w:rsidRPr="00590306">
        <w:rPr>
          <w:rStyle w:val="CodeInTextPACKT"/>
        </w:rPr>
        <w:t>ITShare</w:t>
      </w:r>
      <w:proofErr w:type="spellEnd"/>
      <w:r w:rsidRPr="00631CBF">
        <w:t> share</w:t>
      </w:r>
      <w:r w:rsidR="005069A4">
        <w:t xml:space="preserve"> for the Everyone group</w:t>
      </w:r>
    </w:p>
    <w:p w14:paraId="3E5523C8" w14:textId="77777777" w:rsidR="00631CBF" w:rsidRPr="00631CBF" w:rsidRDefault="00631CBF" w:rsidP="00631CBF">
      <w:pPr>
        <w:pStyle w:val="CodePACKT"/>
      </w:pPr>
    </w:p>
    <w:p w14:paraId="574B9048" w14:textId="2A05DF52" w:rsidR="00631CBF" w:rsidRPr="00631CBF" w:rsidRDefault="00631CBF" w:rsidP="00631CBF">
      <w:pPr>
        <w:pStyle w:val="CodePACKT"/>
      </w:pPr>
      <w:r w:rsidRPr="00631CBF">
        <w:t>$AHT1 = @{</w:t>
      </w:r>
    </w:p>
    <w:p w14:paraId="08EB0947" w14:textId="1B409796" w:rsidR="00631CBF" w:rsidRPr="00631CBF" w:rsidRDefault="00631CBF" w:rsidP="00631CBF">
      <w:pPr>
        <w:pStyle w:val="CodePACKT"/>
      </w:pPr>
      <w:r w:rsidRPr="00631CBF">
        <w:t>  Name        =  </w:t>
      </w:r>
      <w:r w:rsidR="002D3655">
        <w:t>'</w:t>
      </w:r>
      <w:proofErr w:type="spellStart"/>
      <w:r w:rsidR="005069A4">
        <w:t>ITShare</w:t>
      </w:r>
      <w:proofErr w:type="spellEnd"/>
      <w:r w:rsidR="002D3655">
        <w:t>'</w:t>
      </w:r>
    </w:p>
    <w:p w14:paraId="3BCFAA95" w14:textId="6B03FE70" w:rsidR="00631CBF" w:rsidRPr="00631CBF" w:rsidRDefault="00631CBF" w:rsidP="00631CBF">
      <w:pPr>
        <w:pStyle w:val="CodePACKT"/>
      </w:pPr>
      <w:r w:rsidRPr="00631CBF">
        <w:t>  </w:t>
      </w:r>
      <w:proofErr w:type="spellStart"/>
      <w:r w:rsidRPr="00631CBF">
        <w:t>AccountName</w:t>
      </w:r>
      <w:proofErr w:type="spellEnd"/>
      <w:r w:rsidRPr="00631CBF">
        <w:t> = </w:t>
      </w:r>
      <w:r w:rsidR="002D3655">
        <w:t>'</w:t>
      </w:r>
      <w:r w:rsidRPr="00631CBF">
        <w:t>Everyone</w:t>
      </w:r>
      <w:r w:rsidR="002D3655">
        <w:t>'</w:t>
      </w:r>
    </w:p>
    <w:p w14:paraId="28CFDC0A" w14:textId="77777777" w:rsidR="00631CBF" w:rsidRPr="00631CBF" w:rsidRDefault="00631CBF" w:rsidP="00631CBF">
      <w:pPr>
        <w:pStyle w:val="CodePACKT"/>
      </w:pPr>
      <w:r w:rsidRPr="00631CBF">
        <w:t>  Confirm     =  $false</w:t>
      </w:r>
    </w:p>
    <w:p w14:paraId="4939312B" w14:textId="77777777" w:rsidR="00631CBF" w:rsidRPr="00631CBF" w:rsidRDefault="00631CBF" w:rsidP="00631CBF">
      <w:pPr>
        <w:pStyle w:val="CodePACKT"/>
      </w:pPr>
      <w:r w:rsidRPr="00631CBF">
        <w:t>}</w:t>
      </w:r>
    </w:p>
    <w:p w14:paraId="322007AD" w14:textId="77777777" w:rsidR="00631CBF" w:rsidRPr="00631CBF" w:rsidRDefault="00631CBF" w:rsidP="00631CBF">
      <w:pPr>
        <w:pStyle w:val="CodePACKT"/>
      </w:pPr>
      <w:r w:rsidRPr="00631CBF">
        <w:t>Revoke-</w:t>
      </w:r>
      <w:proofErr w:type="spellStart"/>
      <w:r w:rsidRPr="00631CBF">
        <w:t>SmbShareAccess</w:t>
      </w:r>
      <w:proofErr w:type="spellEnd"/>
      <w:r w:rsidRPr="00631CBF">
        <w:t> @AHT1 | Out-Null</w:t>
      </w:r>
    </w:p>
    <w:p w14:paraId="11D35583" w14:textId="77777777" w:rsidR="00631CBF" w:rsidRPr="00631CBF" w:rsidRDefault="00631CBF" w:rsidP="00631CBF">
      <w:pPr>
        <w:pStyle w:val="CodePACKT"/>
      </w:pPr>
    </w:p>
    <w:p w14:paraId="73843803" w14:textId="33570B25" w:rsidR="00631CBF" w:rsidRPr="00631CBF" w:rsidRDefault="00631CBF" w:rsidP="00631CBF">
      <w:pPr>
        <w:pStyle w:val="NumberedBulletPACKT"/>
        <w:rPr>
          <w:color w:val="000000"/>
        </w:rPr>
      </w:pPr>
      <w:r w:rsidRPr="00631CBF">
        <w:t>Adding </w:t>
      </w:r>
      <w:r w:rsidRPr="00AF72CD">
        <w:rPr>
          <w:rStyle w:val="CodeInTextPACKT"/>
        </w:rPr>
        <w:t>Reskit\Administrators</w:t>
      </w:r>
      <w:r w:rsidRPr="00631CBF">
        <w:t> to have read perm</w:t>
      </w:r>
      <w:r w:rsidR="00EF4303">
        <w:t>i</w:t>
      </w:r>
      <w:r w:rsidRPr="00631CBF">
        <w:t>ssions</w:t>
      </w:r>
    </w:p>
    <w:p w14:paraId="214AC66E" w14:textId="77777777" w:rsidR="00631CBF" w:rsidRPr="00631CBF" w:rsidRDefault="00631CBF" w:rsidP="00631CBF">
      <w:pPr>
        <w:pStyle w:val="CodePACKT"/>
      </w:pPr>
    </w:p>
    <w:p w14:paraId="3265B87C" w14:textId="0A19F7F9" w:rsidR="00631CBF" w:rsidRPr="00631CBF" w:rsidRDefault="00631CBF" w:rsidP="00631CBF">
      <w:pPr>
        <w:pStyle w:val="CodePACKT"/>
      </w:pPr>
      <w:r w:rsidRPr="00631CBF">
        <w:t>$AHT2 = @{</w:t>
      </w:r>
    </w:p>
    <w:p w14:paraId="03634E62" w14:textId="4873D90F" w:rsidR="00631CBF" w:rsidRPr="00631CBF" w:rsidRDefault="00631CBF" w:rsidP="00631CBF">
      <w:pPr>
        <w:pStyle w:val="CodePACKT"/>
      </w:pPr>
      <w:r w:rsidRPr="00631CBF">
        <w:t>    Name         = </w:t>
      </w:r>
      <w:r w:rsidR="002D3655">
        <w:t>'</w:t>
      </w:r>
      <w:proofErr w:type="spellStart"/>
      <w:r w:rsidR="005069A4">
        <w:t>ITShare</w:t>
      </w:r>
      <w:proofErr w:type="spellEnd"/>
      <w:r w:rsidR="002D3655">
        <w:t>'</w:t>
      </w:r>
    </w:p>
    <w:p w14:paraId="13C2B735" w14:textId="46712A41" w:rsidR="00631CBF" w:rsidRPr="00631CBF" w:rsidRDefault="00631CBF" w:rsidP="00631CBF">
      <w:pPr>
        <w:pStyle w:val="CodePACKT"/>
      </w:pPr>
      <w:r w:rsidRPr="00631CBF">
        <w:t>    </w:t>
      </w:r>
      <w:proofErr w:type="spellStart"/>
      <w:r w:rsidRPr="00631CBF">
        <w:t>AccessRight</w:t>
      </w:r>
      <w:proofErr w:type="spellEnd"/>
      <w:r w:rsidRPr="00631CBF">
        <w:t>  = </w:t>
      </w:r>
      <w:r w:rsidR="002D3655">
        <w:t>'</w:t>
      </w:r>
      <w:r w:rsidRPr="00631CBF">
        <w:t>Read</w:t>
      </w:r>
      <w:r w:rsidR="002D3655">
        <w:t>'</w:t>
      </w:r>
    </w:p>
    <w:p w14:paraId="2FFB292C" w14:textId="77AB089D" w:rsidR="00631CBF" w:rsidRPr="00631CBF" w:rsidRDefault="00631CBF" w:rsidP="00631CBF">
      <w:pPr>
        <w:pStyle w:val="CodePACKT"/>
      </w:pPr>
      <w:r w:rsidRPr="00631CBF">
        <w:t>    </w:t>
      </w:r>
      <w:proofErr w:type="spellStart"/>
      <w:r w:rsidRPr="00631CBF">
        <w:t>AccountName</w:t>
      </w:r>
      <w:proofErr w:type="spellEnd"/>
      <w:r w:rsidRPr="00631CBF">
        <w:t>  = </w:t>
      </w:r>
      <w:r w:rsidR="002D3655">
        <w:t>'</w:t>
      </w:r>
      <w:r w:rsidRPr="00631CBF">
        <w:t>Reskit\ADMINISTRATOR</w:t>
      </w:r>
      <w:r w:rsidR="002D3655">
        <w:t>'</w:t>
      </w:r>
    </w:p>
    <w:p w14:paraId="51674A4F" w14:textId="6504DBE5" w:rsidR="00631CBF" w:rsidRPr="00631CBF" w:rsidRDefault="00631CBF" w:rsidP="00631CBF">
      <w:pPr>
        <w:pStyle w:val="CodePACKT"/>
      </w:pPr>
      <w:r w:rsidRPr="00631CBF">
        <w:t>    Con</w:t>
      </w:r>
      <w:r w:rsidR="00205BAD">
        <w:t>f</w:t>
      </w:r>
      <w:r w:rsidRPr="00631CBF">
        <w:t>irm      =  $false </w:t>
      </w:r>
    </w:p>
    <w:p w14:paraId="029AA3ED" w14:textId="77777777" w:rsidR="00631CBF" w:rsidRPr="00631CBF" w:rsidRDefault="00631CBF" w:rsidP="00631CBF">
      <w:pPr>
        <w:pStyle w:val="CodePACKT"/>
      </w:pPr>
      <w:r w:rsidRPr="00631CBF">
        <w:t>} </w:t>
      </w:r>
    </w:p>
    <w:p w14:paraId="018F6BCE" w14:textId="77777777" w:rsidR="00631CBF" w:rsidRPr="00631CBF" w:rsidRDefault="00631CBF" w:rsidP="00631CBF">
      <w:pPr>
        <w:pStyle w:val="CodePACKT"/>
      </w:pPr>
      <w:r w:rsidRPr="00631CBF">
        <w:t>Grant-</w:t>
      </w:r>
      <w:proofErr w:type="spellStart"/>
      <w:r w:rsidRPr="00631CBF">
        <w:t>SmbShareAccess</w:t>
      </w:r>
      <w:proofErr w:type="spellEnd"/>
      <w:r w:rsidRPr="00631CBF">
        <w:t> @AHT2 | Out-Null</w:t>
      </w:r>
    </w:p>
    <w:p w14:paraId="762773DC" w14:textId="77777777" w:rsidR="00631CBF" w:rsidRPr="00631CBF" w:rsidRDefault="00631CBF" w:rsidP="00631CBF">
      <w:pPr>
        <w:pStyle w:val="CodePACKT"/>
      </w:pPr>
    </w:p>
    <w:p w14:paraId="6294AE55" w14:textId="4AB6F347" w:rsidR="00631CBF" w:rsidRPr="00631CBF" w:rsidRDefault="00631CBF" w:rsidP="00631CBF">
      <w:pPr>
        <w:pStyle w:val="NumberedBulletPACKT"/>
        <w:rPr>
          <w:color w:val="000000"/>
        </w:rPr>
      </w:pPr>
      <w:r w:rsidRPr="00631CBF">
        <w:t>Adding full access</w:t>
      </w:r>
      <w:r w:rsidR="000F57A5">
        <w:t xml:space="preserve"> to the system account</w:t>
      </w:r>
    </w:p>
    <w:p w14:paraId="6187ED08" w14:textId="77777777" w:rsidR="00631CBF" w:rsidRPr="00631CBF" w:rsidRDefault="00631CBF" w:rsidP="00631CBF">
      <w:pPr>
        <w:pStyle w:val="CodePACKT"/>
      </w:pPr>
    </w:p>
    <w:p w14:paraId="7CF0E3CB" w14:textId="512A5EE9" w:rsidR="00631CBF" w:rsidRPr="00631CBF" w:rsidRDefault="00631CBF" w:rsidP="00631CBF">
      <w:pPr>
        <w:pStyle w:val="CodePACKT"/>
      </w:pPr>
      <w:r w:rsidRPr="00631CBF">
        <w:t>$AHT3 = @{</w:t>
      </w:r>
    </w:p>
    <w:p w14:paraId="405FD8AF" w14:textId="252D15C4" w:rsidR="00631CBF" w:rsidRPr="00631CBF" w:rsidRDefault="00631CBF" w:rsidP="00631CBF">
      <w:pPr>
        <w:pStyle w:val="CodePACKT"/>
      </w:pPr>
      <w:r w:rsidRPr="00631CBF">
        <w:t>    Name          = </w:t>
      </w:r>
      <w:r w:rsidR="002D3655">
        <w:t>'</w:t>
      </w:r>
      <w:proofErr w:type="spellStart"/>
      <w:r w:rsidR="005069A4">
        <w:t>ITShare</w:t>
      </w:r>
      <w:proofErr w:type="spellEnd"/>
      <w:r w:rsidR="002D3655">
        <w:t>'</w:t>
      </w:r>
    </w:p>
    <w:p w14:paraId="380887D1" w14:textId="548E03EF" w:rsidR="00631CBF" w:rsidRPr="00631CBF" w:rsidRDefault="00631CBF" w:rsidP="00631CBF">
      <w:pPr>
        <w:pStyle w:val="CodePACKT"/>
      </w:pPr>
      <w:r w:rsidRPr="00631CBF">
        <w:t>    </w:t>
      </w:r>
      <w:proofErr w:type="spellStart"/>
      <w:r w:rsidRPr="00631CBF">
        <w:t>AccessRight</w:t>
      </w:r>
      <w:proofErr w:type="spellEnd"/>
      <w:r w:rsidRPr="00631CBF">
        <w:t>   = </w:t>
      </w:r>
      <w:r w:rsidR="002D3655">
        <w:t>'</w:t>
      </w:r>
      <w:r w:rsidRPr="00631CBF">
        <w:t>Full</w:t>
      </w:r>
      <w:r w:rsidR="002D3655">
        <w:t>'</w:t>
      </w:r>
    </w:p>
    <w:p w14:paraId="3A4F3963" w14:textId="7B834A39" w:rsidR="00631CBF" w:rsidRPr="00631CBF" w:rsidRDefault="00631CBF" w:rsidP="00631CBF">
      <w:pPr>
        <w:pStyle w:val="CodePACKT"/>
      </w:pPr>
      <w:r w:rsidRPr="00631CBF">
        <w:t>    </w:t>
      </w:r>
      <w:proofErr w:type="spellStart"/>
      <w:r w:rsidRPr="00631CBF">
        <w:t>AccountName</w:t>
      </w:r>
      <w:proofErr w:type="spellEnd"/>
      <w:r w:rsidRPr="00631CBF">
        <w:t>   = </w:t>
      </w:r>
      <w:r w:rsidR="002D3655">
        <w:t>'</w:t>
      </w:r>
      <w:r w:rsidRPr="00631CBF">
        <w:t>NT Authority\SYSTEM</w:t>
      </w:r>
      <w:r w:rsidR="002D3655">
        <w:t>'</w:t>
      </w:r>
    </w:p>
    <w:p w14:paraId="0C596A5A" w14:textId="77777777" w:rsidR="00631CBF" w:rsidRPr="00631CBF" w:rsidRDefault="00631CBF" w:rsidP="00631CBF">
      <w:pPr>
        <w:pStyle w:val="CodePACKT"/>
      </w:pPr>
      <w:r w:rsidRPr="00631CBF">
        <w:t>    Confirm       = $False </w:t>
      </w:r>
    </w:p>
    <w:p w14:paraId="5D51BAF0" w14:textId="77777777" w:rsidR="00631CBF" w:rsidRPr="00631CBF" w:rsidRDefault="00631CBF" w:rsidP="00631CBF">
      <w:pPr>
        <w:pStyle w:val="CodePACKT"/>
      </w:pPr>
      <w:r w:rsidRPr="00631CBF">
        <w:t>}</w:t>
      </w:r>
    </w:p>
    <w:p w14:paraId="237D6487" w14:textId="77777777" w:rsidR="00631CBF" w:rsidRPr="00631CBF" w:rsidRDefault="00631CBF" w:rsidP="00631CBF">
      <w:pPr>
        <w:pStyle w:val="CodePACKT"/>
      </w:pPr>
      <w:r w:rsidRPr="00631CBF">
        <w:t>Grant-</w:t>
      </w:r>
      <w:proofErr w:type="spellStart"/>
      <w:r w:rsidRPr="00631CBF">
        <w:t>SmbShareAccess</w:t>
      </w:r>
      <w:proofErr w:type="spellEnd"/>
      <w:r w:rsidRPr="00631CBF">
        <w:t>  @AHT3 | Out-Null</w:t>
      </w:r>
    </w:p>
    <w:p w14:paraId="1C8652A1" w14:textId="77777777" w:rsidR="00631CBF" w:rsidRPr="00631CBF" w:rsidRDefault="00631CBF" w:rsidP="00631CBF">
      <w:pPr>
        <w:pStyle w:val="CodePACKT"/>
      </w:pPr>
    </w:p>
    <w:p w14:paraId="681CBE2E" w14:textId="5C853A3B" w:rsidR="00631CBF" w:rsidRPr="00631CBF" w:rsidRDefault="00631CBF" w:rsidP="00631CBF">
      <w:pPr>
        <w:pStyle w:val="NumberedBulletPACKT"/>
        <w:rPr>
          <w:color w:val="000000"/>
        </w:rPr>
      </w:pPr>
      <w:r w:rsidRPr="00631CBF">
        <w:t>Setting Creator/Owner to </w:t>
      </w:r>
      <w:r w:rsidR="000F57A5">
        <w:t>f</w:t>
      </w:r>
      <w:r w:rsidR="000F57A5" w:rsidRPr="00631CBF">
        <w:t>ull </w:t>
      </w:r>
      <w:r w:rsidR="000F57A5">
        <w:t>a</w:t>
      </w:r>
      <w:r w:rsidRPr="00631CBF">
        <w:t>ccess</w:t>
      </w:r>
    </w:p>
    <w:p w14:paraId="4BD0EECD" w14:textId="77777777" w:rsidR="00631CBF" w:rsidRPr="00631CBF" w:rsidRDefault="00631CBF" w:rsidP="00631CBF">
      <w:pPr>
        <w:pStyle w:val="CodePACKT"/>
      </w:pPr>
    </w:p>
    <w:p w14:paraId="31B8E6CB" w14:textId="1BCE138E" w:rsidR="00631CBF" w:rsidRPr="00631CBF" w:rsidRDefault="00631CBF" w:rsidP="00631CBF">
      <w:pPr>
        <w:pStyle w:val="CodePACKT"/>
      </w:pPr>
      <w:r w:rsidRPr="00631CBF">
        <w:t>$AHT4 = @{</w:t>
      </w:r>
    </w:p>
    <w:p w14:paraId="1D7ACBCC" w14:textId="48F58A0D" w:rsidR="00631CBF" w:rsidRPr="00631CBF" w:rsidRDefault="00631CBF" w:rsidP="00631CBF">
      <w:pPr>
        <w:pStyle w:val="CodePACKT"/>
      </w:pPr>
      <w:r w:rsidRPr="00631CBF">
        <w:t>    Name         = </w:t>
      </w:r>
      <w:r w:rsidR="000F57A5">
        <w:t>'</w:t>
      </w:r>
      <w:proofErr w:type="spellStart"/>
      <w:r w:rsidR="000F57A5">
        <w:t>ITShare</w:t>
      </w:r>
      <w:proofErr w:type="spellEnd"/>
      <w:r w:rsidR="000F57A5">
        <w:t>'</w:t>
      </w:r>
    </w:p>
    <w:p w14:paraId="0AE9009E" w14:textId="26FC42E2" w:rsidR="00631CBF" w:rsidRPr="00631CBF" w:rsidRDefault="00631CBF" w:rsidP="00631CBF">
      <w:pPr>
        <w:pStyle w:val="CodePACKT"/>
      </w:pPr>
      <w:r w:rsidRPr="00631CBF">
        <w:t>    </w:t>
      </w:r>
      <w:proofErr w:type="spellStart"/>
      <w:r w:rsidRPr="00631CBF">
        <w:t>AccessRight</w:t>
      </w:r>
      <w:proofErr w:type="spellEnd"/>
      <w:r w:rsidRPr="00631CBF">
        <w:t>  = </w:t>
      </w:r>
      <w:r w:rsidR="002D3655">
        <w:t>'</w:t>
      </w:r>
      <w:r w:rsidRPr="00631CBF">
        <w:t>Full</w:t>
      </w:r>
      <w:r w:rsidR="002D3655">
        <w:t>'</w:t>
      </w:r>
    </w:p>
    <w:p w14:paraId="27C96705" w14:textId="79145812" w:rsidR="00631CBF" w:rsidRPr="00631CBF" w:rsidRDefault="00631CBF" w:rsidP="00631CBF">
      <w:pPr>
        <w:pStyle w:val="CodePACKT"/>
      </w:pPr>
      <w:r w:rsidRPr="00631CBF">
        <w:t>    </w:t>
      </w:r>
      <w:proofErr w:type="spellStart"/>
      <w:r w:rsidRPr="00631CBF">
        <w:t>AccountName</w:t>
      </w:r>
      <w:proofErr w:type="spellEnd"/>
      <w:r w:rsidRPr="00631CBF">
        <w:t>  = </w:t>
      </w:r>
      <w:r w:rsidR="002D3655">
        <w:t>'</w:t>
      </w:r>
      <w:r w:rsidRPr="00631CBF">
        <w:t>CREATOR OWNER</w:t>
      </w:r>
      <w:r w:rsidR="002D3655">
        <w:t>'</w:t>
      </w:r>
    </w:p>
    <w:p w14:paraId="7481F870" w14:textId="77777777" w:rsidR="00631CBF" w:rsidRPr="00631CBF" w:rsidRDefault="00631CBF" w:rsidP="00631CBF">
      <w:pPr>
        <w:pStyle w:val="CodePACKT"/>
      </w:pPr>
      <w:r w:rsidRPr="00631CBF">
        <w:t>    Confirm      = $False </w:t>
      </w:r>
    </w:p>
    <w:p w14:paraId="3924E7C9" w14:textId="77777777" w:rsidR="00631CBF" w:rsidRPr="00631CBF" w:rsidRDefault="00631CBF" w:rsidP="00631CBF">
      <w:pPr>
        <w:pStyle w:val="CodePACKT"/>
      </w:pPr>
      <w:r w:rsidRPr="00631CBF">
        <w:t>}</w:t>
      </w:r>
    </w:p>
    <w:p w14:paraId="57DCD0AD" w14:textId="77777777" w:rsidR="00631CBF" w:rsidRPr="00631CBF" w:rsidRDefault="00631CBF" w:rsidP="00631CBF">
      <w:pPr>
        <w:pStyle w:val="CodePACKT"/>
      </w:pPr>
      <w:r w:rsidRPr="00631CBF">
        <w:t>Grant-</w:t>
      </w:r>
      <w:proofErr w:type="spellStart"/>
      <w:r w:rsidRPr="00631CBF">
        <w:t>SmbShareAccess</w:t>
      </w:r>
      <w:proofErr w:type="spellEnd"/>
      <w:r w:rsidRPr="00631CBF">
        <w:t> @AHT4  | Out-Null</w:t>
      </w:r>
    </w:p>
    <w:p w14:paraId="4D3E61B3" w14:textId="77777777" w:rsidR="00631CBF" w:rsidRPr="00631CBF" w:rsidRDefault="00631CBF" w:rsidP="00631CBF">
      <w:pPr>
        <w:pStyle w:val="CodePACKT"/>
      </w:pPr>
    </w:p>
    <w:p w14:paraId="38FDB611" w14:textId="7849ADB9" w:rsidR="00631CBF" w:rsidRPr="00631CBF" w:rsidRDefault="00631CBF" w:rsidP="00C23E22">
      <w:pPr>
        <w:pStyle w:val="NumberedBulletPACKT"/>
      </w:pPr>
      <w:r w:rsidRPr="00631CBF">
        <w:t>Granting Sales group read access</w:t>
      </w:r>
    </w:p>
    <w:p w14:paraId="7C2731E9" w14:textId="77777777" w:rsidR="00156E1C" w:rsidRDefault="00156E1C" w:rsidP="00631CBF">
      <w:pPr>
        <w:pStyle w:val="CodePACKT"/>
      </w:pPr>
    </w:p>
    <w:p w14:paraId="71855AFC" w14:textId="68400C5D" w:rsidR="00631CBF" w:rsidRPr="00631CBF" w:rsidRDefault="00631CBF" w:rsidP="00631CBF">
      <w:pPr>
        <w:pStyle w:val="CodePACKT"/>
      </w:pPr>
      <w:r w:rsidRPr="00631CBF">
        <w:t>$AHT5 = @{</w:t>
      </w:r>
    </w:p>
    <w:p w14:paraId="24007AD9" w14:textId="1D9C0C3A" w:rsidR="00631CBF" w:rsidRPr="00631CBF" w:rsidRDefault="00631CBF" w:rsidP="00631CBF">
      <w:pPr>
        <w:pStyle w:val="CodePACKT"/>
      </w:pPr>
      <w:r w:rsidRPr="00631CBF">
        <w:t>    Name        = </w:t>
      </w:r>
      <w:r w:rsidR="000F57A5">
        <w:t>'</w:t>
      </w:r>
      <w:proofErr w:type="spellStart"/>
      <w:r w:rsidR="000F57A5">
        <w:t>ITShare</w:t>
      </w:r>
      <w:proofErr w:type="spellEnd"/>
      <w:r w:rsidR="000F57A5">
        <w:t>'</w:t>
      </w:r>
    </w:p>
    <w:p w14:paraId="41758FB4" w14:textId="46ACAACB" w:rsidR="00631CBF" w:rsidRPr="00631CBF" w:rsidRDefault="00631CBF" w:rsidP="00631CBF">
      <w:pPr>
        <w:pStyle w:val="CodePACKT"/>
      </w:pPr>
      <w:r w:rsidRPr="00631CBF">
        <w:t>    </w:t>
      </w:r>
      <w:proofErr w:type="spellStart"/>
      <w:r w:rsidRPr="00631CBF">
        <w:t>AccessRight</w:t>
      </w:r>
      <w:proofErr w:type="spellEnd"/>
      <w:r w:rsidRPr="00631CBF">
        <w:t> = </w:t>
      </w:r>
      <w:r w:rsidR="002D3655">
        <w:t>'</w:t>
      </w:r>
      <w:r w:rsidRPr="00631CBF">
        <w:t>Read</w:t>
      </w:r>
      <w:r w:rsidR="002D3655">
        <w:t>'</w:t>
      </w:r>
    </w:p>
    <w:p w14:paraId="5616C10F" w14:textId="04E6BA0D" w:rsidR="00631CBF" w:rsidRPr="00631CBF" w:rsidRDefault="00631CBF" w:rsidP="00631CBF">
      <w:pPr>
        <w:pStyle w:val="CodePACKT"/>
      </w:pPr>
      <w:r w:rsidRPr="00631CBF">
        <w:t>    </w:t>
      </w:r>
      <w:proofErr w:type="spellStart"/>
      <w:r w:rsidRPr="00631CBF">
        <w:t>AccountName</w:t>
      </w:r>
      <w:proofErr w:type="spellEnd"/>
      <w:r w:rsidRPr="00631CBF">
        <w:t> = </w:t>
      </w:r>
      <w:r w:rsidR="002D3655">
        <w:t>'</w:t>
      </w:r>
      <w:r w:rsidRPr="00631CBF">
        <w:t>Sales</w:t>
      </w:r>
      <w:r w:rsidR="002D3655">
        <w:t>'</w:t>
      </w:r>
    </w:p>
    <w:p w14:paraId="41F94007" w14:textId="77777777" w:rsidR="00631CBF" w:rsidRPr="00631CBF" w:rsidRDefault="00631CBF" w:rsidP="00631CBF">
      <w:pPr>
        <w:pStyle w:val="CodePACKT"/>
      </w:pPr>
      <w:r w:rsidRPr="00631CBF">
        <w:t>    Confirm     = $false </w:t>
      </w:r>
    </w:p>
    <w:p w14:paraId="121A35BF" w14:textId="77777777" w:rsidR="00631CBF" w:rsidRPr="00631CBF" w:rsidRDefault="00631CBF" w:rsidP="00631CBF">
      <w:pPr>
        <w:pStyle w:val="CodePACKT"/>
      </w:pPr>
      <w:r w:rsidRPr="00631CBF">
        <w:t>}</w:t>
      </w:r>
    </w:p>
    <w:p w14:paraId="128C94C4" w14:textId="77777777" w:rsidR="00631CBF" w:rsidRPr="00631CBF" w:rsidRDefault="00631CBF" w:rsidP="00631CBF">
      <w:pPr>
        <w:pStyle w:val="CodePACKT"/>
      </w:pPr>
      <w:r w:rsidRPr="00631CBF">
        <w:t>Grant-</w:t>
      </w:r>
      <w:proofErr w:type="spellStart"/>
      <w:r w:rsidRPr="00631CBF">
        <w:t>SmbShareAccess</w:t>
      </w:r>
      <w:proofErr w:type="spellEnd"/>
      <w:r w:rsidRPr="00631CBF">
        <w:t> @AHT5 | Out-Null</w:t>
      </w:r>
    </w:p>
    <w:p w14:paraId="3633D568" w14:textId="77777777" w:rsidR="00631CBF" w:rsidRPr="00631CBF" w:rsidRDefault="00631CBF" w:rsidP="00631CBF">
      <w:pPr>
        <w:pStyle w:val="CodePACKT"/>
      </w:pPr>
    </w:p>
    <w:p w14:paraId="7D8EC514" w14:textId="41A0527D" w:rsidR="00631CBF" w:rsidRPr="00631CBF" w:rsidRDefault="00631CBF" w:rsidP="00631CBF">
      <w:pPr>
        <w:pStyle w:val="NumberedBulletPACKT"/>
        <w:rPr>
          <w:color w:val="000000"/>
        </w:rPr>
      </w:pPr>
      <w:r w:rsidRPr="00631CBF">
        <w:t>Reviewing share access</w:t>
      </w:r>
    </w:p>
    <w:p w14:paraId="6D812E50" w14:textId="77777777" w:rsidR="00631CBF" w:rsidRPr="00631CBF" w:rsidRDefault="00631CBF" w:rsidP="00631CBF">
      <w:pPr>
        <w:pStyle w:val="CodePACKT"/>
      </w:pPr>
    </w:p>
    <w:p w14:paraId="692B8959" w14:textId="21FCDFEF" w:rsidR="00631CBF" w:rsidRPr="00631CBF" w:rsidRDefault="00631CBF" w:rsidP="00631CBF">
      <w:pPr>
        <w:pStyle w:val="CodePACKT"/>
      </w:pPr>
      <w:r w:rsidRPr="00631CBF">
        <w:t>Get-</w:t>
      </w:r>
      <w:proofErr w:type="spellStart"/>
      <w:r w:rsidRPr="00631CBF">
        <w:t>SmbShareAccess</w:t>
      </w:r>
      <w:proofErr w:type="spellEnd"/>
      <w:r w:rsidRPr="00631CBF">
        <w:t> -Name </w:t>
      </w:r>
      <w:proofErr w:type="spellStart"/>
      <w:r w:rsidR="000F57A5">
        <w:t>ITShare</w:t>
      </w:r>
      <w:proofErr w:type="spellEnd"/>
      <w:r w:rsidR="000F57A5" w:rsidRPr="00631CBF">
        <w:t> </w:t>
      </w:r>
      <w:r w:rsidRPr="00631CBF">
        <w:t>| </w:t>
      </w:r>
    </w:p>
    <w:p w14:paraId="4641098D" w14:textId="77777777" w:rsidR="00631CBF" w:rsidRPr="00631CBF" w:rsidRDefault="00631CBF" w:rsidP="00631CBF">
      <w:pPr>
        <w:pStyle w:val="CodePACKT"/>
      </w:pPr>
      <w:r w:rsidRPr="00631CBF">
        <w:t>  Sort-Object </w:t>
      </w:r>
      <w:proofErr w:type="spellStart"/>
      <w:r w:rsidRPr="00631CBF">
        <w:t>AccessRight</w:t>
      </w:r>
      <w:proofErr w:type="spellEnd"/>
    </w:p>
    <w:p w14:paraId="4818477B" w14:textId="77777777" w:rsidR="00631CBF" w:rsidRPr="00631CBF" w:rsidRDefault="00631CBF" w:rsidP="00631CBF">
      <w:pPr>
        <w:pStyle w:val="CodePACKT"/>
      </w:pPr>
    </w:p>
    <w:p w14:paraId="667B0AAE" w14:textId="72FE9E0B" w:rsidR="00631CBF" w:rsidRPr="00631CBF" w:rsidRDefault="00631CBF" w:rsidP="00631CBF">
      <w:pPr>
        <w:pStyle w:val="NumberedBulletPACKT"/>
        <w:rPr>
          <w:color w:val="000000"/>
        </w:rPr>
      </w:pPr>
      <w:r w:rsidRPr="00631CBF">
        <w:t>Set</w:t>
      </w:r>
      <w:r>
        <w:t>ting</w:t>
      </w:r>
      <w:r w:rsidRPr="00631CBF">
        <w:t> file ACL to be same as share </w:t>
      </w:r>
      <w:r w:rsidR="00EF4303">
        <w:t>ACL</w:t>
      </w:r>
    </w:p>
    <w:p w14:paraId="4D479548" w14:textId="77777777" w:rsidR="00631CBF" w:rsidRPr="00631CBF" w:rsidRDefault="00631CBF" w:rsidP="00631CBF">
      <w:pPr>
        <w:pStyle w:val="CodePACKT"/>
      </w:pPr>
    </w:p>
    <w:p w14:paraId="19559C9D" w14:textId="20C61C54" w:rsidR="00631CBF" w:rsidRPr="00631CBF" w:rsidRDefault="00631CBF" w:rsidP="00631CBF">
      <w:pPr>
        <w:pStyle w:val="CodePACKT"/>
      </w:pPr>
      <w:r w:rsidRPr="00631CBF">
        <w:t>Set-</w:t>
      </w:r>
      <w:proofErr w:type="spellStart"/>
      <w:r w:rsidRPr="00631CBF">
        <w:t>SmbPathAcl</w:t>
      </w:r>
      <w:proofErr w:type="spellEnd"/>
      <w:r w:rsidRPr="00631CBF">
        <w:t> -</w:t>
      </w:r>
      <w:proofErr w:type="spellStart"/>
      <w:r w:rsidRPr="00631CBF">
        <w:t>ShareName</w:t>
      </w:r>
      <w:proofErr w:type="spellEnd"/>
      <w:r w:rsidRPr="00631CBF">
        <w:t> </w:t>
      </w:r>
      <w:r w:rsidR="000F57A5">
        <w:t>'</w:t>
      </w:r>
      <w:proofErr w:type="spellStart"/>
      <w:r w:rsidR="000F57A5">
        <w:t>ITShare</w:t>
      </w:r>
      <w:proofErr w:type="spellEnd"/>
      <w:r w:rsidR="000F57A5">
        <w:t>'</w:t>
      </w:r>
    </w:p>
    <w:p w14:paraId="0465FFFE" w14:textId="77777777" w:rsidR="00631CBF" w:rsidRPr="00631CBF" w:rsidRDefault="00631CBF" w:rsidP="00631CBF">
      <w:pPr>
        <w:pStyle w:val="CodePACKT"/>
      </w:pPr>
    </w:p>
    <w:p w14:paraId="581A554A" w14:textId="7D7DD88B" w:rsidR="00631CBF" w:rsidRPr="00631CBF" w:rsidRDefault="00631CBF" w:rsidP="00631CBF">
      <w:pPr>
        <w:pStyle w:val="NumberedBulletPACKT"/>
        <w:rPr>
          <w:color w:val="000000"/>
        </w:rPr>
      </w:pPr>
      <w:r w:rsidRPr="00631CBF">
        <w:t>Creating a file in </w:t>
      </w:r>
      <w:r w:rsidR="00821487" w:rsidRPr="00285900">
        <w:rPr>
          <w:rStyle w:val="CodeInTextPACKT"/>
        </w:rPr>
        <w:t>C</w:t>
      </w:r>
      <w:r w:rsidRPr="00285900">
        <w:rPr>
          <w:rStyle w:val="CodeInTextPACKT"/>
        </w:rPr>
        <w:t>:\</w:t>
      </w:r>
      <w:r w:rsidR="00602B50" w:rsidRPr="00285900">
        <w:rPr>
          <w:rStyle w:val="CodeInTextPACKT"/>
        </w:rPr>
        <w:t>ITShare</w:t>
      </w:r>
    </w:p>
    <w:p w14:paraId="59AE504A" w14:textId="77777777" w:rsidR="00631CBF" w:rsidRPr="00631CBF" w:rsidRDefault="00631CBF" w:rsidP="00631CBF">
      <w:pPr>
        <w:pStyle w:val="CodePACKT"/>
      </w:pPr>
    </w:p>
    <w:p w14:paraId="0546E38F" w14:textId="5D290F13" w:rsidR="00631CBF" w:rsidRPr="00631CBF" w:rsidRDefault="002D3655" w:rsidP="00631CBF">
      <w:pPr>
        <w:pStyle w:val="CodePACKT"/>
      </w:pPr>
      <w:r>
        <w:t>'</w:t>
      </w:r>
      <w:r w:rsidR="00631CBF" w:rsidRPr="00631CBF">
        <w:t>File Contents</w:t>
      </w:r>
      <w:r>
        <w:t>'</w:t>
      </w:r>
      <w:r w:rsidR="00631CBF" w:rsidRPr="00631CBF">
        <w:t> | Out-File -FilePath C:\</w:t>
      </w:r>
      <w:r w:rsidR="000F57A5">
        <w:t>ITShare</w:t>
      </w:r>
      <w:r w:rsidR="00631CBF" w:rsidRPr="00631CBF">
        <w:t>\F</w:t>
      </w:r>
      <w:r w:rsidR="00D973CE">
        <w:t>ile</w:t>
      </w:r>
      <w:r w:rsidR="00631CBF" w:rsidRPr="00631CBF">
        <w:t>.Txt</w:t>
      </w:r>
    </w:p>
    <w:p w14:paraId="0B94991A" w14:textId="77777777" w:rsidR="00631CBF" w:rsidRPr="00631CBF" w:rsidRDefault="00631CBF" w:rsidP="00631CBF">
      <w:pPr>
        <w:pStyle w:val="CodePACKT"/>
      </w:pPr>
    </w:p>
    <w:p w14:paraId="5EC23E1B" w14:textId="2D01FDDA" w:rsidR="00631CBF" w:rsidRPr="00631CBF" w:rsidRDefault="00631CBF" w:rsidP="00631CBF">
      <w:pPr>
        <w:pStyle w:val="NumberedBulletPACKT"/>
        <w:rPr>
          <w:color w:val="000000"/>
        </w:rPr>
      </w:pPr>
      <w:r w:rsidRPr="00631CBF">
        <w:t>Setting </w:t>
      </w:r>
      <w:r>
        <w:t xml:space="preserve">the </w:t>
      </w:r>
      <w:r w:rsidRPr="00631CBF">
        <w:t>file ACL to be </w:t>
      </w:r>
      <w:r w:rsidR="00EF4303">
        <w:t xml:space="preserve">the </w:t>
      </w:r>
      <w:r w:rsidRPr="00631CBF">
        <w:t>same as share ACL</w:t>
      </w:r>
    </w:p>
    <w:p w14:paraId="26781914" w14:textId="77777777" w:rsidR="00631CBF" w:rsidRPr="00631CBF" w:rsidRDefault="00631CBF" w:rsidP="00631CBF">
      <w:pPr>
        <w:pStyle w:val="CodePACKT"/>
      </w:pPr>
    </w:p>
    <w:p w14:paraId="5CD56C78" w14:textId="13A3D446" w:rsidR="00631CBF" w:rsidRPr="00631CBF" w:rsidRDefault="00631CBF" w:rsidP="00631CBF">
      <w:pPr>
        <w:pStyle w:val="CodePACKT"/>
      </w:pPr>
      <w:r w:rsidRPr="00631CBF">
        <w:t>Set-</w:t>
      </w:r>
      <w:proofErr w:type="spellStart"/>
      <w:r w:rsidRPr="00631CBF">
        <w:t>SmbPathAcl</w:t>
      </w:r>
      <w:proofErr w:type="spellEnd"/>
      <w:r w:rsidRPr="00631CBF">
        <w:t> -</w:t>
      </w:r>
      <w:proofErr w:type="spellStart"/>
      <w:r w:rsidRPr="00631CBF">
        <w:t>ShareName</w:t>
      </w:r>
      <w:proofErr w:type="spellEnd"/>
      <w:r w:rsidRPr="00631CBF">
        <w:t> </w:t>
      </w:r>
      <w:r w:rsidR="000F57A5">
        <w:t>'</w:t>
      </w:r>
      <w:proofErr w:type="spellStart"/>
      <w:r w:rsidR="000F57A5">
        <w:t>ITShare</w:t>
      </w:r>
      <w:proofErr w:type="spellEnd"/>
      <w:r w:rsidR="000F57A5">
        <w:t>'</w:t>
      </w:r>
    </w:p>
    <w:p w14:paraId="02AF2F8F" w14:textId="77777777" w:rsidR="00631CBF" w:rsidRPr="00631CBF" w:rsidRDefault="00631CBF" w:rsidP="00631CBF">
      <w:pPr>
        <w:pStyle w:val="CodePACKT"/>
      </w:pPr>
    </w:p>
    <w:p w14:paraId="61B4A996" w14:textId="4ED7C9C4" w:rsidR="00631CBF" w:rsidRPr="00631CBF" w:rsidRDefault="00631CBF" w:rsidP="00631CBF">
      <w:pPr>
        <w:pStyle w:val="NumberedBulletPACKT"/>
        <w:rPr>
          <w:color w:val="000000"/>
        </w:rPr>
      </w:pPr>
      <w:r w:rsidRPr="00631CBF">
        <w:t>View</w:t>
      </w:r>
      <w:r>
        <w:t>ing the</w:t>
      </w:r>
      <w:r w:rsidRPr="00631CBF">
        <w:t> file ACL</w:t>
      </w:r>
    </w:p>
    <w:p w14:paraId="1AEFFEFE" w14:textId="77777777" w:rsidR="00631CBF" w:rsidRDefault="00631CBF" w:rsidP="00631CBF">
      <w:pPr>
        <w:pStyle w:val="CodePACKT"/>
      </w:pPr>
    </w:p>
    <w:p w14:paraId="6ADAD880" w14:textId="1DC96132" w:rsidR="00631CBF" w:rsidRPr="00631CBF" w:rsidRDefault="00631CBF" w:rsidP="00631CBF">
      <w:pPr>
        <w:pStyle w:val="CodePACKT"/>
      </w:pPr>
      <w:r w:rsidRPr="00631CBF">
        <w:t>Get-</w:t>
      </w:r>
      <w:proofErr w:type="spellStart"/>
      <w:r w:rsidRPr="00631CBF">
        <w:t>NTFSAccess</w:t>
      </w:r>
      <w:proofErr w:type="spellEnd"/>
      <w:r w:rsidRPr="00631CBF">
        <w:t> -Path </w:t>
      </w:r>
      <w:r w:rsidR="009D286B" w:rsidRPr="009D286B">
        <w:t xml:space="preserve"> </w:t>
      </w:r>
      <w:r w:rsidR="00CB1158">
        <w:t>C</w:t>
      </w:r>
      <w:r w:rsidR="009D286B" w:rsidRPr="009D286B">
        <w:t>:\ITShare\File.Txt</w:t>
      </w:r>
      <w:r w:rsidRPr="00631CBF">
        <w:t> |</w:t>
      </w:r>
    </w:p>
    <w:p w14:paraId="68B08DC0" w14:textId="77777777" w:rsidR="00631CBF" w:rsidRPr="00631CBF" w:rsidRDefault="00631CBF" w:rsidP="00631CBF">
      <w:pPr>
        <w:pStyle w:val="CodePACKT"/>
      </w:pPr>
      <w:r w:rsidRPr="00631CBF">
        <w:t>  Format-Table -AutoSize</w:t>
      </w:r>
    </w:p>
    <w:p w14:paraId="1FC93DF5" w14:textId="5725107C" w:rsidR="00541F49" w:rsidRDefault="00541F49" w:rsidP="00895EE8">
      <w:pPr>
        <w:pStyle w:val="Heading2"/>
        <w:numPr>
          <w:ilvl w:val="1"/>
          <w:numId w:val="3"/>
        </w:numPr>
        <w:tabs>
          <w:tab w:val="left" w:pos="0"/>
        </w:tabs>
      </w:pPr>
      <w:r>
        <w:t>How it works...</w:t>
      </w:r>
    </w:p>
    <w:p w14:paraId="491667BF" w14:textId="499D82F1" w:rsidR="00631CBF" w:rsidRDefault="00631CBF" w:rsidP="00631CBF">
      <w:pPr>
        <w:pStyle w:val="NormalPACKT"/>
      </w:pPr>
      <w:r>
        <w:t xml:space="preserve">In </w:t>
      </w:r>
      <w:r w:rsidRPr="00631CBF">
        <w:rPr>
          <w:rStyle w:val="ItalicsPACKT"/>
        </w:rPr>
        <w:t>step 1</w:t>
      </w:r>
      <w:r>
        <w:t xml:space="preserve">, you </w:t>
      </w:r>
      <w:r w:rsidR="00895EE8">
        <w:t xml:space="preserve">use </w:t>
      </w:r>
      <w:r w:rsidR="00895EE8" w:rsidRPr="00895EE8">
        <w:rPr>
          <w:rStyle w:val="CodeInTextPACKT"/>
        </w:rPr>
        <w:t>Get-</w:t>
      </w:r>
      <w:proofErr w:type="spellStart"/>
      <w:r w:rsidR="00895EE8" w:rsidRPr="00895EE8">
        <w:rPr>
          <w:rStyle w:val="CodeInTextPACKT"/>
        </w:rPr>
        <w:t>SmbShare</w:t>
      </w:r>
      <w:proofErr w:type="spellEnd"/>
      <w:r w:rsidR="00895EE8">
        <w:t xml:space="preserve"> to discover the current SMB </w:t>
      </w:r>
      <w:r w:rsidR="00DE1227">
        <w:t>s</w:t>
      </w:r>
      <w:r w:rsidR="00895EE8">
        <w:t xml:space="preserve">hares on </w:t>
      </w:r>
      <w:r w:rsidR="00895EE8" w:rsidRPr="005069A4">
        <w:rPr>
          <w:rStyle w:val="CodeInTextPACKT"/>
        </w:rPr>
        <w:t>SRV2</w:t>
      </w:r>
      <w:r w:rsidR="005069A4">
        <w:t xml:space="preserve"> and which accounts have access to those shares. The </w:t>
      </w:r>
      <w:r w:rsidR="00895EE8">
        <w:t>output looks like this:</w:t>
      </w:r>
    </w:p>
    <w:p w14:paraId="7F383887" w14:textId="70FDB4BD" w:rsidR="00895EE8" w:rsidRDefault="005069A4" w:rsidP="005069A4">
      <w:pPr>
        <w:pStyle w:val="FigurePACKT"/>
      </w:pPr>
      <w:r>
        <w:drawing>
          <wp:inline distT="0" distB="0" distL="0" distR="0" wp14:anchorId="500B97B1" wp14:editId="54A362DB">
            <wp:extent cx="3267964" cy="136207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7630" cy="1374440"/>
                    </a:xfrm>
                    <a:prstGeom prst="rect">
                      <a:avLst/>
                    </a:prstGeom>
                  </pic:spPr>
                </pic:pic>
              </a:graphicData>
            </a:graphic>
          </wp:inline>
        </w:drawing>
      </w:r>
    </w:p>
    <w:p w14:paraId="3FE3FF33" w14:textId="67699279" w:rsidR="00653C0E" w:rsidRDefault="00653C0E" w:rsidP="007240DD">
      <w:pPr>
        <w:pStyle w:val="FigureCaptionPACKT"/>
      </w:pPr>
      <w:r>
        <w:t xml:space="preserve">Figure 10.10: </w:t>
      </w:r>
      <w:r w:rsidR="007723CD">
        <w:t>Discovering</w:t>
      </w:r>
      <w:r w:rsidR="005C1874">
        <w:t xml:space="preserve"> SMB</w:t>
      </w:r>
      <w:r w:rsidR="007723CD">
        <w:t xml:space="preserve"> shares</w:t>
      </w:r>
      <w:r w:rsidR="001A1500">
        <w:t xml:space="preserve"> and access rights</w:t>
      </w:r>
      <w:r>
        <w:t xml:space="preserve"> on SRV2</w:t>
      </w:r>
    </w:p>
    <w:p w14:paraId="28C225F1" w14:textId="567BA8E1"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10</w:t>
      </w:r>
      <w:r w:rsidRPr="006D38BA">
        <w:rPr>
          <w:rFonts w:ascii="Arial" w:hAnsi="Arial"/>
          <w:b/>
          <w:color w:val="FF0000"/>
          <w:sz w:val="28"/>
          <w:szCs w:val="28"/>
        </w:rPr>
        <w:t>.png</w:t>
      </w:r>
    </w:p>
    <w:p w14:paraId="067D1C95" w14:textId="67B12C5A" w:rsidR="005069A4" w:rsidRDefault="005069A4" w:rsidP="005069A4">
      <w:pPr>
        <w:pStyle w:val="NormalPACKT"/>
      </w:pPr>
      <w:r w:rsidRPr="005069A4">
        <w:t xml:space="preserve">In </w:t>
      </w:r>
      <w:r w:rsidRPr="005069A4">
        <w:rPr>
          <w:rStyle w:val="ItalicsPACKT"/>
        </w:rPr>
        <w:t>step 2</w:t>
      </w:r>
      <w:r w:rsidRPr="005069A4">
        <w:t xml:space="preserve">, you </w:t>
      </w:r>
      <w:r>
        <w:t>create a new folder on the</w:t>
      </w:r>
      <w:commentRangeStart w:id="8"/>
      <w:r>
        <w:t xml:space="preserve"> </w:t>
      </w:r>
      <w:del w:id="9" w:author="Thomas Lee" w:date="2021-05-04T15:25:00Z">
        <w:r w:rsidRPr="008B103A" w:rsidDel="00240926">
          <w:rPr>
            <w:rStyle w:val="CodeInTextPACKT"/>
          </w:rPr>
          <w:delText>F</w:delText>
        </w:r>
      </w:del>
      <w:ins w:id="10" w:author="Thomas Lee" w:date="2021-05-04T15:25:00Z">
        <w:r w:rsidR="00240926">
          <w:rPr>
            <w:rStyle w:val="CodeInTextPACKT"/>
          </w:rPr>
          <w:t>C</w:t>
        </w:r>
      </w:ins>
      <w:r w:rsidRPr="008B103A">
        <w:rPr>
          <w:rStyle w:val="CodeInTextPACKT"/>
        </w:rPr>
        <w:t>:\</w:t>
      </w:r>
      <w:r>
        <w:t xml:space="preserve"> drive and share the folder as </w:t>
      </w:r>
      <w:r w:rsidRPr="005069A4">
        <w:rPr>
          <w:rStyle w:val="CodeInTextPACKT"/>
        </w:rPr>
        <w:t>\\SRV2\ITShare</w:t>
      </w:r>
      <w:r>
        <w:t xml:space="preserve">. </w:t>
      </w:r>
      <w:commentRangeEnd w:id="8"/>
      <w:r w:rsidR="00D15A7D">
        <w:rPr>
          <w:rStyle w:val="CommentReference"/>
          <w:rFonts w:ascii="Arial" w:hAnsi="Arial"/>
        </w:rPr>
        <w:commentReference w:id="8"/>
      </w:r>
      <w:r>
        <w:t>The output from this step looks like this:</w:t>
      </w:r>
    </w:p>
    <w:p w14:paraId="03169B43" w14:textId="1F037A1B" w:rsidR="005069A4" w:rsidRDefault="005069A4" w:rsidP="005069A4">
      <w:pPr>
        <w:pStyle w:val="FigurePACKT"/>
      </w:pPr>
      <w:commentRangeStart w:id="11"/>
      <w:commentRangeStart w:id="12"/>
      <w:del w:id="13" w:author="Thomas Lee" w:date="2021-05-04T15:30:00Z">
        <w:r w:rsidDel="00240926">
          <w:drawing>
            <wp:inline distT="0" distB="0" distL="0" distR="0" wp14:anchorId="69091DE2" wp14:editId="1C704FA8">
              <wp:extent cx="2912936" cy="922523"/>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8004" cy="924128"/>
                      </a:xfrm>
                      <a:prstGeom prst="rect">
                        <a:avLst/>
                      </a:prstGeom>
                    </pic:spPr>
                  </pic:pic>
                </a:graphicData>
              </a:graphic>
            </wp:inline>
          </w:drawing>
        </w:r>
      </w:del>
      <w:commentRangeEnd w:id="11"/>
      <w:r w:rsidR="009E22A3">
        <w:rPr>
          <w:rStyle w:val="CommentReference"/>
          <w:rFonts w:ascii="Arial" w:hAnsi="Arial"/>
          <w:noProof w:val="0"/>
        </w:rPr>
        <w:commentReference w:id="11"/>
      </w:r>
      <w:commentRangeEnd w:id="12"/>
      <w:r w:rsidR="00240926">
        <w:rPr>
          <w:rStyle w:val="CommentReference"/>
          <w:rFonts w:ascii="Arial" w:hAnsi="Arial"/>
          <w:noProof w:val="0"/>
        </w:rPr>
        <w:commentReference w:id="12"/>
      </w:r>
      <w:ins w:id="14" w:author="Thomas Lee" w:date="2021-05-04T15:30:00Z">
        <w:r w:rsidR="00240926" w:rsidRPr="00240926">
          <w:t xml:space="preserve"> </w:t>
        </w:r>
        <w:r w:rsidR="00240926">
          <w:drawing>
            <wp:inline distT="0" distB="0" distL="0" distR="0" wp14:anchorId="5A25F8C5" wp14:editId="12FC0C5D">
              <wp:extent cx="3153728" cy="90106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0286" cy="905796"/>
                      </a:xfrm>
                      <a:prstGeom prst="rect">
                        <a:avLst/>
                      </a:prstGeom>
                    </pic:spPr>
                  </pic:pic>
                </a:graphicData>
              </a:graphic>
            </wp:inline>
          </w:drawing>
        </w:r>
      </w:ins>
    </w:p>
    <w:p w14:paraId="169CD964" w14:textId="110383B2" w:rsidR="005069A4" w:rsidRDefault="005069A4" w:rsidP="007240DD">
      <w:pPr>
        <w:pStyle w:val="FigureCaptionPACKT"/>
      </w:pPr>
      <w:r>
        <w:t xml:space="preserve">Figure 10.11: Creating and sharing </w:t>
      </w:r>
      <w:commentRangeStart w:id="15"/>
      <w:del w:id="16" w:author="Thomas Lee" w:date="2021-05-04T15:31:00Z">
        <w:r w:rsidDel="00240926">
          <w:delText>F</w:delText>
        </w:r>
      </w:del>
      <w:ins w:id="17" w:author="Thomas Lee" w:date="2021-05-04T15:31:00Z">
        <w:r w:rsidR="00240926">
          <w:t>C</w:t>
        </w:r>
      </w:ins>
      <w:r>
        <w:t>:</w:t>
      </w:r>
      <w:commentRangeEnd w:id="15"/>
      <w:r w:rsidR="007240DD">
        <w:rPr>
          <w:rStyle w:val="CommentReference"/>
          <w:rFonts w:ascii="Arial" w:hAnsi="Arial" w:cs="Times New Roman"/>
          <w:lang w:val="en-US"/>
        </w:rPr>
        <w:commentReference w:id="15"/>
      </w:r>
      <w:r>
        <w:t>\ITShare as \\SRV2\ITShare</w:t>
      </w:r>
    </w:p>
    <w:p w14:paraId="1A4C7CA4" w14:textId="6049F035" w:rsidR="005069A4" w:rsidRDefault="005069A4" w:rsidP="005069A4">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11</w:t>
      </w:r>
      <w:r w:rsidRPr="006D38BA">
        <w:rPr>
          <w:rFonts w:ascii="Arial" w:hAnsi="Arial"/>
          <w:b/>
          <w:color w:val="FF0000"/>
          <w:sz w:val="28"/>
          <w:szCs w:val="28"/>
        </w:rPr>
        <w:t>.png</w:t>
      </w:r>
    </w:p>
    <w:p w14:paraId="0F90F9BF" w14:textId="61A5964A" w:rsidR="005069A4" w:rsidRDefault="005069A4" w:rsidP="005069A4">
      <w:pPr>
        <w:pStyle w:val="NormalPACKT"/>
      </w:pPr>
      <w:r>
        <w:t xml:space="preserve">Having created the share, you next configure </w:t>
      </w:r>
      <w:r w:rsidR="00EF4303">
        <w:t>share access details</w:t>
      </w:r>
      <w:r>
        <w:t xml:space="preserve">. </w:t>
      </w:r>
      <w:r w:rsidRPr="005069A4">
        <w:t>I</w:t>
      </w:r>
      <w:r>
        <w:t>n</w:t>
      </w:r>
      <w:r w:rsidRPr="005069A4">
        <w:t xml:space="preserve"> </w:t>
      </w:r>
      <w:r w:rsidRPr="005069A4">
        <w:rPr>
          <w:rStyle w:val="ItalicsPACKT"/>
        </w:rPr>
        <w:t>step 3</w:t>
      </w:r>
      <w:r w:rsidRPr="005069A4">
        <w:t xml:space="preserve">, </w:t>
      </w:r>
      <w:r>
        <w:t xml:space="preserve">you modify the share to have a description. </w:t>
      </w:r>
      <w:r w:rsidR="00EF4303">
        <w:t>With</w:t>
      </w:r>
      <w:r>
        <w:t xml:space="preserve"> </w:t>
      </w:r>
      <w:r w:rsidRPr="005069A4">
        <w:rPr>
          <w:rStyle w:val="ItalicsPACKT"/>
        </w:rPr>
        <w:t>step 4</w:t>
      </w:r>
      <w:r>
        <w:t>, you set access</w:t>
      </w:r>
      <w:r w:rsidR="00EF4303">
        <w:t>-</w:t>
      </w:r>
      <w:r>
        <w:t xml:space="preserve">based enumeration on the share. </w:t>
      </w:r>
      <w:r w:rsidR="00EF4303">
        <w:t>Then, i</w:t>
      </w:r>
      <w:r>
        <w:t xml:space="preserve">n </w:t>
      </w:r>
      <w:r w:rsidRPr="005069A4">
        <w:rPr>
          <w:rStyle w:val="ItalicsPACKT"/>
        </w:rPr>
        <w:t>step 5</w:t>
      </w:r>
      <w:r>
        <w:t xml:space="preserve">, you ensure Windows encrypts all data transferred via the share. </w:t>
      </w:r>
      <w:r w:rsidR="00EF4303">
        <w:t xml:space="preserve">Next, with </w:t>
      </w:r>
      <w:r w:rsidRPr="00FB1230">
        <w:rPr>
          <w:rStyle w:val="ItalicsPACKT"/>
        </w:rPr>
        <w:t>step 6</w:t>
      </w:r>
      <w:r>
        <w:t xml:space="preserve">, </w:t>
      </w:r>
      <w:r w:rsidR="00EF4303">
        <w:t xml:space="preserve">you </w:t>
      </w:r>
      <w:r>
        <w:t xml:space="preserve">remove access to the </w:t>
      </w:r>
      <w:proofErr w:type="spellStart"/>
      <w:r w:rsidRPr="009B2EAD">
        <w:rPr>
          <w:rStyle w:val="CodeInTextPACKT"/>
        </w:rPr>
        <w:t>ITShare</w:t>
      </w:r>
      <w:proofErr w:type="spellEnd"/>
      <w:r>
        <w:t xml:space="preserve"> for the Everyone group.</w:t>
      </w:r>
      <w:r w:rsidR="00EF4303">
        <w:t xml:space="preserve"> In</w:t>
      </w:r>
      <w:r>
        <w:t xml:space="preserve"> </w:t>
      </w:r>
      <w:r w:rsidRPr="005069A4">
        <w:rPr>
          <w:rStyle w:val="ItalicsPACKT"/>
        </w:rPr>
        <w:t>step 7</w:t>
      </w:r>
      <w:r>
        <w:t xml:space="preserve">, you grant the Reskit\Administrator group read permission on the </w:t>
      </w:r>
      <w:proofErr w:type="spellStart"/>
      <w:r w:rsidRPr="00EE3271">
        <w:rPr>
          <w:rStyle w:val="CodeInTextPACKT"/>
        </w:rPr>
        <w:t>ITShare</w:t>
      </w:r>
      <w:proofErr w:type="spellEnd"/>
      <w:r>
        <w:t xml:space="preserve">. </w:t>
      </w:r>
      <w:r w:rsidR="00EF4303">
        <w:t>With</w:t>
      </w:r>
      <w:r>
        <w:t xml:space="preserve"> </w:t>
      </w:r>
      <w:r w:rsidRPr="005069A4">
        <w:rPr>
          <w:rStyle w:val="ItalicsPACKT"/>
        </w:rPr>
        <w:t>step 8</w:t>
      </w:r>
      <w:r>
        <w:t xml:space="preserve">, you give the OS full access to the share. </w:t>
      </w:r>
      <w:r w:rsidR="00EF4303">
        <w:t>Finally, i</w:t>
      </w:r>
      <w:r>
        <w:t xml:space="preserve">n </w:t>
      </w:r>
      <w:r w:rsidRPr="005069A4">
        <w:rPr>
          <w:rStyle w:val="ItalicsPACKT"/>
        </w:rPr>
        <w:t>step 9</w:t>
      </w:r>
      <w:r>
        <w:t>, you grant the creator or owner of any file/folder full access to the file. These 7 configuration steps produce no output.</w:t>
      </w:r>
    </w:p>
    <w:p w14:paraId="4F36A545" w14:textId="1067DE8F" w:rsidR="005069A4" w:rsidRDefault="005069A4" w:rsidP="005069A4">
      <w:pPr>
        <w:pStyle w:val="NormalPACKT"/>
      </w:pPr>
      <w:r>
        <w:t xml:space="preserve">In </w:t>
      </w:r>
      <w:r w:rsidRPr="005069A4">
        <w:rPr>
          <w:rStyle w:val="ItalicsPACKT"/>
        </w:rPr>
        <w:t>step 11</w:t>
      </w:r>
      <w:r>
        <w:t>, you review the access to the share, which produces output like this:</w:t>
      </w:r>
    </w:p>
    <w:p w14:paraId="45C0879C" w14:textId="5A605144" w:rsidR="00B6485F" w:rsidRDefault="00B6485F" w:rsidP="00B6485F">
      <w:pPr>
        <w:pStyle w:val="FigurePACKT"/>
      </w:pPr>
      <w:r>
        <w:drawing>
          <wp:inline distT="0" distB="0" distL="0" distR="0" wp14:anchorId="3C1A9690" wp14:editId="6425D2CF">
            <wp:extent cx="3544999" cy="1323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5414" cy="1335334"/>
                    </a:xfrm>
                    <a:prstGeom prst="rect">
                      <a:avLst/>
                    </a:prstGeom>
                  </pic:spPr>
                </pic:pic>
              </a:graphicData>
            </a:graphic>
          </wp:inline>
        </w:drawing>
      </w:r>
    </w:p>
    <w:p w14:paraId="0D8648F4" w14:textId="31C3F5FC" w:rsidR="00B6485F" w:rsidRDefault="00B6485F" w:rsidP="007240DD">
      <w:pPr>
        <w:pStyle w:val="FigureCaptionPACKT"/>
      </w:pPr>
      <w:r>
        <w:t xml:space="preserve">Figure 10.12: Viewing access to </w:t>
      </w:r>
      <w:proofErr w:type="spellStart"/>
      <w:r>
        <w:t>ITShare</w:t>
      </w:r>
      <w:proofErr w:type="spellEnd"/>
    </w:p>
    <w:p w14:paraId="73A96CCA" w14:textId="7CC87881" w:rsidR="00B6485F" w:rsidRDefault="00B6485F" w:rsidP="00B6485F">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12</w:t>
      </w:r>
      <w:r w:rsidRPr="006D38BA">
        <w:rPr>
          <w:rFonts w:ascii="Arial" w:hAnsi="Arial"/>
          <w:b/>
          <w:color w:val="FF0000"/>
          <w:sz w:val="28"/>
          <w:szCs w:val="28"/>
        </w:rPr>
        <w:t>.png</w:t>
      </w:r>
    </w:p>
    <w:p w14:paraId="64A05D91" w14:textId="46D1140B" w:rsidR="00B6485F" w:rsidRDefault="00B6485F" w:rsidP="00B6485F">
      <w:pPr>
        <w:pStyle w:val="NormalPACKT"/>
      </w:pPr>
      <w:r>
        <w:t xml:space="preserve">Now that you have access to the share configured as needed, in </w:t>
      </w:r>
      <w:r w:rsidRPr="00B6485F">
        <w:rPr>
          <w:rStyle w:val="ItalicsPACKT"/>
        </w:rPr>
        <w:t>step 12</w:t>
      </w:r>
      <w:r>
        <w:t xml:space="preserve">, you use </w:t>
      </w:r>
      <w:r w:rsidR="00EF4303">
        <w:t xml:space="preserve">the </w:t>
      </w:r>
      <w:r w:rsidRPr="00B6485F">
        <w:rPr>
          <w:rStyle w:val="CodeInTextPACKT"/>
        </w:rPr>
        <w:t>Set-</w:t>
      </w:r>
      <w:proofErr w:type="spellStart"/>
      <w:r w:rsidRPr="00B6485F">
        <w:rPr>
          <w:rStyle w:val="CodeInTextPACKT"/>
        </w:rPr>
        <w:t>SM</w:t>
      </w:r>
      <w:r w:rsidR="00EF4303">
        <w:rPr>
          <w:rStyle w:val="CodeInTextPACKT"/>
        </w:rPr>
        <w:t>B</w:t>
      </w:r>
      <w:r w:rsidRPr="00B6485F">
        <w:rPr>
          <w:rStyle w:val="CodeInTextPACKT"/>
        </w:rPr>
        <w:t>PathAcl</w:t>
      </w:r>
      <w:proofErr w:type="spellEnd"/>
      <w:r>
        <w:t xml:space="preserve"> command to make the NTFS permissions match the SMB share permissions. In </w:t>
      </w:r>
      <w:r w:rsidRPr="00B6485F">
        <w:rPr>
          <w:rStyle w:val="ItalicsPACKT"/>
        </w:rPr>
        <w:t>step 13</w:t>
      </w:r>
      <w:r>
        <w:t xml:space="preserve">, you create a new file in </w:t>
      </w:r>
      <w:r w:rsidR="00EF4303">
        <w:t xml:space="preserve">the </w:t>
      </w:r>
      <w:r>
        <w:t xml:space="preserve">folder shared as </w:t>
      </w:r>
      <w:proofErr w:type="spellStart"/>
      <w:r w:rsidRPr="00401299">
        <w:rPr>
          <w:rStyle w:val="CodeInTextPACKT"/>
        </w:rPr>
        <w:t>ITShare</w:t>
      </w:r>
      <w:proofErr w:type="spellEnd"/>
      <w:r>
        <w:t xml:space="preserve"> and then ensure, in </w:t>
      </w:r>
      <w:r w:rsidRPr="00B6485F">
        <w:rPr>
          <w:rStyle w:val="ItalicsPACKT"/>
        </w:rPr>
        <w:t>step 14</w:t>
      </w:r>
      <w:r>
        <w:t>, that the file itself has the same ACL as the share. These three steps produce no output.</w:t>
      </w:r>
    </w:p>
    <w:p w14:paraId="1327CA4E" w14:textId="2B3BAD16" w:rsidR="00B6485F" w:rsidRDefault="00B6485F" w:rsidP="00B6485F">
      <w:pPr>
        <w:pStyle w:val="NormalPACKT"/>
      </w:pPr>
      <w:r>
        <w:t xml:space="preserve">In </w:t>
      </w:r>
      <w:r w:rsidRPr="00B6485F">
        <w:rPr>
          <w:rStyle w:val="ItalicsPACKT"/>
        </w:rPr>
        <w:t>step 15</w:t>
      </w:r>
      <w:r>
        <w:t xml:space="preserve">, you view the file, </w:t>
      </w:r>
      <w:r w:rsidR="0094416B">
        <w:rPr>
          <w:rStyle w:val="CodeInTextPACKT"/>
        </w:rPr>
        <w:t>C</w:t>
      </w:r>
      <w:r w:rsidRPr="007B5252">
        <w:rPr>
          <w:rStyle w:val="CodeInTextPACKT"/>
        </w:rPr>
        <w:t>:\ITShare\File.txt</w:t>
      </w:r>
      <w:r>
        <w:t>, which produces output like this:</w:t>
      </w:r>
    </w:p>
    <w:p w14:paraId="64BA136A" w14:textId="00389E00" w:rsidR="00B6485F" w:rsidRDefault="00B6485F" w:rsidP="00B6485F">
      <w:pPr>
        <w:pStyle w:val="FigurePACKT"/>
      </w:pPr>
      <w:commentRangeStart w:id="18"/>
      <w:del w:id="19" w:author="Thomas Lee" w:date="2021-05-04T15:32:00Z">
        <w:r w:rsidDel="00240926">
          <w:drawing>
            <wp:inline distT="0" distB="0" distL="0" distR="0" wp14:anchorId="3448A8AE" wp14:editId="74C749FF">
              <wp:extent cx="4438513" cy="157162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0293" cy="1579337"/>
                      </a:xfrm>
                      <a:prstGeom prst="rect">
                        <a:avLst/>
                      </a:prstGeom>
                    </pic:spPr>
                  </pic:pic>
                </a:graphicData>
              </a:graphic>
            </wp:inline>
          </w:drawing>
        </w:r>
      </w:del>
      <w:commentRangeEnd w:id="18"/>
      <w:r w:rsidR="00A52047">
        <w:rPr>
          <w:rStyle w:val="CommentReference"/>
          <w:rFonts w:ascii="Arial" w:hAnsi="Arial"/>
          <w:noProof w:val="0"/>
        </w:rPr>
        <w:commentReference w:id="18"/>
      </w:r>
      <w:ins w:id="20" w:author="Thomas Lee" w:date="2021-05-04T15:32:00Z">
        <w:r w:rsidR="00240926" w:rsidRPr="00240926">
          <w:t xml:space="preserve"> </w:t>
        </w:r>
        <w:r w:rsidR="00240926">
          <w:drawing>
            <wp:inline distT="0" distB="0" distL="0" distR="0" wp14:anchorId="4C9D3512" wp14:editId="0B997DFE">
              <wp:extent cx="4449244" cy="134026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1636" cy="1368098"/>
                      </a:xfrm>
                      <a:prstGeom prst="rect">
                        <a:avLst/>
                      </a:prstGeom>
                    </pic:spPr>
                  </pic:pic>
                </a:graphicData>
              </a:graphic>
            </wp:inline>
          </w:drawing>
        </w:r>
      </w:ins>
    </w:p>
    <w:p w14:paraId="036A097F" w14:textId="5DFAC75B" w:rsidR="00B6485F" w:rsidRDefault="00B6485F" w:rsidP="007240DD">
      <w:pPr>
        <w:pStyle w:val="FigureCaptionPACKT"/>
      </w:pPr>
      <w:r>
        <w:t xml:space="preserve">Figure 10.13: Viewing access to </w:t>
      </w:r>
      <w:r w:rsidR="00EF4303">
        <w:t xml:space="preserve">the </w:t>
      </w:r>
      <w:r>
        <w:t>file</w:t>
      </w:r>
    </w:p>
    <w:p w14:paraId="15FB03EA" w14:textId="6AF10229" w:rsidR="00B6485F" w:rsidRDefault="00B6485F" w:rsidP="00B6485F">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13</w:t>
      </w:r>
      <w:r w:rsidRPr="006D38BA">
        <w:rPr>
          <w:rFonts w:ascii="Arial" w:hAnsi="Arial"/>
          <w:b/>
          <w:color w:val="FF0000"/>
          <w:sz w:val="28"/>
          <w:szCs w:val="28"/>
        </w:rPr>
        <w:t>.png</w:t>
      </w:r>
    </w:p>
    <w:p w14:paraId="1FB24363" w14:textId="1F203D5F" w:rsidR="00541F49" w:rsidRDefault="00541F49" w:rsidP="00541F49">
      <w:pPr>
        <w:pStyle w:val="Heading2"/>
      </w:pPr>
      <w:r>
        <w:t>There</w:t>
      </w:r>
      <w:r w:rsidR="002D3655">
        <w:t>'</w:t>
      </w:r>
      <w:r>
        <w:t>s more...</w:t>
      </w:r>
    </w:p>
    <w:p w14:paraId="0E1C6F9B" w14:textId="05C17CB0" w:rsidR="00895EE8" w:rsidRDefault="00895EE8" w:rsidP="00895EE8">
      <w:pPr>
        <w:pStyle w:val="NormalPACKT"/>
        <w:rPr>
          <w:lang w:val="en-GB"/>
        </w:rPr>
      </w:pPr>
      <w:r>
        <w:rPr>
          <w:lang w:val="en-GB"/>
        </w:rPr>
        <w:t xml:space="preserve">In </w:t>
      </w:r>
      <w:r w:rsidRPr="00895EE8">
        <w:rPr>
          <w:rStyle w:val="ItalicsPACKT"/>
        </w:rPr>
        <w:t>step 1</w:t>
      </w:r>
      <w:r>
        <w:rPr>
          <w:lang w:val="en-GB"/>
        </w:rPr>
        <w:t xml:space="preserve">, you examine the shares available on </w:t>
      </w:r>
      <w:r w:rsidRPr="00895EE8">
        <w:rPr>
          <w:rStyle w:val="CodeInTextPACKT"/>
        </w:rPr>
        <w:t>SRV2</w:t>
      </w:r>
      <w:r>
        <w:rPr>
          <w:lang w:val="en-GB"/>
        </w:rPr>
        <w:t>. In</w:t>
      </w:r>
      <w:r w:rsidR="0018735D">
        <w:rPr>
          <w:lang w:val="en-GB"/>
        </w:rPr>
        <w:t xml:space="preserve"> the</w:t>
      </w:r>
      <w:r>
        <w:rPr>
          <w:lang w:val="en-GB"/>
        </w:rPr>
        <w:t xml:space="preserve"> </w:t>
      </w:r>
      <w:r w:rsidRPr="00895EE8">
        <w:rPr>
          <w:rStyle w:val="ItalicsPACKT"/>
        </w:rPr>
        <w:t xml:space="preserve">Setting up and </w:t>
      </w:r>
      <w:r w:rsidR="007B3E3B">
        <w:rPr>
          <w:rStyle w:val="ItalicsPACKT"/>
        </w:rPr>
        <w:t>s</w:t>
      </w:r>
      <w:r w:rsidRPr="00895EE8">
        <w:rPr>
          <w:rStyle w:val="ItalicsPACKT"/>
        </w:rPr>
        <w:t xml:space="preserve">ecuring an SMB </w:t>
      </w:r>
      <w:r w:rsidR="007B3E3B">
        <w:rPr>
          <w:rStyle w:val="ItalicsPACKT"/>
        </w:rPr>
        <w:t>f</w:t>
      </w:r>
      <w:r w:rsidRPr="00895EE8">
        <w:rPr>
          <w:rStyle w:val="ItalicsPACKT"/>
        </w:rPr>
        <w:t xml:space="preserve">ile </w:t>
      </w:r>
      <w:r w:rsidR="007B3E3B">
        <w:rPr>
          <w:rStyle w:val="ItalicsPACKT"/>
        </w:rPr>
        <w:t>s</w:t>
      </w:r>
      <w:r w:rsidRPr="00895EE8">
        <w:rPr>
          <w:rStyle w:val="ItalicsPACKT"/>
        </w:rPr>
        <w:t>erver</w:t>
      </w:r>
      <w:r>
        <w:rPr>
          <w:lang w:val="en-GB"/>
        </w:rPr>
        <w:t xml:space="preserve"> recipe, you configured the SMB service to remove the default shares on </w:t>
      </w:r>
      <w:r w:rsidRPr="008B103A">
        <w:rPr>
          <w:rStyle w:val="CodeInTextPACKT"/>
        </w:rPr>
        <w:t>SRV2</w:t>
      </w:r>
      <w:r>
        <w:rPr>
          <w:lang w:val="en-GB"/>
        </w:rPr>
        <w:t xml:space="preserve">. The only share you see in </w:t>
      </w:r>
      <w:r w:rsidRPr="00895EE8">
        <w:rPr>
          <w:rStyle w:val="ItalicsPACKT"/>
        </w:rPr>
        <w:t>step 1</w:t>
      </w:r>
      <w:r>
        <w:rPr>
          <w:lang w:val="en-GB"/>
        </w:rPr>
        <w:t xml:space="preserve"> is the </w:t>
      </w:r>
      <w:r w:rsidRPr="00F83967">
        <w:rPr>
          <w:rStyle w:val="CodeInTextPACKT"/>
        </w:rPr>
        <w:t>IPC$</w:t>
      </w:r>
      <w:r>
        <w:rPr>
          <w:lang w:val="en-GB"/>
        </w:rPr>
        <w:t xml:space="preserve"> share, which Windows uses for</w:t>
      </w:r>
      <w:r w:rsidR="00D36BD7">
        <w:rPr>
          <w:lang w:val="en-GB"/>
        </w:rPr>
        <w:t xml:space="preserve"> the</w:t>
      </w:r>
      <w:r>
        <w:rPr>
          <w:lang w:val="en-GB"/>
        </w:rPr>
        <w:t xml:space="preserve"> named pipes communication mechanism. For more details about this share, see </w:t>
      </w:r>
      <w:r w:rsidRPr="00DB33B1">
        <w:rPr>
          <w:rStyle w:val="URLPACKT"/>
        </w:rPr>
        <w:t>https://docs.microsoft.com/troubleshoot/windows-server/networking/inter-process-communication-share-null-session</w:t>
      </w:r>
      <w:r>
        <w:rPr>
          <w:lang w:val="en-GB"/>
        </w:rPr>
        <w:t>.</w:t>
      </w:r>
    </w:p>
    <w:p w14:paraId="5D89C765" w14:textId="5F9EBA5D" w:rsidR="005069A4" w:rsidRDefault="005069A4" w:rsidP="00895EE8">
      <w:pPr>
        <w:pStyle w:val="NormalPACKT"/>
        <w:rPr>
          <w:lang w:val="en-GB"/>
        </w:rPr>
      </w:pPr>
      <w:r>
        <w:rPr>
          <w:lang w:val="en-GB"/>
        </w:rPr>
        <w:t xml:space="preserve">In </w:t>
      </w:r>
      <w:r w:rsidRPr="005069A4">
        <w:rPr>
          <w:rStyle w:val="ItalicsPACKT"/>
        </w:rPr>
        <w:t>step 4</w:t>
      </w:r>
      <w:r>
        <w:rPr>
          <w:lang w:val="en-GB"/>
        </w:rPr>
        <w:t xml:space="preserve">, you set access-based enumeration for the </w:t>
      </w:r>
      <w:proofErr w:type="spellStart"/>
      <w:r w:rsidRPr="00CF6549">
        <w:rPr>
          <w:rStyle w:val="CodeInTextPACKT"/>
        </w:rPr>
        <w:t>ITShare</w:t>
      </w:r>
      <w:proofErr w:type="spellEnd"/>
      <w:r>
        <w:rPr>
          <w:lang w:val="en-GB"/>
        </w:rPr>
        <w:t xml:space="preserve"> share. This</w:t>
      </w:r>
      <w:r w:rsidR="00EF4303">
        <w:rPr>
          <w:lang w:val="en-GB"/>
        </w:rPr>
        <w:t xml:space="preserve"> setting</w:t>
      </w:r>
      <w:r>
        <w:rPr>
          <w:lang w:val="en-GB"/>
        </w:rPr>
        <w:t xml:space="preserve"> means that any user viewing files or folders within the share </w:t>
      </w:r>
      <w:r w:rsidR="00EF4303">
        <w:rPr>
          <w:lang w:val="en-GB"/>
        </w:rPr>
        <w:t xml:space="preserve">only </w:t>
      </w:r>
      <w:r>
        <w:rPr>
          <w:lang w:val="en-GB"/>
        </w:rPr>
        <w:t>see</w:t>
      </w:r>
      <w:r w:rsidR="00463B54">
        <w:rPr>
          <w:lang w:val="en-GB"/>
        </w:rPr>
        <w:t>s</w:t>
      </w:r>
      <w:r>
        <w:rPr>
          <w:lang w:val="en-GB"/>
        </w:rPr>
        <w:t xml:space="preserve"> objects </w:t>
      </w:r>
      <w:r w:rsidR="00EF4303">
        <w:rPr>
          <w:lang w:val="en-GB"/>
        </w:rPr>
        <w:t xml:space="preserve">to which </w:t>
      </w:r>
      <w:r>
        <w:rPr>
          <w:lang w:val="en-GB"/>
        </w:rPr>
        <w:t>they have access. This</w:t>
      </w:r>
      <w:r w:rsidR="00EF4303">
        <w:rPr>
          <w:lang w:val="en-GB"/>
        </w:rPr>
        <w:t xml:space="preserve"> setting</w:t>
      </w:r>
      <w:r>
        <w:rPr>
          <w:lang w:val="en-GB"/>
        </w:rPr>
        <w:t xml:space="preserve"> improves security and minimi</w:t>
      </w:r>
      <w:r w:rsidR="0030570C">
        <w:rPr>
          <w:lang w:val="en-GB"/>
        </w:rPr>
        <w:t>z</w:t>
      </w:r>
      <w:r>
        <w:rPr>
          <w:lang w:val="en-GB"/>
        </w:rPr>
        <w:t>es the administrative question</w:t>
      </w:r>
      <w:r w:rsidR="00EF4303">
        <w:rPr>
          <w:lang w:val="en-GB"/>
        </w:rPr>
        <w:t>s,</w:t>
      </w:r>
      <w:r>
        <w:rPr>
          <w:lang w:val="en-GB"/>
        </w:rPr>
        <w:t xml:space="preserve"> </w:t>
      </w:r>
      <w:r w:rsidR="002D3655">
        <w:rPr>
          <w:lang w:val="en-GB"/>
        </w:rPr>
        <w:t>"</w:t>
      </w:r>
      <w:r w:rsidR="00EF4303">
        <w:rPr>
          <w:lang w:val="en-GB"/>
        </w:rPr>
        <w:t>W</w:t>
      </w:r>
      <w:r>
        <w:rPr>
          <w:lang w:val="en-GB"/>
        </w:rPr>
        <w:t>h</w:t>
      </w:r>
      <w:r w:rsidR="00EF4303">
        <w:rPr>
          <w:lang w:val="en-GB"/>
        </w:rPr>
        <w:t>at is this file/folder, and wh</w:t>
      </w:r>
      <w:r>
        <w:rPr>
          <w:lang w:val="en-GB"/>
        </w:rPr>
        <w:t>y can</w:t>
      </w:r>
      <w:r w:rsidR="002D3655">
        <w:rPr>
          <w:lang w:val="en-GB"/>
        </w:rPr>
        <w:t>'</w:t>
      </w:r>
      <w:r>
        <w:rPr>
          <w:lang w:val="en-GB"/>
        </w:rPr>
        <w:t>t I have access to this file/folder</w:t>
      </w:r>
      <w:r w:rsidR="00463B54">
        <w:rPr>
          <w:lang w:val="en-GB"/>
        </w:rPr>
        <w:t>?</w:t>
      </w:r>
      <w:r w:rsidR="002D3655">
        <w:rPr>
          <w:lang w:val="en-GB"/>
        </w:rPr>
        <w:t>"</w:t>
      </w:r>
      <w:r>
        <w:rPr>
          <w:lang w:val="en-GB"/>
        </w:rPr>
        <w:t>.</w:t>
      </w:r>
    </w:p>
    <w:p w14:paraId="1B08E036" w14:textId="62DB2232" w:rsidR="005069A4" w:rsidRPr="00895EE8" w:rsidRDefault="005069A4" w:rsidP="00895EE8">
      <w:pPr>
        <w:pStyle w:val="NormalPACKT"/>
        <w:rPr>
          <w:lang w:val="en-GB"/>
        </w:rPr>
      </w:pPr>
      <w:r>
        <w:rPr>
          <w:lang w:val="en-GB"/>
        </w:rPr>
        <w:t xml:space="preserve">In </w:t>
      </w:r>
      <w:r w:rsidRPr="005069A4">
        <w:rPr>
          <w:rStyle w:val="ItalicsPACKT"/>
        </w:rPr>
        <w:t>step 5</w:t>
      </w:r>
      <w:r>
        <w:rPr>
          <w:lang w:val="en-GB"/>
        </w:rPr>
        <w:t xml:space="preserve">, you set encryption on for the </w:t>
      </w:r>
      <w:proofErr w:type="spellStart"/>
      <w:r w:rsidRPr="00EF3ECE">
        <w:rPr>
          <w:rStyle w:val="CodeInTextPACKT"/>
        </w:rPr>
        <w:t>ITShare</w:t>
      </w:r>
      <w:proofErr w:type="spellEnd"/>
      <w:r>
        <w:rPr>
          <w:lang w:val="en-GB"/>
        </w:rPr>
        <w:t xml:space="preserve"> share. This step ensures that Windows performs data encryption on any data transferred across this share. You can set this by default at the server level or, as in this case, at the share level.</w:t>
      </w:r>
    </w:p>
    <w:p w14:paraId="2E98C8E7" w14:textId="1BA77FA3" w:rsidR="0098498E" w:rsidRDefault="00C61350" w:rsidP="0098498E">
      <w:pPr>
        <w:pStyle w:val="Heading1"/>
      </w:pPr>
      <w:r>
        <w:t xml:space="preserve">Accessing SMB </w:t>
      </w:r>
      <w:r w:rsidR="00C8382B">
        <w:t>s</w:t>
      </w:r>
      <w:r>
        <w:t>hares</w:t>
      </w:r>
    </w:p>
    <w:p w14:paraId="30FCA015" w14:textId="3DDE234B" w:rsidR="000A2E2C" w:rsidRDefault="00D36BD7" w:rsidP="00860A7C">
      <w:pPr>
        <w:pStyle w:val="NormalPACKT"/>
      </w:pPr>
      <w:r w:rsidRPr="00D36BD7">
        <w:t xml:space="preserve">In the </w:t>
      </w:r>
      <w:r w:rsidRPr="000C44E9">
        <w:rPr>
          <w:rStyle w:val="ItalicsPACKT"/>
        </w:rPr>
        <w:t>Creating and securing SMB shares</w:t>
      </w:r>
      <w:r w:rsidRPr="000C44E9">
        <w:t xml:space="preserve"> </w:t>
      </w:r>
      <w:r w:rsidRPr="00D36BD7">
        <w:t xml:space="preserve">recipe, you created a share on </w:t>
      </w:r>
      <w:r w:rsidRPr="000C44E9">
        <w:rPr>
          <w:rStyle w:val="CodeInTextPACKT"/>
        </w:rPr>
        <w:t>SRV2</w:t>
      </w:r>
      <w:r w:rsidRPr="00D36BD7">
        <w:t>. Data you access using SMB</w:t>
      </w:r>
      <w:r w:rsidRPr="005F22BD">
        <w:t xml:space="preserve"> file sharing acts and feels like accessing local files via </w:t>
      </w:r>
      <w:r w:rsidR="0064620A">
        <w:t xml:space="preserve">Windows </w:t>
      </w:r>
      <w:r w:rsidRPr="005F22BD">
        <w:t>Explorer</w:t>
      </w:r>
      <w:r w:rsidR="0064620A">
        <w:t xml:space="preserve"> or the PowerShell console.</w:t>
      </w:r>
      <w:r w:rsidR="000A2E2C">
        <w:t xml:space="preserve"> </w:t>
      </w:r>
    </w:p>
    <w:p w14:paraId="03D862CA" w14:textId="69E27DAF" w:rsidR="00D36BD7" w:rsidRPr="00D36BD7" w:rsidRDefault="00D36BD7" w:rsidP="00860A7C">
      <w:pPr>
        <w:pStyle w:val="NormalPACKT"/>
      </w:pPr>
      <w:r w:rsidRPr="005F22BD">
        <w:t xml:space="preserve">In this recipe, you access the </w:t>
      </w:r>
      <w:proofErr w:type="spellStart"/>
      <w:r w:rsidRPr="00860A7C">
        <w:rPr>
          <w:rStyle w:val="CodeInTextPACKT"/>
        </w:rPr>
        <w:t>ITShare</w:t>
      </w:r>
      <w:proofErr w:type="spellEnd"/>
      <w:r w:rsidRPr="00D36BD7">
        <w:t xml:space="preserve"> share on </w:t>
      </w:r>
      <w:r w:rsidRPr="00860A7C">
        <w:rPr>
          <w:rStyle w:val="CodeInTextPACKT"/>
        </w:rPr>
        <w:t>SRV2</w:t>
      </w:r>
      <w:r w:rsidRPr="00860A7C">
        <w:t xml:space="preserve"> </w:t>
      </w:r>
      <w:r w:rsidRPr="00D36BD7">
        <w:t xml:space="preserve">from </w:t>
      </w:r>
      <w:r w:rsidRPr="00860A7C">
        <w:rPr>
          <w:rStyle w:val="CodeInTextPACKT"/>
        </w:rPr>
        <w:t>SRV1</w:t>
      </w:r>
      <w:r w:rsidRPr="00D36BD7">
        <w:t xml:space="preserve">. </w:t>
      </w:r>
    </w:p>
    <w:p w14:paraId="36600BE7" w14:textId="05CB2120" w:rsidR="0098498E" w:rsidRDefault="0098498E" w:rsidP="0098498E">
      <w:pPr>
        <w:pStyle w:val="Heading2"/>
        <w:tabs>
          <w:tab w:val="left" w:pos="0"/>
        </w:tabs>
      </w:pPr>
      <w:r>
        <w:t xml:space="preserve">Getting </w:t>
      </w:r>
      <w:r w:rsidR="007633F9">
        <w:t>r</w:t>
      </w:r>
      <w:r>
        <w:t>eady</w:t>
      </w:r>
    </w:p>
    <w:p w14:paraId="1DB5696C" w14:textId="4F2499AA" w:rsidR="0098498E" w:rsidRDefault="0098498E" w:rsidP="0098498E">
      <w:pPr>
        <w:pStyle w:val="NormalPACKT"/>
        <w:rPr>
          <w:lang w:val="en-GB"/>
        </w:rPr>
      </w:pPr>
      <w:r>
        <w:rPr>
          <w:lang w:val="en-GB"/>
        </w:rPr>
        <w:t xml:space="preserve">This recipe uses </w:t>
      </w:r>
      <w:r w:rsidRPr="00911CCD">
        <w:rPr>
          <w:rStyle w:val="CodeInTextPACKT"/>
        </w:rPr>
        <w:t>SRV</w:t>
      </w:r>
      <w:r w:rsidR="000D5106">
        <w:rPr>
          <w:rStyle w:val="CodeInTextPACKT"/>
        </w:rPr>
        <w:t>1</w:t>
      </w:r>
      <w:r w:rsidRPr="00FD3BA2">
        <w:t xml:space="preserve">, </w:t>
      </w:r>
      <w:r>
        <w:rPr>
          <w:lang w:val="en-GB"/>
        </w:rPr>
        <w:t xml:space="preserve">a domain-joined host in the </w:t>
      </w:r>
      <w:r w:rsidRPr="00286C78">
        <w:rPr>
          <w:rStyle w:val="CodeInTextPACKT"/>
        </w:rPr>
        <w:t>Reskit.Org</w:t>
      </w:r>
      <w:r>
        <w:rPr>
          <w:lang w:val="en-GB"/>
        </w:rPr>
        <w:t xml:space="preserve"> domain, on which you have installed PowerShell 7 and VS Code. You also use </w:t>
      </w:r>
      <w:r w:rsidRPr="00414032">
        <w:rPr>
          <w:rStyle w:val="CodeInTextPACKT"/>
        </w:rPr>
        <w:t>SRV</w:t>
      </w:r>
      <w:r w:rsidR="000D5106">
        <w:rPr>
          <w:rStyle w:val="CodeInTextPACKT"/>
        </w:rPr>
        <w:t>2</w:t>
      </w:r>
      <w:r>
        <w:rPr>
          <w:lang w:val="en-GB"/>
        </w:rPr>
        <w:t xml:space="preserve"> and should </w:t>
      </w:r>
      <w:r w:rsidRPr="00AF7F21">
        <w:t xml:space="preserve">have </w:t>
      </w:r>
      <w:r w:rsidRPr="00AF7F21">
        <w:rPr>
          <w:rStyle w:val="CodeInTextPACKT"/>
        </w:rPr>
        <w:t>DC1</w:t>
      </w:r>
      <w:r w:rsidRPr="00AF7F21">
        <w:t xml:space="preserve"> online</w:t>
      </w:r>
      <w:r>
        <w:rPr>
          <w:lang w:val="en-GB"/>
        </w:rPr>
        <w:t>.</w:t>
      </w:r>
      <w:r w:rsidR="003402E9">
        <w:rPr>
          <w:lang w:val="en-GB"/>
        </w:rPr>
        <w:t xml:space="preserve"> You previously created SMB shares on </w:t>
      </w:r>
      <w:r w:rsidR="003402E9" w:rsidRPr="000D5106">
        <w:rPr>
          <w:rStyle w:val="CodeInTextPACKT"/>
        </w:rPr>
        <w:t>SRV</w:t>
      </w:r>
      <w:r w:rsidR="000D5106">
        <w:rPr>
          <w:rStyle w:val="CodeInTextPACKT"/>
        </w:rPr>
        <w:t>2</w:t>
      </w:r>
      <w:r w:rsidR="000D5106" w:rsidRPr="00D270EE">
        <w:t>,</w:t>
      </w:r>
      <w:r w:rsidR="003402E9" w:rsidRPr="00D270EE">
        <w:t xml:space="preserve"> </w:t>
      </w:r>
      <w:r w:rsidR="003402E9">
        <w:rPr>
          <w:lang w:val="en-GB"/>
        </w:rPr>
        <w:t>which you use in this recipe.</w:t>
      </w:r>
    </w:p>
    <w:p w14:paraId="539A192B" w14:textId="0CB332E0" w:rsidR="0098498E" w:rsidRDefault="0098498E" w:rsidP="0098498E">
      <w:pPr>
        <w:pStyle w:val="Heading2"/>
        <w:tabs>
          <w:tab w:val="left" w:pos="0"/>
        </w:tabs>
      </w:pPr>
      <w:r>
        <w:t>How to do it...</w:t>
      </w:r>
    </w:p>
    <w:p w14:paraId="635CAF56" w14:textId="50FBAC44" w:rsidR="007B5252" w:rsidRPr="007B5252" w:rsidRDefault="007B5252" w:rsidP="007B5252">
      <w:pPr>
        <w:pStyle w:val="NumberedBulletPACKT"/>
        <w:numPr>
          <w:ilvl w:val="0"/>
          <w:numId w:val="38"/>
        </w:numPr>
        <w:rPr>
          <w:color w:val="333333"/>
        </w:rPr>
      </w:pPr>
      <w:r w:rsidRPr="007B5252">
        <w:t>Examin</w:t>
      </w:r>
      <w:r>
        <w:t>ing</w:t>
      </w:r>
      <w:r w:rsidRPr="007B5252">
        <w:t> the SMB client</w:t>
      </w:r>
      <w:r w:rsidR="002D3655">
        <w:t>'</w:t>
      </w:r>
      <w:r w:rsidRPr="007B5252">
        <w:t>s configuration</w:t>
      </w:r>
      <w:r>
        <w:t xml:space="preserve"> on </w:t>
      </w:r>
      <w:r w:rsidRPr="007B5252">
        <w:rPr>
          <w:rStyle w:val="CodeInTextPACKT"/>
        </w:rPr>
        <w:t>SRV</w:t>
      </w:r>
      <w:r w:rsidR="00D36BD7">
        <w:rPr>
          <w:rStyle w:val="CodeInTextPACKT"/>
        </w:rPr>
        <w:t>1</w:t>
      </w:r>
    </w:p>
    <w:p w14:paraId="20B7E78F" w14:textId="77777777" w:rsidR="007B5252" w:rsidRPr="007B5252" w:rsidRDefault="007B5252" w:rsidP="007B5252">
      <w:pPr>
        <w:pStyle w:val="CodePACKT"/>
      </w:pPr>
    </w:p>
    <w:p w14:paraId="75BF6090" w14:textId="5DFF283F" w:rsidR="007B5252" w:rsidRPr="007B5252" w:rsidRDefault="007B5252" w:rsidP="007B5252">
      <w:pPr>
        <w:pStyle w:val="CodePACKT"/>
      </w:pPr>
      <w:r w:rsidRPr="007B5252">
        <w:t>Get-</w:t>
      </w:r>
      <w:proofErr w:type="spellStart"/>
      <w:r w:rsidRPr="007B5252">
        <w:t>SmbClientConfiguration</w:t>
      </w:r>
      <w:proofErr w:type="spellEnd"/>
    </w:p>
    <w:p w14:paraId="49E86AD9" w14:textId="77777777" w:rsidR="007B5252" w:rsidRPr="007B5252" w:rsidRDefault="007B5252" w:rsidP="007B5252">
      <w:pPr>
        <w:pStyle w:val="CodePACKT"/>
      </w:pPr>
    </w:p>
    <w:p w14:paraId="7457EE74" w14:textId="782B6763" w:rsidR="007B5252" w:rsidRPr="007B5252" w:rsidRDefault="007B5252" w:rsidP="007B5252">
      <w:pPr>
        <w:pStyle w:val="NumberedBulletPACKT"/>
        <w:rPr>
          <w:color w:val="333333"/>
        </w:rPr>
      </w:pPr>
      <w:r w:rsidRPr="007B5252">
        <w:t>Setting </w:t>
      </w:r>
      <w:r w:rsidR="00EF4303">
        <w:t>si</w:t>
      </w:r>
      <w:r w:rsidRPr="007B5252">
        <w:t>gning of SMB packets</w:t>
      </w:r>
    </w:p>
    <w:p w14:paraId="6ED0FC52" w14:textId="77777777" w:rsidR="007B5252" w:rsidRPr="007B5252" w:rsidRDefault="007B5252" w:rsidP="007B5252">
      <w:pPr>
        <w:pStyle w:val="CodePACKT"/>
      </w:pPr>
    </w:p>
    <w:p w14:paraId="6C63E05C" w14:textId="7A216949" w:rsidR="007B5252" w:rsidRPr="007B5252" w:rsidRDefault="007B5252" w:rsidP="007B5252">
      <w:pPr>
        <w:pStyle w:val="CodePACKT"/>
      </w:pPr>
      <w:r w:rsidRPr="007B5252">
        <w:t>$CHT = @{Confirm=$false}</w:t>
      </w:r>
    </w:p>
    <w:p w14:paraId="4EA30BF4" w14:textId="77777777" w:rsidR="007B5252" w:rsidRPr="007B5252" w:rsidRDefault="007B5252" w:rsidP="007B5252">
      <w:pPr>
        <w:pStyle w:val="CodePACKT"/>
      </w:pPr>
      <w:r w:rsidRPr="007B5252">
        <w:t>Set-</w:t>
      </w:r>
      <w:proofErr w:type="spellStart"/>
      <w:r w:rsidRPr="007B5252">
        <w:t>SmbClientConfiguration</w:t>
      </w:r>
      <w:proofErr w:type="spellEnd"/>
      <w:r w:rsidRPr="007B5252">
        <w:t> -</w:t>
      </w:r>
      <w:proofErr w:type="spellStart"/>
      <w:r w:rsidRPr="007B5252">
        <w:t>RequireSecuritySignature</w:t>
      </w:r>
      <w:proofErr w:type="spellEnd"/>
      <w:r w:rsidRPr="007B5252">
        <w:t> $True @CHT</w:t>
      </w:r>
    </w:p>
    <w:p w14:paraId="600E6415" w14:textId="77777777" w:rsidR="007B5252" w:rsidRPr="007B5252" w:rsidRDefault="007B5252" w:rsidP="007B5252">
      <w:pPr>
        <w:pStyle w:val="CodePACKT"/>
      </w:pPr>
    </w:p>
    <w:p w14:paraId="23226EAB" w14:textId="24A997C1" w:rsidR="007B5252" w:rsidRPr="007B5252" w:rsidRDefault="007B5252" w:rsidP="007B5252">
      <w:pPr>
        <w:pStyle w:val="NumberedBulletPACKT"/>
        <w:rPr>
          <w:color w:val="333333"/>
        </w:rPr>
      </w:pPr>
      <w:r w:rsidRPr="007B5252">
        <w:t>Examin</w:t>
      </w:r>
      <w:r w:rsidR="00195006">
        <w:t>ing</w:t>
      </w:r>
      <w:r w:rsidRPr="007B5252">
        <w:t> SMB client</w:t>
      </w:r>
      <w:r w:rsidR="002D3655">
        <w:t>'</w:t>
      </w:r>
      <w:r w:rsidRPr="007B5252">
        <w:t>s network interface</w:t>
      </w:r>
    </w:p>
    <w:p w14:paraId="4BADB1AF" w14:textId="77777777" w:rsidR="007B5252" w:rsidRPr="007B5252" w:rsidRDefault="007B5252" w:rsidP="007B5252">
      <w:pPr>
        <w:pStyle w:val="CodePACKT"/>
      </w:pPr>
    </w:p>
    <w:p w14:paraId="7AFC6551" w14:textId="0EAADB5A" w:rsidR="007B5252" w:rsidRPr="007B5252" w:rsidRDefault="007B5252" w:rsidP="007B5252">
      <w:pPr>
        <w:pStyle w:val="CodePACKT"/>
      </w:pPr>
      <w:r w:rsidRPr="007B5252">
        <w:t>Get-</w:t>
      </w:r>
      <w:proofErr w:type="spellStart"/>
      <w:r w:rsidRPr="007B5252">
        <w:t>SmbClientNetworkInterface</w:t>
      </w:r>
      <w:proofErr w:type="spellEnd"/>
      <w:r w:rsidRPr="007B5252">
        <w:t> |</w:t>
      </w:r>
    </w:p>
    <w:p w14:paraId="3FC7D467" w14:textId="77777777" w:rsidR="007B5252" w:rsidRPr="007B5252" w:rsidRDefault="007B5252" w:rsidP="007B5252">
      <w:pPr>
        <w:pStyle w:val="CodePACKT"/>
      </w:pPr>
      <w:r w:rsidRPr="007B5252">
        <w:t>    Format-Table</w:t>
      </w:r>
    </w:p>
    <w:p w14:paraId="702C568C" w14:textId="77777777" w:rsidR="007B5252" w:rsidRPr="007B5252" w:rsidRDefault="007B5252" w:rsidP="007B5252">
      <w:pPr>
        <w:pStyle w:val="CodePACKT"/>
      </w:pPr>
    </w:p>
    <w:p w14:paraId="70011E9C" w14:textId="39C34B31" w:rsidR="007B5252" w:rsidRPr="007B5252" w:rsidRDefault="007B5252" w:rsidP="007B5252">
      <w:pPr>
        <w:pStyle w:val="NumberedBulletPACKT"/>
        <w:rPr>
          <w:color w:val="333333"/>
        </w:rPr>
      </w:pPr>
      <w:r w:rsidRPr="007B5252">
        <w:t>Examining the shares provided by </w:t>
      </w:r>
      <w:r w:rsidRPr="007B5252">
        <w:rPr>
          <w:rStyle w:val="CodeInTextPACKT"/>
        </w:rPr>
        <w:t>SRV2</w:t>
      </w:r>
    </w:p>
    <w:p w14:paraId="4FBDF065" w14:textId="77777777" w:rsidR="007B5252" w:rsidRPr="007B5252" w:rsidRDefault="007B5252" w:rsidP="007B5252">
      <w:pPr>
        <w:pStyle w:val="CodePACKT"/>
      </w:pPr>
    </w:p>
    <w:p w14:paraId="76003A49" w14:textId="3722DE7B" w:rsidR="007B5252" w:rsidRPr="007B5252" w:rsidRDefault="007B5252" w:rsidP="007B5252">
      <w:pPr>
        <w:pStyle w:val="CodePACKT"/>
      </w:pPr>
      <w:r w:rsidRPr="007B5252">
        <w:t>net view \\SRV2</w:t>
      </w:r>
    </w:p>
    <w:p w14:paraId="01C8E6DA" w14:textId="77777777" w:rsidR="007B5252" w:rsidRPr="007B5252" w:rsidRDefault="007B5252" w:rsidP="007B5252">
      <w:pPr>
        <w:pStyle w:val="CodePACKT"/>
      </w:pPr>
    </w:p>
    <w:p w14:paraId="134CF511" w14:textId="3453712D" w:rsidR="007B5252" w:rsidRPr="007B5252" w:rsidRDefault="007B5252" w:rsidP="007B5252">
      <w:pPr>
        <w:pStyle w:val="NumberedBulletPACKT"/>
        <w:rPr>
          <w:color w:val="333333"/>
        </w:rPr>
      </w:pPr>
      <w:r w:rsidRPr="007B5252">
        <w:t>Creating a drive mapping, mapping </w:t>
      </w:r>
      <w:r w:rsidR="00613278" w:rsidRPr="00C447B1">
        <w:rPr>
          <w:rStyle w:val="CodeInTextPACKT"/>
        </w:rPr>
        <w:t>R</w:t>
      </w:r>
      <w:r w:rsidRPr="00C447B1">
        <w:rPr>
          <w:rStyle w:val="CodeInTextPACKT"/>
        </w:rPr>
        <w:t>:</w:t>
      </w:r>
      <w:r w:rsidRPr="007B5252">
        <w:t> to the share on server </w:t>
      </w:r>
      <w:r w:rsidRPr="007B5252">
        <w:rPr>
          <w:rStyle w:val="CodeInTextPACKT"/>
        </w:rPr>
        <w:t>SRV2</w:t>
      </w:r>
    </w:p>
    <w:p w14:paraId="3F974CC3" w14:textId="77777777" w:rsidR="007B5252" w:rsidRPr="007B5252" w:rsidRDefault="007B5252" w:rsidP="007B5252">
      <w:pPr>
        <w:pStyle w:val="CodePACKT"/>
      </w:pPr>
    </w:p>
    <w:p w14:paraId="0A6245AD" w14:textId="0B2C220C" w:rsidR="007B5252" w:rsidRPr="007B5252" w:rsidRDefault="007B5252" w:rsidP="007B5252">
      <w:pPr>
        <w:pStyle w:val="CodePACKT"/>
      </w:pPr>
      <w:r w:rsidRPr="007B5252">
        <w:t>New-</w:t>
      </w:r>
      <w:proofErr w:type="spellStart"/>
      <w:r w:rsidRPr="007B5252">
        <w:t>SmbMapping</w:t>
      </w:r>
      <w:proofErr w:type="spellEnd"/>
      <w:r w:rsidRPr="007B5252">
        <w:t> -</w:t>
      </w:r>
      <w:proofErr w:type="spellStart"/>
      <w:r w:rsidRPr="007B5252">
        <w:t>LocalPath</w:t>
      </w:r>
      <w:proofErr w:type="spellEnd"/>
      <w:r w:rsidRPr="007B5252">
        <w:t> </w:t>
      </w:r>
      <w:r>
        <w:t>R</w:t>
      </w:r>
      <w:r w:rsidRPr="007B5252">
        <w:t>: -</w:t>
      </w:r>
      <w:proofErr w:type="spellStart"/>
      <w:r w:rsidRPr="007B5252">
        <w:t>RemotePath</w:t>
      </w:r>
      <w:proofErr w:type="spellEnd"/>
      <w:r w:rsidRPr="007B5252">
        <w:t> \\SRV2\ITShare</w:t>
      </w:r>
    </w:p>
    <w:p w14:paraId="7717C6AD" w14:textId="77777777" w:rsidR="007B5252" w:rsidRPr="007B5252" w:rsidRDefault="007B5252" w:rsidP="007B5252">
      <w:pPr>
        <w:pStyle w:val="CodePACKT"/>
      </w:pPr>
    </w:p>
    <w:p w14:paraId="662DC9F7" w14:textId="6D11A549" w:rsidR="007B5252" w:rsidRPr="007B5252" w:rsidRDefault="007B5252" w:rsidP="007B5252">
      <w:pPr>
        <w:pStyle w:val="NumberedBulletPACKT"/>
        <w:rPr>
          <w:color w:val="333333"/>
        </w:rPr>
      </w:pPr>
      <w:r w:rsidRPr="007B5252">
        <w:t>Viewing the shared folder mapping</w:t>
      </w:r>
    </w:p>
    <w:p w14:paraId="3D463D13" w14:textId="77777777" w:rsidR="007B5252" w:rsidRPr="007B5252" w:rsidRDefault="007B5252" w:rsidP="007B5252">
      <w:pPr>
        <w:pStyle w:val="CodePACKT"/>
      </w:pPr>
    </w:p>
    <w:p w14:paraId="05A9F0F6" w14:textId="2C907787" w:rsidR="007B5252" w:rsidRPr="007B5252" w:rsidRDefault="007B5252" w:rsidP="007B5252">
      <w:pPr>
        <w:pStyle w:val="CodePACKT"/>
      </w:pPr>
      <w:r w:rsidRPr="007B5252">
        <w:t>Get-</w:t>
      </w:r>
      <w:proofErr w:type="spellStart"/>
      <w:r w:rsidRPr="007B5252">
        <w:t>SmbMapping</w:t>
      </w:r>
      <w:proofErr w:type="spellEnd"/>
    </w:p>
    <w:p w14:paraId="638DB3E1" w14:textId="77777777" w:rsidR="007B5252" w:rsidRPr="007B5252" w:rsidRDefault="007B5252" w:rsidP="007B5252">
      <w:pPr>
        <w:pStyle w:val="CodePACKT"/>
      </w:pPr>
    </w:p>
    <w:p w14:paraId="4E3AA683" w14:textId="702A83CC" w:rsidR="007B5252" w:rsidRPr="007B5252" w:rsidRDefault="007B5252" w:rsidP="007B5252">
      <w:pPr>
        <w:pStyle w:val="NumberedBulletPACKT"/>
        <w:rPr>
          <w:color w:val="333333"/>
        </w:rPr>
      </w:pPr>
      <w:r w:rsidRPr="007B5252">
        <w:t>View</w:t>
      </w:r>
      <w:r w:rsidR="00257F4B">
        <w:t>ing</w:t>
      </w:r>
      <w:r w:rsidRPr="007B5252">
        <w:t> the shared folder contents</w:t>
      </w:r>
    </w:p>
    <w:p w14:paraId="088334E2" w14:textId="77777777" w:rsidR="007B5252" w:rsidRPr="007B5252" w:rsidRDefault="007B5252" w:rsidP="007B5252">
      <w:pPr>
        <w:pStyle w:val="CodePACKT"/>
      </w:pPr>
    </w:p>
    <w:p w14:paraId="3B12DF62" w14:textId="3BC4D098" w:rsidR="007B5252" w:rsidRPr="007B5252" w:rsidRDefault="007B5252" w:rsidP="007B5252">
      <w:pPr>
        <w:pStyle w:val="CodePACKT"/>
      </w:pPr>
      <w:r w:rsidRPr="007B5252">
        <w:t>Get-ChildItem -Path R:</w:t>
      </w:r>
    </w:p>
    <w:p w14:paraId="5E108CBD" w14:textId="77777777" w:rsidR="007B5252" w:rsidRPr="007B5252" w:rsidRDefault="007B5252" w:rsidP="007B5252">
      <w:pPr>
        <w:pStyle w:val="CodePACKT"/>
      </w:pPr>
    </w:p>
    <w:p w14:paraId="3BF41C35" w14:textId="19BE8564" w:rsidR="007B5252" w:rsidRPr="007B5252" w:rsidRDefault="007B5252" w:rsidP="007B5252">
      <w:pPr>
        <w:pStyle w:val="NumberedBulletPACKT"/>
        <w:rPr>
          <w:color w:val="333333"/>
        </w:rPr>
      </w:pPr>
      <w:r w:rsidRPr="007B5252">
        <w:t>Viewing existing connections </w:t>
      </w:r>
    </w:p>
    <w:p w14:paraId="1721A0B3" w14:textId="77777777" w:rsidR="007B5252" w:rsidRPr="007B5252" w:rsidRDefault="007B5252" w:rsidP="007B5252">
      <w:pPr>
        <w:pStyle w:val="CodePACKT"/>
      </w:pPr>
    </w:p>
    <w:p w14:paraId="1EEAE629" w14:textId="76939755" w:rsidR="007B5252" w:rsidRPr="007B5252" w:rsidRDefault="007B5252" w:rsidP="007B5252">
      <w:pPr>
        <w:pStyle w:val="CodePACKT"/>
      </w:pPr>
      <w:r w:rsidRPr="007B5252">
        <w:t>Get-</w:t>
      </w:r>
      <w:proofErr w:type="spellStart"/>
      <w:r w:rsidRPr="007B5252">
        <w:t>SmbConnection</w:t>
      </w:r>
      <w:proofErr w:type="spellEnd"/>
    </w:p>
    <w:p w14:paraId="348C829F" w14:textId="77777777" w:rsidR="007B5252" w:rsidRPr="007B5252" w:rsidRDefault="007B5252" w:rsidP="007B5252">
      <w:pPr>
        <w:pStyle w:val="CodePACKT"/>
      </w:pPr>
    </w:p>
    <w:p w14:paraId="59C464A8" w14:textId="77777777" w:rsidR="0098498E" w:rsidRDefault="0098498E" w:rsidP="0098498E">
      <w:pPr>
        <w:pStyle w:val="Heading2"/>
        <w:numPr>
          <w:ilvl w:val="1"/>
          <w:numId w:val="3"/>
        </w:numPr>
        <w:tabs>
          <w:tab w:val="left" w:pos="0"/>
        </w:tabs>
      </w:pPr>
      <w:r>
        <w:t>How it works...</w:t>
      </w:r>
    </w:p>
    <w:p w14:paraId="741D1C59" w14:textId="77777777" w:rsidR="00C4123E" w:rsidRDefault="007B5252" w:rsidP="00C4123E">
      <w:pPr>
        <w:pStyle w:val="NormalPACKT"/>
      </w:pPr>
      <w:r>
        <w:t xml:space="preserve">In </w:t>
      </w:r>
      <w:r w:rsidRPr="007B5252">
        <w:rPr>
          <w:rStyle w:val="ItalicsPACKT"/>
        </w:rPr>
        <w:t>step 1</w:t>
      </w:r>
      <w:r>
        <w:t xml:space="preserve">, you examine </w:t>
      </w:r>
      <w:r w:rsidRPr="007B5252">
        <w:rPr>
          <w:rStyle w:val="CodeInTextPACKT"/>
        </w:rPr>
        <w:t>SRV</w:t>
      </w:r>
      <w:r w:rsidR="00060490">
        <w:rPr>
          <w:rStyle w:val="CodeInTextPACKT"/>
        </w:rPr>
        <w:t>1</w:t>
      </w:r>
      <w:r w:rsidR="002D3655">
        <w:t>'</w:t>
      </w:r>
      <w:r>
        <w:t>s SMB client configuration, with output like this:</w:t>
      </w:r>
    </w:p>
    <w:p w14:paraId="6BECE762" w14:textId="5E260866" w:rsidR="007B5252" w:rsidRDefault="00E96DF4" w:rsidP="00C4123E">
      <w:pPr>
        <w:pStyle w:val="FigurePACKT"/>
      </w:pPr>
      <w:r>
        <w:br/>
      </w:r>
      <w:r>
        <w:drawing>
          <wp:inline distT="0" distB="0" distL="0" distR="0" wp14:anchorId="004B5543" wp14:editId="78250A48">
            <wp:extent cx="3276600" cy="295247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05976" cy="2978946"/>
                    </a:xfrm>
                    <a:prstGeom prst="rect">
                      <a:avLst/>
                    </a:prstGeom>
                  </pic:spPr>
                </pic:pic>
              </a:graphicData>
            </a:graphic>
          </wp:inline>
        </w:drawing>
      </w:r>
    </w:p>
    <w:p w14:paraId="7D6C8E73" w14:textId="478B0A1F" w:rsidR="007B5252" w:rsidRDefault="007B5252" w:rsidP="007240DD">
      <w:pPr>
        <w:pStyle w:val="FigureCaptionPACKT"/>
      </w:pPr>
      <w:r>
        <w:t xml:space="preserve">Figure 10.14: </w:t>
      </w:r>
      <w:r w:rsidR="00A72C7F">
        <w:t>Examining SMB client's configuration</w:t>
      </w:r>
    </w:p>
    <w:p w14:paraId="48A1D37A" w14:textId="50ED945C"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14</w:t>
      </w:r>
      <w:r w:rsidRPr="006D38BA">
        <w:rPr>
          <w:rFonts w:ascii="Arial" w:hAnsi="Arial"/>
          <w:b/>
          <w:color w:val="FF0000"/>
          <w:sz w:val="28"/>
          <w:szCs w:val="28"/>
        </w:rPr>
        <w:t>.png</w:t>
      </w:r>
    </w:p>
    <w:p w14:paraId="456161F1" w14:textId="6800FBB2" w:rsidR="007B5252" w:rsidRDefault="007B5252" w:rsidP="007B5252">
      <w:pPr>
        <w:pStyle w:val="NormalPACKT"/>
      </w:pPr>
      <w:r>
        <w:t xml:space="preserve">In </w:t>
      </w:r>
      <w:r w:rsidRPr="007B5252">
        <w:rPr>
          <w:rStyle w:val="ItalicsPACKT"/>
        </w:rPr>
        <w:t xml:space="preserve">step </w:t>
      </w:r>
      <w:r>
        <w:rPr>
          <w:rStyle w:val="ItalicsPACKT"/>
        </w:rPr>
        <w:t>2</w:t>
      </w:r>
      <w:r w:rsidR="00EF4303">
        <w:rPr>
          <w:rStyle w:val="ItalicsPACKT"/>
        </w:rPr>
        <w:t>,</w:t>
      </w:r>
      <w:r>
        <w:t xml:space="preserve"> you ensure that </w:t>
      </w:r>
      <w:r w:rsidRPr="007B5252">
        <w:rPr>
          <w:rStyle w:val="CodeInTextPACKT"/>
        </w:rPr>
        <w:t>SRV1</w:t>
      </w:r>
      <w:r>
        <w:t xml:space="preserve"> requires signed SMB </w:t>
      </w:r>
      <w:r w:rsidR="00786E07">
        <w:t>p</w:t>
      </w:r>
      <w:r>
        <w:t xml:space="preserve">ackets, irrespective of settings on the SMB </w:t>
      </w:r>
      <w:r w:rsidR="00973250">
        <w:t>s</w:t>
      </w:r>
      <w:r>
        <w:t>erver (</w:t>
      </w:r>
      <w:r w:rsidRPr="007B5252">
        <w:rPr>
          <w:rStyle w:val="CodeInTextPACKT"/>
        </w:rPr>
        <w:t>SRV2</w:t>
      </w:r>
      <w:r>
        <w:t>). There is no output from this step.</w:t>
      </w:r>
    </w:p>
    <w:p w14:paraId="62D000AA" w14:textId="0A54E4CE" w:rsidR="007B5252" w:rsidRDefault="007B5252" w:rsidP="007B5252">
      <w:pPr>
        <w:pStyle w:val="NormalPACKT"/>
      </w:pPr>
      <w:r>
        <w:t xml:space="preserve">In </w:t>
      </w:r>
      <w:r w:rsidRPr="007B5252">
        <w:rPr>
          <w:rStyle w:val="ItalicsPACKT"/>
        </w:rPr>
        <w:t>step 3</w:t>
      </w:r>
      <w:r>
        <w:t xml:space="preserve">, you examine the client NIC on </w:t>
      </w:r>
      <w:r w:rsidRPr="007B5252">
        <w:rPr>
          <w:rStyle w:val="CodeInTextPACKT"/>
        </w:rPr>
        <w:t>SRV1</w:t>
      </w:r>
      <w:r>
        <w:t>, with output that looks like this:</w:t>
      </w:r>
    </w:p>
    <w:p w14:paraId="457FC591" w14:textId="3ED8B757" w:rsidR="007B5252" w:rsidRDefault="007B5252" w:rsidP="007B5252">
      <w:pPr>
        <w:pStyle w:val="FigurePACKT"/>
      </w:pPr>
      <w:commentRangeStart w:id="21"/>
      <w:commentRangeStart w:id="22"/>
      <w:del w:id="23" w:author="Thomas Lee" w:date="2021-05-04T15:36:00Z">
        <w:r w:rsidDel="00240926">
          <w:drawing>
            <wp:inline distT="0" distB="0" distL="0" distR="0" wp14:anchorId="4673FA0F" wp14:editId="297A5B5D">
              <wp:extent cx="4996618" cy="923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7982" cy="942668"/>
                      </a:xfrm>
                      <a:prstGeom prst="rect">
                        <a:avLst/>
                      </a:prstGeom>
                    </pic:spPr>
                  </pic:pic>
                </a:graphicData>
              </a:graphic>
            </wp:inline>
          </w:drawing>
        </w:r>
      </w:del>
      <w:commentRangeEnd w:id="21"/>
      <w:r w:rsidR="0073045D">
        <w:rPr>
          <w:rStyle w:val="CommentReference"/>
          <w:rFonts w:ascii="Arial" w:hAnsi="Arial"/>
          <w:noProof w:val="0"/>
        </w:rPr>
        <w:commentReference w:id="21"/>
      </w:r>
      <w:commentRangeEnd w:id="22"/>
      <w:r w:rsidR="00240926">
        <w:rPr>
          <w:rStyle w:val="CommentReference"/>
          <w:rFonts w:ascii="Arial" w:hAnsi="Arial"/>
          <w:noProof w:val="0"/>
        </w:rPr>
        <w:commentReference w:id="22"/>
      </w:r>
      <w:ins w:id="24" w:author="Thomas Lee" w:date="2021-05-04T15:36:00Z">
        <w:r w:rsidR="00240926" w:rsidRPr="00240926">
          <w:t xml:space="preserve"> </w:t>
        </w:r>
        <w:r w:rsidR="00240926">
          <w:drawing>
            <wp:inline distT="0" distB="0" distL="0" distR="0" wp14:anchorId="7DD0C72C" wp14:editId="0C551F8F">
              <wp:extent cx="4993548" cy="8654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1852" cy="880777"/>
                      </a:xfrm>
                      <a:prstGeom prst="rect">
                        <a:avLst/>
                      </a:prstGeom>
                    </pic:spPr>
                  </pic:pic>
                </a:graphicData>
              </a:graphic>
            </wp:inline>
          </w:drawing>
        </w:r>
      </w:ins>
    </w:p>
    <w:p w14:paraId="498FDD76" w14:textId="7EF98567" w:rsidR="007B5252" w:rsidRDefault="007B5252" w:rsidP="007240DD">
      <w:pPr>
        <w:pStyle w:val="FigureCaptionPACKT"/>
      </w:pPr>
      <w:r>
        <w:t>Figure 10.15: Viewing NIC on SRV1</w:t>
      </w:r>
    </w:p>
    <w:p w14:paraId="2F2FE15E" w14:textId="61429B7C"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15</w:t>
      </w:r>
      <w:r w:rsidRPr="006D38BA">
        <w:rPr>
          <w:rFonts w:ascii="Arial" w:hAnsi="Arial"/>
          <w:b/>
          <w:color w:val="FF0000"/>
          <w:sz w:val="28"/>
          <w:szCs w:val="28"/>
        </w:rPr>
        <w:t>.png</w:t>
      </w:r>
    </w:p>
    <w:p w14:paraId="5353C3F4" w14:textId="523F884E" w:rsidR="007B5252" w:rsidRDefault="007B5252" w:rsidP="007B5252">
      <w:pPr>
        <w:pStyle w:val="NormalPACKT"/>
      </w:pPr>
      <w:r>
        <w:t xml:space="preserve">In </w:t>
      </w:r>
      <w:r w:rsidRPr="007B5252">
        <w:rPr>
          <w:rStyle w:val="ItalicsPACKT"/>
        </w:rPr>
        <w:t>step 4</w:t>
      </w:r>
      <w:r>
        <w:t xml:space="preserve">, you use the </w:t>
      </w:r>
      <w:r w:rsidRPr="00D33F47">
        <w:rPr>
          <w:rStyle w:val="CodeInTextPACKT"/>
        </w:rPr>
        <w:t>net.exe</w:t>
      </w:r>
      <w:r>
        <w:t xml:space="preserve"> command to view the shares provided by the </w:t>
      </w:r>
      <w:r w:rsidRPr="007B5252">
        <w:rPr>
          <w:rStyle w:val="CodeInTextPACKT"/>
        </w:rPr>
        <w:t>SRV2</w:t>
      </w:r>
      <w:r>
        <w:t xml:space="preserve"> host. The output from this step looks like this:</w:t>
      </w:r>
    </w:p>
    <w:p w14:paraId="6A5CF46C" w14:textId="0FF67CF6" w:rsidR="007B5252" w:rsidRDefault="007B5252" w:rsidP="007B5252">
      <w:pPr>
        <w:pStyle w:val="FigurePACKT"/>
      </w:pPr>
      <w:r>
        <w:drawing>
          <wp:inline distT="0" distB="0" distL="0" distR="0" wp14:anchorId="7E249712" wp14:editId="36F2BAB7">
            <wp:extent cx="3625353" cy="933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5518" cy="943791"/>
                    </a:xfrm>
                    <a:prstGeom prst="rect">
                      <a:avLst/>
                    </a:prstGeom>
                  </pic:spPr>
                </pic:pic>
              </a:graphicData>
            </a:graphic>
          </wp:inline>
        </w:drawing>
      </w:r>
    </w:p>
    <w:p w14:paraId="0A07970F" w14:textId="43459216" w:rsidR="007B5252" w:rsidRDefault="007B5252" w:rsidP="007240DD">
      <w:pPr>
        <w:pStyle w:val="FigureCaptionPACKT"/>
      </w:pPr>
      <w:r>
        <w:t>Figure 10.16: Viewing shares offered by SRV2</w:t>
      </w:r>
    </w:p>
    <w:p w14:paraId="746D53EC" w14:textId="6F7A8CF4"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16</w:t>
      </w:r>
      <w:r w:rsidRPr="006D38BA">
        <w:rPr>
          <w:rFonts w:ascii="Arial" w:hAnsi="Arial"/>
          <w:b/>
          <w:color w:val="FF0000"/>
          <w:sz w:val="28"/>
          <w:szCs w:val="28"/>
        </w:rPr>
        <w:t>.png</w:t>
      </w:r>
    </w:p>
    <w:p w14:paraId="4B7E6A25" w14:textId="57AB8E5F" w:rsidR="007B5252" w:rsidRDefault="007B5252" w:rsidP="007B5252">
      <w:pPr>
        <w:pStyle w:val="NormalPACKT"/>
      </w:pPr>
      <w:r w:rsidRPr="007B5252">
        <w:t xml:space="preserve">In </w:t>
      </w:r>
      <w:r w:rsidRPr="007B5252">
        <w:rPr>
          <w:rStyle w:val="ItalicsPACKT"/>
        </w:rPr>
        <w:t>step 5</w:t>
      </w:r>
      <w:r w:rsidRPr="007B5252">
        <w:t xml:space="preserve">, you create a new </w:t>
      </w:r>
      <w:r>
        <w:t xml:space="preserve">drive mapping on </w:t>
      </w:r>
      <w:r w:rsidRPr="007B5252">
        <w:rPr>
          <w:rStyle w:val="CodeInTextPACKT"/>
        </w:rPr>
        <w:t>SRV1</w:t>
      </w:r>
      <w:r>
        <w:t xml:space="preserve">, mapping the </w:t>
      </w:r>
      <w:r w:rsidRPr="0016513E">
        <w:rPr>
          <w:rStyle w:val="CodeInTextPACKT"/>
        </w:rPr>
        <w:t>R:</w:t>
      </w:r>
      <w:r>
        <w:t xml:space="preserve"> drive to </w:t>
      </w:r>
      <w:r w:rsidRPr="007B5252">
        <w:rPr>
          <w:rStyle w:val="CodeInTextPACKT"/>
        </w:rPr>
        <w:t>\\SRV2\ITShare</w:t>
      </w:r>
      <w:r>
        <w:t>, which creates output that looks like this:</w:t>
      </w:r>
    </w:p>
    <w:p w14:paraId="6B81AC59" w14:textId="13888DD1" w:rsidR="007B5252" w:rsidRDefault="00257F4B" w:rsidP="007B5252">
      <w:pPr>
        <w:pStyle w:val="FigurePACKT"/>
      </w:pPr>
      <w:r>
        <w:drawing>
          <wp:inline distT="0" distB="0" distL="0" distR="0" wp14:anchorId="241F5E59" wp14:editId="4D2C4546">
            <wp:extent cx="4493413" cy="80962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53047" cy="820370"/>
                    </a:xfrm>
                    <a:prstGeom prst="rect">
                      <a:avLst/>
                    </a:prstGeom>
                  </pic:spPr>
                </pic:pic>
              </a:graphicData>
            </a:graphic>
          </wp:inline>
        </w:drawing>
      </w:r>
    </w:p>
    <w:p w14:paraId="2A728E73" w14:textId="1234085D" w:rsidR="007B5252" w:rsidRDefault="007B5252" w:rsidP="007240DD">
      <w:pPr>
        <w:pStyle w:val="FigureCaptionPACKT"/>
      </w:pPr>
      <w:r>
        <w:t>Figure 10.17: Creating a new drive mapping on SRV1</w:t>
      </w:r>
    </w:p>
    <w:p w14:paraId="07CF8F4C" w14:textId="4BC4A2FC"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17</w:t>
      </w:r>
      <w:r w:rsidRPr="006D38BA">
        <w:rPr>
          <w:rFonts w:ascii="Arial" w:hAnsi="Arial"/>
          <w:b/>
          <w:color w:val="FF0000"/>
          <w:sz w:val="28"/>
          <w:szCs w:val="28"/>
        </w:rPr>
        <w:t>.png</w:t>
      </w:r>
    </w:p>
    <w:p w14:paraId="53759E79" w14:textId="617B7AE1" w:rsidR="007B5252" w:rsidRDefault="007B5252" w:rsidP="007B5252">
      <w:pPr>
        <w:pStyle w:val="NormalPACKT"/>
      </w:pPr>
      <w:r>
        <w:t xml:space="preserve">In </w:t>
      </w:r>
      <w:r w:rsidRPr="007B5252">
        <w:rPr>
          <w:rStyle w:val="ItalicsPACKT"/>
        </w:rPr>
        <w:t>step 6</w:t>
      </w:r>
      <w:r>
        <w:t xml:space="preserve">, you view the SMB drive mappings on </w:t>
      </w:r>
      <w:r w:rsidRPr="007B5252">
        <w:rPr>
          <w:rStyle w:val="CodeInTextPACKT"/>
        </w:rPr>
        <w:t>SRV1</w:t>
      </w:r>
      <w:r>
        <w:t>, which looks like this:</w:t>
      </w:r>
    </w:p>
    <w:p w14:paraId="5925E453" w14:textId="4942A577" w:rsidR="007B5252" w:rsidRDefault="007B5252" w:rsidP="007B5252">
      <w:pPr>
        <w:pStyle w:val="FigurePACKT"/>
      </w:pPr>
      <w:r>
        <w:drawing>
          <wp:inline distT="0" distB="0" distL="0" distR="0" wp14:anchorId="1CD29CDA" wp14:editId="49201E73">
            <wp:extent cx="2367355" cy="7663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19368" cy="783177"/>
                    </a:xfrm>
                    <a:prstGeom prst="rect">
                      <a:avLst/>
                    </a:prstGeom>
                  </pic:spPr>
                </pic:pic>
              </a:graphicData>
            </a:graphic>
          </wp:inline>
        </w:drawing>
      </w:r>
    </w:p>
    <w:p w14:paraId="297AC89D" w14:textId="63E7A179" w:rsidR="007B5252" w:rsidRDefault="007B5252" w:rsidP="007240DD">
      <w:pPr>
        <w:pStyle w:val="FigureCaptionPACKT"/>
      </w:pPr>
      <w:r>
        <w:t>Figure 10.18: Viewing SMB shares provided by SRV1</w:t>
      </w:r>
    </w:p>
    <w:p w14:paraId="666EFF22" w14:textId="703CFB50"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18</w:t>
      </w:r>
      <w:r w:rsidRPr="006D38BA">
        <w:rPr>
          <w:rFonts w:ascii="Arial" w:hAnsi="Arial"/>
          <w:b/>
          <w:color w:val="FF0000"/>
          <w:sz w:val="28"/>
          <w:szCs w:val="28"/>
        </w:rPr>
        <w:t>.png</w:t>
      </w:r>
    </w:p>
    <w:p w14:paraId="6E822E96" w14:textId="5A0C0F45" w:rsidR="007B5252" w:rsidRDefault="007B5252" w:rsidP="007B5252">
      <w:pPr>
        <w:pStyle w:val="NormalPACKT"/>
      </w:pPr>
      <w:r w:rsidRPr="007B5252">
        <w:t xml:space="preserve">In </w:t>
      </w:r>
      <w:r w:rsidRPr="007B5252">
        <w:rPr>
          <w:rStyle w:val="ItalicsPACKT"/>
        </w:rPr>
        <w:t>step 7</w:t>
      </w:r>
      <w:r w:rsidRPr="007B5252">
        <w:t>, you</w:t>
      </w:r>
      <w:r>
        <w:t xml:space="preserve"> view the contents of the share to reveal the file you created in </w:t>
      </w:r>
      <w:r w:rsidRPr="007B5252">
        <w:rPr>
          <w:rStyle w:val="ItalicsPACKT"/>
        </w:rPr>
        <w:t xml:space="preserve">Creating and </w:t>
      </w:r>
      <w:r w:rsidR="00CB6E99">
        <w:rPr>
          <w:rStyle w:val="ItalicsPACKT"/>
        </w:rPr>
        <w:t>s</w:t>
      </w:r>
      <w:r w:rsidRPr="007B5252">
        <w:rPr>
          <w:rStyle w:val="ItalicsPACKT"/>
        </w:rPr>
        <w:t xml:space="preserve">ecuring SMB </w:t>
      </w:r>
      <w:r w:rsidR="00CB6E99">
        <w:rPr>
          <w:rStyle w:val="ItalicsPACKT"/>
        </w:rPr>
        <w:t>s</w:t>
      </w:r>
      <w:r w:rsidRPr="007B5252">
        <w:rPr>
          <w:rStyle w:val="ItalicsPACKT"/>
        </w:rPr>
        <w:t>hares</w:t>
      </w:r>
      <w:r>
        <w:t>, with output like this:</w:t>
      </w:r>
    </w:p>
    <w:p w14:paraId="7E306104" w14:textId="1615BC1E" w:rsidR="007B5252" w:rsidRDefault="00E96DF4" w:rsidP="007B5252">
      <w:pPr>
        <w:pStyle w:val="FigurePACKT"/>
      </w:pPr>
      <w:r>
        <w:drawing>
          <wp:inline distT="0" distB="0" distL="0" distR="0" wp14:anchorId="62086494" wp14:editId="17C0A64C">
            <wp:extent cx="2885536" cy="1028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20450" cy="1041147"/>
                    </a:xfrm>
                    <a:prstGeom prst="rect">
                      <a:avLst/>
                    </a:prstGeom>
                  </pic:spPr>
                </pic:pic>
              </a:graphicData>
            </a:graphic>
          </wp:inline>
        </w:drawing>
      </w:r>
    </w:p>
    <w:p w14:paraId="16BF425D" w14:textId="695F1444" w:rsidR="007B5252" w:rsidRDefault="007B5252" w:rsidP="007240DD">
      <w:pPr>
        <w:pStyle w:val="FigureCaptionPACKT"/>
      </w:pPr>
      <w:r>
        <w:t>Figure 10.19: Viewing the contents of the shared folder</w:t>
      </w:r>
    </w:p>
    <w:p w14:paraId="4261B29E" w14:textId="7B19640A"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19</w:t>
      </w:r>
      <w:r w:rsidRPr="006D38BA">
        <w:rPr>
          <w:rFonts w:ascii="Arial" w:hAnsi="Arial"/>
          <w:b/>
          <w:color w:val="FF0000"/>
          <w:sz w:val="28"/>
          <w:szCs w:val="28"/>
        </w:rPr>
        <w:t>.png</w:t>
      </w:r>
    </w:p>
    <w:p w14:paraId="181FCB25" w14:textId="3B5B2C18" w:rsidR="007B5252" w:rsidRDefault="007B5252" w:rsidP="007B5252">
      <w:pPr>
        <w:pStyle w:val="NormalPACKT"/>
      </w:pPr>
      <w:r>
        <w:t xml:space="preserve">In </w:t>
      </w:r>
      <w:r w:rsidRPr="007B5252">
        <w:rPr>
          <w:rStyle w:val="ItalicsPACKT"/>
        </w:rPr>
        <w:t>step 8</w:t>
      </w:r>
      <w:r>
        <w:t xml:space="preserve">, you view all existing SMB connections from </w:t>
      </w:r>
      <w:r w:rsidRPr="007B5252">
        <w:rPr>
          <w:rStyle w:val="CodeInTextPACKT"/>
        </w:rPr>
        <w:t>SRV1</w:t>
      </w:r>
      <w:r>
        <w:t xml:space="preserve">. This </w:t>
      </w:r>
      <w:r w:rsidR="00126DF1">
        <w:t xml:space="preserve">step </w:t>
      </w:r>
      <w:r>
        <w:t>produces the following output:</w:t>
      </w:r>
    </w:p>
    <w:p w14:paraId="159565B8" w14:textId="6DF1D8BB" w:rsidR="007B5252" w:rsidRDefault="00257F4B" w:rsidP="007B5252">
      <w:pPr>
        <w:pStyle w:val="FigurePACKT"/>
      </w:pPr>
      <w:r>
        <w:drawing>
          <wp:inline distT="0" distB="0" distL="0" distR="0" wp14:anchorId="2A4C5649" wp14:editId="45927A13">
            <wp:extent cx="4214192" cy="7334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79293" cy="744755"/>
                    </a:xfrm>
                    <a:prstGeom prst="rect">
                      <a:avLst/>
                    </a:prstGeom>
                  </pic:spPr>
                </pic:pic>
              </a:graphicData>
            </a:graphic>
          </wp:inline>
        </w:drawing>
      </w:r>
      <w:r w:rsidRPr="00257F4B">
        <w:t xml:space="preserve"> </w:t>
      </w:r>
    </w:p>
    <w:p w14:paraId="5ADEB25D" w14:textId="32A00634" w:rsidR="007B5252" w:rsidRDefault="007B5252" w:rsidP="007240DD">
      <w:pPr>
        <w:pStyle w:val="FigureCaptionPACKT"/>
      </w:pPr>
      <w:r>
        <w:t>Figure 10.20: Viewing existing SMV connections from SRV1</w:t>
      </w:r>
    </w:p>
    <w:p w14:paraId="2C6D8F46" w14:textId="2BC935F3"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20</w:t>
      </w:r>
      <w:r w:rsidRPr="006D38BA">
        <w:rPr>
          <w:rFonts w:ascii="Arial" w:hAnsi="Arial"/>
          <w:b/>
          <w:color w:val="FF0000"/>
          <w:sz w:val="28"/>
          <w:szCs w:val="28"/>
        </w:rPr>
        <w:t>.png</w:t>
      </w:r>
    </w:p>
    <w:p w14:paraId="3965A5B3" w14:textId="44E794CD" w:rsidR="0098498E" w:rsidRDefault="0098498E" w:rsidP="0098498E">
      <w:pPr>
        <w:pStyle w:val="Heading2"/>
      </w:pPr>
      <w:r>
        <w:t>There</w:t>
      </w:r>
      <w:r w:rsidR="002D3655">
        <w:t>'</w:t>
      </w:r>
      <w:r>
        <w:t>s more...</w:t>
      </w:r>
    </w:p>
    <w:p w14:paraId="355AC2AF" w14:textId="450AD5B8" w:rsidR="007B5252" w:rsidRDefault="007B5252" w:rsidP="007B5252">
      <w:pPr>
        <w:pStyle w:val="NormalPACKT"/>
        <w:rPr>
          <w:lang w:val="en-GB"/>
        </w:rPr>
      </w:pPr>
      <w:r>
        <w:rPr>
          <w:lang w:val="en-GB"/>
        </w:rPr>
        <w:t xml:space="preserve">In </w:t>
      </w:r>
      <w:r w:rsidRPr="007B5252">
        <w:rPr>
          <w:rStyle w:val="ItalicsPACKT"/>
        </w:rPr>
        <w:t>step 4</w:t>
      </w:r>
      <w:r>
        <w:rPr>
          <w:lang w:val="en-GB"/>
        </w:rPr>
        <w:t xml:space="preserve">, you use the </w:t>
      </w:r>
      <w:r w:rsidRPr="00AA7793">
        <w:rPr>
          <w:rStyle w:val="CodeInTextPACKT"/>
        </w:rPr>
        <w:t>net.exe</w:t>
      </w:r>
      <w:r>
        <w:rPr>
          <w:lang w:val="en-GB"/>
        </w:rPr>
        <w:t xml:space="preserve"> command to view the shares offered by </w:t>
      </w:r>
      <w:r w:rsidRPr="007B5252">
        <w:rPr>
          <w:rStyle w:val="CodeInTextPACKT"/>
        </w:rPr>
        <w:t>SRV2</w:t>
      </w:r>
      <w:r>
        <w:rPr>
          <w:lang w:val="en-GB"/>
        </w:rPr>
        <w:t xml:space="preserve"> (from </w:t>
      </w:r>
      <w:r w:rsidRPr="007B5252">
        <w:rPr>
          <w:rStyle w:val="CodeInTextPACKT"/>
        </w:rPr>
        <w:t>SRV1</w:t>
      </w:r>
      <w:r>
        <w:rPr>
          <w:lang w:val="en-GB"/>
        </w:rPr>
        <w:t xml:space="preserve">). The </w:t>
      </w:r>
      <w:proofErr w:type="spellStart"/>
      <w:r w:rsidRPr="007B5252">
        <w:rPr>
          <w:rStyle w:val="CodeInTextPACKT"/>
        </w:rPr>
        <w:t>SMBShare</w:t>
      </w:r>
      <w:proofErr w:type="spellEnd"/>
      <w:r>
        <w:rPr>
          <w:lang w:val="en-GB"/>
        </w:rPr>
        <w:t xml:space="preserve"> module does not provide a cmdlet that views shares offered by a remote host. </w:t>
      </w:r>
    </w:p>
    <w:p w14:paraId="7126CBF2" w14:textId="595AB88B" w:rsidR="0098498E" w:rsidRDefault="00541F49" w:rsidP="0098498E">
      <w:pPr>
        <w:pStyle w:val="Heading1"/>
      </w:pPr>
      <w:r w:rsidRPr="00541F49">
        <w:t xml:space="preserve">Creating an iSCSI </w:t>
      </w:r>
      <w:r w:rsidR="00EB6D7B">
        <w:t>t</w:t>
      </w:r>
      <w:r w:rsidRPr="00541F49">
        <w:t>arget</w:t>
      </w:r>
    </w:p>
    <w:p w14:paraId="09F0075D" w14:textId="67267018" w:rsidR="007B5252" w:rsidRPr="007B5252" w:rsidRDefault="007B5252" w:rsidP="007B5252">
      <w:pPr>
        <w:pStyle w:val="NormalPACKT"/>
      </w:pPr>
      <w:r w:rsidRPr="007B5252">
        <w:t xml:space="preserve">iSCSI is an industry-standard protocol that implements block storage over a TCP/IP network. With iSCSI, the server, or target, provides a volume shared via iSCSI to an iSCSI client, also known as the initiator. </w:t>
      </w:r>
    </w:p>
    <w:p w14:paraId="3B55D703" w14:textId="4C20D121" w:rsidR="007B5252" w:rsidRPr="007B5252" w:rsidRDefault="00257F4B" w:rsidP="007B5252">
      <w:pPr>
        <w:pStyle w:val="NormalPACKT"/>
      </w:pPr>
      <w:r>
        <w:t xml:space="preserve">In the original SCSI protocol, you use the term </w:t>
      </w:r>
      <w:r w:rsidRPr="00805551">
        <w:rPr>
          <w:rStyle w:val="KeyWordPACKT"/>
        </w:rPr>
        <w:t>Logical Unit Number</w:t>
      </w:r>
      <w:r>
        <w:t xml:space="preserve"> (</w:t>
      </w:r>
      <w:r w:rsidRPr="00805551">
        <w:rPr>
          <w:rStyle w:val="KeyWordPACKT"/>
        </w:rPr>
        <w:t>LUN</w:t>
      </w:r>
      <w:r>
        <w:t xml:space="preserve">) to refer to a single physical disk attached to the SCSI bus. </w:t>
      </w:r>
      <w:r w:rsidR="007B5252" w:rsidRPr="007B5252">
        <w:t xml:space="preserve">With iSCSI, you give each </w:t>
      </w:r>
      <w:r w:rsidR="00EA3E9F">
        <w:t xml:space="preserve">remotely </w:t>
      </w:r>
      <w:r w:rsidR="007B5252" w:rsidRPr="007B5252">
        <w:t>shared volume an iSCSI logical unit number. The iSCSI client then sees</w:t>
      </w:r>
      <w:r>
        <w:t xml:space="preserve"> the LUN as just another disk device attached to the local system.</w:t>
      </w:r>
      <w:r w:rsidR="00436A88">
        <w:t xml:space="preserve"> </w:t>
      </w:r>
      <w:r w:rsidR="007B5252" w:rsidRPr="007B5252">
        <w:t xml:space="preserve">From the iSCSI client, you can manage the disk just like locally-attached storage. Windows Server 2022 includes both iSCSI target (server) and iSCSI initiator (client) features. </w:t>
      </w:r>
    </w:p>
    <w:p w14:paraId="428307D3" w14:textId="64670892" w:rsidR="007B5252" w:rsidRPr="007B5252" w:rsidRDefault="007B5252" w:rsidP="007B5252">
      <w:pPr>
        <w:pStyle w:val="NormalPACKT"/>
      </w:pPr>
      <w:r w:rsidRPr="007B5252">
        <w:t xml:space="preserve">You set up an iSCSI target on a server and then use an iSCSI initiator on another server (or client) system to access the iSCSI target. You can use both Microsoft and </w:t>
      </w:r>
      <w:proofErr w:type="gramStart"/>
      <w:r w:rsidRPr="007B5252">
        <w:t>third</w:t>
      </w:r>
      <w:r w:rsidR="00505027">
        <w:t xml:space="preserve"> </w:t>
      </w:r>
      <w:r w:rsidRPr="007B5252">
        <w:t>party</w:t>
      </w:r>
      <w:proofErr w:type="gramEnd"/>
      <w:r w:rsidRPr="007B5252">
        <w:t xml:space="preserve"> initiators and targets, although if you mix and match, you need to test very carefully that the combination works in your environment.</w:t>
      </w:r>
    </w:p>
    <w:p w14:paraId="7E28D99B" w14:textId="3AFD6A25" w:rsidR="007B5252" w:rsidRPr="007B5252" w:rsidRDefault="007B5252" w:rsidP="007B5252">
      <w:pPr>
        <w:pStyle w:val="NormalPACKT"/>
      </w:pPr>
      <w:r w:rsidRPr="007B5252">
        <w:t xml:space="preserve">With iSCSI, a target is a single disk that the client accesses using the iSCSI </w:t>
      </w:r>
      <w:r w:rsidR="00B5573C">
        <w:t>c</w:t>
      </w:r>
      <w:r w:rsidRPr="007B5252">
        <w:t>lient. An iSCSI target</w:t>
      </w:r>
      <w:r>
        <w:t xml:space="preserve"> </w:t>
      </w:r>
      <w:r w:rsidRPr="007B5252">
        <w:t xml:space="preserve">server hosts one or more targets, where each iSCSI target is equivalent to a LUN on a Fiber Channel SAN. </w:t>
      </w:r>
    </w:p>
    <w:p w14:paraId="4831F3E9" w14:textId="625CC321" w:rsidR="007B5252" w:rsidRPr="007B5252" w:rsidRDefault="007B5252" w:rsidP="007B5252">
      <w:pPr>
        <w:pStyle w:val="NormalPACKT"/>
      </w:pPr>
      <w:r w:rsidRPr="007B5252">
        <w:t>You could use iSCSI in a cluster of Hyper-V servers. The servers in the cluster can use the</w:t>
      </w:r>
      <w:r w:rsidR="00126DF1">
        <w:t xml:space="preserve"> </w:t>
      </w:r>
      <w:r w:rsidRPr="007B5252">
        <w:t>iSCSI initiator to access an iSCSI target. Used via the Cluster Shared Volume, the shared</w:t>
      </w:r>
      <w:r w:rsidR="00126DF1">
        <w:t xml:space="preserve"> </w:t>
      </w:r>
      <w:r w:rsidRPr="007B5252">
        <w:t>iSCSI target is shared between nodes in a failover cluster that enables the VMs in that cluster</w:t>
      </w:r>
      <w:r w:rsidR="00126DF1">
        <w:t xml:space="preserve"> </w:t>
      </w:r>
      <w:r w:rsidRPr="007B5252">
        <w:t>to be highly</w:t>
      </w:r>
      <w:r>
        <w:t xml:space="preserve"> available.</w:t>
      </w:r>
    </w:p>
    <w:p w14:paraId="786AFA32" w14:textId="2CD3C075" w:rsidR="0098498E" w:rsidRDefault="0098498E" w:rsidP="0098498E">
      <w:pPr>
        <w:pStyle w:val="Heading2"/>
        <w:tabs>
          <w:tab w:val="left" w:pos="0"/>
        </w:tabs>
      </w:pPr>
      <w:r>
        <w:t xml:space="preserve">Getting </w:t>
      </w:r>
      <w:r w:rsidR="007074DD">
        <w:t>r</w:t>
      </w:r>
      <w:r>
        <w:t>eady</w:t>
      </w:r>
    </w:p>
    <w:p w14:paraId="3B0D56F6" w14:textId="6416CE02" w:rsidR="0098498E" w:rsidRDefault="0098498E" w:rsidP="0098498E">
      <w:pPr>
        <w:pStyle w:val="NormalPACKT"/>
        <w:rPr>
          <w:lang w:val="en-GB"/>
        </w:rPr>
      </w:pPr>
      <w:r>
        <w:rPr>
          <w:lang w:val="en-GB"/>
        </w:rPr>
        <w:t xml:space="preserve">This recipe uses </w:t>
      </w:r>
      <w:r w:rsidR="003402E9">
        <w:rPr>
          <w:rStyle w:val="CodeInTextPACKT"/>
        </w:rPr>
        <w:t>SS1</w:t>
      </w:r>
      <w:r w:rsidRPr="006A69F8">
        <w:t>,</w:t>
      </w:r>
      <w:r w:rsidR="00DC0FC8">
        <w:t xml:space="preserve"> </w:t>
      </w:r>
      <w:r w:rsidR="006A69F8">
        <w:t xml:space="preserve">a </w:t>
      </w:r>
      <w:r>
        <w:rPr>
          <w:lang w:val="en-GB"/>
        </w:rPr>
        <w:t xml:space="preserve">domain-joined host in the </w:t>
      </w:r>
      <w:r w:rsidRPr="00286C78">
        <w:rPr>
          <w:rStyle w:val="CodeInTextPACKT"/>
        </w:rPr>
        <w:t>Reskit.Org</w:t>
      </w:r>
      <w:r>
        <w:rPr>
          <w:lang w:val="en-GB"/>
        </w:rPr>
        <w:t xml:space="preserve"> domain, on which you have installed PowerShell 7 and VS Code. </w:t>
      </w:r>
    </w:p>
    <w:p w14:paraId="09CDEC85" w14:textId="77AF43A2" w:rsidR="0098498E" w:rsidRDefault="0098498E" w:rsidP="0098498E">
      <w:pPr>
        <w:pStyle w:val="Heading2"/>
        <w:tabs>
          <w:tab w:val="left" w:pos="0"/>
        </w:tabs>
      </w:pPr>
      <w:r>
        <w:t>How to do it...</w:t>
      </w:r>
    </w:p>
    <w:p w14:paraId="2C88E7E2" w14:textId="13D11E27" w:rsidR="007B5252" w:rsidRPr="007B5252" w:rsidRDefault="007B5252" w:rsidP="007B5252">
      <w:pPr>
        <w:pStyle w:val="NumberedBulletPACKT"/>
        <w:numPr>
          <w:ilvl w:val="0"/>
          <w:numId w:val="39"/>
        </w:numPr>
        <w:rPr>
          <w:color w:val="000000"/>
        </w:rPr>
      </w:pPr>
      <w:r w:rsidRPr="007B5252">
        <w:t>Installing the iSCSI target feature on </w:t>
      </w:r>
      <w:r w:rsidRPr="004205A5">
        <w:rPr>
          <w:rStyle w:val="CodeInTextPACKT"/>
        </w:rPr>
        <w:t>SS1</w:t>
      </w:r>
    </w:p>
    <w:p w14:paraId="2050E78D" w14:textId="77777777" w:rsidR="007B5252" w:rsidRPr="007B5252" w:rsidRDefault="007B5252" w:rsidP="007B5252">
      <w:pPr>
        <w:pStyle w:val="CodePACKT"/>
      </w:pPr>
    </w:p>
    <w:p w14:paraId="1B349827" w14:textId="05F19795" w:rsidR="007B5252" w:rsidRPr="007B5252" w:rsidRDefault="007B5252" w:rsidP="007B5252">
      <w:pPr>
        <w:pStyle w:val="CodePACKT"/>
      </w:pPr>
      <w:r w:rsidRPr="007B5252">
        <w:t>Import-Module -Name ServerManager -WarningAction SilentlyContinue</w:t>
      </w:r>
    </w:p>
    <w:p w14:paraId="4BBDDBD8" w14:textId="77777777" w:rsidR="007B5252" w:rsidRPr="007B5252" w:rsidRDefault="007B5252" w:rsidP="007B5252">
      <w:pPr>
        <w:pStyle w:val="CodePACKT"/>
      </w:pPr>
      <w:r w:rsidRPr="007B5252">
        <w:t>Install-WindowsFeature FS-</w:t>
      </w:r>
      <w:proofErr w:type="spellStart"/>
      <w:r w:rsidRPr="007B5252">
        <w:t>iSCSITarget</w:t>
      </w:r>
      <w:proofErr w:type="spellEnd"/>
      <w:r w:rsidRPr="007B5252">
        <w:t>-Server</w:t>
      </w:r>
    </w:p>
    <w:p w14:paraId="4DA7D8D7" w14:textId="77777777" w:rsidR="007B5252" w:rsidRPr="007B5252" w:rsidRDefault="007B5252" w:rsidP="007B5252">
      <w:pPr>
        <w:pStyle w:val="CodePACKT"/>
      </w:pPr>
    </w:p>
    <w:p w14:paraId="3B36951C" w14:textId="7BE71E84" w:rsidR="007B5252" w:rsidRPr="007B5252" w:rsidRDefault="007B5252" w:rsidP="007B5252">
      <w:pPr>
        <w:pStyle w:val="NumberedBulletPACKT"/>
        <w:rPr>
          <w:color w:val="000000"/>
        </w:rPr>
      </w:pPr>
      <w:r w:rsidRPr="007B5252">
        <w:t>Exploring iSCSI target server settings</w:t>
      </w:r>
    </w:p>
    <w:p w14:paraId="736F345B" w14:textId="77777777" w:rsidR="007B5252" w:rsidRPr="007B5252" w:rsidRDefault="007B5252" w:rsidP="007B5252">
      <w:pPr>
        <w:pStyle w:val="CodePACKT"/>
      </w:pPr>
    </w:p>
    <w:p w14:paraId="38032751" w14:textId="5ACFDD72" w:rsidR="007B5252" w:rsidRPr="007B5252" w:rsidRDefault="007B5252" w:rsidP="007B5252">
      <w:pPr>
        <w:pStyle w:val="CodePACKT"/>
      </w:pPr>
      <w:r w:rsidRPr="007B5252">
        <w:t>Get-</w:t>
      </w:r>
      <w:proofErr w:type="spellStart"/>
      <w:r w:rsidRPr="007B5252">
        <w:t>IscsiTargetServerSetting</w:t>
      </w:r>
      <w:proofErr w:type="spellEnd"/>
    </w:p>
    <w:p w14:paraId="6C082797" w14:textId="77777777" w:rsidR="007B5252" w:rsidRPr="007B5252" w:rsidRDefault="007B5252" w:rsidP="007B5252">
      <w:pPr>
        <w:pStyle w:val="CodePACKT"/>
      </w:pPr>
    </w:p>
    <w:p w14:paraId="0FE3AB8B" w14:textId="0C386E03" w:rsidR="007B5252" w:rsidRPr="007B5252" w:rsidRDefault="007B5252" w:rsidP="007B5252">
      <w:pPr>
        <w:pStyle w:val="NumberedBulletPACKT"/>
        <w:rPr>
          <w:color w:val="000000"/>
        </w:rPr>
      </w:pPr>
      <w:r w:rsidRPr="007B5252">
        <w:t>Creating a folder on </w:t>
      </w:r>
      <w:r w:rsidRPr="00C765F6">
        <w:rPr>
          <w:rStyle w:val="CodeInTextPACKT"/>
        </w:rPr>
        <w:t>SS1</w:t>
      </w:r>
      <w:r w:rsidRPr="007B5252">
        <w:t> to hold the iSCSI virtual disk</w:t>
      </w:r>
    </w:p>
    <w:p w14:paraId="39649211" w14:textId="77777777" w:rsidR="007B5252" w:rsidRPr="007B5252" w:rsidRDefault="007B5252" w:rsidP="007B5252">
      <w:pPr>
        <w:pStyle w:val="CodePACKT"/>
      </w:pPr>
    </w:p>
    <w:p w14:paraId="2C38A553" w14:textId="6BE132BE" w:rsidR="007B5252" w:rsidRPr="007B5252" w:rsidRDefault="007B5252" w:rsidP="007B5252">
      <w:pPr>
        <w:pStyle w:val="CodePACKT"/>
      </w:pPr>
      <w:r w:rsidRPr="007B5252">
        <w:t>$NIHT = @{</w:t>
      </w:r>
    </w:p>
    <w:p w14:paraId="142B32FA" w14:textId="3866AAAF" w:rsidR="007B5252" w:rsidRPr="007B5252" w:rsidRDefault="007B5252" w:rsidP="007B5252">
      <w:pPr>
        <w:pStyle w:val="CodePACKT"/>
      </w:pPr>
      <w:r w:rsidRPr="007B5252">
        <w:t>  Path        = </w:t>
      </w:r>
      <w:r w:rsidR="002D3655">
        <w:t>'</w:t>
      </w:r>
      <w:r w:rsidRPr="007B5252">
        <w:t>C:\iSCSI</w:t>
      </w:r>
      <w:r w:rsidR="002D3655">
        <w:t>'</w:t>
      </w:r>
      <w:r w:rsidRPr="007B5252">
        <w:t> </w:t>
      </w:r>
    </w:p>
    <w:p w14:paraId="584F61C8" w14:textId="70A29705" w:rsidR="007B5252" w:rsidRPr="007B5252" w:rsidRDefault="007B5252" w:rsidP="007B5252">
      <w:pPr>
        <w:pStyle w:val="CodePACKT"/>
      </w:pPr>
      <w:r w:rsidRPr="007B5252">
        <w:t>  ItemType    = </w:t>
      </w:r>
      <w:r w:rsidR="002D3655">
        <w:t>'</w:t>
      </w:r>
      <w:r w:rsidRPr="007B5252">
        <w:t>Directory</w:t>
      </w:r>
      <w:r w:rsidR="002D3655">
        <w:t>'</w:t>
      </w:r>
    </w:p>
    <w:p w14:paraId="78672200" w14:textId="1CBFA82D" w:rsidR="007B5252" w:rsidRPr="007B5252" w:rsidRDefault="007B5252" w:rsidP="007B5252">
      <w:pPr>
        <w:pStyle w:val="CodePACKT"/>
      </w:pPr>
      <w:r w:rsidRPr="007B5252">
        <w:t>  ErrorAction = </w:t>
      </w:r>
      <w:r w:rsidR="002D3655">
        <w:t>'</w:t>
      </w:r>
      <w:proofErr w:type="spellStart"/>
      <w:r w:rsidRPr="007B5252">
        <w:t>SilentlyContinue</w:t>
      </w:r>
      <w:proofErr w:type="spellEnd"/>
      <w:r w:rsidR="002D3655">
        <w:t>'</w:t>
      </w:r>
    </w:p>
    <w:p w14:paraId="27904CDE" w14:textId="77777777" w:rsidR="007B5252" w:rsidRPr="007B5252" w:rsidRDefault="007B5252" w:rsidP="007B5252">
      <w:pPr>
        <w:pStyle w:val="CodePACKT"/>
      </w:pPr>
      <w:r w:rsidRPr="007B5252">
        <w:t>}</w:t>
      </w:r>
    </w:p>
    <w:p w14:paraId="65E1A5A8" w14:textId="77777777" w:rsidR="007B5252" w:rsidRPr="007B5252" w:rsidRDefault="007B5252" w:rsidP="007B5252">
      <w:pPr>
        <w:pStyle w:val="CodePACKT"/>
      </w:pPr>
      <w:r w:rsidRPr="007B5252">
        <w:t>New-Item @NIHT | Out-Null</w:t>
      </w:r>
    </w:p>
    <w:p w14:paraId="1C9D0309" w14:textId="77777777" w:rsidR="007B5252" w:rsidRPr="007B5252" w:rsidRDefault="007B5252" w:rsidP="007B5252">
      <w:pPr>
        <w:shd w:val="clear" w:color="auto" w:fill="FFFFFF"/>
        <w:spacing w:after="0" w:line="285" w:lineRule="atLeast"/>
        <w:rPr>
          <w:rFonts w:ascii="Consolas" w:hAnsi="Consolas"/>
          <w:color w:val="000000"/>
          <w:sz w:val="21"/>
          <w:szCs w:val="21"/>
        </w:rPr>
      </w:pPr>
    </w:p>
    <w:p w14:paraId="4E8A446A" w14:textId="62447782" w:rsidR="007B5252" w:rsidRPr="007B5252" w:rsidRDefault="007B5252" w:rsidP="007B5252">
      <w:pPr>
        <w:pStyle w:val="NumberedBulletPACKT"/>
        <w:rPr>
          <w:color w:val="000000"/>
        </w:rPr>
      </w:pPr>
      <w:r w:rsidRPr="007B5252">
        <w:t>Creating an iSCSI virtual disk (that is a LUN):</w:t>
      </w:r>
    </w:p>
    <w:p w14:paraId="3EC0D115" w14:textId="77777777" w:rsidR="007B5252" w:rsidRPr="007B5252" w:rsidRDefault="007B5252" w:rsidP="007B5252">
      <w:pPr>
        <w:pStyle w:val="CodePACKT"/>
      </w:pPr>
    </w:p>
    <w:p w14:paraId="296F6FAD" w14:textId="51DBD451" w:rsidR="007B5252" w:rsidRPr="007B5252" w:rsidRDefault="007B5252" w:rsidP="007B5252">
      <w:pPr>
        <w:pStyle w:val="CodePACKT"/>
      </w:pPr>
      <w:r w:rsidRPr="007B5252">
        <w:t>$LP = </w:t>
      </w:r>
      <w:r w:rsidR="002D3655">
        <w:t>'</w:t>
      </w:r>
      <w:r w:rsidRPr="007B5252">
        <w:t>C:\iSCSI\</w:t>
      </w:r>
      <w:proofErr w:type="spellStart"/>
      <w:r w:rsidRPr="007B5252">
        <w:t>ITData.Vhdx</w:t>
      </w:r>
      <w:proofErr w:type="spellEnd"/>
      <w:r w:rsidR="002D3655">
        <w:t>'</w:t>
      </w:r>
    </w:p>
    <w:p w14:paraId="331BF92B" w14:textId="6351EEDE" w:rsidR="007B5252" w:rsidRPr="007B5252" w:rsidRDefault="007B5252" w:rsidP="007B5252">
      <w:pPr>
        <w:pStyle w:val="CodePACKT"/>
      </w:pPr>
      <w:r w:rsidRPr="007B5252">
        <w:t>$LN = </w:t>
      </w:r>
      <w:r w:rsidR="002D3655">
        <w:t>'</w:t>
      </w:r>
      <w:proofErr w:type="spellStart"/>
      <w:r w:rsidRPr="007B5252">
        <w:t>SalesTarget</w:t>
      </w:r>
      <w:proofErr w:type="spellEnd"/>
      <w:r w:rsidR="002D3655">
        <w:t>'</w:t>
      </w:r>
    </w:p>
    <w:p w14:paraId="5332BEBC" w14:textId="77777777" w:rsidR="007B5252" w:rsidRPr="007B5252" w:rsidRDefault="007B5252" w:rsidP="007B5252">
      <w:pPr>
        <w:pStyle w:val="CodePACKT"/>
      </w:pPr>
      <w:r w:rsidRPr="007B5252">
        <w:t>$VDHT = @{</w:t>
      </w:r>
    </w:p>
    <w:p w14:paraId="5CCC2383" w14:textId="77777777" w:rsidR="007B5252" w:rsidRPr="007B5252" w:rsidRDefault="007B5252" w:rsidP="007B5252">
      <w:pPr>
        <w:pStyle w:val="CodePACKT"/>
      </w:pPr>
      <w:r w:rsidRPr="007B5252">
        <w:t>   Path        = $LP</w:t>
      </w:r>
    </w:p>
    <w:p w14:paraId="1E7B440A" w14:textId="701C659D" w:rsidR="007B5252" w:rsidRPr="007B5252" w:rsidRDefault="007B5252" w:rsidP="007B5252">
      <w:pPr>
        <w:pStyle w:val="CodePACKT"/>
      </w:pPr>
      <w:r w:rsidRPr="007B5252">
        <w:t>   Description = </w:t>
      </w:r>
      <w:r w:rsidR="002D3655">
        <w:t>'</w:t>
      </w:r>
      <w:r w:rsidRPr="007B5252">
        <w:t>LUN For IT Group</w:t>
      </w:r>
      <w:r w:rsidR="002D3655">
        <w:t>'</w:t>
      </w:r>
    </w:p>
    <w:p w14:paraId="79EDF93D" w14:textId="77777777" w:rsidR="007B5252" w:rsidRPr="007B5252" w:rsidRDefault="007B5252" w:rsidP="007B5252">
      <w:pPr>
        <w:pStyle w:val="CodePACKT"/>
      </w:pPr>
      <w:r w:rsidRPr="007B5252">
        <w:t>   </w:t>
      </w:r>
      <w:proofErr w:type="spellStart"/>
      <w:r w:rsidRPr="007B5252">
        <w:t>SizeBytes</w:t>
      </w:r>
      <w:proofErr w:type="spellEnd"/>
      <w:r w:rsidRPr="007B5252">
        <w:t>   = 500MB</w:t>
      </w:r>
    </w:p>
    <w:p w14:paraId="397F8F8C" w14:textId="77777777" w:rsidR="007B5252" w:rsidRPr="007B5252" w:rsidRDefault="007B5252" w:rsidP="007B5252">
      <w:pPr>
        <w:pStyle w:val="CodePACKT"/>
      </w:pPr>
      <w:r w:rsidRPr="007B5252">
        <w:t> }</w:t>
      </w:r>
    </w:p>
    <w:p w14:paraId="6DB2C765" w14:textId="77777777" w:rsidR="007B5252" w:rsidRPr="007B5252" w:rsidRDefault="007B5252" w:rsidP="007B5252">
      <w:pPr>
        <w:pStyle w:val="CodePACKT"/>
      </w:pPr>
      <w:r w:rsidRPr="007B5252">
        <w:t>New-</w:t>
      </w:r>
      <w:proofErr w:type="spellStart"/>
      <w:r w:rsidRPr="007B5252">
        <w:t>IscsiVirtualDisk</w:t>
      </w:r>
      <w:proofErr w:type="spellEnd"/>
      <w:r w:rsidRPr="007B5252">
        <w:t> @VDHT</w:t>
      </w:r>
    </w:p>
    <w:p w14:paraId="7E987037" w14:textId="77777777" w:rsidR="007B5252" w:rsidRPr="007B5252" w:rsidRDefault="007B5252" w:rsidP="007B5252">
      <w:pPr>
        <w:shd w:val="clear" w:color="auto" w:fill="FFFFFF"/>
        <w:spacing w:after="0" w:line="285" w:lineRule="atLeast"/>
        <w:rPr>
          <w:rFonts w:ascii="Consolas" w:hAnsi="Consolas"/>
          <w:color w:val="000000"/>
          <w:sz w:val="21"/>
          <w:szCs w:val="21"/>
        </w:rPr>
      </w:pPr>
    </w:p>
    <w:p w14:paraId="160C791B" w14:textId="1F1EDC00" w:rsidR="007B5252" w:rsidRPr="007B5252" w:rsidRDefault="007B5252" w:rsidP="000B2556">
      <w:pPr>
        <w:pStyle w:val="NumberedBulletPACKT"/>
      </w:pPr>
      <w:r w:rsidRPr="007B5252">
        <w:t>Set</w:t>
      </w:r>
      <w:r>
        <w:t>ting</w:t>
      </w:r>
      <w:r w:rsidRPr="007B5252">
        <w:t> the iSCSI target, specifying who can initiate</w:t>
      </w:r>
      <w:r>
        <w:t xml:space="preserve"> </w:t>
      </w:r>
      <w:r w:rsidRPr="007B5252">
        <w:t>an iSCSI connectio</w:t>
      </w:r>
      <w:r w:rsidR="003C369F">
        <w:t>n</w:t>
      </w:r>
      <w:r w:rsidRPr="007B5252">
        <w:t> </w:t>
      </w:r>
    </w:p>
    <w:p w14:paraId="21201A6C" w14:textId="77777777" w:rsidR="007B5252" w:rsidRPr="007B5252" w:rsidRDefault="007B5252" w:rsidP="007B5252">
      <w:pPr>
        <w:pStyle w:val="CodePACKT"/>
      </w:pPr>
    </w:p>
    <w:p w14:paraId="778EB302" w14:textId="5CB4DA1B" w:rsidR="007B5252" w:rsidRPr="007B5252" w:rsidRDefault="007B5252" w:rsidP="007B5252">
      <w:pPr>
        <w:pStyle w:val="CodePACKT"/>
      </w:pPr>
      <w:r w:rsidRPr="007B5252">
        <w:t>$THT = @{</w:t>
      </w:r>
    </w:p>
    <w:p w14:paraId="38764864" w14:textId="77777777" w:rsidR="007B5252" w:rsidRPr="007B5252" w:rsidRDefault="007B5252" w:rsidP="007B5252">
      <w:pPr>
        <w:pStyle w:val="CodePACKT"/>
      </w:pPr>
      <w:r w:rsidRPr="007B5252">
        <w:t>  TargetName   = $LN</w:t>
      </w:r>
    </w:p>
    <w:p w14:paraId="2CC3F720" w14:textId="37923618" w:rsidR="007B5252" w:rsidRPr="007B5252" w:rsidRDefault="007B5252" w:rsidP="007B5252">
      <w:pPr>
        <w:pStyle w:val="CodePACKT"/>
      </w:pPr>
      <w:r w:rsidRPr="007B5252">
        <w:t>  </w:t>
      </w:r>
      <w:proofErr w:type="spellStart"/>
      <w:r w:rsidRPr="007B5252">
        <w:t>InitiatorIds</w:t>
      </w:r>
      <w:proofErr w:type="spellEnd"/>
      <w:r w:rsidRPr="007B5252">
        <w:t> = </w:t>
      </w:r>
      <w:r w:rsidR="002D3655">
        <w:t>'</w:t>
      </w:r>
      <w:r w:rsidRPr="007B5252">
        <w:t>DNSNAME:SRV1.Reskit.Org</w:t>
      </w:r>
      <w:r w:rsidR="002D3655">
        <w:t>'</w:t>
      </w:r>
      <w:r w:rsidRPr="007B5252">
        <w:t>,</w:t>
      </w:r>
    </w:p>
    <w:p w14:paraId="74EC5572" w14:textId="14FD9398" w:rsidR="007B5252" w:rsidRPr="007B5252" w:rsidRDefault="007B5252" w:rsidP="007B5252">
      <w:pPr>
        <w:pStyle w:val="CodePACKT"/>
      </w:pPr>
      <w:r w:rsidRPr="007B5252">
        <w:t>                 </w:t>
      </w:r>
      <w:r w:rsidR="002D3655">
        <w:t>'</w:t>
      </w:r>
      <w:r w:rsidRPr="007B5252">
        <w:t>DNSNAME:SRV2.Reskit.Org</w:t>
      </w:r>
      <w:r w:rsidR="002D3655">
        <w:t>'</w:t>
      </w:r>
    </w:p>
    <w:p w14:paraId="2996F9EA" w14:textId="77777777" w:rsidR="007B5252" w:rsidRPr="007B5252" w:rsidRDefault="007B5252" w:rsidP="007B5252">
      <w:pPr>
        <w:pStyle w:val="CodePACKT"/>
      </w:pPr>
      <w:r w:rsidRPr="007B5252">
        <w:t>}</w:t>
      </w:r>
    </w:p>
    <w:p w14:paraId="1FFE5775" w14:textId="77777777" w:rsidR="007B5252" w:rsidRPr="007B5252" w:rsidRDefault="007B5252" w:rsidP="007B5252">
      <w:pPr>
        <w:pStyle w:val="CodePACKT"/>
      </w:pPr>
      <w:r w:rsidRPr="007B5252">
        <w:t>New-</w:t>
      </w:r>
      <w:proofErr w:type="spellStart"/>
      <w:r w:rsidRPr="007B5252">
        <w:t>IscsiServerTarget</w:t>
      </w:r>
      <w:proofErr w:type="spellEnd"/>
      <w:r w:rsidRPr="007B5252">
        <w:t> @THT</w:t>
      </w:r>
    </w:p>
    <w:p w14:paraId="7B6DE7FC" w14:textId="77777777" w:rsidR="007B5252" w:rsidRPr="007B5252" w:rsidRDefault="007B5252" w:rsidP="007B5252">
      <w:pPr>
        <w:pStyle w:val="CodePACKT"/>
      </w:pPr>
    </w:p>
    <w:p w14:paraId="4269AF80" w14:textId="12DCBF35" w:rsidR="007B5252" w:rsidRPr="007B5252" w:rsidRDefault="007B5252" w:rsidP="007B5252">
      <w:pPr>
        <w:pStyle w:val="NumberedBulletPACKT"/>
        <w:rPr>
          <w:color w:val="000000"/>
        </w:rPr>
      </w:pPr>
      <w:r w:rsidRPr="007B5252">
        <w:t>Creating</w:t>
      </w:r>
      <w:r w:rsidR="007C6D4F">
        <w:t xml:space="preserve"> an </w:t>
      </w:r>
      <w:r w:rsidRPr="007B5252">
        <w:t>iSCSI disk target mapping LUN name to </w:t>
      </w:r>
      <w:r>
        <w:t xml:space="preserve">a </w:t>
      </w:r>
      <w:r w:rsidRPr="007B5252">
        <w:t>local path</w:t>
      </w:r>
    </w:p>
    <w:p w14:paraId="4E20F958" w14:textId="77777777" w:rsidR="007B5252" w:rsidRPr="007B5252" w:rsidRDefault="007B5252" w:rsidP="007B5252">
      <w:pPr>
        <w:pStyle w:val="CodePACKT"/>
      </w:pPr>
    </w:p>
    <w:p w14:paraId="6B7E8C34" w14:textId="5C83FA2A" w:rsidR="007B5252" w:rsidRPr="007B5252" w:rsidRDefault="007B5252" w:rsidP="007B5252">
      <w:pPr>
        <w:pStyle w:val="CodePACKT"/>
      </w:pPr>
      <w:r w:rsidRPr="007B5252">
        <w:t>Add-</w:t>
      </w:r>
      <w:proofErr w:type="spellStart"/>
      <w:r w:rsidRPr="007B5252">
        <w:t>IscsiVirtualDiskTargetMapping</w:t>
      </w:r>
      <w:proofErr w:type="spellEnd"/>
      <w:r w:rsidRPr="007B5252">
        <w:t> -TargetName $LN -Path $LP</w:t>
      </w:r>
    </w:p>
    <w:p w14:paraId="3BF752EE" w14:textId="74180D00" w:rsidR="0098498E" w:rsidRDefault="0098498E" w:rsidP="0098498E">
      <w:pPr>
        <w:pStyle w:val="Heading2"/>
        <w:numPr>
          <w:ilvl w:val="1"/>
          <w:numId w:val="3"/>
        </w:numPr>
        <w:tabs>
          <w:tab w:val="left" w:pos="0"/>
        </w:tabs>
      </w:pPr>
      <w:r>
        <w:t>How it works...</w:t>
      </w:r>
    </w:p>
    <w:p w14:paraId="59B7BF92" w14:textId="5D8B6D86" w:rsidR="007B5252" w:rsidRPr="007B5252" w:rsidRDefault="007B5252" w:rsidP="007B5252">
      <w:pPr>
        <w:pStyle w:val="NormalPACKT"/>
        <w:rPr>
          <w:lang w:val="en-GB"/>
        </w:rPr>
      </w:pPr>
      <w:r>
        <w:rPr>
          <w:lang w:val="en-GB"/>
        </w:rPr>
        <w:t xml:space="preserve">In </w:t>
      </w:r>
      <w:r w:rsidRPr="007B5252">
        <w:rPr>
          <w:rStyle w:val="ItalicsPACKT"/>
        </w:rPr>
        <w:t>step 1</w:t>
      </w:r>
      <w:r>
        <w:rPr>
          <w:lang w:val="en-GB"/>
        </w:rPr>
        <w:t xml:space="preserve">, you install the iSCSI target feature on the </w:t>
      </w:r>
      <w:r w:rsidRPr="007B5252">
        <w:rPr>
          <w:rStyle w:val="CodeInTextPACKT"/>
        </w:rPr>
        <w:t>SS1</w:t>
      </w:r>
      <w:r>
        <w:rPr>
          <w:lang w:val="en-GB"/>
        </w:rPr>
        <w:t xml:space="preserve"> server, with output like this:</w:t>
      </w:r>
    </w:p>
    <w:p w14:paraId="1A35392C" w14:textId="3DE0B35E" w:rsidR="0098498E" w:rsidRDefault="007B5252" w:rsidP="0098498E">
      <w:pPr>
        <w:pStyle w:val="FigurePACKT"/>
      </w:pPr>
      <w:r>
        <w:drawing>
          <wp:inline distT="0" distB="0" distL="0" distR="0" wp14:anchorId="704DFBEE" wp14:editId="261B12DC">
            <wp:extent cx="4452472" cy="109314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67649" cy="1096866"/>
                    </a:xfrm>
                    <a:prstGeom prst="rect">
                      <a:avLst/>
                    </a:prstGeom>
                  </pic:spPr>
                </pic:pic>
              </a:graphicData>
            </a:graphic>
          </wp:inline>
        </w:drawing>
      </w:r>
    </w:p>
    <w:p w14:paraId="523144ED" w14:textId="0CC5D5FC" w:rsidR="007B5252" w:rsidRDefault="007B5252" w:rsidP="007240DD">
      <w:pPr>
        <w:pStyle w:val="FigureCaptionPACKT"/>
      </w:pPr>
      <w:r>
        <w:t xml:space="preserve">Figure 10.21: Installing </w:t>
      </w:r>
      <w:r w:rsidR="00126DF1">
        <w:t xml:space="preserve">the </w:t>
      </w:r>
      <w:r>
        <w:t>iSCSI target feature to SS1</w:t>
      </w:r>
    </w:p>
    <w:p w14:paraId="472E1A7A" w14:textId="7D4AC38C"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21</w:t>
      </w:r>
      <w:r w:rsidRPr="006D38BA">
        <w:rPr>
          <w:rFonts w:ascii="Arial" w:hAnsi="Arial"/>
          <w:b/>
          <w:color w:val="FF0000"/>
          <w:sz w:val="28"/>
          <w:szCs w:val="28"/>
        </w:rPr>
        <w:t>.png</w:t>
      </w:r>
    </w:p>
    <w:p w14:paraId="383CCC71" w14:textId="5B5C82D9" w:rsidR="007B5252" w:rsidRPr="007B5252" w:rsidRDefault="007B5252" w:rsidP="007B5252">
      <w:pPr>
        <w:pStyle w:val="NormalPACKT"/>
      </w:pPr>
      <w:r w:rsidRPr="007B5252">
        <w:t xml:space="preserve">In </w:t>
      </w:r>
      <w:r w:rsidRPr="007B5252">
        <w:rPr>
          <w:rStyle w:val="ItalicsPACKT"/>
        </w:rPr>
        <w:t>step 2</w:t>
      </w:r>
      <w:r w:rsidRPr="007B5252">
        <w:t>, you examine the iSCSI target server settings, with output that looks like this:</w:t>
      </w:r>
    </w:p>
    <w:p w14:paraId="0714A8C9" w14:textId="37DF964F" w:rsidR="007B5252" w:rsidRDefault="007B5252" w:rsidP="007B5252">
      <w:pPr>
        <w:pStyle w:val="FigurePACKT"/>
        <w:rPr>
          <w:rFonts w:ascii="Arial" w:hAnsi="Arial"/>
          <w:b/>
          <w:color w:val="FF0000"/>
          <w:sz w:val="28"/>
          <w:szCs w:val="28"/>
        </w:rPr>
      </w:pPr>
      <w:r>
        <w:drawing>
          <wp:inline distT="0" distB="0" distL="0" distR="0" wp14:anchorId="1796252D" wp14:editId="649091C9">
            <wp:extent cx="4872936" cy="93345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9529" cy="953869"/>
                    </a:xfrm>
                    <a:prstGeom prst="rect">
                      <a:avLst/>
                    </a:prstGeom>
                  </pic:spPr>
                </pic:pic>
              </a:graphicData>
            </a:graphic>
          </wp:inline>
        </w:drawing>
      </w:r>
    </w:p>
    <w:p w14:paraId="3D3DD339" w14:textId="5444B990" w:rsidR="007B5252" w:rsidRDefault="007B5252" w:rsidP="007240DD">
      <w:pPr>
        <w:pStyle w:val="FigureCaptionPACKT"/>
      </w:pPr>
      <w:r>
        <w:t>Figure 10.22</w:t>
      </w:r>
      <w:r w:rsidR="00EB0483">
        <w:t>:</w:t>
      </w:r>
      <w:r>
        <w:t xml:space="preserve"> Examining the iSCSI target server settings</w:t>
      </w:r>
    </w:p>
    <w:p w14:paraId="07DD022F" w14:textId="540DCBDA"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22</w:t>
      </w:r>
      <w:r w:rsidRPr="006D38BA">
        <w:rPr>
          <w:rFonts w:ascii="Arial" w:hAnsi="Arial"/>
          <w:b/>
          <w:color w:val="FF0000"/>
          <w:sz w:val="28"/>
          <w:szCs w:val="28"/>
        </w:rPr>
        <w:t>.png</w:t>
      </w:r>
    </w:p>
    <w:p w14:paraId="42AB35DA" w14:textId="20BBEA46" w:rsidR="007B5252" w:rsidRDefault="007B5252" w:rsidP="007B5252">
      <w:pPr>
        <w:pStyle w:val="NormalPACKT"/>
      </w:pPr>
      <w:r w:rsidRPr="007B5252">
        <w:t>I</w:t>
      </w:r>
      <w:r>
        <w:t xml:space="preserve">n </w:t>
      </w:r>
      <w:r w:rsidRPr="007B5252">
        <w:rPr>
          <w:rStyle w:val="ItalicsPACKT"/>
        </w:rPr>
        <w:t>step 3</w:t>
      </w:r>
      <w:r>
        <w:t xml:space="preserve">, you create a folder on </w:t>
      </w:r>
      <w:r w:rsidRPr="001E1F50">
        <w:rPr>
          <w:rStyle w:val="CodeInTextPACKT"/>
        </w:rPr>
        <w:t>SS1</w:t>
      </w:r>
      <w:r>
        <w:t xml:space="preserve"> to hol</w:t>
      </w:r>
      <w:r w:rsidR="00C43F3D">
        <w:t>d</w:t>
      </w:r>
      <w:r>
        <w:t xml:space="preserve"> the iSCSI virtual disk, which creates no output. In </w:t>
      </w:r>
      <w:r w:rsidRPr="007B5252">
        <w:rPr>
          <w:rStyle w:val="ItalicsPACKT"/>
        </w:rPr>
        <w:t>step 4</w:t>
      </w:r>
      <w:r>
        <w:t>, you create an iSCSI virtual disk (essentially a LUN) with output that looks like this:</w:t>
      </w:r>
    </w:p>
    <w:p w14:paraId="61CF6006" w14:textId="40D81B79" w:rsidR="007B5252" w:rsidRDefault="007B5252" w:rsidP="007B5252">
      <w:pPr>
        <w:pStyle w:val="FigurePACKT"/>
      </w:pPr>
      <w:r>
        <w:drawing>
          <wp:inline distT="0" distB="0" distL="0" distR="0" wp14:anchorId="3DA2C04E" wp14:editId="58BCFFAF">
            <wp:extent cx="3390679" cy="29337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03889" cy="2945129"/>
                    </a:xfrm>
                    <a:prstGeom prst="rect">
                      <a:avLst/>
                    </a:prstGeom>
                  </pic:spPr>
                </pic:pic>
              </a:graphicData>
            </a:graphic>
          </wp:inline>
        </w:drawing>
      </w:r>
    </w:p>
    <w:p w14:paraId="4647D158" w14:textId="13FBD6E4" w:rsidR="007B5252" w:rsidRDefault="007B5252" w:rsidP="007240DD">
      <w:pPr>
        <w:pStyle w:val="FigureCaptionPACKT"/>
      </w:pPr>
      <w:r>
        <w:t>Figure 10.23</w:t>
      </w:r>
      <w:r w:rsidR="00E14674">
        <w:t>:</w:t>
      </w:r>
      <w:r>
        <w:t xml:space="preserve"> Creating an iSCSI virtual disk on SS1</w:t>
      </w:r>
    </w:p>
    <w:p w14:paraId="46BFF8F4" w14:textId="20919A0E"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23</w:t>
      </w:r>
      <w:r w:rsidRPr="006D38BA">
        <w:rPr>
          <w:rFonts w:ascii="Arial" w:hAnsi="Arial"/>
          <w:b/>
          <w:color w:val="FF0000"/>
          <w:sz w:val="28"/>
          <w:szCs w:val="28"/>
        </w:rPr>
        <w:t>.png</w:t>
      </w:r>
    </w:p>
    <w:p w14:paraId="0CCFCC34" w14:textId="41C41774" w:rsidR="007B5252" w:rsidRPr="007B5252" w:rsidRDefault="007B5252" w:rsidP="007B5252">
      <w:pPr>
        <w:pStyle w:val="NormalPACKT"/>
      </w:pPr>
      <w:r w:rsidRPr="007B5252">
        <w:t xml:space="preserve">In </w:t>
      </w:r>
      <w:r w:rsidRPr="007B5252">
        <w:rPr>
          <w:rStyle w:val="ItalicsPACKT"/>
        </w:rPr>
        <w:t>step 5</w:t>
      </w:r>
      <w:r w:rsidRPr="007B5252">
        <w:t>, you specify</w:t>
      </w:r>
      <w:r>
        <w:t xml:space="preserve"> </w:t>
      </w:r>
      <w:r w:rsidRPr="007B5252">
        <w:t>which computers can use the virtual iSCSI target, with output like this:</w:t>
      </w:r>
    </w:p>
    <w:p w14:paraId="37D03241" w14:textId="73F6697F" w:rsidR="007B5252" w:rsidRDefault="007B5252" w:rsidP="007B5252">
      <w:pPr>
        <w:pStyle w:val="FigurePACKT"/>
      </w:pPr>
      <w:r>
        <w:drawing>
          <wp:inline distT="0" distB="0" distL="0" distR="0" wp14:anchorId="4F3A2DCA" wp14:editId="756B3B64">
            <wp:extent cx="3863397" cy="30480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11580" cy="3086013"/>
                    </a:xfrm>
                    <a:prstGeom prst="rect">
                      <a:avLst/>
                    </a:prstGeom>
                  </pic:spPr>
                </pic:pic>
              </a:graphicData>
            </a:graphic>
          </wp:inline>
        </w:drawing>
      </w:r>
    </w:p>
    <w:p w14:paraId="2EA6E8C9" w14:textId="2FEA01DE" w:rsidR="007B5252" w:rsidRDefault="007B5252" w:rsidP="007240DD">
      <w:pPr>
        <w:pStyle w:val="FigureCaptionPACKT"/>
      </w:pPr>
      <w:r>
        <w:t>Figure 10.24</w:t>
      </w:r>
      <w:r w:rsidR="000F6F43">
        <w:t>:</w:t>
      </w:r>
      <w:r>
        <w:t xml:space="preserve"> Specifying which hosts can a</w:t>
      </w:r>
      <w:r w:rsidR="00126DF1">
        <w:t>c</w:t>
      </w:r>
      <w:r>
        <w:t>cess the iSCSI virtual disk</w:t>
      </w:r>
    </w:p>
    <w:p w14:paraId="543D273B" w14:textId="7CF8CA80"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24</w:t>
      </w:r>
      <w:r w:rsidRPr="006D38BA">
        <w:rPr>
          <w:rFonts w:ascii="Arial" w:hAnsi="Arial"/>
          <w:b/>
          <w:color w:val="FF0000"/>
          <w:sz w:val="28"/>
          <w:szCs w:val="28"/>
        </w:rPr>
        <w:t>.png</w:t>
      </w:r>
    </w:p>
    <w:p w14:paraId="1DB6E272" w14:textId="70B96FCD" w:rsidR="007B5252" w:rsidRDefault="007B5252" w:rsidP="007B5252">
      <w:pPr>
        <w:pStyle w:val="NormalPACKT"/>
      </w:pPr>
      <w:r>
        <w:t xml:space="preserve">In the final step, </w:t>
      </w:r>
      <w:r w:rsidRPr="007B5252">
        <w:rPr>
          <w:rStyle w:val="ItalicsPACKT"/>
        </w:rPr>
        <w:t>step 6</w:t>
      </w:r>
      <w:r>
        <w:t>, you sp</w:t>
      </w:r>
      <w:r w:rsidR="00126DF1">
        <w:t>e</w:t>
      </w:r>
      <w:r>
        <w:t>cify the disk target mapping</w:t>
      </w:r>
      <w:r w:rsidR="0064620A">
        <w:t>,</w:t>
      </w:r>
      <w:r w:rsidR="00257F4B">
        <w:t xml:space="preserve"> which generates no output</w:t>
      </w:r>
      <w:r>
        <w:t xml:space="preserve">. This </w:t>
      </w:r>
      <w:r w:rsidR="00126DF1">
        <w:t xml:space="preserve">step </w:t>
      </w:r>
      <w:r>
        <w:t>creates a mapping between an iSCSI target name (</w:t>
      </w:r>
      <w:proofErr w:type="spellStart"/>
      <w:r w:rsidRPr="00126DF1">
        <w:rPr>
          <w:rStyle w:val="CodeInTextPACKT"/>
        </w:rPr>
        <w:t>ITTarget</w:t>
      </w:r>
      <w:proofErr w:type="spellEnd"/>
      <w:r>
        <w:t>) and the local path where you st</w:t>
      </w:r>
      <w:r w:rsidR="00126DF1">
        <w:t>or</w:t>
      </w:r>
      <w:r>
        <w:t>ed the virtual iSCSI hard disk.</w:t>
      </w:r>
    </w:p>
    <w:p w14:paraId="01CA91EE" w14:textId="1A0DEC98" w:rsidR="0098498E" w:rsidRDefault="0098498E" w:rsidP="0098498E">
      <w:pPr>
        <w:pStyle w:val="Heading2"/>
      </w:pPr>
      <w:r>
        <w:t>There</w:t>
      </w:r>
      <w:r w:rsidR="002D3655">
        <w:t>'</w:t>
      </w:r>
      <w:r>
        <w:t>s more...</w:t>
      </w:r>
    </w:p>
    <w:p w14:paraId="439C2718" w14:textId="35E19D8B" w:rsidR="007B5252" w:rsidRDefault="007B5252" w:rsidP="007B5252">
      <w:pPr>
        <w:pStyle w:val="NormalPACKT"/>
        <w:rPr>
          <w:lang w:val="en-GB"/>
        </w:rPr>
      </w:pPr>
      <w:r>
        <w:rPr>
          <w:lang w:val="en-GB"/>
        </w:rPr>
        <w:t xml:space="preserve">By default, Windows does not install the iSCSI target feature, but as you can see in </w:t>
      </w:r>
      <w:r w:rsidRPr="007B5252">
        <w:rPr>
          <w:rStyle w:val="ItalicsPACKT"/>
        </w:rPr>
        <w:t>step 1</w:t>
      </w:r>
      <w:r>
        <w:rPr>
          <w:lang w:val="en-GB"/>
        </w:rPr>
        <w:t xml:space="preserve">, you use </w:t>
      </w:r>
      <w:r w:rsidRPr="00B76AC5">
        <w:rPr>
          <w:rStyle w:val="CodeInTextPACKT"/>
        </w:rPr>
        <w:t>Install-WindowsFeature</w:t>
      </w:r>
      <w:r>
        <w:rPr>
          <w:lang w:val="en-GB"/>
        </w:rPr>
        <w:t xml:space="preserve"> to add the feature to this storage server.</w:t>
      </w:r>
    </w:p>
    <w:p w14:paraId="2B65C02E" w14:textId="3796BD38" w:rsidR="007B5252" w:rsidRDefault="007B5252" w:rsidP="007B5252">
      <w:pPr>
        <w:pStyle w:val="NormalPACKT"/>
        <w:rPr>
          <w:lang w:val="en-GB"/>
        </w:rPr>
      </w:pPr>
      <w:r>
        <w:rPr>
          <w:lang w:val="en-GB"/>
        </w:rPr>
        <w:t>When you create an iSCSI target, you create the target name and the target virtual hard drive sep</w:t>
      </w:r>
      <w:r w:rsidR="00126DF1">
        <w:rPr>
          <w:lang w:val="en-GB"/>
        </w:rPr>
        <w:t>arately</w:t>
      </w:r>
      <w:r>
        <w:rPr>
          <w:lang w:val="en-GB"/>
        </w:rPr>
        <w:t>,</w:t>
      </w:r>
      <w:r w:rsidR="00126DF1">
        <w:rPr>
          <w:lang w:val="en-GB"/>
        </w:rPr>
        <w:t xml:space="preserve"> and</w:t>
      </w:r>
      <w:r>
        <w:rPr>
          <w:lang w:val="en-GB"/>
        </w:rPr>
        <w:t xml:space="preserve"> then, in </w:t>
      </w:r>
      <w:r w:rsidRPr="00126DF1">
        <w:rPr>
          <w:rStyle w:val="ItalicsPACKT"/>
        </w:rPr>
        <w:t>step 6</w:t>
      </w:r>
      <w:r>
        <w:rPr>
          <w:lang w:val="en-GB"/>
        </w:rPr>
        <w:t>, you map the iSCSI target name to the file location. In production</w:t>
      </w:r>
      <w:r w:rsidR="00126DF1">
        <w:rPr>
          <w:lang w:val="en-GB"/>
        </w:rPr>
        <w:t>,</w:t>
      </w:r>
      <w:r>
        <w:rPr>
          <w:lang w:val="en-GB"/>
        </w:rPr>
        <w:t xml:space="preserve"> you would use a separate set of (fault</w:t>
      </w:r>
      <w:r w:rsidR="00126DF1">
        <w:rPr>
          <w:lang w:val="en-GB"/>
        </w:rPr>
        <w:t>-</w:t>
      </w:r>
      <w:r>
        <w:rPr>
          <w:lang w:val="en-GB"/>
        </w:rPr>
        <w:t>tolerant) disks to hold the iSCSI information, possibly using Storage Spaces to create fault</w:t>
      </w:r>
      <w:r w:rsidR="00126DF1">
        <w:rPr>
          <w:lang w:val="en-GB"/>
        </w:rPr>
        <w:t>-</w:t>
      </w:r>
      <w:r>
        <w:rPr>
          <w:lang w:val="en-GB"/>
        </w:rPr>
        <w:t xml:space="preserve">tolerant virtual disks. </w:t>
      </w:r>
    </w:p>
    <w:p w14:paraId="71580AC5" w14:textId="77777777" w:rsidR="007B5252" w:rsidRPr="007B5252" w:rsidRDefault="007B5252" w:rsidP="007B5252">
      <w:pPr>
        <w:pStyle w:val="NormalPACKT"/>
        <w:rPr>
          <w:lang w:val="en-GB"/>
        </w:rPr>
      </w:pPr>
    </w:p>
    <w:p w14:paraId="425E4A4D" w14:textId="33DF1663" w:rsidR="0098498E" w:rsidRDefault="00541F49" w:rsidP="0098498E">
      <w:pPr>
        <w:pStyle w:val="Heading1"/>
      </w:pPr>
      <w:r w:rsidRPr="00541F49">
        <w:t xml:space="preserve">Using an ISCSI </w:t>
      </w:r>
      <w:r w:rsidR="006445DD">
        <w:t>t</w:t>
      </w:r>
      <w:r w:rsidRPr="00541F49">
        <w:t>arget</w:t>
      </w:r>
    </w:p>
    <w:p w14:paraId="106AA3D7" w14:textId="08227BAD" w:rsidR="009B0E96" w:rsidRPr="0064620A" w:rsidRDefault="009B0E96" w:rsidP="00874284">
      <w:pPr>
        <w:pStyle w:val="NormalPACKT"/>
      </w:pPr>
      <w:r>
        <w:rPr>
          <w:lang w:val="en-GB"/>
        </w:rPr>
        <w:t>Windows provides a built-</w:t>
      </w:r>
      <w:r w:rsidR="00874284">
        <w:rPr>
          <w:lang w:val="en-GB"/>
        </w:rPr>
        <w:t xml:space="preserve">in </w:t>
      </w:r>
      <w:r>
        <w:rPr>
          <w:lang w:val="en-GB"/>
        </w:rPr>
        <w:t xml:space="preserve">iSCSI client component you use to access an iSCSI target  </w:t>
      </w:r>
      <w:proofErr w:type="gramStart"/>
      <w:r>
        <w:rPr>
          <w:lang w:val="en-GB"/>
        </w:rPr>
        <w:t>To</w:t>
      </w:r>
      <w:proofErr w:type="gramEnd"/>
      <w:r>
        <w:rPr>
          <w:lang w:val="en-GB"/>
        </w:rPr>
        <w:t xml:space="preserve"> make use of the remotely shared disk via iSCSI, you attach to the iSCSI server and start usi</w:t>
      </w:r>
      <w:r w:rsidR="0064620A">
        <w:rPr>
          <w:lang w:val="en-GB"/>
        </w:rPr>
        <w:t>n</w:t>
      </w:r>
      <w:r>
        <w:rPr>
          <w:lang w:val="en-GB"/>
        </w:rPr>
        <w:t xml:space="preserve">g the disk as if it were locally attached. </w:t>
      </w:r>
    </w:p>
    <w:p w14:paraId="36554523" w14:textId="680C7E03" w:rsidR="0098498E" w:rsidRDefault="0098498E" w:rsidP="0098498E">
      <w:pPr>
        <w:pStyle w:val="Heading2"/>
        <w:tabs>
          <w:tab w:val="left" w:pos="0"/>
        </w:tabs>
      </w:pPr>
      <w:r>
        <w:t xml:space="preserve">Getting </w:t>
      </w:r>
      <w:r w:rsidR="0050007F">
        <w:t>r</w:t>
      </w:r>
      <w:r>
        <w:t>eady</w:t>
      </w:r>
    </w:p>
    <w:p w14:paraId="004A2F67" w14:textId="6D1B552F" w:rsidR="0098498E" w:rsidRDefault="0098498E" w:rsidP="0098498E">
      <w:pPr>
        <w:pStyle w:val="NormalPACKT"/>
        <w:rPr>
          <w:lang w:val="en-GB"/>
        </w:rPr>
      </w:pPr>
      <w:r>
        <w:rPr>
          <w:lang w:val="en-GB"/>
        </w:rPr>
        <w:t xml:space="preserve">This recipe uses </w:t>
      </w:r>
      <w:r w:rsidRPr="00911CCD">
        <w:rPr>
          <w:rStyle w:val="CodeInTextPACKT"/>
        </w:rPr>
        <w:t>SRV</w:t>
      </w:r>
      <w:r>
        <w:rPr>
          <w:rStyle w:val="CodeInTextPACKT"/>
        </w:rPr>
        <w:t>1</w:t>
      </w:r>
      <w:r w:rsidR="00126DF1" w:rsidRPr="0050007F">
        <w:t>,</w:t>
      </w:r>
      <w:r w:rsidR="003402E9" w:rsidRPr="0050007F">
        <w:t xml:space="preserve"> </w:t>
      </w:r>
      <w:r w:rsidR="00F55237">
        <w:t xml:space="preserve">a </w:t>
      </w:r>
      <w:r>
        <w:rPr>
          <w:lang w:val="en-GB"/>
        </w:rPr>
        <w:t xml:space="preserve">domain-joined host in the </w:t>
      </w:r>
      <w:r w:rsidRPr="00286C78">
        <w:rPr>
          <w:rStyle w:val="CodeInTextPACKT"/>
        </w:rPr>
        <w:t>Reskit.Org</w:t>
      </w:r>
      <w:r>
        <w:rPr>
          <w:lang w:val="en-GB"/>
        </w:rPr>
        <w:t xml:space="preserve"> domain, on which you have installed PowerShell 7 and VS Code. </w:t>
      </w:r>
      <w:r w:rsidR="000D5106">
        <w:rPr>
          <w:lang w:val="en-GB"/>
        </w:rPr>
        <w:t>Y</w:t>
      </w:r>
      <w:r>
        <w:rPr>
          <w:lang w:val="en-GB"/>
        </w:rPr>
        <w:t xml:space="preserve">ou also use </w:t>
      </w:r>
      <w:r w:rsidRPr="00414032">
        <w:rPr>
          <w:rStyle w:val="CodeInTextPACKT"/>
        </w:rPr>
        <w:t>S</w:t>
      </w:r>
      <w:r w:rsidR="000D5106">
        <w:rPr>
          <w:rStyle w:val="CodeInTextPACKT"/>
        </w:rPr>
        <w:t>S1</w:t>
      </w:r>
      <w:r>
        <w:rPr>
          <w:lang w:val="en-GB"/>
        </w:rPr>
        <w:t xml:space="preserve"> and should have </w:t>
      </w:r>
      <w:r w:rsidRPr="00414032">
        <w:rPr>
          <w:rStyle w:val="CodeInTextPACKT"/>
        </w:rPr>
        <w:t>DC1</w:t>
      </w:r>
      <w:r>
        <w:rPr>
          <w:lang w:val="en-GB"/>
        </w:rPr>
        <w:t xml:space="preserve"> online.</w:t>
      </w:r>
      <w:r w:rsidR="000D5106">
        <w:rPr>
          <w:lang w:val="en-GB"/>
        </w:rPr>
        <w:t xml:space="preserve"> You previously created an iSCSI target</w:t>
      </w:r>
      <w:r w:rsidR="00F55237">
        <w:rPr>
          <w:lang w:val="en-GB"/>
        </w:rPr>
        <w:t xml:space="preserve"> (on </w:t>
      </w:r>
      <w:r w:rsidR="00F55237" w:rsidRPr="00F55237">
        <w:rPr>
          <w:rStyle w:val="CodeInTextPACKT"/>
        </w:rPr>
        <w:t>SS1</w:t>
      </w:r>
      <w:r w:rsidR="00F55237">
        <w:rPr>
          <w:lang w:val="en-GB"/>
        </w:rPr>
        <w:t>)</w:t>
      </w:r>
      <w:r w:rsidR="000D5106">
        <w:rPr>
          <w:lang w:val="en-GB"/>
        </w:rPr>
        <w:t xml:space="preserve">, and now you use the built-in iSCSI initiator to access the iSCSI disk. </w:t>
      </w:r>
      <w:r w:rsidR="00F55237">
        <w:rPr>
          <w:lang w:val="en-GB"/>
        </w:rPr>
        <w:t xml:space="preserve">You run this recipe on </w:t>
      </w:r>
      <w:r w:rsidR="00F55237" w:rsidRPr="00F55237">
        <w:rPr>
          <w:rStyle w:val="CodeInTextPACKT"/>
        </w:rPr>
        <w:t>SRV1</w:t>
      </w:r>
      <w:r w:rsidR="00F55237">
        <w:rPr>
          <w:lang w:val="en-GB"/>
        </w:rPr>
        <w:t>.</w:t>
      </w:r>
    </w:p>
    <w:p w14:paraId="3909342C" w14:textId="269361B9" w:rsidR="0098498E" w:rsidRDefault="0098498E" w:rsidP="0098498E">
      <w:pPr>
        <w:pStyle w:val="Heading2"/>
        <w:tabs>
          <w:tab w:val="left" w:pos="0"/>
        </w:tabs>
      </w:pPr>
      <w:r>
        <w:t>How to do it...</w:t>
      </w:r>
    </w:p>
    <w:p w14:paraId="72CD2263" w14:textId="562F2A48" w:rsidR="007B5252" w:rsidRPr="007B5252" w:rsidRDefault="007B5252" w:rsidP="007B5252">
      <w:pPr>
        <w:pStyle w:val="NumberedBulletPACKT"/>
        <w:numPr>
          <w:ilvl w:val="0"/>
          <w:numId w:val="40"/>
        </w:numPr>
        <w:rPr>
          <w:color w:val="000000"/>
        </w:rPr>
      </w:pPr>
      <w:r w:rsidRPr="007B5252">
        <w:t>Adjusting the iSCSI service to auto</w:t>
      </w:r>
      <w:r w:rsidR="002574C5">
        <w:t>-</w:t>
      </w:r>
      <w:r w:rsidRPr="007B5252">
        <w:t>start, then start</w:t>
      </w:r>
      <w:r w:rsidR="00B126B9">
        <w:t>ing</w:t>
      </w:r>
      <w:r w:rsidRPr="007B5252">
        <w:t> the service </w:t>
      </w:r>
    </w:p>
    <w:p w14:paraId="605DF131" w14:textId="77777777" w:rsidR="007B5252" w:rsidRPr="007B5252" w:rsidRDefault="007B5252" w:rsidP="007B5252">
      <w:pPr>
        <w:pStyle w:val="CodePACKT"/>
      </w:pPr>
    </w:p>
    <w:p w14:paraId="42AD1D23" w14:textId="53086A21" w:rsidR="007B5252" w:rsidRPr="007B5252" w:rsidRDefault="007B5252" w:rsidP="007B5252">
      <w:pPr>
        <w:pStyle w:val="CodePACKT"/>
      </w:pPr>
      <w:r w:rsidRPr="007B5252">
        <w:t>Set-Service </w:t>
      </w:r>
      <w:proofErr w:type="spellStart"/>
      <w:r w:rsidRPr="007B5252">
        <w:t>MSiSCSI</w:t>
      </w:r>
      <w:proofErr w:type="spellEnd"/>
      <w:r w:rsidRPr="007B5252">
        <w:t> -</w:t>
      </w:r>
      <w:proofErr w:type="spellStart"/>
      <w:r w:rsidRPr="007B5252">
        <w:t>StartupType</w:t>
      </w:r>
      <w:proofErr w:type="spellEnd"/>
      <w:r w:rsidRPr="007B5252">
        <w:t> </w:t>
      </w:r>
      <w:r w:rsidR="002D3655">
        <w:t>'</w:t>
      </w:r>
      <w:r w:rsidRPr="007B5252">
        <w:t>Automatic</w:t>
      </w:r>
      <w:r w:rsidR="002D3655">
        <w:t>'</w:t>
      </w:r>
    </w:p>
    <w:p w14:paraId="06439438" w14:textId="77777777" w:rsidR="007B5252" w:rsidRPr="007B5252" w:rsidRDefault="007B5252" w:rsidP="007B5252">
      <w:pPr>
        <w:pStyle w:val="CodePACKT"/>
      </w:pPr>
      <w:r w:rsidRPr="007B5252">
        <w:t>Start-Service </w:t>
      </w:r>
      <w:proofErr w:type="spellStart"/>
      <w:r w:rsidRPr="007B5252">
        <w:t>MSiSCSI</w:t>
      </w:r>
      <w:proofErr w:type="spellEnd"/>
    </w:p>
    <w:p w14:paraId="6999ED47" w14:textId="77777777" w:rsidR="007B5252" w:rsidRPr="007B5252" w:rsidRDefault="007B5252" w:rsidP="007B5252">
      <w:pPr>
        <w:pStyle w:val="CodePACKT"/>
      </w:pPr>
    </w:p>
    <w:p w14:paraId="51309AD4" w14:textId="0EFADFEA" w:rsidR="007B5252" w:rsidRPr="007B5252" w:rsidRDefault="007B5252" w:rsidP="007B5252">
      <w:pPr>
        <w:pStyle w:val="NumberedBulletPACKT"/>
        <w:rPr>
          <w:color w:val="000000"/>
        </w:rPr>
      </w:pPr>
      <w:r w:rsidRPr="007B5252">
        <w:t>Setting up the portal to </w:t>
      </w:r>
      <w:r w:rsidRPr="00F55237">
        <w:rPr>
          <w:rStyle w:val="CodeInTextPACKT"/>
        </w:rPr>
        <w:t>SS1</w:t>
      </w:r>
    </w:p>
    <w:p w14:paraId="779F781A" w14:textId="77777777" w:rsidR="007B5252" w:rsidRPr="007B5252" w:rsidRDefault="007B5252" w:rsidP="007B5252">
      <w:pPr>
        <w:pStyle w:val="CodePACKT"/>
      </w:pPr>
    </w:p>
    <w:p w14:paraId="50B08F48" w14:textId="6BA6C34E" w:rsidR="007B5252" w:rsidRPr="007B5252" w:rsidRDefault="007B5252" w:rsidP="007B5252">
      <w:pPr>
        <w:pStyle w:val="CodePACKT"/>
      </w:pPr>
      <w:r w:rsidRPr="007B5252">
        <w:t>$PHT = @{</w:t>
      </w:r>
    </w:p>
    <w:p w14:paraId="207595F3" w14:textId="7ADC46C9" w:rsidR="007B5252" w:rsidRPr="007B5252" w:rsidRDefault="007B5252" w:rsidP="007B5252">
      <w:pPr>
        <w:pStyle w:val="CodePACKT"/>
      </w:pPr>
      <w:r w:rsidRPr="007B5252">
        <w:t>  </w:t>
      </w:r>
      <w:proofErr w:type="spellStart"/>
      <w:r w:rsidRPr="007B5252">
        <w:t>TargetPortalAddress</w:t>
      </w:r>
      <w:proofErr w:type="spellEnd"/>
      <w:r w:rsidRPr="007B5252">
        <w:t>     = </w:t>
      </w:r>
      <w:r w:rsidR="002D3655">
        <w:t>'</w:t>
      </w:r>
      <w:r w:rsidRPr="007B5252">
        <w:t>SS1.Reskit.Org</w:t>
      </w:r>
      <w:r w:rsidR="002D3655">
        <w:t>'</w:t>
      </w:r>
    </w:p>
    <w:p w14:paraId="5A06481E" w14:textId="77777777" w:rsidR="007B5252" w:rsidRPr="007B5252" w:rsidRDefault="007B5252" w:rsidP="007B5252">
      <w:pPr>
        <w:pStyle w:val="CodePACKT"/>
      </w:pPr>
      <w:r w:rsidRPr="007B5252">
        <w:t>  </w:t>
      </w:r>
      <w:proofErr w:type="spellStart"/>
      <w:r w:rsidRPr="007B5252">
        <w:t>TargetPortalPortNumber</w:t>
      </w:r>
      <w:proofErr w:type="spellEnd"/>
      <w:r w:rsidRPr="007B5252">
        <w:t>  = 3260</w:t>
      </w:r>
    </w:p>
    <w:p w14:paraId="3E09939F" w14:textId="77777777" w:rsidR="007B5252" w:rsidRPr="007B5252" w:rsidRDefault="007B5252" w:rsidP="007B5252">
      <w:pPr>
        <w:pStyle w:val="CodePACKT"/>
      </w:pPr>
      <w:r w:rsidRPr="007B5252">
        <w:t>}</w:t>
      </w:r>
    </w:p>
    <w:p w14:paraId="107103BF" w14:textId="77777777" w:rsidR="007B5252" w:rsidRPr="007B5252" w:rsidRDefault="007B5252" w:rsidP="007B5252">
      <w:pPr>
        <w:pStyle w:val="CodePACKT"/>
      </w:pPr>
      <w:r w:rsidRPr="007B5252">
        <w:t>New-</w:t>
      </w:r>
      <w:proofErr w:type="spellStart"/>
      <w:r w:rsidRPr="007B5252">
        <w:t>IscsiTargetPortal</w:t>
      </w:r>
      <w:proofErr w:type="spellEnd"/>
      <w:r w:rsidRPr="007B5252">
        <w:t> @PHT</w:t>
      </w:r>
    </w:p>
    <w:p w14:paraId="5AA966B7" w14:textId="77777777" w:rsidR="007B5252" w:rsidRPr="007B5252" w:rsidRDefault="007B5252" w:rsidP="007B5252">
      <w:pPr>
        <w:shd w:val="clear" w:color="auto" w:fill="FFFFFF"/>
        <w:spacing w:after="0" w:line="285" w:lineRule="atLeast"/>
        <w:rPr>
          <w:rFonts w:ascii="Consolas" w:hAnsi="Consolas"/>
          <w:color w:val="000000"/>
          <w:sz w:val="21"/>
          <w:szCs w:val="21"/>
        </w:rPr>
      </w:pPr>
      <w:r w:rsidRPr="007B5252">
        <w:rPr>
          <w:rFonts w:ascii="Consolas" w:hAnsi="Consolas"/>
          <w:color w:val="000000"/>
          <w:sz w:val="21"/>
          <w:szCs w:val="21"/>
        </w:rPr>
        <w:t>                   </w:t>
      </w:r>
    </w:p>
    <w:p w14:paraId="2FD65A64" w14:textId="6EF00A42" w:rsidR="007B5252" w:rsidRPr="007B5252" w:rsidRDefault="007B5252" w:rsidP="007B5252">
      <w:pPr>
        <w:pStyle w:val="NumberedBulletPACKT"/>
        <w:rPr>
          <w:color w:val="000000"/>
        </w:rPr>
      </w:pPr>
      <w:r w:rsidRPr="007B5252">
        <w:t>Finding and viewing the </w:t>
      </w:r>
      <w:proofErr w:type="spellStart"/>
      <w:r w:rsidRPr="00E46686">
        <w:rPr>
          <w:rStyle w:val="CodeInTextPACKT"/>
        </w:rPr>
        <w:t>ITTarget</w:t>
      </w:r>
      <w:proofErr w:type="spellEnd"/>
      <w:r w:rsidRPr="007B5252">
        <w:t> on </w:t>
      </w:r>
      <w:r w:rsidR="00F55237">
        <w:t xml:space="preserve">the </w:t>
      </w:r>
      <w:r w:rsidRPr="007B5252">
        <w:t>portal</w:t>
      </w:r>
    </w:p>
    <w:p w14:paraId="1E7684B2" w14:textId="77777777" w:rsidR="007B5252" w:rsidRPr="007B5252" w:rsidRDefault="007B5252" w:rsidP="007B5252">
      <w:pPr>
        <w:pStyle w:val="CodePACKT"/>
      </w:pPr>
    </w:p>
    <w:p w14:paraId="4D5674FC" w14:textId="3BCF6585" w:rsidR="007B5252" w:rsidRPr="007B5252" w:rsidRDefault="007B5252" w:rsidP="007B5252">
      <w:pPr>
        <w:pStyle w:val="CodePACKT"/>
      </w:pPr>
      <w:r w:rsidRPr="007B5252">
        <w:t>$Target  = Get-</w:t>
      </w:r>
      <w:proofErr w:type="spellStart"/>
      <w:r w:rsidRPr="007B5252">
        <w:t>IscsiTarget</w:t>
      </w:r>
      <w:proofErr w:type="spellEnd"/>
      <w:r w:rsidRPr="007B5252">
        <w:t> | </w:t>
      </w:r>
    </w:p>
    <w:p w14:paraId="08D2CC67" w14:textId="0079CF68" w:rsidR="007B5252" w:rsidRPr="007B5252" w:rsidRDefault="007B5252" w:rsidP="007B5252">
      <w:pPr>
        <w:pStyle w:val="CodePACKT"/>
      </w:pPr>
      <w:r w:rsidRPr="007B5252">
        <w:t>               Where-Object </w:t>
      </w:r>
      <w:proofErr w:type="spellStart"/>
      <w:r w:rsidRPr="007B5252">
        <w:t>NodeAddress</w:t>
      </w:r>
      <w:proofErr w:type="spellEnd"/>
      <w:r w:rsidRPr="007B5252">
        <w:t> -Match </w:t>
      </w:r>
      <w:r w:rsidR="002D3655">
        <w:t>'</w:t>
      </w:r>
      <w:proofErr w:type="spellStart"/>
      <w:r w:rsidRPr="007B5252">
        <w:t>ITTarget</w:t>
      </w:r>
      <w:proofErr w:type="spellEnd"/>
      <w:r w:rsidR="002D3655">
        <w:t>'</w:t>
      </w:r>
    </w:p>
    <w:p w14:paraId="19F851A1" w14:textId="77777777" w:rsidR="007B5252" w:rsidRPr="007B5252" w:rsidRDefault="007B5252" w:rsidP="007B5252">
      <w:pPr>
        <w:pStyle w:val="CodePACKT"/>
      </w:pPr>
      <w:r w:rsidRPr="007B5252">
        <w:t>$Target </w:t>
      </w:r>
    </w:p>
    <w:p w14:paraId="66604888" w14:textId="77777777" w:rsidR="007B5252" w:rsidRPr="007B5252" w:rsidRDefault="007B5252" w:rsidP="007B5252">
      <w:pPr>
        <w:pStyle w:val="CodePACKT"/>
      </w:pPr>
    </w:p>
    <w:p w14:paraId="16CB6858" w14:textId="7A24C84D" w:rsidR="007B5252" w:rsidRPr="007B5252" w:rsidRDefault="007B5252" w:rsidP="007B5252">
      <w:pPr>
        <w:pStyle w:val="NumberedBulletPACKT"/>
        <w:rPr>
          <w:color w:val="000000"/>
        </w:rPr>
      </w:pPr>
      <w:r w:rsidRPr="007B5252">
        <w:t>Connecting to the target on </w:t>
      </w:r>
      <w:r w:rsidR="00F55237" w:rsidRPr="00F55237">
        <w:rPr>
          <w:rStyle w:val="CodeInTextPACKT"/>
        </w:rPr>
        <w:t>SS1</w:t>
      </w:r>
    </w:p>
    <w:p w14:paraId="0C797BD9" w14:textId="77777777" w:rsidR="007B5252" w:rsidRPr="007B5252" w:rsidRDefault="007B5252" w:rsidP="007B5252">
      <w:pPr>
        <w:pStyle w:val="CodePACKT"/>
      </w:pPr>
    </w:p>
    <w:p w14:paraId="146EB0C4" w14:textId="4418F4F0" w:rsidR="007B5252" w:rsidRPr="007B5252" w:rsidRDefault="007B5252" w:rsidP="007B5252">
      <w:pPr>
        <w:pStyle w:val="CodePACKT"/>
      </w:pPr>
      <w:r w:rsidRPr="007B5252">
        <w:t>$CHT = @{</w:t>
      </w:r>
    </w:p>
    <w:p w14:paraId="75801CE7" w14:textId="3AA65610" w:rsidR="007B5252" w:rsidRPr="007B5252" w:rsidRDefault="007B5252" w:rsidP="007B5252">
      <w:pPr>
        <w:pStyle w:val="CodePACKT"/>
      </w:pPr>
      <w:r w:rsidRPr="007B5252">
        <w:t>  </w:t>
      </w:r>
      <w:proofErr w:type="spellStart"/>
      <w:r w:rsidRPr="007B5252">
        <w:t>TargetPortalAddress</w:t>
      </w:r>
      <w:proofErr w:type="spellEnd"/>
      <w:r w:rsidRPr="007B5252">
        <w:t> = </w:t>
      </w:r>
      <w:r w:rsidR="002D3655">
        <w:t>'</w:t>
      </w:r>
      <w:r w:rsidRPr="007B5252">
        <w:t>SS1.Reskit.Org</w:t>
      </w:r>
      <w:r w:rsidR="002D3655">
        <w:t>'</w:t>
      </w:r>
    </w:p>
    <w:p w14:paraId="4EE1B19E" w14:textId="77777777" w:rsidR="007B5252" w:rsidRPr="007B5252" w:rsidRDefault="007B5252" w:rsidP="007B5252">
      <w:pPr>
        <w:pStyle w:val="CodePACKT"/>
      </w:pPr>
      <w:r w:rsidRPr="007B5252">
        <w:t>  </w:t>
      </w:r>
      <w:proofErr w:type="spellStart"/>
      <w:r w:rsidRPr="007B5252">
        <w:t>NodeAddress</w:t>
      </w:r>
      <w:proofErr w:type="spellEnd"/>
      <w:r w:rsidRPr="007B5252">
        <w:t>         = $</w:t>
      </w:r>
      <w:proofErr w:type="spellStart"/>
      <w:r w:rsidRPr="007B5252">
        <w:t>Target.NodeAddress</w:t>
      </w:r>
      <w:proofErr w:type="spellEnd"/>
    </w:p>
    <w:p w14:paraId="4367E339" w14:textId="77777777" w:rsidR="007B5252" w:rsidRPr="007B5252" w:rsidRDefault="007B5252" w:rsidP="007B5252">
      <w:pPr>
        <w:pStyle w:val="CodePACKT"/>
      </w:pPr>
      <w:r w:rsidRPr="007B5252">
        <w:t>}</w:t>
      </w:r>
    </w:p>
    <w:p w14:paraId="0384DFF9" w14:textId="77777777" w:rsidR="007B5252" w:rsidRPr="007B5252" w:rsidRDefault="007B5252" w:rsidP="007B5252">
      <w:pPr>
        <w:pStyle w:val="CodePACKT"/>
      </w:pPr>
      <w:r w:rsidRPr="007B5252">
        <w:t>Connect-</w:t>
      </w:r>
      <w:proofErr w:type="spellStart"/>
      <w:r w:rsidRPr="007B5252">
        <w:t>IscsiTarget</w:t>
      </w:r>
      <w:proofErr w:type="spellEnd"/>
      <w:r w:rsidRPr="007B5252">
        <w:t>  @CHT</w:t>
      </w:r>
    </w:p>
    <w:p w14:paraId="1B90F3E7" w14:textId="77777777" w:rsidR="007B5252" w:rsidRPr="007B5252" w:rsidRDefault="007B5252" w:rsidP="007B5252">
      <w:pPr>
        <w:pStyle w:val="CodePACKT"/>
      </w:pPr>
      <w:r w:rsidRPr="007B5252">
        <w:t>                    </w:t>
      </w:r>
    </w:p>
    <w:p w14:paraId="7A45614B" w14:textId="5BE48658" w:rsidR="007B5252" w:rsidRPr="007B5252" w:rsidRDefault="007B5252" w:rsidP="007B5252">
      <w:pPr>
        <w:pStyle w:val="NumberedBulletPACKT"/>
        <w:rPr>
          <w:color w:val="000000"/>
        </w:rPr>
      </w:pPr>
      <w:r w:rsidRPr="007B5252">
        <w:t>Viewing the </w:t>
      </w:r>
      <w:r w:rsidR="00E560E9">
        <w:t>i</w:t>
      </w:r>
      <w:r w:rsidRPr="007B5252">
        <w:t>SCSI disk from </w:t>
      </w:r>
      <w:r w:rsidR="00F55237" w:rsidRPr="00F55237">
        <w:rPr>
          <w:rStyle w:val="CodeInTextPACKT"/>
        </w:rPr>
        <w:t>SRV1</w:t>
      </w:r>
      <w:r w:rsidRPr="007B5252">
        <w:t> on </w:t>
      </w:r>
      <w:r w:rsidRPr="00F55237">
        <w:rPr>
          <w:rStyle w:val="CodeInTextPACKT"/>
        </w:rPr>
        <w:t>S</w:t>
      </w:r>
      <w:r w:rsidR="00F55237" w:rsidRPr="00F55237">
        <w:rPr>
          <w:rStyle w:val="CodeInTextPACKT"/>
        </w:rPr>
        <w:t>S</w:t>
      </w:r>
      <w:r w:rsidRPr="00F55237">
        <w:rPr>
          <w:rStyle w:val="CodeInTextPACKT"/>
        </w:rPr>
        <w:t>1</w:t>
      </w:r>
    </w:p>
    <w:p w14:paraId="29DD18EB" w14:textId="77777777" w:rsidR="007B5252" w:rsidRPr="007B5252" w:rsidRDefault="007B5252" w:rsidP="007B5252">
      <w:pPr>
        <w:pStyle w:val="CodePACKT"/>
      </w:pPr>
    </w:p>
    <w:p w14:paraId="52B282C4" w14:textId="551F3911" w:rsidR="007B5252" w:rsidRPr="007B5252" w:rsidRDefault="007B5252" w:rsidP="007B5252">
      <w:pPr>
        <w:pStyle w:val="CodePACKT"/>
      </w:pPr>
      <w:r w:rsidRPr="007B5252">
        <w:t>$ISD =  Get-Disk | </w:t>
      </w:r>
    </w:p>
    <w:p w14:paraId="254F713F" w14:textId="4A0A0358" w:rsidR="007B5252" w:rsidRPr="007B5252" w:rsidRDefault="007B5252" w:rsidP="007B5252">
      <w:pPr>
        <w:pStyle w:val="CodePACKT"/>
      </w:pPr>
      <w:r w:rsidRPr="007B5252">
        <w:t>  Where-Object </w:t>
      </w:r>
      <w:proofErr w:type="spellStart"/>
      <w:r w:rsidRPr="007B5252">
        <w:t>BusType</w:t>
      </w:r>
      <w:proofErr w:type="spellEnd"/>
      <w:r w:rsidRPr="007B5252">
        <w:t> -eq </w:t>
      </w:r>
      <w:r w:rsidR="002D3655">
        <w:t>'</w:t>
      </w:r>
      <w:proofErr w:type="spellStart"/>
      <w:r w:rsidRPr="007B5252">
        <w:t>iscsi</w:t>
      </w:r>
      <w:proofErr w:type="spellEnd"/>
      <w:r w:rsidR="002D3655">
        <w:t>'</w:t>
      </w:r>
    </w:p>
    <w:p w14:paraId="73B841C5" w14:textId="77777777" w:rsidR="007B5252" w:rsidRPr="007B5252" w:rsidRDefault="007B5252" w:rsidP="007B5252">
      <w:pPr>
        <w:pStyle w:val="CodePACKT"/>
      </w:pPr>
      <w:r w:rsidRPr="007B5252">
        <w:t>$ISD | </w:t>
      </w:r>
    </w:p>
    <w:p w14:paraId="7EC01222" w14:textId="6831DD84" w:rsidR="007B5252" w:rsidRPr="007B5252" w:rsidRDefault="007B5252" w:rsidP="007B5252">
      <w:pPr>
        <w:pStyle w:val="CodePACKT"/>
      </w:pPr>
      <w:r w:rsidRPr="007B5252">
        <w:t>  Format-Table -AutoSize</w:t>
      </w:r>
      <w:r w:rsidR="00ED4B45">
        <w:t xml:space="preserve"> </w:t>
      </w:r>
    </w:p>
    <w:p w14:paraId="29848E06" w14:textId="77777777" w:rsidR="007B5252" w:rsidRPr="007B5252" w:rsidRDefault="007B5252" w:rsidP="007B5252">
      <w:pPr>
        <w:pStyle w:val="CodePACKT"/>
      </w:pPr>
    </w:p>
    <w:p w14:paraId="5D4956C4" w14:textId="7C8D1CFF" w:rsidR="007B5252" w:rsidRPr="007B5252" w:rsidRDefault="007B5252" w:rsidP="007B5252">
      <w:pPr>
        <w:pStyle w:val="NumberedBulletPACKT"/>
        <w:rPr>
          <w:color w:val="000000"/>
        </w:rPr>
      </w:pPr>
      <w:r w:rsidRPr="007B5252">
        <w:t>Turning disk online and making disk R/W</w:t>
      </w:r>
    </w:p>
    <w:p w14:paraId="746D9666" w14:textId="77777777" w:rsidR="007B5252" w:rsidRPr="007B5252" w:rsidRDefault="007B5252" w:rsidP="007B5252">
      <w:pPr>
        <w:pStyle w:val="CodePACKT"/>
      </w:pPr>
    </w:p>
    <w:p w14:paraId="61928E31" w14:textId="4C9E6AA2" w:rsidR="007B5252" w:rsidRPr="007B5252" w:rsidRDefault="007B5252" w:rsidP="007B5252">
      <w:pPr>
        <w:pStyle w:val="CodePACKT"/>
      </w:pPr>
      <w:r w:rsidRPr="007B5252">
        <w:t>$ISD | </w:t>
      </w:r>
    </w:p>
    <w:p w14:paraId="4E65EAB5" w14:textId="77777777" w:rsidR="007B5252" w:rsidRPr="007B5252" w:rsidRDefault="007B5252" w:rsidP="007B5252">
      <w:pPr>
        <w:pStyle w:val="CodePACKT"/>
      </w:pPr>
      <w:r w:rsidRPr="007B5252">
        <w:t>  Set-Disk -</w:t>
      </w:r>
      <w:proofErr w:type="spellStart"/>
      <w:r w:rsidRPr="007B5252">
        <w:t>IsOffline</w:t>
      </w:r>
      <w:proofErr w:type="spellEnd"/>
      <w:r w:rsidRPr="007B5252">
        <w:t>  $False</w:t>
      </w:r>
    </w:p>
    <w:p w14:paraId="36E9F3BA" w14:textId="77777777" w:rsidR="007B5252" w:rsidRPr="007B5252" w:rsidRDefault="007B5252" w:rsidP="007B5252">
      <w:pPr>
        <w:pStyle w:val="CodePACKT"/>
      </w:pPr>
      <w:r w:rsidRPr="007B5252">
        <w:t>$ISD | </w:t>
      </w:r>
    </w:p>
    <w:p w14:paraId="4837F578" w14:textId="77777777" w:rsidR="007B5252" w:rsidRPr="007B5252" w:rsidRDefault="007B5252" w:rsidP="007B5252">
      <w:pPr>
        <w:pStyle w:val="CodePACKT"/>
      </w:pPr>
      <w:r w:rsidRPr="007B5252">
        <w:t>  Set-Disk -</w:t>
      </w:r>
      <w:proofErr w:type="spellStart"/>
      <w:r w:rsidRPr="007B5252">
        <w:t>Isreadonly</w:t>
      </w:r>
      <w:proofErr w:type="spellEnd"/>
      <w:r w:rsidRPr="007B5252">
        <w:t> $False</w:t>
      </w:r>
    </w:p>
    <w:p w14:paraId="25D0E0B3" w14:textId="77777777" w:rsidR="007B5252" w:rsidRPr="007B5252" w:rsidRDefault="007B5252" w:rsidP="007B5252">
      <w:pPr>
        <w:pStyle w:val="CodePACKT"/>
      </w:pPr>
    </w:p>
    <w:p w14:paraId="59490047" w14:textId="1B3A034A" w:rsidR="007B5252" w:rsidRPr="007B5252" w:rsidRDefault="007B5252" w:rsidP="007B5252">
      <w:pPr>
        <w:pStyle w:val="NumberedBulletPACKT"/>
        <w:rPr>
          <w:color w:val="000000"/>
        </w:rPr>
      </w:pPr>
      <w:r w:rsidRPr="007B5252">
        <w:t>Format</w:t>
      </w:r>
      <w:r w:rsidR="008A5180">
        <w:t>t</w:t>
      </w:r>
      <w:r w:rsidRPr="007B5252">
        <w:t>ing the volume on </w:t>
      </w:r>
      <w:r w:rsidRPr="00F55237">
        <w:rPr>
          <w:rStyle w:val="CodeInTextPACKT"/>
        </w:rPr>
        <w:t>SS1</w:t>
      </w:r>
    </w:p>
    <w:p w14:paraId="0A710F8C" w14:textId="77777777" w:rsidR="007B5252" w:rsidRPr="007B5252" w:rsidRDefault="007B5252" w:rsidP="007B5252">
      <w:pPr>
        <w:pStyle w:val="CodePACKT"/>
      </w:pPr>
    </w:p>
    <w:p w14:paraId="609C880C" w14:textId="62F920ED" w:rsidR="007B5252" w:rsidRPr="007B5252" w:rsidRDefault="007B5252" w:rsidP="007B5252">
      <w:pPr>
        <w:pStyle w:val="CodePACKT"/>
      </w:pPr>
      <w:r w:rsidRPr="007B5252">
        <w:t>$NVHT = @{</w:t>
      </w:r>
    </w:p>
    <w:p w14:paraId="701C0F8B" w14:textId="71BA5B4A" w:rsidR="007B5252" w:rsidRPr="007B5252" w:rsidRDefault="007B5252" w:rsidP="007B5252">
      <w:pPr>
        <w:pStyle w:val="CodePACKT"/>
      </w:pPr>
      <w:r w:rsidRPr="007B5252">
        <w:t>  </w:t>
      </w:r>
      <w:proofErr w:type="spellStart"/>
      <w:r w:rsidRPr="007B5252">
        <w:t>FriendlyName</w:t>
      </w:r>
      <w:proofErr w:type="spellEnd"/>
      <w:r w:rsidRPr="007B5252">
        <w:t> = </w:t>
      </w:r>
      <w:r w:rsidR="002D3655">
        <w:t>'</w:t>
      </w:r>
      <w:proofErr w:type="spellStart"/>
      <w:r w:rsidRPr="007B5252">
        <w:t>ITData</w:t>
      </w:r>
      <w:proofErr w:type="spellEnd"/>
      <w:r w:rsidR="002D3655">
        <w:t>'</w:t>
      </w:r>
    </w:p>
    <w:p w14:paraId="7F8D49DE" w14:textId="047FCE3F" w:rsidR="007B5252" w:rsidRPr="007B5252" w:rsidRDefault="007B5252" w:rsidP="007B5252">
      <w:pPr>
        <w:pStyle w:val="CodePACKT"/>
      </w:pPr>
      <w:r w:rsidRPr="007B5252">
        <w:t>  </w:t>
      </w:r>
      <w:proofErr w:type="spellStart"/>
      <w:r w:rsidRPr="007B5252">
        <w:t>FileSystem</w:t>
      </w:r>
      <w:proofErr w:type="spellEnd"/>
      <w:r w:rsidRPr="007B5252">
        <w:t>   = </w:t>
      </w:r>
      <w:r w:rsidR="002D3655">
        <w:t>'</w:t>
      </w:r>
      <w:r w:rsidRPr="007B5252">
        <w:t>NTFS</w:t>
      </w:r>
      <w:r w:rsidR="002D3655">
        <w:t>'</w:t>
      </w:r>
    </w:p>
    <w:p w14:paraId="6A57CBF2" w14:textId="3E62ED85" w:rsidR="007B5252" w:rsidRPr="007B5252" w:rsidRDefault="007B5252" w:rsidP="007B5252">
      <w:pPr>
        <w:pStyle w:val="CodePACKT"/>
      </w:pPr>
      <w:r w:rsidRPr="007B5252">
        <w:t>  </w:t>
      </w:r>
      <w:proofErr w:type="spellStart"/>
      <w:r w:rsidRPr="007B5252">
        <w:t>DriveLetter</w:t>
      </w:r>
      <w:proofErr w:type="spellEnd"/>
      <w:r w:rsidRPr="007B5252">
        <w:t>  = </w:t>
      </w:r>
      <w:r w:rsidR="002D3655">
        <w:t>'</w:t>
      </w:r>
      <w:r w:rsidRPr="007B5252">
        <w:t>I</w:t>
      </w:r>
      <w:r w:rsidR="002D3655">
        <w:t>'</w:t>
      </w:r>
    </w:p>
    <w:p w14:paraId="4537FE52" w14:textId="77777777" w:rsidR="007B5252" w:rsidRPr="007B5252" w:rsidRDefault="007B5252" w:rsidP="007B5252">
      <w:pPr>
        <w:pStyle w:val="CodePACKT"/>
      </w:pPr>
      <w:r w:rsidRPr="007B5252">
        <w:t>}</w:t>
      </w:r>
    </w:p>
    <w:p w14:paraId="10246FDA" w14:textId="77777777" w:rsidR="007B5252" w:rsidRPr="007B5252" w:rsidRDefault="007B5252" w:rsidP="007B5252">
      <w:pPr>
        <w:pStyle w:val="CodePACKT"/>
      </w:pPr>
      <w:r w:rsidRPr="007B5252">
        <w:t>$ISD | </w:t>
      </w:r>
    </w:p>
    <w:p w14:paraId="60E3AC6D" w14:textId="77777777" w:rsidR="007B5252" w:rsidRPr="007B5252" w:rsidRDefault="007B5252" w:rsidP="007B5252">
      <w:pPr>
        <w:pStyle w:val="CodePACKT"/>
      </w:pPr>
      <w:r w:rsidRPr="007B5252">
        <w:t>  New-Volume @NVHT</w:t>
      </w:r>
    </w:p>
    <w:p w14:paraId="195AAE36" w14:textId="77777777" w:rsidR="007B5252" w:rsidRPr="007B5252" w:rsidRDefault="007B5252" w:rsidP="007B5252">
      <w:pPr>
        <w:pStyle w:val="CodePACKT"/>
      </w:pPr>
    </w:p>
    <w:p w14:paraId="46DA1493" w14:textId="64A350F0" w:rsidR="007B5252" w:rsidRPr="007B5252" w:rsidRDefault="007B5252" w:rsidP="007B5252">
      <w:pPr>
        <w:pStyle w:val="NumberedBulletPACKT"/>
        <w:rPr>
          <w:color w:val="000000"/>
        </w:rPr>
      </w:pPr>
      <w:r w:rsidRPr="007B5252">
        <w:t>Using the drive as a local drive</w:t>
      </w:r>
    </w:p>
    <w:p w14:paraId="62F5CF06" w14:textId="77777777" w:rsidR="007B5252" w:rsidRPr="007B5252" w:rsidRDefault="007B5252" w:rsidP="007B5252">
      <w:pPr>
        <w:pStyle w:val="CodePACKT"/>
      </w:pPr>
    </w:p>
    <w:p w14:paraId="375425C4" w14:textId="28EB38FB" w:rsidR="007B5252" w:rsidRPr="007B5252" w:rsidRDefault="007B5252" w:rsidP="007B5252">
      <w:pPr>
        <w:pStyle w:val="CodePACKT"/>
      </w:pPr>
      <w:r w:rsidRPr="007B5252">
        <w:t>Set-Location -Path I:</w:t>
      </w:r>
    </w:p>
    <w:p w14:paraId="3239AC4B" w14:textId="77777777" w:rsidR="007B5252" w:rsidRPr="007B5252" w:rsidRDefault="007B5252" w:rsidP="007B5252">
      <w:pPr>
        <w:pStyle w:val="CodePACKT"/>
      </w:pPr>
      <w:r w:rsidRPr="007B5252">
        <w:t>New-Item -Path I:\  -Name </w:t>
      </w:r>
      <w:proofErr w:type="spellStart"/>
      <w:r w:rsidRPr="007B5252">
        <w:t>ITData</w:t>
      </w:r>
      <w:proofErr w:type="spellEnd"/>
      <w:r w:rsidRPr="007B5252">
        <w:t> -ItemType Directory |</w:t>
      </w:r>
    </w:p>
    <w:p w14:paraId="699375C9" w14:textId="77777777" w:rsidR="007B5252" w:rsidRPr="007B5252" w:rsidRDefault="007B5252" w:rsidP="007B5252">
      <w:pPr>
        <w:pStyle w:val="CodePACKT"/>
      </w:pPr>
      <w:r w:rsidRPr="007B5252">
        <w:t>  Out-Null</w:t>
      </w:r>
    </w:p>
    <w:p w14:paraId="591A973B" w14:textId="3959EA86" w:rsidR="007B5252" w:rsidRPr="007B5252" w:rsidRDefault="002D3655" w:rsidP="007B5252">
      <w:pPr>
        <w:pStyle w:val="CodePACKT"/>
      </w:pPr>
      <w:r>
        <w:t>'</w:t>
      </w:r>
      <w:r w:rsidR="007B5252" w:rsidRPr="007B5252">
        <w:t>Testing 1-2-3</w:t>
      </w:r>
      <w:r>
        <w:t>'</w:t>
      </w:r>
      <w:r w:rsidR="007B5252" w:rsidRPr="007B5252">
        <w:t> | </w:t>
      </w:r>
    </w:p>
    <w:p w14:paraId="6C288BE5" w14:textId="77777777" w:rsidR="007B5252" w:rsidRPr="007B5252" w:rsidRDefault="007B5252" w:rsidP="007B5252">
      <w:pPr>
        <w:pStyle w:val="CodePACKT"/>
      </w:pPr>
      <w:r w:rsidRPr="007B5252">
        <w:t>  Out-File -FilePath I:\ITData\Test.Txt</w:t>
      </w:r>
    </w:p>
    <w:p w14:paraId="7F18B152" w14:textId="48C0D6D1" w:rsidR="007B5252" w:rsidRPr="007B5252" w:rsidRDefault="007B5252" w:rsidP="007B5252">
      <w:pPr>
        <w:pStyle w:val="CodePACKT"/>
        <w:rPr>
          <w:rFonts w:ascii="Consolas" w:hAnsi="Consolas"/>
          <w:color w:val="000000"/>
          <w:sz w:val="21"/>
          <w:szCs w:val="21"/>
        </w:rPr>
      </w:pPr>
      <w:r w:rsidRPr="007B5252">
        <w:t>Get-ChildItem I:\ITData</w:t>
      </w:r>
    </w:p>
    <w:p w14:paraId="312346D7" w14:textId="28FDEE43" w:rsidR="0098498E" w:rsidRDefault="0098498E" w:rsidP="0098498E">
      <w:pPr>
        <w:pStyle w:val="Heading2"/>
        <w:numPr>
          <w:ilvl w:val="1"/>
          <w:numId w:val="3"/>
        </w:numPr>
        <w:tabs>
          <w:tab w:val="left" w:pos="0"/>
        </w:tabs>
      </w:pPr>
      <w:r>
        <w:t>How it works...</w:t>
      </w:r>
    </w:p>
    <w:p w14:paraId="30AA4E1E" w14:textId="5FC7F716" w:rsidR="007B5252" w:rsidRDefault="007B5252" w:rsidP="007B5252">
      <w:pPr>
        <w:pStyle w:val="NormalPACKT"/>
        <w:rPr>
          <w:lang w:val="en-GB"/>
        </w:rPr>
      </w:pPr>
      <w:r>
        <w:rPr>
          <w:lang w:val="en-GB"/>
        </w:rPr>
        <w:t xml:space="preserve">In </w:t>
      </w:r>
      <w:r w:rsidRPr="007B5252">
        <w:rPr>
          <w:rStyle w:val="ItalicsPACKT"/>
        </w:rPr>
        <w:t>step 1,</w:t>
      </w:r>
      <w:r>
        <w:rPr>
          <w:lang w:val="en-GB"/>
        </w:rPr>
        <w:t xml:space="preserve"> you set the iSCSI service to </w:t>
      </w:r>
      <w:r w:rsidR="00126DF1">
        <w:rPr>
          <w:lang w:val="en-GB"/>
        </w:rPr>
        <w:t xml:space="preserve">start when </w:t>
      </w:r>
      <w:r w:rsidR="00126DF1" w:rsidRPr="00126DF1">
        <w:rPr>
          <w:rStyle w:val="CodeInTextPACKT"/>
        </w:rPr>
        <w:t>SRV1</w:t>
      </w:r>
      <w:r w:rsidR="00126DF1">
        <w:rPr>
          <w:lang w:val="en-GB"/>
        </w:rPr>
        <w:t xml:space="preserve"> starts automatically</w:t>
      </w:r>
      <w:r w:rsidR="00F55237">
        <w:rPr>
          <w:lang w:val="en-GB"/>
        </w:rPr>
        <w:t>,</w:t>
      </w:r>
      <w:r w:rsidR="00126DF1">
        <w:rPr>
          <w:lang w:val="en-GB"/>
        </w:rPr>
        <w:t xml:space="preserve"> and</w:t>
      </w:r>
      <w:r>
        <w:rPr>
          <w:lang w:val="en-GB"/>
        </w:rPr>
        <w:t xml:space="preserve"> then you explicit</w:t>
      </w:r>
      <w:r w:rsidR="00F55237">
        <w:rPr>
          <w:lang w:val="en-GB"/>
        </w:rPr>
        <w:t>l</w:t>
      </w:r>
      <w:r>
        <w:rPr>
          <w:lang w:val="en-GB"/>
        </w:rPr>
        <w:t xml:space="preserve">y start the </w:t>
      </w:r>
      <w:r w:rsidR="00F55237">
        <w:rPr>
          <w:lang w:val="en-GB"/>
        </w:rPr>
        <w:t xml:space="preserve">iSCSI </w:t>
      </w:r>
      <w:r>
        <w:rPr>
          <w:lang w:val="en-GB"/>
        </w:rPr>
        <w:t>service. This step creates no console output.</w:t>
      </w:r>
    </w:p>
    <w:p w14:paraId="2FAA41C6" w14:textId="155EFA62" w:rsidR="00F55237" w:rsidRDefault="00F55237" w:rsidP="007B5252">
      <w:pPr>
        <w:pStyle w:val="NormalPACKT"/>
        <w:rPr>
          <w:lang w:val="en-GB"/>
        </w:rPr>
      </w:pPr>
      <w:r>
        <w:rPr>
          <w:lang w:val="en-GB"/>
        </w:rPr>
        <w:t xml:space="preserve">In </w:t>
      </w:r>
      <w:r w:rsidRPr="00F55237">
        <w:rPr>
          <w:rStyle w:val="ItalicsPACKT"/>
        </w:rPr>
        <w:t>step 2</w:t>
      </w:r>
      <w:r>
        <w:rPr>
          <w:lang w:val="en-GB"/>
        </w:rPr>
        <w:t>, you set</w:t>
      </w:r>
      <w:r w:rsidR="00126DF1">
        <w:rPr>
          <w:lang w:val="en-GB"/>
        </w:rPr>
        <w:t xml:space="preserve"> </w:t>
      </w:r>
      <w:r>
        <w:rPr>
          <w:lang w:val="en-GB"/>
        </w:rPr>
        <w:t xml:space="preserve">up the iSCSI portal to </w:t>
      </w:r>
      <w:r w:rsidRPr="00F55237">
        <w:rPr>
          <w:rStyle w:val="CodeInTextPACKT"/>
        </w:rPr>
        <w:t>SS1</w:t>
      </w:r>
      <w:r>
        <w:rPr>
          <w:lang w:val="en-GB"/>
        </w:rPr>
        <w:t>, which looks like this:</w:t>
      </w:r>
    </w:p>
    <w:p w14:paraId="31617994" w14:textId="653596EC" w:rsidR="0098498E" w:rsidRDefault="00ED4B45" w:rsidP="0098498E">
      <w:pPr>
        <w:pStyle w:val="FigurePACKT"/>
      </w:pPr>
      <w:r>
        <w:drawing>
          <wp:inline distT="0" distB="0" distL="0" distR="0" wp14:anchorId="414A0003" wp14:editId="539A7168">
            <wp:extent cx="3273178" cy="1541068"/>
            <wp:effectExtent l="0" t="0" r="381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04735" cy="1555925"/>
                    </a:xfrm>
                    <a:prstGeom prst="rect">
                      <a:avLst/>
                    </a:prstGeom>
                  </pic:spPr>
                </pic:pic>
              </a:graphicData>
            </a:graphic>
          </wp:inline>
        </w:drawing>
      </w:r>
    </w:p>
    <w:p w14:paraId="0381E395" w14:textId="6F6A8139" w:rsidR="0098498E" w:rsidRDefault="0098498E" w:rsidP="007240DD">
      <w:pPr>
        <w:pStyle w:val="FigureCaptionPACKT"/>
      </w:pPr>
      <w:r>
        <w:t xml:space="preserve">Figure </w:t>
      </w:r>
      <w:r w:rsidR="00F55237">
        <w:t>10.25</w:t>
      </w:r>
      <w:r>
        <w:t xml:space="preserve">: </w:t>
      </w:r>
      <w:r w:rsidR="00F55237">
        <w:t>Setting up the iSCSI portal to SS1</w:t>
      </w:r>
    </w:p>
    <w:p w14:paraId="2904832D" w14:textId="598F8B3D" w:rsidR="0098498E" w:rsidRDefault="0098498E" w:rsidP="0098498E">
      <w:pPr>
        <w:pStyle w:val="NormalPACKT"/>
        <w:rPr>
          <w:rFonts w:ascii="Arial" w:hAnsi="Arial"/>
          <w:b/>
          <w:color w:val="FF0000"/>
          <w:sz w:val="28"/>
          <w:szCs w:val="28"/>
        </w:rPr>
      </w:pPr>
      <w:r w:rsidRPr="006D38BA">
        <w:rPr>
          <w:rFonts w:ascii="Arial" w:hAnsi="Arial"/>
          <w:b/>
          <w:color w:val="FF0000"/>
          <w:sz w:val="28"/>
          <w:szCs w:val="28"/>
        </w:rPr>
        <w:t>Insert image B42024_</w:t>
      </w:r>
      <w:r w:rsidR="00F55237">
        <w:rPr>
          <w:rFonts w:ascii="Arial" w:hAnsi="Arial"/>
          <w:b/>
          <w:color w:val="FF0000"/>
          <w:sz w:val="28"/>
          <w:szCs w:val="28"/>
        </w:rPr>
        <w:t>10</w:t>
      </w:r>
      <w:r w:rsidRPr="006D38BA">
        <w:rPr>
          <w:rFonts w:ascii="Arial" w:hAnsi="Arial"/>
          <w:b/>
          <w:color w:val="FF0000"/>
          <w:sz w:val="28"/>
          <w:szCs w:val="28"/>
        </w:rPr>
        <w:t>_</w:t>
      </w:r>
      <w:r w:rsidR="00F55237">
        <w:rPr>
          <w:rFonts w:ascii="Arial" w:hAnsi="Arial"/>
          <w:b/>
          <w:color w:val="FF0000"/>
          <w:sz w:val="28"/>
          <w:szCs w:val="28"/>
        </w:rPr>
        <w:t>25</w:t>
      </w:r>
      <w:r w:rsidRPr="006D38BA">
        <w:rPr>
          <w:rFonts w:ascii="Arial" w:hAnsi="Arial"/>
          <w:b/>
          <w:color w:val="FF0000"/>
          <w:sz w:val="28"/>
          <w:szCs w:val="28"/>
        </w:rPr>
        <w:t>.png</w:t>
      </w:r>
    </w:p>
    <w:p w14:paraId="7D4FFEED" w14:textId="617D8EAA" w:rsidR="00F55237" w:rsidRDefault="00F55237" w:rsidP="00F55237">
      <w:pPr>
        <w:pStyle w:val="NormalPACKT"/>
      </w:pPr>
      <w:r w:rsidRPr="00F55237">
        <w:t xml:space="preserve">In </w:t>
      </w:r>
      <w:r w:rsidRPr="00F55237">
        <w:rPr>
          <w:rStyle w:val="ItalicsPACKT"/>
        </w:rPr>
        <w:t>step 3</w:t>
      </w:r>
      <w:r w:rsidRPr="00F55237">
        <w:t xml:space="preserve">, </w:t>
      </w:r>
      <w:r>
        <w:t xml:space="preserve"> you find and view the </w:t>
      </w:r>
      <w:proofErr w:type="spellStart"/>
      <w:r w:rsidRPr="007358C5">
        <w:rPr>
          <w:rStyle w:val="CodeInTextPACKT"/>
        </w:rPr>
        <w:t>ITTarget</w:t>
      </w:r>
      <w:proofErr w:type="spellEnd"/>
      <w:r>
        <w:t xml:space="preserve"> LUN from </w:t>
      </w:r>
      <w:r w:rsidRPr="0023406C">
        <w:rPr>
          <w:rStyle w:val="CodeInTextPACKT"/>
        </w:rPr>
        <w:t>SS1</w:t>
      </w:r>
      <w:r>
        <w:t>. The output looks like this:</w:t>
      </w:r>
    </w:p>
    <w:p w14:paraId="53EF464D" w14:textId="18394FA0" w:rsidR="00F55237" w:rsidRDefault="00F55237" w:rsidP="00F55237">
      <w:pPr>
        <w:pStyle w:val="FigurePACKT"/>
      </w:pPr>
      <w:r>
        <w:drawing>
          <wp:inline distT="0" distB="0" distL="0" distR="0" wp14:anchorId="69B06000" wp14:editId="22AE4C78">
            <wp:extent cx="3128555" cy="92997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80270" cy="945342"/>
                    </a:xfrm>
                    <a:prstGeom prst="rect">
                      <a:avLst/>
                    </a:prstGeom>
                  </pic:spPr>
                </pic:pic>
              </a:graphicData>
            </a:graphic>
          </wp:inline>
        </w:drawing>
      </w:r>
    </w:p>
    <w:p w14:paraId="0963E225" w14:textId="1676AA9F" w:rsidR="00F55237" w:rsidRDefault="00F55237" w:rsidP="007240DD">
      <w:pPr>
        <w:pStyle w:val="FigureCaptionPACKT"/>
      </w:pPr>
      <w:r>
        <w:t xml:space="preserve">Figure 10.26: Viewing </w:t>
      </w:r>
      <w:proofErr w:type="spellStart"/>
      <w:r w:rsidR="00087644">
        <w:t>I</w:t>
      </w:r>
      <w:r>
        <w:t>TTarget</w:t>
      </w:r>
      <w:proofErr w:type="spellEnd"/>
      <w:r>
        <w:t xml:space="preserve"> LUN</w:t>
      </w:r>
    </w:p>
    <w:p w14:paraId="31EDC323" w14:textId="16C4B677" w:rsidR="00F55237" w:rsidRDefault="00F55237" w:rsidP="00F55237">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26</w:t>
      </w:r>
      <w:r w:rsidRPr="006D38BA">
        <w:rPr>
          <w:rFonts w:ascii="Arial" w:hAnsi="Arial"/>
          <w:b/>
          <w:color w:val="FF0000"/>
          <w:sz w:val="28"/>
          <w:szCs w:val="28"/>
        </w:rPr>
        <w:t>.png</w:t>
      </w:r>
    </w:p>
    <w:p w14:paraId="1398A8BB" w14:textId="0370E104" w:rsidR="00F55237" w:rsidRDefault="00F55237" w:rsidP="00F55237">
      <w:pPr>
        <w:pStyle w:val="NormalPACKT"/>
      </w:pPr>
      <w:r w:rsidRPr="00F55237">
        <w:t xml:space="preserve">In </w:t>
      </w:r>
      <w:r w:rsidRPr="00F55237">
        <w:rPr>
          <w:rStyle w:val="ItalicsPACKT"/>
        </w:rPr>
        <w:t>step 4</w:t>
      </w:r>
      <w:r w:rsidRPr="00F55237">
        <w:t>, you</w:t>
      </w:r>
      <w:r>
        <w:t xml:space="preserve"> connect from </w:t>
      </w:r>
      <w:r w:rsidRPr="00F55237">
        <w:rPr>
          <w:rStyle w:val="CodeInTextPACKT"/>
        </w:rPr>
        <w:t>SRV1</w:t>
      </w:r>
      <w:r>
        <w:t xml:space="preserve"> to the iSCSI target on </w:t>
      </w:r>
      <w:r w:rsidRPr="00F55237">
        <w:rPr>
          <w:rStyle w:val="CodeInTextPACKT"/>
        </w:rPr>
        <w:t>SS1</w:t>
      </w:r>
      <w:r>
        <w:t>, which looks like this:</w:t>
      </w:r>
    </w:p>
    <w:p w14:paraId="1C750AD5" w14:textId="4C8015F5" w:rsidR="00F55237" w:rsidRDefault="00ED4B45" w:rsidP="00F55237">
      <w:pPr>
        <w:pStyle w:val="FigurePACKT"/>
      </w:pPr>
      <w:r w:rsidRPr="00ED4B45">
        <w:t xml:space="preserve"> </w:t>
      </w:r>
      <w:r>
        <w:drawing>
          <wp:inline distT="0" distB="0" distL="0" distR="0" wp14:anchorId="3E914B91" wp14:editId="7FC366EA">
            <wp:extent cx="3469966" cy="2133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15621" cy="2161672"/>
                    </a:xfrm>
                    <a:prstGeom prst="rect">
                      <a:avLst/>
                    </a:prstGeom>
                  </pic:spPr>
                </pic:pic>
              </a:graphicData>
            </a:graphic>
          </wp:inline>
        </w:drawing>
      </w:r>
    </w:p>
    <w:p w14:paraId="57E6E147" w14:textId="278289F5" w:rsidR="00F55237" w:rsidRDefault="00F55237" w:rsidP="007240DD">
      <w:pPr>
        <w:pStyle w:val="FigureCaptionPACKT"/>
      </w:pPr>
      <w:r>
        <w:t>Figure 10.27: Connecting to the iSCSI target on SS1</w:t>
      </w:r>
    </w:p>
    <w:p w14:paraId="4F5D38AF" w14:textId="726ABA10" w:rsidR="00F55237" w:rsidRDefault="00F55237" w:rsidP="00F55237">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27</w:t>
      </w:r>
      <w:r w:rsidRPr="006D38BA">
        <w:rPr>
          <w:rFonts w:ascii="Arial" w:hAnsi="Arial"/>
          <w:b/>
          <w:color w:val="FF0000"/>
          <w:sz w:val="28"/>
          <w:szCs w:val="28"/>
        </w:rPr>
        <w:t>.png</w:t>
      </w:r>
    </w:p>
    <w:p w14:paraId="32FB6A0B" w14:textId="473E7C0B" w:rsidR="00F55237" w:rsidRDefault="00F55237" w:rsidP="00F55237">
      <w:pPr>
        <w:pStyle w:val="NormalPACKT"/>
      </w:pPr>
      <w:r>
        <w:t xml:space="preserve">In </w:t>
      </w:r>
      <w:r w:rsidRPr="00F55237">
        <w:rPr>
          <w:rStyle w:val="ItalicsPACKT"/>
        </w:rPr>
        <w:t>step 5</w:t>
      </w:r>
      <w:r>
        <w:t xml:space="preserve">, you use </w:t>
      </w:r>
      <w:r w:rsidRPr="00F55237">
        <w:rPr>
          <w:rStyle w:val="CodeInTextPACKT"/>
        </w:rPr>
        <w:t>Get-Disk</w:t>
      </w:r>
      <w:r>
        <w:t xml:space="preserve"> to view the iSCSI disk from </w:t>
      </w:r>
      <w:r w:rsidRPr="00F55237">
        <w:rPr>
          <w:rStyle w:val="CodeInTextPACKT"/>
        </w:rPr>
        <w:t>SRV1</w:t>
      </w:r>
      <w:r w:rsidRPr="00F55237">
        <w:t xml:space="preserve">, </w:t>
      </w:r>
      <w:r>
        <w:t>which looks like this:</w:t>
      </w:r>
    </w:p>
    <w:p w14:paraId="6640CEA4" w14:textId="3E3EE9FE" w:rsidR="00F55237" w:rsidRDefault="00ED4B45" w:rsidP="00ED4B45">
      <w:pPr>
        <w:pStyle w:val="FigurePACKT"/>
      </w:pPr>
      <w:r w:rsidRPr="00ED4B45">
        <w:drawing>
          <wp:inline distT="0" distB="0" distL="0" distR="0" wp14:anchorId="629C2B9A" wp14:editId="646B0164">
            <wp:extent cx="5173731" cy="89535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91384" cy="915711"/>
                    </a:xfrm>
                    <a:prstGeom prst="rect">
                      <a:avLst/>
                    </a:prstGeom>
                  </pic:spPr>
                </pic:pic>
              </a:graphicData>
            </a:graphic>
          </wp:inline>
        </w:drawing>
      </w:r>
    </w:p>
    <w:p w14:paraId="598FED95" w14:textId="1232BAEC" w:rsidR="00F55237" w:rsidRDefault="00F55237" w:rsidP="007240DD">
      <w:pPr>
        <w:pStyle w:val="FigureCaptionPACKT"/>
      </w:pPr>
      <w:r>
        <w:t>Figure 10.28: Viewing the iSCSI disk</w:t>
      </w:r>
    </w:p>
    <w:p w14:paraId="019A5954" w14:textId="51C482F1" w:rsidR="00F55237" w:rsidRDefault="00F55237" w:rsidP="00F55237">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28</w:t>
      </w:r>
      <w:r w:rsidRPr="006D38BA">
        <w:rPr>
          <w:rFonts w:ascii="Arial" w:hAnsi="Arial"/>
          <w:b/>
          <w:color w:val="FF0000"/>
          <w:sz w:val="28"/>
          <w:szCs w:val="28"/>
        </w:rPr>
        <w:t>.png</w:t>
      </w:r>
    </w:p>
    <w:p w14:paraId="5240938F" w14:textId="10E3DD0F" w:rsidR="00F55237" w:rsidRDefault="00F55237" w:rsidP="00F55237">
      <w:pPr>
        <w:pStyle w:val="NormalPACKT"/>
      </w:pPr>
      <w:r>
        <w:t xml:space="preserve">In </w:t>
      </w:r>
      <w:r w:rsidRPr="00F55237">
        <w:rPr>
          <w:rStyle w:val="ItalicsPACKT"/>
        </w:rPr>
        <w:t>step 6</w:t>
      </w:r>
      <w:r>
        <w:t>, you ensure the iSCSI disk is online and Read/Write – a step th</w:t>
      </w:r>
      <w:r w:rsidR="00126DF1">
        <w:t>a</w:t>
      </w:r>
      <w:r>
        <w:t xml:space="preserve">t generates no output. In </w:t>
      </w:r>
      <w:r w:rsidRPr="00F55237">
        <w:rPr>
          <w:rStyle w:val="ItalicsPACKT"/>
        </w:rPr>
        <w:t>step 7</w:t>
      </w:r>
      <w:r>
        <w:t>, you create a new volume on the iSCSI disks</w:t>
      </w:r>
      <w:r w:rsidR="00126DF1">
        <w:t>,</w:t>
      </w:r>
      <w:r>
        <w:t xml:space="preserve"> which looks like this:</w:t>
      </w:r>
    </w:p>
    <w:p w14:paraId="22B84EF6" w14:textId="71DA70D3" w:rsidR="00F55237" w:rsidRDefault="00ED4B45" w:rsidP="00F55237">
      <w:pPr>
        <w:pStyle w:val="FigurePACKT"/>
      </w:pPr>
      <w:r>
        <w:drawing>
          <wp:inline distT="0" distB="0" distL="0" distR="0" wp14:anchorId="03967AC5" wp14:editId="0CBC114E">
            <wp:extent cx="4475607" cy="1219200"/>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67852" cy="1244328"/>
                    </a:xfrm>
                    <a:prstGeom prst="rect">
                      <a:avLst/>
                    </a:prstGeom>
                  </pic:spPr>
                </pic:pic>
              </a:graphicData>
            </a:graphic>
          </wp:inline>
        </w:drawing>
      </w:r>
    </w:p>
    <w:p w14:paraId="4AE402F7" w14:textId="69F25EFB" w:rsidR="00F55237" w:rsidRDefault="00F55237" w:rsidP="007240DD">
      <w:pPr>
        <w:pStyle w:val="FigureCaptionPACKT"/>
      </w:pPr>
      <w:r>
        <w:t>Figure 10.29: Formatting the iSCSI disk</w:t>
      </w:r>
    </w:p>
    <w:p w14:paraId="4CC9DAAA" w14:textId="614396D3" w:rsidR="00F55237" w:rsidRDefault="00F55237" w:rsidP="00F55237">
      <w:pPr>
        <w:pStyle w:val="NormalPACKT"/>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29</w:t>
      </w:r>
      <w:r w:rsidRPr="006D38BA">
        <w:rPr>
          <w:rFonts w:ascii="Arial" w:hAnsi="Arial"/>
          <w:b/>
          <w:color w:val="FF0000"/>
          <w:sz w:val="28"/>
          <w:szCs w:val="28"/>
        </w:rPr>
        <w:t>.png</w:t>
      </w:r>
    </w:p>
    <w:p w14:paraId="1EB80A2C" w14:textId="65BEE13F" w:rsidR="00F55237" w:rsidRDefault="00F55237" w:rsidP="00F55237">
      <w:pPr>
        <w:pStyle w:val="NormalPACKT"/>
      </w:pPr>
      <w:r>
        <w:t xml:space="preserve">In the final step in this recipe, </w:t>
      </w:r>
      <w:r w:rsidRPr="00126DF1">
        <w:rPr>
          <w:rStyle w:val="ItalicsPACKT"/>
        </w:rPr>
        <w:t>step 8</w:t>
      </w:r>
      <w:r>
        <w:t>, you create a folder in the iSCSI disk. Then you create a file and view the file, which looks like this:</w:t>
      </w:r>
    </w:p>
    <w:p w14:paraId="71E21E4B" w14:textId="7BA6DD29" w:rsidR="00F55237" w:rsidRDefault="00F55237" w:rsidP="00F55237">
      <w:pPr>
        <w:pStyle w:val="FigurePACKT"/>
      </w:pPr>
      <w:r>
        <w:drawing>
          <wp:inline distT="0" distB="0" distL="0" distR="0" wp14:anchorId="4B7F628F" wp14:editId="31640208">
            <wp:extent cx="3033189" cy="157439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56230" cy="1586355"/>
                    </a:xfrm>
                    <a:prstGeom prst="rect">
                      <a:avLst/>
                    </a:prstGeom>
                  </pic:spPr>
                </pic:pic>
              </a:graphicData>
            </a:graphic>
          </wp:inline>
        </w:drawing>
      </w:r>
    </w:p>
    <w:p w14:paraId="09E56FBC" w14:textId="51A995BC" w:rsidR="00F55237" w:rsidRDefault="00F55237" w:rsidP="007240DD">
      <w:pPr>
        <w:pStyle w:val="FigureCaptionPACKT"/>
      </w:pPr>
      <w:r>
        <w:t>Figure 10.30: Using the iSCSI disk</w:t>
      </w:r>
    </w:p>
    <w:p w14:paraId="41FC426F" w14:textId="39000AC2" w:rsidR="00F55237" w:rsidRDefault="00F55237" w:rsidP="00F55237">
      <w:pPr>
        <w:pStyle w:val="NormalPACKT"/>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30</w:t>
      </w:r>
      <w:r w:rsidRPr="006D38BA">
        <w:rPr>
          <w:rFonts w:ascii="Arial" w:hAnsi="Arial"/>
          <w:b/>
          <w:color w:val="FF0000"/>
          <w:sz w:val="28"/>
          <w:szCs w:val="28"/>
        </w:rPr>
        <w:t>.png</w:t>
      </w:r>
    </w:p>
    <w:p w14:paraId="2D292A18" w14:textId="5A5F1131" w:rsidR="0098498E" w:rsidRDefault="0098498E" w:rsidP="0098498E">
      <w:pPr>
        <w:pStyle w:val="Heading2"/>
      </w:pPr>
      <w:r>
        <w:t>There</w:t>
      </w:r>
      <w:r w:rsidR="002D3655">
        <w:t>'</w:t>
      </w:r>
      <w:r>
        <w:t>s more...</w:t>
      </w:r>
    </w:p>
    <w:p w14:paraId="1BE98EA7" w14:textId="37B4BC55" w:rsidR="00F55237" w:rsidRPr="00F55237" w:rsidRDefault="00ED4B45" w:rsidP="00F55237">
      <w:pPr>
        <w:pStyle w:val="NormalPACKT"/>
        <w:rPr>
          <w:lang w:val="en-GB"/>
        </w:rPr>
      </w:pPr>
      <w:r>
        <w:rPr>
          <w:lang w:val="en-GB"/>
        </w:rPr>
        <w:t>Using an iSCSI disk is straightforward –</w:t>
      </w:r>
      <w:r w:rsidR="0064620A">
        <w:rPr>
          <w:lang w:val="en-GB"/>
        </w:rPr>
        <w:t xml:space="preserve"> </w:t>
      </w:r>
      <w:r>
        <w:rPr>
          <w:lang w:val="en-GB"/>
        </w:rPr>
        <w:t>connect to the iSCSI target and manage the disk volume locally</w:t>
      </w:r>
      <w:r w:rsidR="0064620A">
        <w:rPr>
          <w:lang w:val="en-GB"/>
        </w:rPr>
        <w:t xml:space="preserve">. Once connected, you can </w:t>
      </w:r>
      <w:r>
        <w:rPr>
          <w:lang w:val="en-GB"/>
        </w:rPr>
        <w:t xml:space="preserve">format </w:t>
      </w:r>
      <w:r w:rsidR="0064620A">
        <w:rPr>
          <w:lang w:val="en-GB"/>
        </w:rPr>
        <w:t>i</w:t>
      </w:r>
      <w:r>
        <w:rPr>
          <w:lang w:val="en-GB"/>
        </w:rPr>
        <w:t>t with a file system</w:t>
      </w:r>
      <w:r w:rsidR="0064620A">
        <w:rPr>
          <w:lang w:val="en-GB"/>
        </w:rPr>
        <w:t xml:space="preserve"> and </w:t>
      </w:r>
      <w:r>
        <w:rPr>
          <w:lang w:val="en-GB"/>
        </w:rPr>
        <w:t>then us</w:t>
      </w:r>
      <w:r w:rsidR="0064620A">
        <w:rPr>
          <w:lang w:val="en-GB"/>
        </w:rPr>
        <w:t>e</w:t>
      </w:r>
      <w:r>
        <w:rPr>
          <w:lang w:val="en-GB"/>
        </w:rPr>
        <w:t xml:space="preserve"> it to store data.</w:t>
      </w:r>
      <w:r w:rsidR="00E07C7C">
        <w:rPr>
          <w:lang w:val="en-GB"/>
        </w:rPr>
        <w:t xml:space="preserve"> </w:t>
      </w:r>
      <w:r>
        <w:rPr>
          <w:lang w:val="en-GB"/>
        </w:rPr>
        <w:t xml:space="preserve">In production, you may not be using a Windows Server host to serve as an iSCSI target. Many </w:t>
      </w:r>
      <w:r w:rsidRPr="004E2A0D">
        <w:rPr>
          <w:rStyle w:val="KeyWordPACKT"/>
        </w:rPr>
        <w:t xml:space="preserve">storage area </w:t>
      </w:r>
      <w:proofErr w:type="gramStart"/>
      <w:r w:rsidRPr="004E2A0D">
        <w:rPr>
          <w:rStyle w:val="KeyWordPACKT"/>
        </w:rPr>
        <w:t>network</w:t>
      </w:r>
      <w:proofErr w:type="gramEnd"/>
      <w:r>
        <w:rPr>
          <w:lang w:val="en-GB"/>
        </w:rPr>
        <w:t xml:space="preserve"> (</w:t>
      </w:r>
      <w:r w:rsidRPr="004E2A0D">
        <w:rPr>
          <w:rStyle w:val="KeyWordPACKT"/>
        </w:rPr>
        <w:t>SAN</w:t>
      </w:r>
      <w:r>
        <w:rPr>
          <w:lang w:val="en-GB"/>
        </w:rPr>
        <w:t xml:space="preserve">) vendors add iSCSI target features to their SAN offerings. With </w:t>
      </w:r>
      <w:r w:rsidR="00E07C7C">
        <w:rPr>
          <w:lang w:val="en-GB"/>
        </w:rPr>
        <w:t xml:space="preserve">a </w:t>
      </w:r>
      <w:r>
        <w:rPr>
          <w:lang w:val="en-GB"/>
        </w:rPr>
        <w:t xml:space="preserve">SAN </w:t>
      </w:r>
      <w:r w:rsidR="0064620A">
        <w:rPr>
          <w:lang w:val="en-GB"/>
        </w:rPr>
        <w:t>offering</w:t>
      </w:r>
      <w:r>
        <w:rPr>
          <w:lang w:val="en-GB"/>
        </w:rPr>
        <w:t>, yo</w:t>
      </w:r>
      <w:r w:rsidR="0064620A">
        <w:rPr>
          <w:lang w:val="en-GB"/>
        </w:rPr>
        <w:t xml:space="preserve">u can </w:t>
      </w:r>
      <w:r>
        <w:rPr>
          <w:lang w:val="en-GB"/>
        </w:rPr>
        <w:t>use the Windows iSC</w:t>
      </w:r>
      <w:r w:rsidR="0064620A">
        <w:rPr>
          <w:lang w:val="en-GB"/>
        </w:rPr>
        <w:t>SI</w:t>
      </w:r>
      <w:r>
        <w:rPr>
          <w:lang w:val="en-GB"/>
        </w:rPr>
        <w:t xml:space="preserve"> initiator to access the SAN via iSCSI</w:t>
      </w:r>
      <w:r w:rsidR="0064620A">
        <w:rPr>
          <w:lang w:val="en-GB"/>
        </w:rPr>
        <w:t xml:space="preserve">, although some SAN vendors may provide an updated iSCSI initiator for you to use. </w:t>
      </w:r>
    </w:p>
    <w:p w14:paraId="5CC82D6D" w14:textId="26E651E8" w:rsidR="00C61350" w:rsidRDefault="00C61350" w:rsidP="00C61350">
      <w:pPr>
        <w:pStyle w:val="Heading1"/>
      </w:pPr>
      <w:r w:rsidRPr="00541F49">
        <w:t xml:space="preserve">Implementing FSRM </w:t>
      </w:r>
      <w:r w:rsidR="00344A27">
        <w:t>q</w:t>
      </w:r>
      <w:r w:rsidRPr="00541F49">
        <w:t>uotas</w:t>
      </w:r>
    </w:p>
    <w:p w14:paraId="74E17158" w14:textId="033F53BE" w:rsidR="00FC0786" w:rsidRPr="00FC0786" w:rsidRDefault="00FC0786" w:rsidP="00FC0786">
      <w:pPr>
        <w:pStyle w:val="NormalPACKT"/>
      </w:pPr>
      <w:r w:rsidRPr="00FC0786">
        <w:t>The</w:t>
      </w:r>
      <w:r w:rsidR="00ED4B45">
        <w:t xml:space="preserve"> </w:t>
      </w:r>
      <w:r w:rsidR="00ED4B45" w:rsidRPr="00A63963">
        <w:rPr>
          <w:rStyle w:val="KeyWordPACKT"/>
        </w:rPr>
        <w:t>File Server Resource Manager</w:t>
      </w:r>
      <w:r w:rsidR="00ED4B45">
        <w:t xml:space="preserve"> (</w:t>
      </w:r>
      <w:r w:rsidRPr="00A63963">
        <w:rPr>
          <w:rStyle w:val="KeyWordPACKT"/>
        </w:rPr>
        <w:t>FSRM</w:t>
      </w:r>
      <w:r w:rsidR="00ED4B45">
        <w:t>)</w:t>
      </w:r>
      <w:r w:rsidRPr="00FC0786">
        <w:t xml:space="preserve"> is a feature of Windows </w:t>
      </w:r>
      <w:r w:rsidR="003A63A6">
        <w:t>S</w:t>
      </w:r>
      <w:r w:rsidRPr="00FC0786">
        <w:t>erver that assists you in managing file servers. FSRM</w:t>
      </w:r>
      <w:r w:rsidR="00482C6D">
        <w:t xml:space="preserve"> </w:t>
      </w:r>
      <w:r w:rsidRPr="00FC0786">
        <w:t>has three key features:</w:t>
      </w:r>
    </w:p>
    <w:p w14:paraId="56C06687" w14:textId="0EF8FF54" w:rsidR="00FC0786" w:rsidRPr="00A75A5D" w:rsidRDefault="00FC0786" w:rsidP="00482C6D">
      <w:pPr>
        <w:pStyle w:val="BulletPACKT"/>
      </w:pPr>
      <w:r w:rsidRPr="00C36544">
        <w:rPr>
          <w:rStyle w:val="KeyWordPACKT"/>
        </w:rPr>
        <w:t>Quota management</w:t>
      </w:r>
      <w:r w:rsidRPr="00A75A5D">
        <w:t>: With FSRM, you can set soft or hard quotas on volumes and</w:t>
      </w:r>
      <w:r w:rsidR="00126DF1">
        <w:t xml:space="preserve"> </w:t>
      </w:r>
      <w:r w:rsidRPr="00A75A5D">
        <w:t>folders.</w:t>
      </w:r>
      <w:r w:rsidR="005A16B8">
        <w:t xml:space="preserve"> S</w:t>
      </w:r>
      <w:r w:rsidRPr="00A75A5D">
        <w:t>oft quota</w:t>
      </w:r>
      <w:r w:rsidR="005A16B8">
        <w:t>s</w:t>
      </w:r>
      <w:r w:rsidRPr="00A75A5D">
        <w:t xml:space="preserve"> allow a user to exceed an allowance, while hard quotas stop</w:t>
      </w:r>
      <w:r w:rsidR="00126DF1">
        <w:t xml:space="preserve"> </w:t>
      </w:r>
      <w:r w:rsidRPr="00A75A5D">
        <w:t>a user from exceeding an allowance. You can configure a quota with thresholds</w:t>
      </w:r>
      <w:r w:rsidR="00126DF1">
        <w:t xml:space="preserve"> </w:t>
      </w:r>
      <w:r w:rsidRPr="00A75A5D">
        <w:t>and threshold actions. If a user exceeds 65% of the quota allowance, FSRM can</w:t>
      </w:r>
      <w:r w:rsidR="00126DF1">
        <w:t xml:space="preserve"> </w:t>
      </w:r>
      <w:r w:rsidRPr="00A75A5D">
        <w:t>send an email, while at 90%, you log an event in the event log or run a program.</w:t>
      </w:r>
      <w:r w:rsidR="00126DF1">
        <w:t xml:space="preserve"> </w:t>
      </w:r>
      <w:r w:rsidRPr="00A75A5D">
        <w:t>You have different actions for different quota levels. This recipe shows how to use quotas.</w:t>
      </w:r>
    </w:p>
    <w:p w14:paraId="326D76BA" w14:textId="7710238D" w:rsidR="00FC0786" w:rsidRPr="00A75A5D" w:rsidRDefault="00FC0786" w:rsidP="00482C6D">
      <w:pPr>
        <w:pStyle w:val="BulletPACKT"/>
      </w:pPr>
      <w:r w:rsidRPr="00C36544">
        <w:rPr>
          <w:rStyle w:val="KeyWordPACKT"/>
        </w:rPr>
        <w:t>File screening</w:t>
      </w:r>
      <w:r w:rsidRPr="00A75A5D">
        <w:t>: You can set up a file screen and stop a user from saving screened files. For example, you could screen for .MP3 or FLAC files</w:t>
      </w:r>
      <w:r w:rsidR="00C5360C">
        <w:t xml:space="preserve"> – </w:t>
      </w:r>
      <w:r w:rsidRPr="00A75A5D">
        <w:t>should a user then attempt to save a file (say, jg75-02-28D1T1.flac), the file screen rejects the request and doesn</w:t>
      </w:r>
      <w:r w:rsidR="002D3655">
        <w:t>'</w:t>
      </w:r>
      <w:r w:rsidRPr="00A75A5D">
        <w:t>t allow the user to save the file.</w:t>
      </w:r>
    </w:p>
    <w:p w14:paraId="1CAC01AD" w14:textId="0B945CDB" w:rsidR="00FC0786" w:rsidRPr="00A75A5D" w:rsidRDefault="00FC0786" w:rsidP="00482C6D">
      <w:pPr>
        <w:pStyle w:val="BulletPACKT"/>
      </w:pPr>
      <w:r w:rsidRPr="00C36544">
        <w:rPr>
          <w:rStyle w:val="KeyWordPACKT"/>
        </w:rPr>
        <w:t>Reporting</w:t>
      </w:r>
      <w:r w:rsidRPr="00A75A5D">
        <w:t xml:space="preserve">: FSRM enables you to create a wealth of storage reports that can be </w:t>
      </w:r>
      <w:r w:rsidR="00A75A5D" w:rsidRPr="00A75A5D">
        <w:t>h</w:t>
      </w:r>
      <w:r w:rsidRPr="00A75A5D">
        <w:t>ighly useful for management purposes</w:t>
      </w:r>
      <w:r w:rsidR="008E4844">
        <w:t>.</w:t>
      </w:r>
    </w:p>
    <w:p w14:paraId="4CCC05E4" w14:textId="1ED735FC" w:rsidR="00FC0786" w:rsidRPr="00EF4303" w:rsidRDefault="00FC0786" w:rsidP="00EF4303">
      <w:pPr>
        <w:pStyle w:val="NormalPACKT"/>
      </w:pPr>
      <w:r w:rsidRPr="00EF4303">
        <w:t>In this recipe, you install FSRM, perform some general configuration, and then work with</w:t>
      </w:r>
      <w:r w:rsidR="00A75A5D" w:rsidRPr="00EF4303">
        <w:t xml:space="preserve"> </w:t>
      </w:r>
      <w:r w:rsidRPr="00EF4303">
        <w:t>soft</w:t>
      </w:r>
      <w:r w:rsidR="00A75A5D" w:rsidRPr="00EF4303">
        <w:t xml:space="preserve"> </w:t>
      </w:r>
      <w:r w:rsidRPr="00EF4303">
        <w:t>and hard quotas.</w:t>
      </w:r>
    </w:p>
    <w:p w14:paraId="47ABC01D" w14:textId="57EBC926" w:rsidR="0098498E" w:rsidRDefault="0098498E" w:rsidP="0098498E">
      <w:pPr>
        <w:pStyle w:val="Heading2"/>
        <w:tabs>
          <w:tab w:val="left" w:pos="0"/>
        </w:tabs>
      </w:pPr>
      <w:r>
        <w:t xml:space="preserve">Getting </w:t>
      </w:r>
      <w:r w:rsidR="000C2264">
        <w:t>r</w:t>
      </w:r>
      <w:r>
        <w:t>eady</w:t>
      </w:r>
    </w:p>
    <w:p w14:paraId="22F5EA49" w14:textId="222427A2" w:rsidR="0098498E" w:rsidRDefault="0098498E" w:rsidP="0098498E">
      <w:pPr>
        <w:pStyle w:val="NormalPACKT"/>
        <w:rPr>
          <w:lang w:val="en-GB"/>
        </w:rPr>
      </w:pPr>
      <w:r>
        <w:rPr>
          <w:lang w:val="en-GB"/>
        </w:rPr>
        <w:t xml:space="preserve">This recipe uses </w:t>
      </w:r>
      <w:r w:rsidRPr="00911CCD">
        <w:rPr>
          <w:rStyle w:val="CodeInTextPACKT"/>
        </w:rPr>
        <w:t>SRV</w:t>
      </w:r>
      <w:r>
        <w:rPr>
          <w:rStyle w:val="CodeInTextPACKT"/>
        </w:rPr>
        <w:t>1</w:t>
      </w:r>
      <w:r w:rsidRPr="00D90D59">
        <w:t xml:space="preserve">, </w:t>
      </w:r>
      <w:r>
        <w:rPr>
          <w:lang w:val="en-GB"/>
        </w:rPr>
        <w:t xml:space="preserve">a domain-joined host in the </w:t>
      </w:r>
      <w:r w:rsidRPr="00286C78">
        <w:rPr>
          <w:rStyle w:val="CodeInTextPACKT"/>
        </w:rPr>
        <w:t>Reskit.Org</w:t>
      </w:r>
      <w:r>
        <w:rPr>
          <w:lang w:val="en-GB"/>
        </w:rPr>
        <w:t xml:space="preserve"> domain, on which you have installed PowerShell 7 and VS Code.</w:t>
      </w:r>
      <w:r w:rsidR="006B45BE">
        <w:rPr>
          <w:lang w:val="en-GB"/>
        </w:rPr>
        <w:t xml:space="preserve"> </w:t>
      </w:r>
      <w:r w:rsidR="00ED4B45">
        <w:rPr>
          <w:lang w:val="en-GB"/>
        </w:rPr>
        <w:t>You sh</w:t>
      </w:r>
      <w:r w:rsidR="0064620A">
        <w:rPr>
          <w:lang w:val="en-GB"/>
        </w:rPr>
        <w:t>o</w:t>
      </w:r>
      <w:r w:rsidR="00ED4B45">
        <w:rPr>
          <w:lang w:val="en-GB"/>
        </w:rPr>
        <w:t xml:space="preserve">uld have </w:t>
      </w:r>
      <w:r w:rsidR="00ED4B45" w:rsidRPr="00576BB9">
        <w:rPr>
          <w:rStyle w:val="CodeInTextPACKT"/>
        </w:rPr>
        <w:t>DC1</w:t>
      </w:r>
      <w:r w:rsidR="00ED4B45">
        <w:rPr>
          <w:lang w:val="en-GB"/>
        </w:rPr>
        <w:t xml:space="preserve"> online to provide authentication for </w:t>
      </w:r>
      <w:r w:rsidR="00ED4B45" w:rsidRPr="00576BB9">
        <w:rPr>
          <w:rStyle w:val="CodeInTextPACKT"/>
        </w:rPr>
        <w:t>SRV1</w:t>
      </w:r>
      <w:r w:rsidR="00ED4B45">
        <w:rPr>
          <w:lang w:val="en-GB"/>
        </w:rPr>
        <w:t xml:space="preserve">. </w:t>
      </w:r>
    </w:p>
    <w:p w14:paraId="21346D23" w14:textId="77777777" w:rsidR="00F6215C" w:rsidRDefault="005F22BD" w:rsidP="005F22BD">
      <w:pPr>
        <w:pStyle w:val="NormalPACKT"/>
      </w:pPr>
      <w:r>
        <w:t xml:space="preserve">FSRM has features that send email messages to an SMTP server. To test these features, as shown in this recipe, you need </w:t>
      </w:r>
      <w:r w:rsidR="00A75A5D" w:rsidRPr="00A75A5D">
        <w:t xml:space="preserve">an email server so that FSRM can send </w:t>
      </w:r>
      <w:r>
        <w:t>emails.</w:t>
      </w:r>
    </w:p>
    <w:p w14:paraId="0C629A73" w14:textId="29A45A99" w:rsidR="00A75A5D" w:rsidRDefault="0064620A" w:rsidP="005F22BD">
      <w:pPr>
        <w:pStyle w:val="NormalPACKT"/>
      </w:pPr>
      <w:r>
        <w:t>You can use</w:t>
      </w:r>
      <w:r w:rsidR="005F22BD">
        <w:t xml:space="preserve"> Internet Information Server </w:t>
      </w:r>
      <w:r>
        <w:t xml:space="preserve">within Windows Server </w:t>
      </w:r>
      <w:r w:rsidR="005F22BD">
        <w:t>to forward email</w:t>
      </w:r>
      <w:r>
        <w:t>s</w:t>
      </w:r>
      <w:r w:rsidR="005F22BD">
        <w:t xml:space="preserve"> to an SMTP email server. </w:t>
      </w:r>
      <w:r w:rsidR="00A75A5D">
        <w:t>T</w:t>
      </w:r>
      <w:r w:rsidR="00A75A5D" w:rsidRPr="00A75A5D">
        <w:t>h</w:t>
      </w:r>
      <w:r w:rsidR="00126DF1">
        <w:t xml:space="preserve">is recipe </w:t>
      </w:r>
      <w:r w:rsidR="005F22BD">
        <w:t xml:space="preserve">configures FSRM to </w:t>
      </w:r>
      <w:r w:rsidR="00126DF1">
        <w:t>send</w:t>
      </w:r>
      <w:r>
        <w:t xml:space="preserve"> mail to a host (SMTP.Reskit.Org), which then forwards</w:t>
      </w:r>
      <w:r w:rsidR="00A75A5D">
        <w:t xml:space="preserve"> </w:t>
      </w:r>
      <w:r w:rsidR="00126DF1">
        <w:t xml:space="preserve">the mail </w:t>
      </w:r>
      <w:r w:rsidR="00A75A5D" w:rsidRPr="00A75A5D">
        <w:t xml:space="preserve">to a free email service at </w:t>
      </w:r>
      <w:r w:rsidR="00A75A5D" w:rsidRPr="00CC6EB9">
        <w:rPr>
          <w:rStyle w:val="URLPACKT"/>
        </w:rPr>
        <w:t>https://www.sendgrid.com</w:t>
      </w:r>
      <w:r w:rsidR="00A75A5D" w:rsidRPr="00A75A5D">
        <w:t xml:space="preserve">. </w:t>
      </w:r>
      <w:r w:rsidR="00A30048">
        <w:t>For more details on how to set</w:t>
      </w:r>
      <w:r w:rsidR="00126DF1">
        <w:t xml:space="preserve"> </w:t>
      </w:r>
      <w:r w:rsidR="00A30048">
        <w:t xml:space="preserve">up SendGrid to forward </w:t>
      </w:r>
      <w:r w:rsidR="00126DF1">
        <w:t xml:space="preserve">the </w:t>
      </w:r>
      <w:r w:rsidR="00A30048">
        <w:t xml:space="preserve">email, see </w:t>
      </w:r>
      <w:hyperlink r:id="rId45" w:history="1">
        <w:r w:rsidR="00A30048" w:rsidRPr="00ED3063">
          <w:rPr>
            <w:rStyle w:val="URLPACKT"/>
          </w:rPr>
          <w:t>https://tfl09.blogspot.com/2020/04/setting-up-smtp-relay-using-sendgrid.html</w:t>
        </w:r>
      </w:hyperlink>
      <w:r w:rsidR="00A30048">
        <w:t>. If you have an SMTP server that accepts mail from FSRM, then change this recipe to use that serve</w:t>
      </w:r>
      <w:r w:rsidR="00126DF1">
        <w:t>r.</w:t>
      </w:r>
    </w:p>
    <w:p w14:paraId="4F29AC83" w14:textId="22E33E1B" w:rsidR="0098498E" w:rsidRDefault="0098498E" w:rsidP="0098498E">
      <w:pPr>
        <w:pStyle w:val="Heading2"/>
        <w:tabs>
          <w:tab w:val="left" w:pos="0"/>
        </w:tabs>
      </w:pPr>
      <w:r>
        <w:t>How to do it...</w:t>
      </w:r>
    </w:p>
    <w:p w14:paraId="2E93C0D9" w14:textId="1EACAA31" w:rsidR="00E753A8" w:rsidRPr="00E753A8" w:rsidRDefault="00E753A8" w:rsidP="00E753A8">
      <w:pPr>
        <w:pStyle w:val="NumberedBulletPACKT"/>
        <w:numPr>
          <w:ilvl w:val="0"/>
          <w:numId w:val="41"/>
        </w:numPr>
        <w:rPr>
          <w:color w:val="000000"/>
        </w:rPr>
      </w:pPr>
      <w:r w:rsidRPr="00E753A8">
        <w:t>Installing FS Resource Manager feature on </w:t>
      </w:r>
      <w:r w:rsidRPr="00A30048">
        <w:rPr>
          <w:rStyle w:val="CodeInTextPACKT"/>
        </w:rPr>
        <w:t>SRV1</w:t>
      </w:r>
    </w:p>
    <w:p w14:paraId="3AD1E664" w14:textId="77777777" w:rsidR="00E753A8" w:rsidRPr="00E753A8" w:rsidRDefault="00E753A8" w:rsidP="00E753A8">
      <w:pPr>
        <w:pStyle w:val="CodePACKT"/>
      </w:pPr>
    </w:p>
    <w:p w14:paraId="755A2317" w14:textId="3E09B3E1" w:rsidR="00E753A8" w:rsidRPr="00E753A8" w:rsidRDefault="00E753A8" w:rsidP="00E753A8">
      <w:pPr>
        <w:pStyle w:val="CodePACKT"/>
      </w:pPr>
      <w:r w:rsidRPr="00E753A8">
        <w:t>Import-Module -Name ServerManager -WarningAction </w:t>
      </w:r>
      <w:r w:rsidR="002D3655">
        <w:t>'</w:t>
      </w:r>
      <w:r w:rsidRPr="00E753A8">
        <w:t>SilentlyContinue</w:t>
      </w:r>
      <w:r w:rsidR="002D3655">
        <w:t>'</w:t>
      </w:r>
    </w:p>
    <w:p w14:paraId="1E011687" w14:textId="77777777" w:rsidR="00E753A8" w:rsidRPr="00E753A8" w:rsidRDefault="00E753A8" w:rsidP="00E753A8">
      <w:pPr>
        <w:pStyle w:val="CodePACKT"/>
      </w:pPr>
      <w:r w:rsidRPr="00E753A8">
        <w:t>$IHT = @{</w:t>
      </w:r>
    </w:p>
    <w:p w14:paraId="2ACA058C" w14:textId="2196E6B7" w:rsidR="00E753A8" w:rsidRPr="00E753A8" w:rsidRDefault="00E753A8" w:rsidP="00E753A8">
      <w:pPr>
        <w:pStyle w:val="CodePACKT"/>
      </w:pPr>
      <w:r w:rsidRPr="00E753A8">
        <w:t>  Name                   = </w:t>
      </w:r>
      <w:r w:rsidR="002D3655">
        <w:t>'</w:t>
      </w:r>
      <w:r w:rsidRPr="00E753A8">
        <w:t>FS-Resource-Manager</w:t>
      </w:r>
      <w:r w:rsidR="002D3655">
        <w:t>'</w:t>
      </w:r>
      <w:r w:rsidRPr="00E753A8">
        <w:t> </w:t>
      </w:r>
    </w:p>
    <w:p w14:paraId="234390CC" w14:textId="77777777" w:rsidR="00E753A8" w:rsidRPr="00E753A8" w:rsidRDefault="00E753A8" w:rsidP="00E753A8">
      <w:pPr>
        <w:pStyle w:val="CodePACKT"/>
      </w:pPr>
      <w:r w:rsidRPr="00E753A8">
        <w:t>  IncludeManagementTools = $True</w:t>
      </w:r>
    </w:p>
    <w:p w14:paraId="721699C7" w14:textId="54B66765" w:rsidR="00E753A8" w:rsidRPr="00E753A8" w:rsidRDefault="00E753A8" w:rsidP="00E753A8">
      <w:pPr>
        <w:pStyle w:val="CodePACKT"/>
      </w:pPr>
      <w:r w:rsidRPr="00E753A8">
        <w:t>  </w:t>
      </w:r>
      <w:proofErr w:type="spellStart"/>
      <w:r w:rsidRPr="00E753A8">
        <w:t>WarningAction</w:t>
      </w:r>
      <w:proofErr w:type="spellEnd"/>
      <w:r w:rsidRPr="00E753A8">
        <w:t>          = </w:t>
      </w:r>
      <w:r w:rsidR="002D3655">
        <w:t>'</w:t>
      </w:r>
      <w:proofErr w:type="spellStart"/>
      <w:r w:rsidRPr="00E753A8">
        <w:t>SilentlyContinue</w:t>
      </w:r>
      <w:proofErr w:type="spellEnd"/>
      <w:r w:rsidR="002D3655">
        <w:t>'</w:t>
      </w:r>
    </w:p>
    <w:p w14:paraId="681665EB" w14:textId="77777777" w:rsidR="00E753A8" w:rsidRPr="00E753A8" w:rsidRDefault="00E753A8" w:rsidP="00E753A8">
      <w:pPr>
        <w:pStyle w:val="CodePACKT"/>
      </w:pPr>
      <w:r w:rsidRPr="00E753A8">
        <w:t>}</w:t>
      </w:r>
    </w:p>
    <w:p w14:paraId="3E50E7AD" w14:textId="77777777" w:rsidR="00E753A8" w:rsidRPr="00E753A8" w:rsidRDefault="00E753A8" w:rsidP="00E753A8">
      <w:pPr>
        <w:pStyle w:val="CodePACKT"/>
      </w:pPr>
      <w:r w:rsidRPr="00E753A8">
        <w:t>Install-WindowsFeature @IHT</w:t>
      </w:r>
    </w:p>
    <w:p w14:paraId="40D4A2A0" w14:textId="77777777" w:rsidR="00E753A8" w:rsidRPr="00E753A8" w:rsidRDefault="00E753A8" w:rsidP="00E753A8">
      <w:pPr>
        <w:shd w:val="clear" w:color="auto" w:fill="FFFFFF"/>
        <w:spacing w:after="0" w:line="285" w:lineRule="atLeast"/>
        <w:rPr>
          <w:rFonts w:ascii="Consolas" w:hAnsi="Consolas"/>
          <w:color w:val="000000"/>
          <w:sz w:val="21"/>
          <w:szCs w:val="21"/>
        </w:rPr>
      </w:pPr>
    </w:p>
    <w:p w14:paraId="386FB89B" w14:textId="1DEDFD3D" w:rsidR="00E753A8" w:rsidRPr="00E753A8" w:rsidRDefault="00E753A8" w:rsidP="00E753A8">
      <w:pPr>
        <w:pStyle w:val="NumberedBulletPACKT"/>
        <w:rPr>
          <w:color w:val="000000"/>
        </w:rPr>
      </w:pPr>
      <w:r w:rsidRPr="00E753A8">
        <w:t>Setting SMTP settings in FSRM</w:t>
      </w:r>
    </w:p>
    <w:p w14:paraId="2F3F579D" w14:textId="77777777" w:rsidR="00E753A8" w:rsidRPr="00E753A8" w:rsidRDefault="00E753A8" w:rsidP="00E753A8">
      <w:pPr>
        <w:pStyle w:val="CodePACKT"/>
      </w:pPr>
    </w:p>
    <w:p w14:paraId="3109DC0A" w14:textId="16ED78C8" w:rsidR="00E753A8" w:rsidRPr="00E753A8" w:rsidRDefault="00E753A8" w:rsidP="00E753A8">
      <w:pPr>
        <w:pStyle w:val="CodePACKT"/>
      </w:pPr>
      <w:r w:rsidRPr="00E753A8">
        <w:t>$MHT = @{</w:t>
      </w:r>
    </w:p>
    <w:p w14:paraId="624B3B48" w14:textId="7AA3C5DC" w:rsidR="00E753A8" w:rsidRPr="00E753A8" w:rsidRDefault="00E753A8" w:rsidP="00E753A8">
      <w:pPr>
        <w:pStyle w:val="CodePACKT"/>
      </w:pPr>
      <w:r w:rsidRPr="00E753A8">
        <w:t>  </w:t>
      </w:r>
      <w:proofErr w:type="spellStart"/>
      <w:r w:rsidRPr="00E753A8">
        <w:t>SmtpServer</w:t>
      </w:r>
      <w:proofErr w:type="spellEnd"/>
      <w:r w:rsidRPr="00E753A8">
        <w:t>        = </w:t>
      </w:r>
      <w:r w:rsidR="002D3655">
        <w:t>'</w:t>
      </w:r>
      <w:r w:rsidRPr="00E753A8">
        <w:t>SMTP.Reskit.Org</w:t>
      </w:r>
      <w:r w:rsidR="002D3655">
        <w:t>'</w:t>
      </w:r>
      <w:r w:rsidRPr="00E753A8">
        <w:t>  </w:t>
      </w:r>
    </w:p>
    <w:p w14:paraId="7B2E1637" w14:textId="4756A95E" w:rsidR="00E753A8" w:rsidRPr="00E753A8" w:rsidRDefault="00E753A8" w:rsidP="00E753A8">
      <w:pPr>
        <w:pStyle w:val="CodePACKT"/>
      </w:pPr>
      <w:r w:rsidRPr="00E753A8">
        <w:t>  </w:t>
      </w:r>
      <w:proofErr w:type="spellStart"/>
      <w:r w:rsidRPr="00E753A8">
        <w:t>FromEmailAddress</w:t>
      </w:r>
      <w:proofErr w:type="spellEnd"/>
      <w:r w:rsidRPr="00E753A8">
        <w:t>  = </w:t>
      </w:r>
      <w:r w:rsidR="002D3655">
        <w:t>'</w:t>
      </w:r>
      <w:r w:rsidRPr="00E753A8">
        <w:t>FSRM@Reskit.Org</w:t>
      </w:r>
      <w:r w:rsidR="002D3655">
        <w:t>'</w:t>
      </w:r>
    </w:p>
    <w:p w14:paraId="32172CC0" w14:textId="4EA2C534" w:rsidR="00E753A8" w:rsidRPr="00E753A8" w:rsidRDefault="00E753A8" w:rsidP="00E753A8">
      <w:pPr>
        <w:pStyle w:val="CodePACKT"/>
      </w:pPr>
      <w:r w:rsidRPr="00E753A8">
        <w:t>  </w:t>
      </w:r>
      <w:proofErr w:type="spellStart"/>
      <w:r w:rsidRPr="00E753A8">
        <w:t>AdminEmailAddress</w:t>
      </w:r>
      <w:proofErr w:type="spellEnd"/>
      <w:r w:rsidRPr="00E753A8">
        <w:t> = </w:t>
      </w:r>
      <w:r w:rsidR="002D3655">
        <w:t>'</w:t>
      </w:r>
      <w:r w:rsidRPr="00E753A8">
        <w:t>Doctordns@Gmail.Com</w:t>
      </w:r>
      <w:r w:rsidR="002D3655">
        <w:t>'</w:t>
      </w:r>
    </w:p>
    <w:p w14:paraId="3E1C8376" w14:textId="77777777" w:rsidR="00E753A8" w:rsidRPr="00E753A8" w:rsidRDefault="00E753A8" w:rsidP="00E753A8">
      <w:pPr>
        <w:pStyle w:val="CodePACKT"/>
      </w:pPr>
      <w:r w:rsidRPr="00E753A8">
        <w:t>}</w:t>
      </w:r>
    </w:p>
    <w:p w14:paraId="66EC2B2B" w14:textId="77777777" w:rsidR="00E753A8" w:rsidRPr="00E753A8" w:rsidRDefault="00E753A8" w:rsidP="00E753A8">
      <w:pPr>
        <w:pStyle w:val="CodePACKT"/>
      </w:pPr>
      <w:r w:rsidRPr="00E753A8">
        <w:t>Set-</w:t>
      </w:r>
      <w:proofErr w:type="spellStart"/>
      <w:r w:rsidRPr="00E753A8">
        <w:t>FsrmSetting</w:t>
      </w:r>
      <w:proofErr w:type="spellEnd"/>
      <w:r w:rsidRPr="00E753A8">
        <w:t> @MHT</w:t>
      </w:r>
    </w:p>
    <w:p w14:paraId="0D4100A4" w14:textId="77777777" w:rsidR="00E753A8" w:rsidRPr="00E753A8" w:rsidRDefault="00E753A8" w:rsidP="00E753A8">
      <w:pPr>
        <w:pStyle w:val="CodePACKT"/>
      </w:pPr>
    </w:p>
    <w:p w14:paraId="11C25C43" w14:textId="7E7006AC" w:rsidR="00E753A8" w:rsidRPr="00E753A8" w:rsidRDefault="00E753A8" w:rsidP="00E753A8">
      <w:pPr>
        <w:pStyle w:val="NumberedBulletPACKT"/>
        <w:rPr>
          <w:color w:val="000000"/>
        </w:rPr>
      </w:pPr>
      <w:r w:rsidRPr="00E753A8">
        <w:t>Sending </w:t>
      </w:r>
      <w:r w:rsidR="003F3F43">
        <w:t xml:space="preserve">and viewing </w:t>
      </w:r>
      <w:r w:rsidRPr="00E753A8">
        <w:t>a test email to check the setup</w:t>
      </w:r>
    </w:p>
    <w:p w14:paraId="54A874F5" w14:textId="77777777" w:rsidR="00E753A8" w:rsidRPr="00E753A8" w:rsidRDefault="00E753A8" w:rsidP="00E753A8">
      <w:pPr>
        <w:pStyle w:val="CodePACKT"/>
      </w:pPr>
    </w:p>
    <w:p w14:paraId="685A3128" w14:textId="127CB13F" w:rsidR="00E753A8" w:rsidRPr="00E753A8" w:rsidRDefault="00E753A8" w:rsidP="00E753A8">
      <w:pPr>
        <w:pStyle w:val="CodePACKT"/>
      </w:pPr>
      <w:r w:rsidRPr="00E753A8">
        <w:t>$MHT = @{</w:t>
      </w:r>
    </w:p>
    <w:p w14:paraId="671CBBEC" w14:textId="41EC2E14" w:rsidR="00E753A8" w:rsidRPr="00E753A8" w:rsidRDefault="00E753A8" w:rsidP="00E753A8">
      <w:pPr>
        <w:pStyle w:val="CodePACKT"/>
      </w:pPr>
      <w:r w:rsidRPr="00E753A8">
        <w:t>  </w:t>
      </w:r>
      <w:proofErr w:type="spellStart"/>
      <w:r w:rsidRPr="00E753A8">
        <w:t>ToEmailAddress</w:t>
      </w:r>
      <w:proofErr w:type="spellEnd"/>
      <w:r w:rsidRPr="00E753A8">
        <w:t> = </w:t>
      </w:r>
      <w:r w:rsidR="002D3655">
        <w:t>'</w:t>
      </w:r>
      <w:r w:rsidRPr="00E753A8">
        <w:t>DoctorDNS@gmail.com</w:t>
      </w:r>
      <w:r w:rsidR="002D3655">
        <w:t>'</w:t>
      </w:r>
    </w:p>
    <w:p w14:paraId="54623841" w14:textId="77777777" w:rsidR="00E753A8" w:rsidRPr="00E753A8" w:rsidRDefault="00E753A8" w:rsidP="00E753A8">
      <w:pPr>
        <w:pStyle w:val="CodePACKT"/>
      </w:pPr>
      <w:r w:rsidRPr="00E753A8">
        <w:t>  Confirm        = $false</w:t>
      </w:r>
    </w:p>
    <w:p w14:paraId="5715088D" w14:textId="77777777" w:rsidR="00E753A8" w:rsidRPr="00E753A8" w:rsidRDefault="00E753A8" w:rsidP="00E753A8">
      <w:pPr>
        <w:pStyle w:val="CodePACKT"/>
      </w:pPr>
      <w:r w:rsidRPr="00E753A8">
        <w:t>}</w:t>
      </w:r>
    </w:p>
    <w:p w14:paraId="5CF5FB7D" w14:textId="77777777" w:rsidR="00E753A8" w:rsidRPr="00E753A8" w:rsidRDefault="00E753A8" w:rsidP="00E753A8">
      <w:pPr>
        <w:pStyle w:val="CodePACKT"/>
      </w:pPr>
      <w:r w:rsidRPr="00E753A8">
        <w:t>Send-</w:t>
      </w:r>
      <w:proofErr w:type="spellStart"/>
      <w:r w:rsidRPr="00E753A8">
        <w:t>FsrmTestEmail</w:t>
      </w:r>
      <w:proofErr w:type="spellEnd"/>
      <w:r w:rsidRPr="00E753A8">
        <w:t> @MHT</w:t>
      </w:r>
    </w:p>
    <w:p w14:paraId="63BDC452" w14:textId="77777777" w:rsidR="00E753A8" w:rsidRPr="00E753A8" w:rsidRDefault="00E753A8" w:rsidP="00E753A8">
      <w:pPr>
        <w:pStyle w:val="CodePACKT"/>
      </w:pPr>
    </w:p>
    <w:p w14:paraId="02217CCC" w14:textId="2DEFBFB0" w:rsidR="00E753A8" w:rsidRPr="00E753A8" w:rsidRDefault="00E753A8" w:rsidP="00E753A8">
      <w:pPr>
        <w:pStyle w:val="NumberedBulletPACKT"/>
        <w:rPr>
          <w:color w:val="000000"/>
        </w:rPr>
      </w:pPr>
      <w:r w:rsidRPr="00E753A8">
        <w:t>Creating a new FSRM quota template for a 10MB hard limit</w:t>
      </w:r>
    </w:p>
    <w:p w14:paraId="61431546" w14:textId="77777777" w:rsidR="00E753A8" w:rsidRDefault="00E753A8" w:rsidP="00E753A8">
      <w:pPr>
        <w:pStyle w:val="CodePACKT"/>
      </w:pPr>
    </w:p>
    <w:p w14:paraId="59BD4D03" w14:textId="0CACEE6A" w:rsidR="00E753A8" w:rsidRPr="005F22BD" w:rsidRDefault="00E753A8" w:rsidP="005F22BD">
      <w:pPr>
        <w:pStyle w:val="CodePACKT"/>
      </w:pPr>
      <w:r w:rsidRPr="005F22BD">
        <w:t>$QHT1 = </w:t>
      </w:r>
      <w:r w:rsidRPr="00C250B1">
        <w:t>@</w:t>
      </w:r>
      <w:r w:rsidRPr="005F22BD">
        <w:t>{</w:t>
      </w:r>
    </w:p>
    <w:p w14:paraId="4E40610E" w14:textId="4D63F35E" w:rsidR="00E753A8" w:rsidRPr="005F22BD" w:rsidRDefault="00E753A8" w:rsidP="005F22BD">
      <w:pPr>
        <w:pStyle w:val="CodePACKT"/>
      </w:pPr>
      <w:r w:rsidRPr="005F22BD">
        <w:t>  Name        = </w:t>
      </w:r>
      <w:r w:rsidR="002D3655" w:rsidRPr="00524AFC">
        <w:t>'</w:t>
      </w:r>
      <w:r w:rsidRPr="00524AFC">
        <w:t>10 MB Reskit Quota</w:t>
      </w:r>
      <w:r w:rsidR="002D3655" w:rsidRPr="00524AFC">
        <w:t>'</w:t>
      </w:r>
    </w:p>
    <w:p w14:paraId="16D83553" w14:textId="0F881215" w:rsidR="00E753A8" w:rsidRPr="005F22BD" w:rsidRDefault="00E753A8" w:rsidP="005F22BD">
      <w:pPr>
        <w:pStyle w:val="CodePACKT"/>
      </w:pPr>
      <w:r w:rsidRPr="005F22BD">
        <w:t>  Description = </w:t>
      </w:r>
      <w:r w:rsidR="002D3655" w:rsidRPr="00524AFC">
        <w:t>'</w:t>
      </w:r>
      <w:r w:rsidRPr="00524AFC">
        <w:t>Filestore Quota (10mb)</w:t>
      </w:r>
      <w:r w:rsidR="002D3655" w:rsidRPr="00524AFC">
        <w:t>'</w:t>
      </w:r>
    </w:p>
    <w:p w14:paraId="7F825F74" w14:textId="77777777" w:rsidR="00E753A8" w:rsidRPr="005F22BD" w:rsidRDefault="00E753A8" w:rsidP="005F22BD">
      <w:pPr>
        <w:pStyle w:val="CodePACKT"/>
      </w:pPr>
      <w:r w:rsidRPr="005F22BD">
        <w:t>  Size        = </w:t>
      </w:r>
      <w:r w:rsidRPr="00524AFC">
        <w:t>10MB</w:t>
      </w:r>
    </w:p>
    <w:p w14:paraId="4794EF15" w14:textId="77777777" w:rsidR="00E753A8" w:rsidRPr="005F22BD" w:rsidRDefault="00E753A8" w:rsidP="005F22BD">
      <w:pPr>
        <w:pStyle w:val="CodePACKT"/>
      </w:pPr>
      <w:r w:rsidRPr="005F22BD">
        <w:t>}</w:t>
      </w:r>
    </w:p>
    <w:p w14:paraId="37A4E1E7" w14:textId="77777777" w:rsidR="00E753A8" w:rsidRPr="00E753A8" w:rsidRDefault="00E753A8" w:rsidP="00E753A8">
      <w:pPr>
        <w:pStyle w:val="CodePACKT"/>
      </w:pPr>
      <w:r w:rsidRPr="00E753A8">
        <w:t>New-</w:t>
      </w:r>
      <w:proofErr w:type="spellStart"/>
      <w:r w:rsidRPr="00E753A8">
        <w:t>FsrmQuotaTemplate</w:t>
      </w:r>
      <w:proofErr w:type="spellEnd"/>
      <w:r w:rsidRPr="00E753A8">
        <w:t> @QHT1</w:t>
      </w:r>
    </w:p>
    <w:p w14:paraId="4B7B3CA0" w14:textId="77777777" w:rsidR="00E753A8" w:rsidRPr="00E753A8" w:rsidRDefault="00E753A8" w:rsidP="00E753A8">
      <w:pPr>
        <w:pStyle w:val="CodePACKT"/>
      </w:pPr>
    </w:p>
    <w:p w14:paraId="51D19A92" w14:textId="6594042E" w:rsidR="00E753A8" w:rsidRPr="00E753A8" w:rsidRDefault="00E753A8" w:rsidP="009E47AE">
      <w:pPr>
        <w:pStyle w:val="NumberedBulletPACKT"/>
        <w:rPr>
          <w:color w:val="000000"/>
        </w:rPr>
      </w:pPr>
      <w:r w:rsidRPr="00E753A8">
        <w:t>Viewing available FSRM quota </w:t>
      </w:r>
      <w:r w:rsidRPr="009E47AE">
        <w:t>templates</w:t>
      </w:r>
    </w:p>
    <w:p w14:paraId="678430AA" w14:textId="77777777" w:rsidR="00E753A8" w:rsidRDefault="00E753A8" w:rsidP="00E753A8">
      <w:pPr>
        <w:pStyle w:val="CodePACKT"/>
      </w:pPr>
    </w:p>
    <w:p w14:paraId="7123A1B6" w14:textId="7A714C2C" w:rsidR="00E753A8" w:rsidRPr="00E753A8" w:rsidRDefault="00E753A8" w:rsidP="00E753A8">
      <w:pPr>
        <w:pStyle w:val="CodePACKT"/>
      </w:pPr>
      <w:r w:rsidRPr="00E753A8">
        <w:t>Get-</w:t>
      </w:r>
      <w:proofErr w:type="spellStart"/>
      <w:r w:rsidRPr="00E753A8">
        <w:t>FsrmQuotaTemplate</w:t>
      </w:r>
      <w:proofErr w:type="spellEnd"/>
      <w:r w:rsidRPr="00E753A8">
        <w:t> |</w:t>
      </w:r>
    </w:p>
    <w:p w14:paraId="7EFFB8AD" w14:textId="77777777" w:rsidR="00E753A8" w:rsidRPr="00E753A8" w:rsidRDefault="00E753A8" w:rsidP="00E753A8">
      <w:pPr>
        <w:pStyle w:val="CodePACKT"/>
      </w:pPr>
      <w:r w:rsidRPr="00E753A8">
        <w:t>  Format-Table -Property Name, Description, Size, </w:t>
      </w:r>
      <w:proofErr w:type="spellStart"/>
      <w:r w:rsidRPr="00E753A8">
        <w:t>SoftLimit</w:t>
      </w:r>
      <w:proofErr w:type="spellEnd"/>
    </w:p>
    <w:p w14:paraId="335CC4E7" w14:textId="77777777" w:rsidR="00E753A8" w:rsidRPr="00E753A8" w:rsidRDefault="00E753A8" w:rsidP="00E753A8">
      <w:pPr>
        <w:pStyle w:val="CodePACKT"/>
      </w:pPr>
      <w:r w:rsidRPr="00E753A8">
        <w:t>  </w:t>
      </w:r>
    </w:p>
    <w:p w14:paraId="08FA95BB" w14:textId="4D150702" w:rsidR="00E753A8" w:rsidRPr="00E753A8" w:rsidRDefault="00E753A8" w:rsidP="00E753A8">
      <w:pPr>
        <w:pStyle w:val="NumberedBulletPACKT"/>
        <w:rPr>
          <w:color w:val="000000"/>
        </w:rPr>
      </w:pPr>
      <w:r w:rsidRPr="00E753A8">
        <w:t>Creating a new folder on which to apply a quota</w:t>
      </w:r>
    </w:p>
    <w:p w14:paraId="240285F6" w14:textId="77777777" w:rsidR="00E753A8" w:rsidRPr="00E753A8" w:rsidRDefault="00E753A8" w:rsidP="00E753A8">
      <w:pPr>
        <w:pStyle w:val="CodePACKT"/>
      </w:pPr>
    </w:p>
    <w:p w14:paraId="104EE92C" w14:textId="7643D9AC" w:rsidR="00E753A8" w:rsidRPr="00E753A8" w:rsidRDefault="00E753A8" w:rsidP="00E753A8">
      <w:pPr>
        <w:pStyle w:val="CodePACKT"/>
      </w:pPr>
      <w:r w:rsidRPr="00E753A8">
        <w:t>If (-Not (Test-Path C:\Quota)) {</w:t>
      </w:r>
    </w:p>
    <w:p w14:paraId="3E540657" w14:textId="77777777" w:rsidR="00E753A8" w:rsidRPr="00E753A8" w:rsidRDefault="00E753A8" w:rsidP="00E753A8">
      <w:pPr>
        <w:pStyle w:val="CodePACKT"/>
      </w:pPr>
      <w:r w:rsidRPr="00E753A8">
        <w:t>  New-Item -Path C:\Quota -ItemType Directory  |</w:t>
      </w:r>
    </w:p>
    <w:p w14:paraId="38840AC7" w14:textId="77777777" w:rsidR="00E753A8" w:rsidRPr="00E753A8" w:rsidRDefault="00E753A8" w:rsidP="00E753A8">
      <w:pPr>
        <w:pStyle w:val="CodePACKT"/>
      </w:pPr>
      <w:r w:rsidRPr="00E753A8">
        <w:t>    Out-Null</w:t>
      </w:r>
    </w:p>
    <w:p w14:paraId="3C9E3F99" w14:textId="77777777" w:rsidR="00E753A8" w:rsidRPr="00E753A8" w:rsidRDefault="00E753A8" w:rsidP="00E753A8">
      <w:pPr>
        <w:pStyle w:val="CodePACKT"/>
      </w:pPr>
      <w:r w:rsidRPr="00E753A8">
        <w:t>}</w:t>
      </w:r>
    </w:p>
    <w:p w14:paraId="1DFA991D" w14:textId="77777777" w:rsidR="00E753A8" w:rsidRPr="00E753A8" w:rsidRDefault="00E753A8" w:rsidP="00E753A8">
      <w:pPr>
        <w:pStyle w:val="CodePACKT"/>
      </w:pPr>
    </w:p>
    <w:p w14:paraId="31D0C0C8" w14:textId="175250C2" w:rsidR="00E753A8" w:rsidRPr="00E753A8" w:rsidRDefault="00E753A8" w:rsidP="00E753A8">
      <w:pPr>
        <w:pStyle w:val="NumberedBulletPACKT"/>
        <w:rPr>
          <w:color w:val="000000"/>
        </w:rPr>
      </w:pPr>
      <w:r w:rsidRPr="00E753A8">
        <w:t>Building an FSRM </w:t>
      </w:r>
      <w:r>
        <w:t>a</w:t>
      </w:r>
      <w:r w:rsidRPr="00E753A8">
        <w:t>ction</w:t>
      </w:r>
    </w:p>
    <w:p w14:paraId="10431ECA" w14:textId="77777777" w:rsidR="00E753A8" w:rsidRPr="00E753A8" w:rsidRDefault="00E753A8" w:rsidP="00E753A8">
      <w:pPr>
        <w:pStyle w:val="CodePACKT"/>
      </w:pPr>
    </w:p>
    <w:p w14:paraId="30808AEE" w14:textId="62E8E949" w:rsidR="00E753A8" w:rsidRPr="00E753A8" w:rsidRDefault="00E753A8" w:rsidP="00E753A8">
      <w:pPr>
        <w:pStyle w:val="CodePACKT"/>
      </w:pPr>
      <w:r w:rsidRPr="00E753A8">
        <w:t>$Body = @</w:t>
      </w:r>
      <w:r w:rsidR="002D3655">
        <w:t>'</w:t>
      </w:r>
    </w:p>
    <w:p w14:paraId="4E5E90DF" w14:textId="77777777" w:rsidR="00E753A8" w:rsidRPr="00E753A8" w:rsidRDefault="00E753A8" w:rsidP="00E753A8">
      <w:pPr>
        <w:pStyle w:val="CodePACKT"/>
      </w:pPr>
      <w:r w:rsidRPr="00E753A8">
        <w:t>User [Source Io Owner] has exceeded the [Quota Threshold]% quota </w:t>
      </w:r>
    </w:p>
    <w:p w14:paraId="1CE88EA2" w14:textId="77777777" w:rsidR="00E753A8" w:rsidRPr="00E753A8" w:rsidRDefault="00E753A8" w:rsidP="00E753A8">
      <w:pPr>
        <w:pStyle w:val="CodePACKT"/>
      </w:pPr>
      <w:r w:rsidRPr="00E753A8">
        <w:t>threshold for the quota on [Quota Path] on server [Server].  </w:t>
      </w:r>
    </w:p>
    <w:p w14:paraId="20B4AB9A" w14:textId="77777777" w:rsidR="00E753A8" w:rsidRPr="00E753A8" w:rsidRDefault="00E753A8" w:rsidP="00E753A8">
      <w:pPr>
        <w:pStyle w:val="CodePACKT"/>
      </w:pPr>
      <w:r w:rsidRPr="00E753A8">
        <w:t>The quota limit is [Quota Limit MB] MB, and [Quota Used MB] MB </w:t>
      </w:r>
    </w:p>
    <w:p w14:paraId="4E28091D" w14:textId="77777777" w:rsidR="00E753A8" w:rsidRPr="00E753A8" w:rsidRDefault="00E753A8" w:rsidP="00E753A8">
      <w:pPr>
        <w:pStyle w:val="CodePACKT"/>
      </w:pPr>
      <w:r w:rsidRPr="00E753A8">
        <w:t>currently is in use ([Quota Used Percent]% of limit).</w:t>
      </w:r>
    </w:p>
    <w:p w14:paraId="70F27307" w14:textId="6F3FE6D9" w:rsidR="00E753A8" w:rsidRPr="00E753A8" w:rsidRDefault="002D3655" w:rsidP="00E753A8">
      <w:pPr>
        <w:pStyle w:val="CodePACKT"/>
      </w:pPr>
      <w:r>
        <w:t>'</w:t>
      </w:r>
      <w:r w:rsidR="00E753A8" w:rsidRPr="00E753A8">
        <w:t>@</w:t>
      </w:r>
    </w:p>
    <w:p w14:paraId="2033B70D" w14:textId="77777777" w:rsidR="00E753A8" w:rsidRPr="00E753A8" w:rsidRDefault="00E753A8" w:rsidP="00E753A8">
      <w:pPr>
        <w:pStyle w:val="CodePACKT"/>
      </w:pPr>
      <w:r w:rsidRPr="00E753A8">
        <w:t>$NAHT = @{</w:t>
      </w:r>
    </w:p>
    <w:p w14:paraId="7B022996" w14:textId="0939B54C" w:rsidR="00E753A8" w:rsidRPr="00E753A8" w:rsidRDefault="00E753A8" w:rsidP="00E753A8">
      <w:pPr>
        <w:pStyle w:val="CodePACKT"/>
      </w:pPr>
      <w:r w:rsidRPr="00E753A8">
        <w:t>  Type      = </w:t>
      </w:r>
      <w:r w:rsidR="002D3655">
        <w:t>'</w:t>
      </w:r>
      <w:r w:rsidRPr="00E753A8">
        <w:t>Email</w:t>
      </w:r>
      <w:r w:rsidR="002D3655">
        <w:t>'</w:t>
      </w:r>
    </w:p>
    <w:p w14:paraId="1D0264B8" w14:textId="43D386D5" w:rsidR="00E753A8" w:rsidRPr="00E753A8" w:rsidRDefault="00E753A8" w:rsidP="00E753A8">
      <w:pPr>
        <w:pStyle w:val="CodePACKT"/>
      </w:pPr>
      <w:r w:rsidRPr="00E753A8">
        <w:t>  </w:t>
      </w:r>
      <w:proofErr w:type="spellStart"/>
      <w:r w:rsidRPr="00E753A8">
        <w:t>MailTo</w:t>
      </w:r>
      <w:proofErr w:type="spellEnd"/>
      <w:r w:rsidRPr="00E753A8">
        <w:t>    = </w:t>
      </w:r>
      <w:r w:rsidR="002D3655">
        <w:t>'</w:t>
      </w:r>
      <w:r w:rsidRPr="00E753A8">
        <w:t>Doctordns@gmail.Com</w:t>
      </w:r>
      <w:r w:rsidR="002D3655">
        <w:t>'</w:t>
      </w:r>
    </w:p>
    <w:p w14:paraId="7FDE98D1" w14:textId="453B6C49" w:rsidR="00E753A8" w:rsidRPr="00E753A8" w:rsidRDefault="00E753A8" w:rsidP="00E753A8">
      <w:pPr>
        <w:pStyle w:val="CodePACKT"/>
      </w:pPr>
      <w:r w:rsidRPr="00E753A8">
        <w:t>  Subject   = </w:t>
      </w:r>
      <w:r w:rsidR="002D3655">
        <w:t>'</w:t>
      </w:r>
      <w:r w:rsidRPr="00E753A8">
        <w:t>FSRM Over limit [Source Io Owner]</w:t>
      </w:r>
      <w:r w:rsidR="002D3655">
        <w:t>'</w:t>
      </w:r>
    </w:p>
    <w:p w14:paraId="1999900D" w14:textId="77777777" w:rsidR="00E753A8" w:rsidRPr="00E753A8" w:rsidRDefault="00E753A8" w:rsidP="00E753A8">
      <w:pPr>
        <w:pStyle w:val="CodePACKT"/>
      </w:pPr>
      <w:r w:rsidRPr="00E753A8">
        <w:t>  Body      = $Body</w:t>
      </w:r>
    </w:p>
    <w:p w14:paraId="3337FB98" w14:textId="77777777" w:rsidR="00E753A8" w:rsidRPr="00E753A8" w:rsidRDefault="00E753A8" w:rsidP="00E753A8">
      <w:pPr>
        <w:pStyle w:val="CodePACKT"/>
      </w:pPr>
      <w:r w:rsidRPr="00E753A8">
        <w:t>}</w:t>
      </w:r>
    </w:p>
    <w:p w14:paraId="05BBCAE4" w14:textId="77777777" w:rsidR="00E753A8" w:rsidRPr="00E753A8" w:rsidRDefault="00E753A8" w:rsidP="00E753A8">
      <w:pPr>
        <w:pStyle w:val="CodePACKT"/>
      </w:pPr>
      <w:r w:rsidRPr="00E753A8">
        <w:t>$Action1 = New-</w:t>
      </w:r>
      <w:proofErr w:type="spellStart"/>
      <w:r w:rsidRPr="00E753A8">
        <w:t>FsrmAction</w:t>
      </w:r>
      <w:proofErr w:type="spellEnd"/>
      <w:r w:rsidRPr="00E753A8">
        <w:t> @NAHT</w:t>
      </w:r>
    </w:p>
    <w:p w14:paraId="10634A0C" w14:textId="77777777" w:rsidR="00E753A8" w:rsidRPr="00E753A8" w:rsidRDefault="00E753A8" w:rsidP="00E753A8">
      <w:pPr>
        <w:pStyle w:val="CodePACKT"/>
      </w:pPr>
    </w:p>
    <w:p w14:paraId="4C1C7132" w14:textId="4A8FE382" w:rsidR="00E753A8" w:rsidRPr="00E753A8" w:rsidRDefault="00E753A8" w:rsidP="00E753A8">
      <w:pPr>
        <w:pStyle w:val="NumberedBulletPACKT"/>
        <w:rPr>
          <w:color w:val="000000"/>
        </w:rPr>
      </w:pPr>
      <w:r w:rsidRPr="00E753A8">
        <w:t>Creating an FSRM threshold </w:t>
      </w:r>
    </w:p>
    <w:p w14:paraId="0D17BE48" w14:textId="77777777" w:rsidR="00E753A8" w:rsidRPr="00E753A8" w:rsidRDefault="00E753A8" w:rsidP="00E753A8">
      <w:pPr>
        <w:pStyle w:val="CodePACKT"/>
      </w:pPr>
    </w:p>
    <w:p w14:paraId="7A2F65E6" w14:textId="77777777" w:rsidR="00E753A8" w:rsidRPr="00E753A8" w:rsidRDefault="00E753A8" w:rsidP="00E753A8">
      <w:pPr>
        <w:pStyle w:val="CodePACKT"/>
      </w:pPr>
      <w:r w:rsidRPr="00E753A8">
        <w:t>$Thresh = New-</w:t>
      </w:r>
      <w:proofErr w:type="spellStart"/>
      <w:r w:rsidRPr="00E753A8">
        <w:t>FsrmQuotaThreshold</w:t>
      </w:r>
      <w:proofErr w:type="spellEnd"/>
      <w:r w:rsidRPr="00E753A8">
        <w:t> -Percentage 85 -Action $Action1</w:t>
      </w:r>
    </w:p>
    <w:p w14:paraId="0765277D" w14:textId="77777777" w:rsidR="00E753A8" w:rsidRPr="00E753A8" w:rsidRDefault="00E753A8" w:rsidP="00E753A8">
      <w:pPr>
        <w:pStyle w:val="CodePACKT"/>
      </w:pPr>
    </w:p>
    <w:p w14:paraId="4EA88E7F" w14:textId="62EB91A4" w:rsidR="00E753A8" w:rsidRPr="00E753A8" w:rsidRDefault="00E753A8" w:rsidP="00E753A8">
      <w:pPr>
        <w:pStyle w:val="NumberedBulletPACKT"/>
        <w:rPr>
          <w:color w:val="000000"/>
        </w:rPr>
      </w:pPr>
      <w:r w:rsidRPr="00E753A8">
        <w:t>Building a quota for the </w:t>
      </w:r>
      <w:r w:rsidRPr="00F1085D">
        <w:rPr>
          <w:rStyle w:val="CodeInTextPACKT"/>
        </w:rPr>
        <w:t>C:\Quota</w:t>
      </w:r>
      <w:r w:rsidRPr="00E753A8">
        <w:t> folder</w:t>
      </w:r>
    </w:p>
    <w:p w14:paraId="5189DC62" w14:textId="77777777" w:rsidR="00E753A8" w:rsidRDefault="00E753A8" w:rsidP="00E753A8">
      <w:pPr>
        <w:pStyle w:val="CodePACKT"/>
      </w:pPr>
    </w:p>
    <w:p w14:paraId="336F7ECC" w14:textId="665121C8" w:rsidR="00E753A8" w:rsidRPr="008D644F" w:rsidRDefault="00E753A8" w:rsidP="008D644F">
      <w:pPr>
        <w:pStyle w:val="CodePACKT"/>
      </w:pPr>
      <w:r w:rsidRPr="008D644F">
        <w:t>$NQHT1 = @{</w:t>
      </w:r>
    </w:p>
    <w:p w14:paraId="576017B9" w14:textId="67E892D7" w:rsidR="00E753A8" w:rsidRPr="008D644F" w:rsidRDefault="00E753A8" w:rsidP="008D644F">
      <w:pPr>
        <w:pStyle w:val="CodePACKT"/>
      </w:pPr>
      <w:r w:rsidRPr="008D644F">
        <w:t>  Path      = </w:t>
      </w:r>
      <w:r w:rsidR="002D3655" w:rsidRPr="008D644F">
        <w:t>'</w:t>
      </w:r>
      <w:r w:rsidRPr="008D644F">
        <w:t>C:\Quota</w:t>
      </w:r>
      <w:r w:rsidR="002D3655" w:rsidRPr="008D644F">
        <w:t>'</w:t>
      </w:r>
    </w:p>
    <w:p w14:paraId="1C7AF637" w14:textId="24F6F00C" w:rsidR="00E753A8" w:rsidRPr="008D644F" w:rsidRDefault="00E753A8" w:rsidP="008D644F">
      <w:pPr>
        <w:pStyle w:val="CodePACKT"/>
      </w:pPr>
      <w:r w:rsidRPr="008D644F">
        <w:t>  Template  = </w:t>
      </w:r>
      <w:r w:rsidR="002D3655" w:rsidRPr="008D644F">
        <w:t>'</w:t>
      </w:r>
      <w:r w:rsidRPr="008D644F">
        <w:t>10 MB Reskit Quota</w:t>
      </w:r>
      <w:r w:rsidR="002D3655" w:rsidRPr="008D644F">
        <w:t>'</w:t>
      </w:r>
    </w:p>
    <w:p w14:paraId="344465F0" w14:textId="77777777" w:rsidR="00E753A8" w:rsidRPr="008D644F" w:rsidRDefault="00E753A8" w:rsidP="008D644F">
      <w:pPr>
        <w:pStyle w:val="CodePACKT"/>
      </w:pPr>
      <w:r w:rsidRPr="008D644F">
        <w:t>  Threshold = $Thresh</w:t>
      </w:r>
    </w:p>
    <w:p w14:paraId="3F076661" w14:textId="77777777" w:rsidR="00E753A8" w:rsidRPr="008D644F" w:rsidRDefault="00E753A8" w:rsidP="008D644F">
      <w:pPr>
        <w:pStyle w:val="CodePACKT"/>
      </w:pPr>
      <w:r w:rsidRPr="008D644F">
        <w:t>}</w:t>
      </w:r>
    </w:p>
    <w:p w14:paraId="19EF67F0" w14:textId="77777777" w:rsidR="00E753A8" w:rsidRPr="00E753A8" w:rsidRDefault="00E753A8" w:rsidP="00E753A8">
      <w:pPr>
        <w:pStyle w:val="CodePACKT"/>
      </w:pPr>
      <w:r w:rsidRPr="00E753A8">
        <w:t>New-</w:t>
      </w:r>
      <w:proofErr w:type="spellStart"/>
      <w:r w:rsidRPr="00E753A8">
        <w:t>FsrmQuota</w:t>
      </w:r>
      <w:proofErr w:type="spellEnd"/>
      <w:r w:rsidRPr="00E753A8">
        <w:t> @NQHT1</w:t>
      </w:r>
    </w:p>
    <w:p w14:paraId="10732DB8" w14:textId="77777777" w:rsidR="00E753A8" w:rsidRPr="00E753A8" w:rsidRDefault="00E753A8" w:rsidP="00E753A8">
      <w:pPr>
        <w:pStyle w:val="CodePACKT"/>
      </w:pPr>
    </w:p>
    <w:p w14:paraId="2DADA2EB" w14:textId="30D87691" w:rsidR="00E753A8" w:rsidRPr="00E753A8" w:rsidRDefault="00E753A8" w:rsidP="00E753A8">
      <w:pPr>
        <w:pStyle w:val="NumberedBulletPACKT"/>
        <w:rPr>
          <w:color w:val="000000"/>
        </w:rPr>
      </w:pPr>
      <w:r w:rsidRPr="00E753A8">
        <w:t>Testing the 85% soft quota limit on </w:t>
      </w:r>
      <w:r w:rsidRPr="00126DF1">
        <w:rPr>
          <w:rStyle w:val="CodeInTextPACKT"/>
        </w:rPr>
        <w:t>C:\Quota</w:t>
      </w:r>
    </w:p>
    <w:p w14:paraId="48EC63F5" w14:textId="77777777" w:rsidR="00E753A8" w:rsidRPr="00E753A8" w:rsidRDefault="00E753A8" w:rsidP="00E753A8">
      <w:pPr>
        <w:pStyle w:val="CodePACKT"/>
      </w:pPr>
    </w:p>
    <w:p w14:paraId="794FD840" w14:textId="7B495FC8" w:rsidR="00E753A8" w:rsidRPr="00E753A8" w:rsidRDefault="00E753A8" w:rsidP="00E753A8">
      <w:pPr>
        <w:pStyle w:val="CodePACKT"/>
      </w:pPr>
      <w:r w:rsidRPr="00E753A8">
        <w:t>Get-ChildItem -Path C:\Quota -Recurse | </w:t>
      </w:r>
    </w:p>
    <w:p w14:paraId="07280903" w14:textId="77777777" w:rsidR="00E753A8" w:rsidRPr="00E753A8" w:rsidRDefault="00E753A8" w:rsidP="00E753A8">
      <w:pPr>
        <w:pStyle w:val="CodePACKT"/>
      </w:pPr>
      <w:r w:rsidRPr="00E753A8">
        <w:t>  Remove-Item -Force     # for testing purposes!</w:t>
      </w:r>
    </w:p>
    <w:p w14:paraId="25EE7203" w14:textId="01BB4B33" w:rsidR="00E753A8" w:rsidRPr="00E753A8" w:rsidRDefault="00E753A8" w:rsidP="00E753A8">
      <w:pPr>
        <w:pStyle w:val="CodePACKT"/>
      </w:pPr>
      <w:r w:rsidRPr="00E753A8">
        <w:t>$S = </w:t>
      </w:r>
      <w:r w:rsidR="002D3655">
        <w:t>'</w:t>
      </w:r>
      <w:r w:rsidRPr="00E753A8">
        <w:t>+</w:t>
      </w:r>
      <w:r w:rsidR="002D3655">
        <w:t>'</w:t>
      </w:r>
      <w:r w:rsidRPr="00E753A8">
        <w:t>.</w:t>
      </w:r>
      <w:proofErr w:type="spellStart"/>
      <w:r w:rsidRPr="00E753A8">
        <w:t>PadRight</w:t>
      </w:r>
      <w:proofErr w:type="spellEnd"/>
      <w:r w:rsidRPr="00E753A8">
        <w:t>(8MB)</w:t>
      </w:r>
    </w:p>
    <w:p w14:paraId="4798A03A" w14:textId="77777777" w:rsidR="00E753A8" w:rsidRPr="00E753A8" w:rsidRDefault="00E753A8" w:rsidP="00E753A8">
      <w:pPr>
        <w:pStyle w:val="CodePACKT"/>
      </w:pPr>
      <w:r w:rsidRPr="00E753A8">
        <w:t># Make a first file - under the soft quota</w:t>
      </w:r>
    </w:p>
    <w:p w14:paraId="4547A152" w14:textId="77777777" w:rsidR="00E753A8" w:rsidRPr="00E753A8" w:rsidRDefault="00E753A8" w:rsidP="00E753A8">
      <w:pPr>
        <w:pStyle w:val="CodePACKT"/>
      </w:pPr>
      <w:r w:rsidRPr="00E753A8">
        <w:t>$S | Out-File -FilePath C:\Quota\Demo1.Txt</w:t>
      </w:r>
    </w:p>
    <w:p w14:paraId="68048EDE" w14:textId="13A32CD1" w:rsidR="00E753A8" w:rsidRPr="00E753A8" w:rsidRDefault="00E753A8" w:rsidP="00E753A8">
      <w:pPr>
        <w:pStyle w:val="CodePACKT"/>
      </w:pPr>
      <w:r w:rsidRPr="00E753A8">
        <w:t>$S2 = </w:t>
      </w:r>
      <w:r w:rsidR="002D3655">
        <w:t>'</w:t>
      </w:r>
      <w:r w:rsidRPr="00E753A8">
        <w:t>+</w:t>
      </w:r>
      <w:r w:rsidR="002D3655">
        <w:t>'</w:t>
      </w:r>
      <w:r w:rsidRPr="00E753A8">
        <w:t>.</w:t>
      </w:r>
      <w:proofErr w:type="spellStart"/>
      <w:r w:rsidRPr="00E753A8">
        <w:t>PadRight</w:t>
      </w:r>
      <w:proofErr w:type="spellEnd"/>
      <w:r w:rsidRPr="00E753A8">
        <w:t>(.66MB)</w:t>
      </w:r>
    </w:p>
    <w:p w14:paraId="11E9D0D0" w14:textId="77777777" w:rsidR="00E753A8" w:rsidRPr="00E753A8" w:rsidRDefault="00E753A8" w:rsidP="00E753A8">
      <w:pPr>
        <w:pStyle w:val="CodePACKT"/>
      </w:pPr>
      <w:r w:rsidRPr="00E753A8">
        <w:t># Now create a second file to take the user over the soft quota</w:t>
      </w:r>
    </w:p>
    <w:p w14:paraId="51FC8032" w14:textId="77777777" w:rsidR="00E753A8" w:rsidRPr="00E753A8" w:rsidRDefault="00E753A8" w:rsidP="00E753A8">
      <w:pPr>
        <w:pStyle w:val="CodePACKT"/>
      </w:pPr>
      <w:r w:rsidRPr="00E753A8">
        <w:t>$S2 | Out-File -FilePath C:\Quota\Demo2.Txt</w:t>
      </w:r>
    </w:p>
    <w:p w14:paraId="5ECEE6B0" w14:textId="77777777" w:rsidR="00E753A8" w:rsidRPr="00E753A8" w:rsidRDefault="00E753A8" w:rsidP="00E753A8">
      <w:pPr>
        <w:pStyle w:val="CodePACKT"/>
      </w:pPr>
    </w:p>
    <w:p w14:paraId="4274D6B0" w14:textId="0017E66D" w:rsidR="00E753A8" w:rsidRPr="00E753A8" w:rsidRDefault="00E753A8" w:rsidP="009E47AE">
      <w:pPr>
        <w:pStyle w:val="NumberedBulletPACKT"/>
        <w:rPr>
          <w:color w:val="000000"/>
        </w:rPr>
      </w:pPr>
      <w:r w:rsidRPr="00E753A8">
        <w:t>Testing </w:t>
      </w:r>
      <w:r>
        <w:t>h</w:t>
      </w:r>
      <w:r w:rsidRPr="00E753A8">
        <w:t>ard limit quota</w:t>
      </w:r>
    </w:p>
    <w:p w14:paraId="6BF21F99" w14:textId="77777777" w:rsidR="009E47AE" w:rsidRDefault="009E47AE" w:rsidP="009E47AE">
      <w:pPr>
        <w:pStyle w:val="CodePACKT"/>
      </w:pPr>
    </w:p>
    <w:p w14:paraId="175CF53B" w14:textId="2672AEB7" w:rsidR="00E753A8" w:rsidRPr="00E753A8" w:rsidRDefault="00E753A8" w:rsidP="009E47AE">
      <w:pPr>
        <w:pStyle w:val="CodePACKT"/>
      </w:pPr>
      <w:r w:rsidRPr="00E753A8">
        <w:t>$S | Out-File -FilePath C:\Quota\</w:t>
      </w:r>
      <w:r w:rsidR="009E47AE">
        <w:t>D</w:t>
      </w:r>
      <w:r w:rsidRPr="00E753A8">
        <w:t>emo3.Txt    </w:t>
      </w:r>
    </w:p>
    <w:p w14:paraId="6438A35C" w14:textId="77777777" w:rsidR="00E753A8" w:rsidRPr="00E753A8" w:rsidRDefault="00E753A8" w:rsidP="009E47AE">
      <w:pPr>
        <w:pStyle w:val="CodePACKT"/>
      </w:pPr>
    </w:p>
    <w:p w14:paraId="3659F109" w14:textId="1CEC9DB3" w:rsidR="009E47AE" w:rsidRPr="009E47AE" w:rsidRDefault="005F22BD" w:rsidP="009B709C">
      <w:pPr>
        <w:pStyle w:val="NumberedBulletPACKT"/>
      </w:pPr>
      <w:r>
        <w:t xml:space="preserve">Viewing the contents of the </w:t>
      </w:r>
      <w:r w:rsidRPr="009B709C">
        <w:rPr>
          <w:rStyle w:val="CodeInTextPACKT"/>
        </w:rPr>
        <w:t>C:\Quota</w:t>
      </w:r>
      <w:r>
        <w:t xml:space="preserve"> folder</w:t>
      </w:r>
    </w:p>
    <w:p w14:paraId="4E254EA9" w14:textId="77777777" w:rsidR="005F22BD" w:rsidRDefault="005F22BD" w:rsidP="009E47AE">
      <w:pPr>
        <w:pStyle w:val="CodePACKT"/>
      </w:pPr>
    </w:p>
    <w:p w14:paraId="3DEF0EC4" w14:textId="6094F91A" w:rsidR="00E753A8" w:rsidRPr="009E47AE" w:rsidRDefault="00E753A8" w:rsidP="009E47AE">
      <w:pPr>
        <w:pStyle w:val="CodePACKT"/>
      </w:pPr>
      <w:r w:rsidRPr="009E47AE">
        <w:t>Get-ChildItem -Path C:\Quota</w:t>
      </w:r>
    </w:p>
    <w:p w14:paraId="0CCC0E10" w14:textId="7990DFFB" w:rsidR="0098498E" w:rsidRDefault="0098498E" w:rsidP="0098498E">
      <w:pPr>
        <w:pStyle w:val="Heading2"/>
        <w:numPr>
          <w:ilvl w:val="1"/>
          <w:numId w:val="3"/>
        </w:numPr>
        <w:tabs>
          <w:tab w:val="left" w:pos="0"/>
        </w:tabs>
      </w:pPr>
      <w:r>
        <w:t>How it works...</w:t>
      </w:r>
    </w:p>
    <w:p w14:paraId="64DC4118" w14:textId="24473B3A" w:rsidR="00A30048" w:rsidRPr="00A30048" w:rsidRDefault="00A30048" w:rsidP="00A30048">
      <w:pPr>
        <w:pStyle w:val="NormalPACKT"/>
        <w:rPr>
          <w:lang w:val="en-GB"/>
        </w:rPr>
      </w:pPr>
      <w:r>
        <w:rPr>
          <w:lang w:val="en-GB"/>
        </w:rPr>
        <w:t xml:space="preserve">In </w:t>
      </w:r>
      <w:r w:rsidRPr="00A30048">
        <w:rPr>
          <w:rStyle w:val="ItalicsPACKT"/>
        </w:rPr>
        <w:t>step 1</w:t>
      </w:r>
      <w:r>
        <w:rPr>
          <w:lang w:val="en-GB"/>
        </w:rPr>
        <w:t xml:space="preserve">, you use the </w:t>
      </w:r>
      <w:r w:rsidRPr="009E47AE">
        <w:rPr>
          <w:rStyle w:val="CodeInTextPACKT"/>
        </w:rPr>
        <w:t>Install-WindowsFeature</w:t>
      </w:r>
      <w:r w:rsidRPr="009E47AE">
        <w:t xml:space="preserve"> </w:t>
      </w:r>
      <w:r>
        <w:rPr>
          <w:lang w:val="en-GB"/>
        </w:rPr>
        <w:t xml:space="preserve">cmdlet to add the </w:t>
      </w:r>
      <w:r w:rsidRPr="001319D0">
        <w:rPr>
          <w:rStyle w:val="CodeInTextPACKT"/>
        </w:rPr>
        <w:t>FS-Resource</w:t>
      </w:r>
      <w:r w:rsidR="00301D7E">
        <w:rPr>
          <w:rStyle w:val="CodeInTextPACKT"/>
        </w:rPr>
        <w:t>-</w:t>
      </w:r>
      <w:r w:rsidRPr="001319D0">
        <w:rPr>
          <w:rStyle w:val="CodeInTextPACKT"/>
        </w:rPr>
        <w:t>Manager</w:t>
      </w:r>
      <w:r>
        <w:rPr>
          <w:lang w:val="en-GB"/>
        </w:rPr>
        <w:t xml:space="preserve"> feature to </w:t>
      </w:r>
      <w:r w:rsidRPr="00A30048">
        <w:rPr>
          <w:rStyle w:val="CodeInTextPACKT"/>
        </w:rPr>
        <w:t>SRV1</w:t>
      </w:r>
      <w:r>
        <w:rPr>
          <w:lang w:val="en-GB"/>
        </w:rPr>
        <w:t>, which looks like this:</w:t>
      </w:r>
    </w:p>
    <w:p w14:paraId="0B442194" w14:textId="4D9F676C" w:rsidR="0098498E" w:rsidRDefault="00A30048" w:rsidP="0098498E">
      <w:pPr>
        <w:pStyle w:val="FigurePACKT"/>
      </w:pPr>
      <w:r>
        <w:drawing>
          <wp:inline distT="0" distB="0" distL="0" distR="0" wp14:anchorId="774F6E4D" wp14:editId="4C7DAACF">
            <wp:extent cx="3779859" cy="1419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29445" cy="1437843"/>
                    </a:xfrm>
                    <a:prstGeom prst="rect">
                      <a:avLst/>
                    </a:prstGeom>
                  </pic:spPr>
                </pic:pic>
              </a:graphicData>
            </a:graphic>
          </wp:inline>
        </w:drawing>
      </w:r>
    </w:p>
    <w:p w14:paraId="05CB24C1" w14:textId="12ABE37C" w:rsidR="00A75A5D" w:rsidRDefault="00A75A5D" w:rsidP="007240DD">
      <w:pPr>
        <w:pStyle w:val="FigureCaptionPACKT"/>
      </w:pPr>
      <w:r>
        <w:t xml:space="preserve">Figure 10.31: </w:t>
      </w:r>
      <w:r w:rsidR="00A30048">
        <w:t xml:space="preserve">Installing FSRM </w:t>
      </w:r>
      <w:r w:rsidR="00E22D68">
        <w:t>f</w:t>
      </w:r>
      <w:r w:rsidR="00A30048">
        <w:t>eature to SRV1</w:t>
      </w:r>
    </w:p>
    <w:p w14:paraId="5D4DB948" w14:textId="57392F56" w:rsidR="00A75A5D" w:rsidRDefault="00A75A5D" w:rsidP="00A75A5D">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31</w:t>
      </w:r>
      <w:r w:rsidRPr="006D38BA">
        <w:rPr>
          <w:rFonts w:ascii="Arial" w:hAnsi="Arial"/>
          <w:b/>
          <w:color w:val="FF0000"/>
          <w:sz w:val="28"/>
          <w:szCs w:val="28"/>
        </w:rPr>
        <w:t>.png</w:t>
      </w:r>
    </w:p>
    <w:p w14:paraId="726893B3" w14:textId="68B8E681" w:rsidR="00A30048" w:rsidRDefault="00A30048" w:rsidP="00AF3007">
      <w:pPr>
        <w:pStyle w:val="NormalPACKT"/>
      </w:pPr>
      <w:r>
        <w:t xml:space="preserve">In </w:t>
      </w:r>
      <w:r w:rsidRPr="00A30048">
        <w:rPr>
          <w:rStyle w:val="ItalicsPACKT"/>
        </w:rPr>
        <w:t>step 2</w:t>
      </w:r>
      <w:r>
        <w:t>, you set SMTP details, including the SM</w:t>
      </w:r>
      <w:r w:rsidR="005E7B50">
        <w:t>TP</w:t>
      </w:r>
      <w:r>
        <w:t xml:space="preserve"> server name</w:t>
      </w:r>
      <w:r w:rsidR="00460BD0">
        <w:t xml:space="preserve"> and</w:t>
      </w:r>
      <w:r>
        <w:t xml:space="preserve"> the </w:t>
      </w:r>
      <w:r w:rsidR="00A24EA8">
        <w:t>F</w:t>
      </w:r>
      <w:r>
        <w:t xml:space="preserve">rom and </w:t>
      </w:r>
      <w:r w:rsidR="00A24EA8">
        <w:t>A</w:t>
      </w:r>
      <w:r>
        <w:t xml:space="preserve">dmin addresses. This step produces no output. In </w:t>
      </w:r>
      <w:r w:rsidRPr="00A30048">
        <w:rPr>
          <w:rStyle w:val="ItalicsPACKT"/>
        </w:rPr>
        <w:t>step 3</w:t>
      </w:r>
      <w:r>
        <w:t xml:space="preserve">, you use the </w:t>
      </w:r>
      <w:r w:rsidRPr="00A30048">
        <w:rPr>
          <w:rStyle w:val="CodeInTextPACKT"/>
        </w:rPr>
        <w:t>Send-</w:t>
      </w:r>
      <w:proofErr w:type="spellStart"/>
      <w:r w:rsidRPr="00A30048">
        <w:rPr>
          <w:rStyle w:val="CodeInTextPACKT"/>
        </w:rPr>
        <w:t>FsrmTestEmail</w:t>
      </w:r>
      <w:proofErr w:type="spellEnd"/>
      <w:r>
        <w:t xml:space="preserve"> cmdlet to test SMTP email handling. This step produces no console output but does generate an email, which looks like this:</w:t>
      </w:r>
    </w:p>
    <w:p w14:paraId="391D49F9" w14:textId="36522D78" w:rsidR="00A30048" w:rsidRDefault="003F3F43" w:rsidP="00A30048">
      <w:pPr>
        <w:pStyle w:val="FigurePACKT"/>
      </w:pPr>
      <w:r>
        <w:drawing>
          <wp:inline distT="0" distB="0" distL="0" distR="0" wp14:anchorId="09A72DB0" wp14:editId="4066145C">
            <wp:extent cx="4410075" cy="27522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54413" cy="2779937"/>
                    </a:xfrm>
                    <a:prstGeom prst="rect">
                      <a:avLst/>
                    </a:prstGeom>
                  </pic:spPr>
                </pic:pic>
              </a:graphicData>
            </a:graphic>
          </wp:inline>
        </w:drawing>
      </w:r>
    </w:p>
    <w:p w14:paraId="65CDE007" w14:textId="379DBB0A" w:rsidR="00A30048" w:rsidRDefault="00A30048" w:rsidP="007240DD">
      <w:pPr>
        <w:pStyle w:val="FigureCaptionPACKT"/>
      </w:pPr>
      <w:r>
        <w:t>Figure 10.32: Test email received from FSRM</w:t>
      </w:r>
    </w:p>
    <w:p w14:paraId="26185119" w14:textId="1805F53C" w:rsidR="00A30048" w:rsidRDefault="00A30048" w:rsidP="00A30048">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32</w:t>
      </w:r>
      <w:r w:rsidRPr="006D38BA">
        <w:rPr>
          <w:rFonts w:ascii="Arial" w:hAnsi="Arial"/>
          <w:b/>
          <w:color w:val="FF0000"/>
          <w:sz w:val="28"/>
          <w:szCs w:val="28"/>
        </w:rPr>
        <w:t>.png</w:t>
      </w:r>
    </w:p>
    <w:p w14:paraId="77ACF59C" w14:textId="14E6A397" w:rsidR="00A30048" w:rsidRDefault="003F3F43" w:rsidP="00A75A5D">
      <w:pPr>
        <w:pStyle w:val="NormalPACKT"/>
      </w:pPr>
      <w:r>
        <w:t xml:space="preserve">In </w:t>
      </w:r>
      <w:r w:rsidRPr="003F3F43">
        <w:rPr>
          <w:rStyle w:val="ItalicsPACKT"/>
        </w:rPr>
        <w:t>step 4</w:t>
      </w:r>
      <w:r>
        <w:t>, you create a new FSRM quota template for a 10MB hard quota limit. The output f</w:t>
      </w:r>
      <w:r w:rsidR="009E47AE">
        <w:t>ro</w:t>
      </w:r>
      <w:r>
        <w:t>m this step looks like this:</w:t>
      </w:r>
    </w:p>
    <w:p w14:paraId="0286F8F3" w14:textId="19CEDF03" w:rsidR="003F3F43" w:rsidRDefault="003F3F43" w:rsidP="003F3F43">
      <w:pPr>
        <w:pStyle w:val="FigurePACKT"/>
      </w:pPr>
      <w:r>
        <w:drawing>
          <wp:inline distT="0" distB="0" distL="0" distR="0" wp14:anchorId="304E42E5" wp14:editId="263DFD86">
            <wp:extent cx="3433930" cy="17721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67227" cy="1789313"/>
                    </a:xfrm>
                    <a:prstGeom prst="rect">
                      <a:avLst/>
                    </a:prstGeom>
                  </pic:spPr>
                </pic:pic>
              </a:graphicData>
            </a:graphic>
          </wp:inline>
        </w:drawing>
      </w:r>
    </w:p>
    <w:p w14:paraId="2EF3F3EC" w14:textId="33436CFD" w:rsidR="003F3F43" w:rsidRDefault="003F3F43" w:rsidP="007240DD">
      <w:pPr>
        <w:pStyle w:val="FigureCaptionPACKT"/>
      </w:pPr>
      <w:r>
        <w:t>Figure 10.33: Creating a</w:t>
      </w:r>
      <w:r w:rsidR="00126DF1">
        <w:t>n</w:t>
      </w:r>
      <w:r>
        <w:t xml:space="preserve"> FSRM quota template</w:t>
      </w:r>
    </w:p>
    <w:p w14:paraId="5FE18431" w14:textId="3333B55A" w:rsidR="003F3F43" w:rsidRDefault="003F3F43" w:rsidP="003F3F4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33</w:t>
      </w:r>
      <w:r w:rsidRPr="006D38BA">
        <w:rPr>
          <w:rFonts w:ascii="Arial" w:hAnsi="Arial"/>
          <w:b/>
          <w:color w:val="FF0000"/>
          <w:sz w:val="28"/>
          <w:szCs w:val="28"/>
        </w:rPr>
        <w:t>.png</w:t>
      </w:r>
    </w:p>
    <w:p w14:paraId="61C115F6" w14:textId="361C3EE6" w:rsidR="003F3F43" w:rsidRDefault="003F3F43" w:rsidP="003F3F43">
      <w:pPr>
        <w:pStyle w:val="NormalPACKT"/>
      </w:pPr>
      <w:r w:rsidRPr="003F3F43">
        <w:t xml:space="preserve">In </w:t>
      </w:r>
      <w:r w:rsidRPr="003F3F43">
        <w:rPr>
          <w:rStyle w:val="ItalicsPACKT"/>
        </w:rPr>
        <w:t>step 5</w:t>
      </w:r>
      <w:r>
        <w:t>, you view all available FSRM quota templates, with output like this:</w:t>
      </w:r>
    </w:p>
    <w:p w14:paraId="74A5CBB4" w14:textId="0EA2B2BD" w:rsidR="003F3F43" w:rsidRDefault="003F3F43" w:rsidP="003F3F43">
      <w:pPr>
        <w:pStyle w:val="FigurePACKT"/>
      </w:pPr>
      <w:r>
        <w:drawing>
          <wp:inline distT="0" distB="0" distL="0" distR="0" wp14:anchorId="132ACFCF" wp14:editId="34794AD9">
            <wp:extent cx="4052945" cy="215265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75223" cy="2164483"/>
                    </a:xfrm>
                    <a:prstGeom prst="rect">
                      <a:avLst/>
                    </a:prstGeom>
                  </pic:spPr>
                </pic:pic>
              </a:graphicData>
            </a:graphic>
          </wp:inline>
        </w:drawing>
      </w:r>
    </w:p>
    <w:p w14:paraId="7F0C615F" w14:textId="36117F4F" w:rsidR="003F3F43" w:rsidRDefault="003F3F43" w:rsidP="007240DD">
      <w:pPr>
        <w:pStyle w:val="FigureCaptionPACKT"/>
      </w:pPr>
      <w:r>
        <w:t>Figure 10.34: Viewing available FSRM quota templates</w:t>
      </w:r>
    </w:p>
    <w:p w14:paraId="19006496" w14:textId="34F376C9" w:rsidR="003F3F43" w:rsidRDefault="003F3F43" w:rsidP="003F3F4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34</w:t>
      </w:r>
      <w:r w:rsidRPr="006D38BA">
        <w:rPr>
          <w:rFonts w:ascii="Arial" w:hAnsi="Arial"/>
          <w:b/>
          <w:color w:val="FF0000"/>
          <w:sz w:val="28"/>
          <w:szCs w:val="28"/>
        </w:rPr>
        <w:t>.png</w:t>
      </w:r>
    </w:p>
    <w:p w14:paraId="1A8A7081" w14:textId="5B564BB1" w:rsidR="003F3F43" w:rsidRDefault="003F3F43" w:rsidP="003F3F43">
      <w:pPr>
        <w:pStyle w:val="NormalPACKT"/>
      </w:pPr>
      <w:r>
        <w:t xml:space="preserve">In </w:t>
      </w:r>
      <w:r w:rsidRPr="003F3F43">
        <w:rPr>
          <w:rStyle w:val="ItalicsPACKT"/>
        </w:rPr>
        <w:t>step 6</w:t>
      </w:r>
      <w:r>
        <w:t xml:space="preserve">, you create a new folder, </w:t>
      </w:r>
      <w:r w:rsidRPr="00BE3C03">
        <w:rPr>
          <w:rStyle w:val="CodeInTextPACKT"/>
        </w:rPr>
        <w:t>C:\Quota</w:t>
      </w:r>
      <w:r>
        <w:t xml:space="preserve">. In </w:t>
      </w:r>
      <w:r w:rsidRPr="003F3F43">
        <w:rPr>
          <w:rStyle w:val="ItalicsPACKT"/>
        </w:rPr>
        <w:t>step 7</w:t>
      </w:r>
      <w:r>
        <w:t xml:space="preserve">, you build an FSRM action that sends an email whenever </w:t>
      </w:r>
      <w:r w:rsidR="00126DF1">
        <w:t xml:space="preserve">a user exceeds the </w:t>
      </w:r>
      <w:r>
        <w:t xml:space="preserve">quota. In </w:t>
      </w:r>
      <w:r w:rsidRPr="009E47AE">
        <w:rPr>
          <w:rStyle w:val="ItalicsPACKT"/>
        </w:rPr>
        <w:t>step 8</w:t>
      </w:r>
      <w:r>
        <w:t xml:space="preserve">, you create </w:t>
      </w:r>
      <w:r w:rsidR="00126DF1">
        <w:t xml:space="preserve">an </w:t>
      </w:r>
      <w:r>
        <w:t>FSRM threshold (how much of the soft qu</w:t>
      </w:r>
      <w:r w:rsidR="00126DF1">
        <w:t>ota</w:t>
      </w:r>
      <w:r>
        <w:t xml:space="preserve"> limit </w:t>
      </w:r>
      <w:r w:rsidR="00126DF1">
        <w:t xml:space="preserve">a user </w:t>
      </w:r>
      <w:r>
        <w:t>can use before triggering a quota violation). These three</w:t>
      </w:r>
      <w:r w:rsidR="00126DF1">
        <w:t xml:space="preserve"> </w:t>
      </w:r>
      <w:r>
        <w:t>step</w:t>
      </w:r>
      <w:r w:rsidR="00126DF1">
        <w:t>s</w:t>
      </w:r>
      <w:r>
        <w:t xml:space="preserve"> produce no console output.</w:t>
      </w:r>
    </w:p>
    <w:p w14:paraId="5E841C69" w14:textId="266BDAD2" w:rsidR="003F3F43" w:rsidRDefault="009E47AE" w:rsidP="003F3F43">
      <w:pPr>
        <w:pStyle w:val="NormalPACKT"/>
      </w:pPr>
      <w:r>
        <w:t xml:space="preserve">In </w:t>
      </w:r>
      <w:r w:rsidRPr="009E47AE">
        <w:rPr>
          <w:rStyle w:val="ItalicsPACKT"/>
        </w:rPr>
        <w:t>step 9</w:t>
      </w:r>
      <w:r w:rsidR="00126DF1">
        <w:rPr>
          <w:rStyle w:val="ItalicsPACKT"/>
        </w:rPr>
        <w:t>,</w:t>
      </w:r>
      <w:r>
        <w:t xml:space="preserve"> you build a quota for the </w:t>
      </w:r>
      <w:r w:rsidRPr="00126DF1">
        <w:rPr>
          <w:rStyle w:val="CodeInTextPACKT"/>
        </w:rPr>
        <w:t>C:\Quota</w:t>
      </w:r>
      <w:r>
        <w:t xml:space="preserve"> folder, with output that looks like this:</w:t>
      </w:r>
    </w:p>
    <w:p w14:paraId="0A7A94A7" w14:textId="24252DAD" w:rsidR="009E47AE" w:rsidRPr="003F3F43" w:rsidRDefault="009E47AE" w:rsidP="009E47AE">
      <w:pPr>
        <w:pStyle w:val="FigurePACKT"/>
      </w:pPr>
      <w:r>
        <w:drawing>
          <wp:inline distT="0" distB="0" distL="0" distR="0" wp14:anchorId="415613A0" wp14:editId="4F183806">
            <wp:extent cx="2943225" cy="231409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63020" cy="2329661"/>
                    </a:xfrm>
                    <a:prstGeom prst="rect">
                      <a:avLst/>
                    </a:prstGeom>
                  </pic:spPr>
                </pic:pic>
              </a:graphicData>
            </a:graphic>
          </wp:inline>
        </w:drawing>
      </w:r>
    </w:p>
    <w:p w14:paraId="4A3F10A0" w14:textId="2B1F7C61" w:rsidR="009E47AE" w:rsidRDefault="009E47AE" w:rsidP="007240DD">
      <w:pPr>
        <w:pStyle w:val="FigureCaptionPACKT"/>
      </w:pPr>
      <w:r>
        <w:t>Figure 10.35: Building a quota for C:\Quota folder</w:t>
      </w:r>
    </w:p>
    <w:p w14:paraId="706DB8A4" w14:textId="135562F0" w:rsidR="009E47AE" w:rsidRDefault="009E47AE" w:rsidP="009E47A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35</w:t>
      </w:r>
      <w:r w:rsidRPr="006D38BA">
        <w:rPr>
          <w:rFonts w:ascii="Arial" w:hAnsi="Arial"/>
          <w:b/>
          <w:color w:val="FF0000"/>
          <w:sz w:val="28"/>
          <w:szCs w:val="28"/>
        </w:rPr>
        <w:t>.png</w:t>
      </w:r>
    </w:p>
    <w:p w14:paraId="4DC15CF1" w14:textId="7C87F3B8" w:rsidR="009E47AE" w:rsidRDefault="009E47AE" w:rsidP="009E47AE">
      <w:pPr>
        <w:pStyle w:val="NormalPACKT"/>
      </w:pPr>
      <w:r w:rsidRPr="009E47AE">
        <w:t>I</w:t>
      </w:r>
      <w:r>
        <w:t>n</w:t>
      </w:r>
      <w:r w:rsidRPr="009E47AE">
        <w:t xml:space="preserve"> </w:t>
      </w:r>
      <w:r w:rsidRPr="009E47AE">
        <w:rPr>
          <w:rStyle w:val="ItalicsPACKT"/>
        </w:rPr>
        <w:t>step 10,</w:t>
      </w:r>
      <w:r w:rsidRPr="009E47AE">
        <w:t xml:space="preserve"> y</w:t>
      </w:r>
      <w:r>
        <w:t>ou test the 85% soft quota limit. First, you creat</w:t>
      </w:r>
      <w:r w:rsidR="00126DF1">
        <w:t>e</w:t>
      </w:r>
      <w:r>
        <w:t xml:space="preserve"> a new file (</w:t>
      </w:r>
      <w:r w:rsidRPr="009E47AE">
        <w:rPr>
          <w:rStyle w:val="CodeInTextPACKT"/>
        </w:rPr>
        <w:t>C:\Quot</w:t>
      </w:r>
      <w:r>
        <w:rPr>
          <w:rStyle w:val="CodeInTextPACKT"/>
        </w:rPr>
        <w:t>a</w:t>
      </w:r>
      <w:r w:rsidRPr="009E47AE">
        <w:rPr>
          <w:rStyle w:val="CodeInTextPACKT"/>
        </w:rPr>
        <w:t>\Demo1.</w:t>
      </w:r>
      <w:r>
        <w:rPr>
          <w:rStyle w:val="CodeInTextPACKT"/>
        </w:rPr>
        <w:t>T</w:t>
      </w:r>
      <w:r w:rsidRPr="009E47AE">
        <w:rPr>
          <w:rStyle w:val="CodeInTextPACKT"/>
        </w:rPr>
        <w:t>xt</w:t>
      </w:r>
      <w:r>
        <w:t>) that is under the soft quota limit. Then, you create a second file (</w:t>
      </w:r>
      <w:r w:rsidRPr="009E47AE">
        <w:rPr>
          <w:rStyle w:val="CodeInTextPACKT"/>
        </w:rPr>
        <w:t>C:\Quota\Demo1.Txt</w:t>
      </w:r>
      <w:r>
        <w:t>) that uses up more than the soft quota limit. There is no console output from this step, but FSRM detects you have exceeded the soft limit quota for this folder and generates an email message that looks like this:</w:t>
      </w:r>
    </w:p>
    <w:p w14:paraId="4FC5C535" w14:textId="72650C7E" w:rsidR="009E47AE" w:rsidRDefault="009E47AE" w:rsidP="009E47AE">
      <w:pPr>
        <w:pStyle w:val="FigurePACKT"/>
      </w:pPr>
      <w:r>
        <w:drawing>
          <wp:inline distT="0" distB="0" distL="0" distR="0" wp14:anchorId="191727D2" wp14:editId="3747935E">
            <wp:extent cx="4077410" cy="2686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47391" cy="2732151"/>
                    </a:xfrm>
                    <a:prstGeom prst="rect">
                      <a:avLst/>
                    </a:prstGeom>
                  </pic:spPr>
                </pic:pic>
              </a:graphicData>
            </a:graphic>
          </wp:inline>
        </w:drawing>
      </w:r>
    </w:p>
    <w:p w14:paraId="73E1337D" w14:textId="73696691" w:rsidR="009E47AE" w:rsidRDefault="009E47AE" w:rsidP="007240DD">
      <w:pPr>
        <w:pStyle w:val="FigureCaptionPACKT"/>
      </w:pPr>
      <w:r>
        <w:t>Figure 10.36: Exceeding soft quota limit email</w:t>
      </w:r>
    </w:p>
    <w:p w14:paraId="21814516" w14:textId="19BEABD4" w:rsidR="009E47AE" w:rsidRDefault="009E47AE" w:rsidP="009E47A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36</w:t>
      </w:r>
      <w:r w:rsidRPr="006D38BA">
        <w:rPr>
          <w:rFonts w:ascii="Arial" w:hAnsi="Arial"/>
          <w:b/>
          <w:color w:val="FF0000"/>
          <w:sz w:val="28"/>
          <w:szCs w:val="28"/>
        </w:rPr>
        <w:t>.png</w:t>
      </w:r>
    </w:p>
    <w:p w14:paraId="42D29338" w14:textId="169CA5D1" w:rsidR="009E47AE" w:rsidRDefault="009E47AE" w:rsidP="00C85D48">
      <w:pPr>
        <w:pStyle w:val="NormalPACKT"/>
      </w:pPr>
      <w:r w:rsidRPr="00C85D48">
        <w:t xml:space="preserve">In </w:t>
      </w:r>
      <w:r w:rsidRPr="00C85D48">
        <w:rPr>
          <w:rStyle w:val="ItalicsPACKT"/>
        </w:rPr>
        <w:t>step 11</w:t>
      </w:r>
      <w:r w:rsidRPr="00C85D48">
        <w:t>, you attempt to create a</w:t>
      </w:r>
      <w:r w:rsidR="00126DF1">
        <w:t>n additional</w:t>
      </w:r>
      <w:r w:rsidRPr="00C85D48">
        <w:t xml:space="preserve"> file, </w:t>
      </w:r>
      <w:r w:rsidRPr="00C85D48">
        <w:rPr>
          <w:rStyle w:val="CodeInTextPACKT"/>
        </w:rPr>
        <w:t>C:\Quota\Demo3</w:t>
      </w:r>
      <w:r w:rsidR="00BF74C0">
        <w:rPr>
          <w:rStyle w:val="CodeInTextPACKT"/>
        </w:rPr>
        <w:t>.t</w:t>
      </w:r>
      <w:r w:rsidRPr="00BF74C0">
        <w:rPr>
          <w:rStyle w:val="CodeInTextPACKT"/>
        </w:rPr>
        <w:t>xt</w:t>
      </w:r>
      <w:r w:rsidR="00BF74C0">
        <w:t xml:space="preserve">, </w:t>
      </w:r>
      <w:r w:rsidR="005F22BD" w:rsidRPr="00BF74C0">
        <w:t xml:space="preserve">by outputting the </w:t>
      </w:r>
      <w:r w:rsidR="005F22BD" w:rsidRPr="00C46BC5">
        <w:rPr>
          <w:rStyle w:val="CodeInTextPACKT"/>
        </w:rPr>
        <w:t>$S</w:t>
      </w:r>
      <w:r w:rsidR="005F22BD" w:rsidRPr="00BF74C0">
        <w:t xml:space="preserve"> array to a file</w:t>
      </w:r>
      <w:r w:rsidR="00C46BC5">
        <w:t>,</w:t>
      </w:r>
      <w:r w:rsidR="00C85D48" w:rsidRPr="00313CF7">
        <w:t xml:space="preserve"> </w:t>
      </w:r>
      <w:r w:rsidR="00C85D48" w:rsidRPr="00C85D48">
        <w:t xml:space="preserve">which </w:t>
      </w:r>
      <w:r w:rsidR="00E36BEB">
        <w:t xml:space="preserve">results in </w:t>
      </w:r>
      <w:r w:rsidR="005F22BD">
        <w:t xml:space="preserve">you </w:t>
      </w:r>
      <w:r w:rsidR="00C85D48" w:rsidRPr="00C85D48">
        <w:t>exceed</w:t>
      </w:r>
      <w:r w:rsidR="00E36BEB">
        <w:t>ing</w:t>
      </w:r>
      <w:r w:rsidR="00C85D48" w:rsidRPr="00C85D48">
        <w:t xml:space="preserve"> the hard-quota limit. You see the following output:</w:t>
      </w:r>
    </w:p>
    <w:p w14:paraId="52DA8A34" w14:textId="48030774" w:rsidR="00C85D48" w:rsidRDefault="00C85D48" w:rsidP="00C85D48">
      <w:pPr>
        <w:pStyle w:val="FigurePACKT"/>
      </w:pPr>
      <w:r>
        <w:drawing>
          <wp:inline distT="0" distB="0" distL="0" distR="0" wp14:anchorId="3741BBBE" wp14:editId="35579B1F">
            <wp:extent cx="4074138" cy="466725"/>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66174" cy="488724"/>
                    </a:xfrm>
                    <a:prstGeom prst="rect">
                      <a:avLst/>
                    </a:prstGeom>
                  </pic:spPr>
                </pic:pic>
              </a:graphicData>
            </a:graphic>
          </wp:inline>
        </w:drawing>
      </w:r>
    </w:p>
    <w:p w14:paraId="7F8DB2D9" w14:textId="1DA690C3" w:rsidR="00C85D48" w:rsidRDefault="00C85D48" w:rsidP="007240DD">
      <w:pPr>
        <w:pStyle w:val="FigureCaptionPACKT"/>
      </w:pPr>
      <w:r>
        <w:t>Figure 10.37: Testing hard limit quota</w:t>
      </w:r>
    </w:p>
    <w:p w14:paraId="7A133C5E" w14:textId="3F23E85F" w:rsidR="00C85D48" w:rsidRDefault="00C85D48" w:rsidP="00C85D48">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37</w:t>
      </w:r>
      <w:r w:rsidRPr="006D38BA">
        <w:rPr>
          <w:rFonts w:ascii="Arial" w:hAnsi="Arial"/>
          <w:b/>
          <w:color w:val="FF0000"/>
          <w:sz w:val="28"/>
          <w:szCs w:val="28"/>
        </w:rPr>
        <w:t>.png</w:t>
      </w:r>
    </w:p>
    <w:p w14:paraId="5F966A0A" w14:textId="533EEE2B" w:rsidR="00C85D48" w:rsidRDefault="00C85D48" w:rsidP="00C85D48">
      <w:pPr>
        <w:pStyle w:val="NormalPACKT"/>
      </w:pPr>
      <w:r w:rsidRPr="00C85D48">
        <w:t xml:space="preserve">In </w:t>
      </w:r>
      <w:r w:rsidRPr="00C85D48">
        <w:rPr>
          <w:rStyle w:val="ItalicsPACKT"/>
        </w:rPr>
        <w:t>step 12</w:t>
      </w:r>
      <w:r w:rsidRPr="00C85D48">
        <w:t xml:space="preserve">, you examine the files in the </w:t>
      </w:r>
      <w:r w:rsidRPr="00C85D48">
        <w:rPr>
          <w:rStyle w:val="CodeInTextPACKT"/>
        </w:rPr>
        <w:t>C:\Quota</w:t>
      </w:r>
      <w:r w:rsidRPr="00A100E1">
        <w:t xml:space="preserve"> folder</w:t>
      </w:r>
      <w:r w:rsidRPr="00C85D48">
        <w:t>, which looks like this:</w:t>
      </w:r>
    </w:p>
    <w:p w14:paraId="2C8242FE" w14:textId="1A262070" w:rsidR="00C85D48" w:rsidRDefault="005F22BD" w:rsidP="007240DD">
      <w:pPr>
        <w:pStyle w:val="FigureCaptionPACKT"/>
      </w:pPr>
      <w:r>
        <w:rPr>
          <w:noProof/>
        </w:rPr>
        <w:drawing>
          <wp:inline distT="0" distB="0" distL="0" distR="0" wp14:anchorId="3C053EF5" wp14:editId="5C08E7F2">
            <wp:extent cx="3285500" cy="11715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18832" cy="1183461"/>
                    </a:xfrm>
                    <a:prstGeom prst="rect">
                      <a:avLst/>
                    </a:prstGeom>
                  </pic:spPr>
                </pic:pic>
              </a:graphicData>
            </a:graphic>
          </wp:inline>
        </w:drawing>
      </w:r>
      <w:r>
        <w:br/>
      </w:r>
      <w:r w:rsidR="00C85D48">
        <w:t>Figure 10.38: Viewing C:\Quota folder</w:t>
      </w:r>
    </w:p>
    <w:p w14:paraId="4FE28517" w14:textId="17D86617" w:rsidR="00A30048" w:rsidRDefault="00C85D48" w:rsidP="00A75A5D">
      <w:pPr>
        <w:pStyle w:val="NormalPACKT"/>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38</w:t>
      </w:r>
      <w:r w:rsidRPr="006D38BA">
        <w:rPr>
          <w:rFonts w:ascii="Arial" w:hAnsi="Arial"/>
          <w:b/>
          <w:color w:val="FF0000"/>
          <w:sz w:val="28"/>
          <w:szCs w:val="28"/>
        </w:rPr>
        <w:t>.png</w:t>
      </w:r>
    </w:p>
    <w:p w14:paraId="69E4A2F0" w14:textId="39BC5ABA" w:rsidR="0098498E" w:rsidRDefault="0098498E" w:rsidP="0098498E">
      <w:pPr>
        <w:pStyle w:val="Heading2"/>
      </w:pPr>
      <w:r>
        <w:t>There</w:t>
      </w:r>
      <w:r w:rsidR="002D3655">
        <w:t>'</w:t>
      </w:r>
      <w:r>
        <w:t>s more...</w:t>
      </w:r>
    </w:p>
    <w:p w14:paraId="7C087D07" w14:textId="77777777" w:rsidR="00B41DC2" w:rsidRDefault="00BF447C" w:rsidP="005F22BD">
      <w:pPr>
        <w:pStyle w:val="NormalPACKT"/>
      </w:pPr>
      <w:r w:rsidRPr="00090DAB">
        <w:t>In this recipe, you set up and tested both a soft and a hard FSRM quota. With the soft</w:t>
      </w:r>
      <w:r w:rsidR="00090DAB">
        <w:t xml:space="preserve"> </w:t>
      </w:r>
      <w:r w:rsidRPr="00090DAB">
        <w:t xml:space="preserve">quota, you configured FSRM to send an email to inform the recipient that </w:t>
      </w:r>
      <w:r w:rsidR="00126DF1">
        <w:t xml:space="preserve">they exceeded </w:t>
      </w:r>
      <w:r w:rsidRPr="00090DAB">
        <w:t>a quota</w:t>
      </w:r>
      <w:r w:rsidR="00404233">
        <w:t>.</w:t>
      </w:r>
      <w:r w:rsidRPr="00090DAB">
        <w:t xml:space="preserve"> </w:t>
      </w:r>
      <w:r w:rsidR="00404233">
        <w:t>You might want to send an email to either an administrator or a user who has exceeded the quota thresholds</w:t>
      </w:r>
      <w:r w:rsidR="00404233" w:rsidRPr="00BF447C">
        <w:rPr>
          <w:rFonts w:ascii="FranklinGothic-Book" w:hAnsi="FranklinGothic-Book"/>
          <w:color w:val="000000"/>
          <w:sz w:val="20"/>
          <w:szCs w:val="20"/>
        </w:rPr>
        <w:t>.</w:t>
      </w:r>
      <w:r w:rsidR="00404233">
        <w:rPr>
          <w:rFonts w:ascii="FranklinGothic-Book" w:hAnsi="FranklinGothic-Book"/>
          <w:color w:val="000000"/>
          <w:sz w:val="20"/>
          <w:szCs w:val="20"/>
        </w:rPr>
        <w:t xml:space="preserve"> </w:t>
      </w:r>
      <w:r w:rsidR="00090DAB" w:rsidRPr="00090DAB">
        <w:t xml:space="preserve"> </w:t>
      </w:r>
      <w:r w:rsidR="00E43F58">
        <w:t xml:space="preserve">For </w:t>
      </w:r>
      <w:r w:rsidR="00090DAB" w:rsidRPr="00090DAB">
        <w:t>the hard quota</w:t>
      </w:r>
      <w:r w:rsidR="00E43F58">
        <w:t>, FSRM writes application event-log entries and</w:t>
      </w:r>
      <w:r w:rsidR="00090DAB" w:rsidRPr="00090DAB">
        <w:t xml:space="preserve"> stops the user from saving </w:t>
      </w:r>
      <w:r w:rsidR="00825E4C">
        <w:t>excess data.</w:t>
      </w:r>
      <w:r w:rsidR="003A3E35">
        <w:t xml:space="preserve"> </w:t>
      </w:r>
      <w:r w:rsidRPr="00090DAB">
        <w:t xml:space="preserve">The quotas set in this recipe </w:t>
      </w:r>
      <w:r w:rsidR="00090DAB" w:rsidRPr="00090DAB">
        <w:t>are</w:t>
      </w:r>
      <w:r w:rsidRPr="00090DAB">
        <w:t xml:space="preserve"> small and would probably not be of much use in</w:t>
      </w:r>
      <w:r w:rsidR="00090DAB" w:rsidRPr="00090DAB">
        <w:t xml:space="preserve"> </w:t>
      </w:r>
      <w:r w:rsidRPr="00090DAB">
        <w:t>production. But a change from, say, 10 MB to 10 GB would be simple to make.</w:t>
      </w:r>
      <w:r w:rsidR="00090DAB" w:rsidRPr="00090DAB">
        <w:t xml:space="preserve"> </w:t>
      </w:r>
    </w:p>
    <w:p w14:paraId="7F0EFF7F" w14:textId="0D9FEFD2" w:rsidR="005F22BD" w:rsidRDefault="005F22BD" w:rsidP="005F22BD">
      <w:pPr>
        <w:pStyle w:val="NormalPACKT"/>
      </w:pPr>
      <w:r>
        <w:t xml:space="preserve">In </w:t>
      </w:r>
      <w:r w:rsidRPr="0033728D">
        <w:rPr>
          <w:rStyle w:val="ItalicsPACKT"/>
        </w:rPr>
        <w:t>step 1</w:t>
      </w:r>
      <w:r>
        <w:t xml:space="preserve">, you install </w:t>
      </w:r>
      <w:r w:rsidR="0064620A">
        <w:t xml:space="preserve">a </w:t>
      </w:r>
      <w:r>
        <w:t>new</w:t>
      </w:r>
      <w:r w:rsidR="0064620A">
        <w:t xml:space="preserve"> Windows</w:t>
      </w:r>
      <w:r>
        <w:t xml:space="preserve"> feature to </w:t>
      </w:r>
      <w:r w:rsidRPr="0033728D">
        <w:rPr>
          <w:rStyle w:val="CodeInTextPACKT"/>
        </w:rPr>
        <w:t>SRV1</w:t>
      </w:r>
      <w:r>
        <w:t xml:space="preserve">. From time to time, you may see the installation process just stall and not complete. In such cases, </w:t>
      </w:r>
      <w:r w:rsidR="0064620A">
        <w:t>re-running the command in a new PowerShell console or rebo</w:t>
      </w:r>
      <w:r w:rsidR="00B41DC2">
        <w:t>o</w:t>
      </w:r>
      <w:r w:rsidR="0064620A">
        <w:t xml:space="preserve">ting the server enables you to add features. </w:t>
      </w:r>
    </w:p>
    <w:p w14:paraId="3DD005B9" w14:textId="5FB548B5" w:rsidR="003F3F43" w:rsidRDefault="003F3F43" w:rsidP="003F3F43">
      <w:pPr>
        <w:pStyle w:val="NormalPACKT"/>
        <w:rPr>
          <w:lang w:val="en-GB"/>
        </w:rPr>
      </w:pPr>
      <w:r>
        <w:rPr>
          <w:lang w:val="en-GB"/>
        </w:rPr>
        <w:t xml:space="preserve">In </w:t>
      </w:r>
      <w:r w:rsidRPr="003F3F43">
        <w:rPr>
          <w:rStyle w:val="ItalicsPACKT"/>
        </w:rPr>
        <w:t>step 4</w:t>
      </w:r>
      <w:r>
        <w:rPr>
          <w:lang w:val="en-GB"/>
        </w:rPr>
        <w:t xml:space="preserve">, you create a new FSRM quota template. You can see this new template in the output generated by </w:t>
      </w:r>
      <w:r w:rsidRPr="003F3F43">
        <w:rPr>
          <w:rStyle w:val="ItalicsPACKT"/>
        </w:rPr>
        <w:t>step 5</w:t>
      </w:r>
      <w:r>
        <w:rPr>
          <w:lang w:val="en-GB"/>
        </w:rPr>
        <w:t>. Note that th</w:t>
      </w:r>
      <w:r w:rsidR="00EF4303">
        <w:rPr>
          <w:lang w:val="en-GB"/>
        </w:rPr>
        <w:t>i</w:t>
      </w:r>
      <w:r>
        <w:rPr>
          <w:lang w:val="en-GB"/>
        </w:rPr>
        <w:t>s quota template is for a hard, not a soft quota limit.</w:t>
      </w:r>
    </w:p>
    <w:p w14:paraId="6BFAA155" w14:textId="31B5FCBE" w:rsidR="00C85D48" w:rsidRPr="003F3F43" w:rsidRDefault="00C85D48" w:rsidP="003F3F43">
      <w:pPr>
        <w:pStyle w:val="NormalPACKT"/>
        <w:rPr>
          <w:lang w:val="en-GB"/>
        </w:rPr>
      </w:pPr>
      <w:r>
        <w:rPr>
          <w:lang w:val="en-GB"/>
        </w:rPr>
        <w:t xml:space="preserve">In </w:t>
      </w:r>
      <w:r w:rsidRPr="00EF7E4C">
        <w:rPr>
          <w:rStyle w:val="ItalicsPACKT"/>
        </w:rPr>
        <w:t>step 12</w:t>
      </w:r>
      <w:r>
        <w:rPr>
          <w:lang w:val="en-GB"/>
        </w:rPr>
        <w:t xml:space="preserve">, you examine the </w:t>
      </w:r>
      <w:r w:rsidRPr="008519B5">
        <w:rPr>
          <w:rStyle w:val="CodeInTextPACKT"/>
        </w:rPr>
        <w:t>C:\Quota</w:t>
      </w:r>
      <w:r>
        <w:rPr>
          <w:lang w:val="en-GB"/>
        </w:rPr>
        <w:t xml:space="preserve"> folder. Notice that </w:t>
      </w:r>
      <w:r w:rsidR="00EF4303">
        <w:rPr>
          <w:lang w:val="en-GB"/>
        </w:rPr>
        <w:t xml:space="preserve">with </w:t>
      </w:r>
      <w:r>
        <w:rPr>
          <w:lang w:val="en-GB"/>
        </w:rPr>
        <w:t xml:space="preserve">the third file (which you attempted to create in </w:t>
      </w:r>
      <w:r w:rsidRPr="00C85D48">
        <w:rPr>
          <w:rStyle w:val="ItalicsPACKT"/>
        </w:rPr>
        <w:t>step 11</w:t>
      </w:r>
      <w:r>
        <w:rPr>
          <w:lang w:val="en-GB"/>
        </w:rPr>
        <w:t>)</w:t>
      </w:r>
      <w:r w:rsidR="00EF4303">
        <w:rPr>
          <w:lang w:val="en-GB"/>
        </w:rPr>
        <w:t>,</w:t>
      </w:r>
      <w:r>
        <w:rPr>
          <w:lang w:val="en-GB"/>
        </w:rPr>
        <w:t xml:space="preserve"> Windows has not saved the entire file. </w:t>
      </w:r>
      <w:r w:rsidR="00EF7E4C">
        <w:rPr>
          <w:lang w:val="en-GB"/>
        </w:rPr>
        <w:t>If you are planning on imposing hard quotas, you must ensure users understand the implications of exceeding any hard quota limits.</w:t>
      </w:r>
    </w:p>
    <w:p w14:paraId="3B057BFA" w14:textId="5F87B92A" w:rsidR="00C61350" w:rsidRDefault="00C61350" w:rsidP="00C61350">
      <w:pPr>
        <w:pStyle w:val="Heading1"/>
      </w:pPr>
      <w:r>
        <w:t xml:space="preserve">Implementing FSRM </w:t>
      </w:r>
      <w:r w:rsidR="00130BD2">
        <w:t>r</w:t>
      </w:r>
      <w:r>
        <w:t>eporting</w:t>
      </w:r>
    </w:p>
    <w:p w14:paraId="74D7773E" w14:textId="2D2821B9" w:rsidR="005F22BD" w:rsidRDefault="005F22BD" w:rsidP="005F22BD">
      <w:pPr>
        <w:pStyle w:val="NormalPACKT"/>
      </w:pPr>
      <w:r w:rsidRPr="00C64F42">
        <w:t xml:space="preserve">A useful and often overlooked feature of the FSRM component is reporting. FSRM defines </w:t>
      </w:r>
      <w:r w:rsidR="0064620A">
        <w:t>several</w:t>
      </w:r>
      <w:r w:rsidRPr="00C64F42">
        <w:t xml:space="preserve"> basic report</w:t>
      </w:r>
      <w:r>
        <w:t xml:space="preserve"> </w:t>
      </w:r>
      <w:r w:rsidRPr="00C64F42">
        <w:t xml:space="preserve">types that you can </w:t>
      </w:r>
      <w:r w:rsidR="0064620A">
        <w:t>use</w:t>
      </w:r>
      <w:r w:rsidRPr="00C64F42">
        <w:t>. The reports can either be generated immediately (also known as</w:t>
      </w:r>
      <w:r>
        <w:t xml:space="preserve"> </w:t>
      </w:r>
      <w:r w:rsidR="00B055C6">
        <w:t>I</w:t>
      </w:r>
      <w:r w:rsidRPr="00C64F42">
        <w:t>nteractive) or at a scheduled time. The latter causes FSRM to generate reports on a weekly or</w:t>
      </w:r>
      <w:r>
        <w:t xml:space="preserve"> </w:t>
      </w:r>
      <w:r w:rsidRPr="00C64F42">
        <w:t>monthly basis.</w:t>
      </w:r>
    </w:p>
    <w:p w14:paraId="1E1596C1" w14:textId="346EE227" w:rsidR="005F22BD" w:rsidRDefault="005F22BD" w:rsidP="005F22BD">
      <w:pPr>
        <w:pStyle w:val="NormalPACKT"/>
      </w:pPr>
    </w:p>
    <w:p w14:paraId="1CE6C2CB" w14:textId="0DEF7743" w:rsidR="005F22BD" w:rsidRPr="005F22BD" w:rsidRDefault="005F22BD" w:rsidP="002C55E5">
      <w:pPr>
        <w:pStyle w:val="NormalPACKT"/>
      </w:pPr>
      <w:r>
        <w:t xml:space="preserve">FSRM produces reports </w:t>
      </w:r>
      <w:r w:rsidR="00C54277">
        <w:t>with</w:t>
      </w:r>
      <w:r>
        <w:t xml:space="preserve"> a fixed layout </w:t>
      </w:r>
      <w:r w:rsidR="0064620A">
        <w:t>that</w:t>
      </w:r>
      <w:r>
        <w:t xml:space="preserve"> you cannot change. FSRM can return the same data </w:t>
      </w:r>
      <w:r w:rsidR="0064620A">
        <w:t xml:space="preserve">contained in the HTML report but </w:t>
      </w:r>
      <w:r>
        <w:t>as an XML document</w:t>
      </w:r>
      <w:r w:rsidR="0064620A">
        <w:t>.</w:t>
      </w:r>
      <w:r>
        <w:t xml:space="preserve"> You can then</w:t>
      </w:r>
      <w:r w:rsidR="0064620A">
        <w:t xml:space="preserve"> </w:t>
      </w:r>
      <w:r>
        <w:t xml:space="preserve">use the XML document to create a report the way you need it. </w:t>
      </w:r>
    </w:p>
    <w:p w14:paraId="35FBA2EE" w14:textId="447B25F9" w:rsidR="0098498E" w:rsidRDefault="0098498E" w:rsidP="0098498E">
      <w:pPr>
        <w:pStyle w:val="Heading2"/>
        <w:tabs>
          <w:tab w:val="left" w:pos="0"/>
        </w:tabs>
      </w:pPr>
      <w:r>
        <w:t xml:space="preserve">Getting </w:t>
      </w:r>
      <w:r w:rsidR="006C350F">
        <w:t>r</w:t>
      </w:r>
      <w:r>
        <w:t>eady</w:t>
      </w:r>
    </w:p>
    <w:p w14:paraId="11A657EF" w14:textId="2D69D6B5" w:rsidR="0098498E" w:rsidRDefault="0098498E" w:rsidP="0098498E">
      <w:pPr>
        <w:pStyle w:val="NormalPACKT"/>
        <w:rPr>
          <w:lang w:val="en-GB"/>
        </w:rPr>
      </w:pPr>
      <w:r>
        <w:rPr>
          <w:lang w:val="en-GB"/>
        </w:rPr>
        <w:t xml:space="preserve">This recipe uses </w:t>
      </w:r>
      <w:r w:rsidRPr="00911CCD">
        <w:rPr>
          <w:rStyle w:val="CodeInTextPACKT"/>
        </w:rPr>
        <w:t>SRV</w:t>
      </w:r>
      <w:r>
        <w:rPr>
          <w:rStyle w:val="CodeInTextPACKT"/>
        </w:rPr>
        <w:t>1</w:t>
      </w:r>
      <w:r w:rsidRPr="006C350F">
        <w:t xml:space="preserve">, </w:t>
      </w:r>
      <w:r>
        <w:rPr>
          <w:lang w:val="en-GB"/>
        </w:rPr>
        <w:t xml:space="preserve">a domain-joined host in the </w:t>
      </w:r>
      <w:r w:rsidRPr="00286C78">
        <w:rPr>
          <w:rStyle w:val="CodeInTextPACKT"/>
        </w:rPr>
        <w:t>Reskit.Org</w:t>
      </w:r>
      <w:r>
        <w:rPr>
          <w:lang w:val="en-GB"/>
        </w:rPr>
        <w:t xml:space="preserve"> domain, on which you have installed PowerShell 7 and VS Code. </w:t>
      </w:r>
      <w:r w:rsidR="006B04C6">
        <w:rPr>
          <w:lang w:val="en-GB"/>
        </w:rPr>
        <w:t xml:space="preserve">In the previous recipe, </w:t>
      </w:r>
      <w:r w:rsidR="006B04C6" w:rsidRPr="006B04C6">
        <w:rPr>
          <w:rStyle w:val="ItalicsPACKT"/>
        </w:rPr>
        <w:t xml:space="preserve">Implementing FSRM </w:t>
      </w:r>
      <w:r w:rsidR="0074679A">
        <w:rPr>
          <w:rStyle w:val="ItalicsPACKT"/>
        </w:rPr>
        <w:t>q</w:t>
      </w:r>
      <w:r w:rsidR="006B04C6" w:rsidRPr="006B04C6">
        <w:rPr>
          <w:rStyle w:val="ItalicsPACKT"/>
        </w:rPr>
        <w:t>uotas</w:t>
      </w:r>
      <w:r w:rsidR="002659A8">
        <w:rPr>
          <w:lang w:val="en-GB"/>
        </w:rPr>
        <w:t>,</w:t>
      </w:r>
      <w:r w:rsidR="006B04C6">
        <w:rPr>
          <w:lang w:val="en-GB"/>
        </w:rPr>
        <w:t xml:space="preserve"> you have installed FSRM on </w:t>
      </w:r>
      <w:r w:rsidR="006B04C6" w:rsidRPr="006B04C6">
        <w:rPr>
          <w:rStyle w:val="CodeInTextPACKT"/>
        </w:rPr>
        <w:t>SRV1</w:t>
      </w:r>
      <w:r w:rsidR="006B04C6">
        <w:rPr>
          <w:lang w:val="en-GB"/>
        </w:rPr>
        <w:t xml:space="preserve">. </w:t>
      </w:r>
    </w:p>
    <w:p w14:paraId="35882CA3" w14:textId="049CC6BA" w:rsidR="0098498E" w:rsidRDefault="0098498E" w:rsidP="0098498E">
      <w:pPr>
        <w:pStyle w:val="Heading2"/>
        <w:tabs>
          <w:tab w:val="left" w:pos="0"/>
        </w:tabs>
      </w:pPr>
      <w:r>
        <w:t>How to do it...</w:t>
      </w:r>
    </w:p>
    <w:p w14:paraId="1369AF66" w14:textId="77777777" w:rsidR="00C82C9B" w:rsidRPr="00C82C9B" w:rsidRDefault="00C82C9B" w:rsidP="00A92B44">
      <w:pPr>
        <w:pStyle w:val="NumberedBulletPACKT"/>
        <w:numPr>
          <w:ilvl w:val="0"/>
          <w:numId w:val="42"/>
        </w:numPr>
        <w:rPr>
          <w:rStyle w:val="CodeInTextPACKT"/>
        </w:rPr>
      </w:pPr>
      <w:r w:rsidRPr="00C82C9B">
        <w:t>Creating a new FSR</w:t>
      </w:r>
      <w:r>
        <w:t>M</w:t>
      </w:r>
      <w:r w:rsidRPr="00C82C9B">
        <w:t> storage report for large files on </w:t>
      </w:r>
      <w:r w:rsidRPr="00C82C9B">
        <w:rPr>
          <w:rStyle w:val="CodeInTextPACKT"/>
        </w:rPr>
        <w:t>C:\</w:t>
      </w:r>
      <w:r w:rsidRPr="00C82C9B">
        <w:t> on </w:t>
      </w:r>
      <w:r w:rsidRPr="00C82C9B">
        <w:rPr>
          <w:rStyle w:val="CodeInTextPACKT"/>
        </w:rPr>
        <w:t>SRV1</w:t>
      </w:r>
    </w:p>
    <w:p w14:paraId="3C4231E8" w14:textId="77777777" w:rsidR="00C82C9B" w:rsidRDefault="00C82C9B" w:rsidP="00C82C9B">
      <w:pPr>
        <w:pStyle w:val="CodePACKT"/>
      </w:pPr>
    </w:p>
    <w:p w14:paraId="7344D36D" w14:textId="7B67129E" w:rsidR="00C82C9B" w:rsidRPr="00C54BA1" w:rsidRDefault="00C82C9B" w:rsidP="00C54BA1">
      <w:pPr>
        <w:pStyle w:val="CodePACKT"/>
      </w:pPr>
      <w:r w:rsidRPr="00C54BA1">
        <w:t>$NRHT = @{</w:t>
      </w:r>
    </w:p>
    <w:p w14:paraId="327000FF" w14:textId="6128B0ED" w:rsidR="00C82C9B" w:rsidRPr="00C54BA1" w:rsidRDefault="00C82C9B" w:rsidP="00C54BA1">
      <w:pPr>
        <w:pStyle w:val="CodePACKT"/>
      </w:pPr>
      <w:r w:rsidRPr="00C54BA1">
        <w:t>  Name             = </w:t>
      </w:r>
      <w:r w:rsidR="002D3655" w:rsidRPr="00C54BA1">
        <w:t>'</w:t>
      </w:r>
      <w:r w:rsidRPr="00C54BA1">
        <w:t>Large Files on SRV1</w:t>
      </w:r>
      <w:r w:rsidR="002D3655" w:rsidRPr="00C54BA1">
        <w:t>'</w:t>
      </w:r>
    </w:p>
    <w:p w14:paraId="0DE30EFB" w14:textId="0288B013" w:rsidR="00C82C9B" w:rsidRPr="00C54BA1" w:rsidRDefault="00C82C9B" w:rsidP="00C54BA1">
      <w:pPr>
        <w:pStyle w:val="CodePACKT"/>
      </w:pPr>
      <w:r w:rsidRPr="00C54BA1">
        <w:t>  </w:t>
      </w:r>
      <w:proofErr w:type="spellStart"/>
      <w:r w:rsidRPr="00C54BA1">
        <w:t>NameSpace</w:t>
      </w:r>
      <w:proofErr w:type="spellEnd"/>
      <w:r w:rsidRPr="00C54BA1">
        <w:t>        = </w:t>
      </w:r>
      <w:r w:rsidR="002D3655" w:rsidRPr="00C54BA1">
        <w:t>'</w:t>
      </w:r>
      <w:r w:rsidRPr="00C54BA1">
        <w:t>C:\</w:t>
      </w:r>
      <w:r w:rsidR="002D3655" w:rsidRPr="00C54BA1">
        <w:t>'</w:t>
      </w:r>
    </w:p>
    <w:p w14:paraId="5AC26C94" w14:textId="236F5684" w:rsidR="00C82C9B" w:rsidRPr="00C54BA1" w:rsidRDefault="00C82C9B" w:rsidP="00C54BA1">
      <w:pPr>
        <w:pStyle w:val="CodePACKT"/>
      </w:pPr>
      <w:r w:rsidRPr="00C54BA1">
        <w:t>  </w:t>
      </w:r>
      <w:proofErr w:type="spellStart"/>
      <w:r w:rsidRPr="00C54BA1">
        <w:t>ReportType</w:t>
      </w:r>
      <w:proofErr w:type="spellEnd"/>
      <w:r w:rsidRPr="00C54BA1">
        <w:t>       = </w:t>
      </w:r>
      <w:r w:rsidR="002D3655" w:rsidRPr="00C54BA1">
        <w:t>'</w:t>
      </w:r>
      <w:proofErr w:type="spellStart"/>
      <w:r w:rsidRPr="00C54BA1">
        <w:t>LargeFiles</w:t>
      </w:r>
      <w:proofErr w:type="spellEnd"/>
      <w:r w:rsidR="002D3655" w:rsidRPr="00C54BA1">
        <w:t>'</w:t>
      </w:r>
    </w:p>
    <w:p w14:paraId="6FCC48D9" w14:textId="77777777" w:rsidR="00C82C9B" w:rsidRPr="00C54BA1" w:rsidRDefault="00C82C9B" w:rsidP="00C54BA1">
      <w:pPr>
        <w:pStyle w:val="CodePACKT"/>
      </w:pPr>
      <w:r w:rsidRPr="00C54BA1">
        <w:t>  </w:t>
      </w:r>
      <w:proofErr w:type="spellStart"/>
      <w:r w:rsidRPr="00C54BA1">
        <w:t>LargeFileMinimum</w:t>
      </w:r>
      <w:proofErr w:type="spellEnd"/>
      <w:r w:rsidRPr="00C54BA1">
        <w:t> = 10MB </w:t>
      </w:r>
    </w:p>
    <w:p w14:paraId="0B1399EE" w14:textId="77777777" w:rsidR="00C82C9B" w:rsidRPr="00C54BA1" w:rsidRDefault="00C82C9B" w:rsidP="00C54BA1">
      <w:pPr>
        <w:pStyle w:val="CodePACKT"/>
      </w:pPr>
      <w:r w:rsidRPr="00C54BA1">
        <w:t>  Interactive      = $true </w:t>
      </w:r>
    </w:p>
    <w:p w14:paraId="0A0504EC" w14:textId="77777777" w:rsidR="00C82C9B" w:rsidRPr="00C54BA1" w:rsidRDefault="00C82C9B" w:rsidP="00C54BA1">
      <w:pPr>
        <w:pStyle w:val="CodePACKT"/>
      </w:pPr>
      <w:r w:rsidRPr="00C54BA1">
        <w:t>}</w:t>
      </w:r>
    </w:p>
    <w:p w14:paraId="7D9A93D1" w14:textId="4E8750E7" w:rsidR="00C82C9B" w:rsidRPr="00C54BA1" w:rsidRDefault="00C82C9B" w:rsidP="00C54BA1">
      <w:pPr>
        <w:pStyle w:val="CodePACKT"/>
      </w:pPr>
      <w:r w:rsidRPr="00C54BA1">
        <w:t>New-</w:t>
      </w:r>
      <w:proofErr w:type="spellStart"/>
      <w:r w:rsidRPr="00C54BA1">
        <w:t>FsrmStorageReport</w:t>
      </w:r>
      <w:proofErr w:type="spellEnd"/>
      <w:r w:rsidRPr="00C54BA1">
        <w:t> @NRHT</w:t>
      </w:r>
    </w:p>
    <w:p w14:paraId="38378D74" w14:textId="77777777" w:rsidR="00C82C9B" w:rsidRPr="00C82C9B" w:rsidRDefault="00C82C9B" w:rsidP="00C82C9B">
      <w:pPr>
        <w:pStyle w:val="CodePACKT"/>
      </w:pPr>
    </w:p>
    <w:p w14:paraId="796CAB06" w14:textId="50BBAE2E" w:rsidR="00C82C9B" w:rsidRPr="00C82C9B" w:rsidRDefault="00C82C9B" w:rsidP="00C82C9B">
      <w:pPr>
        <w:pStyle w:val="NumberedBulletPACKT"/>
        <w:rPr>
          <w:color w:val="000000"/>
        </w:rPr>
      </w:pPr>
      <w:r w:rsidRPr="00C82C9B">
        <w:t>Getting existing FSRM reports</w:t>
      </w:r>
    </w:p>
    <w:p w14:paraId="5E49221F" w14:textId="77777777" w:rsidR="00C82C9B" w:rsidRPr="00C82C9B" w:rsidRDefault="00C82C9B" w:rsidP="00C82C9B">
      <w:pPr>
        <w:pStyle w:val="CodePACKT"/>
      </w:pPr>
    </w:p>
    <w:p w14:paraId="58E9FD10" w14:textId="77777777" w:rsidR="00C82C9B" w:rsidRPr="00C82C9B" w:rsidRDefault="00C82C9B" w:rsidP="00C82C9B">
      <w:pPr>
        <w:pStyle w:val="CodePACKT"/>
      </w:pPr>
      <w:r w:rsidRPr="00C82C9B">
        <w:t>Get-</w:t>
      </w:r>
      <w:proofErr w:type="spellStart"/>
      <w:r w:rsidRPr="00C82C9B">
        <w:t>FsrmStorageReport</w:t>
      </w:r>
      <w:proofErr w:type="spellEnd"/>
      <w:r w:rsidRPr="00C82C9B">
        <w:t> * | </w:t>
      </w:r>
    </w:p>
    <w:p w14:paraId="239E40A1" w14:textId="77777777" w:rsidR="00C82C9B" w:rsidRPr="00C82C9B" w:rsidRDefault="00C82C9B" w:rsidP="00C82C9B">
      <w:pPr>
        <w:pStyle w:val="CodePACKT"/>
      </w:pPr>
      <w:r w:rsidRPr="00C82C9B">
        <w:t>  Format-Table -Property Name, </w:t>
      </w:r>
      <w:proofErr w:type="spellStart"/>
      <w:r w:rsidRPr="00C82C9B">
        <w:t>NameSpace</w:t>
      </w:r>
      <w:proofErr w:type="spellEnd"/>
      <w:r w:rsidRPr="00C82C9B">
        <w:t>, </w:t>
      </w:r>
    </w:p>
    <w:p w14:paraId="092236F6" w14:textId="77777777" w:rsidR="00C82C9B" w:rsidRPr="00C82C9B" w:rsidRDefault="00C82C9B" w:rsidP="00C82C9B">
      <w:pPr>
        <w:pStyle w:val="CodePACKT"/>
      </w:pPr>
      <w:r w:rsidRPr="00C82C9B">
        <w:t>                         </w:t>
      </w:r>
      <w:proofErr w:type="spellStart"/>
      <w:r w:rsidRPr="00C82C9B">
        <w:t>ReportType</w:t>
      </w:r>
      <w:proofErr w:type="spellEnd"/>
      <w:r w:rsidRPr="00C82C9B">
        <w:t>, </w:t>
      </w:r>
      <w:proofErr w:type="spellStart"/>
      <w:r w:rsidRPr="00C82C9B">
        <w:t>ReportFormat</w:t>
      </w:r>
      <w:proofErr w:type="spellEnd"/>
    </w:p>
    <w:p w14:paraId="00A32003" w14:textId="77777777" w:rsidR="00C82C9B" w:rsidRPr="00C82C9B" w:rsidRDefault="00C82C9B" w:rsidP="00C82C9B">
      <w:pPr>
        <w:pStyle w:val="CodePACKT"/>
      </w:pPr>
    </w:p>
    <w:p w14:paraId="0D0FBFC0" w14:textId="6A770924" w:rsidR="00C82C9B" w:rsidRPr="00C82C9B" w:rsidRDefault="00C82C9B" w:rsidP="00C82C9B">
      <w:pPr>
        <w:pStyle w:val="NumberedBulletPACKT"/>
        <w:rPr>
          <w:color w:val="000000"/>
        </w:rPr>
      </w:pPr>
      <w:r w:rsidRPr="00C82C9B">
        <w:t>Viewing </w:t>
      </w:r>
      <w:r w:rsidR="00F613C7">
        <w:t>In</w:t>
      </w:r>
      <w:r w:rsidRPr="00C82C9B">
        <w:t>teractive reports available on </w:t>
      </w:r>
      <w:r w:rsidR="002C3F2F" w:rsidRPr="002C3F2F">
        <w:rPr>
          <w:rStyle w:val="CodeInTextPACKT"/>
        </w:rPr>
        <w:t>SRV1</w:t>
      </w:r>
    </w:p>
    <w:p w14:paraId="42045A0B" w14:textId="77777777" w:rsidR="00C82C9B" w:rsidRPr="00C82C9B" w:rsidRDefault="00C82C9B" w:rsidP="00C82C9B">
      <w:pPr>
        <w:pStyle w:val="CodePACKT"/>
      </w:pPr>
    </w:p>
    <w:p w14:paraId="303BE61E" w14:textId="422F2826" w:rsidR="00C82C9B" w:rsidRPr="00C54BA1" w:rsidRDefault="00C82C9B" w:rsidP="00C54BA1">
      <w:pPr>
        <w:pStyle w:val="CodePACKT"/>
      </w:pPr>
      <w:r w:rsidRPr="00C54BA1">
        <w:t>$Path = </w:t>
      </w:r>
      <w:r w:rsidR="002D3655" w:rsidRPr="00C54BA1">
        <w:t>'</w:t>
      </w:r>
      <w:r w:rsidRPr="00C54BA1">
        <w:t>C:\</w:t>
      </w:r>
      <w:proofErr w:type="spellStart"/>
      <w:r w:rsidRPr="00C54BA1">
        <w:t>StorageReports</w:t>
      </w:r>
      <w:proofErr w:type="spellEnd"/>
      <w:r w:rsidRPr="00C54BA1">
        <w:t>\Interactive</w:t>
      </w:r>
      <w:r w:rsidR="002D3655" w:rsidRPr="00C54BA1">
        <w:t>'</w:t>
      </w:r>
    </w:p>
    <w:p w14:paraId="04F7E92D" w14:textId="77777777" w:rsidR="00C82C9B" w:rsidRPr="00C54BA1" w:rsidRDefault="00C82C9B" w:rsidP="00C54BA1">
      <w:pPr>
        <w:pStyle w:val="CodePACKT"/>
      </w:pPr>
      <w:r w:rsidRPr="00C54BA1">
        <w:t>Get-ChildItem -Path $Path</w:t>
      </w:r>
    </w:p>
    <w:p w14:paraId="35B91E21" w14:textId="77777777" w:rsidR="00C82C9B" w:rsidRPr="00C82C9B" w:rsidRDefault="00C82C9B" w:rsidP="00C82C9B">
      <w:pPr>
        <w:pStyle w:val="CodePACKT"/>
        <w:rPr>
          <w:rFonts w:ascii="Consolas" w:hAnsi="Consolas"/>
          <w:sz w:val="21"/>
          <w:szCs w:val="21"/>
        </w:rPr>
      </w:pPr>
    </w:p>
    <w:p w14:paraId="19C5B1B8" w14:textId="4843F045" w:rsidR="00C82C9B" w:rsidRPr="00C82C9B" w:rsidRDefault="00C82C9B" w:rsidP="00C82C9B">
      <w:pPr>
        <w:pStyle w:val="NumberedBulletPACKT"/>
        <w:rPr>
          <w:color w:val="000000"/>
        </w:rPr>
      </w:pPr>
      <w:r w:rsidRPr="00C82C9B">
        <w:t>Viewing the report</w:t>
      </w:r>
    </w:p>
    <w:p w14:paraId="5BB619C2" w14:textId="77777777" w:rsidR="00C82C9B" w:rsidRPr="00C82C9B" w:rsidRDefault="00C82C9B" w:rsidP="00C82C9B">
      <w:pPr>
        <w:pStyle w:val="CodePACKT"/>
        <w:rPr>
          <w:rStyle w:val="CodeInTextPACKT"/>
          <w:color w:val="7030A0"/>
        </w:rPr>
      </w:pPr>
    </w:p>
    <w:p w14:paraId="503F93D8" w14:textId="7165713D" w:rsidR="00C82C9B" w:rsidRPr="00C82C9B" w:rsidRDefault="00C82C9B" w:rsidP="00C82C9B">
      <w:pPr>
        <w:pStyle w:val="CodePACKT"/>
        <w:rPr>
          <w:rStyle w:val="CodeInTextPACKT"/>
          <w:color w:val="7030A0"/>
        </w:rPr>
      </w:pPr>
      <w:r w:rsidRPr="00C82C9B">
        <w:rPr>
          <w:rStyle w:val="CodeInTextPACKT"/>
          <w:color w:val="7030A0"/>
        </w:rPr>
        <w:t>$Rep = Get-ChildItem -Path $Path\*.html</w:t>
      </w:r>
    </w:p>
    <w:p w14:paraId="3217A18F" w14:textId="77777777" w:rsidR="00C82C9B" w:rsidRPr="00C82C9B" w:rsidRDefault="00C82C9B" w:rsidP="00C82C9B">
      <w:pPr>
        <w:pStyle w:val="CodePACKT"/>
        <w:rPr>
          <w:rStyle w:val="CodeInTextPACKT"/>
          <w:color w:val="7030A0"/>
        </w:rPr>
      </w:pPr>
      <w:r w:rsidRPr="00C82C9B">
        <w:rPr>
          <w:rStyle w:val="CodeInTextPACKT"/>
          <w:color w:val="7030A0"/>
        </w:rPr>
        <w:t>Invoke-Item -Path $Rep</w:t>
      </w:r>
    </w:p>
    <w:p w14:paraId="4F9DA77E" w14:textId="77777777" w:rsidR="00C82C9B" w:rsidRPr="00C82C9B" w:rsidRDefault="00C82C9B" w:rsidP="00C82C9B">
      <w:pPr>
        <w:pStyle w:val="CodePACKT"/>
        <w:rPr>
          <w:rStyle w:val="CodeInTextPACKT"/>
          <w:color w:val="7030A0"/>
        </w:rPr>
      </w:pPr>
    </w:p>
    <w:p w14:paraId="6E2F5D9E" w14:textId="3A22A8C8" w:rsidR="00C82C9B" w:rsidRPr="00C82C9B" w:rsidRDefault="00C82C9B" w:rsidP="00C82C9B">
      <w:pPr>
        <w:pStyle w:val="NumberedBulletPACKT"/>
        <w:rPr>
          <w:color w:val="000000"/>
        </w:rPr>
      </w:pPr>
      <w:r w:rsidRPr="00C82C9B">
        <w:t>Extracting key information from the FSRM XML output</w:t>
      </w:r>
    </w:p>
    <w:p w14:paraId="648BB4AC" w14:textId="77777777" w:rsidR="00C82C9B" w:rsidRPr="00C82C9B" w:rsidRDefault="00C82C9B" w:rsidP="00C82C9B">
      <w:pPr>
        <w:pStyle w:val="CodePACKT"/>
      </w:pPr>
    </w:p>
    <w:p w14:paraId="2A27763A" w14:textId="5EB1C2D1" w:rsidR="00C82C9B" w:rsidRPr="00C82C9B" w:rsidRDefault="00C82C9B" w:rsidP="00C82C9B">
      <w:pPr>
        <w:pStyle w:val="CodePACKT"/>
      </w:pPr>
      <w:r w:rsidRPr="00C82C9B">
        <w:t>$XF   = Get-ChildItem -Path $Path\*.xml </w:t>
      </w:r>
    </w:p>
    <w:p w14:paraId="46EF646A" w14:textId="77777777" w:rsidR="00C82C9B" w:rsidRPr="00C82C9B" w:rsidRDefault="00C82C9B" w:rsidP="00C82C9B">
      <w:pPr>
        <w:pStyle w:val="CodePACKT"/>
      </w:pPr>
      <w:r w:rsidRPr="00C82C9B">
        <w:t>$XML  = [XML] (Get-Content -Path $XF)</w:t>
      </w:r>
    </w:p>
    <w:p w14:paraId="68EC0C13" w14:textId="77777777" w:rsidR="00C82C9B" w:rsidRPr="00C82C9B" w:rsidRDefault="00C82C9B" w:rsidP="00C82C9B">
      <w:pPr>
        <w:pStyle w:val="CodePACKT"/>
      </w:pPr>
      <w:r w:rsidRPr="00C82C9B">
        <w:t>$Files = $</w:t>
      </w:r>
      <w:proofErr w:type="spellStart"/>
      <w:r w:rsidRPr="00C82C9B">
        <w:t>XML.StorageReport.ReportData.Item</w:t>
      </w:r>
      <w:proofErr w:type="spellEnd"/>
    </w:p>
    <w:p w14:paraId="42981F60" w14:textId="0241B26B" w:rsidR="00C82C9B" w:rsidRPr="00C82C9B" w:rsidRDefault="00C82C9B" w:rsidP="00C82C9B">
      <w:pPr>
        <w:pStyle w:val="CodePACKT"/>
      </w:pPr>
      <w:r w:rsidRPr="00C82C9B">
        <w:t>$Files | Where-Object Path -</w:t>
      </w:r>
      <w:proofErr w:type="spellStart"/>
      <w:r w:rsidRPr="00C82C9B">
        <w:t>NotMatch</w:t>
      </w:r>
      <w:proofErr w:type="spellEnd"/>
      <w:r w:rsidRPr="00C82C9B">
        <w:t> </w:t>
      </w:r>
      <w:r w:rsidR="002D3655">
        <w:t>'</w:t>
      </w:r>
      <w:r w:rsidRPr="00C82C9B">
        <w:t>^Windows|^Program|^Users</w:t>
      </w:r>
      <w:r w:rsidR="002D3655">
        <w:t>'</w:t>
      </w:r>
      <w:r w:rsidRPr="00C82C9B">
        <w:t>|</w:t>
      </w:r>
    </w:p>
    <w:p w14:paraId="60F883FC" w14:textId="77777777" w:rsidR="00C82C9B" w:rsidRPr="00C82C9B" w:rsidRDefault="00C82C9B" w:rsidP="00C82C9B">
      <w:pPr>
        <w:pStyle w:val="CodePACKT"/>
      </w:pPr>
      <w:r w:rsidRPr="00C82C9B">
        <w:t>  Format-Table -Property name, path,</w:t>
      </w:r>
    </w:p>
    <w:p w14:paraId="38EC39C8" w14:textId="378A6B65" w:rsidR="00C82C9B" w:rsidRPr="00C82C9B" w:rsidRDefault="00C82C9B" w:rsidP="00C82C9B">
      <w:pPr>
        <w:pStyle w:val="CodePACKT"/>
      </w:pPr>
      <w:r w:rsidRPr="00C82C9B">
        <w:t>    @{ Name =</w:t>
      </w:r>
      <w:r w:rsidR="002D3655">
        <w:t>'</w:t>
      </w:r>
      <w:proofErr w:type="spellStart"/>
      <w:r w:rsidRPr="00C82C9B">
        <w:t>Sizemb</w:t>
      </w:r>
      <w:proofErr w:type="spellEnd"/>
      <w:r w:rsidR="002D3655">
        <w:t>'</w:t>
      </w:r>
    </w:p>
    <w:p w14:paraId="59718253" w14:textId="4E51DF36" w:rsidR="00C82C9B" w:rsidRPr="00C82C9B" w:rsidRDefault="00C82C9B" w:rsidP="00C82C9B">
      <w:pPr>
        <w:pStyle w:val="CodePACKT"/>
      </w:pPr>
      <w:r w:rsidRPr="00C82C9B">
        <w:t>       Expression = {(([int]$_.size)/1mb).</w:t>
      </w:r>
      <w:proofErr w:type="spellStart"/>
      <w:r w:rsidRPr="00C82C9B">
        <w:t>tostring</w:t>
      </w:r>
      <w:proofErr w:type="spellEnd"/>
      <w:r w:rsidRPr="00C82C9B">
        <w:t>(</w:t>
      </w:r>
      <w:r w:rsidR="002D3655">
        <w:t>'</w:t>
      </w:r>
      <w:r w:rsidRPr="00C82C9B">
        <w:t>N2</w:t>
      </w:r>
      <w:r w:rsidR="002D3655">
        <w:t>'</w:t>
      </w:r>
      <w:r w:rsidRPr="00C82C9B">
        <w:t>)}},</w:t>
      </w:r>
    </w:p>
    <w:p w14:paraId="72A18DBB" w14:textId="77777777" w:rsidR="00C82C9B" w:rsidRPr="00C82C9B" w:rsidRDefault="00C82C9B" w:rsidP="00C82C9B">
      <w:pPr>
        <w:pStyle w:val="CodePACKT"/>
      </w:pPr>
      <w:r w:rsidRPr="00C82C9B">
        <w:t>       </w:t>
      </w:r>
      <w:proofErr w:type="spellStart"/>
      <w:r w:rsidRPr="00C82C9B">
        <w:t>DaysSinceLastAccessed</w:t>
      </w:r>
      <w:proofErr w:type="spellEnd"/>
      <w:r w:rsidRPr="00C82C9B">
        <w:t> -AutoSize</w:t>
      </w:r>
    </w:p>
    <w:p w14:paraId="3AC72822" w14:textId="77777777" w:rsidR="00C82C9B" w:rsidRPr="00C82C9B" w:rsidRDefault="00C82C9B" w:rsidP="00C82C9B">
      <w:pPr>
        <w:pStyle w:val="CodePACKT"/>
      </w:pPr>
    </w:p>
    <w:p w14:paraId="055B7B18" w14:textId="620CAB65" w:rsidR="00C82C9B" w:rsidRPr="00C82C9B" w:rsidRDefault="00C82C9B" w:rsidP="00C82C9B">
      <w:pPr>
        <w:pStyle w:val="NumberedBulletPACKT"/>
        <w:rPr>
          <w:color w:val="000000"/>
        </w:rPr>
      </w:pPr>
      <w:r w:rsidRPr="00C82C9B">
        <w:t>Creating a monthly task in </w:t>
      </w:r>
      <w:r w:rsidR="00126DF1">
        <w:t xml:space="preserve">the </w:t>
      </w:r>
      <w:r w:rsidRPr="00C82C9B">
        <w:t>task scheduler</w:t>
      </w:r>
    </w:p>
    <w:p w14:paraId="270577DC" w14:textId="77777777" w:rsidR="00C82C9B" w:rsidRPr="00C82C9B" w:rsidRDefault="00C82C9B" w:rsidP="00C82C9B">
      <w:pPr>
        <w:pStyle w:val="CodePACKT"/>
      </w:pPr>
    </w:p>
    <w:p w14:paraId="218DF9EC" w14:textId="35559DB8" w:rsidR="00C82C9B" w:rsidRPr="00C82C9B" w:rsidRDefault="00C82C9B" w:rsidP="00C82C9B">
      <w:pPr>
        <w:pStyle w:val="CodePACKT"/>
      </w:pPr>
      <w:r w:rsidRPr="00C82C9B">
        <w:t>$Date = Get-Date </w:t>
      </w:r>
      <w:r w:rsidR="002D3655">
        <w:t>'</w:t>
      </w:r>
      <w:r w:rsidRPr="00C82C9B">
        <w:t>04:20</w:t>
      </w:r>
      <w:r w:rsidR="002D3655">
        <w:t>'</w:t>
      </w:r>
    </w:p>
    <w:p w14:paraId="5EB9A108" w14:textId="77777777" w:rsidR="00C82C9B" w:rsidRPr="00C82C9B" w:rsidRDefault="00C82C9B" w:rsidP="00C82C9B">
      <w:pPr>
        <w:pStyle w:val="CodePACKT"/>
      </w:pPr>
      <w:r w:rsidRPr="00C82C9B">
        <w:t>$NTHT = @{</w:t>
      </w:r>
    </w:p>
    <w:p w14:paraId="1263A8FE" w14:textId="77777777" w:rsidR="00C82C9B" w:rsidRPr="00C82C9B" w:rsidRDefault="00C82C9B" w:rsidP="00C82C9B">
      <w:pPr>
        <w:pStyle w:val="CodePACKT"/>
      </w:pPr>
      <w:r w:rsidRPr="00C82C9B">
        <w:t>  Time    = $Date</w:t>
      </w:r>
    </w:p>
    <w:p w14:paraId="1456E022" w14:textId="77777777" w:rsidR="00C82C9B" w:rsidRPr="00C82C9B" w:rsidRDefault="00C82C9B" w:rsidP="00C82C9B">
      <w:pPr>
        <w:pStyle w:val="CodePACKT"/>
      </w:pPr>
      <w:r w:rsidRPr="00C82C9B">
        <w:t>  Monthly = 1</w:t>
      </w:r>
    </w:p>
    <w:p w14:paraId="63E1333E" w14:textId="77777777" w:rsidR="00C82C9B" w:rsidRPr="00C82C9B" w:rsidRDefault="00C82C9B" w:rsidP="00C82C9B">
      <w:pPr>
        <w:pStyle w:val="CodePACKT"/>
      </w:pPr>
      <w:r w:rsidRPr="00C82C9B">
        <w:t>}</w:t>
      </w:r>
    </w:p>
    <w:p w14:paraId="5177C8E2" w14:textId="77777777" w:rsidR="00C82C9B" w:rsidRPr="00C82C9B" w:rsidRDefault="00C82C9B" w:rsidP="00C82C9B">
      <w:pPr>
        <w:pStyle w:val="CodePACKT"/>
      </w:pPr>
      <w:r w:rsidRPr="00C82C9B">
        <w:t>$Task = New-</w:t>
      </w:r>
      <w:proofErr w:type="spellStart"/>
      <w:r w:rsidRPr="00C82C9B">
        <w:t>FsrmScheduledTask</w:t>
      </w:r>
      <w:proofErr w:type="spellEnd"/>
      <w:r w:rsidRPr="00C82C9B">
        <w:t> @NTHT</w:t>
      </w:r>
    </w:p>
    <w:p w14:paraId="7B626D80" w14:textId="77777777" w:rsidR="00C82C9B" w:rsidRPr="00C82C9B" w:rsidRDefault="00C82C9B" w:rsidP="00C82C9B">
      <w:pPr>
        <w:pStyle w:val="CodePACKT"/>
      </w:pPr>
      <w:r w:rsidRPr="00C82C9B">
        <w:t>$NRHT = @{</w:t>
      </w:r>
    </w:p>
    <w:p w14:paraId="0A0FBAD1" w14:textId="45A3CE9E" w:rsidR="00C82C9B" w:rsidRPr="00C82C9B" w:rsidRDefault="00C82C9B" w:rsidP="00C82C9B">
      <w:pPr>
        <w:pStyle w:val="CodePACKT"/>
      </w:pPr>
      <w:r w:rsidRPr="00C82C9B">
        <w:t>  Name             = </w:t>
      </w:r>
      <w:r w:rsidR="002D3655">
        <w:t>'</w:t>
      </w:r>
      <w:r w:rsidRPr="00C82C9B">
        <w:t>Monthly Files by files group report</w:t>
      </w:r>
      <w:r w:rsidR="002D3655">
        <w:t>'</w:t>
      </w:r>
    </w:p>
    <w:p w14:paraId="187EAC62" w14:textId="65037839" w:rsidR="00C82C9B" w:rsidRPr="00C82C9B" w:rsidRDefault="00C82C9B" w:rsidP="00C82C9B">
      <w:pPr>
        <w:pStyle w:val="CodePACKT"/>
      </w:pPr>
      <w:r w:rsidRPr="00C82C9B">
        <w:t>  Namespace        = </w:t>
      </w:r>
      <w:r w:rsidR="002D3655">
        <w:t>'</w:t>
      </w:r>
      <w:r w:rsidRPr="00C82C9B">
        <w:t>C:\</w:t>
      </w:r>
      <w:r w:rsidR="002D3655">
        <w:t>'</w:t>
      </w:r>
    </w:p>
    <w:p w14:paraId="4EA7F7E1" w14:textId="77777777" w:rsidR="00C82C9B" w:rsidRPr="00C82C9B" w:rsidRDefault="00C82C9B" w:rsidP="00C82C9B">
      <w:pPr>
        <w:pStyle w:val="CodePACKT"/>
      </w:pPr>
      <w:r w:rsidRPr="00C82C9B">
        <w:t>  Schedule         = $Task </w:t>
      </w:r>
    </w:p>
    <w:p w14:paraId="1CDD4922" w14:textId="61BBC17C" w:rsidR="00C82C9B" w:rsidRPr="00C82C9B" w:rsidRDefault="00C82C9B" w:rsidP="00C82C9B">
      <w:pPr>
        <w:pStyle w:val="CodePACKT"/>
      </w:pPr>
      <w:r w:rsidRPr="00C82C9B">
        <w:t>  </w:t>
      </w:r>
      <w:proofErr w:type="spellStart"/>
      <w:r w:rsidRPr="00C82C9B">
        <w:t>ReportType</w:t>
      </w:r>
      <w:proofErr w:type="spellEnd"/>
      <w:r w:rsidRPr="00C82C9B">
        <w:t>       = </w:t>
      </w:r>
      <w:r w:rsidR="002D3655">
        <w:t>'</w:t>
      </w:r>
      <w:proofErr w:type="spellStart"/>
      <w:r w:rsidRPr="00C82C9B">
        <w:t>FilesbyFileGroup</w:t>
      </w:r>
      <w:proofErr w:type="spellEnd"/>
      <w:r w:rsidR="002D3655">
        <w:t>'</w:t>
      </w:r>
    </w:p>
    <w:p w14:paraId="704B6162" w14:textId="4BD493CA" w:rsidR="00C82C9B" w:rsidRPr="00C82C9B" w:rsidRDefault="00C82C9B" w:rsidP="00C82C9B">
      <w:pPr>
        <w:pStyle w:val="CodePACKT"/>
      </w:pPr>
      <w:r w:rsidRPr="00C82C9B">
        <w:t>  </w:t>
      </w:r>
      <w:proofErr w:type="spellStart"/>
      <w:r w:rsidRPr="00C82C9B">
        <w:t>FileGroupINclude</w:t>
      </w:r>
      <w:proofErr w:type="spellEnd"/>
      <w:r w:rsidRPr="00C82C9B">
        <w:t> = </w:t>
      </w:r>
      <w:r w:rsidR="002D3655">
        <w:t>'</w:t>
      </w:r>
      <w:r w:rsidRPr="00C82C9B">
        <w:t>Text Files</w:t>
      </w:r>
      <w:r w:rsidR="002D3655">
        <w:t>'</w:t>
      </w:r>
    </w:p>
    <w:p w14:paraId="16E3EA1C" w14:textId="77777777" w:rsidR="00C82C9B" w:rsidRPr="00C82C9B" w:rsidRDefault="00C82C9B" w:rsidP="00C82C9B">
      <w:pPr>
        <w:pStyle w:val="CodePACKT"/>
      </w:pPr>
      <w:r w:rsidRPr="00C82C9B">
        <w:t>  </w:t>
      </w:r>
      <w:proofErr w:type="spellStart"/>
      <w:r w:rsidRPr="00C82C9B">
        <w:t>LargeFileMinimum</w:t>
      </w:r>
      <w:proofErr w:type="spellEnd"/>
      <w:r w:rsidRPr="00C82C9B">
        <w:t> = 25MB</w:t>
      </w:r>
    </w:p>
    <w:p w14:paraId="4098F13D" w14:textId="77777777" w:rsidR="00C82C9B" w:rsidRPr="00C82C9B" w:rsidRDefault="00C82C9B" w:rsidP="00C82C9B">
      <w:pPr>
        <w:pStyle w:val="CodePACKT"/>
      </w:pPr>
      <w:r w:rsidRPr="00C82C9B">
        <w:t>}</w:t>
      </w:r>
    </w:p>
    <w:p w14:paraId="466B8C6C" w14:textId="77777777" w:rsidR="00C82C9B" w:rsidRPr="00C82C9B" w:rsidRDefault="00C82C9B" w:rsidP="00C82C9B">
      <w:pPr>
        <w:pStyle w:val="CodePACKT"/>
      </w:pPr>
      <w:r w:rsidRPr="00C82C9B">
        <w:t>New-</w:t>
      </w:r>
      <w:proofErr w:type="spellStart"/>
      <w:r w:rsidRPr="00C82C9B">
        <w:t>FsrmStorageReport</w:t>
      </w:r>
      <w:proofErr w:type="spellEnd"/>
      <w:r w:rsidRPr="00C82C9B">
        <w:t> @NRHT | Out-Null</w:t>
      </w:r>
    </w:p>
    <w:p w14:paraId="26F6EE37" w14:textId="77777777" w:rsidR="00C82C9B" w:rsidRPr="00C82C9B" w:rsidRDefault="00C82C9B" w:rsidP="00C82C9B">
      <w:pPr>
        <w:pStyle w:val="CodePACKT"/>
      </w:pPr>
    </w:p>
    <w:p w14:paraId="6A1D8BCB" w14:textId="2BDAA8C8" w:rsidR="00C82C9B" w:rsidRPr="00C82C9B" w:rsidRDefault="00C82C9B" w:rsidP="00C82C9B">
      <w:pPr>
        <w:pStyle w:val="NumberedBulletPACKT"/>
        <w:rPr>
          <w:color w:val="000000"/>
        </w:rPr>
      </w:pPr>
      <w:r w:rsidRPr="00C82C9B">
        <w:t>Getting</w:t>
      </w:r>
      <w:r w:rsidR="00126DF1">
        <w:t xml:space="preserve"> d</w:t>
      </w:r>
      <w:r w:rsidRPr="00C82C9B">
        <w:t>etails of the task</w:t>
      </w:r>
    </w:p>
    <w:p w14:paraId="3EA1E125" w14:textId="77777777" w:rsidR="00C82C9B" w:rsidRDefault="00C82C9B" w:rsidP="00C82C9B">
      <w:pPr>
        <w:pStyle w:val="CodePACKT"/>
      </w:pPr>
    </w:p>
    <w:p w14:paraId="0A88E675" w14:textId="4FE9279F" w:rsidR="00C82C9B" w:rsidRPr="0096202F" w:rsidRDefault="00C82C9B" w:rsidP="0096202F">
      <w:pPr>
        <w:pStyle w:val="CodePACKT"/>
      </w:pPr>
      <w:r w:rsidRPr="0096202F">
        <w:t>Get-</w:t>
      </w:r>
      <w:proofErr w:type="spellStart"/>
      <w:r w:rsidRPr="0096202F">
        <w:t>ScheduledTask</w:t>
      </w:r>
      <w:proofErr w:type="spellEnd"/>
      <w:r w:rsidRPr="0096202F">
        <w:t> | </w:t>
      </w:r>
    </w:p>
    <w:p w14:paraId="40FDC5B6" w14:textId="5667BB10" w:rsidR="00C82C9B" w:rsidRPr="0096202F" w:rsidRDefault="00C82C9B" w:rsidP="0096202F">
      <w:pPr>
        <w:pStyle w:val="CodePACKT"/>
      </w:pPr>
      <w:r w:rsidRPr="0096202F">
        <w:t>  Where-Object </w:t>
      </w:r>
      <w:proofErr w:type="spellStart"/>
      <w:r w:rsidRPr="0096202F">
        <w:t>TaskName</w:t>
      </w:r>
      <w:proofErr w:type="spellEnd"/>
      <w:r w:rsidRPr="0096202F">
        <w:t> -Match </w:t>
      </w:r>
      <w:r w:rsidR="002D3655" w:rsidRPr="0096202F">
        <w:t>'</w:t>
      </w:r>
      <w:r w:rsidRPr="0096202F">
        <w:t>Monthly</w:t>
      </w:r>
      <w:r w:rsidR="002D3655" w:rsidRPr="0096202F">
        <w:t>'</w:t>
      </w:r>
      <w:r w:rsidRPr="0096202F">
        <w:t> |</w:t>
      </w:r>
    </w:p>
    <w:p w14:paraId="62969B3A" w14:textId="77777777" w:rsidR="00C82C9B" w:rsidRPr="0096202F" w:rsidRDefault="00C82C9B" w:rsidP="0096202F">
      <w:pPr>
        <w:pStyle w:val="CodePACKT"/>
      </w:pPr>
      <w:r w:rsidRPr="0096202F">
        <w:t>    Format-Table -AutoSize</w:t>
      </w:r>
    </w:p>
    <w:p w14:paraId="46CDDE2E" w14:textId="77777777" w:rsidR="00C82C9B" w:rsidRPr="00C82C9B" w:rsidRDefault="00C82C9B" w:rsidP="00C82C9B">
      <w:pPr>
        <w:pStyle w:val="CodePACKT"/>
      </w:pPr>
    </w:p>
    <w:p w14:paraId="62D169F1" w14:textId="2871F141" w:rsidR="00C82C9B" w:rsidRPr="00C82C9B" w:rsidRDefault="00C82C9B" w:rsidP="00C82C9B">
      <w:pPr>
        <w:pStyle w:val="NumberedBulletPACKT"/>
        <w:rPr>
          <w:color w:val="000000"/>
        </w:rPr>
      </w:pPr>
      <w:r w:rsidRPr="00C82C9B">
        <w:t>Ru</w:t>
      </w:r>
      <w:r w:rsidR="00126DF1">
        <w:t>n</w:t>
      </w:r>
      <w:r w:rsidRPr="00C82C9B">
        <w:t>ning the task now</w:t>
      </w:r>
    </w:p>
    <w:p w14:paraId="5FBF9611" w14:textId="77777777" w:rsidR="00C82C9B" w:rsidRPr="00C82C9B" w:rsidRDefault="00C82C9B" w:rsidP="00C82C9B">
      <w:pPr>
        <w:pStyle w:val="CodePACKT"/>
      </w:pPr>
    </w:p>
    <w:p w14:paraId="16DA3D96" w14:textId="218432C8" w:rsidR="00C82C9B" w:rsidRPr="00C82C9B" w:rsidRDefault="00C82C9B" w:rsidP="00C82C9B">
      <w:pPr>
        <w:pStyle w:val="CodePACKT"/>
      </w:pPr>
      <w:r w:rsidRPr="00C82C9B">
        <w:t>Get-</w:t>
      </w:r>
      <w:proofErr w:type="spellStart"/>
      <w:r w:rsidRPr="00C82C9B">
        <w:t>ScheduledTask</w:t>
      </w:r>
      <w:proofErr w:type="spellEnd"/>
      <w:r w:rsidRPr="00C82C9B">
        <w:t> -</w:t>
      </w:r>
      <w:proofErr w:type="spellStart"/>
      <w:r w:rsidRPr="00C82C9B">
        <w:t>TaskName</w:t>
      </w:r>
      <w:proofErr w:type="spellEnd"/>
      <w:r w:rsidRPr="00C82C9B">
        <w:t> </w:t>
      </w:r>
      <w:r w:rsidR="002D3655">
        <w:t>'</w:t>
      </w:r>
      <w:r w:rsidRPr="00C82C9B">
        <w:t>*Monthly*</w:t>
      </w:r>
      <w:r w:rsidR="002D3655">
        <w:t>'</w:t>
      </w:r>
      <w:r w:rsidRPr="00C82C9B">
        <w:t> | </w:t>
      </w:r>
    </w:p>
    <w:p w14:paraId="4D7960B5" w14:textId="77777777" w:rsidR="00C82C9B" w:rsidRPr="00C82C9B" w:rsidRDefault="00C82C9B" w:rsidP="00C82C9B">
      <w:pPr>
        <w:pStyle w:val="CodePACKT"/>
      </w:pPr>
      <w:r w:rsidRPr="00C82C9B">
        <w:t>  Start-</w:t>
      </w:r>
      <w:proofErr w:type="spellStart"/>
      <w:r w:rsidRPr="00C82C9B">
        <w:t>ScheduledTask</w:t>
      </w:r>
      <w:proofErr w:type="spellEnd"/>
    </w:p>
    <w:p w14:paraId="447FE8F4" w14:textId="11192AEE" w:rsidR="00C82C9B" w:rsidRPr="00C82C9B" w:rsidRDefault="00C82C9B" w:rsidP="00C82C9B">
      <w:pPr>
        <w:pStyle w:val="CodePACKT"/>
      </w:pPr>
      <w:r w:rsidRPr="00C82C9B">
        <w:t>Get-</w:t>
      </w:r>
      <w:proofErr w:type="spellStart"/>
      <w:r w:rsidRPr="00C82C9B">
        <w:t>ScheduledTask</w:t>
      </w:r>
      <w:proofErr w:type="spellEnd"/>
      <w:r w:rsidRPr="00C82C9B">
        <w:t> -</w:t>
      </w:r>
      <w:proofErr w:type="spellStart"/>
      <w:r w:rsidRPr="00C82C9B">
        <w:t>TaskName</w:t>
      </w:r>
      <w:proofErr w:type="spellEnd"/>
      <w:r w:rsidRPr="00C82C9B">
        <w:t> </w:t>
      </w:r>
      <w:r w:rsidR="002D3655">
        <w:t>'</w:t>
      </w:r>
      <w:r w:rsidRPr="00C82C9B">
        <w:t>*Monthly*</w:t>
      </w:r>
      <w:r w:rsidR="002D3655">
        <w:t>'</w:t>
      </w:r>
    </w:p>
    <w:p w14:paraId="7A18B360" w14:textId="77777777" w:rsidR="00C82C9B" w:rsidRPr="00C82C9B" w:rsidRDefault="00C82C9B" w:rsidP="00C82C9B">
      <w:pPr>
        <w:pStyle w:val="CodePACKT"/>
      </w:pPr>
    </w:p>
    <w:p w14:paraId="20A668CE" w14:textId="67C0C926" w:rsidR="00C82C9B" w:rsidRPr="00C82C9B" w:rsidRDefault="00C82C9B" w:rsidP="00C82C9B">
      <w:pPr>
        <w:pStyle w:val="NumberedBulletPACKT"/>
        <w:rPr>
          <w:color w:val="000000"/>
        </w:rPr>
      </w:pPr>
      <w:r w:rsidRPr="00C82C9B">
        <w:t>Viewing the report in the </w:t>
      </w:r>
      <w:r w:rsidR="002C3F2F" w:rsidRPr="002C3F2F">
        <w:rPr>
          <w:rStyle w:val="CodeInTextPACKT"/>
        </w:rPr>
        <w:t>C:\</w:t>
      </w:r>
      <w:r w:rsidRPr="002C3F2F">
        <w:rPr>
          <w:rStyle w:val="CodeInTextPACKT"/>
        </w:rPr>
        <w:t>StorageReports</w:t>
      </w:r>
      <w:r w:rsidRPr="00C82C9B">
        <w:t> folder</w:t>
      </w:r>
    </w:p>
    <w:p w14:paraId="6A3911F5" w14:textId="77777777" w:rsidR="00C82C9B" w:rsidRPr="00BF447C" w:rsidRDefault="00C82C9B" w:rsidP="00BF447C">
      <w:pPr>
        <w:pStyle w:val="CodePACKT"/>
      </w:pPr>
    </w:p>
    <w:p w14:paraId="2B0F754A" w14:textId="219459BE" w:rsidR="00C82C9B" w:rsidRPr="00BF447C" w:rsidRDefault="00C82C9B" w:rsidP="00BF447C">
      <w:pPr>
        <w:pStyle w:val="CodePACKT"/>
      </w:pPr>
      <w:r w:rsidRPr="00BF447C">
        <w:t>$Path = </w:t>
      </w:r>
      <w:r w:rsidR="002D3655">
        <w:t>'</w:t>
      </w:r>
      <w:r w:rsidRPr="00BF447C">
        <w:t>C:\</w:t>
      </w:r>
      <w:proofErr w:type="spellStart"/>
      <w:r w:rsidRPr="00BF447C">
        <w:t>StorageReports</w:t>
      </w:r>
      <w:proofErr w:type="spellEnd"/>
      <w:r w:rsidRPr="00BF447C">
        <w:t>\Scheduled</w:t>
      </w:r>
      <w:r w:rsidR="002D3655">
        <w:t>'</w:t>
      </w:r>
    </w:p>
    <w:p w14:paraId="0B13522E" w14:textId="77777777" w:rsidR="00C82C9B" w:rsidRPr="00BF447C" w:rsidRDefault="00C82C9B" w:rsidP="00BF447C">
      <w:pPr>
        <w:pStyle w:val="CodePACKT"/>
      </w:pPr>
      <w:r w:rsidRPr="00BF447C">
        <w:t>$Rep = Get-ChildItem -Path $path\*.html</w:t>
      </w:r>
    </w:p>
    <w:p w14:paraId="7F446E52" w14:textId="77777777" w:rsidR="00C82C9B" w:rsidRPr="00BF447C" w:rsidRDefault="00C82C9B" w:rsidP="00BF447C">
      <w:pPr>
        <w:pStyle w:val="CodePACKT"/>
      </w:pPr>
      <w:r w:rsidRPr="00BF447C">
        <w:t>$Rep</w:t>
      </w:r>
    </w:p>
    <w:p w14:paraId="7F494828" w14:textId="77777777" w:rsidR="00C82C9B" w:rsidRPr="00C82C9B" w:rsidRDefault="00C82C9B" w:rsidP="00C82C9B">
      <w:pPr>
        <w:pStyle w:val="CodePACKT"/>
      </w:pPr>
    </w:p>
    <w:p w14:paraId="396216D9" w14:textId="739C3B34" w:rsidR="00C82C9B" w:rsidRPr="00C82C9B" w:rsidRDefault="00C82C9B" w:rsidP="00C82C9B">
      <w:pPr>
        <w:pStyle w:val="NumberedBulletPACKT"/>
        <w:rPr>
          <w:color w:val="000000"/>
        </w:rPr>
      </w:pPr>
      <w:r w:rsidRPr="00C82C9B">
        <w:t>Viewing the report</w:t>
      </w:r>
    </w:p>
    <w:p w14:paraId="4B98396B" w14:textId="77777777" w:rsidR="00C82C9B" w:rsidRPr="00C82C9B" w:rsidRDefault="00C82C9B" w:rsidP="00C82C9B">
      <w:pPr>
        <w:pStyle w:val="CodePACKT"/>
      </w:pPr>
    </w:p>
    <w:p w14:paraId="03136777" w14:textId="77777777" w:rsidR="00C82C9B" w:rsidRPr="00C82C9B" w:rsidRDefault="00C82C9B" w:rsidP="00C82C9B">
      <w:pPr>
        <w:pStyle w:val="CodePACKT"/>
        <w:rPr>
          <w:rFonts w:ascii="Consolas" w:hAnsi="Consolas"/>
          <w:sz w:val="21"/>
          <w:szCs w:val="21"/>
        </w:rPr>
      </w:pPr>
      <w:r w:rsidRPr="00C82C9B">
        <w:rPr>
          <w:rFonts w:ascii="Consolas" w:hAnsi="Consolas"/>
          <w:sz w:val="21"/>
          <w:szCs w:val="21"/>
        </w:rPr>
        <w:t>Invoke-item -Path $Rep</w:t>
      </w:r>
    </w:p>
    <w:p w14:paraId="442547A0" w14:textId="4B7A21D8" w:rsidR="0098498E" w:rsidRDefault="0098498E" w:rsidP="0098498E">
      <w:pPr>
        <w:pStyle w:val="Heading2"/>
        <w:numPr>
          <w:ilvl w:val="1"/>
          <w:numId w:val="3"/>
        </w:numPr>
        <w:tabs>
          <w:tab w:val="left" w:pos="0"/>
        </w:tabs>
      </w:pPr>
      <w:r>
        <w:t>How it works...</w:t>
      </w:r>
    </w:p>
    <w:p w14:paraId="27713B4E" w14:textId="7E89BBB2" w:rsidR="00075C63" w:rsidRDefault="00075C63" w:rsidP="00075C63">
      <w:pPr>
        <w:pStyle w:val="NormalPACKT"/>
        <w:rPr>
          <w:lang w:val="en-GB"/>
        </w:rPr>
      </w:pPr>
      <w:r>
        <w:rPr>
          <w:lang w:val="en-GB"/>
        </w:rPr>
        <w:t xml:space="preserve">In </w:t>
      </w:r>
      <w:r w:rsidRPr="00075C63">
        <w:rPr>
          <w:rStyle w:val="ItalicsPACKT"/>
        </w:rPr>
        <w:t>step 1</w:t>
      </w:r>
      <w:r>
        <w:rPr>
          <w:lang w:val="en-GB"/>
        </w:rPr>
        <w:t xml:space="preserve">, you create a new FSRM report to discover large files (over 10 MB in size) on the </w:t>
      </w:r>
      <w:r w:rsidRPr="00F00765">
        <w:rPr>
          <w:rStyle w:val="CodeInTextPACKT"/>
        </w:rPr>
        <w:t>C:\</w:t>
      </w:r>
      <w:r>
        <w:rPr>
          <w:lang w:val="en-GB"/>
        </w:rPr>
        <w:t xml:space="preserve"> drive. The output from this step looks like this:</w:t>
      </w:r>
    </w:p>
    <w:p w14:paraId="653999DE" w14:textId="27DD6798" w:rsidR="0098498E" w:rsidRDefault="00075C63" w:rsidP="00157268">
      <w:pPr>
        <w:pStyle w:val="FigurePACKT"/>
      </w:pPr>
      <w:r>
        <w:drawing>
          <wp:inline distT="0" distB="0" distL="0" distR="0" wp14:anchorId="4A883017" wp14:editId="614DB848">
            <wp:extent cx="4214347" cy="44291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46709" cy="4463136"/>
                    </a:xfrm>
                    <a:prstGeom prst="rect">
                      <a:avLst/>
                    </a:prstGeom>
                  </pic:spPr>
                </pic:pic>
              </a:graphicData>
            </a:graphic>
          </wp:inline>
        </w:drawing>
      </w:r>
    </w:p>
    <w:p w14:paraId="32B6B9BE" w14:textId="5C4A4B3A" w:rsidR="002C3F2F" w:rsidRDefault="002C3F2F" w:rsidP="007240DD">
      <w:pPr>
        <w:pStyle w:val="FigureCaptionPACKT"/>
      </w:pPr>
      <w:r>
        <w:t xml:space="preserve">Figure 10.39: </w:t>
      </w:r>
      <w:r w:rsidR="00075C63">
        <w:t>Creating a new FSRM storage report</w:t>
      </w:r>
    </w:p>
    <w:p w14:paraId="2700889D" w14:textId="2D5FAD88" w:rsidR="002C3F2F" w:rsidRDefault="002C3F2F" w:rsidP="002C3F2F">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39</w:t>
      </w:r>
      <w:r w:rsidRPr="006D38BA">
        <w:rPr>
          <w:rFonts w:ascii="Arial" w:hAnsi="Arial"/>
          <w:b/>
          <w:color w:val="FF0000"/>
          <w:sz w:val="28"/>
          <w:szCs w:val="28"/>
        </w:rPr>
        <w:t>.png</w:t>
      </w:r>
    </w:p>
    <w:p w14:paraId="4A90FD77" w14:textId="4BCD6FD4" w:rsidR="00075C63" w:rsidRDefault="00075C63" w:rsidP="00075C63">
      <w:pPr>
        <w:pStyle w:val="NormalPACKT"/>
      </w:pPr>
      <w:r>
        <w:t xml:space="preserve">In </w:t>
      </w:r>
      <w:r w:rsidRPr="00075C63">
        <w:rPr>
          <w:rStyle w:val="ItalicsPACKT"/>
        </w:rPr>
        <w:t>step 2</w:t>
      </w:r>
      <w:r>
        <w:t>, you view the available FSRM reports, with output like this:</w:t>
      </w:r>
    </w:p>
    <w:p w14:paraId="2347F262" w14:textId="5D34D288" w:rsidR="00C97481" w:rsidRDefault="00C97481" w:rsidP="00C97481">
      <w:pPr>
        <w:pStyle w:val="FigurePACKT"/>
      </w:pPr>
      <w:r>
        <w:drawing>
          <wp:inline distT="0" distB="0" distL="0" distR="0" wp14:anchorId="6E1F3E4B" wp14:editId="0670CDB0">
            <wp:extent cx="3832042"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a:extLst>
                        <a:ext uri="{28A0092B-C50C-407E-A947-70E740481C1C}">
                          <a14:useLocalDpi xmlns:a14="http://schemas.microsoft.com/office/drawing/2010/main" val="0"/>
                        </a:ext>
                      </a:extLst>
                    </a:blip>
                    <a:srcRect l="472"/>
                    <a:stretch/>
                  </pic:blipFill>
                  <pic:spPr bwMode="auto">
                    <a:xfrm>
                      <a:off x="0" y="0"/>
                      <a:ext cx="3866941" cy="1134186"/>
                    </a:xfrm>
                    <a:prstGeom prst="rect">
                      <a:avLst/>
                    </a:prstGeom>
                    <a:noFill/>
                    <a:ln>
                      <a:noFill/>
                    </a:ln>
                    <a:extLst>
                      <a:ext uri="{53640926-AAD7-44D8-BBD7-CCE9431645EC}">
                        <a14:shadowObscured xmlns:a14="http://schemas.microsoft.com/office/drawing/2010/main"/>
                      </a:ext>
                    </a:extLst>
                  </pic:spPr>
                </pic:pic>
              </a:graphicData>
            </a:graphic>
          </wp:inline>
        </w:drawing>
      </w:r>
    </w:p>
    <w:p w14:paraId="50EEF2E8" w14:textId="12511270" w:rsidR="00075C63" w:rsidRDefault="00075C63" w:rsidP="007240DD">
      <w:pPr>
        <w:pStyle w:val="FigureCaptionPACKT"/>
      </w:pPr>
      <w:r>
        <w:t>Figure 10.40: Viewing available FSRM storage reports</w:t>
      </w:r>
    </w:p>
    <w:p w14:paraId="79E99887" w14:textId="26014539" w:rsidR="00075C63" w:rsidRDefault="00075C63" w:rsidP="00075C6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40</w:t>
      </w:r>
      <w:r w:rsidRPr="006D38BA">
        <w:rPr>
          <w:rFonts w:ascii="Arial" w:hAnsi="Arial"/>
          <w:b/>
          <w:color w:val="FF0000"/>
          <w:sz w:val="28"/>
          <w:szCs w:val="28"/>
        </w:rPr>
        <w:t>.png</w:t>
      </w:r>
    </w:p>
    <w:p w14:paraId="19C95F4C" w14:textId="09DFAD39" w:rsidR="00075C63" w:rsidRDefault="00075C63" w:rsidP="00075C63">
      <w:pPr>
        <w:pStyle w:val="NormalPACKT"/>
      </w:pPr>
      <w:r w:rsidRPr="00075C63">
        <w:t xml:space="preserve">In </w:t>
      </w:r>
      <w:r w:rsidRPr="00075C63">
        <w:rPr>
          <w:rStyle w:val="ItalicsPACKT"/>
        </w:rPr>
        <w:t>step 3</w:t>
      </w:r>
      <w:r w:rsidRPr="00075C63">
        <w:t xml:space="preserve">, you examine the reports that have completed and have output in the </w:t>
      </w:r>
      <w:r w:rsidRPr="00075C63">
        <w:rPr>
          <w:rStyle w:val="CodeInTextPACKT"/>
        </w:rPr>
        <w:t>C:\StorageReports</w:t>
      </w:r>
      <w:r w:rsidRPr="00075C63">
        <w:t xml:space="preserve"> folder</w:t>
      </w:r>
      <w:r>
        <w:t>. The output looks like this:</w:t>
      </w:r>
    </w:p>
    <w:p w14:paraId="1A94B9E2" w14:textId="7AF5C5ED" w:rsidR="00075C63" w:rsidRPr="00075C63" w:rsidRDefault="00075C63" w:rsidP="00075C63">
      <w:pPr>
        <w:pStyle w:val="FigurePACKT"/>
      </w:pPr>
      <w:r>
        <w:drawing>
          <wp:inline distT="0" distB="0" distL="0" distR="0" wp14:anchorId="41B7129A" wp14:editId="6F4E6FEA">
            <wp:extent cx="3925149" cy="1405504"/>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41126" cy="1411225"/>
                    </a:xfrm>
                    <a:prstGeom prst="rect">
                      <a:avLst/>
                    </a:prstGeom>
                  </pic:spPr>
                </pic:pic>
              </a:graphicData>
            </a:graphic>
          </wp:inline>
        </w:drawing>
      </w:r>
    </w:p>
    <w:p w14:paraId="167AE616" w14:textId="70336202" w:rsidR="00075C63" w:rsidRDefault="00075C63" w:rsidP="007240DD">
      <w:pPr>
        <w:pStyle w:val="FigureCaptionPACKT"/>
      </w:pPr>
      <w:r>
        <w:t>Figure 10.41: Viewing completed FSRM storage reports</w:t>
      </w:r>
    </w:p>
    <w:p w14:paraId="03D9A6DF" w14:textId="533FC91A" w:rsidR="00075C63" w:rsidRDefault="00075C63" w:rsidP="00075C6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41</w:t>
      </w:r>
      <w:r w:rsidRPr="006D38BA">
        <w:rPr>
          <w:rFonts w:ascii="Arial" w:hAnsi="Arial"/>
          <w:b/>
          <w:color w:val="FF0000"/>
          <w:sz w:val="28"/>
          <w:szCs w:val="28"/>
        </w:rPr>
        <w:t>.png</w:t>
      </w:r>
    </w:p>
    <w:p w14:paraId="2C0389E9" w14:textId="0F194240" w:rsidR="00075C63" w:rsidRDefault="00075C63" w:rsidP="00075C63">
      <w:pPr>
        <w:pStyle w:val="NormalPACKT"/>
      </w:pPr>
      <w:r w:rsidRPr="00075C63">
        <w:t xml:space="preserve">In </w:t>
      </w:r>
      <w:r w:rsidRPr="00075C63">
        <w:rPr>
          <w:rStyle w:val="ItalicsPACKT"/>
        </w:rPr>
        <w:t>step 4</w:t>
      </w:r>
      <w:r w:rsidRPr="00075C63">
        <w:t>,</w:t>
      </w:r>
      <w:r>
        <w:t xml:space="preserve"> you examine the large file report in </w:t>
      </w:r>
      <w:r w:rsidR="005F22BD">
        <w:t xml:space="preserve">your default </w:t>
      </w:r>
      <w:r>
        <w:t>browser, which looks like this:</w:t>
      </w:r>
    </w:p>
    <w:p w14:paraId="7343D9D0" w14:textId="225DCFF8" w:rsidR="00075C63" w:rsidRDefault="00075C63" w:rsidP="00075C63">
      <w:pPr>
        <w:pStyle w:val="FigurePACKT"/>
      </w:pPr>
      <w:r>
        <w:drawing>
          <wp:inline distT="0" distB="0" distL="0" distR="0" wp14:anchorId="04001033" wp14:editId="55243560">
            <wp:extent cx="4113751" cy="5200299"/>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13751" cy="5200299"/>
                    </a:xfrm>
                    <a:prstGeom prst="rect">
                      <a:avLst/>
                    </a:prstGeom>
                  </pic:spPr>
                </pic:pic>
              </a:graphicData>
            </a:graphic>
          </wp:inline>
        </w:drawing>
      </w:r>
    </w:p>
    <w:p w14:paraId="1B47BDB7" w14:textId="6D79AFBE" w:rsidR="00075C63" w:rsidRDefault="00075C63" w:rsidP="007240DD">
      <w:pPr>
        <w:pStyle w:val="FigureCaptionPACKT"/>
      </w:pPr>
      <w:r w:rsidRPr="00075C63">
        <w:t xml:space="preserve"> </w:t>
      </w:r>
      <w:r>
        <w:t>Figure 10.42: Viewing large file report from SRV1</w:t>
      </w:r>
    </w:p>
    <w:p w14:paraId="2A45D000" w14:textId="464FAE1C" w:rsidR="00075C63" w:rsidRDefault="00075C63" w:rsidP="00075C6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42</w:t>
      </w:r>
      <w:r w:rsidRPr="006D38BA">
        <w:rPr>
          <w:rFonts w:ascii="Arial" w:hAnsi="Arial"/>
          <w:b/>
          <w:color w:val="FF0000"/>
          <w:sz w:val="28"/>
          <w:szCs w:val="28"/>
        </w:rPr>
        <w:t>.png</w:t>
      </w:r>
    </w:p>
    <w:p w14:paraId="5112C3E9" w14:textId="40BCD49D" w:rsidR="00075C63" w:rsidRDefault="00075C63" w:rsidP="00075C63">
      <w:pPr>
        <w:pStyle w:val="NormalPACKT"/>
      </w:pPr>
      <w:r>
        <w:t xml:space="preserve">In </w:t>
      </w:r>
      <w:r w:rsidRPr="00075C63">
        <w:rPr>
          <w:rStyle w:val="ItalicsPACKT"/>
        </w:rPr>
        <w:t>step 5</w:t>
      </w:r>
      <w:r>
        <w:t xml:space="preserve">, you extract the </w:t>
      </w:r>
      <w:r w:rsidR="00126DF1">
        <w:t>critical</w:t>
      </w:r>
      <w:r>
        <w:t xml:space="preserve"> information from the report XML file and output it to the console. The output looks like this:</w:t>
      </w:r>
    </w:p>
    <w:p w14:paraId="1F84A465" w14:textId="06DB86BA" w:rsidR="00075C63" w:rsidRDefault="005F22BD" w:rsidP="00075C63">
      <w:pPr>
        <w:pStyle w:val="FigurePACKT"/>
      </w:pPr>
      <w:r>
        <w:drawing>
          <wp:inline distT="0" distB="0" distL="0" distR="0" wp14:anchorId="749C6353" wp14:editId="3B211B09">
            <wp:extent cx="4952241" cy="3118485"/>
            <wp:effectExtent l="0" t="0" r="127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80448" cy="3136247"/>
                    </a:xfrm>
                    <a:prstGeom prst="rect">
                      <a:avLst/>
                    </a:prstGeom>
                  </pic:spPr>
                </pic:pic>
              </a:graphicData>
            </a:graphic>
          </wp:inline>
        </w:drawing>
      </w:r>
    </w:p>
    <w:p w14:paraId="5BFC84CA" w14:textId="5FD8E12A" w:rsidR="00075C63" w:rsidRDefault="00075C63" w:rsidP="007240DD">
      <w:pPr>
        <w:pStyle w:val="FigureCaptionPACKT"/>
      </w:pPr>
      <w:r>
        <w:t>Figure 10.43: Viewing large file information</w:t>
      </w:r>
    </w:p>
    <w:p w14:paraId="017F2AE7" w14:textId="1154C3EE" w:rsidR="00075C63" w:rsidRDefault="00075C63" w:rsidP="00075C6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43</w:t>
      </w:r>
      <w:r w:rsidRPr="006D38BA">
        <w:rPr>
          <w:rFonts w:ascii="Arial" w:hAnsi="Arial"/>
          <w:b/>
          <w:color w:val="FF0000"/>
          <w:sz w:val="28"/>
          <w:szCs w:val="28"/>
        </w:rPr>
        <w:t>.png</w:t>
      </w:r>
    </w:p>
    <w:p w14:paraId="512F3E7E" w14:textId="27356EC4" w:rsidR="00075C63" w:rsidRDefault="00075C63" w:rsidP="00075C63">
      <w:pPr>
        <w:pStyle w:val="NormalPACKT"/>
      </w:pPr>
      <w:r w:rsidRPr="00075C63">
        <w:t xml:space="preserve">In </w:t>
      </w:r>
      <w:r w:rsidRPr="00075C63">
        <w:rPr>
          <w:rStyle w:val="ItalicsPACKT"/>
        </w:rPr>
        <w:t>step 6</w:t>
      </w:r>
      <w:r w:rsidRPr="00075C63">
        <w:t xml:space="preserve">, you create a new scheduled task to run monthly. The task runs the </w:t>
      </w:r>
      <w:proofErr w:type="spellStart"/>
      <w:r w:rsidRPr="00075C63">
        <w:t>FilesbyFileGroup</w:t>
      </w:r>
      <w:proofErr w:type="spellEnd"/>
      <w:r w:rsidRPr="00075C63">
        <w:t xml:space="preserve"> report. </w:t>
      </w:r>
      <w:r>
        <w:t>This step creates no ou</w:t>
      </w:r>
      <w:r w:rsidR="00126DF1">
        <w:t>t</w:t>
      </w:r>
      <w:r>
        <w:t xml:space="preserve">put. </w:t>
      </w:r>
    </w:p>
    <w:p w14:paraId="7BED493D" w14:textId="00A4E699" w:rsidR="00075C63" w:rsidRDefault="00075C63" w:rsidP="00075C63">
      <w:pPr>
        <w:pStyle w:val="NormalPACKT"/>
      </w:pPr>
      <w:r>
        <w:t xml:space="preserve">In </w:t>
      </w:r>
      <w:r w:rsidRPr="00075C63">
        <w:rPr>
          <w:rStyle w:val="ItalicsPACKT"/>
        </w:rPr>
        <w:t>step 7</w:t>
      </w:r>
      <w:r>
        <w:t>, you examine the details of the scheduled task, with output like this:</w:t>
      </w:r>
    </w:p>
    <w:p w14:paraId="23BB01D8" w14:textId="1D522ACE" w:rsidR="00075C63" w:rsidRDefault="00BF447C" w:rsidP="00BF447C">
      <w:pPr>
        <w:pStyle w:val="FigurePACKT"/>
      </w:pPr>
      <w:r>
        <w:drawing>
          <wp:inline distT="0" distB="0" distL="0" distR="0" wp14:anchorId="7440D80E" wp14:editId="212ACEBB">
            <wp:extent cx="5046315" cy="103822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37564" cy="1056998"/>
                    </a:xfrm>
                    <a:prstGeom prst="rect">
                      <a:avLst/>
                    </a:prstGeom>
                  </pic:spPr>
                </pic:pic>
              </a:graphicData>
            </a:graphic>
          </wp:inline>
        </w:drawing>
      </w:r>
    </w:p>
    <w:p w14:paraId="72AB5A3A" w14:textId="2B83DE7A" w:rsidR="00075C63" w:rsidRDefault="00075C63" w:rsidP="007240DD">
      <w:pPr>
        <w:pStyle w:val="FigureCaptionPACKT"/>
      </w:pPr>
      <w:r>
        <w:t xml:space="preserve">Figure 10.44: </w:t>
      </w:r>
      <w:r w:rsidR="00AF49D3">
        <w:t>Getting details of the scheduled task</w:t>
      </w:r>
    </w:p>
    <w:p w14:paraId="32B14FCB" w14:textId="592D3A4C" w:rsidR="00075C63" w:rsidRDefault="00075C63" w:rsidP="00075C6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44</w:t>
      </w:r>
      <w:r w:rsidRPr="006D38BA">
        <w:rPr>
          <w:rFonts w:ascii="Arial" w:hAnsi="Arial"/>
          <w:b/>
          <w:color w:val="FF0000"/>
          <w:sz w:val="28"/>
          <w:szCs w:val="28"/>
        </w:rPr>
        <w:t>.png</w:t>
      </w:r>
    </w:p>
    <w:p w14:paraId="37224F13" w14:textId="55D98ACD" w:rsidR="00BF447C" w:rsidRDefault="00BF447C" w:rsidP="00BF447C">
      <w:pPr>
        <w:pStyle w:val="NormalPACKT"/>
      </w:pPr>
      <w:r>
        <w:t xml:space="preserve">In </w:t>
      </w:r>
      <w:r w:rsidRPr="00BF447C">
        <w:rPr>
          <w:rStyle w:val="ItalicsPACKT"/>
        </w:rPr>
        <w:t>step 8</w:t>
      </w:r>
      <w:r>
        <w:t>, you execute the scheduled task immediately, with output like this:</w:t>
      </w:r>
    </w:p>
    <w:p w14:paraId="77CAA50B" w14:textId="461B2C91" w:rsidR="00BF447C" w:rsidRDefault="005F22BD" w:rsidP="00BF447C">
      <w:pPr>
        <w:pStyle w:val="FigurePACKT"/>
      </w:pPr>
      <w:r>
        <w:drawing>
          <wp:inline distT="0" distB="0" distL="0" distR="0" wp14:anchorId="30DC5C8A" wp14:editId="347213E0">
            <wp:extent cx="4861275" cy="990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03552" cy="999215"/>
                    </a:xfrm>
                    <a:prstGeom prst="rect">
                      <a:avLst/>
                    </a:prstGeom>
                  </pic:spPr>
                </pic:pic>
              </a:graphicData>
            </a:graphic>
          </wp:inline>
        </w:drawing>
      </w:r>
    </w:p>
    <w:p w14:paraId="4E27B982" w14:textId="6B3BFFA1" w:rsidR="00BF447C" w:rsidRDefault="00BF447C" w:rsidP="007240DD">
      <w:pPr>
        <w:pStyle w:val="FigureCaptionPACKT"/>
      </w:pPr>
      <w:r>
        <w:t>Figure 10.45: Executing the scheduled FSRM task</w:t>
      </w:r>
    </w:p>
    <w:p w14:paraId="65049DB2" w14:textId="25AEC2BC" w:rsidR="00BF447C" w:rsidRDefault="00BF447C" w:rsidP="00BF447C">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45</w:t>
      </w:r>
      <w:r w:rsidRPr="006D38BA">
        <w:rPr>
          <w:rFonts w:ascii="Arial" w:hAnsi="Arial"/>
          <w:b/>
          <w:color w:val="FF0000"/>
          <w:sz w:val="28"/>
          <w:szCs w:val="28"/>
        </w:rPr>
        <w:t>.png</w:t>
      </w:r>
    </w:p>
    <w:p w14:paraId="3C716457" w14:textId="47E725FA" w:rsidR="00BF447C" w:rsidRDefault="00BF447C" w:rsidP="00BF447C">
      <w:pPr>
        <w:pStyle w:val="NormalPACKT"/>
      </w:pPr>
      <w:r w:rsidRPr="00BF447C">
        <w:t xml:space="preserve">In </w:t>
      </w:r>
      <w:r w:rsidRPr="00BF447C">
        <w:rPr>
          <w:rStyle w:val="ItalicsPACKT"/>
        </w:rPr>
        <w:t>step 9</w:t>
      </w:r>
      <w:r>
        <w:t xml:space="preserve">, </w:t>
      </w:r>
      <w:r w:rsidRPr="00BF447C">
        <w:t>after FSRM completes running the report, you</w:t>
      </w:r>
      <w:r>
        <w:t xml:space="preserve"> view the report output like this:</w:t>
      </w:r>
    </w:p>
    <w:p w14:paraId="613D1326" w14:textId="2732898F" w:rsidR="00BF447C" w:rsidRDefault="00BF447C" w:rsidP="00BF447C">
      <w:pPr>
        <w:pStyle w:val="FigurePACKT"/>
      </w:pPr>
      <w:r>
        <w:drawing>
          <wp:inline distT="0" distB="0" distL="0" distR="0" wp14:anchorId="58D3E91F" wp14:editId="78000041">
            <wp:extent cx="3742835" cy="12668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10918" cy="1289869"/>
                    </a:xfrm>
                    <a:prstGeom prst="rect">
                      <a:avLst/>
                    </a:prstGeom>
                  </pic:spPr>
                </pic:pic>
              </a:graphicData>
            </a:graphic>
          </wp:inline>
        </w:drawing>
      </w:r>
    </w:p>
    <w:p w14:paraId="3B582D3F" w14:textId="33B1CCAF" w:rsidR="00BF447C" w:rsidRDefault="00BF447C" w:rsidP="007240DD">
      <w:pPr>
        <w:pStyle w:val="FigureCaptionPACKT"/>
      </w:pPr>
      <w:r>
        <w:t>Figure 10.46: Viewing the report data</w:t>
      </w:r>
    </w:p>
    <w:p w14:paraId="40CC963D" w14:textId="35F20B30" w:rsidR="00BF447C" w:rsidRDefault="00BF447C" w:rsidP="00BF447C">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46</w:t>
      </w:r>
      <w:r w:rsidRPr="006D38BA">
        <w:rPr>
          <w:rFonts w:ascii="Arial" w:hAnsi="Arial"/>
          <w:b/>
          <w:color w:val="FF0000"/>
          <w:sz w:val="28"/>
          <w:szCs w:val="28"/>
        </w:rPr>
        <w:t>.png</w:t>
      </w:r>
    </w:p>
    <w:p w14:paraId="21A4130C" w14:textId="529255A8" w:rsidR="00BF447C" w:rsidRPr="00BF447C" w:rsidRDefault="00BF447C" w:rsidP="00BF447C">
      <w:pPr>
        <w:pStyle w:val="NormalPACKT"/>
      </w:pPr>
      <w:r w:rsidRPr="00BF447C">
        <w:t xml:space="preserve">In the final step in this recipe, </w:t>
      </w:r>
      <w:r w:rsidRPr="00BF447C">
        <w:rPr>
          <w:rStyle w:val="ItalicsPACKT"/>
        </w:rPr>
        <w:t>step 10</w:t>
      </w:r>
      <w:r w:rsidRPr="00BF447C">
        <w:t>, you view the report in the browser, with output like this:</w:t>
      </w:r>
    </w:p>
    <w:p w14:paraId="1F5445EB" w14:textId="26F3EE97" w:rsidR="00BF447C" w:rsidRDefault="00BF447C" w:rsidP="00BF447C">
      <w:pPr>
        <w:pStyle w:val="FigurePACKT"/>
      </w:pPr>
      <w:r>
        <w:drawing>
          <wp:inline distT="0" distB="0" distL="0" distR="0" wp14:anchorId="7714E347" wp14:editId="41E76C0F">
            <wp:extent cx="4293717" cy="60866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05262" cy="6103017"/>
                    </a:xfrm>
                    <a:prstGeom prst="rect">
                      <a:avLst/>
                    </a:prstGeom>
                  </pic:spPr>
                </pic:pic>
              </a:graphicData>
            </a:graphic>
          </wp:inline>
        </w:drawing>
      </w:r>
    </w:p>
    <w:p w14:paraId="65308723" w14:textId="2CAD9F46" w:rsidR="00BF447C" w:rsidRDefault="00BF447C" w:rsidP="007240DD">
      <w:pPr>
        <w:pStyle w:val="FigureCaptionPACKT"/>
      </w:pPr>
      <w:r>
        <w:t>Figure 10.47: Viewing the report</w:t>
      </w:r>
      <w:r w:rsidR="007D0385">
        <w:t xml:space="preserve"> in the browser</w:t>
      </w:r>
    </w:p>
    <w:p w14:paraId="6C4EFD7E" w14:textId="5BE4D597" w:rsidR="00075C63" w:rsidRDefault="00BF447C" w:rsidP="002C3F2F">
      <w:pPr>
        <w:pStyle w:val="NormalPACKT"/>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47</w:t>
      </w:r>
      <w:r w:rsidRPr="006D38BA">
        <w:rPr>
          <w:rFonts w:ascii="Arial" w:hAnsi="Arial"/>
          <w:b/>
          <w:color w:val="FF0000"/>
          <w:sz w:val="28"/>
          <w:szCs w:val="28"/>
        </w:rPr>
        <w:t>.png</w:t>
      </w:r>
    </w:p>
    <w:p w14:paraId="0DCE00B7" w14:textId="61DCC560" w:rsidR="0098498E" w:rsidRDefault="0098498E" w:rsidP="0098498E">
      <w:pPr>
        <w:pStyle w:val="Heading2"/>
      </w:pPr>
      <w:r>
        <w:t>There</w:t>
      </w:r>
      <w:r w:rsidR="002D3655">
        <w:t>'</w:t>
      </w:r>
      <w:r>
        <w:t>s more...</w:t>
      </w:r>
    </w:p>
    <w:p w14:paraId="4D71F7C4" w14:textId="7F6BDFAC" w:rsidR="005F22BD" w:rsidRDefault="00BF447C" w:rsidP="00BF447C">
      <w:pPr>
        <w:pStyle w:val="NormalPACKT"/>
        <w:rPr>
          <w:lang w:val="en-GB"/>
        </w:rPr>
      </w:pPr>
      <w:r>
        <w:rPr>
          <w:lang w:val="en-GB"/>
        </w:rPr>
        <w:t xml:space="preserve">In </w:t>
      </w:r>
      <w:r w:rsidRPr="00BF447C">
        <w:rPr>
          <w:rStyle w:val="ItalicsPACKT"/>
        </w:rPr>
        <w:t>step 1</w:t>
      </w:r>
      <w:r>
        <w:rPr>
          <w:lang w:val="en-GB"/>
        </w:rPr>
        <w:t xml:space="preserve">, you create a new FSRM interactive report. FSRM starts running this command immediately. </w:t>
      </w:r>
      <w:r w:rsidR="005F22BD">
        <w:rPr>
          <w:lang w:val="en-GB"/>
        </w:rPr>
        <w:t>When you view the report content fo</w:t>
      </w:r>
      <w:r w:rsidR="0064620A">
        <w:rPr>
          <w:lang w:val="en-GB"/>
        </w:rPr>
        <w:t>l</w:t>
      </w:r>
      <w:r w:rsidR="005F22BD">
        <w:rPr>
          <w:lang w:val="en-GB"/>
        </w:rPr>
        <w:t>der, for example</w:t>
      </w:r>
      <w:r w:rsidR="0064620A">
        <w:rPr>
          <w:lang w:val="en-GB"/>
        </w:rPr>
        <w:t>,</w:t>
      </w:r>
      <w:r w:rsidR="005F22BD">
        <w:rPr>
          <w:lang w:val="en-GB"/>
        </w:rPr>
        <w:t xml:space="preserve"> in </w:t>
      </w:r>
      <w:r w:rsidR="005F22BD" w:rsidRPr="00514285">
        <w:rPr>
          <w:rStyle w:val="ItalicsPACKT"/>
        </w:rPr>
        <w:t>step 3</w:t>
      </w:r>
      <w:r w:rsidR="005F22BD">
        <w:rPr>
          <w:lang w:val="en-GB"/>
        </w:rPr>
        <w:t xml:space="preserve">, you may initially see no report output. It can take FSRM some time to produce the report, so </w:t>
      </w:r>
      <w:r w:rsidR="0064620A">
        <w:rPr>
          <w:lang w:val="en-GB"/>
        </w:rPr>
        <w:t>you need to be patient</w:t>
      </w:r>
      <w:r w:rsidR="005F22BD">
        <w:rPr>
          <w:lang w:val="en-GB"/>
        </w:rPr>
        <w:t>.</w:t>
      </w:r>
    </w:p>
    <w:p w14:paraId="3CA114EA" w14:textId="0EB796D8" w:rsidR="005F22BD" w:rsidRPr="00514285" w:rsidRDefault="005F22BD" w:rsidP="00BF447C">
      <w:pPr>
        <w:pStyle w:val="NormalPACKT"/>
        <w:rPr>
          <w:u w:val="double"/>
          <w:lang w:val="en-GB"/>
        </w:rPr>
      </w:pPr>
      <w:r>
        <w:rPr>
          <w:lang w:val="en-GB"/>
        </w:rPr>
        <w:t xml:space="preserve">In </w:t>
      </w:r>
      <w:r w:rsidRPr="00514285">
        <w:rPr>
          <w:rStyle w:val="ItalicsPACKT"/>
        </w:rPr>
        <w:t>step 4</w:t>
      </w:r>
      <w:r>
        <w:rPr>
          <w:lang w:val="en-GB"/>
        </w:rPr>
        <w:t xml:space="preserve">, you view the HTML report created by FSRM using your default browser. Depending on the configuration of your host, you may see a prompt asking which application you wish to use to view the report. </w:t>
      </w:r>
    </w:p>
    <w:p w14:paraId="49FB39E8" w14:textId="286B7200" w:rsidR="00090DAB" w:rsidRDefault="00090DAB" w:rsidP="00BF447C">
      <w:pPr>
        <w:pStyle w:val="NormalPACKT"/>
        <w:rPr>
          <w:lang w:val="en-GB"/>
        </w:rPr>
      </w:pPr>
      <w:r>
        <w:rPr>
          <w:lang w:val="en-GB"/>
        </w:rPr>
        <w:t xml:space="preserve">As you can see from this recipe, FSRM creates report output both as HTML and XML. </w:t>
      </w:r>
      <w:r w:rsidR="002659A8">
        <w:rPr>
          <w:lang w:val="en-GB"/>
        </w:rPr>
        <w:t>You cannot change t</w:t>
      </w:r>
      <w:r>
        <w:rPr>
          <w:lang w:val="en-GB"/>
        </w:rPr>
        <w:t xml:space="preserve">he HTML format – but it </w:t>
      </w:r>
      <w:r w:rsidR="008B452F">
        <w:rPr>
          <w:lang w:val="en-GB"/>
        </w:rPr>
        <w:t xml:space="preserve">is </w:t>
      </w:r>
      <w:r>
        <w:rPr>
          <w:lang w:val="en-GB"/>
        </w:rPr>
        <w:t>probably good enough for most uses.</w:t>
      </w:r>
      <w:r w:rsidR="002659A8">
        <w:rPr>
          <w:lang w:val="en-GB"/>
        </w:rPr>
        <w:t xml:space="preserve"> If you want a specific format or just some of the data, you </w:t>
      </w:r>
      <w:r>
        <w:rPr>
          <w:lang w:val="en-GB"/>
        </w:rPr>
        <w:t>get the same information from the XML and format it to suit your needs.</w:t>
      </w:r>
    </w:p>
    <w:p w14:paraId="33046CA1" w14:textId="60451DC0" w:rsidR="00C569CD" w:rsidRDefault="00C569CD" w:rsidP="00C569CD">
      <w:pPr>
        <w:pStyle w:val="Heading1"/>
      </w:pPr>
      <w:r>
        <w:t xml:space="preserve">Implementing FSRM </w:t>
      </w:r>
      <w:r w:rsidR="006A743D">
        <w:t>f</w:t>
      </w:r>
      <w:r>
        <w:t xml:space="preserve">ile </w:t>
      </w:r>
      <w:r w:rsidR="006A743D">
        <w:t>s</w:t>
      </w:r>
      <w:r>
        <w:t>creening</w:t>
      </w:r>
    </w:p>
    <w:p w14:paraId="4EB1A4DC" w14:textId="36D94274" w:rsidR="00C569CD" w:rsidRPr="00C569CD" w:rsidRDefault="00C569CD" w:rsidP="00C569CD">
      <w:pPr>
        <w:pStyle w:val="NormalPACKT"/>
      </w:pPr>
      <w:r w:rsidRPr="00C569CD">
        <w:t xml:space="preserve">FSRM has a file screening option. This feature allows you to control the types of files you allow to be stored on your file server. You could, for example, define a file screen to prohibit a user from saving music files (files with the .MP3 or .FLAC extension) to your file server. With file screening, if a user attempts to save a file such as </w:t>
      </w:r>
      <w:r w:rsidRPr="00C569CD">
        <w:rPr>
          <w:rStyle w:val="CodeInTextPACKT"/>
        </w:rPr>
        <w:t>GD71-02-18.T09.FLAC</w:t>
      </w:r>
      <w:r w:rsidRPr="00C569CD">
        <w:t>, FSRM prevents the saving of the file.</w:t>
      </w:r>
    </w:p>
    <w:p w14:paraId="1B70A5BA" w14:textId="4ED9BE7E" w:rsidR="00C569CD" w:rsidRPr="00C569CD" w:rsidRDefault="00C569CD" w:rsidP="00C569CD">
      <w:pPr>
        <w:pStyle w:val="NormalPACKT"/>
      </w:pPr>
      <w:r w:rsidRPr="00C569CD">
        <w:t>To configure FSRM file screening, you need to specify the folder FSRM should protect and a file screen template that describes the characteristics of files that FSRM should block. FSRM comes with five built-in file screen templates. You can create additional templates to suit your requirements.</w:t>
      </w:r>
    </w:p>
    <w:p w14:paraId="324A327F" w14:textId="77777777" w:rsidR="00C569CD" w:rsidRPr="00C569CD" w:rsidRDefault="00C569CD" w:rsidP="00C569CD">
      <w:pPr>
        <w:pStyle w:val="NormalPACKT"/>
      </w:pPr>
      <w:r w:rsidRPr="00C569CD">
        <w:t>Each file screen template contains a set of file groups. Each file group defines a set of file extensions that FSRM can block. FSRM comes with 11 built-in file groups that cover common content types and can be updated and extended.</w:t>
      </w:r>
    </w:p>
    <w:p w14:paraId="72490C10" w14:textId="19583F1A" w:rsidR="00C569CD" w:rsidRDefault="00C569CD" w:rsidP="00C569CD">
      <w:pPr>
        <w:pStyle w:val="NormalPACKT"/>
        <w:rPr>
          <w:rFonts w:ascii="MyriadPro-Bold" w:hAnsi="MyriadPro-Bold"/>
          <w:b/>
          <w:bCs/>
          <w:color w:val="000000"/>
          <w:sz w:val="18"/>
          <w:szCs w:val="18"/>
        </w:rPr>
      </w:pPr>
      <w:r w:rsidRPr="00C569CD">
        <w:t xml:space="preserve">One built-in FSRM file group is </w:t>
      </w:r>
      <w:r w:rsidR="00FB12AD">
        <w:rPr>
          <w:rStyle w:val="CodeInTextPACKT"/>
          <w:rFonts w:ascii="Times New Roman" w:hAnsi="Times New Roman"/>
          <w:color w:val="auto"/>
          <w:sz w:val="22"/>
          <w:szCs w:val="24"/>
        </w:rPr>
        <w:t>a</w:t>
      </w:r>
      <w:r w:rsidRPr="00C569CD">
        <w:rPr>
          <w:rStyle w:val="CodeInTextPACKT"/>
          <w:rFonts w:ascii="Times New Roman" w:hAnsi="Times New Roman"/>
          <w:color w:val="auto"/>
          <w:sz w:val="22"/>
          <w:szCs w:val="24"/>
        </w:rPr>
        <w:t xml:space="preserve">udio and </w:t>
      </w:r>
      <w:r w:rsidR="00FB12AD">
        <w:rPr>
          <w:rStyle w:val="CodeInTextPACKT"/>
          <w:rFonts w:ascii="Times New Roman" w:hAnsi="Times New Roman"/>
          <w:color w:val="auto"/>
          <w:sz w:val="22"/>
          <w:szCs w:val="24"/>
        </w:rPr>
        <w:t>v</w:t>
      </w:r>
      <w:r w:rsidRPr="00C569CD">
        <w:rPr>
          <w:rStyle w:val="CodeInTextPACKT"/>
          <w:rFonts w:ascii="Times New Roman" w:hAnsi="Times New Roman"/>
          <w:color w:val="auto"/>
          <w:sz w:val="22"/>
          <w:szCs w:val="24"/>
        </w:rPr>
        <w:t xml:space="preserve">ideo </w:t>
      </w:r>
      <w:r w:rsidR="00FB12AD">
        <w:rPr>
          <w:rStyle w:val="CodeInTextPACKT"/>
          <w:rFonts w:ascii="Times New Roman" w:hAnsi="Times New Roman"/>
          <w:color w:val="auto"/>
          <w:sz w:val="22"/>
          <w:szCs w:val="24"/>
        </w:rPr>
        <w:t>f</w:t>
      </w:r>
      <w:r w:rsidRPr="00C569CD">
        <w:rPr>
          <w:rStyle w:val="CodeInTextPACKT"/>
          <w:rFonts w:ascii="Times New Roman" w:hAnsi="Times New Roman"/>
          <w:color w:val="auto"/>
          <w:sz w:val="22"/>
          <w:szCs w:val="24"/>
        </w:rPr>
        <w:t>iles.</w:t>
      </w:r>
      <w:r w:rsidRPr="00C569CD">
        <w:t xml:space="preserve"> This group, for example, includes a wide variety of audio and video file extensions, including</w:t>
      </w:r>
      <w:r w:rsidR="001E2950">
        <w:t xml:space="preserve"> </w:t>
      </w:r>
      <w:r w:rsidRPr="00C569CD">
        <w:rPr>
          <w:rStyle w:val="CodeInTextPACKT"/>
        </w:rPr>
        <w:t>.AAC</w:t>
      </w:r>
      <w:r w:rsidRPr="003D6E76">
        <w:t xml:space="preserve">, </w:t>
      </w:r>
      <w:r w:rsidRPr="00C569CD">
        <w:rPr>
          <w:rStyle w:val="CodeInTextPACKT"/>
        </w:rPr>
        <w:t>.MP3</w:t>
      </w:r>
      <w:r w:rsidRPr="003D6E76">
        <w:t xml:space="preserve">, </w:t>
      </w:r>
      <w:r w:rsidRPr="00C569CD">
        <w:rPr>
          <w:rStyle w:val="CodeInTextPACKT"/>
        </w:rPr>
        <w:t>.FLAC</w:t>
      </w:r>
      <w:r w:rsidRPr="00C569CD">
        <w:t xml:space="preserve">, and more. Interestingly, this built-in file group does not block </w:t>
      </w:r>
      <w:r w:rsidRPr="00C569CD">
        <w:rPr>
          <w:rStyle w:val="CodeInTextPACKT"/>
        </w:rPr>
        <w:t>.SHN</w:t>
      </w:r>
      <w:r w:rsidRPr="00C569CD">
        <w:t xml:space="preserve"> (Shorten) files. You could easily add this extension to the relevant file group, should you wish</w:t>
      </w:r>
      <w:r w:rsidRPr="00C569CD">
        <w:rPr>
          <w:rFonts w:ascii="PalatinoLTStd-Roman" w:hAnsi="PalatinoLTStd-Roman"/>
          <w:color w:val="000000"/>
          <w:szCs w:val="22"/>
        </w:rPr>
        <w:t>.</w:t>
      </w:r>
      <w:r>
        <w:rPr>
          <w:rFonts w:ascii="PalatinoLTStd-Roman" w:hAnsi="PalatinoLTStd-Roman"/>
          <w:color w:val="000000"/>
          <w:szCs w:val="22"/>
        </w:rPr>
        <w:t xml:space="preserve"> </w:t>
      </w:r>
    </w:p>
    <w:p w14:paraId="13ED89E8" w14:textId="61A9FF66" w:rsidR="00C569CD" w:rsidRPr="00C569CD" w:rsidRDefault="00C569CD" w:rsidP="00C569CD">
      <w:pPr>
        <w:pStyle w:val="NormalPACKT"/>
        <w:rPr>
          <w:lang w:val="en-GB"/>
        </w:rPr>
      </w:pPr>
      <w:r w:rsidRPr="00C569CD">
        <w:t xml:space="preserve">Note that file screening works solely based on file extensions. FSRM, for example, might block you from saving a file such as </w:t>
      </w:r>
      <w:r w:rsidRPr="00C569CD">
        <w:rPr>
          <w:rStyle w:val="CodeInTextPACKT"/>
        </w:rPr>
        <w:t>GD71-02-18.T09.FLAC</w:t>
      </w:r>
      <w:r w:rsidRPr="00C569CD">
        <w:t>. However, if you tried to s</w:t>
      </w:r>
      <w:r w:rsidR="0064620A">
        <w:t>t</w:t>
      </w:r>
      <w:r w:rsidRPr="00C569CD">
        <w:t xml:space="preserve">ore this file as </w:t>
      </w:r>
      <w:r w:rsidRPr="00C569CD">
        <w:rPr>
          <w:rStyle w:val="CodeInTextPACKT"/>
        </w:rPr>
        <w:t>GD71-02-18.T09.CALF</w:t>
      </w:r>
      <w:r w:rsidRPr="00C569CD">
        <w:t>, FSRM would allow the file to be stored. The FSRM file screening does not examine the file to ascertain the actual file type. In most cases, file screening stops the more obvious policy infractions</w:t>
      </w:r>
      <w:r>
        <w:rPr>
          <w:rFonts w:ascii="PalatinoLTStd-Roman" w:hAnsi="PalatinoLTStd-Roman"/>
          <w:color w:val="000000"/>
          <w:szCs w:val="22"/>
        </w:rPr>
        <w:t xml:space="preserve">. </w:t>
      </w:r>
    </w:p>
    <w:p w14:paraId="4BC83A86" w14:textId="3DE9459E" w:rsidR="00C569CD" w:rsidRDefault="00C569CD" w:rsidP="00C569CD">
      <w:pPr>
        <w:pStyle w:val="Heading2"/>
        <w:tabs>
          <w:tab w:val="left" w:pos="0"/>
        </w:tabs>
      </w:pPr>
      <w:r>
        <w:t xml:space="preserve">Getting </w:t>
      </w:r>
      <w:r w:rsidR="005478A3">
        <w:t>r</w:t>
      </w:r>
      <w:r>
        <w:t>eady</w:t>
      </w:r>
    </w:p>
    <w:p w14:paraId="5B79FEF2" w14:textId="0A3492A7" w:rsidR="00C569CD" w:rsidRDefault="00C569CD" w:rsidP="00C569CD">
      <w:pPr>
        <w:pStyle w:val="NormalPACKT"/>
        <w:rPr>
          <w:lang w:val="en-GB"/>
        </w:rPr>
      </w:pPr>
      <w:r>
        <w:rPr>
          <w:lang w:val="en-GB"/>
        </w:rPr>
        <w:t xml:space="preserve">This recipe uses </w:t>
      </w:r>
      <w:r w:rsidRPr="00911CCD">
        <w:rPr>
          <w:rStyle w:val="CodeInTextPACKT"/>
        </w:rPr>
        <w:t>SRV</w:t>
      </w:r>
      <w:r>
        <w:rPr>
          <w:rStyle w:val="CodeInTextPACKT"/>
        </w:rPr>
        <w:t>1</w:t>
      </w:r>
      <w:r w:rsidRPr="00F06AE2">
        <w:t xml:space="preserve">, </w:t>
      </w:r>
      <w:r>
        <w:rPr>
          <w:lang w:val="en-GB"/>
        </w:rPr>
        <w:t xml:space="preserve">a domain-joined host in the </w:t>
      </w:r>
      <w:r w:rsidRPr="00286C78">
        <w:rPr>
          <w:rStyle w:val="CodeInTextPACKT"/>
        </w:rPr>
        <w:t>Reskit.Org</w:t>
      </w:r>
      <w:r>
        <w:rPr>
          <w:lang w:val="en-GB"/>
        </w:rPr>
        <w:t xml:space="preserve"> domain, on which you have installed PowerShell 7 and VS Code. In </w:t>
      </w:r>
      <w:r w:rsidR="00D552F8">
        <w:rPr>
          <w:lang w:val="en-GB"/>
        </w:rPr>
        <w:t>a</w:t>
      </w:r>
      <w:r>
        <w:rPr>
          <w:lang w:val="en-GB"/>
        </w:rPr>
        <w:t xml:space="preserve"> previous recipe, </w:t>
      </w:r>
      <w:r w:rsidRPr="006B04C6">
        <w:rPr>
          <w:rStyle w:val="ItalicsPACKT"/>
        </w:rPr>
        <w:t xml:space="preserve">Implementing FSRM </w:t>
      </w:r>
      <w:r w:rsidR="00574441">
        <w:rPr>
          <w:rStyle w:val="ItalicsPACKT"/>
        </w:rPr>
        <w:t>q</w:t>
      </w:r>
      <w:r w:rsidRPr="006B04C6">
        <w:rPr>
          <w:rStyle w:val="ItalicsPACKT"/>
        </w:rPr>
        <w:t>uotas</w:t>
      </w:r>
      <w:r>
        <w:rPr>
          <w:lang w:val="en-GB"/>
        </w:rPr>
        <w:t xml:space="preserve">, you installed FSRM on </w:t>
      </w:r>
      <w:r w:rsidRPr="006B04C6">
        <w:rPr>
          <w:rStyle w:val="CodeInTextPACKT"/>
        </w:rPr>
        <w:t>SRV1</w:t>
      </w:r>
      <w:r>
        <w:rPr>
          <w:lang w:val="en-GB"/>
        </w:rPr>
        <w:t xml:space="preserve">. </w:t>
      </w:r>
    </w:p>
    <w:p w14:paraId="723662B4" w14:textId="21A82A6A" w:rsidR="00C569CD" w:rsidRDefault="00C569CD" w:rsidP="00C569CD">
      <w:pPr>
        <w:pStyle w:val="Heading2"/>
        <w:tabs>
          <w:tab w:val="left" w:pos="0"/>
        </w:tabs>
      </w:pPr>
      <w:r>
        <w:t>How to do it...</w:t>
      </w:r>
    </w:p>
    <w:p w14:paraId="21878A20" w14:textId="69A7F172" w:rsidR="00191844" w:rsidRPr="00191844" w:rsidRDefault="00191844" w:rsidP="00191844">
      <w:pPr>
        <w:pStyle w:val="NumberedBulletPACKT"/>
        <w:numPr>
          <w:ilvl w:val="0"/>
          <w:numId w:val="44"/>
        </w:numPr>
        <w:rPr>
          <w:color w:val="000000"/>
        </w:rPr>
      </w:pPr>
      <w:r w:rsidRPr="00191844">
        <w:t>Examin</w:t>
      </w:r>
      <w:r>
        <w:t>ing</w:t>
      </w:r>
      <w:r w:rsidRPr="00191844">
        <w:t> the existing </w:t>
      </w:r>
      <w:r>
        <w:t>f</w:t>
      </w:r>
      <w:r w:rsidRPr="00191844">
        <w:t>ile groups</w:t>
      </w:r>
    </w:p>
    <w:p w14:paraId="474F930D" w14:textId="77777777" w:rsidR="00191844" w:rsidRDefault="00191844" w:rsidP="00191844">
      <w:pPr>
        <w:pStyle w:val="CodePACKT"/>
      </w:pPr>
    </w:p>
    <w:p w14:paraId="67CAA751" w14:textId="42BC27CC" w:rsidR="00191844" w:rsidRPr="00191844" w:rsidRDefault="00191844" w:rsidP="00191844">
      <w:pPr>
        <w:pStyle w:val="CodePACKT"/>
      </w:pPr>
      <w:r w:rsidRPr="00191844">
        <w:t>Get-</w:t>
      </w:r>
      <w:proofErr w:type="spellStart"/>
      <w:r w:rsidRPr="00191844">
        <w:t>FsrmFileGroup</w:t>
      </w:r>
      <w:proofErr w:type="spellEnd"/>
      <w:r w:rsidRPr="00191844">
        <w:t> |</w:t>
      </w:r>
    </w:p>
    <w:p w14:paraId="6481C962" w14:textId="77777777" w:rsidR="00191844" w:rsidRPr="00191844" w:rsidRDefault="00191844" w:rsidP="00191844">
      <w:pPr>
        <w:pStyle w:val="CodePACKT"/>
      </w:pPr>
      <w:r w:rsidRPr="00191844">
        <w:t>  Format-Table -Property Name, </w:t>
      </w:r>
      <w:proofErr w:type="spellStart"/>
      <w:r w:rsidRPr="00191844">
        <w:t>IncludePattern</w:t>
      </w:r>
      <w:proofErr w:type="spellEnd"/>
    </w:p>
    <w:p w14:paraId="62179136" w14:textId="77777777" w:rsidR="00191844" w:rsidRPr="00191844" w:rsidRDefault="00191844" w:rsidP="00191844">
      <w:pPr>
        <w:pStyle w:val="CodePACKT"/>
      </w:pPr>
    </w:p>
    <w:p w14:paraId="3D2AB1F0" w14:textId="38CE2C51" w:rsidR="00191844" w:rsidRPr="00191844" w:rsidRDefault="00191844" w:rsidP="00191844">
      <w:pPr>
        <w:pStyle w:val="NumberedBulletPACKT"/>
        <w:rPr>
          <w:color w:val="000000"/>
        </w:rPr>
      </w:pPr>
      <w:r w:rsidRPr="00191844">
        <w:t>Examin</w:t>
      </w:r>
      <w:r>
        <w:t>ing</w:t>
      </w:r>
      <w:r w:rsidRPr="00191844">
        <w:t> </w:t>
      </w:r>
      <w:r w:rsidR="005F22BD">
        <w:t xml:space="preserve">the </w:t>
      </w:r>
      <w:r w:rsidRPr="00191844">
        <w:t>existing</w:t>
      </w:r>
      <w:r w:rsidR="00F64E75">
        <w:t xml:space="preserve"> f</w:t>
      </w:r>
      <w:r w:rsidR="008065C4">
        <w:t xml:space="preserve">ile </w:t>
      </w:r>
      <w:r w:rsidR="00F64E75">
        <w:t>s</w:t>
      </w:r>
      <w:r w:rsidR="008065C4">
        <w:t>creen</w:t>
      </w:r>
      <w:r w:rsidR="00F64E75">
        <w:t>ing</w:t>
      </w:r>
      <w:r w:rsidRPr="00191844">
        <w:t> templates</w:t>
      </w:r>
    </w:p>
    <w:p w14:paraId="730A6BDA" w14:textId="77777777" w:rsidR="00191844" w:rsidRPr="00191844" w:rsidRDefault="00191844" w:rsidP="00191844">
      <w:pPr>
        <w:pStyle w:val="CodePACKT"/>
      </w:pPr>
    </w:p>
    <w:p w14:paraId="29F91E8D" w14:textId="17290C15" w:rsidR="00191844" w:rsidRPr="00191844" w:rsidRDefault="00191844" w:rsidP="00191844">
      <w:pPr>
        <w:pStyle w:val="CodePACKT"/>
      </w:pPr>
      <w:r w:rsidRPr="00191844">
        <w:t>Get-</w:t>
      </w:r>
      <w:proofErr w:type="spellStart"/>
      <w:r w:rsidRPr="00191844">
        <w:t>FsrmFileScreenTemplate</w:t>
      </w:r>
      <w:proofErr w:type="spellEnd"/>
      <w:r w:rsidRPr="00191844">
        <w:t> |</w:t>
      </w:r>
    </w:p>
    <w:p w14:paraId="5515E34F" w14:textId="77777777" w:rsidR="00191844" w:rsidRPr="00191844" w:rsidRDefault="00191844" w:rsidP="00191844">
      <w:pPr>
        <w:pStyle w:val="CodePACKT"/>
      </w:pPr>
      <w:r w:rsidRPr="00191844">
        <w:t>  Format-Table -Property Name, </w:t>
      </w:r>
      <w:proofErr w:type="spellStart"/>
      <w:r w:rsidRPr="00191844">
        <w:t>IncludeGroup</w:t>
      </w:r>
      <w:proofErr w:type="spellEnd"/>
      <w:r w:rsidRPr="00191844">
        <w:t>, Active</w:t>
      </w:r>
    </w:p>
    <w:p w14:paraId="43BE309B" w14:textId="77777777" w:rsidR="00191844" w:rsidRPr="00191844" w:rsidRDefault="00191844" w:rsidP="00191844">
      <w:pPr>
        <w:pStyle w:val="CodePACKT"/>
      </w:pPr>
    </w:p>
    <w:p w14:paraId="725B7B27" w14:textId="0440D104" w:rsidR="00191844" w:rsidRPr="00191844" w:rsidRDefault="00191844" w:rsidP="00191844">
      <w:pPr>
        <w:pStyle w:val="NumberedBulletPACKT"/>
        <w:rPr>
          <w:color w:val="000000"/>
        </w:rPr>
      </w:pPr>
      <w:r w:rsidRPr="00191844">
        <w:t>Creat</w:t>
      </w:r>
      <w:r>
        <w:t>ing</w:t>
      </w:r>
      <w:r w:rsidRPr="00191844">
        <w:t> a new folder</w:t>
      </w:r>
    </w:p>
    <w:p w14:paraId="2C41782E" w14:textId="77777777" w:rsidR="00191844" w:rsidRPr="00191844" w:rsidRDefault="00191844" w:rsidP="00191844">
      <w:pPr>
        <w:pStyle w:val="CodePACKT"/>
      </w:pPr>
    </w:p>
    <w:p w14:paraId="3A9086FF" w14:textId="1474EF4B" w:rsidR="00191844" w:rsidRPr="00191844" w:rsidRDefault="00191844" w:rsidP="00191844">
      <w:pPr>
        <w:pStyle w:val="CodePACKT"/>
      </w:pPr>
      <w:r w:rsidRPr="00191844">
        <w:t>$Path = </w:t>
      </w:r>
      <w:r w:rsidR="002D3655">
        <w:t>'</w:t>
      </w:r>
      <w:r w:rsidRPr="00191844">
        <w:t>C:\</w:t>
      </w:r>
      <w:proofErr w:type="spellStart"/>
      <w:r w:rsidRPr="00191844">
        <w:t>FileScreen</w:t>
      </w:r>
      <w:proofErr w:type="spellEnd"/>
      <w:r w:rsidR="002D3655">
        <w:t>'</w:t>
      </w:r>
    </w:p>
    <w:p w14:paraId="5597B9FB" w14:textId="77777777" w:rsidR="00191844" w:rsidRPr="00191844" w:rsidRDefault="00191844" w:rsidP="00191844">
      <w:pPr>
        <w:pStyle w:val="CodePACKT"/>
      </w:pPr>
      <w:r w:rsidRPr="00191844">
        <w:t>If (-Not (Test-Path $Path)) {</w:t>
      </w:r>
    </w:p>
    <w:p w14:paraId="38C6A7C1" w14:textId="77777777" w:rsidR="00191844" w:rsidRPr="00191844" w:rsidRDefault="00191844" w:rsidP="00191844">
      <w:pPr>
        <w:pStyle w:val="CodePACKT"/>
      </w:pPr>
      <w:r w:rsidRPr="00191844">
        <w:t>  New-Item -Path $Path -ItemType Directory  |</w:t>
      </w:r>
    </w:p>
    <w:p w14:paraId="381E5B39" w14:textId="77777777" w:rsidR="00191844" w:rsidRPr="00191844" w:rsidRDefault="00191844" w:rsidP="00191844">
      <w:pPr>
        <w:pStyle w:val="CodePACKT"/>
      </w:pPr>
      <w:r w:rsidRPr="00191844">
        <w:t>    Out-Null</w:t>
      </w:r>
    </w:p>
    <w:p w14:paraId="7F9E77D0" w14:textId="77777777" w:rsidR="00191844" w:rsidRPr="00191844" w:rsidRDefault="00191844" w:rsidP="00191844">
      <w:pPr>
        <w:pStyle w:val="CodePACKT"/>
      </w:pPr>
      <w:r w:rsidRPr="00191844">
        <w:t>}</w:t>
      </w:r>
    </w:p>
    <w:p w14:paraId="7D676C28" w14:textId="77777777" w:rsidR="00191844" w:rsidRPr="00191844" w:rsidRDefault="00191844" w:rsidP="00191844">
      <w:pPr>
        <w:pStyle w:val="CodePACKT"/>
      </w:pPr>
    </w:p>
    <w:p w14:paraId="03AD35A4" w14:textId="14A494FD" w:rsidR="00191844" w:rsidRPr="00191844" w:rsidRDefault="00191844" w:rsidP="00191844">
      <w:pPr>
        <w:pStyle w:val="NumberedBulletPACKT"/>
        <w:rPr>
          <w:color w:val="000000"/>
        </w:rPr>
      </w:pPr>
      <w:r w:rsidRPr="00191844">
        <w:t>Creat</w:t>
      </w:r>
      <w:r>
        <w:t>ing</w:t>
      </w:r>
      <w:r w:rsidRPr="00191844">
        <w:t> a new file screen</w:t>
      </w:r>
    </w:p>
    <w:p w14:paraId="24934A42" w14:textId="77777777" w:rsidR="00191844" w:rsidRPr="00191844" w:rsidRDefault="00191844" w:rsidP="00191844">
      <w:pPr>
        <w:pStyle w:val="CodePACKT"/>
      </w:pPr>
    </w:p>
    <w:p w14:paraId="26EF98D7" w14:textId="08F470AD" w:rsidR="00191844" w:rsidRPr="00191844" w:rsidRDefault="00191844" w:rsidP="00191844">
      <w:pPr>
        <w:pStyle w:val="CodePACKT"/>
      </w:pPr>
      <w:r w:rsidRPr="00191844">
        <w:t>$FSHT =  @{</w:t>
      </w:r>
    </w:p>
    <w:p w14:paraId="50C735CA" w14:textId="77777777" w:rsidR="00191844" w:rsidRPr="00191844" w:rsidRDefault="00191844" w:rsidP="00191844">
      <w:pPr>
        <w:pStyle w:val="CodePACKT"/>
      </w:pPr>
      <w:r w:rsidRPr="00191844">
        <w:t>  Path         = $Path</w:t>
      </w:r>
    </w:p>
    <w:p w14:paraId="05675D61" w14:textId="680C280E" w:rsidR="00191844" w:rsidRPr="00191844" w:rsidRDefault="00191844" w:rsidP="00191844">
      <w:pPr>
        <w:pStyle w:val="CodePACKT"/>
      </w:pPr>
      <w:r w:rsidRPr="00191844">
        <w:t>  Description  = </w:t>
      </w:r>
      <w:r w:rsidR="002D3655">
        <w:t>'</w:t>
      </w:r>
      <w:r w:rsidRPr="00191844">
        <w:t>Block Executable Files</w:t>
      </w:r>
      <w:r w:rsidR="002D3655">
        <w:t>'</w:t>
      </w:r>
    </w:p>
    <w:p w14:paraId="6976014B" w14:textId="5F45C3D0" w:rsidR="00191844" w:rsidRPr="00191844" w:rsidRDefault="00191844" w:rsidP="00191844">
      <w:pPr>
        <w:pStyle w:val="CodePACKT"/>
      </w:pPr>
      <w:r w:rsidRPr="00191844">
        <w:t>  </w:t>
      </w:r>
      <w:proofErr w:type="spellStart"/>
      <w:r w:rsidRPr="00191844">
        <w:t>IncludeGroup</w:t>
      </w:r>
      <w:proofErr w:type="spellEnd"/>
      <w:r w:rsidRPr="00191844">
        <w:t> = </w:t>
      </w:r>
      <w:r w:rsidR="002D3655">
        <w:t>'</w:t>
      </w:r>
      <w:r w:rsidRPr="00191844">
        <w:t>Executable Files</w:t>
      </w:r>
      <w:r w:rsidR="002D3655">
        <w:t>'</w:t>
      </w:r>
    </w:p>
    <w:p w14:paraId="6F1C76C8" w14:textId="77777777" w:rsidR="00191844" w:rsidRPr="00191844" w:rsidRDefault="00191844" w:rsidP="00191844">
      <w:pPr>
        <w:pStyle w:val="CodePACKT"/>
      </w:pPr>
      <w:r w:rsidRPr="00191844">
        <w:t>}</w:t>
      </w:r>
    </w:p>
    <w:p w14:paraId="3205BD02" w14:textId="77777777" w:rsidR="00191844" w:rsidRPr="00191844" w:rsidRDefault="00191844" w:rsidP="00191844">
      <w:pPr>
        <w:pStyle w:val="CodePACKT"/>
      </w:pPr>
      <w:r w:rsidRPr="00191844">
        <w:t>New-</w:t>
      </w:r>
      <w:proofErr w:type="spellStart"/>
      <w:r w:rsidRPr="00191844">
        <w:t>FsrmFileScreen</w:t>
      </w:r>
      <w:proofErr w:type="spellEnd"/>
      <w:r w:rsidRPr="00191844">
        <w:t> @FSHT</w:t>
      </w:r>
    </w:p>
    <w:p w14:paraId="2130D45D" w14:textId="77777777" w:rsidR="00191844" w:rsidRPr="00191844" w:rsidRDefault="00191844" w:rsidP="00191844">
      <w:pPr>
        <w:pStyle w:val="CodePACKT"/>
      </w:pPr>
    </w:p>
    <w:p w14:paraId="694FB712" w14:textId="4C6B9C89" w:rsidR="00191844" w:rsidRPr="00191844" w:rsidRDefault="00191844" w:rsidP="00191844">
      <w:pPr>
        <w:pStyle w:val="NumberedBulletPACKT"/>
        <w:rPr>
          <w:color w:val="000000"/>
        </w:rPr>
      </w:pPr>
      <w:r w:rsidRPr="00191844">
        <w:t>Test</w:t>
      </w:r>
      <w:r>
        <w:t>ing</w:t>
      </w:r>
      <w:r w:rsidRPr="00191844">
        <w:t> file screen by copying </w:t>
      </w:r>
      <w:r w:rsidRPr="00CF77EF">
        <w:rPr>
          <w:rStyle w:val="CodeInTextPACKT"/>
        </w:rPr>
        <w:t>notepad.exe</w:t>
      </w:r>
    </w:p>
    <w:p w14:paraId="434534F8" w14:textId="77777777" w:rsidR="00191844" w:rsidRPr="00191844" w:rsidRDefault="00191844" w:rsidP="00191844">
      <w:pPr>
        <w:pStyle w:val="CodePACKT"/>
      </w:pPr>
    </w:p>
    <w:p w14:paraId="322F0BBA" w14:textId="57611A92" w:rsidR="00191844" w:rsidRPr="00191844" w:rsidRDefault="00191844" w:rsidP="00191844">
      <w:pPr>
        <w:pStyle w:val="CodePACKT"/>
      </w:pPr>
      <w:r w:rsidRPr="00191844">
        <w:t>$FSTHT = @{</w:t>
      </w:r>
    </w:p>
    <w:p w14:paraId="51E19E69" w14:textId="0857AABE" w:rsidR="00191844" w:rsidRPr="00191844" w:rsidRDefault="00191844" w:rsidP="00191844">
      <w:pPr>
        <w:pStyle w:val="CodePACKT"/>
      </w:pPr>
      <w:r w:rsidRPr="00191844">
        <w:t>  Path        = </w:t>
      </w:r>
      <w:r w:rsidR="002D3655">
        <w:t>"</w:t>
      </w:r>
      <w:r w:rsidRPr="00191844">
        <w:t>$</w:t>
      </w:r>
      <w:proofErr w:type="spellStart"/>
      <w:r w:rsidRPr="00191844">
        <w:t>Env:windir</w:t>
      </w:r>
      <w:proofErr w:type="spellEnd"/>
      <w:r w:rsidRPr="00191844">
        <w:t>\notepad.exe</w:t>
      </w:r>
      <w:r w:rsidR="002D3655">
        <w:t>"</w:t>
      </w:r>
    </w:p>
    <w:p w14:paraId="5786F2B1" w14:textId="796A3C01" w:rsidR="00191844" w:rsidRPr="00191844" w:rsidRDefault="00191844" w:rsidP="00191844">
      <w:pPr>
        <w:pStyle w:val="CodePACKT"/>
      </w:pPr>
      <w:r w:rsidRPr="00191844">
        <w:t>  Destination = </w:t>
      </w:r>
      <w:r w:rsidR="002D3655">
        <w:t>'</w:t>
      </w:r>
      <w:r w:rsidRPr="00191844">
        <w:t>C:\</w:t>
      </w:r>
      <w:proofErr w:type="spellStart"/>
      <w:r w:rsidRPr="00191844">
        <w:t>FileScreen</w:t>
      </w:r>
      <w:proofErr w:type="spellEnd"/>
      <w:r w:rsidRPr="00191844">
        <w:t>\notepad.exe</w:t>
      </w:r>
      <w:r w:rsidR="002D3655">
        <w:t>'</w:t>
      </w:r>
    </w:p>
    <w:p w14:paraId="6F195441" w14:textId="77777777" w:rsidR="00191844" w:rsidRPr="00191844" w:rsidRDefault="00191844" w:rsidP="00191844">
      <w:pPr>
        <w:pStyle w:val="CodePACKT"/>
      </w:pPr>
      <w:r w:rsidRPr="00191844">
        <w:t>}</w:t>
      </w:r>
    </w:p>
    <w:p w14:paraId="39C2274B" w14:textId="77777777" w:rsidR="00191844" w:rsidRPr="00191844" w:rsidRDefault="00191844" w:rsidP="00191844">
      <w:pPr>
        <w:pStyle w:val="CodePACKT"/>
      </w:pPr>
      <w:r w:rsidRPr="00191844">
        <w:t>Copy-Item  @FSTHT</w:t>
      </w:r>
    </w:p>
    <w:p w14:paraId="686A2E74" w14:textId="77777777" w:rsidR="00191844" w:rsidRPr="00191844" w:rsidRDefault="00191844" w:rsidP="00191844">
      <w:pPr>
        <w:pStyle w:val="CodePACKT"/>
      </w:pPr>
    </w:p>
    <w:p w14:paraId="4C84F98C" w14:textId="0A0A9214" w:rsidR="00191844" w:rsidRPr="00191844" w:rsidRDefault="00191844" w:rsidP="00191844">
      <w:pPr>
        <w:pStyle w:val="NumberedBulletPACKT"/>
        <w:rPr>
          <w:color w:val="000000"/>
        </w:rPr>
      </w:pPr>
      <w:r w:rsidRPr="00191844">
        <w:t>Set</w:t>
      </w:r>
      <w:r>
        <w:t>ting up</w:t>
      </w:r>
      <w:r w:rsidRPr="00191844">
        <w:t> </w:t>
      </w:r>
      <w:r w:rsidR="005F22BD">
        <w:t>an active email notification</w:t>
      </w:r>
    </w:p>
    <w:p w14:paraId="28600CB5" w14:textId="77777777" w:rsidR="00191844" w:rsidRPr="00191844" w:rsidRDefault="00191844" w:rsidP="00191844">
      <w:pPr>
        <w:pStyle w:val="CodePACKT"/>
      </w:pPr>
    </w:p>
    <w:p w14:paraId="24664ECC" w14:textId="2EDB267B" w:rsidR="00191844" w:rsidRPr="00191844" w:rsidRDefault="00191844" w:rsidP="00191844">
      <w:pPr>
        <w:pStyle w:val="CodePACKT"/>
      </w:pPr>
      <w:r w:rsidRPr="00191844">
        <w:t>$Body = </w:t>
      </w:r>
    </w:p>
    <w:p w14:paraId="644AE9EE" w14:textId="2FD4031B" w:rsidR="00191844" w:rsidRDefault="002D3655" w:rsidP="00191844">
      <w:pPr>
        <w:pStyle w:val="CodePACKT"/>
      </w:pPr>
      <w:r>
        <w:t>"</w:t>
      </w:r>
      <w:r w:rsidR="00191844" w:rsidRPr="00191844">
        <w:t>[Source Io Owner] attempted to save an executable program to</w:t>
      </w:r>
    </w:p>
    <w:p w14:paraId="03E9A0E9" w14:textId="6B02C4F5" w:rsidR="00191844" w:rsidRPr="00191844" w:rsidRDefault="00191844" w:rsidP="00191844">
      <w:pPr>
        <w:pStyle w:val="CodePACKT"/>
      </w:pPr>
      <w:r>
        <w:t xml:space="preserve"> </w:t>
      </w:r>
      <w:r w:rsidRPr="00191844">
        <w:t>[File Screen Path].</w:t>
      </w:r>
    </w:p>
    <w:p w14:paraId="34CEB1FC" w14:textId="77777777" w:rsidR="00191844" w:rsidRPr="00191844" w:rsidRDefault="00191844" w:rsidP="00191844">
      <w:pPr>
        <w:pStyle w:val="CodePACKT"/>
      </w:pPr>
    </w:p>
    <w:p w14:paraId="788ED1E2" w14:textId="7ED40939" w:rsidR="00191844" w:rsidRPr="00191844" w:rsidRDefault="00191844" w:rsidP="00191844">
      <w:pPr>
        <w:pStyle w:val="CodePACKT"/>
      </w:pPr>
      <w:r w:rsidRPr="00191844">
        <w:t>This is not allowed!</w:t>
      </w:r>
    </w:p>
    <w:p w14:paraId="1A16B3EE" w14:textId="41678FD3" w:rsidR="00191844" w:rsidRPr="00191844" w:rsidRDefault="002D3655" w:rsidP="00191844">
      <w:pPr>
        <w:pStyle w:val="CodePACKT"/>
      </w:pPr>
      <w:r>
        <w:t>"</w:t>
      </w:r>
    </w:p>
    <w:p w14:paraId="7401696E" w14:textId="77777777" w:rsidR="00191844" w:rsidRPr="00191844" w:rsidRDefault="00191844" w:rsidP="00191844">
      <w:pPr>
        <w:pStyle w:val="CodePACKT"/>
      </w:pPr>
      <w:r w:rsidRPr="00191844">
        <w:t>$FSRMA = @{</w:t>
      </w:r>
    </w:p>
    <w:p w14:paraId="75369519" w14:textId="4F0ADE78" w:rsidR="00191844" w:rsidRPr="00191844" w:rsidRDefault="00191844" w:rsidP="00191844">
      <w:pPr>
        <w:pStyle w:val="CodePACKT"/>
      </w:pPr>
      <w:r w:rsidRPr="00191844">
        <w:t>  Type             = </w:t>
      </w:r>
      <w:r w:rsidR="002D3655">
        <w:t>'</w:t>
      </w:r>
      <w:r w:rsidRPr="00191844">
        <w:t>Email</w:t>
      </w:r>
      <w:r w:rsidR="002D3655">
        <w:t>'</w:t>
      </w:r>
    </w:p>
    <w:p w14:paraId="4A02CEE7" w14:textId="127561AD" w:rsidR="00191844" w:rsidRPr="00191844" w:rsidRDefault="00191844" w:rsidP="00191844">
      <w:pPr>
        <w:pStyle w:val="CodePACKT"/>
      </w:pPr>
      <w:r w:rsidRPr="00191844">
        <w:t>  </w:t>
      </w:r>
      <w:proofErr w:type="spellStart"/>
      <w:r w:rsidRPr="00191844">
        <w:t>MailTo</w:t>
      </w:r>
      <w:proofErr w:type="spellEnd"/>
      <w:r w:rsidRPr="00191844">
        <w:t>           = </w:t>
      </w:r>
      <w:r w:rsidR="002D3655">
        <w:t>'</w:t>
      </w:r>
      <w:r w:rsidRPr="00191844">
        <w:t>DoctorDNS@Gmail.Com</w:t>
      </w:r>
      <w:r w:rsidR="002D3655">
        <w:t>'</w:t>
      </w:r>
      <w:r w:rsidRPr="00191844">
        <w:t> </w:t>
      </w:r>
    </w:p>
    <w:p w14:paraId="68C84045" w14:textId="021F7E85" w:rsidR="00191844" w:rsidRPr="00191844" w:rsidRDefault="00191844" w:rsidP="00191844">
      <w:pPr>
        <w:pStyle w:val="CodePACKT"/>
      </w:pPr>
      <w:r w:rsidRPr="00191844">
        <w:t>  Subject          = </w:t>
      </w:r>
      <w:r w:rsidR="002D3655">
        <w:t>'</w:t>
      </w:r>
      <w:r w:rsidRPr="00191844">
        <w:t>Warning: attempted to save an executable file</w:t>
      </w:r>
      <w:r w:rsidR="002D3655">
        <w:t>'</w:t>
      </w:r>
    </w:p>
    <w:p w14:paraId="6556746D" w14:textId="77777777" w:rsidR="00191844" w:rsidRPr="00191844" w:rsidRDefault="00191844" w:rsidP="00191844">
      <w:pPr>
        <w:pStyle w:val="CodePACKT"/>
      </w:pPr>
      <w:r w:rsidRPr="00191844">
        <w:t>  Body             = $Body</w:t>
      </w:r>
    </w:p>
    <w:p w14:paraId="40BD5FE0" w14:textId="77777777" w:rsidR="00191844" w:rsidRPr="00191844" w:rsidRDefault="00191844" w:rsidP="00191844">
      <w:pPr>
        <w:pStyle w:val="CodePACKT"/>
      </w:pPr>
      <w:r w:rsidRPr="00191844">
        <w:t>  </w:t>
      </w:r>
      <w:proofErr w:type="spellStart"/>
      <w:r w:rsidRPr="00191844">
        <w:t>RunLimitInterval</w:t>
      </w:r>
      <w:proofErr w:type="spellEnd"/>
      <w:r w:rsidRPr="00191844">
        <w:t> = 60</w:t>
      </w:r>
    </w:p>
    <w:p w14:paraId="3C13EBE4" w14:textId="77777777" w:rsidR="00191844" w:rsidRPr="00191844" w:rsidRDefault="00191844" w:rsidP="00191844">
      <w:pPr>
        <w:pStyle w:val="CodePACKT"/>
      </w:pPr>
      <w:r w:rsidRPr="00191844">
        <w:t>}</w:t>
      </w:r>
    </w:p>
    <w:p w14:paraId="634D69A9" w14:textId="77777777" w:rsidR="00191844" w:rsidRPr="00191844" w:rsidRDefault="00191844" w:rsidP="00191844">
      <w:pPr>
        <w:pStyle w:val="CodePACKT"/>
      </w:pPr>
      <w:r w:rsidRPr="00191844">
        <w:t>$Notification = New-</w:t>
      </w:r>
      <w:proofErr w:type="spellStart"/>
      <w:r w:rsidRPr="00191844">
        <w:t>FsrmAction</w:t>
      </w:r>
      <w:proofErr w:type="spellEnd"/>
      <w:r w:rsidRPr="00191844">
        <w:t> @FSRMA</w:t>
      </w:r>
    </w:p>
    <w:p w14:paraId="2BDB5E73" w14:textId="77777777" w:rsidR="00191844" w:rsidRPr="00191844" w:rsidRDefault="00191844" w:rsidP="00191844">
      <w:pPr>
        <w:pStyle w:val="CodePACKT"/>
      </w:pPr>
      <w:r w:rsidRPr="00191844">
        <w:t>$FSFS = @{</w:t>
      </w:r>
    </w:p>
    <w:p w14:paraId="19C32464" w14:textId="77777777" w:rsidR="00191844" w:rsidRPr="00191844" w:rsidRDefault="00191844" w:rsidP="00191844">
      <w:pPr>
        <w:pStyle w:val="CodePACKT"/>
      </w:pPr>
      <w:r w:rsidRPr="00191844">
        <w:t>  Path         = $Path</w:t>
      </w:r>
    </w:p>
    <w:p w14:paraId="6E57D629" w14:textId="77777777" w:rsidR="00191844" w:rsidRPr="00191844" w:rsidRDefault="00191844" w:rsidP="00191844">
      <w:pPr>
        <w:pStyle w:val="CodePACKT"/>
      </w:pPr>
      <w:r w:rsidRPr="00191844">
        <w:t>  Notification = $Notification</w:t>
      </w:r>
    </w:p>
    <w:p w14:paraId="3ABFC7D3" w14:textId="31DD636C" w:rsidR="00191844" w:rsidRPr="00191844" w:rsidRDefault="00191844" w:rsidP="00191844">
      <w:pPr>
        <w:pStyle w:val="CodePACKT"/>
      </w:pPr>
      <w:r w:rsidRPr="00191844">
        <w:t>  </w:t>
      </w:r>
      <w:proofErr w:type="spellStart"/>
      <w:r w:rsidRPr="00191844">
        <w:t>IncludeGroup</w:t>
      </w:r>
      <w:proofErr w:type="spellEnd"/>
      <w:r w:rsidRPr="00191844">
        <w:t> = </w:t>
      </w:r>
      <w:r w:rsidR="002D3655">
        <w:t>'</w:t>
      </w:r>
      <w:r w:rsidRPr="00191844">
        <w:t>Executable Files</w:t>
      </w:r>
      <w:r w:rsidR="002D3655">
        <w:t>'</w:t>
      </w:r>
    </w:p>
    <w:p w14:paraId="6A61B6E7" w14:textId="790E5A70" w:rsidR="00191844" w:rsidRPr="00191844" w:rsidRDefault="00191844" w:rsidP="00191844">
      <w:pPr>
        <w:pStyle w:val="CodePACKT"/>
      </w:pPr>
      <w:r w:rsidRPr="00191844">
        <w:t>  Description  = </w:t>
      </w:r>
      <w:r w:rsidR="002D3655">
        <w:t>'</w:t>
      </w:r>
      <w:r w:rsidRPr="00191844">
        <w:t>Block any executable file</w:t>
      </w:r>
      <w:r w:rsidR="002D3655">
        <w:t>'</w:t>
      </w:r>
    </w:p>
    <w:p w14:paraId="41B2A02C" w14:textId="77777777" w:rsidR="00191844" w:rsidRPr="00191844" w:rsidRDefault="00191844" w:rsidP="00191844">
      <w:pPr>
        <w:pStyle w:val="CodePACKT"/>
      </w:pPr>
      <w:r w:rsidRPr="00191844">
        <w:t>  Active       = $true</w:t>
      </w:r>
    </w:p>
    <w:p w14:paraId="7CB7932B" w14:textId="77777777" w:rsidR="00191844" w:rsidRPr="00191844" w:rsidRDefault="00191844" w:rsidP="00191844">
      <w:pPr>
        <w:pStyle w:val="CodePACKT"/>
      </w:pPr>
      <w:r w:rsidRPr="00191844">
        <w:t>}</w:t>
      </w:r>
    </w:p>
    <w:p w14:paraId="2995DAFF" w14:textId="77777777" w:rsidR="00191844" w:rsidRPr="00191844" w:rsidRDefault="00191844" w:rsidP="00191844">
      <w:pPr>
        <w:pStyle w:val="CodePACKT"/>
      </w:pPr>
      <w:r w:rsidRPr="00191844">
        <w:t>Set-</w:t>
      </w:r>
      <w:proofErr w:type="spellStart"/>
      <w:r w:rsidRPr="00191844">
        <w:t>FsrmFileScreen</w:t>
      </w:r>
      <w:proofErr w:type="spellEnd"/>
      <w:r w:rsidRPr="00191844">
        <w:t> @FSFS </w:t>
      </w:r>
    </w:p>
    <w:p w14:paraId="74FF4492" w14:textId="77777777" w:rsidR="00191844" w:rsidRPr="00191844" w:rsidRDefault="00191844" w:rsidP="00191844">
      <w:pPr>
        <w:shd w:val="clear" w:color="auto" w:fill="FFFFFF"/>
        <w:spacing w:after="0" w:line="285" w:lineRule="atLeast"/>
        <w:rPr>
          <w:rFonts w:ascii="Consolas" w:hAnsi="Consolas"/>
          <w:color w:val="000000"/>
          <w:sz w:val="21"/>
          <w:szCs w:val="21"/>
        </w:rPr>
      </w:pPr>
    </w:p>
    <w:p w14:paraId="7FF6905E" w14:textId="5117287F" w:rsidR="00191844" w:rsidRPr="00191844" w:rsidRDefault="00D12668" w:rsidP="00191844">
      <w:pPr>
        <w:pStyle w:val="NumberedBulletPACKT"/>
        <w:rPr>
          <w:color w:val="000000"/>
        </w:rPr>
      </w:pPr>
      <w:r>
        <w:t>Getting FSRM notification limits</w:t>
      </w:r>
    </w:p>
    <w:p w14:paraId="4449D85F" w14:textId="77777777" w:rsidR="00191844" w:rsidRPr="00191844" w:rsidRDefault="00191844" w:rsidP="00191844">
      <w:pPr>
        <w:pStyle w:val="CodePACKT"/>
      </w:pPr>
    </w:p>
    <w:p w14:paraId="310D65C1" w14:textId="2933D39C" w:rsidR="00191844" w:rsidRPr="00191844" w:rsidRDefault="00191844" w:rsidP="00191844">
      <w:pPr>
        <w:pStyle w:val="CodePACKT"/>
      </w:pPr>
      <w:r w:rsidRPr="00191844">
        <w:t>Get-</w:t>
      </w:r>
      <w:proofErr w:type="spellStart"/>
      <w:r w:rsidRPr="00191844">
        <w:t>FsrmSetting</w:t>
      </w:r>
      <w:proofErr w:type="spellEnd"/>
      <w:r w:rsidRPr="00191844">
        <w:t> | </w:t>
      </w:r>
    </w:p>
    <w:p w14:paraId="6A055D79" w14:textId="077EB199" w:rsidR="00191844" w:rsidRPr="00191844" w:rsidRDefault="00191844" w:rsidP="00191844">
      <w:pPr>
        <w:pStyle w:val="CodePACKT"/>
      </w:pPr>
      <w:r w:rsidRPr="00191844">
        <w:t>  Format-List -Property </w:t>
      </w:r>
      <w:r w:rsidR="002D3655">
        <w:t>"</w:t>
      </w:r>
      <w:r w:rsidRPr="00191844">
        <w:t>*</w:t>
      </w:r>
      <w:proofErr w:type="spellStart"/>
      <w:r w:rsidRPr="00191844">
        <w:t>NotificationLimit</w:t>
      </w:r>
      <w:proofErr w:type="spellEnd"/>
      <w:r w:rsidR="002D3655">
        <w:t>"</w:t>
      </w:r>
    </w:p>
    <w:p w14:paraId="6ADFEC48" w14:textId="77777777" w:rsidR="00191844" w:rsidRPr="00191844" w:rsidRDefault="00191844" w:rsidP="00191844">
      <w:pPr>
        <w:pStyle w:val="CodePACKT"/>
      </w:pPr>
    </w:p>
    <w:p w14:paraId="2B7873A1" w14:textId="60AC0CB2" w:rsidR="00191844" w:rsidRPr="00191844" w:rsidRDefault="00191844" w:rsidP="00191844">
      <w:pPr>
        <w:pStyle w:val="NumberedBulletPACKT"/>
        <w:rPr>
          <w:color w:val="000000"/>
        </w:rPr>
      </w:pPr>
      <w:r w:rsidRPr="00191844">
        <w:t>Changing FSRM notification limits  </w:t>
      </w:r>
    </w:p>
    <w:p w14:paraId="4B38C7A4" w14:textId="77777777" w:rsidR="00191844" w:rsidRPr="00191844" w:rsidRDefault="00191844" w:rsidP="00191844">
      <w:pPr>
        <w:pStyle w:val="CodePACKT"/>
      </w:pPr>
    </w:p>
    <w:p w14:paraId="46F8A980" w14:textId="5E0D9C79" w:rsidR="00191844" w:rsidRPr="00191844" w:rsidRDefault="00191844" w:rsidP="00191844">
      <w:pPr>
        <w:pStyle w:val="CodePACKT"/>
      </w:pPr>
      <w:r w:rsidRPr="00191844">
        <w:t>$FSRMSHT = @{</w:t>
      </w:r>
    </w:p>
    <w:p w14:paraId="4C8B6E50" w14:textId="77777777" w:rsidR="00191844" w:rsidRPr="00191844" w:rsidRDefault="00191844" w:rsidP="00191844">
      <w:pPr>
        <w:pStyle w:val="CodePACKT"/>
      </w:pPr>
      <w:r w:rsidRPr="00191844">
        <w:t>  </w:t>
      </w:r>
      <w:proofErr w:type="spellStart"/>
      <w:r w:rsidRPr="00191844">
        <w:t>CommandNotificationLimit</w:t>
      </w:r>
      <w:proofErr w:type="spellEnd"/>
      <w:r w:rsidRPr="00191844">
        <w:t> = 1</w:t>
      </w:r>
    </w:p>
    <w:p w14:paraId="1C13D299" w14:textId="77777777" w:rsidR="00191844" w:rsidRPr="00191844" w:rsidRDefault="00191844" w:rsidP="00191844">
      <w:pPr>
        <w:pStyle w:val="CodePACKT"/>
      </w:pPr>
      <w:r w:rsidRPr="00191844">
        <w:t>  </w:t>
      </w:r>
      <w:proofErr w:type="spellStart"/>
      <w:r w:rsidRPr="00191844">
        <w:t>EmailNotificationLimit</w:t>
      </w:r>
      <w:proofErr w:type="spellEnd"/>
      <w:r w:rsidRPr="00191844">
        <w:t>   = 1</w:t>
      </w:r>
    </w:p>
    <w:p w14:paraId="3F8301C3" w14:textId="77777777" w:rsidR="00191844" w:rsidRPr="00191844" w:rsidRDefault="00191844" w:rsidP="00191844">
      <w:pPr>
        <w:pStyle w:val="CodePACKT"/>
      </w:pPr>
      <w:r w:rsidRPr="00191844">
        <w:t>  </w:t>
      </w:r>
      <w:proofErr w:type="spellStart"/>
      <w:r w:rsidRPr="00191844">
        <w:t>EventNotificationLimit</w:t>
      </w:r>
      <w:proofErr w:type="spellEnd"/>
      <w:r w:rsidRPr="00191844">
        <w:t>   = 1</w:t>
      </w:r>
    </w:p>
    <w:p w14:paraId="1FE768F0" w14:textId="77777777" w:rsidR="00191844" w:rsidRPr="00191844" w:rsidRDefault="00191844" w:rsidP="00191844">
      <w:pPr>
        <w:pStyle w:val="CodePACKT"/>
      </w:pPr>
      <w:r w:rsidRPr="00191844">
        <w:t>  </w:t>
      </w:r>
      <w:proofErr w:type="spellStart"/>
      <w:r w:rsidRPr="00191844">
        <w:t>ReportNotificationLimit</w:t>
      </w:r>
      <w:proofErr w:type="spellEnd"/>
      <w:r w:rsidRPr="00191844">
        <w:t>  = 1</w:t>
      </w:r>
    </w:p>
    <w:p w14:paraId="0BB18387" w14:textId="77777777" w:rsidR="00191844" w:rsidRPr="00191844" w:rsidRDefault="00191844" w:rsidP="00191844">
      <w:pPr>
        <w:pStyle w:val="CodePACKT"/>
      </w:pPr>
      <w:r w:rsidRPr="00191844">
        <w:t>}</w:t>
      </w:r>
    </w:p>
    <w:p w14:paraId="340F7855" w14:textId="77777777" w:rsidR="00191844" w:rsidRPr="00191844" w:rsidRDefault="00191844" w:rsidP="00191844">
      <w:pPr>
        <w:pStyle w:val="CodePACKT"/>
      </w:pPr>
      <w:r w:rsidRPr="00191844">
        <w:t>Set-</w:t>
      </w:r>
      <w:proofErr w:type="spellStart"/>
      <w:r w:rsidRPr="00191844">
        <w:t>FsrmSetting</w:t>
      </w:r>
      <w:proofErr w:type="spellEnd"/>
      <w:r w:rsidRPr="00191844">
        <w:t> @FSRMSHT</w:t>
      </w:r>
    </w:p>
    <w:p w14:paraId="508827C0" w14:textId="77777777" w:rsidR="00191844" w:rsidRPr="00191844" w:rsidRDefault="00191844" w:rsidP="00191844">
      <w:pPr>
        <w:pStyle w:val="CodePACKT"/>
      </w:pPr>
    </w:p>
    <w:p w14:paraId="1269C68C" w14:textId="577A1C3D" w:rsidR="00191844" w:rsidRPr="00191844" w:rsidRDefault="00191844" w:rsidP="00191844">
      <w:pPr>
        <w:pStyle w:val="NumberedBulletPACKT"/>
        <w:rPr>
          <w:color w:val="000000"/>
        </w:rPr>
      </w:pPr>
      <w:r w:rsidRPr="00191844">
        <w:t>Re-test</w:t>
      </w:r>
      <w:r>
        <w:t>ing</w:t>
      </w:r>
      <w:r w:rsidRPr="00191844">
        <w:t> the file screen to check the action</w:t>
      </w:r>
    </w:p>
    <w:p w14:paraId="73606498" w14:textId="77777777" w:rsidR="00191844" w:rsidRPr="00191844" w:rsidRDefault="00191844" w:rsidP="00191844">
      <w:pPr>
        <w:pStyle w:val="CodePACKT"/>
      </w:pPr>
    </w:p>
    <w:p w14:paraId="7EF29B82" w14:textId="029A4547" w:rsidR="00191844" w:rsidRPr="00191844" w:rsidRDefault="00191844" w:rsidP="00191844">
      <w:pPr>
        <w:pStyle w:val="CodePACKT"/>
      </w:pPr>
      <w:r w:rsidRPr="00191844">
        <w:t>Copy-Item @FSTHT</w:t>
      </w:r>
    </w:p>
    <w:p w14:paraId="770688CA" w14:textId="77777777" w:rsidR="00191844" w:rsidRDefault="00191844" w:rsidP="00191844">
      <w:pPr>
        <w:shd w:val="clear" w:color="auto" w:fill="FFFFFF"/>
        <w:spacing w:after="0" w:line="285" w:lineRule="atLeast"/>
        <w:rPr>
          <w:rFonts w:ascii="Consolas" w:hAnsi="Consolas"/>
          <w:color w:val="008000"/>
          <w:sz w:val="21"/>
          <w:szCs w:val="21"/>
        </w:rPr>
      </w:pPr>
    </w:p>
    <w:p w14:paraId="1C3B2DEC" w14:textId="0E589D5F" w:rsidR="00126DF1" w:rsidRPr="00A658B9" w:rsidRDefault="00191844" w:rsidP="00126DF1">
      <w:pPr>
        <w:pStyle w:val="NumberedBulletPACKT"/>
        <w:rPr>
          <w:color w:val="000000"/>
        </w:rPr>
      </w:pPr>
      <w:r w:rsidRPr="00191844">
        <w:t>View</w:t>
      </w:r>
      <w:r>
        <w:t>ing</w:t>
      </w:r>
      <w:r w:rsidRPr="00191844">
        <w:t> </w:t>
      </w:r>
      <w:r w:rsidR="00126DF1">
        <w:t>f</w:t>
      </w:r>
      <w:r w:rsidRPr="00191844">
        <w:t>ile </w:t>
      </w:r>
      <w:r w:rsidR="00126DF1">
        <w:t>s</w:t>
      </w:r>
      <w:r w:rsidRPr="00191844">
        <w:t>creen </w:t>
      </w:r>
      <w:r w:rsidR="00126DF1">
        <w:t>e</w:t>
      </w:r>
      <w:r w:rsidRPr="00191844">
        <w:t>mail</w:t>
      </w:r>
    </w:p>
    <w:p w14:paraId="7899EB7F" w14:textId="77777777" w:rsidR="00A658B9" w:rsidRDefault="00A658B9" w:rsidP="00A658B9">
      <w:pPr>
        <w:pStyle w:val="NumberedBulletPACKT"/>
        <w:numPr>
          <w:ilvl w:val="0"/>
          <w:numId w:val="0"/>
        </w:numPr>
        <w:ind w:left="363"/>
        <w:rPr>
          <w:color w:val="000000"/>
        </w:rPr>
      </w:pPr>
    </w:p>
    <w:p w14:paraId="1ECDED6F" w14:textId="74F1B847" w:rsidR="00126DF1" w:rsidRPr="00126DF1" w:rsidRDefault="00126DF1" w:rsidP="00A658B9">
      <w:pPr>
        <w:pStyle w:val="NormalPACKT"/>
        <w:ind w:firstLine="363"/>
      </w:pPr>
      <w:r>
        <w:t>Use your email client to view the mail created by FSRM.</w:t>
      </w:r>
    </w:p>
    <w:p w14:paraId="44BB5422" w14:textId="720E14F8" w:rsidR="00C569CD" w:rsidRDefault="00C569CD" w:rsidP="00C569CD">
      <w:pPr>
        <w:pStyle w:val="Heading2"/>
        <w:numPr>
          <w:ilvl w:val="1"/>
          <w:numId w:val="3"/>
        </w:numPr>
      </w:pPr>
      <w:r>
        <w:t>How it works...</w:t>
      </w:r>
    </w:p>
    <w:p w14:paraId="2147563F" w14:textId="3AC1AA4D" w:rsidR="00191844" w:rsidRDefault="00191844" w:rsidP="00191844">
      <w:pPr>
        <w:pStyle w:val="NormalPACKT"/>
        <w:rPr>
          <w:lang w:val="en-GB"/>
        </w:rPr>
      </w:pPr>
      <w:r>
        <w:rPr>
          <w:lang w:val="en-GB"/>
        </w:rPr>
        <w:t xml:space="preserve">In </w:t>
      </w:r>
      <w:r w:rsidRPr="00126DF1">
        <w:rPr>
          <w:rStyle w:val="ItalicsPACKT"/>
        </w:rPr>
        <w:t>step 1</w:t>
      </w:r>
      <w:r>
        <w:rPr>
          <w:lang w:val="en-GB"/>
        </w:rPr>
        <w:t>, you examin</w:t>
      </w:r>
      <w:r w:rsidR="00126DF1">
        <w:rPr>
          <w:lang w:val="en-GB"/>
        </w:rPr>
        <w:t>e</w:t>
      </w:r>
      <w:r>
        <w:rPr>
          <w:lang w:val="en-GB"/>
        </w:rPr>
        <w:t xml:space="preserve"> the initial set of FSRM </w:t>
      </w:r>
      <w:r w:rsidR="00126DF1">
        <w:rPr>
          <w:lang w:val="en-GB"/>
        </w:rPr>
        <w:t>f</w:t>
      </w:r>
      <w:r>
        <w:rPr>
          <w:lang w:val="en-GB"/>
        </w:rPr>
        <w:t>ile groups. The output looks like this:</w:t>
      </w:r>
    </w:p>
    <w:p w14:paraId="34EA5104" w14:textId="3A350D37" w:rsidR="00191844" w:rsidRPr="00191844" w:rsidRDefault="00126DF1" w:rsidP="00126DF1">
      <w:pPr>
        <w:pStyle w:val="FigurePACKT"/>
        <w:rPr>
          <w:lang w:val="en-GB"/>
        </w:rPr>
      </w:pPr>
      <w:r>
        <w:drawing>
          <wp:inline distT="0" distB="0" distL="0" distR="0" wp14:anchorId="2048C07D" wp14:editId="4486CFCE">
            <wp:extent cx="4705350" cy="258622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34133" cy="2602042"/>
                    </a:xfrm>
                    <a:prstGeom prst="rect">
                      <a:avLst/>
                    </a:prstGeom>
                  </pic:spPr>
                </pic:pic>
              </a:graphicData>
            </a:graphic>
          </wp:inline>
        </w:drawing>
      </w:r>
    </w:p>
    <w:p w14:paraId="39FBD26C" w14:textId="4127D0C8" w:rsidR="004974A3" w:rsidRDefault="004974A3" w:rsidP="007240DD">
      <w:pPr>
        <w:pStyle w:val="FigureCaptionPACKT"/>
      </w:pPr>
      <w:r>
        <w:t xml:space="preserve">Figure 10.48: </w:t>
      </w:r>
      <w:r w:rsidR="00E1600B">
        <w:t>Examining existing FSRM file groups</w:t>
      </w:r>
    </w:p>
    <w:p w14:paraId="0CC45420" w14:textId="7F00EC49" w:rsidR="004974A3" w:rsidRPr="00126DF1" w:rsidRDefault="004974A3" w:rsidP="004974A3">
      <w:pPr>
        <w:pStyle w:val="NormalPACKT"/>
        <w:numPr>
          <w:ilvl w:val="0"/>
          <w:numId w:val="3"/>
        </w:num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48</w:t>
      </w:r>
      <w:r w:rsidRPr="006D38BA">
        <w:rPr>
          <w:rFonts w:ascii="Arial" w:hAnsi="Arial"/>
          <w:b/>
          <w:color w:val="FF0000"/>
          <w:sz w:val="28"/>
          <w:szCs w:val="28"/>
        </w:rPr>
        <w:t>.png</w:t>
      </w:r>
    </w:p>
    <w:p w14:paraId="61759FD5" w14:textId="6A0FD272" w:rsidR="00126DF1" w:rsidRDefault="00126DF1" w:rsidP="00126DF1">
      <w:pPr>
        <w:pStyle w:val="NormalPACKT"/>
      </w:pPr>
      <w:r w:rsidRPr="00126DF1">
        <w:t xml:space="preserve">In </w:t>
      </w:r>
      <w:r w:rsidRPr="00126DF1">
        <w:rPr>
          <w:rStyle w:val="ItalicsPACKT"/>
        </w:rPr>
        <w:t>step 2</w:t>
      </w:r>
      <w:r w:rsidRPr="00126DF1">
        <w:t xml:space="preserve">, you examine the built-in </w:t>
      </w:r>
      <w:r>
        <w:t xml:space="preserve">FSRM </w:t>
      </w:r>
      <w:r w:rsidRPr="00126DF1">
        <w:t>file screening templates</w:t>
      </w:r>
      <w:r>
        <w:t>. The output from this step is:</w:t>
      </w:r>
    </w:p>
    <w:p w14:paraId="37F5779D" w14:textId="1946153A" w:rsidR="00E96DF4" w:rsidRDefault="00E96DF4" w:rsidP="00126DF1">
      <w:pPr>
        <w:pStyle w:val="FigurePACKT"/>
      </w:pPr>
      <w:r w:rsidRPr="00E96DF4">
        <w:t xml:space="preserve"> </w:t>
      </w:r>
    </w:p>
    <w:p w14:paraId="7C09556C" w14:textId="57AA3664" w:rsidR="00126DF1" w:rsidRDefault="00E96DF4" w:rsidP="00126DF1">
      <w:pPr>
        <w:pStyle w:val="FigurePACKT"/>
      </w:pPr>
      <w:r>
        <w:drawing>
          <wp:inline distT="0" distB="0" distL="0" distR="0" wp14:anchorId="53558644" wp14:editId="45AF9601">
            <wp:extent cx="4267200" cy="13218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03325" cy="1333061"/>
                    </a:xfrm>
                    <a:prstGeom prst="rect">
                      <a:avLst/>
                    </a:prstGeom>
                  </pic:spPr>
                </pic:pic>
              </a:graphicData>
            </a:graphic>
          </wp:inline>
        </w:drawing>
      </w:r>
    </w:p>
    <w:p w14:paraId="62DF78E8" w14:textId="7F92586B" w:rsidR="00126DF1" w:rsidRDefault="00126DF1" w:rsidP="007240DD">
      <w:pPr>
        <w:pStyle w:val="FigureCaptionPACKT"/>
      </w:pPr>
      <w:r>
        <w:t xml:space="preserve">Figure 10.49: Viewing </w:t>
      </w:r>
      <w:r w:rsidR="00644935">
        <w:t>f</w:t>
      </w:r>
      <w:r>
        <w:t xml:space="preserve">ile </w:t>
      </w:r>
      <w:r w:rsidR="00644935">
        <w:t>s</w:t>
      </w:r>
      <w:r>
        <w:t>creen templates</w:t>
      </w:r>
    </w:p>
    <w:p w14:paraId="440DCB60" w14:textId="134E5A71" w:rsidR="00126DF1" w:rsidRDefault="00126DF1" w:rsidP="00126DF1">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49</w:t>
      </w:r>
      <w:r w:rsidRPr="006D38BA">
        <w:rPr>
          <w:rFonts w:ascii="Arial" w:hAnsi="Arial"/>
          <w:b/>
          <w:color w:val="FF0000"/>
          <w:sz w:val="28"/>
          <w:szCs w:val="28"/>
        </w:rPr>
        <w:t>.png</w:t>
      </w:r>
    </w:p>
    <w:p w14:paraId="10C27780" w14:textId="5223109D" w:rsidR="00126DF1" w:rsidRDefault="00126DF1" w:rsidP="00126DF1">
      <w:pPr>
        <w:pStyle w:val="NormalPACKT"/>
      </w:pPr>
      <w:r>
        <w:t xml:space="preserve">In </w:t>
      </w:r>
      <w:r w:rsidRPr="00126DF1">
        <w:rPr>
          <w:rStyle w:val="ItalicsPACKT"/>
        </w:rPr>
        <w:t>step 3</w:t>
      </w:r>
      <w:r>
        <w:rPr>
          <w:rStyle w:val="ItalicsPACKT"/>
        </w:rPr>
        <w:t>,</w:t>
      </w:r>
      <w:r>
        <w:t xml:space="preserve"> you create a new folder for testing FSRM file screening, which produces no output. In </w:t>
      </w:r>
      <w:r w:rsidRPr="00126DF1">
        <w:rPr>
          <w:rStyle w:val="ItalicsPACKT"/>
        </w:rPr>
        <w:t>step 4</w:t>
      </w:r>
      <w:r>
        <w:t>, you create a new FSRM file screen. The output from this step looks like this:</w:t>
      </w:r>
    </w:p>
    <w:p w14:paraId="76C1EEEE" w14:textId="1B2A7606" w:rsidR="00126DF1" w:rsidRDefault="00126DF1" w:rsidP="00126DF1">
      <w:pPr>
        <w:pStyle w:val="FigurePACKT"/>
      </w:pPr>
      <w:r>
        <w:drawing>
          <wp:inline distT="0" distB="0" distL="0" distR="0" wp14:anchorId="46FE8EE2" wp14:editId="285BBEF7">
            <wp:extent cx="2426034" cy="1709143"/>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37755" cy="1717401"/>
                    </a:xfrm>
                    <a:prstGeom prst="rect">
                      <a:avLst/>
                    </a:prstGeom>
                  </pic:spPr>
                </pic:pic>
              </a:graphicData>
            </a:graphic>
          </wp:inline>
        </w:drawing>
      </w:r>
    </w:p>
    <w:p w14:paraId="0A8BCDB4" w14:textId="3B839D10" w:rsidR="00126DF1" w:rsidRDefault="00126DF1" w:rsidP="007240DD">
      <w:pPr>
        <w:pStyle w:val="FigureCaptionPACKT"/>
      </w:pPr>
      <w:r>
        <w:t>Figure 10.50: Creating a new file screen</w:t>
      </w:r>
    </w:p>
    <w:p w14:paraId="305F2C03" w14:textId="6A8E71F6" w:rsidR="00126DF1" w:rsidRDefault="00126DF1" w:rsidP="00126DF1">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50</w:t>
      </w:r>
      <w:r w:rsidRPr="006D38BA">
        <w:rPr>
          <w:rFonts w:ascii="Arial" w:hAnsi="Arial"/>
          <w:b/>
          <w:color w:val="FF0000"/>
          <w:sz w:val="28"/>
          <w:szCs w:val="28"/>
        </w:rPr>
        <w:t>.png</w:t>
      </w:r>
    </w:p>
    <w:p w14:paraId="75B6DF67" w14:textId="26413153" w:rsidR="00126DF1" w:rsidRDefault="00126DF1" w:rsidP="00126DF1">
      <w:pPr>
        <w:pStyle w:val="NormalPACKT"/>
      </w:pPr>
      <w:r>
        <w:t xml:space="preserve">To test the file screen, in </w:t>
      </w:r>
      <w:r w:rsidRPr="00126DF1">
        <w:rPr>
          <w:rStyle w:val="ItalicsPACKT"/>
        </w:rPr>
        <w:t>step 5</w:t>
      </w:r>
      <w:r>
        <w:t xml:space="preserve">, you copy </w:t>
      </w:r>
      <w:r w:rsidRPr="00682060">
        <w:rPr>
          <w:rStyle w:val="CodeInTextPACKT"/>
        </w:rPr>
        <w:t>notepad.exe</w:t>
      </w:r>
      <w:r>
        <w:t xml:space="preserve"> from the Windows folder to the file screen folder, with output like this:</w:t>
      </w:r>
    </w:p>
    <w:p w14:paraId="3220FEBC" w14:textId="159ABFE0" w:rsidR="00126DF1" w:rsidRPr="00126DF1" w:rsidRDefault="00126DF1" w:rsidP="00126DF1">
      <w:pPr>
        <w:pStyle w:val="FigurePACKT"/>
        <w:rPr>
          <w:b/>
          <w:bCs/>
        </w:rPr>
      </w:pPr>
      <w:r>
        <w:drawing>
          <wp:inline distT="0" distB="0" distL="0" distR="0" wp14:anchorId="6CBFA6CD" wp14:editId="3A1A121A">
            <wp:extent cx="3091573" cy="130417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06461" cy="1310457"/>
                    </a:xfrm>
                    <a:prstGeom prst="rect">
                      <a:avLst/>
                    </a:prstGeom>
                  </pic:spPr>
                </pic:pic>
              </a:graphicData>
            </a:graphic>
          </wp:inline>
        </w:drawing>
      </w:r>
    </w:p>
    <w:p w14:paraId="78FE39B8" w14:textId="41EFF23D" w:rsidR="00126DF1" w:rsidRDefault="00126DF1" w:rsidP="007240DD">
      <w:pPr>
        <w:pStyle w:val="FigureCaptionPACKT"/>
      </w:pPr>
      <w:r>
        <w:t>Figure 10.51: Testing a file screen</w:t>
      </w:r>
    </w:p>
    <w:p w14:paraId="4BF92DD2" w14:textId="3056E7F5" w:rsidR="00126DF1" w:rsidRDefault="00126DF1" w:rsidP="00126DF1">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51</w:t>
      </w:r>
      <w:r w:rsidRPr="006D38BA">
        <w:rPr>
          <w:rFonts w:ascii="Arial" w:hAnsi="Arial"/>
          <w:b/>
          <w:color w:val="FF0000"/>
          <w:sz w:val="28"/>
          <w:szCs w:val="28"/>
        </w:rPr>
        <w:t>.png</w:t>
      </w:r>
    </w:p>
    <w:p w14:paraId="31AB0FD9" w14:textId="08D2039D" w:rsidR="00126DF1" w:rsidRDefault="00126DF1" w:rsidP="00126DF1">
      <w:pPr>
        <w:pStyle w:val="NormalPACKT"/>
      </w:pPr>
      <w:r>
        <w:t xml:space="preserve">In </w:t>
      </w:r>
      <w:r w:rsidRPr="00126DF1">
        <w:rPr>
          <w:rStyle w:val="ItalicsPACKT"/>
        </w:rPr>
        <w:t>step 6</w:t>
      </w:r>
      <w:r>
        <w:t>, you set up an active email notification to notify you any time a user attempts to save an executable file to the screened folder. This step creates no output.</w:t>
      </w:r>
    </w:p>
    <w:p w14:paraId="4412A654" w14:textId="4E54161C" w:rsidR="00126DF1" w:rsidRDefault="00126DF1" w:rsidP="00126DF1">
      <w:pPr>
        <w:pStyle w:val="NormalPACKT"/>
      </w:pPr>
      <w:r>
        <w:t xml:space="preserve">In </w:t>
      </w:r>
      <w:r w:rsidRPr="00126DF1">
        <w:rPr>
          <w:rStyle w:val="ItalicsPACKT"/>
        </w:rPr>
        <w:t>step 7</w:t>
      </w:r>
      <w:r>
        <w:t xml:space="preserve">, you examine the FSRM notification limits with output like this: </w:t>
      </w:r>
    </w:p>
    <w:p w14:paraId="7B0DD627" w14:textId="4EF97541" w:rsidR="00126DF1" w:rsidRPr="00126DF1" w:rsidRDefault="00126DF1" w:rsidP="00126DF1">
      <w:pPr>
        <w:pStyle w:val="FigurePACKT"/>
        <w:rPr>
          <w:b/>
          <w:bCs/>
        </w:rPr>
      </w:pPr>
      <w:r>
        <w:drawing>
          <wp:inline distT="0" distB="0" distL="0" distR="0" wp14:anchorId="53141D9F" wp14:editId="15BD6BDA">
            <wp:extent cx="2860321" cy="10504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74673" cy="1055671"/>
                    </a:xfrm>
                    <a:prstGeom prst="rect">
                      <a:avLst/>
                    </a:prstGeom>
                  </pic:spPr>
                </pic:pic>
              </a:graphicData>
            </a:graphic>
          </wp:inline>
        </w:drawing>
      </w:r>
    </w:p>
    <w:p w14:paraId="3B6AF65C" w14:textId="70E3A03D" w:rsidR="00126DF1" w:rsidRDefault="00126DF1" w:rsidP="007240DD">
      <w:pPr>
        <w:pStyle w:val="FigureCaptionPACKT"/>
      </w:pPr>
      <w:r>
        <w:t>Figure 10.52: Examining FSRM notification limits</w:t>
      </w:r>
    </w:p>
    <w:p w14:paraId="1179FCFE" w14:textId="46A20BA5" w:rsidR="00126DF1" w:rsidRDefault="00126DF1" w:rsidP="00126DF1">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52</w:t>
      </w:r>
      <w:r w:rsidRPr="006D38BA">
        <w:rPr>
          <w:rFonts w:ascii="Arial" w:hAnsi="Arial"/>
          <w:b/>
          <w:color w:val="FF0000"/>
          <w:sz w:val="28"/>
          <w:szCs w:val="28"/>
        </w:rPr>
        <w:t>.png</w:t>
      </w:r>
    </w:p>
    <w:p w14:paraId="6ED70976" w14:textId="0AE0FD94" w:rsidR="00126DF1" w:rsidRDefault="00126DF1" w:rsidP="00126DF1">
      <w:pPr>
        <w:pStyle w:val="NormalPACKT"/>
      </w:pPr>
      <w:r>
        <w:t xml:space="preserve">To speed up the creation of email notifications, in </w:t>
      </w:r>
      <w:r w:rsidRPr="00126DF1">
        <w:rPr>
          <w:rStyle w:val="ItalicsPACKT"/>
        </w:rPr>
        <w:t>step 8</w:t>
      </w:r>
      <w:r>
        <w:rPr>
          <w:rStyle w:val="ItalicsPACKT"/>
        </w:rPr>
        <w:t>,</w:t>
      </w:r>
      <w:r>
        <w:t xml:space="preserve"> you reduce the email notification limits to one second. This step creates no console output.</w:t>
      </w:r>
    </w:p>
    <w:p w14:paraId="1951C9E4" w14:textId="126750F3" w:rsidR="00126DF1" w:rsidRDefault="00126DF1" w:rsidP="00126DF1">
      <w:pPr>
        <w:pStyle w:val="NormalPACKT"/>
      </w:pPr>
      <w:r>
        <w:t xml:space="preserve">In </w:t>
      </w:r>
      <w:r w:rsidRPr="00126DF1">
        <w:rPr>
          <w:rStyle w:val="ItalicsPACKT"/>
        </w:rPr>
        <w:t>step 9</w:t>
      </w:r>
      <w:r>
        <w:t>, you test the updated file screen by re-attempting to save an executable to the screened folder</w:t>
      </w:r>
      <w:r w:rsidR="005F22BD">
        <w:t xml:space="preserve">. You then </w:t>
      </w:r>
      <w:r>
        <w:t>get the following output:</w:t>
      </w:r>
    </w:p>
    <w:p w14:paraId="107B7846" w14:textId="26A2EBEC" w:rsidR="00126DF1" w:rsidRDefault="00126DF1" w:rsidP="00126DF1">
      <w:pPr>
        <w:pStyle w:val="FigurePACKT"/>
        <w:numPr>
          <w:ilvl w:val="0"/>
          <w:numId w:val="3"/>
        </w:numPr>
      </w:pPr>
      <w:r>
        <w:drawing>
          <wp:inline distT="0" distB="0" distL="0" distR="0" wp14:anchorId="53418EC8" wp14:editId="39A61F42">
            <wp:extent cx="3351900" cy="895350"/>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83935" cy="903907"/>
                    </a:xfrm>
                    <a:prstGeom prst="rect">
                      <a:avLst/>
                    </a:prstGeom>
                  </pic:spPr>
                </pic:pic>
              </a:graphicData>
            </a:graphic>
          </wp:inline>
        </w:drawing>
      </w:r>
    </w:p>
    <w:p w14:paraId="117AFC9F" w14:textId="2DC2A8CC" w:rsidR="00126DF1" w:rsidRDefault="00126DF1" w:rsidP="007240DD">
      <w:pPr>
        <w:pStyle w:val="FigureCaptionPACKT"/>
      </w:pPr>
      <w:r>
        <w:t>Figure 10.53: Re-testing the file screen</w:t>
      </w:r>
    </w:p>
    <w:p w14:paraId="363A217A" w14:textId="45EC437A" w:rsidR="00126DF1" w:rsidRDefault="00126DF1" w:rsidP="00126DF1">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53</w:t>
      </w:r>
      <w:r w:rsidRPr="006D38BA">
        <w:rPr>
          <w:rFonts w:ascii="Arial" w:hAnsi="Arial"/>
          <w:b/>
          <w:color w:val="FF0000"/>
          <w:sz w:val="28"/>
          <w:szCs w:val="28"/>
        </w:rPr>
        <w:t>.png</w:t>
      </w:r>
    </w:p>
    <w:p w14:paraId="13507A92" w14:textId="0A7DF662" w:rsidR="00126DF1" w:rsidRDefault="00126DF1" w:rsidP="00126DF1">
      <w:pPr>
        <w:pStyle w:val="NormalPACKT"/>
      </w:pPr>
      <w:r>
        <w:t xml:space="preserve">Having set up an email notification for the file screen, in </w:t>
      </w:r>
      <w:r w:rsidRPr="00126DF1">
        <w:rPr>
          <w:rStyle w:val="ItalicsPACKT"/>
        </w:rPr>
        <w:t>step 10</w:t>
      </w:r>
      <w:r>
        <w:t>, you view the generated email, which looks like this:</w:t>
      </w:r>
    </w:p>
    <w:p w14:paraId="2F4F6880" w14:textId="065F2B7C" w:rsidR="00126DF1" w:rsidRPr="00126DF1" w:rsidRDefault="00126DF1" w:rsidP="00126DF1">
      <w:pPr>
        <w:pStyle w:val="FigurePACKT"/>
        <w:rPr>
          <w:b/>
          <w:bCs/>
        </w:rPr>
      </w:pPr>
      <w:r>
        <w:drawing>
          <wp:inline distT="0" distB="0" distL="0" distR="0" wp14:anchorId="0C13E13B" wp14:editId="34B466C5">
            <wp:extent cx="4454050" cy="2238375"/>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03196" cy="2263073"/>
                    </a:xfrm>
                    <a:prstGeom prst="rect">
                      <a:avLst/>
                    </a:prstGeom>
                  </pic:spPr>
                </pic:pic>
              </a:graphicData>
            </a:graphic>
          </wp:inline>
        </w:drawing>
      </w:r>
    </w:p>
    <w:p w14:paraId="3040AD36" w14:textId="54AB5E8C" w:rsidR="00126DF1" w:rsidRDefault="00126DF1" w:rsidP="007240DD">
      <w:pPr>
        <w:pStyle w:val="FigureCaptionPACKT"/>
      </w:pPr>
      <w:r>
        <w:t xml:space="preserve">Figure 10.54: </w:t>
      </w:r>
      <w:r w:rsidR="0075717B">
        <w:t>Viewing the file screen email</w:t>
      </w:r>
    </w:p>
    <w:p w14:paraId="3C41ACA3" w14:textId="4D4999E6" w:rsidR="00126DF1" w:rsidRDefault="00126DF1" w:rsidP="00126DF1">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54</w:t>
      </w:r>
      <w:r w:rsidRPr="006D38BA">
        <w:rPr>
          <w:rFonts w:ascii="Arial" w:hAnsi="Arial"/>
          <w:b/>
          <w:color w:val="FF0000"/>
          <w:sz w:val="28"/>
          <w:szCs w:val="28"/>
        </w:rPr>
        <w:t>.png</w:t>
      </w:r>
    </w:p>
    <w:p w14:paraId="6B73EBAB" w14:textId="0AB4B354" w:rsidR="00C569CD" w:rsidRDefault="00C569CD" w:rsidP="00C569CD">
      <w:pPr>
        <w:pStyle w:val="Heading2"/>
      </w:pPr>
      <w:r>
        <w:t>There</w:t>
      </w:r>
      <w:r w:rsidR="002D3655">
        <w:t>'</w:t>
      </w:r>
      <w:r>
        <w:t>s more...</w:t>
      </w:r>
    </w:p>
    <w:p w14:paraId="51505543" w14:textId="70962E8B" w:rsidR="005F22BD" w:rsidRPr="0064620A" w:rsidRDefault="005F22BD" w:rsidP="003278D5">
      <w:pPr>
        <w:pStyle w:val="NormalPACKT"/>
      </w:pPr>
      <w:r>
        <w:rPr>
          <w:lang w:val="en-GB"/>
        </w:rPr>
        <w:t xml:space="preserve">In </w:t>
      </w:r>
      <w:r w:rsidRPr="003278D5">
        <w:rPr>
          <w:rStyle w:val="ItalicsPACKT"/>
        </w:rPr>
        <w:t>step 1</w:t>
      </w:r>
      <w:r>
        <w:rPr>
          <w:lang w:val="en-GB"/>
        </w:rPr>
        <w:t xml:space="preserve">, you look at the file extensions which FSRM recognizes by default. These cover most of the common scenarios. A small omission is that the </w:t>
      </w:r>
      <w:r w:rsidR="005F5DA5">
        <w:rPr>
          <w:lang w:val="en-GB"/>
        </w:rPr>
        <w:t>a</w:t>
      </w:r>
      <w:r>
        <w:rPr>
          <w:lang w:val="en-GB"/>
        </w:rPr>
        <w:t xml:space="preserve">udio and </w:t>
      </w:r>
      <w:r w:rsidR="005F5DA5">
        <w:rPr>
          <w:lang w:val="en-GB"/>
        </w:rPr>
        <w:t>v</w:t>
      </w:r>
      <w:r>
        <w:rPr>
          <w:lang w:val="en-GB"/>
        </w:rPr>
        <w:t>ideo files should include the extension SHN</w:t>
      </w:r>
      <w:r w:rsidR="00A02856">
        <w:rPr>
          <w:lang w:val="en-GB"/>
        </w:rPr>
        <w:t>.</w:t>
      </w:r>
      <w:r>
        <w:rPr>
          <w:lang w:val="en-GB"/>
        </w:rPr>
        <w:t xml:space="preserve"> SHN files are lossless audio files using the Shorten compression algorithm. You can find a wealth of </w:t>
      </w:r>
      <w:r w:rsidR="0064620A">
        <w:rPr>
          <w:lang w:val="en-GB"/>
        </w:rPr>
        <w:t xml:space="preserve">legal </w:t>
      </w:r>
      <w:r>
        <w:rPr>
          <w:lang w:val="en-GB"/>
        </w:rPr>
        <w:t>SHN</w:t>
      </w:r>
      <w:r w:rsidR="00C14ECC">
        <w:rPr>
          <w:lang w:val="en-GB"/>
        </w:rPr>
        <w:t>-</w:t>
      </w:r>
      <w:r>
        <w:rPr>
          <w:lang w:val="en-GB"/>
        </w:rPr>
        <w:t xml:space="preserve">based concert recordings of many bands, such as The Grateful Dead. </w:t>
      </w:r>
      <w:r w:rsidR="0064620A">
        <w:rPr>
          <w:lang w:val="en-GB"/>
        </w:rPr>
        <w:t>For this reason, i</w:t>
      </w:r>
      <w:r>
        <w:rPr>
          <w:lang w:val="en-GB"/>
        </w:rPr>
        <w:t>n production</w:t>
      </w:r>
      <w:r w:rsidR="0064620A">
        <w:rPr>
          <w:lang w:val="en-GB"/>
        </w:rPr>
        <w:t>,</w:t>
      </w:r>
      <w:r>
        <w:rPr>
          <w:lang w:val="en-GB"/>
        </w:rPr>
        <w:t xml:space="preserve"> </w:t>
      </w:r>
      <w:r w:rsidR="0064620A">
        <w:rPr>
          <w:lang w:val="en-GB"/>
        </w:rPr>
        <w:t xml:space="preserve">you </w:t>
      </w:r>
      <w:r>
        <w:rPr>
          <w:lang w:val="en-GB"/>
        </w:rPr>
        <w:t>might want to update the FSRM file group to enable FSRM to screen SHN files when you use that FSRM file group in a screening rule.</w:t>
      </w:r>
    </w:p>
    <w:p w14:paraId="700A53DE" w14:textId="6BC25A39" w:rsidR="005F22BD" w:rsidRDefault="005F22BD" w:rsidP="005F22BD">
      <w:pPr>
        <w:pStyle w:val="NormalPACKT"/>
      </w:pPr>
      <w:r>
        <w:t xml:space="preserve">FSRM’s file screening feature does a good job of stopping a user from accidentally saving files that would violate the organization's file storage policies. For example, the organization might stipulate that users may not save audio or video files to the organization’s file server. If a user ‘accidentally’ saves an MP3 file, FSRM </w:t>
      </w:r>
      <w:r w:rsidR="0064620A">
        <w:t>would</w:t>
      </w:r>
      <w:r>
        <w:t xml:space="preserve"> politely refuse. </w:t>
      </w:r>
      <w:r w:rsidR="0064620A">
        <w:t>However,</w:t>
      </w:r>
      <w:r w:rsidR="00DB42A3">
        <w:t xml:space="preserve"> </w:t>
      </w:r>
      <w:r w:rsidR="00CA157F">
        <w:t xml:space="preserve">as noted earlier, </w:t>
      </w:r>
      <w:r>
        <w:t xml:space="preserve">FSRM file screening is based solely on the file’s extension. Thus, if </w:t>
      </w:r>
      <w:r w:rsidR="00DB2CCE">
        <w:t>the user</w:t>
      </w:r>
      <w:r>
        <w:t xml:space="preserve"> save</w:t>
      </w:r>
      <w:r w:rsidR="00DB2CCE">
        <w:t>s</w:t>
      </w:r>
      <w:r>
        <w:t xml:space="preserve"> a file and change</w:t>
      </w:r>
      <w:r w:rsidR="00DB2CCE">
        <w:t>s</w:t>
      </w:r>
      <w:r>
        <w:t xml:space="preserve"> the extension, say to 3MP, FSRM does not object. Of course, in doing so, the user is deliberately breaking an organizational policy, which could be a career-limiting move. </w:t>
      </w:r>
    </w:p>
    <w:p w14:paraId="76913B9B" w14:textId="77777777" w:rsidR="00126DF1" w:rsidRPr="00126DF1" w:rsidRDefault="00126DF1" w:rsidP="005F22BD">
      <w:pPr>
        <w:pStyle w:val="NormalPACKT"/>
        <w:rPr>
          <w:lang w:val="en-GB"/>
        </w:rPr>
      </w:pPr>
    </w:p>
    <w:sectPr w:rsidR="00126DF1" w:rsidRPr="00126DF1" w:rsidSect="002D3655">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Lucy Wan" w:date="2021-05-04T15:04:00Z" w:initials="LW">
    <w:p w14:paraId="3A3E3936" w14:textId="77777777" w:rsidR="002B1F1C" w:rsidRDefault="002B1F1C" w:rsidP="00B528C1">
      <w:pPr>
        <w:pStyle w:val="CommentText"/>
      </w:pPr>
      <w:r>
        <w:rPr>
          <w:rStyle w:val="CommentReference"/>
        </w:rPr>
        <w:annotationRef/>
      </w:r>
      <w:r w:rsidR="00B528C1">
        <w:t>I think that all mentions of F: in this section should be C: instead - but please go through the whole section again and confirm for me, because I might've misunderstood. Also, is it ok that we are using F: in a previous recipe but C: here?</w:t>
      </w:r>
    </w:p>
    <w:p w14:paraId="3D16E335" w14:textId="77777777" w:rsidR="00240926" w:rsidRDefault="00240926" w:rsidP="00B528C1">
      <w:pPr>
        <w:pStyle w:val="CommentText"/>
      </w:pPr>
    </w:p>
    <w:p w14:paraId="260741D5" w14:textId="338F582C" w:rsidR="00240926" w:rsidRDefault="00240926" w:rsidP="00B528C1">
      <w:pPr>
        <w:pStyle w:val="CommentText"/>
      </w:pPr>
      <w:r>
        <w:t>Should be c:</w:t>
      </w:r>
    </w:p>
  </w:comment>
  <w:comment w:id="4" w:author="Lucy Wan" w:date="2021-05-04T15:01:00Z" w:initials="LW">
    <w:p w14:paraId="7CD57F1A" w14:textId="77777777" w:rsidR="004B4296" w:rsidRDefault="004B4296" w:rsidP="00085F59">
      <w:pPr>
        <w:pStyle w:val="CommentText"/>
      </w:pPr>
      <w:r>
        <w:rPr>
          <w:rStyle w:val="CommentReference"/>
        </w:rPr>
        <w:annotationRef/>
      </w:r>
      <w:r w:rsidR="00085F59">
        <w:t>I don't think we did - I think we create it in this recipe as part of Step 2. Please double check for me!</w:t>
      </w:r>
    </w:p>
    <w:p w14:paraId="575406E9" w14:textId="77777777" w:rsidR="00240926" w:rsidRDefault="00240926" w:rsidP="00085F59">
      <w:pPr>
        <w:pStyle w:val="CommentText"/>
      </w:pPr>
    </w:p>
    <w:p w14:paraId="26BB3171" w14:textId="0A251108" w:rsidR="00240926" w:rsidRDefault="00240926" w:rsidP="00085F59">
      <w:pPr>
        <w:pStyle w:val="CommentText"/>
      </w:pPr>
      <w:r>
        <w:t>Fixed</w:t>
      </w:r>
    </w:p>
    <w:p w14:paraId="2BAEA40D" w14:textId="56F2412D" w:rsidR="00240926" w:rsidRDefault="00240926" w:rsidP="00085F59">
      <w:pPr>
        <w:pStyle w:val="CommentText"/>
      </w:pPr>
    </w:p>
  </w:comment>
  <w:comment w:id="6" w:author="Lucy Wan" w:date="2021-05-04T14:52:00Z" w:initials="LW">
    <w:p w14:paraId="7F3B1626" w14:textId="4352E89D" w:rsidR="000E02AE" w:rsidRDefault="000E02AE" w:rsidP="00C2765F">
      <w:pPr>
        <w:pStyle w:val="CommentText"/>
      </w:pPr>
      <w:r>
        <w:rPr>
          <w:rStyle w:val="CommentReference"/>
        </w:rPr>
        <w:annotationRef/>
      </w:r>
      <w:r w:rsidR="00C2765F">
        <w:t>Should this be C: as well?</w:t>
      </w:r>
    </w:p>
  </w:comment>
  <w:comment w:id="7" w:author="Thomas Lee" w:date="2021-05-04T15:23:00Z" w:initials="TL">
    <w:p w14:paraId="248B85AC" w14:textId="26211073" w:rsidR="00240926" w:rsidRDefault="00240926">
      <w:pPr>
        <w:pStyle w:val="CommentText"/>
      </w:pPr>
      <w:r>
        <w:rPr>
          <w:rStyle w:val="CommentReference"/>
        </w:rPr>
        <w:annotationRef/>
      </w:r>
      <w:r>
        <w:t>yes</w:t>
      </w:r>
    </w:p>
  </w:comment>
  <w:comment w:id="8" w:author="Lucy Wan" w:date="2021-05-04T14:53:00Z" w:initials="LW">
    <w:p w14:paraId="3D469B67" w14:textId="620604E6" w:rsidR="00D15A7D" w:rsidRDefault="00D15A7D" w:rsidP="007240DD">
      <w:pPr>
        <w:pStyle w:val="CommentText"/>
      </w:pPr>
      <w:r>
        <w:rPr>
          <w:rStyle w:val="CommentReference"/>
        </w:rPr>
        <w:annotationRef/>
      </w:r>
      <w:r w:rsidR="007240DD">
        <w:t>Can you check this description corresponds to the actual step? Should it be C: instead of F:\?</w:t>
      </w:r>
    </w:p>
  </w:comment>
  <w:comment w:id="11" w:author="Lucy Wan" w:date="2021-05-04T14:53:00Z" w:initials="LW">
    <w:p w14:paraId="0281F64C" w14:textId="6FE6FE06" w:rsidR="009E22A3" w:rsidRDefault="009E22A3" w:rsidP="007240DD">
      <w:pPr>
        <w:pStyle w:val="CommentText"/>
      </w:pPr>
      <w:r>
        <w:rPr>
          <w:rStyle w:val="CommentReference"/>
        </w:rPr>
        <w:annotationRef/>
      </w:r>
      <w:r w:rsidR="007240DD">
        <w:t>C: instead of F:?</w:t>
      </w:r>
    </w:p>
  </w:comment>
  <w:comment w:id="12" w:author="Thomas Lee" w:date="2021-05-04T15:30:00Z" w:initials="TL">
    <w:p w14:paraId="0A70F2D3" w14:textId="77777777" w:rsidR="00240926" w:rsidRDefault="00240926">
      <w:pPr>
        <w:pStyle w:val="CommentText"/>
      </w:pPr>
      <w:r>
        <w:rPr>
          <w:rStyle w:val="CommentReference"/>
        </w:rPr>
        <w:annotationRef/>
      </w:r>
    </w:p>
    <w:p w14:paraId="6A7317FC" w14:textId="3954EF66" w:rsidR="00240926" w:rsidRDefault="00240926">
      <w:pPr>
        <w:pStyle w:val="CommentText"/>
      </w:pPr>
    </w:p>
  </w:comment>
  <w:comment w:id="15" w:author="Lucy Wan" w:date="2021-05-04T14:58:00Z" w:initials="LW">
    <w:p w14:paraId="04C4E777" w14:textId="77777777" w:rsidR="007240DD" w:rsidRDefault="007240DD" w:rsidP="007240DD">
      <w:pPr>
        <w:pStyle w:val="CommentText"/>
      </w:pPr>
      <w:r>
        <w:rPr>
          <w:rStyle w:val="CommentReference"/>
        </w:rPr>
        <w:annotationRef/>
      </w:r>
      <w:r>
        <w:t>C:?</w:t>
      </w:r>
    </w:p>
    <w:p w14:paraId="2CE55A66" w14:textId="6F8FA8BF" w:rsidR="00240926" w:rsidRDefault="00240926" w:rsidP="007240DD">
      <w:pPr>
        <w:pStyle w:val="CommentText"/>
      </w:pPr>
      <w:r>
        <w:t>yes</w:t>
      </w:r>
    </w:p>
  </w:comment>
  <w:comment w:id="18" w:author="Lucy Wan" w:date="2021-05-04T14:20:00Z" w:initials="LW">
    <w:p w14:paraId="37EAD5CF" w14:textId="77777777" w:rsidR="00A52047" w:rsidRDefault="00A52047" w:rsidP="00BD19C5">
      <w:pPr>
        <w:pStyle w:val="CommentText"/>
      </w:pPr>
      <w:r>
        <w:rPr>
          <w:rStyle w:val="CommentReference"/>
        </w:rPr>
        <w:annotationRef/>
      </w:r>
      <w:r w:rsidR="00BD19C5">
        <w:t xml:space="preserve">Since you changed the code in the step from F: to C:, shouldn't we do the same here? </w:t>
      </w:r>
    </w:p>
    <w:p w14:paraId="2BA33C55" w14:textId="77777777" w:rsidR="00240926" w:rsidRDefault="00240926" w:rsidP="00BD19C5">
      <w:pPr>
        <w:pStyle w:val="CommentText"/>
      </w:pPr>
    </w:p>
    <w:p w14:paraId="734137E3" w14:textId="506BE2C4" w:rsidR="00240926" w:rsidRDefault="00240926" w:rsidP="00BD19C5">
      <w:pPr>
        <w:pStyle w:val="CommentText"/>
      </w:pPr>
      <w:r>
        <w:t>yes</w:t>
      </w:r>
    </w:p>
  </w:comment>
  <w:comment w:id="21" w:author="Lucy Wan" w:date="2021-05-04T14:22:00Z" w:initials="LW">
    <w:p w14:paraId="060945A2" w14:textId="71A608BE" w:rsidR="0073045D" w:rsidRDefault="0073045D" w:rsidP="00E5091A">
      <w:pPr>
        <w:pStyle w:val="CommentText"/>
      </w:pPr>
      <w:r>
        <w:rPr>
          <w:rStyle w:val="CommentReference"/>
        </w:rPr>
        <w:annotationRef/>
      </w:r>
      <w:r w:rsidR="00E5091A">
        <w:t>My greatest apologies for missing this multiple times! Please change "Examine" to "Examining" in the first line</w:t>
      </w:r>
    </w:p>
  </w:comment>
  <w:comment w:id="22" w:author="Thomas Lee" w:date="2021-05-04T15:37:00Z" w:initials="TL">
    <w:p w14:paraId="38A87669" w14:textId="0CF614FD" w:rsidR="00240926" w:rsidRDefault="00240926">
      <w:pPr>
        <w:pStyle w:val="CommentText"/>
      </w:pPr>
      <w:r>
        <w:rPr>
          <w:rStyle w:val="CommentReference"/>
        </w:rPr>
        <w:annotationRef/>
      </w:r>
      <w: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0741D5" w15:done="0"/>
  <w15:commentEx w15:paraId="2BAEA40D" w15:done="0"/>
  <w15:commentEx w15:paraId="7F3B1626" w15:done="0"/>
  <w15:commentEx w15:paraId="248B85AC" w15:paraIdParent="7F3B1626" w15:done="0"/>
  <w15:commentEx w15:paraId="3D469B67" w15:done="0"/>
  <w15:commentEx w15:paraId="0281F64C" w15:done="0"/>
  <w15:commentEx w15:paraId="6A7317FC" w15:paraIdParent="0281F64C" w15:done="0"/>
  <w15:commentEx w15:paraId="2CE55A66" w15:done="0"/>
  <w15:commentEx w15:paraId="734137E3" w15:done="0"/>
  <w15:commentEx w15:paraId="060945A2" w15:done="0"/>
  <w15:commentEx w15:paraId="38A87669" w15:paraIdParent="060945A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BE0E2" w16cex:dateUtc="2021-05-04T14:04:00Z"/>
  <w16cex:commentExtensible w16cex:durableId="243BE05E" w16cex:dateUtc="2021-05-04T14:01:00Z"/>
  <w16cex:commentExtensible w16cex:durableId="243BDE10" w16cex:dateUtc="2021-05-04T13:52:00Z"/>
  <w16cex:commentExtensible w16cex:durableId="243BE571" w16cex:dateUtc="2021-05-04T14:23:00Z"/>
  <w16cex:commentExtensible w16cex:durableId="243BDE57" w16cex:dateUtc="2021-05-04T13:53:00Z"/>
  <w16cex:commentExtensible w16cex:durableId="243BDE6D" w16cex:dateUtc="2021-05-04T13:53:00Z"/>
  <w16cex:commentExtensible w16cex:durableId="243BE730" w16cex:dateUtc="2021-05-04T14:30:00Z"/>
  <w16cex:commentExtensible w16cex:durableId="243BDFB1" w16cex:dateUtc="2021-05-04T13:58:00Z"/>
  <w16cex:commentExtensible w16cex:durableId="243BD6AB" w16cex:dateUtc="2021-05-04T13:20:00Z"/>
  <w16cex:commentExtensible w16cex:durableId="243BD721" w16cex:dateUtc="2021-05-04T13:22:00Z"/>
  <w16cex:commentExtensible w16cex:durableId="243BE89E" w16cex:dateUtc="2021-05-04T14: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0741D5" w16cid:durableId="243BE0E2"/>
  <w16cid:commentId w16cid:paraId="2BAEA40D" w16cid:durableId="243BE05E"/>
  <w16cid:commentId w16cid:paraId="7F3B1626" w16cid:durableId="243BDE10"/>
  <w16cid:commentId w16cid:paraId="248B85AC" w16cid:durableId="243BE571"/>
  <w16cid:commentId w16cid:paraId="3D469B67" w16cid:durableId="243BDE57"/>
  <w16cid:commentId w16cid:paraId="0281F64C" w16cid:durableId="243BDE6D"/>
  <w16cid:commentId w16cid:paraId="6A7317FC" w16cid:durableId="243BE730"/>
  <w16cid:commentId w16cid:paraId="2CE55A66" w16cid:durableId="243BDFB1"/>
  <w16cid:commentId w16cid:paraId="734137E3" w16cid:durableId="243BD6AB"/>
  <w16cid:commentId w16cid:paraId="060945A2" w16cid:durableId="243BD721"/>
  <w16cid:commentId w16cid:paraId="38A87669" w16cid:durableId="243BE8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AB9C0" w14:textId="77777777" w:rsidR="009A77E0" w:rsidRDefault="009A77E0" w:rsidP="00DB2DC9">
      <w:pPr>
        <w:spacing w:after="0"/>
      </w:pPr>
      <w:r>
        <w:separator/>
      </w:r>
    </w:p>
  </w:endnote>
  <w:endnote w:type="continuationSeparator" w:id="0">
    <w:p w14:paraId="204B0BCC" w14:textId="77777777" w:rsidR="009A77E0" w:rsidRDefault="009A77E0"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Arial-Black">
    <w:altName w:val="Arial"/>
    <w:panose1 w:val="00000000000000000000"/>
    <w:charset w:val="00"/>
    <w:family w:val="roman"/>
    <w:notTrueType/>
    <w:pitch w:val="default"/>
  </w:font>
  <w:font w:name="ZapfDingbatsStd">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yriadPro-Bold">
    <w:altName w:val="Cambria"/>
    <w:panose1 w:val="00000000000000000000"/>
    <w:charset w:val="00"/>
    <w:family w:val="roman"/>
    <w:notTrueType/>
    <w:pitch w:val="default"/>
  </w:font>
  <w:font w:name="PalatinoLTStd-Roman">
    <w:altName w:val="Palatino Linotype"/>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66E77C" w14:textId="77777777" w:rsidR="009A77E0" w:rsidRDefault="009A77E0" w:rsidP="00DB2DC9">
      <w:pPr>
        <w:spacing w:after="0"/>
      </w:pPr>
      <w:r>
        <w:separator/>
      </w:r>
    </w:p>
  </w:footnote>
  <w:footnote w:type="continuationSeparator" w:id="0">
    <w:p w14:paraId="4B7B4B36" w14:textId="77777777" w:rsidR="009A77E0" w:rsidRDefault="009A77E0" w:rsidP="00DB2DC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34F3E8E"/>
    <w:multiLevelType w:val="multilevel"/>
    <w:tmpl w:val="F76213C0"/>
    <w:lvl w:ilvl="0">
      <w:start w:val="1"/>
      <w:numFmt w:val="bullet"/>
      <w:lvlText w:val=""/>
      <w:lvlJc w:val="left"/>
      <w:pPr>
        <w:ind w:left="647" w:hanging="363"/>
      </w:pPr>
      <w:rPr>
        <w:rFonts w:ascii="Symbol" w:hAnsi="Symbol"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15:restartNumberingAfterBreak="0">
    <w:nsid w:val="2BB91B92"/>
    <w:multiLevelType w:val="multilevel"/>
    <w:tmpl w:val="A58A4262"/>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516" w:hanging="360"/>
      </w:pPr>
      <w:rPr>
        <w:rFonts w:hint="default"/>
      </w:rPr>
    </w:lvl>
    <w:lvl w:ilvl="2">
      <w:start w:val="1"/>
      <w:numFmt w:val="lowerRoman"/>
      <w:lvlText w:val="%3."/>
      <w:lvlJc w:val="right"/>
      <w:pPr>
        <w:ind w:left="2236" w:hanging="180"/>
      </w:pPr>
      <w:rPr>
        <w:rFonts w:hint="default"/>
      </w:rPr>
    </w:lvl>
    <w:lvl w:ilvl="3">
      <w:start w:val="1"/>
      <w:numFmt w:val="decimal"/>
      <w:lvlText w:val="%4."/>
      <w:lvlJc w:val="left"/>
      <w:pPr>
        <w:ind w:left="2956" w:hanging="360"/>
      </w:pPr>
      <w:rPr>
        <w:rFonts w:hint="default"/>
      </w:rPr>
    </w:lvl>
    <w:lvl w:ilvl="4">
      <w:start w:val="1"/>
      <w:numFmt w:val="lowerLetter"/>
      <w:lvlText w:val="%5."/>
      <w:lvlJc w:val="left"/>
      <w:pPr>
        <w:ind w:left="3676" w:hanging="360"/>
      </w:pPr>
      <w:rPr>
        <w:rFonts w:hint="default"/>
      </w:rPr>
    </w:lvl>
    <w:lvl w:ilvl="5">
      <w:start w:val="1"/>
      <w:numFmt w:val="lowerRoman"/>
      <w:lvlText w:val="%6."/>
      <w:lvlJc w:val="right"/>
      <w:pPr>
        <w:ind w:left="4396" w:hanging="180"/>
      </w:pPr>
      <w:rPr>
        <w:rFonts w:hint="default"/>
      </w:rPr>
    </w:lvl>
    <w:lvl w:ilvl="6">
      <w:start w:val="1"/>
      <w:numFmt w:val="decimal"/>
      <w:lvlText w:val="%7."/>
      <w:lvlJc w:val="left"/>
      <w:pPr>
        <w:ind w:left="5116" w:hanging="360"/>
      </w:pPr>
      <w:rPr>
        <w:rFonts w:hint="default"/>
      </w:rPr>
    </w:lvl>
    <w:lvl w:ilvl="7">
      <w:start w:val="1"/>
      <w:numFmt w:val="lowerLetter"/>
      <w:lvlText w:val="%8."/>
      <w:lvlJc w:val="left"/>
      <w:pPr>
        <w:ind w:left="5836" w:hanging="360"/>
      </w:pPr>
      <w:rPr>
        <w:rFonts w:hint="default"/>
      </w:rPr>
    </w:lvl>
    <w:lvl w:ilvl="8">
      <w:start w:val="1"/>
      <w:numFmt w:val="lowerRoman"/>
      <w:lvlText w:val="%9."/>
      <w:lvlJc w:val="right"/>
      <w:pPr>
        <w:ind w:left="6556" w:hanging="180"/>
      </w:pPr>
      <w:rPr>
        <w:rFonts w:hint="default"/>
      </w:rPr>
    </w:lvl>
  </w:abstractNum>
  <w:abstractNum w:abstractNumId="4"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EDF2A11"/>
    <w:multiLevelType w:val="multilevel"/>
    <w:tmpl w:val="6EDF2A1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4"/>
  </w:num>
  <w:num w:numId="2">
    <w:abstractNumId w:val="3"/>
    <w:lvlOverride w:ilvl="0">
      <w:lvl w:ilvl="0">
        <w:start w:val="1"/>
        <w:numFmt w:val="decimal"/>
        <w:pStyle w:val="NumberedBulletPACKT"/>
        <w:lvlText w:val="%1."/>
        <w:lvlJc w:val="left"/>
        <w:pPr>
          <w:ind w:left="363" w:hanging="363"/>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
    <w:abstractNumId w:val="0"/>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7">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8">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9">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0">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1">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2">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3">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4">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5">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6">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7">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8">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9">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0">
    <w:abstractNumId w:val="2"/>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
    <w:lvlOverride w:ilvl="0">
      <w:startOverride w:val="1"/>
      <w:lvl w:ilvl="0">
        <w:start w:val="1"/>
        <w:numFmt w:val="decimal"/>
        <w:pStyle w:val="NumberedBulletPACKT"/>
        <w:lvlText w:val="%1."/>
        <w:lvlJc w:val="left"/>
        <w:pPr>
          <w:ind w:left="363" w:hanging="363"/>
        </w:pPr>
        <w:rPr>
          <w:rFonts w:ascii="Times New Roman" w:hAnsi="Times New Roman" w:cs="Times New Roman" w:hint="default"/>
          <w:color w:val="auto"/>
          <w:sz w:val="22"/>
          <w:szCs w:val="22"/>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num>
  <w:num w:numId="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y Wan">
    <w15:presenceInfo w15:providerId="AD" w15:userId="S::lucyw@packt.com::db97003a-82a3-4112-ba8a-ea61a7d5a6ce"/>
  </w15:person>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34"/>
  <w:mirrorMargins/>
  <w:proofState w:spelling="clean" w:grammar="clean"/>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NqkFAFhcDGstAAAA"/>
  </w:docVars>
  <w:rsids>
    <w:rsidRoot w:val="009D0F10"/>
    <w:rsid w:val="00000734"/>
    <w:rsid w:val="0000165C"/>
    <w:rsid w:val="00010BDA"/>
    <w:rsid w:val="00010F9F"/>
    <w:rsid w:val="00011537"/>
    <w:rsid w:val="00013692"/>
    <w:rsid w:val="00016461"/>
    <w:rsid w:val="0001705A"/>
    <w:rsid w:val="000213E3"/>
    <w:rsid w:val="000239C8"/>
    <w:rsid w:val="00032774"/>
    <w:rsid w:val="00032A13"/>
    <w:rsid w:val="00033FD3"/>
    <w:rsid w:val="000351B1"/>
    <w:rsid w:val="00045D0E"/>
    <w:rsid w:val="00046656"/>
    <w:rsid w:val="00046C9A"/>
    <w:rsid w:val="0004758E"/>
    <w:rsid w:val="00047CA9"/>
    <w:rsid w:val="00047E4A"/>
    <w:rsid w:val="00047F27"/>
    <w:rsid w:val="00050344"/>
    <w:rsid w:val="0005479A"/>
    <w:rsid w:val="00056233"/>
    <w:rsid w:val="00057481"/>
    <w:rsid w:val="00057ACD"/>
    <w:rsid w:val="00060490"/>
    <w:rsid w:val="000608F8"/>
    <w:rsid w:val="00063BA3"/>
    <w:rsid w:val="000658AF"/>
    <w:rsid w:val="00066A8A"/>
    <w:rsid w:val="000673D3"/>
    <w:rsid w:val="00067EB5"/>
    <w:rsid w:val="00073F55"/>
    <w:rsid w:val="000751C6"/>
    <w:rsid w:val="00075C63"/>
    <w:rsid w:val="00076D04"/>
    <w:rsid w:val="00077F25"/>
    <w:rsid w:val="0008106F"/>
    <w:rsid w:val="0008311C"/>
    <w:rsid w:val="00084555"/>
    <w:rsid w:val="0008599D"/>
    <w:rsid w:val="00085F59"/>
    <w:rsid w:val="00087644"/>
    <w:rsid w:val="00090DAB"/>
    <w:rsid w:val="00090F57"/>
    <w:rsid w:val="00091333"/>
    <w:rsid w:val="000918CE"/>
    <w:rsid w:val="0009626B"/>
    <w:rsid w:val="000A00AE"/>
    <w:rsid w:val="000A0D8B"/>
    <w:rsid w:val="000A2E2C"/>
    <w:rsid w:val="000A3032"/>
    <w:rsid w:val="000A3125"/>
    <w:rsid w:val="000A3457"/>
    <w:rsid w:val="000A3B1D"/>
    <w:rsid w:val="000B0C51"/>
    <w:rsid w:val="000B1FB5"/>
    <w:rsid w:val="000B2556"/>
    <w:rsid w:val="000B4F75"/>
    <w:rsid w:val="000B685D"/>
    <w:rsid w:val="000B6ED0"/>
    <w:rsid w:val="000C2264"/>
    <w:rsid w:val="000C2566"/>
    <w:rsid w:val="000C28A3"/>
    <w:rsid w:val="000C2F9B"/>
    <w:rsid w:val="000C33C5"/>
    <w:rsid w:val="000C3A8A"/>
    <w:rsid w:val="000C44E9"/>
    <w:rsid w:val="000C4648"/>
    <w:rsid w:val="000C4A97"/>
    <w:rsid w:val="000C7A25"/>
    <w:rsid w:val="000D27B4"/>
    <w:rsid w:val="000D4088"/>
    <w:rsid w:val="000D5106"/>
    <w:rsid w:val="000D669F"/>
    <w:rsid w:val="000D6736"/>
    <w:rsid w:val="000D73D9"/>
    <w:rsid w:val="000E02AE"/>
    <w:rsid w:val="000E0EC2"/>
    <w:rsid w:val="000E21AA"/>
    <w:rsid w:val="000E3015"/>
    <w:rsid w:val="000E3EAC"/>
    <w:rsid w:val="000F104F"/>
    <w:rsid w:val="000F2416"/>
    <w:rsid w:val="000F57A5"/>
    <w:rsid w:val="000F6691"/>
    <w:rsid w:val="000F6F43"/>
    <w:rsid w:val="000F7345"/>
    <w:rsid w:val="001037D4"/>
    <w:rsid w:val="00103FC4"/>
    <w:rsid w:val="00106996"/>
    <w:rsid w:val="001107DD"/>
    <w:rsid w:val="00111A20"/>
    <w:rsid w:val="0011254F"/>
    <w:rsid w:val="00113B76"/>
    <w:rsid w:val="00117CD4"/>
    <w:rsid w:val="001205E9"/>
    <w:rsid w:val="001237B6"/>
    <w:rsid w:val="00123C08"/>
    <w:rsid w:val="00123CB9"/>
    <w:rsid w:val="00124185"/>
    <w:rsid w:val="00124D6B"/>
    <w:rsid w:val="00126DF1"/>
    <w:rsid w:val="00130982"/>
    <w:rsid w:val="00130BA6"/>
    <w:rsid w:val="00130BD2"/>
    <w:rsid w:val="001319D0"/>
    <w:rsid w:val="00132DF2"/>
    <w:rsid w:val="00133A73"/>
    <w:rsid w:val="00136925"/>
    <w:rsid w:val="001511E5"/>
    <w:rsid w:val="001526F2"/>
    <w:rsid w:val="0015313D"/>
    <w:rsid w:val="001531D7"/>
    <w:rsid w:val="001561A8"/>
    <w:rsid w:val="00156E1C"/>
    <w:rsid w:val="00157268"/>
    <w:rsid w:val="00157F22"/>
    <w:rsid w:val="00162F3D"/>
    <w:rsid w:val="0016513E"/>
    <w:rsid w:val="00167446"/>
    <w:rsid w:val="001737B4"/>
    <w:rsid w:val="00175158"/>
    <w:rsid w:val="00177DE3"/>
    <w:rsid w:val="00180894"/>
    <w:rsid w:val="00180CDC"/>
    <w:rsid w:val="00182138"/>
    <w:rsid w:val="0018735D"/>
    <w:rsid w:val="001874E7"/>
    <w:rsid w:val="00191844"/>
    <w:rsid w:val="00194433"/>
    <w:rsid w:val="00194881"/>
    <w:rsid w:val="00195006"/>
    <w:rsid w:val="001A0A07"/>
    <w:rsid w:val="001A1368"/>
    <w:rsid w:val="001A1500"/>
    <w:rsid w:val="001A1784"/>
    <w:rsid w:val="001A1790"/>
    <w:rsid w:val="001A1A7A"/>
    <w:rsid w:val="001A2302"/>
    <w:rsid w:val="001A24DF"/>
    <w:rsid w:val="001A3CA5"/>
    <w:rsid w:val="001A7AB0"/>
    <w:rsid w:val="001A7BCF"/>
    <w:rsid w:val="001B08E0"/>
    <w:rsid w:val="001B0950"/>
    <w:rsid w:val="001C2E10"/>
    <w:rsid w:val="001C6B61"/>
    <w:rsid w:val="001C7CC6"/>
    <w:rsid w:val="001D20AC"/>
    <w:rsid w:val="001D34E5"/>
    <w:rsid w:val="001D5AC3"/>
    <w:rsid w:val="001D763C"/>
    <w:rsid w:val="001E1F50"/>
    <w:rsid w:val="001E2950"/>
    <w:rsid w:val="001E380B"/>
    <w:rsid w:val="001E3C63"/>
    <w:rsid w:val="001E66F5"/>
    <w:rsid w:val="001F1BFF"/>
    <w:rsid w:val="001F21DA"/>
    <w:rsid w:val="001F361E"/>
    <w:rsid w:val="001F3884"/>
    <w:rsid w:val="00200DF5"/>
    <w:rsid w:val="002045DE"/>
    <w:rsid w:val="00204611"/>
    <w:rsid w:val="0020506F"/>
    <w:rsid w:val="00205AD0"/>
    <w:rsid w:val="00205BAD"/>
    <w:rsid w:val="002076A8"/>
    <w:rsid w:val="0021253F"/>
    <w:rsid w:val="00212732"/>
    <w:rsid w:val="00214C5A"/>
    <w:rsid w:val="002150FF"/>
    <w:rsid w:val="00217379"/>
    <w:rsid w:val="00223080"/>
    <w:rsid w:val="00223739"/>
    <w:rsid w:val="00226B71"/>
    <w:rsid w:val="002279FE"/>
    <w:rsid w:val="00231F3C"/>
    <w:rsid w:val="0023406C"/>
    <w:rsid w:val="00234834"/>
    <w:rsid w:val="00237512"/>
    <w:rsid w:val="00240926"/>
    <w:rsid w:val="00240F83"/>
    <w:rsid w:val="0024128F"/>
    <w:rsid w:val="002416C6"/>
    <w:rsid w:val="002432CE"/>
    <w:rsid w:val="00243CA7"/>
    <w:rsid w:val="00243D4A"/>
    <w:rsid w:val="00246CFF"/>
    <w:rsid w:val="002501FA"/>
    <w:rsid w:val="0025267F"/>
    <w:rsid w:val="00253482"/>
    <w:rsid w:val="00253E16"/>
    <w:rsid w:val="002545E2"/>
    <w:rsid w:val="0025487E"/>
    <w:rsid w:val="002574C5"/>
    <w:rsid w:val="002574EF"/>
    <w:rsid w:val="00257F4B"/>
    <w:rsid w:val="00262C78"/>
    <w:rsid w:val="002659A8"/>
    <w:rsid w:val="00267AAA"/>
    <w:rsid w:val="00272D3F"/>
    <w:rsid w:val="00272F43"/>
    <w:rsid w:val="00273D0C"/>
    <w:rsid w:val="00275E3F"/>
    <w:rsid w:val="00277147"/>
    <w:rsid w:val="002815A0"/>
    <w:rsid w:val="0028188F"/>
    <w:rsid w:val="00282B8C"/>
    <w:rsid w:val="00285900"/>
    <w:rsid w:val="00286C78"/>
    <w:rsid w:val="00290B5C"/>
    <w:rsid w:val="00292405"/>
    <w:rsid w:val="00294F3B"/>
    <w:rsid w:val="002952D3"/>
    <w:rsid w:val="002966C3"/>
    <w:rsid w:val="00296B95"/>
    <w:rsid w:val="002A17F1"/>
    <w:rsid w:val="002A28B3"/>
    <w:rsid w:val="002A4442"/>
    <w:rsid w:val="002A6948"/>
    <w:rsid w:val="002A6BF9"/>
    <w:rsid w:val="002B1F1C"/>
    <w:rsid w:val="002B26E1"/>
    <w:rsid w:val="002B6759"/>
    <w:rsid w:val="002C0DD8"/>
    <w:rsid w:val="002C2140"/>
    <w:rsid w:val="002C3F2F"/>
    <w:rsid w:val="002C55E5"/>
    <w:rsid w:val="002D258B"/>
    <w:rsid w:val="002D2891"/>
    <w:rsid w:val="002D3655"/>
    <w:rsid w:val="002D54C9"/>
    <w:rsid w:val="002D65B3"/>
    <w:rsid w:val="002D7C83"/>
    <w:rsid w:val="002E3EEC"/>
    <w:rsid w:val="002E680F"/>
    <w:rsid w:val="002F052D"/>
    <w:rsid w:val="002F05C9"/>
    <w:rsid w:val="002F1488"/>
    <w:rsid w:val="002F6DB1"/>
    <w:rsid w:val="00301227"/>
    <w:rsid w:val="00301D7E"/>
    <w:rsid w:val="00301E42"/>
    <w:rsid w:val="0030209D"/>
    <w:rsid w:val="00303260"/>
    <w:rsid w:val="00303EBA"/>
    <w:rsid w:val="0030570C"/>
    <w:rsid w:val="00311626"/>
    <w:rsid w:val="003129EF"/>
    <w:rsid w:val="00313CF7"/>
    <w:rsid w:val="00314693"/>
    <w:rsid w:val="003210AA"/>
    <w:rsid w:val="00322FE0"/>
    <w:rsid w:val="00323607"/>
    <w:rsid w:val="003278D5"/>
    <w:rsid w:val="00330F71"/>
    <w:rsid w:val="00331636"/>
    <w:rsid w:val="00332C98"/>
    <w:rsid w:val="0033728D"/>
    <w:rsid w:val="003402E9"/>
    <w:rsid w:val="00340AFC"/>
    <w:rsid w:val="00344A27"/>
    <w:rsid w:val="00344D78"/>
    <w:rsid w:val="0034545F"/>
    <w:rsid w:val="0034603B"/>
    <w:rsid w:val="0034776E"/>
    <w:rsid w:val="00353524"/>
    <w:rsid w:val="003571D8"/>
    <w:rsid w:val="0036269F"/>
    <w:rsid w:val="00362AC7"/>
    <w:rsid w:val="003644D3"/>
    <w:rsid w:val="00365B21"/>
    <w:rsid w:val="003674A3"/>
    <w:rsid w:val="00371F5B"/>
    <w:rsid w:val="00380685"/>
    <w:rsid w:val="00381E4B"/>
    <w:rsid w:val="00382BFD"/>
    <w:rsid w:val="00384370"/>
    <w:rsid w:val="00385F32"/>
    <w:rsid w:val="00387591"/>
    <w:rsid w:val="003879C5"/>
    <w:rsid w:val="0039071A"/>
    <w:rsid w:val="00391282"/>
    <w:rsid w:val="003921C5"/>
    <w:rsid w:val="003975D8"/>
    <w:rsid w:val="003A14A4"/>
    <w:rsid w:val="003A3E35"/>
    <w:rsid w:val="003A4BDB"/>
    <w:rsid w:val="003A63A6"/>
    <w:rsid w:val="003B2FFB"/>
    <w:rsid w:val="003C369F"/>
    <w:rsid w:val="003C514B"/>
    <w:rsid w:val="003C660C"/>
    <w:rsid w:val="003C76D0"/>
    <w:rsid w:val="003C7EFC"/>
    <w:rsid w:val="003D0662"/>
    <w:rsid w:val="003D3622"/>
    <w:rsid w:val="003D4D3C"/>
    <w:rsid w:val="003D6E76"/>
    <w:rsid w:val="003E07A6"/>
    <w:rsid w:val="003E07EB"/>
    <w:rsid w:val="003E30ED"/>
    <w:rsid w:val="003E4E45"/>
    <w:rsid w:val="003E67E9"/>
    <w:rsid w:val="003E7108"/>
    <w:rsid w:val="003F186D"/>
    <w:rsid w:val="003F2F41"/>
    <w:rsid w:val="003F3F43"/>
    <w:rsid w:val="003F607E"/>
    <w:rsid w:val="00400740"/>
    <w:rsid w:val="004008BB"/>
    <w:rsid w:val="00401299"/>
    <w:rsid w:val="00404233"/>
    <w:rsid w:val="0040490A"/>
    <w:rsid w:val="00405500"/>
    <w:rsid w:val="00412D57"/>
    <w:rsid w:val="00414032"/>
    <w:rsid w:val="00415E01"/>
    <w:rsid w:val="00415E46"/>
    <w:rsid w:val="004163B0"/>
    <w:rsid w:val="00416D34"/>
    <w:rsid w:val="0041775B"/>
    <w:rsid w:val="00420039"/>
    <w:rsid w:val="004205A5"/>
    <w:rsid w:val="00421A8C"/>
    <w:rsid w:val="00431303"/>
    <w:rsid w:val="00432F11"/>
    <w:rsid w:val="004332E9"/>
    <w:rsid w:val="00434CD1"/>
    <w:rsid w:val="00436A88"/>
    <w:rsid w:val="004378C3"/>
    <w:rsid w:val="00441073"/>
    <w:rsid w:val="00443324"/>
    <w:rsid w:val="00447770"/>
    <w:rsid w:val="00451C47"/>
    <w:rsid w:val="00452B81"/>
    <w:rsid w:val="0045340A"/>
    <w:rsid w:val="00454A93"/>
    <w:rsid w:val="00456F02"/>
    <w:rsid w:val="00457ED6"/>
    <w:rsid w:val="00460BD0"/>
    <w:rsid w:val="00463B54"/>
    <w:rsid w:val="0046674D"/>
    <w:rsid w:val="0047365A"/>
    <w:rsid w:val="00475287"/>
    <w:rsid w:val="004761E9"/>
    <w:rsid w:val="00476639"/>
    <w:rsid w:val="004809B7"/>
    <w:rsid w:val="004820A6"/>
    <w:rsid w:val="00482C6D"/>
    <w:rsid w:val="00484787"/>
    <w:rsid w:val="00487DDD"/>
    <w:rsid w:val="00487FE1"/>
    <w:rsid w:val="0049044F"/>
    <w:rsid w:val="00490FDF"/>
    <w:rsid w:val="0049143C"/>
    <w:rsid w:val="004960B5"/>
    <w:rsid w:val="004962D9"/>
    <w:rsid w:val="00496A41"/>
    <w:rsid w:val="004974A3"/>
    <w:rsid w:val="004A06E6"/>
    <w:rsid w:val="004A347B"/>
    <w:rsid w:val="004A67B7"/>
    <w:rsid w:val="004B08BF"/>
    <w:rsid w:val="004B1A3E"/>
    <w:rsid w:val="004B4296"/>
    <w:rsid w:val="004B5F74"/>
    <w:rsid w:val="004C07C9"/>
    <w:rsid w:val="004C0854"/>
    <w:rsid w:val="004C42D0"/>
    <w:rsid w:val="004C4D38"/>
    <w:rsid w:val="004D2793"/>
    <w:rsid w:val="004D37A8"/>
    <w:rsid w:val="004D3E58"/>
    <w:rsid w:val="004D6912"/>
    <w:rsid w:val="004D7F0D"/>
    <w:rsid w:val="004E2153"/>
    <w:rsid w:val="004E23D9"/>
    <w:rsid w:val="004E26D6"/>
    <w:rsid w:val="004E2A0D"/>
    <w:rsid w:val="004E2DD4"/>
    <w:rsid w:val="004E3B79"/>
    <w:rsid w:val="004E4187"/>
    <w:rsid w:val="004E5F49"/>
    <w:rsid w:val="004E6828"/>
    <w:rsid w:val="004F07B7"/>
    <w:rsid w:val="004F14F1"/>
    <w:rsid w:val="004F343A"/>
    <w:rsid w:val="004F4A7F"/>
    <w:rsid w:val="004F7147"/>
    <w:rsid w:val="004F72A1"/>
    <w:rsid w:val="0050007F"/>
    <w:rsid w:val="005020AB"/>
    <w:rsid w:val="00502530"/>
    <w:rsid w:val="00504710"/>
    <w:rsid w:val="00505027"/>
    <w:rsid w:val="00505A0B"/>
    <w:rsid w:val="005069A4"/>
    <w:rsid w:val="00510D80"/>
    <w:rsid w:val="005130BA"/>
    <w:rsid w:val="00514285"/>
    <w:rsid w:val="00515BB6"/>
    <w:rsid w:val="00517295"/>
    <w:rsid w:val="00520162"/>
    <w:rsid w:val="0052016E"/>
    <w:rsid w:val="005201F9"/>
    <w:rsid w:val="005205EE"/>
    <w:rsid w:val="00520B77"/>
    <w:rsid w:val="00521631"/>
    <w:rsid w:val="00522A39"/>
    <w:rsid w:val="00524434"/>
    <w:rsid w:val="00524AFC"/>
    <w:rsid w:val="00527B2B"/>
    <w:rsid w:val="00531738"/>
    <w:rsid w:val="0053210E"/>
    <w:rsid w:val="00532871"/>
    <w:rsid w:val="0053494F"/>
    <w:rsid w:val="00534B1B"/>
    <w:rsid w:val="00536D31"/>
    <w:rsid w:val="00540AA7"/>
    <w:rsid w:val="00541F49"/>
    <w:rsid w:val="0054239E"/>
    <w:rsid w:val="005424A2"/>
    <w:rsid w:val="00543F78"/>
    <w:rsid w:val="0054514B"/>
    <w:rsid w:val="00545284"/>
    <w:rsid w:val="00545DAC"/>
    <w:rsid w:val="00545F9C"/>
    <w:rsid w:val="0054729F"/>
    <w:rsid w:val="005478A3"/>
    <w:rsid w:val="00550798"/>
    <w:rsid w:val="00551A25"/>
    <w:rsid w:val="00553333"/>
    <w:rsid w:val="00554ECF"/>
    <w:rsid w:val="005631E5"/>
    <w:rsid w:val="00567529"/>
    <w:rsid w:val="005675EB"/>
    <w:rsid w:val="00570905"/>
    <w:rsid w:val="00572175"/>
    <w:rsid w:val="0057244E"/>
    <w:rsid w:val="00572474"/>
    <w:rsid w:val="00574441"/>
    <w:rsid w:val="00576BB9"/>
    <w:rsid w:val="005777A5"/>
    <w:rsid w:val="005828FA"/>
    <w:rsid w:val="00582EAB"/>
    <w:rsid w:val="00582EC2"/>
    <w:rsid w:val="0058517F"/>
    <w:rsid w:val="0058654C"/>
    <w:rsid w:val="005871F0"/>
    <w:rsid w:val="0058741F"/>
    <w:rsid w:val="00590306"/>
    <w:rsid w:val="00591740"/>
    <w:rsid w:val="00592104"/>
    <w:rsid w:val="00592D7C"/>
    <w:rsid w:val="00595071"/>
    <w:rsid w:val="005A063B"/>
    <w:rsid w:val="005A0FB9"/>
    <w:rsid w:val="005A1414"/>
    <w:rsid w:val="005A16B8"/>
    <w:rsid w:val="005A217D"/>
    <w:rsid w:val="005A3354"/>
    <w:rsid w:val="005A48E1"/>
    <w:rsid w:val="005A576E"/>
    <w:rsid w:val="005A577D"/>
    <w:rsid w:val="005B07FD"/>
    <w:rsid w:val="005B12B2"/>
    <w:rsid w:val="005B6833"/>
    <w:rsid w:val="005B7418"/>
    <w:rsid w:val="005C0E91"/>
    <w:rsid w:val="005C0F5F"/>
    <w:rsid w:val="005C1874"/>
    <w:rsid w:val="005C1DC6"/>
    <w:rsid w:val="005C1F52"/>
    <w:rsid w:val="005C35DD"/>
    <w:rsid w:val="005C43DB"/>
    <w:rsid w:val="005D12DF"/>
    <w:rsid w:val="005D2281"/>
    <w:rsid w:val="005D3169"/>
    <w:rsid w:val="005D5842"/>
    <w:rsid w:val="005D5C90"/>
    <w:rsid w:val="005D782C"/>
    <w:rsid w:val="005E1FD6"/>
    <w:rsid w:val="005E3777"/>
    <w:rsid w:val="005E482E"/>
    <w:rsid w:val="005E7620"/>
    <w:rsid w:val="005E7B50"/>
    <w:rsid w:val="005F22BD"/>
    <w:rsid w:val="005F2628"/>
    <w:rsid w:val="005F3F1F"/>
    <w:rsid w:val="005F46D0"/>
    <w:rsid w:val="005F5DA5"/>
    <w:rsid w:val="006020BA"/>
    <w:rsid w:val="00602B50"/>
    <w:rsid w:val="0060324E"/>
    <w:rsid w:val="00603690"/>
    <w:rsid w:val="00604DE8"/>
    <w:rsid w:val="00607362"/>
    <w:rsid w:val="006077A4"/>
    <w:rsid w:val="00612E08"/>
    <w:rsid w:val="00612FED"/>
    <w:rsid w:val="00613278"/>
    <w:rsid w:val="00614329"/>
    <w:rsid w:val="006170A7"/>
    <w:rsid w:val="00617400"/>
    <w:rsid w:val="0062281A"/>
    <w:rsid w:val="00622B7A"/>
    <w:rsid w:val="006230BF"/>
    <w:rsid w:val="006245FA"/>
    <w:rsid w:val="00624B33"/>
    <w:rsid w:val="0062761D"/>
    <w:rsid w:val="00630DA1"/>
    <w:rsid w:val="006311EC"/>
    <w:rsid w:val="00631CBF"/>
    <w:rsid w:val="0063580A"/>
    <w:rsid w:val="00642400"/>
    <w:rsid w:val="006430FC"/>
    <w:rsid w:val="006445DD"/>
    <w:rsid w:val="00644935"/>
    <w:rsid w:val="0064620A"/>
    <w:rsid w:val="006523C5"/>
    <w:rsid w:val="00653C0E"/>
    <w:rsid w:val="006543A2"/>
    <w:rsid w:val="0065618E"/>
    <w:rsid w:val="00665AB8"/>
    <w:rsid w:val="00665E84"/>
    <w:rsid w:val="00672EC2"/>
    <w:rsid w:val="00674114"/>
    <w:rsid w:val="00682060"/>
    <w:rsid w:val="00682A01"/>
    <w:rsid w:val="006831F2"/>
    <w:rsid w:val="006836AA"/>
    <w:rsid w:val="00684E4B"/>
    <w:rsid w:val="00686C63"/>
    <w:rsid w:val="00687CF6"/>
    <w:rsid w:val="006943A0"/>
    <w:rsid w:val="006955A2"/>
    <w:rsid w:val="0069684B"/>
    <w:rsid w:val="006A061D"/>
    <w:rsid w:val="006A0810"/>
    <w:rsid w:val="006A10EB"/>
    <w:rsid w:val="006A2B22"/>
    <w:rsid w:val="006A3F63"/>
    <w:rsid w:val="006A40F7"/>
    <w:rsid w:val="006A4AD6"/>
    <w:rsid w:val="006A69F8"/>
    <w:rsid w:val="006A743D"/>
    <w:rsid w:val="006B04C6"/>
    <w:rsid w:val="006B0561"/>
    <w:rsid w:val="006B45BE"/>
    <w:rsid w:val="006B66D3"/>
    <w:rsid w:val="006B71E9"/>
    <w:rsid w:val="006C2D0D"/>
    <w:rsid w:val="006C2EA8"/>
    <w:rsid w:val="006C350F"/>
    <w:rsid w:val="006C4AD8"/>
    <w:rsid w:val="006C5B34"/>
    <w:rsid w:val="006C6722"/>
    <w:rsid w:val="006C6B60"/>
    <w:rsid w:val="006D38BA"/>
    <w:rsid w:val="006E0878"/>
    <w:rsid w:val="006E0A64"/>
    <w:rsid w:val="006E1EEE"/>
    <w:rsid w:val="006E6DE8"/>
    <w:rsid w:val="006E7757"/>
    <w:rsid w:val="006E7B14"/>
    <w:rsid w:val="006F20B9"/>
    <w:rsid w:val="0070236D"/>
    <w:rsid w:val="00704619"/>
    <w:rsid w:val="00704AFB"/>
    <w:rsid w:val="007074DD"/>
    <w:rsid w:val="0071214D"/>
    <w:rsid w:val="00714531"/>
    <w:rsid w:val="00715D98"/>
    <w:rsid w:val="00717175"/>
    <w:rsid w:val="00721526"/>
    <w:rsid w:val="00723BE1"/>
    <w:rsid w:val="007240DD"/>
    <w:rsid w:val="0072571C"/>
    <w:rsid w:val="00725FD5"/>
    <w:rsid w:val="00726934"/>
    <w:rsid w:val="00727146"/>
    <w:rsid w:val="0073045D"/>
    <w:rsid w:val="00732F7B"/>
    <w:rsid w:val="00733318"/>
    <w:rsid w:val="00735176"/>
    <w:rsid w:val="007358C5"/>
    <w:rsid w:val="00737062"/>
    <w:rsid w:val="00737B95"/>
    <w:rsid w:val="00741785"/>
    <w:rsid w:val="00741CC2"/>
    <w:rsid w:val="00743848"/>
    <w:rsid w:val="00745293"/>
    <w:rsid w:val="00745763"/>
    <w:rsid w:val="0074679A"/>
    <w:rsid w:val="00747324"/>
    <w:rsid w:val="00754F2E"/>
    <w:rsid w:val="00755C89"/>
    <w:rsid w:val="0075717B"/>
    <w:rsid w:val="00760795"/>
    <w:rsid w:val="007633F9"/>
    <w:rsid w:val="00764324"/>
    <w:rsid w:val="00766C66"/>
    <w:rsid w:val="00767463"/>
    <w:rsid w:val="00770FEF"/>
    <w:rsid w:val="007723CD"/>
    <w:rsid w:val="0077398D"/>
    <w:rsid w:val="0077510A"/>
    <w:rsid w:val="00775D48"/>
    <w:rsid w:val="00775F57"/>
    <w:rsid w:val="00777560"/>
    <w:rsid w:val="00782D3E"/>
    <w:rsid w:val="00784F5C"/>
    <w:rsid w:val="00785936"/>
    <w:rsid w:val="00786DC5"/>
    <w:rsid w:val="00786E07"/>
    <w:rsid w:val="0079371A"/>
    <w:rsid w:val="007941C1"/>
    <w:rsid w:val="007955D4"/>
    <w:rsid w:val="00797315"/>
    <w:rsid w:val="00797CAC"/>
    <w:rsid w:val="007A7287"/>
    <w:rsid w:val="007B231D"/>
    <w:rsid w:val="007B35BE"/>
    <w:rsid w:val="007B3E3B"/>
    <w:rsid w:val="007B3F7A"/>
    <w:rsid w:val="007B4D00"/>
    <w:rsid w:val="007B5252"/>
    <w:rsid w:val="007B6EB5"/>
    <w:rsid w:val="007B73D2"/>
    <w:rsid w:val="007C0752"/>
    <w:rsid w:val="007C31C4"/>
    <w:rsid w:val="007C3CA8"/>
    <w:rsid w:val="007C68BA"/>
    <w:rsid w:val="007C695F"/>
    <w:rsid w:val="007C69F7"/>
    <w:rsid w:val="007C6D4F"/>
    <w:rsid w:val="007D0385"/>
    <w:rsid w:val="007D18D2"/>
    <w:rsid w:val="007D38FF"/>
    <w:rsid w:val="007D4CBA"/>
    <w:rsid w:val="007D5312"/>
    <w:rsid w:val="007E1058"/>
    <w:rsid w:val="007E1FC9"/>
    <w:rsid w:val="007E39AA"/>
    <w:rsid w:val="007E4034"/>
    <w:rsid w:val="007E5CB1"/>
    <w:rsid w:val="007E65D1"/>
    <w:rsid w:val="007E6AA6"/>
    <w:rsid w:val="007F2AA6"/>
    <w:rsid w:val="007F3B46"/>
    <w:rsid w:val="007F525F"/>
    <w:rsid w:val="008015C5"/>
    <w:rsid w:val="00803050"/>
    <w:rsid w:val="00805551"/>
    <w:rsid w:val="00806361"/>
    <w:rsid w:val="008065C4"/>
    <w:rsid w:val="0080731C"/>
    <w:rsid w:val="00811FA2"/>
    <w:rsid w:val="00821487"/>
    <w:rsid w:val="00822804"/>
    <w:rsid w:val="008235B7"/>
    <w:rsid w:val="00825E4C"/>
    <w:rsid w:val="008269AA"/>
    <w:rsid w:val="00827FC2"/>
    <w:rsid w:val="00831176"/>
    <w:rsid w:val="008341EE"/>
    <w:rsid w:val="00834953"/>
    <w:rsid w:val="00834CA0"/>
    <w:rsid w:val="008361CA"/>
    <w:rsid w:val="0083666C"/>
    <w:rsid w:val="008369E1"/>
    <w:rsid w:val="008436F4"/>
    <w:rsid w:val="0084510F"/>
    <w:rsid w:val="008509B3"/>
    <w:rsid w:val="008519B5"/>
    <w:rsid w:val="00852135"/>
    <w:rsid w:val="00853BD9"/>
    <w:rsid w:val="008568D3"/>
    <w:rsid w:val="00856C4B"/>
    <w:rsid w:val="00860A7C"/>
    <w:rsid w:val="00860BF0"/>
    <w:rsid w:val="00863C9F"/>
    <w:rsid w:val="00863CF7"/>
    <w:rsid w:val="00864D8E"/>
    <w:rsid w:val="00867D28"/>
    <w:rsid w:val="00872744"/>
    <w:rsid w:val="00874284"/>
    <w:rsid w:val="0087447C"/>
    <w:rsid w:val="00874AF0"/>
    <w:rsid w:val="00884AAA"/>
    <w:rsid w:val="0088666A"/>
    <w:rsid w:val="00886AA6"/>
    <w:rsid w:val="008875C4"/>
    <w:rsid w:val="00890B9A"/>
    <w:rsid w:val="00891DE9"/>
    <w:rsid w:val="008953CC"/>
    <w:rsid w:val="00895EE8"/>
    <w:rsid w:val="00896C3A"/>
    <w:rsid w:val="008A01CD"/>
    <w:rsid w:val="008A1744"/>
    <w:rsid w:val="008A2255"/>
    <w:rsid w:val="008A2B55"/>
    <w:rsid w:val="008A2F65"/>
    <w:rsid w:val="008A406C"/>
    <w:rsid w:val="008A5180"/>
    <w:rsid w:val="008A642E"/>
    <w:rsid w:val="008A7F18"/>
    <w:rsid w:val="008B103A"/>
    <w:rsid w:val="008B136D"/>
    <w:rsid w:val="008B452F"/>
    <w:rsid w:val="008B4565"/>
    <w:rsid w:val="008B5F21"/>
    <w:rsid w:val="008B74F5"/>
    <w:rsid w:val="008B7768"/>
    <w:rsid w:val="008C04D5"/>
    <w:rsid w:val="008C0B7A"/>
    <w:rsid w:val="008C2A20"/>
    <w:rsid w:val="008C67DC"/>
    <w:rsid w:val="008D15E3"/>
    <w:rsid w:val="008D3792"/>
    <w:rsid w:val="008D3D81"/>
    <w:rsid w:val="008D5634"/>
    <w:rsid w:val="008D59C9"/>
    <w:rsid w:val="008D644F"/>
    <w:rsid w:val="008D6EBF"/>
    <w:rsid w:val="008D78C3"/>
    <w:rsid w:val="008E0D30"/>
    <w:rsid w:val="008E3B53"/>
    <w:rsid w:val="008E4137"/>
    <w:rsid w:val="008E4844"/>
    <w:rsid w:val="008E500B"/>
    <w:rsid w:val="008E5144"/>
    <w:rsid w:val="008E634D"/>
    <w:rsid w:val="008E6386"/>
    <w:rsid w:val="008E6477"/>
    <w:rsid w:val="008F1184"/>
    <w:rsid w:val="008F4343"/>
    <w:rsid w:val="008F4920"/>
    <w:rsid w:val="00900062"/>
    <w:rsid w:val="0090526A"/>
    <w:rsid w:val="009061F6"/>
    <w:rsid w:val="009068CC"/>
    <w:rsid w:val="00911CCD"/>
    <w:rsid w:val="00915467"/>
    <w:rsid w:val="00916E34"/>
    <w:rsid w:val="00917E48"/>
    <w:rsid w:val="00924AE6"/>
    <w:rsid w:val="00925782"/>
    <w:rsid w:val="00931C9E"/>
    <w:rsid w:val="009343AA"/>
    <w:rsid w:val="00934F2F"/>
    <w:rsid w:val="00936582"/>
    <w:rsid w:val="009372F2"/>
    <w:rsid w:val="009424A0"/>
    <w:rsid w:val="00943D34"/>
    <w:rsid w:val="0094416B"/>
    <w:rsid w:val="009442AE"/>
    <w:rsid w:val="00944955"/>
    <w:rsid w:val="009451B9"/>
    <w:rsid w:val="00945AE4"/>
    <w:rsid w:val="009463C6"/>
    <w:rsid w:val="0094667E"/>
    <w:rsid w:val="00947A6D"/>
    <w:rsid w:val="00952699"/>
    <w:rsid w:val="0095486B"/>
    <w:rsid w:val="009554C7"/>
    <w:rsid w:val="00956641"/>
    <w:rsid w:val="0096202F"/>
    <w:rsid w:val="009623DF"/>
    <w:rsid w:val="00964CE2"/>
    <w:rsid w:val="009676C5"/>
    <w:rsid w:val="00973250"/>
    <w:rsid w:val="009738B1"/>
    <w:rsid w:val="00974F0B"/>
    <w:rsid w:val="0097545A"/>
    <w:rsid w:val="00981BDF"/>
    <w:rsid w:val="0098454A"/>
    <w:rsid w:val="0098498E"/>
    <w:rsid w:val="009863FE"/>
    <w:rsid w:val="009902A3"/>
    <w:rsid w:val="00991233"/>
    <w:rsid w:val="009937CB"/>
    <w:rsid w:val="0099446F"/>
    <w:rsid w:val="00996809"/>
    <w:rsid w:val="009A0AA0"/>
    <w:rsid w:val="009A4919"/>
    <w:rsid w:val="009A4BB7"/>
    <w:rsid w:val="009A60E7"/>
    <w:rsid w:val="009A77E0"/>
    <w:rsid w:val="009B0E96"/>
    <w:rsid w:val="009B2D3A"/>
    <w:rsid w:val="009B2EAD"/>
    <w:rsid w:val="009B670D"/>
    <w:rsid w:val="009B709C"/>
    <w:rsid w:val="009B7C2C"/>
    <w:rsid w:val="009C1DC1"/>
    <w:rsid w:val="009C53D2"/>
    <w:rsid w:val="009C7465"/>
    <w:rsid w:val="009D0F10"/>
    <w:rsid w:val="009D1E85"/>
    <w:rsid w:val="009D2813"/>
    <w:rsid w:val="009D286B"/>
    <w:rsid w:val="009D56F1"/>
    <w:rsid w:val="009D6DF8"/>
    <w:rsid w:val="009E021A"/>
    <w:rsid w:val="009E0DD5"/>
    <w:rsid w:val="009E0F72"/>
    <w:rsid w:val="009E22A3"/>
    <w:rsid w:val="009E47AE"/>
    <w:rsid w:val="009E4CFE"/>
    <w:rsid w:val="009E6C78"/>
    <w:rsid w:val="009E73A9"/>
    <w:rsid w:val="009F3268"/>
    <w:rsid w:val="009F4402"/>
    <w:rsid w:val="009F4528"/>
    <w:rsid w:val="00A01A72"/>
    <w:rsid w:val="00A02791"/>
    <w:rsid w:val="00A02856"/>
    <w:rsid w:val="00A0654A"/>
    <w:rsid w:val="00A100E1"/>
    <w:rsid w:val="00A1087B"/>
    <w:rsid w:val="00A13072"/>
    <w:rsid w:val="00A1374D"/>
    <w:rsid w:val="00A13893"/>
    <w:rsid w:val="00A23B2E"/>
    <w:rsid w:val="00A24171"/>
    <w:rsid w:val="00A24A76"/>
    <w:rsid w:val="00A24EA8"/>
    <w:rsid w:val="00A2514C"/>
    <w:rsid w:val="00A2563A"/>
    <w:rsid w:val="00A264AE"/>
    <w:rsid w:val="00A30048"/>
    <w:rsid w:val="00A32390"/>
    <w:rsid w:val="00A33509"/>
    <w:rsid w:val="00A33B4B"/>
    <w:rsid w:val="00A35BD6"/>
    <w:rsid w:val="00A37DE3"/>
    <w:rsid w:val="00A41CC1"/>
    <w:rsid w:val="00A47BE9"/>
    <w:rsid w:val="00A47C96"/>
    <w:rsid w:val="00A5126B"/>
    <w:rsid w:val="00A52047"/>
    <w:rsid w:val="00A545AD"/>
    <w:rsid w:val="00A54874"/>
    <w:rsid w:val="00A5508F"/>
    <w:rsid w:val="00A5631D"/>
    <w:rsid w:val="00A56A2D"/>
    <w:rsid w:val="00A60334"/>
    <w:rsid w:val="00A62151"/>
    <w:rsid w:val="00A62576"/>
    <w:rsid w:val="00A63963"/>
    <w:rsid w:val="00A64394"/>
    <w:rsid w:val="00A65048"/>
    <w:rsid w:val="00A658B9"/>
    <w:rsid w:val="00A711CA"/>
    <w:rsid w:val="00A715F5"/>
    <w:rsid w:val="00A72275"/>
    <w:rsid w:val="00A72C7F"/>
    <w:rsid w:val="00A75A5D"/>
    <w:rsid w:val="00A813A5"/>
    <w:rsid w:val="00A835A1"/>
    <w:rsid w:val="00A91C7A"/>
    <w:rsid w:val="00A92B44"/>
    <w:rsid w:val="00A92F47"/>
    <w:rsid w:val="00A93517"/>
    <w:rsid w:val="00A94882"/>
    <w:rsid w:val="00A94A8D"/>
    <w:rsid w:val="00A96266"/>
    <w:rsid w:val="00A96626"/>
    <w:rsid w:val="00A9731C"/>
    <w:rsid w:val="00AA006C"/>
    <w:rsid w:val="00AA5AF3"/>
    <w:rsid w:val="00AA76EB"/>
    <w:rsid w:val="00AA7793"/>
    <w:rsid w:val="00AB0E7F"/>
    <w:rsid w:val="00AB56C1"/>
    <w:rsid w:val="00AB56C5"/>
    <w:rsid w:val="00AB62CD"/>
    <w:rsid w:val="00AC2AA1"/>
    <w:rsid w:val="00AD0240"/>
    <w:rsid w:val="00AD10B6"/>
    <w:rsid w:val="00AD2732"/>
    <w:rsid w:val="00AD2D3A"/>
    <w:rsid w:val="00AD32DA"/>
    <w:rsid w:val="00AD5DE8"/>
    <w:rsid w:val="00AE0069"/>
    <w:rsid w:val="00AE08DF"/>
    <w:rsid w:val="00AE445E"/>
    <w:rsid w:val="00AE586A"/>
    <w:rsid w:val="00AF0386"/>
    <w:rsid w:val="00AF1026"/>
    <w:rsid w:val="00AF3007"/>
    <w:rsid w:val="00AF3015"/>
    <w:rsid w:val="00AF3CCD"/>
    <w:rsid w:val="00AF3ED9"/>
    <w:rsid w:val="00AF49D3"/>
    <w:rsid w:val="00AF5F8B"/>
    <w:rsid w:val="00AF72CD"/>
    <w:rsid w:val="00AF7F21"/>
    <w:rsid w:val="00B0181D"/>
    <w:rsid w:val="00B02A9B"/>
    <w:rsid w:val="00B03A66"/>
    <w:rsid w:val="00B03C52"/>
    <w:rsid w:val="00B05449"/>
    <w:rsid w:val="00B055C6"/>
    <w:rsid w:val="00B061EF"/>
    <w:rsid w:val="00B07D8B"/>
    <w:rsid w:val="00B1152A"/>
    <w:rsid w:val="00B117F6"/>
    <w:rsid w:val="00B126B9"/>
    <w:rsid w:val="00B14359"/>
    <w:rsid w:val="00B16981"/>
    <w:rsid w:val="00B26F26"/>
    <w:rsid w:val="00B30419"/>
    <w:rsid w:val="00B328AD"/>
    <w:rsid w:val="00B36F48"/>
    <w:rsid w:val="00B41DC2"/>
    <w:rsid w:val="00B43197"/>
    <w:rsid w:val="00B43CBC"/>
    <w:rsid w:val="00B45D12"/>
    <w:rsid w:val="00B528C1"/>
    <w:rsid w:val="00B52F18"/>
    <w:rsid w:val="00B5573C"/>
    <w:rsid w:val="00B557D7"/>
    <w:rsid w:val="00B6022A"/>
    <w:rsid w:val="00B6468F"/>
    <w:rsid w:val="00B6485F"/>
    <w:rsid w:val="00B65EF3"/>
    <w:rsid w:val="00B70A33"/>
    <w:rsid w:val="00B70C10"/>
    <w:rsid w:val="00B71B65"/>
    <w:rsid w:val="00B72B62"/>
    <w:rsid w:val="00B75F98"/>
    <w:rsid w:val="00B761AD"/>
    <w:rsid w:val="00B76905"/>
    <w:rsid w:val="00B76AC5"/>
    <w:rsid w:val="00B805A7"/>
    <w:rsid w:val="00B80799"/>
    <w:rsid w:val="00B8150D"/>
    <w:rsid w:val="00B863DB"/>
    <w:rsid w:val="00B948FB"/>
    <w:rsid w:val="00B956A8"/>
    <w:rsid w:val="00B966FA"/>
    <w:rsid w:val="00BA5B66"/>
    <w:rsid w:val="00BA761E"/>
    <w:rsid w:val="00BB34F0"/>
    <w:rsid w:val="00BC13BC"/>
    <w:rsid w:val="00BC231B"/>
    <w:rsid w:val="00BC2ABC"/>
    <w:rsid w:val="00BC43DE"/>
    <w:rsid w:val="00BC575E"/>
    <w:rsid w:val="00BD180D"/>
    <w:rsid w:val="00BD19C5"/>
    <w:rsid w:val="00BD2626"/>
    <w:rsid w:val="00BD4FF7"/>
    <w:rsid w:val="00BD6977"/>
    <w:rsid w:val="00BE292E"/>
    <w:rsid w:val="00BE333F"/>
    <w:rsid w:val="00BE3664"/>
    <w:rsid w:val="00BE3C03"/>
    <w:rsid w:val="00BE3C41"/>
    <w:rsid w:val="00BE40DB"/>
    <w:rsid w:val="00BE6190"/>
    <w:rsid w:val="00BE71E4"/>
    <w:rsid w:val="00BF0DBF"/>
    <w:rsid w:val="00BF21A5"/>
    <w:rsid w:val="00BF447C"/>
    <w:rsid w:val="00BF6BD7"/>
    <w:rsid w:val="00BF6D63"/>
    <w:rsid w:val="00BF6FA1"/>
    <w:rsid w:val="00BF74C0"/>
    <w:rsid w:val="00BF773B"/>
    <w:rsid w:val="00C03E04"/>
    <w:rsid w:val="00C07891"/>
    <w:rsid w:val="00C113AA"/>
    <w:rsid w:val="00C1229E"/>
    <w:rsid w:val="00C13EEE"/>
    <w:rsid w:val="00C14ECC"/>
    <w:rsid w:val="00C1752A"/>
    <w:rsid w:val="00C23E22"/>
    <w:rsid w:val="00C250B1"/>
    <w:rsid w:val="00C2765F"/>
    <w:rsid w:val="00C276BD"/>
    <w:rsid w:val="00C36172"/>
    <w:rsid w:val="00C361D0"/>
    <w:rsid w:val="00C36544"/>
    <w:rsid w:val="00C36CD8"/>
    <w:rsid w:val="00C37676"/>
    <w:rsid w:val="00C4123E"/>
    <w:rsid w:val="00C41783"/>
    <w:rsid w:val="00C43CE3"/>
    <w:rsid w:val="00C43F3D"/>
    <w:rsid w:val="00C447B1"/>
    <w:rsid w:val="00C44BEE"/>
    <w:rsid w:val="00C45FDB"/>
    <w:rsid w:val="00C46BC5"/>
    <w:rsid w:val="00C5124B"/>
    <w:rsid w:val="00C51815"/>
    <w:rsid w:val="00C5360C"/>
    <w:rsid w:val="00C53ED9"/>
    <w:rsid w:val="00C54277"/>
    <w:rsid w:val="00C54BA1"/>
    <w:rsid w:val="00C55532"/>
    <w:rsid w:val="00C562C1"/>
    <w:rsid w:val="00C569CD"/>
    <w:rsid w:val="00C5796E"/>
    <w:rsid w:val="00C61350"/>
    <w:rsid w:val="00C62E21"/>
    <w:rsid w:val="00C64F42"/>
    <w:rsid w:val="00C6635B"/>
    <w:rsid w:val="00C66F61"/>
    <w:rsid w:val="00C676F1"/>
    <w:rsid w:val="00C707F3"/>
    <w:rsid w:val="00C765F6"/>
    <w:rsid w:val="00C76DF9"/>
    <w:rsid w:val="00C77E13"/>
    <w:rsid w:val="00C82C9B"/>
    <w:rsid w:val="00C8323E"/>
    <w:rsid w:val="00C8330F"/>
    <w:rsid w:val="00C8382B"/>
    <w:rsid w:val="00C83B8F"/>
    <w:rsid w:val="00C83E09"/>
    <w:rsid w:val="00C85588"/>
    <w:rsid w:val="00C85D48"/>
    <w:rsid w:val="00C87E4F"/>
    <w:rsid w:val="00C9597B"/>
    <w:rsid w:val="00C95A94"/>
    <w:rsid w:val="00C97481"/>
    <w:rsid w:val="00C97EF1"/>
    <w:rsid w:val="00CA157F"/>
    <w:rsid w:val="00CA38D3"/>
    <w:rsid w:val="00CA5DE0"/>
    <w:rsid w:val="00CA7893"/>
    <w:rsid w:val="00CB00A3"/>
    <w:rsid w:val="00CB1154"/>
    <w:rsid w:val="00CB1158"/>
    <w:rsid w:val="00CB1B87"/>
    <w:rsid w:val="00CB354E"/>
    <w:rsid w:val="00CB42A4"/>
    <w:rsid w:val="00CB49CA"/>
    <w:rsid w:val="00CB5119"/>
    <w:rsid w:val="00CB6E99"/>
    <w:rsid w:val="00CC1E97"/>
    <w:rsid w:val="00CC2D12"/>
    <w:rsid w:val="00CC3A31"/>
    <w:rsid w:val="00CC48ED"/>
    <w:rsid w:val="00CC4FD7"/>
    <w:rsid w:val="00CC62C8"/>
    <w:rsid w:val="00CC64B2"/>
    <w:rsid w:val="00CC6EB9"/>
    <w:rsid w:val="00CD402D"/>
    <w:rsid w:val="00CD50AC"/>
    <w:rsid w:val="00CD5C48"/>
    <w:rsid w:val="00CD61B7"/>
    <w:rsid w:val="00CD6A38"/>
    <w:rsid w:val="00CD711D"/>
    <w:rsid w:val="00CD7CE4"/>
    <w:rsid w:val="00CD7EDD"/>
    <w:rsid w:val="00CE2472"/>
    <w:rsid w:val="00CE3709"/>
    <w:rsid w:val="00CE7C67"/>
    <w:rsid w:val="00CF0783"/>
    <w:rsid w:val="00CF12A8"/>
    <w:rsid w:val="00CF12E0"/>
    <w:rsid w:val="00CF3BA9"/>
    <w:rsid w:val="00CF45ED"/>
    <w:rsid w:val="00CF6549"/>
    <w:rsid w:val="00CF77EF"/>
    <w:rsid w:val="00D003F9"/>
    <w:rsid w:val="00D02B3C"/>
    <w:rsid w:val="00D048C6"/>
    <w:rsid w:val="00D052E4"/>
    <w:rsid w:val="00D12343"/>
    <w:rsid w:val="00D12668"/>
    <w:rsid w:val="00D15A7D"/>
    <w:rsid w:val="00D15FAE"/>
    <w:rsid w:val="00D1692B"/>
    <w:rsid w:val="00D17591"/>
    <w:rsid w:val="00D17AAA"/>
    <w:rsid w:val="00D21866"/>
    <w:rsid w:val="00D21BCB"/>
    <w:rsid w:val="00D247C0"/>
    <w:rsid w:val="00D25DF7"/>
    <w:rsid w:val="00D270EE"/>
    <w:rsid w:val="00D27DE5"/>
    <w:rsid w:val="00D30168"/>
    <w:rsid w:val="00D31D44"/>
    <w:rsid w:val="00D33F47"/>
    <w:rsid w:val="00D352FC"/>
    <w:rsid w:val="00D35630"/>
    <w:rsid w:val="00D36B6A"/>
    <w:rsid w:val="00D36BD7"/>
    <w:rsid w:val="00D36C7D"/>
    <w:rsid w:val="00D37ECA"/>
    <w:rsid w:val="00D4078B"/>
    <w:rsid w:val="00D44210"/>
    <w:rsid w:val="00D466B5"/>
    <w:rsid w:val="00D476B4"/>
    <w:rsid w:val="00D5389D"/>
    <w:rsid w:val="00D53AD1"/>
    <w:rsid w:val="00D552F8"/>
    <w:rsid w:val="00D55B96"/>
    <w:rsid w:val="00D560A0"/>
    <w:rsid w:val="00D568D0"/>
    <w:rsid w:val="00D57784"/>
    <w:rsid w:val="00D63A49"/>
    <w:rsid w:val="00D673D9"/>
    <w:rsid w:val="00D6761B"/>
    <w:rsid w:val="00D72DED"/>
    <w:rsid w:val="00D73DA6"/>
    <w:rsid w:val="00D752E1"/>
    <w:rsid w:val="00D75CD4"/>
    <w:rsid w:val="00D766A2"/>
    <w:rsid w:val="00D76F67"/>
    <w:rsid w:val="00D81317"/>
    <w:rsid w:val="00D83086"/>
    <w:rsid w:val="00D833FE"/>
    <w:rsid w:val="00D86C35"/>
    <w:rsid w:val="00D90D59"/>
    <w:rsid w:val="00D97066"/>
    <w:rsid w:val="00D973CE"/>
    <w:rsid w:val="00DA074A"/>
    <w:rsid w:val="00DA14F8"/>
    <w:rsid w:val="00DA752F"/>
    <w:rsid w:val="00DA7D1B"/>
    <w:rsid w:val="00DB0B85"/>
    <w:rsid w:val="00DB0E25"/>
    <w:rsid w:val="00DB2224"/>
    <w:rsid w:val="00DB2326"/>
    <w:rsid w:val="00DB2CCE"/>
    <w:rsid w:val="00DB2DC9"/>
    <w:rsid w:val="00DB33B1"/>
    <w:rsid w:val="00DB3E32"/>
    <w:rsid w:val="00DB4101"/>
    <w:rsid w:val="00DB42A3"/>
    <w:rsid w:val="00DB4350"/>
    <w:rsid w:val="00DB7E58"/>
    <w:rsid w:val="00DC0FC8"/>
    <w:rsid w:val="00DC1BBD"/>
    <w:rsid w:val="00DC2280"/>
    <w:rsid w:val="00DC3D7D"/>
    <w:rsid w:val="00DC4A3B"/>
    <w:rsid w:val="00DC7133"/>
    <w:rsid w:val="00DD1F53"/>
    <w:rsid w:val="00DD5036"/>
    <w:rsid w:val="00DD67DB"/>
    <w:rsid w:val="00DD6A22"/>
    <w:rsid w:val="00DE1227"/>
    <w:rsid w:val="00DE2766"/>
    <w:rsid w:val="00DE70F5"/>
    <w:rsid w:val="00DF314C"/>
    <w:rsid w:val="00DF37C3"/>
    <w:rsid w:val="00E001FA"/>
    <w:rsid w:val="00E00E39"/>
    <w:rsid w:val="00E01618"/>
    <w:rsid w:val="00E0185B"/>
    <w:rsid w:val="00E052B6"/>
    <w:rsid w:val="00E05393"/>
    <w:rsid w:val="00E07C7C"/>
    <w:rsid w:val="00E103E0"/>
    <w:rsid w:val="00E10BD4"/>
    <w:rsid w:val="00E11538"/>
    <w:rsid w:val="00E14674"/>
    <w:rsid w:val="00E1600B"/>
    <w:rsid w:val="00E16E19"/>
    <w:rsid w:val="00E20C1B"/>
    <w:rsid w:val="00E22D68"/>
    <w:rsid w:val="00E2595E"/>
    <w:rsid w:val="00E270CF"/>
    <w:rsid w:val="00E36BEB"/>
    <w:rsid w:val="00E41DCE"/>
    <w:rsid w:val="00E41E82"/>
    <w:rsid w:val="00E426EA"/>
    <w:rsid w:val="00E42A2E"/>
    <w:rsid w:val="00E43F58"/>
    <w:rsid w:val="00E44B71"/>
    <w:rsid w:val="00E46686"/>
    <w:rsid w:val="00E46A03"/>
    <w:rsid w:val="00E5091A"/>
    <w:rsid w:val="00E524E0"/>
    <w:rsid w:val="00E53965"/>
    <w:rsid w:val="00E554C7"/>
    <w:rsid w:val="00E560E9"/>
    <w:rsid w:val="00E57A3D"/>
    <w:rsid w:val="00E60074"/>
    <w:rsid w:val="00E6088C"/>
    <w:rsid w:val="00E6287F"/>
    <w:rsid w:val="00E632D5"/>
    <w:rsid w:val="00E63883"/>
    <w:rsid w:val="00E65132"/>
    <w:rsid w:val="00E67922"/>
    <w:rsid w:val="00E71525"/>
    <w:rsid w:val="00E71A84"/>
    <w:rsid w:val="00E71B64"/>
    <w:rsid w:val="00E724C6"/>
    <w:rsid w:val="00E73D95"/>
    <w:rsid w:val="00E753A8"/>
    <w:rsid w:val="00E7562F"/>
    <w:rsid w:val="00E76252"/>
    <w:rsid w:val="00E770B7"/>
    <w:rsid w:val="00E80EB8"/>
    <w:rsid w:val="00E81E42"/>
    <w:rsid w:val="00E82704"/>
    <w:rsid w:val="00E82A5F"/>
    <w:rsid w:val="00E837D0"/>
    <w:rsid w:val="00E8609B"/>
    <w:rsid w:val="00E94376"/>
    <w:rsid w:val="00E945EB"/>
    <w:rsid w:val="00E9501A"/>
    <w:rsid w:val="00E95F08"/>
    <w:rsid w:val="00E96DF4"/>
    <w:rsid w:val="00E96E32"/>
    <w:rsid w:val="00EA339D"/>
    <w:rsid w:val="00EA3E9F"/>
    <w:rsid w:val="00EA4E04"/>
    <w:rsid w:val="00EA7E42"/>
    <w:rsid w:val="00EB0483"/>
    <w:rsid w:val="00EB6D7B"/>
    <w:rsid w:val="00EB6E0C"/>
    <w:rsid w:val="00EB74CE"/>
    <w:rsid w:val="00EB781C"/>
    <w:rsid w:val="00EB7B01"/>
    <w:rsid w:val="00EC03C6"/>
    <w:rsid w:val="00EC3016"/>
    <w:rsid w:val="00EC653F"/>
    <w:rsid w:val="00ED045E"/>
    <w:rsid w:val="00ED3063"/>
    <w:rsid w:val="00ED3CE8"/>
    <w:rsid w:val="00ED4B45"/>
    <w:rsid w:val="00EE1F27"/>
    <w:rsid w:val="00EE266C"/>
    <w:rsid w:val="00EE3136"/>
    <w:rsid w:val="00EE3271"/>
    <w:rsid w:val="00EE42D2"/>
    <w:rsid w:val="00EE46DE"/>
    <w:rsid w:val="00EE521E"/>
    <w:rsid w:val="00EE56FF"/>
    <w:rsid w:val="00EE7548"/>
    <w:rsid w:val="00EF36F7"/>
    <w:rsid w:val="00EF3ECE"/>
    <w:rsid w:val="00EF4303"/>
    <w:rsid w:val="00EF4648"/>
    <w:rsid w:val="00EF6DFD"/>
    <w:rsid w:val="00EF6E6D"/>
    <w:rsid w:val="00EF7E4C"/>
    <w:rsid w:val="00F00765"/>
    <w:rsid w:val="00F00FF8"/>
    <w:rsid w:val="00F015E8"/>
    <w:rsid w:val="00F055C9"/>
    <w:rsid w:val="00F06AE2"/>
    <w:rsid w:val="00F06C97"/>
    <w:rsid w:val="00F0737F"/>
    <w:rsid w:val="00F07D5C"/>
    <w:rsid w:val="00F1085D"/>
    <w:rsid w:val="00F15E1F"/>
    <w:rsid w:val="00F21062"/>
    <w:rsid w:val="00F21990"/>
    <w:rsid w:val="00F22396"/>
    <w:rsid w:val="00F22570"/>
    <w:rsid w:val="00F26728"/>
    <w:rsid w:val="00F30C02"/>
    <w:rsid w:val="00F36C54"/>
    <w:rsid w:val="00F37B86"/>
    <w:rsid w:val="00F41BBB"/>
    <w:rsid w:val="00F42850"/>
    <w:rsid w:val="00F42D40"/>
    <w:rsid w:val="00F435E0"/>
    <w:rsid w:val="00F43C4E"/>
    <w:rsid w:val="00F469AC"/>
    <w:rsid w:val="00F475C6"/>
    <w:rsid w:val="00F503BE"/>
    <w:rsid w:val="00F5162A"/>
    <w:rsid w:val="00F51742"/>
    <w:rsid w:val="00F55237"/>
    <w:rsid w:val="00F55968"/>
    <w:rsid w:val="00F613C7"/>
    <w:rsid w:val="00F6215C"/>
    <w:rsid w:val="00F64E75"/>
    <w:rsid w:val="00F67A90"/>
    <w:rsid w:val="00F70A3E"/>
    <w:rsid w:val="00F72DC0"/>
    <w:rsid w:val="00F73654"/>
    <w:rsid w:val="00F74897"/>
    <w:rsid w:val="00F822F8"/>
    <w:rsid w:val="00F83967"/>
    <w:rsid w:val="00F84B85"/>
    <w:rsid w:val="00F86F1C"/>
    <w:rsid w:val="00F87D70"/>
    <w:rsid w:val="00F97ACA"/>
    <w:rsid w:val="00FA305B"/>
    <w:rsid w:val="00FA30D6"/>
    <w:rsid w:val="00FA4235"/>
    <w:rsid w:val="00FA4CF9"/>
    <w:rsid w:val="00FB1230"/>
    <w:rsid w:val="00FB12AD"/>
    <w:rsid w:val="00FB4C18"/>
    <w:rsid w:val="00FB521A"/>
    <w:rsid w:val="00FB5700"/>
    <w:rsid w:val="00FB5A21"/>
    <w:rsid w:val="00FB64E8"/>
    <w:rsid w:val="00FB6A0C"/>
    <w:rsid w:val="00FC0786"/>
    <w:rsid w:val="00FC1996"/>
    <w:rsid w:val="00FC3730"/>
    <w:rsid w:val="00FC4A1D"/>
    <w:rsid w:val="00FD0083"/>
    <w:rsid w:val="00FD1286"/>
    <w:rsid w:val="00FD17BC"/>
    <w:rsid w:val="00FD28B2"/>
    <w:rsid w:val="00FD373E"/>
    <w:rsid w:val="00FD3BA2"/>
    <w:rsid w:val="00FD4A0B"/>
    <w:rsid w:val="00FD4E65"/>
    <w:rsid w:val="00FD5F50"/>
    <w:rsid w:val="00FE23BE"/>
    <w:rsid w:val="00FE353A"/>
    <w:rsid w:val="00FE41CA"/>
    <w:rsid w:val="00FE57A1"/>
    <w:rsid w:val="00FE57AA"/>
    <w:rsid w:val="00FF5B0B"/>
    <w:rsid w:val="00FF6E0D"/>
    <w:rsid w:val="00FF72DF"/>
    <w:rsid w:val="00FF7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761AD"/>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15"/>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775D48"/>
    <w:rPr>
      <w:rFonts w:ascii="Arial" w:hAnsi="Arial"/>
      <w:sz w:val="20"/>
      <w:szCs w:val="20"/>
    </w:rPr>
  </w:style>
  <w:style w:type="character" w:customStyle="1" w:styleId="CommentTextChar">
    <w:name w:val="Comment Text Char"/>
    <w:basedOn w:val="DefaultParagraphFont"/>
    <w:link w:val="CommentText"/>
    <w:uiPriority w:val="99"/>
    <w:rsid w:val="00775D48"/>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4"/>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DB2DC9"/>
    <w:pPr>
      <w:tabs>
        <w:tab w:val="center" w:pos="4513"/>
        <w:tab w:val="right" w:pos="9026"/>
      </w:tabs>
      <w:spacing w:after="0"/>
    </w:pPr>
  </w:style>
  <w:style w:type="character" w:customStyle="1" w:styleId="FooterChar">
    <w:name w:val="Footer Char"/>
    <w:basedOn w:val="DefaultParagraphFont"/>
    <w:link w:val="Footer"/>
    <w:uiPriority w:val="99"/>
    <w:rsid w:val="00DB2DC9"/>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 w:type="character" w:customStyle="1" w:styleId="fontstyle51">
    <w:name w:val="fontstyle51"/>
    <w:basedOn w:val="DefaultParagraphFont"/>
    <w:rsid w:val="00DD67DB"/>
    <w:rPr>
      <w:rFonts w:ascii="Arial-Black" w:hAnsi="Arial-Black" w:hint="default"/>
      <w:b w:val="0"/>
      <w:bCs w:val="0"/>
      <w:i w:val="0"/>
      <w:iCs w:val="0"/>
      <w:color w:val="000000"/>
      <w:sz w:val="16"/>
      <w:szCs w:val="16"/>
    </w:rPr>
  </w:style>
  <w:style w:type="character" w:customStyle="1" w:styleId="fontstyle61">
    <w:name w:val="fontstyle61"/>
    <w:basedOn w:val="DefaultParagraphFont"/>
    <w:rsid w:val="00C569CD"/>
    <w:rPr>
      <w:rFonts w:ascii="ZapfDingbatsStd" w:hAnsi="ZapfDingbatsStd" w:hint="default"/>
      <w:b w:val="0"/>
      <w:bCs w:val="0"/>
      <w:i w:val="0"/>
      <w:iCs w:val="0"/>
      <w:color w:val="A7A9AC"/>
      <w:sz w:val="12"/>
      <w:szCs w:val="12"/>
    </w:rPr>
  </w:style>
  <w:style w:type="character" w:customStyle="1" w:styleId="ChapterrefPACKT">
    <w:name w:val="Chapterref [PACKT]"/>
    <w:uiPriority w:val="99"/>
    <w:locked/>
    <w:rsid w:val="00452B81"/>
    <w:rPr>
      <w:rFonts w:ascii="Times New Roman" w:hAnsi="Times New Roman"/>
      <w:i/>
      <w:dstrike w:val="0"/>
      <w:color w:val="808000"/>
      <w:sz w:val="22"/>
      <w:szCs w:val="22"/>
      <w:u w:val="none"/>
      <w:vertAlign w:val="baseline"/>
    </w:rPr>
  </w:style>
  <w:style w:type="character" w:customStyle="1" w:styleId="KeyWordPACKT">
    <w:name w:val="Key Word [PACKT]"/>
    <w:uiPriority w:val="99"/>
    <w:locked/>
    <w:rsid w:val="007E65D1"/>
    <w:rPr>
      <w:b/>
    </w:rPr>
  </w:style>
  <w:style w:type="paragraph" w:customStyle="1" w:styleId="FigureCaptionPACKT">
    <w:name w:val="Figure Caption [PACKT]"/>
    <w:basedOn w:val="FigurePACKT"/>
    <w:autoRedefine/>
    <w:uiPriority w:val="99"/>
    <w:qFormat/>
    <w:rsid w:val="007240DD"/>
    <w:pPr>
      <w:spacing w:before="0" w:after="120"/>
    </w:pPr>
    <w:rPr>
      <w:rFonts w:ascii="Times New Roman" w:hAnsi="Times New Roman" w:cs="Tahoma"/>
      <w:noProof w:val="0"/>
      <w:sz w:val="20"/>
      <w:szCs w:val="16"/>
      <w:lang w:val="en-GB"/>
    </w:rPr>
  </w:style>
  <w:style w:type="paragraph" w:styleId="Revision">
    <w:name w:val="Revision"/>
    <w:hidden/>
    <w:uiPriority w:val="99"/>
    <w:semiHidden/>
    <w:rsid w:val="002F1488"/>
    <w:pPr>
      <w:spacing w:after="0" w:line="240" w:lineRule="auto"/>
    </w:pPr>
    <w:rPr>
      <w:rFonts w:ascii="Times New Roman" w:eastAsia="Times New Roman" w:hAnsi="Times New Roman" w:cs="Times New Roman"/>
      <w:szCs w:val="24"/>
      <w:lang w:val="en-US"/>
    </w:rPr>
  </w:style>
  <w:style w:type="character" w:customStyle="1" w:styleId="URLPACKT">
    <w:name w:val="URL [PACKT]"/>
    <w:basedOn w:val="CodeInTextPACKT"/>
    <w:qFormat/>
    <w:rsid w:val="00DB33B1"/>
    <w:rPr>
      <w:rFonts w:ascii="Lucida Console" w:hAnsi="Lucida Console"/>
      <w:color w:val="0000FF"/>
      <w:sz w:val="19"/>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9169">
      <w:bodyDiv w:val="1"/>
      <w:marLeft w:val="0"/>
      <w:marRight w:val="0"/>
      <w:marTop w:val="0"/>
      <w:marBottom w:val="0"/>
      <w:divBdr>
        <w:top w:val="none" w:sz="0" w:space="0" w:color="auto"/>
        <w:left w:val="none" w:sz="0" w:space="0" w:color="auto"/>
        <w:bottom w:val="none" w:sz="0" w:space="0" w:color="auto"/>
        <w:right w:val="none" w:sz="0" w:space="0" w:color="auto"/>
      </w:divBdr>
      <w:divsChild>
        <w:div w:id="1442992864">
          <w:marLeft w:val="0"/>
          <w:marRight w:val="0"/>
          <w:marTop w:val="0"/>
          <w:marBottom w:val="0"/>
          <w:divBdr>
            <w:top w:val="none" w:sz="0" w:space="0" w:color="auto"/>
            <w:left w:val="none" w:sz="0" w:space="0" w:color="auto"/>
            <w:bottom w:val="none" w:sz="0" w:space="0" w:color="auto"/>
            <w:right w:val="none" w:sz="0" w:space="0" w:color="auto"/>
          </w:divBdr>
          <w:divsChild>
            <w:div w:id="1342317188">
              <w:marLeft w:val="0"/>
              <w:marRight w:val="0"/>
              <w:marTop w:val="0"/>
              <w:marBottom w:val="0"/>
              <w:divBdr>
                <w:top w:val="none" w:sz="0" w:space="0" w:color="auto"/>
                <w:left w:val="none" w:sz="0" w:space="0" w:color="auto"/>
                <w:bottom w:val="none" w:sz="0" w:space="0" w:color="auto"/>
                <w:right w:val="none" w:sz="0" w:space="0" w:color="auto"/>
              </w:divBdr>
            </w:div>
            <w:div w:id="633175347">
              <w:marLeft w:val="0"/>
              <w:marRight w:val="0"/>
              <w:marTop w:val="0"/>
              <w:marBottom w:val="0"/>
              <w:divBdr>
                <w:top w:val="none" w:sz="0" w:space="0" w:color="auto"/>
                <w:left w:val="none" w:sz="0" w:space="0" w:color="auto"/>
                <w:bottom w:val="none" w:sz="0" w:space="0" w:color="auto"/>
                <w:right w:val="none" w:sz="0" w:space="0" w:color="auto"/>
              </w:divBdr>
            </w:div>
            <w:div w:id="773597300">
              <w:marLeft w:val="0"/>
              <w:marRight w:val="0"/>
              <w:marTop w:val="0"/>
              <w:marBottom w:val="0"/>
              <w:divBdr>
                <w:top w:val="none" w:sz="0" w:space="0" w:color="auto"/>
                <w:left w:val="none" w:sz="0" w:space="0" w:color="auto"/>
                <w:bottom w:val="none" w:sz="0" w:space="0" w:color="auto"/>
                <w:right w:val="none" w:sz="0" w:space="0" w:color="auto"/>
              </w:divBdr>
            </w:div>
            <w:div w:id="1947540274">
              <w:marLeft w:val="0"/>
              <w:marRight w:val="0"/>
              <w:marTop w:val="0"/>
              <w:marBottom w:val="0"/>
              <w:divBdr>
                <w:top w:val="none" w:sz="0" w:space="0" w:color="auto"/>
                <w:left w:val="none" w:sz="0" w:space="0" w:color="auto"/>
                <w:bottom w:val="none" w:sz="0" w:space="0" w:color="auto"/>
                <w:right w:val="none" w:sz="0" w:space="0" w:color="auto"/>
              </w:divBdr>
            </w:div>
            <w:div w:id="1841431754">
              <w:marLeft w:val="0"/>
              <w:marRight w:val="0"/>
              <w:marTop w:val="0"/>
              <w:marBottom w:val="0"/>
              <w:divBdr>
                <w:top w:val="none" w:sz="0" w:space="0" w:color="auto"/>
                <w:left w:val="none" w:sz="0" w:space="0" w:color="auto"/>
                <w:bottom w:val="none" w:sz="0" w:space="0" w:color="auto"/>
                <w:right w:val="none" w:sz="0" w:space="0" w:color="auto"/>
              </w:divBdr>
            </w:div>
            <w:div w:id="1013848526">
              <w:marLeft w:val="0"/>
              <w:marRight w:val="0"/>
              <w:marTop w:val="0"/>
              <w:marBottom w:val="0"/>
              <w:divBdr>
                <w:top w:val="none" w:sz="0" w:space="0" w:color="auto"/>
                <w:left w:val="none" w:sz="0" w:space="0" w:color="auto"/>
                <w:bottom w:val="none" w:sz="0" w:space="0" w:color="auto"/>
                <w:right w:val="none" w:sz="0" w:space="0" w:color="auto"/>
              </w:divBdr>
            </w:div>
            <w:div w:id="178275907">
              <w:marLeft w:val="0"/>
              <w:marRight w:val="0"/>
              <w:marTop w:val="0"/>
              <w:marBottom w:val="0"/>
              <w:divBdr>
                <w:top w:val="none" w:sz="0" w:space="0" w:color="auto"/>
                <w:left w:val="none" w:sz="0" w:space="0" w:color="auto"/>
                <w:bottom w:val="none" w:sz="0" w:space="0" w:color="auto"/>
                <w:right w:val="none" w:sz="0" w:space="0" w:color="auto"/>
              </w:divBdr>
            </w:div>
            <w:div w:id="483006166">
              <w:marLeft w:val="0"/>
              <w:marRight w:val="0"/>
              <w:marTop w:val="0"/>
              <w:marBottom w:val="0"/>
              <w:divBdr>
                <w:top w:val="none" w:sz="0" w:space="0" w:color="auto"/>
                <w:left w:val="none" w:sz="0" w:space="0" w:color="auto"/>
                <w:bottom w:val="none" w:sz="0" w:space="0" w:color="auto"/>
                <w:right w:val="none" w:sz="0" w:space="0" w:color="auto"/>
              </w:divBdr>
            </w:div>
            <w:div w:id="331882255">
              <w:marLeft w:val="0"/>
              <w:marRight w:val="0"/>
              <w:marTop w:val="0"/>
              <w:marBottom w:val="0"/>
              <w:divBdr>
                <w:top w:val="none" w:sz="0" w:space="0" w:color="auto"/>
                <w:left w:val="none" w:sz="0" w:space="0" w:color="auto"/>
                <w:bottom w:val="none" w:sz="0" w:space="0" w:color="auto"/>
                <w:right w:val="none" w:sz="0" w:space="0" w:color="auto"/>
              </w:divBdr>
            </w:div>
            <w:div w:id="215510396">
              <w:marLeft w:val="0"/>
              <w:marRight w:val="0"/>
              <w:marTop w:val="0"/>
              <w:marBottom w:val="0"/>
              <w:divBdr>
                <w:top w:val="none" w:sz="0" w:space="0" w:color="auto"/>
                <w:left w:val="none" w:sz="0" w:space="0" w:color="auto"/>
                <w:bottom w:val="none" w:sz="0" w:space="0" w:color="auto"/>
                <w:right w:val="none" w:sz="0" w:space="0" w:color="auto"/>
              </w:divBdr>
            </w:div>
            <w:div w:id="1663048319">
              <w:marLeft w:val="0"/>
              <w:marRight w:val="0"/>
              <w:marTop w:val="0"/>
              <w:marBottom w:val="0"/>
              <w:divBdr>
                <w:top w:val="none" w:sz="0" w:space="0" w:color="auto"/>
                <w:left w:val="none" w:sz="0" w:space="0" w:color="auto"/>
                <w:bottom w:val="none" w:sz="0" w:space="0" w:color="auto"/>
                <w:right w:val="none" w:sz="0" w:space="0" w:color="auto"/>
              </w:divBdr>
            </w:div>
            <w:div w:id="239607487">
              <w:marLeft w:val="0"/>
              <w:marRight w:val="0"/>
              <w:marTop w:val="0"/>
              <w:marBottom w:val="0"/>
              <w:divBdr>
                <w:top w:val="none" w:sz="0" w:space="0" w:color="auto"/>
                <w:left w:val="none" w:sz="0" w:space="0" w:color="auto"/>
                <w:bottom w:val="none" w:sz="0" w:space="0" w:color="auto"/>
                <w:right w:val="none" w:sz="0" w:space="0" w:color="auto"/>
              </w:divBdr>
            </w:div>
            <w:div w:id="511115349">
              <w:marLeft w:val="0"/>
              <w:marRight w:val="0"/>
              <w:marTop w:val="0"/>
              <w:marBottom w:val="0"/>
              <w:divBdr>
                <w:top w:val="none" w:sz="0" w:space="0" w:color="auto"/>
                <w:left w:val="none" w:sz="0" w:space="0" w:color="auto"/>
                <w:bottom w:val="none" w:sz="0" w:space="0" w:color="auto"/>
                <w:right w:val="none" w:sz="0" w:space="0" w:color="auto"/>
              </w:divBdr>
            </w:div>
            <w:div w:id="1136416069">
              <w:marLeft w:val="0"/>
              <w:marRight w:val="0"/>
              <w:marTop w:val="0"/>
              <w:marBottom w:val="0"/>
              <w:divBdr>
                <w:top w:val="none" w:sz="0" w:space="0" w:color="auto"/>
                <w:left w:val="none" w:sz="0" w:space="0" w:color="auto"/>
                <w:bottom w:val="none" w:sz="0" w:space="0" w:color="auto"/>
                <w:right w:val="none" w:sz="0" w:space="0" w:color="auto"/>
              </w:divBdr>
            </w:div>
            <w:div w:id="1659964088">
              <w:marLeft w:val="0"/>
              <w:marRight w:val="0"/>
              <w:marTop w:val="0"/>
              <w:marBottom w:val="0"/>
              <w:divBdr>
                <w:top w:val="none" w:sz="0" w:space="0" w:color="auto"/>
                <w:left w:val="none" w:sz="0" w:space="0" w:color="auto"/>
                <w:bottom w:val="none" w:sz="0" w:space="0" w:color="auto"/>
                <w:right w:val="none" w:sz="0" w:space="0" w:color="auto"/>
              </w:divBdr>
            </w:div>
            <w:div w:id="1151216462">
              <w:marLeft w:val="0"/>
              <w:marRight w:val="0"/>
              <w:marTop w:val="0"/>
              <w:marBottom w:val="0"/>
              <w:divBdr>
                <w:top w:val="none" w:sz="0" w:space="0" w:color="auto"/>
                <w:left w:val="none" w:sz="0" w:space="0" w:color="auto"/>
                <w:bottom w:val="none" w:sz="0" w:space="0" w:color="auto"/>
                <w:right w:val="none" w:sz="0" w:space="0" w:color="auto"/>
              </w:divBdr>
            </w:div>
            <w:div w:id="1674333742">
              <w:marLeft w:val="0"/>
              <w:marRight w:val="0"/>
              <w:marTop w:val="0"/>
              <w:marBottom w:val="0"/>
              <w:divBdr>
                <w:top w:val="none" w:sz="0" w:space="0" w:color="auto"/>
                <w:left w:val="none" w:sz="0" w:space="0" w:color="auto"/>
                <w:bottom w:val="none" w:sz="0" w:space="0" w:color="auto"/>
                <w:right w:val="none" w:sz="0" w:space="0" w:color="auto"/>
              </w:divBdr>
            </w:div>
            <w:div w:id="1825852846">
              <w:marLeft w:val="0"/>
              <w:marRight w:val="0"/>
              <w:marTop w:val="0"/>
              <w:marBottom w:val="0"/>
              <w:divBdr>
                <w:top w:val="none" w:sz="0" w:space="0" w:color="auto"/>
                <w:left w:val="none" w:sz="0" w:space="0" w:color="auto"/>
                <w:bottom w:val="none" w:sz="0" w:space="0" w:color="auto"/>
                <w:right w:val="none" w:sz="0" w:space="0" w:color="auto"/>
              </w:divBdr>
            </w:div>
            <w:div w:id="821703706">
              <w:marLeft w:val="0"/>
              <w:marRight w:val="0"/>
              <w:marTop w:val="0"/>
              <w:marBottom w:val="0"/>
              <w:divBdr>
                <w:top w:val="none" w:sz="0" w:space="0" w:color="auto"/>
                <w:left w:val="none" w:sz="0" w:space="0" w:color="auto"/>
                <w:bottom w:val="none" w:sz="0" w:space="0" w:color="auto"/>
                <w:right w:val="none" w:sz="0" w:space="0" w:color="auto"/>
              </w:divBdr>
            </w:div>
            <w:div w:id="1880705311">
              <w:marLeft w:val="0"/>
              <w:marRight w:val="0"/>
              <w:marTop w:val="0"/>
              <w:marBottom w:val="0"/>
              <w:divBdr>
                <w:top w:val="none" w:sz="0" w:space="0" w:color="auto"/>
                <w:left w:val="none" w:sz="0" w:space="0" w:color="auto"/>
                <w:bottom w:val="none" w:sz="0" w:space="0" w:color="auto"/>
                <w:right w:val="none" w:sz="0" w:space="0" w:color="auto"/>
              </w:divBdr>
            </w:div>
            <w:div w:id="1048843247">
              <w:marLeft w:val="0"/>
              <w:marRight w:val="0"/>
              <w:marTop w:val="0"/>
              <w:marBottom w:val="0"/>
              <w:divBdr>
                <w:top w:val="none" w:sz="0" w:space="0" w:color="auto"/>
                <w:left w:val="none" w:sz="0" w:space="0" w:color="auto"/>
                <w:bottom w:val="none" w:sz="0" w:space="0" w:color="auto"/>
                <w:right w:val="none" w:sz="0" w:space="0" w:color="auto"/>
              </w:divBdr>
            </w:div>
            <w:div w:id="1334600633">
              <w:marLeft w:val="0"/>
              <w:marRight w:val="0"/>
              <w:marTop w:val="0"/>
              <w:marBottom w:val="0"/>
              <w:divBdr>
                <w:top w:val="none" w:sz="0" w:space="0" w:color="auto"/>
                <w:left w:val="none" w:sz="0" w:space="0" w:color="auto"/>
                <w:bottom w:val="none" w:sz="0" w:space="0" w:color="auto"/>
                <w:right w:val="none" w:sz="0" w:space="0" w:color="auto"/>
              </w:divBdr>
            </w:div>
            <w:div w:id="1715931118">
              <w:marLeft w:val="0"/>
              <w:marRight w:val="0"/>
              <w:marTop w:val="0"/>
              <w:marBottom w:val="0"/>
              <w:divBdr>
                <w:top w:val="none" w:sz="0" w:space="0" w:color="auto"/>
                <w:left w:val="none" w:sz="0" w:space="0" w:color="auto"/>
                <w:bottom w:val="none" w:sz="0" w:space="0" w:color="auto"/>
                <w:right w:val="none" w:sz="0" w:space="0" w:color="auto"/>
              </w:divBdr>
            </w:div>
            <w:div w:id="1186596422">
              <w:marLeft w:val="0"/>
              <w:marRight w:val="0"/>
              <w:marTop w:val="0"/>
              <w:marBottom w:val="0"/>
              <w:divBdr>
                <w:top w:val="none" w:sz="0" w:space="0" w:color="auto"/>
                <w:left w:val="none" w:sz="0" w:space="0" w:color="auto"/>
                <w:bottom w:val="none" w:sz="0" w:space="0" w:color="auto"/>
                <w:right w:val="none" w:sz="0" w:space="0" w:color="auto"/>
              </w:divBdr>
            </w:div>
            <w:div w:id="633563275">
              <w:marLeft w:val="0"/>
              <w:marRight w:val="0"/>
              <w:marTop w:val="0"/>
              <w:marBottom w:val="0"/>
              <w:divBdr>
                <w:top w:val="none" w:sz="0" w:space="0" w:color="auto"/>
                <w:left w:val="none" w:sz="0" w:space="0" w:color="auto"/>
                <w:bottom w:val="none" w:sz="0" w:space="0" w:color="auto"/>
                <w:right w:val="none" w:sz="0" w:space="0" w:color="auto"/>
              </w:divBdr>
            </w:div>
            <w:div w:id="896864649">
              <w:marLeft w:val="0"/>
              <w:marRight w:val="0"/>
              <w:marTop w:val="0"/>
              <w:marBottom w:val="0"/>
              <w:divBdr>
                <w:top w:val="none" w:sz="0" w:space="0" w:color="auto"/>
                <w:left w:val="none" w:sz="0" w:space="0" w:color="auto"/>
                <w:bottom w:val="none" w:sz="0" w:space="0" w:color="auto"/>
                <w:right w:val="none" w:sz="0" w:space="0" w:color="auto"/>
              </w:divBdr>
            </w:div>
            <w:div w:id="1176110360">
              <w:marLeft w:val="0"/>
              <w:marRight w:val="0"/>
              <w:marTop w:val="0"/>
              <w:marBottom w:val="0"/>
              <w:divBdr>
                <w:top w:val="none" w:sz="0" w:space="0" w:color="auto"/>
                <w:left w:val="none" w:sz="0" w:space="0" w:color="auto"/>
                <w:bottom w:val="none" w:sz="0" w:space="0" w:color="auto"/>
                <w:right w:val="none" w:sz="0" w:space="0" w:color="auto"/>
              </w:divBdr>
            </w:div>
            <w:div w:id="1823690254">
              <w:marLeft w:val="0"/>
              <w:marRight w:val="0"/>
              <w:marTop w:val="0"/>
              <w:marBottom w:val="0"/>
              <w:divBdr>
                <w:top w:val="none" w:sz="0" w:space="0" w:color="auto"/>
                <w:left w:val="none" w:sz="0" w:space="0" w:color="auto"/>
                <w:bottom w:val="none" w:sz="0" w:space="0" w:color="auto"/>
                <w:right w:val="none" w:sz="0" w:space="0" w:color="auto"/>
              </w:divBdr>
            </w:div>
            <w:div w:id="58984488">
              <w:marLeft w:val="0"/>
              <w:marRight w:val="0"/>
              <w:marTop w:val="0"/>
              <w:marBottom w:val="0"/>
              <w:divBdr>
                <w:top w:val="none" w:sz="0" w:space="0" w:color="auto"/>
                <w:left w:val="none" w:sz="0" w:space="0" w:color="auto"/>
                <w:bottom w:val="none" w:sz="0" w:space="0" w:color="auto"/>
                <w:right w:val="none" w:sz="0" w:space="0" w:color="auto"/>
              </w:divBdr>
            </w:div>
            <w:div w:id="1876774813">
              <w:marLeft w:val="0"/>
              <w:marRight w:val="0"/>
              <w:marTop w:val="0"/>
              <w:marBottom w:val="0"/>
              <w:divBdr>
                <w:top w:val="none" w:sz="0" w:space="0" w:color="auto"/>
                <w:left w:val="none" w:sz="0" w:space="0" w:color="auto"/>
                <w:bottom w:val="none" w:sz="0" w:space="0" w:color="auto"/>
                <w:right w:val="none" w:sz="0" w:space="0" w:color="auto"/>
              </w:divBdr>
            </w:div>
            <w:div w:id="1717508861">
              <w:marLeft w:val="0"/>
              <w:marRight w:val="0"/>
              <w:marTop w:val="0"/>
              <w:marBottom w:val="0"/>
              <w:divBdr>
                <w:top w:val="none" w:sz="0" w:space="0" w:color="auto"/>
                <w:left w:val="none" w:sz="0" w:space="0" w:color="auto"/>
                <w:bottom w:val="none" w:sz="0" w:space="0" w:color="auto"/>
                <w:right w:val="none" w:sz="0" w:space="0" w:color="auto"/>
              </w:divBdr>
            </w:div>
            <w:div w:id="2111578606">
              <w:marLeft w:val="0"/>
              <w:marRight w:val="0"/>
              <w:marTop w:val="0"/>
              <w:marBottom w:val="0"/>
              <w:divBdr>
                <w:top w:val="none" w:sz="0" w:space="0" w:color="auto"/>
                <w:left w:val="none" w:sz="0" w:space="0" w:color="auto"/>
                <w:bottom w:val="none" w:sz="0" w:space="0" w:color="auto"/>
                <w:right w:val="none" w:sz="0" w:space="0" w:color="auto"/>
              </w:divBdr>
            </w:div>
            <w:div w:id="1146357878">
              <w:marLeft w:val="0"/>
              <w:marRight w:val="0"/>
              <w:marTop w:val="0"/>
              <w:marBottom w:val="0"/>
              <w:divBdr>
                <w:top w:val="none" w:sz="0" w:space="0" w:color="auto"/>
                <w:left w:val="none" w:sz="0" w:space="0" w:color="auto"/>
                <w:bottom w:val="none" w:sz="0" w:space="0" w:color="auto"/>
                <w:right w:val="none" w:sz="0" w:space="0" w:color="auto"/>
              </w:divBdr>
            </w:div>
            <w:div w:id="486825618">
              <w:marLeft w:val="0"/>
              <w:marRight w:val="0"/>
              <w:marTop w:val="0"/>
              <w:marBottom w:val="0"/>
              <w:divBdr>
                <w:top w:val="none" w:sz="0" w:space="0" w:color="auto"/>
                <w:left w:val="none" w:sz="0" w:space="0" w:color="auto"/>
                <w:bottom w:val="none" w:sz="0" w:space="0" w:color="auto"/>
                <w:right w:val="none" w:sz="0" w:space="0" w:color="auto"/>
              </w:divBdr>
            </w:div>
            <w:div w:id="1006983070">
              <w:marLeft w:val="0"/>
              <w:marRight w:val="0"/>
              <w:marTop w:val="0"/>
              <w:marBottom w:val="0"/>
              <w:divBdr>
                <w:top w:val="none" w:sz="0" w:space="0" w:color="auto"/>
                <w:left w:val="none" w:sz="0" w:space="0" w:color="auto"/>
                <w:bottom w:val="none" w:sz="0" w:space="0" w:color="auto"/>
                <w:right w:val="none" w:sz="0" w:space="0" w:color="auto"/>
              </w:divBdr>
            </w:div>
            <w:div w:id="1515722974">
              <w:marLeft w:val="0"/>
              <w:marRight w:val="0"/>
              <w:marTop w:val="0"/>
              <w:marBottom w:val="0"/>
              <w:divBdr>
                <w:top w:val="none" w:sz="0" w:space="0" w:color="auto"/>
                <w:left w:val="none" w:sz="0" w:space="0" w:color="auto"/>
                <w:bottom w:val="none" w:sz="0" w:space="0" w:color="auto"/>
                <w:right w:val="none" w:sz="0" w:space="0" w:color="auto"/>
              </w:divBdr>
            </w:div>
            <w:div w:id="336469937">
              <w:marLeft w:val="0"/>
              <w:marRight w:val="0"/>
              <w:marTop w:val="0"/>
              <w:marBottom w:val="0"/>
              <w:divBdr>
                <w:top w:val="none" w:sz="0" w:space="0" w:color="auto"/>
                <w:left w:val="none" w:sz="0" w:space="0" w:color="auto"/>
                <w:bottom w:val="none" w:sz="0" w:space="0" w:color="auto"/>
                <w:right w:val="none" w:sz="0" w:space="0" w:color="auto"/>
              </w:divBdr>
            </w:div>
            <w:div w:id="180384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1667">
      <w:bodyDiv w:val="1"/>
      <w:marLeft w:val="0"/>
      <w:marRight w:val="0"/>
      <w:marTop w:val="0"/>
      <w:marBottom w:val="0"/>
      <w:divBdr>
        <w:top w:val="none" w:sz="0" w:space="0" w:color="auto"/>
        <w:left w:val="none" w:sz="0" w:space="0" w:color="auto"/>
        <w:bottom w:val="none" w:sz="0" w:space="0" w:color="auto"/>
        <w:right w:val="none" w:sz="0" w:space="0" w:color="auto"/>
      </w:divBdr>
      <w:divsChild>
        <w:div w:id="2042510364">
          <w:marLeft w:val="0"/>
          <w:marRight w:val="0"/>
          <w:marTop w:val="0"/>
          <w:marBottom w:val="0"/>
          <w:divBdr>
            <w:top w:val="none" w:sz="0" w:space="0" w:color="auto"/>
            <w:left w:val="none" w:sz="0" w:space="0" w:color="auto"/>
            <w:bottom w:val="none" w:sz="0" w:space="0" w:color="auto"/>
            <w:right w:val="none" w:sz="0" w:space="0" w:color="auto"/>
          </w:divBdr>
          <w:divsChild>
            <w:div w:id="456872708">
              <w:marLeft w:val="0"/>
              <w:marRight w:val="0"/>
              <w:marTop w:val="0"/>
              <w:marBottom w:val="0"/>
              <w:divBdr>
                <w:top w:val="none" w:sz="0" w:space="0" w:color="auto"/>
                <w:left w:val="none" w:sz="0" w:space="0" w:color="auto"/>
                <w:bottom w:val="none" w:sz="0" w:space="0" w:color="auto"/>
                <w:right w:val="none" w:sz="0" w:space="0" w:color="auto"/>
              </w:divBdr>
            </w:div>
            <w:div w:id="1455900048">
              <w:marLeft w:val="0"/>
              <w:marRight w:val="0"/>
              <w:marTop w:val="0"/>
              <w:marBottom w:val="0"/>
              <w:divBdr>
                <w:top w:val="none" w:sz="0" w:space="0" w:color="auto"/>
                <w:left w:val="none" w:sz="0" w:space="0" w:color="auto"/>
                <w:bottom w:val="none" w:sz="0" w:space="0" w:color="auto"/>
                <w:right w:val="none" w:sz="0" w:space="0" w:color="auto"/>
              </w:divBdr>
            </w:div>
            <w:div w:id="1168330193">
              <w:marLeft w:val="0"/>
              <w:marRight w:val="0"/>
              <w:marTop w:val="0"/>
              <w:marBottom w:val="0"/>
              <w:divBdr>
                <w:top w:val="none" w:sz="0" w:space="0" w:color="auto"/>
                <w:left w:val="none" w:sz="0" w:space="0" w:color="auto"/>
                <w:bottom w:val="none" w:sz="0" w:space="0" w:color="auto"/>
                <w:right w:val="none" w:sz="0" w:space="0" w:color="auto"/>
              </w:divBdr>
            </w:div>
            <w:div w:id="1810511716">
              <w:marLeft w:val="0"/>
              <w:marRight w:val="0"/>
              <w:marTop w:val="0"/>
              <w:marBottom w:val="0"/>
              <w:divBdr>
                <w:top w:val="none" w:sz="0" w:space="0" w:color="auto"/>
                <w:left w:val="none" w:sz="0" w:space="0" w:color="auto"/>
                <w:bottom w:val="none" w:sz="0" w:space="0" w:color="auto"/>
                <w:right w:val="none" w:sz="0" w:space="0" w:color="auto"/>
              </w:divBdr>
            </w:div>
            <w:div w:id="215287191">
              <w:marLeft w:val="0"/>
              <w:marRight w:val="0"/>
              <w:marTop w:val="0"/>
              <w:marBottom w:val="0"/>
              <w:divBdr>
                <w:top w:val="none" w:sz="0" w:space="0" w:color="auto"/>
                <w:left w:val="none" w:sz="0" w:space="0" w:color="auto"/>
                <w:bottom w:val="none" w:sz="0" w:space="0" w:color="auto"/>
                <w:right w:val="none" w:sz="0" w:space="0" w:color="auto"/>
              </w:divBdr>
            </w:div>
            <w:div w:id="2006392260">
              <w:marLeft w:val="0"/>
              <w:marRight w:val="0"/>
              <w:marTop w:val="0"/>
              <w:marBottom w:val="0"/>
              <w:divBdr>
                <w:top w:val="none" w:sz="0" w:space="0" w:color="auto"/>
                <w:left w:val="none" w:sz="0" w:space="0" w:color="auto"/>
                <w:bottom w:val="none" w:sz="0" w:space="0" w:color="auto"/>
                <w:right w:val="none" w:sz="0" w:space="0" w:color="auto"/>
              </w:divBdr>
            </w:div>
            <w:div w:id="2118984939">
              <w:marLeft w:val="0"/>
              <w:marRight w:val="0"/>
              <w:marTop w:val="0"/>
              <w:marBottom w:val="0"/>
              <w:divBdr>
                <w:top w:val="none" w:sz="0" w:space="0" w:color="auto"/>
                <w:left w:val="none" w:sz="0" w:space="0" w:color="auto"/>
                <w:bottom w:val="none" w:sz="0" w:space="0" w:color="auto"/>
                <w:right w:val="none" w:sz="0" w:space="0" w:color="auto"/>
              </w:divBdr>
            </w:div>
            <w:div w:id="1441755999">
              <w:marLeft w:val="0"/>
              <w:marRight w:val="0"/>
              <w:marTop w:val="0"/>
              <w:marBottom w:val="0"/>
              <w:divBdr>
                <w:top w:val="none" w:sz="0" w:space="0" w:color="auto"/>
                <w:left w:val="none" w:sz="0" w:space="0" w:color="auto"/>
                <w:bottom w:val="none" w:sz="0" w:space="0" w:color="auto"/>
                <w:right w:val="none" w:sz="0" w:space="0" w:color="auto"/>
              </w:divBdr>
            </w:div>
            <w:div w:id="1032145851">
              <w:marLeft w:val="0"/>
              <w:marRight w:val="0"/>
              <w:marTop w:val="0"/>
              <w:marBottom w:val="0"/>
              <w:divBdr>
                <w:top w:val="none" w:sz="0" w:space="0" w:color="auto"/>
                <w:left w:val="none" w:sz="0" w:space="0" w:color="auto"/>
                <w:bottom w:val="none" w:sz="0" w:space="0" w:color="auto"/>
                <w:right w:val="none" w:sz="0" w:space="0" w:color="auto"/>
              </w:divBdr>
            </w:div>
            <w:div w:id="1744909354">
              <w:marLeft w:val="0"/>
              <w:marRight w:val="0"/>
              <w:marTop w:val="0"/>
              <w:marBottom w:val="0"/>
              <w:divBdr>
                <w:top w:val="none" w:sz="0" w:space="0" w:color="auto"/>
                <w:left w:val="none" w:sz="0" w:space="0" w:color="auto"/>
                <w:bottom w:val="none" w:sz="0" w:space="0" w:color="auto"/>
                <w:right w:val="none" w:sz="0" w:space="0" w:color="auto"/>
              </w:divBdr>
            </w:div>
            <w:div w:id="986780368">
              <w:marLeft w:val="0"/>
              <w:marRight w:val="0"/>
              <w:marTop w:val="0"/>
              <w:marBottom w:val="0"/>
              <w:divBdr>
                <w:top w:val="none" w:sz="0" w:space="0" w:color="auto"/>
                <w:left w:val="none" w:sz="0" w:space="0" w:color="auto"/>
                <w:bottom w:val="none" w:sz="0" w:space="0" w:color="auto"/>
                <w:right w:val="none" w:sz="0" w:space="0" w:color="auto"/>
              </w:divBdr>
            </w:div>
            <w:div w:id="1444377148">
              <w:marLeft w:val="0"/>
              <w:marRight w:val="0"/>
              <w:marTop w:val="0"/>
              <w:marBottom w:val="0"/>
              <w:divBdr>
                <w:top w:val="none" w:sz="0" w:space="0" w:color="auto"/>
                <w:left w:val="none" w:sz="0" w:space="0" w:color="auto"/>
                <w:bottom w:val="none" w:sz="0" w:space="0" w:color="auto"/>
                <w:right w:val="none" w:sz="0" w:space="0" w:color="auto"/>
              </w:divBdr>
            </w:div>
            <w:div w:id="2127964286">
              <w:marLeft w:val="0"/>
              <w:marRight w:val="0"/>
              <w:marTop w:val="0"/>
              <w:marBottom w:val="0"/>
              <w:divBdr>
                <w:top w:val="none" w:sz="0" w:space="0" w:color="auto"/>
                <w:left w:val="none" w:sz="0" w:space="0" w:color="auto"/>
                <w:bottom w:val="none" w:sz="0" w:space="0" w:color="auto"/>
                <w:right w:val="none" w:sz="0" w:space="0" w:color="auto"/>
              </w:divBdr>
            </w:div>
            <w:div w:id="1854883390">
              <w:marLeft w:val="0"/>
              <w:marRight w:val="0"/>
              <w:marTop w:val="0"/>
              <w:marBottom w:val="0"/>
              <w:divBdr>
                <w:top w:val="none" w:sz="0" w:space="0" w:color="auto"/>
                <w:left w:val="none" w:sz="0" w:space="0" w:color="auto"/>
                <w:bottom w:val="none" w:sz="0" w:space="0" w:color="auto"/>
                <w:right w:val="none" w:sz="0" w:space="0" w:color="auto"/>
              </w:divBdr>
            </w:div>
            <w:div w:id="1132407421">
              <w:marLeft w:val="0"/>
              <w:marRight w:val="0"/>
              <w:marTop w:val="0"/>
              <w:marBottom w:val="0"/>
              <w:divBdr>
                <w:top w:val="none" w:sz="0" w:space="0" w:color="auto"/>
                <w:left w:val="none" w:sz="0" w:space="0" w:color="auto"/>
                <w:bottom w:val="none" w:sz="0" w:space="0" w:color="auto"/>
                <w:right w:val="none" w:sz="0" w:space="0" w:color="auto"/>
              </w:divBdr>
            </w:div>
            <w:div w:id="498230935">
              <w:marLeft w:val="0"/>
              <w:marRight w:val="0"/>
              <w:marTop w:val="0"/>
              <w:marBottom w:val="0"/>
              <w:divBdr>
                <w:top w:val="none" w:sz="0" w:space="0" w:color="auto"/>
                <w:left w:val="none" w:sz="0" w:space="0" w:color="auto"/>
                <w:bottom w:val="none" w:sz="0" w:space="0" w:color="auto"/>
                <w:right w:val="none" w:sz="0" w:space="0" w:color="auto"/>
              </w:divBdr>
            </w:div>
            <w:div w:id="1268849313">
              <w:marLeft w:val="0"/>
              <w:marRight w:val="0"/>
              <w:marTop w:val="0"/>
              <w:marBottom w:val="0"/>
              <w:divBdr>
                <w:top w:val="none" w:sz="0" w:space="0" w:color="auto"/>
                <w:left w:val="none" w:sz="0" w:space="0" w:color="auto"/>
                <w:bottom w:val="none" w:sz="0" w:space="0" w:color="auto"/>
                <w:right w:val="none" w:sz="0" w:space="0" w:color="auto"/>
              </w:divBdr>
            </w:div>
            <w:div w:id="767315332">
              <w:marLeft w:val="0"/>
              <w:marRight w:val="0"/>
              <w:marTop w:val="0"/>
              <w:marBottom w:val="0"/>
              <w:divBdr>
                <w:top w:val="none" w:sz="0" w:space="0" w:color="auto"/>
                <w:left w:val="none" w:sz="0" w:space="0" w:color="auto"/>
                <w:bottom w:val="none" w:sz="0" w:space="0" w:color="auto"/>
                <w:right w:val="none" w:sz="0" w:space="0" w:color="auto"/>
              </w:divBdr>
            </w:div>
            <w:div w:id="1563444599">
              <w:marLeft w:val="0"/>
              <w:marRight w:val="0"/>
              <w:marTop w:val="0"/>
              <w:marBottom w:val="0"/>
              <w:divBdr>
                <w:top w:val="none" w:sz="0" w:space="0" w:color="auto"/>
                <w:left w:val="none" w:sz="0" w:space="0" w:color="auto"/>
                <w:bottom w:val="none" w:sz="0" w:space="0" w:color="auto"/>
                <w:right w:val="none" w:sz="0" w:space="0" w:color="auto"/>
              </w:divBdr>
            </w:div>
            <w:div w:id="7215850">
              <w:marLeft w:val="0"/>
              <w:marRight w:val="0"/>
              <w:marTop w:val="0"/>
              <w:marBottom w:val="0"/>
              <w:divBdr>
                <w:top w:val="none" w:sz="0" w:space="0" w:color="auto"/>
                <w:left w:val="none" w:sz="0" w:space="0" w:color="auto"/>
                <w:bottom w:val="none" w:sz="0" w:space="0" w:color="auto"/>
                <w:right w:val="none" w:sz="0" w:space="0" w:color="auto"/>
              </w:divBdr>
            </w:div>
            <w:div w:id="474874573">
              <w:marLeft w:val="0"/>
              <w:marRight w:val="0"/>
              <w:marTop w:val="0"/>
              <w:marBottom w:val="0"/>
              <w:divBdr>
                <w:top w:val="none" w:sz="0" w:space="0" w:color="auto"/>
                <w:left w:val="none" w:sz="0" w:space="0" w:color="auto"/>
                <w:bottom w:val="none" w:sz="0" w:space="0" w:color="auto"/>
                <w:right w:val="none" w:sz="0" w:space="0" w:color="auto"/>
              </w:divBdr>
            </w:div>
            <w:div w:id="1805543764">
              <w:marLeft w:val="0"/>
              <w:marRight w:val="0"/>
              <w:marTop w:val="0"/>
              <w:marBottom w:val="0"/>
              <w:divBdr>
                <w:top w:val="none" w:sz="0" w:space="0" w:color="auto"/>
                <w:left w:val="none" w:sz="0" w:space="0" w:color="auto"/>
                <w:bottom w:val="none" w:sz="0" w:space="0" w:color="auto"/>
                <w:right w:val="none" w:sz="0" w:space="0" w:color="auto"/>
              </w:divBdr>
            </w:div>
            <w:div w:id="1517185004">
              <w:marLeft w:val="0"/>
              <w:marRight w:val="0"/>
              <w:marTop w:val="0"/>
              <w:marBottom w:val="0"/>
              <w:divBdr>
                <w:top w:val="none" w:sz="0" w:space="0" w:color="auto"/>
                <w:left w:val="none" w:sz="0" w:space="0" w:color="auto"/>
                <w:bottom w:val="none" w:sz="0" w:space="0" w:color="auto"/>
                <w:right w:val="none" w:sz="0" w:space="0" w:color="auto"/>
              </w:divBdr>
            </w:div>
            <w:div w:id="1811048192">
              <w:marLeft w:val="0"/>
              <w:marRight w:val="0"/>
              <w:marTop w:val="0"/>
              <w:marBottom w:val="0"/>
              <w:divBdr>
                <w:top w:val="none" w:sz="0" w:space="0" w:color="auto"/>
                <w:left w:val="none" w:sz="0" w:space="0" w:color="auto"/>
                <w:bottom w:val="none" w:sz="0" w:space="0" w:color="auto"/>
                <w:right w:val="none" w:sz="0" w:space="0" w:color="auto"/>
              </w:divBdr>
            </w:div>
            <w:div w:id="45183171">
              <w:marLeft w:val="0"/>
              <w:marRight w:val="0"/>
              <w:marTop w:val="0"/>
              <w:marBottom w:val="0"/>
              <w:divBdr>
                <w:top w:val="none" w:sz="0" w:space="0" w:color="auto"/>
                <w:left w:val="none" w:sz="0" w:space="0" w:color="auto"/>
                <w:bottom w:val="none" w:sz="0" w:space="0" w:color="auto"/>
                <w:right w:val="none" w:sz="0" w:space="0" w:color="auto"/>
              </w:divBdr>
            </w:div>
            <w:div w:id="390617725">
              <w:marLeft w:val="0"/>
              <w:marRight w:val="0"/>
              <w:marTop w:val="0"/>
              <w:marBottom w:val="0"/>
              <w:divBdr>
                <w:top w:val="none" w:sz="0" w:space="0" w:color="auto"/>
                <w:left w:val="none" w:sz="0" w:space="0" w:color="auto"/>
                <w:bottom w:val="none" w:sz="0" w:space="0" w:color="auto"/>
                <w:right w:val="none" w:sz="0" w:space="0" w:color="auto"/>
              </w:divBdr>
            </w:div>
            <w:div w:id="96606934">
              <w:marLeft w:val="0"/>
              <w:marRight w:val="0"/>
              <w:marTop w:val="0"/>
              <w:marBottom w:val="0"/>
              <w:divBdr>
                <w:top w:val="none" w:sz="0" w:space="0" w:color="auto"/>
                <w:left w:val="none" w:sz="0" w:space="0" w:color="auto"/>
                <w:bottom w:val="none" w:sz="0" w:space="0" w:color="auto"/>
                <w:right w:val="none" w:sz="0" w:space="0" w:color="auto"/>
              </w:divBdr>
            </w:div>
            <w:div w:id="421996545">
              <w:marLeft w:val="0"/>
              <w:marRight w:val="0"/>
              <w:marTop w:val="0"/>
              <w:marBottom w:val="0"/>
              <w:divBdr>
                <w:top w:val="none" w:sz="0" w:space="0" w:color="auto"/>
                <w:left w:val="none" w:sz="0" w:space="0" w:color="auto"/>
                <w:bottom w:val="none" w:sz="0" w:space="0" w:color="auto"/>
                <w:right w:val="none" w:sz="0" w:space="0" w:color="auto"/>
              </w:divBdr>
            </w:div>
            <w:div w:id="842360218">
              <w:marLeft w:val="0"/>
              <w:marRight w:val="0"/>
              <w:marTop w:val="0"/>
              <w:marBottom w:val="0"/>
              <w:divBdr>
                <w:top w:val="none" w:sz="0" w:space="0" w:color="auto"/>
                <w:left w:val="none" w:sz="0" w:space="0" w:color="auto"/>
                <w:bottom w:val="none" w:sz="0" w:space="0" w:color="auto"/>
                <w:right w:val="none" w:sz="0" w:space="0" w:color="auto"/>
              </w:divBdr>
            </w:div>
            <w:div w:id="1770158085">
              <w:marLeft w:val="0"/>
              <w:marRight w:val="0"/>
              <w:marTop w:val="0"/>
              <w:marBottom w:val="0"/>
              <w:divBdr>
                <w:top w:val="none" w:sz="0" w:space="0" w:color="auto"/>
                <w:left w:val="none" w:sz="0" w:space="0" w:color="auto"/>
                <w:bottom w:val="none" w:sz="0" w:space="0" w:color="auto"/>
                <w:right w:val="none" w:sz="0" w:space="0" w:color="auto"/>
              </w:divBdr>
            </w:div>
            <w:div w:id="73430447">
              <w:marLeft w:val="0"/>
              <w:marRight w:val="0"/>
              <w:marTop w:val="0"/>
              <w:marBottom w:val="0"/>
              <w:divBdr>
                <w:top w:val="none" w:sz="0" w:space="0" w:color="auto"/>
                <w:left w:val="none" w:sz="0" w:space="0" w:color="auto"/>
                <w:bottom w:val="none" w:sz="0" w:space="0" w:color="auto"/>
                <w:right w:val="none" w:sz="0" w:space="0" w:color="auto"/>
              </w:divBdr>
            </w:div>
            <w:div w:id="1860193137">
              <w:marLeft w:val="0"/>
              <w:marRight w:val="0"/>
              <w:marTop w:val="0"/>
              <w:marBottom w:val="0"/>
              <w:divBdr>
                <w:top w:val="none" w:sz="0" w:space="0" w:color="auto"/>
                <w:left w:val="none" w:sz="0" w:space="0" w:color="auto"/>
                <w:bottom w:val="none" w:sz="0" w:space="0" w:color="auto"/>
                <w:right w:val="none" w:sz="0" w:space="0" w:color="auto"/>
              </w:divBdr>
            </w:div>
            <w:div w:id="1586378382">
              <w:marLeft w:val="0"/>
              <w:marRight w:val="0"/>
              <w:marTop w:val="0"/>
              <w:marBottom w:val="0"/>
              <w:divBdr>
                <w:top w:val="none" w:sz="0" w:space="0" w:color="auto"/>
                <w:left w:val="none" w:sz="0" w:space="0" w:color="auto"/>
                <w:bottom w:val="none" w:sz="0" w:space="0" w:color="auto"/>
                <w:right w:val="none" w:sz="0" w:space="0" w:color="auto"/>
              </w:divBdr>
            </w:div>
            <w:div w:id="255673759">
              <w:marLeft w:val="0"/>
              <w:marRight w:val="0"/>
              <w:marTop w:val="0"/>
              <w:marBottom w:val="0"/>
              <w:divBdr>
                <w:top w:val="none" w:sz="0" w:space="0" w:color="auto"/>
                <w:left w:val="none" w:sz="0" w:space="0" w:color="auto"/>
                <w:bottom w:val="none" w:sz="0" w:space="0" w:color="auto"/>
                <w:right w:val="none" w:sz="0" w:space="0" w:color="auto"/>
              </w:divBdr>
            </w:div>
            <w:div w:id="1963531202">
              <w:marLeft w:val="0"/>
              <w:marRight w:val="0"/>
              <w:marTop w:val="0"/>
              <w:marBottom w:val="0"/>
              <w:divBdr>
                <w:top w:val="none" w:sz="0" w:space="0" w:color="auto"/>
                <w:left w:val="none" w:sz="0" w:space="0" w:color="auto"/>
                <w:bottom w:val="none" w:sz="0" w:space="0" w:color="auto"/>
                <w:right w:val="none" w:sz="0" w:space="0" w:color="auto"/>
              </w:divBdr>
            </w:div>
            <w:div w:id="1706053959">
              <w:marLeft w:val="0"/>
              <w:marRight w:val="0"/>
              <w:marTop w:val="0"/>
              <w:marBottom w:val="0"/>
              <w:divBdr>
                <w:top w:val="none" w:sz="0" w:space="0" w:color="auto"/>
                <w:left w:val="none" w:sz="0" w:space="0" w:color="auto"/>
                <w:bottom w:val="none" w:sz="0" w:space="0" w:color="auto"/>
                <w:right w:val="none" w:sz="0" w:space="0" w:color="auto"/>
              </w:divBdr>
            </w:div>
            <w:div w:id="626013796">
              <w:marLeft w:val="0"/>
              <w:marRight w:val="0"/>
              <w:marTop w:val="0"/>
              <w:marBottom w:val="0"/>
              <w:divBdr>
                <w:top w:val="none" w:sz="0" w:space="0" w:color="auto"/>
                <w:left w:val="none" w:sz="0" w:space="0" w:color="auto"/>
                <w:bottom w:val="none" w:sz="0" w:space="0" w:color="auto"/>
                <w:right w:val="none" w:sz="0" w:space="0" w:color="auto"/>
              </w:divBdr>
            </w:div>
            <w:div w:id="1017805230">
              <w:marLeft w:val="0"/>
              <w:marRight w:val="0"/>
              <w:marTop w:val="0"/>
              <w:marBottom w:val="0"/>
              <w:divBdr>
                <w:top w:val="none" w:sz="0" w:space="0" w:color="auto"/>
                <w:left w:val="none" w:sz="0" w:space="0" w:color="auto"/>
                <w:bottom w:val="none" w:sz="0" w:space="0" w:color="auto"/>
                <w:right w:val="none" w:sz="0" w:space="0" w:color="auto"/>
              </w:divBdr>
            </w:div>
            <w:div w:id="599751960">
              <w:marLeft w:val="0"/>
              <w:marRight w:val="0"/>
              <w:marTop w:val="0"/>
              <w:marBottom w:val="0"/>
              <w:divBdr>
                <w:top w:val="none" w:sz="0" w:space="0" w:color="auto"/>
                <w:left w:val="none" w:sz="0" w:space="0" w:color="auto"/>
                <w:bottom w:val="none" w:sz="0" w:space="0" w:color="auto"/>
                <w:right w:val="none" w:sz="0" w:space="0" w:color="auto"/>
              </w:divBdr>
            </w:div>
            <w:div w:id="685593228">
              <w:marLeft w:val="0"/>
              <w:marRight w:val="0"/>
              <w:marTop w:val="0"/>
              <w:marBottom w:val="0"/>
              <w:divBdr>
                <w:top w:val="none" w:sz="0" w:space="0" w:color="auto"/>
                <w:left w:val="none" w:sz="0" w:space="0" w:color="auto"/>
                <w:bottom w:val="none" w:sz="0" w:space="0" w:color="auto"/>
                <w:right w:val="none" w:sz="0" w:space="0" w:color="auto"/>
              </w:divBdr>
            </w:div>
            <w:div w:id="1951429657">
              <w:marLeft w:val="0"/>
              <w:marRight w:val="0"/>
              <w:marTop w:val="0"/>
              <w:marBottom w:val="0"/>
              <w:divBdr>
                <w:top w:val="none" w:sz="0" w:space="0" w:color="auto"/>
                <w:left w:val="none" w:sz="0" w:space="0" w:color="auto"/>
                <w:bottom w:val="none" w:sz="0" w:space="0" w:color="auto"/>
                <w:right w:val="none" w:sz="0" w:space="0" w:color="auto"/>
              </w:divBdr>
            </w:div>
            <w:div w:id="191069081">
              <w:marLeft w:val="0"/>
              <w:marRight w:val="0"/>
              <w:marTop w:val="0"/>
              <w:marBottom w:val="0"/>
              <w:divBdr>
                <w:top w:val="none" w:sz="0" w:space="0" w:color="auto"/>
                <w:left w:val="none" w:sz="0" w:space="0" w:color="auto"/>
                <w:bottom w:val="none" w:sz="0" w:space="0" w:color="auto"/>
                <w:right w:val="none" w:sz="0" w:space="0" w:color="auto"/>
              </w:divBdr>
            </w:div>
            <w:div w:id="1280799906">
              <w:marLeft w:val="0"/>
              <w:marRight w:val="0"/>
              <w:marTop w:val="0"/>
              <w:marBottom w:val="0"/>
              <w:divBdr>
                <w:top w:val="none" w:sz="0" w:space="0" w:color="auto"/>
                <w:left w:val="none" w:sz="0" w:space="0" w:color="auto"/>
                <w:bottom w:val="none" w:sz="0" w:space="0" w:color="auto"/>
                <w:right w:val="none" w:sz="0" w:space="0" w:color="auto"/>
              </w:divBdr>
            </w:div>
            <w:div w:id="516190110">
              <w:marLeft w:val="0"/>
              <w:marRight w:val="0"/>
              <w:marTop w:val="0"/>
              <w:marBottom w:val="0"/>
              <w:divBdr>
                <w:top w:val="none" w:sz="0" w:space="0" w:color="auto"/>
                <w:left w:val="none" w:sz="0" w:space="0" w:color="auto"/>
                <w:bottom w:val="none" w:sz="0" w:space="0" w:color="auto"/>
                <w:right w:val="none" w:sz="0" w:space="0" w:color="auto"/>
              </w:divBdr>
            </w:div>
            <w:div w:id="838273266">
              <w:marLeft w:val="0"/>
              <w:marRight w:val="0"/>
              <w:marTop w:val="0"/>
              <w:marBottom w:val="0"/>
              <w:divBdr>
                <w:top w:val="none" w:sz="0" w:space="0" w:color="auto"/>
                <w:left w:val="none" w:sz="0" w:space="0" w:color="auto"/>
                <w:bottom w:val="none" w:sz="0" w:space="0" w:color="auto"/>
                <w:right w:val="none" w:sz="0" w:space="0" w:color="auto"/>
              </w:divBdr>
            </w:div>
            <w:div w:id="105500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40682">
      <w:bodyDiv w:val="1"/>
      <w:marLeft w:val="0"/>
      <w:marRight w:val="0"/>
      <w:marTop w:val="0"/>
      <w:marBottom w:val="0"/>
      <w:divBdr>
        <w:top w:val="none" w:sz="0" w:space="0" w:color="auto"/>
        <w:left w:val="none" w:sz="0" w:space="0" w:color="auto"/>
        <w:bottom w:val="none" w:sz="0" w:space="0" w:color="auto"/>
        <w:right w:val="none" w:sz="0" w:space="0" w:color="auto"/>
      </w:divBdr>
      <w:divsChild>
        <w:div w:id="2024473370">
          <w:marLeft w:val="0"/>
          <w:marRight w:val="0"/>
          <w:marTop w:val="0"/>
          <w:marBottom w:val="0"/>
          <w:divBdr>
            <w:top w:val="none" w:sz="0" w:space="0" w:color="auto"/>
            <w:left w:val="none" w:sz="0" w:space="0" w:color="auto"/>
            <w:bottom w:val="none" w:sz="0" w:space="0" w:color="auto"/>
            <w:right w:val="none" w:sz="0" w:space="0" w:color="auto"/>
          </w:divBdr>
          <w:divsChild>
            <w:div w:id="1915436289">
              <w:marLeft w:val="0"/>
              <w:marRight w:val="0"/>
              <w:marTop w:val="0"/>
              <w:marBottom w:val="0"/>
              <w:divBdr>
                <w:top w:val="none" w:sz="0" w:space="0" w:color="auto"/>
                <w:left w:val="none" w:sz="0" w:space="0" w:color="auto"/>
                <w:bottom w:val="none" w:sz="0" w:space="0" w:color="auto"/>
                <w:right w:val="none" w:sz="0" w:space="0" w:color="auto"/>
              </w:divBdr>
            </w:div>
            <w:div w:id="1638604041">
              <w:marLeft w:val="0"/>
              <w:marRight w:val="0"/>
              <w:marTop w:val="0"/>
              <w:marBottom w:val="0"/>
              <w:divBdr>
                <w:top w:val="none" w:sz="0" w:space="0" w:color="auto"/>
                <w:left w:val="none" w:sz="0" w:space="0" w:color="auto"/>
                <w:bottom w:val="none" w:sz="0" w:space="0" w:color="auto"/>
                <w:right w:val="none" w:sz="0" w:space="0" w:color="auto"/>
              </w:divBdr>
            </w:div>
            <w:div w:id="1753619556">
              <w:marLeft w:val="0"/>
              <w:marRight w:val="0"/>
              <w:marTop w:val="0"/>
              <w:marBottom w:val="0"/>
              <w:divBdr>
                <w:top w:val="none" w:sz="0" w:space="0" w:color="auto"/>
                <w:left w:val="none" w:sz="0" w:space="0" w:color="auto"/>
                <w:bottom w:val="none" w:sz="0" w:space="0" w:color="auto"/>
                <w:right w:val="none" w:sz="0" w:space="0" w:color="auto"/>
              </w:divBdr>
            </w:div>
            <w:div w:id="1074158345">
              <w:marLeft w:val="0"/>
              <w:marRight w:val="0"/>
              <w:marTop w:val="0"/>
              <w:marBottom w:val="0"/>
              <w:divBdr>
                <w:top w:val="none" w:sz="0" w:space="0" w:color="auto"/>
                <w:left w:val="none" w:sz="0" w:space="0" w:color="auto"/>
                <w:bottom w:val="none" w:sz="0" w:space="0" w:color="auto"/>
                <w:right w:val="none" w:sz="0" w:space="0" w:color="auto"/>
              </w:divBdr>
            </w:div>
            <w:div w:id="430128202">
              <w:marLeft w:val="0"/>
              <w:marRight w:val="0"/>
              <w:marTop w:val="0"/>
              <w:marBottom w:val="0"/>
              <w:divBdr>
                <w:top w:val="none" w:sz="0" w:space="0" w:color="auto"/>
                <w:left w:val="none" w:sz="0" w:space="0" w:color="auto"/>
                <w:bottom w:val="none" w:sz="0" w:space="0" w:color="auto"/>
                <w:right w:val="none" w:sz="0" w:space="0" w:color="auto"/>
              </w:divBdr>
            </w:div>
            <w:div w:id="2019968076">
              <w:marLeft w:val="0"/>
              <w:marRight w:val="0"/>
              <w:marTop w:val="0"/>
              <w:marBottom w:val="0"/>
              <w:divBdr>
                <w:top w:val="none" w:sz="0" w:space="0" w:color="auto"/>
                <w:left w:val="none" w:sz="0" w:space="0" w:color="auto"/>
                <w:bottom w:val="none" w:sz="0" w:space="0" w:color="auto"/>
                <w:right w:val="none" w:sz="0" w:space="0" w:color="auto"/>
              </w:divBdr>
            </w:div>
            <w:div w:id="914436660">
              <w:marLeft w:val="0"/>
              <w:marRight w:val="0"/>
              <w:marTop w:val="0"/>
              <w:marBottom w:val="0"/>
              <w:divBdr>
                <w:top w:val="none" w:sz="0" w:space="0" w:color="auto"/>
                <w:left w:val="none" w:sz="0" w:space="0" w:color="auto"/>
                <w:bottom w:val="none" w:sz="0" w:space="0" w:color="auto"/>
                <w:right w:val="none" w:sz="0" w:space="0" w:color="auto"/>
              </w:divBdr>
            </w:div>
            <w:div w:id="332270038">
              <w:marLeft w:val="0"/>
              <w:marRight w:val="0"/>
              <w:marTop w:val="0"/>
              <w:marBottom w:val="0"/>
              <w:divBdr>
                <w:top w:val="none" w:sz="0" w:space="0" w:color="auto"/>
                <w:left w:val="none" w:sz="0" w:space="0" w:color="auto"/>
                <w:bottom w:val="none" w:sz="0" w:space="0" w:color="auto"/>
                <w:right w:val="none" w:sz="0" w:space="0" w:color="auto"/>
              </w:divBdr>
            </w:div>
            <w:div w:id="1916209760">
              <w:marLeft w:val="0"/>
              <w:marRight w:val="0"/>
              <w:marTop w:val="0"/>
              <w:marBottom w:val="0"/>
              <w:divBdr>
                <w:top w:val="none" w:sz="0" w:space="0" w:color="auto"/>
                <w:left w:val="none" w:sz="0" w:space="0" w:color="auto"/>
                <w:bottom w:val="none" w:sz="0" w:space="0" w:color="auto"/>
                <w:right w:val="none" w:sz="0" w:space="0" w:color="auto"/>
              </w:divBdr>
            </w:div>
            <w:div w:id="532767687">
              <w:marLeft w:val="0"/>
              <w:marRight w:val="0"/>
              <w:marTop w:val="0"/>
              <w:marBottom w:val="0"/>
              <w:divBdr>
                <w:top w:val="none" w:sz="0" w:space="0" w:color="auto"/>
                <w:left w:val="none" w:sz="0" w:space="0" w:color="auto"/>
                <w:bottom w:val="none" w:sz="0" w:space="0" w:color="auto"/>
                <w:right w:val="none" w:sz="0" w:space="0" w:color="auto"/>
              </w:divBdr>
            </w:div>
            <w:div w:id="1621841587">
              <w:marLeft w:val="0"/>
              <w:marRight w:val="0"/>
              <w:marTop w:val="0"/>
              <w:marBottom w:val="0"/>
              <w:divBdr>
                <w:top w:val="none" w:sz="0" w:space="0" w:color="auto"/>
                <w:left w:val="none" w:sz="0" w:space="0" w:color="auto"/>
                <w:bottom w:val="none" w:sz="0" w:space="0" w:color="auto"/>
                <w:right w:val="none" w:sz="0" w:space="0" w:color="auto"/>
              </w:divBdr>
            </w:div>
            <w:div w:id="962276006">
              <w:marLeft w:val="0"/>
              <w:marRight w:val="0"/>
              <w:marTop w:val="0"/>
              <w:marBottom w:val="0"/>
              <w:divBdr>
                <w:top w:val="none" w:sz="0" w:space="0" w:color="auto"/>
                <w:left w:val="none" w:sz="0" w:space="0" w:color="auto"/>
                <w:bottom w:val="none" w:sz="0" w:space="0" w:color="auto"/>
                <w:right w:val="none" w:sz="0" w:space="0" w:color="auto"/>
              </w:divBdr>
            </w:div>
            <w:div w:id="679281631">
              <w:marLeft w:val="0"/>
              <w:marRight w:val="0"/>
              <w:marTop w:val="0"/>
              <w:marBottom w:val="0"/>
              <w:divBdr>
                <w:top w:val="none" w:sz="0" w:space="0" w:color="auto"/>
                <w:left w:val="none" w:sz="0" w:space="0" w:color="auto"/>
                <w:bottom w:val="none" w:sz="0" w:space="0" w:color="auto"/>
                <w:right w:val="none" w:sz="0" w:space="0" w:color="auto"/>
              </w:divBdr>
            </w:div>
            <w:div w:id="453325417">
              <w:marLeft w:val="0"/>
              <w:marRight w:val="0"/>
              <w:marTop w:val="0"/>
              <w:marBottom w:val="0"/>
              <w:divBdr>
                <w:top w:val="none" w:sz="0" w:space="0" w:color="auto"/>
                <w:left w:val="none" w:sz="0" w:space="0" w:color="auto"/>
                <w:bottom w:val="none" w:sz="0" w:space="0" w:color="auto"/>
                <w:right w:val="none" w:sz="0" w:space="0" w:color="auto"/>
              </w:divBdr>
            </w:div>
            <w:div w:id="1796867352">
              <w:marLeft w:val="0"/>
              <w:marRight w:val="0"/>
              <w:marTop w:val="0"/>
              <w:marBottom w:val="0"/>
              <w:divBdr>
                <w:top w:val="none" w:sz="0" w:space="0" w:color="auto"/>
                <w:left w:val="none" w:sz="0" w:space="0" w:color="auto"/>
                <w:bottom w:val="none" w:sz="0" w:space="0" w:color="auto"/>
                <w:right w:val="none" w:sz="0" w:space="0" w:color="auto"/>
              </w:divBdr>
            </w:div>
            <w:div w:id="1841853033">
              <w:marLeft w:val="0"/>
              <w:marRight w:val="0"/>
              <w:marTop w:val="0"/>
              <w:marBottom w:val="0"/>
              <w:divBdr>
                <w:top w:val="none" w:sz="0" w:space="0" w:color="auto"/>
                <w:left w:val="none" w:sz="0" w:space="0" w:color="auto"/>
                <w:bottom w:val="none" w:sz="0" w:space="0" w:color="auto"/>
                <w:right w:val="none" w:sz="0" w:space="0" w:color="auto"/>
              </w:divBdr>
            </w:div>
            <w:div w:id="106760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069083">
      <w:bodyDiv w:val="1"/>
      <w:marLeft w:val="0"/>
      <w:marRight w:val="0"/>
      <w:marTop w:val="0"/>
      <w:marBottom w:val="0"/>
      <w:divBdr>
        <w:top w:val="none" w:sz="0" w:space="0" w:color="auto"/>
        <w:left w:val="none" w:sz="0" w:space="0" w:color="auto"/>
        <w:bottom w:val="none" w:sz="0" w:space="0" w:color="auto"/>
        <w:right w:val="none" w:sz="0" w:space="0" w:color="auto"/>
      </w:divBdr>
      <w:divsChild>
        <w:div w:id="1691251771">
          <w:marLeft w:val="0"/>
          <w:marRight w:val="0"/>
          <w:marTop w:val="0"/>
          <w:marBottom w:val="0"/>
          <w:divBdr>
            <w:top w:val="none" w:sz="0" w:space="0" w:color="auto"/>
            <w:left w:val="none" w:sz="0" w:space="0" w:color="auto"/>
            <w:bottom w:val="none" w:sz="0" w:space="0" w:color="auto"/>
            <w:right w:val="none" w:sz="0" w:space="0" w:color="auto"/>
          </w:divBdr>
          <w:divsChild>
            <w:div w:id="386301314">
              <w:marLeft w:val="0"/>
              <w:marRight w:val="0"/>
              <w:marTop w:val="0"/>
              <w:marBottom w:val="0"/>
              <w:divBdr>
                <w:top w:val="none" w:sz="0" w:space="0" w:color="auto"/>
                <w:left w:val="none" w:sz="0" w:space="0" w:color="auto"/>
                <w:bottom w:val="none" w:sz="0" w:space="0" w:color="auto"/>
                <w:right w:val="none" w:sz="0" w:space="0" w:color="auto"/>
              </w:divBdr>
            </w:div>
            <w:div w:id="317225875">
              <w:marLeft w:val="0"/>
              <w:marRight w:val="0"/>
              <w:marTop w:val="0"/>
              <w:marBottom w:val="0"/>
              <w:divBdr>
                <w:top w:val="none" w:sz="0" w:space="0" w:color="auto"/>
                <w:left w:val="none" w:sz="0" w:space="0" w:color="auto"/>
                <w:bottom w:val="none" w:sz="0" w:space="0" w:color="auto"/>
                <w:right w:val="none" w:sz="0" w:space="0" w:color="auto"/>
              </w:divBdr>
            </w:div>
            <w:div w:id="1875658522">
              <w:marLeft w:val="0"/>
              <w:marRight w:val="0"/>
              <w:marTop w:val="0"/>
              <w:marBottom w:val="0"/>
              <w:divBdr>
                <w:top w:val="none" w:sz="0" w:space="0" w:color="auto"/>
                <w:left w:val="none" w:sz="0" w:space="0" w:color="auto"/>
                <w:bottom w:val="none" w:sz="0" w:space="0" w:color="auto"/>
                <w:right w:val="none" w:sz="0" w:space="0" w:color="auto"/>
              </w:divBdr>
            </w:div>
            <w:div w:id="1598057446">
              <w:marLeft w:val="0"/>
              <w:marRight w:val="0"/>
              <w:marTop w:val="0"/>
              <w:marBottom w:val="0"/>
              <w:divBdr>
                <w:top w:val="none" w:sz="0" w:space="0" w:color="auto"/>
                <w:left w:val="none" w:sz="0" w:space="0" w:color="auto"/>
                <w:bottom w:val="none" w:sz="0" w:space="0" w:color="auto"/>
                <w:right w:val="none" w:sz="0" w:space="0" w:color="auto"/>
              </w:divBdr>
            </w:div>
            <w:div w:id="272131924">
              <w:marLeft w:val="0"/>
              <w:marRight w:val="0"/>
              <w:marTop w:val="0"/>
              <w:marBottom w:val="0"/>
              <w:divBdr>
                <w:top w:val="none" w:sz="0" w:space="0" w:color="auto"/>
                <w:left w:val="none" w:sz="0" w:space="0" w:color="auto"/>
                <w:bottom w:val="none" w:sz="0" w:space="0" w:color="auto"/>
                <w:right w:val="none" w:sz="0" w:space="0" w:color="auto"/>
              </w:divBdr>
            </w:div>
            <w:div w:id="904679126">
              <w:marLeft w:val="0"/>
              <w:marRight w:val="0"/>
              <w:marTop w:val="0"/>
              <w:marBottom w:val="0"/>
              <w:divBdr>
                <w:top w:val="none" w:sz="0" w:space="0" w:color="auto"/>
                <w:left w:val="none" w:sz="0" w:space="0" w:color="auto"/>
                <w:bottom w:val="none" w:sz="0" w:space="0" w:color="auto"/>
                <w:right w:val="none" w:sz="0" w:space="0" w:color="auto"/>
              </w:divBdr>
            </w:div>
            <w:div w:id="114495412">
              <w:marLeft w:val="0"/>
              <w:marRight w:val="0"/>
              <w:marTop w:val="0"/>
              <w:marBottom w:val="0"/>
              <w:divBdr>
                <w:top w:val="none" w:sz="0" w:space="0" w:color="auto"/>
                <w:left w:val="none" w:sz="0" w:space="0" w:color="auto"/>
                <w:bottom w:val="none" w:sz="0" w:space="0" w:color="auto"/>
                <w:right w:val="none" w:sz="0" w:space="0" w:color="auto"/>
              </w:divBdr>
            </w:div>
            <w:div w:id="1764571438">
              <w:marLeft w:val="0"/>
              <w:marRight w:val="0"/>
              <w:marTop w:val="0"/>
              <w:marBottom w:val="0"/>
              <w:divBdr>
                <w:top w:val="none" w:sz="0" w:space="0" w:color="auto"/>
                <w:left w:val="none" w:sz="0" w:space="0" w:color="auto"/>
                <w:bottom w:val="none" w:sz="0" w:space="0" w:color="auto"/>
                <w:right w:val="none" w:sz="0" w:space="0" w:color="auto"/>
              </w:divBdr>
            </w:div>
            <w:div w:id="1113592744">
              <w:marLeft w:val="0"/>
              <w:marRight w:val="0"/>
              <w:marTop w:val="0"/>
              <w:marBottom w:val="0"/>
              <w:divBdr>
                <w:top w:val="none" w:sz="0" w:space="0" w:color="auto"/>
                <w:left w:val="none" w:sz="0" w:space="0" w:color="auto"/>
                <w:bottom w:val="none" w:sz="0" w:space="0" w:color="auto"/>
                <w:right w:val="none" w:sz="0" w:space="0" w:color="auto"/>
              </w:divBdr>
            </w:div>
            <w:div w:id="401567660">
              <w:marLeft w:val="0"/>
              <w:marRight w:val="0"/>
              <w:marTop w:val="0"/>
              <w:marBottom w:val="0"/>
              <w:divBdr>
                <w:top w:val="none" w:sz="0" w:space="0" w:color="auto"/>
                <w:left w:val="none" w:sz="0" w:space="0" w:color="auto"/>
                <w:bottom w:val="none" w:sz="0" w:space="0" w:color="auto"/>
                <w:right w:val="none" w:sz="0" w:space="0" w:color="auto"/>
              </w:divBdr>
            </w:div>
            <w:div w:id="817452807">
              <w:marLeft w:val="0"/>
              <w:marRight w:val="0"/>
              <w:marTop w:val="0"/>
              <w:marBottom w:val="0"/>
              <w:divBdr>
                <w:top w:val="none" w:sz="0" w:space="0" w:color="auto"/>
                <w:left w:val="none" w:sz="0" w:space="0" w:color="auto"/>
                <w:bottom w:val="none" w:sz="0" w:space="0" w:color="auto"/>
                <w:right w:val="none" w:sz="0" w:space="0" w:color="auto"/>
              </w:divBdr>
            </w:div>
            <w:div w:id="1094977051">
              <w:marLeft w:val="0"/>
              <w:marRight w:val="0"/>
              <w:marTop w:val="0"/>
              <w:marBottom w:val="0"/>
              <w:divBdr>
                <w:top w:val="none" w:sz="0" w:space="0" w:color="auto"/>
                <w:left w:val="none" w:sz="0" w:space="0" w:color="auto"/>
                <w:bottom w:val="none" w:sz="0" w:space="0" w:color="auto"/>
                <w:right w:val="none" w:sz="0" w:space="0" w:color="auto"/>
              </w:divBdr>
            </w:div>
            <w:div w:id="944730322">
              <w:marLeft w:val="0"/>
              <w:marRight w:val="0"/>
              <w:marTop w:val="0"/>
              <w:marBottom w:val="0"/>
              <w:divBdr>
                <w:top w:val="none" w:sz="0" w:space="0" w:color="auto"/>
                <w:left w:val="none" w:sz="0" w:space="0" w:color="auto"/>
                <w:bottom w:val="none" w:sz="0" w:space="0" w:color="auto"/>
                <w:right w:val="none" w:sz="0" w:space="0" w:color="auto"/>
              </w:divBdr>
            </w:div>
            <w:div w:id="1148938775">
              <w:marLeft w:val="0"/>
              <w:marRight w:val="0"/>
              <w:marTop w:val="0"/>
              <w:marBottom w:val="0"/>
              <w:divBdr>
                <w:top w:val="none" w:sz="0" w:space="0" w:color="auto"/>
                <w:left w:val="none" w:sz="0" w:space="0" w:color="auto"/>
                <w:bottom w:val="none" w:sz="0" w:space="0" w:color="auto"/>
                <w:right w:val="none" w:sz="0" w:space="0" w:color="auto"/>
              </w:divBdr>
            </w:div>
            <w:div w:id="420763061">
              <w:marLeft w:val="0"/>
              <w:marRight w:val="0"/>
              <w:marTop w:val="0"/>
              <w:marBottom w:val="0"/>
              <w:divBdr>
                <w:top w:val="none" w:sz="0" w:space="0" w:color="auto"/>
                <w:left w:val="none" w:sz="0" w:space="0" w:color="auto"/>
                <w:bottom w:val="none" w:sz="0" w:space="0" w:color="auto"/>
                <w:right w:val="none" w:sz="0" w:space="0" w:color="auto"/>
              </w:divBdr>
            </w:div>
            <w:div w:id="753628467">
              <w:marLeft w:val="0"/>
              <w:marRight w:val="0"/>
              <w:marTop w:val="0"/>
              <w:marBottom w:val="0"/>
              <w:divBdr>
                <w:top w:val="none" w:sz="0" w:space="0" w:color="auto"/>
                <w:left w:val="none" w:sz="0" w:space="0" w:color="auto"/>
                <w:bottom w:val="none" w:sz="0" w:space="0" w:color="auto"/>
                <w:right w:val="none" w:sz="0" w:space="0" w:color="auto"/>
              </w:divBdr>
            </w:div>
            <w:div w:id="1184905296">
              <w:marLeft w:val="0"/>
              <w:marRight w:val="0"/>
              <w:marTop w:val="0"/>
              <w:marBottom w:val="0"/>
              <w:divBdr>
                <w:top w:val="none" w:sz="0" w:space="0" w:color="auto"/>
                <w:left w:val="none" w:sz="0" w:space="0" w:color="auto"/>
                <w:bottom w:val="none" w:sz="0" w:space="0" w:color="auto"/>
                <w:right w:val="none" w:sz="0" w:space="0" w:color="auto"/>
              </w:divBdr>
            </w:div>
            <w:div w:id="1885407610">
              <w:marLeft w:val="0"/>
              <w:marRight w:val="0"/>
              <w:marTop w:val="0"/>
              <w:marBottom w:val="0"/>
              <w:divBdr>
                <w:top w:val="none" w:sz="0" w:space="0" w:color="auto"/>
                <w:left w:val="none" w:sz="0" w:space="0" w:color="auto"/>
                <w:bottom w:val="none" w:sz="0" w:space="0" w:color="auto"/>
                <w:right w:val="none" w:sz="0" w:space="0" w:color="auto"/>
              </w:divBdr>
            </w:div>
            <w:div w:id="662661879">
              <w:marLeft w:val="0"/>
              <w:marRight w:val="0"/>
              <w:marTop w:val="0"/>
              <w:marBottom w:val="0"/>
              <w:divBdr>
                <w:top w:val="none" w:sz="0" w:space="0" w:color="auto"/>
                <w:left w:val="none" w:sz="0" w:space="0" w:color="auto"/>
                <w:bottom w:val="none" w:sz="0" w:space="0" w:color="auto"/>
                <w:right w:val="none" w:sz="0" w:space="0" w:color="auto"/>
              </w:divBdr>
            </w:div>
            <w:div w:id="994652111">
              <w:marLeft w:val="0"/>
              <w:marRight w:val="0"/>
              <w:marTop w:val="0"/>
              <w:marBottom w:val="0"/>
              <w:divBdr>
                <w:top w:val="none" w:sz="0" w:space="0" w:color="auto"/>
                <w:left w:val="none" w:sz="0" w:space="0" w:color="auto"/>
                <w:bottom w:val="none" w:sz="0" w:space="0" w:color="auto"/>
                <w:right w:val="none" w:sz="0" w:space="0" w:color="auto"/>
              </w:divBdr>
            </w:div>
            <w:div w:id="756638970">
              <w:marLeft w:val="0"/>
              <w:marRight w:val="0"/>
              <w:marTop w:val="0"/>
              <w:marBottom w:val="0"/>
              <w:divBdr>
                <w:top w:val="none" w:sz="0" w:space="0" w:color="auto"/>
                <w:left w:val="none" w:sz="0" w:space="0" w:color="auto"/>
                <w:bottom w:val="none" w:sz="0" w:space="0" w:color="auto"/>
                <w:right w:val="none" w:sz="0" w:space="0" w:color="auto"/>
              </w:divBdr>
            </w:div>
            <w:div w:id="1990867958">
              <w:marLeft w:val="0"/>
              <w:marRight w:val="0"/>
              <w:marTop w:val="0"/>
              <w:marBottom w:val="0"/>
              <w:divBdr>
                <w:top w:val="none" w:sz="0" w:space="0" w:color="auto"/>
                <w:left w:val="none" w:sz="0" w:space="0" w:color="auto"/>
                <w:bottom w:val="none" w:sz="0" w:space="0" w:color="auto"/>
                <w:right w:val="none" w:sz="0" w:space="0" w:color="auto"/>
              </w:divBdr>
            </w:div>
            <w:div w:id="1505166203">
              <w:marLeft w:val="0"/>
              <w:marRight w:val="0"/>
              <w:marTop w:val="0"/>
              <w:marBottom w:val="0"/>
              <w:divBdr>
                <w:top w:val="none" w:sz="0" w:space="0" w:color="auto"/>
                <w:left w:val="none" w:sz="0" w:space="0" w:color="auto"/>
                <w:bottom w:val="none" w:sz="0" w:space="0" w:color="auto"/>
                <w:right w:val="none" w:sz="0" w:space="0" w:color="auto"/>
              </w:divBdr>
            </w:div>
            <w:div w:id="325286921">
              <w:marLeft w:val="0"/>
              <w:marRight w:val="0"/>
              <w:marTop w:val="0"/>
              <w:marBottom w:val="0"/>
              <w:divBdr>
                <w:top w:val="none" w:sz="0" w:space="0" w:color="auto"/>
                <w:left w:val="none" w:sz="0" w:space="0" w:color="auto"/>
                <w:bottom w:val="none" w:sz="0" w:space="0" w:color="auto"/>
                <w:right w:val="none" w:sz="0" w:space="0" w:color="auto"/>
              </w:divBdr>
            </w:div>
            <w:div w:id="306711811">
              <w:marLeft w:val="0"/>
              <w:marRight w:val="0"/>
              <w:marTop w:val="0"/>
              <w:marBottom w:val="0"/>
              <w:divBdr>
                <w:top w:val="none" w:sz="0" w:space="0" w:color="auto"/>
                <w:left w:val="none" w:sz="0" w:space="0" w:color="auto"/>
                <w:bottom w:val="none" w:sz="0" w:space="0" w:color="auto"/>
                <w:right w:val="none" w:sz="0" w:space="0" w:color="auto"/>
              </w:divBdr>
            </w:div>
            <w:div w:id="965546760">
              <w:marLeft w:val="0"/>
              <w:marRight w:val="0"/>
              <w:marTop w:val="0"/>
              <w:marBottom w:val="0"/>
              <w:divBdr>
                <w:top w:val="none" w:sz="0" w:space="0" w:color="auto"/>
                <w:left w:val="none" w:sz="0" w:space="0" w:color="auto"/>
                <w:bottom w:val="none" w:sz="0" w:space="0" w:color="auto"/>
                <w:right w:val="none" w:sz="0" w:space="0" w:color="auto"/>
              </w:divBdr>
            </w:div>
            <w:div w:id="538864091">
              <w:marLeft w:val="0"/>
              <w:marRight w:val="0"/>
              <w:marTop w:val="0"/>
              <w:marBottom w:val="0"/>
              <w:divBdr>
                <w:top w:val="none" w:sz="0" w:space="0" w:color="auto"/>
                <w:left w:val="none" w:sz="0" w:space="0" w:color="auto"/>
                <w:bottom w:val="none" w:sz="0" w:space="0" w:color="auto"/>
                <w:right w:val="none" w:sz="0" w:space="0" w:color="auto"/>
              </w:divBdr>
            </w:div>
            <w:div w:id="306708857">
              <w:marLeft w:val="0"/>
              <w:marRight w:val="0"/>
              <w:marTop w:val="0"/>
              <w:marBottom w:val="0"/>
              <w:divBdr>
                <w:top w:val="none" w:sz="0" w:space="0" w:color="auto"/>
                <w:left w:val="none" w:sz="0" w:space="0" w:color="auto"/>
                <w:bottom w:val="none" w:sz="0" w:space="0" w:color="auto"/>
                <w:right w:val="none" w:sz="0" w:space="0" w:color="auto"/>
              </w:divBdr>
            </w:div>
            <w:div w:id="1969124762">
              <w:marLeft w:val="0"/>
              <w:marRight w:val="0"/>
              <w:marTop w:val="0"/>
              <w:marBottom w:val="0"/>
              <w:divBdr>
                <w:top w:val="none" w:sz="0" w:space="0" w:color="auto"/>
                <w:left w:val="none" w:sz="0" w:space="0" w:color="auto"/>
                <w:bottom w:val="none" w:sz="0" w:space="0" w:color="auto"/>
                <w:right w:val="none" w:sz="0" w:space="0" w:color="auto"/>
              </w:divBdr>
            </w:div>
            <w:div w:id="992758904">
              <w:marLeft w:val="0"/>
              <w:marRight w:val="0"/>
              <w:marTop w:val="0"/>
              <w:marBottom w:val="0"/>
              <w:divBdr>
                <w:top w:val="none" w:sz="0" w:space="0" w:color="auto"/>
                <w:left w:val="none" w:sz="0" w:space="0" w:color="auto"/>
                <w:bottom w:val="none" w:sz="0" w:space="0" w:color="auto"/>
                <w:right w:val="none" w:sz="0" w:space="0" w:color="auto"/>
              </w:divBdr>
            </w:div>
            <w:div w:id="773329719">
              <w:marLeft w:val="0"/>
              <w:marRight w:val="0"/>
              <w:marTop w:val="0"/>
              <w:marBottom w:val="0"/>
              <w:divBdr>
                <w:top w:val="none" w:sz="0" w:space="0" w:color="auto"/>
                <w:left w:val="none" w:sz="0" w:space="0" w:color="auto"/>
                <w:bottom w:val="none" w:sz="0" w:space="0" w:color="auto"/>
                <w:right w:val="none" w:sz="0" w:space="0" w:color="auto"/>
              </w:divBdr>
            </w:div>
            <w:div w:id="1014848137">
              <w:marLeft w:val="0"/>
              <w:marRight w:val="0"/>
              <w:marTop w:val="0"/>
              <w:marBottom w:val="0"/>
              <w:divBdr>
                <w:top w:val="none" w:sz="0" w:space="0" w:color="auto"/>
                <w:left w:val="none" w:sz="0" w:space="0" w:color="auto"/>
                <w:bottom w:val="none" w:sz="0" w:space="0" w:color="auto"/>
                <w:right w:val="none" w:sz="0" w:space="0" w:color="auto"/>
              </w:divBdr>
            </w:div>
            <w:div w:id="1868828907">
              <w:marLeft w:val="0"/>
              <w:marRight w:val="0"/>
              <w:marTop w:val="0"/>
              <w:marBottom w:val="0"/>
              <w:divBdr>
                <w:top w:val="none" w:sz="0" w:space="0" w:color="auto"/>
                <w:left w:val="none" w:sz="0" w:space="0" w:color="auto"/>
                <w:bottom w:val="none" w:sz="0" w:space="0" w:color="auto"/>
                <w:right w:val="none" w:sz="0" w:space="0" w:color="auto"/>
              </w:divBdr>
            </w:div>
            <w:div w:id="277493216">
              <w:marLeft w:val="0"/>
              <w:marRight w:val="0"/>
              <w:marTop w:val="0"/>
              <w:marBottom w:val="0"/>
              <w:divBdr>
                <w:top w:val="none" w:sz="0" w:space="0" w:color="auto"/>
                <w:left w:val="none" w:sz="0" w:space="0" w:color="auto"/>
                <w:bottom w:val="none" w:sz="0" w:space="0" w:color="auto"/>
                <w:right w:val="none" w:sz="0" w:space="0" w:color="auto"/>
              </w:divBdr>
            </w:div>
            <w:div w:id="1468087383">
              <w:marLeft w:val="0"/>
              <w:marRight w:val="0"/>
              <w:marTop w:val="0"/>
              <w:marBottom w:val="0"/>
              <w:divBdr>
                <w:top w:val="none" w:sz="0" w:space="0" w:color="auto"/>
                <w:left w:val="none" w:sz="0" w:space="0" w:color="auto"/>
                <w:bottom w:val="none" w:sz="0" w:space="0" w:color="auto"/>
                <w:right w:val="none" w:sz="0" w:space="0" w:color="auto"/>
              </w:divBdr>
            </w:div>
            <w:div w:id="1841657587">
              <w:marLeft w:val="0"/>
              <w:marRight w:val="0"/>
              <w:marTop w:val="0"/>
              <w:marBottom w:val="0"/>
              <w:divBdr>
                <w:top w:val="none" w:sz="0" w:space="0" w:color="auto"/>
                <w:left w:val="none" w:sz="0" w:space="0" w:color="auto"/>
                <w:bottom w:val="none" w:sz="0" w:space="0" w:color="auto"/>
                <w:right w:val="none" w:sz="0" w:space="0" w:color="auto"/>
              </w:divBdr>
            </w:div>
            <w:div w:id="1900633089">
              <w:marLeft w:val="0"/>
              <w:marRight w:val="0"/>
              <w:marTop w:val="0"/>
              <w:marBottom w:val="0"/>
              <w:divBdr>
                <w:top w:val="none" w:sz="0" w:space="0" w:color="auto"/>
                <w:left w:val="none" w:sz="0" w:space="0" w:color="auto"/>
                <w:bottom w:val="none" w:sz="0" w:space="0" w:color="auto"/>
                <w:right w:val="none" w:sz="0" w:space="0" w:color="auto"/>
              </w:divBdr>
            </w:div>
            <w:div w:id="824972941">
              <w:marLeft w:val="0"/>
              <w:marRight w:val="0"/>
              <w:marTop w:val="0"/>
              <w:marBottom w:val="0"/>
              <w:divBdr>
                <w:top w:val="none" w:sz="0" w:space="0" w:color="auto"/>
                <w:left w:val="none" w:sz="0" w:space="0" w:color="auto"/>
                <w:bottom w:val="none" w:sz="0" w:space="0" w:color="auto"/>
                <w:right w:val="none" w:sz="0" w:space="0" w:color="auto"/>
              </w:divBdr>
            </w:div>
            <w:div w:id="779684670">
              <w:marLeft w:val="0"/>
              <w:marRight w:val="0"/>
              <w:marTop w:val="0"/>
              <w:marBottom w:val="0"/>
              <w:divBdr>
                <w:top w:val="none" w:sz="0" w:space="0" w:color="auto"/>
                <w:left w:val="none" w:sz="0" w:space="0" w:color="auto"/>
                <w:bottom w:val="none" w:sz="0" w:space="0" w:color="auto"/>
                <w:right w:val="none" w:sz="0" w:space="0" w:color="auto"/>
              </w:divBdr>
            </w:div>
            <w:div w:id="1690138527">
              <w:marLeft w:val="0"/>
              <w:marRight w:val="0"/>
              <w:marTop w:val="0"/>
              <w:marBottom w:val="0"/>
              <w:divBdr>
                <w:top w:val="none" w:sz="0" w:space="0" w:color="auto"/>
                <w:left w:val="none" w:sz="0" w:space="0" w:color="auto"/>
                <w:bottom w:val="none" w:sz="0" w:space="0" w:color="auto"/>
                <w:right w:val="none" w:sz="0" w:space="0" w:color="auto"/>
              </w:divBdr>
            </w:div>
            <w:div w:id="1149126381">
              <w:marLeft w:val="0"/>
              <w:marRight w:val="0"/>
              <w:marTop w:val="0"/>
              <w:marBottom w:val="0"/>
              <w:divBdr>
                <w:top w:val="none" w:sz="0" w:space="0" w:color="auto"/>
                <w:left w:val="none" w:sz="0" w:space="0" w:color="auto"/>
                <w:bottom w:val="none" w:sz="0" w:space="0" w:color="auto"/>
                <w:right w:val="none" w:sz="0" w:space="0" w:color="auto"/>
              </w:divBdr>
            </w:div>
            <w:div w:id="105273677">
              <w:marLeft w:val="0"/>
              <w:marRight w:val="0"/>
              <w:marTop w:val="0"/>
              <w:marBottom w:val="0"/>
              <w:divBdr>
                <w:top w:val="none" w:sz="0" w:space="0" w:color="auto"/>
                <w:left w:val="none" w:sz="0" w:space="0" w:color="auto"/>
                <w:bottom w:val="none" w:sz="0" w:space="0" w:color="auto"/>
                <w:right w:val="none" w:sz="0" w:space="0" w:color="auto"/>
              </w:divBdr>
            </w:div>
            <w:div w:id="152599603">
              <w:marLeft w:val="0"/>
              <w:marRight w:val="0"/>
              <w:marTop w:val="0"/>
              <w:marBottom w:val="0"/>
              <w:divBdr>
                <w:top w:val="none" w:sz="0" w:space="0" w:color="auto"/>
                <w:left w:val="none" w:sz="0" w:space="0" w:color="auto"/>
                <w:bottom w:val="none" w:sz="0" w:space="0" w:color="auto"/>
                <w:right w:val="none" w:sz="0" w:space="0" w:color="auto"/>
              </w:divBdr>
            </w:div>
            <w:div w:id="139254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8335">
      <w:bodyDiv w:val="1"/>
      <w:marLeft w:val="0"/>
      <w:marRight w:val="0"/>
      <w:marTop w:val="0"/>
      <w:marBottom w:val="0"/>
      <w:divBdr>
        <w:top w:val="none" w:sz="0" w:space="0" w:color="auto"/>
        <w:left w:val="none" w:sz="0" w:space="0" w:color="auto"/>
        <w:bottom w:val="none" w:sz="0" w:space="0" w:color="auto"/>
        <w:right w:val="none" w:sz="0" w:space="0" w:color="auto"/>
      </w:divBdr>
      <w:divsChild>
        <w:div w:id="1761414849">
          <w:marLeft w:val="0"/>
          <w:marRight w:val="0"/>
          <w:marTop w:val="0"/>
          <w:marBottom w:val="0"/>
          <w:divBdr>
            <w:top w:val="none" w:sz="0" w:space="0" w:color="auto"/>
            <w:left w:val="none" w:sz="0" w:space="0" w:color="auto"/>
            <w:bottom w:val="none" w:sz="0" w:space="0" w:color="auto"/>
            <w:right w:val="none" w:sz="0" w:space="0" w:color="auto"/>
          </w:divBdr>
          <w:divsChild>
            <w:div w:id="40746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63979">
      <w:bodyDiv w:val="1"/>
      <w:marLeft w:val="0"/>
      <w:marRight w:val="0"/>
      <w:marTop w:val="0"/>
      <w:marBottom w:val="0"/>
      <w:divBdr>
        <w:top w:val="none" w:sz="0" w:space="0" w:color="auto"/>
        <w:left w:val="none" w:sz="0" w:space="0" w:color="auto"/>
        <w:bottom w:val="none" w:sz="0" w:space="0" w:color="auto"/>
        <w:right w:val="none" w:sz="0" w:space="0" w:color="auto"/>
      </w:divBdr>
      <w:divsChild>
        <w:div w:id="212231476">
          <w:marLeft w:val="0"/>
          <w:marRight w:val="0"/>
          <w:marTop w:val="0"/>
          <w:marBottom w:val="0"/>
          <w:divBdr>
            <w:top w:val="none" w:sz="0" w:space="0" w:color="auto"/>
            <w:left w:val="none" w:sz="0" w:space="0" w:color="auto"/>
            <w:bottom w:val="none" w:sz="0" w:space="0" w:color="auto"/>
            <w:right w:val="none" w:sz="0" w:space="0" w:color="auto"/>
          </w:divBdr>
          <w:divsChild>
            <w:div w:id="1653483969">
              <w:marLeft w:val="0"/>
              <w:marRight w:val="0"/>
              <w:marTop w:val="0"/>
              <w:marBottom w:val="0"/>
              <w:divBdr>
                <w:top w:val="none" w:sz="0" w:space="0" w:color="auto"/>
                <w:left w:val="none" w:sz="0" w:space="0" w:color="auto"/>
                <w:bottom w:val="none" w:sz="0" w:space="0" w:color="auto"/>
                <w:right w:val="none" w:sz="0" w:space="0" w:color="auto"/>
              </w:divBdr>
            </w:div>
            <w:div w:id="1818494828">
              <w:marLeft w:val="0"/>
              <w:marRight w:val="0"/>
              <w:marTop w:val="0"/>
              <w:marBottom w:val="0"/>
              <w:divBdr>
                <w:top w:val="none" w:sz="0" w:space="0" w:color="auto"/>
                <w:left w:val="none" w:sz="0" w:space="0" w:color="auto"/>
                <w:bottom w:val="none" w:sz="0" w:space="0" w:color="auto"/>
                <w:right w:val="none" w:sz="0" w:space="0" w:color="auto"/>
              </w:divBdr>
            </w:div>
            <w:div w:id="1294795769">
              <w:marLeft w:val="0"/>
              <w:marRight w:val="0"/>
              <w:marTop w:val="0"/>
              <w:marBottom w:val="0"/>
              <w:divBdr>
                <w:top w:val="none" w:sz="0" w:space="0" w:color="auto"/>
                <w:left w:val="none" w:sz="0" w:space="0" w:color="auto"/>
                <w:bottom w:val="none" w:sz="0" w:space="0" w:color="auto"/>
                <w:right w:val="none" w:sz="0" w:space="0" w:color="auto"/>
              </w:divBdr>
            </w:div>
            <w:div w:id="2060008244">
              <w:marLeft w:val="0"/>
              <w:marRight w:val="0"/>
              <w:marTop w:val="0"/>
              <w:marBottom w:val="0"/>
              <w:divBdr>
                <w:top w:val="none" w:sz="0" w:space="0" w:color="auto"/>
                <w:left w:val="none" w:sz="0" w:space="0" w:color="auto"/>
                <w:bottom w:val="none" w:sz="0" w:space="0" w:color="auto"/>
                <w:right w:val="none" w:sz="0" w:space="0" w:color="auto"/>
              </w:divBdr>
            </w:div>
            <w:div w:id="1286733948">
              <w:marLeft w:val="0"/>
              <w:marRight w:val="0"/>
              <w:marTop w:val="0"/>
              <w:marBottom w:val="0"/>
              <w:divBdr>
                <w:top w:val="none" w:sz="0" w:space="0" w:color="auto"/>
                <w:left w:val="none" w:sz="0" w:space="0" w:color="auto"/>
                <w:bottom w:val="none" w:sz="0" w:space="0" w:color="auto"/>
                <w:right w:val="none" w:sz="0" w:space="0" w:color="auto"/>
              </w:divBdr>
            </w:div>
            <w:div w:id="417334312">
              <w:marLeft w:val="0"/>
              <w:marRight w:val="0"/>
              <w:marTop w:val="0"/>
              <w:marBottom w:val="0"/>
              <w:divBdr>
                <w:top w:val="none" w:sz="0" w:space="0" w:color="auto"/>
                <w:left w:val="none" w:sz="0" w:space="0" w:color="auto"/>
                <w:bottom w:val="none" w:sz="0" w:space="0" w:color="auto"/>
                <w:right w:val="none" w:sz="0" w:space="0" w:color="auto"/>
              </w:divBdr>
            </w:div>
            <w:div w:id="2039039202">
              <w:marLeft w:val="0"/>
              <w:marRight w:val="0"/>
              <w:marTop w:val="0"/>
              <w:marBottom w:val="0"/>
              <w:divBdr>
                <w:top w:val="none" w:sz="0" w:space="0" w:color="auto"/>
                <w:left w:val="none" w:sz="0" w:space="0" w:color="auto"/>
                <w:bottom w:val="none" w:sz="0" w:space="0" w:color="auto"/>
                <w:right w:val="none" w:sz="0" w:space="0" w:color="auto"/>
              </w:divBdr>
            </w:div>
            <w:div w:id="568270570">
              <w:marLeft w:val="0"/>
              <w:marRight w:val="0"/>
              <w:marTop w:val="0"/>
              <w:marBottom w:val="0"/>
              <w:divBdr>
                <w:top w:val="none" w:sz="0" w:space="0" w:color="auto"/>
                <w:left w:val="none" w:sz="0" w:space="0" w:color="auto"/>
                <w:bottom w:val="none" w:sz="0" w:space="0" w:color="auto"/>
                <w:right w:val="none" w:sz="0" w:space="0" w:color="auto"/>
              </w:divBdr>
            </w:div>
            <w:div w:id="325017212">
              <w:marLeft w:val="0"/>
              <w:marRight w:val="0"/>
              <w:marTop w:val="0"/>
              <w:marBottom w:val="0"/>
              <w:divBdr>
                <w:top w:val="none" w:sz="0" w:space="0" w:color="auto"/>
                <w:left w:val="none" w:sz="0" w:space="0" w:color="auto"/>
                <w:bottom w:val="none" w:sz="0" w:space="0" w:color="auto"/>
                <w:right w:val="none" w:sz="0" w:space="0" w:color="auto"/>
              </w:divBdr>
            </w:div>
            <w:div w:id="1439447795">
              <w:marLeft w:val="0"/>
              <w:marRight w:val="0"/>
              <w:marTop w:val="0"/>
              <w:marBottom w:val="0"/>
              <w:divBdr>
                <w:top w:val="none" w:sz="0" w:space="0" w:color="auto"/>
                <w:left w:val="none" w:sz="0" w:space="0" w:color="auto"/>
                <w:bottom w:val="none" w:sz="0" w:space="0" w:color="auto"/>
                <w:right w:val="none" w:sz="0" w:space="0" w:color="auto"/>
              </w:divBdr>
            </w:div>
            <w:div w:id="391002283">
              <w:marLeft w:val="0"/>
              <w:marRight w:val="0"/>
              <w:marTop w:val="0"/>
              <w:marBottom w:val="0"/>
              <w:divBdr>
                <w:top w:val="none" w:sz="0" w:space="0" w:color="auto"/>
                <w:left w:val="none" w:sz="0" w:space="0" w:color="auto"/>
                <w:bottom w:val="none" w:sz="0" w:space="0" w:color="auto"/>
                <w:right w:val="none" w:sz="0" w:space="0" w:color="auto"/>
              </w:divBdr>
            </w:div>
            <w:div w:id="576675205">
              <w:marLeft w:val="0"/>
              <w:marRight w:val="0"/>
              <w:marTop w:val="0"/>
              <w:marBottom w:val="0"/>
              <w:divBdr>
                <w:top w:val="none" w:sz="0" w:space="0" w:color="auto"/>
                <w:left w:val="none" w:sz="0" w:space="0" w:color="auto"/>
                <w:bottom w:val="none" w:sz="0" w:space="0" w:color="auto"/>
                <w:right w:val="none" w:sz="0" w:space="0" w:color="auto"/>
              </w:divBdr>
            </w:div>
            <w:div w:id="1245067838">
              <w:marLeft w:val="0"/>
              <w:marRight w:val="0"/>
              <w:marTop w:val="0"/>
              <w:marBottom w:val="0"/>
              <w:divBdr>
                <w:top w:val="none" w:sz="0" w:space="0" w:color="auto"/>
                <w:left w:val="none" w:sz="0" w:space="0" w:color="auto"/>
                <w:bottom w:val="none" w:sz="0" w:space="0" w:color="auto"/>
                <w:right w:val="none" w:sz="0" w:space="0" w:color="auto"/>
              </w:divBdr>
            </w:div>
            <w:div w:id="1716853809">
              <w:marLeft w:val="0"/>
              <w:marRight w:val="0"/>
              <w:marTop w:val="0"/>
              <w:marBottom w:val="0"/>
              <w:divBdr>
                <w:top w:val="none" w:sz="0" w:space="0" w:color="auto"/>
                <w:left w:val="none" w:sz="0" w:space="0" w:color="auto"/>
                <w:bottom w:val="none" w:sz="0" w:space="0" w:color="auto"/>
                <w:right w:val="none" w:sz="0" w:space="0" w:color="auto"/>
              </w:divBdr>
            </w:div>
            <w:div w:id="655914108">
              <w:marLeft w:val="0"/>
              <w:marRight w:val="0"/>
              <w:marTop w:val="0"/>
              <w:marBottom w:val="0"/>
              <w:divBdr>
                <w:top w:val="none" w:sz="0" w:space="0" w:color="auto"/>
                <w:left w:val="none" w:sz="0" w:space="0" w:color="auto"/>
                <w:bottom w:val="none" w:sz="0" w:space="0" w:color="auto"/>
                <w:right w:val="none" w:sz="0" w:space="0" w:color="auto"/>
              </w:divBdr>
            </w:div>
            <w:div w:id="1433866076">
              <w:marLeft w:val="0"/>
              <w:marRight w:val="0"/>
              <w:marTop w:val="0"/>
              <w:marBottom w:val="0"/>
              <w:divBdr>
                <w:top w:val="none" w:sz="0" w:space="0" w:color="auto"/>
                <w:left w:val="none" w:sz="0" w:space="0" w:color="auto"/>
                <w:bottom w:val="none" w:sz="0" w:space="0" w:color="auto"/>
                <w:right w:val="none" w:sz="0" w:space="0" w:color="auto"/>
              </w:divBdr>
            </w:div>
            <w:div w:id="1288509639">
              <w:marLeft w:val="0"/>
              <w:marRight w:val="0"/>
              <w:marTop w:val="0"/>
              <w:marBottom w:val="0"/>
              <w:divBdr>
                <w:top w:val="none" w:sz="0" w:space="0" w:color="auto"/>
                <w:left w:val="none" w:sz="0" w:space="0" w:color="auto"/>
                <w:bottom w:val="none" w:sz="0" w:space="0" w:color="auto"/>
                <w:right w:val="none" w:sz="0" w:space="0" w:color="auto"/>
              </w:divBdr>
            </w:div>
            <w:div w:id="176701029">
              <w:marLeft w:val="0"/>
              <w:marRight w:val="0"/>
              <w:marTop w:val="0"/>
              <w:marBottom w:val="0"/>
              <w:divBdr>
                <w:top w:val="none" w:sz="0" w:space="0" w:color="auto"/>
                <w:left w:val="none" w:sz="0" w:space="0" w:color="auto"/>
                <w:bottom w:val="none" w:sz="0" w:space="0" w:color="auto"/>
                <w:right w:val="none" w:sz="0" w:space="0" w:color="auto"/>
              </w:divBdr>
            </w:div>
            <w:div w:id="1318461634">
              <w:marLeft w:val="0"/>
              <w:marRight w:val="0"/>
              <w:marTop w:val="0"/>
              <w:marBottom w:val="0"/>
              <w:divBdr>
                <w:top w:val="none" w:sz="0" w:space="0" w:color="auto"/>
                <w:left w:val="none" w:sz="0" w:space="0" w:color="auto"/>
                <w:bottom w:val="none" w:sz="0" w:space="0" w:color="auto"/>
                <w:right w:val="none" w:sz="0" w:space="0" w:color="auto"/>
              </w:divBdr>
            </w:div>
            <w:div w:id="966472109">
              <w:marLeft w:val="0"/>
              <w:marRight w:val="0"/>
              <w:marTop w:val="0"/>
              <w:marBottom w:val="0"/>
              <w:divBdr>
                <w:top w:val="none" w:sz="0" w:space="0" w:color="auto"/>
                <w:left w:val="none" w:sz="0" w:space="0" w:color="auto"/>
                <w:bottom w:val="none" w:sz="0" w:space="0" w:color="auto"/>
                <w:right w:val="none" w:sz="0" w:space="0" w:color="auto"/>
              </w:divBdr>
            </w:div>
            <w:div w:id="1292443673">
              <w:marLeft w:val="0"/>
              <w:marRight w:val="0"/>
              <w:marTop w:val="0"/>
              <w:marBottom w:val="0"/>
              <w:divBdr>
                <w:top w:val="none" w:sz="0" w:space="0" w:color="auto"/>
                <w:left w:val="none" w:sz="0" w:space="0" w:color="auto"/>
                <w:bottom w:val="none" w:sz="0" w:space="0" w:color="auto"/>
                <w:right w:val="none" w:sz="0" w:space="0" w:color="auto"/>
              </w:divBdr>
            </w:div>
            <w:div w:id="1972981949">
              <w:marLeft w:val="0"/>
              <w:marRight w:val="0"/>
              <w:marTop w:val="0"/>
              <w:marBottom w:val="0"/>
              <w:divBdr>
                <w:top w:val="none" w:sz="0" w:space="0" w:color="auto"/>
                <w:left w:val="none" w:sz="0" w:space="0" w:color="auto"/>
                <w:bottom w:val="none" w:sz="0" w:space="0" w:color="auto"/>
                <w:right w:val="none" w:sz="0" w:space="0" w:color="auto"/>
              </w:divBdr>
            </w:div>
            <w:div w:id="70517091">
              <w:marLeft w:val="0"/>
              <w:marRight w:val="0"/>
              <w:marTop w:val="0"/>
              <w:marBottom w:val="0"/>
              <w:divBdr>
                <w:top w:val="none" w:sz="0" w:space="0" w:color="auto"/>
                <w:left w:val="none" w:sz="0" w:space="0" w:color="auto"/>
                <w:bottom w:val="none" w:sz="0" w:space="0" w:color="auto"/>
                <w:right w:val="none" w:sz="0" w:space="0" w:color="auto"/>
              </w:divBdr>
            </w:div>
            <w:div w:id="1137647950">
              <w:marLeft w:val="0"/>
              <w:marRight w:val="0"/>
              <w:marTop w:val="0"/>
              <w:marBottom w:val="0"/>
              <w:divBdr>
                <w:top w:val="none" w:sz="0" w:space="0" w:color="auto"/>
                <w:left w:val="none" w:sz="0" w:space="0" w:color="auto"/>
                <w:bottom w:val="none" w:sz="0" w:space="0" w:color="auto"/>
                <w:right w:val="none" w:sz="0" w:space="0" w:color="auto"/>
              </w:divBdr>
            </w:div>
            <w:div w:id="1212158672">
              <w:marLeft w:val="0"/>
              <w:marRight w:val="0"/>
              <w:marTop w:val="0"/>
              <w:marBottom w:val="0"/>
              <w:divBdr>
                <w:top w:val="none" w:sz="0" w:space="0" w:color="auto"/>
                <w:left w:val="none" w:sz="0" w:space="0" w:color="auto"/>
                <w:bottom w:val="none" w:sz="0" w:space="0" w:color="auto"/>
                <w:right w:val="none" w:sz="0" w:space="0" w:color="auto"/>
              </w:divBdr>
            </w:div>
            <w:div w:id="937519773">
              <w:marLeft w:val="0"/>
              <w:marRight w:val="0"/>
              <w:marTop w:val="0"/>
              <w:marBottom w:val="0"/>
              <w:divBdr>
                <w:top w:val="none" w:sz="0" w:space="0" w:color="auto"/>
                <w:left w:val="none" w:sz="0" w:space="0" w:color="auto"/>
                <w:bottom w:val="none" w:sz="0" w:space="0" w:color="auto"/>
                <w:right w:val="none" w:sz="0" w:space="0" w:color="auto"/>
              </w:divBdr>
            </w:div>
            <w:div w:id="568997413">
              <w:marLeft w:val="0"/>
              <w:marRight w:val="0"/>
              <w:marTop w:val="0"/>
              <w:marBottom w:val="0"/>
              <w:divBdr>
                <w:top w:val="none" w:sz="0" w:space="0" w:color="auto"/>
                <w:left w:val="none" w:sz="0" w:space="0" w:color="auto"/>
                <w:bottom w:val="none" w:sz="0" w:space="0" w:color="auto"/>
                <w:right w:val="none" w:sz="0" w:space="0" w:color="auto"/>
              </w:divBdr>
            </w:div>
            <w:div w:id="1182859750">
              <w:marLeft w:val="0"/>
              <w:marRight w:val="0"/>
              <w:marTop w:val="0"/>
              <w:marBottom w:val="0"/>
              <w:divBdr>
                <w:top w:val="none" w:sz="0" w:space="0" w:color="auto"/>
                <w:left w:val="none" w:sz="0" w:space="0" w:color="auto"/>
                <w:bottom w:val="none" w:sz="0" w:space="0" w:color="auto"/>
                <w:right w:val="none" w:sz="0" w:space="0" w:color="auto"/>
              </w:divBdr>
            </w:div>
            <w:div w:id="1377703580">
              <w:marLeft w:val="0"/>
              <w:marRight w:val="0"/>
              <w:marTop w:val="0"/>
              <w:marBottom w:val="0"/>
              <w:divBdr>
                <w:top w:val="none" w:sz="0" w:space="0" w:color="auto"/>
                <w:left w:val="none" w:sz="0" w:space="0" w:color="auto"/>
                <w:bottom w:val="none" w:sz="0" w:space="0" w:color="auto"/>
                <w:right w:val="none" w:sz="0" w:space="0" w:color="auto"/>
              </w:divBdr>
            </w:div>
            <w:div w:id="1879470761">
              <w:marLeft w:val="0"/>
              <w:marRight w:val="0"/>
              <w:marTop w:val="0"/>
              <w:marBottom w:val="0"/>
              <w:divBdr>
                <w:top w:val="none" w:sz="0" w:space="0" w:color="auto"/>
                <w:left w:val="none" w:sz="0" w:space="0" w:color="auto"/>
                <w:bottom w:val="none" w:sz="0" w:space="0" w:color="auto"/>
                <w:right w:val="none" w:sz="0" w:space="0" w:color="auto"/>
              </w:divBdr>
            </w:div>
            <w:div w:id="1847743292">
              <w:marLeft w:val="0"/>
              <w:marRight w:val="0"/>
              <w:marTop w:val="0"/>
              <w:marBottom w:val="0"/>
              <w:divBdr>
                <w:top w:val="none" w:sz="0" w:space="0" w:color="auto"/>
                <w:left w:val="none" w:sz="0" w:space="0" w:color="auto"/>
                <w:bottom w:val="none" w:sz="0" w:space="0" w:color="auto"/>
                <w:right w:val="none" w:sz="0" w:space="0" w:color="auto"/>
              </w:divBdr>
            </w:div>
            <w:div w:id="1074401582">
              <w:marLeft w:val="0"/>
              <w:marRight w:val="0"/>
              <w:marTop w:val="0"/>
              <w:marBottom w:val="0"/>
              <w:divBdr>
                <w:top w:val="none" w:sz="0" w:space="0" w:color="auto"/>
                <w:left w:val="none" w:sz="0" w:space="0" w:color="auto"/>
                <w:bottom w:val="none" w:sz="0" w:space="0" w:color="auto"/>
                <w:right w:val="none" w:sz="0" w:space="0" w:color="auto"/>
              </w:divBdr>
            </w:div>
            <w:div w:id="485361696">
              <w:marLeft w:val="0"/>
              <w:marRight w:val="0"/>
              <w:marTop w:val="0"/>
              <w:marBottom w:val="0"/>
              <w:divBdr>
                <w:top w:val="none" w:sz="0" w:space="0" w:color="auto"/>
                <w:left w:val="none" w:sz="0" w:space="0" w:color="auto"/>
                <w:bottom w:val="none" w:sz="0" w:space="0" w:color="auto"/>
                <w:right w:val="none" w:sz="0" w:space="0" w:color="auto"/>
              </w:divBdr>
            </w:div>
            <w:div w:id="1194080525">
              <w:marLeft w:val="0"/>
              <w:marRight w:val="0"/>
              <w:marTop w:val="0"/>
              <w:marBottom w:val="0"/>
              <w:divBdr>
                <w:top w:val="none" w:sz="0" w:space="0" w:color="auto"/>
                <w:left w:val="none" w:sz="0" w:space="0" w:color="auto"/>
                <w:bottom w:val="none" w:sz="0" w:space="0" w:color="auto"/>
                <w:right w:val="none" w:sz="0" w:space="0" w:color="auto"/>
              </w:divBdr>
            </w:div>
            <w:div w:id="1181165550">
              <w:marLeft w:val="0"/>
              <w:marRight w:val="0"/>
              <w:marTop w:val="0"/>
              <w:marBottom w:val="0"/>
              <w:divBdr>
                <w:top w:val="none" w:sz="0" w:space="0" w:color="auto"/>
                <w:left w:val="none" w:sz="0" w:space="0" w:color="auto"/>
                <w:bottom w:val="none" w:sz="0" w:space="0" w:color="auto"/>
                <w:right w:val="none" w:sz="0" w:space="0" w:color="auto"/>
              </w:divBdr>
            </w:div>
            <w:div w:id="2066442335">
              <w:marLeft w:val="0"/>
              <w:marRight w:val="0"/>
              <w:marTop w:val="0"/>
              <w:marBottom w:val="0"/>
              <w:divBdr>
                <w:top w:val="none" w:sz="0" w:space="0" w:color="auto"/>
                <w:left w:val="none" w:sz="0" w:space="0" w:color="auto"/>
                <w:bottom w:val="none" w:sz="0" w:space="0" w:color="auto"/>
                <w:right w:val="none" w:sz="0" w:space="0" w:color="auto"/>
              </w:divBdr>
            </w:div>
            <w:div w:id="585262919">
              <w:marLeft w:val="0"/>
              <w:marRight w:val="0"/>
              <w:marTop w:val="0"/>
              <w:marBottom w:val="0"/>
              <w:divBdr>
                <w:top w:val="none" w:sz="0" w:space="0" w:color="auto"/>
                <w:left w:val="none" w:sz="0" w:space="0" w:color="auto"/>
                <w:bottom w:val="none" w:sz="0" w:space="0" w:color="auto"/>
                <w:right w:val="none" w:sz="0" w:space="0" w:color="auto"/>
              </w:divBdr>
            </w:div>
            <w:div w:id="773675085">
              <w:marLeft w:val="0"/>
              <w:marRight w:val="0"/>
              <w:marTop w:val="0"/>
              <w:marBottom w:val="0"/>
              <w:divBdr>
                <w:top w:val="none" w:sz="0" w:space="0" w:color="auto"/>
                <w:left w:val="none" w:sz="0" w:space="0" w:color="auto"/>
                <w:bottom w:val="none" w:sz="0" w:space="0" w:color="auto"/>
                <w:right w:val="none" w:sz="0" w:space="0" w:color="auto"/>
              </w:divBdr>
            </w:div>
            <w:div w:id="646668125">
              <w:marLeft w:val="0"/>
              <w:marRight w:val="0"/>
              <w:marTop w:val="0"/>
              <w:marBottom w:val="0"/>
              <w:divBdr>
                <w:top w:val="none" w:sz="0" w:space="0" w:color="auto"/>
                <w:left w:val="none" w:sz="0" w:space="0" w:color="auto"/>
                <w:bottom w:val="none" w:sz="0" w:space="0" w:color="auto"/>
                <w:right w:val="none" w:sz="0" w:space="0" w:color="auto"/>
              </w:divBdr>
            </w:div>
            <w:div w:id="129712612">
              <w:marLeft w:val="0"/>
              <w:marRight w:val="0"/>
              <w:marTop w:val="0"/>
              <w:marBottom w:val="0"/>
              <w:divBdr>
                <w:top w:val="none" w:sz="0" w:space="0" w:color="auto"/>
                <w:left w:val="none" w:sz="0" w:space="0" w:color="auto"/>
                <w:bottom w:val="none" w:sz="0" w:space="0" w:color="auto"/>
                <w:right w:val="none" w:sz="0" w:space="0" w:color="auto"/>
              </w:divBdr>
            </w:div>
            <w:div w:id="1728337401">
              <w:marLeft w:val="0"/>
              <w:marRight w:val="0"/>
              <w:marTop w:val="0"/>
              <w:marBottom w:val="0"/>
              <w:divBdr>
                <w:top w:val="none" w:sz="0" w:space="0" w:color="auto"/>
                <w:left w:val="none" w:sz="0" w:space="0" w:color="auto"/>
                <w:bottom w:val="none" w:sz="0" w:space="0" w:color="auto"/>
                <w:right w:val="none" w:sz="0" w:space="0" w:color="auto"/>
              </w:divBdr>
            </w:div>
            <w:div w:id="1176262625">
              <w:marLeft w:val="0"/>
              <w:marRight w:val="0"/>
              <w:marTop w:val="0"/>
              <w:marBottom w:val="0"/>
              <w:divBdr>
                <w:top w:val="none" w:sz="0" w:space="0" w:color="auto"/>
                <w:left w:val="none" w:sz="0" w:space="0" w:color="auto"/>
                <w:bottom w:val="none" w:sz="0" w:space="0" w:color="auto"/>
                <w:right w:val="none" w:sz="0" w:space="0" w:color="auto"/>
              </w:divBdr>
            </w:div>
            <w:div w:id="1683581993">
              <w:marLeft w:val="0"/>
              <w:marRight w:val="0"/>
              <w:marTop w:val="0"/>
              <w:marBottom w:val="0"/>
              <w:divBdr>
                <w:top w:val="none" w:sz="0" w:space="0" w:color="auto"/>
                <w:left w:val="none" w:sz="0" w:space="0" w:color="auto"/>
                <w:bottom w:val="none" w:sz="0" w:space="0" w:color="auto"/>
                <w:right w:val="none" w:sz="0" w:space="0" w:color="auto"/>
              </w:divBdr>
            </w:div>
            <w:div w:id="317416951">
              <w:marLeft w:val="0"/>
              <w:marRight w:val="0"/>
              <w:marTop w:val="0"/>
              <w:marBottom w:val="0"/>
              <w:divBdr>
                <w:top w:val="none" w:sz="0" w:space="0" w:color="auto"/>
                <w:left w:val="none" w:sz="0" w:space="0" w:color="auto"/>
                <w:bottom w:val="none" w:sz="0" w:space="0" w:color="auto"/>
                <w:right w:val="none" w:sz="0" w:space="0" w:color="auto"/>
              </w:divBdr>
            </w:div>
            <w:div w:id="1567111389">
              <w:marLeft w:val="0"/>
              <w:marRight w:val="0"/>
              <w:marTop w:val="0"/>
              <w:marBottom w:val="0"/>
              <w:divBdr>
                <w:top w:val="none" w:sz="0" w:space="0" w:color="auto"/>
                <w:left w:val="none" w:sz="0" w:space="0" w:color="auto"/>
                <w:bottom w:val="none" w:sz="0" w:space="0" w:color="auto"/>
                <w:right w:val="none" w:sz="0" w:space="0" w:color="auto"/>
              </w:divBdr>
            </w:div>
            <w:div w:id="535653761">
              <w:marLeft w:val="0"/>
              <w:marRight w:val="0"/>
              <w:marTop w:val="0"/>
              <w:marBottom w:val="0"/>
              <w:divBdr>
                <w:top w:val="none" w:sz="0" w:space="0" w:color="auto"/>
                <w:left w:val="none" w:sz="0" w:space="0" w:color="auto"/>
                <w:bottom w:val="none" w:sz="0" w:space="0" w:color="auto"/>
                <w:right w:val="none" w:sz="0" w:space="0" w:color="auto"/>
              </w:divBdr>
            </w:div>
            <w:div w:id="236092672">
              <w:marLeft w:val="0"/>
              <w:marRight w:val="0"/>
              <w:marTop w:val="0"/>
              <w:marBottom w:val="0"/>
              <w:divBdr>
                <w:top w:val="none" w:sz="0" w:space="0" w:color="auto"/>
                <w:left w:val="none" w:sz="0" w:space="0" w:color="auto"/>
                <w:bottom w:val="none" w:sz="0" w:space="0" w:color="auto"/>
                <w:right w:val="none" w:sz="0" w:space="0" w:color="auto"/>
              </w:divBdr>
            </w:div>
            <w:div w:id="409544220">
              <w:marLeft w:val="0"/>
              <w:marRight w:val="0"/>
              <w:marTop w:val="0"/>
              <w:marBottom w:val="0"/>
              <w:divBdr>
                <w:top w:val="none" w:sz="0" w:space="0" w:color="auto"/>
                <w:left w:val="none" w:sz="0" w:space="0" w:color="auto"/>
                <w:bottom w:val="none" w:sz="0" w:space="0" w:color="auto"/>
                <w:right w:val="none" w:sz="0" w:space="0" w:color="auto"/>
              </w:divBdr>
            </w:div>
            <w:div w:id="340855679">
              <w:marLeft w:val="0"/>
              <w:marRight w:val="0"/>
              <w:marTop w:val="0"/>
              <w:marBottom w:val="0"/>
              <w:divBdr>
                <w:top w:val="none" w:sz="0" w:space="0" w:color="auto"/>
                <w:left w:val="none" w:sz="0" w:space="0" w:color="auto"/>
                <w:bottom w:val="none" w:sz="0" w:space="0" w:color="auto"/>
                <w:right w:val="none" w:sz="0" w:space="0" w:color="auto"/>
              </w:divBdr>
            </w:div>
            <w:div w:id="182204518">
              <w:marLeft w:val="0"/>
              <w:marRight w:val="0"/>
              <w:marTop w:val="0"/>
              <w:marBottom w:val="0"/>
              <w:divBdr>
                <w:top w:val="none" w:sz="0" w:space="0" w:color="auto"/>
                <w:left w:val="none" w:sz="0" w:space="0" w:color="auto"/>
                <w:bottom w:val="none" w:sz="0" w:space="0" w:color="auto"/>
                <w:right w:val="none" w:sz="0" w:space="0" w:color="auto"/>
              </w:divBdr>
            </w:div>
            <w:div w:id="672335894">
              <w:marLeft w:val="0"/>
              <w:marRight w:val="0"/>
              <w:marTop w:val="0"/>
              <w:marBottom w:val="0"/>
              <w:divBdr>
                <w:top w:val="none" w:sz="0" w:space="0" w:color="auto"/>
                <w:left w:val="none" w:sz="0" w:space="0" w:color="auto"/>
                <w:bottom w:val="none" w:sz="0" w:space="0" w:color="auto"/>
                <w:right w:val="none" w:sz="0" w:space="0" w:color="auto"/>
              </w:divBdr>
            </w:div>
            <w:div w:id="744374187">
              <w:marLeft w:val="0"/>
              <w:marRight w:val="0"/>
              <w:marTop w:val="0"/>
              <w:marBottom w:val="0"/>
              <w:divBdr>
                <w:top w:val="none" w:sz="0" w:space="0" w:color="auto"/>
                <w:left w:val="none" w:sz="0" w:space="0" w:color="auto"/>
                <w:bottom w:val="none" w:sz="0" w:space="0" w:color="auto"/>
                <w:right w:val="none" w:sz="0" w:space="0" w:color="auto"/>
              </w:divBdr>
            </w:div>
            <w:div w:id="710419066">
              <w:marLeft w:val="0"/>
              <w:marRight w:val="0"/>
              <w:marTop w:val="0"/>
              <w:marBottom w:val="0"/>
              <w:divBdr>
                <w:top w:val="none" w:sz="0" w:space="0" w:color="auto"/>
                <w:left w:val="none" w:sz="0" w:space="0" w:color="auto"/>
                <w:bottom w:val="none" w:sz="0" w:space="0" w:color="auto"/>
                <w:right w:val="none" w:sz="0" w:space="0" w:color="auto"/>
              </w:divBdr>
            </w:div>
            <w:div w:id="1075324795">
              <w:marLeft w:val="0"/>
              <w:marRight w:val="0"/>
              <w:marTop w:val="0"/>
              <w:marBottom w:val="0"/>
              <w:divBdr>
                <w:top w:val="none" w:sz="0" w:space="0" w:color="auto"/>
                <w:left w:val="none" w:sz="0" w:space="0" w:color="auto"/>
                <w:bottom w:val="none" w:sz="0" w:space="0" w:color="auto"/>
                <w:right w:val="none" w:sz="0" w:space="0" w:color="auto"/>
              </w:divBdr>
            </w:div>
            <w:div w:id="654725819">
              <w:marLeft w:val="0"/>
              <w:marRight w:val="0"/>
              <w:marTop w:val="0"/>
              <w:marBottom w:val="0"/>
              <w:divBdr>
                <w:top w:val="none" w:sz="0" w:space="0" w:color="auto"/>
                <w:left w:val="none" w:sz="0" w:space="0" w:color="auto"/>
                <w:bottom w:val="none" w:sz="0" w:space="0" w:color="auto"/>
                <w:right w:val="none" w:sz="0" w:space="0" w:color="auto"/>
              </w:divBdr>
            </w:div>
            <w:div w:id="1955281609">
              <w:marLeft w:val="0"/>
              <w:marRight w:val="0"/>
              <w:marTop w:val="0"/>
              <w:marBottom w:val="0"/>
              <w:divBdr>
                <w:top w:val="none" w:sz="0" w:space="0" w:color="auto"/>
                <w:left w:val="none" w:sz="0" w:space="0" w:color="auto"/>
                <w:bottom w:val="none" w:sz="0" w:space="0" w:color="auto"/>
                <w:right w:val="none" w:sz="0" w:space="0" w:color="auto"/>
              </w:divBdr>
            </w:div>
            <w:div w:id="1412586376">
              <w:marLeft w:val="0"/>
              <w:marRight w:val="0"/>
              <w:marTop w:val="0"/>
              <w:marBottom w:val="0"/>
              <w:divBdr>
                <w:top w:val="none" w:sz="0" w:space="0" w:color="auto"/>
                <w:left w:val="none" w:sz="0" w:space="0" w:color="auto"/>
                <w:bottom w:val="none" w:sz="0" w:space="0" w:color="auto"/>
                <w:right w:val="none" w:sz="0" w:space="0" w:color="auto"/>
              </w:divBdr>
            </w:div>
            <w:div w:id="345982681">
              <w:marLeft w:val="0"/>
              <w:marRight w:val="0"/>
              <w:marTop w:val="0"/>
              <w:marBottom w:val="0"/>
              <w:divBdr>
                <w:top w:val="none" w:sz="0" w:space="0" w:color="auto"/>
                <w:left w:val="none" w:sz="0" w:space="0" w:color="auto"/>
                <w:bottom w:val="none" w:sz="0" w:space="0" w:color="auto"/>
                <w:right w:val="none" w:sz="0" w:space="0" w:color="auto"/>
              </w:divBdr>
            </w:div>
            <w:div w:id="89082905">
              <w:marLeft w:val="0"/>
              <w:marRight w:val="0"/>
              <w:marTop w:val="0"/>
              <w:marBottom w:val="0"/>
              <w:divBdr>
                <w:top w:val="none" w:sz="0" w:space="0" w:color="auto"/>
                <w:left w:val="none" w:sz="0" w:space="0" w:color="auto"/>
                <w:bottom w:val="none" w:sz="0" w:space="0" w:color="auto"/>
                <w:right w:val="none" w:sz="0" w:space="0" w:color="auto"/>
              </w:divBdr>
            </w:div>
            <w:div w:id="1822308502">
              <w:marLeft w:val="0"/>
              <w:marRight w:val="0"/>
              <w:marTop w:val="0"/>
              <w:marBottom w:val="0"/>
              <w:divBdr>
                <w:top w:val="none" w:sz="0" w:space="0" w:color="auto"/>
                <w:left w:val="none" w:sz="0" w:space="0" w:color="auto"/>
                <w:bottom w:val="none" w:sz="0" w:space="0" w:color="auto"/>
                <w:right w:val="none" w:sz="0" w:space="0" w:color="auto"/>
              </w:divBdr>
            </w:div>
            <w:div w:id="1542934794">
              <w:marLeft w:val="0"/>
              <w:marRight w:val="0"/>
              <w:marTop w:val="0"/>
              <w:marBottom w:val="0"/>
              <w:divBdr>
                <w:top w:val="none" w:sz="0" w:space="0" w:color="auto"/>
                <w:left w:val="none" w:sz="0" w:space="0" w:color="auto"/>
                <w:bottom w:val="none" w:sz="0" w:space="0" w:color="auto"/>
                <w:right w:val="none" w:sz="0" w:space="0" w:color="auto"/>
              </w:divBdr>
            </w:div>
            <w:div w:id="454181932">
              <w:marLeft w:val="0"/>
              <w:marRight w:val="0"/>
              <w:marTop w:val="0"/>
              <w:marBottom w:val="0"/>
              <w:divBdr>
                <w:top w:val="none" w:sz="0" w:space="0" w:color="auto"/>
                <w:left w:val="none" w:sz="0" w:space="0" w:color="auto"/>
                <w:bottom w:val="none" w:sz="0" w:space="0" w:color="auto"/>
                <w:right w:val="none" w:sz="0" w:space="0" w:color="auto"/>
              </w:divBdr>
            </w:div>
            <w:div w:id="1707558401">
              <w:marLeft w:val="0"/>
              <w:marRight w:val="0"/>
              <w:marTop w:val="0"/>
              <w:marBottom w:val="0"/>
              <w:divBdr>
                <w:top w:val="none" w:sz="0" w:space="0" w:color="auto"/>
                <w:left w:val="none" w:sz="0" w:space="0" w:color="auto"/>
                <w:bottom w:val="none" w:sz="0" w:space="0" w:color="auto"/>
                <w:right w:val="none" w:sz="0" w:space="0" w:color="auto"/>
              </w:divBdr>
            </w:div>
            <w:div w:id="537399414">
              <w:marLeft w:val="0"/>
              <w:marRight w:val="0"/>
              <w:marTop w:val="0"/>
              <w:marBottom w:val="0"/>
              <w:divBdr>
                <w:top w:val="none" w:sz="0" w:space="0" w:color="auto"/>
                <w:left w:val="none" w:sz="0" w:space="0" w:color="auto"/>
                <w:bottom w:val="none" w:sz="0" w:space="0" w:color="auto"/>
                <w:right w:val="none" w:sz="0" w:space="0" w:color="auto"/>
              </w:divBdr>
            </w:div>
            <w:div w:id="293294003">
              <w:marLeft w:val="0"/>
              <w:marRight w:val="0"/>
              <w:marTop w:val="0"/>
              <w:marBottom w:val="0"/>
              <w:divBdr>
                <w:top w:val="none" w:sz="0" w:space="0" w:color="auto"/>
                <w:left w:val="none" w:sz="0" w:space="0" w:color="auto"/>
                <w:bottom w:val="none" w:sz="0" w:space="0" w:color="auto"/>
                <w:right w:val="none" w:sz="0" w:space="0" w:color="auto"/>
              </w:divBdr>
            </w:div>
            <w:div w:id="644775518">
              <w:marLeft w:val="0"/>
              <w:marRight w:val="0"/>
              <w:marTop w:val="0"/>
              <w:marBottom w:val="0"/>
              <w:divBdr>
                <w:top w:val="none" w:sz="0" w:space="0" w:color="auto"/>
                <w:left w:val="none" w:sz="0" w:space="0" w:color="auto"/>
                <w:bottom w:val="none" w:sz="0" w:space="0" w:color="auto"/>
                <w:right w:val="none" w:sz="0" w:space="0" w:color="auto"/>
              </w:divBdr>
            </w:div>
            <w:div w:id="2069574824">
              <w:marLeft w:val="0"/>
              <w:marRight w:val="0"/>
              <w:marTop w:val="0"/>
              <w:marBottom w:val="0"/>
              <w:divBdr>
                <w:top w:val="none" w:sz="0" w:space="0" w:color="auto"/>
                <w:left w:val="none" w:sz="0" w:space="0" w:color="auto"/>
                <w:bottom w:val="none" w:sz="0" w:space="0" w:color="auto"/>
                <w:right w:val="none" w:sz="0" w:space="0" w:color="auto"/>
              </w:divBdr>
            </w:div>
            <w:div w:id="697854360">
              <w:marLeft w:val="0"/>
              <w:marRight w:val="0"/>
              <w:marTop w:val="0"/>
              <w:marBottom w:val="0"/>
              <w:divBdr>
                <w:top w:val="none" w:sz="0" w:space="0" w:color="auto"/>
                <w:left w:val="none" w:sz="0" w:space="0" w:color="auto"/>
                <w:bottom w:val="none" w:sz="0" w:space="0" w:color="auto"/>
                <w:right w:val="none" w:sz="0" w:space="0" w:color="auto"/>
              </w:divBdr>
            </w:div>
            <w:div w:id="461464967">
              <w:marLeft w:val="0"/>
              <w:marRight w:val="0"/>
              <w:marTop w:val="0"/>
              <w:marBottom w:val="0"/>
              <w:divBdr>
                <w:top w:val="none" w:sz="0" w:space="0" w:color="auto"/>
                <w:left w:val="none" w:sz="0" w:space="0" w:color="auto"/>
                <w:bottom w:val="none" w:sz="0" w:space="0" w:color="auto"/>
                <w:right w:val="none" w:sz="0" w:space="0" w:color="auto"/>
              </w:divBdr>
            </w:div>
            <w:div w:id="99645783">
              <w:marLeft w:val="0"/>
              <w:marRight w:val="0"/>
              <w:marTop w:val="0"/>
              <w:marBottom w:val="0"/>
              <w:divBdr>
                <w:top w:val="none" w:sz="0" w:space="0" w:color="auto"/>
                <w:left w:val="none" w:sz="0" w:space="0" w:color="auto"/>
                <w:bottom w:val="none" w:sz="0" w:space="0" w:color="auto"/>
                <w:right w:val="none" w:sz="0" w:space="0" w:color="auto"/>
              </w:divBdr>
            </w:div>
            <w:div w:id="438842173">
              <w:marLeft w:val="0"/>
              <w:marRight w:val="0"/>
              <w:marTop w:val="0"/>
              <w:marBottom w:val="0"/>
              <w:divBdr>
                <w:top w:val="none" w:sz="0" w:space="0" w:color="auto"/>
                <w:left w:val="none" w:sz="0" w:space="0" w:color="auto"/>
                <w:bottom w:val="none" w:sz="0" w:space="0" w:color="auto"/>
                <w:right w:val="none" w:sz="0" w:space="0" w:color="auto"/>
              </w:divBdr>
            </w:div>
            <w:div w:id="1275476940">
              <w:marLeft w:val="0"/>
              <w:marRight w:val="0"/>
              <w:marTop w:val="0"/>
              <w:marBottom w:val="0"/>
              <w:divBdr>
                <w:top w:val="none" w:sz="0" w:space="0" w:color="auto"/>
                <w:left w:val="none" w:sz="0" w:space="0" w:color="auto"/>
                <w:bottom w:val="none" w:sz="0" w:space="0" w:color="auto"/>
                <w:right w:val="none" w:sz="0" w:space="0" w:color="auto"/>
              </w:divBdr>
            </w:div>
            <w:div w:id="685863641">
              <w:marLeft w:val="0"/>
              <w:marRight w:val="0"/>
              <w:marTop w:val="0"/>
              <w:marBottom w:val="0"/>
              <w:divBdr>
                <w:top w:val="none" w:sz="0" w:space="0" w:color="auto"/>
                <w:left w:val="none" w:sz="0" w:space="0" w:color="auto"/>
                <w:bottom w:val="none" w:sz="0" w:space="0" w:color="auto"/>
                <w:right w:val="none" w:sz="0" w:space="0" w:color="auto"/>
              </w:divBdr>
            </w:div>
            <w:div w:id="690035300">
              <w:marLeft w:val="0"/>
              <w:marRight w:val="0"/>
              <w:marTop w:val="0"/>
              <w:marBottom w:val="0"/>
              <w:divBdr>
                <w:top w:val="none" w:sz="0" w:space="0" w:color="auto"/>
                <w:left w:val="none" w:sz="0" w:space="0" w:color="auto"/>
                <w:bottom w:val="none" w:sz="0" w:space="0" w:color="auto"/>
                <w:right w:val="none" w:sz="0" w:space="0" w:color="auto"/>
              </w:divBdr>
            </w:div>
            <w:div w:id="1941789996">
              <w:marLeft w:val="0"/>
              <w:marRight w:val="0"/>
              <w:marTop w:val="0"/>
              <w:marBottom w:val="0"/>
              <w:divBdr>
                <w:top w:val="none" w:sz="0" w:space="0" w:color="auto"/>
                <w:left w:val="none" w:sz="0" w:space="0" w:color="auto"/>
                <w:bottom w:val="none" w:sz="0" w:space="0" w:color="auto"/>
                <w:right w:val="none" w:sz="0" w:space="0" w:color="auto"/>
              </w:divBdr>
            </w:div>
            <w:div w:id="211160745">
              <w:marLeft w:val="0"/>
              <w:marRight w:val="0"/>
              <w:marTop w:val="0"/>
              <w:marBottom w:val="0"/>
              <w:divBdr>
                <w:top w:val="none" w:sz="0" w:space="0" w:color="auto"/>
                <w:left w:val="none" w:sz="0" w:space="0" w:color="auto"/>
                <w:bottom w:val="none" w:sz="0" w:space="0" w:color="auto"/>
                <w:right w:val="none" w:sz="0" w:space="0" w:color="auto"/>
              </w:divBdr>
            </w:div>
            <w:div w:id="1907110445">
              <w:marLeft w:val="0"/>
              <w:marRight w:val="0"/>
              <w:marTop w:val="0"/>
              <w:marBottom w:val="0"/>
              <w:divBdr>
                <w:top w:val="none" w:sz="0" w:space="0" w:color="auto"/>
                <w:left w:val="none" w:sz="0" w:space="0" w:color="auto"/>
                <w:bottom w:val="none" w:sz="0" w:space="0" w:color="auto"/>
                <w:right w:val="none" w:sz="0" w:space="0" w:color="auto"/>
              </w:divBdr>
            </w:div>
            <w:div w:id="2013410840">
              <w:marLeft w:val="0"/>
              <w:marRight w:val="0"/>
              <w:marTop w:val="0"/>
              <w:marBottom w:val="0"/>
              <w:divBdr>
                <w:top w:val="none" w:sz="0" w:space="0" w:color="auto"/>
                <w:left w:val="none" w:sz="0" w:space="0" w:color="auto"/>
                <w:bottom w:val="none" w:sz="0" w:space="0" w:color="auto"/>
                <w:right w:val="none" w:sz="0" w:space="0" w:color="auto"/>
              </w:divBdr>
            </w:div>
            <w:div w:id="116039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07734184">
      <w:bodyDiv w:val="1"/>
      <w:marLeft w:val="0"/>
      <w:marRight w:val="0"/>
      <w:marTop w:val="0"/>
      <w:marBottom w:val="0"/>
      <w:divBdr>
        <w:top w:val="none" w:sz="0" w:space="0" w:color="auto"/>
        <w:left w:val="none" w:sz="0" w:space="0" w:color="auto"/>
        <w:bottom w:val="none" w:sz="0" w:space="0" w:color="auto"/>
        <w:right w:val="none" w:sz="0" w:space="0" w:color="auto"/>
      </w:divBdr>
      <w:divsChild>
        <w:div w:id="1106582561">
          <w:marLeft w:val="0"/>
          <w:marRight w:val="0"/>
          <w:marTop w:val="0"/>
          <w:marBottom w:val="0"/>
          <w:divBdr>
            <w:top w:val="none" w:sz="0" w:space="0" w:color="auto"/>
            <w:left w:val="none" w:sz="0" w:space="0" w:color="auto"/>
            <w:bottom w:val="none" w:sz="0" w:space="0" w:color="auto"/>
            <w:right w:val="none" w:sz="0" w:space="0" w:color="auto"/>
          </w:divBdr>
          <w:divsChild>
            <w:div w:id="129540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90993">
      <w:bodyDiv w:val="1"/>
      <w:marLeft w:val="0"/>
      <w:marRight w:val="0"/>
      <w:marTop w:val="0"/>
      <w:marBottom w:val="0"/>
      <w:divBdr>
        <w:top w:val="none" w:sz="0" w:space="0" w:color="auto"/>
        <w:left w:val="none" w:sz="0" w:space="0" w:color="auto"/>
        <w:bottom w:val="none" w:sz="0" w:space="0" w:color="auto"/>
        <w:right w:val="none" w:sz="0" w:space="0" w:color="auto"/>
      </w:divBdr>
      <w:divsChild>
        <w:div w:id="2078701083">
          <w:marLeft w:val="0"/>
          <w:marRight w:val="0"/>
          <w:marTop w:val="0"/>
          <w:marBottom w:val="0"/>
          <w:divBdr>
            <w:top w:val="none" w:sz="0" w:space="0" w:color="auto"/>
            <w:left w:val="none" w:sz="0" w:space="0" w:color="auto"/>
            <w:bottom w:val="none" w:sz="0" w:space="0" w:color="auto"/>
            <w:right w:val="none" w:sz="0" w:space="0" w:color="auto"/>
          </w:divBdr>
          <w:divsChild>
            <w:div w:id="174741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10346">
      <w:bodyDiv w:val="1"/>
      <w:marLeft w:val="0"/>
      <w:marRight w:val="0"/>
      <w:marTop w:val="0"/>
      <w:marBottom w:val="0"/>
      <w:divBdr>
        <w:top w:val="none" w:sz="0" w:space="0" w:color="auto"/>
        <w:left w:val="none" w:sz="0" w:space="0" w:color="auto"/>
        <w:bottom w:val="none" w:sz="0" w:space="0" w:color="auto"/>
        <w:right w:val="none" w:sz="0" w:space="0" w:color="auto"/>
      </w:divBdr>
      <w:divsChild>
        <w:div w:id="1373071372">
          <w:marLeft w:val="0"/>
          <w:marRight w:val="0"/>
          <w:marTop w:val="0"/>
          <w:marBottom w:val="0"/>
          <w:divBdr>
            <w:top w:val="none" w:sz="0" w:space="0" w:color="auto"/>
            <w:left w:val="none" w:sz="0" w:space="0" w:color="auto"/>
            <w:bottom w:val="none" w:sz="0" w:space="0" w:color="auto"/>
            <w:right w:val="none" w:sz="0" w:space="0" w:color="auto"/>
          </w:divBdr>
          <w:divsChild>
            <w:div w:id="1136605425">
              <w:marLeft w:val="0"/>
              <w:marRight w:val="0"/>
              <w:marTop w:val="0"/>
              <w:marBottom w:val="0"/>
              <w:divBdr>
                <w:top w:val="none" w:sz="0" w:space="0" w:color="auto"/>
                <w:left w:val="none" w:sz="0" w:space="0" w:color="auto"/>
                <w:bottom w:val="none" w:sz="0" w:space="0" w:color="auto"/>
                <w:right w:val="none" w:sz="0" w:space="0" w:color="auto"/>
              </w:divBdr>
            </w:div>
            <w:div w:id="503670767">
              <w:marLeft w:val="0"/>
              <w:marRight w:val="0"/>
              <w:marTop w:val="0"/>
              <w:marBottom w:val="0"/>
              <w:divBdr>
                <w:top w:val="none" w:sz="0" w:space="0" w:color="auto"/>
                <w:left w:val="none" w:sz="0" w:space="0" w:color="auto"/>
                <w:bottom w:val="none" w:sz="0" w:space="0" w:color="auto"/>
                <w:right w:val="none" w:sz="0" w:space="0" w:color="auto"/>
              </w:divBdr>
            </w:div>
            <w:div w:id="1899126715">
              <w:marLeft w:val="0"/>
              <w:marRight w:val="0"/>
              <w:marTop w:val="0"/>
              <w:marBottom w:val="0"/>
              <w:divBdr>
                <w:top w:val="none" w:sz="0" w:space="0" w:color="auto"/>
                <w:left w:val="none" w:sz="0" w:space="0" w:color="auto"/>
                <w:bottom w:val="none" w:sz="0" w:space="0" w:color="auto"/>
                <w:right w:val="none" w:sz="0" w:space="0" w:color="auto"/>
              </w:divBdr>
            </w:div>
            <w:div w:id="1017931022">
              <w:marLeft w:val="0"/>
              <w:marRight w:val="0"/>
              <w:marTop w:val="0"/>
              <w:marBottom w:val="0"/>
              <w:divBdr>
                <w:top w:val="none" w:sz="0" w:space="0" w:color="auto"/>
                <w:left w:val="none" w:sz="0" w:space="0" w:color="auto"/>
                <w:bottom w:val="none" w:sz="0" w:space="0" w:color="auto"/>
                <w:right w:val="none" w:sz="0" w:space="0" w:color="auto"/>
              </w:divBdr>
            </w:div>
            <w:div w:id="1583905794">
              <w:marLeft w:val="0"/>
              <w:marRight w:val="0"/>
              <w:marTop w:val="0"/>
              <w:marBottom w:val="0"/>
              <w:divBdr>
                <w:top w:val="none" w:sz="0" w:space="0" w:color="auto"/>
                <w:left w:val="none" w:sz="0" w:space="0" w:color="auto"/>
                <w:bottom w:val="none" w:sz="0" w:space="0" w:color="auto"/>
                <w:right w:val="none" w:sz="0" w:space="0" w:color="auto"/>
              </w:divBdr>
            </w:div>
            <w:div w:id="168299109">
              <w:marLeft w:val="0"/>
              <w:marRight w:val="0"/>
              <w:marTop w:val="0"/>
              <w:marBottom w:val="0"/>
              <w:divBdr>
                <w:top w:val="none" w:sz="0" w:space="0" w:color="auto"/>
                <w:left w:val="none" w:sz="0" w:space="0" w:color="auto"/>
                <w:bottom w:val="none" w:sz="0" w:space="0" w:color="auto"/>
                <w:right w:val="none" w:sz="0" w:space="0" w:color="auto"/>
              </w:divBdr>
            </w:div>
            <w:div w:id="1560167773">
              <w:marLeft w:val="0"/>
              <w:marRight w:val="0"/>
              <w:marTop w:val="0"/>
              <w:marBottom w:val="0"/>
              <w:divBdr>
                <w:top w:val="none" w:sz="0" w:space="0" w:color="auto"/>
                <w:left w:val="none" w:sz="0" w:space="0" w:color="auto"/>
                <w:bottom w:val="none" w:sz="0" w:space="0" w:color="auto"/>
                <w:right w:val="none" w:sz="0" w:space="0" w:color="auto"/>
              </w:divBdr>
            </w:div>
            <w:div w:id="638992730">
              <w:marLeft w:val="0"/>
              <w:marRight w:val="0"/>
              <w:marTop w:val="0"/>
              <w:marBottom w:val="0"/>
              <w:divBdr>
                <w:top w:val="none" w:sz="0" w:space="0" w:color="auto"/>
                <w:left w:val="none" w:sz="0" w:space="0" w:color="auto"/>
                <w:bottom w:val="none" w:sz="0" w:space="0" w:color="auto"/>
                <w:right w:val="none" w:sz="0" w:space="0" w:color="auto"/>
              </w:divBdr>
            </w:div>
            <w:div w:id="1156722844">
              <w:marLeft w:val="0"/>
              <w:marRight w:val="0"/>
              <w:marTop w:val="0"/>
              <w:marBottom w:val="0"/>
              <w:divBdr>
                <w:top w:val="none" w:sz="0" w:space="0" w:color="auto"/>
                <w:left w:val="none" w:sz="0" w:space="0" w:color="auto"/>
                <w:bottom w:val="none" w:sz="0" w:space="0" w:color="auto"/>
                <w:right w:val="none" w:sz="0" w:space="0" w:color="auto"/>
              </w:divBdr>
            </w:div>
            <w:div w:id="1615206182">
              <w:marLeft w:val="0"/>
              <w:marRight w:val="0"/>
              <w:marTop w:val="0"/>
              <w:marBottom w:val="0"/>
              <w:divBdr>
                <w:top w:val="none" w:sz="0" w:space="0" w:color="auto"/>
                <w:left w:val="none" w:sz="0" w:space="0" w:color="auto"/>
                <w:bottom w:val="none" w:sz="0" w:space="0" w:color="auto"/>
                <w:right w:val="none" w:sz="0" w:space="0" w:color="auto"/>
              </w:divBdr>
            </w:div>
            <w:div w:id="668871238">
              <w:marLeft w:val="0"/>
              <w:marRight w:val="0"/>
              <w:marTop w:val="0"/>
              <w:marBottom w:val="0"/>
              <w:divBdr>
                <w:top w:val="none" w:sz="0" w:space="0" w:color="auto"/>
                <w:left w:val="none" w:sz="0" w:space="0" w:color="auto"/>
                <w:bottom w:val="none" w:sz="0" w:space="0" w:color="auto"/>
                <w:right w:val="none" w:sz="0" w:space="0" w:color="auto"/>
              </w:divBdr>
            </w:div>
            <w:div w:id="1285885529">
              <w:marLeft w:val="0"/>
              <w:marRight w:val="0"/>
              <w:marTop w:val="0"/>
              <w:marBottom w:val="0"/>
              <w:divBdr>
                <w:top w:val="none" w:sz="0" w:space="0" w:color="auto"/>
                <w:left w:val="none" w:sz="0" w:space="0" w:color="auto"/>
                <w:bottom w:val="none" w:sz="0" w:space="0" w:color="auto"/>
                <w:right w:val="none" w:sz="0" w:space="0" w:color="auto"/>
              </w:divBdr>
            </w:div>
            <w:div w:id="1719478049">
              <w:marLeft w:val="0"/>
              <w:marRight w:val="0"/>
              <w:marTop w:val="0"/>
              <w:marBottom w:val="0"/>
              <w:divBdr>
                <w:top w:val="none" w:sz="0" w:space="0" w:color="auto"/>
                <w:left w:val="none" w:sz="0" w:space="0" w:color="auto"/>
                <w:bottom w:val="none" w:sz="0" w:space="0" w:color="auto"/>
                <w:right w:val="none" w:sz="0" w:space="0" w:color="auto"/>
              </w:divBdr>
            </w:div>
            <w:div w:id="518660762">
              <w:marLeft w:val="0"/>
              <w:marRight w:val="0"/>
              <w:marTop w:val="0"/>
              <w:marBottom w:val="0"/>
              <w:divBdr>
                <w:top w:val="none" w:sz="0" w:space="0" w:color="auto"/>
                <w:left w:val="none" w:sz="0" w:space="0" w:color="auto"/>
                <w:bottom w:val="none" w:sz="0" w:space="0" w:color="auto"/>
                <w:right w:val="none" w:sz="0" w:space="0" w:color="auto"/>
              </w:divBdr>
            </w:div>
            <w:div w:id="1877155512">
              <w:marLeft w:val="0"/>
              <w:marRight w:val="0"/>
              <w:marTop w:val="0"/>
              <w:marBottom w:val="0"/>
              <w:divBdr>
                <w:top w:val="none" w:sz="0" w:space="0" w:color="auto"/>
                <w:left w:val="none" w:sz="0" w:space="0" w:color="auto"/>
                <w:bottom w:val="none" w:sz="0" w:space="0" w:color="auto"/>
                <w:right w:val="none" w:sz="0" w:space="0" w:color="auto"/>
              </w:divBdr>
            </w:div>
            <w:div w:id="299657689">
              <w:marLeft w:val="0"/>
              <w:marRight w:val="0"/>
              <w:marTop w:val="0"/>
              <w:marBottom w:val="0"/>
              <w:divBdr>
                <w:top w:val="none" w:sz="0" w:space="0" w:color="auto"/>
                <w:left w:val="none" w:sz="0" w:space="0" w:color="auto"/>
                <w:bottom w:val="none" w:sz="0" w:space="0" w:color="auto"/>
                <w:right w:val="none" w:sz="0" w:space="0" w:color="auto"/>
              </w:divBdr>
            </w:div>
            <w:div w:id="1298728760">
              <w:marLeft w:val="0"/>
              <w:marRight w:val="0"/>
              <w:marTop w:val="0"/>
              <w:marBottom w:val="0"/>
              <w:divBdr>
                <w:top w:val="none" w:sz="0" w:space="0" w:color="auto"/>
                <w:left w:val="none" w:sz="0" w:space="0" w:color="auto"/>
                <w:bottom w:val="none" w:sz="0" w:space="0" w:color="auto"/>
                <w:right w:val="none" w:sz="0" w:space="0" w:color="auto"/>
              </w:divBdr>
            </w:div>
            <w:div w:id="1864662295">
              <w:marLeft w:val="0"/>
              <w:marRight w:val="0"/>
              <w:marTop w:val="0"/>
              <w:marBottom w:val="0"/>
              <w:divBdr>
                <w:top w:val="none" w:sz="0" w:space="0" w:color="auto"/>
                <w:left w:val="none" w:sz="0" w:space="0" w:color="auto"/>
                <w:bottom w:val="none" w:sz="0" w:space="0" w:color="auto"/>
                <w:right w:val="none" w:sz="0" w:space="0" w:color="auto"/>
              </w:divBdr>
            </w:div>
            <w:div w:id="318004843">
              <w:marLeft w:val="0"/>
              <w:marRight w:val="0"/>
              <w:marTop w:val="0"/>
              <w:marBottom w:val="0"/>
              <w:divBdr>
                <w:top w:val="none" w:sz="0" w:space="0" w:color="auto"/>
                <w:left w:val="none" w:sz="0" w:space="0" w:color="auto"/>
                <w:bottom w:val="none" w:sz="0" w:space="0" w:color="auto"/>
                <w:right w:val="none" w:sz="0" w:space="0" w:color="auto"/>
              </w:divBdr>
            </w:div>
            <w:div w:id="1695184997">
              <w:marLeft w:val="0"/>
              <w:marRight w:val="0"/>
              <w:marTop w:val="0"/>
              <w:marBottom w:val="0"/>
              <w:divBdr>
                <w:top w:val="none" w:sz="0" w:space="0" w:color="auto"/>
                <w:left w:val="none" w:sz="0" w:space="0" w:color="auto"/>
                <w:bottom w:val="none" w:sz="0" w:space="0" w:color="auto"/>
                <w:right w:val="none" w:sz="0" w:space="0" w:color="auto"/>
              </w:divBdr>
            </w:div>
            <w:div w:id="1674525986">
              <w:marLeft w:val="0"/>
              <w:marRight w:val="0"/>
              <w:marTop w:val="0"/>
              <w:marBottom w:val="0"/>
              <w:divBdr>
                <w:top w:val="none" w:sz="0" w:space="0" w:color="auto"/>
                <w:left w:val="none" w:sz="0" w:space="0" w:color="auto"/>
                <w:bottom w:val="none" w:sz="0" w:space="0" w:color="auto"/>
                <w:right w:val="none" w:sz="0" w:space="0" w:color="auto"/>
              </w:divBdr>
            </w:div>
            <w:div w:id="1533690972">
              <w:marLeft w:val="0"/>
              <w:marRight w:val="0"/>
              <w:marTop w:val="0"/>
              <w:marBottom w:val="0"/>
              <w:divBdr>
                <w:top w:val="none" w:sz="0" w:space="0" w:color="auto"/>
                <w:left w:val="none" w:sz="0" w:space="0" w:color="auto"/>
                <w:bottom w:val="none" w:sz="0" w:space="0" w:color="auto"/>
                <w:right w:val="none" w:sz="0" w:space="0" w:color="auto"/>
              </w:divBdr>
            </w:div>
            <w:div w:id="348944451">
              <w:marLeft w:val="0"/>
              <w:marRight w:val="0"/>
              <w:marTop w:val="0"/>
              <w:marBottom w:val="0"/>
              <w:divBdr>
                <w:top w:val="none" w:sz="0" w:space="0" w:color="auto"/>
                <w:left w:val="none" w:sz="0" w:space="0" w:color="auto"/>
                <w:bottom w:val="none" w:sz="0" w:space="0" w:color="auto"/>
                <w:right w:val="none" w:sz="0" w:space="0" w:color="auto"/>
              </w:divBdr>
            </w:div>
            <w:div w:id="1242255480">
              <w:marLeft w:val="0"/>
              <w:marRight w:val="0"/>
              <w:marTop w:val="0"/>
              <w:marBottom w:val="0"/>
              <w:divBdr>
                <w:top w:val="none" w:sz="0" w:space="0" w:color="auto"/>
                <w:left w:val="none" w:sz="0" w:space="0" w:color="auto"/>
                <w:bottom w:val="none" w:sz="0" w:space="0" w:color="auto"/>
                <w:right w:val="none" w:sz="0" w:space="0" w:color="auto"/>
              </w:divBdr>
            </w:div>
            <w:div w:id="452750822">
              <w:marLeft w:val="0"/>
              <w:marRight w:val="0"/>
              <w:marTop w:val="0"/>
              <w:marBottom w:val="0"/>
              <w:divBdr>
                <w:top w:val="none" w:sz="0" w:space="0" w:color="auto"/>
                <w:left w:val="none" w:sz="0" w:space="0" w:color="auto"/>
                <w:bottom w:val="none" w:sz="0" w:space="0" w:color="auto"/>
                <w:right w:val="none" w:sz="0" w:space="0" w:color="auto"/>
              </w:divBdr>
            </w:div>
            <w:div w:id="1063336058">
              <w:marLeft w:val="0"/>
              <w:marRight w:val="0"/>
              <w:marTop w:val="0"/>
              <w:marBottom w:val="0"/>
              <w:divBdr>
                <w:top w:val="none" w:sz="0" w:space="0" w:color="auto"/>
                <w:left w:val="none" w:sz="0" w:space="0" w:color="auto"/>
                <w:bottom w:val="none" w:sz="0" w:space="0" w:color="auto"/>
                <w:right w:val="none" w:sz="0" w:space="0" w:color="auto"/>
              </w:divBdr>
            </w:div>
            <w:div w:id="1180436382">
              <w:marLeft w:val="0"/>
              <w:marRight w:val="0"/>
              <w:marTop w:val="0"/>
              <w:marBottom w:val="0"/>
              <w:divBdr>
                <w:top w:val="none" w:sz="0" w:space="0" w:color="auto"/>
                <w:left w:val="none" w:sz="0" w:space="0" w:color="auto"/>
                <w:bottom w:val="none" w:sz="0" w:space="0" w:color="auto"/>
                <w:right w:val="none" w:sz="0" w:space="0" w:color="auto"/>
              </w:divBdr>
            </w:div>
            <w:div w:id="1156798948">
              <w:marLeft w:val="0"/>
              <w:marRight w:val="0"/>
              <w:marTop w:val="0"/>
              <w:marBottom w:val="0"/>
              <w:divBdr>
                <w:top w:val="none" w:sz="0" w:space="0" w:color="auto"/>
                <w:left w:val="none" w:sz="0" w:space="0" w:color="auto"/>
                <w:bottom w:val="none" w:sz="0" w:space="0" w:color="auto"/>
                <w:right w:val="none" w:sz="0" w:space="0" w:color="auto"/>
              </w:divBdr>
            </w:div>
            <w:div w:id="719592163">
              <w:marLeft w:val="0"/>
              <w:marRight w:val="0"/>
              <w:marTop w:val="0"/>
              <w:marBottom w:val="0"/>
              <w:divBdr>
                <w:top w:val="none" w:sz="0" w:space="0" w:color="auto"/>
                <w:left w:val="none" w:sz="0" w:space="0" w:color="auto"/>
                <w:bottom w:val="none" w:sz="0" w:space="0" w:color="auto"/>
                <w:right w:val="none" w:sz="0" w:space="0" w:color="auto"/>
              </w:divBdr>
            </w:div>
            <w:div w:id="311764021">
              <w:marLeft w:val="0"/>
              <w:marRight w:val="0"/>
              <w:marTop w:val="0"/>
              <w:marBottom w:val="0"/>
              <w:divBdr>
                <w:top w:val="none" w:sz="0" w:space="0" w:color="auto"/>
                <w:left w:val="none" w:sz="0" w:space="0" w:color="auto"/>
                <w:bottom w:val="none" w:sz="0" w:space="0" w:color="auto"/>
                <w:right w:val="none" w:sz="0" w:space="0" w:color="auto"/>
              </w:divBdr>
            </w:div>
            <w:div w:id="127094651">
              <w:marLeft w:val="0"/>
              <w:marRight w:val="0"/>
              <w:marTop w:val="0"/>
              <w:marBottom w:val="0"/>
              <w:divBdr>
                <w:top w:val="none" w:sz="0" w:space="0" w:color="auto"/>
                <w:left w:val="none" w:sz="0" w:space="0" w:color="auto"/>
                <w:bottom w:val="none" w:sz="0" w:space="0" w:color="auto"/>
                <w:right w:val="none" w:sz="0" w:space="0" w:color="auto"/>
              </w:divBdr>
            </w:div>
            <w:div w:id="1008142650">
              <w:marLeft w:val="0"/>
              <w:marRight w:val="0"/>
              <w:marTop w:val="0"/>
              <w:marBottom w:val="0"/>
              <w:divBdr>
                <w:top w:val="none" w:sz="0" w:space="0" w:color="auto"/>
                <w:left w:val="none" w:sz="0" w:space="0" w:color="auto"/>
                <w:bottom w:val="none" w:sz="0" w:space="0" w:color="auto"/>
                <w:right w:val="none" w:sz="0" w:space="0" w:color="auto"/>
              </w:divBdr>
            </w:div>
            <w:div w:id="46338729">
              <w:marLeft w:val="0"/>
              <w:marRight w:val="0"/>
              <w:marTop w:val="0"/>
              <w:marBottom w:val="0"/>
              <w:divBdr>
                <w:top w:val="none" w:sz="0" w:space="0" w:color="auto"/>
                <w:left w:val="none" w:sz="0" w:space="0" w:color="auto"/>
                <w:bottom w:val="none" w:sz="0" w:space="0" w:color="auto"/>
                <w:right w:val="none" w:sz="0" w:space="0" w:color="auto"/>
              </w:divBdr>
            </w:div>
            <w:div w:id="1558668469">
              <w:marLeft w:val="0"/>
              <w:marRight w:val="0"/>
              <w:marTop w:val="0"/>
              <w:marBottom w:val="0"/>
              <w:divBdr>
                <w:top w:val="none" w:sz="0" w:space="0" w:color="auto"/>
                <w:left w:val="none" w:sz="0" w:space="0" w:color="auto"/>
                <w:bottom w:val="none" w:sz="0" w:space="0" w:color="auto"/>
                <w:right w:val="none" w:sz="0" w:space="0" w:color="auto"/>
              </w:divBdr>
            </w:div>
            <w:div w:id="700787304">
              <w:marLeft w:val="0"/>
              <w:marRight w:val="0"/>
              <w:marTop w:val="0"/>
              <w:marBottom w:val="0"/>
              <w:divBdr>
                <w:top w:val="none" w:sz="0" w:space="0" w:color="auto"/>
                <w:left w:val="none" w:sz="0" w:space="0" w:color="auto"/>
                <w:bottom w:val="none" w:sz="0" w:space="0" w:color="auto"/>
                <w:right w:val="none" w:sz="0" w:space="0" w:color="auto"/>
              </w:divBdr>
            </w:div>
            <w:div w:id="2030790481">
              <w:marLeft w:val="0"/>
              <w:marRight w:val="0"/>
              <w:marTop w:val="0"/>
              <w:marBottom w:val="0"/>
              <w:divBdr>
                <w:top w:val="none" w:sz="0" w:space="0" w:color="auto"/>
                <w:left w:val="none" w:sz="0" w:space="0" w:color="auto"/>
                <w:bottom w:val="none" w:sz="0" w:space="0" w:color="auto"/>
                <w:right w:val="none" w:sz="0" w:space="0" w:color="auto"/>
              </w:divBdr>
            </w:div>
            <w:div w:id="1058551029">
              <w:marLeft w:val="0"/>
              <w:marRight w:val="0"/>
              <w:marTop w:val="0"/>
              <w:marBottom w:val="0"/>
              <w:divBdr>
                <w:top w:val="none" w:sz="0" w:space="0" w:color="auto"/>
                <w:left w:val="none" w:sz="0" w:space="0" w:color="auto"/>
                <w:bottom w:val="none" w:sz="0" w:space="0" w:color="auto"/>
                <w:right w:val="none" w:sz="0" w:space="0" w:color="auto"/>
              </w:divBdr>
            </w:div>
            <w:div w:id="647319076">
              <w:marLeft w:val="0"/>
              <w:marRight w:val="0"/>
              <w:marTop w:val="0"/>
              <w:marBottom w:val="0"/>
              <w:divBdr>
                <w:top w:val="none" w:sz="0" w:space="0" w:color="auto"/>
                <w:left w:val="none" w:sz="0" w:space="0" w:color="auto"/>
                <w:bottom w:val="none" w:sz="0" w:space="0" w:color="auto"/>
                <w:right w:val="none" w:sz="0" w:space="0" w:color="auto"/>
              </w:divBdr>
            </w:div>
            <w:div w:id="1616907795">
              <w:marLeft w:val="0"/>
              <w:marRight w:val="0"/>
              <w:marTop w:val="0"/>
              <w:marBottom w:val="0"/>
              <w:divBdr>
                <w:top w:val="none" w:sz="0" w:space="0" w:color="auto"/>
                <w:left w:val="none" w:sz="0" w:space="0" w:color="auto"/>
                <w:bottom w:val="none" w:sz="0" w:space="0" w:color="auto"/>
                <w:right w:val="none" w:sz="0" w:space="0" w:color="auto"/>
              </w:divBdr>
            </w:div>
            <w:div w:id="2096170497">
              <w:marLeft w:val="0"/>
              <w:marRight w:val="0"/>
              <w:marTop w:val="0"/>
              <w:marBottom w:val="0"/>
              <w:divBdr>
                <w:top w:val="none" w:sz="0" w:space="0" w:color="auto"/>
                <w:left w:val="none" w:sz="0" w:space="0" w:color="auto"/>
                <w:bottom w:val="none" w:sz="0" w:space="0" w:color="auto"/>
                <w:right w:val="none" w:sz="0" w:space="0" w:color="auto"/>
              </w:divBdr>
            </w:div>
            <w:div w:id="1361248437">
              <w:marLeft w:val="0"/>
              <w:marRight w:val="0"/>
              <w:marTop w:val="0"/>
              <w:marBottom w:val="0"/>
              <w:divBdr>
                <w:top w:val="none" w:sz="0" w:space="0" w:color="auto"/>
                <w:left w:val="none" w:sz="0" w:space="0" w:color="auto"/>
                <w:bottom w:val="none" w:sz="0" w:space="0" w:color="auto"/>
                <w:right w:val="none" w:sz="0" w:space="0" w:color="auto"/>
              </w:divBdr>
            </w:div>
            <w:div w:id="468983462">
              <w:marLeft w:val="0"/>
              <w:marRight w:val="0"/>
              <w:marTop w:val="0"/>
              <w:marBottom w:val="0"/>
              <w:divBdr>
                <w:top w:val="none" w:sz="0" w:space="0" w:color="auto"/>
                <w:left w:val="none" w:sz="0" w:space="0" w:color="auto"/>
                <w:bottom w:val="none" w:sz="0" w:space="0" w:color="auto"/>
                <w:right w:val="none" w:sz="0" w:space="0" w:color="auto"/>
              </w:divBdr>
            </w:div>
            <w:div w:id="1412041346">
              <w:marLeft w:val="0"/>
              <w:marRight w:val="0"/>
              <w:marTop w:val="0"/>
              <w:marBottom w:val="0"/>
              <w:divBdr>
                <w:top w:val="none" w:sz="0" w:space="0" w:color="auto"/>
                <w:left w:val="none" w:sz="0" w:space="0" w:color="auto"/>
                <w:bottom w:val="none" w:sz="0" w:space="0" w:color="auto"/>
                <w:right w:val="none" w:sz="0" w:space="0" w:color="auto"/>
              </w:divBdr>
            </w:div>
            <w:div w:id="727191676">
              <w:marLeft w:val="0"/>
              <w:marRight w:val="0"/>
              <w:marTop w:val="0"/>
              <w:marBottom w:val="0"/>
              <w:divBdr>
                <w:top w:val="none" w:sz="0" w:space="0" w:color="auto"/>
                <w:left w:val="none" w:sz="0" w:space="0" w:color="auto"/>
                <w:bottom w:val="none" w:sz="0" w:space="0" w:color="auto"/>
                <w:right w:val="none" w:sz="0" w:space="0" w:color="auto"/>
              </w:divBdr>
            </w:div>
            <w:div w:id="1684286944">
              <w:marLeft w:val="0"/>
              <w:marRight w:val="0"/>
              <w:marTop w:val="0"/>
              <w:marBottom w:val="0"/>
              <w:divBdr>
                <w:top w:val="none" w:sz="0" w:space="0" w:color="auto"/>
                <w:left w:val="none" w:sz="0" w:space="0" w:color="auto"/>
                <w:bottom w:val="none" w:sz="0" w:space="0" w:color="auto"/>
                <w:right w:val="none" w:sz="0" w:space="0" w:color="auto"/>
              </w:divBdr>
            </w:div>
            <w:div w:id="1904443130">
              <w:marLeft w:val="0"/>
              <w:marRight w:val="0"/>
              <w:marTop w:val="0"/>
              <w:marBottom w:val="0"/>
              <w:divBdr>
                <w:top w:val="none" w:sz="0" w:space="0" w:color="auto"/>
                <w:left w:val="none" w:sz="0" w:space="0" w:color="auto"/>
                <w:bottom w:val="none" w:sz="0" w:space="0" w:color="auto"/>
                <w:right w:val="none" w:sz="0" w:space="0" w:color="auto"/>
              </w:divBdr>
            </w:div>
            <w:div w:id="1771701974">
              <w:marLeft w:val="0"/>
              <w:marRight w:val="0"/>
              <w:marTop w:val="0"/>
              <w:marBottom w:val="0"/>
              <w:divBdr>
                <w:top w:val="none" w:sz="0" w:space="0" w:color="auto"/>
                <w:left w:val="none" w:sz="0" w:space="0" w:color="auto"/>
                <w:bottom w:val="none" w:sz="0" w:space="0" w:color="auto"/>
                <w:right w:val="none" w:sz="0" w:space="0" w:color="auto"/>
              </w:divBdr>
            </w:div>
            <w:div w:id="1383601834">
              <w:marLeft w:val="0"/>
              <w:marRight w:val="0"/>
              <w:marTop w:val="0"/>
              <w:marBottom w:val="0"/>
              <w:divBdr>
                <w:top w:val="none" w:sz="0" w:space="0" w:color="auto"/>
                <w:left w:val="none" w:sz="0" w:space="0" w:color="auto"/>
                <w:bottom w:val="none" w:sz="0" w:space="0" w:color="auto"/>
                <w:right w:val="none" w:sz="0" w:space="0" w:color="auto"/>
              </w:divBdr>
            </w:div>
            <w:div w:id="414324007">
              <w:marLeft w:val="0"/>
              <w:marRight w:val="0"/>
              <w:marTop w:val="0"/>
              <w:marBottom w:val="0"/>
              <w:divBdr>
                <w:top w:val="none" w:sz="0" w:space="0" w:color="auto"/>
                <w:left w:val="none" w:sz="0" w:space="0" w:color="auto"/>
                <w:bottom w:val="none" w:sz="0" w:space="0" w:color="auto"/>
                <w:right w:val="none" w:sz="0" w:space="0" w:color="auto"/>
              </w:divBdr>
            </w:div>
            <w:div w:id="1970819217">
              <w:marLeft w:val="0"/>
              <w:marRight w:val="0"/>
              <w:marTop w:val="0"/>
              <w:marBottom w:val="0"/>
              <w:divBdr>
                <w:top w:val="none" w:sz="0" w:space="0" w:color="auto"/>
                <w:left w:val="none" w:sz="0" w:space="0" w:color="auto"/>
                <w:bottom w:val="none" w:sz="0" w:space="0" w:color="auto"/>
                <w:right w:val="none" w:sz="0" w:space="0" w:color="auto"/>
              </w:divBdr>
            </w:div>
            <w:div w:id="2003965473">
              <w:marLeft w:val="0"/>
              <w:marRight w:val="0"/>
              <w:marTop w:val="0"/>
              <w:marBottom w:val="0"/>
              <w:divBdr>
                <w:top w:val="none" w:sz="0" w:space="0" w:color="auto"/>
                <w:left w:val="none" w:sz="0" w:space="0" w:color="auto"/>
                <w:bottom w:val="none" w:sz="0" w:space="0" w:color="auto"/>
                <w:right w:val="none" w:sz="0" w:space="0" w:color="auto"/>
              </w:divBdr>
            </w:div>
            <w:div w:id="2061440809">
              <w:marLeft w:val="0"/>
              <w:marRight w:val="0"/>
              <w:marTop w:val="0"/>
              <w:marBottom w:val="0"/>
              <w:divBdr>
                <w:top w:val="none" w:sz="0" w:space="0" w:color="auto"/>
                <w:left w:val="none" w:sz="0" w:space="0" w:color="auto"/>
                <w:bottom w:val="none" w:sz="0" w:space="0" w:color="auto"/>
                <w:right w:val="none" w:sz="0" w:space="0" w:color="auto"/>
              </w:divBdr>
            </w:div>
            <w:div w:id="560597922">
              <w:marLeft w:val="0"/>
              <w:marRight w:val="0"/>
              <w:marTop w:val="0"/>
              <w:marBottom w:val="0"/>
              <w:divBdr>
                <w:top w:val="none" w:sz="0" w:space="0" w:color="auto"/>
                <w:left w:val="none" w:sz="0" w:space="0" w:color="auto"/>
                <w:bottom w:val="none" w:sz="0" w:space="0" w:color="auto"/>
                <w:right w:val="none" w:sz="0" w:space="0" w:color="auto"/>
              </w:divBdr>
            </w:div>
            <w:div w:id="1365986979">
              <w:marLeft w:val="0"/>
              <w:marRight w:val="0"/>
              <w:marTop w:val="0"/>
              <w:marBottom w:val="0"/>
              <w:divBdr>
                <w:top w:val="none" w:sz="0" w:space="0" w:color="auto"/>
                <w:left w:val="none" w:sz="0" w:space="0" w:color="auto"/>
                <w:bottom w:val="none" w:sz="0" w:space="0" w:color="auto"/>
                <w:right w:val="none" w:sz="0" w:space="0" w:color="auto"/>
              </w:divBdr>
            </w:div>
            <w:div w:id="1859270917">
              <w:marLeft w:val="0"/>
              <w:marRight w:val="0"/>
              <w:marTop w:val="0"/>
              <w:marBottom w:val="0"/>
              <w:divBdr>
                <w:top w:val="none" w:sz="0" w:space="0" w:color="auto"/>
                <w:left w:val="none" w:sz="0" w:space="0" w:color="auto"/>
                <w:bottom w:val="none" w:sz="0" w:space="0" w:color="auto"/>
                <w:right w:val="none" w:sz="0" w:space="0" w:color="auto"/>
              </w:divBdr>
            </w:div>
            <w:div w:id="394593974">
              <w:marLeft w:val="0"/>
              <w:marRight w:val="0"/>
              <w:marTop w:val="0"/>
              <w:marBottom w:val="0"/>
              <w:divBdr>
                <w:top w:val="none" w:sz="0" w:space="0" w:color="auto"/>
                <w:left w:val="none" w:sz="0" w:space="0" w:color="auto"/>
                <w:bottom w:val="none" w:sz="0" w:space="0" w:color="auto"/>
                <w:right w:val="none" w:sz="0" w:space="0" w:color="auto"/>
              </w:divBdr>
            </w:div>
            <w:div w:id="153377418">
              <w:marLeft w:val="0"/>
              <w:marRight w:val="0"/>
              <w:marTop w:val="0"/>
              <w:marBottom w:val="0"/>
              <w:divBdr>
                <w:top w:val="none" w:sz="0" w:space="0" w:color="auto"/>
                <w:left w:val="none" w:sz="0" w:space="0" w:color="auto"/>
                <w:bottom w:val="none" w:sz="0" w:space="0" w:color="auto"/>
                <w:right w:val="none" w:sz="0" w:space="0" w:color="auto"/>
              </w:divBdr>
            </w:div>
            <w:div w:id="311953716">
              <w:marLeft w:val="0"/>
              <w:marRight w:val="0"/>
              <w:marTop w:val="0"/>
              <w:marBottom w:val="0"/>
              <w:divBdr>
                <w:top w:val="none" w:sz="0" w:space="0" w:color="auto"/>
                <w:left w:val="none" w:sz="0" w:space="0" w:color="auto"/>
                <w:bottom w:val="none" w:sz="0" w:space="0" w:color="auto"/>
                <w:right w:val="none" w:sz="0" w:space="0" w:color="auto"/>
              </w:divBdr>
            </w:div>
            <w:div w:id="669715913">
              <w:marLeft w:val="0"/>
              <w:marRight w:val="0"/>
              <w:marTop w:val="0"/>
              <w:marBottom w:val="0"/>
              <w:divBdr>
                <w:top w:val="none" w:sz="0" w:space="0" w:color="auto"/>
                <w:left w:val="none" w:sz="0" w:space="0" w:color="auto"/>
                <w:bottom w:val="none" w:sz="0" w:space="0" w:color="auto"/>
                <w:right w:val="none" w:sz="0" w:space="0" w:color="auto"/>
              </w:divBdr>
            </w:div>
            <w:div w:id="1960794258">
              <w:marLeft w:val="0"/>
              <w:marRight w:val="0"/>
              <w:marTop w:val="0"/>
              <w:marBottom w:val="0"/>
              <w:divBdr>
                <w:top w:val="none" w:sz="0" w:space="0" w:color="auto"/>
                <w:left w:val="none" w:sz="0" w:space="0" w:color="auto"/>
                <w:bottom w:val="none" w:sz="0" w:space="0" w:color="auto"/>
                <w:right w:val="none" w:sz="0" w:space="0" w:color="auto"/>
              </w:divBdr>
            </w:div>
            <w:div w:id="1842432974">
              <w:marLeft w:val="0"/>
              <w:marRight w:val="0"/>
              <w:marTop w:val="0"/>
              <w:marBottom w:val="0"/>
              <w:divBdr>
                <w:top w:val="none" w:sz="0" w:space="0" w:color="auto"/>
                <w:left w:val="none" w:sz="0" w:space="0" w:color="auto"/>
                <w:bottom w:val="none" w:sz="0" w:space="0" w:color="auto"/>
                <w:right w:val="none" w:sz="0" w:space="0" w:color="auto"/>
              </w:divBdr>
            </w:div>
            <w:div w:id="902717609">
              <w:marLeft w:val="0"/>
              <w:marRight w:val="0"/>
              <w:marTop w:val="0"/>
              <w:marBottom w:val="0"/>
              <w:divBdr>
                <w:top w:val="none" w:sz="0" w:space="0" w:color="auto"/>
                <w:left w:val="none" w:sz="0" w:space="0" w:color="auto"/>
                <w:bottom w:val="none" w:sz="0" w:space="0" w:color="auto"/>
                <w:right w:val="none" w:sz="0" w:space="0" w:color="auto"/>
              </w:divBdr>
            </w:div>
            <w:div w:id="1781759873">
              <w:marLeft w:val="0"/>
              <w:marRight w:val="0"/>
              <w:marTop w:val="0"/>
              <w:marBottom w:val="0"/>
              <w:divBdr>
                <w:top w:val="none" w:sz="0" w:space="0" w:color="auto"/>
                <w:left w:val="none" w:sz="0" w:space="0" w:color="auto"/>
                <w:bottom w:val="none" w:sz="0" w:space="0" w:color="auto"/>
                <w:right w:val="none" w:sz="0" w:space="0" w:color="auto"/>
              </w:divBdr>
            </w:div>
            <w:div w:id="561872574">
              <w:marLeft w:val="0"/>
              <w:marRight w:val="0"/>
              <w:marTop w:val="0"/>
              <w:marBottom w:val="0"/>
              <w:divBdr>
                <w:top w:val="none" w:sz="0" w:space="0" w:color="auto"/>
                <w:left w:val="none" w:sz="0" w:space="0" w:color="auto"/>
                <w:bottom w:val="none" w:sz="0" w:space="0" w:color="auto"/>
                <w:right w:val="none" w:sz="0" w:space="0" w:color="auto"/>
              </w:divBdr>
            </w:div>
            <w:div w:id="1818305496">
              <w:marLeft w:val="0"/>
              <w:marRight w:val="0"/>
              <w:marTop w:val="0"/>
              <w:marBottom w:val="0"/>
              <w:divBdr>
                <w:top w:val="none" w:sz="0" w:space="0" w:color="auto"/>
                <w:left w:val="none" w:sz="0" w:space="0" w:color="auto"/>
                <w:bottom w:val="none" w:sz="0" w:space="0" w:color="auto"/>
                <w:right w:val="none" w:sz="0" w:space="0" w:color="auto"/>
              </w:divBdr>
            </w:div>
            <w:div w:id="933057530">
              <w:marLeft w:val="0"/>
              <w:marRight w:val="0"/>
              <w:marTop w:val="0"/>
              <w:marBottom w:val="0"/>
              <w:divBdr>
                <w:top w:val="none" w:sz="0" w:space="0" w:color="auto"/>
                <w:left w:val="none" w:sz="0" w:space="0" w:color="auto"/>
                <w:bottom w:val="none" w:sz="0" w:space="0" w:color="auto"/>
                <w:right w:val="none" w:sz="0" w:space="0" w:color="auto"/>
              </w:divBdr>
            </w:div>
            <w:div w:id="784081921">
              <w:marLeft w:val="0"/>
              <w:marRight w:val="0"/>
              <w:marTop w:val="0"/>
              <w:marBottom w:val="0"/>
              <w:divBdr>
                <w:top w:val="none" w:sz="0" w:space="0" w:color="auto"/>
                <w:left w:val="none" w:sz="0" w:space="0" w:color="auto"/>
                <w:bottom w:val="none" w:sz="0" w:space="0" w:color="auto"/>
                <w:right w:val="none" w:sz="0" w:space="0" w:color="auto"/>
              </w:divBdr>
            </w:div>
            <w:div w:id="1163666899">
              <w:marLeft w:val="0"/>
              <w:marRight w:val="0"/>
              <w:marTop w:val="0"/>
              <w:marBottom w:val="0"/>
              <w:divBdr>
                <w:top w:val="none" w:sz="0" w:space="0" w:color="auto"/>
                <w:left w:val="none" w:sz="0" w:space="0" w:color="auto"/>
                <w:bottom w:val="none" w:sz="0" w:space="0" w:color="auto"/>
                <w:right w:val="none" w:sz="0" w:space="0" w:color="auto"/>
              </w:divBdr>
            </w:div>
            <w:div w:id="573706242">
              <w:marLeft w:val="0"/>
              <w:marRight w:val="0"/>
              <w:marTop w:val="0"/>
              <w:marBottom w:val="0"/>
              <w:divBdr>
                <w:top w:val="none" w:sz="0" w:space="0" w:color="auto"/>
                <w:left w:val="none" w:sz="0" w:space="0" w:color="auto"/>
                <w:bottom w:val="none" w:sz="0" w:space="0" w:color="auto"/>
                <w:right w:val="none" w:sz="0" w:space="0" w:color="auto"/>
              </w:divBdr>
            </w:div>
            <w:div w:id="797602090">
              <w:marLeft w:val="0"/>
              <w:marRight w:val="0"/>
              <w:marTop w:val="0"/>
              <w:marBottom w:val="0"/>
              <w:divBdr>
                <w:top w:val="none" w:sz="0" w:space="0" w:color="auto"/>
                <w:left w:val="none" w:sz="0" w:space="0" w:color="auto"/>
                <w:bottom w:val="none" w:sz="0" w:space="0" w:color="auto"/>
                <w:right w:val="none" w:sz="0" w:space="0" w:color="auto"/>
              </w:divBdr>
            </w:div>
            <w:div w:id="297417897">
              <w:marLeft w:val="0"/>
              <w:marRight w:val="0"/>
              <w:marTop w:val="0"/>
              <w:marBottom w:val="0"/>
              <w:divBdr>
                <w:top w:val="none" w:sz="0" w:space="0" w:color="auto"/>
                <w:left w:val="none" w:sz="0" w:space="0" w:color="auto"/>
                <w:bottom w:val="none" w:sz="0" w:space="0" w:color="auto"/>
                <w:right w:val="none" w:sz="0" w:space="0" w:color="auto"/>
              </w:divBdr>
            </w:div>
            <w:div w:id="1039158841">
              <w:marLeft w:val="0"/>
              <w:marRight w:val="0"/>
              <w:marTop w:val="0"/>
              <w:marBottom w:val="0"/>
              <w:divBdr>
                <w:top w:val="none" w:sz="0" w:space="0" w:color="auto"/>
                <w:left w:val="none" w:sz="0" w:space="0" w:color="auto"/>
                <w:bottom w:val="none" w:sz="0" w:space="0" w:color="auto"/>
                <w:right w:val="none" w:sz="0" w:space="0" w:color="auto"/>
              </w:divBdr>
            </w:div>
            <w:div w:id="311057613">
              <w:marLeft w:val="0"/>
              <w:marRight w:val="0"/>
              <w:marTop w:val="0"/>
              <w:marBottom w:val="0"/>
              <w:divBdr>
                <w:top w:val="none" w:sz="0" w:space="0" w:color="auto"/>
                <w:left w:val="none" w:sz="0" w:space="0" w:color="auto"/>
                <w:bottom w:val="none" w:sz="0" w:space="0" w:color="auto"/>
                <w:right w:val="none" w:sz="0" w:space="0" w:color="auto"/>
              </w:divBdr>
            </w:div>
            <w:div w:id="937299156">
              <w:marLeft w:val="0"/>
              <w:marRight w:val="0"/>
              <w:marTop w:val="0"/>
              <w:marBottom w:val="0"/>
              <w:divBdr>
                <w:top w:val="none" w:sz="0" w:space="0" w:color="auto"/>
                <w:left w:val="none" w:sz="0" w:space="0" w:color="auto"/>
                <w:bottom w:val="none" w:sz="0" w:space="0" w:color="auto"/>
                <w:right w:val="none" w:sz="0" w:space="0" w:color="auto"/>
              </w:divBdr>
            </w:div>
            <w:div w:id="803932750">
              <w:marLeft w:val="0"/>
              <w:marRight w:val="0"/>
              <w:marTop w:val="0"/>
              <w:marBottom w:val="0"/>
              <w:divBdr>
                <w:top w:val="none" w:sz="0" w:space="0" w:color="auto"/>
                <w:left w:val="none" w:sz="0" w:space="0" w:color="auto"/>
                <w:bottom w:val="none" w:sz="0" w:space="0" w:color="auto"/>
                <w:right w:val="none" w:sz="0" w:space="0" w:color="auto"/>
              </w:divBdr>
            </w:div>
            <w:div w:id="1786191427">
              <w:marLeft w:val="0"/>
              <w:marRight w:val="0"/>
              <w:marTop w:val="0"/>
              <w:marBottom w:val="0"/>
              <w:divBdr>
                <w:top w:val="none" w:sz="0" w:space="0" w:color="auto"/>
                <w:left w:val="none" w:sz="0" w:space="0" w:color="auto"/>
                <w:bottom w:val="none" w:sz="0" w:space="0" w:color="auto"/>
                <w:right w:val="none" w:sz="0" w:space="0" w:color="auto"/>
              </w:divBdr>
            </w:div>
            <w:div w:id="2051298184">
              <w:marLeft w:val="0"/>
              <w:marRight w:val="0"/>
              <w:marTop w:val="0"/>
              <w:marBottom w:val="0"/>
              <w:divBdr>
                <w:top w:val="none" w:sz="0" w:space="0" w:color="auto"/>
                <w:left w:val="none" w:sz="0" w:space="0" w:color="auto"/>
                <w:bottom w:val="none" w:sz="0" w:space="0" w:color="auto"/>
                <w:right w:val="none" w:sz="0" w:space="0" w:color="auto"/>
              </w:divBdr>
            </w:div>
            <w:div w:id="969282123">
              <w:marLeft w:val="0"/>
              <w:marRight w:val="0"/>
              <w:marTop w:val="0"/>
              <w:marBottom w:val="0"/>
              <w:divBdr>
                <w:top w:val="none" w:sz="0" w:space="0" w:color="auto"/>
                <w:left w:val="none" w:sz="0" w:space="0" w:color="auto"/>
                <w:bottom w:val="none" w:sz="0" w:space="0" w:color="auto"/>
                <w:right w:val="none" w:sz="0" w:space="0" w:color="auto"/>
              </w:divBdr>
            </w:div>
            <w:div w:id="1165049256">
              <w:marLeft w:val="0"/>
              <w:marRight w:val="0"/>
              <w:marTop w:val="0"/>
              <w:marBottom w:val="0"/>
              <w:divBdr>
                <w:top w:val="none" w:sz="0" w:space="0" w:color="auto"/>
                <w:left w:val="none" w:sz="0" w:space="0" w:color="auto"/>
                <w:bottom w:val="none" w:sz="0" w:space="0" w:color="auto"/>
                <w:right w:val="none" w:sz="0" w:space="0" w:color="auto"/>
              </w:divBdr>
            </w:div>
            <w:div w:id="1887907995">
              <w:marLeft w:val="0"/>
              <w:marRight w:val="0"/>
              <w:marTop w:val="0"/>
              <w:marBottom w:val="0"/>
              <w:divBdr>
                <w:top w:val="none" w:sz="0" w:space="0" w:color="auto"/>
                <w:left w:val="none" w:sz="0" w:space="0" w:color="auto"/>
                <w:bottom w:val="none" w:sz="0" w:space="0" w:color="auto"/>
                <w:right w:val="none" w:sz="0" w:space="0" w:color="auto"/>
              </w:divBdr>
            </w:div>
            <w:div w:id="868641688">
              <w:marLeft w:val="0"/>
              <w:marRight w:val="0"/>
              <w:marTop w:val="0"/>
              <w:marBottom w:val="0"/>
              <w:divBdr>
                <w:top w:val="none" w:sz="0" w:space="0" w:color="auto"/>
                <w:left w:val="none" w:sz="0" w:space="0" w:color="auto"/>
                <w:bottom w:val="none" w:sz="0" w:space="0" w:color="auto"/>
                <w:right w:val="none" w:sz="0" w:space="0" w:color="auto"/>
              </w:divBdr>
            </w:div>
            <w:div w:id="1231110247">
              <w:marLeft w:val="0"/>
              <w:marRight w:val="0"/>
              <w:marTop w:val="0"/>
              <w:marBottom w:val="0"/>
              <w:divBdr>
                <w:top w:val="none" w:sz="0" w:space="0" w:color="auto"/>
                <w:left w:val="none" w:sz="0" w:space="0" w:color="auto"/>
                <w:bottom w:val="none" w:sz="0" w:space="0" w:color="auto"/>
                <w:right w:val="none" w:sz="0" w:space="0" w:color="auto"/>
              </w:divBdr>
            </w:div>
            <w:div w:id="1028606551">
              <w:marLeft w:val="0"/>
              <w:marRight w:val="0"/>
              <w:marTop w:val="0"/>
              <w:marBottom w:val="0"/>
              <w:divBdr>
                <w:top w:val="none" w:sz="0" w:space="0" w:color="auto"/>
                <w:left w:val="none" w:sz="0" w:space="0" w:color="auto"/>
                <w:bottom w:val="none" w:sz="0" w:space="0" w:color="auto"/>
                <w:right w:val="none" w:sz="0" w:space="0" w:color="auto"/>
              </w:divBdr>
            </w:div>
            <w:div w:id="2082099464">
              <w:marLeft w:val="0"/>
              <w:marRight w:val="0"/>
              <w:marTop w:val="0"/>
              <w:marBottom w:val="0"/>
              <w:divBdr>
                <w:top w:val="none" w:sz="0" w:space="0" w:color="auto"/>
                <w:left w:val="none" w:sz="0" w:space="0" w:color="auto"/>
                <w:bottom w:val="none" w:sz="0" w:space="0" w:color="auto"/>
                <w:right w:val="none" w:sz="0" w:space="0" w:color="auto"/>
              </w:divBdr>
            </w:div>
            <w:div w:id="1178153276">
              <w:marLeft w:val="0"/>
              <w:marRight w:val="0"/>
              <w:marTop w:val="0"/>
              <w:marBottom w:val="0"/>
              <w:divBdr>
                <w:top w:val="none" w:sz="0" w:space="0" w:color="auto"/>
                <w:left w:val="none" w:sz="0" w:space="0" w:color="auto"/>
                <w:bottom w:val="none" w:sz="0" w:space="0" w:color="auto"/>
                <w:right w:val="none" w:sz="0" w:space="0" w:color="auto"/>
              </w:divBdr>
            </w:div>
            <w:div w:id="1879970032">
              <w:marLeft w:val="0"/>
              <w:marRight w:val="0"/>
              <w:marTop w:val="0"/>
              <w:marBottom w:val="0"/>
              <w:divBdr>
                <w:top w:val="none" w:sz="0" w:space="0" w:color="auto"/>
                <w:left w:val="none" w:sz="0" w:space="0" w:color="auto"/>
                <w:bottom w:val="none" w:sz="0" w:space="0" w:color="auto"/>
                <w:right w:val="none" w:sz="0" w:space="0" w:color="auto"/>
              </w:divBdr>
            </w:div>
            <w:div w:id="1694110449">
              <w:marLeft w:val="0"/>
              <w:marRight w:val="0"/>
              <w:marTop w:val="0"/>
              <w:marBottom w:val="0"/>
              <w:divBdr>
                <w:top w:val="none" w:sz="0" w:space="0" w:color="auto"/>
                <w:left w:val="none" w:sz="0" w:space="0" w:color="auto"/>
                <w:bottom w:val="none" w:sz="0" w:space="0" w:color="auto"/>
                <w:right w:val="none" w:sz="0" w:space="0" w:color="auto"/>
              </w:divBdr>
            </w:div>
            <w:div w:id="900099509">
              <w:marLeft w:val="0"/>
              <w:marRight w:val="0"/>
              <w:marTop w:val="0"/>
              <w:marBottom w:val="0"/>
              <w:divBdr>
                <w:top w:val="none" w:sz="0" w:space="0" w:color="auto"/>
                <w:left w:val="none" w:sz="0" w:space="0" w:color="auto"/>
                <w:bottom w:val="none" w:sz="0" w:space="0" w:color="auto"/>
                <w:right w:val="none" w:sz="0" w:space="0" w:color="auto"/>
              </w:divBdr>
            </w:div>
            <w:div w:id="1755390779">
              <w:marLeft w:val="0"/>
              <w:marRight w:val="0"/>
              <w:marTop w:val="0"/>
              <w:marBottom w:val="0"/>
              <w:divBdr>
                <w:top w:val="none" w:sz="0" w:space="0" w:color="auto"/>
                <w:left w:val="none" w:sz="0" w:space="0" w:color="auto"/>
                <w:bottom w:val="none" w:sz="0" w:space="0" w:color="auto"/>
                <w:right w:val="none" w:sz="0" w:space="0" w:color="auto"/>
              </w:divBdr>
            </w:div>
            <w:div w:id="313918367">
              <w:marLeft w:val="0"/>
              <w:marRight w:val="0"/>
              <w:marTop w:val="0"/>
              <w:marBottom w:val="0"/>
              <w:divBdr>
                <w:top w:val="none" w:sz="0" w:space="0" w:color="auto"/>
                <w:left w:val="none" w:sz="0" w:space="0" w:color="auto"/>
                <w:bottom w:val="none" w:sz="0" w:space="0" w:color="auto"/>
                <w:right w:val="none" w:sz="0" w:space="0" w:color="auto"/>
              </w:divBdr>
            </w:div>
            <w:div w:id="2045709728">
              <w:marLeft w:val="0"/>
              <w:marRight w:val="0"/>
              <w:marTop w:val="0"/>
              <w:marBottom w:val="0"/>
              <w:divBdr>
                <w:top w:val="none" w:sz="0" w:space="0" w:color="auto"/>
                <w:left w:val="none" w:sz="0" w:space="0" w:color="auto"/>
                <w:bottom w:val="none" w:sz="0" w:space="0" w:color="auto"/>
                <w:right w:val="none" w:sz="0" w:space="0" w:color="auto"/>
              </w:divBdr>
            </w:div>
            <w:div w:id="1135441221">
              <w:marLeft w:val="0"/>
              <w:marRight w:val="0"/>
              <w:marTop w:val="0"/>
              <w:marBottom w:val="0"/>
              <w:divBdr>
                <w:top w:val="none" w:sz="0" w:space="0" w:color="auto"/>
                <w:left w:val="none" w:sz="0" w:space="0" w:color="auto"/>
                <w:bottom w:val="none" w:sz="0" w:space="0" w:color="auto"/>
                <w:right w:val="none" w:sz="0" w:space="0" w:color="auto"/>
              </w:divBdr>
            </w:div>
            <w:div w:id="1983922944">
              <w:marLeft w:val="0"/>
              <w:marRight w:val="0"/>
              <w:marTop w:val="0"/>
              <w:marBottom w:val="0"/>
              <w:divBdr>
                <w:top w:val="none" w:sz="0" w:space="0" w:color="auto"/>
                <w:left w:val="none" w:sz="0" w:space="0" w:color="auto"/>
                <w:bottom w:val="none" w:sz="0" w:space="0" w:color="auto"/>
                <w:right w:val="none" w:sz="0" w:space="0" w:color="auto"/>
              </w:divBdr>
            </w:div>
            <w:div w:id="1806507719">
              <w:marLeft w:val="0"/>
              <w:marRight w:val="0"/>
              <w:marTop w:val="0"/>
              <w:marBottom w:val="0"/>
              <w:divBdr>
                <w:top w:val="none" w:sz="0" w:space="0" w:color="auto"/>
                <w:left w:val="none" w:sz="0" w:space="0" w:color="auto"/>
                <w:bottom w:val="none" w:sz="0" w:space="0" w:color="auto"/>
                <w:right w:val="none" w:sz="0" w:space="0" w:color="auto"/>
              </w:divBdr>
            </w:div>
            <w:div w:id="1187911039">
              <w:marLeft w:val="0"/>
              <w:marRight w:val="0"/>
              <w:marTop w:val="0"/>
              <w:marBottom w:val="0"/>
              <w:divBdr>
                <w:top w:val="none" w:sz="0" w:space="0" w:color="auto"/>
                <w:left w:val="none" w:sz="0" w:space="0" w:color="auto"/>
                <w:bottom w:val="none" w:sz="0" w:space="0" w:color="auto"/>
                <w:right w:val="none" w:sz="0" w:space="0" w:color="auto"/>
              </w:divBdr>
            </w:div>
            <w:div w:id="825974997">
              <w:marLeft w:val="0"/>
              <w:marRight w:val="0"/>
              <w:marTop w:val="0"/>
              <w:marBottom w:val="0"/>
              <w:divBdr>
                <w:top w:val="none" w:sz="0" w:space="0" w:color="auto"/>
                <w:left w:val="none" w:sz="0" w:space="0" w:color="auto"/>
                <w:bottom w:val="none" w:sz="0" w:space="0" w:color="auto"/>
                <w:right w:val="none" w:sz="0" w:space="0" w:color="auto"/>
              </w:divBdr>
            </w:div>
            <w:div w:id="2115978159">
              <w:marLeft w:val="0"/>
              <w:marRight w:val="0"/>
              <w:marTop w:val="0"/>
              <w:marBottom w:val="0"/>
              <w:divBdr>
                <w:top w:val="none" w:sz="0" w:space="0" w:color="auto"/>
                <w:left w:val="none" w:sz="0" w:space="0" w:color="auto"/>
                <w:bottom w:val="none" w:sz="0" w:space="0" w:color="auto"/>
                <w:right w:val="none" w:sz="0" w:space="0" w:color="auto"/>
              </w:divBdr>
            </w:div>
            <w:div w:id="532498959">
              <w:marLeft w:val="0"/>
              <w:marRight w:val="0"/>
              <w:marTop w:val="0"/>
              <w:marBottom w:val="0"/>
              <w:divBdr>
                <w:top w:val="none" w:sz="0" w:space="0" w:color="auto"/>
                <w:left w:val="none" w:sz="0" w:space="0" w:color="auto"/>
                <w:bottom w:val="none" w:sz="0" w:space="0" w:color="auto"/>
                <w:right w:val="none" w:sz="0" w:space="0" w:color="auto"/>
              </w:divBdr>
            </w:div>
            <w:div w:id="1128359756">
              <w:marLeft w:val="0"/>
              <w:marRight w:val="0"/>
              <w:marTop w:val="0"/>
              <w:marBottom w:val="0"/>
              <w:divBdr>
                <w:top w:val="none" w:sz="0" w:space="0" w:color="auto"/>
                <w:left w:val="none" w:sz="0" w:space="0" w:color="auto"/>
                <w:bottom w:val="none" w:sz="0" w:space="0" w:color="auto"/>
                <w:right w:val="none" w:sz="0" w:space="0" w:color="auto"/>
              </w:divBdr>
            </w:div>
            <w:div w:id="1845976448">
              <w:marLeft w:val="0"/>
              <w:marRight w:val="0"/>
              <w:marTop w:val="0"/>
              <w:marBottom w:val="0"/>
              <w:divBdr>
                <w:top w:val="none" w:sz="0" w:space="0" w:color="auto"/>
                <w:left w:val="none" w:sz="0" w:space="0" w:color="auto"/>
                <w:bottom w:val="none" w:sz="0" w:space="0" w:color="auto"/>
                <w:right w:val="none" w:sz="0" w:space="0" w:color="auto"/>
              </w:divBdr>
            </w:div>
            <w:div w:id="359402231">
              <w:marLeft w:val="0"/>
              <w:marRight w:val="0"/>
              <w:marTop w:val="0"/>
              <w:marBottom w:val="0"/>
              <w:divBdr>
                <w:top w:val="none" w:sz="0" w:space="0" w:color="auto"/>
                <w:left w:val="none" w:sz="0" w:space="0" w:color="auto"/>
                <w:bottom w:val="none" w:sz="0" w:space="0" w:color="auto"/>
                <w:right w:val="none" w:sz="0" w:space="0" w:color="auto"/>
              </w:divBdr>
            </w:div>
            <w:div w:id="1138955338">
              <w:marLeft w:val="0"/>
              <w:marRight w:val="0"/>
              <w:marTop w:val="0"/>
              <w:marBottom w:val="0"/>
              <w:divBdr>
                <w:top w:val="none" w:sz="0" w:space="0" w:color="auto"/>
                <w:left w:val="none" w:sz="0" w:space="0" w:color="auto"/>
                <w:bottom w:val="none" w:sz="0" w:space="0" w:color="auto"/>
                <w:right w:val="none" w:sz="0" w:space="0" w:color="auto"/>
              </w:divBdr>
            </w:div>
            <w:div w:id="1564828626">
              <w:marLeft w:val="0"/>
              <w:marRight w:val="0"/>
              <w:marTop w:val="0"/>
              <w:marBottom w:val="0"/>
              <w:divBdr>
                <w:top w:val="none" w:sz="0" w:space="0" w:color="auto"/>
                <w:left w:val="none" w:sz="0" w:space="0" w:color="auto"/>
                <w:bottom w:val="none" w:sz="0" w:space="0" w:color="auto"/>
                <w:right w:val="none" w:sz="0" w:space="0" w:color="auto"/>
              </w:divBdr>
            </w:div>
            <w:div w:id="634220521">
              <w:marLeft w:val="0"/>
              <w:marRight w:val="0"/>
              <w:marTop w:val="0"/>
              <w:marBottom w:val="0"/>
              <w:divBdr>
                <w:top w:val="none" w:sz="0" w:space="0" w:color="auto"/>
                <w:left w:val="none" w:sz="0" w:space="0" w:color="auto"/>
                <w:bottom w:val="none" w:sz="0" w:space="0" w:color="auto"/>
                <w:right w:val="none" w:sz="0" w:space="0" w:color="auto"/>
              </w:divBdr>
            </w:div>
            <w:div w:id="1915161531">
              <w:marLeft w:val="0"/>
              <w:marRight w:val="0"/>
              <w:marTop w:val="0"/>
              <w:marBottom w:val="0"/>
              <w:divBdr>
                <w:top w:val="none" w:sz="0" w:space="0" w:color="auto"/>
                <w:left w:val="none" w:sz="0" w:space="0" w:color="auto"/>
                <w:bottom w:val="none" w:sz="0" w:space="0" w:color="auto"/>
                <w:right w:val="none" w:sz="0" w:space="0" w:color="auto"/>
              </w:divBdr>
            </w:div>
            <w:div w:id="349378594">
              <w:marLeft w:val="0"/>
              <w:marRight w:val="0"/>
              <w:marTop w:val="0"/>
              <w:marBottom w:val="0"/>
              <w:divBdr>
                <w:top w:val="none" w:sz="0" w:space="0" w:color="auto"/>
                <w:left w:val="none" w:sz="0" w:space="0" w:color="auto"/>
                <w:bottom w:val="none" w:sz="0" w:space="0" w:color="auto"/>
                <w:right w:val="none" w:sz="0" w:space="0" w:color="auto"/>
              </w:divBdr>
            </w:div>
            <w:div w:id="186131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89600">
      <w:bodyDiv w:val="1"/>
      <w:marLeft w:val="0"/>
      <w:marRight w:val="0"/>
      <w:marTop w:val="0"/>
      <w:marBottom w:val="0"/>
      <w:divBdr>
        <w:top w:val="none" w:sz="0" w:space="0" w:color="auto"/>
        <w:left w:val="none" w:sz="0" w:space="0" w:color="auto"/>
        <w:bottom w:val="none" w:sz="0" w:space="0" w:color="auto"/>
        <w:right w:val="none" w:sz="0" w:space="0" w:color="auto"/>
      </w:divBdr>
      <w:divsChild>
        <w:div w:id="418915205">
          <w:marLeft w:val="0"/>
          <w:marRight w:val="0"/>
          <w:marTop w:val="0"/>
          <w:marBottom w:val="0"/>
          <w:divBdr>
            <w:top w:val="none" w:sz="0" w:space="0" w:color="auto"/>
            <w:left w:val="none" w:sz="0" w:space="0" w:color="auto"/>
            <w:bottom w:val="none" w:sz="0" w:space="0" w:color="auto"/>
            <w:right w:val="none" w:sz="0" w:space="0" w:color="auto"/>
          </w:divBdr>
          <w:divsChild>
            <w:div w:id="774251224">
              <w:marLeft w:val="0"/>
              <w:marRight w:val="0"/>
              <w:marTop w:val="0"/>
              <w:marBottom w:val="0"/>
              <w:divBdr>
                <w:top w:val="none" w:sz="0" w:space="0" w:color="auto"/>
                <w:left w:val="none" w:sz="0" w:space="0" w:color="auto"/>
                <w:bottom w:val="none" w:sz="0" w:space="0" w:color="auto"/>
                <w:right w:val="none" w:sz="0" w:space="0" w:color="auto"/>
              </w:divBdr>
            </w:div>
            <w:div w:id="1347557764">
              <w:marLeft w:val="0"/>
              <w:marRight w:val="0"/>
              <w:marTop w:val="0"/>
              <w:marBottom w:val="0"/>
              <w:divBdr>
                <w:top w:val="none" w:sz="0" w:space="0" w:color="auto"/>
                <w:left w:val="none" w:sz="0" w:space="0" w:color="auto"/>
                <w:bottom w:val="none" w:sz="0" w:space="0" w:color="auto"/>
                <w:right w:val="none" w:sz="0" w:space="0" w:color="auto"/>
              </w:divBdr>
            </w:div>
            <w:div w:id="2047365357">
              <w:marLeft w:val="0"/>
              <w:marRight w:val="0"/>
              <w:marTop w:val="0"/>
              <w:marBottom w:val="0"/>
              <w:divBdr>
                <w:top w:val="none" w:sz="0" w:space="0" w:color="auto"/>
                <w:left w:val="none" w:sz="0" w:space="0" w:color="auto"/>
                <w:bottom w:val="none" w:sz="0" w:space="0" w:color="auto"/>
                <w:right w:val="none" w:sz="0" w:space="0" w:color="auto"/>
              </w:divBdr>
            </w:div>
            <w:div w:id="706176994">
              <w:marLeft w:val="0"/>
              <w:marRight w:val="0"/>
              <w:marTop w:val="0"/>
              <w:marBottom w:val="0"/>
              <w:divBdr>
                <w:top w:val="none" w:sz="0" w:space="0" w:color="auto"/>
                <w:left w:val="none" w:sz="0" w:space="0" w:color="auto"/>
                <w:bottom w:val="none" w:sz="0" w:space="0" w:color="auto"/>
                <w:right w:val="none" w:sz="0" w:space="0" w:color="auto"/>
              </w:divBdr>
            </w:div>
            <w:div w:id="2115005610">
              <w:marLeft w:val="0"/>
              <w:marRight w:val="0"/>
              <w:marTop w:val="0"/>
              <w:marBottom w:val="0"/>
              <w:divBdr>
                <w:top w:val="none" w:sz="0" w:space="0" w:color="auto"/>
                <w:left w:val="none" w:sz="0" w:space="0" w:color="auto"/>
                <w:bottom w:val="none" w:sz="0" w:space="0" w:color="auto"/>
                <w:right w:val="none" w:sz="0" w:space="0" w:color="auto"/>
              </w:divBdr>
            </w:div>
            <w:div w:id="1442725404">
              <w:marLeft w:val="0"/>
              <w:marRight w:val="0"/>
              <w:marTop w:val="0"/>
              <w:marBottom w:val="0"/>
              <w:divBdr>
                <w:top w:val="none" w:sz="0" w:space="0" w:color="auto"/>
                <w:left w:val="none" w:sz="0" w:space="0" w:color="auto"/>
                <w:bottom w:val="none" w:sz="0" w:space="0" w:color="auto"/>
                <w:right w:val="none" w:sz="0" w:space="0" w:color="auto"/>
              </w:divBdr>
            </w:div>
            <w:div w:id="1703508316">
              <w:marLeft w:val="0"/>
              <w:marRight w:val="0"/>
              <w:marTop w:val="0"/>
              <w:marBottom w:val="0"/>
              <w:divBdr>
                <w:top w:val="none" w:sz="0" w:space="0" w:color="auto"/>
                <w:left w:val="none" w:sz="0" w:space="0" w:color="auto"/>
                <w:bottom w:val="none" w:sz="0" w:space="0" w:color="auto"/>
                <w:right w:val="none" w:sz="0" w:space="0" w:color="auto"/>
              </w:divBdr>
            </w:div>
            <w:div w:id="1554390336">
              <w:marLeft w:val="0"/>
              <w:marRight w:val="0"/>
              <w:marTop w:val="0"/>
              <w:marBottom w:val="0"/>
              <w:divBdr>
                <w:top w:val="none" w:sz="0" w:space="0" w:color="auto"/>
                <w:left w:val="none" w:sz="0" w:space="0" w:color="auto"/>
                <w:bottom w:val="none" w:sz="0" w:space="0" w:color="auto"/>
                <w:right w:val="none" w:sz="0" w:space="0" w:color="auto"/>
              </w:divBdr>
            </w:div>
            <w:div w:id="563028320">
              <w:marLeft w:val="0"/>
              <w:marRight w:val="0"/>
              <w:marTop w:val="0"/>
              <w:marBottom w:val="0"/>
              <w:divBdr>
                <w:top w:val="none" w:sz="0" w:space="0" w:color="auto"/>
                <w:left w:val="none" w:sz="0" w:space="0" w:color="auto"/>
                <w:bottom w:val="none" w:sz="0" w:space="0" w:color="auto"/>
                <w:right w:val="none" w:sz="0" w:space="0" w:color="auto"/>
              </w:divBdr>
            </w:div>
            <w:div w:id="1943490587">
              <w:marLeft w:val="0"/>
              <w:marRight w:val="0"/>
              <w:marTop w:val="0"/>
              <w:marBottom w:val="0"/>
              <w:divBdr>
                <w:top w:val="none" w:sz="0" w:space="0" w:color="auto"/>
                <w:left w:val="none" w:sz="0" w:space="0" w:color="auto"/>
                <w:bottom w:val="none" w:sz="0" w:space="0" w:color="auto"/>
                <w:right w:val="none" w:sz="0" w:space="0" w:color="auto"/>
              </w:divBdr>
            </w:div>
            <w:div w:id="930774915">
              <w:marLeft w:val="0"/>
              <w:marRight w:val="0"/>
              <w:marTop w:val="0"/>
              <w:marBottom w:val="0"/>
              <w:divBdr>
                <w:top w:val="none" w:sz="0" w:space="0" w:color="auto"/>
                <w:left w:val="none" w:sz="0" w:space="0" w:color="auto"/>
                <w:bottom w:val="none" w:sz="0" w:space="0" w:color="auto"/>
                <w:right w:val="none" w:sz="0" w:space="0" w:color="auto"/>
              </w:divBdr>
            </w:div>
            <w:div w:id="45614892">
              <w:marLeft w:val="0"/>
              <w:marRight w:val="0"/>
              <w:marTop w:val="0"/>
              <w:marBottom w:val="0"/>
              <w:divBdr>
                <w:top w:val="none" w:sz="0" w:space="0" w:color="auto"/>
                <w:left w:val="none" w:sz="0" w:space="0" w:color="auto"/>
                <w:bottom w:val="none" w:sz="0" w:space="0" w:color="auto"/>
                <w:right w:val="none" w:sz="0" w:space="0" w:color="auto"/>
              </w:divBdr>
            </w:div>
            <w:div w:id="1052314532">
              <w:marLeft w:val="0"/>
              <w:marRight w:val="0"/>
              <w:marTop w:val="0"/>
              <w:marBottom w:val="0"/>
              <w:divBdr>
                <w:top w:val="none" w:sz="0" w:space="0" w:color="auto"/>
                <w:left w:val="none" w:sz="0" w:space="0" w:color="auto"/>
                <w:bottom w:val="none" w:sz="0" w:space="0" w:color="auto"/>
                <w:right w:val="none" w:sz="0" w:space="0" w:color="auto"/>
              </w:divBdr>
            </w:div>
            <w:div w:id="817459848">
              <w:marLeft w:val="0"/>
              <w:marRight w:val="0"/>
              <w:marTop w:val="0"/>
              <w:marBottom w:val="0"/>
              <w:divBdr>
                <w:top w:val="none" w:sz="0" w:space="0" w:color="auto"/>
                <w:left w:val="none" w:sz="0" w:space="0" w:color="auto"/>
                <w:bottom w:val="none" w:sz="0" w:space="0" w:color="auto"/>
                <w:right w:val="none" w:sz="0" w:space="0" w:color="auto"/>
              </w:divBdr>
            </w:div>
            <w:div w:id="1907257025">
              <w:marLeft w:val="0"/>
              <w:marRight w:val="0"/>
              <w:marTop w:val="0"/>
              <w:marBottom w:val="0"/>
              <w:divBdr>
                <w:top w:val="none" w:sz="0" w:space="0" w:color="auto"/>
                <w:left w:val="none" w:sz="0" w:space="0" w:color="auto"/>
                <w:bottom w:val="none" w:sz="0" w:space="0" w:color="auto"/>
                <w:right w:val="none" w:sz="0" w:space="0" w:color="auto"/>
              </w:divBdr>
            </w:div>
            <w:div w:id="2107534297">
              <w:marLeft w:val="0"/>
              <w:marRight w:val="0"/>
              <w:marTop w:val="0"/>
              <w:marBottom w:val="0"/>
              <w:divBdr>
                <w:top w:val="none" w:sz="0" w:space="0" w:color="auto"/>
                <w:left w:val="none" w:sz="0" w:space="0" w:color="auto"/>
                <w:bottom w:val="none" w:sz="0" w:space="0" w:color="auto"/>
                <w:right w:val="none" w:sz="0" w:space="0" w:color="auto"/>
              </w:divBdr>
            </w:div>
            <w:div w:id="155192096">
              <w:marLeft w:val="0"/>
              <w:marRight w:val="0"/>
              <w:marTop w:val="0"/>
              <w:marBottom w:val="0"/>
              <w:divBdr>
                <w:top w:val="none" w:sz="0" w:space="0" w:color="auto"/>
                <w:left w:val="none" w:sz="0" w:space="0" w:color="auto"/>
                <w:bottom w:val="none" w:sz="0" w:space="0" w:color="auto"/>
                <w:right w:val="none" w:sz="0" w:space="0" w:color="auto"/>
              </w:divBdr>
            </w:div>
            <w:div w:id="1338772756">
              <w:marLeft w:val="0"/>
              <w:marRight w:val="0"/>
              <w:marTop w:val="0"/>
              <w:marBottom w:val="0"/>
              <w:divBdr>
                <w:top w:val="none" w:sz="0" w:space="0" w:color="auto"/>
                <w:left w:val="none" w:sz="0" w:space="0" w:color="auto"/>
                <w:bottom w:val="none" w:sz="0" w:space="0" w:color="auto"/>
                <w:right w:val="none" w:sz="0" w:space="0" w:color="auto"/>
              </w:divBdr>
            </w:div>
            <w:div w:id="1086804688">
              <w:marLeft w:val="0"/>
              <w:marRight w:val="0"/>
              <w:marTop w:val="0"/>
              <w:marBottom w:val="0"/>
              <w:divBdr>
                <w:top w:val="none" w:sz="0" w:space="0" w:color="auto"/>
                <w:left w:val="none" w:sz="0" w:space="0" w:color="auto"/>
                <w:bottom w:val="none" w:sz="0" w:space="0" w:color="auto"/>
                <w:right w:val="none" w:sz="0" w:space="0" w:color="auto"/>
              </w:divBdr>
            </w:div>
            <w:div w:id="198859647">
              <w:marLeft w:val="0"/>
              <w:marRight w:val="0"/>
              <w:marTop w:val="0"/>
              <w:marBottom w:val="0"/>
              <w:divBdr>
                <w:top w:val="none" w:sz="0" w:space="0" w:color="auto"/>
                <w:left w:val="none" w:sz="0" w:space="0" w:color="auto"/>
                <w:bottom w:val="none" w:sz="0" w:space="0" w:color="auto"/>
                <w:right w:val="none" w:sz="0" w:space="0" w:color="auto"/>
              </w:divBdr>
            </w:div>
            <w:div w:id="665059993">
              <w:marLeft w:val="0"/>
              <w:marRight w:val="0"/>
              <w:marTop w:val="0"/>
              <w:marBottom w:val="0"/>
              <w:divBdr>
                <w:top w:val="none" w:sz="0" w:space="0" w:color="auto"/>
                <w:left w:val="none" w:sz="0" w:space="0" w:color="auto"/>
                <w:bottom w:val="none" w:sz="0" w:space="0" w:color="auto"/>
                <w:right w:val="none" w:sz="0" w:space="0" w:color="auto"/>
              </w:divBdr>
            </w:div>
            <w:div w:id="1009791477">
              <w:marLeft w:val="0"/>
              <w:marRight w:val="0"/>
              <w:marTop w:val="0"/>
              <w:marBottom w:val="0"/>
              <w:divBdr>
                <w:top w:val="none" w:sz="0" w:space="0" w:color="auto"/>
                <w:left w:val="none" w:sz="0" w:space="0" w:color="auto"/>
                <w:bottom w:val="none" w:sz="0" w:space="0" w:color="auto"/>
                <w:right w:val="none" w:sz="0" w:space="0" w:color="auto"/>
              </w:divBdr>
            </w:div>
            <w:div w:id="510878418">
              <w:marLeft w:val="0"/>
              <w:marRight w:val="0"/>
              <w:marTop w:val="0"/>
              <w:marBottom w:val="0"/>
              <w:divBdr>
                <w:top w:val="none" w:sz="0" w:space="0" w:color="auto"/>
                <w:left w:val="none" w:sz="0" w:space="0" w:color="auto"/>
                <w:bottom w:val="none" w:sz="0" w:space="0" w:color="auto"/>
                <w:right w:val="none" w:sz="0" w:space="0" w:color="auto"/>
              </w:divBdr>
            </w:div>
            <w:div w:id="1039168324">
              <w:marLeft w:val="0"/>
              <w:marRight w:val="0"/>
              <w:marTop w:val="0"/>
              <w:marBottom w:val="0"/>
              <w:divBdr>
                <w:top w:val="none" w:sz="0" w:space="0" w:color="auto"/>
                <w:left w:val="none" w:sz="0" w:space="0" w:color="auto"/>
                <w:bottom w:val="none" w:sz="0" w:space="0" w:color="auto"/>
                <w:right w:val="none" w:sz="0" w:space="0" w:color="auto"/>
              </w:divBdr>
            </w:div>
            <w:div w:id="371272958">
              <w:marLeft w:val="0"/>
              <w:marRight w:val="0"/>
              <w:marTop w:val="0"/>
              <w:marBottom w:val="0"/>
              <w:divBdr>
                <w:top w:val="none" w:sz="0" w:space="0" w:color="auto"/>
                <w:left w:val="none" w:sz="0" w:space="0" w:color="auto"/>
                <w:bottom w:val="none" w:sz="0" w:space="0" w:color="auto"/>
                <w:right w:val="none" w:sz="0" w:space="0" w:color="auto"/>
              </w:divBdr>
            </w:div>
            <w:div w:id="869296244">
              <w:marLeft w:val="0"/>
              <w:marRight w:val="0"/>
              <w:marTop w:val="0"/>
              <w:marBottom w:val="0"/>
              <w:divBdr>
                <w:top w:val="none" w:sz="0" w:space="0" w:color="auto"/>
                <w:left w:val="none" w:sz="0" w:space="0" w:color="auto"/>
                <w:bottom w:val="none" w:sz="0" w:space="0" w:color="auto"/>
                <w:right w:val="none" w:sz="0" w:space="0" w:color="auto"/>
              </w:divBdr>
            </w:div>
            <w:div w:id="1175803234">
              <w:marLeft w:val="0"/>
              <w:marRight w:val="0"/>
              <w:marTop w:val="0"/>
              <w:marBottom w:val="0"/>
              <w:divBdr>
                <w:top w:val="none" w:sz="0" w:space="0" w:color="auto"/>
                <w:left w:val="none" w:sz="0" w:space="0" w:color="auto"/>
                <w:bottom w:val="none" w:sz="0" w:space="0" w:color="auto"/>
                <w:right w:val="none" w:sz="0" w:space="0" w:color="auto"/>
              </w:divBdr>
            </w:div>
            <w:div w:id="551961420">
              <w:marLeft w:val="0"/>
              <w:marRight w:val="0"/>
              <w:marTop w:val="0"/>
              <w:marBottom w:val="0"/>
              <w:divBdr>
                <w:top w:val="none" w:sz="0" w:space="0" w:color="auto"/>
                <w:left w:val="none" w:sz="0" w:space="0" w:color="auto"/>
                <w:bottom w:val="none" w:sz="0" w:space="0" w:color="auto"/>
                <w:right w:val="none" w:sz="0" w:space="0" w:color="auto"/>
              </w:divBdr>
            </w:div>
            <w:div w:id="1213156112">
              <w:marLeft w:val="0"/>
              <w:marRight w:val="0"/>
              <w:marTop w:val="0"/>
              <w:marBottom w:val="0"/>
              <w:divBdr>
                <w:top w:val="none" w:sz="0" w:space="0" w:color="auto"/>
                <w:left w:val="none" w:sz="0" w:space="0" w:color="auto"/>
                <w:bottom w:val="none" w:sz="0" w:space="0" w:color="auto"/>
                <w:right w:val="none" w:sz="0" w:space="0" w:color="auto"/>
              </w:divBdr>
            </w:div>
            <w:div w:id="892041468">
              <w:marLeft w:val="0"/>
              <w:marRight w:val="0"/>
              <w:marTop w:val="0"/>
              <w:marBottom w:val="0"/>
              <w:divBdr>
                <w:top w:val="none" w:sz="0" w:space="0" w:color="auto"/>
                <w:left w:val="none" w:sz="0" w:space="0" w:color="auto"/>
                <w:bottom w:val="none" w:sz="0" w:space="0" w:color="auto"/>
                <w:right w:val="none" w:sz="0" w:space="0" w:color="auto"/>
              </w:divBdr>
            </w:div>
            <w:div w:id="2031103021">
              <w:marLeft w:val="0"/>
              <w:marRight w:val="0"/>
              <w:marTop w:val="0"/>
              <w:marBottom w:val="0"/>
              <w:divBdr>
                <w:top w:val="none" w:sz="0" w:space="0" w:color="auto"/>
                <w:left w:val="none" w:sz="0" w:space="0" w:color="auto"/>
                <w:bottom w:val="none" w:sz="0" w:space="0" w:color="auto"/>
                <w:right w:val="none" w:sz="0" w:space="0" w:color="auto"/>
              </w:divBdr>
            </w:div>
            <w:div w:id="1073160691">
              <w:marLeft w:val="0"/>
              <w:marRight w:val="0"/>
              <w:marTop w:val="0"/>
              <w:marBottom w:val="0"/>
              <w:divBdr>
                <w:top w:val="none" w:sz="0" w:space="0" w:color="auto"/>
                <w:left w:val="none" w:sz="0" w:space="0" w:color="auto"/>
                <w:bottom w:val="none" w:sz="0" w:space="0" w:color="auto"/>
                <w:right w:val="none" w:sz="0" w:space="0" w:color="auto"/>
              </w:divBdr>
            </w:div>
            <w:div w:id="1994674478">
              <w:marLeft w:val="0"/>
              <w:marRight w:val="0"/>
              <w:marTop w:val="0"/>
              <w:marBottom w:val="0"/>
              <w:divBdr>
                <w:top w:val="none" w:sz="0" w:space="0" w:color="auto"/>
                <w:left w:val="none" w:sz="0" w:space="0" w:color="auto"/>
                <w:bottom w:val="none" w:sz="0" w:space="0" w:color="auto"/>
                <w:right w:val="none" w:sz="0" w:space="0" w:color="auto"/>
              </w:divBdr>
            </w:div>
            <w:div w:id="1849756221">
              <w:marLeft w:val="0"/>
              <w:marRight w:val="0"/>
              <w:marTop w:val="0"/>
              <w:marBottom w:val="0"/>
              <w:divBdr>
                <w:top w:val="none" w:sz="0" w:space="0" w:color="auto"/>
                <w:left w:val="none" w:sz="0" w:space="0" w:color="auto"/>
                <w:bottom w:val="none" w:sz="0" w:space="0" w:color="auto"/>
                <w:right w:val="none" w:sz="0" w:space="0" w:color="auto"/>
              </w:divBdr>
            </w:div>
            <w:div w:id="1053236943">
              <w:marLeft w:val="0"/>
              <w:marRight w:val="0"/>
              <w:marTop w:val="0"/>
              <w:marBottom w:val="0"/>
              <w:divBdr>
                <w:top w:val="none" w:sz="0" w:space="0" w:color="auto"/>
                <w:left w:val="none" w:sz="0" w:space="0" w:color="auto"/>
                <w:bottom w:val="none" w:sz="0" w:space="0" w:color="auto"/>
                <w:right w:val="none" w:sz="0" w:space="0" w:color="auto"/>
              </w:divBdr>
            </w:div>
            <w:div w:id="1805732827">
              <w:marLeft w:val="0"/>
              <w:marRight w:val="0"/>
              <w:marTop w:val="0"/>
              <w:marBottom w:val="0"/>
              <w:divBdr>
                <w:top w:val="none" w:sz="0" w:space="0" w:color="auto"/>
                <w:left w:val="none" w:sz="0" w:space="0" w:color="auto"/>
                <w:bottom w:val="none" w:sz="0" w:space="0" w:color="auto"/>
                <w:right w:val="none" w:sz="0" w:space="0" w:color="auto"/>
              </w:divBdr>
            </w:div>
            <w:div w:id="604309340">
              <w:marLeft w:val="0"/>
              <w:marRight w:val="0"/>
              <w:marTop w:val="0"/>
              <w:marBottom w:val="0"/>
              <w:divBdr>
                <w:top w:val="none" w:sz="0" w:space="0" w:color="auto"/>
                <w:left w:val="none" w:sz="0" w:space="0" w:color="auto"/>
                <w:bottom w:val="none" w:sz="0" w:space="0" w:color="auto"/>
                <w:right w:val="none" w:sz="0" w:space="0" w:color="auto"/>
              </w:divBdr>
            </w:div>
            <w:div w:id="1625503065">
              <w:marLeft w:val="0"/>
              <w:marRight w:val="0"/>
              <w:marTop w:val="0"/>
              <w:marBottom w:val="0"/>
              <w:divBdr>
                <w:top w:val="none" w:sz="0" w:space="0" w:color="auto"/>
                <w:left w:val="none" w:sz="0" w:space="0" w:color="auto"/>
                <w:bottom w:val="none" w:sz="0" w:space="0" w:color="auto"/>
                <w:right w:val="none" w:sz="0" w:space="0" w:color="auto"/>
              </w:divBdr>
            </w:div>
            <w:div w:id="1043095554">
              <w:marLeft w:val="0"/>
              <w:marRight w:val="0"/>
              <w:marTop w:val="0"/>
              <w:marBottom w:val="0"/>
              <w:divBdr>
                <w:top w:val="none" w:sz="0" w:space="0" w:color="auto"/>
                <w:left w:val="none" w:sz="0" w:space="0" w:color="auto"/>
                <w:bottom w:val="none" w:sz="0" w:space="0" w:color="auto"/>
                <w:right w:val="none" w:sz="0" w:space="0" w:color="auto"/>
              </w:divBdr>
            </w:div>
            <w:div w:id="1079062795">
              <w:marLeft w:val="0"/>
              <w:marRight w:val="0"/>
              <w:marTop w:val="0"/>
              <w:marBottom w:val="0"/>
              <w:divBdr>
                <w:top w:val="none" w:sz="0" w:space="0" w:color="auto"/>
                <w:left w:val="none" w:sz="0" w:space="0" w:color="auto"/>
                <w:bottom w:val="none" w:sz="0" w:space="0" w:color="auto"/>
                <w:right w:val="none" w:sz="0" w:space="0" w:color="auto"/>
              </w:divBdr>
            </w:div>
            <w:div w:id="67654251">
              <w:marLeft w:val="0"/>
              <w:marRight w:val="0"/>
              <w:marTop w:val="0"/>
              <w:marBottom w:val="0"/>
              <w:divBdr>
                <w:top w:val="none" w:sz="0" w:space="0" w:color="auto"/>
                <w:left w:val="none" w:sz="0" w:space="0" w:color="auto"/>
                <w:bottom w:val="none" w:sz="0" w:space="0" w:color="auto"/>
                <w:right w:val="none" w:sz="0" w:space="0" w:color="auto"/>
              </w:divBdr>
            </w:div>
            <w:div w:id="1731003775">
              <w:marLeft w:val="0"/>
              <w:marRight w:val="0"/>
              <w:marTop w:val="0"/>
              <w:marBottom w:val="0"/>
              <w:divBdr>
                <w:top w:val="none" w:sz="0" w:space="0" w:color="auto"/>
                <w:left w:val="none" w:sz="0" w:space="0" w:color="auto"/>
                <w:bottom w:val="none" w:sz="0" w:space="0" w:color="auto"/>
                <w:right w:val="none" w:sz="0" w:space="0" w:color="auto"/>
              </w:divBdr>
            </w:div>
            <w:div w:id="1774204307">
              <w:marLeft w:val="0"/>
              <w:marRight w:val="0"/>
              <w:marTop w:val="0"/>
              <w:marBottom w:val="0"/>
              <w:divBdr>
                <w:top w:val="none" w:sz="0" w:space="0" w:color="auto"/>
                <w:left w:val="none" w:sz="0" w:space="0" w:color="auto"/>
                <w:bottom w:val="none" w:sz="0" w:space="0" w:color="auto"/>
                <w:right w:val="none" w:sz="0" w:space="0" w:color="auto"/>
              </w:divBdr>
            </w:div>
            <w:div w:id="1876312890">
              <w:marLeft w:val="0"/>
              <w:marRight w:val="0"/>
              <w:marTop w:val="0"/>
              <w:marBottom w:val="0"/>
              <w:divBdr>
                <w:top w:val="none" w:sz="0" w:space="0" w:color="auto"/>
                <w:left w:val="none" w:sz="0" w:space="0" w:color="auto"/>
                <w:bottom w:val="none" w:sz="0" w:space="0" w:color="auto"/>
                <w:right w:val="none" w:sz="0" w:space="0" w:color="auto"/>
              </w:divBdr>
            </w:div>
            <w:div w:id="540240290">
              <w:marLeft w:val="0"/>
              <w:marRight w:val="0"/>
              <w:marTop w:val="0"/>
              <w:marBottom w:val="0"/>
              <w:divBdr>
                <w:top w:val="none" w:sz="0" w:space="0" w:color="auto"/>
                <w:left w:val="none" w:sz="0" w:space="0" w:color="auto"/>
                <w:bottom w:val="none" w:sz="0" w:space="0" w:color="auto"/>
                <w:right w:val="none" w:sz="0" w:space="0" w:color="auto"/>
              </w:divBdr>
            </w:div>
            <w:div w:id="569463974">
              <w:marLeft w:val="0"/>
              <w:marRight w:val="0"/>
              <w:marTop w:val="0"/>
              <w:marBottom w:val="0"/>
              <w:divBdr>
                <w:top w:val="none" w:sz="0" w:space="0" w:color="auto"/>
                <w:left w:val="none" w:sz="0" w:space="0" w:color="auto"/>
                <w:bottom w:val="none" w:sz="0" w:space="0" w:color="auto"/>
                <w:right w:val="none" w:sz="0" w:space="0" w:color="auto"/>
              </w:divBdr>
            </w:div>
            <w:div w:id="70582928">
              <w:marLeft w:val="0"/>
              <w:marRight w:val="0"/>
              <w:marTop w:val="0"/>
              <w:marBottom w:val="0"/>
              <w:divBdr>
                <w:top w:val="none" w:sz="0" w:space="0" w:color="auto"/>
                <w:left w:val="none" w:sz="0" w:space="0" w:color="auto"/>
                <w:bottom w:val="none" w:sz="0" w:space="0" w:color="auto"/>
                <w:right w:val="none" w:sz="0" w:space="0" w:color="auto"/>
              </w:divBdr>
            </w:div>
            <w:div w:id="1655135948">
              <w:marLeft w:val="0"/>
              <w:marRight w:val="0"/>
              <w:marTop w:val="0"/>
              <w:marBottom w:val="0"/>
              <w:divBdr>
                <w:top w:val="none" w:sz="0" w:space="0" w:color="auto"/>
                <w:left w:val="none" w:sz="0" w:space="0" w:color="auto"/>
                <w:bottom w:val="none" w:sz="0" w:space="0" w:color="auto"/>
                <w:right w:val="none" w:sz="0" w:space="0" w:color="auto"/>
              </w:divBdr>
            </w:div>
            <w:div w:id="1423843239">
              <w:marLeft w:val="0"/>
              <w:marRight w:val="0"/>
              <w:marTop w:val="0"/>
              <w:marBottom w:val="0"/>
              <w:divBdr>
                <w:top w:val="none" w:sz="0" w:space="0" w:color="auto"/>
                <w:left w:val="none" w:sz="0" w:space="0" w:color="auto"/>
                <w:bottom w:val="none" w:sz="0" w:space="0" w:color="auto"/>
                <w:right w:val="none" w:sz="0" w:space="0" w:color="auto"/>
              </w:divBdr>
            </w:div>
            <w:div w:id="1548495501">
              <w:marLeft w:val="0"/>
              <w:marRight w:val="0"/>
              <w:marTop w:val="0"/>
              <w:marBottom w:val="0"/>
              <w:divBdr>
                <w:top w:val="none" w:sz="0" w:space="0" w:color="auto"/>
                <w:left w:val="none" w:sz="0" w:space="0" w:color="auto"/>
                <w:bottom w:val="none" w:sz="0" w:space="0" w:color="auto"/>
                <w:right w:val="none" w:sz="0" w:space="0" w:color="auto"/>
              </w:divBdr>
            </w:div>
            <w:div w:id="2027902643">
              <w:marLeft w:val="0"/>
              <w:marRight w:val="0"/>
              <w:marTop w:val="0"/>
              <w:marBottom w:val="0"/>
              <w:divBdr>
                <w:top w:val="none" w:sz="0" w:space="0" w:color="auto"/>
                <w:left w:val="none" w:sz="0" w:space="0" w:color="auto"/>
                <w:bottom w:val="none" w:sz="0" w:space="0" w:color="auto"/>
                <w:right w:val="none" w:sz="0" w:space="0" w:color="auto"/>
              </w:divBdr>
            </w:div>
            <w:div w:id="573006943">
              <w:marLeft w:val="0"/>
              <w:marRight w:val="0"/>
              <w:marTop w:val="0"/>
              <w:marBottom w:val="0"/>
              <w:divBdr>
                <w:top w:val="none" w:sz="0" w:space="0" w:color="auto"/>
                <w:left w:val="none" w:sz="0" w:space="0" w:color="auto"/>
                <w:bottom w:val="none" w:sz="0" w:space="0" w:color="auto"/>
                <w:right w:val="none" w:sz="0" w:space="0" w:color="auto"/>
              </w:divBdr>
            </w:div>
            <w:div w:id="1101098116">
              <w:marLeft w:val="0"/>
              <w:marRight w:val="0"/>
              <w:marTop w:val="0"/>
              <w:marBottom w:val="0"/>
              <w:divBdr>
                <w:top w:val="none" w:sz="0" w:space="0" w:color="auto"/>
                <w:left w:val="none" w:sz="0" w:space="0" w:color="auto"/>
                <w:bottom w:val="none" w:sz="0" w:space="0" w:color="auto"/>
                <w:right w:val="none" w:sz="0" w:space="0" w:color="auto"/>
              </w:divBdr>
            </w:div>
            <w:div w:id="884752205">
              <w:marLeft w:val="0"/>
              <w:marRight w:val="0"/>
              <w:marTop w:val="0"/>
              <w:marBottom w:val="0"/>
              <w:divBdr>
                <w:top w:val="none" w:sz="0" w:space="0" w:color="auto"/>
                <w:left w:val="none" w:sz="0" w:space="0" w:color="auto"/>
                <w:bottom w:val="none" w:sz="0" w:space="0" w:color="auto"/>
                <w:right w:val="none" w:sz="0" w:space="0" w:color="auto"/>
              </w:divBdr>
            </w:div>
            <w:div w:id="2123382378">
              <w:marLeft w:val="0"/>
              <w:marRight w:val="0"/>
              <w:marTop w:val="0"/>
              <w:marBottom w:val="0"/>
              <w:divBdr>
                <w:top w:val="none" w:sz="0" w:space="0" w:color="auto"/>
                <w:left w:val="none" w:sz="0" w:space="0" w:color="auto"/>
                <w:bottom w:val="none" w:sz="0" w:space="0" w:color="auto"/>
                <w:right w:val="none" w:sz="0" w:space="0" w:color="auto"/>
              </w:divBdr>
            </w:div>
            <w:div w:id="1925186951">
              <w:marLeft w:val="0"/>
              <w:marRight w:val="0"/>
              <w:marTop w:val="0"/>
              <w:marBottom w:val="0"/>
              <w:divBdr>
                <w:top w:val="none" w:sz="0" w:space="0" w:color="auto"/>
                <w:left w:val="none" w:sz="0" w:space="0" w:color="auto"/>
                <w:bottom w:val="none" w:sz="0" w:space="0" w:color="auto"/>
                <w:right w:val="none" w:sz="0" w:space="0" w:color="auto"/>
              </w:divBdr>
            </w:div>
            <w:div w:id="288098984">
              <w:marLeft w:val="0"/>
              <w:marRight w:val="0"/>
              <w:marTop w:val="0"/>
              <w:marBottom w:val="0"/>
              <w:divBdr>
                <w:top w:val="none" w:sz="0" w:space="0" w:color="auto"/>
                <w:left w:val="none" w:sz="0" w:space="0" w:color="auto"/>
                <w:bottom w:val="none" w:sz="0" w:space="0" w:color="auto"/>
                <w:right w:val="none" w:sz="0" w:space="0" w:color="auto"/>
              </w:divBdr>
            </w:div>
            <w:div w:id="1767530660">
              <w:marLeft w:val="0"/>
              <w:marRight w:val="0"/>
              <w:marTop w:val="0"/>
              <w:marBottom w:val="0"/>
              <w:divBdr>
                <w:top w:val="none" w:sz="0" w:space="0" w:color="auto"/>
                <w:left w:val="none" w:sz="0" w:space="0" w:color="auto"/>
                <w:bottom w:val="none" w:sz="0" w:space="0" w:color="auto"/>
                <w:right w:val="none" w:sz="0" w:space="0" w:color="auto"/>
              </w:divBdr>
            </w:div>
            <w:div w:id="573010232">
              <w:marLeft w:val="0"/>
              <w:marRight w:val="0"/>
              <w:marTop w:val="0"/>
              <w:marBottom w:val="0"/>
              <w:divBdr>
                <w:top w:val="none" w:sz="0" w:space="0" w:color="auto"/>
                <w:left w:val="none" w:sz="0" w:space="0" w:color="auto"/>
                <w:bottom w:val="none" w:sz="0" w:space="0" w:color="auto"/>
                <w:right w:val="none" w:sz="0" w:space="0" w:color="auto"/>
              </w:divBdr>
            </w:div>
            <w:div w:id="187724438">
              <w:marLeft w:val="0"/>
              <w:marRight w:val="0"/>
              <w:marTop w:val="0"/>
              <w:marBottom w:val="0"/>
              <w:divBdr>
                <w:top w:val="none" w:sz="0" w:space="0" w:color="auto"/>
                <w:left w:val="none" w:sz="0" w:space="0" w:color="auto"/>
                <w:bottom w:val="none" w:sz="0" w:space="0" w:color="auto"/>
                <w:right w:val="none" w:sz="0" w:space="0" w:color="auto"/>
              </w:divBdr>
            </w:div>
            <w:div w:id="273296636">
              <w:marLeft w:val="0"/>
              <w:marRight w:val="0"/>
              <w:marTop w:val="0"/>
              <w:marBottom w:val="0"/>
              <w:divBdr>
                <w:top w:val="none" w:sz="0" w:space="0" w:color="auto"/>
                <w:left w:val="none" w:sz="0" w:space="0" w:color="auto"/>
                <w:bottom w:val="none" w:sz="0" w:space="0" w:color="auto"/>
                <w:right w:val="none" w:sz="0" w:space="0" w:color="auto"/>
              </w:divBdr>
            </w:div>
            <w:div w:id="1332684511">
              <w:marLeft w:val="0"/>
              <w:marRight w:val="0"/>
              <w:marTop w:val="0"/>
              <w:marBottom w:val="0"/>
              <w:divBdr>
                <w:top w:val="none" w:sz="0" w:space="0" w:color="auto"/>
                <w:left w:val="none" w:sz="0" w:space="0" w:color="auto"/>
                <w:bottom w:val="none" w:sz="0" w:space="0" w:color="auto"/>
                <w:right w:val="none" w:sz="0" w:space="0" w:color="auto"/>
              </w:divBdr>
            </w:div>
            <w:div w:id="1526555809">
              <w:marLeft w:val="0"/>
              <w:marRight w:val="0"/>
              <w:marTop w:val="0"/>
              <w:marBottom w:val="0"/>
              <w:divBdr>
                <w:top w:val="none" w:sz="0" w:space="0" w:color="auto"/>
                <w:left w:val="none" w:sz="0" w:space="0" w:color="auto"/>
                <w:bottom w:val="none" w:sz="0" w:space="0" w:color="auto"/>
                <w:right w:val="none" w:sz="0" w:space="0" w:color="auto"/>
              </w:divBdr>
            </w:div>
            <w:div w:id="41740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23159">
      <w:bodyDiv w:val="1"/>
      <w:marLeft w:val="0"/>
      <w:marRight w:val="0"/>
      <w:marTop w:val="0"/>
      <w:marBottom w:val="0"/>
      <w:divBdr>
        <w:top w:val="none" w:sz="0" w:space="0" w:color="auto"/>
        <w:left w:val="none" w:sz="0" w:space="0" w:color="auto"/>
        <w:bottom w:val="none" w:sz="0" w:space="0" w:color="auto"/>
        <w:right w:val="none" w:sz="0" w:space="0" w:color="auto"/>
      </w:divBdr>
    </w:div>
    <w:div w:id="1002203281">
      <w:bodyDiv w:val="1"/>
      <w:marLeft w:val="0"/>
      <w:marRight w:val="0"/>
      <w:marTop w:val="0"/>
      <w:marBottom w:val="0"/>
      <w:divBdr>
        <w:top w:val="none" w:sz="0" w:space="0" w:color="auto"/>
        <w:left w:val="none" w:sz="0" w:space="0" w:color="auto"/>
        <w:bottom w:val="none" w:sz="0" w:space="0" w:color="auto"/>
        <w:right w:val="none" w:sz="0" w:space="0" w:color="auto"/>
      </w:divBdr>
      <w:divsChild>
        <w:div w:id="931546569">
          <w:marLeft w:val="0"/>
          <w:marRight w:val="0"/>
          <w:marTop w:val="0"/>
          <w:marBottom w:val="0"/>
          <w:divBdr>
            <w:top w:val="none" w:sz="0" w:space="0" w:color="auto"/>
            <w:left w:val="none" w:sz="0" w:space="0" w:color="auto"/>
            <w:bottom w:val="none" w:sz="0" w:space="0" w:color="auto"/>
            <w:right w:val="none" w:sz="0" w:space="0" w:color="auto"/>
          </w:divBdr>
          <w:divsChild>
            <w:div w:id="804930305">
              <w:marLeft w:val="0"/>
              <w:marRight w:val="0"/>
              <w:marTop w:val="0"/>
              <w:marBottom w:val="0"/>
              <w:divBdr>
                <w:top w:val="none" w:sz="0" w:space="0" w:color="auto"/>
                <w:left w:val="none" w:sz="0" w:space="0" w:color="auto"/>
                <w:bottom w:val="none" w:sz="0" w:space="0" w:color="auto"/>
                <w:right w:val="none" w:sz="0" w:space="0" w:color="auto"/>
              </w:divBdr>
            </w:div>
            <w:div w:id="381057900">
              <w:marLeft w:val="0"/>
              <w:marRight w:val="0"/>
              <w:marTop w:val="0"/>
              <w:marBottom w:val="0"/>
              <w:divBdr>
                <w:top w:val="none" w:sz="0" w:space="0" w:color="auto"/>
                <w:left w:val="none" w:sz="0" w:space="0" w:color="auto"/>
                <w:bottom w:val="none" w:sz="0" w:space="0" w:color="auto"/>
                <w:right w:val="none" w:sz="0" w:space="0" w:color="auto"/>
              </w:divBdr>
            </w:div>
            <w:div w:id="129061220">
              <w:marLeft w:val="0"/>
              <w:marRight w:val="0"/>
              <w:marTop w:val="0"/>
              <w:marBottom w:val="0"/>
              <w:divBdr>
                <w:top w:val="none" w:sz="0" w:space="0" w:color="auto"/>
                <w:left w:val="none" w:sz="0" w:space="0" w:color="auto"/>
                <w:bottom w:val="none" w:sz="0" w:space="0" w:color="auto"/>
                <w:right w:val="none" w:sz="0" w:space="0" w:color="auto"/>
              </w:divBdr>
            </w:div>
            <w:div w:id="2044557586">
              <w:marLeft w:val="0"/>
              <w:marRight w:val="0"/>
              <w:marTop w:val="0"/>
              <w:marBottom w:val="0"/>
              <w:divBdr>
                <w:top w:val="none" w:sz="0" w:space="0" w:color="auto"/>
                <w:left w:val="none" w:sz="0" w:space="0" w:color="auto"/>
                <w:bottom w:val="none" w:sz="0" w:space="0" w:color="auto"/>
                <w:right w:val="none" w:sz="0" w:space="0" w:color="auto"/>
              </w:divBdr>
            </w:div>
            <w:div w:id="1120302398">
              <w:marLeft w:val="0"/>
              <w:marRight w:val="0"/>
              <w:marTop w:val="0"/>
              <w:marBottom w:val="0"/>
              <w:divBdr>
                <w:top w:val="none" w:sz="0" w:space="0" w:color="auto"/>
                <w:left w:val="none" w:sz="0" w:space="0" w:color="auto"/>
                <w:bottom w:val="none" w:sz="0" w:space="0" w:color="auto"/>
                <w:right w:val="none" w:sz="0" w:space="0" w:color="auto"/>
              </w:divBdr>
            </w:div>
            <w:div w:id="1810979809">
              <w:marLeft w:val="0"/>
              <w:marRight w:val="0"/>
              <w:marTop w:val="0"/>
              <w:marBottom w:val="0"/>
              <w:divBdr>
                <w:top w:val="none" w:sz="0" w:space="0" w:color="auto"/>
                <w:left w:val="none" w:sz="0" w:space="0" w:color="auto"/>
                <w:bottom w:val="none" w:sz="0" w:space="0" w:color="auto"/>
                <w:right w:val="none" w:sz="0" w:space="0" w:color="auto"/>
              </w:divBdr>
            </w:div>
            <w:div w:id="1736471845">
              <w:marLeft w:val="0"/>
              <w:marRight w:val="0"/>
              <w:marTop w:val="0"/>
              <w:marBottom w:val="0"/>
              <w:divBdr>
                <w:top w:val="none" w:sz="0" w:space="0" w:color="auto"/>
                <w:left w:val="none" w:sz="0" w:space="0" w:color="auto"/>
                <w:bottom w:val="none" w:sz="0" w:space="0" w:color="auto"/>
                <w:right w:val="none" w:sz="0" w:space="0" w:color="auto"/>
              </w:divBdr>
            </w:div>
            <w:div w:id="1178351761">
              <w:marLeft w:val="0"/>
              <w:marRight w:val="0"/>
              <w:marTop w:val="0"/>
              <w:marBottom w:val="0"/>
              <w:divBdr>
                <w:top w:val="none" w:sz="0" w:space="0" w:color="auto"/>
                <w:left w:val="none" w:sz="0" w:space="0" w:color="auto"/>
                <w:bottom w:val="none" w:sz="0" w:space="0" w:color="auto"/>
                <w:right w:val="none" w:sz="0" w:space="0" w:color="auto"/>
              </w:divBdr>
            </w:div>
            <w:div w:id="794908351">
              <w:marLeft w:val="0"/>
              <w:marRight w:val="0"/>
              <w:marTop w:val="0"/>
              <w:marBottom w:val="0"/>
              <w:divBdr>
                <w:top w:val="none" w:sz="0" w:space="0" w:color="auto"/>
                <w:left w:val="none" w:sz="0" w:space="0" w:color="auto"/>
                <w:bottom w:val="none" w:sz="0" w:space="0" w:color="auto"/>
                <w:right w:val="none" w:sz="0" w:space="0" w:color="auto"/>
              </w:divBdr>
            </w:div>
            <w:div w:id="179784229">
              <w:marLeft w:val="0"/>
              <w:marRight w:val="0"/>
              <w:marTop w:val="0"/>
              <w:marBottom w:val="0"/>
              <w:divBdr>
                <w:top w:val="none" w:sz="0" w:space="0" w:color="auto"/>
                <w:left w:val="none" w:sz="0" w:space="0" w:color="auto"/>
                <w:bottom w:val="none" w:sz="0" w:space="0" w:color="auto"/>
                <w:right w:val="none" w:sz="0" w:space="0" w:color="auto"/>
              </w:divBdr>
            </w:div>
            <w:div w:id="360251960">
              <w:marLeft w:val="0"/>
              <w:marRight w:val="0"/>
              <w:marTop w:val="0"/>
              <w:marBottom w:val="0"/>
              <w:divBdr>
                <w:top w:val="none" w:sz="0" w:space="0" w:color="auto"/>
                <w:left w:val="none" w:sz="0" w:space="0" w:color="auto"/>
                <w:bottom w:val="none" w:sz="0" w:space="0" w:color="auto"/>
                <w:right w:val="none" w:sz="0" w:space="0" w:color="auto"/>
              </w:divBdr>
            </w:div>
            <w:div w:id="561524476">
              <w:marLeft w:val="0"/>
              <w:marRight w:val="0"/>
              <w:marTop w:val="0"/>
              <w:marBottom w:val="0"/>
              <w:divBdr>
                <w:top w:val="none" w:sz="0" w:space="0" w:color="auto"/>
                <w:left w:val="none" w:sz="0" w:space="0" w:color="auto"/>
                <w:bottom w:val="none" w:sz="0" w:space="0" w:color="auto"/>
                <w:right w:val="none" w:sz="0" w:space="0" w:color="auto"/>
              </w:divBdr>
            </w:div>
            <w:div w:id="171264090">
              <w:marLeft w:val="0"/>
              <w:marRight w:val="0"/>
              <w:marTop w:val="0"/>
              <w:marBottom w:val="0"/>
              <w:divBdr>
                <w:top w:val="none" w:sz="0" w:space="0" w:color="auto"/>
                <w:left w:val="none" w:sz="0" w:space="0" w:color="auto"/>
                <w:bottom w:val="none" w:sz="0" w:space="0" w:color="auto"/>
                <w:right w:val="none" w:sz="0" w:space="0" w:color="auto"/>
              </w:divBdr>
            </w:div>
            <w:div w:id="804663861">
              <w:marLeft w:val="0"/>
              <w:marRight w:val="0"/>
              <w:marTop w:val="0"/>
              <w:marBottom w:val="0"/>
              <w:divBdr>
                <w:top w:val="none" w:sz="0" w:space="0" w:color="auto"/>
                <w:left w:val="none" w:sz="0" w:space="0" w:color="auto"/>
                <w:bottom w:val="none" w:sz="0" w:space="0" w:color="auto"/>
                <w:right w:val="none" w:sz="0" w:space="0" w:color="auto"/>
              </w:divBdr>
            </w:div>
            <w:div w:id="1145781065">
              <w:marLeft w:val="0"/>
              <w:marRight w:val="0"/>
              <w:marTop w:val="0"/>
              <w:marBottom w:val="0"/>
              <w:divBdr>
                <w:top w:val="none" w:sz="0" w:space="0" w:color="auto"/>
                <w:left w:val="none" w:sz="0" w:space="0" w:color="auto"/>
                <w:bottom w:val="none" w:sz="0" w:space="0" w:color="auto"/>
                <w:right w:val="none" w:sz="0" w:space="0" w:color="auto"/>
              </w:divBdr>
            </w:div>
            <w:div w:id="43795518">
              <w:marLeft w:val="0"/>
              <w:marRight w:val="0"/>
              <w:marTop w:val="0"/>
              <w:marBottom w:val="0"/>
              <w:divBdr>
                <w:top w:val="none" w:sz="0" w:space="0" w:color="auto"/>
                <w:left w:val="none" w:sz="0" w:space="0" w:color="auto"/>
                <w:bottom w:val="none" w:sz="0" w:space="0" w:color="auto"/>
                <w:right w:val="none" w:sz="0" w:space="0" w:color="auto"/>
              </w:divBdr>
            </w:div>
            <w:div w:id="500660670">
              <w:marLeft w:val="0"/>
              <w:marRight w:val="0"/>
              <w:marTop w:val="0"/>
              <w:marBottom w:val="0"/>
              <w:divBdr>
                <w:top w:val="none" w:sz="0" w:space="0" w:color="auto"/>
                <w:left w:val="none" w:sz="0" w:space="0" w:color="auto"/>
                <w:bottom w:val="none" w:sz="0" w:space="0" w:color="auto"/>
                <w:right w:val="none" w:sz="0" w:space="0" w:color="auto"/>
              </w:divBdr>
            </w:div>
            <w:div w:id="528496961">
              <w:marLeft w:val="0"/>
              <w:marRight w:val="0"/>
              <w:marTop w:val="0"/>
              <w:marBottom w:val="0"/>
              <w:divBdr>
                <w:top w:val="none" w:sz="0" w:space="0" w:color="auto"/>
                <w:left w:val="none" w:sz="0" w:space="0" w:color="auto"/>
                <w:bottom w:val="none" w:sz="0" w:space="0" w:color="auto"/>
                <w:right w:val="none" w:sz="0" w:space="0" w:color="auto"/>
              </w:divBdr>
            </w:div>
            <w:div w:id="2079085254">
              <w:marLeft w:val="0"/>
              <w:marRight w:val="0"/>
              <w:marTop w:val="0"/>
              <w:marBottom w:val="0"/>
              <w:divBdr>
                <w:top w:val="none" w:sz="0" w:space="0" w:color="auto"/>
                <w:left w:val="none" w:sz="0" w:space="0" w:color="auto"/>
                <w:bottom w:val="none" w:sz="0" w:space="0" w:color="auto"/>
                <w:right w:val="none" w:sz="0" w:space="0" w:color="auto"/>
              </w:divBdr>
            </w:div>
            <w:div w:id="139806361">
              <w:marLeft w:val="0"/>
              <w:marRight w:val="0"/>
              <w:marTop w:val="0"/>
              <w:marBottom w:val="0"/>
              <w:divBdr>
                <w:top w:val="none" w:sz="0" w:space="0" w:color="auto"/>
                <w:left w:val="none" w:sz="0" w:space="0" w:color="auto"/>
                <w:bottom w:val="none" w:sz="0" w:space="0" w:color="auto"/>
                <w:right w:val="none" w:sz="0" w:space="0" w:color="auto"/>
              </w:divBdr>
            </w:div>
            <w:div w:id="1936550846">
              <w:marLeft w:val="0"/>
              <w:marRight w:val="0"/>
              <w:marTop w:val="0"/>
              <w:marBottom w:val="0"/>
              <w:divBdr>
                <w:top w:val="none" w:sz="0" w:space="0" w:color="auto"/>
                <w:left w:val="none" w:sz="0" w:space="0" w:color="auto"/>
                <w:bottom w:val="none" w:sz="0" w:space="0" w:color="auto"/>
                <w:right w:val="none" w:sz="0" w:space="0" w:color="auto"/>
              </w:divBdr>
            </w:div>
            <w:div w:id="2130858213">
              <w:marLeft w:val="0"/>
              <w:marRight w:val="0"/>
              <w:marTop w:val="0"/>
              <w:marBottom w:val="0"/>
              <w:divBdr>
                <w:top w:val="none" w:sz="0" w:space="0" w:color="auto"/>
                <w:left w:val="none" w:sz="0" w:space="0" w:color="auto"/>
                <w:bottom w:val="none" w:sz="0" w:space="0" w:color="auto"/>
                <w:right w:val="none" w:sz="0" w:space="0" w:color="auto"/>
              </w:divBdr>
            </w:div>
            <w:div w:id="2111899027">
              <w:marLeft w:val="0"/>
              <w:marRight w:val="0"/>
              <w:marTop w:val="0"/>
              <w:marBottom w:val="0"/>
              <w:divBdr>
                <w:top w:val="none" w:sz="0" w:space="0" w:color="auto"/>
                <w:left w:val="none" w:sz="0" w:space="0" w:color="auto"/>
                <w:bottom w:val="none" w:sz="0" w:space="0" w:color="auto"/>
                <w:right w:val="none" w:sz="0" w:space="0" w:color="auto"/>
              </w:divBdr>
            </w:div>
            <w:div w:id="1680306550">
              <w:marLeft w:val="0"/>
              <w:marRight w:val="0"/>
              <w:marTop w:val="0"/>
              <w:marBottom w:val="0"/>
              <w:divBdr>
                <w:top w:val="none" w:sz="0" w:space="0" w:color="auto"/>
                <w:left w:val="none" w:sz="0" w:space="0" w:color="auto"/>
                <w:bottom w:val="none" w:sz="0" w:space="0" w:color="auto"/>
                <w:right w:val="none" w:sz="0" w:space="0" w:color="auto"/>
              </w:divBdr>
            </w:div>
            <w:div w:id="1738747796">
              <w:marLeft w:val="0"/>
              <w:marRight w:val="0"/>
              <w:marTop w:val="0"/>
              <w:marBottom w:val="0"/>
              <w:divBdr>
                <w:top w:val="none" w:sz="0" w:space="0" w:color="auto"/>
                <w:left w:val="none" w:sz="0" w:space="0" w:color="auto"/>
                <w:bottom w:val="none" w:sz="0" w:space="0" w:color="auto"/>
                <w:right w:val="none" w:sz="0" w:space="0" w:color="auto"/>
              </w:divBdr>
            </w:div>
            <w:div w:id="1147697630">
              <w:marLeft w:val="0"/>
              <w:marRight w:val="0"/>
              <w:marTop w:val="0"/>
              <w:marBottom w:val="0"/>
              <w:divBdr>
                <w:top w:val="none" w:sz="0" w:space="0" w:color="auto"/>
                <w:left w:val="none" w:sz="0" w:space="0" w:color="auto"/>
                <w:bottom w:val="none" w:sz="0" w:space="0" w:color="auto"/>
                <w:right w:val="none" w:sz="0" w:space="0" w:color="auto"/>
              </w:divBdr>
            </w:div>
            <w:div w:id="1698581415">
              <w:marLeft w:val="0"/>
              <w:marRight w:val="0"/>
              <w:marTop w:val="0"/>
              <w:marBottom w:val="0"/>
              <w:divBdr>
                <w:top w:val="none" w:sz="0" w:space="0" w:color="auto"/>
                <w:left w:val="none" w:sz="0" w:space="0" w:color="auto"/>
                <w:bottom w:val="none" w:sz="0" w:space="0" w:color="auto"/>
                <w:right w:val="none" w:sz="0" w:space="0" w:color="auto"/>
              </w:divBdr>
            </w:div>
            <w:div w:id="1790120008">
              <w:marLeft w:val="0"/>
              <w:marRight w:val="0"/>
              <w:marTop w:val="0"/>
              <w:marBottom w:val="0"/>
              <w:divBdr>
                <w:top w:val="none" w:sz="0" w:space="0" w:color="auto"/>
                <w:left w:val="none" w:sz="0" w:space="0" w:color="auto"/>
                <w:bottom w:val="none" w:sz="0" w:space="0" w:color="auto"/>
                <w:right w:val="none" w:sz="0" w:space="0" w:color="auto"/>
              </w:divBdr>
            </w:div>
            <w:div w:id="487867303">
              <w:marLeft w:val="0"/>
              <w:marRight w:val="0"/>
              <w:marTop w:val="0"/>
              <w:marBottom w:val="0"/>
              <w:divBdr>
                <w:top w:val="none" w:sz="0" w:space="0" w:color="auto"/>
                <w:left w:val="none" w:sz="0" w:space="0" w:color="auto"/>
                <w:bottom w:val="none" w:sz="0" w:space="0" w:color="auto"/>
                <w:right w:val="none" w:sz="0" w:space="0" w:color="auto"/>
              </w:divBdr>
            </w:div>
            <w:div w:id="203492735">
              <w:marLeft w:val="0"/>
              <w:marRight w:val="0"/>
              <w:marTop w:val="0"/>
              <w:marBottom w:val="0"/>
              <w:divBdr>
                <w:top w:val="none" w:sz="0" w:space="0" w:color="auto"/>
                <w:left w:val="none" w:sz="0" w:space="0" w:color="auto"/>
                <w:bottom w:val="none" w:sz="0" w:space="0" w:color="auto"/>
                <w:right w:val="none" w:sz="0" w:space="0" w:color="auto"/>
              </w:divBdr>
            </w:div>
            <w:div w:id="984745481">
              <w:marLeft w:val="0"/>
              <w:marRight w:val="0"/>
              <w:marTop w:val="0"/>
              <w:marBottom w:val="0"/>
              <w:divBdr>
                <w:top w:val="none" w:sz="0" w:space="0" w:color="auto"/>
                <w:left w:val="none" w:sz="0" w:space="0" w:color="auto"/>
                <w:bottom w:val="none" w:sz="0" w:space="0" w:color="auto"/>
                <w:right w:val="none" w:sz="0" w:space="0" w:color="auto"/>
              </w:divBdr>
            </w:div>
            <w:div w:id="368379710">
              <w:marLeft w:val="0"/>
              <w:marRight w:val="0"/>
              <w:marTop w:val="0"/>
              <w:marBottom w:val="0"/>
              <w:divBdr>
                <w:top w:val="none" w:sz="0" w:space="0" w:color="auto"/>
                <w:left w:val="none" w:sz="0" w:space="0" w:color="auto"/>
                <w:bottom w:val="none" w:sz="0" w:space="0" w:color="auto"/>
                <w:right w:val="none" w:sz="0" w:space="0" w:color="auto"/>
              </w:divBdr>
            </w:div>
            <w:div w:id="1634292126">
              <w:marLeft w:val="0"/>
              <w:marRight w:val="0"/>
              <w:marTop w:val="0"/>
              <w:marBottom w:val="0"/>
              <w:divBdr>
                <w:top w:val="none" w:sz="0" w:space="0" w:color="auto"/>
                <w:left w:val="none" w:sz="0" w:space="0" w:color="auto"/>
                <w:bottom w:val="none" w:sz="0" w:space="0" w:color="auto"/>
                <w:right w:val="none" w:sz="0" w:space="0" w:color="auto"/>
              </w:divBdr>
            </w:div>
            <w:div w:id="921333833">
              <w:marLeft w:val="0"/>
              <w:marRight w:val="0"/>
              <w:marTop w:val="0"/>
              <w:marBottom w:val="0"/>
              <w:divBdr>
                <w:top w:val="none" w:sz="0" w:space="0" w:color="auto"/>
                <w:left w:val="none" w:sz="0" w:space="0" w:color="auto"/>
                <w:bottom w:val="none" w:sz="0" w:space="0" w:color="auto"/>
                <w:right w:val="none" w:sz="0" w:space="0" w:color="auto"/>
              </w:divBdr>
            </w:div>
            <w:div w:id="1172991796">
              <w:marLeft w:val="0"/>
              <w:marRight w:val="0"/>
              <w:marTop w:val="0"/>
              <w:marBottom w:val="0"/>
              <w:divBdr>
                <w:top w:val="none" w:sz="0" w:space="0" w:color="auto"/>
                <w:left w:val="none" w:sz="0" w:space="0" w:color="auto"/>
                <w:bottom w:val="none" w:sz="0" w:space="0" w:color="auto"/>
                <w:right w:val="none" w:sz="0" w:space="0" w:color="auto"/>
              </w:divBdr>
            </w:div>
            <w:div w:id="1145929568">
              <w:marLeft w:val="0"/>
              <w:marRight w:val="0"/>
              <w:marTop w:val="0"/>
              <w:marBottom w:val="0"/>
              <w:divBdr>
                <w:top w:val="none" w:sz="0" w:space="0" w:color="auto"/>
                <w:left w:val="none" w:sz="0" w:space="0" w:color="auto"/>
                <w:bottom w:val="none" w:sz="0" w:space="0" w:color="auto"/>
                <w:right w:val="none" w:sz="0" w:space="0" w:color="auto"/>
              </w:divBdr>
            </w:div>
            <w:div w:id="107913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5471">
      <w:bodyDiv w:val="1"/>
      <w:marLeft w:val="0"/>
      <w:marRight w:val="0"/>
      <w:marTop w:val="0"/>
      <w:marBottom w:val="0"/>
      <w:divBdr>
        <w:top w:val="none" w:sz="0" w:space="0" w:color="auto"/>
        <w:left w:val="none" w:sz="0" w:space="0" w:color="auto"/>
        <w:bottom w:val="none" w:sz="0" w:space="0" w:color="auto"/>
        <w:right w:val="none" w:sz="0" w:space="0" w:color="auto"/>
      </w:divBdr>
      <w:divsChild>
        <w:div w:id="1034691615">
          <w:marLeft w:val="0"/>
          <w:marRight w:val="0"/>
          <w:marTop w:val="0"/>
          <w:marBottom w:val="0"/>
          <w:divBdr>
            <w:top w:val="none" w:sz="0" w:space="0" w:color="auto"/>
            <w:left w:val="none" w:sz="0" w:space="0" w:color="auto"/>
            <w:bottom w:val="none" w:sz="0" w:space="0" w:color="auto"/>
            <w:right w:val="none" w:sz="0" w:space="0" w:color="auto"/>
          </w:divBdr>
          <w:divsChild>
            <w:div w:id="522940375">
              <w:marLeft w:val="0"/>
              <w:marRight w:val="0"/>
              <w:marTop w:val="0"/>
              <w:marBottom w:val="0"/>
              <w:divBdr>
                <w:top w:val="none" w:sz="0" w:space="0" w:color="auto"/>
                <w:left w:val="none" w:sz="0" w:space="0" w:color="auto"/>
                <w:bottom w:val="none" w:sz="0" w:space="0" w:color="auto"/>
                <w:right w:val="none" w:sz="0" w:space="0" w:color="auto"/>
              </w:divBdr>
            </w:div>
            <w:div w:id="776290832">
              <w:marLeft w:val="0"/>
              <w:marRight w:val="0"/>
              <w:marTop w:val="0"/>
              <w:marBottom w:val="0"/>
              <w:divBdr>
                <w:top w:val="none" w:sz="0" w:space="0" w:color="auto"/>
                <w:left w:val="none" w:sz="0" w:space="0" w:color="auto"/>
                <w:bottom w:val="none" w:sz="0" w:space="0" w:color="auto"/>
                <w:right w:val="none" w:sz="0" w:space="0" w:color="auto"/>
              </w:divBdr>
            </w:div>
            <w:div w:id="28921285">
              <w:marLeft w:val="0"/>
              <w:marRight w:val="0"/>
              <w:marTop w:val="0"/>
              <w:marBottom w:val="0"/>
              <w:divBdr>
                <w:top w:val="none" w:sz="0" w:space="0" w:color="auto"/>
                <w:left w:val="none" w:sz="0" w:space="0" w:color="auto"/>
                <w:bottom w:val="none" w:sz="0" w:space="0" w:color="auto"/>
                <w:right w:val="none" w:sz="0" w:space="0" w:color="auto"/>
              </w:divBdr>
            </w:div>
            <w:div w:id="820581229">
              <w:marLeft w:val="0"/>
              <w:marRight w:val="0"/>
              <w:marTop w:val="0"/>
              <w:marBottom w:val="0"/>
              <w:divBdr>
                <w:top w:val="none" w:sz="0" w:space="0" w:color="auto"/>
                <w:left w:val="none" w:sz="0" w:space="0" w:color="auto"/>
                <w:bottom w:val="none" w:sz="0" w:space="0" w:color="auto"/>
                <w:right w:val="none" w:sz="0" w:space="0" w:color="auto"/>
              </w:divBdr>
            </w:div>
            <w:div w:id="1554122248">
              <w:marLeft w:val="0"/>
              <w:marRight w:val="0"/>
              <w:marTop w:val="0"/>
              <w:marBottom w:val="0"/>
              <w:divBdr>
                <w:top w:val="none" w:sz="0" w:space="0" w:color="auto"/>
                <w:left w:val="none" w:sz="0" w:space="0" w:color="auto"/>
                <w:bottom w:val="none" w:sz="0" w:space="0" w:color="auto"/>
                <w:right w:val="none" w:sz="0" w:space="0" w:color="auto"/>
              </w:divBdr>
            </w:div>
            <w:div w:id="1736970468">
              <w:marLeft w:val="0"/>
              <w:marRight w:val="0"/>
              <w:marTop w:val="0"/>
              <w:marBottom w:val="0"/>
              <w:divBdr>
                <w:top w:val="none" w:sz="0" w:space="0" w:color="auto"/>
                <w:left w:val="none" w:sz="0" w:space="0" w:color="auto"/>
                <w:bottom w:val="none" w:sz="0" w:space="0" w:color="auto"/>
                <w:right w:val="none" w:sz="0" w:space="0" w:color="auto"/>
              </w:divBdr>
            </w:div>
            <w:div w:id="31276269">
              <w:marLeft w:val="0"/>
              <w:marRight w:val="0"/>
              <w:marTop w:val="0"/>
              <w:marBottom w:val="0"/>
              <w:divBdr>
                <w:top w:val="none" w:sz="0" w:space="0" w:color="auto"/>
                <w:left w:val="none" w:sz="0" w:space="0" w:color="auto"/>
                <w:bottom w:val="none" w:sz="0" w:space="0" w:color="auto"/>
                <w:right w:val="none" w:sz="0" w:space="0" w:color="auto"/>
              </w:divBdr>
            </w:div>
            <w:div w:id="1879121402">
              <w:marLeft w:val="0"/>
              <w:marRight w:val="0"/>
              <w:marTop w:val="0"/>
              <w:marBottom w:val="0"/>
              <w:divBdr>
                <w:top w:val="none" w:sz="0" w:space="0" w:color="auto"/>
                <w:left w:val="none" w:sz="0" w:space="0" w:color="auto"/>
                <w:bottom w:val="none" w:sz="0" w:space="0" w:color="auto"/>
                <w:right w:val="none" w:sz="0" w:space="0" w:color="auto"/>
              </w:divBdr>
            </w:div>
            <w:div w:id="2138529217">
              <w:marLeft w:val="0"/>
              <w:marRight w:val="0"/>
              <w:marTop w:val="0"/>
              <w:marBottom w:val="0"/>
              <w:divBdr>
                <w:top w:val="none" w:sz="0" w:space="0" w:color="auto"/>
                <w:left w:val="none" w:sz="0" w:space="0" w:color="auto"/>
                <w:bottom w:val="none" w:sz="0" w:space="0" w:color="auto"/>
                <w:right w:val="none" w:sz="0" w:space="0" w:color="auto"/>
              </w:divBdr>
            </w:div>
            <w:div w:id="1728063240">
              <w:marLeft w:val="0"/>
              <w:marRight w:val="0"/>
              <w:marTop w:val="0"/>
              <w:marBottom w:val="0"/>
              <w:divBdr>
                <w:top w:val="none" w:sz="0" w:space="0" w:color="auto"/>
                <w:left w:val="none" w:sz="0" w:space="0" w:color="auto"/>
                <w:bottom w:val="none" w:sz="0" w:space="0" w:color="auto"/>
                <w:right w:val="none" w:sz="0" w:space="0" w:color="auto"/>
              </w:divBdr>
            </w:div>
            <w:div w:id="1682078941">
              <w:marLeft w:val="0"/>
              <w:marRight w:val="0"/>
              <w:marTop w:val="0"/>
              <w:marBottom w:val="0"/>
              <w:divBdr>
                <w:top w:val="none" w:sz="0" w:space="0" w:color="auto"/>
                <w:left w:val="none" w:sz="0" w:space="0" w:color="auto"/>
                <w:bottom w:val="none" w:sz="0" w:space="0" w:color="auto"/>
                <w:right w:val="none" w:sz="0" w:space="0" w:color="auto"/>
              </w:divBdr>
            </w:div>
            <w:div w:id="1182431424">
              <w:marLeft w:val="0"/>
              <w:marRight w:val="0"/>
              <w:marTop w:val="0"/>
              <w:marBottom w:val="0"/>
              <w:divBdr>
                <w:top w:val="none" w:sz="0" w:space="0" w:color="auto"/>
                <w:left w:val="none" w:sz="0" w:space="0" w:color="auto"/>
                <w:bottom w:val="none" w:sz="0" w:space="0" w:color="auto"/>
                <w:right w:val="none" w:sz="0" w:space="0" w:color="auto"/>
              </w:divBdr>
            </w:div>
            <w:div w:id="426734683">
              <w:marLeft w:val="0"/>
              <w:marRight w:val="0"/>
              <w:marTop w:val="0"/>
              <w:marBottom w:val="0"/>
              <w:divBdr>
                <w:top w:val="none" w:sz="0" w:space="0" w:color="auto"/>
                <w:left w:val="none" w:sz="0" w:space="0" w:color="auto"/>
                <w:bottom w:val="none" w:sz="0" w:space="0" w:color="auto"/>
                <w:right w:val="none" w:sz="0" w:space="0" w:color="auto"/>
              </w:divBdr>
            </w:div>
            <w:div w:id="1803427645">
              <w:marLeft w:val="0"/>
              <w:marRight w:val="0"/>
              <w:marTop w:val="0"/>
              <w:marBottom w:val="0"/>
              <w:divBdr>
                <w:top w:val="none" w:sz="0" w:space="0" w:color="auto"/>
                <w:left w:val="none" w:sz="0" w:space="0" w:color="auto"/>
                <w:bottom w:val="none" w:sz="0" w:space="0" w:color="auto"/>
                <w:right w:val="none" w:sz="0" w:space="0" w:color="auto"/>
              </w:divBdr>
            </w:div>
            <w:div w:id="1775705560">
              <w:marLeft w:val="0"/>
              <w:marRight w:val="0"/>
              <w:marTop w:val="0"/>
              <w:marBottom w:val="0"/>
              <w:divBdr>
                <w:top w:val="none" w:sz="0" w:space="0" w:color="auto"/>
                <w:left w:val="none" w:sz="0" w:space="0" w:color="auto"/>
                <w:bottom w:val="none" w:sz="0" w:space="0" w:color="auto"/>
                <w:right w:val="none" w:sz="0" w:space="0" w:color="auto"/>
              </w:divBdr>
            </w:div>
            <w:div w:id="1804955504">
              <w:marLeft w:val="0"/>
              <w:marRight w:val="0"/>
              <w:marTop w:val="0"/>
              <w:marBottom w:val="0"/>
              <w:divBdr>
                <w:top w:val="none" w:sz="0" w:space="0" w:color="auto"/>
                <w:left w:val="none" w:sz="0" w:space="0" w:color="auto"/>
                <w:bottom w:val="none" w:sz="0" w:space="0" w:color="auto"/>
                <w:right w:val="none" w:sz="0" w:space="0" w:color="auto"/>
              </w:divBdr>
            </w:div>
            <w:div w:id="861092154">
              <w:marLeft w:val="0"/>
              <w:marRight w:val="0"/>
              <w:marTop w:val="0"/>
              <w:marBottom w:val="0"/>
              <w:divBdr>
                <w:top w:val="none" w:sz="0" w:space="0" w:color="auto"/>
                <w:left w:val="none" w:sz="0" w:space="0" w:color="auto"/>
                <w:bottom w:val="none" w:sz="0" w:space="0" w:color="auto"/>
                <w:right w:val="none" w:sz="0" w:space="0" w:color="auto"/>
              </w:divBdr>
            </w:div>
            <w:div w:id="2087335157">
              <w:marLeft w:val="0"/>
              <w:marRight w:val="0"/>
              <w:marTop w:val="0"/>
              <w:marBottom w:val="0"/>
              <w:divBdr>
                <w:top w:val="none" w:sz="0" w:space="0" w:color="auto"/>
                <w:left w:val="none" w:sz="0" w:space="0" w:color="auto"/>
                <w:bottom w:val="none" w:sz="0" w:space="0" w:color="auto"/>
                <w:right w:val="none" w:sz="0" w:space="0" w:color="auto"/>
              </w:divBdr>
            </w:div>
            <w:div w:id="977421677">
              <w:marLeft w:val="0"/>
              <w:marRight w:val="0"/>
              <w:marTop w:val="0"/>
              <w:marBottom w:val="0"/>
              <w:divBdr>
                <w:top w:val="none" w:sz="0" w:space="0" w:color="auto"/>
                <w:left w:val="none" w:sz="0" w:space="0" w:color="auto"/>
                <w:bottom w:val="none" w:sz="0" w:space="0" w:color="auto"/>
                <w:right w:val="none" w:sz="0" w:space="0" w:color="auto"/>
              </w:divBdr>
            </w:div>
            <w:div w:id="242878741">
              <w:marLeft w:val="0"/>
              <w:marRight w:val="0"/>
              <w:marTop w:val="0"/>
              <w:marBottom w:val="0"/>
              <w:divBdr>
                <w:top w:val="none" w:sz="0" w:space="0" w:color="auto"/>
                <w:left w:val="none" w:sz="0" w:space="0" w:color="auto"/>
                <w:bottom w:val="none" w:sz="0" w:space="0" w:color="auto"/>
                <w:right w:val="none" w:sz="0" w:space="0" w:color="auto"/>
              </w:divBdr>
            </w:div>
            <w:div w:id="2073698475">
              <w:marLeft w:val="0"/>
              <w:marRight w:val="0"/>
              <w:marTop w:val="0"/>
              <w:marBottom w:val="0"/>
              <w:divBdr>
                <w:top w:val="none" w:sz="0" w:space="0" w:color="auto"/>
                <w:left w:val="none" w:sz="0" w:space="0" w:color="auto"/>
                <w:bottom w:val="none" w:sz="0" w:space="0" w:color="auto"/>
                <w:right w:val="none" w:sz="0" w:space="0" w:color="auto"/>
              </w:divBdr>
            </w:div>
            <w:div w:id="1163543267">
              <w:marLeft w:val="0"/>
              <w:marRight w:val="0"/>
              <w:marTop w:val="0"/>
              <w:marBottom w:val="0"/>
              <w:divBdr>
                <w:top w:val="none" w:sz="0" w:space="0" w:color="auto"/>
                <w:left w:val="none" w:sz="0" w:space="0" w:color="auto"/>
                <w:bottom w:val="none" w:sz="0" w:space="0" w:color="auto"/>
                <w:right w:val="none" w:sz="0" w:space="0" w:color="auto"/>
              </w:divBdr>
            </w:div>
            <w:div w:id="651103267">
              <w:marLeft w:val="0"/>
              <w:marRight w:val="0"/>
              <w:marTop w:val="0"/>
              <w:marBottom w:val="0"/>
              <w:divBdr>
                <w:top w:val="none" w:sz="0" w:space="0" w:color="auto"/>
                <w:left w:val="none" w:sz="0" w:space="0" w:color="auto"/>
                <w:bottom w:val="none" w:sz="0" w:space="0" w:color="auto"/>
                <w:right w:val="none" w:sz="0" w:space="0" w:color="auto"/>
              </w:divBdr>
            </w:div>
            <w:div w:id="873810437">
              <w:marLeft w:val="0"/>
              <w:marRight w:val="0"/>
              <w:marTop w:val="0"/>
              <w:marBottom w:val="0"/>
              <w:divBdr>
                <w:top w:val="none" w:sz="0" w:space="0" w:color="auto"/>
                <w:left w:val="none" w:sz="0" w:space="0" w:color="auto"/>
                <w:bottom w:val="none" w:sz="0" w:space="0" w:color="auto"/>
                <w:right w:val="none" w:sz="0" w:space="0" w:color="auto"/>
              </w:divBdr>
            </w:div>
            <w:div w:id="916207035">
              <w:marLeft w:val="0"/>
              <w:marRight w:val="0"/>
              <w:marTop w:val="0"/>
              <w:marBottom w:val="0"/>
              <w:divBdr>
                <w:top w:val="none" w:sz="0" w:space="0" w:color="auto"/>
                <w:left w:val="none" w:sz="0" w:space="0" w:color="auto"/>
                <w:bottom w:val="none" w:sz="0" w:space="0" w:color="auto"/>
                <w:right w:val="none" w:sz="0" w:space="0" w:color="auto"/>
              </w:divBdr>
            </w:div>
            <w:div w:id="1738627642">
              <w:marLeft w:val="0"/>
              <w:marRight w:val="0"/>
              <w:marTop w:val="0"/>
              <w:marBottom w:val="0"/>
              <w:divBdr>
                <w:top w:val="none" w:sz="0" w:space="0" w:color="auto"/>
                <w:left w:val="none" w:sz="0" w:space="0" w:color="auto"/>
                <w:bottom w:val="none" w:sz="0" w:space="0" w:color="auto"/>
                <w:right w:val="none" w:sz="0" w:space="0" w:color="auto"/>
              </w:divBdr>
            </w:div>
            <w:div w:id="1938370702">
              <w:marLeft w:val="0"/>
              <w:marRight w:val="0"/>
              <w:marTop w:val="0"/>
              <w:marBottom w:val="0"/>
              <w:divBdr>
                <w:top w:val="none" w:sz="0" w:space="0" w:color="auto"/>
                <w:left w:val="none" w:sz="0" w:space="0" w:color="auto"/>
                <w:bottom w:val="none" w:sz="0" w:space="0" w:color="auto"/>
                <w:right w:val="none" w:sz="0" w:space="0" w:color="auto"/>
              </w:divBdr>
            </w:div>
            <w:div w:id="1468621322">
              <w:marLeft w:val="0"/>
              <w:marRight w:val="0"/>
              <w:marTop w:val="0"/>
              <w:marBottom w:val="0"/>
              <w:divBdr>
                <w:top w:val="none" w:sz="0" w:space="0" w:color="auto"/>
                <w:left w:val="none" w:sz="0" w:space="0" w:color="auto"/>
                <w:bottom w:val="none" w:sz="0" w:space="0" w:color="auto"/>
                <w:right w:val="none" w:sz="0" w:space="0" w:color="auto"/>
              </w:divBdr>
            </w:div>
            <w:div w:id="1260481204">
              <w:marLeft w:val="0"/>
              <w:marRight w:val="0"/>
              <w:marTop w:val="0"/>
              <w:marBottom w:val="0"/>
              <w:divBdr>
                <w:top w:val="none" w:sz="0" w:space="0" w:color="auto"/>
                <w:left w:val="none" w:sz="0" w:space="0" w:color="auto"/>
                <w:bottom w:val="none" w:sz="0" w:space="0" w:color="auto"/>
                <w:right w:val="none" w:sz="0" w:space="0" w:color="auto"/>
              </w:divBdr>
            </w:div>
            <w:div w:id="642975647">
              <w:marLeft w:val="0"/>
              <w:marRight w:val="0"/>
              <w:marTop w:val="0"/>
              <w:marBottom w:val="0"/>
              <w:divBdr>
                <w:top w:val="none" w:sz="0" w:space="0" w:color="auto"/>
                <w:left w:val="none" w:sz="0" w:space="0" w:color="auto"/>
                <w:bottom w:val="none" w:sz="0" w:space="0" w:color="auto"/>
                <w:right w:val="none" w:sz="0" w:space="0" w:color="auto"/>
              </w:divBdr>
            </w:div>
            <w:div w:id="1482191522">
              <w:marLeft w:val="0"/>
              <w:marRight w:val="0"/>
              <w:marTop w:val="0"/>
              <w:marBottom w:val="0"/>
              <w:divBdr>
                <w:top w:val="none" w:sz="0" w:space="0" w:color="auto"/>
                <w:left w:val="none" w:sz="0" w:space="0" w:color="auto"/>
                <w:bottom w:val="none" w:sz="0" w:space="0" w:color="auto"/>
                <w:right w:val="none" w:sz="0" w:space="0" w:color="auto"/>
              </w:divBdr>
            </w:div>
            <w:div w:id="1304657083">
              <w:marLeft w:val="0"/>
              <w:marRight w:val="0"/>
              <w:marTop w:val="0"/>
              <w:marBottom w:val="0"/>
              <w:divBdr>
                <w:top w:val="none" w:sz="0" w:space="0" w:color="auto"/>
                <w:left w:val="none" w:sz="0" w:space="0" w:color="auto"/>
                <w:bottom w:val="none" w:sz="0" w:space="0" w:color="auto"/>
                <w:right w:val="none" w:sz="0" w:space="0" w:color="auto"/>
              </w:divBdr>
            </w:div>
            <w:div w:id="1325475573">
              <w:marLeft w:val="0"/>
              <w:marRight w:val="0"/>
              <w:marTop w:val="0"/>
              <w:marBottom w:val="0"/>
              <w:divBdr>
                <w:top w:val="none" w:sz="0" w:space="0" w:color="auto"/>
                <w:left w:val="none" w:sz="0" w:space="0" w:color="auto"/>
                <w:bottom w:val="none" w:sz="0" w:space="0" w:color="auto"/>
                <w:right w:val="none" w:sz="0" w:space="0" w:color="auto"/>
              </w:divBdr>
            </w:div>
            <w:div w:id="390614475">
              <w:marLeft w:val="0"/>
              <w:marRight w:val="0"/>
              <w:marTop w:val="0"/>
              <w:marBottom w:val="0"/>
              <w:divBdr>
                <w:top w:val="none" w:sz="0" w:space="0" w:color="auto"/>
                <w:left w:val="none" w:sz="0" w:space="0" w:color="auto"/>
                <w:bottom w:val="none" w:sz="0" w:space="0" w:color="auto"/>
                <w:right w:val="none" w:sz="0" w:space="0" w:color="auto"/>
              </w:divBdr>
            </w:div>
            <w:div w:id="133068365">
              <w:marLeft w:val="0"/>
              <w:marRight w:val="0"/>
              <w:marTop w:val="0"/>
              <w:marBottom w:val="0"/>
              <w:divBdr>
                <w:top w:val="none" w:sz="0" w:space="0" w:color="auto"/>
                <w:left w:val="none" w:sz="0" w:space="0" w:color="auto"/>
                <w:bottom w:val="none" w:sz="0" w:space="0" w:color="auto"/>
                <w:right w:val="none" w:sz="0" w:space="0" w:color="auto"/>
              </w:divBdr>
            </w:div>
            <w:div w:id="543325783">
              <w:marLeft w:val="0"/>
              <w:marRight w:val="0"/>
              <w:marTop w:val="0"/>
              <w:marBottom w:val="0"/>
              <w:divBdr>
                <w:top w:val="none" w:sz="0" w:space="0" w:color="auto"/>
                <w:left w:val="none" w:sz="0" w:space="0" w:color="auto"/>
                <w:bottom w:val="none" w:sz="0" w:space="0" w:color="auto"/>
                <w:right w:val="none" w:sz="0" w:space="0" w:color="auto"/>
              </w:divBdr>
            </w:div>
            <w:div w:id="1964338412">
              <w:marLeft w:val="0"/>
              <w:marRight w:val="0"/>
              <w:marTop w:val="0"/>
              <w:marBottom w:val="0"/>
              <w:divBdr>
                <w:top w:val="none" w:sz="0" w:space="0" w:color="auto"/>
                <w:left w:val="none" w:sz="0" w:space="0" w:color="auto"/>
                <w:bottom w:val="none" w:sz="0" w:space="0" w:color="auto"/>
                <w:right w:val="none" w:sz="0" w:space="0" w:color="auto"/>
              </w:divBdr>
            </w:div>
            <w:div w:id="1279026772">
              <w:marLeft w:val="0"/>
              <w:marRight w:val="0"/>
              <w:marTop w:val="0"/>
              <w:marBottom w:val="0"/>
              <w:divBdr>
                <w:top w:val="none" w:sz="0" w:space="0" w:color="auto"/>
                <w:left w:val="none" w:sz="0" w:space="0" w:color="auto"/>
                <w:bottom w:val="none" w:sz="0" w:space="0" w:color="auto"/>
                <w:right w:val="none" w:sz="0" w:space="0" w:color="auto"/>
              </w:divBdr>
            </w:div>
            <w:div w:id="1218980463">
              <w:marLeft w:val="0"/>
              <w:marRight w:val="0"/>
              <w:marTop w:val="0"/>
              <w:marBottom w:val="0"/>
              <w:divBdr>
                <w:top w:val="none" w:sz="0" w:space="0" w:color="auto"/>
                <w:left w:val="none" w:sz="0" w:space="0" w:color="auto"/>
                <w:bottom w:val="none" w:sz="0" w:space="0" w:color="auto"/>
                <w:right w:val="none" w:sz="0" w:space="0" w:color="auto"/>
              </w:divBdr>
            </w:div>
            <w:div w:id="1957713324">
              <w:marLeft w:val="0"/>
              <w:marRight w:val="0"/>
              <w:marTop w:val="0"/>
              <w:marBottom w:val="0"/>
              <w:divBdr>
                <w:top w:val="none" w:sz="0" w:space="0" w:color="auto"/>
                <w:left w:val="none" w:sz="0" w:space="0" w:color="auto"/>
                <w:bottom w:val="none" w:sz="0" w:space="0" w:color="auto"/>
                <w:right w:val="none" w:sz="0" w:space="0" w:color="auto"/>
              </w:divBdr>
            </w:div>
            <w:div w:id="1342002848">
              <w:marLeft w:val="0"/>
              <w:marRight w:val="0"/>
              <w:marTop w:val="0"/>
              <w:marBottom w:val="0"/>
              <w:divBdr>
                <w:top w:val="none" w:sz="0" w:space="0" w:color="auto"/>
                <w:left w:val="none" w:sz="0" w:space="0" w:color="auto"/>
                <w:bottom w:val="none" w:sz="0" w:space="0" w:color="auto"/>
                <w:right w:val="none" w:sz="0" w:space="0" w:color="auto"/>
              </w:divBdr>
            </w:div>
            <w:div w:id="1656296362">
              <w:marLeft w:val="0"/>
              <w:marRight w:val="0"/>
              <w:marTop w:val="0"/>
              <w:marBottom w:val="0"/>
              <w:divBdr>
                <w:top w:val="none" w:sz="0" w:space="0" w:color="auto"/>
                <w:left w:val="none" w:sz="0" w:space="0" w:color="auto"/>
                <w:bottom w:val="none" w:sz="0" w:space="0" w:color="auto"/>
                <w:right w:val="none" w:sz="0" w:space="0" w:color="auto"/>
              </w:divBdr>
            </w:div>
            <w:div w:id="1895971701">
              <w:marLeft w:val="0"/>
              <w:marRight w:val="0"/>
              <w:marTop w:val="0"/>
              <w:marBottom w:val="0"/>
              <w:divBdr>
                <w:top w:val="none" w:sz="0" w:space="0" w:color="auto"/>
                <w:left w:val="none" w:sz="0" w:space="0" w:color="auto"/>
                <w:bottom w:val="none" w:sz="0" w:space="0" w:color="auto"/>
                <w:right w:val="none" w:sz="0" w:space="0" w:color="auto"/>
              </w:divBdr>
            </w:div>
            <w:div w:id="189028959">
              <w:marLeft w:val="0"/>
              <w:marRight w:val="0"/>
              <w:marTop w:val="0"/>
              <w:marBottom w:val="0"/>
              <w:divBdr>
                <w:top w:val="none" w:sz="0" w:space="0" w:color="auto"/>
                <w:left w:val="none" w:sz="0" w:space="0" w:color="auto"/>
                <w:bottom w:val="none" w:sz="0" w:space="0" w:color="auto"/>
                <w:right w:val="none" w:sz="0" w:space="0" w:color="auto"/>
              </w:divBdr>
            </w:div>
            <w:div w:id="236020688">
              <w:marLeft w:val="0"/>
              <w:marRight w:val="0"/>
              <w:marTop w:val="0"/>
              <w:marBottom w:val="0"/>
              <w:divBdr>
                <w:top w:val="none" w:sz="0" w:space="0" w:color="auto"/>
                <w:left w:val="none" w:sz="0" w:space="0" w:color="auto"/>
                <w:bottom w:val="none" w:sz="0" w:space="0" w:color="auto"/>
                <w:right w:val="none" w:sz="0" w:space="0" w:color="auto"/>
              </w:divBdr>
            </w:div>
            <w:div w:id="1068575538">
              <w:marLeft w:val="0"/>
              <w:marRight w:val="0"/>
              <w:marTop w:val="0"/>
              <w:marBottom w:val="0"/>
              <w:divBdr>
                <w:top w:val="none" w:sz="0" w:space="0" w:color="auto"/>
                <w:left w:val="none" w:sz="0" w:space="0" w:color="auto"/>
                <w:bottom w:val="none" w:sz="0" w:space="0" w:color="auto"/>
                <w:right w:val="none" w:sz="0" w:space="0" w:color="auto"/>
              </w:divBdr>
            </w:div>
            <w:div w:id="70872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6887">
      <w:bodyDiv w:val="1"/>
      <w:marLeft w:val="0"/>
      <w:marRight w:val="0"/>
      <w:marTop w:val="0"/>
      <w:marBottom w:val="0"/>
      <w:divBdr>
        <w:top w:val="none" w:sz="0" w:space="0" w:color="auto"/>
        <w:left w:val="none" w:sz="0" w:space="0" w:color="auto"/>
        <w:bottom w:val="none" w:sz="0" w:space="0" w:color="auto"/>
        <w:right w:val="none" w:sz="0" w:space="0" w:color="auto"/>
      </w:divBdr>
      <w:divsChild>
        <w:div w:id="1666545047">
          <w:marLeft w:val="0"/>
          <w:marRight w:val="0"/>
          <w:marTop w:val="0"/>
          <w:marBottom w:val="0"/>
          <w:divBdr>
            <w:top w:val="none" w:sz="0" w:space="0" w:color="auto"/>
            <w:left w:val="none" w:sz="0" w:space="0" w:color="auto"/>
            <w:bottom w:val="none" w:sz="0" w:space="0" w:color="auto"/>
            <w:right w:val="none" w:sz="0" w:space="0" w:color="auto"/>
          </w:divBdr>
          <w:divsChild>
            <w:div w:id="1715497720">
              <w:marLeft w:val="0"/>
              <w:marRight w:val="0"/>
              <w:marTop w:val="0"/>
              <w:marBottom w:val="0"/>
              <w:divBdr>
                <w:top w:val="none" w:sz="0" w:space="0" w:color="auto"/>
                <w:left w:val="none" w:sz="0" w:space="0" w:color="auto"/>
                <w:bottom w:val="none" w:sz="0" w:space="0" w:color="auto"/>
                <w:right w:val="none" w:sz="0" w:space="0" w:color="auto"/>
              </w:divBdr>
            </w:div>
            <w:div w:id="1653438561">
              <w:marLeft w:val="0"/>
              <w:marRight w:val="0"/>
              <w:marTop w:val="0"/>
              <w:marBottom w:val="0"/>
              <w:divBdr>
                <w:top w:val="none" w:sz="0" w:space="0" w:color="auto"/>
                <w:left w:val="none" w:sz="0" w:space="0" w:color="auto"/>
                <w:bottom w:val="none" w:sz="0" w:space="0" w:color="auto"/>
                <w:right w:val="none" w:sz="0" w:space="0" w:color="auto"/>
              </w:divBdr>
            </w:div>
            <w:div w:id="1410999837">
              <w:marLeft w:val="0"/>
              <w:marRight w:val="0"/>
              <w:marTop w:val="0"/>
              <w:marBottom w:val="0"/>
              <w:divBdr>
                <w:top w:val="none" w:sz="0" w:space="0" w:color="auto"/>
                <w:left w:val="none" w:sz="0" w:space="0" w:color="auto"/>
                <w:bottom w:val="none" w:sz="0" w:space="0" w:color="auto"/>
                <w:right w:val="none" w:sz="0" w:space="0" w:color="auto"/>
              </w:divBdr>
            </w:div>
            <w:div w:id="1137991966">
              <w:marLeft w:val="0"/>
              <w:marRight w:val="0"/>
              <w:marTop w:val="0"/>
              <w:marBottom w:val="0"/>
              <w:divBdr>
                <w:top w:val="none" w:sz="0" w:space="0" w:color="auto"/>
                <w:left w:val="none" w:sz="0" w:space="0" w:color="auto"/>
                <w:bottom w:val="none" w:sz="0" w:space="0" w:color="auto"/>
                <w:right w:val="none" w:sz="0" w:space="0" w:color="auto"/>
              </w:divBdr>
            </w:div>
            <w:div w:id="1538931662">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1044986363">
              <w:marLeft w:val="0"/>
              <w:marRight w:val="0"/>
              <w:marTop w:val="0"/>
              <w:marBottom w:val="0"/>
              <w:divBdr>
                <w:top w:val="none" w:sz="0" w:space="0" w:color="auto"/>
                <w:left w:val="none" w:sz="0" w:space="0" w:color="auto"/>
                <w:bottom w:val="none" w:sz="0" w:space="0" w:color="auto"/>
                <w:right w:val="none" w:sz="0" w:space="0" w:color="auto"/>
              </w:divBdr>
            </w:div>
            <w:div w:id="1763451894">
              <w:marLeft w:val="0"/>
              <w:marRight w:val="0"/>
              <w:marTop w:val="0"/>
              <w:marBottom w:val="0"/>
              <w:divBdr>
                <w:top w:val="none" w:sz="0" w:space="0" w:color="auto"/>
                <w:left w:val="none" w:sz="0" w:space="0" w:color="auto"/>
                <w:bottom w:val="none" w:sz="0" w:space="0" w:color="auto"/>
                <w:right w:val="none" w:sz="0" w:space="0" w:color="auto"/>
              </w:divBdr>
            </w:div>
            <w:div w:id="731926133">
              <w:marLeft w:val="0"/>
              <w:marRight w:val="0"/>
              <w:marTop w:val="0"/>
              <w:marBottom w:val="0"/>
              <w:divBdr>
                <w:top w:val="none" w:sz="0" w:space="0" w:color="auto"/>
                <w:left w:val="none" w:sz="0" w:space="0" w:color="auto"/>
                <w:bottom w:val="none" w:sz="0" w:space="0" w:color="auto"/>
                <w:right w:val="none" w:sz="0" w:space="0" w:color="auto"/>
              </w:divBdr>
            </w:div>
            <w:div w:id="2037273553">
              <w:marLeft w:val="0"/>
              <w:marRight w:val="0"/>
              <w:marTop w:val="0"/>
              <w:marBottom w:val="0"/>
              <w:divBdr>
                <w:top w:val="none" w:sz="0" w:space="0" w:color="auto"/>
                <w:left w:val="none" w:sz="0" w:space="0" w:color="auto"/>
                <w:bottom w:val="none" w:sz="0" w:space="0" w:color="auto"/>
                <w:right w:val="none" w:sz="0" w:space="0" w:color="auto"/>
              </w:divBdr>
            </w:div>
            <w:div w:id="328143357">
              <w:marLeft w:val="0"/>
              <w:marRight w:val="0"/>
              <w:marTop w:val="0"/>
              <w:marBottom w:val="0"/>
              <w:divBdr>
                <w:top w:val="none" w:sz="0" w:space="0" w:color="auto"/>
                <w:left w:val="none" w:sz="0" w:space="0" w:color="auto"/>
                <w:bottom w:val="none" w:sz="0" w:space="0" w:color="auto"/>
                <w:right w:val="none" w:sz="0" w:space="0" w:color="auto"/>
              </w:divBdr>
            </w:div>
            <w:div w:id="687100099">
              <w:marLeft w:val="0"/>
              <w:marRight w:val="0"/>
              <w:marTop w:val="0"/>
              <w:marBottom w:val="0"/>
              <w:divBdr>
                <w:top w:val="none" w:sz="0" w:space="0" w:color="auto"/>
                <w:left w:val="none" w:sz="0" w:space="0" w:color="auto"/>
                <w:bottom w:val="none" w:sz="0" w:space="0" w:color="auto"/>
                <w:right w:val="none" w:sz="0" w:space="0" w:color="auto"/>
              </w:divBdr>
            </w:div>
            <w:div w:id="1804620506">
              <w:marLeft w:val="0"/>
              <w:marRight w:val="0"/>
              <w:marTop w:val="0"/>
              <w:marBottom w:val="0"/>
              <w:divBdr>
                <w:top w:val="none" w:sz="0" w:space="0" w:color="auto"/>
                <w:left w:val="none" w:sz="0" w:space="0" w:color="auto"/>
                <w:bottom w:val="none" w:sz="0" w:space="0" w:color="auto"/>
                <w:right w:val="none" w:sz="0" w:space="0" w:color="auto"/>
              </w:divBdr>
            </w:div>
            <w:div w:id="386298271">
              <w:marLeft w:val="0"/>
              <w:marRight w:val="0"/>
              <w:marTop w:val="0"/>
              <w:marBottom w:val="0"/>
              <w:divBdr>
                <w:top w:val="none" w:sz="0" w:space="0" w:color="auto"/>
                <w:left w:val="none" w:sz="0" w:space="0" w:color="auto"/>
                <w:bottom w:val="none" w:sz="0" w:space="0" w:color="auto"/>
                <w:right w:val="none" w:sz="0" w:space="0" w:color="auto"/>
              </w:divBdr>
            </w:div>
            <w:div w:id="2108426254">
              <w:marLeft w:val="0"/>
              <w:marRight w:val="0"/>
              <w:marTop w:val="0"/>
              <w:marBottom w:val="0"/>
              <w:divBdr>
                <w:top w:val="none" w:sz="0" w:space="0" w:color="auto"/>
                <w:left w:val="none" w:sz="0" w:space="0" w:color="auto"/>
                <w:bottom w:val="none" w:sz="0" w:space="0" w:color="auto"/>
                <w:right w:val="none" w:sz="0" w:space="0" w:color="auto"/>
              </w:divBdr>
            </w:div>
            <w:div w:id="485904282">
              <w:marLeft w:val="0"/>
              <w:marRight w:val="0"/>
              <w:marTop w:val="0"/>
              <w:marBottom w:val="0"/>
              <w:divBdr>
                <w:top w:val="none" w:sz="0" w:space="0" w:color="auto"/>
                <w:left w:val="none" w:sz="0" w:space="0" w:color="auto"/>
                <w:bottom w:val="none" w:sz="0" w:space="0" w:color="auto"/>
                <w:right w:val="none" w:sz="0" w:space="0" w:color="auto"/>
              </w:divBdr>
            </w:div>
            <w:div w:id="1795252682">
              <w:marLeft w:val="0"/>
              <w:marRight w:val="0"/>
              <w:marTop w:val="0"/>
              <w:marBottom w:val="0"/>
              <w:divBdr>
                <w:top w:val="none" w:sz="0" w:space="0" w:color="auto"/>
                <w:left w:val="none" w:sz="0" w:space="0" w:color="auto"/>
                <w:bottom w:val="none" w:sz="0" w:space="0" w:color="auto"/>
                <w:right w:val="none" w:sz="0" w:space="0" w:color="auto"/>
              </w:divBdr>
            </w:div>
            <w:div w:id="510797610">
              <w:marLeft w:val="0"/>
              <w:marRight w:val="0"/>
              <w:marTop w:val="0"/>
              <w:marBottom w:val="0"/>
              <w:divBdr>
                <w:top w:val="none" w:sz="0" w:space="0" w:color="auto"/>
                <w:left w:val="none" w:sz="0" w:space="0" w:color="auto"/>
                <w:bottom w:val="none" w:sz="0" w:space="0" w:color="auto"/>
                <w:right w:val="none" w:sz="0" w:space="0" w:color="auto"/>
              </w:divBdr>
            </w:div>
            <w:div w:id="180171358">
              <w:marLeft w:val="0"/>
              <w:marRight w:val="0"/>
              <w:marTop w:val="0"/>
              <w:marBottom w:val="0"/>
              <w:divBdr>
                <w:top w:val="none" w:sz="0" w:space="0" w:color="auto"/>
                <w:left w:val="none" w:sz="0" w:space="0" w:color="auto"/>
                <w:bottom w:val="none" w:sz="0" w:space="0" w:color="auto"/>
                <w:right w:val="none" w:sz="0" w:space="0" w:color="auto"/>
              </w:divBdr>
            </w:div>
            <w:div w:id="1483543081">
              <w:marLeft w:val="0"/>
              <w:marRight w:val="0"/>
              <w:marTop w:val="0"/>
              <w:marBottom w:val="0"/>
              <w:divBdr>
                <w:top w:val="none" w:sz="0" w:space="0" w:color="auto"/>
                <w:left w:val="none" w:sz="0" w:space="0" w:color="auto"/>
                <w:bottom w:val="none" w:sz="0" w:space="0" w:color="auto"/>
                <w:right w:val="none" w:sz="0" w:space="0" w:color="auto"/>
              </w:divBdr>
            </w:div>
            <w:div w:id="1048725115">
              <w:marLeft w:val="0"/>
              <w:marRight w:val="0"/>
              <w:marTop w:val="0"/>
              <w:marBottom w:val="0"/>
              <w:divBdr>
                <w:top w:val="none" w:sz="0" w:space="0" w:color="auto"/>
                <w:left w:val="none" w:sz="0" w:space="0" w:color="auto"/>
                <w:bottom w:val="none" w:sz="0" w:space="0" w:color="auto"/>
                <w:right w:val="none" w:sz="0" w:space="0" w:color="auto"/>
              </w:divBdr>
            </w:div>
            <w:div w:id="1801802251">
              <w:marLeft w:val="0"/>
              <w:marRight w:val="0"/>
              <w:marTop w:val="0"/>
              <w:marBottom w:val="0"/>
              <w:divBdr>
                <w:top w:val="none" w:sz="0" w:space="0" w:color="auto"/>
                <w:left w:val="none" w:sz="0" w:space="0" w:color="auto"/>
                <w:bottom w:val="none" w:sz="0" w:space="0" w:color="auto"/>
                <w:right w:val="none" w:sz="0" w:space="0" w:color="auto"/>
              </w:divBdr>
            </w:div>
            <w:div w:id="593323476">
              <w:marLeft w:val="0"/>
              <w:marRight w:val="0"/>
              <w:marTop w:val="0"/>
              <w:marBottom w:val="0"/>
              <w:divBdr>
                <w:top w:val="none" w:sz="0" w:space="0" w:color="auto"/>
                <w:left w:val="none" w:sz="0" w:space="0" w:color="auto"/>
                <w:bottom w:val="none" w:sz="0" w:space="0" w:color="auto"/>
                <w:right w:val="none" w:sz="0" w:space="0" w:color="auto"/>
              </w:divBdr>
            </w:div>
            <w:div w:id="397410539">
              <w:marLeft w:val="0"/>
              <w:marRight w:val="0"/>
              <w:marTop w:val="0"/>
              <w:marBottom w:val="0"/>
              <w:divBdr>
                <w:top w:val="none" w:sz="0" w:space="0" w:color="auto"/>
                <w:left w:val="none" w:sz="0" w:space="0" w:color="auto"/>
                <w:bottom w:val="none" w:sz="0" w:space="0" w:color="auto"/>
                <w:right w:val="none" w:sz="0" w:space="0" w:color="auto"/>
              </w:divBdr>
            </w:div>
            <w:div w:id="976955017">
              <w:marLeft w:val="0"/>
              <w:marRight w:val="0"/>
              <w:marTop w:val="0"/>
              <w:marBottom w:val="0"/>
              <w:divBdr>
                <w:top w:val="none" w:sz="0" w:space="0" w:color="auto"/>
                <w:left w:val="none" w:sz="0" w:space="0" w:color="auto"/>
                <w:bottom w:val="none" w:sz="0" w:space="0" w:color="auto"/>
                <w:right w:val="none" w:sz="0" w:space="0" w:color="auto"/>
              </w:divBdr>
            </w:div>
            <w:div w:id="2002078726">
              <w:marLeft w:val="0"/>
              <w:marRight w:val="0"/>
              <w:marTop w:val="0"/>
              <w:marBottom w:val="0"/>
              <w:divBdr>
                <w:top w:val="none" w:sz="0" w:space="0" w:color="auto"/>
                <w:left w:val="none" w:sz="0" w:space="0" w:color="auto"/>
                <w:bottom w:val="none" w:sz="0" w:space="0" w:color="auto"/>
                <w:right w:val="none" w:sz="0" w:space="0" w:color="auto"/>
              </w:divBdr>
            </w:div>
            <w:div w:id="770316006">
              <w:marLeft w:val="0"/>
              <w:marRight w:val="0"/>
              <w:marTop w:val="0"/>
              <w:marBottom w:val="0"/>
              <w:divBdr>
                <w:top w:val="none" w:sz="0" w:space="0" w:color="auto"/>
                <w:left w:val="none" w:sz="0" w:space="0" w:color="auto"/>
                <w:bottom w:val="none" w:sz="0" w:space="0" w:color="auto"/>
                <w:right w:val="none" w:sz="0" w:space="0" w:color="auto"/>
              </w:divBdr>
            </w:div>
            <w:div w:id="1997605174">
              <w:marLeft w:val="0"/>
              <w:marRight w:val="0"/>
              <w:marTop w:val="0"/>
              <w:marBottom w:val="0"/>
              <w:divBdr>
                <w:top w:val="none" w:sz="0" w:space="0" w:color="auto"/>
                <w:left w:val="none" w:sz="0" w:space="0" w:color="auto"/>
                <w:bottom w:val="none" w:sz="0" w:space="0" w:color="auto"/>
                <w:right w:val="none" w:sz="0" w:space="0" w:color="auto"/>
              </w:divBdr>
            </w:div>
            <w:div w:id="1632049923">
              <w:marLeft w:val="0"/>
              <w:marRight w:val="0"/>
              <w:marTop w:val="0"/>
              <w:marBottom w:val="0"/>
              <w:divBdr>
                <w:top w:val="none" w:sz="0" w:space="0" w:color="auto"/>
                <w:left w:val="none" w:sz="0" w:space="0" w:color="auto"/>
                <w:bottom w:val="none" w:sz="0" w:space="0" w:color="auto"/>
                <w:right w:val="none" w:sz="0" w:space="0" w:color="auto"/>
              </w:divBdr>
            </w:div>
            <w:div w:id="1637098837">
              <w:marLeft w:val="0"/>
              <w:marRight w:val="0"/>
              <w:marTop w:val="0"/>
              <w:marBottom w:val="0"/>
              <w:divBdr>
                <w:top w:val="none" w:sz="0" w:space="0" w:color="auto"/>
                <w:left w:val="none" w:sz="0" w:space="0" w:color="auto"/>
                <w:bottom w:val="none" w:sz="0" w:space="0" w:color="auto"/>
                <w:right w:val="none" w:sz="0" w:space="0" w:color="auto"/>
              </w:divBdr>
            </w:div>
            <w:div w:id="1039664924">
              <w:marLeft w:val="0"/>
              <w:marRight w:val="0"/>
              <w:marTop w:val="0"/>
              <w:marBottom w:val="0"/>
              <w:divBdr>
                <w:top w:val="none" w:sz="0" w:space="0" w:color="auto"/>
                <w:left w:val="none" w:sz="0" w:space="0" w:color="auto"/>
                <w:bottom w:val="none" w:sz="0" w:space="0" w:color="auto"/>
                <w:right w:val="none" w:sz="0" w:space="0" w:color="auto"/>
              </w:divBdr>
            </w:div>
            <w:div w:id="1243639914">
              <w:marLeft w:val="0"/>
              <w:marRight w:val="0"/>
              <w:marTop w:val="0"/>
              <w:marBottom w:val="0"/>
              <w:divBdr>
                <w:top w:val="none" w:sz="0" w:space="0" w:color="auto"/>
                <w:left w:val="none" w:sz="0" w:space="0" w:color="auto"/>
                <w:bottom w:val="none" w:sz="0" w:space="0" w:color="auto"/>
                <w:right w:val="none" w:sz="0" w:space="0" w:color="auto"/>
              </w:divBdr>
            </w:div>
            <w:div w:id="1209686064">
              <w:marLeft w:val="0"/>
              <w:marRight w:val="0"/>
              <w:marTop w:val="0"/>
              <w:marBottom w:val="0"/>
              <w:divBdr>
                <w:top w:val="none" w:sz="0" w:space="0" w:color="auto"/>
                <w:left w:val="none" w:sz="0" w:space="0" w:color="auto"/>
                <w:bottom w:val="none" w:sz="0" w:space="0" w:color="auto"/>
                <w:right w:val="none" w:sz="0" w:space="0" w:color="auto"/>
              </w:divBdr>
            </w:div>
            <w:div w:id="1039166066">
              <w:marLeft w:val="0"/>
              <w:marRight w:val="0"/>
              <w:marTop w:val="0"/>
              <w:marBottom w:val="0"/>
              <w:divBdr>
                <w:top w:val="none" w:sz="0" w:space="0" w:color="auto"/>
                <w:left w:val="none" w:sz="0" w:space="0" w:color="auto"/>
                <w:bottom w:val="none" w:sz="0" w:space="0" w:color="auto"/>
                <w:right w:val="none" w:sz="0" w:space="0" w:color="auto"/>
              </w:divBdr>
            </w:div>
            <w:div w:id="1238007488">
              <w:marLeft w:val="0"/>
              <w:marRight w:val="0"/>
              <w:marTop w:val="0"/>
              <w:marBottom w:val="0"/>
              <w:divBdr>
                <w:top w:val="none" w:sz="0" w:space="0" w:color="auto"/>
                <w:left w:val="none" w:sz="0" w:space="0" w:color="auto"/>
                <w:bottom w:val="none" w:sz="0" w:space="0" w:color="auto"/>
                <w:right w:val="none" w:sz="0" w:space="0" w:color="auto"/>
              </w:divBdr>
            </w:div>
            <w:div w:id="1249926811">
              <w:marLeft w:val="0"/>
              <w:marRight w:val="0"/>
              <w:marTop w:val="0"/>
              <w:marBottom w:val="0"/>
              <w:divBdr>
                <w:top w:val="none" w:sz="0" w:space="0" w:color="auto"/>
                <w:left w:val="none" w:sz="0" w:space="0" w:color="auto"/>
                <w:bottom w:val="none" w:sz="0" w:space="0" w:color="auto"/>
                <w:right w:val="none" w:sz="0" w:space="0" w:color="auto"/>
              </w:divBdr>
            </w:div>
            <w:div w:id="289095900">
              <w:marLeft w:val="0"/>
              <w:marRight w:val="0"/>
              <w:marTop w:val="0"/>
              <w:marBottom w:val="0"/>
              <w:divBdr>
                <w:top w:val="none" w:sz="0" w:space="0" w:color="auto"/>
                <w:left w:val="none" w:sz="0" w:space="0" w:color="auto"/>
                <w:bottom w:val="none" w:sz="0" w:space="0" w:color="auto"/>
                <w:right w:val="none" w:sz="0" w:space="0" w:color="auto"/>
              </w:divBdr>
            </w:div>
            <w:div w:id="1320302259">
              <w:marLeft w:val="0"/>
              <w:marRight w:val="0"/>
              <w:marTop w:val="0"/>
              <w:marBottom w:val="0"/>
              <w:divBdr>
                <w:top w:val="none" w:sz="0" w:space="0" w:color="auto"/>
                <w:left w:val="none" w:sz="0" w:space="0" w:color="auto"/>
                <w:bottom w:val="none" w:sz="0" w:space="0" w:color="auto"/>
                <w:right w:val="none" w:sz="0" w:space="0" w:color="auto"/>
              </w:divBdr>
            </w:div>
            <w:div w:id="92366098">
              <w:marLeft w:val="0"/>
              <w:marRight w:val="0"/>
              <w:marTop w:val="0"/>
              <w:marBottom w:val="0"/>
              <w:divBdr>
                <w:top w:val="none" w:sz="0" w:space="0" w:color="auto"/>
                <w:left w:val="none" w:sz="0" w:space="0" w:color="auto"/>
                <w:bottom w:val="none" w:sz="0" w:space="0" w:color="auto"/>
                <w:right w:val="none" w:sz="0" w:space="0" w:color="auto"/>
              </w:divBdr>
            </w:div>
            <w:div w:id="2098861146">
              <w:marLeft w:val="0"/>
              <w:marRight w:val="0"/>
              <w:marTop w:val="0"/>
              <w:marBottom w:val="0"/>
              <w:divBdr>
                <w:top w:val="none" w:sz="0" w:space="0" w:color="auto"/>
                <w:left w:val="none" w:sz="0" w:space="0" w:color="auto"/>
                <w:bottom w:val="none" w:sz="0" w:space="0" w:color="auto"/>
                <w:right w:val="none" w:sz="0" w:space="0" w:color="auto"/>
              </w:divBdr>
            </w:div>
            <w:div w:id="1001202547">
              <w:marLeft w:val="0"/>
              <w:marRight w:val="0"/>
              <w:marTop w:val="0"/>
              <w:marBottom w:val="0"/>
              <w:divBdr>
                <w:top w:val="none" w:sz="0" w:space="0" w:color="auto"/>
                <w:left w:val="none" w:sz="0" w:space="0" w:color="auto"/>
                <w:bottom w:val="none" w:sz="0" w:space="0" w:color="auto"/>
                <w:right w:val="none" w:sz="0" w:space="0" w:color="auto"/>
              </w:divBdr>
            </w:div>
            <w:div w:id="2076973179">
              <w:marLeft w:val="0"/>
              <w:marRight w:val="0"/>
              <w:marTop w:val="0"/>
              <w:marBottom w:val="0"/>
              <w:divBdr>
                <w:top w:val="none" w:sz="0" w:space="0" w:color="auto"/>
                <w:left w:val="none" w:sz="0" w:space="0" w:color="auto"/>
                <w:bottom w:val="none" w:sz="0" w:space="0" w:color="auto"/>
                <w:right w:val="none" w:sz="0" w:space="0" w:color="auto"/>
              </w:divBdr>
            </w:div>
            <w:div w:id="680279206">
              <w:marLeft w:val="0"/>
              <w:marRight w:val="0"/>
              <w:marTop w:val="0"/>
              <w:marBottom w:val="0"/>
              <w:divBdr>
                <w:top w:val="none" w:sz="0" w:space="0" w:color="auto"/>
                <w:left w:val="none" w:sz="0" w:space="0" w:color="auto"/>
                <w:bottom w:val="none" w:sz="0" w:space="0" w:color="auto"/>
                <w:right w:val="none" w:sz="0" w:space="0" w:color="auto"/>
              </w:divBdr>
            </w:div>
            <w:div w:id="1485202796">
              <w:marLeft w:val="0"/>
              <w:marRight w:val="0"/>
              <w:marTop w:val="0"/>
              <w:marBottom w:val="0"/>
              <w:divBdr>
                <w:top w:val="none" w:sz="0" w:space="0" w:color="auto"/>
                <w:left w:val="none" w:sz="0" w:space="0" w:color="auto"/>
                <w:bottom w:val="none" w:sz="0" w:space="0" w:color="auto"/>
                <w:right w:val="none" w:sz="0" w:space="0" w:color="auto"/>
              </w:divBdr>
            </w:div>
            <w:div w:id="1963999270">
              <w:marLeft w:val="0"/>
              <w:marRight w:val="0"/>
              <w:marTop w:val="0"/>
              <w:marBottom w:val="0"/>
              <w:divBdr>
                <w:top w:val="none" w:sz="0" w:space="0" w:color="auto"/>
                <w:left w:val="none" w:sz="0" w:space="0" w:color="auto"/>
                <w:bottom w:val="none" w:sz="0" w:space="0" w:color="auto"/>
                <w:right w:val="none" w:sz="0" w:space="0" w:color="auto"/>
              </w:divBdr>
            </w:div>
            <w:div w:id="100607149">
              <w:marLeft w:val="0"/>
              <w:marRight w:val="0"/>
              <w:marTop w:val="0"/>
              <w:marBottom w:val="0"/>
              <w:divBdr>
                <w:top w:val="none" w:sz="0" w:space="0" w:color="auto"/>
                <w:left w:val="none" w:sz="0" w:space="0" w:color="auto"/>
                <w:bottom w:val="none" w:sz="0" w:space="0" w:color="auto"/>
                <w:right w:val="none" w:sz="0" w:space="0" w:color="auto"/>
              </w:divBdr>
            </w:div>
            <w:div w:id="63382196">
              <w:marLeft w:val="0"/>
              <w:marRight w:val="0"/>
              <w:marTop w:val="0"/>
              <w:marBottom w:val="0"/>
              <w:divBdr>
                <w:top w:val="none" w:sz="0" w:space="0" w:color="auto"/>
                <w:left w:val="none" w:sz="0" w:space="0" w:color="auto"/>
                <w:bottom w:val="none" w:sz="0" w:space="0" w:color="auto"/>
                <w:right w:val="none" w:sz="0" w:space="0" w:color="auto"/>
              </w:divBdr>
            </w:div>
            <w:div w:id="1864440421">
              <w:marLeft w:val="0"/>
              <w:marRight w:val="0"/>
              <w:marTop w:val="0"/>
              <w:marBottom w:val="0"/>
              <w:divBdr>
                <w:top w:val="none" w:sz="0" w:space="0" w:color="auto"/>
                <w:left w:val="none" w:sz="0" w:space="0" w:color="auto"/>
                <w:bottom w:val="none" w:sz="0" w:space="0" w:color="auto"/>
                <w:right w:val="none" w:sz="0" w:space="0" w:color="auto"/>
              </w:divBdr>
            </w:div>
            <w:div w:id="615792413">
              <w:marLeft w:val="0"/>
              <w:marRight w:val="0"/>
              <w:marTop w:val="0"/>
              <w:marBottom w:val="0"/>
              <w:divBdr>
                <w:top w:val="none" w:sz="0" w:space="0" w:color="auto"/>
                <w:left w:val="none" w:sz="0" w:space="0" w:color="auto"/>
                <w:bottom w:val="none" w:sz="0" w:space="0" w:color="auto"/>
                <w:right w:val="none" w:sz="0" w:space="0" w:color="auto"/>
              </w:divBdr>
            </w:div>
            <w:div w:id="1617132538">
              <w:marLeft w:val="0"/>
              <w:marRight w:val="0"/>
              <w:marTop w:val="0"/>
              <w:marBottom w:val="0"/>
              <w:divBdr>
                <w:top w:val="none" w:sz="0" w:space="0" w:color="auto"/>
                <w:left w:val="none" w:sz="0" w:space="0" w:color="auto"/>
                <w:bottom w:val="none" w:sz="0" w:space="0" w:color="auto"/>
                <w:right w:val="none" w:sz="0" w:space="0" w:color="auto"/>
              </w:divBdr>
            </w:div>
            <w:div w:id="1672484216">
              <w:marLeft w:val="0"/>
              <w:marRight w:val="0"/>
              <w:marTop w:val="0"/>
              <w:marBottom w:val="0"/>
              <w:divBdr>
                <w:top w:val="none" w:sz="0" w:space="0" w:color="auto"/>
                <w:left w:val="none" w:sz="0" w:space="0" w:color="auto"/>
                <w:bottom w:val="none" w:sz="0" w:space="0" w:color="auto"/>
                <w:right w:val="none" w:sz="0" w:space="0" w:color="auto"/>
              </w:divBdr>
            </w:div>
            <w:div w:id="753745124">
              <w:marLeft w:val="0"/>
              <w:marRight w:val="0"/>
              <w:marTop w:val="0"/>
              <w:marBottom w:val="0"/>
              <w:divBdr>
                <w:top w:val="none" w:sz="0" w:space="0" w:color="auto"/>
                <w:left w:val="none" w:sz="0" w:space="0" w:color="auto"/>
                <w:bottom w:val="none" w:sz="0" w:space="0" w:color="auto"/>
                <w:right w:val="none" w:sz="0" w:space="0" w:color="auto"/>
              </w:divBdr>
            </w:div>
            <w:div w:id="204025363">
              <w:marLeft w:val="0"/>
              <w:marRight w:val="0"/>
              <w:marTop w:val="0"/>
              <w:marBottom w:val="0"/>
              <w:divBdr>
                <w:top w:val="none" w:sz="0" w:space="0" w:color="auto"/>
                <w:left w:val="none" w:sz="0" w:space="0" w:color="auto"/>
                <w:bottom w:val="none" w:sz="0" w:space="0" w:color="auto"/>
                <w:right w:val="none" w:sz="0" w:space="0" w:color="auto"/>
              </w:divBdr>
            </w:div>
            <w:div w:id="722752731">
              <w:marLeft w:val="0"/>
              <w:marRight w:val="0"/>
              <w:marTop w:val="0"/>
              <w:marBottom w:val="0"/>
              <w:divBdr>
                <w:top w:val="none" w:sz="0" w:space="0" w:color="auto"/>
                <w:left w:val="none" w:sz="0" w:space="0" w:color="auto"/>
                <w:bottom w:val="none" w:sz="0" w:space="0" w:color="auto"/>
                <w:right w:val="none" w:sz="0" w:space="0" w:color="auto"/>
              </w:divBdr>
            </w:div>
            <w:div w:id="7030235">
              <w:marLeft w:val="0"/>
              <w:marRight w:val="0"/>
              <w:marTop w:val="0"/>
              <w:marBottom w:val="0"/>
              <w:divBdr>
                <w:top w:val="none" w:sz="0" w:space="0" w:color="auto"/>
                <w:left w:val="none" w:sz="0" w:space="0" w:color="auto"/>
                <w:bottom w:val="none" w:sz="0" w:space="0" w:color="auto"/>
                <w:right w:val="none" w:sz="0" w:space="0" w:color="auto"/>
              </w:divBdr>
            </w:div>
            <w:div w:id="2016029160">
              <w:marLeft w:val="0"/>
              <w:marRight w:val="0"/>
              <w:marTop w:val="0"/>
              <w:marBottom w:val="0"/>
              <w:divBdr>
                <w:top w:val="none" w:sz="0" w:space="0" w:color="auto"/>
                <w:left w:val="none" w:sz="0" w:space="0" w:color="auto"/>
                <w:bottom w:val="none" w:sz="0" w:space="0" w:color="auto"/>
                <w:right w:val="none" w:sz="0" w:space="0" w:color="auto"/>
              </w:divBdr>
            </w:div>
            <w:div w:id="733696923">
              <w:marLeft w:val="0"/>
              <w:marRight w:val="0"/>
              <w:marTop w:val="0"/>
              <w:marBottom w:val="0"/>
              <w:divBdr>
                <w:top w:val="none" w:sz="0" w:space="0" w:color="auto"/>
                <w:left w:val="none" w:sz="0" w:space="0" w:color="auto"/>
                <w:bottom w:val="none" w:sz="0" w:space="0" w:color="auto"/>
                <w:right w:val="none" w:sz="0" w:space="0" w:color="auto"/>
              </w:divBdr>
            </w:div>
            <w:div w:id="291912690">
              <w:marLeft w:val="0"/>
              <w:marRight w:val="0"/>
              <w:marTop w:val="0"/>
              <w:marBottom w:val="0"/>
              <w:divBdr>
                <w:top w:val="none" w:sz="0" w:space="0" w:color="auto"/>
                <w:left w:val="none" w:sz="0" w:space="0" w:color="auto"/>
                <w:bottom w:val="none" w:sz="0" w:space="0" w:color="auto"/>
                <w:right w:val="none" w:sz="0" w:space="0" w:color="auto"/>
              </w:divBdr>
            </w:div>
            <w:div w:id="1130825413">
              <w:marLeft w:val="0"/>
              <w:marRight w:val="0"/>
              <w:marTop w:val="0"/>
              <w:marBottom w:val="0"/>
              <w:divBdr>
                <w:top w:val="none" w:sz="0" w:space="0" w:color="auto"/>
                <w:left w:val="none" w:sz="0" w:space="0" w:color="auto"/>
                <w:bottom w:val="none" w:sz="0" w:space="0" w:color="auto"/>
                <w:right w:val="none" w:sz="0" w:space="0" w:color="auto"/>
              </w:divBdr>
            </w:div>
            <w:div w:id="1335717516">
              <w:marLeft w:val="0"/>
              <w:marRight w:val="0"/>
              <w:marTop w:val="0"/>
              <w:marBottom w:val="0"/>
              <w:divBdr>
                <w:top w:val="none" w:sz="0" w:space="0" w:color="auto"/>
                <w:left w:val="none" w:sz="0" w:space="0" w:color="auto"/>
                <w:bottom w:val="none" w:sz="0" w:space="0" w:color="auto"/>
                <w:right w:val="none" w:sz="0" w:space="0" w:color="auto"/>
              </w:divBdr>
            </w:div>
            <w:div w:id="256793852">
              <w:marLeft w:val="0"/>
              <w:marRight w:val="0"/>
              <w:marTop w:val="0"/>
              <w:marBottom w:val="0"/>
              <w:divBdr>
                <w:top w:val="none" w:sz="0" w:space="0" w:color="auto"/>
                <w:left w:val="none" w:sz="0" w:space="0" w:color="auto"/>
                <w:bottom w:val="none" w:sz="0" w:space="0" w:color="auto"/>
                <w:right w:val="none" w:sz="0" w:space="0" w:color="auto"/>
              </w:divBdr>
            </w:div>
            <w:div w:id="1152795014">
              <w:marLeft w:val="0"/>
              <w:marRight w:val="0"/>
              <w:marTop w:val="0"/>
              <w:marBottom w:val="0"/>
              <w:divBdr>
                <w:top w:val="none" w:sz="0" w:space="0" w:color="auto"/>
                <w:left w:val="none" w:sz="0" w:space="0" w:color="auto"/>
                <w:bottom w:val="none" w:sz="0" w:space="0" w:color="auto"/>
                <w:right w:val="none" w:sz="0" w:space="0" w:color="auto"/>
              </w:divBdr>
            </w:div>
            <w:div w:id="1491406829">
              <w:marLeft w:val="0"/>
              <w:marRight w:val="0"/>
              <w:marTop w:val="0"/>
              <w:marBottom w:val="0"/>
              <w:divBdr>
                <w:top w:val="none" w:sz="0" w:space="0" w:color="auto"/>
                <w:left w:val="none" w:sz="0" w:space="0" w:color="auto"/>
                <w:bottom w:val="none" w:sz="0" w:space="0" w:color="auto"/>
                <w:right w:val="none" w:sz="0" w:space="0" w:color="auto"/>
              </w:divBdr>
            </w:div>
            <w:div w:id="1984118605">
              <w:marLeft w:val="0"/>
              <w:marRight w:val="0"/>
              <w:marTop w:val="0"/>
              <w:marBottom w:val="0"/>
              <w:divBdr>
                <w:top w:val="none" w:sz="0" w:space="0" w:color="auto"/>
                <w:left w:val="none" w:sz="0" w:space="0" w:color="auto"/>
                <w:bottom w:val="none" w:sz="0" w:space="0" w:color="auto"/>
                <w:right w:val="none" w:sz="0" w:space="0" w:color="auto"/>
              </w:divBdr>
            </w:div>
            <w:div w:id="8507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91721">
      <w:bodyDiv w:val="1"/>
      <w:marLeft w:val="0"/>
      <w:marRight w:val="0"/>
      <w:marTop w:val="0"/>
      <w:marBottom w:val="0"/>
      <w:divBdr>
        <w:top w:val="none" w:sz="0" w:space="0" w:color="auto"/>
        <w:left w:val="none" w:sz="0" w:space="0" w:color="auto"/>
        <w:bottom w:val="none" w:sz="0" w:space="0" w:color="auto"/>
        <w:right w:val="none" w:sz="0" w:space="0" w:color="auto"/>
      </w:divBdr>
      <w:divsChild>
        <w:div w:id="496843262">
          <w:marLeft w:val="0"/>
          <w:marRight w:val="0"/>
          <w:marTop w:val="0"/>
          <w:marBottom w:val="0"/>
          <w:divBdr>
            <w:top w:val="none" w:sz="0" w:space="0" w:color="auto"/>
            <w:left w:val="none" w:sz="0" w:space="0" w:color="auto"/>
            <w:bottom w:val="none" w:sz="0" w:space="0" w:color="auto"/>
            <w:right w:val="none" w:sz="0" w:space="0" w:color="auto"/>
          </w:divBdr>
          <w:divsChild>
            <w:div w:id="185560338">
              <w:marLeft w:val="0"/>
              <w:marRight w:val="0"/>
              <w:marTop w:val="0"/>
              <w:marBottom w:val="0"/>
              <w:divBdr>
                <w:top w:val="none" w:sz="0" w:space="0" w:color="auto"/>
                <w:left w:val="none" w:sz="0" w:space="0" w:color="auto"/>
                <w:bottom w:val="none" w:sz="0" w:space="0" w:color="auto"/>
                <w:right w:val="none" w:sz="0" w:space="0" w:color="auto"/>
              </w:divBdr>
            </w:div>
            <w:div w:id="1804955844">
              <w:marLeft w:val="0"/>
              <w:marRight w:val="0"/>
              <w:marTop w:val="0"/>
              <w:marBottom w:val="0"/>
              <w:divBdr>
                <w:top w:val="none" w:sz="0" w:space="0" w:color="auto"/>
                <w:left w:val="none" w:sz="0" w:space="0" w:color="auto"/>
                <w:bottom w:val="none" w:sz="0" w:space="0" w:color="auto"/>
                <w:right w:val="none" w:sz="0" w:space="0" w:color="auto"/>
              </w:divBdr>
            </w:div>
            <w:div w:id="1101297091">
              <w:marLeft w:val="0"/>
              <w:marRight w:val="0"/>
              <w:marTop w:val="0"/>
              <w:marBottom w:val="0"/>
              <w:divBdr>
                <w:top w:val="none" w:sz="0" w:space="0" w:color="auto"/>
                <w:left w:val="none" w:sz="0" w:space="0" w:color="auto"/>
                <w:bottom w:val="none" w:sz="0" w:space="0" w:color="auto"/>
                <w:right w:val="none" w:sz="0" w:space="0" w:color="auto"/>
              </w:divBdr>
            </w:div>
            <w:div w:id="1542324980">
              <w:marLeft w:val="0"/>
              <w:marRight w:val="0"/>
              <w:marTop w:val="0"/>
              <w:marBottom w:val="0"/>
              <w:divBdr>
                <w:top w:val="none" w:sz="0" w:space="0" w:color="auto"/>
                <w:left w:val="none" w:sz="0" w:space="0" w:color="auto"/>
                <w:bottom w:val="none" w:sz="0" w:space="0" w:color="auto"/>
                <w:right w:val="none" w:sz="0" w:space="0" w:color="auto"/>
              </w:divBdr>
            </w:div>
            <w:div w:id="1323434056">
              <w:marLeft w:val="0"/>
              <w:marRight w:val="0"/>
              <w:marTop w:val="0"/>
              <w:marBottom w:val="0"/>
              <w:divBdr>
                <w:top w:val="none" w:sz="0" w:space="0" w:color="auto"/>
                <w:left w:val="none" w:sz="0" w:space="0" w:color="auto"/>
                <w:bottom w:val="none" w:sz="0" w:space="0" w:color="auto"/>
                <w:right w:val="none" w:sz="0" w:space="0" w:color="auto"/>
              </w:divBdr>
            </w:div>
            <w:div w:id="1127894730">
              <w:marLeft w:val="0"/>
              <w:marRight w:val="0"/>
              <w:marTop w:val="0"/>
              <w:marBottom w:val="0"/>
              <w:divBdr>
                <w:top w:val="none" w:sz="0" w:space="0" w:color="auto"/>
                <w:left w:val="none" w:sz="0" w:space="0" w:color="auto"/>
                <w:bottom w:val="none" w:sz="0" w:space="0" w:color="auto"/>
                <w:right w:val="none" w:sz="0" w:space="0" w:color="auto"/>
              </w:divBdr>
            </w:div>
            <w:div w:id="965625769">
              <w:marLeft w:val="0"/>
              <w:marRight w:val="0"/>
              <w:marTop w:val="0"/>
              <w:marBottom w:val="0"/>
              <w:divBdr>
                <w:top w:val="none" w:sz="0" w:space="0" w:color="auto"/>
                <w:left w:val="none" w:sz="0" w:space="0" w:color="auto"/>
                <w:bottom w:val="none" w:sz="0" w:space="0" w:color="auto"/>
                <w:right w:val="none" w:sz="0" w:space="0" w:color="auto"/>
              </w:divBdr>
            </w:div>
            <w:div w:id="1048652445">
              <w:marLeft w:val="0"/>
              <w:marRight w:val="0"/>
              <w:marTop w:val="0"/>
              <w:marBottom w:val="0"/>
              <w:divBdr>
                <w:top w:val="none" w:sz="0" w:space="0" w:color="auto"/>
                <w:left w:val="none" w:sz="0" w:space="0" w:color="auto"/>
                <w:bottom w:val="none" w:sz="0" w:space="0" w:color="auto"/>
                <w:right w:val="none" w:sz="0" w:space="0" w:color="auto"/>
              </w:divBdr>
            </w:div>
            <w:div w:id="1407532041">
              <w:marLeft w:val="0"/>
              <w:marRight w:val="0"/>
              <w:marTop w:val="0"/>
              <w:marBottom w:val="0"/>
              <w:divBdr>
                <w:top w:val="none" w:sz="0" w:space="0" w:color="auto"/>
                <w:left w:val="none" w:sz="0" w:space="0" w:color="auto"/>
                <w:bottom w:val="none" w:sz="0" w:space="0" w:color="auto"/>
                <w:right w:val="none" w:sz="0" w:space="0" w:color="auto"/>
              </w:divBdr>
            </w:div>
            <w:div w:id="1258059723">
              <w:marLeft w:val="0"/>
              <w:marRight w:val="0"/>
              <w:marTop w:val="0"/>
              <w:marBottom w:val="0"/>
              <w:divBdr>
                <w:top w:val="none" w:sz="0" w:space="0" w:color="auto"/>
                <w:left w:val="none" w:sz="0" w:space="0" w:color="auto"/>
                <w:bottom w:val="none" w:sz="0" w:space="0" w:color="auto"/>
                <w:right w:val="none" w:sz="0" w:space="0" w:color="auto"/>
              </w:divBdr>
            </w:div>
            <w:div w:id="1208369646">
              <w:marLeft w:val="0"/>
              <w:marRight w:val="0"/>
              <w:marTop w:val="0"/>
              <w:marBottom w:val="0"/>
              <w:divBdr>
                <w:top w:val="none" w:sz="0" w:space="0" w:color="auto"/>
                <w:left w:val="none" w:sz="0" w:space="0" w:color="auto"/>
                <w:bottom w:val="none" w:sz="0" w:space="0" w:color="auto"/>
                <w:right w:val="none" w:sz="0" w:space="0" w:color="auto"/>
              </w:divBdr>
            </w:div>
            <w:div w:id="1662584221">
              <w:marLeft w:val="0"/>
              <w:marRight w:val="0"/>
              <w:marTop w:val="0"/>
              <w:marBottom w:val="0"/>
              <w:divBdr>
                <w:top w:val="none" w:sz="0" w:space="0" w:color="auto"/>
                <w:left w:val="none" w:sz="0" w:space="0" w:color="auto"/>
                <w:bottom w:val="none" w:sz="0" w:space="0" w:color="auto"/>
                <w:right w:val="none" w:sz="0" w:space="0" w:color="auto"/>
              </w:divBdr>
            </w:div>
            <w:div w:id="1433626067">
              <w:marLeft w:val="0"/>
              <w:marRight w:val="0"/>
              <w:marTop w:val="0"/>
              <w:marBottom w:val="0"/>
              <w:divBdr>
                <w:top w:val="none" w:sz="0" w:space="0" w:color="auto"/>
                <w:left w:val="none" w:sz="0" w:space="0" w:color="auto"/>
                <w:bottom w:val="none" w:sz="0" w:space="0" w:color="auto"/>
                <w:right w:val="none" w:sz="0" w:space="0" w:color="auto"/>
              </w:divBdr>
            </w:div>
            <w:div w:id="1979915377">
              <w:marLeft w:val="0"/>
              <w:marRight w:val="0"/>
              <w:marTop w:val="0"/>
              <w:marBottom w:val="0"/>
              <w:divBdr>
                <w:top w:val="none" w:sz="0" w:space="0" w:color="auto"/>
                <w:left w:val="none" w:sz="0" w:space="0" w:color="auto"/>
                <w:bottom w:val="none" w:sz="0" w:space="0" w:color="auto"/>
                <w:right w:val="none" w:sz="0" w:space="0" w:color="auto"/>
              </w:divBdr>
            </w:div>
            <w:div w:id="945192893">
              <w:marLeft w:val="0"/>
              <w:marRight w:val="0"/>
              <w:marTop w:val="0"/>
              <w:marBottom w:val="0"/>
              <w:divBdr>
                <w:top w:val="none" w:sz="0" w:space="0" w:color="auto"/>
                <w:left w:val="none" w:sz="0" w:space="0" w:color="auto"/>
                <w:bottom w:val="none" w:sz="0" w:space="0" w:color="auto"/>
                <w:right w:val="none" w:sz="0" w:space="0" w:color="auto"/>
              </w:divBdr>
            </w:div>
            <w:div w:id="588540000">
              <w:marLeft w:val="0"/>
              <w:marRight w:val="0"/>
              <w:marTop w:val="0"/>
              <w:marBottom w:val="0"/>
              <w:divBdr>
                <w:top w:val="none" w:sz="0" w:space="0" w:color="auto"/>
                <w:left w:val="none" w:sz="0" w:space="0" w:color="auto"/>
                <w:bottom w:val="none" w:sz="0" w:space="0" w:color="auto"/>
                <w:right w:val="none" w:sz="0" w:space="0" w:color="auto"/>
              </w:divBdr>
            </w:div>
            <w:div w:id="1620837985">
              <w:marLeft w:val="0"/>
              <w:marRight w:val="0"/>
              <w:marTop w:val="0"/>
              <w:marBottom w:val="0"/>
              <w:divBdr>
                <w:top w:val="none" w:sz="0" w:space="0" w:color="auto"/>
                <w:left w:val="none" w:sz="0" w:space="0" w:color="auto"/>
                <w:bottom w:val="none" w:sz="0" w:space="0" w:color="auto"/>
                <w:right w:val="none" w:sz="0" w:space="0" w:color="auto"/>
              </w:divBdr>
            </w:div>
            <w:div w:id="926693560">
              <w:marLeft w:val="0"/>
              <w:marRight w:val="0"/>
              <w:marTop w:val="0"/>
              <w:marBottom w:val="0"/>
              <w:divBdr>
                <w:top w:val="none" w:sz="0" w:space="0" w:color="auto"/>
                <w:left w:val="none" w:sz="0" w:space="0" w:color="auto"/>
                <w:bottom w:val="none" w:sz="0" w:space="0" w:color="auto"/>
                <w:right w:val="none" w:sz="0" w:space="0" w:color="auto"/>
              </w:divBdr>
            </w:div>
            <w:div w:id="2132160609">
              <w:marLeft w:val="0"/>
              <w:marRight w:val="0"/>
              <w:marTop w:val="0"/>
              <w:marBottom w:val="0"/>
              <w:divBdr>
                <w:top w:val="none" w:sz="0" w:space="0" w:color="auto"/>
                <w:left w:val="none" w:sz="0" w:space="0" w:color="auto"/>
                <w:bottom w:val="none" w:sz="0" w:space="0" w:color="auto"/>
                <w:right w:val="none" w:sz="0" w:space="0" w:color="auto"/>
              </w:divBdr>
            </w:div>
            <w:div w:id="129907766">
              <w:marLeft w:val="0"/>
              <w:marRight w:val="0"/>
              <w:marTop w:val="0"/>
              <w:marBottom w:val="0"/>
              <w:divBdr>
                <w:top w:val="none" w:sz="0" w:space="0" w:color="auto"/>
                <w:left w:val="none" w:sz="0" w:space="0" w:color="auto"/>
                <w:bottom w:val="none" w:sz="0" w:space="0" w:color="auto"/>
                <w:right w:val="none" w:sz="0" w:space="0" w:color="auto"/>
              </w:divBdr>
            </w:div>
            <w:div w:id="105662295">
              <w:marLeft w:val="0"/>
              <w:marRight w:val="0"/>
              <w:marTop w:val="0"/>
              <w:marBottom w:val="0"/>
              <w:divBdr>
                <w:top w:val="none" w:sz="0" w:space="0" w:color="auto"/>
                <w:left w:val="none" w:sz="0" w:space="0" w:color="auto"/>
                <w:bottom w:val="none" w:sz="0" w:space="0" w:color="auto"/>
                <w:right w:val="none" w:sz="0" w:space="0" w:color="auto"/>
              </w:divBdr>
            </w:div>
            <w:div w:id="2062174263">
              <w:marLeft w:val="0"/>
              <w:marRight w:val="0"/>
              <w:marTop w:val="0"/>
              <w:marBottom w:val="0"/>
              <w:divBdr>
                <w:top w:val="none" w:sz="0" w:space="0" w:color="auto"/>
                <w:left w:val="none" w:sz="0" w:space="0" w:color="auto"/>
                <w:bottom w:val="none" w:sz="0" w:space="0" w:color="auto"/>
                <w:right w:val="none" w:sz="0" w:space="0" w:color="auto"/>
              </w:divBdr>
            </w:div>
            <w:div w:id="312028079">
              <w:marLeft w:val="0"/>
              <w:marRight w:val="0"/>
              <w:marTop w:val="0"/>
              <w:marBottom w:val="0"/>
              <w:divBdr>
                <w:top w:val="none" w:sz="0" w:space="0" w:color="auto"/>
                <w:left w:val="none" w:sz="0" w:space="0" w:color="auto"/>
                <w:bottom w:val="none" w:sz="0" w:space="0" w:color="auto"/>
                <w:right w:val="none" w:sz="0" w:space="0" w:color="auto"/>
              </w:divBdr>
            </w:div>
            <w:div w:id="1737044781">
              <w:marLeft w:val="0"/>
              <w:marRight w:val="0"/>
              <w:marTop w:val="0"/>
              <w:marBottom w:val="0"/>
              <w:divBdr>
                <w:top w:val="none" w:sz="0" w:space="0" w:color="auto"/>
                <w:left w:val="none" w:sz="0" w:space="0" w:color="auto"/>
                <w:bottom w:val="none" w:sz="0" w:space="0" w:color="auto"/>
                <w:right w:val="none" w:sz="0" w:space="0" w:color="auto"/>
              </w:divBdr>
            </w:div>
            <w:div w:id="1384134359">
              <w:marLeft w:val="0"/>
              <w:marRight w:val="0"/>
              <w:marTop w:val="0"/>
              <w:marBottom w:val="0"/>
              <w:divBdr>
                <w:top w:val="none" w:sz="0" w:space="0" w:color="auto"/>
                <w:left w:val="none" w:sz="0" w:space="0" w:color="auto"/>
                <w:bottom w:val="none" w:sz="0" w:space="0" w:color="auto"/>
                <w:right w:val="none" w:sz="0" w:space="0" w:color="auto"/>
              </w:divBdr>
            </w:div>
            <w:div w:id="1651599242">
              <w:marLeft w:val="0"/>
              <w:marRight w:val="0"/>
              <w:marTop w:val="0"/>
              <w:marBottom w:val="0"/>
              <w:divBdr>
                <w:top w:val="none" w:sz="0" w:space="0" w:color="auto"/>
                <w:left w:val="none" w:sz="0" w:space="0" w:color="auto"/>
                <w:bottom w:val="none" w:sz="0" w:space="0" w:color="auto"/>
                <w:right w:val="none" w:sz="0" w:space="0" w:color="auto"/>
              </w:divBdr>
            </w:div>
            <w:div w:id="1295789998">
              <w:marLeft w:val="0"/>
              <w:marRight w:val="0"/>
              <w:marTop w:val="0"/>
              <w:marBottom w:val="0"/>
              <w:divBdr>
                <w:top w:val="none" w:sz="0" w:space="0" w:color="auto"/>
                <w:left w:val="none" w:sz="0" w:space="0" w:color="auto"/>
                <w:bottom w:val="none" w:sz="0" w:space="0" w:color="auto"/>
                <w:right w:val="none" w:sz="0" w:space="0" w:color="auto"/>
              </w:divBdr>
            </w:div>
            <w:div w:id="749156879">
              <w:marLeft w:val="0"/>
              <w:marRight w:val="0"/>
              <w:marTop w:val="0"/>
              <w:marBottom w:val="0"/>
              <w:divBdr>
                <w:top w:val="none" w:sz="0" w:space="0" w:color="auto"/>
                <w:left w:val="none" w:sz="0" w:space="0" w:color="auto"/>
                <w:bottom w:val="none" w:sz="0" w:space="0" w:color="auto"/>
                <w:right w:val="none" w:sz="0" w:space="0" w:color="auto"/>
              </w:divBdr>
            </w:div>
            <w:div w:id="2102868265">
              <w:marLeft w:val="0"/>
              <w:marRight w:val="0"/>
              <w:marTop w:val="0"/>
              <w:marBottom w:val="0"/>
              <w:divBdr>
                <w:top w:val="none" w:sz="0" w:space="0" w:color="auto"/>
                <w:left w:val="none" w:sz="0" w:space="0" w:color="auto"/>
                <w:bottom w:val="none" w:sz="0" w:space="0" w:color="auto"/>
                <w:right w:val="none" w:sz="0" w:space="0" w:color="auto"/>
              </w:divBdr>
            </w:div>
            <w:div w:id="65346664">
              <w:marLeft w:val="0"/>
              <w:marRight w:val="0"/>
              <w:marTop w:val="0"/>
              <w:marBottom w:val="0"/>
              <w:divBdr>
                <w:top w:val="none" w:sz="0" w:space="0" w:color="auto"/>
                <w:left w:val="none" w:sz="0" w:space="0" w:color="auto"/>
                <w:bottom w:val="none" w:sz="0" w:space="0" w:color="auto"/>
                <w:right w:val="none" w:sz="0" w:space="0" w:color="auto"/>
              </w:divBdr>
            </w:div>
            <w:div w:id="1619603766">
              <w:marLeft w:val="0"/>
              <w:marRight w:val="0"/>
              <w:marTop w:val="0"/>
              <w:marBottom w:val="0"/>
              <w:divBdr>
                <w:top w:val="none" w:sz="0" w:space="0" w:color="auto"/>
                <w:left w:val="none" w:sz="0" w:space="0" w:color="auto"/>
                <w:bottom w:val="none" w:sz="0" w:space="0" w:color="auto"/>
                <w:right w:val="none" w:sz="0" w:space="0" w:color="auto"/>
              </w:divBdr>
            </w:div>
            <w:div w:id="15153518">
              <w:marLeft w:val="0"/>
              <w:marRight w:val="0"/>
              <w:marTop w:val="0"/>
              <w:marBottom w:val="0"/>
              <w:divBdr>
                <w:top w:val="none" w:sz="0" w:space="0" w:color="auto"/>
                <w:left w:val="none" w:sz="0" w:space="0" w:color="auto"/>
                <w:bottom w:val="none" w:sz="0" w:space="0" w:color="auto"/>
                <w:right w:val="none" w:sz="0" w:space="0" w:color="auto"/>
              </w:divBdr>
            </w:div>
            <w:div w:id="1067798537">
              <w:marLeft w:val="0"/>
              <w:marRight w:val="0"/>
              <w:marTop w:val="0"/>
              <w:marBottom w:val="0"/>
              <w:divBdr>
                <w:top w:val="none" w:sz="0" w:space="0" w:color="auto"/>
                <w:left w:val="none" w:sz="0" w:space="0" w:color="auto"/>
                <w:bottom w:val="none" w:sz="0" w:space="0" w:color="auto"/>
                <w:right w:val="none" w:sz="0" w:space="0" w:color="auto"/>
              </w:divBdr>
            </w:div>
            <w:div w:id="282999578">
              <w:marLeft w:val="0"/>
              <w:marRight w:val="0"/>
              <w:marTop w:val="0"/>
              <w:marBottom w:val="0"/>
              <w:divBdr>
                <w:top w:val="none" w:sz="0" w:space="0" w:color="auto"/>
                <w:left w:val="none" w:sz="0" w:space="0" w:color="auto"/>
                <w:bottom w:val="none" w:sz="0" w:space="0" w:color="auto"/>
                <w:right w:val="none" w:sz="0" w:space="0" w:color="auto"/>
              </w:divBdr>
            </w:div>
            <w:div w:id="1598908350">
              <w:marLeft w:val="0"/>
              <w:marRight w:val="0"/>
              <w:marTop w:val="0"/>
              <w:marBottom w:val="0"/>
              <w:divBdr>
                <w:top w:val="none" w:sz="0" w:space="0" w:color="auto"/>
                <w:left w:val="none" w:sz="0" w:space="0" w:color="auto"/>
                <w:bottom w:val="none" w:sz="0" w:space="0" w:color="auto"/>
                <w:right w:val="none" w:sz="0" w:space="0" w:color="auto"/>
              </w:divBdr>
            </w:div>
            <w:div w:id="2033844726">
              <w:marLeft w:val="0"/>
              <w:marRight w:val="0"/>
              <w:marTop w:val="0"/>
              <w:marBottom w:val="0"/>
              <w:divBdr>
                <w:top w:val="none" w:sz="0" w:space="0" w:color="auto"/>
                <w:left w:val="none" w:sz="0" w:space="0" w:color="auto"/>
                <w:bottom w:val="none" w:sz="0" w:space="0" w:color="auto"/>
                <w:right w:val="none" w:sz="0" w:space="0" w:color="auto"/>
              </w:divBdr>
            </w:div>
            <w:div w:id="1037701349">
              <w:marLeft w:val="0"/>
              <w:marRight w:val="0"/>
              <w:marTop w:val="0"/>
              <w:marBottom w:val="0"/>
              <w:divBdr>
                <w:top w:val="none" w:sz="0" w:space="0" w:color="auto"/>
                <w:left w:val="none" w:sz="0" w:space="0" w:color="auto"/>
                <w:bottom w:val="none" w:sz="0" w:space="0" w:color="auto"/>
                <w:right w:val="none" w:sz="0" w:space="0" w:color="auto"/>
              </w:divBdr>
            </w:div>
            <w:div w:id="707414912">
              <w:marLeft w:val="0"/>
              <w:marRight w:val="0"/>
              <w:marTop w:val="0"/>
              <w:marBottom w:val="0"/>
              <w:divBdr>
                <w:top w:val="none" w:sz="0" w:space="0" w:color="auto"/>
                <w:left w:val="none" w:sz="0" w:space="0" w:color="auto"/>
                <w:bottom w:val="none" w:sz="0" w:space="0" w:color="auto"/>
                <w:right w:val="none" w:sz="0" w:space="0" w:color="auto"/>
              </w:divBdr>
            </w:div>
            <w:div w:id="21785810">
              <w:marLeft w:val="0"/>
              <w:marRight w:val="0"/>
              <w:marTop w:val="0"/>
              <w:marBottom w:val="0"/>
              <w:divBdr>
                <w:top w:val="none" w:sz="0" w:space="0" w:color="auto"/>
                <w:left w:val="none" w:sz="0" w:space="0" w:color="auto"/>
                <w:bottom w:val="none" w:sz="0" w:space="0" w:color="auto"/>
                <w:right w:val="none" w:sz="0" w:space="0" w:color="auto"/>
              </w:divBdr>
            </w:div>
            <w:div w:id="1742362156">
              <w:marLeft w:val="0"/>
              <w:marRight w:val="0"/>
              <w:marTop w:val="0"/>
              <w:marBottom w:val="0"/>
              <w:divBdr>
                <w:top w:val="none" w:sz="0" w:space="0" w:color="auto"/>
                <w:left w:val="none" w:sz="0" w:space="0" w:color="auto"/>
                <w:bottom w:val="none" w:sz="0" w:space="0" w:color="auto"/>
                <w:right w:val="none" w:sz="0" w:space="0" w:color="auto"/>
              </w:divBdr>
            </w:div>
            <w:div w:id="1736125619">
              <w:marLeft w:val="0"/>
              <w:marRight w:val="0"/>
              <w:marTop w:val="0"/>
              <w:marBottom w:val="0"/>
              <w:divBdr>
                <w:top w:val="none" w:sz="0" w:space="0" w:color="auto"/>
                <w:left w:val="none" w:sz="0" w:space="0" w:color="auto"/>
                <w:bottom w:val="none" w:sz="0" w:space="0" w:color="auto"/>
                <w:right w:val="none" w:sz="0" w:space="0" w:color="auto"/>
              </w:divBdr>
            </w:div>
            <w:div w:id="1621649756">
              <w:marLeft w:val="0"/>
              <w:marRight w:val="0"/>
              <w:marTop w:val="0"/>
              <w:marBottom w:val="0"/>
              <w:divBdr>
                <w:top w:val="none" w:sz="0" w:space="0" w:color="auto"/>
                <w:left w:val="none" w:sz="0" w:space="0" w:color="auto"/>
                <w:bottom w:val="none" w:sz="0" w:space="0" w:color="auto"/>
                <w:right w:val="none" w:sz="0" w:space="0" w:color="auto"/>
              </w:divBdr>
            </w:div>
            <w:div w:id="417407065">
              <w:marLeft w:val="0"/>
              <w:marRight w:val="0"/>
              <w:marTop w:val="0"/>
              <w:marBottom w:val="0"/>
              <w:divBdr>
                <w:top w:val="none" w:sz="0" w:space="0" w:color="auto"/>
                <w:left w:val="none" w:sz="0" w:space="0" w:color="auto"/>
                <w:bottom w:val="none" w:sz="0" w:space="0" w:color="auto"/>
                <w:right w:val="none" w:sz="0" w:space="0" w:color="auto"/>
              </w:divBdr>
            </w:div>
            <w:div w:id="93675972">
              <w:marLeft w:val="0"/>
              <w:marRight w:val="0"/>
              <w:marTop w:val="0"/>
              <w:marBottom w:val="0"/>
              <w:divBdr>
                <w:top w:val="none" w:sz="0" w:space="0" w:color="auto"/>
                <w:left w:val="none" w:sz="0" w:space="0" w:color="auto"/>
                <w:bottom w:val="none" w:sz="0" w:space="0" w:color="auto"/>
                <w:right w:val="none" w:sz="0" w:space="0" w:color="auto"/>
              </w:divBdr>
            </w:div>
            <w:div w:id="1222133373">
              <w:marLeft w:val="0"/>
              <w:marRight w:val="0"/>
              <w:marTop w:val="0"/>
              <w:marBottom w:val="0"/>
              <w:divBdr>
                <w:top w:val="none" w:sz="0" w:space="0" w:color="auto"/>
                <w:left w:val="none" w:sz="0" w:space="0" w:color="auto"/>
                <w:bottom w:val="none" w:sz="0" w:space="0" w:color="auto"/>
                <w:right w:val="none" w:sz="0" w:space="0" w:color="auto"/>
              </w:divBdr>
            </w:div>
            <w:div w:id="934678681">
              <w:marLeft w:val="0"/>
              <w:marRight w:val="0"/>
              <w:marTop w:val="0"/>
              <w:marBottom w:val="0"/>
              <w:divBdr>
                <w:top w:val="none" w:sz="0" w:space="0" w:color="auto"/>
                <w:left w:val="none" w:sz="0" w:space="0" w:color="auto"/>
                <w:bottom w:val="none" w:sz="0" w:space="0" w:color="auto"/>
                <w:right w:val="none" w:sz="0" w:space="0" w:color="auto"/>
              </w:divBdr>
            </w:div>
            <w:div w:id="1183085140">
              <w:marLeft w:val="0"/>
              <w:marRight w:val="0"/>
              <w:marTop w:val="0"/>
              <w:marBottom w:val="0"/>
              <w:divBdr>
                <w:top w:val="none" w:sz="0" w:space="0" w:color="auto"/>
                <w:left w:val="none" w:sz="0" w:space="0" w:color="auto"/>
                <w:bottom w:val="none" w:sz="0" w:space="0" w:color="auto"/>
                <w:right w:val="none" w:sz="0" w:space="0" w:color="auto"/>
              </w:divBdr>
            </w:div>
            <w:div w:id="883903603">
              <w:marLeft w:val="0"/>
              <w:marRight w:val="0"/>
              <w:marTop w:val="0"/>
              <w:marBottom w:val="0"/>
              <w:divBdr>
                <w:top w:val="none" w:sz="0" w:space="0" w:color="auto"/>
                <w:left w:val="none" w:sz="0" w:space="0" w:color="auto"/>
                <w:bottom w:val="none" w:sz="0" w:space="0" w:color="auto"/>
                <w:right w:val="none" w:sz="0" w:space="0" w:color="auto"/>
              </w:divBdr>
            </w:div>
            <w:div w:id="1731229975">
              <w:marLeft w:val="0"/>
              <w:marRight w:val="0"/>
              <w:marTop w:val="0"/>
              <w:marBottom w:val="0"/>
              <w:divBdr>
                <w:top w:val="none" w:sz="0" w:space="0" w:color="auto"/>
                <w:left w:val="none" w:sz="0" w:space="0" w:color="auto"/>
                <w:bottom w:val="none" w:sz="0" w:space="0" w:color="auto"/>
                <w:right w:val="none" w:sz="0" w:space="0" w:color="auto"/>
              </w:divBdr>
            </w:div>
            <w:div w:id="524560786">
              <w:marLeft w:val="0"/>
              <w:marRight w:val="0"/>
              <w:marTop w:val="0"/>
              <w:marBottom w:val="0"/>
              <w:divBdr>
                <w:top w:val="none" w:sz="0" w:space="0" w:color="auto"/>
                <w:left w:val="none" w:sz="0" w:space="0" w:color="auto"/>
                <w:bottom w:val="none" w:sz="0" w:space="0" w:color="auto"/>
                <w:right w:val="none" w:sz="0" w:space="0" w:color="auto"/>
              </w:divBdr>
            </w:div>
            <w:div w:id="1711220358">
              <w:marLeft w:val="0"/>
              <w:marRight w:val="0"/>
              <w:marTop w:val="0"/>
              <w:marBottom w:val="0"/>
              <w:divBdr>
                <w:top w:val="none" w:sz="0" w:space="0" w:color="auto"/>
                <w:left w:val="none" w:sz="0" w:space="0" w:color="auto"/>
                <w:bottom w:val="none" w:sz="0" w:space="0" w:color="auto"/>
                <w:right w:val="none" w:sz="0" w:space="0" w:color="auto"/>
              </w:divBdr>
            </w:div>
            <w:div w:id="139225790">
              <w:marLeft w:val="0"/>
              <w:marRight w:val="0"/>
              <w:marTop w:val="0"/>
              <w:marBottom w:val="0"/>
              <w:divBdr>
                <w:top w:val="none" w:sz="0" w:space="0" w:color="auto"/>
                <w:left w:val="none" w:sz="0" w:space="0" w:color="auto"/>
                <w:bottom w:val="none" w:sz="0" w:space="0" w:color="auto"/>
                <w:right w:val="none" w:sz="0" w:space="0" w:color="auto"/>
              </w:divBdr>
            </w:div>
            <w:div w:id="683633901">
              <w:marLeft w:val="0"/>
              <w:marRight w:val="0"/>
              <w:marTop w:val="0"/>
              <w:marBottom w:val="0"/>
              <w:divBdr>
                <w:top w:val="none" w:sz="0" w:space="0" w:color="auto"/>
                <w:left w:val="none" w:sz="0" w:space="0" w:color="auto"/>
                <w:bottom w:val="none" w:sz="0" w:space="0" w:color="auto"/>
                <w:right w:val="none" w:sz="0" w:space="0" w:color="auto"/>
              </w:divBdr>
            </w:div>
            <w:div w:id="1573352311">
              <w:marLeft w:val="0"/>
              <w:marRight w:val="0"/>
              <w:marTop w:val="0"/>
              <w:marBottom w:val="0"/>
              <w:divBdr>
                <w:top w:val="none" w:sz="0" w:space="0" w:color="auto"/>
                <w:left w:val="none" w:sz="0" w:space="0" w:color="auto"/>
                <w:bottom w:val="none" w:sz="0" w:space="0" w:color="auto"/>
                <w:right w:val="none" w:sz="0" w:space="0" w:color="auto"/>
              </w:divBdr>
            </w:div>
            <w:div w:id="1341277675">
              <w:marLeft w:val="0"/>
              <w:marRight w:val="0"/>
              <w:marTop w:val="0"/>
              <w:marBottom w:val="0"/>
              <w:divBdr>
                <w:top w:val="none" w:sz="0" w:space="0" w:color="auto"/>
                <w:left w:val="none" w:sz="0" w:space="0" w:color="auto"/>
                <w:bottom w:val="none" w:sz="0" w:space="0" w:color="auto"/>
                <w:right w:val="none" w:sz="0" w:space="0" w:color="auto"/>
              </w:divBdr>
            </w:div>
            <w:div w:id="1968269445">
              <w:marLeft w:val="0"/>
              <w:marRight w:val="0"/>
              <w:marTop w:val="0"/>
              <w:marBottom w:val="0"/>
              <w:divBdr>
                <w:top w:val="none" w:sz="0" w:space="0" w:color="auto"/>
                <w:left w:val="none" w:sz="0" w:space="0" w:color="auto"/>
                <w:bottom w:val="none" w:sz="0" w:space="0" w:color="auto"/>
                <w:right w:val="none" w:sz="0" w:space="0" w:color="auto"/>
              </w:divBdr>
            </w:div>
            <w:div w:id="1755513215">
              <w:marLeft w:val="0"/>
              <w:marRight w:val="0"/>
              <w:marTop w:val="0"/>
              <w:marBottom w:val="0"/>
              <w:divBdr>
                <w:top w:val="none" w:sz="0" w:space="0" w:color="auto"/>
                <w:left w:val="none" w:sz="0" w:space="0" w:color="auto"/>
                <w:bottom w:val="none" w:sz="0" w:space="0" w:color="auto"/>
                <w:right w:val="none" w:sz="0" w:space="0" w:color="auto"/>
              </w:divBdr>
            </w:div>
            <w:div w:id="2082219036">
              <w:marLeft w:val="0"/>
              <w:marRight w:val="0"/>
              <w:marTop w:val="0"/>
              <w:marBottom w:val="0"/>
              <w:divBdr>
                <w:top w:val="none" w:sz="0" w:space="0" w:color="auto"/>
                <w:left w:val="none" w:sz="0" w:space="0" w:color="auto"/>
                <w:bottom w:val="none" w:sz="0" w:space="0" w:color="auto"/>
                <w:right w:val="none" w:sz="0" w:space="0" w:color="auto"/>
              </w:divBdr>
            </w:div>
            <w:div w:id="1748721010">
              <w:marLeft w:val="0"/>
              <w:marRight w:val="0"/>
              <w:marTop w:val="0"/>
              <w:marBottom w:val="0"/>
              <w:divBdr>
                <w:top w:val="none" w:sz="0" w:space="0" w:color="auto"/>
                <w:left w:val="none" w:sz="0" w:space="0" w:color="auto"/>
                <w:bottom w:val="none" w:sz="0" w:space="0" w:color="auto"/>
                <w:right w:val="none" w:sz="0" w:space="0" w:color="auto"/>
              </w:divBdr>
            </w:div>
            <w:div w:id="2104916939">
              <w:marLeft w:val="0"/>
              <w:marRight w:val="0"/>
              <w:marTop w:val="0"/>
              <w:marBottom w:val="0"/>
              <w:divBdr>
                <w:top w:val="none" w:sz="0" w:space="0" w:color="auto"/>
                <w:left w:val="none" w:sz="0" w:space="0" w:color="auto"/>
                <w:bottom w:val="none" w:sz="0" w:space="0" w:color="auto"/>
                <w:right w:val="none" w:sz="0" w:space="0" w:color="auto"/>
              </w:divBdr>
            </w:div>
            <w:div w:id="1475903010">
              <w:marLeft w:val="0"/>
              <w:marRight w:val="0"/>
              <w:marTop w:val="0"/>
              <w:marBottom w:val="0"/>
              <w:divBdr>
                <w:top w:val="none" w:sz="0" w:space="0" w:color="auto"/>
                <w:left w:val="none" w:sz="0" w:space="0" w:color="auto"/>
                <w:bottom w:val="none" w:sz="0" w:space="0" w:color="auto"/>
                <w:right w:val="none" w:sz="0" w:space="0" w:color="auto"/>
              </w:divBdr>
            </w:div>
            <w:div w:id="54664661">
              <w:marLeft w:val="0"/>
              <w:marRight w:val="0"/>
              <w:marTop w:val="0"/>
              <w:marBottom w:val="0"/>
              <w:divBdr>
                <w:top w:val="none" w:sz="0" w:space="0" w:color="auto"/>
                <w:left w:val="none" w:sz="0" w:space="0" w:color="auto"/>
                <w:bottom w:val="none" w:sz="0" w:space="0" w:color="auto"/>
                <w:right w:val="none" w:sz="0" w:space="0" w:color="auto"/>
              </w:divBdr>
            </w:div>
            <w:div w:id="6653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1218">
      <w:bodyDiv w:val="1"/>
      <w:marLeft w:val="0"/>
      <w:marRight w:val="0"/>
      <w:marTop w:val="0"/>
      <w:marBottom w:val="0"/>
      <w:divBdr>
        <w:top w:val="none" w:sz="0" w:space="0" w:color="auto"/>
        <w:left w:val="none" w:sz="0" w:space="0" w:color="auto"/>
        <w:bottom w:val="none" w:sz="0" w:space="0" w:color="auto"/>
        <w:right w:val="none" w:sz="0" w:space="0" w:color="auto"/>
      </w:divBdr>
      <w:divsChild>
        <w:div w:id="1252544574">
          <w:marLeft w:val="0"/>
          <w:marRight w:val="0"/>
          <w:marTop w:val="0"/>
          <w:marBottom w:val="0"/>
          <w:divBdr>
            <w:top w:val="none" w:sz="0" w:space="0" w:color="auto"/>
            <w:left w:val="none" w:sz="0" w:space="0" w:color="auto"/>
            <w:bottom w:val="none" w:sz="0" w:space="0" w:color="auto"/>
            <w:right w:val="none" w:sz="0" w:space="0" w:color="auto"/>
          </w:divBdr>
          <w:divsChild>
            <w:div w:id="148600054">
              <w:marLeft w:val="0"/>
              <w:marRight w:val="0"/>
              <w:marTop w:val="0"/>
              <w:marBottom w:val="0"/>
              <w:divBdr>
                <w:top w:val="none" w:sz="0" w:space="0" w:color="auto"/>
                <w:left w:val="none" w:sz="0" w:space="0" w:color="auto"/>
                <w:bottom w:val="none" w:sz="0" w:space="0" w:color="auto"/>
                <w:right w:val="none" w:sz="0" w:space="0" w:color="auto"/>
              </w:divBdr>
            </w:div>
            <w:div w:id="597058419">
              <w:marLeft w:val="0"/>
              <w:marRight w:val="0"/>
              <w:marTop w:val="0"/>
              <w:marBottom w:val="0"/>
              <w:divBdr>
                <w:top w:val="none" w:sz="0" w:space="0" w:color="auto"/>
                <w:left w:val="none" w:sz="0" w:space="0" w:color="auto"/>
                <w:bottom w:val="none" w:sz="0" w:space="0" w:color="auto"/>
                <w:right w:val="none" w:sz="0" w:space="0" w:color="auto"/>
              </w:divBdr>
            </w:div>
            <w:div w:id="1309895460">
              <w:marLeft w:val="0"/>
              <w:marRight w:val="0"/>
              <w:marTop w:val="0"/>
              <w:marBottom w:val="0"/>
              <w:divBdr>
                <w:top w:val="none" w:sz="0" w:space="0" w:color="auto"/>
                <w:left w:val="none" w:sz="0" w:space="0" w:color="auto"/>
                <w:bottom w:val="none" w:sz="0" w:space="0" w:color="auto"/>
                <w:right w:val="none" w:sz="0" w:space="0" w:color="auto"/>
              </w:divBdr>
            </w:div>
            <w:div w:id="1922248754">
              <w:marLeft w:val="0"/>
              <w:marRight w:val="0"/>
              <w:marTop w:val="0"/>
              <w:marBottom w:val="0"/>
              <w:divBdr>
                <w:top w:val="none" w:sz="0" w:space="0" w:color="auto"/>
                <w:left w:val="none" w:sz="0" w:space="0" w:color="auto"/>
                <w:bottom w:val="none" w:sz="0" w:space="0" w:color="auto"/>
                <w:right w:val="none" w:sz="0" w:space="0" w:color="auto"/>
              </w:divBdr>
            </w:div>
            <w:div w:id="74212238">
              <w:marLeft w:val="0"/>
              <w:marRight w:val="0"/>
              <w:marTop w:val="0"/>
              <w:marBottom w:val="0"/>
              <w:divBdr>
                <w:top w:val="none" w:sz="0" w:space="0" w:color="auto"/>
                <w:left w:val="none" w:sz="0" w:space="0" w:color="auto"/>
                <w:bottom w:val="none" w:sz="0" w:space="0" w:color="auto"/>
                <w:right w:val="none" w:sz="0" w:space="0" w:color="auto"/>
              </w:divBdr>
            </w:div>
            <w:div w:id="1653294983">
              <w:marLeft w:val="0"/>
              <w:marRight w:val="0"/>
              <w:marTop w:val="0"/>
              <w:marBottom w:val="0"/>
              <w:divBdr>
                <w:top w:val="none" w:sz="0" w:space="0" w:color="auto"/>
                <w:left w:val="none" w:sz="0" w:space="0" w:color="auto"/>
                <w:bottom w:val="none" w:sz="0" w:space="0" w:color="auto"/>
                <w:right w:val="none" w:sz="0" w:space="0" w:color="auto"/>
              </w:divBdr>
            </w:div>
            <w:div w:id="429738139">
              <w:marLeft w:val="0"/>
              <w:marRight w:val="0"/>
              <w:marTop w:val="0"/>
              <w:marBottom w:val="0"/>
              <w:divBdr>
                <w:top w:val="none" w:sz="0" w:space="0" w:color="auto"/>
                <w:left w:val="none" w:sz="0" w:space="0" w:color="auto"/>
                <w:bottom w:val="none" w:sz="0" w:space="0" w:color="auto"/>
                <w:right w:val="none" w:sz="0" w:space="0" w:color="auto"/>
              </w:divBdr>
            </w:div>
            <w:div w:id="23681350">
              <w:marLeft w:val="0"/>
              <w:marRight w:val="0"/>
              <w:marTop w:val="0"/>
              <w:marBottom w:val="0"/>
              <w:divBdr>
                <w:top w:val="none" w:sz="0" w:space="0" w:color="auto"/>
                <w:left w:val="none" w:sz="0" w:space="0" w:color="auto"/>
                <w:bottom w:val="none" w:sz="0" w:space="0" w:color="auto"/>
                <w:right w:val="none" w:sz="0" w:space="0" w:color="auto"/>
              </w:divBdr>
            </w:div>
            <w:div w:id="1732190702">
              <w:marLeft w:val="0"/>
              <w:marRight w:val="0"/>
              <w:marTop w:val="0"/>
              <w:marBottom w:val="0"/>
              <w:divBdr>
                <w:top w:val="none" w:sz="0" w:space="0" w:color="auto"/>
                <w:left w:val="none" w:sz="0" w:space="0" w:color="auto"/>
                <w:bottom w:val="none" w:sz="0" w:space="0" w:color="auto"/>
                <w:right w:val="none" w:sz="0" w:space="0" w:color="auto"/>
              </w:divBdr>
            </w:div>
            <w:div w:id="1059137553">
              <w:marLeft w:val="0"/>
              <w:marRight w:val="0"/>
              <w:marTop w:val="0"/>
              <w:marBottom w:val="0"/>
              <w:divBdr>
                <w:top w:val="none" w:sz="0" w:space="0" w:color="auto"/>
                <w:left w:val="none" w:sz="0" w:space="0" w:color="auto"/>
                <w:bottom w:val="none" w:sz="0" w:space="0" w:color="auto"/>
                <w:right w:val="none" w:sz="0" w:space="0" w:color="auto"/>
              </w:divBdr>
            </w:div>
            <w:div w:id="424957390">
              <w:marLeft w:val="0"/>
              <w:marRight w:val="0"/>
              <w:marTop w:val="0"/>
              <w:marBottom w:val="0"/>
              <w:divBdr>
                <w:top w:val="none" w:sz="0" w:space="0" w:color="auto"/>
                <w:left w:val="none" w:sz="0" w:space="0" w:color="auto"/>
                <w:bottom w:val="none" w:sz="0" w:space="0" w:color="auto"/>
                <w:right w:val="none" w:sz="0" w:space="0" w:color="auto"/>
              </w:divBdr>
            </w:div>
            <w:div w:id="1674070085">
              <w:marLeft w:val="0"/>
              <w:marRight w:val="0"/>
              <w:marTop w:val="0"/>
              <w:marBottom w:val="0"/>
              <w:divBdr>
                <w:top w:val="none" w:sz="0" w:space="0" w:color="auto"/>
                <w:left w:val="none" w:sz="0" w:space="0" w:color="auto"/>
                <w:bottom w:val="none" w:sz="0" w:space="0" w:color="auto"/>
                <w:right w:val="none" w:sz="0" w:space="0" w:color="auto"/>
              </w:divBdr>
            </w:div>
            <w:div w:id="358893392">
              <w:marLeft w:val="0"/>
              <w:marRight w:val="0"/>
              <w:marTop w:val="0"/>
              <w:marBottom w:val="0"/>
              <w:divBdr>
                <w:top w:val="none" w:sz="0" w:space="0" w:color="auto"/>
                <w:left w:val="none" w:sz="0" w:space="0" w:color="auto"/>
                <w:bottom w:val="none" w:sz="0" w:space="0" w:color="auto"/>
                <w:right w:val="none" w:sz="0" w:space="0" w:color="auto"/>
              </w:divBdr>
            </w:div>
            <w:div w:id="1836727371">
              <w:marLeft w:val="0"/>
              <w:marRight w:val="0"/>
              <w:marTop w:val="0"/>
              <w:marBottom w:val="0"/>
              <w:divBdr>
                <w:top w:val="none" w:sz="0" w:space="0" w:color="auto"/>
                <w:left w:val="none" w:sz="0" w:space="0" w:color="auto"/>
                <w:bottom w:val="none" w:sz="0" w:space="0" w:color="auto"/>
                <w:right w:val="none" w:sz="0" w:space="0" w:color="auto"/>
              </w:divBdr>
            </w:div>
            <w:div w:id="799686987">
              <w:marLeft w:val="0"/>
              <w:marRight w:val="0"/>
              <w:marTop w:val="0"/>
              <w:marBottom w:val="0"/>
              <w:divBdr>
                <w:top w:val="none" w:sz="0" w:space="0" w:color="auto"/>
                <w:left w:val="none" w:sz="0" w:space="0" w:color="auto"/>
                <w:bottom w:val="none" w:sz="0" w:space="0" w:color="auto"/>
                <w:right w:val="none" w:sz="0" w:space="0" w:color="auto"/>
              </w:divBdr>
            </w:div>
            <w:div w:id="2012901946">
              <w:marLeft w:val="0"/>
              <w:marRight w:val="0"/>
              <w:marTop w:val="0"/>
              <w:marBottom w:val="0"/>
              <w:divBdr>
                <w:top w:val="none" w:sz="0" w:space="0" w:color="auto"/>
                <w:left w:val="none" w:sz="0" w:space="0" w:color="auto"/>
                <w:bottom w:val="none" w:sz="0" w:space="0" w:color="auto"/>
                <w:right w:val="none" w:sz="0" w:space="0" w:color="auto"/>
              </w:divBdr>
            </w:div>
            <w:div w:id="843279095">
              <w:marLeft w:val="0"/>
              <w:marRight w:val="0"/>
              <w:marTop w:val="0"/>
              <w:marBottom w:val="0"/>
              <w:divBdr>
                <w:top w:val="none" w:sz="0" w:space="0" w:color="auto"/>
                <w:left w:val="none" w:sz="0" w:space="0" w:color="auto"/>
                <w:bottom w:val="none" w:sz="0" w:space="0" w:color="auto"/>
                <w:right w:val="none" w:sz="0" w:space="0" w:color="auto"/>
              </w:divBdr>
            </w:div>
            <w:div w:id="650327735">
              <w:marLeft w:val="0"/>
              <w:marRight w:val="0"/>
              <w:marTop w:val="0"/>
              <w:marBottom w:val="0"/>
              <w:divBdr>
                <w:top w:val="none" w:sz="0" w:space="0" w:color="auto"/>
                <w:left w:val="none" w:sz="0" w:space="0" w:color="auto"/>
                <w:bottom w:val="none" w:sz="0" w:space="0" w:color="auto"/>
                <w:right w:val="none" w:sz="0" w:space="0" w:color="auto"/>
              </w:divBdr>
            </w:div>
            <w:div w:id="502672996">
              <w:marLeft w:val="0"/>
              <w:marRight w:val="0"/>
              <w:marTop w:val="0"/>
              <w:marBottom w:val="0"/>
              <w:divBdr>
                <w:top w:val="none" w:sz="0" w:space="0" w:color="auto"/>
                <w:left w:val="none" w:sz="0" w:space="0" w:color="auto"/>
                <w:bottom w:val="none" w:sz="0" w:space="0" w:color="auto"/>
                <w:right w:val="none" w:sz="0" w:space="0" w:color="auto"/>
              </w:divBdr>
            </w:div>
            <w:div w:id="1100876829">
              <w:marLeft w:val="0"/>
              <w:marRight w:val="0"/>
              <w:marTop w:val="0"/>
              <w:marBottom w:val="0"/>
              <w:divBdr>
                <w:top w:val="none" w:sz="0" w:space="0" w:color="auto"/>
                <w:left w:val="none" w:sz="0" w:space="0" w:color="auto"/>
                <w:bottom w:val="none" w:sz="0" w:space="0" w:color="auto"/>
                <w:right w:val="none" w:sz="0" w:space="0" w:color="auto"/>
              </w:divBdr>
            </w:div>
            <w:div w:id="1155147789">
              <w:marLeft w:val="0"/>
              <w:marRight w:val="0"/>
              <w:marTop w:val="0"/>
              <w:marBottom w:val="0"/>
              <w:divBdr>
                <w:top w:val="none" w:sz="0" w:space="0" w:color="auto"/>
                <w:left w:val="none" w:sz="0" w:space="0" w:color="auto"/>
                <w:bottom w:val="none" w:sz="0" w:space="0" w:color="auto"/>
                <w:right w:val="none" w:sz="0" w:space="0" w:color="auto"/>
              </w:divBdr>
            </w:div>
            <w:div w:id="501822495">
              <w:marLeft w:val="0"/>
              <w:marRight w:val="0"/>
              <w:marTop w:val="0"/>
              <w:marBottom w:val="0"/>
              <w:divBdr>
                <w:top w:val="none" w:sz="0" w:space="0" w:color="auto"/>
                <w:left w:val="none" w:sz="0" w:space="0" w:color="auto"/>
                <w:bottom w:val="none" w:sz="0" w:space="0" w:color="auto"/>
                <w:right w:val="none" w:sz="0" w:space="0" w:color="auto"/>
              </w:divBdr>
            </w:div>
            <w:div w:id="645092605">
              <w:marLeft w:val="0"/>
              <w:marRight w:val="0"/>
              <w:marTop w:val="0"/>
              <w:marBottom w:val="0"/>
              <w:divBdr>
                <w:top w:val="none" w:sz="0" w:space="0" w:color="auto"/>
                <w:left w:val="none" w:sz="0" w:space="0" w:color="auto"/>
                <w:bottom w:val="none" w:sz="0" w:space="0" w:color="auto"/>
                <w:right w:val="none" w:sz="0" w:space="0" w:color="auto"/>
              </w:divBdr>
            </w:div>
            <w:div w:id="440993943">
              <w:marLeft w:val="0"/>
              <w:marRight w:val="0"/>
              <w:marTop w:val="0"/>
              <w:marBottom w:val="0"/>
              <w:divBdr>
                <w:top w:val="none" w:sz="0" w:space="0" w:color="auto"/>
                <w:left w:val="none" w:sz="0" w:space="0" w:color="auto"/>
                <w:bottom w:val="none" w:sz="0" w:space="0" w:color="auto"/>
                <w:right w:val="none" w:sz="0" w:space="0" w:color="auto"/>
              </w:divBdr>
            </w:div>
            <w:div w:id="89401147">
              <w:marLeft w:val="0"/>
              <w:marRight w:val="0"/>
              <w:marTop w:val="0"/>
              <w:marBottom w:val="0"/>
              <w:divBdr>
                <w:top w:val="none" w:sz="0" w:space="0" w:color="auto"/>
                <w:left w:val="none" w:sz="0" w:space="0" w:color="auto"/>
                <w:bottom w:val="none" w:sz="0" w:space="0" w:color="auto"/>
                <w:right w:val="none" w:sz="0" w:space="0" w:color="auto"/>
              </w:divBdr>
            </w:div>
            <w:div w:id="288514553">
              <w:marLeft w:val="0"/>
              <w:marRight w:val="0"/>
              <w:marTop w:val="0"/>
              <w:marBottom w:val="0"/>
              <w:divBdr>
                <w:top w:val="none" w:sz="0" w:space="0" w:color="auto"/>
                <w:left w:val="none" w:sz="0" w:space="0" w:color="auto"/>
                <w:bottom w:val="none" w:sz="0" w:space="0" w:color="auto"/>
                <w:right w:val="none" w:sz="0" w:space="0" w:color="auto"/>
              </w:divBdr>
            </w:div>
            <w:div w:id="1143081917">
              <w:marLeft w:val="0"/>
              <w:marRight w:val="0"/>
              <w:marTop w:val="0"/>
              <w:marBottom w:val="0"/>
              <w:divBdr>
                <w:top w:val="none" w:sz="0" w:space="0" w:color="auto"/>
                <w:left w:val="none" w:sz="0" w:space="0" w:color="auto"/>
                <w:bottom w:val="none" w:sz="0" w:space="0" w:color="auto"/>
                <w:right w:val="none" w:sz="0" w:space="0" w:color="auto"/>
              </w:divBdr>
            </w:div>
            <w:div w:id="1736464037">
              <w:marLeft w:val="0"/>
              <w:marRight w:val="0"/>
              <w:marTop w:val="0"/>
              <w:marBottom w:val="0"/>
              <w:divBdr>
                <w:top w:val="none" w:sz="0" w:space="0" w:color="auto"/>
                <w:left w:val="none" w:sz="0" w:space="0" w:color="auto"/>
                <w:bottom w:val="none" w:sz="0" w:space="0" w:color="auto"/>
                <w:right w:val="none" w:sz="0" w:space="0" w:color="auto"/>
              </w:divBdr>
            </w:div>
            <w:div w:id="596443618">
              <w:marLeft w:val="0"/>
              <w:marRight w:val="0"/>
              <w:marTop w:val="0"/>
              <w:marBottom w:val="0"/>
              <w:divBdr>
                <w:top w:val="none" w:sz="0" w:space="0" w:color="auto"/>
                <w:left w:val="none" w:sz="0" w:space="0" w:color="auto"/>
                <w:bottom w:val="none" w:sz="0" w:space="0" w:color="auto"/>
                <w:right w:val="none" w:sz="0" w:space="0" w:color="auto"/>
              </w:divBdr>
            </w:div>
            <w:div w:id="857501625">
              <w:marLeft w:val="0"/>
              <w:marRight w:val="0"/>
              <w:marTop w:val="0"/>
              <w:marBottom w:val="0"/>
              <w:divBdr>
                <w:top w:val="none" w:sz="0" w:space="0" w:color="auto"/>
                <w:left w:val="none" w:sz="0" w:space="0" w:color="auto"/>
                <w:bottom w:val="none" w:sz="0" w:space="0" w:color="auto"/>
                <w:right w:val="none" w:sz="0" w:space="0" w:color="auto"/>
              </w:divBdr>
            </w:div>
            <w:div w:id="1079866299">
              <w:marLeft w:val="0"/>
              <w:marRight w:val="0"/>
              <w:marTop w:val="0"/>
              <w:marBottom w:val="0"/>
              <w:divBdr>
                <w:top w:val="none" w:sz="0" w:space="0" w:color="auto"/>
                <w:left w:val="none" w:sz="0" w:space="0" w:color="auto"/>
                <w:bottom w:val="none" w:sz="0" w:space="0" w:color="auto"/>
                <w:right w:val="none" w:sz="0" w:space="0" w:color="auto"/>
              </w:divBdr>
            </w:div>
            <w:div w:id="2099326539">
              <w:marLeft w:val="0"/>
              <w:marRight w:val="0"/>
              <w:marTop w:val="0"/>
              <w:marBottom w:val="0"/>
              <w:divBdr>
                <w:top w:val="none" w:sz="0" w:space="0" w:color="auto"/>
                <w:left w:val="none" w:sz="0" w:space="0" w:color="auto"/>
                <w:bottom w:val="none" w:sz="0" w:space="0" w:color="auto"/>
                <w:right w:val="none" w:sz="0" w:space="0" w:color="auto"/>
              </w:divBdr>
            </w:div>
            <w:div w:id="332757286">
              <w:marLeft w:val="0"/>
              <w:marRight w:val="0"/>
              <w:marTop w:val="0"/>
              <w:marBottom w:val="0"/>
              <w:divBdr>
                <w:top w:val="none" w:sz="0" w:space="0" w:color="auto"/>
                <w:left w:val="none" w:sz="0" w:space="0" w:color="auto"/>
                <w:bottom w:val="none" w:sz="0" w:space="0" w:color="auto"/>
                <w:right w:val="none" w:sz="0" w:space="0" w:color="auto"/>
              </w:divBdr>
            </w:div>
            <w:div w:id="1651981200">
              <w:marLeft w:val="0"/>
              <w:marRight w:val="0"/>
              <w:marTop w:val="0"/>
              <w:marBottom w:val="0"/>
              <w:divBdr>
                <w:top w:val="none" w:sz="0" w:space="0" w:color="auto"/>
                <w:left w:val="none" w:sz="0" w:space="0" w:color="auto"/>
                <w:bottom w:val="none" w:sz="0" w:space="0" w:color="auto"/>
                <w:right w:val="none" w:sz="0" w:space="0" w:color="auto"/>
              </w:divBdr>
            </w:div>
            <w:div w:id="533201541">
              <w:marLeft w:val="0"/>
              <w:marRight w:val="0"/>
              <w:marTop w:val="0"/>
              <w:marBottom w:val="0"/>
              <w:divBdr>
                <w:top w:val="none" w:sz="0" w:space="0" w:color="auto"/>
                <w:left w:val="none" w:sz="0" w:space="0" w:color="auto"/>
                <w:bottom w:val="none" w:sz="0" w:space="0" w:color="auto"/>
                <w:right w:val="none" w:sz="0" w:space="0" w:color="auto"/>
              </w:divBdr>
            </w:div>
            <w:div w:id="795803694">
              <w:marLeft w:val="0"/>
              <w:marRight w:val="0"/>
              <w:marTop w:val="0"/>
              <w:marBottom w:val="0"/>
              <w:divBdr>
                <w:top w:val="none" w:sz="0" w:space="0" w:color="auto"/>
                <w:left w:val="none" w:sz="0" w:space="0" w:color="auto"/>
                <w:bottom w:val="none" w:sz="0" w:space="0" w:color="auto"/>
                <w:right w:val="none" w:sz="0" w:space="0" w:color="auto"/>
              </w:divBdr>
            </w:div>
            <w:div w:id="1719474328">
              <w:marLeft w:val="0"/>
              <w:marRight w:val="0"/>
              <w:marTop w:val="0"/>
              <w:marBottom w:val="0"/>
              <w:divBdr>
                <w:top w:val="none" w:sz="0" w:space="0" w:color="auto"/>
                <w:left w:val="none" w:sz="0" w:space="0" w:color="auto"/>
                <w:bottom w:val="none" w:sz="0" w:space="0" w:color="auto"/>
                <w:right w:val="none" w:sz="0" w:space="0" w:color="auto"/>
              </w:divBdr>
            </w:div>
            <w:div w:id="413090559">
              <w:marLeft w:val="0"/>
              <w:marRight w:val="0"/>
              <w:marTop w:val="0"/>
              <w:marBottom w:val="0"/>
              <w:divBdr>
                <w:top w:val="none" w:sz="0" w:space="0" w:color="auto"/>
                <w:left w:val="none" w:sz="0" w:space="0" w:color="auto"/>
                <w:bottom w:val="none" w:sz="0" w:space="0" w:color="auto"/>
                <w:right w:val="none" w:sz="0" w:space="0" w:color="auto"/>
              </w:divBdr>
            </w:div>
            <w:div w:id="1247156619">
              <w:marLeft w:val="0"/>
              <w:marRight w:val="0"/>
              <w:marTop w:val="0"/>
              <w:marBottom w:val="0"/>
              <w:divBdr>
                <w:top w:val="none" w:sz="0" w:space="0" w:color="auto"/>
                <w:left w:val="none" w:sz="0" w:space="0" w:color="auto"/>
                <w:bottom w:val="none" w:sz="0" w:space="0" w:color="auto"/>
                <w:right w:val="none" w:sz="0" w:space="0" w:color="auto"/>
              </w:divBdr>
            </w:div>
            <w:div w:id="1729185546">
              <w:marLeft w:val="0"/>
              <w:marRight w:val="0"/>
              <w:marTop w:val="0"/>
              <w:marBottom w:val="0"/>
              <w:divBdr>
                <w:top w:val="none" w:sz="0" w:space="0" w:color="auto"/>
                <w:left w:val="none" w:sz="0" w:space="0" w:color="auto"/>
                <w:bottom w:val="none" w:sz="0" w:space="0" w:color="auto"/>
                <w:right w:val="none" w:sz="0" w:space="0" w:color="auto"/>
              </w:divBdr>
            </w:div>
            <w:div w:id="1753162001">
              <w:marLeft w:val="0"/>
              <w:marRight w:val="0"/>
              <w:marTop w:val="0"/>
              <w:marBottom w:val="0"/>
              <w:divBdr>
                <w:top w:val="none" w:sz="0" w:space="0" w:color="auto"/>
                <w:left w:val="none" w:sz="0" w:space="0" w:color="auto"/>
                <w:bottom w:val="none" w:sz="0" w:space="0" w:color="auto"/>
                <w:right w:val="none" w:sz="0" w:space="0" w:color="auto"/>
              </w:divBdr>
            </w:div>
            <w:div w:id="589855750">
              <w:marLeft w:val="0"/>
              <w:marRight w:val="0"/>
              <w:marTop w:val="0"/>
              <w:marBottom w:val="0"/>
              <w:divBdr>
                <w:top w:val="none" w:sz="0" w:space="0" w:color="auto"/>
                <w:left w:val="none" w:sz="0" w:space="0" w:color="auto"/>
                <w:bottom w:val="none" w:sz="0" w:space="0" w:color="auto"/>
                <w:right w:val="none" w:sz="0" w:space="0" w:color="auto"/>
              </w:divBdr>
            </w:div>
            <w:div w:id="756756527">
              <w:marLeft w:val="0"/>
              <w:marRight w:val="0"/>
              <w:marTop w:val="0"/>
              <w:marBottom w:val="0"/>
              <w:divBdr>
                <w:top w:val="none" w:sz="0" w:space="0" w:color="auto"/>
                <w:left w:val="none" w:sz="0" w:space="0" w:color="auto"/>
                <w:bottom w:val="none" w:sz="0" w:space="0" w:color="auto"/>
                <w:right w:val="none" w:sz="0" w:space="0" w:color="auto"/>
              </w:divBdr>
            </w:div>
            <w:div w:id="575356144">
              <w:marLeft w:val="0"/>
              <w:marRight w:val="0"/>
              <w:marTop w:val="0"/>
              <w:marBottom w:val="0"/>
              <w:divBdr>
                <w:top w:val="none" w:sz="0" w:space="0" w:color="auto"/>
                <w:left w:val="none" w:sz="0" w:space="0" w:color="auto"/>
                <w:bottom w:val="none" w:sz="0" w:space="0" w:color="auto"/>
                <w:right w:val="none" w:sz="0" w:space="0" w:color="auto"/>
              </w:divBdr>
            </w:div>
            <w:div w:id="1441804691">
              <w:marLeft w:val="0"/>
              <w:marRight w:val="0"/>
              <w:marTop w:val="0"/>
              <w:marBottom w:val="0"/>
              <w:divBdr>
                <w:top w:val="none" w:sz="0" w:space="0" w:color="auto"/>
                <w:left w:val="none" w:sz="0" w:space="0" w:color="auto"/>
                <w:bottom w:val="none" w:sz="0" w:space="0" w:color="auto"/>
                <w:right w:val="none" w:sz="0" w:space="0" w:color="auto"/>
              </w:divBdr>
            </w:div>
            <w:div w:id="1498765822">
              <w:marLeft w:val="0"/>
              <w:marRight w:val="0"/>
              <w:marTop w:val="0"/>
              <w:marBottom w:val="0"/>
              <w:divBdr>
                <w:top w:val="none" w:sz="0" w:space="0" w:color="auto"/>
                <w:left w:val="none" w:sz="0" w:space="0" w:color="auto"/>
                <w:bottom w:val="none" w:sz="0" w:space="0" w:color="auto"/>
                <w:right w:val="none" w:sz="0" w:space="0" w:color="auto"/>
              </w:divBdr>
            </w:div>
            <w:div w:id="341319067">
              <w:marLeft w:val="0"/>
              <w:marRight w:val="0"/>
              <w:marTop w:val="0"/>
              <w:marBottom w:val="0"/>
              <w:divBdr>
                <w:top w:val="none" w:sz="0" w:space="0" w:color="auto"/>
                <w:left w:val="none" w:sz="0" w:space="0" w:color="auto"/>
                <w:bottom w:val="none" w:sz="0" w:space="0" w:color="auto"/>
                <w:right w:val="none" w:sz="0" w:space="0" w:color="auto"/>
              </w:divBdr>
            </w:div>
            <w:div w:id="1329285387">
              <w:marLeft w:val="0"/>
              <w:marRight w:val="0"/>
              <w:marTop w:val="0"/>
              <w:marBottom w:val="0"/>
              <w:divBdr>
                <w:top w:val="none" w:sz="0" w:space="0" w:color="auto"/>
                <w:left w:val="none" w:sz="0" w:space="0" w:color="auto"/>
                <w:bottom w:val="none" w:sz="0" w:space="0" w:color="auto"/>
                <w:right w:val="none" w:sz="0" w:space="0" w:color="auto"/>
              </w:divBdr>
            </w:div>
            <w:div w:id="1122309870">
              <w:marLeft w:val="0"/>
              <w:marRight w:val="0"/>
              <w:marTop w:val="0"/>
              <w:marBottom w:val="0"/>
              <w:divBdr>
                <w:top w:val="none" w:sz="0" w:space="0" w:color="auto"/>
                <w:left w:val="none" w:sz="0" w:space="0" w:color="auto"/>
                <w:bottom w:val="none" w:sz="0" w:space="0" w:color="auto"/>
                <w:right w:val="none" w:sz="0" w:space="0" w:color="auto"/>
              </w:divBdr>
            </w:div>
            <w:div w:id="1245577544">
              <w:marLeft w:val="0"/>
              <w:marRight w:val="0"/>
              <w:marTop w:val="0"/>
              <w:marBottom w:val="0"/>
              <w:divBdr>
                <w:top w:val="none" w:sz="0" w:space="0" w:color="auto"/>
                <w:left w:val="none" w:sz="0" w:space="0" w:color="auto"/>
                <w:bottom w:val="none" w:sz="0" w:space="0" w:color="auto"/>
                <w:right w:val="none" w:sz="0" w:space="0" w:color="auto"/>
              </w:divBdr>
            </w:div>
            <w:div w:id="950935471">
              <w:marLeft w:val="0"/>
              <w:marRight w:val="0"/>
              <w:marTop w:val="0"/>
              <w:marBottom w:val="0"/>
              <w:divBdr>
                <w:top w:val="none" w:sz="0" w:space="0" w:color="auto"/>
                <w:left w:val="none" w:sz="0" w:space="0" w:color="auto"/>
                <w:bottom w:val="none" w:sz="0" w:space="0" w:color="auto"/>
                <w:right w:val="none" w:sz="0" w:space="0" w:color="auto"/>
              </w:divBdr>
            </w:div>
            <w:div w:id="104690544">
              <w:marLeft w:val="0"/>
              <w:marRight w:val="0"/>
              <w:marTop w:val="0"/>
              <w:marBottom w:val="0"/>
              <w:divBdr>
                <w:top w:val="none" w:sz="0" w:space="0" w:color="auto"/>
                <w:left w:val="none" w:sz="0" w:space="0" w:color="auto"/>
                <w:bottom w:val="none" w:sz="0" w:space="0" w:color="auto"/>
                <w:right w:val="none" w:sz="0" w:space="0" w:color="auto"/>
              </w:divBdr>
            </w:div>
            <w:div w:id="1191838109">
              <w:marLeft w:val="0"/>
              <w:marRight w:val="0"/>
              <w:marTop w:val="0"/>
              <w:marBottom w:val="0"/>
              <w:divBdr>
                <w:top w:val="none" w:sz="0" w:space="0" w:color="auto"/>
                <w:left w:val="none" w:sz="0" w:space="0" w:color="auto"/>
                <w:bottom w:val="none" w:sz="0" w:space="0" w:color="auto"/>
                <w:right w:val="none" w:sz="0" w:space="0" w:color="auto"/>
              </w:divBdr>
            </w:div>
            <w:div w:id="1662658471">
              <w:marLeft w:val="0"/>
              <w:marRight w:val="0"/>
              <w:marTop w:val="0"/>
              <w:marBottom w:val="0"/>
              <w:divBdr>
                <w:top w:val="none" w:sz="0" w:space="0" w:color="auto"/>
                <w:left w:val="none" w:sz="0" w:space="0" w:color="auto"/>
                <w:bottom w:val="none" w:sz="0" w:space="0" w:color="auto"/>
                <w:right w:val="none" w:sz="0" w:space="0" w:color="auto"/>
              </w:divBdr>
            </w:div>
            <w:div w:id="869951573">
              <w:marLeft w:val="0"/>
              <w:marRight w:val="0"/>
              <w:marTop w:val="0"/>
              <w:marBottom w:val="0"/>
              <w:divBdr>
                <w:top w:val="none" w:sz="0" w:space="0" w:color="auto"/>
                <w:left w:val="none" w:sz="0" w:space="0" w:color="auto"/>
                <w:bottom w:val="none" w:sz="0" w:space="0" w:color="auto"/>
                <w:right w:val="none" w:sz="0" w:space="0" w:color="auto"/>
              </w:divBdr>
            </w:div>
            <w:div w:id="909191966">
              <w:marLeft w:val="0"/>
              <w:marRight w:val="0"/>
              <w:marTop w:val="0"/>
              <w:marBottom w:val="0"/>
              <w:divBdr>
                <w:top w:val="none" w:sz="0" w:space="0" w:color="auto"/>
                <w:left w:val="none" w:sz="0" w:space="0" w:color="auto"/>
                <w:bottom w:val="none" w:sz="0" w:space="0" w:color="auto"/>
                <w:right w:val="none" w:sz="0" w:space="0" w:color="auto"/>
              </w:divBdr>
            </w:div>
            <w:div w:id="1105855050">
              <w:marLeft w:val="0"/>
              <w:marRight w:val="0"/>
              <w:marTop w:val="0"/>
              <w:marBottom w:val="0"/>
              <w:divBdr>
                <w:top w:val="none" w:sz="0" w:space="0" w:color="auto"/>
                <w:left w:val="none" w:sz="0" w:space="0" w:color="auto"/>
                <w:bottom w:val="none" w:sz="0" w:space="0" w:color="auto"/>
                <w:right w:val="none" w:sz="0" w:space="0" w:color="auto"/>
              </w:divBdr>
            </w:div>
            <w:div w:id="1732801110">
              <w:marLeft w:val="0"/>
              <w:marRight w:val="0"/>
              <w:marTop w:val="0"/>
              <w:marBottom w:val="0"/>
              <w:divBdr>
                <w:top w:val="none" w:sz="0" w:space="0" w:color="auto"/>
                <w:left w:val="none" w:sz="0" w:space="0" w:color="auto"/>
                <w:bottom w:val="none" w:sz="0" w:space="0" w:color="auto"/>
                <w:right w:val="none" w:sz="0" w:space="0" w:color="auto"/>
              </w:divBdr>
            </w:div>
            <w:div w:id="2063628455">
              <w:marLeft w:val="0"/>
              <w:marRight w:val="0"/>
              <w:marTop w:val="0"/>
              <w:marBottom w:val="0"/>
              <w:divBdr>
                <w:top w:val="none" w:sz="0" w:space="0" w:color="auto"/>
                <w:left w:val="none" w:sz="0" w:space="0" w:color="auto"/>
                <w:bottom w:val="none" w:sz="0" w:space="0" w:color="auto"/>
                <w:right w:val="none" w:sz="0" w:space="0" w:color="auto"/>
              </w:divBdr>
            </w:div>
            <w:div w:id="1515457220">
              <w:marLeft w:val="0"/>
              <w:marRight w:val="0"/>
              <w:marTop w:val="0"/>
              <w:marBottom w:val="0"/>
              <w:divBdr>
                <w:top w:val="none" w:sz="0" w:space="0" w:color="auto"/>
                <w:left w:val="none" w:sz="0" w:space="0" w:color="auto"/>
                <w:bottom w:val="none" w:sz="0" w:space="0" w:color="auto"/>
                <w:right w:val="none" w:sz="0" w:space="0" w:color="auto"/>
              </w:divBdr>
            </w:div>
            <w:div w:id="307130404">
              <w:marLeft w:val="0"/>
              <w:marRight w:val="0"/>
              <w:marTop w:val="0"/>
              <w:marBottom w:val="0"/>
              <w:divBdr>
                <w:top w:val="none" w:sz="0" w:space="0" w:color="auto"/>
                <w:left w:val="none" w:sz="0" w:space="0" w:color="auto"/>
                <w:bottom w:val="none" w:sz="0" w:space="0" w:color="auto"/>
                <w:right w:val="none" w:sz="0" w:space="0" w:color="auto"/>
              </w:divBdr>
            </w:div>
            <w:div w:id="900287760">
              <w:marLeft w:val="0"/>
              <w:marRight w:val="0"/>
              <w:marTop w:val="0"/>
              <w:marBottom w:val="0"/>
              <w:divBdr>
                <w:top w:val="none" w:sz="0" w:space="0" w:color="auto"/>
                <w:left w:val="none" w:sz="0" w:space="0" w:color="auto"/>
                <w:bottom w:val="none" w:sz="0" w:space="0" w:color="auto"/>
                <w:right w:val="none" w:sz="0" w:space="0" w:color="auto"/>
              </w:divBdr>
            </w:div>
            <w:div w:id="1816678474">
              <w:marLeft w:val="0"/>
              <w:marRight w:val="0"/>
              <w:marTop w:val="0"/>
              <w:marBottom w:val="0"/>
              <w:divBdr>
                <w:top w:val="none" w:sz="0" w:space="0" w:color="auto"/>
                <w:left w:val="none" w:sz="0" w:space="0" w:color="auto"/>
                <w:bottom w:val="none" w:sz="0" w:space="0" w:color="auto"/>
                <w:right w:val="none" w:sz="0" w:space="0" w:color="auto"/>
              </w:divBdr>
            </w:div>
            <w:div w:id="1045250619">
              <w:marLeft w:val="0"/>
              <w:marRight w:val="0"/>
              <w:marTop w:val="0"/>
              <w:marBottom w:val="0"/>
              <w:divBdr>
                <w:top w:val="none" w:sz="0" w:space="0" w:color="auto"/>
                <w:left w:val="none" w:sz="0" w:space="0" w:color="auto"/>
                <w:bottom w:val="none" w:sz="0" w:space="0" w:color="auto"/>
                <w:right w:val="none" w:sz="0" w:space="0" w:color="auto"/>
              </w:divBdr>
            </w:div>
            <w:div w:id="2138208689">
              <w:marLeft w:val="0"/>
              <w:marRight w:val="0"/>
              <w:marTop w:val="0"/>
              <w:marBottom w:val="0"/>
              <w:divBdr>
                <w:top w:val="none" w:sz="0" w:space="0" w:color="auto"/>
                <w:left w:val="none" w:sz="0" w:space="0" w:color="auto"/>
                <w:bottom w:val="none" w:sz="0" w:space="0" w:color="auto"/>
                <w:right w:val="none" w:sz="0" w:space="0" w:color="auto"/>
              </w:divBdr>
            </w:div>
            <w:div w:id="639960393">
              <w:marLeft w:val="0"/>
              <w:marRight w:val="0"/>
              <w:marTop w:val="0"/>
              <w:marBottom w:val="0"/>
              <w:divBdr>
                <w:top w:val="none" w:sz="0" w:space="0" w:color="auto"/>
                <w:left w:val="none" w:sz="0" w:space="0" w:color="auto"/>
                <w:bottom w:val="none" w:sz="0" w:space="0" w:color="auto"/>
                <w:right w:val="none" w:sz="0" w:space="0" w:color="auto"/>
              </w:divBdr>
            </w:div>
            <w:div w:id="1333332192">
              <w:marLeft w:val="0"/>
              <w:marRight w:val="0"/>
              <w:marTop w:val="0"/>
              <w:marBottom w:val="0"/>
              <w:divBdr>
                <w:top w:val="none" w:sz="0" w:space="0" w:color="auto"/>
                <w:left w:val="none" w:sz="0" w:space="0" w:color="auto"/>
                <w:bottom w:val="none" w:sz="0" w:space="0" w:color="auto"/>
                <w:right w:val="none" w:sz="0" w:space="0" w:color="auto"/>
              </w:divBdr>
            </w:div>
            <w:div w:id="266350095">
              <w:marLeft w:val="0"/>
              <w:marRight w:val="0"/>
              <w:marTop w:val="0"/>
              <w:marBottom w:val="0"/>
              <w:divBdr>
                <w:top w:val="none" w:sz="0" w:space="0" w:color="auto"/>
                <w:left w:val="none" w:sz="0" w:space="0" w:color="auto"/>
                <w:bottom w:val="none" w:sz="0" w:space="0" w:color="auto"/>
                <w:right w:val="none" w:sz="0" w:space="0" w:color="auto"/>
              </w:divBdr>
            </w:div>
            <w:div w:id="28458902">
              <w:marLeft w:val="0"/>
              <w:marRight w:val="0"/>
              <w:marTop w:val="0"/>
              <w:marBottom w:val="0"/>
              <w:divBdr>
                <w:top w:val="none" w:sz="0" w:space="0" w:color="auto"/>
                <w:left w:val="none" w:sz="0" w:space="0" w:color="auto"/>
                <w:bottom w:val="none" w:sz="0" w:space="0" w:color="auto"/>
                <w:right w:val="none" w:sz="0" w:space="0" w:color="auto"/>
              </w:divBdr>
            </w:div>
            <w:div w:id="1733500203">
              <w:marLeft w:val="0"/>
              <w:marRight w:val="0"/>
              <w:marTop w:val="0"/>
              <w:marBottom w:val="0"/>
              <w:divBdr>
                <w:top w:val="none" w:sz="0" w:space="0" w:color="auto"/>
                <w:left w:val="none" w:sz="0" w:space="0" w:color="auto"/>
                <w:bottom w:val="none" w:sz="0" w:space="0" w:color="auto"/>
                <w:right w:val="none" w:sz="0" w:space="0" w:color="auto"/>
              </w:divBdr>
            </w:div>
            <w:div w:id="49546109">
              <w:marLeft w:val="0"/>
              <w:marRight w:val="0"/>
              <w:marTop w:val="0"/>
              <w:marBottom w:val="0"/>
              <w:divBdr>
                <w:top w:val="none" w:sz="0" w:space="0" w:color="auto"/>
                <w:left w:val="none" w:sz="0" w:space="0" w:color="auto"/>
                <w:bottom w:val="none" w:sz="0" w:space="0" w:color="auto"/>
                <w:right w:val="none" w:sz="0" w:space="0" w:color="auto"/>
              </w:divBdr>
            </w:div>
            <w:div w:id="1509370950">
              <w:marLeft w:val="0"/>
              <w:marRight w:val="0"/>
              <w:marTop w:val="0"/>
              <w:marBottom w:val="0"/>
              <w:divBdr>
                <w:top w:val="none" w:sz="0" w:space="0" w:color="auto"/>
                <w:left w:val="none" w:sz="0" w:space="0" w:color="auto"/>
                <w:bottom w:val="none" w:sz="0" w:space="0" w:color="auto"/>
                <w:right w:val="none" w:sz="0" w:space="0" w:color="auto"/>
              </w:divBdr>
            </w:div>
            <w:div w:id="88551471">
              <w:marLeft w:val="0"/>
              <w:marRight w:val="0"/>
              <w:marTop w:val="0"/>
              <w:marBottom w:val="0"/>
              <w:divBdr>
                <w:top w:val="none" w:sz="0" w:space="0" w:color="auto"/>
                <w:left w:val="none" w:sz="0" w:space="0" w:color="auto"/>
                <w:bottom w:val="none" w:sz="0" w:space="0" w:color="auto"/>
                <w:right w:val="none" w:sz="0" w:space="0" w:color="auto"/>
              </w:divBdr>
            </w:div>
            <w:div w:id="439835366">
              <w:marLeft w:val="0"/>
              <w:marRight w:val="0"/>
              <w:marTop w:val="0"/>
              <w:marBottom w:val="0"/>
              <w:divBdr>
                <w:top w:val="none" w:sz="0" w:space="0" w:color="auto"/>
                <w:left w:val="none" w:sz="0" w:space="0" w:color="auto"/>
                <w:bottom w:val="none" w:sz="0" w:space="0" w:color="auto"/>
                <w:right w:val="none" w:sz="0" w:space="0" w:color="auto"/>
              </w:divBdr>
            </w:div>
            <w:div w:id="1091048062">
              <w:marLeft w:val="0"/>
              <w:marRight w:val="0"/>
              <w:marTop w:val="0"/>
              <w:marBottom w:val="0"/>
              <w:divBdr>
                <w:top w:val="none" w:sz="0" w:space="0" w:color="auto"/>
                <w:left w:val="none" w:sz="0" w:space="0" w:color="auto"/>
                <w:bottom w:val="none" w:sz="0" w:space="0" w:color="auto"/>
                <w:right w:val="none" w:sz="0" w:space="0" w:color="auto"/>
              </w:divBdr>
            </w:div>
            <w:div w:id="111174337">
              <w:marLeft w:val="0"/>
              <w:marRight w:val="0"/>
              <w:marTop w:val="0"/>
              <w:marBottom w:val="0"/>
              <w:divBdr>
                <w:top w:val="none" w:sz="0" w:space="0" w:color="auto"/>
                <w:left w:val="none" w:sz="0" w:space="0" w:color="auto"/>
                <w:bottom w:val="none" w:sz="0" w:space="0" w:color="auto"/>
                <w:right w:val="none" w:sz="0" w:space="0" w:color="auto"/>
              </w:divBdr>
            </w:div>
            <w:div w:id="45529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53211">
      <w:bodyDiv w:val="1"/>
      <w:marLeft w:val="0"/>
      <w:marRight w:val="0"/>
      <w:marTop w:val="0"/>
      <w:marBottom w:val="0"/>
      <w:divBdr>
        <w:top w:val="none" w:sz="0" w:space="0" w:color="auto"/>
        <w:left w:val="none" w:sz="0" w:space="0" w:color="auto"/>
        <w:bottom w:val="none" w:sz="0" w:space="0" w:color="auto"/>
        <w:right w:val="none" w:sz="0" w:space="0" w:color="auto"/>
      </w:divBdr>
      <w:divsChild>
        <w:div w:id="1076703331">
          <w:marLeft w:val="0"/>
          <w:marRight w:val="0"/>
          <w:marTop w:val="0"/>
          <w:marBottom w:val="0"/>
          <w:divBdr>
            <w:top w:val="none" w:sz="0" w:space="0" w:color="auto"/>
            <w:left w:val="none" w:sz="0" w:space="0" w:color="auto"/>
            <w:bottom w:val="none" w:sz="0" w:space="0" w:color="auto"/>
            <w:right w:val="none" w:sz="0" w:space="0" w:color="auto"/>
          </w:divBdr>
          <w:divsChild>
            <w:div w:id="642270352">
              <w:marLeft w:val="0"/>
              <w:marRight w:val="0"/>
              <w:marTop w:val="0"/>
              <w:marBottom w:val="0"/>
              <w:divBdr>
                <w:top w:val="none" w:sz="0" w:space="0" w:color="auto"/>
                <w:left w:val="none" w:sz="0" w:space="0" w:color="auto"/>
                <w:bottom w:val="none" w:sz="0" w:space="0" w:color="auto"/>
                <w:right w:val="none" w:sz="0" w:space="0" w:color="auto"/>
              </w:divBdr>
            </w:div>
            <w:div w:id="1374497496">
              <w:marLeft w:val="0"/>
              <w:marRight w:val="0"/>
              <w:marTop w:val="0"/>
              <w:marBottom w:val="0"/>
              <w:divBdr>
                <w:top w:val="none" w:sz="0" w:space="0" w:color="auto"/>
                <w:left w:val="none" w:sz="0" w:space="0" w:color="auto"/>
                <w:bottom w:val="none" w:sz="0" w:space="0" w:color="auto"/>
                <w:right w:val="none" w:sz="0" w:space="0" w:color="auto"/>
              </w:divBdr>
            </w:div>
            <w:div w:id="805469824">
              <w:marLeft w:val="0"/>
              <w:marRight w:val="0"/>
              <w:marTop w:val="0"/>
              <w:marBottom w:val="0"/>
              <w:divBdr>
                <w:top w:val="none" w:sz="0" w:space="0" w:color="auto"/>
                <w:left w:val="none" w:sz="0" w:space="0" w:color="auto"/>
                <w:bottom w:val="none" w:sz="0" w:space="0" w:color="auto"/>
                <w:right w:val="none" w:sz="0" w:space="0" w:color="auto"/>
              </w:divBdr>
            </w:div>
            <w:div w:id="746001261">
              <w:marLeft w:val="0"/>
              <w:marRight w:val="0"/>
              <w:marTop w:val="0"/>
              <w:marBottom w:val="0"/>
              <w:divBdr>
                <w:top w:val="none" w:sz="0" w:space="0" w:color="auto"/>
                <w:left w:val="none" w:sz="0" w:space="0" w:color="auto"/>
                <w:bottom w:val="none" w:sz="0" w:space="0" w:color="auto"/>
                <w:right w:val="none" w:sz="0" w:space="0" w:color="auto"/>
              </w:divBdr>
            </w:div>
            <w:div w:id="929893574">
              <w:marLeft w:val="0"/>
              <w:marRight w:val="0"/>
              <w:marTop w:val="0"/>
              <w:marBottom w:val="0"/>
              <w:divBdr>
                <w:top w:val="none" w:sz="0" w:space="0" w:color="auto"/>
                <w:left w:val="none" w:sz="0" w:space="0" w:color="auto"/>
                <w:bottom w:val="none" w:sz="0" w:space="0" w:color="auto"/>
                <w:right w:val="none" w:sz="0" w:space="0" w:color="auto"/>
              </w:divBdr>
            </w:div>
            <w:div w:id="254097601">
              <w:marLeft w:val="0"/>
              <w:marRight w:val="0"/>
              <w:marTop w:val="0"/>
              <w:marBottom w:val="0"/>
              <w:divBdr>
                <w:top w:val="none" w:sz="0" w:space="0" w:color="auto"/>
                <w:left w:val="none" w:sz="0" w:space="0" w:color="auto"/>
                <w:bottom w:val="none" w:sz="0" w:space="0" w:color="auto"/>
                <w:right w:val="none" w:sz="0" w:space="0" w:color="auto"/>
              </w:divBdr>
            </w:div>
            <w:div w:id="1715932217">
              <w:marLeft w:val="0"/>
              <w:marRight w:val="0"/>
              <w:marTop w:val="0"/>
              <w:marBottom w:val="0"/>
              <w:divBdr>
                <w:top w:val="none" w:sz="0" w:space="0" w:color="auto"/>
                <w:left w:val="none" w:sz="0" w:space="0" w:color="auto"/>
                <w:bottom w:val="none" w:sz="0" w:space="0" w:color="auto"/>
                <w:right w:val="none" w:sz="0" w:space="0" w:color="auto"/>
              </w:divBdr>
            </w:div>
            <w:div w:id="2079672322">
              <w:marLeft w:val="0"/>
              <w:marRight w:val="0"/>
              <w:marTop w:val="0"/>
              <w:marBottom w:val="0"/>
              <w:divBdr>
                <w:top w:val="none" w:sz="0" w:space="0" w:color="auto"/>
                <w:left w:val="none" w:sz="0" w:space="0" w:color="auto"/>
                <w:bottom w:val="none" w:sz="0" w:space="0" w:color="auto"/>
                <w:right w:val="none" w:sz="0" w:space="0" w:color="auto"/>
              </w:divBdr>
            </w:div>
            <w:div w:id="521211527">
              <w:marLeft w:val="0"/>
              <w:marRight w:val="0"/>
              <w:marTop w:val="0"/>
              <w:marBottom w:val="0"/>
              <w:divBdr>
                <w:top w:val="none" w:sz="0" w:space="0" w:color="auto"/>
                <w:left w:val="none" w:sz="0" w:space="0" w:color="auto"/>
                <w:bottom w:val="none" w:sz="0" w:space="0" w:color="auto"/>
                <w:right w:val="none" w:sz="0" w:space="0" w:color="auto"/>
              </w:divBdr>
            </w:div>
            <w:div w:id="1771002666">
              <w:marLeft w:val="0"/>
              <w:marRight w:val="0"/>
              <w:marTop w:val="0"/>
              <w:marBottom w:val="0"/>
              <w:divBdr>
                <w:top w:val="none" w:sz="0" w:space="0" w:color="auto"/>
                <w:left w:val="none" w:sz="0" w:space="0" w:color="auto"/>
                <w:bottom w:val="none" w:sz="0" w:space="0" w:color="auto"/>
                <w:right w:val="none" w:sz="0" w:space="0" w:color="auto"/>
              </w:divBdr>
            </w:div>
            <w:div w:id="1969240448">
              <w:marLeft w:val="0"/>
              <w:marRight w:val="0"/>
              <w:marTop w:val="0"/>
              <w:marBottom w:val="0"/>
              <w:divBdr>
                <w:top w:val="none" w:sz="0" w:space="0" w:color="auto"/>
                <w:left w:val="none" w:sz="0" w:space="0" w:color="auto"/>
                <w:bottom w:val="none" w:sz="0" w:space="0" w:color="auto"/>
                <w:right w:val="none" w:sz="0" w:space="0" w:color="auto"/>
              </w:divBdr>
            </w:div>
            <w:div w:id="1888643128">
              <w:marLeft w:val="0"/>
              <w:marRight w:val="0"/>
              <w:marTop w:val="0"/>
              <w:marBottom w:val="0"/>
              <w:divBdr>
                <w:top w:val="none" w:sz="0" w:space="0" w:color="auto"/>
                <w:left w:val="none" w:sz="0" w:space="0" w:color="auto"/>
                <w:bottom w:val="none" w:sz="0" w:space="0" w:color="auto"/>
                <w:right w:val="none" w:sz="0" w:space="0" w:color="auto"/>
              </w:divBdr>
            </w:div>
            <w:div w:id="1677073851">
              <w:marLeft w:val="0"/>
              <w:marRight w:val="0"/>
              <w:marTop w:val="0"/>
              <w:marBottom w:val="0"/>
              <w:divBdr>
                <w:top w:val="none" w:sz="0" w:space="0" w:color="auto"/>
                <w:left w:val="none" w:sz="0" w:space="0" w:color="auto"/>
                <w:bottom w:val="none" w:sz="0" w:space="0" w:color="auto"/>
                <w:right w:val="none" w:sz="0" w:space="0" w:color="auto"/>
              </w:divBdr>
            </w:div>
            <w:div w:id="270287780">
              <w:marLeft w:val="0"/>
              <w:marRight w:val="0"/>
              <w:marTop w:val="0"/>
              <w:marBottom w:val="0"/>
              <w:divBdr>
                <w:top w:val="none" w:sz="0" w:space="0" w:color="auto"/>
                <w:left w:val="none" w:sz="0" w:space="0" w:color="auto"/>
                <w:bottom w:val="none" w:sz="0" w:space="0" w:color="auto"/>
                <w:right w:val="none" w:sz="0" w:space="0" w:color="auto"/>
              </w:divBdr>
            </w:div>
            <w:div w:id="2002078517">
              <w:marLeft w:val="0"/>
              <w:marRight w:val="0"/>
              <w:marTop w:val="0"/>
              <w:marBottom w:val="0"/>
              <w:divBdr>
                <w:top w:val="none" w:sz="0" w:space="0" w:color="auto"/>
                <w:left w:val="none" w:sz="0" w:space="0" w:color="auto"/>
                <w:bottom w:val="none" w:sz="0" w:space="0" w:color="auto"/>
                <w:right w:val="none" w:sz="0" w:space="0" w:color="auto"/>
              </w:divBdr>
            </w:div>
            <w:div w:id="1085610373">
              <w:marLeft w:val="0"/>
              <w:marRight w:val="0"/>
              <w:marTop w:val="0"/>
              <w:marBottom w:val="0"/>
              <w:divBdr>
                <w:top w:val="none" w:sz="0" w:space="0" w:color="auto"/>
                <w:left w:val="none" w:sz="0" w:space="0" w:color="auto"/>
                <w:bottom w:val="none" w:sz="0" w:space="0" w:color="auto"/>
                <w:right w:val="none" w:sz="0" w:space="0" w:color="auto"/>
              </w:divBdr>
            </w:div>
            <w:div w:id="416949254">
              <w:marLeft w:val="0"/>
              <w:marRight w:val="0"/>
              <w:marTop w:val="0"/>
              <w:marBottom w:val="0"/>
              <w:divBdr>
                <w:top w:val="none" w:sz="0" w:space="0" w:color="auto"/>
                <w:left w:val="none" w:sz="0" w:space="0" w:color="auto"/>
                <w:bottom w:val="none" w:sz="0" w:space="0" w:color="auto"/>
                <w:right w:val="none" w:sz="0" w:space="0" w:color="auto"/>
              </w:divBdr>
            </w:div>
            <w:div w:id="207299865">
              <w:marLeft w:val="0"/>
              <w:marRight w:val="0"/>
              <w:marTop w:val="0"/>
              <w:marBottom w:val="0"/>
              <w:divBdr>
                <w:top w:val="none" w:sz="0" w:space="0" w:color="auto"/>
                <w:left w:val="none" w:sz="0" w:space="0" w:color="auto"/>
                <w:bottom w:val="none" w:sz="0" w:space="0" w:color="auto"/>
                <w:right w:val="none" w:sz="0" w:space="0" w:color="auto"/>
              </w:divBdr>
            </w:div>
            <w:div w:id="1311866268">
              <w:marLeft w:val="0"/>
              <w:marRight w:val="0"/>
              <w:marTop w:val="0"/>
              <w:marBottom w:val="0"/>
              <w:divBdr>
                <w:top w:val="none" w:sz="0" w:space="0" w:color="auto"/>
                <w:left w:val="none" w:sz="0" w:space="0" w:color="auto"/>
                <w:bottom w:val="none" w:sz="0" w:space="0" w:color="auto"/>
                <w:right w:val="none" w:sz="0" w:space="0" w:color="auto"/>
              </w:divBdr>
            </w:div>
            <w:div w:id="1712264202">
              <w:marLeft w:val="0"/>
              <w:marRight w:val="0"/>
              <w:marTop w:val="0"/>
              <w:marBottom w:val="0"/>
              <w:divBdr>
                <w:top w:val="none" w:sz="0" w:space="0" w:color="auto"/>
                <w:left w:val="none" w:sz="0" w:space="0" w:color="auto"/>
                <w:bottom w:val="none" w:sz="0" w:space="0" w:color="auto"/>
                <w:right w:val="none" w:sz="0" w:space="0" w:color="auto"/>
              </w:divBdr>
            </w:div>
            <w:div w:id="1179124686">
              <w:marLeft w:val="0"/>
              <w:marRight w:val="0"/>
              <w:marTop w:val="0"/>
              <w:marBottom w:val="0"/>
              <w:divBdr>
                <w:top w:val="none" w:sz="0" w:space="0" w:color="auto"/>
                <w:left w:val="none" w:sz="0" w:space="0" w:color="auto"/>
                <w:bottom w:val="none" w:sz="0" w:space="0" w:color="auto"/>
                <w:right w:val="none" w:sz="0" w:space="0" w:color="auto"/>
              </w:divBdr>
            </w:div>
            <w:div w:id="182986910">
              <w:marLeft w:val="0"/>
              <w:marRight w:val="0"/>
              <w:marTop w:val="0"/>
              <w:marBottom w:val="0"/>
              <w:divBdr>
                <w:top w:val="none" w:sz="0" w:space="0" w:color="auto"/>
                <w:left w:val="none" w:sz="0" w:space="0" w:color="auto"/>
                <w:bottom w:val="none" w:sz="0" w:space="0" w:color="auto"/>
                <w:right w:val="none" w:sz="0" w:space="0" w:color="auto"/>
              </w:divBdr>
            </w:div>
            <w:div w:id="1490749216">
              <w:marLeft w:val="0"/>
              <w:marRight w:val="0"/>
              <w:marTop w:val="0"/>
              <w:marBottom w:val="0"/>
              <w:divBdr>
                <w:top w:val="none" w:sz="0" w:space="0" w:color="auto"/>
                <w:left w:val="none" w:sz="0" w:space="0" w:color="auto"/>
                <w:bottom w:val="none" w:sz="0" w:space="0" w:color="auto"/>
                <w:right w:val="none" w:sz="0" w:space="0" w:color="auto"/>
              </w:divBdr>
            </w:div>
            <w:div w:id="1484354166">
              <w:marLeft w:val="0"/>
              <w:marRight w:val="0"/>
              <w:marTop w:val="0"/>
              <w:marBottom w:val="0"/>
              <w:divBdr>
                <w:top w:val="none" w:sz="0" w:space="0" w:color="auto"/>
                <w:left w:val="none" w:sz="0" w:space="0" w:color="auto"/>
                <w:bottom w:val="none" w:sz="0" w:space="0" w:color="auto"/>
                <w:right w:val="none" w:sz="0" w:space="0" w:color="auto"/>
              </w:divBdr>
            </w:div>
            <w:div w:id="1092897180">
              <w:marLeft w:val="0"/>
              <w:marRight w:val="0"/>
              <w:marTop w:val="0"/>
              <w:marBottom w:val="0"/>
              <w:divBdr>
                <w:top w:val="none" w:sz="0" w:space="0" w:color="auto"/>
                <w:left w:val="none" w:sz="0" w:space="0" w:color="auto"/>
                <w:bottom w:val="none" w:sz="0" w:space="0" w:color="auto"/>
                <w:right w:val="none" w:sz="0" w:space="0" w:color="auto"/>
              </w:divBdr>
            </w:div>
            <w:div w:id="168563797">
              <w:marLeft w:val="0"/>
              <w:marRight w:val="0"/>
              <w:marTop w:val="0"/>
              <w:marBottom w:val="0"/>
              <w:divBdr>
                <w:top w:val="none" w:sz="0" w:space="0" w:color="auto"/>
                <w:left w:val="none" w:sz="0" w:space="0" w:color="auto"/>
                <w:bottom w:val="none" w:sz="0" w:space="0" w:color="auto"/>
                <w:right w:val="none" w:sz="0" w:space="0" w:color="auto"/>
              </w:divBdr>
            </w:div>
            <w:div w:id="337080664">
              <w:marLeft w:val="0"/>
              <w:marRight w:val="0"/>
              <w:marTop w:val="0"/>
              <w:marBottom w:val="0"/>
              <w:divBdr>
                <w:top w:val="none" w:sz="0" w:space="0" w:color="auto"/>
                <w:left w:val="none" w:sz="0" w:space="0" w:color="auto"/>
                <w:bottom w:val="none" w:sz="0" w:space="0" w:color="auto"/>
                <w:right w:val="none" w:sz="0" w:space="0" w:color="auto"/>
              </w:divBdr>
            </w:div>
            <w:div w:id="1877962934">
              <w:marLeft w:val="0"/>
              <w:marRight w:val="0"/>
              <w:marTop w:val="0"/>
              <w:marBottom w:val="0"/>
              <w:divBdr>
                <w:top w:val="none" w:sz="0" w:space="0" w:color="auto"/>
                <w:left w:val="none" w:sz="0" w:space="0" w:color="auto"/>
                <w:bottom w:val="none" w:sz="0" w:space="0" w:color="auto"/>
                <w:right w:val="none" w:sz="0" w:space="0" w:color="auto"/>
              </w:divBdr>
            </w:div>
            <w:div w:id="257756915">
              <w:marLeft w:val="0"/>
              <w:marRight w:val="0"/>
              <w:marTop w:val="0"/>
              <w:marBottom w:val="0"/>
              <w:divBdr>
                <w:top w:val="none" w:sz="0" w:space="0" w:color="auto"/>
                <w:left w:val="none" w:sz="0" w:space="0" w:color="auto"/>
                <w:bottom w:val="none" w:sz="0" w:space="0" w:color="auto"/>
                <w:right w:val="none" w:sz="0" w:space="0" w:color="auto"/>
              </w:divBdr>
            </w:div>
            <w:div w:id="299576066">
              <w:marLeft w:val="0"/>
              <w:marRight w:val="0"/>
              <w:marTop w:val="0"/>
              <w:marBottom w:val="0"/>
              <w:divBdr>
                <w:top w:val="none" w:sz="0" w:space="0" w:color="auto"/>
                <w:left w:val="none" w:sz="0" w:space="0" w:color="auto"/>
                <w:bottom w:val="none" w:sz="0" w:space="0" w:color="auto"/>
                <w:right w:val="none" w:sz="0" w:space="0" w:color="auto"/>
              </w:divBdr>
            </w:div>
            <w:div w:id="109670181">
              <w:marLeft w:val="0"/>
              <w:marRight w:val="0"/>
              <w:marTop w:val="0"/>
              <w:marBottom w:val="0"/>
              <w:divBdr>
                <w:top w:val="none" w:sz="0" w:space="0" w:color="auto"/>
                <w:left w:val="none" w:sz="0" w:space="0" w:color="auto"/>
                <w:bottom w:val="none" w:sz="0" w:space="0" w:color="auto"/>
                <w:right w:val="none" w:sz="0" w:space="0" w:color="auto"/>
              </w:divBdr>
            </w:div>
            <w:div w:id="299582562">
              <w:marLeft w:val="0"/>
              <w:marRight w:val="0"/>
              <w:marTop w:val="0"/>
              <w:marBottom w:val="0"/>
              <w:divBdr>
                <w:top w:val="none" w:sz="0" w:space="0" w:color="auto"/>
                <w:left w:val="none" w:sz="0" w:space="0" w:color="auto"/>
                <w:bottom w:val="none" w:sz="0" w:space="0" w:color="auto"/>
                <w:right w:val="none" w:sz="0" w:space="0" w:color="auto"/>
              </w:divBdr>
            </w:div>
            <w:div w:id="1984041087">
              <w:marLeft w:val="0"/>
              <w:marRight w:val="0"/>
              <w:marTop w:val="0"/>
              <w:marBottom w:val="0"/>
              <w:divBdr>
                <w:top w:val="none" w:sz="0" w:space="0" w:color="auto"/>
                <w:left w:val="none" w:sz="0" w:space="0" w:color="auto"/>
                <w:bottom w:val="none" w:sz="0" w:space="0" w:color="auto"/>
                <w:right w:val="none" w:sz="0" w:space="0" w:color="auto"/>
              </w:divBdr>
            </w:div>
            <w:div w:id="1987931650">
              <w:marLeft w:val="0"/>
              <w:marRight w:val="0"/>
              <w:marTop w:val="0"/>
              <w:marBottom w:val="0"/>
              <w:divBdr>
                <w:top w:val="none" w:sz="0" w:space="0" w:color="auto"/>
                <w:left w:val="none" w:sz="0" w:space="0" w:color="auto"/>
                <w:bottom w:val="none" w:sz="0" w:space="0" w:color="auto"/>
                <w:right w:val="none" w:sz="0" w:space="0" w:color="auto"/>
              </w:divBdr>
            </w:div>
            <w:div w:id="2093045137">
              <w:marLeft w:val="0"/>
              <w:marRight w:val="0"/>
              <w:marTop w:val="0"/>
              <w:marBottom w:val="0"/>
              <w:divBdr>
                <w:top w:val="none" w:sz="0" w:space="0" w:color="auto"/>
                <w:left w:val="none" w:sz="0" w:space="0" w:color="auto"/>
                <w:bottom w:val="none" w:sz="0" w:space="0" w:color="auto"/>
                <w:right w:val="none" w:sz="0" w:space="0" w:color="auto"/>
              </w:divBdr>
            </w:div>
            <w:div w:id="1228805177">
              <w:marLeft w:val="0"/>
              <w:marRight w:val="0"/>
              <w:marTop w:val="0"/>
              <w:marBottom w:val="0"/>
              <w:divBdr>
                <w:top w:val="none" w:sz="0" w:space="0" w:color="auto"/>
                <w:left w:val="none" w:sz="0" w:space="0" w:color="auto"/>
                <w:bottom w:val="none" w:sz="0" w:space="0" w:color="auto"/>
                <w:right w:val="none" w:sz="0" w:space="0" w:color="auto"/>
              </w:divBdr>
            </w:div>
            <w:div w:id="1466199039">
              <w:marLeft w:val="0"/>
              <w:marRight w:val="0"/>
              <w:marTop w:val="0"/>
              <w:marBottom w:val="0"/>
              <w:divBdr>
                <w:top w:val="none" w:sz="0" w:space="0" w:color="auto"/>
                <w:left w:val="none" w:sz="0" w:space="0" w:color="auto"/>
                <w:bottom w:val="none" w:sz="0" w:space="0" w:color="auto"/>
                <w:right w:val="none" w:sz="0" w:space="0" w:color="auto"/>
              </w:divBdr>
            </w:div>
            <w:div w:id="1074622203">
              <w:marLeft w:val="0"/>
              <w:marRight w:val="0"/>
              <w:marTop w:val="0"/>
              <w:marBottom w:val="0"/>
              <w:divBdr>
                <w:top w:val="none" w:sz="0" w:space="0" w:color="auto"/>
                <w:left w:val="none" w:sz="0" w:space="0" w:color="auto"/>
                <w:bottom w:val="none" w:sz="0" w:space="0" w:color="auto"/>
                <w:right w:val="none" w:sz="0" w:space="0" w:color="auto"/>
              </w:divBdr>
            </w:div>
            <w:div w:id="955530009">
              <w:marLeft w:val="0"/>
              <w:marRight w:val="0"/>
              <w:marTop w:val="0"/>
              <w:marBottom w:val="0"/>
              <w:divBdr>
                <w:top w:val="none" w:sz="0" w:space="0" w:color="auto"/>
                <w:left w:val="none" w:sz="0" w:space="0" w:color="auto"/>
                <w:bottom w:val="none" w:sz="0" w:space="0" w:color="auto"/>
                <w:right w:val="none" w:sz="0" w:space="0" w:color="auto"/>
              </w:divBdr>
            </w:div>
            <w:div w:id="978849121">
              <w:marLeft w:val="0"/>
              <w:marRight w:val="0"/>
              <w:marTop w:val="0"/>
              <w:marBottom w:val="0"/>
              <w:divBdr>
                <w:top w:val="none" w:sz="0" w:space="0" w:color="auto"/>
                <w:left w:val="none" w:sz="0" w:space="0" w:color="auto"/>
                <w:bottom w:val="none" w:sz="0" w:space="0" w:color="auto"/>
                <w:right w:val="none" w:sz="0" w:space="0" w:color="auto"/>
              </w:divBdr>
            </w:div>
            <w:div w:id="1037631670">
              <w:marLeft w:val="0"/>
              <w:marRight w:val="0"/>
              <w:marTop w:val="0"/>
              <w:marBottom w:val="0"/>
              <w:divBdr>
                <w:top w:val="none" w:sz="0" w:space="0" w:color="auto"/>
                <w:left w:val="none" w:sz="0" w:space="0" w:color="auto"/>
                <w:bottom w:val="none" w:sz="0" w:space="0" w:color="auto"/>
                <w:right w:val="none" w:sz="0" w:space="0" w:color="auto"/>
              </w:divBdr>
            </w:div>
            <w:div w:id="1316379285">
              <w:marLeft w:val="0"/>
              <w:marRight w:val="0"/>
              <w:marTop w:val="0"/>
              <w:marBottom w:val="0"/>
              <w:divBdr>
                <w:top w:val="none" w:sz="0" w:space="0" w:color="auto"/>
                <w:left w:val="none" w:sz="0" w:space="0" w:color="auto"/>
                <w:bottom w:val="none" w:sz="0" w:space="0" w:color="auto"/>
                <w:right w:val="none" w:sz="0" w:space="0" w:color="auto"/>
              </w:divBdr>
            </w:div>
            <w:div w:id="807668837">
              <w:marLeft w:val="0"/>
              <w:marRight w:val="0"/>
              <w:marTop w:val="0"/>
              <w:marBottom w:val="0"/>
              <w:divBdr>
                <w:top w:val="none" w:sz="0" w:space="0" w:color="auto"/>
                <w:left w:val="none" w:sz="0" w:space="0" w:color="auto"/>
                <w:bottom w:val="none" w:sz="0" w:space="0" w:color="auto"/>
                <w:right w:val="none" w:sz="0" w:space="0" w:color="auto"/>
              </w:divBdr>
            </w:div>
            <w:div w:id="450562604">
              <w:marLeft w:val="0"/>
              <w:marRight w:val="0"/>
              <w:marTop w:val="0"/>
              <w:marBottom w:val="0"/>
              <w:divBdr>
                <w:top w:val="none" w:sz="0" w:space="0" w:color="auto"/>
                <w:left w:val="none" w:sz="0" w:space="0" w:color="auto"/>
                <w:bottom w:val="none" w:sz="0" w:space="0" w:color="auto"/>
                <w:right w:val="none" w:sz="0" w:space="0" w:color="auto"/>
              </w:divBdr>
            </w:div>
            <w:div w:id="1262033325">
              <w:marLeft w:val="0"/>
              <w:marRight w:val="0"/>
              <w:marTop w:val="0"/>
              <w:marBottom w:val="0"/>
              <w:divBdr>
                <w:top w:val="none" w:sz="0" w:space="0" w:color="auto"/>
                <w:left w:val="none" w:sz="0" w:space="0" w:color="auto"/>
                <w:bottom w:val="none" w:sz="0" w:space="0" w:color="auto"/>
                <w:right w:val="none" w:sz="0" w:space="0" w:color="auto"/>
              </w:divBdr>
            </w:div>
            <w:div w:id="280380285">
              <w:marLeft w:val="0"/>
              <w:marRight w:val="0"/>
              <w:marTop w:val="0"/>
              <w:marBottom w:val="0"/>
              <w:divBdr>
                <w:top w:val="none" w:sz="0" w:space="0" w:color="auto"/>
                <w:left w:val="none" w:sz="0" w:space="0" w:color="auto"/>
                <w:bottom w:val="none" w:sz="0" w:space="0" w:color="auto"/>
                <w:right w:val="none" w:sz="0" w:space="0" w:color="auto"/>
              </w:divBdr>
            </w:div>
            <w:div w:id="1016230865">
              <w:marLeft w:val="0"/>
              <w:marRight w:val="0"/>
              <w:marTop w:val="0"/>
              <w:marBottom w:val="0"/>
              <w:divBdr>
                <w:top w:val="none" w:sz="0" w:space="0" w:color="auto"/>
                <w:left w:val="none" w:sz="0" w:space="0" w:color="auto"/>
                <w:bottom w:val="none" w:sz="0" w:space="0" w:color="auto"/>
                <w:right w:val="none" w:sz="0" w:space="0" w:color="auto"/>
              </w:divBdr>
            </w:div>
            <w:div w:id="1351837830">
              <w:marLeft w:val="0"/>
              <w:marRight w:val="0"/>
              <w:marTop w:val="0"/>
              <w:marBottom w:val="0"/>
              <w:divBdr>
                <w:top w:val="none" w:sz="0" w:space="0" w:color="auto"/>
                <w:left w:val="none" w:sz="0" w:space="0" w:color="auto"/>
                <w:bottom w:val="none" w:sz="0" w:space="0" w:color="auto"/>
                <w:right w:val="none" w:sz="0" w:space="0" w:color="auto"/>
              </w:divBdr>
            </w:div>
            <w:div w:id="2117288639">
              <w:marLeft w:val="0"/>
              <w:marRight w:val="0"/>
              <w:marTop w:val="0"/>
              <w:marBottom w:val="0"/>
              <w:divBdr>
                <w:top w:val="none" w:sz="0" w:space="0" w:color="auto"/>
                <w:left w:val="none" w:sz="0" w:space="0" w:color="auto"/>
                <w:bottom w:val="none" w:sz="0" w:space="0" w:color="auto"/>
                <w:right w:val="none" w:sz="0" w:space="0" w:color="auto"/>
              </w:divBdr>
            </w:div>
            <w:div w:id="710884918">
              <w:marLeft w:val="0"/>
              <w:marRight w:val="0"/>
              <w:marTop w:val="0"/>
              <w:marBottom w:val="0"/>
              <w:divBdr>
                <w:top w:val="none" w:sz="0" w:space="0" w:color="auto"/>
                <w:left w:val="none" w:sz="0" w:space="0" w:color="auto"/>
                <w:bottom w:val="none" w:sz="0" w:space="0" w:color="auto"/>
                <w:right w:val="none" w:sz="0" w:space="0" w:color="auto"/>
              </w:divBdr>
            </w:div>
            <w:div w:id="695883539">
              <w:marLeft w:val="0"/>
              <w:marRight w:val="0"/>
              <w:marTop w:val="0"/>
              <w:marBottom w:val="0"/>
              <w:divBdr>
                <w:top w:val="none" w:sz="0" w:space="0" w:color="auto"/>
                <w:left w:val="none" w:sz="0" w:space="0" w:color="auto"/>
                <w:bottom w:val="none" w:sz="0" w:space="0" w:color="auto"/>
                <w:right w:val="none" w:sz="0" w:space="0" w:color="auto"/>
              </w:divBdr>
            </w:div>
            <w:div w:id="152526857">
              <w:marLeft w:val="0"/>
              <w:marRight w:val="0"/>
              <w:marTop w:val="0"/>
              <w:marBottom w:val="0"/>
              <w:divBdr>
                <w:top w:val="none" w:sz="0" w:space="0" w:color="auto"/>
                <w:left w:val="none" w:sz="0" w:space="0" w:color="auto"/>
                <w:bottom w:val="none" w:sz="0" w:space="0" w:color="auto"/>
                <w:right w:val="none" w:sz="0" w:space="0" w:color="auto"/>
              </w:divBdr>
            </w:div>
            <w:div w:id="1394431444">
              <w:marLeft w:val="0"/>
              <w:marRight w:val="0"/>
              <w:marTop w:val="0"/>
              <w:marBottom w:val="0"/>
              <w:divBdr>
                <w:top w:val="none" w:sz="0" w:space="0" w:color="auto"/>
                <w:left w:val="none" w:sz="0" w:space="0" w:color="auto"/>
                <w:bottom w:val="none" w:sz="0" w:space="0" w:color="auto"/>
                <w:right w:val="none" w:sz="0" w:space="0" w:color="auto"/>
              </w:divBdr>
            </w:div>
            <w:div w:id="1271819040">
              <w:marLeft w:val="0"/>
              <w:marRight w:val="0"/>
              <w:marTop w:val="0"/>
              <w:marBottom w:val="0"/>
              <w:divBdr>
                <w:top w:val="none" w:sz="0" w:space="0" w:color="auto"/>
                <w:left w:val="none" w:sz="0" w:space="0" w:color="auto"/>
                <w:bottom w:val="none" w:sz="0" w:space="0" w:color="auto"/>
                <w:right w:val="none" w:sz="0" w:space="0" w:color="auto"/>
              </w:divBdr>
            </w:div>
            <w:div w:id="1388650312">
              <w:marLeft w:val="0"/>
              <w:marRight w:val="0"/>
              <w:marTop w:val="0"/>
              <w:marBottom w:val="0"/>
              <w:divBdr>
                <w:top w:val="none" w:sz="0" w:space="0" w:color="auto"/>
                <w:left w:val="none" w:sz="0" w:space="0" w:color="auto"/>
                <w:bottom w:val="none" w:sz="0" w:space="0" w:color="auto"/>
                <w:right w:val="none" w:sz="0" w:space="0" w:color="auto"/>
              </w:divBdr>
            </w:div>
            <w:div w:id="80808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95458">
      <w:bodyDiv w:val="1"/>
      <w:marLeft w:val="0"/>
      <w:marRight w:val="0"/>
      <w:marTop w:val="0"/>
      <w:marBottom w:val="0"/>
      <w:divBdr>
        <w:top w:val="none" w:sz="0" w:space="0" w:color="auto"/>
        <w:left w:val="none" w:sz="0" w:space="0" w:color="auto"/>
        <w:bottom w:val="none" w:sz="0" w:space="0" w:color="auto"/>
        <w:right w:val="none" w:sz="0" w:space="0" w:color="auto"/>
      </w:divBdr>
      <w:divsChild>
        <w:div w:id="677653830">
          <w:marLeft w:val="0"/>
          <w:marRight w:val="0"/>
          <w:marTop w:val="0"/>
          <w:marBottom w:val="0"/>
          <w:divBdr>
            <w:top w:val="none" w:sz="0" w:space="0" w:color="auto"/>
            <w:left w:val="none" w:sz="0" w:space="0" w:color="auto"/>
            <w:bottom w:val="none" w:sz="0" w:space="0" w:color="auto"/>
            <w:right w:val="none" w:sz="0" w:space="0" w:color="auto"/>
          </w:divBdr>
          <w:divsChild>
            <w:div w:id="1977444661">
              <w:marLeft w:val="0"/>
              <w:marRight w:val="0"/>
              <w:marTop w:val="0"/>
              <w:marBottom w:val="0"/>
              <w:divBdr>
                <w:top w:val="none" w:sz="0" w:space="0" w:color="auto"/>
                <w:left w:val="none" w:sz="0" w:space="0" w:color="auto"/>
                <w:bottom w:val="none" w:sz="0" w:space="0" w:color="auto"/>
                <w:right w:val="none" w:sz="0" w:space="0" w:color="auto"/>
              </w:divBdr>
            </w:div>
            <w:div w:id="784615579">
              <w:marLeft w:val="0"/>
              <w:marRight w:val="0"/>
              <w:marTop w:val="0"/>
              <w:marBottom w:val="0"/>
              <w:divBdr>
                <w:top w:val="none" w:sz="0" w:space="0" w:color="auto"/>
                <w:left w:val="none" w:sz="0" w:space="0" w:color="auto"/>
                <w:bottom w:val="none" w:sz="0" w:space="0" w:color="auto"/>
                <w:right w:val="none" w:sz="0" w:space="0" w:color="auto"/>
              </w:divBdr>
            </w:div>
            <w:div w:id="222256786">
              <w:marLeft w:val="0"/>
              <w:marRight w:val="0"/>
              <w:marTop w:val="0"/>
              <w:marBottom w:val="0"/>
              <w:divBdr>
                <w:top w:val="none" w:sz="0" w:space="0" w:color="auto"/>
                <w:left w:val="none" w:sz="0" w:space="0" w:color="auto"/>
                <w:bottom w:val="none" w:sz="0" w:space="0" w:color="auto"/>
                <w:right w:val="none" w:sz="0" w:space="0" w:color="auto"/>
              </w:divBdr>
            </w:div>
            <w:div w:id="949434892">
              <w:marLeft w:val="0"/>
              <w:marRight w:val="0"/>
              <w:marTop w:val="0"/>
              <w:marBottom w:val="0"/>
              <w:divBdr>
                <w:top w:val="none" w:sz="0" w:space="0" w:color="auto"/>
                <w:left w:val="none" w:sz="0" w:space="0" w:color="auto"/>
                <w:bottom w:val="none" w:sz="0" w:space="0" w:color="auto"/>
                <w:right w:val="none" w:sz="0" w:space="0" w:color="auto"/>
              </w:divBdr>
            </w:div>
            <w:div w:id="1820539352">
              <w:marLeft w:val="0"/>
              <w:marRight w:val="0"/>
              <w:marTop w:val="0"/>
              <w:marBottom w:val="0"/>
              <w:divBdr>
                <w:top w:val="none" w:sz="0" w:space="0" w:color="auto"/>
                <w:left w:val="none" w:sz="0" w:space="0" w:color="auto"/>
                <w:bottom w:val="none" w:sz="0" w:space="0" w:color="auto"/>
                <w:right w:val="none" w:sz="0" w:space="0" w:color="auto"/>
              </w:divBdr>
            </w:div>
            <w:div w:id="887183577">
              <w:marLeft w:val="0"/>
              <w:marRight w:val="0"/>
              <w:marTop w:val="0"/>
              <w:marBottom w:val="0"/>
              <w:divBdr>
                <w:top w:val="none" w:sz="0" w:space="0" w:color="auto"/>
                <w:left w:val="none" w:sz="0" w:space="0" w:color="auto"/>
                <w:bottom w:val="none" w:sz="0" w:space="0" w:color="auto"/>
                <w:right w:val="none" w:sz="0" w:space="0" w:color="auto"/>
              </w:divBdr>
            </w:div>
            <w:div w:id="503713258">
              <w:marLeft w:val="0"/>
              <w:marRight w:val="0"/>
              <w:marTop w:val="0"/>
              <w:marBottom w:val="0"/>
              <w:divBdr>
                <w:top w:val="none" w:sz="0" w:space="0" w:color="auto"/>
                <w:left w:val="none" w:sz="0" w:space="0" w:color="auto"/>
                <w:bottom w:val="none" w:sz="0" w:space="0" w:color="auto"/>
                <w:right w:val="none" w:sz="0" w:space="0" w:color="auto"/>
              </w:divBdr>
            </w:div>
            <w:div w:id="1282155085">
              <w:marLeft w:val="0"/>
              <w:marRight w:val="0"/>
              <w:marTop w:val="0"/>
              <w:marBottom w:val="0"/>
              <w:divBdr>
                <w:top w:val="none" w:sz="0" w:space="0" w:color="auto"/>
                <w:left w:val="none" w:sz="0" w:space="0" w:color="auto"/>
                <w:bottom w:val="none" w:sz="0" w:space="0" w:color="auto"/>
                <w:right w:val="none" w:sz="0" w:space="0" w:color="auto"/>
              </w:divBdr>
            </w:div>
            <w:div w:id="154296729">
              <w:marLeft w:val="0"/>
              <w:marRight w:val="0"/>
              <w:marTop w:val="0"/>
              <w:marBottom w:val="0"/>
              <w:divBdr>
                <w:top w:val="none" w:sz="0" w:space="0" w:color="auto"/>
                <w:left w:val="none" w:sz="0" w:space="0" w:color="auto"/>
                <w:bottom w:val="none" w:sz="0" w:space="0" w:color="auto"/>
                <w:right w:val="none" w:sz="0" w:space="0" w:color="auto"/>
              </w:divBdr>
            </w:div>
            <w:div w:id="1309019359">
              <w:marLeft w:val="0"/>
              <w:marRight w:val="0"/>
              <w:marTop w:val="0"/>
              <w:marBottom w:val="0"/>
              <w:divBdr>
                <w:top w:val="none" w:sz="0" w:space="0" w:color="auto"/>
                <w:left w:val="none" w:sz="0" w:space="0" w:color="auto"/>
                <w:bottom w:val="none" w:sz="0" w:space="0" w:color="auto"/>
                <w:right w:val="none" w:sz="0" w:space="0" w:color="auto"/>
              </w:divBdr>
            </w:div>
            <w:div w:id="1491752249">
              <w:marLeft w:val="0"/>
              <w:marRight w:val="0"/>
              <w:marTop w:val="0"/>
              <w:marBottom w:val="0"/>
              <w:divBdr>
                <w:top w:val="none" w:sz="0" w:space="0" w:color="auto"/>
                <w:left w:val="none" w:sz="0" w:space="0" w:color="auto"/>
                <w:bottom w:val="none" w:sz="0" w:space="0" w:color="auto"/>
                <w:right w:val="none" w:sz="0" w:space="0" w:color="auto"/>
              </w:divBdr>
            </w:div>
            <w:div w:id="391317351">
              <w:marLeft w:val="0"/>
              <w:marRight w:val="0"/>
              <w:marTop w:val="0"/>
              <w:marBottom w:val="0"/>
              <w:divBdr>
                <w:top w:val="none" w:sz="0" w:space="0" w:color="auto"/>
                <w:left w:val="none" w:sz="0" w:space="0" w:color="auto"/>
                <w:bottom w:val="none" w:sz="0" w:space="0" w:color="auto"/>
                <w:right w:val="none" w:sz="0" w:space="0" w:color="auto"/>
              </w:divBdr>
            </w:div>
            <w:div w:id="149762077">
              <w:marLeft w:val="0"/>
              <w:marRight w:val="0"/>
              <w:marTop w:val="0"/>
              <w:marBottom w:val="0"/>
              <w:divBdr>
                <w:top w:val="none" w:sz="0" w:space="0" w:color="auto"/>
                <w:left w:val="none" w:sz="0" w:space="0" w:color="auto"/>
                <w:bottom w:val="none" w:sz="0" w:space="0" w:color="auto"/>
                <w:right w:val="none" w:sz="0" w:space="0" w:color="auto"/>
              </w:divBdr>
            </w:div>
            <w:div w:id="1793479614">
              <w:marLeft w:val="0"/>
              <w:marRight w:val="0"/>
              <w:marTop w:val="0"/>
              <w:marBottom w:val="0"/>
              <w:divBdr>
                <w:top w:val="none" w:sz="0" w:space="0" w:color="auto"/>
                <w:left w:val="none" w:sz="0" w:space="0" w:color="auto"/>
                <w:bottom w:val="none" w:sz="0" w:space="0" w:color="auto"/>
                <w:right w:val="none" w:sz="0" w:space="0" w:color="auto"/>
              </w:divBdr>
            </w:div>
            <w:div w:id="803885415">
              <w:marLeft w:val="0"/>
              <w:marRight w:val="0"/>
              <w:marTop w:val="0"/>
              <w:marBottom w:val="0"/>
              <w:divBdr>
                <w:top w:val="none" w:sz="0" w:space="0" w:color="auto"/>
                <w:left w:val="none" w:sz="0" w:space="0" w:color="auto"/>
                <w:bottom w:val="none" w:sz="0" w:space="0" w:color="auto"/>
                <w:right w:val="none" w:sz="0" w:space="0" w:color="auto"/>
              </w:divBdr>
            </w:div>
            <w:div w:id="150413501">
              <w:marLeft w:val="0"/>
              <w:marRight w:val="0"/>
              <w:marTop w:val="0"/>
              <w:marBottom w:val="0"/>
              <w:divBdr>
                <w:top w:val="none" w:sz="0" w:space="0" w:color="auto"/>
                <w:left w:val="none" w:sz="0" w:space="0" w:color="auto"/>
                <w:bottom w:val="none" w:sz="0" w:space="0" w:color="auto"/>
                <w:right w:val="none" w:sz="0" w:space="0" w:color="auto"/>
              </w:divBdr>
            </w:div>
            <w:div w:id="205603003">
              <w:marLeft w:val="0"/>
              <w:marRight w:val="0"/>
              <w:marTop w:val="0"/>
              <w:marBottom w:val="0"/>
              <w:divBdr>
                <w:top w:val="none" w:sz="0" w:space="0" w:color="auto"/>
                <w:left w:val="none" w:sz="0" w:space="0" w:color="auto"/>
                <w:bottom w:val="none" w:sz="0" w:space="0" w:color="auto"/>
                <w:right w:val="none" w:sz="0" w:space="0" w:color="auto"/>
              </w:divBdr>
            </w:div>
            <w:div w:id="1541043862">
              <w:marLeft w:val="0"/>
              <w:marRight w:val="0"/>
              <w:marTop w:val="0"/>
              <w:marBottom w:val="0"/>
              <w:divBdr>
                <w:top w:val="none" w:sz="0" w:space="0" w:color="auto"/>
                <w:left w:val="none" w:sz="0" w:space="0" w:color="auto"/>
                <w:bottom w:val="none" w:sz="0" w:space="0" w:color="auto"/>
                <w:right w:val="none" w:sz="0" w:space="0" w:color="auto"/>
              </w:divBdr>
            </w:div>
            <w:div w:id="319188982">
              <w:marLeft w:val="0"/>
              <w:marRight w:val="0"/>
              <w:marTop w:val="0"/>
              <w:marBottom w:val="0"/>
              <w:divBdr>
                <w:top w:val="none" w:sz="0" w:space="0" w:color="auto"/>
                <w:left w:val="none" w:sz="0" w:space="0" w:color="auto"/>
                <w:bottom w:val="none" w:sz="0" w:space="0" w:color="auto"/>
                <w:right w:val="none" w:sz="0" w:space="0" w:color="auto"/>
              </w:divBdr>
            </w:div>
            <w:div w:id="1245411285">
              <w:marLeft w:val="0"/>
              <w:marRight w:val="0"/>
              <w:marTop w:val="0"/>
              <w:marBottom w:val="0"/>
              <w:divBdr>
                <w:top w:val="none" w:sz="0" w:space="0" w:color="auto"/>
                <w:left w:val="none" w:sz="0" w:space="0" w:color="auto"/>
                <w:bottom w:val="none" w:sz="0" w:space="0" w:color="auto"/>
                <w:right w:val="none" w:sz="0" w:space="0" w:color="auto"/>
              </w:divBdr>
            </w:div>
            <w:div w:id="1323388475">
              <w:marLeft w:val="0"/>
              <w:marRight w:val="0"/>
              <w:marTop w:val="0"/>
              <w:marBottom w:val="0"/>
              <w:divBdr>
                <w:top w:val="none" w:sz="0" w:space="0" w:color="auto"/>
                <w:left w:val="none" w:sz="0" w:space="0" w:color="auto"/>
                <w:bottom w:val="none" w:sz="0" w:space="0" w:color="auto"/>
                <w:right w:val="none" w:sz="0" w:space="0" w:color="auto"/>
              </w:divBdr>
            </w:div>
            <w:div w:id="1506940195">
              <w:marLeft w:val="0"/>
              <w:marRight w:val="0"/>
              <w:marTop w:val="0"/>
              <w:marBottom w:val="0"/>
              <w:divBdr>
                <w:top w:val="none" w:sz="0" w:space="0" w:color="auto"/>
                <w:left w:val="none" w:sz="0" w:space="0" w:color="auto"/>
                <w:bottom w:val="none" w:sz="0" w:space="0" w:color="auto"/>
                <w:right w:val="none" w:sz="0" w:space="0" w:color="auto"/>
              </w:divBdr>
            </w:div>
            <w:div w:id="1580360458">
              <w:marLeft w:val="0"/>
              <w:marRight w:val="0"/>
              <w:marTop w:val="0"/>
              <w:marBottom w:val="0"/>
              <w:divBdr>
                <w:top w:val="none" w:sz="0" w:space="0" w:color="auto"/>
                <w:left w:val="none" w:sz="0" w:space="0" w:color="auto"/>
                <w:bottom w:val="none" w:sz="0" w:space="0" w:color="auto"/>
                <w:right w:val="none" w:sz="0" w:space="0" w:color="auto"/>
              </w:divBdr>
            </w:div>
            <w:div w:id="493492493">
              <w:marLeft w:val="0"/>
              <w:marRight w:val="0"/>
              <w:marTop w:val="0"/>
              <w:marBottom w:val="0"/>
              <w:divBdr>
                <w:top w:val="none" w:sz="0" w:space="0" w:color="auto"/>
                <w:left w:val="none" w:sz="0" w:space="0" w:color="auto"/>
                <w:bottom w:val="none" w:sz="0" w:space="0" w:color="auto"/>
                <w:right w:val="none" w:sz="0" w:space="0" w:color="auto"/>
              </w:divBdr>
            </w:div>
            <w:div w:id="417363340">
              <w:marLeft w:val="0"/>
              <w:marRight w:val="0"/>
              <w:marTop w:val="0"/>
              <w:marBottom w:val="0"/>
              <w:divBdr>
                <w:top w:val="none" w:sz="0" w:space="0" w:color="auto"/>
                <w:left w:val="none" w:sz="0" w:space="0" w:color="auto"/>
                <w:bottom w:val="none" w:sz="0" w:space="0" w:color="auto"/>
                <w:right w:val="none" w:sz="0" w:space="0" w:color="auto"/>
              </w:divBdr>
            </w:div>
            <w:div w:id="635109440">
              <w:marLeft w:val="0"/>
              <w:marRight w:val="0"/>
              <w:marTop w:val="0"/>
              <w:marBottom w:val="0"/>
              <w:divBdr>
                <w:top w:val="none" w:sz="0" w:space="0" w:color="auto"/>
                <w:left w:val="none" w:sz="0" w:space="0" w:color="auto"/>
                <w:bottom w:val="none" w:sz="0" w:space="0" w:color="auto"/>
                <w:right w:val="none" w:sz="0" w:space="0" w:color="auto"/>
              </w:divBdr>
            </w:div>
            <w:div w:id="214436244">
              <w:marLeft w:val="0"/>
              <w:marRight w:val="0"/>
              <w:marTop w:val="0"/>
              <w:marBottom w:val="0"/>
              <w:divBdr>
                <w:top w:val="none" w:sz="0" w:space="0" w:color="auto"/>
                <w:left w:val="none" w:sz="0" w:space="0" w:color="auto"/>
                <w:bottom w:val="none" w:sz="0" w:space="0" w:color="auto"/>
                <w:right w:val="none" w:sz="0" w:space="0" w:color="auto"/>
              </w:divBdr>
            </w:div>
            <w:div w:id="76706483">
              <w:marLeft w:val="0"/>
              <w:marRight w:val="0"/>
              <w:marTop w:val="0"/>
              <w:marBottom w:val="0"/>
              <w:divBdr>
                <w:top w:val="none" w:sz="0" w:space="0" w:color="auto"/>
                <w:left w:val="none" w:sz="0" w:space="0" w:color="auto"/>
                <w:bottom w:val="none" w:sz="0" w:space="0" w:color="auto"/>
                <w:right w:val="none" w:sz="0" w:space="0" w:color="auto"/>
              </w:divBdr>
            </w:div>
            <w:div w:id="1762067644">
              <w:marLeft w:val="0"/>
              <w:marRight w:val="0"/>
              <w:marTop w:val="0"/>
              <w:marBottom w:val="0"/>
              <w:divBdr>
                <w:top w:val="none" w:sz="0" w:space="0" w:color="auto"/>
                <w:left w:val="none" w:sz="0" w:space="0" w:color="auto"/>
                <w:bottom w:val="none" w:sz="0" w:space="0" w:color="auto"/>
                <w:right w:val="none" w:sz="0" w:space="0" w:color="auto"/>
              </w:divBdr>
            </w:div>
            <w:div w:id="599409092">
              <w:marLeft w:val="0"/>
              <w:marRight w:val="0"/>
              <w:marTop w:val="0"/>
              <w:marBottom w:val="0"/>
              <w:divBdr>
                <w:top w:val="none" w:sz="0" w:space="0" w:color="auto"/>
                <w:left w:val="none" w:sz="0" w:space="0" w:color="auto"/>
                <w:bottom w:val="none" w:sz="0" w:space="0" w:color="auto"/>
                <w:right w:val="none" w:sz="0" w:space="0" w:color="auto"/>
              </w:divBdr>
            </w:div>
            <w:div w:id="618685773">
              <w:marLeft w:val="0"/>
              <w:marRight w:val="0"/>
              <w:marTop w:val="0"/>
              <w:marBottom w:val="0"/>
              <w:divBdr>
                <w:top w:val="none" w:sz="0" w:space="0" w:color="auto"/>
                <w:left w:val="none" w:sz="0" w:space="0" w:color="auto"/>
                <w:bottom w:val="none" w:sz="0" w:space="0" w:color="auto"/>
                <w:right w:val="none" w:sz="0" w:space="0" w:color="auto"/>
              </w:divBdr>
            </w:div>
            <w:div w:id="1786270718">
              <w:marLeft w:val="0"/>
              <w:marRight w:val="0"/>
              <w:marTop w:val="0"/>
              <w:marBottom w:val="0"/>
              <w:divBdr>
                <w:top w:val="none" w:sz="0" w:space="0" w:color="auto"/>
                <w:left w:val="none" w:sz="0" w:space="0" w:color="auto"/>
                <w:bottom w:val="none" w:sz="0" w:space="0" w:color="auto"/>
                <w:right w:val="none" w:sz="0" w:space="0" w:color="auto"/>
              </w:divBdr>
            </w:div>
            <w:div w:id="1354333371">
              <w:marLeft w:val="0"/>
              <w:marRight w:val="0"/>
              <w:marTop w:val="0"/>
              <w:marBottom w:val="0"/>
              <w:divBdr>
                <w:top w:val="none" w:sz="0" w:space="0" w:color="auto"/>
                <w:left w:val="none" w:sz="0" w:space="0" w:color="auto"/>
                <w:bottom w:val="none" w:sz="0" w:space="0" w:color="auto"/>
                <w:right w:val="none" w:sz="0" w:space="0" w:color="auto"/>
              </w:divBdr>
            </w:div>
            <w:div w:id="1266226226">
              <w:marLeft w:val="0"/>
              <w:marRight w:val="0"/>
              <w:marTop w:val="0"/>
              <w:marBottom w:val="0"/>
              <w:divBdr>
                <w:top w:val="none" w:sz="0" w:space="0" w:color="auto"/>
                <w:left w:val="none" w:sz="0" w:space="0" w:color="auto"/>
                <w:bottom w:val="none" w:sz="0" w:space="0" w:color="auto"/>
                <w:right w:val="none" w:sz="0" w:space="0" w:color="auto"/>
              </w:divBdr>
            </w:div>
            <w:div w:id="1246106003">
              <w:marLeft w:val="0"/>
              <w:marRight w:val="0"/>
              <w:marTop w:val="0"/>
              <w:marBottom w:val="0"/>
              <w:divBdr>
                <w:top w:val="none" w:sz="0" w:space="0" w:color="auto"/>
                <w:left w:val="none" w:sz="0" w:space="0" w:color="auto"/>
                <w:bottom w:val="none" w:sz="0" w:space="0" w:color="auto"/>
                <w:right w:val="none" w:sz="0" w:space="0" w:color="auto"/>
              </w:divBdr>
            </w:div>
            <w:div w:id="1365247354">
              <w:marLeft w:val="0"/>
              <w:marRight w:val="0"/>
              <w:marTop w:val="0"/>
              <w:marBottom w:val="0"/>
              <w:divBdr>
                <w:top w:val="none" w:sz="0" w:space="0" w:color="auto"/>
                <w:left w:val="none" w:sz="0" w:space="0" w:color="auto"/>
                <w:bottom w:val="none" w:sz="0" w:space="0" w:color="auto"/>
                <w:right w:val="none" w:sz="0" w:space="0" w:color="auto"/>
              </w:divBdr>
            </w:div>
            <w:div w:id="301811663">
              <w:marLeft w:val="0"/>
              <w:marRight w:val="0"/>
              <w:marTop w:val="0"/>
              <w:marBottom w:val="0"/>
              <w:divBdr>
                <w:top w:val="none" w:sz="0" w:space="0" w:color="auto"/>
                <w:left w:val="none" w:sz="0" w:space="0" w:color="auto"/>
                <w:bottom w:val="none" w:sz="0" w:space="0" w:color="auto"/>
                <w:right w:val="none" w:sz="0" w:space="0" w:color="auto"/>
              </w:divBdr>
            </w:div>
            <w:div w:id="2099011372">
              <w:marLeft w:val="0"/>
              <w:marRight w:val="0"/>
              <w:marTop w:val="0"/>
              <w:marBottom w:val="0"/>
              <w:divBdr>
                <w:top w:val="none" w:sz="0" w:space="0" w:color="auto"/>
                <w:left w:val="none" w:sz="0" w:space="0" w:color="auto"/>
                <w:bottom w:val="none" w:sz="0" w:space="0" w:color="auto"/>
                <w:right w:val="none" w:sz="0" w:space="0" w:color="auto"/>
              </w:divBdr>
            </w:div>
            <w:div w:id="838927799">
              <w:marLeft w:val="0"/>
              <w:marRight w:val="0"/>
              <w:marTop w:val="0"/>
              <w:marBottom w:val="0"/>
              <w:divBdr>
                <w:top w:val="none" w:sz="0" w:space="0" w:color="auto"/>
                <w:left w:val="none" w:sz="0" w:space="0" w:color="auto"/>
                <w:bottom w:val="none" w:sz="0" w:space="0" w:color="auto"/>
                <w:right w:val="none" w:sz="0" w:space="0" w:color="auto"/>
              </w:divBdr>
            </w:div>
            <w:div w:id="1264411861">
              <w:marLeft w:val="0"/>
              <w:marRight w:val="0"/>
              <w:marTop w:val="0"/>
              <w:marBottom w:val="0"/>
              <w:divBdr>
                <w:top w:val="none" w:sz="0" w:space="0" w:color="auto"/>
                <w:left w:val="none" w:sz="0" w:space="0" w:color="auto"/>
                <w:bottom w:val="none" w:sz="0" w:space="0" w:color="auto"/>
                <w:right w:val="none" w:sz="0" w:space="0" w:color="auto"/>
              </w:divBdr>
            </w:div>
            <w:div w:id="1825009337">
              <w:marLeft w:val="0"/>
              <w:marRight w:val="0"/>
              <w:marTop w:val="0"/>
              <w:marBottom w:val="0"/>
              <w:divBdr>
                <w:top w:val="none" w:sz="0" w:space="0" w:color="auto"/>
                <w:left w:val="none" w:sz="0" w:space="0" w:color="auto"/>
                <w:bottom w:val="none" w:sz="0" w:space="0" w:color="auto"/>
                <w:right w:val="none" w:sz="0" w:space="0" w:color="auto"/>
              </w:divBdr>
            </w:div>
            <w:div w:id="1240291316">
              <w:marLeft w:val="0"/>
              <w:marRight w:val="0"/>
              <w:marTop w:val="0"/>
              <w:marBottom w:val="0"/>
              <w:divBdr>
                <w:top w:val="none" w:sz="0" w:space="0" w:color="auto"/>
                <w:left w:val="none" w:sz="0" w:space="0" w:color="auto"/>
                <w:bottom w:val="none" w:sz="0" w:space="0" w:color="auto"/>
                <w:right w:val="none" w:sz="0" w:space="0" w:color="auto"/>
              </w:divBdr>
            </w:div>
            <w:div w:id="1180851743">
              <w:marLeft w:val="0"/>
              <w:marRight w:val="0"/>
              <w:marTop w:val="0"/>
              <w:marBottom w:val="0"/>
              <w:divBdr>
                <w:top w:val="none" w:sz="0" w:space="0" w:color="auto"/>
                <w:left w:val="none" w:sz="0" w:space="0" w:color="auto"/>
                <w:bottom w:val="none" w:sz="0" w:space="0" w:color="auto"/>
                <w:right w:val="none" w:sz="0" w:space="0" w:color="auto"/>
              </w:divBdr>
            </w:div>
            <w:div w:id="1977564510">
              <w:marLeft w:val="0"/>
              <w:marRight w:val="0"/>
              <w:marTop w:val="0"/>
              <w:marBottom w:val="0"/>
              <w:divBdr>
                <w:top w:val="none" w:sz="0" w:space="0" w:color="auto"/>
                <w:left w:val="none" w:sz="0" w:space="0" w:color="auto"/>
                <w:bottom w:val="none" w:sz="0" w:space="0" w:color="auto"/>
                <w:right w:val="none" w:sz="0" w:space="0" w:color="auto"/>
              </w:divBdr>
            </w:div>
            <w:div w:id="1774085197">
              <w:marLeft w:val="0"/>
              <w:marRight w:val="0"/>
              <w:marTop w:val="0"/>
              <w:marBottom w:val="0"/>
              <w:divBdr>
                <w:top w:val="none" w:sz="0" w:space="0" w:color="auto"/>
                <w:left w:val="none" w:sz="0" w:space="0" w:color="auto"/>
                <w:bottom w:val="none" w:sz="0" w:space="0" w:color="auto"/>
                <w:right w:val="none" w:sz="0" w:space="0" w:color="auto"/>
              </w:divBdr>
            </w:div>
            <w:div w:id="16142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3106">
      <w:bodyDiv w:val="1"/>
      <w:marLeft w:val="0"/>
      <w:marRight w:val="0"/>
      <w:marTop w:val="0"/>
      <w:marBottom w:val="0"/>
      <w:divBdr>
        <w:top w:val="none" w:sz="0" w:space="0" w:color="auto"/>
        <w:left w:val="none" w:sz="0" w:space="0" w:color="auto"/>
        <w:bottom w:val="none" w:sz="0" w:space="0" w:color="auto"/>
        <w:right w:val="none" w:sz="0" w:space="0" w:color="auto"/>
      </w:divBdr>
      <w:divsChild>
        <w:div w:id="2082874397">
          <w:marLeft w:val="0"/>
          <w:marRight w:val="0"/>
          <w:marTop w:val="0"/>
          <w:marBottom w:val="0"/>
          <w:divBdr>
            <w:top w:val="none" w:sz="0" w:space="0" w:color="auto"/>
            <w:left w:val="none" w:sz="0" w:space="0" w:color="auto"/>
            <w:bottom w:val="none" w:sz="0" w:space="0" w:color="auto"/>
            <w:right w:val="none" w:sz="0" w:space="0" w:color="auto"/>
          </w:divBdr>
          <w:divsChild>
            <w:div w:id="1107845047">
              <w:marLeft w:val="0"/>
              <w:marRight w:val="0"/>
              <w:marTop w:val="0"/>
              <w:marBottom w:val="0"/>
              <w:divBdr>
                <w:top w:val="none" w:sz="0" w:space="0" w:color="auto"/>
                <w:left w:val="none" w:sz="0" w:space="0" w:color="auto"/>
                <w:bottom w:val="none" w:sz="0" w:space="0" w:color="auto"/>
                <w:right w:val="none" w:sz="0" w:space="0" w:color="auto"/>
              </w:divBdr>
            </w:div>
            <w:div w:id="217084691">
              <w:marLeft w:val="0"/>
              <w:marRight w:val="0"/>
              <w:marTop w:val="0"/>
              <w:marBottom w:val="0"/>
              <w:divBdr>
                <w:top w:val="none" w:sz="0" w:space="0" w:color="auto"/>
                <w:left w:val="none" w:sz="0" w:space="0" w:color="auto"/>
                <w:bottom w:val="none" w:sz="0" w:space="0" w:color="auto"/>
                <w:right w:val="none" w:sz="0" w:space="0" w:color="auto"/>
              </w:divBdr>
            </w:div>
            <w:div w:id="1267153387">
              <w:marLeft w:val="0"/>
              <w:marRight w:val="0"/>
              <w:marTop w:val="0"/>
              <w:marBottom w:val="0"/>
              <w:divBdr>
                <w:top w:val="none" w:sz="0" w:space="0" w:color="auto"/>
                <w:left w:val="none" w:sz="0" w:space="0" w:color="auto"/>
                <w:bottom w:val="none" w:sz="0" w:space="0" w:color="auto"/>
                <w:right w:val="none" w:sz="0" w:space="0" w:color="auto"/>
              </w:divBdr>
            </w:div>
            <w:div w:id="1987667087">
              <w:marLeft w:val="0"/>
              <w:marRight w:val="0"/>
              <w:marTop w:val="0"/>
              <w:marBottom w:val="0"/>
              <w:divBdr>
                <w:top w:val="none" w:sz="0" w:space="0" w:color="auto"/>
                <w:left w:val="none" w:sz="0" w:space="0" w:color="auto"/>
                <w:bottom w:val="none" w:sz="0" w:space="0" w:color="auto"/>
                <w:right w:val="none" w:sz="0" w:space="0" w:color="auto"/>
              </w:divBdr>
            </w:div>
            <w:div w:id="1896427314">
              <w:marLeft w:val="0"/>
              <w:marRight w:val="0"/>
              <w:marTop w:val="0"/>
              <w:marBottom w:val="0"/>
              <w:divBdr>
                <w:top w:val="none" w:sz="0" w:space="0" w:color="auto"/>
                <w:left w:val="none" w:sz="0" w:space="0" w:color="auto"/>
                <w:bottom w:val="none" w:sz="0" w:space="0" w:color="auto"/>
                <w:right w:val="none" w:sz="0" w:space="0" w:color="auto"/>
              </w:divBdr>
            </w:div>
            <w:div w:id="528758795">
              <w:marLeft w:val="0"/>
              <w:marRight w:val="0"/>
              <w:marTop w:val="0"/>
              <w:marBottom w:val="0"/>
              <w:divBdr>
                <w:top w:val="none" w:sz="0" w:space="0" w:color="auto"/>
                <w:left w:val="none" w:sz="0" w:space="0" w:color="auto"/>
                <w:bottom w:val="none" w:sz="0" w:space="0" w:color="auto"/>
                <w:right w:val="none" w:sz="0" w:space="0" w:color="auto"/>
              </w:divBdr>
            </w:div>
            <w:div w:id="106169186">
              <w:marLeft w:val="0"/>
              <w:marRight w:val="0"/>
              <w:marTop w:val="0"/>
              <w:marBottom w:val="0"/>
              <w:divBdr>
                <w:top w:val="none" w:sz="0" w:space="0" w:color="auto"/>
                <w:left w:val="none" w:sz="0" w:space="0" w:color="auto"/>
                <w:bottom w:val="none" w:sz="0" w:space="0" w:color="auto"/>
                <w:right w:val="none" w:sz="0" w:space="0" w:color="auto"/>
              </w:divBdr>
            </w:div>
            <w:div w:id="1136993518">
              <w:marLeft w:val="0"/>
              <w:marRight w:val="0"/>
              <w:marTop w:val="0"/>
              <w:marBottom w:val="0"/>
              <w:divBdr>
                <w:top w:val="none" w:sz="0" w:space="0" w:color="auto"/>
                <w:left w:val="none" w:sz="0" w:space="0" w:color="auto"/>
                <w:bottom w:val="none" w:sz="0" w:space="0" w:color="auto"/>
                <w:right w:val="none" w:sz="0" w:space="0" w:color="auto"/>
              </w:divBdr>
            </w:div>
            <w:div w:id="1140340100">
              <w:marLeft w:val="0"/>
              <w:marRight w:val="0"/>
              <w:marTop w:val="0"/>
              <w:marBottom w:val="0"/>
              <w:divBdr>
                <w:top w:val="none" w:sz="0" w:space="0" w:color="auto"/>
                <w:left w:val="none" w:sz="0" w:space="0" w:color="auto"/>
                <w:bottom w:val="none" w:sz="0" w:space="0" w:color="auto"/>
                <w:right w:val="none" w:sz="0" w:space="0" w:color="auto"/>
              </w:divBdr>
            </w:div>
            <w:div w:id="659114438">
              <w:marLeft w:val="0"/>
              <w:marRight w:val="0"/>
              <w:marTop w:val="0"/>
              <w:marBottom w:val="0"/>
              <w:divBdr>
                <w:top w:val="none" w:sz="0" w:space="0" w:color="auto"/>
                <w:left w:val="none" w:sz="0" w:space="0" w:color="auto"/>
                <w:bottom w:val="none" w:sz="0" w:space="0" w:color="auto"/>
                <w:right w:val="none" w:sz="0" w:space="0" w:color="auto"/>
              </w:divBdr>
            </w:div>
            <w:div w:id="1540390200">
              <w:marLeft w:val="0"/>
              <w:marRight w:val="0"/>
              <w:marTop w:val="0"/>
              <w:marBottom w:val="0"/>
              <w:divBdr>
                <w:top w:val="none" w:sz="0" w:space="0" w:color="auto"/>
                <w:left w:val="none" w:sz="0" w:space="0" w:color="auto"/>
                <w:bottom w:val="none" w:sz="0" w:space="0" w:color="auto"/>
                <w:right w:val="none" w:sz="0" w:space="0" w:color="auto"/>
              </w:divBdr>
            </w:div>
            <w:div w:id="4212563">
              <w:marLeft w:val="0"/>
              <w:marRight w:val="0"/>
              <w:marTop w:val="0"/>
              <w:marBottom w:val="0"/>
              <w:divBdr>
                <w:top w:val="none" w:sz="0" w:space="0" w:color="auto"/>
                <w:left w:val="none" w:sz="0" w:space="0" w:color="auto"/>
                <w:bottom w:val="none" w:sz="0" w:space="0" w:color="auto"/>
                <w:right w:val="none" w:sz="0" w:space="0" w:color="auto"/>
              </w:divBdr>
            </w:div>
            <w:div w:id="1455170394">
              <w:marLeft w:val="0"/>
              <w:marRight w:val="0"/>
              <w:marTop w:val="0"/>
              <w:marBottom w:val="0"/>
              <w:divBdr>
                <w:top w:val="none" w:sz="0" w:space="0" w:color="auto"/>
                <w:left w:val="none" w:sz="0" w:space="0" w:color="auto"/>
                <w:bottom w:val="none" w:sz="0" w:space="0" w:color="auto"/>
                <w:right w:val="none" w:sz="0" w:space="0" w:color="auto"/>
              </w:divBdr>
            </w:div>
            <w:div w:id="1133715363">
              <w:marLeft w:val="0"/>
              <w:marRight w:val="0"/>
              <w:marTop w:val="0"/>
              <w:marBottom w:val="0"/>
              <w:divBdr>
                <w:top w:val="none" w:sz="0" w:space="0" w:color="auto"/>
                <w:left w:val="none" w:sz="0" w:space="0" w:color="auto"/>
                <w:bottom w:val="none" w:sz="0" w:space="0" w:color="auto"/>
                <w:right w:val="none" w:sz="0" w:space="0" w:color="auto"/>
              </w:divBdr>
            </w:div>
            <w:div w:id="1337727316">
              <w:marLeft w:val="0"/>
              <w:marRight w:val="0"/>
              <w:marTop w:val="0"/>
              <w:marBottom w:val="0"/>
              <w:divBdr>
                <w:top w:val="none" w:sz="0" w:space="0" w:color="auto"/>
                <w:left w:val="none" w:sz="0" w:space="0" w:color="auto"/>
                <w:bottom w:val="none" w:sz="0" w:space="0" w:color="auto"/>
                <w:right w:val="none" w:sz="0" w:space="0" w:color="auto"/>
              </w:divBdr>
            </w:div>
            <w:div w:id="736899676">
              <w:marLeft w:val="0"/>
              <w:marRight w:val="0"/>
              <w:marTop w:val="0"/>
              <w:marBottom w:val="0"/>
              <w:divBdr>
                <w:top w:val="none" w:sz="0" w:space="0" w:color="auto"/>
                <w:left w:val="none" w:sz="0" w:space="0" w:color="auto"/>
                <w:bottom w:val="none" w:sz="0" w:space="0" w:color="auto"/>
                <w:right w:val="none" w:sz="0" w:space="0" w:color="auto"/>
              </w:divBdr>
            </w:div>
            <w:div w:id="118185795">
              <w:marLeft w:val="0"/>
              <w:marRight w:val="0"/>
              <w:marTop w:val="0"/>
              <w:marBottom w:val="0"/>
              <w:divBdr>
                <w:top w:val="none" w:sz="0" w:space="0" w:color="auto"/>
                <w:left w:val="none" w:sz="0" w:space="0" w:color="auto"/>
                <w:bottom w:val="none" w:sz="0" w:space="0" w:color="auto"/>
                <w:right w:val="none" w:sz="0" w:space="0" w:color="auto"/>
              </w:divBdr>
            </w:div>
            <w:div w:id="1138650761">
              <w:marLeft w:val="0"/>
              <w:marRight w:val="0"/>
              <w:marTop w:val="0"/>
              <w:marBottom w:val="0"/>
              <w:divBdr>
                <w:top w:val="none" w:sz="0" w:space="0" w:color="auto"/>
                <w:left w:val="none" w:sz="0" w:space="0" w:color="auto"/>
                <w:bottom w:val="none" w:sz="0" w:space="0" w:color="auto"/>
                <w:right w:val="none" w:sz="0" w:space="0" w:color="auto"/>
              </w:divBdr>
            </w:div>
            <w:div w:id="625353573">
              <w:marLeft w:val="0"/>
              <w:marRight w:val="0"/>
              <w:marTop w:val="0"/>
              <w:marBottom w:val="0"/>
              <w:divBdr>
                <w:top w:val="none" w:sz="0" w:space="0" w:color="auto"/>
                <w:left w:val="none" w:sz="0" w:space="0" w:color="auto"/>
                <w:bottom w:val="none" w:sz="0" w:space="0" w:color="auto"/>
                <w:right w:val="none" w:sz="0" w:space="0" w:color="auto"/>
              </w:divBdr>
            </w:div>
            <w:div w:id="1700817518">
              <w:marLeft w:val="0"/>
              <w:marRight w:val="0"/>
              <w:marTop w:val="0"/>
              <w:marBottom w:val="0"/>
              <w:divBdr>
                <w:top w:val="none" w:sz="0" w:space="0" w:color="auto"/>
                <w:left w:val="none" w:sz="0" w:space="0" w:color="auto"/>
                <w:bottom w:val="none" w:sz="0" w:space="0" w:color="auto"/>
                <w:right w:val="none" w:sz="0" w:space="0" w:color="auto"/>
              </w:divBdr>
            </w:div>
            <w:div w:id="500894471">
              <w:marLeft w:val="0"/>
              <w:marRight w:val="0"/>
              <w:marTop w:val="0"/>
              <w:marBottom w:val="0"/>
              <w:divBdr>
                <w:top w:val="none" w:sz="0" w:space="0" w:color="auto"/>
                <w:left w:val="none" w:sz="0" w:space="0" w:color="auto"/>
                <w:bottom w:val="none" w:sz="0" w:space="0" w:color="auto"/>
                <w:right w:val="none" w:sz="0" w:space="0" w:color="auto"/>
              </w:divBdr>
            </w:div>
            <w:div w:id="190648762">
              <w:marLeft w:val="0"/>
              <w:marRight w:val="0"/>
              <w:marTop w:val="0"/>
              <w:marBottom w:val="0"/>
              <w:divBdr>
                <w:top w:val="none" w:sz="0" w:space="0" w:color="auto"/>
                <w:left w:val="none" w:sz="0" w:space="0" w:color="auto"/>
                <w:bottom w:val="none" w:sz="0" w:space="0" w:color="auto"/>
                <w:right w:val="none" w:sz="0" w:space="0" w:color="auto"/>
              </w:divBdr>
            </w:div>
            <w:div w:id="533546166">
              <w:marLeft w:val="0"/>
              <w:marRight w:val="0"/>
              <w:marTop w:val="0"/>
              <w:marBottom w:val="0"/>
              <w:divBdr>
                <w:top w:val="none" w:sz="0" w:space="0" w:color="auto"/>
                <w:left w:val="none" w:sz="0" w:space="0" w:color="auto"/>
                <w:bottom w:val="none" w:sz="0" w:space="0" w:color="auto"/>
                <w:right w:val="none" w:sz="0" w:space="0" w:color="auto"/>
              </w:divBdr>
            </w:div>
            <w:div w:id="5819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82078">
      <w:bodyDiv w:val="1"/>
      <w:marLeft w:val="0"/>
      <w:marRight w:val="0"/>
      <w:marTop w:val="0"/>
      <w:marBottom w:val="0"/>
      <w:divBdr>
        <w:top w:val="none" w:sz="0" w:space="0" w:color="auto"/>
        <w:left w:val="none" w:sz="0" w:space="0" w:color="auto"/>
        <w:bottom w:val="none" w:sz="0" w:space="0" w:color="auto"/>
        <w:right w:val="none" w:sz="0" w:space="0" w:color="auto"/>
      </w:divBdr>
      <w:divsChild>
        <w:div w:id="1967615784">
          <w:marLeft w:val="0"/>
          <w:marRight w:val="0"/>
          <w:marTop w:val="0"/>
          <w:marBottom w:val="0"/>
          <w:divBdr>
            <w:top w:val="none" w:sz="0" w:space="0" w:color="auto"/>
            <w:left w:val="none" w:sz="0" w:space="0" w:color="auto"/>
            <w:bottom w:val="none" w:sz="0" w:space="0" w:color="auto"/>
            <w:right w:val="none" w:sz="0" w:space="0" w:color="auto"/>
          </w:divBdr>
          <w:divsChild>
            <w:div w:id="358969870">
              <w:marLeft w:val="0"/>
              <w:marRight w:val="0"/>
              <w:marTop w:val="0"/>
              <w:marBottom w:val="0"/>
              <w:divBdr>
                <w:top w:val="none" w:sz="0" w:space="0" w:color="auto"/>
                <w:left w:val="none" w:sz="0" w:space="0" w:color="auto"/>
                <w:bottom w:val="none" w:sz="0" w:space="0" w:color="auto"/>
                <w:right w:val="none" w:sz="0" w:space="0" w:color="auto"/>
              </w:divBdr>
            </w:div>
            <w:div w:id="701369010">
              <w:marLeft w:val="0"/>
              <w:marRight w:val="0"/>
              <w:marTop w:val="0"/>
              <w:marBottom w:val="0"/>
              <w:divBdr>
                <w:top w:val="none" w:sz="0" w:space="0" w:color="auto"/>
                <w:left w:val="none" w:sz="0" w:space="0" w:color="auto"/>
                <w:bottom w:val="none" w:sz="0" w:space="0" w:color="auto"/>
                <w:right w:val="none" w:sz="0" w:space="0" w:color="auto"/>
              </w:divBdr>
            </w:div>
            <w:div w:id="1512376687">
              <w:marLeft w:val="0"/>
              <w:marRight w:val="0"/>
              <w:marTop w:val="0"/>
              <w:marBottom w:val="0"/>
              <w:divBdr>
                <w:top w:val="none" w:sz="0" w:space="0" w:color="auto"/>
                <w:left w:val="none" w:sz="0" w:space="0" w:color="auto"/>
                <w:bottom w:val="none" w:sz="0" w:space="0" w:color="auto"/>
                <w:right w:val="none" w:sz="0" w:space="0" w:color="auto"/>
              </w:divBdr>
            </w:div>
            <w:div w:id="2092850752">
              <w:marLeft w:val="0"/>
              <w:marRight w:val="0"/>
              <w:marTop w:val="0"/>
              <w:marBottom w:val="0"/>
              <w:divBdr>
                <w:top w:val="none" w:sz="0" w:space="0" w:color="auto"/>
                <w:left w:val="none" w:sz="0" w:space="0" w:color="auto"/>
                <w:bottom w:val="none" w:sz="0" w:space="0" w:color="auto"/>
                <w:right w:val="none" w:sz="0" w:space="0" w:color="auto"/>
              </w:divBdr>
            </w:div>
            <w:div w:id="1530144611">
              <w:marLeft w:val="0"/>
              <w:marRight w:val="0"/>
              <w:marTop w:val="0"/>
              <w:marBottom w:val="0"/>
              <w:divBdr>
                <w:top w:val="none" w:sz="0" w:space="0" w:color="auto"/>
                <w:left w:val="none" w:sz="0" w:space="0" w:color="auto"/>
                <w:bottom w:val="none" w:sz="0" w:space="0" w:color="auto"/>
                <w:right w:val="none" w:sz="0" w:space="0" w:color="auto"/>
              </w:divBdr>
            </w:div>
            <w:div w:id="424155928">
              <w:marLeft w:val="0"/>
              <w:marRight w:val="0"/>
              <w:marTop w:val="0"/>
              <w:marBottom w:val="0"/>
              <w:divBdr>
                <w:top w:val="none" w:sz="0" w:space="0" w:color="auto"/>
                <w:left w:val="none" w:sz="0" w:space="0" w:color="auto"/>
                <w:bottom w:val="none" w:sz="0" w:space="0" w:color="auto"/>
                <w:right w:val="none" w:sz="0" w:space="0" w:color="auto"/>
              </w:divBdr>
            </w:div>
            <w:div w:id="97917047">
              <w:marLeft w:val="0"/>
              <w:marRight w:val="0"/>
              <w:marTop w:val="0"/>
              <w:marBottom w:val="0"/>
              <w:divBdr>
                <w:top w:val="none" w:sz="0" w:space="0" w:color="auto"/>
                <w:left w:val="none" w:sz="0" w:space="0" w:color="auto"/>
                <w:bottom w:val="none" w:sz="0" w:space="0" w:color="auto"/>
                <w:right w:val="none" w:sz="0" w:space="0" w:color="auto"/>
              </w:divBdr>
            </w:div>
            <w:div w:id="680008870">
              <w:marLeft w:val="0"/>
              <w:marRight w:val="0"/>
              <w:marTop w:val="0"/>
              <w:marBottom w:val="0"/>
              <w:divBdr>
                <w:top w:val="none" w:sz="0" w:space="0" w:color="auto"/>
                <w:left w:val="none" w:sz="0" w:space="0" w:color="auto"/>
                <w:bottom w:val="none" w:sz="0" w:space="0" w:color="auto"/>
                <w:right w:val="none" w:sz="0" w:space="0" w:color="auto"/>
              </w:divBdr>
            </w:div>
            <w:div w:id="216745213">
              <w:marLeft w:val="0"/>
              <w:marRight w:val="0"/>
              <w:marTop w:val="0"/>
              <w:marBottom w:val="0"/>
              <w:divBdr>
                <w:top w:val="none" w:sz="0" w:space="0" w:color="auto"/>
                <w:left w:val="none" w:sz="0" w:space="0" w:color="auto"/>
                <w:bottom w:val="none" w:sz="0" w:space="0" w:color="auto"/>
                <w:right w:val="none" w:sz="0" w:space="0" w:color="auto"/>
              </w:divBdr>
            </w:div>
            <w:div w:id="1041784197">
              <w:marLeft w:val="0"/>
              <w:marRight w:val="0"/>
              <w:marTop w:val="0"/>
              <w:marBottom w:val="0"/>
              <w:divBdr>
                <w:top w:val="none" w:sz="0" w:space="0" w:color="auto"/>
                <w:left w:val="none" w:sz="0" w:space="0" w:color="auto"/>
                <w:bottom w:val="none" w:sz="0" w:space="0" w:color="auto"/>
                <w:right w:val="none" w:sz="0" w:space="0" w:color="auto"/>
              </w:divBdr>
            </w:div>
            <w:div w:id="1250965726">
              <w:marLeft w:val="0"/>
              <w:marRight w:val="0"/>
              <w:marTop w:val="0"/>
              <w:marBottom w:val="0"/>
              <w:divBdr>
                <w:top w:val="none" w:sz="0" w:space="0" w:color="auto"/>
                <w:left w:val="none" w:sz="0" w:space="0" w:color="auto"/>
                <w:bottom w:val="none" w:sz="0" w:space="0" w:color="auto"/>
                <w:right w:val="none" w:sz="0" w:space="0" w:color="auto"/>
              </w:divBdr>
            </w:div>
            <w:div w:id="853497102">
              <w:marLeft w:val="0"/>
              <w:marRight w:val="0"/>
              <w:marTop w:val="0"/>
              <w:marBottom w:val="0"/>
              <w:divBdr>
                <w:top w:val="none" w:sz="0" w:space="0" w:color="auto"/>
                <w:left w:val="none" w:sz="0" w:space="0" w:color="auto"/>
                <w:bottom w:val="none" w:sz="0" w:space="0" w:color="auto"/>
                <w:right w:val="none" w:sz="0" w:space="0" w:color="auto"/>
              </w:divBdr>
            </w:div>
            <w:div w:id="694884418">
              <w:marLeft w:val="0"/>
              <w:marRight w:val="0"/>
              <w:marTop w:val="0"/>
              <w:marBottom w:val="0"/>
              <w:divBdr>
                <w:top w:val="none" w:sz="0" w:space="0" w:color="auto"/>
                <w:left w:val="none" w:sz="0" w:space="0" w:color="auto"/>
                <w:bottom w:val="none" w:sz="0" w:space="0" w:color="auto"/>
                <w:right w:val="none" w:sz="0" w:space="0" w:color="auto"/>
              </w:divBdr>
            </w:div>
            <w:div w:id="636955768">
              <w:marLeft w:val="0"/>
              <w:marRight w:val="0"/>
              <w:marTop w:val="0"/>
              <w:marBottom w:val="0"/>
              <w:divBdr>
                <w:top w:val="none" w:sz="0" w:space="0" w:color="auto"/>
                <w:left w:val="none" w:sz="0" w:space="0" w:color="auto"/>
                <w:bottom w:val="none" w:sz="0" w:space="0" w:color="auto"/>
                <w:right w:val="none" w:sz="0" w:space="0" w:color="auto"/>
              </w:divBdr>
            </w:div>
            <w:div w:id="454180629">
              <w:marLeft w:val="0"/>
              <w:marRight w:val="0"/>
              <w:marTop w:val="0"/>
              <w:marBottom w:val="0"/>
              <w:divBdr>
                <w:top w:val="none" w:sz="0" w:space="0" w:color="auto"/>
                <w:left w:val="none" w:sz="0" w:space="0" w:color="auto"/>
                <w:bottom w:val="none" w:sz="0" w:space="0" w:color="auto"/>
                <w:right w:val="none" w:sz="0" w:space="0" w:color="auto"/>
              </w:divBdr>
            </w:div>
            <w:div w:id="334191683">
              <w:marLeft w:val="0"/>
              <w:marRight w:val="0"/>
              <w:marTop w:val="0"/>
              <w:marBottom w:val="0"/>
              <w:divBdr>
                <w:top w:val="none" w:sz="0" w:space="0" w:color="auto"/>
                <w:left w:val="none" w:sz="0" w:space="0" w:color="auto"/>
                <w:bottom w:val="none" w:sz="0" w:space="0" w:color="auto"/>
                <w:right w:val="none" w:sz="0" w:space="0" w:color="auto"/>
              </w:divBdr>
            </w:div>
            <w:div w:id="733509900">
              <w:marLeft w:val="0"/>
              <w:marRight w:val="0"/>
              <w:marTop w:val="0"/>
              <w:marBottom w:val="0"/>
              <w:divBdr>
                <w:top w:val="none" w:sz="0" w:space="0" w:color="auto"/>
                <w:left w:val="none" w:sz="0" w:space="0" w:color="auto"/>
                <w:bottom w:val="none" w:sz="0" w:space="0" w:color="auto"/>
                <w:right w:val="none" w:sz="0" w:space="0" w:color="auto"/>
              </w:divBdr>
            </w:div>
            <w:div w:id="1819303115">
              <w:marLeft w:val="0"/>
              <w:marRight w:val="0"/>
              <w:marTop w:val="0"/>
              <w:marBottom w:val="0"/>
              <w:divBdr>
                <w:top w:val="none" w:sz="0" w:space="0" w:color="auto"/>
                <w:left w:val="none" w:sz="0" w:space="0" w:color="auto"/>
                <w:bottom w:val="none" w:sz="0" w:space="0" w:color="auto"/>
                <w:right w:val="none" w:sz="0" w:space="0" w:color="auto"/>
              </w:divBdr>
            </w:div>
            <w:div w:id="1834183000">
              <w:marLeft w:val="0"/>
              <w:marRight w:val="0"/>
              <w:marTop w:val="0"/>
              <w:marBottom w:val="0"/>
              <w:divBdr>
                <w:top w:val="none" w:sz="0" w:space="0" w:color="auto"/>
                <w:left w:val="none" w:sz="0" w:space="0" w:color="auto"/>
                <w:bottom w:val="none" w:sz="0" w:space="0" w:color="auto"/>
                <w:right w:val="none" w:sz="0" w:space="0" w:color="auto"/>
              </w:divBdr>
            </w:div>
            <w:div w:id="2118477640">
              <w:marLeft w:val="0"/>
              <w:marRight w:val="0"/>
              <w:marTop w:val="0"/>
              <w:marBottom w:val="0"/>
              <w:divBdr>
                <w:top w:val="none" w:sz="0" w:space="0" w:color="auto"/>
                <w:left w:val="none" w:sz="0" w:space="0" w:color="auto"/>
                <w:bottom w:val="none" w:sz="0" w:space="0" w:color="auto"/>
                <w:right w:val="none" w:sz="0" w:space="0" w:color="auto"/>
              </w:divBdr>
            </w:div>
            <w:div w:id="1705979904">
              <w:marLeft w:val="0"/>
              <w:marRight w:val="0"/>
              <w:marTop w:val="0"/>
              <w:marBottom w:val="0"/>
              <w:divBdr>
                <w:top w:val="none" w:sz="0" w:space="0" w:color="auto"/>
                <w:left w:val="none" w:sz="0" w:space="0" w:color="auto"/>
                <w:bottom w:val="none" w:sz="0" w:space="0" w:color="auto"/>
                <w:right w:val="none" w:sz="0" w:space="0" w:color="auto"/>
              </w:divBdr>
            </w:div>
            <w:div w:id="303892986">
              <w:marLeft w:val="0"/>
              <w:marRight w:val="0"/>
              <w:marTop w:val="0"/>
              <w:marBottom w:val="0"/>
              <w:divBdr>
                <w:top w:val="none" w:sz="0" w:space="0" w:color="auto"/>
                <w:left w:val="none" w:sz="0" w:space="0" w:color="auto"/>
                <w:bottom w:val="none" w:sz="0" w:space="0" w:color="auto"/>
                <w:right w:val="none" w:sz="0" w:space="0" w:color="auto"/>
              </w:divBdr>
            </w:div>
            <w:div w:id="946422380">
              <w:marLeft w:val="0"/>
              <w:marRight w:val="0"/>
              <w:marTop w:val="0"/>
              <w:marBottom w:val="0"/>
              <w:divBdr>
                <w:top w:val="none" w:sz="0" w:space="0" w:color="auto"/>
                <w:left w:val="none" w:sz="0" w:space="0" w:color="auto"/>
                <w:bottom w:val="none" w:sz="0" w:space="0" w:color="auto"/>
                <w:right w:val="none" w:sz="0" w:space="0" w:color="auto"/>
              </w:divBdr>
            </w:div>
            <w:div w:id="862017378">
              <w:marLeft w:val="0"/>
              <w:marRight w:val="0"/>
              <w:marTop w:val="0"/>
              <w:marBottom w:val="0"/>
              <w:divBdr>
                <w:top w:val="none" w:sz="0" w:space="0" w:color="auto"/>
                <w:left w:val="none" w:sz="0" w:space="0" w:color="auto"/>
                <w:bottom w:val="none" w:sz="0" w:space="0" w:color="auto"/>
                <w:right w:val="none" w:sz="0" w:space="0" w:color="auto"/>
              </w:divBdr>
            </w:div>
            <w:div w:id="1696885180">
              <w:marLeft w:val="0"/>
              <w:marRight w:val="0"/>
              <w:marTop w:val="0"/>
              <w:marBottom w:val="0"/>
              <w:divBdr>
                <w:top w:val="none" w:sz="0" w:space="0" w:color="auto"/>
                <w:left w:val="none" w:sz="0" w:space="0" w:color="auto"/>
                <w:bottom w:val="none" w:sz="0" w:space="0" w:color="auto"/>
                <w:right w:val="none" w:sz="0" w:space="0" w:color="auto"/>
              </w:divBdr>
            </w:div>
            <w:div w:id="1928076802">
              <w:marLeft w:val="0"/>
              <w:marRight w:val="0"/>
              <w:marTop w:val="0"/>
              <w:marBottom w:val="0"/>
              <w:divBdr>
                <w:top w:val="none" w:sz="0" w:space="0" w:color="auto"/>
                <w:left w:val="none" w:sz="0" w:space="0" w:color="auto"/>
                <w:bottom w:val="none" w:sz="0" w:space="0" w:color="auto"/>
                <w:right w:val="none" w:sz="0" w:space="0" w:color="auto"/>
              </w:divBdr>
            </w:div>
            <w:div w:id="1207184827">
              <w:marLeft w:val="0"/>
              <w:marRight w:val="0"/>
              <w:marTop w:val="0"/>
              <w:marBottom w:val="0"/>
              <w:divBdr>
                <w:top w:val="none" w:sz="0" w:space="0" w:color="auto"/>
                <w:left w:val="none" w:sz="0" w:space="0" w:color="auto"/>
                <w:bottom w:val="none" w:sz="0" w:space="0" w:color="auto"/>
                <w:right w:val="none" w:sz="0" w:space="0" w:color="auto"/>
              </w:divBdr>
            </w:div>
            <w:div w:id="2108036655">
              <w:marLeft w:val="0"/>
              <w:marRight w:val="0"/>
              <w:marTop w:val="0"/>
              <w:marBottom w:val="0"/>
              <w:divBdr>
                <w:top w:val="none" w:sz="0" w:space="0" w:color="auto"/>
                <w:left w:val="none" w:sz="0" w:space="0" w:color="auto"/>
                <w:bottom w:val="none" w:sz="0" w:space="0" w:color="auto"/>
                <w:right w:val="none" w:sz="0" w:space="0" w:color="auto"/>
              </w:divBdr>
            </w:div>
            <w:div w:id="372771217">
              <w:marLeft w:val="0"/>
              <w:marRight w:val="0"/>
              <w:marTop w:val="0"/>
              <w:marBottom w:val="0"/>
              <w:divBdr>
                <w:top w:val="none" w:sz="0" w:space="0" w:color="auto"/>
                <w:left w:val="none" w:sz="0" w:space="0" w:color="auto"/>
                <w:bottom w:val="none" w:sz="0" w:space="0" w:color="auto"/>
                <w:right w:val="none" w:sz="0" w:space="0" w:color="auto"/>
              </w:divBdr>
            </w:div>
            <w:div w:id="196508538">
              <w:marLeft w:val="0"/>
              <w:marRight w:val="0"/>
              <w:marTop w:val="0"/>
              <w:marBottom w:val="0"/>
              <w:divBdr>
                <w:top w:val="none" w:sz="0" w:space="0" w:color="auto"/>
                <w:left w:val="none" w:sz="0" w:space="0" w:color="auto"/>
                <w:bottom w:val="none" w:sz="0" w:space="0" w:color="auto"/>
                <w:right w:val="none" w:sz="0" w:space="0" w:color="auto"/>
              </w:divBdr>
            </w:div>
            <w:div w:id="861747940">
              <w:marLeft w:val="0"/>
              <w:marRight w:val="0"/>
              <w:marTop w:val="0"/>
              <w:marBottom w:val="0"/>
              <w:divBdr>
                <w:top w:val="none" w:sz="0" w:space="0" w:color="auto"/>
                <w:left w:val="none" w:sz="0" w:space="0" w:color="auto"/>
                <w:bottom w:val="none" w:sz="0" w:space="0" w:color="auto"/>
                <w:right w:val="none" w:sz="0" w:space="0" w:color="auto"/>
              </w:divBdr>
            </w:div>
            <w:div w:id="1158768669">
              <w:marLeft w:val="0"/>
              <w:marRight w:val="0"/>
              <w:marTop w:val="0"/>
              <w:marBottom w:val="0"/>
              <w:divBdr>
                <w:top w:val="none" w:sz="0" w:space="0" w:color="auto"/>
                <w:left w:val="none" w:sz="0" w:space="0" w:color="auto"/>
                <w:bottom w:val="none" w:sz="0" w:space="0" w:color="auto"/>
                <w:right w:val="none" w:sz="0" w:space="0" w:color="auto"/>
              </w:divBdr>
            </w:div>
            <w:div w:id="1306475274">
              <w:marLeft w:val="0"/>
              <w:marRight w:val="0"/>
              <w:marTop w:val="0"/>
              <w:marBottom w:val="0"/>
              <w:divBdr>
                <w:top w:val="none" w:sz="0" w:space="0" w:color="auto"/>
                <w:left w:val="none" w:sz="0" w:space="0" w:color="auto"/>
                <w:bottom w:val="none" w:sz="0" w:space="0" w:color="auto"/>
                <w:right w:val="none" w:sz="0" w:space="0" w:color="auto"/>
              </w:divBdr>
            </w:div>
            <w:div w:id="101609301">
              <w:marLeft w:val="0"/>
              <w:marRight w:val="0"/>
              <w:marTop w:val="0"/>
              <w:marBottom w:val="0"/>
              <w:divBdr>
                <w:top w:val="none" w:sz="0" w:space="0" w:color="auto"/>
                <w:left w:val="none" w:sz="0" w:space="0" w:color="auto"/>
                <w:bottom w:val="none" w:sz="0" w:space="0" w:color="auto"/>
                <w:right w:val="none" w:sz="0" w:space="0" w:color="auto"/>
              </w:divBdr>
            </w:div>
            <w:div w:id="1102342180">
              <w:marLeft w:val="0"/>
              <w:marRight w:val="0"/>
              <w:marTop w:val="0"/>
              <w:marBottom w:val="0"/>
              <w:divBdr>
                <w:top w:val="none" w:sz="0" w:space="0" w:color="auto"/>
                <w:left w:val="none" w:sz="0" w:space="0" w:color="auto"/>
                <w:bottom w:val="none" w:sz="0" w:space="0" w:color="auto"/>
                <w:right w:val="none" w:sz="0" w:space="0" w:color="auto"/>
              </w:divBdr>
            </w:div>
            <w:div w:id="1515195045">
              <w:marLeft w:val="0"/>
              <w:marRight w:val="0"/>
              <w:marTop w:val="0"/>
              <w:marBottom w:val="0"/>
              <w:divBdr>
                <w:top w:val="none" w:sz="0" w:space="0" w:color="auto"/>
                <w:left w:val="none" w:sz="0" w:space="0" w:color="auto"/>
                <w:bottom w:val="none" w:sz="0" w:space="0" w:color="auto"/>
                <w:right w:val="none" w:sz="0" w:space="0" w:color="auto"/>
              </w:divBdr>
            </w:div>
            <w:div w:id="1884557406">
              <w:marLeft w:val="0"/>
              <w:marRight w:val="0"/>
              <w:marTop w:val="0"/>
              <w:marBottom w:val="0"/>
              <w:divBdr>
                <w:top w:val="none" w:sz="0" w:space="0" w:color="auto"/>
                <w:left w:val="none" w:sz="0" w:space="0" w:color="auto"/>
                <w:bottom w:val="none" w:sz="0" w:space="0" w:color="auto"/>
                <w:right w:val="none" w:sz="0" w:space="0" w:color="auto"/>
              </w:divBdr>
            </w:div>
            <w:div w:id="1800949332">
              <w:marLeft w:val="0"/>
              <w:marRight w:val="0"/>
              <w:marTop w:val="0"/>
              <w:marBottom w:val="0"/>
              <w:divBdr>
                <w:top w:val="none" w:sz="0" w:space="0" w:color="auto"/>
                <w:left w:val="none" w:sz="0" w:space="0" w:color="auto"/>
                <w:bottom w:val="none" w:sz="0" w:space="0" w:color="auto"/>
                <w:right w:val="none" w:sz="0" w:space="0" w:color="auto"/>
              </w:divBdr>
            </w:div>
            <w:div w:id="77481430">
              <w:marLeft w:val="0"/>
              <w:marRight w:val="0"/>
              <w:marTop w:val="0"/>
              <w:marBottom w:val="0"/>
              <w:divBdr>
                <w:top w:val="none" w:sz="0" w:space="0" w:color="auto"/>
                <w:left w:val="none" w:sz="0" w:space="0" w:color="auto"/>
                <w:bottom w:val="none" w:sz="0" w:space="0" w:color="auto"/>
                <w:right w:val="none" w:sz="0" w:space="0" w:color="auto"/>
              </w:divBdr>
            </w:div>
            <w:div w:id="918976424">
              <w:marLeft w:val="0"/>
              <w:marRight w:val="0"/>
              <w:marTop w:val="0"/>
              <w:marBottom w:val="0"/>
              <w:divBdr>
                <w:top w:val="none" w:sz="0" w:space="0" w:color="auto"/>
                <w:left w:val="none" w:sz="0" w:space="0" w:color="auto"/>
                <w:bottom w:val="none" w:sz="0" w:space="0" w:color="auto"/>
                <w:right w:val="none" w:sz="0" w:space="0" w:color="auto"/>
              </w:divBdr>
            </w:div>
            <w:div w:id="461115056">
              <w:marLeft w:val="0"/>
              <w:marRight w:val="0"/>
              <w:marTop w:val="0"/>
              <w:marBottom w:val="0"/>
              <w:divBdr>
                <w:top w:val="none" w:sz="0" w:space="0" w:color="auto"/>
                <w:left w:val="none" w:sz="0" w:space="0" w:color="auto"/>
                <w:bottom w:val="none" w:sz="0" w:space="0" w:color="auto"/>
                <w:right w:val="none" w:sz="0" w:space="0" w:color="auto"/>
              </w:divBdr>
            </w:div>
            <w:div w:id="39863377">
              <w:marLeft w:val="0"/>
              <w:marRight w:val="0"/>
              <w:marTop w:val="0"/>
              <w:marBottom w:val="0"/>
              <w:divBdr>
                <w:top w:val="none" w:sz="0" w:space="0" w:color="auto"/>
                <w:left w:val="none" w:sz="0" w:space="0" w:color="auto"/>
                <w:bottom w:val="none" w:sz="0" w:space="0" w:color="auto"/>
                <w:right w:val="none" w:sz="0" w:space="0" w:color="auto"/>
              </w:divBdr>
            </w:div>
            <w:div w:id="2003467512">
              <w:marLeft w:val="0"/>
              <w:marRight w:val="0"/>
              <w:marTop w:val="0"/>
              <w:marBottom w:val="0"/>
              <w:divBdr>
                <w:top w:val="none" w:sz="0" w:space="0" w:color="auto"/>
                <w:left w:val="none" w:sz="0" w:space="0" w:color="auto"/>
                <w:bottom w:val="none" w:sz="0" w:space="0" w:color="auto"/>
                <w:right w:val="none" w:sz="0" w:space="0" w:color="auto"/>
              </w:divBdr>
            </w:div>
            <w:div w:id="1903057628">
              <w:marLeft w:val="0"/>
              <w:marRight w:val="0"/>
              <w:marTop w:val="0"/>
              <w:marBottom w:val="0"/>
              <w:divBdr>
                <w:top w:val="none" w:sz="0" w:space="0" w:color="auto"/>
                <w:left w:val="none" w:sz="0" w:space="0" w:color="auto"/>
                <w:bottom w:val="none" w:sz="0" w:space="0" w:color="auto"/>
                <w:right w:val="none" w:sz="0" w:space="0" w:color="auto"/>
              </w:divBdr>
            </w:div>
            <w:div w:id="1346444946">
              <w:marLeft w:val="0"/>
              <w:marRight w:val="0"/>
              <w:marTop w:val="0"/>
              <w:marBottom w:val="0"/>
              <w:divBdr>
                <w:top w:val="none" w:sz="0" w:space="0" w:color="auto"/>
                <w:left w:val="none" w:sz="0" w:space="0" w:color="auto"/>
                <w:bottom w:val="none" w:sz="0" w:space="0" w:color="auto"/>
                <w:right w:val="none" w:sz="0" w:space="0" w:color="auto"/>
              </w:divBdr>
            </w:div>
            <w:div w:id="1654094719">
              <w:marLeft w:val="0"/>
              <w:marRight w:val="0"/>
              <w:marTop w:val="0"/>
              <w:marBottom w:val="0"/>
              <w:divBdr>
                <w:top w:val="none" w:sz="0" w:space="0" w:color="auto"/>
                <w:left w:val="none" w:sz="0" w:space="0" w:color="auto"/>
                <w:bottom w:val="none" w:sz="0" w:space="0" w:color="auto"/>
                <w:right w:val="none" w:sz="0" w:space="0" w:color="auto"/>
              </w:divBdr>
            </w:div>
            <w:div w:id="1536037080">
              <w:marLeft w:val="0"/>
              <w:marRight w:val="0"/>
              <w:marTop w:val="0"/>
              <w:marBottom w:val="0"/>
              <w:divBdr>
                <w:top w:val="none" w:sz="0" w:space="0" w:color="auto"/>
                <w:left w:val="none" w:sz="0" w:space="0" w:color="auto"/>
                <w:bottom w:val="none" w:sz="0" w:space="0" w:color="auto"/>
                <w:right w:val="none" w:sz="0" w:space="0" w:color="auto"/>
              </w:divBdr>
            </w:div>
            <w:div w:id="765223874">
              <w:marLeft w:val="0"/>
              <w:marRight w:val="0"/>
              <w:marTop w:val="0"/>
              <w:marBottom w:val="0"/>
              <w:divBdr>
                <w:top w:val="none" w:sz="0" w:space="0" w:color="auto"/>
                <w:left w:val="none" w:sz="0" w:space="0" w:color="auto"/>
                <w:bottom w:val="none" w:sz="0" w:space="0" w:color="auto"/>
                <w:right w:val="none" w:sz="0" w:space="0" w:color="auto"/>
              </w:divBdr>
            </w:div>
            <w:div w:id="804545734">
              <w:marLeft w:val="0"/>
              <w:marRight w:val="0"/>
              <w:marTop w:val="0"/>
              <w:marBottom w:val="0"/>
              <w:divBdr>
                <w:top w:val="none" w:sz="0" w:space="0" w:color="auto"/>
                <w:left w:val="none" w:sz="0" w:space="0" w:color="auto"/>
                <w:bottom w:val="none" w:sz="0" w:space="0" w:color="auto"/>
                <w:right w:val="none" w:sz="0" w:space="0" w:color="auto"/>
              </w:divBdr>
            </w:div>
            <w:div w:id="605962268">
              <w:marLeft w:val="0"/>
              <w:marRight w:val="0"/>
              <w:marTop w:val="0"/>
              <w:marBottom w:val="0"/>
              <w:divBdr>
                <w:top w:val="none" w:sz="0" w:space="0" w:color="auto"/>
                <w:left w:val="none" w:sz="0" w:space="0" w:color="auto"/>
                <w:bottom w:val="none" w:sz="0" w:space="0" w:color="auto"/>
                <w:right w:val="none" w:sz="0" w:space="0" w:color="auto"/>
              </w:divBdr>
            </w:div>
            <w:div w:id="426313114">
              <w:marLeft w:val="0"/>
              <w:marRight w:val="0"/>
              <w:marTop w:val="0"/>
              <w:marBottom w:val="0"/>
              <w:divBdr>
                <w:top w:val="none" w:sz="0" w:space="0" w:color="auto"/>
                <w:left w:val="none" w:sz="0" w:space="0" w:color="auto"/>
                <w:bottom w:val="none" w:sz="0" w:space="0" w:color="auto"/>
                <w:right w:val="none" w:sz="0" w:space="0" w:color="auto"/>
              </w:divBdr>
            </w:div>
            <w:div w:id="1979650940">
              <w:marLeft w:val="0"/>
              <w:marRight w:val="0"/>
              <w:marTop w:val="0"/>
              <w:marBottom w:val="0"/>
              <w:divBdr>
                <w:top w:val="none" w:sz="0" w:space="0" w:color="auto"/>
                <w:left w:val="none" w:sz="0" w:space="0" w:color="auto"/>
                <w:bottom w:val="none" w:sz="0" w:space="0" w:color="auto"/>
                <w:right w:val="none" w:sz="0" w:space="0" w:color="auto"/>
              </w:divBdr>
            </w:div>
            <w:div w:id="2129927523">
              <w:marLeft w:val="0"/>
              <w:marRight w:val="0"/>
              <w:marTop w:val="0"/>
              <w:marBottom w:val="0"/>
              <w:divBdr>
                <w:top w:val="none" w:sz="0" w:space="0" w:color="auto"/>
                <w:left w:val="none" w:sz="0" w:space="0" w:color="auto"/>
                <w:bottom w:val="none" w:sz="0" w:space="0" w:color="auto"/>
                <w:right w:val="none" w:sz="0" w:space="0" w:color="auto"/>
              </w:divBdr>
            </w:div>
            <w:div w:id="1901596034">
              <w:marLeft w:val="0"/>
              <w:marRight w:val="0"/>
              <w:marTop w:val="0"/>
              <w:marBottom w:val="0"/>
              <w:divBdr>
                <w:top w:val="none" w:sz="0" w:space="0" w:color="auto"/>
                <w:left w:val="none" w:sz="0" w:space="0" w:color="auto"/>
                <w:bottom w:val="none" w:sz="0" w:space="0" w:color="auto"/>
                <w:right w:val="none" w:sz="0" w:space="0" w:color="auto"/>
              </w:divBdr>
            </w:div>
            <w:div w:id="954212093">
              <w:marLeft w:val="0"/>
              <w:marRight w:val="0"/>
              <w:marTop w:val="0"/>
              <w:marBottom w:val="0"/>
              <w:divBdr>
                <w:top w:val="none" w:sz="0" w:space="0" w:color="auto"/>
                <w:left w:val="none" w:sz="0" w:space="0" w:color="auto"/>
                <w:bottom w:val="none" w:sz="0" w:space="0" w:color="auto"/>
                <w:right w:val="none" w:sz="0" w:space="0" w:color="auto"/>
              </w:divBdr>
            </w:div>
            <w:div w:id="1795057061">
              <w:marLeft w:val="0"/>
              <w:marRight w:val="0"/>
              <w:marTop w:val="0"/>
              <w:marBottom w:val="0"/>
              <w:divBdr>
                <w:top w:val="none" w:sz="0" w:space="0" w:color="auto"/>
                <w:left w:val="none" w:sz="0" w:space="0" w:color="auto"/>
                <w:bottom w:val="none" w:sz="0" w:space="0" w:color="auto"/>
                <w:right w:val="none" w:sz="0" w:space="0" w:color="auto"/>
              </w:divBdr>
            </w:div>
            <w:div w:id="114061389">
              <w:marLeft w:val="0"/>
              <w:marRight w:val="0"/>
              <w:marTop w:val="0"/>
              <w:marBottom w:val="0"/>
              <w:divBdr>
                <w:top w:val="none" w:sz="0" w:space="0" w:color="auto"/>
                <w:left w:val="none" w:sz="0" w:space="0" w:color="auto"/>
                <w:bottom w:val="none" w:sz="0" w:space="0" w:color="auto"/>
                <w:right w:val="none" w:sz="0" w:space="0" w:color="auto"/>
              </w:divBdr>
            </w:div>
            <w:div w:id="1816800122">
              <w:marLeft w:val="0"/>
              <w:marRight w:val="0"/>
              <w:marTop w:val="0"/>
              <w:marBottom w:val="0"/>
              <w:divBdr>
                <w:top w:val="none" w:sz="0" w:space="0" w:color="auto"/>
                <w:left w:val="none" w:sz="0" w:space="0" w:color="auto"/>
                <w:bottom w:val="none" w:sz="0" w:space="0" w:color="auto"/>
                <w:right w:val="none" w:sz="0" w:space="0" w:color="auto"/>
              </w:divBdr>
            </w:div>
            <w:div w:id="82379031">
              <w:marLeft w:val="0"/>
              <w:marRight w:val="0"/>
              <w:marTop w:val="0"/>
              <w:marBottom w:val="0"/>
              <w:divBdr>
                <w:top w:val="none" w:sz="0" w:space="0" w:color="auto"/>
                <w:left w:val="none" w:sz="0" w:space="0" w:color="auto"/>
                <w:bottom w:val="none" w:sz="0" w:space="0" w:color="auto"/>
                <w:right w:val="none" w:sz="0" w:space="0" w:color="auto"/>
              </w:divBdr>
            </w:div>
            <w:div w:id="1549142383">
              <w:marLeft w:val="0"/>
              <w:marRight w:val="0"/>
              <w:marTop w:val="0"/>
              <w:marBottom w:val="0"/>
              <w:divBdr>
                <w:top w:val="none" w:sz="0" w:space="0" w:color="auto"/>
                <w:left w:val="none" w:sz="0" w:space="0" w:color="auto"/>
                <w:bottom w:val="none" w:sz="0" w:space="0" w:color="auto"/>
                <w:right w:val="none" w:sz="0" w:space="0" w:color="auto"/>
              </w:divBdr>
            </w:div>
            <w:div w:id="1702702031">
              <w:marLeft w:val="0"/>
              <w:marRight w:val="0"/>
              <w:marTop w:val="0"/>
              <w:marBottom w:val="0"/>
              <w:divBdr>
                <w:top w:val="none" w:sz="0" w:space="0" w:color="auto"/>
                <w:left w:val="none" w:sz="0" w:space="0" w:color="auto"/>
                <w:bottom w:val="none" w:sz="0" w:space="0" w:color="auto"/>
                <w:right w:val="none" w:sz="0" w:space="0" w:color="auto"/>
              </w:divBdr>
            </w:div>
            <w:div w:id="1278565825">
              <w:marLeft w:val="0"/>
              <w:marRight w:val="0"/>
              <w:marTop w:val="0"/>
              <w:marBottom w:val="0"/>
              <w:divBdr>
                <w:top w:val="none" w:sz="0" w:space="0" w:color="auto"/>
                <w:left w:val="none" w:sz="0" w:space="0" w:color="auto"/>
                <w:bottom w:val="none" w:sz="0" w:space="0" w:color="auto"/>
                <w:right w:val="none" w:sz="0" w:space="0" w:color="auto"/>
              </w:divBdr>
            </w:div>
            <w:div w:id="1638760352">
              <w:marLeft w:val="0"/>
              <w:marRight w:val="0"/>
              <w:marTop w:val="0"/>
              <w:marBottom w:val="0"/>
              <w:divBdr>
                <w:top w:val="none" w:sz="0" w:space="0" w:color="auto"/>
                <w:left w:val="none" w:sz="0" w:space="0" w:color="auto"/>
                <w:bottom w:val="none" w:sz="0" w:space="0" w:color="auto"/>
                <w:right w:val="none" w:sz="0" w:space="0" w:color="auto"/>
              </w:divBdr>
            </w:div>
            <w:div w:id="1237595949">
              <w:marLeft w:val="0"/>
              <w:marRight w:val="0"/>
              <w:marTop w:val="0"/>
              <w:marBottom w:val="0"/>
              <w:divBdr>
                <w:top w:val="none" w:sz="0" w:space="0" w:color="auto"/>
                <w:left w:val="none" w:sz="0" w:space="0" w:color="auto"/>
                <w:bottom w:val="none" w:sz="0" w:space="0" w:color="auto"/>
                <w:right w:val="none" w:sz="0" w:space="0" w:color="auto"/>
              </w:divBdr>
            </w:div>
            <w:div w:id="1296839781">
              <w:marLeft w:val="0"/>
              <w:marRight w:val="0"/>
              <w:marTop w:val="0"/>
              <w:marBottom w:val="0"/>
              <w:divBdr>
                <w:top w:val="none" w:sz="0" w:space="0" w:color="auto"/>
                <w:left w:val="none" w:sz="0" w:space="0" w:color="auto"/>
                <w:bottom w:val="none" w:sz="0" w:space="0" w:color="auto"/>
                <w:right w:val="none" w:sz="0" w:space="0" w:color="auto"/>
              </w:divBdr>
            </w:div>
            <w:div w:id="800882457">
              <w:marLeft w:val="0"/>
              <w:marRight w:val="0"/>
              <w:marTop w:val="0"/>
              <w:marBottom w:val="0"/>
              <w:divBdr>
                <w:top w:val="none" w:sz="0" w:space="0" w:color="auto"/>
                <w:left w:val="none" w:sz="0" w:space="0" w:color="auto"/>
                <w:bottom w:val="none" w:sz="0" w:space="0" w:color="auto"/>
                <w:right w:val="none" w:sz="0" w:space="0" w:color="auto"/>
              </w:divBdr>
            </w:div>
            <w:div w:id="479077163">
              <w:marLeft w:val="0"/>
              <w:marRight w:val="0"/>
              <w:marTop w:val="0"/>
              <w:marBottom w:val="0"/>
              <w:divBdr>
                <w:top w:val="none" w:sz="0" w:space="0" w:color="auto"/>
                <w:left w:val="none" w:sz="0" w:space="0" w:color="auto"/>
                <w:bottom w:val="none" w:sz="0" w:space="0" w:color="auto"/>
                <w:right w:val="none" w:sz="0" w:space="0" w:color="auto"/>
              </w:divBdr>
            </w:div>
            <w:div w:id="1076395424">
              <w:marLeft w:val="0"/>
              <w:marRight w:val="0"/>
              <w:marTop w:val="0"/>
              <w:marBottom w:val="0"/>
              <w:divBdr>
                <w:top w:val="none" w:sz="0" w:space="0" w:color="auto"/>
                <w:left w:val="none" w:sz="0" w:space="0" w:color="auto"/>
                <w:bottom w:val="none" w:sz="0" w:space="0" w:color="auto"/>
                <w:right w:val="none" w:sz="0" w:space="0" w:color="auto"/>
              </w:divBdr>
            </w:div>
            <w:div w:id="2124571812">
              <w:marLeft w:val="0"/>
              <w:marRight w:val="0"/>
              <w:marTop w:val="0"/>
              <w:marBottom w:val="0"/>
              <w:divBdr>
                <w:top w:val="none" w:sz="0" w:space="0" w:color="auto"/>
                <w:left w:val="none" w:sz="0" w:space="0" w:color="auto"/>
                <w:bottom w:val="none" w:sz="0" w:space="0" w:color="auto"/>
                <w:right w:val="none" w:sz="0" w:space="0" w:color="auto"/>
              </w:divBdr>
            </w:div>
            <w:div w:id="245968260">
              <w:marLeft w:val="0"/>
              <w:marRight w:val="0"/>
              <w:marTop w:val="0"/>
              <w:marBottom w:val="0"/>
              <w:divBdr>
                <w:top w:val="none" w:sz="0" w:space="0" w:color="auto"/>
                <w:left w:val="none" w:sz="0" w:space="0" w:color="auto"/>
                <w:bottom w:val="none" w:sz="0" w:space="0" w:color="auto"/>
                <w:right w:val="none" w:sz="0" w:space="0" w:color="auto"/>
              </w:divBdr>
            </w:div>
            <w:div w:id="813329404">
              <w:marLeft w:val="0"/>
              <w:marRight w:val="0"/>
              <w:marTop w:val="0"/>
              <w:marBottom w:val="0"/>
              <w:divBdr>
                <w:top w:val="none" w:sz="0" w:space="0" w:color="auto"/>
                <w:left w:val="none" w:sz="0" w:space="0" w:color="auto"/>
                <w:bottom w:val="none" w:sz="0" w:space="0" w:color="auto"/>
                <w:right w:val="none" w:sz="0" w:space="0" w:color="auto"/>
              </w:divBdr>
            </w:div>
            <w:div w:id="1463039057">
              <w:marLeft w:val="0"/>
              <w:marRight w:val="0"/>
              <w:marTop w:val="0"/>
              <w:marBottom w:val="0"/>
              <w:divBdr>
                <w:top w:val="none" w:sz="0" w:space="0" w:color="auto"/>
                <w:left w:val="none" w:sz="0" w:space="0" w:color="auto"/>
                <w:bottom w:val="none" w:sz="0" w:space="0" w:color="auto"/>
                <w:right w:val="none" w:sz="0" w:space="0" w:color="auto"/>
              </w:divBdr>
            </w:div>
            <w:div w:id="515653677">
              <w:marLeft w:val="0"/>
              <w:marRight w:val="0"/>
              <w:marTop w:val="0"/>
              <w:marBottom w:val="0"/>
              <w:divBdr>
                <w:top w:val="none" w:sz="0" w:space="0" w:color="auto"/>
                <w:left w:val="none" w:sz="0" w:space="0" w:color="auto"/>
                <w:bottom w:val="none" w:sz="0" w:space="0" w:color="auto"/>
                <w:right w:val="none" w:sz="0" w:space="0" w:color="auto"/>
              </w:divBdr>
            </w:div>
            <w:div w:id="358118791">
              <w:marLeft w:val="0"/>
              <w:marRight w:val="0"/>
              <w:marTop w:val="0"/>
              <w:marBottom w:val="0"/>
              <w:divBdr>
                <w:top w:val="none" w:sz="0" w:space="0" w:color="auto"/>
                <w:left w:val="none" w:sz="0" w:space="0" w:color="auto"/>
                <w:bottom w:val="none" w:sz="0" w:space="0" w:color="auto"/>
                <w:right w:val="none" w:sz="0" w:space="0" w:color="auto"/>
              </w:divBdr>
            </w:div>
            <w:div w:id="1553342456">
              <w:marLeft w:val="0"/>
              <w:marRight w:val="0"/>
              <w:marTop w:val="0"/>
              <w:marBottom w:val="0"/>
              <w:divBdr>
                <w:top w:val="none" w:sz="0" w:space="0" w:color="auto"/>
                <w:left w:val="none" w:sz="0" w:space="0" w:color="auto"/>
                <w:bottom w:val="none" w:sz="0" w:space="0" w:color="auto"/>
                <w:right w:val="none" w:sz="0" w:space="0" w:color="auto"/>
              </w:divBdr>
            </w:div>
            <w:div w:id="2039622217">
              <w:marLeft w:val="0"/>
              <w:marRight w:val="0"/>
              <w:marTop w:val="0"/>
              <w:marBottom w:val="0"/>
              <w:divBdr>
                <w:top w:val="none" w:sz="0" w:space="0" w:color="auto"/>
                <w:left w:val="none" w:sz="0" w:space="0" w:color="auto"/>
                <w:bottom w:val="none" w:sz="0" w:space="0" w:color="auto"/>
                <w:right w:val="none" w:sz="0" w:space="0" w:color="auto"/>
              </w:divBdr>
            </w:div>
            <w:div w:id="885138182">
              <w:marLeft w:val="0"/>
              <w:marRight w:val="0"/>
              <w:marTop w:val="0"/>
              <w:marBottom w:val="0"/>
              <w:divBdr>
                <w:top w:val="none" w:sz="0" w:space="0" w:color="auto"/>
                <w:left w:val="none" w:sz="0" w:space="0" w:color="auto"/>
                <w:bottom w:val="none" w:sz="0" w:space="0" w:color="auto"/>
                <w:right w:val="none" w:sz="0" w:space="0" w:color="auto"/>
              </w:divBdr>
            </w:div>
            <w:div w:id="684669302">
              <w:marLeft w:val="0"/>
              <w:marRight w:val="0"/>
              <w:marTop w:val="0"/>
              <w:marBottom w:val="0"/>
              <w:divBdr>
                <w:top w:val="none" w:sz="0" w:space="0" w:color="auto"/>
                <w:left w:val="none" w:sz="0" w:space="0" w:color="auto"/>
                <w:bottom w:val="none" w:sz="0" w:space="0" w:color="auto"/>
                <w:right w:val="none" w:sz="0" w:space="0" w:color="auto"/>
              </w:divBdr>
            </w:div>
            <w:div w:id="25641438">
              <w:marLeft w:val="0"/>
              <w:marRight w:val="0"/>
              <w:marTop w:val="0"/>
              <w:marBottom w:val="0"/>
              <w:divBdr>
                <w:top w:val="none" w:sz="0" w:space="0" w:color="auto"/>
                <w:left w:val="none" w:sz="0" w:space="0" w:color="auto"/>
                <w:bottom w:val="none" w:sz="0" w:space="0" w:color="auto"/>
                <w:right w:val="none" w:sz="0" w:space="0" w:color="auto"/>
              </w:divBdr>
            </w:div>
            <w:div w:id="1920408780">
              <w:marLeft w:val="0"/>
              <w:marRight w:val="0"/>
              <w:marTop w:val="0"/>
              <w:marBottom w:val="0"/>
              <w:divBdr>
                <w:top w:val="none" w:sz="0" w:space="0" w:color="auto"/>
                <w:left w:val="none" w:sz="0" w:space="0" w:color="auto"/>
                <w:bottom w:val="none" w:sz="0" w:space="0" w:color="auto"/>
                <w:right w:val="none" w:sz="0" w:space="0" w:color="auto"/>
              </w:divBdr>
            </w:div>
            <w:div w:id="1027869833">
              <w:marLeft w:val="0"/>
              <w:marRight w:val="0"/>
              <w:marTop w:val="0"/>
              <w:marBottom w:val="0"/>
              <w:divBdr>
                <w:top w:val="none" w:sz="0" w:space="0" w:color="auto"/>
                <w:left w:val="none" w:sz="0" w:space="0" w:color="auto"/>
                <w:bottom w:val="none" w:sz="0" w:space="0" w:color="auto"/>
                <w:right w:val="none" w:sz="0" w:space="0" w:color="auto"/>
              </w:divBdr>
            </w:div>
            <w:div w:id="1725787139">
              <w:marLeft w:val="0"/>
              <w:marRight w:val="0"/>
              <w:marTop w:val="0"/>
              <w:marBottom w:val="0"/>
              <w:divBdr>
                <w:top w:val="none" w:sz="0" w:space="0" w:color="auto"/>
                <w:left w:val="none" w:sz="0" w:space="0" w:color="auto"/>
                <w:bottom w:val="none" w:sz="0" w:space="0" w:color="auto"/>
                <w:right w:val="none" w:sz="0" w:space="0" w:color="auto"/>
              </w:divBdr>
            </w:div>
            <w:div w:id="1721392413">
              <w:marLeft w:val="0"/>
              <w:marRight w:val="0"/>
              <w:marTop w:val="0"/>
              <w:marBottom w:val="0"/>
              <w:divBdr>
                <w:top w:val="none" w:sz="0" w:space="0" w:color="auto"/>
                <w:left w:val="none" w:sz="0" w:space="0" w:color="auto"/>
                <w:bottom w:val="none" w:sz="0" w:space="0" w:color="auto"/>
                <w:right w:val="none" w:sz="0" w:space="0" w:color="auto"/>
              </w:divBdr>
            </w:div>
            <w:div w:id="1380858837">
              <w:marLeft w:val="0"/>
              <w:marRight w:val="0"/>
              <w:marTop w:val="0"/>
              <w:marBottom w:val="0"/>
              <w:divBdr>
                <w:top w:val="none" w:sz="0" w:space="0" w:color="auto"/>
                <w:left w:val="none" w:sz="0" w:space="0" w:color="auto"/>
                <w:bottom w:val="none" w:sz="0" w:space="0" w:color="auto"/>
                <w:right w:val="none" w:sz="0" w:space="0" w:color="auto"/>
              </w:divBdr>
            </w:div>
            <w:div w:id="1631745664">
              <w:marLeft w:val="0"/>
              <w:marRight w:val="0"/>
              <w:marTop w:val="0"/>
              <w:marBottom w:val="0"/>
              <w:divBdr>
                <w:top w:val="none" w:sz="0" w:space="0" w:color="auto"/>
                <w:left w:val="none" w:sz="0" w:space="0" w:color="auto"/>
                <w:bottom w:val="none" w:sz="0" w:space="0" w:color="auto"/>
                <w:right w:val="none" w:sz="0" w:space="0" w:color="auto"/>
              </w:divBdr>
            </w:div>
            <w:div w:id="1240746313">
              <w:marLeft w:val="0"/>
              <w:marRight w:val="0"/>
              <w:marTop w:val="0"/>
              <w:marBottom w:val="0"/>
              <w:divBdr>
                <w:top w:val="none" w:sz="0" w:space="0" w:color="auto"/>
                <w:left w:val="none" w:sz="0" w:space="0" w:color="auto"/>
                <w:bottom w:val="none" w:sz="0" w:space="0" w:color="auto"/>
                <w:right w:val="none" w:sz="0" w:space="0" w:color="auto"/>
              </w:divBdr>
            </w:div>
            <w:div w:id="465393983">
              <w:marLeft w:val="0"/>
              <w:marRight w:val="0"/>
              <w:marTop w:val="0"/>
              <w:marBottom w:val="0"/>
              <w:divBdr>
                <w:top w:val="none" w:sz="0" w:space="0" w:color="auto"/>
                <w:left w:val="none" w:sz="0" w:space="0" w:color="auto"/>
                <w:bottom w:val="none" w:sz="0" w:space="0" w:color="auto"/>
                <w:right w:val="none" w:sz="0" w:space="0" w:color="auto"/>
              </w:divBdr>
            </w:div>
            <w:div w:id="1519150299">
              <w:marLeft w:val="0"/>
              <w:marRight w:val="0"/>
              <w:marTop w:val="0"/>
              <w:marBottom w:val="0"/>
              <w:divBdr>
                <w:top w:val="none" w:sz="0" w:space="0" w:color="auto"/>
                <w:left w:val="none" w:sz="0" w:space="0" w:color="auto"/>
                <w:bottom w:val="none" w:sz="0" w:space="0" w:color="auto"/>
                <w:right w:val="none" w:sz="0" w:space="0" w:color="auto"/>
              </w:divBdr>
            </w:div>
            <w:div w:id="1028530169">
              <w:marLeft w:val="0"/>
              <w:marRight w:val="0"/>
              <w:marTop w:val="0"/>
              <w:marBottom w:val="0"/>
              <w:divBdr>
                <w:top w:val="none" w:sz="0" w:space="0" w:color="auto"/>
                <w:left w:val="none" w:sz="0" w:space="0" w:color="auto"/>
                <w:bottom w:val="none" w:sz="0" w:space="0" w:color="auto"/>
                <w:right w:val="none" w:sz="0" w:space="0" w:color="auto"/>
              </w:divBdr>
            </w:div>
            <w:div w:id="438526896">
              <w:marLeft w:val="0"/>
              <w:marRight w:val="0"/>
              <w:marTop w:val="0"/>
              <w:marBottom w:val="0"/>
              <w:divBdr>
                <w:top w:val="none" w:sz="0" w:space="0" w:color="auto"/>
                <w:left w:val="none" w:sz="0" w:space="0" w:color="auto"/>
                <w:bottom w:val="none" w:sz="0" w:space="0" w:color="auto"/>
                <w:right w:val="none" w:sz="0" w:space="0" w:color="auto"/>
              </w:divBdr>
            </w:div>
            <w:div w:id="1897662108">
              <w:marLeft w:val="0"/>
              <w:marRight w:val="0"/>
              <w:marTop w:val="0"/>
              <w:marBottom w:val="0"/>
              <w:divBdr>
                <w:top w:val="none" w:sz="0" w:space="0" w:color="auto"/>
                <w:left w:val="none" w:sz="0" w:space="0" w:color="auto"/>
                <w:bottom w:val="none" w:sz="0" w:space="0" w:color="auto"/>
                <w:right w:val="none" w:sz="0" w:space="0" w:color="auto"/>
              </w:divBdr>
            </w:div>
            <w:div w:id="114258600">
              <w:marLeft w:val="0"/>
              <w:marRight w:val="0"/>
              <w:marTop w:val="0"/>
              <w:marBottom w:val="0"/>
              <w:divBdr>
                <w:top w:val="none" w:sz="0" w:space="0" w:color="auto"/>
                <w:left w:val="none" w:sz="0" w:space="0" w:color="auto"/>
                <w:bottom w:val="none" w:sz="0" w:space="0" w:color="auto"/>
                <w:right w:val="none" w:sz="0" w:space="0" w:color="auto"/>
              </w:divBdr>
            </w:div>
            <w:div w:id="1272014738">
              <w:marLeft w:val="0"/>
              <w:marRight w:val="0"/>
              <w:marTop w:val="0"/>
              <w:marBottom w:val="0"/>
              <w:divBdr>
                <w:top w:val="none" w:sz="0" w:space="0" w:color="auto"/>
                <w:left w:val="none" w:sz="0" w:space="0" w:color="auto"/>
                <w:bottom w:val="none" w:sz="0" w:space="0" w:color="auto"/>
                <w:right w:val="none" w:sz="0" w:space="0" w:color="auto"/>
              </w:divBdr>
            </w:div>
            <w:div w:id="2099405529">
              <w:marLeft w:val="0"/>
              <w:marRight w:val="0"/>
              <w:marTop w:val="0"/>
              <w:marBottom w:val="0"/>
              <w:divBdr>
                <w:top w:val="none" w:sz="0" w:space="0" w:color="auto"/>
                <w:left w:val="none" w:sz="0" w:space="0" w:color="auto"/>
                <w:bottom w:val="none" w:sz="0" w:space="0" w:color="auto"/>
                <w:right w:val="none" w:sz="0" w:space="0" w:color="auto"/>
              </w:divBdr>
            </w:div>
            <w:div w:id="1149251297">
              <w:marLeft w:val="0"/>
              <w:marRight w:val="0"/>
              <w:marTop w:val="0"/>
              <w:marBottom w:val="0"/>
              <w:divBdr>
                <w:top w:val="none" w:sz="0" w:space="0" w:color="auto"/>
                <w:left w:val="none" w:sz="0" w:space="0" w:color="auto"/>
                <w:bottom w:val="none" w:sz="0" w:space="0" w:color="auto"/>
                <w:right w:val="none" w:sz="0" w:space="0" w:color="auto"/>
              </w:divBdr>
            </w:div>
            <w:div w:id="1901212182">
              <w:marLeft w:val="0"/>
              <w:marRight w:val="0"/>
              <w:marTop w:val="0"/>
              <w:marBottom w:val="0"/>
              <w:divBdr>
                <w:top w:val="none" w:sz="0" w:space="0" w:color="auto"/>
                <w:left w:val="none" w:sz="0" w:space="0" w:color="auto"/>
                <w:bottom w:val="none" w:sz="0" w:space="0" w:color="auto"/>
                <w:right w:val="none" w:sz="0" w:space="0" w:color="auto"/>
              </w:divBdr>
            </w:div>
            <w:div w:id="2113013596">
              <w:marLeft w:val="0"/>
              <w:marRight w:val="0"/>
              <w:marTop w:val="0"/>
              <w:marBottom w:val="0"/>
              <w:divBdr>
                <w:top w:val="none" w:sz="0" w:space="0" w:color="auto"/>
                <w:left w:val="none" w:sz="0" w:space="0" w:color="auto"/>
                <w:bottom w:val="none" w:sz="0" w:space="0" w:color="auto"/>
                <w:right w:val="none" w:sz="0" w:space="0" w:color="auto"/>
              </w:divBdr>
            </w:div>
            <w:div w:id="1646082596">
              <w:marLeft w:val="0"/>
              <w:marRight w:val="0"/>
              <w:marTop w:val="0"/>
              <w:marBottom w:val="0"/>
              <w:divBdr>
                <w:top w:val="none" w:sz="0" w:space="0" w:color="auto"/>
                <w:left w:val="none" w:sz="0" w:space="0" w:color="auto"/>
                <w:bottom w:val="none" w:sz="0" w:space="0" w:color="auto"/>
                <w:right w:val="none" w:sz="0" w:space="0" w:color="auto"/>
              </w:divBdr>
            </w:div>
            <w:div w:id="2137750462">
              <w:marLeft w:val="0"/>
              <w:marRight w:val="0"/>
              <w:marTop w:val="0"/>
              <w:marBottom w:val="0"/>
              <w:divBdr>
                <w:top w:val="none" w:sz="0" w:space="0" w:color="auto"/>
                <w:left w:val="none" w:sz="0" w:space="0" w:color="auto"/>
                <w:bottom w:val="none" w:sz="0" w:space="0" w:color="auto"/>
                <w:right w:val="none" w:sz="0" w:space="0" w:color="auto"/>
              </w:divBdr>
            </w:div>
            <w:div w:id="1449621213">
              <w:marLeft w:val="0"/>
              <w:marRight w:val="0"/>
              <w:marTop w:val="0"/>
              <w:marBottom w:val="0"/>
              <w:divBdr>
                <w:top w:val="none" w:sz="0" w:space="0" w:color="auto"/>
                <w:left w:val="none" w:sz="0" w:space="0" w:color="auto"/>
                <w:bottom w:val="none" w:sz="0" w:space="0" w:color="auto"/>
                <w:right w:val="none" w:sz="0" w:space="0" w:color="auto"/>
              </w:divBdr>
            </w:div>
            <w:div w:id="906956522">
              <w:marLeft w:val="0"/>
              <w:marRight w:val="0"/>
              <w:marTop w:val="0"/>
              <w:marBottom w:val="0"/>
              <w:divBdr>
                <w:top w:val="none" w:sz="0" w:space="0" w:color="auto"/>
                <w:left w:val="none" w:sz="0" w:space="0" w:color="auto"/>
                <w:bottom w:val="none" w:sz="0" w:space="0" w:color="auto"/>
                <w:right w:val="none" w:sz="0" w:space="0" w:color="auto"/>
              </w:divBdr>
            </w:div>
            <w:div w:id="642927064">
              <w:marLeft w:val="0"/>
              <w:marRight w:val="0"/>
              <w:marTop w:val="0"/>
              <w:marBottom w:val="0"/>
              <w:divBdr>
                <w:top w:val="none" w:sz="0" w:space="0" w:color="auto"/>
                <w:left w:val="none" w:sz="0" w:space="0" w:color="auto"/>
                <w:bottom w:val="none" w:sz="0" w:space="0" w:color="auto"/>
                <w:right w:val="none" w:sz="0" w:space="0" w:color="auto"/>
              </w:divBdr>
            </w:div>
            <w:div w:id="2119790671">
              <w:marLeft w:val="0"/>
              <w:marRight w:val="0"/>
              <w:marTop w:val="0"/>
              <w:marBottom w:val="0"/>
              <w:divBdr>
                <w:top w:val="none" w:sz="0" w:space="0" w:color="auto"/>
                <w:left w:val="none" w:sz="0" w:space="0" w:color="auto"/>
                <w:bottom w:val="none" w:sz="0" w:space="0" w:color="auto"/>
                <w:right w:val="none" w:sz="0" w:space="0" w:color="auto"/>
              </w:divBdr>
            </w:div>
            <w:div w:id="1126391316">
              <w:marLeft w:val="0"/>
              <w:marRight w:val="0"/>
              <w:marTop w:val="0"/>
              <w:marBottom w:val="0"/>
              <w:divBdr>
                <w:top w:val="none" w:sz="0" w:space="0" w:color="auto"/>
                <w:left w:val="none" w:sz="0" w:space="0" w:color="auto"/>
                <w:bottom w:val="none" w:sz="0" w:space="0" w:color="auto"/>
                <w:right w:val="none" w:sz="0" w:space="0" w:color="auto"/>
              </w:divBdr>
            </w:div>
            <w:div w:id="1074204935">
              <w:marLeft w:val="0"/>
              <w:marRight w:val="0"/>
              <w:marTop w:val="0"/>
              <w:marBottom w:val="0"/>
              <w:divBdr>
                <w:top w:val="none" w:sz="0" w:space="0" w:color="auto"/>
                <w:left w:val="none" w:sz="0" w:space="0" w:color="auto"/>
                <w:bottom w:val="none" w:sz="0" w:space="0" w:color="auto"/>
                <w:right w:val="none" w:sz="0" w:space="0" w:color="auto"/>
              </w:divBdr>
            </w:div>
            <w:div w:id="1481850661">
              <w:marLeft w:val="0"/>
              <w:marRight w:val="0"/>
              <w:marTop w:val="0"/>
              <w:marBottom w:val="0"/>
              <w:divBdr>
                <w:top w:val="none" w:sz="0" w:space="0" w:color="auto"/>
                <w:left w:val="none" w:sz="0" w:space="0" w:color="auto"/>
                <w:bottom w:val="none" w:sz="0" w:space="0" w:color="auto"/>
                <w:right w:val="none" w:sz="0" w:space="0" w:color="auto"/>
              </w:divBdr>
            </w:div>
            <w:div w:id="1370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29219">
      <w:bodyDiv w:val="1"/>
      <w:marLeft w:val="0"/>
      <w:marRight w:val="0"/>
      <w:marTop w:val="0"/>
      <w:marBottom w:val="0"/>
      <w:divBdr>
        <w:top w:val="none" w:sz="0" w:space="0" w:color="auto"/>
        <w:left w:val="none" w:sz="0" w:space="0" w:color="auto"/>
        <w:bottom w:val="none" w:sz="0" w:space="0" w:color="auto"/>
        <w:right w:val="none" w:sz="0" w:space="0" w:color="auto"/>
      </w:divBdr>
      <w:divsChild>
        <w:div w:id="351615747">
          <w:marLeft w:val="0"/>
          <w:marRight w:val="0"/>
          <w:marTop w:val="0"/>
          <w:marBottom w:val="0"/>
          <w:divBdr>
            <w:top w:val="none" w:sz="0" w:space="0" w:color="auto"/>
            <w:left w:val="none" w:sz="0" w:space="0" w:color="auto"/>
            <w:bottom w:val="none" w:sz="0" w:space="0" w:color="auto"/>
            <w:right w:val="none" w:sz="0" w:space="0" w:color="auto"/>
          </w:divBdr>
          <w:divsChild>
            <w:div w:id="1462722926">
              <w:marLeft w:val="0"/>
              <w:marRight w:val="0"/>
              <w:marTop w:val="0"/>
              <w:marBottom w:val="0"/>
              <w:divBdr>
                <w:top w:val="none" w:sz="0" w:space="0" w:color="auto"/>
                <w:left w:val="none" w:sz="0" w:space="0" w:color="auto"/>
                <w:bottom w:val="none" w:sz="0" w:space="0" w:color="auto"/>
                <w:right w:val="none" w:sz="0" w:space="0" w:color="auto"/>
              </w:divBdr>
            </w:div>
            <w:div w:id="1290480349">
              <w:marLeft w:val="0"/>
              <w:marRight w:val="0"/>
              <w:marTop w:val="0"/>
              <w:marBottom w:val="0"/>
              <w:divBdr>
                <w:top w:val="none" w:sz="0" w:space="0" w:color="auto"/>
                <w:left w:val="none" w:sz="0" w:space="0" w:color="auto"/>
                <w:bottom w:val="none" w:sz="0" w:space="0" w:color="auto"/>
                <w:right w:val="none" w:sz="0" w:space="0" w:color="auto"/>
              </w:divBdr>
            </w:div>
            <w:div w:id="2102024019">
              <w:marLeft w:val="0"/>
              <w:marRight w:val="0"/>
              <w:marTop w:val="0"/>
              <w:marBottom w:val="0"/>
              <w:divBdr>
                <w:top w:val="none" w:sz="0" w:space="0" w:color="auto"/>
                <w:left w:val="none" w:sz="0" w:space="0" w:color="auto"/>
                <w:bottom w:val="none" w:sz="0" w:space="0" w:color="auto"/>
                <w:right w:val="none" w:sz="0" w:space="0" w:color="auto"/>
              </w:divBdr>
            </w:div>
            <w:div w:id="897133223">
              <w:marLeft w:val="0"/>
              <w:marRight w:val="0"/>
              <w:marTop w:val="0"/>
              <w:marBottom w:val="0"/>
              <w:divBdr>
                <w:top w:val="none" w:sz="0" w:space="0" w:color="auto"/>
                <w:left w:val="none" w:sz="0" w:space="0" w:color="auto"/>
                <w:bottom w:val="none" w:sz="0" w:space="0" w:color="auto"/>
                <w:right w:val="none" w:sz="0" w:space="0" w:color="auto"/>
              </w:divBdr>
            </w:div>
            <w:div w:id="1472557147">
              <w:marLeft w:val="0"/>
              <w:marRight w:val="0"/>
              <w:marTop w:val="0"/>
              <w:marBottom w:val="0"/>
              <w:divBdr>
                <w:top w:val="none" w:sz="0" w:space="0" w:color="auto"/>
                <w:left w:val="none" w:sz="0" w:space="0" w:color="auto"/>
                <w:bottom w:val="none" w:sz="0" w:space="0" w:color="auto"/>
                <w:right w:val="none" w:sz="0" w:space="0" w:color="auto"/>
              </w:divBdr>
            </w:div>
            <w:div w:id="220948802">
              <w:marLeft w:val="0"/>
              <w:marRight w:val="0"/>
              <w:marTop w:val="0"/>
              <w:marBottom w:val="0"/>
              <w:divBdr>
                <w:top w:val="none" w:sz="0" w:space="0" w:color="auto"/>
                <w:left w:val="none" w:sz="0" w:space="0" w:color="auto"/>
                <w:bottom w:val="none" w:sz="0" w:space="0" w:color="auto"/>
                <w:right w:val="none" w:sz="0" w:space="0" w:color="auto"/>
              </w:divBdr>
            </w:div>
            <w:div w:id="683822049">
              <w:marLeft w:val="0"/>
              <w:marRight w:val="0"/>
              <w:marTop w:val="0"/>
              <w:marBottom w:val="0"/>
              <w:divBdr>
                <w:top w:val="none" w:sz="0" w:space="0" w:color="auto"/>
                <w:left w:val="none" w:sz="0" w:space="0" w:color="auto"/>
                <w:bottom w:val="none" w:sz="0" w:space="0" w:color="auto"/>
                <w:right w:val="none" w:sz="0" w:space="0" w:color="auto"/>
              </w:divBdr>
            </w:div>
            <w:div w:id="331841438">
              <w:marLeft w:val="0"/>
              <w:marRight w:val="0"/>
              <w:marTop w:val="0"/>
              <w:marBottom w:val="0"/>
              <w:divBdr>
                <w:top w:val="none" w:sz="0" w:space="0" w:color="auto"/>
                <w:left w:val="none" w:sz="0" w:space="0" w:color="auto"/>
                <w:bottom w:val="none" w:sz="0" w:space="0" w:color="auto"/>
                <w:right w:val="none" w:sz="0" w:space="0" w:color="auto"/>
              </w:divBdr>
            </w:div>
            <w:div w:id="2130394581">
              <w:marLeft w:val="0"/>
              <w:marRight w:val="0"/>
              <w:marTop w:val="0"/>
              <w:marBottom w:val="0"/>
              <w:divBdr>
                <w:top w:val="none" w:sz="0" w:space="0" w:color="auto"/>
                <w:left w:val="none" w:sz="0" w:space="0" w:color="auto"/>
                <w:bottom w:val="none" w:sz="0" w:space="0" w:color="auto"/>
                <w:right w:val="none" w:sz="0" w:space="0" w:color="auto"/>
              </w:divBdr>
            </w:div>
            <w:div w:id="731734499">
              <w:marLeft w:val="0"/>
              <w:marRight w:val="0"/>
              <w:marTop w:val="0"/>
              <w:marBottom w:val="0"/>
              <w:divBdr>
                <w:top w:val="none" w:sz="0" w:space="0" w:color="auto"/>
                <w:left w:val="none" w:sz="0" w:space="0" w:color="auto"/>
                <w:bottom w:val="none" w:sz="0" w:space="0" w:color="auto"/>
                <w:right w:val="none" w:sz="0" w:space="0" w:color="auto"/>
              </w:divBdr>
            </w:div>
            <w:div w:id="1509952780">
              <w:marLeft w:val="0"/>
              <w:marRight w:val="0"/>
              <w:marTop w:val="0"/>
              <w:marBottom w:val="0"/>
              <w:divBdr>
                <w:top w:val="none" w:sz="0" w:space="0" w:color="auto"/>
                <w:left w:val="none" w:sz="0" w:space="0" w:color="auto"/>
                <w:bottom w:val="none" w:sz="0" w:space="0" w:color="auto"/>
                <w:right w:val="none" w:sz="0" w:space="0" w:color="auto"/>
              </w:divBdr>
            </w:div>
            <w:div w:id="237861873">
              <w:marLeft w:val="0"/>
              <w:marRight w:val="0"/>
              <w:marTop w:val="0"/>
              <w:marBottom w:val="0"/>
              <w:divBdr>
                <w:top w:val="none" w:sz="0" w:space="0" w:color="auto"/>
                <w:left w:val="none" w:sz="0" w:space="0" w:color="auto"/>
                <w:bottom w:val="none" w:sz="0" w:space="0" w:color="auto"/>
                <w:right w:val="none" w:sz="0" w:space="0" w:color="auto"/>
              </w:divBdr>
            </w:div>
            <w:div w:id="1734693382">
              <w:marLeft w:val="0"/>
              <w:marRight w:val="0"/>
              <w:marTop w:val="0"/>
              <w:marBottom w:val="0"/>
              <w:divBdr>
                <w:top w:val="none" w:sz="0" w:space="0" w:color="auto"/>
                <w:left w:val="none" w:sz="0" w:space="0" w:color="auto"/>
                <w:bottom w:val="none" w:sz="0" w:space="0" w:color="auto"/>
                <w:right w:val="none" w:sz="0" w:space="0" w:color="auto"/>
              </w:divBdr>
            </w:div>
            <w:div w:id="1251550967">
              <w:marLeft w:val="0"/>
              <w:marRight w:val="0"/>
              <w:marTop w:val="0"/>
              <w:marBottom w:val="0"/>
              <w:divBdr>
                <w:top w:val="none" w:sz="0" w:space="0" w:color="auto"/>
                <w:left w:val="none" w:sz="0" w:space="0" w:color="auto"/>
                <w:bottom w:val="none" w:sz="0" w:space="0" w:color="auto"/>
                <w:right w:val="none" w:sz="0" w:space="0" w:color="auto"/>
              </w:divBdr>
            </w:div>
            <w:div w:id="1429109435">
              <w:marLeft w:val="0"/>
              <w:marRight w:val="0"/>
              <w:marTop w:val="0"/>
              <w:marBottom w:val="0"/>
              <w:divBdr>
                <w:top w:val="none" w:sz="0" w:space="0" w:color="auto"/>
                <w:left w:val="none" w:sz="0" w:space="0" w:color="auto"/>
                <w:bottom w:val="none" w:sz="0" w:space="0" w:color="auto"/>
                <w:right w:val="none" w:sz="0" w:space="0" w:color="auto"/>
              </w:divBdr>
            </w:div>
            <w:div w:id="124743610">
              <w:marLeft w:val="0"/>
              <w:marRight w:val="0"/>
              <w:marTop w:val="0"/>
              <w:marBottom w:val="0"/>
              <w:divBdr>
                <w:top w:val="none" w:sz="0" w:space="0" w:color="auto"/>
                <w:left w:val="none" w:sz="0" w:space="0" w:color="auto"/>
                <w:bottom w:val="none" w:sz="0" w:space="0" w:color="auto"/>
                <w:right w:val="none" w:sz="0" w:space="0" w:color="auto"/>
              </w:divBdr>
            </w:div>
            <w:div w:id="1708871994">
              <w:marLeft w:val="0"/>
              <w:marRight w:val="0"/>
              <w:marTop w:val="0"/>
              <w:marBottom w:val="0"/>
              <w:divBdr>
                <w:top w:val="none" w:sz="0" w:space="0" w:color="auto"/>
                <w:left w:val="none" w:sz="0" w:space="0" w:color="auto"/>
                <w:bottom w:val="none" w:sz="0" w:space="0" w:color="auto"/>
                <w:right w:val="none" w:sz="0" w:space="0" w:color="auto"/>
              </w:divBdr>
            </w:div>
            <w:div w:id="1177884160">
              <w:marLeft w:val="0"/>
              <w:marRight w:val="0"/>
              <w:marTop w:val="0"/>
              <w:marBottom w:val="0"/>
              <w:divBdr>
                <w:top w:val="none" w:sz="0" w:space="0" w:color="auto"/>
                <w:left w:val="none" w:sz="0" w:space="0" w:color="auto"/>
                <w:bottom w:val="none" w:sz="0" w:space="0" w:color="auto"/>
                <w:right w:val="none" w:sz="0" w:space="0" w:color="auto"/>
              </w:divBdr>
            </w:div>
            <w:div w:id="360782128">
              <w:marLeft w:val="0"/>
              <w:marRight w:val="0"/>
              <w:marTop w:val="0"/>
              <w:marBottom w:val="0"/>
              <w:divBdr>
                <w:top w:val="none" w:sz="0" w:space="0" w:color="auto"/>
                <w:left w:val="none" w:sz="0" w:space="0" w:color="auto"/>
                <w:bottom w:val="none" w:sz="0" w:space="0" w:color="auto"/>
                <w:right w:val="none" w:sz="0" w:space="0" w:color="auto"/>
              </w:divBdr>
            </w:div>
            <w:div w:id="1519343719">
              <w:marLeft w:val="0"/>
              <w:marRight w:val="0"/>
              <w:marTop w:val="0"/>
              <w:marBottom w:val="0"/>
              <w:divBdr>
                <w:top w:val="none" w:sz="0" w:space="0" w:color="auto"/>
                <w:left w:val="none" w:sz="0" w:space="0" w:color="auto"/>
                <w:bottom w:val="none" w:sz="0" w:space="0" w:color="auto"/>
                <w:right w:val="none" w:sz="0" w:space="0" w:color="auto"/>
              </w:divBdr>
            </w:div>
            <w:div w:id="254214668">
              <w:marLeft w:val="0"/>
              <w:marRight w:val="0"/>
              <w:marTop w:val="0"/>
              <w:marBottom w:val="0"/>
              <w:divBdr>
                <w:top w:val="none" w:sz="0" w:space="0" w:color="auto"/>
                <w:left w:val="none" w:sz="0" w:space="0" w:color="auto"/>
                <w:bottom w:val="none" w:sz="0" w:space="0" w:color="auto"/>
                <w:right w:val="none" w:sz="0" w:space="0" w:color="auto"/>
              </w:divBdr>
            </w:div>
            <w:div w:id="514882957">
              <w:marLeft w:val="0"/>
              <w:marRight w:val="0"/>
              <w:marTop w:val="0"/>
              <w:marBottom w:val="0"/>
              <w:divBdr>
                <w:top w:val="none" w:sz="0" w:space="0" w:color="auto"/>
                <w:left w:val="none" w:sz="0" w:space="0" w:color="auto"/>
                <w:bottom w:val="none" w:sz="0" w:space="0" w:color="auto"/>
                <w:right w:val="none" w:sz="0" w:space="0" w:color="auto"/>
              </w:divBdr>
            </w:div>
            <w:div w:id="1250506401">
              <w:marLeft w:val="0"/>
              <w:marRight w:val="0"/>
              <w:marTop w:val="0"/>
              <w:marBottom w:val="0"/>
              <w:divBdr>
                <w:top w:val="none" w:sz="0" w:space="0" w:color="auto"/>
                <w:left w:val="none" w:sz="0" w:space="0" w:color="auto"/>
                <w:bottom w:val="none" w:sz="0" w:space="0" w:color="auto"/>
                <w:right w:val="none" w:sz="0" w:space="0" w:color="auto"/>
              </w:divBdr>
            </w:div>
            <w:div w:id="1568413337">
              <w:marLeft w:val="0"/>
              <w:marRight w:val="0"/>
              <w:marTop w:val="0"/>
              <w:marBottom w:val="0"/>
              <w:divBdr>
                <w:top w:val="none" w:sz="0" w:space="0" w:color="auto"/>
                <w:left w:val="none" w:sz="0" w:space="0" w:color="auto"/>
                <w:bottom w:val="none" w:sz="0" w:space="0" w:color="auto"/>
                <w:right w:val="none" w:sz="0" w:space="0" w:color="auto"/>
              </w:divBdr>
            </w:div>
            <w:div w:id="211237272">
              <w:marLeft w:val="0"/>
              <w:marRight w:val="0"/>
              <w:marTop w:val="0"/>
              <w:marBottom w:val="0"/>
              <w:divBdr>
                <w:top w:val="none" w:sz="0" w:space="0" w:color="auto"/>
                <w:left w:val="none" w:sz="0" w:space="0" w:color="auto"/>
                <w:bottom w:val="none" w:sz="0" w:space="0" w:color="auto"/>
                <w:right w:val="none" w:sz="0" w:space="0" w:color="auto"/>
              </w:divBdr>
            </w:div>
            <w:div w:id="280577969">
              <w:marLeft w:val="0"/>
              <w:marRight w:val="0"/>
              <w:marTop w:val="0"/>
              <w:marBottom w:val="0"/>
              <w:divBdr>
                <w:top w:val="none" w:sz="0" w:space="0" w:color="auto"/>
                <w:left w:val="none" w:sz="0" w:space="0" w:color="auto"/>
                <w:bottom w:val="none" w:sz="0" w:space="0" w:color="auto"/>
                <w:right w:val="none" w:sz="0" w:space="0" w:color="auto"/>
              </w:divBdr>
            </w:div>
            <w:div w:id="2082823823">
              <w:marLeft w:val="0"/>
              <w:marRight w:val="0"/>
              <w:marTop w:val="0"/>
              <w:marBottom w:val="0"/>
              <w:divBdr>
                <w:top w:val="none" w:sz="0" w:space="0" w:color="auto"/>
                <w:left w:val="none" w:sz="0" w:space="0" w:color="auto"/>
                <w:bottom w:val="none" w:sz="0" w:space="0" w:color="auto"/>
                <w:right w:val="none" w:sz="0" w:space="0" w:color="auto"/>
              </w:divBdr>
            </w:div>
            <w:div w:id="6638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08813">
      <w:bodyDiv w:val="1"/>
      <w:marLeft w:val="0"/>
      <w:marRight w:val="0"/>
      <w:marTop w:val="0"/>
      <w:marBottom w:val="0"/>
      <w:divBdr>
        <w:top w:val="none" w:sz="0" w:space="0" w:color="auto"/>
        <w:left w:val="none" w:sz="0" w:space="0" w:color="auto"/>
        <w:bottom w:val="none" w:sz="0" w:space="0" w:color="auto"/>
        <w:right w:val="none" w:sz="0" w:space="0" w:color="auto"/>
      </w:divBdr>
      <w:divsChild>
        <w:div w:id="1781219429">
          <w:marLeft w:val="0"/>
          <w:marRight w:val="0"/>
          <w:marTop w:val="0"/>
          <w:marBottom w:val="0"/>
          <w:divBdr>
            <w:top w:val="none" w:sz="0" w:space="0" w:color="auto"/>
            <w:left w:val="none" w:sz="0" w:space="0" w:color="auto"/>
            <w:bottom w:val="none" w:sz="0" w:space="0" w:color="auto"/>
            <w:right w:val="none" w:sz="0" w:space="0" w:color="auto"/>
          </w:divBdr>
          <w:divsChild>
            <w:div w:id="40712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23203">
      <w:bodyDiv w:val="1"/>
      <w:marLeft w:val="0"/>
      <w:marRight w:val="0"/>
      <w:marTop w:val="0"/>
      <w:marBottom w:val="0"/>
      <w:divBdr>
        <w:top w:val="none" w:sz="0" w:space="0" w:color="auto"/>
        <w:left w:val="none" w:sz="0" w:space="0" w:color="auto"/>
        <w:bottom w:val="none" w:sz="0" w:space="0" w:color="auto"/>
        <w:right w:val="none" w:sz="0" w:space="0" w:color="auto"/>
      </w:divBdr>
      <w:divsChild>
        <w:div w:id="2020887517">
          <w:marLeft w:val="0"/>
          <w:marRight w:val="0"/>
          <w:marTop w:val="0"/>
          <w:marBottom w:val="0"/>
          <w:divBdr>
            <w:top w:val="none" w:sz="0" w:space="0" w:color="auto"/>
            <w:left w:val="none" w:sz="0" w:space="0" w:color="auto"/>
            <w:bottom w:val="none" w:sz="0" w:space="0" w:color="auto"/>
            <w:right w:val="none" w:sz="0" w:space="0" w:color="auto"/>
          </w:divBdr>
          <w:divsChild>
            <w:div w:id="884872564">
              <w:marLeft w:val="0"/>
              <w:marRight w:val="0"/>
              <w:marTop w:val="0"/>
              <w:marBottom w:val="0"/>
              <w:divBdr>
                <w:top w:val="none" w:sz="0" w:space="0" w:color="auto"/>
                <w:left w:val="none" w:sz="0" w:space="0" w:color="auto"/>
                <w:bottom w:val="none" w:sz="0" w:space="0" w:color="auto"/>
                <w:right w:val="none" w:sz="0" w:space="0" w:color="auto"/>
              </w:divBdr>
            </w:div>
            <w:div w:id="442504274">
              <w:marLeft w:val="0"/>
              <w:marRight w:val="0"/>
              <w:marTop w:val="0"/>
              <w:marBottom w:val="0"/>
              <w:divBdr>
                <w:top w:val="none" w:sz="0" w:space="0" w:color="auto"/>
                <w:left w:val="none" w:sz="0" w:space="0" w:color="auto"/>
                <w:bottom w:val="none" w:sz="0" w:space="0" w:color="auto"/>
                <w:right w:val="none" w:sz="0" w:space="0" w:color="auto"/>
              </w:divBdr>
            </w:div>
            <w:div w:id="538979903">
              <w:marLeft w:val="0"/>
              <w:marRight w:val="0"/>
              <w:marTop w:val="0"/>
              <w:marBottom w:val="0"/>
              <w:divBdr>
                <w:top w:val="none" w:sz="0" w:space="0" w:color="auto"/>
                <w:left w:val="none" w:sz="0" w:space="0" w:color="auto"/>
                <w:bottom w:val="none" w:sz="0" w:space="0" w:color="auto"/>
                <w:right w:val="none" w:sz="0" w:space="0" w:color="auto"/>
              </w:divBdr>
            </w:div>
            <w:div w:id="963459660">
              <w:marLeft w:val="0"/>
              <w:marRight w:val="0"/>
              <w:marTop w:val="0"/>
              <w:marBottom w:val="0"/>
              <w:divBdr>
                <w:top w:val="none" w:sz="0" w:space="0" w:color="auto"/>
                <w:left w:val="none" w:sz="0" w:space="0" w:color="auto"/>
                <w:bottom w:val="none" w:sz="0" w:space="0" w:color="auto"/>
                <w:right w:val="none" w:sz="0" w:space="0" w:color="auto"/>
              </w:divBdr>
            </w:div>
            <w:div w:id="39938205">
              <w:marLeft w:val="0"/>
              <w:marRight w:val="0"/>
              <w:marTop w:val="0"/>
              <w:marBottom w:val="0"/>
              <w:divBdr>
                <w:top w:val="none" w:sz="0" w:space="0" w:color="auto"/>
                <w:left w:val="none" w:sz="0" w:space="0" w:color="auto"/>
                <w:bottom w:val="none" w:sz="0" w:space="0" w:color="auto"/>
                <w:right w:val="none" w:sz="0" w:space="0" w:color="auto"/>
              </w:divBdr>
            </w:div>
            <w:div w:id="1868130470">
              <w:marLeft w:val="0"/>
              <w:marRight w:val="0"/>
              <w:marTop w:val="0"/>
              <w:marBottom w:val="0"/>
              <w:divBdr>
                <w:top w:val="none" w:sz="0" w:space="0" w:color="auto"/>
                <w:left w:val="none" w:sz="0" w:space="0" w:color="auto"/>
                <w:bottom w:val="none" w:sz="0" w:space="0" w:color="auto"/>
                <w:right w:val="none" w:sz="0" w:space="0" w:color="auto"/>
              </w:divBdr>
            </w:div>
            <w:div w:id="1551766196">
              <w:marLeft w:val="0"/>
              <w:marRight w:val="0"/>
              <w:marTop w:val="0"/>
              <w:marBottom w:val="0"/>
              <w:divBdr>
                <w:top w:val="none" w:sz="0" w:space="0" w:color="auto"/>
                <w:left w:val="none" w:sz="0" w:space="0" w:color="auto"/>
                <w:bottom w:val="none" w:sz="0" w:space="0" w:color="auto"/>
                <w:right w:val="none" w:sz="0" w:space="0" w:color="auto"/>
              </w:divBdr>
            </w:div>
            <w:div w:id="2142574177">
              <w:marLeft w:val="0"/>
              <w:marRight w:val="0"/>
              <w:marTop w:val="0"/>
              <w:marBottom w:val="0"/>
              <w:divBdr>
                <w:top w:val="none" w:sz="0" w:space="0" w:color="auto"/>
                <w:left w:val="none" w:sz="0" w:space="0" w:color="auto"/>
                <w:bottom w:val="none" w:sz="0" w:space="0" w:color="auto"/>
                <w:right w:val="none" w:sz="0" w:space="0" w:color="auto"/>
              </w:divBdr>
            </w:div>
            <w:div w:id="59669204">
              <w:marLeft w:val="0"/>
              <w:marRight w:val="0"/>
              <w:marTop w:val="0"/>
              <w:marBottom w:val="0"/>
              <w:divBdr>
                <w:top w:val="none" w:sz="0" w:space="0" w:color="auto"/>
                <w:left w:val="none" w:sz="0" w:space="0" w:color="auto"/>
                <w:bottom w:val="none" w:sz="0" w:space="0" w:color="auto"/>
                <w:right w:val="none" w:sz="0" w:space="0" w:color="auto"/>
              </w:divBdr>
            </w:div>
            <w:div w:id="962464723">
              <w:marLeft w:val="0"/>
              <w:marRight w:val="0"/>
              <w:marTop w:val="0"/>
              <w:marBottom w:val="0"/>
              <w:divBdr>
                <w:top w:val="none" w:sz="0" w:space="0" w:color="auto"/>
                <w:left w:val="none" w:sz="0" w:space="0" w:color="auto"/>
                <w:bottom w:val="none" w:sz="0" w:space="0" w:color="auto"/>
                <w:right w:val="none" w:sz="0" w:space="0" w:color="auto"/>
              </w:divBdr>
            </w:div>
            <w:div w:id="491261252">
              <w:marLeft w:val="0"/>
              <w:marRight w:val="0"/>
              <w:marTop w:val="0"/>
              <w:marBottom w:val="0"/>
              <w:divBdr>
                <w:top w:val="none" w:sz="0" w:space="0" w:color="auto"/>
                <w:left w:val="none" w:sz="0" w:space="0" w:color="auto"/>
                <w:bottom w:val="none" w:sz="0" w:space="0" w:color="auto"/>
                <w:right w:val="none" w:sz="0" w:space="0" w:color="auto"/>
              </w:divBdr>
            </w:div>
            <w:div w:id="129712799">
              <w:marLeft w:val="0"/>
              <w:marRight w:val="0"/>
              <w:marTop w:val="0"/>
              <w:marBottom w:val="0"/>
              <w:divBdr>
                <w:top w:val="none" w:sz="0" w:space="0" w:color="auto"/>
                <w:left w:val="none" w:sz="0" w:space="0" w:color="auto"/>
                <w:bottom w:val="none" w:sz="0" w:space="0" w:color="auto"/>
                <w:right w:val="none" w:sz="0" w:space="0" w:color="auto"/>
              </w:divBdr>
            </w:div>
            <w:div w:id="2087191386">
              <w:marLeft w:val="0"/>
              <w:marRight w:val="0"/>
              <w:marTop w:val="0"/>
              <w:marBottom w:val="0"/>
              <w:divBdr>
                <w:top w:val="none" w:sz="0" w:space="0" w:color="auto"/>
                <w:left w:val="none" w:sz="0" w:space="0" w:color="auto"/>
                <w:bottom w:val="none" w:sz="0" w:space="0" w:color="auto"/>
                <w:right w:val="none" w:sz="0" w:space="0" w:color="auto"/>
              </w:divBdr>
            </w:div>
            <w:div w:id="605771174">
              <w:marLeft w:val="0"/>
              <w:marRight w:val="0"/>
              <w:marTop w:val="0"/>
              <w:marBottom w:val="0"/>
              <w:divBdr>
                <w:top w:val="none" w:sz="0" w:space="0" w:color="auto"/>
                <w:left w:val="none" w:sz="0" w:space="0" w:color="auto"/>
                <w:bottom w:val="none" w:sz="0" w:space="0" w:color="auto"/>
                <w:right w:val="none" w:sz="0" w:space="0" w:color="auto"/>
              </w:divBdr>
            </w:div>
            <w:div w:id="1883319743">
              <w:marLeft w:val="0"/>
              <w:marRight w:val="0"/>
              <w:marTop w:val="0"/>
              <w:marBottom w:val="0"/>
              <w:divBdr>
                <w:top w:val="none" w:sz="0" w:space="0" w:color="auto"/>
                <w:left w:val="none" w:sz="0" w:space="0" w:color="auto"/>
                <w:bottom w:val="none" w:sz="0" w:space="0" w:color="auto"/>
                <w:right w:val="none" w:sz="0" w:space="0" w:color="auto"/>
              </w:divBdr>
            </w:div>
            <w:div w:id="309600373">
              <w:marLeft w:val="0"/>
              <w:marRight w:val="0"/>
              <w:marTop w:val="0"/>
              <w:marBottom w:val="0"/>
              <w:divBdr>
                <w:top w:val="none" w:sz="0" w:space="0" w:color="auto"/>
                <w:left w:val="none" w:sz="0" w:space="0" w:color="auto"/>
                <w:bottom w:val="none" w:sz="0" w:space="0" w:color="auto"/>
                <w:right w:val="none" w:sz="0" w:space="0" w:color="auto"/>
              </w:divBdr>
            </w:div>
            <w:div w:id="764612151">
              <w:marLeft w:val="0"/>
              <w:marRight w:val="0"/>
              <w:marTop w:val="0"/>
              <w:marBottom w:val="0"/>
              <w:divBdr>
                <w:top w:val="none" w:sz="0" w:space="0" w:color="auto"/>
                <w:left w:val="none" w:sz="0" w:space="0" w:color="auto"/>
                <w:bottom w:val="none" w:sz="0" w:space="0" w:color="auto"/>
                <w:right w:val="none" w:sz="0" w:space="0" w:color="auto"/>
              </w:divBdr>
            </w:div>
            <w:div w:id="1666088504">
              <w:marLeft w:val="0"/>
              <w:marRight w:val="0"/>
              <w:marTop w:val="0"/>
              <w:marBottom w:val="0"/>
              <w:divBdr>
                <w:top w:val="none" w:sz="0" w:space="0" w:color="auto"/>
                <w:left w:val="none" w:sz="0" w:space="0" w:color="auto"/>
                <w:bottom w:val="none" w:sz="0" w:space="0" w:color="auto"/>
                <w:right w:val="none" w:sz="0" w:space="0" w:color="auto"/>
              </w:divBdr>
            </w:div>
            <w:div w:id="1716926917">
              <w:marLeft w:val="0"/>
              <w:marRight w:val="0"/>
              <w:marTop w:val="0"/>
              <w:marBottom w:val="0"/>
              <w:divBdr>
                <w:top w:val="none" w:sz="0" w:space="0" w:color="auto"/>
                <w:left w:val="none" w:sz="0" w:space="0" w:color="auto"/>
                <w:bottom w:val="none" w:sz="0" w:space="0" w:color="auto"/>
                <w:right w:val="none" w:sz="0" w:space="0" w:color="auto"/>
              </w:divBdr>
            </w:div>
            <w:div w:id="1113748051">
              <w:marLeft w:val="0"/>
              <w:marRight w:val="0"/>
              <w:marTop w:val="0"/>
              <w:marBottom w:val="0"/>
              <w:divBdr>
                <w:top w:val="none" w:sz="0" w:space="0" w:color="auto"/>
                <w:left w:val="none" w:sz="0" w:space="0" w:color="auto"/>
                <w:bottom w:val="none" w:sz="0" w:space="0" w:color="auto"/>
                <w:right w:val="none" w:sz="0" w:space="0" w:color="auto"/>
              </w:divBdr>
            </w:div>
            <w:div w:id="291208866">
              <w:marLeft w:val="0"/>
              <w:marRight w:val="0"/>
              <w:marTop w:val="0"/>
              <w:marBottom w:val="0"/>
              <w:divBdr>
                <w:top w:val="none" w:sz="0" w:space="0" w:color="auto"/>
                <w:left w:val="none" w:sz="0" w:space="0" w:color="auto"/>
                <w:bottom w:val="none" w:sz="0" w:space="0" w:color="auto"/>
                <w:right w:val="none" w:sz="0" w:space="0" w:color="auto"/>
              </w:divBdr>
            </w:div>
            <w:div w:id="1063140302">
              <w:marLeft w:val="0"/>
              <w:marRight w:val="0"/>
              <w:marTop w:val="0"/>
              <w:marBottom w:val="0"/>
              <w:divBdr>
                <w:top w:val="none" w:sz="0" w:space="0" w:color="auto"/>
                <w:left w:val="none" w:sz="0" w:space="0" w:color="auto"/>
                <w:bottom w:val="none" w:sz="0" w:space="0" w:color="auto"/>
                <w:right w:val="none" w:sz="0" w:space="0" w:color="auto"/>
              </w:divBdr>
            </w:div>
            <w:div w:id="2018772246">
              <w:marLeft w:val="0"/>
              <w:marRight w:val="0"/>
              <w:marTop w:val="0"/>
              <w:marBottom w:val="0"/>
              <w:divBdr>
                <w:top w:val="none" w:sz="0" w:space="0" w:color="auto"/>
                <w:left w:val="none" w:sz="0" w:space="0" w:color="auto"/>
                <w:bottom w:val="none" w:sz="0" w:space="0" w:color="auto"/>
                <w:right w:val="none" w:sz="0" w:space="0" w:color="auto"/>
              </w:divBdr>
            </w:div>
            <w:div w:id="425804534">
              <w:marLeft w:val="0"/>
              <w:marRight w:val="0"/>
              <w:marTop w:val="0"/>
              <w:marBottom w:val="0"/>
              <w:divBdr>
                <w:top w:val="none" w:sz="0" w:space="0" w:color="auto"/>
                <w:left w:val="none" w:sz="0" w:space="0" w:color="auto"/>
                <w:bottom w:val="none" w:sz="0" w:space="0" w:color="auto"/>
                <w:right w:val="none" w:sz="0" w:space="0" w:color="auto"/>
              </w:divBdr>
            </w:div>
            <w:div w:id="1913735279">
              <w:marLeft w:val="0"/>
              <w:marRight w:val="0"/>
              <w:marTop w:val="0"/>
              <w:marBottom w:val="0"/>
              <w:divBdr>
                <w:top w:val="none" w:sz="0" w:space="0" w:color="auto"/>
                <w:left w:val="none" w:sz="0" w:space="0" w:color="auto"/>
                <w:bottom w:val="none" w:sz="0" w:space="0" w:color="auto"/>
                <w:right w:val="none" w:sz="0" w:space="0" w:color="auto"/>
              </w:divBdr>
            </w:div>
            <w:div w:id="1680544403">
              <w:marLeft w:val="0"/>
              <w:marRight w:val="0"/>
              <w:marTop w:val="0"/>
              <w:marBottom w:val="0"/>
              <w:divBdr>
                <w:top w:val="none" w:sz="0" w:space="0" w:color="auto"/>
                <w:left w:val="none" w:sz="0" w:space="0" w:color="auto"/>
                <w:bottom w:val="none" w:sz="0" w:space="0" w:color="auto"/>
                <w:right w:val="none" w:sz="0" w:space="0" w:color="auto"/>
              </w:divBdr>
            </w:div>
            <w:div w:id="552892513">
              <w:marLeft w:val="0"/>
              <w:marRight w:val="0"/>
              <w:marTop w:val="0"/>
              <w:marBottom w:val="0"/>
              <w:divBdr>
                <w:top w:val="none" w:sz="0" w:space="0" w:color="auto"/>
                <w:left w:val="none" w:sz="0" w:space="0" w:color="auto"/>
                <w:bottom w:val="none" w:sz="0" w:space="0" w:color="auto"/>
                <w:right w:val="none" w:sz="0" w:space="0" w:color="auto"/>
              </w:divBdr>
            </w:div>
            <w:div w:id="1450665188">
              <w:marLeft w:val="0"/>
              <w:marRight w:val="0"/>
              <w:marTop w:val="0"/>
              <w:marBottom w:val="0"/>
              <w:divBdr>
                <w:top w:val="none" w:sz="0" w:space="0" w:color="auto"/>
                <w:left w:val="none" w:sz="0" w:space="0" w:color="auto"/>
                <w:bottom w:val="none" w:sz="0" w:space="0" w:color="auto"/>
                <w:right w:val="none" w:sz="0" w:space="0" w:color="auto"/>
              </w:divBdr>
            </w:div>
            <w:div w:id="924265042">
              <w:marLeft w:val="0"/>
              <w:marRight w:val="0"/>
              <w:marTop w:val="0"/>
              <w:marBottom w:val="0"/>
              <w:divBdr>
                <w:top w:val="none" w:sz="0" w:space="0" w:color="auto"/>
                <w:left w:val="none" w:sz="0" w:space="0" w:color="auto"/>
                <w:bottom w:val="none" w:sz="0" w:space="0" w:color="auto"/>
                <w:right w:val="none" w:sz="0" w:space="0" w:color="auto"/>
              </w:divBdr>
            </w:div>
            <w:div w:id="470829537">
              <w:marLeft w:val="0"/>
              <w:marRight w:val="0"/>
              <w:marTop w:val="0"/>
              <w:marBottom w:val="0"/>
              <w:divBdr>
                <w:top w:val="none" w:sz="0" w:space="0" w:color="auto"/>
                <w:left w:val="none" w:sz="0" w:space="0" w:color="auto"/>
                <w:bottom w:val="none" w:sz="0" w:space="0" w:color="auto"/>
                <w:right w:val="none" w:sz="0" w:space="0" w:color="auto"/>
              </w:divBdr>
            </w:div>
            <w:div w:id="1282030921">
              <w:marLeft w:val="0"/>
              <w:marRight w:val="0"/>
              <w:marTop w:val="0"/>
              <w:marBottom w:val="0"/>
              <w:divBdr>
                <w:top w:val="none" w:sz="0" w:space="0" w:color="auto"/>
                <w:left w:val="none" w:sz="0" w:space="0" w:color="auto"/>
                <w:bottom w:val="none" w:sz="0" w:space="0" w:color="auto"/>
                <w:right w:val="none" w:sz="0" w:space="0" w:color="auto"/>
              </w:divBdr>
            </w:div>
            <w:div w:id="1029254689">
              <w:marLeft w:val="0"/>
              <w:marRight w:val="0"/>
              <w:marTop w:val="0"/>
              <w:marBottom w:val="0"/>
              <w:divBdr>
                <w:top w:val="none" w:sz="0" w:space="0" w:color="auto"/>
                <w:left w:val="none" w:sz="0" w:space="0" w:color="auto"/>
                <w:bottom w:val="none" w:sz="0" w:space="0" w:color="auto"/>
                <w:right w:val="none" w:sz="0" w:space="0" w:color="auto"/>
              </w:divBdr>
            </w:div>
            <w:div w:id="1310016789">
              <w:marLeft w:val="0"/>
              <w:marRight w:val="0"/>
              <w:marTop w:val="0"/>
              <w:marBottom w:val="0"/>
              <w:divBdr>
                <w:top w:val="none" w:sz="0" w:space="0" w:color="auto"/>
                <w:left w:val="none" w:sz="0" w:space="0" w:color="auto"/>
                <w:bottom w:val="none" w:sz="0" w:space="0" w:color="auto"/>
                <w:right w:val="none" w:sz="0" w:space="0" w:color="auto"/>
              </w:divBdr>
            </w:div>
            <w:div w:id="1216813065">
              <w:marLeft w:val="0"/>
              <w:marRight w:val="0"/>
              <w:marTop w:val="0"/>
              <w:marBottom w:val="0"/>
              <w:divBdr>
                <w:top w:val="none" w:sz="0" w:space="0" w:color="auto"/>
                <w:left w:val="none" w:sz="0" w:space="0" w:color="auto"/>
                <w:bottom w:val="none" w:sz="0" w:space="0" w:color="auto"/>
                <w:right w:val="none" w:sz="0" w:space="0" w:color="auto"/>
              </w:divBdr>
            </w:div>
            <w:div w:id="632716138">
              <w:marLeft w:val="0"/>
              <w:marRight w:val="0"/>
              <w:marTop w:val="0"/>
              <w:marBottom w:val="0"/>
              <w:divBdr>
                <w:top w:val="none" w:sz="0" w:space="0" w:color="auto"/>
                <w:left w:val="none" w:sz="0" w:space="0" w:color="auto"/>
                <w:bottom w:val="none" w:sz="0" w:space="0" w:color="auto"/>
                <w:right w:val="none" w:sz="0" w:space="0" w:color="auto"/>
              </w:divBdr>
            </w:div>
            <w:div w:id="918902363">
              <w:marLeft w:val="0"/>
              <w:marRight w:val="0"/>
              <w:marTop w:val="0"/>
              <w:marBottom w:val="0"/>
              <w:divBdr>
                <w:top w:val="none" w:sz="0" w:space="0" w:color="auto"/>
                <w:left w:val="none" w:sz="0" w:space="0" w:color="auto"/>
                <w:bottom w:val="none" w:sz="0" w:space="0" w:color="auto"/>
                <w:right w:val="none" w:sz="0" w:space="0" w:color="auto"/>
              </w:divBdr>
            </w:div>
            <w:div w:id="364674775">
              <w:marLeft w:val="0"/>
              <w:marRight w:val="0"/>
              <w:marTop w:val="0"/>
              <w:marBottom w:val="0"/>
              <w:divBdr>
                <w:top w:val="none" w:sz="0" w:space="0" w:color="auto"/>
                <w:left w:val="none" w:sz="0" w:space="0" w:color="auto"/>
                <w:bottom w:val="none" w:sz="0" w:space="0" w:color="auto"/>
                <w:right w:val="none" w:sz="0" w:space="0" w:color="auto"/>
              </w:divBdr>
            </w:div>
            <w:div w:id="870339883">
              <w:marLeft w:val="0"/>
              <w:marRight w:val="0"/>
              <w:marTop w:val="0"/>
              <w:marBottom w:val="0"/>
              <w:divBdr>
                <w:top w:val="none" w:sz="0" w:space="0" w:color="auto"/>
                <w:left w:val="none" w:sz="0" w:space="0" w:color="auto"/>
                <w:bottom w:val="none" w:sz="0" w:space="0" w:color="auto"/>
                <w:right w:val="none" w:sz="0" w:space="0" w:color="auto"/>
              </w:divBdr>
            </w:div>
            <w:div w:id="118382264">
              <w:marLeft w:val="0"/>
              <w:marRight w:val="0"/>
              <w:marTop w:val="0"/>
              <w:marBottom w:val="0"/>
              <w:divBdr>
                <w:top w:val="none" w:sz="0" w:space="0" w:color="auto"/>
                <w:left w:val="none" w:sz="0" w:space="0" w:color="auto"/>
                <w:bottom w:val="none" w:sz="0" w:space="0" w:color="auto"/>
                <w:right w:val="none" w:sz="0" w:space="0" w:color="auto"/>
              </w:divBdr>
            </w:div>
            <w:div w:id="1278373932">
              <w:marLeft w:val="0"/>
              <w:marRight w:val="0"/>
              <w:marTop w:val="0"/>
              <w:marBottom w:val="0"/>
              <w:divBdr>
                <w:top w:val="none" w:sz="0" w:space="0" w:color="auto"/>
                <w:left w:val="none" w:sz="0" w:space="0" w:color="auto"/>
                <w:bottom w:val="none" w:sz="0" w:space="0" w:color="auto"/>
                <w:right w:val="none" w:sz="0" w:space="0" w:color="auto"/>
              </w:divBdr>
            </w:div>
            <w:div w:id="10885969">
              <w:marLeft w:val="0"/>
              <w:marRight w:val="0"/>
              <w:marTop w:val="0"/>
              <w:marBottom w:val="0"/>
              <w:divBdr>
                <w:top w:val="none" w:sz="0" w:space="0" w:color="auto"/>
                <w:left w:val="none" w:sz="0" w:space="0" w:color="auto"/>
                <w:bottom w:val="none" w:sz="0" w:space="0" w:color="auto"/>
                <w:right w:val="none" w:sz="0" w:space="0" w:color="auto"/>
              </w:divBdr>
            </w:div>
            <w:div w:id="245387338">
              <w:marLeft w:val="0"/>
              <w:marRight w:val="0"/>
              <w:marTop w:val="0"/>
              <w:marBottom w:val="0"/>
              <w:divBdr>
                <w:top w:val="none" w:sz="0" w:space="0" w:color="auto"/>
                <w:left w:val="none" w:sz="0" w:space="0" w:color="auto"/>
                <w:bottom w:val="none" w:sz="0" w:space="0" w:color="auto"/>
                <w:right w:val="none" w:sz="0" w:space="0" w:color="auto"/>
              </w:divBdr>
            </w:div>
            <w:div w:id="894049203">
              <w:marLeft w:val="0"/>
              <w:marRight w:val="0"/>
              <w:marTop w:val="0"/>
              <w:marBottom w:val="0"/>
              <w:divBdr>
                <w:top w:val="none" w:sz="0" w:space="0" w:color="auto"/>
                <w:left w:val="none" w:sz="0" w:space="0" w:color="auto"/>
                <w:bottom w:val="none" w:sz="0" w:space="0" w:color="auto"/>
                <w:right w:val="none" w:sz="0" w:space="0" w:color="auto"/>
              </w:divBdr>
            </w:div>
            <w:div w:id="872155264">
              <w:marLeft w:val="0"/>
              <w:marRight w:val="0"/>
              <w:marTop w:val="0"/>
              <w:marBottom w:val="0"/>
              <w:divBdr>
                <w:top w:val="none" w:sz="0" w:space="0" w:color="auto"/>
                <w:left w:val="none" w:sz="0" w:space="0" w:color="auto"/>
                <w:bottom w:val="none" w:sz="0" w:space="0" w:color="auto"/>
                <w:right w:val="none" w:sz="0" w:space="0" w:color="auto"/>
              </w:divBdr>
            </w:div>
            <w:div w:id="612322446">
              <w:marLeft w:val="0"/>
              <w:marRight w:val="0"/>
              <w:marTop w:val="0"/>
              <w:marBottom w:val="0"/>
              <w:divBdr>
                <w:top w:val="none" w:sz="0" w:space="0" w:color="auto"/>
                <w:left w:val="none" w:sz="0" w:space="0" w:color="auto"/>
                <w:bottom w:val="none" w:sz="0" w:space="0" w:color="auto"/>
                <w:right w:val="none" w:sz="0" w:space="0" w:color="auto"/>
              </w:divBdr>
            </w:div>
            <w:div w:id="91560551">
              <w:marLeft w:val="0"/>
              <w:marRight w:val="0"/>
              <w:marTop w:val="0"/>
              <w:marBottom w:val="0"/>
              <w:divBdr>
                <w:top w:val="none" w:sz="0" w:space="0" w:color="auto"/>
                <w:left w:val="none" w:sz="0" w:space="0" w:color="auto"/>
                <w:bottom w:val="none" w:sz="0" w:space="0" w:color="auto"/>
                <w:right w:val="none" w:sz="0" w:space="0" w:color="auto"/>
              </w:divBdr>
            </w:div>
            <w:div w:id="1652056107">
              <w:marLeft w:val="0"/>
              <w:marRight w:val="0"/>
              <w:marTop w:val="0"/>
              <w:marBottom w:val="0"/>
              <w:divBdr>
                <w:top w:val="none" w:sz="0" w:space="0" w:color="auto"/>
                <w:left w:val="none" w:sz="0" w:space="0" w:color="auto"/>
                <w:bottom w:val="none" w:sz="0" w:space="0" w:color="auto"/>
                <w:right w:val="none" w:sz="0" w:space="0" w:color="auto"/>
              </w:divBdr>
            </w:div>
            <w:div w:id="2112434674">
              <w:marLeft w:val="0"/>
              <w:marRight w:val="0"/>
              <w:marTop w:val="0"/>
              <w:marBottom w:val="0"/>
              <w:divBdr>
                <w:top w:val="none" w:sz="0" w:space="0" w:color="auto"/>
                <w:left w:val="none" w:sz="0" w:space="0" w:color="auto"/>
                <w:bottom w:val="none" w:sz="0" w:space="0" w:color="auto"/>
                <w:right w:val="none" w:sz="0" w:space="0" w:color="auto"/>
              </w:divBdr>
            </w:div>
            <w:div w:id="911307030">
              <w:marLeft w:val="0"/>
              <w:marRight w:val="0"/>
              <w:marTop w:val="0"/>
              <w:marBottom w:val="0"/>
              <w:divBdr>
                <w:top w:val="none" w:sz="0" w:space="0" w:color="auto"/>
                <w:left w:val="none" w:sz="0" w:space="0" w:color="auto"/>
                <w:bottom w:val="none" w:sz="0" w:space="0" w:color="auto"/>
                <w:right w:val="none" w:sz="0" w:space="0" w:color="auto"/>
              </w:divBdr>
            </w:div>
            <w:div w:id="31295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09308">
      <w:bodyDiv w:val="1"/>
      <w:marLeft w:val="0"/>
      <w:marRight w:val="0"/>
      <w:marTop w:val="0"/>
      <w:marBottom w:val="0"/>
      <w:divBdr>
        <w:top w:val="none" w:sz="0" w:space="0" w:color="auto"/>
        <w:left w:val="none" w:sz="0" w:space="0" w:color="auto"/>
        <w:bottom w:val="none" w:sz="0" w:space="0" w:color="auto"/>
        <w:right w:val="none" w:sz="0" w:space="0" w:color="auto"/>
      </w:divBdr>
      <w:divsChild>
        <w:div w:id="106971901">
          <w:marLeft w:val="0"/>
          <w:marRight w:val="0"/>
          <w:marTop w:val="0"/>
          <w:marBottom w:val="0"/>
          <w:divBdr>
            <w:top w:val="none" w:sz="0" w:space="0" w:color="auto"/>
            <w:left w:val="none" w:sz="0" w:space="0" w:color="auto"/>
            <w:bottom w:val="none" w:sz="0" w:space="0" w:color="auto"/>
            <w:right w:val="none" w:sz="0" w:space="0" w:color="auto"/>
          </w:divBdr>
          <w:divsChild>
            <w:div w:id="2041468420">
              <w:marLeft w:val="0"/>
              <w:marRight w:val="0"/>
              <w:marTop w:val="0"/>
              <w:marBottom w:val="0"/>
              <w:divBdr>
                <w:top w:val="none" w:sz="0" w:space="0" w:color="auto"/>
                <w:left w:val="none" w:sz="0" w:space="0" w:color="auto"/>
                <w:bottom w:val="none" w:sz="0" w:space="0" w:color="auto"/>
                <w:right w:val="none" w:sz="0" w:space="0" w:color="auto"/>
              </w:divBdr>
            </w:div>
            <w:div w:id="1889219586">
              <w:marLeft w:val="0"/>
              <w:marRight w:val="0"/>
              <w:marTop w:val="0"/>
              <w:marBottom w:val="0"/>
              <w:divBdr>
                <w:top w:val="none" w:sz="0" w:space="0" w:color="auto"/>
                <w:left w:val="none" w:sz="0" w:space="0" w:color="auto"/>
                <w:bottom w:val="none" w:sz="0" w:space="0" w:color="auto"/>
                <w:right w:val="none" w:sz="0" w:space="0" w:color="auto"/>
              </w:divBdr>
            </w:div>
            <w:div w:id="1173377006">
              <w:marLeft w:val="0"/>
              <w:marRight w:val="0"/>
              <w:marTop w:val="0"/>
              <w:marBottom w:val="0"/>
              <w:divBdr>
                <w:top w:val="none" w:sz="0" w:space="0" w:color="auto"/>
                <w:left w:val="none" w:sz="0" w:space="0" w:color="auto"/>
                <w:bottom w:val="none" w:sz="0" w:space="0" w:color="auto"/>
                <w:right w:val="none" w:sz="0" w:space="0" w:color="auto"/>
              </w:divBdr>
            </w:div>
            <w:div w:id="1999379333">
              <w:marLeft w:val="0"/>
              <w:marRight w:val="0"/>
              <w:marTop w:val="0"/>
              <w:marBottom w:val="0"/>
              <w:divBdr>
                <w:top w:val="none" w:sz="0" w:space="0" w:color="auto"/>
                <w:left w:val="none" w:sz="0" w:space="0" w:color="auto"/>
                <w:bottom w:val="none" w:sz="0" w:space="0" w:color="auto"/>
                <w:right w:val="none" w:sz="0" w:space="0" w:color="auto"/>
              </w:divBdr>
            </w:div>
            <w:div w:id="1053232196">
              <w:marLeft w:val="0"/>
              <w:marRight w:val="0"/>
              <w:marTop w:val="0"/>
              <w:marBottom w:val="0"/>
              <w:divBdr>
                <w:top w:val="none" w:sz="0" w:space="0" w:color="auto"/>
                <w:left w:val="none" w:sz="0" w:space="0" w:color="auto"/>
                <w:bottom w:val="none" w:sz="0" w:space="0" w:color="auto"/>
                <w:right w:val="none" w:sz="0" w:space="0" w:color="auto"/>
              </w:divBdr>
            </w:div>
            <w:div w:id="658505785">
              <w:marLeft w:val="0"/>
              <w:marRight w:val="0"/>
              <w:marTop w:val="0"/>
              <w:marBottom w:val="0"/>
              <w:divBdr>
                <w:top w:val="none" w:sz="0" w:space="0" w:color="auto"/>
                <w:left w:val="none" w:sz="0" w:space="0" w:color="auto"/>
                <w:bottom w:val="none" w:sz="0" w:space="0" w:color="auto"/>
                <w:right w:val="none" w:sz="0" w:space="0" w:color="auto"/>
              </w:divBdr>
            </w:div>
            <w:div w:id="598106059">
              <w:marLeft w:val="0"/>
              <w:marRight w:val="0"/>
              <w:marTop w:val="0"/>
              <w:marBottom w:val="0"/>
              <w:divBdr>
                <w:top w:val="none" w:sz="0" w:space="0" w:color="auto"/>
                <w:left w:val="none" w:sz="0" w:space="0" w:color="auto"/>
                <w:bottom w:val="none" w:sz="0" w:space="0" w:color="auto"/>
                <w:right w:val="none" w:sz="0" w:space="0" w:color="auto"/>
              </w:divBdr>
            </w:div>
            <w:div w:id="554389530">
              <w:marLeft w:val="0"/>
              <w:marRight w:val="0"/>
              <w:marTop w:val="0"/>
              <w:marBottom w:val="0"/>
              <w:divBdr>
                <w:top w:val="none" w:sz="0" w:space="0" w:color="auto"/>
                <w:left w:val="none" w:sz="0" w:space="0" w:color="auto"/>
                <w:bottom w:val="none" w:sz="0" w:space="0" w:color="auto"/>
                <w:right w:val="none" w:sz="0" w:space="0" w:color="auto"/>
              </w:divBdr>
            </w:div>
            <w:div w:id="374820790">
              <w:marLeft w:val="0"/>
              <w:marRight w:val="0"/>
              <w:marTop w:val="0"/>
              <w:marBottom w:val="0"/>
              <w:divBdr>
                <w:top w:val="none" w:sz="0" w:space="0" w:color="auto"/>
                <w:left w:val="none" w:sz="0" w:space="0" w:color="auto"/>
                <w:bottom w:val="none" w:sz="0" w:space="0" w:color="auto"/>
                <w:right w:val="none" w:sz="0" w:space="0" w:color="auto"/>
              </w:divBdr>
            </w:div>
            <w:div w:id="336277442">
              <w:marLeft w:val="0"/>
              <w:marRight w:val="0"/>
              <w:marTop w:val="0"/>
              <w:marBottom w:val="0"/>
              <w:divBdr>
                <w:top w:val="none" w:sz="0" w:space="0" w:color="auto"/>
                <w:left w:val="none" w:sz="0" w:space="0" w:color="auto"/>
                <w:bottom w:val="none" w:sz="0" w:space="0" w:color="auto"/>
                <w:right w:val="none" w:sz="0" w:space="0" w:color="auto"/>
              </w:divBdr>
            </w:div>
            <w:div w:id="1193958827">
              <w:marLeft w:val="0"/>
              <w:marRight w:val="0"/>
              <w:marTop w:val="0"/>
              <w:marBottom w:val="0"/>
              <w:divBdr>
                <w:top w:val="none" w:sz="0" w:space="0" w:color="auto"/>
                <w:left w:val="none" w:sz="0" w:space="0" w:color="auto"/>
                <w:bottom w:val="none" w:sz="0" w:space="0" w:color="auto"/>
                <w:right w:val="none" w:sz="0" w:space="0" w:color="auto"/>
              </w:divBdr>
            </w:div>
            <w:div w:id="167213520">
              <w:marLeft w:val="0"/>
              <w:marRight w:val="0"/>
              <w:marTop w:val="0"/>
              <w:marBottom w:val="0"/>
              <w:divBdr>
                <w:top w:val="none" w:sz="0" w:space="0" w:color="auto"/>
                <w:left w:val="none" w:sz="0" w:space="0" w:color="auto"/>
                <w:bottom w:val="none" w:sz="0" w:space="0" w:color="auto"/>
                <w:right w:val="none" w:sz="0" w:space="0" w:color="auto"/>
              </w:divBdr>
            </w:div>
            <w:div w:id="1463842989">
              <w:marLeft w:val="0"/>
              <w:marRight w:val="0"/>
              <w:marTop w:val="0"/>
              <w:marBottom w:val="0"/>
              <w:divBdr>
                <w:top w:val="none" w:sz="0" w:space="0" w:color="auto"/>
                <w:left w:val="none" w:sz="0" w:space="0" w:color="auto"/>
                <w:bottom w:val="none" w:sz="0" w:space="0" w:color="auto"/>
                <w:right w:val="none" w:sz="0" w:space="0" w:color="auto"/>
              </w:divBdr>
            </w:div>
            <w:div w:id="1014455774">
              <w:marLeft w:val="0"/>
              <w:marRight w:val="0"/>
              <w:marTop w:val="0"/>
              <w:marBottom w:val="0"/>
              <w:divBdr>
                <w:top w:val="none" w:sz="0" w:space="0" w:color="auto"/>
                <w:left w:val="none" w:sz="0" w:space="0" w:color="auto"/>
                <w:bottom w:val="none" w:sz="0" w:space="0" w:color="auto"/>
                <w:right w:val="none" w:sz="0" w:space="0" w:color="auto"/>
              </w:divBdr>
            </w:div>
            <w:div w:id="1019742711">
              <w:marLeft w:val="0"/>
              <w:marRight w:val="0"/>
              <w:marTop w:val="0"/>
              <w:marBottom w:val="0"/>
              <w:divBdr>
                <w:top w:val="none" w:sz="0" w:space="0" w:color="auto"/>
                <w:left w:val="none" w:sz="0" w:space="0" w:color="auto"/>
                <w:bottom w:val="none" w:sz="0" w:space="0" w:color="auto"/>
                <w:right w:val="none" w:sz="0" w:space="0" w:color="auto"/>
              </w:divBdr>
            </w:div>
            <w:div w:id="1348867918">
              <w:marLeft w:val="0"/>
              <w:marRight w:val="0"/>
              <w:marTop w:val="0"/>
              <w:marBottom w:val="0"/>
              <w:divBdr>
                <w:top w:val="none" w:sz="0" w:space="0" w:color="auto"/>
                <w:left w:val="none" w:sz="0" w:space="0" w:color="auto"/>
                <w:bottom w:val="none" w:sz="0" w:space="0" w:color="auto"/>
                <w:right w:val="none" w:sz="0" w:space="0" w:color="auto"/>
              </w:divBdr>
            </w:div>
            <w:div w:id="189033693">
              <w:marLeft w:val="0"/>
              <w:marRight w:val="0"/>
              <w:marTop w:val="0"/>
              <w:marBottom w:val="0"/>
              <w:divBdr>
                <w:top w:val="none" w:sz="0" w:space="0" w:color="auto"/>
                <w:left w:val="none" w:sz="0" w:space="0" w:color="auto"/>
                <w:bottom w:val="none" w:sz="0" w:space="0" w:color="auto"/>
                <w:right w:val="none" w:sz="0" w:space="0" w:color="auto"/>
              </w:divBdr>
            </w:div>
            <w:div w:id="6908252">
              <w:marLeft w:val="0"/>
              <w:marRight w:val="0"/>
              <w:marTop w:val="0"/>
              <w:marBottom w:val="0"/>
              <w:divBdr>
                <w:top w:val="none" w:sz="0" w:space="0" w:color="auto"/>
                <w:left w:val="none" w:sz="0" w:space="0" w:color="auto"/>
                <w:bottom w:val="none" w:sz="0" w:space="0" w:color="auto"/>
                <w:right w:val="none" w:sz="0" w:space="0" w:color="auto"/>
              </w:divBdr>
            </w:div>
            <w:div w:id="142159804">
              <w:marLeft w:val="0"/>
              <w:marRight w:val="0"/>
              <w:marTop w:val="0"/>
              <w:marBottom w:val="0"/>
              <w:divBdr>
                <w:top w:val="none" w:sz="0" w:space="0" w:color="auto"/>
                <w:left w:val="none" w:sz="0" w:space="0" w:color="auto"/>
                <w:bottom w:val="none" w:sz="0" w:space="0" w:color="auto"/>
                <w:right w:val="none" w:sz="0" w:space="0" w:color="auto"/>
              </w:divBdr>
            </w:div>
            <w:div w:id="1622760024">
              <w:marLeft w:val="0"/>
              <w:marRight w:val="0"/>
              <w:marTop w:val="0"/>
              <w:marBottom w:val="0"/>
              <w:divBdr>
                <w:top w:val="none" w:sz="0" w:space="0" w:color="auto"/>
                <w:left w:val="none" w:sz="0" w:space="0" w:color="auto"/>
                <w:bottom w:val="none" w:sz="0" w:space="0" w:color="auto"/>
                <w:right w:val="none" w:sz="0" w:space="0" w:color="auto"/>
              </w:divBdr>
            </w:div>
            <w:div w:id="2065250531">
              <w:marLeft w:val="0"/>
              <w:marRight w:val="0"/>
              <w:marTop w:val="0"/>
              <w:marBottom w:val="0"/>
              <w:divBdr>
                <w:top w:val="none" w:sz="0" w:space="0" w:color="auto"/>
                <w:left w:val="none" w:sz="0" w:space="0" w:color="auto"/>
                <w:bottom w:val="none" w:sz="0" w:space="0" w:color="auto"/>
                <w:right w:val="none" w:sz="0" w:space="0" w:color="auto"/>
              </w:divBdr>
            </w:div>
            <w:div w:id="37244923">
              <w:marLeft w:val="0"/>
              <w:marRight w:val="0"/>
              <w:marTop w:val="0"/>
              <w:marBottom w:val="0"/>
              <w:divBdr>
                <w:top w:val="none" w:sz="0" w:space="0" w:color="auto"/>
                <w:left w:val="none" w:sz="0" w:space="0" w:color="auto"/>
                <w:bottom w:val="none" w:sz="0" w:space="0" w:color="auto"/>
                <w:right w:val="none" w:sz="0" w:space="0" w:color="auto"/>
              </w:divBdr>
            </w:div>
            <w:div w:id="50276114">
              <w:marLeft w:val="0"/>
              <w:marRight w:val="0"/>
              <w:marTop w:val="0"/>
              <w:marBottom w:val="0"/>
              <w:divBdr>
                <w:top w:val="none" w:sz="0" w:space="0" w:color="auto"/>
                <w:left w:val="none" w:sz="0" w:space="0" w:color="auto"/>
                <w:bottom w:val="none" w:sz="0" w:space="0" w:color="auto"/>
                <w:right w:val="none" w:sz="0" w:space="0" w:color="auto"/>
              </w:divBdr>
            </w:div>
            <w:div w:id="30957295">
              <w:marLeft w:val="0"/>
              <w:marRight w:val="0"/>
              <w:marTop w:val="0"/>
              <w:marBottom w:val="0"/>
              <w:divBdr>
                <w:top w:val="none" w:sz="0" w:space="0" w:color="auto"/>
                <w:left w:val="none" w:sz="0" w:space="0" w:color="auto"/>
                <w:bottom w:val="none" w:sz="0" w:space="0" w:color="auto"/>
                <w:right w:val="none" w:sz="0" w:space="0" w:color="auto"/>
              </w:divBdr>
            </w:div>
            <w:div w:id="503400927">
              <w:marLeft w:val="0"/>
              <w:marRight w:val="0"/>
              <w:marTop w:val="0"/>
              <w:marBottom w:val="0"/>
              <w:divBdr>
                <w:top w:val="none" w:sz="0" w:space="0" w:color="auto"/>
                <w:left w:val="none" w:sz="0" w:space="0" w:color="auto"/>
                <w:bottom w:val="none" w:sz="0" w:space="0" w:color="auto"/>
                <w:right w:val="none" w:sz="0" w:space="0" w:color="auto"/>
              </w:divBdr>
            </w:div>
            <w:div w:id="2131624752">
              <w:marLeft w:val="0"/>
              <w:marRight w:val="0"/>
              <w:marTop w:val="0"/>
              <w:marBottom w:val="0"/>
              <w:divBdr>
                <w:top w:val="none" w:sz="0" w:space="0" w:color="auto"/>
                <w:left w:val="none" w:sz="0" w:space="0" w:color="auto"/>
                <w:bottom w:val="none" w:sz="0" w:space="0" w:color="auto"/>
                <w:right w:val="none" w:sz="0" w:space="0" w:color="auto"/>
              </w:divBdr>
            </w:div>
            <w:div w:id="1646933247">
              <w:marLeft w:val="0"/>
              <w:marRight w:val="0"/>
              <w:marTop w:val="0"/>
              <w:marBottom w:val="0"/>
              <w:divBdr>
                <w:top w:val="none" w:sz="0" w:space="0" w:color="auto"/>
                <w:left w:val="none" w:sz="0" w:space="0" w:color="auto"/>
                <w:bottom w:val="none" w:sz="0" w:space="0" w:color="auto"/>
                <w:right w:val="none" w:sz="0" w:space="0" w:color="auto"/>
              </w:divBdr>
            </w:div>
            <w:div w:id="646400971">
              <w:marLeft w:val="0"/>
              <w:marRight w:val="0"/>
              <w:marTop w:val="0"/>
              <w:marBottom w:val="0"/>
              <w:divBdr>
                <w:top w:val="none" w:sz="0" w:space="0" w:color="auto"/>
                <w:left w:val="none" w:sz="0" w:space="0" w:color="auto"/>
                <w:bottom w:val="none" w:sz="0" w:space="0" w:color="auto"/>
                <w:right w:val="none" w:sz="0" w:space="0" w:color="auto"/>
              </w:divBdr>
            </w:div>
            <w:div w:id="1196427683">
              <w:marLeft w:val="0"/>
              <w:marRight w:val="0"/>
              <w:marTop w:val="0"/>
              <w:marBottom w:val="0"/>
              <w:divBdr>
                <w:top w:val="none" w:sz="0" w:space="0" w:color="auto"/>
                <w:left w:val="none" w:sz="0" w:space="0" w:color="auto"/>
                <w:bottom w:val="none" w:sz="0" w:space="0" w:color="auto"/>
                <w:right w:val="none" w:sz="0" w:space="0" w:color="auto"/>
              </w:divBdr>
            </w:div>
            <w:div w:id="1018582796">
              <w:marLeft w:val="0"/>
              <w:marRight w:val="0"/>
              <w:marTop w:val="0"/>
              <w:marBottom w:val="0"/>
              <w:divBdr>
                <w:top w:val="none" w:sz="0" w:space="0" w:color="auto"/>
                <w:left w:val="none" w:sz="0" w:space="0" w:color="auto"/>
                <w:bottom w:val="none" w:sz="0" w:space="0" w:color="auto"/>
                <w:right w:val="none" w:sz="0" w:space="0" w:color="auto"/>
              </w:divBdr>
            </w:div>
            <w:div w:id="440608385">
              <w:marLeft w:val="0"/>
              <w:marRight w:val="0"/>
              <w:marTop w:val="0"/>
              <w:marBottom w:val="0"/>
              <w:divBdr>
                <w:top w:val="none" w:sz="0" w:space="0" w:color="auto"/>
                <w:left w:val="none" w:sz="0" w:space="0" w:color="auto"/>
                <w:bottom w:val="none" w:sz="0" w:space="0" w:color="auto"/>
                <w:right w:val="none" w:sz="0" w:space="0" w:color="auto"/>
              </w:divBdr>
            </w:div>
            <w:div w:id="961809088">
              <w:marLeft w:val="0"/>
              <w:marRight w:val="0"/>
              <w:marTop w:val="0"/>
              <w:marBottom w:val="0"/>
              <w:divBdr>
                <w:top w:val="none" w:sz="0" w:space="0" w:color="auto"/>
                <w:left w:val="none" w:sz="0" w:space="0" w:color="auto"/>
                <w:bottom w:val="none" w:sz="0" w:space="0" w:color="auto"/>
                <w:right w:val="none" w:sz="0" w:space="0" w:color="auto"/>
              </w:divBdr>
            </w:div>
            <w:div w:id="936662">
              <w:marLeft w:val="0"/>
              <w:marRight w:val="0"/>
              <w:marTop w:val="0"/>
              <w:marBottom w:val="0"/>
              <w:divBdr>
                <w:top w:val="none" w:sz="0" w:space="0" w:color="auto"/>
                <w:left w:val="none" w:sz="0" w:space="0" w:color="auto"/>
                <w:bottom w:val="none" w:sz="0" w:space="0" w:color="auto"/>
                <w:right w:val="none" w:sz="0" w:space="0" w:color="auto"/>
              </w:divBdr>
            </w:div>
            <w:div w:id="467821952">
              <w:marLeft w:val="0"/>
              <w:marRight w:val="0"/>
              <w:marTop w:val="0"/>
              <w:marBottom w:val="0"/>
              <w:divBdr>
                <w:top w:val="none" w:sz="0" w:space="0" w:color="auto"/>
                <w:left w:val="none" w:sz="0" w:space="0" w:color="auto"/>
                <w:bottom w:val="none" w:sz="0" w:space="0" w:color="auto"/>
                <w:right w:val="none" w:sz="0" w:space="0" w:color="auto"/>
              </w:divBdr>
            </w:div>
            <w:div w:id="333608455">
              <w:marLeft w:val="0"/>
              <w:marRight w:val="0"/>
              <w:marTop w:val="0"/>
              <w:marBottom w:val="0"/>
              <w:divBdr>
                <w:top w:val="none" w:sz="0" w:space="0" w:color="auto"/>
                <w:left w:val="none" w:sz="0" w:space="0" w:color="auto"/>
                <w:bottom w:val="none" w:sz="0" w:space="0" w:color="auto"/>
                <w:right w:val="none" w:sz="0" w:space="0" w:color="auto"/>
              </w:divBdr>
            </w:div>
            <w:div w:id="527572648">
              <w:marLeft w:val="0"/>
              <w:marRight w:val="0"/>
              <w:marTop w:val="0"/>
              <w:marBottom w:val="0"/>
              <w:divBdr>
                <w:top w:val="none" w:sz="0" w:space="0" w:color="auto"/>
                <w:left w:val="none" w:sz="0" w:space="0" w:color="auto"/>
                <w:bottom w:val="none" w:sz="0" w:space="0" w:color="auto"/>
                <w:right w:val="none" w:sz="0" w:space="0" w:color="auto"/>
              </w:divBdr>
            </w:div>
            <w:div w:id="713694244">
              <w:marLeft w:val="0"/>
              <w:marRight w:val="0"/>
              <w:marTop w:val="0"/>
              <w:marBottom w:val="0"/>
              <w:divBdr>
                <w:top w:val="none" w:sz="0" w:space="0" w:color="auto"/>
                <w:left w:val="none" w:sz="0" w:space="0" w:color="auto"/>
                <w:bottom w:val="none" w:sz="0" w:space="0" w:color="auto"/>
                <w:right w:val="none" w:sz="0" w:space="0" w:color="auto"/>
              </w:divBdr>
            </w:div>
            <w:div w:id="709917848">
              <w:marLeft w:val="0"/>
              <w:marRight w:val="0"/>
              <w:marTop w:val="0"/>
              <w:marBottom w:val="0"/>
              <w:divBdr>
                <w:top w:val="none" w:sz="0" w:space="0" w:color="auto"/>
                <w:left w:val="none" w:sz="0" w:space="0" w:color="auto"/>
                <w:bottom w:val="none" w:sz="0" w:space="0" w:color="auto"/>
                <w:right w:val="none" w:sz="0" w:space="0" w:color="auto"/>
              </w:divBdr>
            </w:div>
            <w:div w:id="1865634863">
              <w:marLeft w:val="0"/>
              <w:marRight w:val="0"/>
              <w:marTop w:val="0"/>
              <w:marBottom w:val="0"/>
              <w:divBdr>
                <w:top w:val="none" w:sz="0" w:space="0" w:color="auto"/>
                <w:left w:val="none" w:sz="0" w:space="0" w:color="auto"/>
                <w:bottom w:val="none" w:sz="0" w:space="0" w:color="auto"/>
                <w:right w:val="none" w:sz="0" w:space="0" w:color="auto"/>
              </w:divBdr>
            </w:div>
            <w:div w:id="706680406">
              <w:marLeft w:val="0"/>
              <w:marRight w:val="0"/>
              <w:marTop w:val="0"/>
              <w:marBottom w:val="0"/>
              <w:divBdr>
                <w:top w:val="none" w:sz="0" w:space="0" w:color="auto"/>
                <w:left w:val="none" w:sz="0" w:space="0" w:color="auto"/>
                <w:bottom w:val="none" w:sz="0" w:space="0" w:color="auto"/>
                <w:right w:val="none" w:sz="0" w:space="0" w:color="auto"/>
              </w:divBdr>
            </w:div>
            <w:div w:id="2045325345">
              <w:marLeft w:val="0"/>
              <w:marRight w:val="0"/>
              <w:marTop w:val="0"/>
              <w:marBottom w:val="0"/>
              <w:divBdr>
                <w:top w:val="none" w:sz="0" w:space="0" w:color="auto"/>
                <w:left w:val="none" w:sz="0" w:space="0" w:color="auto"/>
                <w:bottom w:val="none" w:sz="0" w:space="0" w:color="auto"/>
                <w:right w:val="none" w:sz="0" w:space="0" w:color="auto"/>
              </w:divBdr>
            </w:div>
            <w:div w:id="153618167">
              <w:marLeft w:val="0"/>
              <w:marRight w:val="0"/>
              <w:marTop w:val="0"/>
              <w:marBottom w:val="0"/>
              <w:divBdr>
                <w:top w:val="none" w:sz="0" w:space="0" w:color="auto"/>
                <w:left w:val="none" w:sz="0" w:space="0" w:color="auto"/>
                <w:bottom w:val="none" w:sz="0" w:space="0" w:color="auto"/>
                <w:right w:val="none" w:sz="0" w:space="0" w:color="auto"/>
              </w:divBdr>
            </w:div>
            <w:div w:id="1132751987">
              <w:marLeft w:val="0"/>
              <w:marRight w:val="0"/>
              <w:marTop w:val="0"/>
              <w:marBottom w:val="0"/>
              <w:divBdr>
                <w:top w:val="none" w:sz="0" w:space="0" w:color="auto"/>
                <w:left w:val="none" w:sz="0" w:space="0" w:color="auto"/>
                <w:bottom w:val="none" w:sz="0" w:space="0" w:color="auto"/>
                <w:right w:val="none" w:sz="0" w:space="0" w:color="auto"/>
              </w:divBdr>
            </w:div>
            <w:div w:id="415126642">
              <w:marLeft w:val="0"/>
              <w:marRight w:val="0"/>
              <w:marTop w:val="0"/>
              <w:marBottom w:val="0"/>
              <w:divBdr>
                <w:top w:val="none" w:sz="0" w:space="0" w:color="auto"/>
                <w:left w:val="none" w:sz="0" w:space="0" w:color="auto"/>
                <w:bottom w:val="none" w:sz="0" w:space="0" w:color="auto"/>
                <w:right w:val="none" w:sz="0" w:space="0" w:color="auto"/>
              </w:divBdr>
            </w:div>
            <w:div w:id="1253197973">
              <w:marLeft w:val="0"/>
              <w:marRight w:val="0"/>
              <w:marTop w:val="0"/>
              <w:marBottom w:val="0"/>
              <w:divBdr>
                <w:top w:val="none" w:sz="0" w:space="0" w:color="auto"/>
                <w:left w:val="none" w:sz="0" w:space="0" w:color="auto"/>
                <w:bottom w:val="none" w:sz="0" w:space="0" w:color="auto"/>
                <w:right w:val="none" w:sz="0" w:space="0" w:color="auto"/>
              </w:divBdr>
            </w:div>
            <w:div w:id="523834944">
              <w:marLeft w:val="0"/>
              <w:marRight w:val="0"/>
              <w:marTop w:val="0"/>
              <w:marBottom w:val="0"/>
              <w:divBdr>
                <w:top w:val="none" w:sz="0" w:space="0" w:color="auto"/>
                <w:left w:val="none" w:sz="0" w:space="0" w:color="auto"/>
                <w:bottom w:val="none" w:sz="0" w:space="0" w:color="auto"/>
                <w:right w:val="none" w:sz="0" w:space="0" w:color="auto"/>
              </w:divBdr>
            </w:div>
            <w:div w:id="885487245">
              <w:marLeft w:val="0"/>
              <w:marRight w:val="0"/>
              <w:marTop w:val="0"/>
              <w:marBottom w:val="0"/>
              <w:divBdr>
                <w:top w:val="none" w:sz="0" w:space="0" w:color="auto"/>
                <w:left w:val="none" w:sz="0" w:space="0" w:color="auto"/>
                <w:bottom w:val="none" w:sz="0" w:space="0" w:color="auto"/>
                <w:right w:val="none" w:sz="0" w:space="0" w:color="auto"/>
              </w:divBdr>
            </w:div>
            <w:div w:id="487940579">
              <w:marLeft w:val="0"/>
              <w:marRight w:val="0"/>
              <w:marTop w:val="0"/>
              <w:marBottom w:val="0"/>
              <w:divBdr>
                <w:top w:val="none" w:sz="0" w:space="0" w:color="auto"/>
                <w:left w:val="none" w:sz="0" w:space="0" w:color="auto"/>
                <w:bottom w:val="none" w:sz="0" w:space="0" w:color="auto"/>
                <w:right w:val="none" w:sz="0" w:space="0" w:color="auto"/>
              </w:divBdr>
            </w:div>
            <w:div w:id="1814784971">
              <w:marLeft w:val="0"/>
              <w:marRight w:val="0"/>
              <w:marTop w:val="0"/>
              <w:marBottom w:val="0"/>
              <w:divBdr>
                <w:top w:val="none" w:sz="0" w:space="0" w:color="auto"/>
                <w:left w:val="none" w:sz="0" w:space="0" w:color="auto"/>
                <w:bottom w:val="none" w:sz="0" w:space="0" w:color="auto"/>
                <w:right w:val="none" w:sz="0" w:space="0" w:color="auto"/>
              </w:divBdr>
            </w:div>
            <w:div w:id="2090350508">
              <w:marLeft w:val="0"/>
              <w:marRight w:val="0"/>
              <w:marTop w:val="0"/>
              <w:marBottom w:val="0"/>
              <w:divBdr>
                <w:top w:val="none" w:sz="0" w:space="0" w:color="auto"/>
                <w:left w:val="none" w:sz="0" w:space="0" w:color="auto"/>
                <w:bottom w:val="none" w:sz="0" w:space="0" w:color="auto"/>
                <w:right w:val="none" w:sz="0" w:space="0" w:color="auto"/>
              </w:divBdr>
            </w:div>
            <w:div w:id="1328553377">
              <w:marLeft w:val="0"/>
              <w:marRight w:val="0"/>
              <w:marTop w:val="0"/>
              <w:marBottom w:val="0"/>
              <w:divBdr>
                <w:top w:val="none" w:sz="0" w:space="0" w:color="auto"/>
                <w:left w:val="none" w:sz="0" w:space="0" w:color="auto"/>
                <w:bottom w:val="none" w:sz="0" w:space="0" w:color="auto"/>
                <w:right w:val="none" w:sz="0" w:space="0" w:color="auto"/>
              </w:divBdr>
            </w:div>
            <w:div w:id="656154576">
              <w:marLeft w:val="0"/>
              <w:marRight w:val="0"/>
              <w:marTop w:val="0"/>
              <w:marBottom w:val="0"/>
              <w:divBdr>
                <w:top w:val="none" w:sz="0" w:space="0" w:color="auto"/>
                <w:left w:val="none" w:sz="0" w:space="0" w:color="auto"/>
                <w:bottom w:val="none" w:sz="0" w:space="0" w:color="auto"/>
                <w:right w:val="none" w:sz="0" w:space="0" w:color="auto"/>
              </w:divBdr>
            </w:div>
            <w:div w:id="1974361145">
              <w:marLeft w:val="0"/>
              <w:marRight w:val="0"/>
              <w:marTop w:val="0"/>
              <w:marBottom w:val="0"/>
              <w:divBdr>
                <w:top w:val="none" w:sz="0" w:space="0" w:color="auto"/>
                <w:left w:val="none" w:sz="0" w:space="0" w:color="auto"/>
                <w:bottom w:val="none" w:sz="0" w:space="0" w:color="auto"/>
                <w:right w:val="none" w:sz="0" w:space="0" w:color="auto"/>
              </w:divBdr>
            </w:div>
            <w:div w:id="358509045">
              <w:marLeft w:val="0"/>
              <w:marRight w:val="0"/>
              <w:marTop w:val="0"/>
              <w:marBottom w:val="0"/>
              <w:divBdr>
                <w:top w:val="none" w:sz="0" w:space="0" w:color="auto"/>
                <w:left w:val="none" w:sz="0" w:space="0" w:color="auto"/>
                <w:bottom w:val="none" w:sz="0" w:space="0" w:color="auto"/>
                <w:right w:val="none" w:sz="0" w:space="0" w:color="auto"/>
              </w:divBdr>
            </w:div>
            <w:div w:id="2141653910">
              <w:marLeft w:val="0"/>
              <w:marRight w:val="0"/>
              <w:marTop w:val="0"/>
              <w:marBottom w:val="0"/>
              <w:divBdr>
                <w:top w:val="none" w:sz="0" w:space="0" w:color="auto"/>
                <w:left w:val="none" w:sz="0" w:space="0" w:color="auto"/>
                <w:bottom w:val="none" w:sz="0" w:space="0" w:color="auto"/>
                <w:right w:val="none" w:sz="0" w:space="0" w:color="auto"/>
              </w:divBdr>
            </w:div>
            <w:div w:id="189420377">
              <w:marLeft w:val="0"/>
              <w:marRight w:val="0"/>
              <w:marTop w:val="0"/>
              <w:marBottom w:val="0"/>
              <w:divBdr>
                <w:top w:val="none" w:sz="0" w:space="0" w:color="auto"/>
                <w:left w:val="none" w:sz="0" w:space="0" w:color="auto"/>
                <w:bottom w:val="none" w:sz="0" w:space="0" w:color="auto"/>
                <w:right w:val="none" w:sz="0" w:space="0" w:color="auto"/>
              </w:divBdr>
            </w:div>
            <w:div w:id="375274261">
              <w:marLeft w:val="0"/>
              <w:marRight w:val="0"/>
              <w:marTop w:val="0"/>
              <w:marBottom w:val="0"/>
              <w:divBdr>
                <w:top w:val="none" w:sz="0" w:space="0" w:color="auto"/>
                <w:left w:val="none" w:sz="0" w:space="0" w:color="auto"/>
                <w:bottom w:val="none" w:sz="0" w:space="0" w:color="auto"/>
                <w:right w:val="none" w:sz="0" w:space="0" w:color="auto"/>
              </w:divBdr>
            </w:div>
            <w:div w:id="1084256731">
              <w:marLeft w:val="0"/>
              <w:marRight w:val="0"/>
              <w:marTop w:val="0"/>
              <w:marBottom w:val="0"/>
              <w:divBdr>
                <w:top w:val="none" w:sz="0" w:space="0" w:color="auto"/>
                <w:left w:val="none" w:sz="0" w:space="0" w:color="auto"/>
                <w:bottom w:val="none" w:sz="0" w:space="0" w:color="auto"/>
                <w:right w:val="none" w:sz="0" w:space="0" w:color="auto"/>
              </w:divBdr>
            </w:div>
            <w:div w:id="185486799">
              <w:marLeft w:val="0"/>
              <w:marRight w:val="0"/>
              <w:marTop w:val="0"/>
              <w:marBottom w:val="0"/>
              <w:divBdr>
                <w:top w:val="none" w:sz="0" w:space="0" w:color="auto"/>
                <w:left w:val="none" w:sz="0" w:space="0" w:color="auto"/>
                <w:bottom w:val="none" w:sz="0" w:space="0" w:color="auto"/>
                <w:right w:val="none" w:sz="0" w:space="0" w:color="auto"/>
              </w:divBdr>
            </w:div>
            <w:div w:id="660501614">
              <w:marLeft w:val="0"/>
              <w:marRight w:val="0"/>
              <w:marTop w:val="0"/>
              <w:marBottom w:val="0"/>
              <w:divBdr>
                <w:top w:val="none" w:sz="0" w:space="0" w:color="auto"/>
                <w:left w:val="none" w:sz="0" w:space="0" w:color="auto"/>
                <w:bottom w:val="none" w:sz="0" w:space="0" w:color="auto"/>
                <w:right w:val="none" w:sz="0" w:space="0" w:color="auto"/>
              </w:divBdr>
            </w:div>
            <w:div w:id="1086927812">
              <w:marLeft w:val="0"/>
              <w:marRight w:val="0"/>
              <w:marTop w:val="0"/>
              <w:marBottom w:val="0"/>
              <w:divBdr>
                <w:top w:val="none" w:sz="0" w:space="0" w:color="auto"/>
                <w:left w:val="none" w:sz="0" w:space="0" w:color="auto"/>
                <w:bottom w:val="none" w:sz="0" w:space="0" w:color="auto"/>
                <w:right w:val="none" w:sz="0" w:space="0" w:color="auto"/>
              </w:divBdr>
            </w:div>
            <w:div w:id="99300549">
              <w:marLeft w:val="0"/>
              <w:marRight w:val="0"/>
              <w:marTop w:val="0"/>
              <w:marBottom w:val="0"/>
              <w:divBdr>
                <w:top w:val="none" w:sz="0" w:space="0" w:color="auto"/>
                <w:left w:val="none" w:sz="0" w:space="0" w:color="auto"/>
                <w:bottom w:val="none" w:sz="0" w:space="0" w:color="auto"/>
                <w:right w:val="none" w:sz="0" w:space="0" w:color="auto"/>
              </w:divBdr>
            </w:div>
            <w:div w:id="1979652768">
              <w:marLeft w:val="0"/>
              <w:marRight w:val="0"/>
              <w:marTop w:val="0"/>
              <w:marBottom w:val="0"/>
              <w:divBdr>
                <w:top w:val="none" w:sz="0" w:space="0" w:color="auto"/>
                <w:left w:val="none" w:sz="0" w:space="0" w:color="auto"/>
                <w:bottom w:val="none" w:sz="0" w:space="0" w:color="auto"/>
                <w:right w:val="none" w:sz="0" w:space="0" w:color="auto"/>
              </w:divBdr>
            </w:div>
            <w:div w:id="218059017">
              <w:marLeft w:val="0"/>
              <w:marRight w:val="0"/>
              <w:marTop w:val="0"/>
              <w:marBottom w:val="0"/>
              <w:divBdr>
                <w:top w:val="none" w:sz="0" w:space="0" w:color="auto"/>
                <w:left w:val="none" w:sz="0" w:space="0" w:color="auto"/>
                <w:bottom w:val="none" w:sz="0" w:space="0" w:color="auto"/>
                <w:right w:val="none" w:sz="0" w:space="0" w:color="auto"/>
              </w:divBdr>
            </w:div>
            <w:div w:id="1819030675">
              <w:marLeft w:val="0"/>
              <w:marRight w:val="0"/>
              <w:marTop w:val="0"/>
              <w:marBottom w:val="0"/>
              <w:divBdr>
                <w:top w:val="none" w:sz="0" w:space="0" w:color="auto"/>
                <w:left w:val="none" w:sz="0" w:space="0" w:color="auto"/>
                <w:bottom w:val="none" w:sz="0" w:space="0" w:color="auto"/>
                <w:right w:val="none" w:sz="0" w:space="0" w:color="auto"/>
              </w:divBdr>
            </w:div>
            <w:div w:id="109252282">
              <w:marLeft w:val="0"/>
              <w:marRight w:val="0"/>
              <w:marTop w:val="0"/>
              <w:marBottom w:val="0"/>
              <w:divBdr>
                <w:top w:val="none" w:sz="0" w:space="0" w:color="auto"/>
                <w:left w:val="none" w:sz="0" w:space="0" w:color="auto"/>
                <w:bottom w:val="none" w:sz="0" w:space="0" w:color="auto"/>
                <w:right w:val="none" w:sz="0" w:space="0" w:color="auto"/>
              </w:divBdr>
            </w:div>
            <w:div w:id="21057516">
              <w:marLeft w:val="0"/>
              <w:marRight w:val="0"/>
              <w:marTop w:val="0"/>
              <w:marBottom w:val="0"/>
              <w:divBdr>
                <w:top w:val="none" w:sz="0" w:space="0" w:color="auto"/>
                <w:left w:val="none" w:sz="0" w:space="0" w:color="auto"/>
                <w:bottom w:val="none" w:sz="0" w:space="0" w:color="auto"/>
                <w:right w:val="none" w:sz="0" w:space="0" w:color="auto"/>
              </w:divBdr>
            </w:div>
            <w:div w:id="571816128">
              <w:marLeft w:val="0"/>
              <w:marRight w:val="0"/>
              <w:marTop w:val="0"/>
              <w:marBottom w:val="0"/>
              <w:divBdr>
                <w:top w:val="none" w:sz="0" w:space="0" w:color="auto"/>
                <w:left w:val="none" w:sz="0" w:space="0" w:color="auto"/>
                <w:bottom w:val="none" w:sz="0" w:space="0" w:color="auto"/>
                <w:right w:val="none" w:sz="0" w:space="0" w:color="auto"/>
              </w:divBdr>
            </w:div>
            <w:div w:id="74515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tfl09.blogspot.com/2020/04/setting-up-smtp-relay-using-sendgrid.html" TargetMode="External"/><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3.png"/><Relationship Id="rId19"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microsoft.com/office/2018/08/relationships/commentsExtensible" Target="commentsExtensible.xml"/><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Pages>
  <Words>7470</Words>
  <Characters>42581</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3</cp:revision>
  <cp:lastPrinted>2021-02-25T16:53:00Z</cp:lastPrinted>
  <dcterms:created xsi:type="dcterms:W3CDTF">2021-05-04T14:23:00Z</dcterms:created>
  <dcterms:modified xsi:type="dcterms:W3CDTF">2021-05-04T14:37:00Z</dcterms:modified>
</cp:coreProperties>
</file>