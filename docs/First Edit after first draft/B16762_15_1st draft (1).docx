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7BEC63C7" w:rsidR="00205AD0" w:rsidRDefault="00CE7609" w:rsidP="00205AD0">
      <w:pPr>
        <w:pStyle w:val="ChapterNumberPACKT"/>
      </w:pPr>
      <w:commentRangeStart w:id="0"/>
      <w:commentRangeStart w:id="1"/>
      <w:r>
        <w:t>1</w:t>
      </w:r>
      <w:r w:rsidR="005C5953">
        <w:t>5</w:t>
      </w:r>
      <w:commentRangeEnd w:id="0"/>
      <w:commentRangeEnd w:id="1"/>
      <w:r w:rsidR="00FE080A">
        <w:rPr>
          <w:rStyle w:val="CommentReference"/>
          <w:rFonts w:ascii="Times New Roman" w:hAnsi="Times New Roman" w:cs="Times New Roman"/>
          <w:bCs w:val="0"/>
          <w:color w:val="auto"/>
          <w:kern w:val="0"/>
          <w:lang w:val="en-US"/>
        </w:rPr>
        <w:commentReference w:id="1"/>
      </w:r>
      <w:r w:rsidR="00E90E0E">
        <w:rPr>
          <w:rStyle w:val="CommentReference"/>
          <w:rFonts w:ascii="Times New Roman" w:hAnsi="Times New Roman" w:cs="Times New Roman"/>
          <w:bCs w:val="0"/>
          <w:color w:val="auto"/>
          <w:kern w:val="0"/>
          <w:lang w:val="en-US"/>
        </w:rPr>
        <w:commentReference w:id="0"/>
      </w:r>
    </w:p>
    <w:p w14:paraId="78ECA3A9" w14:textId="36865314" w:rsidR="00205AD0" w:rsidRDefault="00205AD0" w:rsidP="00205AD0">
      <w:pPr>
        <w:pStyle w:val="ChapterTitlePACKT"/>
      </w:pPr>
      <w:r>
        <w:t xml:space="preserve">Managing </w:t>
      </w:r>
      <w:r w:rsidR="00CE7609">
        <w:t>With Windows Man</w:t>
      </w:r>
      <w:r w:rsidR="005C5953">
        <w:t>a</w:t>
      </w:r>
      <w:r w:rsidR="00CE7609">
        <w:t>gement Instrumentation</w:t>
      </w:r>
    </w:p>
    <w:p w14:paraId="294F7B63" w14:textId="77777777" w:rsidR="00205AD0" w:rsidRDefault="00205AD0" w:rsidP="00205AD0">
      <w:pPr>
        <w:pStyle w:val="NormalPACKT"/>
      </w:pPr>
      <w:r>
        <w:t>In this chapter, we cover the following recipes:</w:t>
      </w:r>
    </w:p>
    <w:p w14:paraId="1A2622B4" w14:textId="23E88367" w:rsidR="00FF72EC" w:rsidRDefault="005C5953" w:rsidP="00A011D7">
      <w:pPr>
        <w:pStyle w:val="BulletPACKT"/>
      </w:pPr>
      <w:bookmarkStart w:id="2" w:name="_Hlk59359138"/>
      <w:r>
        <w:t xml:space="preserve">Exploring WMI </w:t>
      </w:r>
      <w:r w:rsidR="00FF72EC">
        <w:t>in Windows</w:t>
      </w:r>
    </w:p>
    <w:p w14:paraId="01514BA6" w14:textId="4CC09528" w:rsidR="005C5953" w:rsidRDefault="005C5953" w:rsidP="005C5953">
      <w:pPr>
        <w:pStyle w:val="BulletPACKT"/>
      </w:pPr>
      <w:r>
        <w:t xml:space="preserve">Exploring WMI </w:t>
      </w:r>
      <w:r w:rsidR="005C5CFF">
        <w:t>n</w:t>
      </w:r>
      <w:r>
        <w:t>amespaces</w:t>
      </w:r>
    </w:p>
    <w:p w14:paraId="26CFD900" w14:textId="06A78315" w:rsidR="005C5953" w:rsidRDefault="005C5953" w:rsidP="005C5953">
      <w:pPr>
        <w:pStyle w:val="BulletPACKT"/>
      </w:pPr>
      <w:r>
        <w:t xml:space="preserve">Exploring WMI </w:t>
      </w:r>
      <w:r w:rsidR="000807FC">
        <w:t>cl</w:t>
      </w:r>
      <w:r>
        <w:t>asses</w:t>
      </w:r>
    </w:p>
    <w:p w14:paraId="0EC4A999" w14:textId="45A7C207" w:rsidR="005C5953" w:rsidRDefault="00FF72EC" w:rsidP="005C5953">
      <w:pPr>
        <w:pStyle w:val="BulletPACKT"/>
      </w:pPr>
      <w:commentRangeStart w:id="3"/>
      <w:r>
        <w:t>Getting</w:t>
      </w:r>
      <w:commentRangeEnd w:id="3"/>
      <w:r w:rsidR="00F62AD8">
        <w:rPr>
          <w:rStyle w:val="CommentReference"/>
        </w:rPr>
        <w:commentReference w:id="3"/>
      </w:r>
      <w:r>
        <w:t xml:space="preserve"> local and remote W</w:t>
      </w:r>
      <w:r w:rsidR="00B1085F">
        <w:t>MI objects</w:t>
      </w:r>
    </w:p>
    <w:p w14:paraId="29AB1455" w14:textId="6BA1B4DA" w:rsidR="005C5953" w:rsidRDefault="005C5953" w:rsidP="005C5953">
      <w:pPr>
        <w:pStyle w:val="BulletPACKT"/>
      </w:pPr>
      <w:r>
        <w:t xml:space="preserve">Using WMI </w:t>
      </w:r>
      <w:r w:rsidR="000807FC">
        <w:t>m</w:t>
      </w:r>
      <w:r>
        <w:t>ethods</w:t>
      </w:r>
    </w:p>
    <w:p w14:paraId="2337D67D" w14:textId="348D2314" w:rsidR="005C5953" w:rsidRDefault="005C5953" w:rsidP="005C5953">
      <w:pPr>
        <w:pStyle w:val="BulletPACKT"/>
      </w:pPr>
      <w:commentRangeStart w:id="4"/>
      <w:r>
        <w:t>Using</w:t>
      </w:r>
      <w:commentRangeEnd w:id="4"/>
      <w:r w:rsidR="000807FC">
        <w:rPr>
          <w:rStyle w:val="CommentReference"/>
        </w:rPr>
        <w:commentReference w:id="4"/>
      </w:r>
      <w:r>
        <w:t xml:space="preserve"> WMI </w:t>
      </w:r>
      <w:r w:rsidR="005C5CFF">
        <w:t>e</w:t>
      </w:r>
      <w:r>
        <w:t>vents</w:t>
      </w:r>
    </w:p>
    <w:p w14:paraId="302C2DD3" w14:textId="3D7EC0EB" w:rsidR="005C5953" w:rsidRDefault="005C5953" w:rsidP="005C5953">
      <w:pPr>
        <w:pStyle w:val="BulletPACKT"/>
      </w:pPr>
      <w:r>
        <w:t xml:space="preserve">Implementing </w:t>
      </w:r>
      <w:r w:rsidR="005C5CFF">
        <w:t>p</w:t>
      </w:r>
      <w:r>
        <w:t>ermanent WMI eventing</w:t>
      </w:r>
    </w:p>
    <w:bookmarkEnd w:id="2"/>
    <w:p w14:paraId="65ADF7C7" w14:textId="7F52FEF0" w:rsidR="00205AD0" w:rsidRDefault="00205AD0" w:rsidP="00205AD0">
      <w:pPr>
        <w:pStyle w:val="Heading1"/>
        <w:tabs>
          <w:tab w:val="left" w:pos="0"/>
        </w:tabs>
      </w:pPr>
      <w:r>
        <w:t>Introduction</w:t>
      </w:r>
    </w:p>
    <w:p w14:paraId="4B752C10" w14:textId="5743DC9C" w:rsidR="00300BE4" w:rsidRDefault="005C5CFF" w:rsidP="0073273A">
      <w:pPr>
        <w:pStyle w:val="NormalPACKT"/>
      </w:pPr>
      <w:r w:rsidRPr="0035283C">
        <w:rPr>
          <w:rStyle w:val="KeyWordPACKT"/>
        </w:rPr>
        <w:t>Windows Management Instrumentation</w:t>
      </w:r>
      <w:r w:rsidRPr="0073273A">
        <w:t xml:space="preserve"> (</w:t>
      </w:r>
      <w:r w:rsidRPr="0035283C">
        <w:rPr>
          <w:rStyle w:val="KeyWordPACKT"/>
        </w:rPr>
        <w:t>WMI</w:t>
      </w:r>
      <w:r w:rsidRPr="0073273A">
        <w:t>) is a Windows component you use to help manage Windows systems. WMI is Microsoft</w:t>
      </w:r>
      <w:r w:rsidR="002A280A">
        <w:t>'</w:t>
      </w:r>
      <w:r w:rsidRPr="0073273A">
        <w:t xml:space="preserve">s </w:t>
      </w:r>
      <w:commentRangeStart w:id="5"/>
      <w:r w:rsidRPr="0073273A">
        <w:t>proprietary</w:t>
      </w:r>
      <w:r w:rsidRPr="00300BE4">
        <w:t xml:space="preserve"> implementation of the standards-based of Web-Based Enterprise Management </w:t>
      </w:r>
      <w:commentRangeEnd w:id="5"/>
      <w:r w:rsidR="001C79C4">
        <w:rPr>
          <w:rStyle w:val="CommentReference"/>
        </w:rPr>
        <w:commentReference w:id="5"/>
      </w:r>
      <w:r w:rsidRPr="00300BE4">
        <w:t>(WBEM)</w:t>
      </w:r>
      <w:r w:rsidR="00300BE4">
        <w:t xml:space="preserve">, </w:t>
      </w:r>
      <w:r w:rsidR="00300BE4" w:rsidRPr="00300BE4">
        <w:t>an open standard promulgated by the Distributed Management Task Force</w:t>
      </w:r>
      <w:r w:rsidR="00300BE4">
        <w:t>. WBEM aims to utilize standards-based Internet technologies to unify the management of distributed computing environments.</w:t>
      </w:r>
    </w:p>
    <w:p w14:paraId="1C9CCDBE" w14:textId="72253FD6" w:rsidR="0073273A" w:rsidRDefault="00300BE4" w:rsidP="0073273A">
      <w:pPr>
        <w:pStyle w:val="NormalPACKT"/>
      </w:pPr>
      <w:r>
        <w:t xml:space="preserve">In addition to WMI for Windows, there are other implementations of WBEM, including OpenWBEM. You can read more about the DMTF and WBEM at </w:t>
      </w:r>
      <w:r w:rsidRPr="00423A0E">
        <w:rPr>
          <w:rStyle w:val="URLPACKT"/>
        </w:rPr>
        <w:t>https://www.dmtf.org/about/faq/wbem_faq</w:t>
      </w:r>
      <w:r>
        <w:t xml:space="preserve">, and check out OpenWBEM over at  </w:t>
      </w:r>
      <w:r w:rsidRPr="00423A0E">
        <w:rPr>
          <w:rStyle w:val="URLPACKT"/>
        </w:rPr>
        <w:t>http://openwbem.sourceforge.net/</w:t>
      </w:r>
      <w:r>
        <w:t>.</w:t>
      </w:r>
    </w:p>
    <w:p w14:paraId="42BAF27C" w14:textId="515F8A9C" w:rsidR="005C5CFF" w:rsidRPr="0073273A" w:rsidRDefault="005C5CFF" w:rsidP="00300BE4">
      <w:pPr>
        <w:pStyle w:val="NormalPACKT"/>
      </w:pPr>
      <w:r w:rsidRPr="0073273A">
        <w:t>Microsoft first introduced WMI as an add-on component for Window NT 4</w:t>
      </w:r>
      <w:r w:rsidR="0073273A">
        <w:t xml:space="preserve">. They </w:t>
      </w:r>
      <w:r w:rsidRPr="0073273A">
        <w:t xml:space="preserve">later integrated </w:t>
      </w:r>
      <w:r w:rsidR="0073273A">
        <w:t xml:space="preserve">WMI </w:t>
      </w:r>
      <w:r w:rsidRPr="0073273A">
        <w:t>as an essential component of the Windows client</w:t>
      </w:r>
      <w:r w:rsidR="0073273A">
        <w:t>, f</w:t>
      </w:r>
      <w:r w:rsidRPr="0073273A">
        <w:t>rom Windows XP onwards</w:t>
      </w:r>
      <w:r w:rsidR="0073273A">
        <w:t>,</w:t>
      </w:r>
      <w:r w:rsidRPr="0073273A">
        <w:t xml:space="preserve"> a</w:t>
      </w:r>
      <w:r w:rsidR="0073273A">
        <w:t>nd Windows Server versions since W</w:t>
      </w:r>
      <w:r w:rsidRPr="0073273A">
        <w:t>indows Server 2000</w:t>
      </w:r>
      <w:r w:rsidR="0073273A">
        <w:t>.</w:t>
      </w:r>
      <w:r w:rsidR="00300BE4">
        <w:t xml:space="preserve"> Subsequently, </w:t>
      </w:r>
      <w:r w:rsidR="00300BE4">
        <w:lastRenderedPageBreak/>
        <w:t>several feature teams inside the Windows group</w:t>
      </w:r>
      <w:r w:rsidRPr="0073273A">
        <w:t xml:space="preserve"> made heavy use of WMI</w:t>
      </w:r>
      <w:r w:rsidR="00300BE4">
        <w:t xml:space="preserve">. Both </w:t>
      </w:r>
      <w:r w:rsidRPr="0073273A">
        <w:t>the storage and networking stacks</w:t>
      </w:r>
      <w:r w:rsidR="0073273A">
        <w:t xml:space="preserve"> within Windows</w:t>
      </w:r>
      <w:r w:rsidR="00300BE4">
        <w:t>, for example, use WMI. M</w:t>
      </w:r>
      <w:r w:rsidRPr="0073273A">
        <w:t xml:space="preserve">any of the cmdlets, such as </w:t>
      </w:r>
      <w:r w:rsidRPr="0073273A">
        <w:rPr>
          <w:rStyle w:val="CodeInTextPACKT"/>
        </w:rPr>
        <w:t>Get-NetAdapter</w:t>
      </w:r>
      <w:r w:rsidR="0073273A" w:rsidRPr="0073273A">
        <w:t>,</w:t>
      </w:r>
      <w:r w:rsidRPr="0073273A">
        <w:t xml:space="preserve"> are based directly on WMI.</w:t>
      </w:r>
      <w:r w:rsidR="0073273A">
        <w:t xml:space="preserve"> </w:t>
      </w:r>
    </w:p>
    <w:p w14:paraId="516F29C0" w14:textId="385FC628" w:rsidR="005C5CFF" w:rsidRPr="0073273A" w:rsidRDefault="005C5CFF" w:rsidP="0073273A">
      <w:pPr>
        <w:pStyle w:val="NormalPACKT"/>
      </w:pPr>
      <w:r w:rsidRPr="0073273A">
        <w:t xml:space="preserve">The WBEM standards </w:t>
      </w:r>
      <w:r w:rsidR="0073273A" w:rsidRPr="0073273A">
        <w:t xml:space="preserve">originally specified that the components of </w:t>
      </w:r>
      <w:r w:rsidR="0073273A">
        <w:t>WMI</w:t>
      </w:r>
      <w:r w:rsidR="0073273A" w:rsidRPr="0073273A">
        <w:t xml:space="preserve"> </w:t>
      </w:r>
      <w:r w:rsidRPr="0073273A">
        <w:t xml:space="preserve">communicate using HTTP. To improve performance, Microsoft </w:t>
      </w:r>
      <w:r w:rsidR="008E65BE">
        <w:t>instead implemented the components</w:t>
      </w:r>
      <w:r w:rsidRPr="0073273A">
        <w:t xml:space="preserve"> of WMI to communicate using the Common Object Model (COM)</w:t>
      </w:r>
      <w:r w:rsidR="00B1085F">
        <w:t>,</w:t>
      </w:r>
      <w:r w:rsidR="008E65BE">
        <w:t xml:space="preserve"> which was a popular development technology at that time</w:t>
      </w:r>
      <w:r w:rsidRPr="0073273A">
        <w:t xml:space="preserve">. WMI </w:t>
      </w:r>
      <w:r w:rsidR="008E65BE">
        <w:t xml:space="preserve">itself remains </w:t>
      </w:r>
      <w:r w:rsidRPr="0073273A">
        <w:t xml:space="preserve">based on COM. </w:t>
      </w:r>
      <w:r w:rsidR="008E65BE">
        <w:t xml:space="preserve">The </w:t>
      </w:r>
      <w:r w:rsidRPr="0073273A">
        <w:t xml:space="preserve">PowerShell </w:t>
      </w:r>
      <w:r w:rsidR="008E65BE">
        <w:t xml:space="preserve">cmdlets </w:t>
      </w:r>
      <w:r w:rsidRPr="0073273A">
        <w:t>use</w:t>
      </w:r>
      <w:r w:rsidR="009669EF">
        <w:t xml:space="preserve"> </w:t>
      </w:r>
      <w:r w:rsidRPr="0073273A">
        <w:t>.NET to access the features of WMI.</w:t>
      </w:r>
      <w:r w:rsidR="00300BE4">
        <w:t xml:space="preserve">  </w:t>
      </w:r>
    </w:p>
    <w:p w14:paraId="63631188" w14:textId="506D3CF1" w:rsidR="0073273A" w:rsidRDefault="0073273A" w:rsidP="00300BE4">
      <w:pPr>
        <w:pStyle w:val="NormalPACKT"/>
      </w:pPr>
      <w:r>
        <w:t>PowerShell 1.0</w:t>
      </w:r>
      <w:r w:rsidR="00300BE4">
        <w:t xml:space="preserve"> came with a set of </w:t>
      </w:r>
      <w:r>
        <w:t>cmdlets</w:t>
      </w:r>
      <w:r w:rsidR="00300BE4">
        <w:t xml:space="preserve"> that </w:t>
      </w:r>
      <w:r>
        <w:t>you could use to access WMI</w:t>
      </w:r>
      <w:r w:rsidR="00300BE4">
        <w:t xml:space="preserve">. These were basic cmdlets that work </w:t>
      </w:r>
      <w:r>
        <w:t>in all</w:t>
      </w:r>
      <w:r w:rsidR="00300BE4">
        <w:t xml:space="preserve"> subsequent versions of </w:t>
      </w:r>
      <w:r>
        <w:t>Windows PowerShell</w:t>
      </w:r>
      <w:r w:rsidR="00300BE4">
        <w:t>. However, there is no support for these cmdlets directly in PowerShell 7. You can invoke older WMI cmdlet</w:t>
      </w:r>
      <w:r w:rsidR="00B1085F">
        <w:t>-</w:t>
      </w:r>
      <w:r w:rsidR="00300BE4">
        <w:t>based scripts on a machine using PowerShell remoting</w:t>
      </w:r>
      <w:r w:rsidR="008E65BE">
        <w:t xml:space="preserve"> if you really need to. </w:t>
      </w:r>
    </w:p>
    <w:p w14:paraId="62725AA1" w14:textId="63874106" w:rsidR="005C5CFF" w:rsidRDefault="0073273A" w:rsidP="0073273A">
      <w:pPr>
        <w:pStyle w:val="NormalPACKT"/>
        <w:rPr>
          <w:ins w:id="6" w:author="Lucy Wan" w:date="2021-05-05T16:37:00Z"/>
        </w:rPr>
      </w:pPr>
      <w:r>
        <w:t xml:space="preserve">With PowerShell V3, Microsoft did some significant work on WMI, resulting in a new module, </w:t>
      </w:r>
      <w:r w:rsidRPr="0073273A">
        <w:rPr>
          <w:rStyle w:val="CodeInTextPACKT"/>
        </w:rPr>
        <w:t>CimCmdlets</w:t>
      </w:r>
      <w:r>
        <w:t>. There were several great reasons behind both the new module and the</w:t>
      </w:r>
      <w:r w:rsidR="00300BE4">
        <w:t xml:space="preserve"> associated</w:t>
      </w:r>
      <w:r>
        <w:t xml:space="preserve"> updates to some of the WMI internals to assist developers. </w:t>
      </w:r>
      <w:r w:rsidR="005C5CFF" w:rsidRPr="0073273A">
        <w:t xml:space="preserve">In this chapter, you make use of the </w:t>
      </w:r>
      <w:r w:rsidR="005C5CFF" w:rsidRPr="00736705">
        <w:rPr>
          <w:rStyle w:val="CodeInTextPACKT"/>
        </w:rPr>
        <w:t>C</w:t>
      </w:r>
      <w:r w:rsidRPr="00736705">
        <w:rPr>
          <w:rStyle w:val="CodeInTextPACKT"/>
        </w:rPr>
        <w:t>imC</w:t>
      </w:r>
      <w:r w:rsidR="005C5CFF" w:rsidRPr="00736705">
        <w:rPr>
          <w:rStyle w:val="CodeInTextPACKT"/>
        </w:rPr>
        <w:t>mdlets</w:t>
      </w:r>
      <w:r w:rsidR="005C5CFF" w:rsidRPr="0073273A">
        <w:t xml:space="preserve"> </w:t>
      </w:r>
      <w:r>
        <w:t xml:space="preserve">module </w:t>
      </w:r>
      <w:r w:rsidR="005C5CFF" w:rsidRPr="0073273A">
        <w:t>to access the features of WMI.</w:t>
      </w:r>
      <w:r w:rsidR="00300BE4">
        <w:t xml:space="preserve"> You can read more about why the team decided to build new cmdlets in a blog post at </w:t>
      </w:r>
      <w:r w:rsidR="00300BE4" w:rsidRPr="00300BE4">
        <w:rPr>
          <w:rStyle w:val="ItalicsPACKT"/>
        </w:rPr>
        <w:t>https://devblogs.microsoft.com/powershell/introduction-to-cim-cmdlets/</w:t>
      </w:r>
      <w:r w:rsidR="00300BE4" w:rsidRPr="00300BE4">
        <w:t>.</w:t>
      </w:r>
      <w:r w:rsidR="008E65BE">
        <w:t xml:space="preserve"> If you have scripts that use the older WMI cmdlets, consider upgrading them to use the later </w:t>
      </w:r>
      <w:r w:rsidR="008E65BE" w:rsidRPr="007B4D25">
        <w:rPr>
          <w:rStyle w:val="CodeInTextPACKT"/>
        </w:rPr>
        <w:t>CimCmdlet</w:t>
      </w:r>
      <w:r w:rsidR="00AB62B3">
        <w:rPr>
          <w:rStyle w:val="CodeInTextPACKT"/>
        </w:rPr>
        <w:t>s</w:t>
      </w:r>
      <w:r w:rsidR="008E65BE">
        <w:t xml:space="preserve"> module instead. These newer cmdlets are faster</w:t>
      </w:r>
      <w:r w:rsidR="00B1085F">
        <w:t>,</w:t>
      </w:r>
      <w:r w:rsidR="008E65BE">
        <w:t xml:space="preserve"> which is always a nice benefit.</w:t>
      </w:r>
    </w:p>
    <w:p w14:paraId="56D6767E" w14:textId="64520832" w:rsidR="00E42216" w:rsidRDefault="00E42216" w:rsidP="00E42216">
      <w:pPr>
        <w:pStyle w:val="Heading2"/>
      </w:pPr>
      <w:commentRangeStart w:id="7"/>
      <w:ins w:id="8" w:author="Lucy Wan" w:date="2021-05-05T16:37:00Z">
        <w:r>
          <w:t>WMI architecture</w:t>
        </w:r>
      </w:ins>
      <w:commentRangeEnd w:id="7"/>
      <w:ins w:id="9" w:author="Lucy Wan" w:date="2021-05-05T16:38:00Z">
        <w:r w:rsidR="00C46689">
          <w:rPr>
            <w:rStyle w:val="CommentReference"/>
            <w:rFonts w:ascii="Times New Roman" w:hAnsi="Times New Roman" w:cs="Times New Roman"/>
            <w:b w:val="0"/>
            <w:bCs w:val="0"/>
            <w:iCs w:val="0"/>
            <w:color w:val="auto"/>
            <w:lang w:val="en-US"/>
          </w:rPr>
          <w:commentReference w:id="7"/>
        </w:r>
      </w:ins>
    </w:p>
    <w:p w14:paraId="72E1CB06" w14:textId="0BDE73BD" w:rsidR="00300BE4" w:rsidRDefault="0073273A" w:rsidP="00300BE4">
      <w:pPr>
        <w:pStyle w:val="NormalPACKT"/>
      </w:pPr>
      <w:r>
        <w:t>Before looking at</w:t>
      </w:r>
      <w:del w:id="10" w:author="Lucy Wan" w:date="2021-05-05T11:44:00Z">
        <w:r w:rsidDel="00AB62B3">
          <w:delText xml:space="preserve"> the</w:delText>
        </w:r>
      </w:del>
      <w:r>
        <w:t xml:space="preserve"> </w:t>
      </w:r>
      <w:r w:rsidRPr="00AB62B3">
        <w:rPr>
          <w:rStyle w:val="CodeInTextPACKT"/>
        </w:rPr>
        <w:t>CimCmdlets</w:t>
      </w:r>
      <w:r>
        <w:t xml:space="preserve"> and what you can do with them, it is useful to understand the WMI </w:t>
      </w:r>
      <w:r w:rsidR="00300BE4">
        <w:t>a</w:t>
      </w:r>
      <w:r>
        <w:t>rchitecture</w:t>
      </w:r>
      <w:r w:rsidR="00300BE4">
        <w:t xml:space="preserve"> within Windows</w:t>
      </w:r>
      <w:r>
        <w:t xml:space="preserve">. </w:t>
      </w:r>
      <w:r w:rsidR="00300BE4">
        <w:t>The run-time architecture of WMI is the same in Windows 10 and Windows Server 2022. The following diagram shows the WMI conceptual architecture:</w:t>
      </w:r>
    </w:p>
    <w:p w14:paraId="5B36A561" w14:textId="75259099" w:rsidR="00300BE4" w:rsidRDefault="003B2E54" w:rsidP="00300BE4">
      <w:pPr>
        <w:pStyle w:val="FigurePACKT"/>
      </w:pPr>
      <w:r>
        <w:object w:dxaOrig="13126" w:dyaOrig="8986" w14:anchorId="670CD8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268.5pt" o:ole="">
            <v:imagedata r:id="rId12" o:title=""/>
          </v:shape>
          <o:OLEObject Type="Embed" ProgID="Visio.Drawing.15" ShapeID="_x0000_i1025" DrawAspect="Content" ObjectID="_1681742034" r:id="rId13"/>
        </w:object>
      </w:r>
    </w:p>
    <w:p w14:paraId="5A737259" w14:textId="77777777" w:rsidR="00300BE4" w:rsidRDefault="00300BE4" w:rsidP="00A05C82">
      <w:pPr>
        <w:pStyle w:val="FigureCaptionPACKT"/>
      </w:pPr>
      <w:r>
        <w:t>Figure 15.1: WMI Architecture</w:t>
      </w:r>
    </w:p>
    <w:p w14:paraId="19F6A0B1" w14:textId="77777777" w:rsidR="00300BE4" w:rsidRPr="0041171F" w:rsidRDefault="00300BE4" w:rsidP="00300BE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15</w:t>
      </w:r>
      <w:r w:rsidRPr="006D38BA">
        <w:rPr>
          <w:rFonts w:ascii="Arial" w:hAnsi="Arial"/>
          <w:b/>
          <w:color w:val="FF0000"/>
          <w:sz w:val="28"/>
          <w:szCs w:val="28"/>
        </w:rPr>
        <w:t>_0</w:t>
      </w:r>
      <w:r>
        <w:rPr>
          <w:rFonts w:ascii="Arial" w:hAnsi="Arial"/>
          <w:b/>
          <w:color w:val="FF0000"/>
          <w:sz w:val="28"/>
          <w:szCs w:val="28"/>
        </w:rPr>
        <w:t>1</w:t>
      </w:r>
      <w:r w:rsidRPr="006D38BA">
        <w:rPr>
          <w:rFonts w:ascii="Arial" w:hAnsi="Arial"/>
          <w:b/>
          <w:color w:val="FF0000"/>
          <w:sz w:val="28"/>
          <w:szCs w:val="28"/>
        </w:rPr>
        <w:t>.png</w:t>
      </w:r>
    </w:p>
    <w:p w14:paraId="6CA9AC3C" w14:textId="1C92FEFE" w:rsidR="00300BE4" w:rsidRDefault="00300BE4" w:rsidP="0073273A">
      <w:pPr>
        <w:pStyle w:val="NormalPACKT"/>
      </w:pPr>
      <w:commentRangeStart w:id="11"/>
      <w:r>
        <w:t>As</w:t>
      </w:r>
      <w:commentRangeEnd w:id="11"/>
      <w:r w:rsidR="00B4459C">
        <w:rPr>
          <w:rStyle w:val="CommentReference"/>
        </w:rPr>
        <w:commentReference w:id="11"/>
      </w:r>
      <w:r>
        <w:t xml:space="preserve"> an IT Pro, you use the </w:t>
      </w:r>
      <w:r w:rsidRPr="00525BB4">
        <w:rPr>
          <w:rStyle w:val="CodeInTextPACKT"/>
        </w:rPr>
        <w:t>CIMcmdlets</w:t>
      </w:r>
      <w:r w:rsidR="008E65BE">
        <w:t xml:space="preserve"> module</w:t>
      </w:r>
      <w:r w:rsidR="002A280A">
        <w:t>'</w:t>
      </w:r>
      <w:r w:rsidR="008E65BE">
        <w:t xml:space="preserve">s </w:t>
      </w:r>
      <w:r w:rsidR="008E65BE" w:rsidRPr="00276274">
        <w:rPr>
          <w:rStyle w:val="KeyWordPACKT"/>
        </w:rPr>
        <w:t>cmdlets</w:t>
      </w:r>
      <w:r>
        <w:t xml:space="preserve"> to access WMI. These cmdlets use </w:t>
      </w:r>
      <w:r w:rsidRPr="00E04726">
        <w:rPr>
          <w:rStyle w:val="KeyWordPACKT"/>
        </w:rPr>
        <w:t>.NET</w:t>
      </w:r>
      <w:r>
        <w:t xml:space="preserve"> to communicate, via </w:t>
      </w:r>
      <w:r w:rsidRPr="00176D07">
        <w:rPr>
          <w:rStyle w:val="KeyWordPACKT"/>
        </w:rPr>
        <w:t>transport protocol</w:t>
      </w:r>
      <w:r>
        <w:t xml:space="preserve">, with the </w:t>
      </w:r>
      <w:r w:rsidRPr="00176D07">
        <w:rPr>
          <w:rStyle w:val="KeyWordPACKT"/>
        </w:rPr>
        <w:t>WMI core</w:t>
      </w:r>
      <w:r>
        <w:t xml:space="preserve"> and the </w:t>
      </w:r>
      <w:r w:rsidRPr="00176D07">
        <w:rPr>
          <w:rStyle w:val="KeyWordPACKT"/>
        </w:rPr>
        <w:t>CIM Object</w:t>
      </w:r>
      <w:r>
        <w:t xml:space="preserve"> </w:t>
      </w:r>
      <w:r w:rsidRPr="00176D07">
        <w:rPr>
          <w:rStyle w:val="KeyWordPACKT"/>
        </w:rPr>
        <w:t>manager</w:t>
      </w:r>
      <w:r>
        <w:t xml:space="preserve"> on a local or remote host. The transport protocols include DCOM and WSMan. The core </w:t>
      </w:r>
      <w:r w:rsidR="00B1085F">
        <w:t xml:space="preserve">components </w:t>
      </w:r>
      <w:r>
        <w:t xml:space="preserve">of WMI, particularly the CIM Object Manager (CIMOM), </w:t>
      </w:r>
      <w:r w:rsidR="00B1085F">
        <w:t>are COM components</w:t>
      </w:r>
      <w:r>
        <w:t xml:space="preserve"> </w:t>
      </w:r>
      <w:r w:rsidR="00B1085F">
        <w:t xml:space="preserve">you find </w:t>
      </w:r>
      <w:r>
        <w:t xml:space="preserve">on every Windows host. </w:t>
      </w:r>
    </w:p>
    <w:p w14:paraId="2486154A" w14:textId="19D7D6C4" w:rsidR="0073273A" w:rsidRDefault="00300BE4" w:rsidP="0073273A">
      <w:pPr>
        <w:pStyle w:val="NormalPACKT"/>
      </w:pPr>
      <w:r>
        <w:t xml:space="preserve">The CIMOM </w:t>
      </w:r>
      <w:r w:rsidR="0073273A">
        <w:t xml:space="preserve">stores information in </w:t>
      </w:r>
      <w:r w:rsidR="008E65BE">
        <w:t xml:space="preserve">the </w:t>
      </w:r>
      <w:r w:rsidR="008E65BE" w:rsidRPr="00276274">
        <w:rPr>
          <w:rStyle w:val="KeyWordPACKT"/>
        </w:rPr>
        <w:t>WMI repository</w:t>
      </w:r>
      <w:ins w:id="12" w:author="Lucy Wan" w:date="2021-05-05T11:45:00Z">
        <w:r w:rsidR="00581EB6">
          <w:t>,</w:t>
        </w:r>
      </w:ins>
      <w:r w:rsidR="008E65BE">
        <w:t xml:space="preserve"> sometimes </w:t>
      </w:r>
      <w:r w:rsidR="0073273A">
        <w:t xml:space="preserve">referred to as the </w:t>
      </w:r>
      <w:r w:rsidR="0073273A" w:rsidRPr="00276274">
        <w:rPr>
          <w:rStyle w:val="KeyWordPACKT"/>
        </w:rPr>
        <w:t>Common Information Model</w:t>
      </w:r>
      <w:r w:rsidR="0073273A">
        <w:t xml:space="preserve"> (</w:t>
      </w:r>
      <w:r w:rsidR="0073273A" w:rsidRPr="00276274">
        <w:rPr>
          <w:rStyle w:val="KeyWordPACKT"/>
        </w:rPr>
        <w:t>CIM</w:t>
      </w:r>
      <w:r w:rsidR="0073273A">
        <w:t xml:space="preserve">) or the </w:t>
      </w:r>
      <w:r w:rsidR="0073273A" w:rsidRPr="00276274">
        <w:rPr>
          <w:rStyle w:val="KeyWordPACKT"/>
        </w:rPr>
        <w:t>CIM database</w:t>
      </w:r>
      <w:r w:rsidR="0073273A">
        <w:t xml:space="preserve">. This database is, in effect, a subset of an ANSI-SQL database. The CIM cmdlets enable you to access the information within the database. The CIM database organizes the information into namespaces of classes. </w:t>
      </w:r>
      <w:r>
        <w:t xml:space="preserve">.NET also </w:t>
      </w:r>
      <w:r w:rsidR="008E65BE">
        <w:t>uses namespaces to organi</w:t>
      </w:r>
      <w:r>
        <w:t>ze classes</w:t>
      </w:r>
      <w:r w:rsidR="00B1085F">
        <w:t xml:space="preserve">. However, </w:t>
      </w:r>
      <w:r>
        <w:t>.NET classes</w:t>
      </w:r>
      <w:r w:rsidR="008E65BE">
        <w:t xml:space="preserve"> </w:t>
      </w:r>
      <w:r>
        <w:t>include</w:t>
      </w:r>
      <w:r w:rsidR="00B1085F">
        <w:t xml:space="preserve"> the namespace</w:t>
      </w:r>
      <w:r w:rsidR="008E65BE">
        <w:t xml:space="preserve"> name</w:t>
      </w:r>
      <w:r w:rsidR="00B1085F">
        <w:t xml:space="preserve"> as part of the class name. </w:t>
      </w:r>
      <w:commentRangeStart w:id="13"/>
      <w:r w:rsidR="00B1085F">
        <w:t xml:space="preserve">You can create a new email message. </w:t>
      </w:r>
      <w:commentRangeEnd w:id="13"/>
      <w:r w:rsidR="00DC69A7">
        <w:rPr>
          <w:rStyle w:val="CommentReference"/>
        </w:rPr>
        <w:commentReference w:id="13"/>
      </w:r>
      <w:r w:rsidR="00B1085F">
        <w:t xml:space="preserve">The email message class name is </w:t>
      </w:r>
      <w:r w:rsidR="00B1085F" w:rsidRPr="00B1085F">
        <w:rPr>
          <w:rStyle w:val="CodeInTextPACKT"/>
        </w:rPr>
        <w:t>System.Net.Mail.Mailmessage</w:t>
      </w:r>
      <w:r w:rsidR="00B1085F">
        <w:t xml:space="preserve">, where the namespace is </w:t>
      </w:r>
      <w:r w:rsidR="00B1085F" w:rsidRPr="00B1085F">
        <w:rPr>
          <w:rStyle w:val="CodeInTextPACKT"/>
        </w:rPr>
        <w:t>System.Net.Mail</w:t>
      </w:r>
      <w:r w:rsidR="00B1085F">
        <w:t xml:space="preserve">. </w:t>
      </w:r>
      <w:r>
        <w:t>With WMI, namespace names and class names are separate and supplied to the CIM cmdlets using different parameters.</w:t>
      </w:r>
    </w:p>
    <w:p w14:paraId="7F560DE0" w14:textId="1D627F11" w:rsidR="0073273A" w:rsidRDefault="0073273A" w:rsidP="0073273A">
      <w:pPr>
        <w:pStyle w:val="NormalPACKT"/>
      </w:pPr>
      <w:r>
        <w:t xml:space="preserve">WMI classes contain data instances that hold relevant management data. For example, the WMI namespace </w:t>
      </w:r>
      <w:r w:rsidRPr="00BB13E3">
        <w:rPr>
          <w:rStyle w:val="CodeInTextPACKT"/>
        </w:rPr>
        <w:t>Root\CimV2</w:t>
      </w:r>
      <w:r>
        <w:t xml:space="preserve"> contains the class </w:t>
      </w:r>
      <w:r w:rsidRPr="00BB13E3">
        <w:rPr>
          <w:rStyle w:val="CodeInTextPACKT"/>
        </w:rPr>
        <w:t>Win32_Share</w:t>
      </w:r>
      <w:r>
        <w:t xml:space="preserve">. Each instance within </w:t>
      </w:r>
      <w:r>
        <w:lastRenderedPageBreak/>
        <w:t xml:space="preserve">this class represents one of the SMB shares within your host. With PowerShell, you would normally use the SMB cmdlets to manage SMB shares. There is useful information </w:t>
      </w:r>
      <w:r w:rsidR="00300BE4">
        <w:t xml:space="preserve">contained in </w:t>
      </w:r>
      <w:r>
        <w:t xml:space="preserve">other </w:t>
      </w:r>
      <w:r w:rsidR="00300BE4">
        <w:t xml:space="preserve">WMI </w:t>
      </w:r>
      <w:r>
        <w:t>classes</w:t>
      </w:r>
      <w:r w:rsidR="00300BE4">
        <w:t xml:space="preserve"> for which there is no </w:t>
      </w:r>
      <w:r>
        <w:t>cmdlet support</w:t>
      </w:r>
      <w:r w:rsidR="00300BE4">
        <w:t>.</w:t>
      </w:r>
      <w:r w:rsidR="008E65BE">
        <w:t xml:space="preserve"> </w:t>
      </w:r>
    </w:p>
    <w:p w14:paraId="7547003E" w14:textId="1337474A" w:rsidR="00300BE4" w:rsidRDefault="00300BE4" w:rsidP="0073273A">
      <w:pPr>
        <w:pStyle w:val="NormalPACKT"/>
      </w:pPr>
      <w:r>
        <w:t xml:space="preserve">When you retrieve instances of, for example, the </w:t>
      </w:r>
      <w:r w:rsidRPr="00300BE4">
        <w:rPr>
          <w:rStyle w:val="CodeInTextPACKT"/>
        </w:rPr>
        <w:t>Win32_Share</w:t>
      </w:r>
      <w:r w:rsidRPr="00300BE4">
        <w:t xml:space="preserve"> </w:t>
      </w:r>
      <w:r>
        <w:t xml:space="preserve">class, .NET gets the instance information and returns it in a .NET wrapper object. Strictly speaking, a WMI object instance is an instance of a specialized .NET class with data returned in WMI. For this reason, you treat WMI objects using the same methods you employ with other .NET </w:t>
      </w:r>
      <w:del w:id="14" w:author="Lucy Wan" w:date="2021-05-05T14:16:00Z">
        <w:r w:rsidDel="00041F96">
          <w:delText>O</w:delText>
        </w:r>
      </w:del>
      <w:ins w:id="15" w:author="Lucy Wan" w:date="2021-05-05T14:16:00Z">
        <w:r w:rsidR="00041F96">
          <w:t>o</w:t>
        </w:r>
      </w:ins>
      <w:r>
        <w:t xml:space="preserve">bjects. </w:t>
      </w:r>
    </w:p>
    <w:p w14:paraId="59A36C70" w14:textId="11C4310E" w:rsidR="0073273A" w:rsidRDefault="0073273A" w:rsidP="00300BE4">
      <w:pPr>
        <w:pStyle w:val="NormalPACKT"/>
      </w:pPr>
      <w:commentRangeStart w:id="16"/>
      <w:r>
        <w:t xml:space="preserve">Many WMI classes have methods you can invoke which perform some operation on either a given WMI instance or statically based on the class. The </w:t>
      </w:r>
      <w:r w:rsidRPr="0073273A">
        <w:rPr>
          <w:rStyle w:val="CodeInTextPACKT"/>
        </w:rPr>
        <w:t>Win32_Share</w:t>
      </w:r>
      <w:r>
        <w:t xml:space="preserve"> class, for example, has a</w:t>
      </w:r>
      <w:ins w:id="17" w:author="Lucy Wan" w:date="2021-05-05T14:18:00Z">
        <w:r w:rsidR="00E36412">
          <w:t xml:space="preserve"> static</w:t>
        </w:r>
      </w:ins>
      <w:r>
        <w:t xml:space="preserve"> </w:t>
      </w:r>
      <w:r w:rsidRPr="0073273A">
        <w:rPr>
          <w:rStyle w:val="CodeInTextPACKT"/>
        </w:rPr>
        <w:t>Create()</w:t>
      </w:r>
      <w:r>
        <w:t xml:space="preserve"> method you can use to create a new share. Each instance of that class has a </w:t>
      </w:r>
      <w:ins w:id="18" w:author="Lucy Wan" w:date="2021-05-05T14:18:00Z">
        <w:r w:rsidR="00E36412">
          <w:t xml:space="preserve">dynamic </w:t>
        </w:r>
      </w:ins>
      <w:r w:rsidRPr="0073273A">
        <w:rPr>
          <w:rStyle w:val="CodeInTextPACKT"/>
        </w:rPr>
        <w:t>Delete()</w:t>
      </w:r>
      <w:r>
        <w:t xml:space="preserve"> method, which deletes the SMB share.</w:t>
      </w:r>
      <w:del w:id="19" w:author="Lucy Wan" w:date="2021-05-05T14:18:00Z">
        <w:r w:rsidDel="00E36412">
          <w:delText xml:space="preserve"> </w:delText>
        </w:r>
        <w:r w:rsidR="00300BE4" w:rsidDel="00E36412">
          <w:delText xml:space="preserve">A method can either be an instance method acting solely on an instance of a WMI class. WMI class can also have static methods that operate on the class itself. The </w:delText>
        </w:r>
        <w:r w:rsidR="00300BE4" w:rsidRPr="00300BE4" w:rsidDel="00E36412">
          <w:rPr>
            <w:rStyle w:val="CodeInTextPACKT"/>
          </w:rPr>
          <w:delText>Delete()</w:delText>
        </w:r>
        <w:r w:rsidR="00300BE4" w:rsidDel="00E36412">
          <w:delText xml:space="preserve"> method of the </w:delText>
        </w:r>
        <w:r w:rsidR="00300BE4" w:rsidRPr="00300BE4" w:rsidDel="00E36412">
          <w:rPr>
            <w:rStyle w:val="CodeInTextPACKT"/>
          </w:rPr>
          <w:delText>Win32_Share</w:delText>
        </w:r>
        <w:r w:rsidR="00300BE4" w:rsidDel="00E36412">
          <w:delText xml:space="preserve"> WMI class is an instance method, deleting just a single SMB share. </w:delText>
        </w:r>
        <w:r w:rsidR="00D600D9" w:rsidDel="00E36412">
          <w:delText>You can use t</w:delText>
        </w:r>
        <w:r w:rsidR="00300BE4" w:rsidDel="00E36412">
          <w:delText xml:space="preserve">he </w:delText>
        </w:r>
        <w:r w:rsidR="00300BE4" w:rsidRPr="00300BE4" w:rsidDel="00E36412">
          <w:rPr>
            <w:rStyle w:val="CodeInTextPACKT"/>
          </w:rPr>
          <w:delText>Create()</w:delText>
        </w:r>
        <w:r w:rsidR="00300BE4" w:rsidDel="00E36412">
          <w:delText xml:space="preserve"> method to create a new instance of the class</w:delText>
        </w:r>
        <w:r w:rsidR="00D600D9" w:rsidDel="00E36412">
          <w:delText xml:space="preserve"> and </w:delText>
        </w:r>
        <w:r w:rsidR="00300BE4" w:rsidDel="00E36412">
          <w:delText>a new SMB share.</w:delText>
        </w:r>
      </w:del>
      <w:commentRangeEnd w:id="16"/>
      <w:r w:rsidR="00D236C8">
        <w:rPr>
          <w:rStyle w:val="CommentReference"/>
        </w:rPr>
        <w:commentReference w:id="16"/>
      </w:r>
    </w:p>
    <w:p w14:paraId="469491B6" w14:textId="481238C3" w:rsidR="00300BE4" w:rsidRDefault="00300BE4" w:rsidP="00300BE4">
      <w:pPr>
        <w:pStyle w:val="NormalPACKT"/>
      </w:pPr>
      <w:r>
        <w:t xml:space="preserve">An important architectural feature of WMI is the </w:t>
      </w:r>
      <w:r w:rsidR="008E65BE" w:rsidRPr="003B71E2">
        <w:rPr>
          <w:rStyle w:val="KeyWordPACKT"/>
        </w:rPr>
        <w:t>WMI</w:t>
      </w:r>
      <w:r w:rsidR="003B71E2">
        <w:rPr>
          <w:rStyle w:val="KeyWordPACKT"/>
        </w:rPr>
        <w:t xml:space="preserve"> </w:t>
      </w:r>
      <w:r w:rsidRPr="003B71E2">
        <w:rPr>
          <w:rStyle w:val="KeyWordPACKT"/>
        </w:rPr>
        <w:t>provider</w:t>
      </w:r>
      <w:r>
        <w:t xml:space="preserve">. A WMI provider is an add-in to WMI that implements WMI classes inside a given host. The Win32 WMI provider, for example, implements hundreds of WMI classes, including </w:t>
      </w:r>
      <w:r w:rsidRPr="00300BE4">
        <w:rPr>
          <w:rStyle w:val="CodeInTextPACKT"/>
        </w:rPr>
        <w:t>Win32_Share</w:t>
      </w:r>
      <w:r>
        <w:t xml:space="preserve"> and </w:t>
      </w:r>
      <w:r w:rsidRPr="00204EF7">
        <w:rPr>
          <w:rStyle w:val="CodeInTextPACKT"/>
          <w:iCs/>
        </w:rPr>
        <w:t>Win32_Bios</w:t>
      </w:r>
      <w:r>
        <w:t xml:space="preserve">. A provider also implements class methods and class events. For example, the Win32 provider is responsible for performing both the </w:t>
      </w:r>
      <w:r w:rsidRPr="00EB6F9C">
        <w:rPr>
          <w:rStyle w:val="CodeInTextPACKT"/>
        </w:rPr>
        <w:t>Delete()</w:t>
      </w:r>
      <w:r>
        <w:t xml:space="preserve"> </w:t>
      </w:r>
      <w:ins w:id="20" w:author="Lucy Wan" w:date="2021-05-05T11:52:00Z">
        <w:r w:rsidR="00610F47">
          <w:t xml:space="preserve">method </w:t>
        </w:r>
      </w:ins>
      <w:r>
        <w:t xml:space="preserve">to delete an SMB share and the </w:t>
      </w:r>
      <w:r w:rsidRPr="00EB6F9C">
        <w:rPr>
          <w:rStyle w:val="CodeInTextPACKT"/>
        </w:rPr>
        <w:t>Create()</w:t>
      </w:r>
      <w:r>
        <w:t xml:space="preserve"> method to create a new SMB share. </w:t>
      </w:r>
    </w:p>
    <w:p w14:paraId="624DDFA0" w14:textId="7F7B59E3" w:rsidR="00300BE4" w:rsidRDefault="00300BE4" w:rsidP="00300BE4">
      <w:pPr>
        <w:pStyle w:val="NormalPACKT"/>
      </w:pPr>
      <w:r>
        <w:t>In production, you are more likely to manage SMB shares using the SMB cmdlets and less likely to use WMI directly. Since SMB shares should be very familiar, they make a great example to help you understand more about WMI, and this chapter</w:t>
      </w:r>
      <w:r w:rsidR="002A280A">
        <w:t>'</w:t>
      </w:r>
      <w:r>
        <w:t>s recipes make use of the class.</w:t>
      </w:r>
    </w:p>
    <w:p w14:paraId="7D810040" w14:textId="69E59D9B" w:rsidR="0073273A" w:rsidRDefault="0073273A" w:rsidP="0073273A">
      <w:pPr>
        <w:pStyle w:val="NormalPACKT"/>
      </w:pPr>
      <w:r>
        <w:t>WMI</w:t>
      </w:r>
      <w:r w:rsidR="00300BE4">
        <w:t xml:space="preserve"> and WMI providers</w:t>
      </w:r>
      <w:r>
        <w:t xml:space="preserve"> </w:t>
      </w:r>
      <w:r w:rsidR="00300BE4">
        <w:t>offer</w:t>
      </w:r>
      <w:r>
        <w:t xml:space="preserve"> a rich eventing system. WMI </w:t>
      </w:r>
      <w:r w:rsidR="00300BE4">
        <w:t xml:space="preserve">and WMI provider </w:t>
      </w:r>
      <w:r>
        <w:t xml:space="preserve">classes </w:t>
      </w:r>
      <w:r w:rsidR="00300BE4">
        <w:t xml:space="preserve">can implement </w:t>
      </w:r>
      <w:r>
        <w:t xml:space="preserve">events </w:t>
      </w:r>
      <w:r w:rsidR="00300BE4">
        <w:t>to</w:t>
      </w:r>
      <w:r>
        <w:t xml:space="preserve"> which you can </w:t>
      </w:r>
      <w:r w:rsidR="00300BE4">
        <w:t>subscribe</w:t>
      </w:r>
      <w:r>
        <w:t xml:space="preserve">. When the event occurs, </w:t>
      </w:r>
      <w:r w:rsidR="00300BE4">
        <w:t xml:space="preserve">the eventing system notifies you, and you </w:t>
      </w:r>
      <w:r>
        <w:t xml:space="preserve">can take some action </w:t>
      </w:r>
      <w:r w:rsidR="00300BE4">
        <w:t xml:space="preserve">to </w:t>
      </w:r>
      <w:r>
        <w:t>handle the event</w:t>
      </w:r>
      <w:r w:rsidR="00300BE4">
        <w:t xml:space="preserve"> occurrence</w:t>
      </w:r>
      <w:r>
        <w:t>.</w:t>
      </w:r>
      <w:r w:rsidR="00300BE4">
        <w:t xml:space="preserve"> For example, you can register for a WMI event that occurs when someone changes the membership of an AD group. When this happens, WMI eventing allows you to take some actions, such as emailing a security administrator informing them of the group</w:t>
      </w:r>
      <w:r w:rsidR="002A280A">
        <w:t>'</w:t>
      </w:r>
      <w:r w:rsidR="00300BE4">
        <w:t xml:space="preserve">s membership change. </w:t>
      </w:r>
      <w:r>
        <w:t>WMI also implements permanent WMI events. This feature allows you to configure WMI to trap and handle events with no active PowerShell session running. Permanent events even survive a reboot of the host</w:t>
      </w:r>
      <w:r w:rsidR="00300BE4">
        <w:t>, extremely powerful in lights-off environments</w:t>
      </w:r>
      <w:r>
        <w:t xml:space="preserve">. </w:t>
      </w:r>
    </w:p>
    <w:p w14:paraId="30725425" w14:textId="6785A7C7" w:rsidR="00412D57" w:rsidRDefault="00BB13E3" w:rsidP="0029593A">
      <w:pPr>
        <w:pStyle w:val="TipPACKT"/>
      </w:pPr>
      <w:commentRangeStart w:id="21"/>
      <w:r w:rsidRPr="00BB13E3">
        <w:t>There</w:t>
      </w:r>
      <w:commentRangeEnd w:id="21"/>
      <w:r w:rsidR="00B71F03">
        <w:rPr>
          <w:rStyle w:val="CommentReference"/>
        </w:rPr>
        <w:commentReference w:id="21"/>
      </w:r>
      <w:r w:rsidRPr="00BB13E3">
        <w:t xml:space="preserve"> is a lot more detail about WMI than can fit in this chapter. For more details about WMI and how you can interact with it in more detail, consult with </w:t>
      </w:r>
      <w:r w:rsidR="005C5CFF" w:rsidRPr="00BB13E3">
        <w:t>Richard Siddaway</w:t>
      </w:r>
      <w:r w:rsidR="002A280A">
        <w:t>'</w:t>
      </w:r>
      <w:r w:rsidR="005C5CFF" w:rsidRPr="00BB13E3">
        <w:t xml:space="preserve">s </w:t>
      </w:r>
      <w:r w:rsidR="005C5CFF" w:rsidRPr="00553B02">
        <w:rPr>
          <w:rStyle w:val="ItalicsPACKT"/>
        </w:rPr>
        <w:t>PowerShell</w:t>
      </w:r>
      <w:r w:rsidRPr="00553B02">
        <w:rPr>
          <w:rStyle w:val="ItalicsPACKT"/>
        </w:rPr>
        <w:t xml:space="preserve"> </w:t>
      </w:r>
      <w:r w:rsidR="005C5CFF" w:rsidRPr="00553B02">
        <w:rPr>
          <w:rStyle w:val="ItalicsPACKT"/>
        </w:rPr>
        <w:t>and WMI</w:t>
      </w:r>
      <w:r w:rsidRPr="00BB13E3">
        <w:t xml:space="preserve"> book </w:t>
      </w:r>
      <w:commentRangeStart w:id="22"/>
      <w:commentRangeStart w:id="23"/>
      <w:r w:rsidR="005C5CFF" w:rsidRPr="00BB13E3">
        <w:t>(</w:t>
      </w:r>
      <w:r w:rsidRPr="00BB13E3">
        <w:t xml:space="preserve">© </w:t>
      </w:r>
      <w:r w:rsidR="005C5CFF" w:rsidRPr="00BB13E3">
        <w:t xml:space="preserve">Manning, </w:t>
      </w:r>
      <w:r w:rsidRPr="00BB13E3">
        <w:t>Aug 2</w:t>
      </w:r>
      <w:r w:rsidR="005C5CFF" w:rsidRPr="00BB13E3">
        <w:t>012</w:t>
      </w:r>
      <w:r w:rsidRPr="00BB13E3">
        <w:t xml:space="preserve"> - </w:t>
      </w:r>
      <w:r w:rsidRPr="008F5883">
        <w:rPr>
          <w:rStyle w:val="URLPACKT"/>
        </w:rPr>
        <w:lastRenderedPageBreak/>
        <w:t>https://www.manning.com/books/powershell-and-wmi</w:t>
      </w:r>
      <w:r w:rsidR="005C5CFF" w:rsidRPr="00BB13E3">
        <w:t xml:space="preserve">). </w:t>
      </w:r>
      <w:commentRangeEnd w:id="22"/>
      <w:r w:rsidR="008E65BE">
        <w:rPr>
          <w:rStyle w:val="CommentReference"/>
        </w:rPr>
        <w:commentReference w:id="22"/>
      </w:r>
      <w:commentRangeEnd w:id="23"/>
      <w:r w:rsidR="007926DB">
        <w:rPr>
          <w:rStyle w:val="CommentReference"/>
        </w:rPr>
        <w:commentReference w:id="23"/>
      </w:r>
      <w:r w:rsidRPr="00BB13E3">
        <w:t>Richard</w:t>
      </w:r>
      <w:r w:rsidR="002A280A">
        <w:t>'</w:t>
      </w:r>
      <w:r w:rsidRPr="00BB13E3">
        <w:t>s book goes into great detail</w:t>
      </w:r>
      <w:r>
        <w:t xml:space="preserve"> about WMI,</w:t>
      </w:r>
      <w:r w:rsidRPr="00BB13E3">
        <w:t xml:space="preserve"> but all the code samples </w:t>
      </w:r>
      <w:r w:rsidR="00B1085F">
        <w:t>use</w:t>
      </w:r>
      <w:r w:rsidRPr="00BB13E3">
        <w:t xml:space="preserve"> the older WMI cmdlets. You should be able to translate the samples to use the CIM cmdlets. A key value of the book is the </w:t>
      </w:r>
      <w:r w:rsidR="005C5CFF" w:rsidRPr="00BB13E3">
        <w:t xml:space="preserve">discussion of WMI features and </w:t>
      </w:r>
      <w:r w:rsidRPr="00BB13E3">
        <w:t xml:space="preserve">how they work. The basic functioning of WMI has not changed significantly since that book was published. </w:t>
      </w:r>
    </w:p>
    <w:p w14:paraId="357C1CEA" w14:textId="2F018BB3" w:rsidR="00BB13E3" w:rsidRDefault="00BB13E3" w:rsidP="00BB13E3">
      <w:pPr>
        <w:pStyle w:val="Heading1"/>
      </w:pPr>
      <w:r>
        <w:t xml:space="preserve">Exploring WMI </w:t>
      </w:r>
      <w:del w:id="24" w:author="Lucy Wan" w:date="2021-05-05T14:20:00Z">
        <w:r w:rsidR="00FF72EC" w:rsidDel="00C3208D">
          <w:delText>I</w:delText>
        </w:r>
      </w:del>
      <w:ins w:id="25" w:author="Lucy Wan" w:date="2021-05-05T14:20:00Z">
        <w:r w:rsidR="00C3208D">
          <w:t>i</w:t>
        </w:r>
      </w:ins>
      <w:r w:rsidR="00FF72EC">
        <w:t>n Windows</w:t>
      </w:r>
    </w:p>
    <w:p w14:paraId="64D28CD3" w14:textId="3F24399D" w:rsidR="00D600D9" w:rsidRDefault="00D600D9" w:rsidP="00D600D9">
      <w:pPr>
        <w:pStyle w:val="NormalPACKT"/>
        <w:rPr>
          <w:lang w:val="en-GB"/>
        </w:rPr>
      </w:pPr>
      <w:r>
        <w:rPr>
          <w:lang w:val="en-GB"/>
        </w:rPr>
        <w:t>Windows installs WMI during the installation of the OS. The installation process puts most of the WMI components, including the repository, tools, and the providers</w:t>
      </w:r>
      <w:r w:rsidR="00B1085F">
        <w:rPr>
          <w:lang w:val="en-GB"/>
        </w:rPr>
        <w:t>,</w:t>
      </w:r>
      <w:r>
        <w:rPr>
          <w:lang w:val="en-GB"/>
        </w:rPr>
        <w:t xml:space="preserve"> into a folder </w:t>
      </w:r>
      <w:r w:rsidRPr="00B1085F">
        <w:rPr>
          <w:rStyle w:val="CodeInTextPACKT"/>
        </w:rPr>
        <w:t>C:\Windows\System32\WBEM</w:t>
      </w:r>
      <w:r>
        <w:rPr>
          <w:lang w:val="en-GB"/>
        </w:rPr>
        <w:t xml:space="preserve">. </w:t>
      </w:r>
    </w:p>
    <w:p w14:paraId="2D9A0D5F" w14:textId="38C3126B" w:rsidR="00D600D9" w:rsidRDefault="00D600D9" w:rsidP="00D600D9">
      <w:pPr>
        <w:pStyle w:val="NormalPACKT"/>
        <w:rPr>
          <w:lang w:val="en-GB"/>
        </w:rPr>
      </w:pPr>
      <w:r>
        <w:rPr>
          <w:lang w:val="en-GB"/>
        </w:rPr>
        <w:t xml:space="preserve">Inside a running Windows host, WMI runs as a service, the </w:t>
      </w:r>
      <w:r w:rsidRPr="00B1085F">
        <w:rPr>
          <w:rStyle w:val="CodeInTextPACKT"/>
        </w:rPr>
        <w:t>winmgmt</w:t>
      </w:r>
      <w:r>
        <w:rPr>
          <w:lang w:val="en-GB"/>
        </w:rPr>
        <w:t xml:space="preserve"> service</w:t>
      </w:r>
      <w:r w:rsidR="004250CD">
        <w:rPr>
          <w:lang w:val="en-GB"/>
        </w:rPr>
        <w:t xml:space="preserve"> (</w:t>
      </w:r>
      <w:r w:rsidR="008E65BE" w:rsidRPr="00772914">
        <w:rPr>
          <w:rStyle w:val="CodeInTextPACKT"/>
        </w:rPr>
        <w:t>WinMgmt.exe</w:t>
      </w:r>
      <w:r w:rsidR="004250CD">
        <w:rPr>
          <w:lang w:val="en-GB"/>
        </w:rPr>
        <w:t xml:space="preserve">). </w:t>
      </w:r>
      <w:r>
        <w:rPr>
          <w:lang w:val="en-GB"/>
        </w:rPr>
        <w:t xml:space="preserve">Windows runs this service inside a </w:t>
      </w:r>
      <w:commentRangeStart w:id="26"/>
      <w:r>
        <w:rPr>
          <w:lang w:val="en-GB"/>
        </w:rPr>
        <w:t>share</w:t>
      </w:r>
      <w:commentRangeEnd w:id="26"/>
      <w:r w:rsidR="00A04EED">
        <w:rPr>
          <w:rStyle w:val="CommentReference"/>
        </w:rPr>
        <w:commentReference w:id="26"/>
      </w:r>
      <w:r>
        <w:rPr>
          <w:lang w:val="en-GB"/>
        </w:rPr>
        <w:t xml:space="preserve"> service process (</w:t>
      </w:r>
      <w:r w:rsidRPr="00772914">
        <w:rPr>
          <w:rStyle w:val="CodeInTextPACKT"/>
        </w:rPr>
        <w:t>svchost.exe</w:t>
      </w:r>
      <w:r>
        <w:rPr>
          <w:lang w:val="en-GB"/>
        </w:rPr>
        <w:t>).</w:t>
      </w:r>
      <w:r w:rsidR="008E65BE">
        <w:rPr>
          <w:lang w:val="en-GB"/>
        </w:rPr>
        <w:t xml:space="preserve"> In </w:t>
      </w:r>
      <w:r w:rsidR="00B1085F">
        <w:rPr>
          <w:lang w:val="en-GB"/>
        </w:rPr>
        <w:t xml:space="preserve">the </w:t>
      </w:r>
      <w:r w:rsidR="008E65BE">
        <w:rPr>
          <w:lang w:val="en-GB"/>
        </w:rPr>
        <w:t>early version</w:t>
      </w:r>
      <w:r w:rsidR="00B1085F">
        <w:rPr>
          <w:lang w:val="en-GB"/>
        </w:rPr>
        <w:t>s</w:t>
      </w:r>
      <w:r w:rsidR="008E65BE">
        <w:rPr>
          <w:lang w:val="en-GB"/>
        </w:rPr>
        <w:t xml:space="preserve"> of</w:t>
      </w:r>
      <w:r w:rsidR="00B1085F">
        <w:rPr>
          <w:lang w:val="en-GB"/>
        </w:rPr>
        <w:t xml:space="preserve"> WMI in </w:t>
      </w:r>
      <w:r w:rsidR="008E65BE">
        <w:rPr>
          <w:lang w:val="en-GB"/>
        </w:rPr>
        <w:t xml:space="preserve">Windows, </w:t>
      </w:r>
      <w:r w:rsidR="00B1085F">
        <w:rPr>
          <w:lang w:val="en-GB"/>
        </w:rPr>
        <w:t xml:space="preserve">WMI </w:t>
      </w:r>
      <w:r w:rsidR="008E65BE">
        <w:rPr>
          <w:lang w:val="en-GB"/>
        </w:rPr>
        <w:t xml:space="preserve">loaded all the WMI providers into </w:t>
      </w:r>
      <w:r w:rsidR="00B1085F">
        <w:rPr>
          <w:lang w:val="en-GB"/>
        </w:rPr>
        <w:t xml:space="preserve">the </w:t>
      </w:r>
      <w:r w:rsidR="00B1085F" w:rsidRPr="00B1085F">
        <w:rPr>
          <w:rStyle w:val="CodeInTextPACKT"/>
        </w:rPr>
        <w:t>w</w:t>
      </w:r>
      <w:r w:rsidR="008E65BE" w:rsidRPr="00B1085F">
        <w:rPr>
          <w:rStyle w:val="CodeInTextPACKT"/>
        </w:rPr>
        <w:t>in</w:t>
      </w:r>
      <w:r w:rsidR="00B1085F" w:rsidRPr="00B1085F">
        <w:rPr>
          <w:rStyle w:val="CodeInTextPACKT"/>
        </w:rPr>
        <w:t>m</w:t>
      </w:r>
      <w:r w:rsidR="008E65BE" w:rsidRPr="00B1085F">
        <w:rPr>
          <w:rStyle w:val="CodeInTextPACKT"/>
        </w:rPr>
        <w:t>gmt</w:t>
      </w:r>
      <w:r w:rsidR="008E65BE">
        <w:rPr>
          <w:lang w:val="en-GB"/>
        </w:rPr>
        <w:t xml:space="preserve"> service. The failure of a single provider could cause the entire WMI service to fail. Later, </w:t>
      </w:r>
      <w:r w:rsidR="00B1085F">
        <w:rPr>
          <w:lang w:val="en-GB"/>
        </w:rPr>
        <w:t>w</w:t>
      </w:r>
      <w:r w:rsidR="008E65BE">
        <w:rPr>
          <w:lang w:val="en-GB"/>
        </w:rPr>
        <w:t xml:space="preserve">ith Windows XP </w:t>
      </w:r>
      <w:r w:rsidR="00B1085F">
        <w:rPr>
          <w:lang w:val="en-GB"/>
        </w:rPr>
        <w:t>a</w:t>
      </w:r>
      <w:r w:rsidR="008E65BE">
        <w:rPr>
          <w:lang w:val="en-GB"/>
        </w:rPr>
        <w:t xml:space="preserve">nd beyond, Microsoft </w:t>
      </w:r>
      <w:r w:rsidR="00B1085F">
        <w:rPr>
          <w:lang w:val="en-GB"/>
        </w:rPr>
        <w:t>improved</w:t>
      </w:r>
      <w:r w:rsidR="008E65BE">
        <w:rPr>
          <w:lang w:val="en-GB"/>
        </w:rPr>
        <w:t xml:space="preserve"> WMI to load providers in a separate process, </w:t>
      </w:r>
      <w:r w:rsidR="008E65BE" w:rsidRPr="00B1085F">
        <w:rPr>
          <w:rStyle w:val="CodeInTextPACKT"/>
        </w:rPr>
        <w:t>Wmiprvse.exe</w:t>
      </w:r>
      <w:r w:rsidR="008E65BE">
        <w:rPr>
          <w:lang w:val="en-GB"/>
        </w:rPr>
        <w:t>.</w:t>
      </w:r>
    </w:p>
    <w:p w14:paraId="6398FDE0" w14:textId="26C96ACC" w:rsidR="00D600D9" w:rsidRDefault="00D600D9" w:rsidP="00D600D9">
      <w:pPr>
        <w:pStyle w:val="NormalPACKT"/>
        <w:rPr>
          <w:lang w:val="en-GB"/>
        </w:rPr>
      </w:pPr>
      <w:r>
        <w:rPr>
          <w:lang w:val="en-GB"/>
        </w:rPr>
        <w:t>In this recipe, you examine the contents of the WBEM folder, the WMI service</w:t>
      </w:r>
      <w:r w:rsidR="00B1085F">
        <w:rPr>
          <w:lang w:val="en-GB"/>
        </w:rPr>
        <w:t>,</w:t>
      </w:r>
      <w:r>
        <w:rPr>
          <w:lang w:val="en-GB"/>
        </w:rPr>
        <w:t xml:space="preserve"> and run</w:t>
      </w:r>
      <w:r w:rsidR="00B1085F">
        <w:rPr>
          <w:lang w:val="en-GB"/>
        </w:rPr>
        <w:t>-</w:t>
      </w:r>
      <w:r>
        <w:rPr>
          <w:lang w:val="en-GB"/>
        </w:rPr>
        <w:t>time components of WMI.</w:t>
      </w:r>
    </w:p>
    <w:p w14:paraId="119AC353" w14:textId="42F48743" w:rsidR="00205AD0" w:rsidRDefault="00205AD0" w:rsidP="00205AD0">
      <w:pPr>
        <w:pStyle w:val="Heading2"/>
        <w:tabs>
          <w:tab w:val="left" w:pos="0"/>
        </w:tabs>
      </w:pPr>
      <w:r>
        <w:t xml:space="preserve">Getting </w:t>
      </w:r>
      <w:ins w:id="27" w:author="Lucy Wan" w:date="2021-05-05T11:56:00Z">
        <w:r w:rsidR="007D30A1">
          <w:t>r</w:t>
        </w:r>
      </w:ins>
      <w:del w:id="28" w:author="Lucy Wan" w:date="2021-05-05T11:56:00Z">
        <w:r w:rsidDel="007D30A1">
          <w:delText>R</w:delText>
        </w:r>
      </w:del>
      <w:r>
        <w:t>eady</w:t>
      </w:r>
    </w:p>
    <w:p w14:paraId="4145F4E6" w14:textId="1812E39C" w:rsidR="00205AD0" w:rsidRDefault="00FE57AA" w:rsidP="00FE57AA">
      <w:pPr>
        <w:pStyle w:val="NormalPACKT"/>
        <w:rPr>
          <w:lang w:val="en-GB"/>
        </w:rPr>
      </w:pPr>
      <w:r>
        <w:rPr>
          <w:lang w:val="en-GB"/>
        </w:rPr>
        <w:t xml:space="preserve">This recipe uses </w:t>
      </w:r>
      <w:r w:rsidRPr="00911CCD">
        <w:rPr>
          <w:rStyle w:val="CodeInTextPACKT"/>
        </w:rPr>
        <w:t>SRV</w:t>
      </w:r>
      <w:r w:rsidR="0073273A">
        <w:rPr>
          <w:rStyle w:val="CodeInTextPACKT"/>
        </w:rPr>
        <w:t>1</w:t>
      </w:r>
      <w:r>
        <w:rPr>
          <w:lang w:val="en-GB"/>
        </w:rPr>
        <w:t xml:space="preserve">, a </w:t>
      </w:r>
      <w:r w:rsidR="0073273A">
        <w:rPr>
          <w:lang w:val="en-GB"/>
        </w:rPr>
        <w:t xml:space="preserve">domain-joined </w:t>
      </w:r>
      <w:r>
        <w:rPr>
          <w:lang w:val="en-GB"/>
        </w:rPr>
        <w:t>host</w:t>
      </w:r>
      <w:r w:rsidR="00223080">
        <w:rPr>
          <w:lang w:val="en-GB"/>
        </w:rPr>
        <w:t>.</w:t>
      </w:r>
      <w:r w:rsidR="0073273A">
        <w:rPr>
          <w:lang w:val="en-GB"/>
        </w:rPr>
        <w:t xml:space="preserve"> You have insta</w:t>
      </w:r>
      <w:r w:rsidR="00B1085F">
        <w:rPr>
          <w:lang w:val="en-GB"/>
        </w:rPr>
        <w:t>l</w:t>
      </w:r>
      <w:r w:rsidR="0073273A">
        <w:rPr>
          <w:lang w:val="en-GB"/>
        </w:rPr>
        <w:t>led PowerShell 7 and VS code on this host.</w:t>
      </w:r>
    </w:p>
    <w:p w14:paraId="14192092" w14:textId="77777777" w:rsidR="00D600D9" w:rsidRDefault="00545F9C" w:rsidP="00D600D9">
      <w:pPr>
        <w:pStyle w:val="Heading2"/>
        <w:tabs>
          <w:tab w:val="left" w:pos="0"/>
        </w:tabs>
      </w:pPr>
      <w:r>
        <w:t>How to do it...</w:t>
      </w:r>
    </w:p>
    <w:p w14:paraId="559584B3" w14:textId="37DA0AFC" w:rsidR="00D600D9" w:rsidRPr="00D600D9" w:rsidRDefault="00D600D9" w:rsidP="00D600D9">
      <w:pPr>
        <w:pStyle w:val="NumberedBulletPACKT"/>
        <w:rPr>
          <w:color w:val="000000"/>
        </w:rPr>
      </w:pPr>
      <w:r w:rsidRPr="00D600D9">
        <w:t>Viewing the WBEM folder</w:t>
      </w:r>
    </w:p>
    <w:p w14:paraId="7EBB2920" w14:textId="77777777" w:rsidR="00D600D9" w:rsidRDefault="00D600D9" w:rsidP="00D600D9">
      <w:pPr>
        <w:pStyle w:val="CodePACKT"/>
      </w:pPr>
    </w:p>
    <w:p w14:paraId="6410A7FC" w14:textId="3FCAC1C1" w:rsidR="00D600D9" w:rsidRPr="00D600D9" w:rsidRDefault="00D600D9" w:rsidP="00D600D9">
      <w:pPr>
        <w:pStyle w:val="CodePACKT"/>
      </w:pPr>
      <w:r w:rsidRPr="00D600D9">
        <w:t>$WBEMFOLDER = </w:t>
      </w:r>
      <w:r w:rsidR="002A280A">
        <w:t>"</w:t>
      </w:r>
      <w:r w:rsidRPr="00D600D9">
        <w:t>$Env:windir\system32\wbem</w:t>
      </w:r>
      <w:r w:rsidR="002A280A">
        <w:t>"</w:t>
      </w:r>
    </w:p>
    <w:p w14:paraId="6E094A08" w14:textId="77777777" w:rsidR="00D600D9" w:rsidRPr="00D600D9" w:rsidRDefault="00D600D9" w:rsidP="00D600D9">
      <w:pPr>
        <w:pStyle w:val="CodePACKT"/>
      </w:pPr>
      <w:r w:rsidRPr="00D600D9">
        <w:t>Get-ChildItem -Path $WBEMFOLDER |</w:t>
      </w:r>
    </w:p>
    <w:p w14:paraId="756A0CCA" w14:textId="77777777" w:rsidR="00D600D9" w:rsidRPr="00D600D9" w:rsidRDefault="00D600D9" w:rsidP="00D600D9">
      <w:pPr>
        <w:pStyle w:val="CodePACKT"/>
      </w:pPr>
      <w:r w:rsidRPr="00D600D9">
        <w:t>  Select-Object -First 20</w:t>
      </w:r>
    </w:p>
    <w:p w14:paraId="00799334" w14:textId="77777777" w:rsidR="00D600D9" w:rsidRPr="00D600D9" w:rsidRDefault="00D600D9" w:rsidP="00D600D9">
      <w:pPr>
        <w:pStyle w:val="CodePACKT"/>
      </w:pPr>
    </w:p>
    <w:p w14:paraId="5310E212" w14:textId="139E14CB" w:rsidR="00D600D9" w:rsidRPr="00D600D9" w:rsidRDefault="00D600D9" w:rsidP="00D600D9">
      <w:pPr>
        <w:pStyle w:val="NumberedBulletPACKT"/>
        <w:ind w:left="363"/>
      </w:pPr>
      <w:r w:rsidRPr="00D600D9">
        <w:t>Viewing the WMI repository folder  </w:t>
      </w:r>
    </w:p>
    <w:p w14:paraId="0D7AC62D" w14:textId="77777777" w:rsidR="00D600D9" w:rsidRPr="00D600D9" w:rsidRDefault="00D600D9" w:rsidP="00D600D9">
      <w:pPr>
        <w:pStyle w:val="CodePACKT"/>
      </w:pPr>
    </w:p>
    <w:p w14:paraId="49BD9E83" w14:textId="7F196D15" w:rsidR="00D600D9" w:rsidRPr="00D600D9" w:rsidRDefault="00D600D9" w:rsidP="00D600D9">
      <w:pPr>
        <w:pStyle w:val="CodePACKT"/>
      </w:pPr>
      <w:r w:rsidRPr="00D600D9">
        <w:t>Get-ChildItem -Path $WBEMFOLDER\Repository</w:t>
      </w:r>
    </w:p>
    <w:p w14:paraId="0A76E1F5" w14:textId="77777777" w:rsidR="00D600D9" w:rsidRPr="00D600D9" w:rsidRDefault="00D600D9" w:rsidP="00D600D9">
      <w:pPr>
        <w:shd w:val="clear" w:color="auto" w:fill="FFFFFF"/>
        <w:spacing w:after="0" w:line="285" w:lineRule="atLeast"/>
        <w:rPr>
          <w:rFonts w:ascii="Cascadia Code" w:hAnsi="Cascadia Code"/>
          <w:color w:val="000000"/>
          <w:sz w:val="21"/>
          <w:szCs w:val="21"/>
        </w:rPr>
      </w:pPr>
    </w:p>
    <w:p w14:paraId="0DC729BB" w14:textId="5CB44EB1" w:rsidR="00D600D9" w:rsidRPr="00D600D9" w:rsidRDefault="00D600D9" w:rsidP="00D600D9">
      <w:pPr>
        <w:pStyle w:val="NumberedBulletPACKT"/>
        <w:ind w:left="363"/>
      </w:pPr>
      <w:r w:rsidRPr="00D600D9">
        <w:t>Viewing the WMI </w:t>
      </w:r>
      <w:r w:rsidR="00A158E0">
        <w:t>s</w:t>
      </w:r>
      <w:r w:rsidRPr="00D600D9">
        <w:t>ervice details</w:t>
      </w:r>
    </w:p>
    <w:p w14:paraId="4AFA0C44" w14:textId="77777777" w:rsidR="00D600D9" w:rsidRDefault="00D600D9" w:rsidP="00D600D9">
      <w:pPr>
        <w:pStyle w:val="CodePACKT"/>
      </w:pPr>
    </w:p>
    <w:p w14:paraId="2C98A77A" w14:textId="3A117674" w:rsidR="00D600D9" w:rsidRPr="00D600D9" w:rsidRDefault="00D600D9" w:rsidP="00D600D9">
      <w:pPr>
        <w:pStyle w:val="CodePACKT"/>
      </w:pPr>
      <w:r w:rsidRPr="00D600D9">
        <w:t>Get-Service -Name Winmgmt  | </w:t>
      </w:r>
    </w:p>
    <w:p w14:paraId="775DC42A" w14:textId="77777777" w:rsidR="00D600D9" w:rsidRPr="00D600D9" w:rsidRDefault="00D600D9" w:rsidP="00D600D9">
      <w:pPr>
        <w:pStyle w:val="CodePACKT"/>
      </w:pPr>
      <w:r w:rsidRPr="00D600D9">
        <w:lastRenderedPageBreak/>
        <w:t>  Format-List -Property *</w:t>
      </w:r>
    </w:p>
    <w:p w14:paraId="633B7F15" w14:textId="77777777" w:rsidR="00D600D9" w:rsidRPr="00D600D9" w:rsidRDefault="00D600D9" w:rsidP="00D600D9">
      <w:pPr>
        <w:pStyle w:val="CodePACKT"/>
      </w:pPr>
    </w:p>
    <w:p w14:paraId="7C874455" w14:textId="6B8B4D3A" w:rsidR="00D600D9" w:rsidRPr="00D600D9" w:rsidRDefault="00D600D9" w:rsidP="00D600D9">
      <w:pPr>
        <w:pStyle w:val="NumberedBulletPACKT"/>
        <w:ind w:left="363"/>
      </w:pPr>
      <w:r w:rsidRPr="00D600D9">
        <w:t>Getting process details</w:t>
      </w:r>
    </w:p>
    <w:p w14:paraId="4E508FF5" w14:textId="77777777" w:rsidR="00D600D9" w:rsidRPr="00D600D9" w:rsidRDefault="00D600D9" w:rsidP="00D600D9">
      <w:pPr>
        <w:pStyle w:val="CodePACKT"/>
      </w:pPr>
    </w:p>
    <w:p w14:paraId="6C556CCF" w14:textId="73A3F481" w:rsidR="00D600D9" w:rsidRPr="00D600D9" w:rsidRDefault="00D600D9" w:rsidP="00D600D9">
      <w:pPr>
        <w:pStyle w:val="CodePACKT"/>
      </w:pPr>
      <w:r w:rsidRPr="00D600D9">
        <w:t>$S = tasklist.exe /svc /fi </w:t>
      </w:r>
      <w:r w:rsidR="002A280A">
        <w:t>"</w:t>
      </w:r>
      <w:r w:rsidRPr="00D600D9">
        <w:t>SERVICES eq winmgmt</w:t>
      </w:r>
      <w:r w:rsidR="002A280A">
        <w:t>"</w:t>
      </w:r>
      <w:r w:rsidRPr="00D600D9">
        <w:t> |</w:t>
      </w:r>
    </w:p>
    <w:p w14:paraId="243C2BD3" w14:textId="77777777" w:rsidR="00D600D9" w:rsidRPr="00D600D9" w:rsidRDefault="00D600D9" w:rsidP="00D600D9">
      <w:pPr>
        <w:pStyle w:val="CodePACKT"/>
      </w:pPr>
      <w:r w:rsidRPr="00D600D9">
        <w:t>       Select-Object -Last 1</w:t>
      </w:r>
    </w:p>
    <w:p w14:paraId="336A0369" w14:textId="77777777" w:rsidR="00D600D9" w:rsidRPr="00D600D9" w:rsidRDefault="00D600D9" w:rsidP="00D600D9">
      <w:pPr>
        <w:pStyle w:val="CodePACKT"/>
      </w:pPr>
      <w:r w:rsidRPr="00D600D9">
        <w:t>$P = [int] ($S.Substring(30,4))</w:t>
      </w:r>
    </w:p>
    <w:p w14:paraId="0511B11C" w14:textId="77777777" w:rsidR="00D600D9" w:rsidRPr="00D600D9" w:rsidRDefault="00D600D9" w:rsidP="00D600D9">
      <w:pPr>
        <w:pStyle w:val="CodePACKT"/>
      </w:pPr>
      <w:r w:rsidRPr="00D600D9">
        <w:t>Get-Process -Id $P </w:t>
      </w:r>
    </w:p>
    <w:p w14:paraId="12C42A1C" w14:textId="77777777" w:rsidR="00D600D9" w:rsidRPr="00D600D9" w:rsidRDefault="00D600D9" w:rsidP="00D600D9">
      <w:pPr>
        <w:pStyle w:val="CodePACKT"/>
      </w:pPr>
    </w:p>
    <w:p w14:paraId="0A902AB9" w14:textId="133EBB80" w:rsidR="00D600D9" w:rsidRPr="00D600D9" w:rsidRDefault="00D600D9" w:rsidP="00D600D9">
      <w:pPr>
        <w:pStyle w:val="NumberedBulletPACKT"/>
        <w:ind w:left="363"/>
        <w:rPr>
          <w:rFonts w:ascii="Cascadia Code" w:hAnsi="Cascadia Code"/>
          <w:color w:val="000000"/>
          <w:sz w:val="21"/>
          <w:szCs w:val="21"/>
        </w:rPr>
      </w:pPr>
      <w:r w:rsidRPr="00D600D9">
        <w:t>Examining DLLs loaded by the WMI </w:t>
      </w:r>
      <w:ins w:id="29" w:author="Lucy Wan" w:date="2021-05-05T12:01:00Z">
        <w:r w:rsidR="00511088">
          <w:t>s</w:t>
        </w:r>
      </w:ins>
      <w:del w:id="30" w:author="Lucy Wan" w:date="2021-05-05T12:01:00Z">
        <w:r w:rsidRPr="00D600D9" w:rsidDel="00511088">
          <w:delText>S</w:delText>
        </w:r>
      </w:del>
      <w:r w:rsidRPr="00D600D9">
        <w:t>ervice </w:t>
      </w:r>
      <w:ins w:id="31" w:author="Lucy Wan" w:date="2021-05-05T12:01:00Z">
        <w:r w:rsidR="00511088">
          <w:t>p</w:t>
        </w:r>
      </w:ins>
      <w:del w:id="32" w:author="Lucy Wan" w:date="2021-05-05T12:01:00Z">
        <w:r w:rsidRPr="00D600D9" w:rsidDel="00511088">
          <w:delText>P</w:delText>
        </w:r>
      </w:del>
      <w:r w:rsidRPr="00D600D9">
        <w:t>rocess</w:t>
      </w:r>
    </w:p>
    <w:p w14:paraId="4185C5F9" w14:textId="77777777" w:rsidR="00D600D9" w:rsidRPr="00D600D9" w:rsidRDefault="00D600D9" w:rsidP="00D600D9">
      <w:pPr>
        <w:pStyle w:val="CodePACKT"/>
      </w:pPr>
    </w:p>
    <w:p w14:paraId="57C3B7AC" w14:textId="71075647" w:rsidR="00D600D9" w:rsidRPr="00D600D9" w:rsidRDefault="00D600D9" w:rsidP="00D600D9">
      <w:pPr>
        <w:pStyle w:val="CodePACKT"/>
      </w:pPr>
      <w:r w:rsidRPr="00D600D9">
        <w:t>Get-Process -Id $P | </w:t>
      </w:r>
    </w:p>
    <w:p w14:paraId="0A6A31BB" w14:textId="77777777" w:rsidR="00D600D9" w:rsidRPr="00D600D9" w:rsidRDefault="00D600D9" w:rsidP="00D600D9">
      <w:pPr>
        <w:pStyle w:val="CodePACKT"/>
      </w:pPr>
      <w:r w:rsidRPr="00D600D9">
        <w:t>  Select-Object -ExpandProperty modules | </w:t>
      </w:r>
    </w:p>
    <w:p w14:paraId="27028A28" w14:textId="78D79957" w:rsidR="00D600D9" w:rsidRPr="00D600D9" w:rsidRDefault="00D600D9" w:rsidP="00D600D9">
      <w:pPr>
        <w:pStyle w:val="CodePACKT"/>
      </w:pPr>
      <w:r w:rsidRPr="00D600D9">
        <w:t>    Where-Object ModuleName -match </w:t>
      </w:r>
      <w:r w:rsidR="002A280A">
        <w:t>'</w:t>
      </w:r>
      <w:r w:rsidRPr="00D600D9">
        <w:t>wmi</w:t>
      </w:r>
      <w:r w:rsidR="002A280A">
        <w:t>'</w:t>
      </w:r>
      <w:r w:rsidRPr="00D600D9">
        <w:t> |</w:t>
      </w:r>
    </w:p>
    <w:p w14:paraId="277AF55A" w14:textId="77777777" w:rsidR="00D600D9" w:rsidRPr="00D600D9" w:rsidRDefault="00D600D9" w:rsidP="00D600D9">
      <w:pPr>
        <w:pStyle w:val="CodePACKT"/>
      </w:pPr>
      <w:r w:rsidRPr="00D600D9">
        <w:t>      Format-Table -Property FileName, Description, FileVersion</w:t>
      </w:r>
    </w:p>
    <w:p w14:paraId="332348D9" w14:textId="77777777" w:rsidR="00D600D9" w:rsidRPr="00D600D9" w:rsidRDefault="00D600D9" w:rsidP="00D600D9">
      <w:pPr>
        <w:pStyle w:val="CodePACKT"/>
      </w:pPr>
    </w:p>
    <w:p w14:paraId="6BAE8DC9" w14:textId="36B685AD" w:rsidR="00D600D9" w:rsidRPr="00D600D9" w:rsidRDefault="00D600D9" w:rsidP="00D600D9">
      <w:pPr>
        <w:pStyle w:val="NumberedBulletPACKT"/>
        <w:ind w:left="363"/>
      </w:pPr>
      <w:r w:rsidRPr="00D600D9">
        <w:t>Discovering WMI </w:t>
      </w:r>
      <w:r w:rsidR="00F302A9">
        <w:t>p</w:t>
      </w:r>
      <w:r w:rsidRPr="00D600D9">
        <w:t>roviders</w:t>
      </w:r>
    </w:p>
    <w:p w14:paraId="5B0B2783" w14:textId="77777777" w:rsidR="00D600D9" w:rsidRPr="00D600D9" w:rsidRDefault="00D600D9" w:rsidP="00D600D9">
      <w:pPr>
        <w:pStyle w:val="CodePACKT"/>
      </w:pPr>
    </w:p>
    <w:p w14:paraId="228259DF" w14:textId="3D3FFE4A" w:rsidR="00D600D9" w:rsidRPr="00D600D9" w:rsidRDefault="00D600D9" w:rsidP="00D600D9">
      <w:pPr>
        <w:pStyle w:val="CodePACKT"/>
      </w:pPr>
      <w:r w:rsidRPr="00D600D9">
        <w:t>Get-ChildItem -Path $WBEMFOLDER\*.dll | </w:t>
      </w:r>
    </w:p>
    <w:p w14:paraId="7DBE919B" w14:textId="77777777" w:rsidR="00D600D9" w:rsidRPr="00D600D9" w:rsidRDefault="00D600D9" w:rsidP="00D600D9">
      <w:pPr>
        <w:pStyle w:val="CodePACKT"/>
      </w:pPr>
      <w:r w:rsidRPr="00D600D9">
        <w:t>  Select-Object -ExpandProperty Versioninfo | </w:t>
      </w:r>
    </w:p>
    <w:p w14:paraId="12E4E019" w14:textId="37317B10" w:rsidR="00D600D9" w:rsidRPr="00D600D9" w:rsidRDefault="00D600D9" w:rsidP="00D600D9">
      <w:pPr>
        <w:pStyle w:val="CodePACKT"/>
      </w:pPr>
      <w:r w:rsidRPr="00D600D9">
        <w:t>    Where-Object FileDescription -match </w:t>
      </w:r>
      <w:r w:rsidR="002A280A">
        <w:t>'</w:t>
      </w:r>
      <w:r w:rsidRPr="00D600D9">
        <w:t>prov</w:t>
      </w:r>
      <w:r w:rsidR="002A280A">
        <w:t>'</w:t>
      </w:r>
      <w:r w:rsidRPr="00D600D9">
        <w:t> |</w:t>
      </w:r>
    </w:p>
    <w:p w14:paraId="7175CB10" w14:textId="77777777" w:rsidR="00D600D9" w:rsidRPr="00D600D9" w:rsidRDefault="00D600D9" w:rsidP="00D600D9">
      <w:pPr>
        <w:pStyle w:val="CodePACKT"/>
      </w:pPr>
      <w:r w:rsidRPr="00D600D9">
        <w:t>      Format-Table -Property Internalname, </w:t>
      </w:r>
    </w:p>
    <w:p w14:paraId="4EFC168E" w14:textId="77777777" w:rsidR="00D600D9" w:rsidRPr="00D600D9" w:rsidRDefault="00D600D9" w:rsidP="00D600D9">
      <w:pPr>
        <w:pStyle w:val="CodePACKT"/>
      </w:pPr>
      <w:r w:rsidRPr="00D600D9">
        <w:t>                             FileDescription, </w:t>
      </w:r>
    </w:p>
    <w:p w14:paraId="37FA153C" w14:textId="4CF55D44" w:rsidR="00D600D9" w:rsidRDefault="00D600D9" w:rsidP="00D600D9">
      <w:pPr>
        <w:pStyle w:val="CodePACKT"/>
      </w:pPr>
      <w:r w:rsidRPr="00D600D9">
        <w:t>                             ProductVersion</w:t>
      </w:r>
    </w:p>
    <w:p w14:paraId="4301E640" w14:textId="26D85B91" w:rsidR="00A011D7" w:rsidRPr="00A011D7" w:rsidRDefault="00A011D7" w:rsidP="00A011D7">
      <w:pPr>
        <w:pStyle w:val="NumberedBulletPACKT"/>
        <w:ind w:hanging="647"/>
        <w:rPr>
          <w:color w:val="000000"/>
        </w:rPr>
      </w:pPr>
      <w:r w:rsidRPr="00A011D7">
        <w:t>Examining the WmiPrvSE process                             </w:t>
      </w:r>
    </w:p>
    <w:p w14:paraId="5A774982" w14:textId="77777777" w:rsidR="00A011D7" w:rsidRDefault="00A011D7" w:rsidP="00A011D7">
      <w:pPr>
        <w:pStyle w:val="CodePACKT"/>
      </w:pPr>
    </w:p>
    <w:p w14:paraId="3AEAF1FA" w14:textId="303E20A6" w:rsidR="00A011D7" w:rsidRPr="00A011D7" w:rsidRDefault="00A011D7" w:rsidP="00A011D7">
      <w:pPr>
        <w:pStyle w:val="CodePACKT"/>
      </w:pPr>
      <w:r w:rsidRPr="00A011D7">
        <w:t>Get-Process -Name WmiPrvSE</w:t>
      </w:r>
    </w:p>
    <w:p w14:paraId="100D7BDC" w14:textId="77777777" w:rsidR="00D600D9" w:rsidRPr="00D600D9" w:rsidRDefault="00D600D9" w:rsidP="00D600D9">
      <w:pPr>
        <w:pStyle w:val="CodePACKT"/>
      </w:pPr>
      <w:r w:rsidRPr="00D600D9">
        <w:t>  </w:t>
      </w:r>
    </w:p>
    <w:p w14:paraId="70557153" w14:textId="4408B5C0" w:rsidR="00D600D9" w:rsidRPr="00D600D9" w:rsidRDefault="00D600D9" w:rsidP="00D600D9">
      <w:pPr>
        <w:pStyle w:val="NumberedBulletPACKT"/>
        <w:ind w:left="363"/>
      </w:pPr>
      <w:r w:rsidRPr="00D600D9">
        <w:t>Finding the WMI event log</w:t>
      </w:r>
    </w:p>
    <w:p w14:paraId="0C501BA4" w14:textId="77777777" w:rsidR="00D600D9" w:rsidRPr="00D600D9" w:rsidRDefault="00D600D9" w:rsidP="00D600D9">
      <w:pPr>
        <w:pStyle w:val="CodePACKT"/>
      </w:pPr>
    </w:p>
    <w:p w14:paraId="18E96528" w14:textId="1D316DDB" w:rsidR="00D600D9" w:rsidRPr="00D600D9" w:rsidRDefault="00D600D9" w:rsidP="00D600D9">
      <w:pPr>
        <w:pStyle w:val="CodePACKT"/>
      </w:pPr>
      <w:r w:rsidRPr="00D600D9">
        <w:t>$Log = Get-WinEvent -ListLog *wmi*</w:t>
      </w:r>
    </w:p>
    <w:p w14:paraId="4CDA6781" w14:textId="77777777" w:rsidR="00D600D9" w:rsidRPr="00D600D9" w:rsidRDefault="00D600D9" w:rsidP="00D600D9">
      <w:pPr>
        <w:pStyle w:val="CodePACKT"/>
      </w:pPr>
      <w:r w:rsidRPr="00D600D9">
        <w:t>$Log</w:t>
      </w:r>
    </w:p>
    <w:p w14:paraId="71C18DA3" w14:textId="77777777" w:rsidR="00D600D9" w:rsidRPr="00D600D9" w:rsidRDefault="00D600D9" w:rsidP="00D600D9">
      <w:pPr>
        <w:shd w:val="clear" w:color="auto" w:fill="FFFFFF"/>
        <w:spacing w:after="0" w:line="285" w:lineRule="atLeast"/>
        <w:rPr>
          <w:rFonts w:ascii="Cascadia Code" w:hAnsi="Cascadia Code"/>
          <w:color w:val="000000"/>
          <w:sz w:val="21"/>
          <w:szCs w:val="21"/>
        </w:rPr>
      </w:pPr>
    </w:p>
    <w:p w14:paraId="296394E3" w14:textId="1BFEBF94" w:rsidR="00D600D9" w:rsidRPr="00D600D9" w:rsidRDefault="00D600D9" w:rsidP="00D600D9">
      <w:pPr>
        <w:pStyle w:val="NumberedBulletPACKT"/>
        <w:ind w:left="363"/>
        <w:rPr>
          <w:rFonts w:ascii="Cascadia Code" w:hAnsi="Cascadia Code"/>
          <w:color w:val="000000"/>
          <w:sz w:val="21"/>
          <w:szCs w:val="21"/>
        </w:rPr>
      </w:pPr>
      <w:r w:rsidRPr="00D600D9">
        <w:t>Looking at the </w:t>
      </w:r>
      <w:del w:id="33" w:author="Lucy Wan" w:date="2021-05-05T17:09:00Z">
        <w:r w:rsidRPr="00D600D9" w:rsidDel="00E735F5">
          <w:delText>E</w:delText>
        </w:r>
      </w:del>
      <w:ins w:id="34" w:author="Lucy Wan" w:date="2021-05-05T17:09:00Z">
        <w:r w:rsidR="00E735F5">
          <w:t>e</w:t>
        </w:r>
      </w:ins>
      <w:r w:rsidRPr="00D600D9">
        <w:t>vent </w:t>
      </w:r>
      <w:r w:rsidR="008E65BE">
        <w:t>t</w:t>
      </w:r>
      <w:r w:rsidRPr="00D600D9">
        <w:t>ypes in the WMI log</w:t>
      </w:r>
    </w:p>
    <w:p w14:paraId="2E354C2B" w14:textId="77777777" w:rsidR="00D600D9" w:rsidRPr="00D600D9" w:rsidRDefault="00D600D9" w:rsidP="00D600D9">
      <w:pPr>
        <w:pStyle w:val="CodePACKT"/>
      </w:pPr>
    </w:p>
    <w:p w14:paraId="6C5386E1" w14:textId="335A672F" w:rsidR="00D600D9" w:rsidRPr="00D600D9" w:rsidRDefault="00D600D9" w:rsidP="00D600D9">
      <w:pPr>
        <w:pStyle w:val="CodePACKT"/>
      </w:pPr>
      <w:r w:rsidRPr="00D600D9">
        <w:t>$Events = Get-WinEvent -LogName $Log.LogName</w:t>
      </w:r>
    </w:p>
    <w:p w14:paraId="5B6A4B57" w14:textId="77777777" w:rsidR="00D600D9" w:rsidRPr="00D600D9" w:rsidRDefault="00D600D9" w:rsidP="00D600D9">
      <w:pPr>
        <w:pStyle w:val="CodePACKT"/>
      </w:pPr>
      <w:r w:rsidRPr="00D600D9">
        <w:t>$Events | Group-Object -Property LevelDisplayName</w:t>
      </w:r>
    </w:p>
    <w:p w14:paraId="17D92E23" w14:textId="77777777" w:rsidR="00D600D9" w:rsidRPr="00D600D9" w:rsidRDefault="00D600D9" w:rsidP="00D600D9">
      <w:pPr>
        <w:pStyle w:val="CodePACKT"/>
      </w:pPr>
    </w:p>
    <w:p w14:paraId="01CBACEA" w14:textId="4DB7DC25" w:rsidR="00D600D9" w:rsidRPr="00D600D9" w:rsidRDefault="00D600D9" w:rsidP="00D600D9">
      <w:pPr>
        <w:pStyle w:val="NumberedBulletPACKT"/>
        <w:ind w:left="363"/>
      </w:pPr>
      <w:r w:rsidRPr="00D600D9">
        <w:t>Examining WMI event log entries</w:t>
      </w:r>
    </w:p>
    <w:p w14:paraId="63D7A249" w14:textId="77777777" w:rsidR="00D600D9" w:rsidRPr="00D600D9" w:rsidRDefault="00D600D9" w:rsidP="00D600D9">
      <w:pPr>
        <w:pStyle w:val="CodePACKT"/>
        <w:rPr>
          <w:rStyle w:val="CodeInTextPACKT"/>
          <w:color w:val="7030A0"/>
        </w:rPr>
      </w:pPr>
    </w:p>
    <w:p w14:paraId="7DB54952" w14:textId="149CF109" w:rsidR="00D600D9" w:rsidRPr="00D600D9" w:rsidRDefault="00D600D9" w:rsidP="00D600D9">
      <w:pPr>
        <w:pStyle w:val="CodePACKT"/>
        <w:rPr>
          <w:rStyle w:val="CodeInTextPACKT"/>
          <w:color w:val="7030A0"/>
        </w:rPr>
      </w:pPr>
      <w:r w:rsidRPr="00D600D9">
        <w:rPr>
          <w:rStyle w:val="CodeInTextPACKT"/>
          <w:color w:val="7030A0"/>
        </w:rPr>
        <w:t>$Events |</w:t>
      </w:r>
    </w:p>
    <w:p w14:paraId="2ECAD776" w14:textId="77777777" w:rsidR="00D600D9" w:rsidRPr="00D600D9" w:rsidRDefault="00D600D9" w:rsidP="00D600D9">
      <w:pPr>
        <w:pStyle w:val="CodePACKT"/>
        <w:rPr>
          <w:rStyle w:val="CodeInTextPACKT"/>
          <w:color w:val="7030A0"/>
        </w:rPr>
      </w:pPr>
      <w:r w:rsidRPr="00D600D9">
        <w:rPr>
          <w:rStyle w:val="CodeInTextPACKT"/>
          <w:color w:val="7030A0"/>
        </w:rPr>
        <w:t>  Select-Object -First 5 |</w:t>
      </w:r>
    </w:p>
    <w:p w14:paraId="36B8A069" w14:textId="77777777" w:rsidR="00D600D9" w:rsidRPr="00D600D9" w:rsidRDefault="00D600D9" w:rsidP="00D600D9">
      <w:pPr>
        <w:pStyle w:val="CodePACKT"/>
        <w:rPr>
          <w:rStyle w:val="CodeInTextPACKT"/>
          <w:color w:val="7030A0"/>
        </w:rPr>
      </w:pPr>
      <w:r w:rsidRPr="00D600D9">
        <w:rPr>
          <w:rStyle w:val="CodeInTextPACKT"/>
          <w:color w:val="7030A0"/>
        </w:rPr>
        <w:lastRenderedPageBreak/>
        <w:t>    Format-Table -Wrap</w:t>
      </w:r>
    </w:p>
    <w:p w14:paraId="63EEAE1D" w14:textId="77777777" w:rsidR="00D600D9" w:rsidRPr="00D600D9" w:rsidRDefault="00D600D9" w:rsidP="00D600D9">
      <w:pPr>
        <w:pStyle w:val="CodePACKT"/>
        <w:rPr>
          <w:rStyle w:val="CodeInTextPACKT"/>
          <w:color w:val="7030A0"/>
        </w:rPr>
      </w:pPr>
    </w:p>
    <w:p w14:paraId="569A83CC" w14:textId="21855F12" w:rsidR="00D600D9" w:rsidRPr="00D600D9" w:rsidRDefault="00D600D9" w:rsidP="00D600D9">
      <w:pPr>
        <w:pStyle w:val="NumberedBulletPACKT"/>
        <w:ind w:left="363"/>
      </w:pPr>
      <w:r w:rsidRPr="00D600D9">
        <w:t>Viewing executable programs in WBEM folder</w:t>
      </w:r>
    </w:p>
    <w:p w14:paraId="727A6E5F" w14:textId="77777777" w:rsidR="00D600D9" w:rsidRPr="00D600D9" w:rsidRDefault="00D600D9" w:rsidP="00D600D9">
      <w:pPr>
        <w:pStyle w:val="CodePACKT"/>
      </w:pPr>
    </w:p>
    <w:p w14:paraId="00BF0D38" w14:textId="6279B750" w:rsidR="00D600D9" w:rsidRPr="00D600D9" w:rsidRDefault="00D600D9" w:rsidP="00D600D9">
      <w:pPr>
        <w:pStyle w:val="CodePACKT"/>
      </w:pPr>
      <w:r w:rsidRPr="00D600D9">
        <w:t>$Files = Get-ChildItem -Path $WBEMFOLDER\*.exe</w:t>
      </w:r>
    </w:p>
    <w:p w14:paraId="3C6AC43B" w14:textId="35B5F4E6" w:rsidR="00D600D9" w:rsidRPr="00D600D9" w:rsidRDefault="002A280A" w:rsidP="00D600D9">
      <w:pPr>
        <w:pStyle w:val="CodePACKT"/>
      </w:pPr>
      <w:r>
        <w:t>"</w:t>
      </w:r>
      <w:r w:rsidR="00D600D9" w:rsidRPr="00D600D9">
        <w:t>{0,15}  {1,-40}</w:t>
      </w:r>
      <w:r>
        <w:t>"</w:t>
      </w:r>
      <w:r w:rsidR="00D600D9" w:rsidRPr="00D600D9">
        <w:t> -f </w:t>
      </w:r>
      <w:r>
        <w:t>'</w:t>
      </w:r>
      <w:r w:rsidR="00D600D9" w:rsidRPr="00D600D9">
        <w:t>File Name</w:t>
      </w:r>
      <w:r>
        <w:t>'</w:t>
      </w:r>
      <w:r w:rsidR="00D600D9" w:rsidRPr="00D600D9">
        <w:t>,</w:t>
      </w:r>
      <w:r>
        <w:t>'</w:t>
      </w:r>
      <w:r w:rsidR="00D600D9" w:rsidRPr="00D600D9">
        <w:t>Description</w:t>
      </w:r>
      <w:r>
        <w:t>'</w:t>
      </w:r>
    </w:p>
    <w:p w14:paraId="66F6EFB0" w14:textId="77777777" w:rsidR="00D600D9" w:rsidRPr="00D600D9" w:rsidRDefault="00D600D9" w:rsidP="00D600D9">
      <w:pPr>
        <w:pStyle w:val="CodePACKT"/>
      </w:pPr>
      <w:r w:rsidRPr="00D600D9">
        <w:t>Foreach ($File in $Files){</w:t>
      </w:r>
    </w:p>
    <w:p w14:paraId="2A561997" w14:textId="77777777" w:rsidR="00D600D9" w:rsidRPr="00D600D9" w:rsidRDefault="00D600D9" w:rsidP="00D600D9">
      <w:pPr>
        <w:pStyle w:val="CodePACKT"/>
      </w:pPr>
      <w:r w:rsidRPr="00D600D9">
        <w:t> $Name = $File.Name</w:t>
      </w:r>
    </w:p>
    <w:p w14:paraId="442089DA" w14:textId="77777777" w:rsidR="00D600D9" w:rsidRPr="00D600D9" w:rsidRDefault="00D600D9" w:rsidP="00D600D9">
      <w:pPr>
        <w:pStyle w:val="CodePACKT"/>
      </w:pPr>
      <w:r w:rsidRPr="00D600D9">
        <w:t> $Desc = ($File | </w:t>
      </w:r>
    </w:p>
    <w:p w14:paraId="2F553B6D" w14:textId="77777777" w:rsidR="00D600D9" w:rsidRPr="00D600D9" w:rsidRDefault="00D600D9" w:rsidP="00D600D9">
      <w:pPr>
        <w:pStyle w:val="CodePACKT"/>
      </w:pPr>
      <w:r w:rsidRPr="00D600D9">
        <w:t>          Select-Object -ExpandProperty VersionInfo).FileDescription</w:t>
      </w:r>
    </w:p>
    <w:p w14:paraId="73D58628" w14:textId="3D6BC7A4" w:rsidR="00D600D9" w:rsidRPr="00D600D9" w:rsidRDefault="002A280A" w:rsidP="00D600D9">
      <w:pPr>
        <w:pStyle w:val="CodePACKT"/>
      </w:pPr>
      <w:r>
        <w:t>"</w:t>
      </w:r>
      <w:r w:rsidR="00D600D9" w:rsidRPr="00D600D9">
        <w:t>{0,15}  {1,-40}</w:t>
      </w:r>
      <w:r>
        <w:t>"</w:t>
      </w:r>
      <w:r w:rsidR="00D600D9" w:rsidRPr="00D600D9">
        <w:t> -f $Name,$Desc</w:t>
      </w:r>
    </w:p>
    <w:p w14:paraId="6188AA42" w14:textId="77777777" w:rsidR="00D600D9" w:rsidRPr="00D600D9" w:rsidRDefault="00D600D9" w:rsidP="00D600D9">
      <w:pPr>
        <w:pStyle w:val="CodePACKT"/>
      </w:pPr>
      <w:r w:rsidRPr="00D600D9">
        <w:t>}</w:t>
      </w:r>
    </w:p>
    <w:p w14:paraId="20DF7DBB" w14:textId="4C413A21" w:rsidR="00205AD0" w:rsidRDefault="00205AD0" w:rsidP="00D600D9">
      <w:pPr>
        <w:pStyle w:val="Heading2"/>
        <w:tabs>
          <w:tab w:val="left" w:pos="0"/>
        </w:tabs>
      </w:pPr>
      <w:r>
        <w:t>How it works...</w:t>
      </w:r>
    </w:p>
    <w:p w14:paraId="7D5FEB50" w14:textId="3FC499E0" w:rsidR="00D600D9" w:rsidRDefault="00E91474" w:rsidP="00D600D9">
      <w:pPr>
        <w:pStyle w:val="NormalPACKT"/>
        <w:rPr>
          <w:lang w:val="en-GB"/>
        </w:rPr>
      </w:pPr>
      <w:r>
        <w:rPr>
          <w:lang w:val="en-GB"/>
        </w:rPr>
        <w:t>The WMI service and related files in the Windows installation folde</w:t>
      </w:r>
      <w:r w:rsidR="005C6BB6">
        <w:rPr>
          <w:lang w:val="en-GB"/>
        </w:rPr>
        <w:t>r</w:t>
      </w:r>
      <w:del w:id="35" w:author="Lucy Wan" w:date="2021-05-05T11:59:00Z">
        <w:r w:rsidDel="005C6BB6">
          <w:rPr>
            <w:lang w:val="en-GB"/>
          </w:rPr>
          <w:delText>;</w:delText>
        </w:r>
      </w:del>
      <w:r w:rsidR="002A280A">
        <w:rPr>
          <w:lang w:val="en-GB"/>
        </w:rPr>
        <w:t>'</w:t>
      </w:r>
      <w:r>
        <w:rPr>
          <w:lang w:val="en-GB"/>
        </w:rPr>
        <w:t xml:space="preserve">s </w:t>
      </w:r>
      <w:r w:rsidRPr="005C6BB6">
        <w:rPr>
          <w:rStyle w:val="CodeInTextPACKT"/>
        </w:rPr>
        <w:t>System32\WBEM</w:t>
      </w:r>
      <w:r>
        <w:rPr>
          <w:lang w:val="en-GB"/>
        </w:rPr>
        <w:t xml:space="preserve"> folder. </w:t>
      </w:r>
      <w:r w:rsidR="00D600D9">
        <w:rPr>
          <w:lang w:val="en-GB"/>
        </w:rPr>
        <w:t xml:space="preserve">In </w:t>
      </w:r>
      <w:r w:rsidR="00D600D9" w:rsidRPr="00B1085F">
        <w:rPr>
          <w:rStyle w:val="ItalicsPACKT"/>
        </w:rPr>
        <w:t>step 1</w:t>
      </w:r>
      <w:r w:rsidR="00D600D9">
        <w:rPr>
          <w:lang w:val="en-GB"/>
        </w:rPr>
        <w:t xml:space="preserve">, </w:t>
      </w:r>
      <w:r>
        <w:rPr>
          <w:lang w:val="en-GB"/>
        </w:rPr>
        <w:t>you view part of the contents of that folder, with output like this:</w:t>
      </w:r>
    </w:p>
    <w:p w14:paraId="30B73D4A" w14:textId="0BF3ADC0" w:rsidR="00E91474" w:rsidRDefault="00E91474" w:rsidP="00E91474">
      <w:pPr>
        <w:pStyle w:val="FigurePACKT"/>
        <w:rPr>
          <w:lang w:val="en-GB"/>
        </w:rPr>
      </w:pPr>
      <w:r>
        <w:drawing>
          <wp:inline distT="0" distB="0" distL="0" distR="0" wp14:anchorId="1E5D5048" wp14:editId="2CC375B7">
            <wp:extent cx="4225761" cy="32861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2022" cy="3306547"/>
                    </a:xfrm>
                    <a:prstGeom prst="rect">
                      <a:avLst/>
                    </a:prstGeom>
                  </pic:spPr>
                </pic:pic>
              </a:graphicData>
            </a:graphic>
          </wp:inline>
        </w:drawing>
      </w:r>
    </w:p>
    <w:p w14:paraId="41F6F60A" w14:textId="5224536C" w:rsidR="00E91474" w:rsidRDefault="00E91474" w:rsidP="00A05C82">
      <w:pPr>
        <w:pStyle w:val="FigureCaptionPACKT"/>
      </w:pPr>
      <w:r>
        <w:t>Figure 15.2: Examining the WBEM folder</w:t>
      </w:r>
    </w:p>
    <w:p w14:paraId="3A49A4E4" w14:textId="6F4E02DD"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6F48411D" w14:textId="4D7B51C4" w:rsidR="00E91474" w:rsidRDefault="00E91474" w:rsidP="00D600D9">
      <w:pPr>
        <w:pStyle w:val="NormalPACKT"/>
        <w:rPr>
          <w:lang w:val="en-GB"/>
        </w:rPr>
      </w:pPr>
      <w:r>
        <w:rPr>
          <w:lang w:val="en-GB"/>
        </w:rPr>
        <w:lastRenderedPageBreak/>
        <w:t xml:space="preserve">WMI stores the CIM repository in a separate folder. In </w:t>
      </w:r>
      <w:r w:rsidRPr="00E91474">
        <w:rPr>
          <w:rStyle w:val="ItalicsPACKT"/>
        </w:rPr>
        <w:t>step 2</w:t>
      </w:r>
      <w:r>
        <w:rPr>
          <w:lang w:val="en-GB"/>
        </w:rPr>
        <w:t>, you examine the files that make up the database, with output like this:</w:t>
      </w:r>
    </w:p>
    <w:p w14:paraId="6CB215D5" w14:textId="7925CAC9" w:rsidR="00E91474" w:rsidRDefault="00E91474" w:rsidP="00E91474">
      <w:pPr>
        <w:pStyle w:val="FigurePACKT"/>
        <w:rPr>
          <w:lang w:val="en-GB"/>
        </w:rPr>
      </w:pPr>
      <w:r>
        <w:drawing>
          <wp:inline distT="0" distB="0" distL="0" distR="0" wp14:anchorId="39E18C03" wp14:editId="29605557">
            <wp:extent cx="3399181"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849" cy="1552432"/>
                    </a:xfrm>
                    <a:prstGeom prst="rect">
                      <a:avLst/>
                    </a:prstGeom>
                  </pic:spPr>
                </pic:pic>
              </a:graphicData>
            </a:graphic>
          </wp:inline>
        </w:drawing>
      </w:r>
    </w:p>
    <w:p w14:paraId="788CDD07" w14:textId="6FB6B681" w:rsidR="00E91474" w:rsidRDefault="00E91474" w:rsidP="00A05C82">
      <w:pPr>
        <w:pStyle w:val="FigureCaptionPACKT"/>
      </w:pPr>
      <w:r>
        <w:t>Figure 15.3: Examining the files making up the CIM repository</w:t>
      </w:r>
    </w:p>
    <w:p w14:paraId="4F0847CF" w14:textId="2E2F41C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1F9359EF" w14:textId="08669006" w:rsidR="00E91474" w:rsidRDefault="00E91474" w:rsidP="00D600D9">
      <w:pPr>
        <w:pStyle w:val="NormalPACKT"/>
        <w:rPr>
          <w:lang w:val="en-GB"/>
        </w:rPr>
      </w:pPr>
      <w:r>
        <w:rPr>
          <w:lang w:val="en-GB"/>
        </w:rPr>
        <w:t xml:space="preserve">In </w:t>
      </w:r>
      <w:r w:rsidRPr="00E91474">
        <w:rPr>
          <w:rStyle w:val="ItalicsPACKT"/>
        </w:rPr>
        <w:t>step 3</w:t>
      </w:r>
      <w:r>
        <w:rPr>
          <w:lang w:val="en-GB"/>
        </w:rPr>
        <w:t xml:space="preserve">, you use </w:t>
      </w:r>
      <w:r w:rsidRPr="00BB03F8">
        <w:rPr>
          <w:rStyle w:val="CodeInTextPACKT"/>
        </w:rPr>
        <w:t>Get-Service</w:t>
      </w:r>
      <w:r>
        <w:rPr>
          <w:lang w:val="en-GB"/>
        </w:rPr>
        <w:t xml:space="preserve"> to examine the WMI service, with output that looks like this:</w:t>
      </w:r>
    </w:p>
    <w:p w14:paraId="61AFD8CB" w14:textId="0E0466F0" w:rsidR="00E91474" w:rsidRDefault="00E91474" w:rsidP="00E91474">
      <w:pPr>
        <w:pStyle w:val="FigurePACKT"/>
        <w:rPr>
          <w:lang w:val="en-GB"/>
        </w:rPr>
      </w:pPr>
      <w:r>
        <w:drawing>
          <wp:inline distT="0" distB="0" distL="0" distR="0" wp14:anchorId="59EDC0FB" wp14:editId="0F61CDE4">
            <wp:extent cx="4890926" cy="28098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6569" cy="2830352"/>
                    </a:xfrm>
                    <a:prstGeom prst="rect">
                      <a:avLst/>
                    </a:prstGeom>
                  </pic:spPr>
                </pic:pic>
              </a:graphicData>
            </a:graphic>
          </wp:inline>
        </w:drawing>
      </w:r>
    </w:p>
    <w:p w14:paraId="1D975ED5" w14:textId="36245D26" w:rsidR="00E91474" w:rsidRDefault="00E91474" w:rsidP="00A05C82">
      <w:pPr>
        <w:pStyle w:val="FigureCaptionPACKT"/>
      </w:pPr>
      <w:r>
        <w:t>Figure 15.4: Viewing the WMI service</w:t>
      </w:r>
    </w:p>
    <w:p w14:paraId="531DD796" w14:textId="7777777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2A9386B0" w14:textId="51687AC2" w:rsidR="00E91474" w:rsidRDefault="00E91474" w:rsidP="00D600D9">
      <w:pPr>
        <w:pStyle w:val="NormalPACKT"/>
        <w:rPr>
          <w:lang w:val="en-GB"/>
        </w:rPr>
      </w:pPr>
      <w:r>
        <w:rPr>
          <w:lang w:val="en-GB"/>
        </w:rPr>
        <w:lastRenderedPageBreak/>
        <w:t xml:space="preserve">In </w:t>
      </w:r>
      <w:r w:rsidRPr="00E91474">
        <w:rPr>
          <w:rStyle w:val="ItalicsPACKT"/>
        </w:rPr>
        <w:t>step 4</w:t>
      </w:r>
      <w:r>
        <w:rPr>
          <w:lang w:val="en-GB"/>
        </w:rPr>
        <w:t>, you examine the Windows process that runs the WMI service, with output like this:</w:t>
      </w:r>
    </w:p>
    <w:p w14:paraId="64C74400" w14:textId="1E022CA8" w:rsidR="00E91474" w:rsidRDefault="00E91474" w:rsidP="00E91474">
      <w:pPr>
        <w:pStyle w:val="FigurePACKT"/>
        <w:rPr>
          <w:lang w:val="en-GB"/>
        </w:rPr>
      </w:pPr>
      <w:r>
        <w:drawing>
          <wp:inline distT="0" distB="0" distL="0" distR="0" wp14:anchorId="5477DA2F" wp14:editId="6C60BFD0">
            <wp:extent cx="3235039" cy="11622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876" cy="1176930"/>
                    </a:xfrm>
                    <a:prstGeom prst="rect">
                      <a:avLst/>
                    </a:prstGeom>
                  </pic:spPr>
                </pic:pic>
              </a:graphicData>
            </a:graphic>
          </wp:inline>
        </w:drawing>
      </w:r>
    </w:p>
    <w:p w14:paraId="38350A47" w14:textId="444806D0" w:rsidR="00E91474" w:rsidRDefault="00E91474" w:rsidP="00A05C82">
      <w:pPr>
        <w:pStyle w:val="FigureCaptionPACKT"/>
      </w:pPr>
      <w:r>
        <w:t>Figure 15.5: Viewing the WMI service</w:t>
      </w:r>
    </w:p>
    <w:p w14:paraId="65D8081A" w14:textId="5A9209A9"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53211BD1" w14:textId="2CF056AE" w:rsidR="00E91474" w:rsidRDefault="00E91474" w:rsidP="00D600D9">
      <w:pPr>
        <w:pStyle w:val="NormalPACKT"/>
        <w:rPr>
          <w:lang w:val="en-GB"/>
        </w:rPr>
      </w:pPr>
      <w:r>
        <w:rPr>
          <w:lang w:val="en-GB"/>
        </w:rPr>
        <w:t xml:space="preserve">In </w:t>
      </w:r>
      <w:r w:rsidRPr="00E91474">
        <w:rPr>
          <w:rStyle w:val="ItalicsPACKT"/>
        </w:rPr>
        <w:t>step 5</w:t>
      </w:r>
      <w:r>
        <w:rPr>
          <w:lang w:val="en-GB"/>
        </w:rPr>
        <w:t>, you look at the DLLs loaded by the WMI service process, with the following output:</w:t>
      </w:r>
    </w:p>
    <w:p w14:paraId="1D9DA30B" w14:textId="05D360A1" w:rsidR="00E91474" w:rsidRDefault="00E91474" w:rsidP="00E91474">
      <w:pPr>
        <w:pStyle w:val="FigurePACKT"/>
        <w:rPr>
          <w:lang w:val="en-GB"/>
        </w:rPr>
      </w:pPr>
      <w:r>
        <w:drawing>
          <wp:inline distT="0" distB="0" distL="0" distR="0" wp14:anchorId="5844E9B4" wp14:editId="08F5CE3B">
            <wp:extent cx="4279002" cy="14382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695" cy="1465398"/>
                    </a:xfrm>
                    <a:prstGeom prst="rect">
                      <a:avLst/>
                    </a:prstGeom>
                  </pic:spPr>
                </pic:pic>
              </a:graphicData>
            </a:graphic>
          </wp:inline>
        </w:drawing>
      </w:r>
    </w:p>
    <w:p w14:paraId="21D22C8D" w14:textId="1A3A3A99" w:rsidR="00E91474" w:rsidRDefault="00E91474" w:rsidP="00A05C82">
      <w:pPr>
        <w:pStyle w:val="FigureCaptionPACKT"/>
      </w:pPr>
      <w:r>
        <w:t>Figure 15.6: Viewing the DLLs loaded by the WMI service process</w:t>
      </w:r>
    </w:p>
    <w:p w14:paraId="1703DE30" w14:textId="11DF9FDA"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420CFCEA" w14:textId="6828E663" w:rsidR="00E91474" w:rsidRDefault="00E91474" w:rsidP="00D600D9">
      <w:pPr>
        <w:pStyle w:val="NormalPACKT"/>
        <w:rPr>
          <w:lang w:val="en-GB"/>
        </w:rPr>
      </w:pPr>
      <w:r>
        <w:rPr>
          <w:lang w:val="en-GB"/>
        </w:rPr>
        <w:t xml:space="preserve">Each WMI provider is a DLL which the WMI service can use. In </w:t>
      </w:r>
      <w:r w:rsidRPr="00E91474">
        <w:rPr>
          <w:rStyle w:val="ItalicsPACKT"/>
        </w:rPr>
        <w:t>step 6</w:t>
      </w:r>
      <w:r>
        <w:rPr>
          <w:lang w:val="en-GB"/>
        </w:rPr>
        <w:t xml:space="preserve">, you look at the  WMI providers on </w:t>
      </w:r>
      <w:r w:rsidRPr="00E91474">
        <w:rPr>
          <w:rStyle w:val="CodeInTextPACKT"/>
        </w:rPr>
        <w:t>SRV1</w:t>
      </w:r>
      <w:r>
        <w:rPr>
          <w:lang w:val="en-GB"/>
        </w:rPr>
        <w:t>, with output like this:</w:t>
      </w:r>
    </w:p>
    <w:p w14:paraId="041B5DA7" w14:textId="6CC1DE5A" w:rsidR="00E91474" w:rsidRDefault="00E91474" w:rsidP="00E91474">
      <w:pPr>
        <w:pStyle w:val="FigurePACKT"/>
        <w:rPr>
          <w:lang w:val="en-GB"/>
        </w:rPr>
      </w:pPr>
      <w:r>
        <w:lastRenderedPageBreak/>
        <w:drawing>
          <wp:inline distT="0" distB="0" distL="0" distR="0" wp14:anchorId="445E4850" wp14:editId="11AEDC2C">
            <wp:extent cx="3830138" cy="653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255" cy="6580411"/>
                    </a:xfrm>
                    <a:prstGeom prst="rect">
                      <a:avLst/>
                    </a:prstGeom>
                  </pic:spPr>
                </pic:pic>
              </a:graphicData>
            </a:graphic>
          </wp:inline>
        </w:drawing>
      </w:r>
    </w:p>
    <w:p w14:paraId="44BB4CF1" w14:textId="7C414BD7" w:rsidR="00E91474" w:rsidRDefault="00E91474" w:rsidP="00A05C82">
      <w:pPr>
        <w:pStyle w:val="FigureCaptionPACKT"/>
      </w:pPr>
      <w:r>
        <w:t>Figure 15.7: Viewing WMI provider DLLs</w:t>
      </w:r>
    </w:p>
    <w:p w14:paraId="60838959" w14:textId="65EC0EFF" w:rsidR="00E91474" w:rsidRDefault="00E91474" w:rsidP="00E91474">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C082AAC" w14:textId="6698DEBA" w:rsidR="00E91474" w:rsidRDefault="00E91474" w:rsidP="00E91474">
      <w:pPr>
        <w:pStyle w:val="NormalPACKT"/>
      </w:pPr>
      <w:r w:rsidRPr="00E91474">
        <w:t xml:space="preserve">In </w:t>
      </w:r>
      <w:r w:rsidRPr="00E91474">
        <w:rPr>
          <w:rStyle w:val="ItalicsPACKT"/>
        </w:rPr>
        <w:t>step 7</w:t>
      </w:r>
      <w:r w:rsidRPr="00E91474">
        <w:t xml:space="preserve">, you </w:t>
      </w:r>
      <w:r>
        <w:t>examine the WmiPrvSE process, with output like this:</w:t>
      </w:r>
    </w:p>
    <w:p w14:paraId="167DDD44" w14:textId="339AF808" w:rsidR="00E91474" w:rsidRDefault="00E91474" w:rsidP="00E91474">
      <w:pPr>
        <w:pStyle w:val="FigurePACKT"/>
      </w:pPr>
      <w:r>
        <w:drawing>
          <wp:inline distT="0" distB="0" distL="0" distR="0" wp14:anchorId="301B9879" wp14:editId="4D7F9C46">
            <wp:extent cx="3150494" cy="8774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4583" cy="889706"/>
                    </a:xfrm>
                    <a:prstGeom prst="rect">
                      <a:avLst/>
                    </a:prstGeom>
                  </pic:spPr>
                </pic:pic>
              </a:graphicData>
            </a:graphic>
          </wp:inline>
        </w:drawing>
      </w:r>
    </w:p>
    <w:p w14:paraId="537A84E3" w14:textId="43C70C2D" w:rsidR="00E91474" w:rsidRDefault="00E91474" w:rsidP="00A05C82">
      <w:pPr>
        <w:pStyle w:val="FigureCaptionPACKT"/>
      </w:pPr>
      <w:r>
        <w:t>Figure 15.8: Viewing the WmiPrvSE process</w:t>
      </w:r>
    </w:p>
    <w:p w14:paraId="1E48E018" w14:textId="68D7BB1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63CD7405" w14:textId="679F4C91" w:rsidR="00E91474" w:rsidRPr="00E91474" w:rsidRDefault="00E91474" w:rsidP="00E91474">
      <w:pPr>
        <w:pStyle w:val="NormalPACKT"/>
      </w:pPr>
      <w:r>
        <w:t xml:space="preserve">Like other Windows services, </w:t>
      </w:r>
      <w:r w:rsidRPr="00E91474">
        <w:t xml:space="preserve">WMI logs events to </w:t>
      </w:r>
      <w:r>
        <w:t xml:space="preserve">an event log, which can help troubleshoot WMI issues. </w:t>
      </w:r>
      <w:r w:rsidRPr="00E91474">
        <w:t xml:space="preserve">In </w:t>
      </w:r>
      <w:r w:rsidRPr="00E91474">
        <w:rPr>
          <w:rStyle w:val="ItalicsPACKT"/>
        </w:rPr>
        <w:t>step 8</w:t>
      </w:r>
      <w:r w:rsidRPr="00E91474">
        <w:t>, you look for any WMI related event logs with output like this:</w:t>
      </w:r>
    </w:p>
    <w:p w14:paraId="19407334" w14:textId="075A1BAA" w:rsidR="00E91474" w:rsidRDefault="00E91474" w:rsidP="00E91474">
      <w:pPr>
        <w:pStyle w:val="NormalPACKT"/>
        <w:rPr>
          <w:b/>
          <w:bCs/>
        </w:rPr>
      </w:pPr>
      <w:r>
        <w:rPr>
          <w:b/>
          <w:bCs/>
        </w:rPr>
        <w:t xml:space="preserve">   </w:t>
      </w:r>
      <w:r>
        <w:rPr>
          <w:noProof/>
        </w:rPr>
        <w:drawing>
          <wp:inline distT="0" distB="0" distL="0" distR="0" wp14:anchorId="26E3F604" wp14:editId="7E67438E">
            <wp:extent cx="4035683" cy="877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4591" cy="908213"/>
                    </a:xfrm>
                    <a:prstGeom prst="rect">
                      <a:avLst/>
                    </a:prstGeom>
                  </pic:spPr>
                </pic:pic>
              </a:graphicData>
            </a:graphic>
          </wp:inline>
        </w:drawing>
      </w:r>
    </w:p>
    <w:p w14:paraId="4ADDD105" w14:textId="613C09FF" w:rsidR="00E91474" w:rsidRDefault="00E91474" w:rsidP="00A05C82">
      <w:pPr>
        <w:pStyle w:val="FigureCaptionPACKT"/>
      </w:pPr>
      <w:r>
        <w:t xml:space="preserve">Figure 15.9: Viewing </w:t>
      </w:r>
      <w:ins w:id="36" w:author="Lucy Wan" w:date="2021-05-05T12:08:00Z">
        <w:r w:rsidR="00850BD9">
          <w:t>WMI-related event logs</w:t>
        </w:r>
      </w:ins>
      <w:del w:id="37" w:author="Lucy Wan" w:date="2021-05-05T12:08:00Z">
        <w:r w:rsidDel="00850BD9">
          <w:delText>the Wmi</w:delText>
        </w:r>
      </w:del>
      <w:del w:id="38" w:author="Lucy Wan" w:date="2021-05-05T12:07:00Z">
        <w:r w:rsidDel="00850BD9">
          <w:delText>PrvSE process</w:delText>
        </w:r>
      </w:del>
    </w:p>
    <w:p w14:paraId="3AA89917" w14:textId="0C0E4B4E"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71CC6F7C" w14:textId="1C193E50" w:rsidR="00E91474" w:rsidRPr="00E91474" w:rsidRDefault="00E91474" w:rsidP="00E91474">
      <w:pPr>
        <w:pStyle w:val="NormalPACKT"/>
      </w:pPr>
      <w:r w:rsidRPr="00E91474">
        <w:t xml:space="preserve">In </w:t>
      </w:r>
      <w:r w:rsidRPr="00E91474">
        <w:rPr>
          <w:rStyle w:val="ItalicsPACKT"/>
        </w:rPr>
        <w:t>step 9</w:t>
      </w:r>
      <w:r w:rsidRPr="00E91474">
        <w:t xml:space="preserve">, </w:t>
      </w:r>
      <w:r>
        <w:t>you get the events from the log to view the different log levels, with output like this:</w:t>
      </w:r>
    </w:p>
    <w:p w14:paraId="53704516" w14:textId="4E5A581F" w:rsidR="00E91474" w:rsidRPr="00E91474" w:rsidRDefault="00E91474" w:rsidP="00E91474">
      <w:pPr>
        <w:pStyle w:val="FigurePACKT"/>
        <w:rPr>
          <w:b/>
          <w:bCs/>
        </w:rPr>
      </w:pPr>
      <w:r>
        <w:drawing>
          <wp:inline distT="0" distB="0" distL="0" distR="0" wp14:anchorId="7AF36EC8" wp14:editId="02ABBFBF">
            <wp:extent cx="4306685"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7765" cy="920999"/>
                    </a:xfrm>
                    <a:prstGeom prst="rect">
                      <a:avLst/>
                    </a:prstGeom>
                  </pic:spPr>
                </pic:pic>
              </a:graphicData>
            </a:graphic>
          </wp:inline>
        </w:drawing>
      </w:r>
    </w:p>
    <w:p w14:paraId="639BF614" w14:textId="44B148FD" w:rsidR="00E91474" w:rsidRDefault="00E91474" w:rsidP="00A05C82">
      <w:pPr>
        <w:pStyle w:val="FigureCaptionPACKT"/>
      </w:pPr>
      <w:r>
        <w:t>Figure 15.10: Discovering WMI event types</w:t>
      </w:r>
    </w:p>
    <w:p w14:paraId="05629370" w14:textId="0572C3AD"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647C1C74" w14:textId="3613BD27" w:rsidR="00E91474" w:rsidRDefault="00E91474" w:rsidP="00E91474">
      <w:pPr>
        <w:pStyle w:val="NormalPACKT"/>
        <w:rPr>
          <w:lang w:val="en-GB"/>
        </w:rPr>
      </w:pPr>
      <w:r>
        <w:rPr>
          <w:lang w:val="en-GB"/>
        </w:rPr>
        <w:t xml:space="preserve">In </w:t>
      </w:r>
      <w:r w:rsidRPr="00E91474">
        <w:rPr>
          <w:rStyle w:val="ItalicsPACKT"/>
        </w:rPr>
        <w:t>step 10</w:t>
      </w:r>
      <w:r>
        <w:rPr>
          <w:lang w:val="en-GB"/>
        </w:rPr>
        <w:t xml:space="preserve">, you view the first five WMI event log entries on </w:t>
      </w:r>
      <w:r w:rsidRPr="00E91474">
        <w:rPr>
          <w:rStyle w:val="CodeInTextPACKT"/>
        </w:rPr>
        <w:t>SRV1</w:t>
      </w:r>
      <w:r>
        <w:rPr>
          <w:lang w:val="en-GB"/>
        </w:rPr>
        <w:t>. The output looks like this:</w:t>
      </w:r>
    </w:p>
    <w:p w14:paraId="3C6906EA" w14:textId="6FFBA9AF" w:rsidR="00E91474" w:rsidRDefault="00E91474" w:rsidP="00E91474">
      <w:pPr>
        <w:pStyle w:val="FigurePACKT"/>
        <w:rPr>
          <w:lang w:val="en-GB"/>
        </w:rPr>
      </w:pPr>
      <w:r>
        <w:lastRenderedPageBreak/>
        <w:drawing>
          <wp:inline distT="0" distB="0" distL="0" distR="0" wp14:anchorId="570FEE6E" wp14:editId="0E7EE993">
            <wp:extent cx="5152443"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3651" cy="2644823"/>
                    </a:xfrm>
                    <a:prstGeom prst="rect">
                      <a:avLst/>
                    </a:prstGeom>
                  </pic:spPr>
                </pic:pic>
              </a:graphicData>
            </a:graphic>
          </wp:inline>
        </w:drawing>
      </w:r>
    </w:p>
    <w:p w14:paraId="77A5BA0E" w14:textId="01FC41D5" w:rsidR="00E91474" w:rsidRDefault="00E91474" w:rsidP="00A05C82">
      <w:pPr>
        <w:pStyle w:val="FigureCaptionPACKT"/>
      </w:pPr>
      <w:r>
        <w:t>Figure 15.11: Viewing WMI event log entries</w:t>
      </w:r>
    </w:p>
    <w:p w14:paraId="2BDF9722" w14:textId="6E44BE2A"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4A99F87" w14:textId="02740884" w:rsidR="00E91474" w:rsidRDefault="00E91474" w:rsidP="00E91474">
      <w:pPr>
        <w:pStyle w:val="NormalPACKT"/>
        <w:rPr>
          <w:lang w:val="en-GB"/>
        </w:rPr>
      </w:pPr>
      <w:r>
        <w:rPr>
          <w:lang w:val="en-GB"/>
        </w:rPr>
        <w:t xml:space="preserve">In </w:t>
      </w:r>
      <w:r w:rsidRPr="00E91474">
        <w:rPr>
          <w:rStyle w:val="ItalicsPACKT"/>
        </w:rPr>
        <w:t>step 11</w:t>
      </w:r>
      <w:r>
        <w:rPr>
          <w:lang w:val="en-GB"/>
        </w:rPr>
        <w:t>, you view the executable programs in the WBEM folder, with output like this:</w:t>
      </w:r>
    </w:p>
    <w:p w14:paraId="3EB23F3C" w14:textId="18DDDC5A" w:rsidR="00E91474" w:rsidRDefault="00E91474" w:rsidP="00E91474">
      <w:pPr>
        <w:pStyle w:val="FigurePACKT"/>
        <w:rPr>
          <w:lang w:val="en-GB"/>
        </w:rPr>
      </w:pPr>
      <w:r>
        <w:drawing>
          <wp:inline distT="0" distB="0" distL="0" distR="0" wp14:anchorId="125B1967" wp14:editId="07242918">
            <wp:extent cx="4360061" cy="25050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0614" cy="2516884"/>
                    </a:xfrm>
                    <a:prstGeom prst="rect">
                      <a:avLst/>
                    </a:prstGeom>
                  </pic:spPr>
                </pic:pic>
              </a:graphicData>
            </a:graphic>
          </wp:inline>
        </w:drawing>
      </w:r>
    </w:p>
    <w:p w14:paraId="79BC78AB" w14:textId="27B2A6CC" w:rsidR="00E91474" w:rsidRDefault="00E91474" w:rsidP="00A05C82">
      <w:pPr>
        <w:pStyle w:val="FigureCaptionPACKT"/>
      </w:pPr>
      <w:r>
        <w:t xml:space="preserve">Figure 15.12: Viewing the executable programs in </w:t>
      </w:r>
      <w:r w:rsidR="00B1085F">
        <w:t xml:space="preserve">the </w:t>
      </w:r>
      <w:r>
        <w:t>WBEM folder</w:t>
      </w:r>
    </w:p>
    <w:p w14:paraId="58BA2F7B" w14:textId="38776694"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57A6FF34" w14:textId="62B5A388" w:rsidR="00A011D7" w:rsidRDefault="00A011D7" w:rsidP="00A011D7">
      <w:pPr>
        <w:pStyle w:val="NormalPACKT"/>
      </w:pPr>
      <w:commentRangeStart w:id="39"/>
      <w:commentRangeStart w:id="40"/>
      <w:r w:rsidRPr="00A011D7">
        <w:lastRenderedPageBreak/>
        <w:t>With PowerShell 7 (and optionally with Windows PowerShell</w:t>
      </w:r>
      <w:r>
        <w:t>), you access WMI</w:t>
      </w:r>
      <w:r w:rsidR="002A280A">
        <w:t>'</w:t>
      </w:r>
      <w:r>
        <w:t xml:space="preserve">s functionality using the cmdlets in the </w:t>
      </w:r>
      <w:r w:rsidRPr="00517017">
        <w:rPr>
          <w:rStyle w:val="CodeInTextPACKT"/>
        </w:rPr>
        <w:t>CimCmdlets</w:t>
      </w:r>
      <w:r>
        <w:t xml:space="preserve"> module. You installed this module as part of installing PowerShell 7. The Windows installation program installed a version of this module when you installed the host OS. In </w:t>
      </w:r>
      <w:r w:rsidRPr="00A011D7">
        <w:rPr>
          <w:rStyle w:val="ItalicsPACKT"/>
        </w:rPr>
        <w:t>step 12</w:t>
      </w:r>
      <w:r>
        <w:t>, you examine the properties of this module, with output like this:</w:t>
      </w:r>
    </w:p>
    <w:p w14:paraId="7CC769F7" w14:textId="4ABDB3A3" w:rsidR="00A011D7" w:rsidRDefault="00A011D7" w:rsidP="00A011D7">
      <w:pPr>
        <w:pStyle w:val="FigurePACKT"/>
      </w:pPr>
      <w:commentRangeStart w:id="41"/>
      <w:r>
        <w:drawing>
          <wp:inline distT="0" distB="0" distL="0" distR="0" wp14:anchorId="6AA162F5" wp14:editId="109F4D6C">
            <wp:extent cx="5094464" cy="368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127" cy="3700402"/>
                    </a:xfrm>
                    <a:prstGeom prst="rect">
                      <a:avLst/>
                    </a:prstGeom>
                  </pic:spPr>
                </pic:pic>
              </a:graphicData>
            </a:graphic>
          </wp:inline>
        </w:drawing>
      </w:r>
      <w:commentRangeEnd w:id="41"/>
      <w:r w:rsidR="00410824">
        <w:rPr>
          <w:rStyle w:val="CommentReference"/>
          <w:rFonts w:ascii="Times New Roman" w:hAnsi="Times New Roman"/>
          <w:noProof w:val="0"/>
        </w:rPr>
        <w:commentReference w:id="41"/>
      </w:r>
    </w:p>
    <w:p w14:paraId="7F4A8C92" w14:textId="7AD943CF" w:rsidR="00A011D7" w:rsidRDefault="00A011D7" w:rsidP="00A05C82">
      <w:pPr>
        <w:pStyle w:val="FigureCaptionPACKT"/>
      </w:pPr>
      <w:r>
        <w:t>Figure 15.13: Viewing the CimCmdlets module details</w:t>
      </w:r>
    </w:p>
    <w:p w14:paraId="69FFBAFE" w14:textId="58890852"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6E54C80E" w14:textId="47002677" w:rsidR="00A011D7" w:rsidRDefault="00A011D7" w:rsidP="00A011D7">
      <w:pPr>
        <w:pStyle w:val="NormalPACKT"/>
      </w:pPr>
      <w:r>
        <w:t xml:space="preserve">In </w:t>
      </w:r>
      <w:r w:rsidRPr="00A011D7">
        <w:rPr>
          <w:rStyle w:val="ItalicsPACKT"/>
        </w:rPr>
        <w:t>step 13</w:t>
      </w:r>
      <w:r>
        <w:t xml:space="preserve">, you use </w:t>
      </w:r>
      <w:r w:rsidRPr="00A011D7">
        <w:rPr>
          <w:rStyle w:val="CodeInTextPACKT"/>
        </w:rPr>
        <w:t>Get-Command</w:t>
      </w:r>
      <w:r>
        <w:t xml:space="preserve"> to discover the cmdlets within the </w:t>
      </w:r>
      <w:r w:rsidRPr="00A011D7">
        <w:rPr>
          <w:rStyle w:val="CodeInTextPACKT"/>
        </w:rPr>
        <w:t>CimCmdlets</w:t>
      </w:r>
      <w:r>
        <w:t xml:space="preserve"> module, which looks like this:</w:t>
      </w:r>
    </w:p>
    <w:p w14:paraId="179E16E8" w14:textId="574EEDE0" w:rsidR="00A011D7" w:rsidRDefault="00A011D7" w:rsidP="00A011D7">
      <w:pPr>
        <w:pStyle w:val="FigurePACKT"/>
      </w:pPr>
      <w:r>
        <w:lastRenderedPageBreak/>
        <w:drawing>
          <wp:inline distT="0" distB="0" distL="0" distR="0" wp14:anchorId="0A08900E" wp14:editId="63060FFB">
            <wp:extent cx="3164205" cy="2058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6805" cy="2066837"/>
                    </a:xfrm>
                    <a:prstGeom prst="rect">
                      <a:avLst/>
                    </a:prstGeom>
                  </pic:spPr>
                </pic:pic>
              </a:graphicData>
            </a:graphic>
          </wp:inline>
        </w:drawing>
      </w:r>
    </w:p>
    <w:p w14:paraId="0CDD2F25" w14:textId="2623D070" w:rsidR="00A011D7" w:rsidRDefault="00A011D7" w:rsidP="00A05C82">
      <w:pPr>
        <w:pStyle w:val="FigureCaptionPACKT"/>
      </w:pPr>
      <w:r>
        <w:t>Figure 15.14: Viewing the cmdlets in the CimCmdlets module</w:t>
      </w:r>
    </w:p>
    <w:p w14:paraId="332A3CBE" w14:textId="4D69CBDE" w:rsidR="00A011D7" w:rsidRDefault="00A011D7" w:rsidP="00A011D7">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6FAE2E5D" w14:textId="7CC21E69" w:rsidR="00A011D7" w:rsidRDefault="00A011D7" w:rsidP="00A011D7">
      <w:pPr>
        <w:pStyle w:val="NormalPACKT"/>
      </w:pPr>
      <w:r>
        <w:t xml:space="preserve">In </w:t>
      </w:r>
      <w:r w:rsidRPr="00A011D7">
        <w:rPr>
          <w:rStyle w:val="ItalicsPACKT"/>
        </w:rPr>
        <w:t>step 14</w:t>
      </w:r>
      <w:r>
        <w:t xml:space="preserve">, you examine the properties of an object returned from WMI after using the </w:t>
      </w:r>
      <w:r w:rsidRPr="00A011D7">
        <w:rPr>
          <w:rStyle w:val="CodeInTextPACKT"/>
        </w:rPr>
        <w:t>Get</w:t>
      </w:r>
      <w:r>
        <w:rPr>
          <w:rStyle w:val="CodeInTextPACKT"/>
        </w:rPr>
        <w:noBreakHyphen/>
      </w:r>
      <w:r w:rsidRPr="00A011D7">
        <w:rPr>
          <w:rStyle w:val="CodeInTextPACKT"/>
        </w:rPr>
        <w:t>CimInstance</w:t>
      </w:r>
      <w:r>
        <w:t xml:space="preserve"> command. The output from this step looks like this:</w:t>
      </w:r>
    </w:p>
    <w:p w14:paraId="079B8E3D" w14:textId="2C968EA4" w:rsidR="00A011D7" w:rsidRDefault="00A011D7" w:rsidP="00A011D7">
      <w:pPr>
        <w:pStyle w:val="FigurePACKT"/>
      </w:pPr>
      <w:r>
        <w:drawing>
          <wp:inline distT="0" distB="0" distL="0" distR="0" wp14:anchorId="26EAF28F" wp14:editId="49CBB6DE">
            <wp:extent cx="3892025"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1143" cy="2871536"/>
                    </a:xfrm>
                    <a:prstGeom prst="rect">
                      <a:avLst/>
                    </a:prstGeom>
                  </pic:spPr>
                </pic:pic>
              </a:graphicData>
            </a:graphic>
          </wp:inline>
        </w:drawing>
      </w:r>
    </w:p>
    <w:p w14:paraId="3261F107" w14:textId="32AA98A6" w:rsidR="00A011D7" w:rsidRDefault="00A011D7" w:rsidP="00A05C82">
      <w:pPr>
        <w:pStyle w:val="FigureCaptionPACKT"/>
      </w:pPr>
      <w:r>
        <w:t>Figure 15.15: Examining the output from Get-CimInstance</w:t>
      </w:r>
      <w:commentRangeEnd w:id="39"/>
      <w:r w:rsidR="00014E4E">
        <w:rPr>
          <w:rStyle w:val="CommentReference"/>
        </w:rPr>
        <w:commentReference w:id="39"/>
      </w:r>
      <w:commentRangeEnd w:id="40"/>
      <w:r w:rsidR="00DE4AAB">
        <w:rPr>
          <w:rStyle w:val="CommentReference"/>
        </w:rPr>
        <w:commentReference w:id="40"/>
      </w:r>
    </w:p>
    <w:p w14:paraId="72685E53" w14:textId="677D989B" w:rsidR="00A011D7" w:rsidRDefault="00A011D7" w:rsidP="00A011D7">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27B5348A" w14:textId="207377CC" w:rsidR="00205AD0" w:rsidRDefault="00205AD0" w:rsidP="00205AD0">
      <w:pPr>
        <w:pStyle w:val="Heading2"/>
      </w:pPr>
      <w:r>
        <w:lastRenderedPageBreak/>
        <w:t>There</w:t>
      </w:r>
      <w:r w:rsidR="002A280A">
        <w:t>'</w:t>
      </w:r>
      <w:r>
        <w:t>s more...</w:t>
      </w:r>
    </w:p>
    <w:p w14:paraId="2FCCF43E" w14:textId="486460DC" w:rsidR="005C5953" w:rsidRDefault="00E91474" w:rsidP="005C5953">
      <w:pPr>
        <w:pStyle w:val="NormalPACKT"/>
        <w:rPr>
          <w:lang w:val="en-GB"/>
        </w:rPr>
      </w:pPr>
      <w:r>
        <w:rPr>
          <w:lang w:val="en-GB"/>
        </w:rPr>
        <w:t xml:space="preserve">In </w:t>
      </w:r>
      <w:r w:rsidRPr="00E91474">
        <w:rPr>
          <w:rStyle w:val="ItalicsPACKT"/>
        </w:rPr>
        <w:t>step 1</w:t>
      </w:r>
      <w:r>
        <w:rPr>
          <w:lang w:val="en-GB"/>
        </w:rPr>
        <w:t xml:space="preserve">, you viewed the first 20 files/folders in the WBEM folder. There are a lot more files than you see in the figure. These include the DLL files for the WMI providers available on your system. </w:t>
      </w:r>
    </w:p>
    <w:p w14:paraId="4DE4C445" w14:textId="597D1F68" w:rsidR="00E91474" w:rsidRDefault="00E91474" w:rsidP="005C5953">
      <w:pPr>
        <w:pStyle w:val="NormalPACKT"/>
        <w:rPr>
          <w:lang w:val="en-GB"/>
        </w:rPr>
      </w:pPr>
      <w:r>
        <w:rPr>
          <w:lang w:val="en-GB"/>
        </w:rPr>
        <w:t xml:space="preserve">In </w:t>
      </w:r>
      <w:r w:rsidRPr="00E91474">
        <w:rPr>
          <w:rStyle w:val="ItalicsPACKT"/>
        </w:rPr>
        <w:t>step 7</w:t>
      </w:r>
      <w:r>
        <w:rPr>
          <w:lang w:val="en-GB"/>
        </w:rPr>
        <w:t>, you view the WmiPrvSE process. This process hosts WMI providers. Depending on the actions WMI is currently doing, you may see zero, one, or more occurrences of this process on your hosts.</w:t>
      </w:r>
    </w:p>
    <w:p w14:paraId="302ABC23" w14:textId="48F65ED1" w:rsidR="00E91474" w:rsidRDefault="00E91474" w:rsidP="005C5953">
      <w:pPr>
        <w:pStyle w:val="NormalPACKT"/>
        <w:rPr>
          <w:lang w:val="en-GB"/>
        </w:rPr>
      </w:pPr>
      <w:r>
        <w:rPr>
          <w:lang w:val="en-GB"/>
        </w:rPr>
        <w:t xml:space="preserve">In </w:t>
      </w:r>
      <w:r w:rsidRPr="00E91474">
        <w:rPr>
          <w:rStyle w:val="ItalicsPACKT"/>
        </w:rPr>
        <w:t>step 9</w:t>
      </w:r>
      <w:r>
        <w:rPr>
          <w:lang w:val="en-GB"/>
        </w:rPr>
        <w:t xml:space="preserve"> and </w:t>
      </w:r>
      <w:r w:rsidRPr="00E91474">
        <w:rPr>
          <w:rStyle w:val="ItalicsPACKT"/>
        </w:rPr>
        <w:t>step 10,</w:t>
      </w:r>
      <w:r>
        <w:rPr>
          <w:lang w:val="en-GB"/>
        </w:rPr>
        <w:t xml:space="preserve"> you discover and examine the WMI system event log. On </w:t>
      </w:r>
      <w:r w:rsidRPr="00B1085F">
        <w:rPr>
          <w:rStyle w:val="CodeInTextPACKT"/>
        </w:rPr>
        <w:t>SRV1</w:t>
      </w:r>
      <w:r>
        <w:rPr>
          <w:lang w:val="en-GB"/>
        </w:rPr>
        <w:t xml:space="preserve">, you can see there are both Error and Information event log entries. As you can see in </w:t>
      </w:r>
      <w:r w:rsidRPr="00E91474">
        <w:rPr>
          <w:rStyle w:val="ItalicsPACKT"/>
        </w:rPr>
        <w:t>step 10</w:t>
      </w:r>
      <w:r>
        <w:rPr>
          <w:lang w:val="en-GB"/>
        </w:rPr>
        <w:t xml:space="preserve">, the information entries are mostly indications that WMI has loaded and invoked a particular provider. In most cases, the Error event messages you see are transient or benign. </w:t>
      </w:r>
    </w:p>
    <w:p w14:paraId="2EA05B48" w14:textId="35DCBBE2" w:rsidR="00A011D7" w:rsidRPr="00A011D7" w:rsidRDefault="00A011D7" w:rsidP="005C5953">
      <w:pPr>
        <w:pStyle w:val="NormalPACKT"/>
      </w:pPr>
      <w:commentRangeStart w:id="42"/>
      <w:r>
        <w:rPr>
          <w:lang w:val="en-GB"/>
        </w:rPr>
        <w:t xml:space="preserve">In </w:t>
      </w:r>
      <w:r w:rsidRPr="00B1085F">
        <w:rPr>
          <w:rStyle w:val="ItalicsPACKT"/>
        </w:rPr>
        <w:t>step 14</w:t>
      </w:r>
      <w:r>
        <w:rPr>
          <w:lang w:val="en-GB"/>
        </w:rPr>
        <w:t xml:space="preserve">, you looked at the data returned by </w:t>
      </w:r>
      <w:r w:rsidRPr="00582375">
        <w:rPr>
          <w:rStyle w:val="CodeInTextPACKT"/>
        </w:rPr>
        <w:t>Get-CimInstan</w:t>
      </w:r>
      <w:ins w:id="43" w:author="Lucy Wan" w:date="2021-05-05T12:09:00Z">
        <w:r w:rsidR="007023E6" w:rsidRPr="00582375">
          <w:rPr>
            <w:rStyle w:val="CodeInTextPACKT"/>
          </w:rPr>
          <w:t>c</w:t>
        </w:r>
      </w:ins>
      <w:r w:rsidRPr="00582375">
        <w:rPr>
          <w:rStyle w:val="CodeInTextPACKT"/>
        </w:rPr>
        <w:t>e</w:t>
      </w:r>
      <w:r>
        <w:rPr>
          <w:lang w:val="en-GB"/>
        </w:rPr>
        <w:t xml:space="preserve">. As you can see from the output, the cmdlet returns the data obtained from the WMI class. This data is wrapped in a .NET object and has a class of </w:t>
      </w:r>
      <w:r w:rsidRPr="00A011D7">
        <w:rPr>
          <w:rStyle w:val="CodeInTextPACKT"/>
          <w:lang w:val="en-GB"/>
        </w:rPr>
        <w:t>Microsoft.Management.Infrastructure.CimInstance</w:t>
      </w:r>
      <w:r>
        <w:t xml:space="preserve">, with a suffix indicating the path to the WMI class, in this case, the </w:t>
      </w:r>
      <w:r w:rsidRPr="00A011D7">
        <w:rPr>
          <w:rStyle w:val="CodeInTextPACKT"/>
        </w:rPr>
        <w:t>Win32_Share</w:t>
      </w:r>
      <w:r>
        <w:t xml:space="preserve"> class in the </w:t>
      </w:r>
      <w:r w:rsidRPr="00A011D7">
        <w:rPr>
          <w:rStyle w:val="CodeInTextPACKT"/>
        </w:rPr>
        <w:t>ROOT/CIMV2</w:t>
      </w:r>
      <w:r>
        <w:t xml:space="preserve"> namespace. As you can see from the output, the returned object and </w:t>
      </w:r>
      <w:commentRangeStart w:id="44"/>
      <w:r>
        <w:t xml:space="preserve">its contents differ from that returned from </w:t>
      </w:r>
      <w:r w:rsidRPr="00A011D7">
        <w:rPr>
          <w:rStyle w:val="CodeInTextPACKT"/>
        </w:rPr>
        <w:t>Get-WMIObject</w:t>
      </w:r>
      <w:commentRangeEnd w:id="44"/>
      <w:r w:rsidR="00D2118C">
        <w:rPr>
          <w:rStyle w:val="CommentReference"/>
        </w:rPr>
        <w:commentReference w:id="44"/>
      </w:r>
      <w:r>
        <w:t xml:space="preserve">. </w:t>
      </w:r>
      <w:commentRangeEnd w:id="42"/>
      <w:r w:rsidR="00D13944">
        <w:rPr>
          <w:rStyle w:val="CommentReference"/>
        </w:rPr>
        <w:commentReference w:id="42"/>
      </w:r>
    </w:p>
    <w:p w14:paraId="1A544227" w14:textId="661C57ED" w:rsidR="005C5953" w:rsidRPr="009D0F10" w:rsidRDefault="005C5953" w:rsidP="005C5953">
      <w:pPr>
        <w:pStyle w:val="Heading1"/>
        <w:tabs>
          <w:tab w:val="left" w:pos="0"/>
        </w:tabs>
      </w:pPr>
      <w:r>
        <w:rPr>
          <w:lang w:val="en-US"/>
        </w:rPr>
        <w:t>Exploring WMI namespaces</w:t>
      </w:r>
      <w:r w:rsidR="00BB13E3">
        <w:rPr>
          <w:lang w:val="en-US"/>
        </w:rPr>
        <w:t xml:space="preserve"> </w:t>
      </w:r>
    </w:p>
    <w:p w14:paraId="7C13D218" w14:textId="0D1D3AD4" w:rsidR="00E91474" w:rsidRDefault="008E65BE" w:rsidP="008E65BE">
      <w:pPr>
        <w:pStyle w:val="NormalPACKT"/>
      </w:pPr>
      <w:r>
        <w:t xml:space="preserve">The PowerShell CIM cmdlets enable you to retrieve, update, and remove information from the CIM database and subscribe to and handle WMI events. The CIM database </w:t>
      </w:r>
      <w:r w:rsidR="00A011D7">
        <w:t>organizes its information into s</w:t>
      </w:r>
      <w:r>
        <w:t>et</w:t>
      </w:r>
      <w:r w:rsidR="00A011D7">
        <w:t>s</w:t>
      </w:r>
      <w:r>
        <w:t xml:space="preserve"> of classes with</w:t>
      </w:r>
      <w:r w:rsidR="00A011D7">
        <w:t xml:space="preserve">in a </w:t>
      </w:r>
      <w:r>
        <w:t xml:space="preserve">hierarchical set of namespaces. </w:t>
      </w:r>
      <w:r w:rsidR="00E91474">
        <w:t>A namespace is, in effect, a container holding WMI classes.</w:t>
      </w:r>
      <w:r w:rsidR="00A011D7">
        <w:t xml:space="preserve"> </w:t>
      </w:r>
    </w:p>
    <w:p w14:paraId="58CD172F" w14:textId="4DD560A4" w:rsidR="008E65BE" w:rsidRDefault="00E91474" w:rsidP="008E65BE">
      <w:pPr>
        <w:pStyle w:val="NormalPACKT"/>
        <w:rPr>
          <w:rStyle w:val="CodeInTextPACKT"/>
        </w:rPr>
      </w:pPr>
      <w:r>
        <w:t xml:space="preserve">The name of </w:t>
      </w:r>
      <w:r w:rsidR="008E65BE">
        <w:t>the root WMI namespace is</w:t>
      </w:r>
      <w:r>
        <w:t xml:space="preserve"> </w:t>
      </w:r>
      <w:r w:rsidR="008E65BE" w:rsidRPr="008E65BE">
        <w:rPr>
          <w:rStyle w:val="CodeInTextPACKT"/>
        </w:rPr>
        <w:t>ROOT</w:t>
      </w:r>
      <w:r w:rsidR="00B1085F" w:rsidRPr="009E48C6">
        <w:t>,</w:t>
      </w:r>
      <w:r w:rsidR="00A011D7" w:rsidRPr="009E48C6">
        <w:t xml:space="preserve"> </w:t>
      </w:r>
      <w:r w:rsidR="00A011D7">
        <w:t xml:space="preserve">although </w:t>
      </w:r>
      <w:r w:rsidR="00B1085F">
        <w:t>WMI is not overly consistent with regards to capitalization, as you may notice</w:t>
      </w:r>
      <w:r w:rsidR="00A011D7">
        <w:t xml:space="preserve">. </w:t>
      </w:r>
      <w:r>
        <w:t>A</w:t>
      </w:r>
      <w:r w:rsidR="008E65BE">
        <w:t xml:space="preserve"> namespace can contain classes </w:t>
      </w:r>
      <w:r>
        <w:t xml:space="preserve">as well as </w:t>
      </w:r>
      <w:r w:rsidR="008E65BE">
        <w:t xml:space="preserve">additional child namespaces. For example, the root namespace has a child namespace, </w:t>
      </w:r>
      <w:r w:rsidR="008E65BE" w:rsidRPr="008E65BE">
        <w:rPr>
          <w:rStyle w:val="CodeInTextPACKT"/>
        </w:rPr>
        <w:t>CIMV2</w:t>
      </w:r>
      <w:r w:rsidR="008E65BE" w:rsidRPr="008E65BE">
        <w:t xml:space="preserve">, which you refer to as </w:t>
      </w:r>
      <w:r w:rsidR="008E65BE">
        <w:rPr>
          <w:rStyle w:val="CodeInTextPACKT"/>
        </w:rPr>
        <w:t>ROOT\CIMV2</w:t>
      </w:r>
      <w:r w:rsidR="008E65BE" w:rsidRPr="008E65BE">
        <w:t>.</w:t>
      </w:r>
      <w:r w:rsidR="00A011D7">
        <w:t xml:space="preserve"> This namespace also has child namespaces. </w:t>
      </w:r>
    </w:p>
    <w:p w14:paraId="751CDF7A" w14:textId="5CBFF219" w:rsidR="008E65BE" w:rsidRDefault="008E65BE" w:rsidP="008E65BE">
      <w:pPr>
        <w:pStyle w:val="NormalPACKT"/>
      </w:pPr>
      <w:r>
        <w:t xml:space="preserve">Every namespace in the CIM DB, including </w:t>
      </w:r>
      <w:r w:rsidRPr="008E65BE">
        <w:rPr>
          <w:rStyle w:val="CodeInTextPACKT"/>
        </w:rPr>
        <w:t>ROOT</w:t>
      </w:r>
      <w:r>
        <w:t xml:space="preserve">, has a </w:t>
      </w:r>
      <w:r w:rsidR="00E91474">
        <w:t xml:space="preserve">special system </w:t>
      </w:r>
      <w:r>
        <w:t xml:space="preserve">class called </w:t>
      </w:r>
      <w:r w:rsidRPr="008E65BE">
        <w:rPr>
          <w:rStyle w:val="CodeInTextPACKT"/>
        </w:rPr>
        <w:t>__NAMESPACE</w:t>
      </w:r>
      <w:r>
        <w:t>. This class contains the names of child namespace</w:t>
      </w:r>
      <w:r w:rsidR="00A011D7">
        <w:t>s within the current namespaces</w:t>
      </w:r>
      <w:r>
        <w:t xml:space="preserve">. Thus, in the namespace </w:t>
      </w:r>
      <w:r w:rsidRPr="008E65BE">
        <w:rPr>
          <w:rStyle w:val="CodeInTextPACKT"/>
        </w:rPr>
        <w:t>ROOT</w:t>
      </w:r>
      <w:r>
        <w:t xml:space="preserve">, the </w:t>
      </w:r>
      <w:r w:rsidRPr="008E65BE">
        <w:rPr>
          <w:rStyle w:val="CodeInTextPACKT"/>
        </w:rPr>
        <w:t>__NAMESPACE</w:t>
      </w:r>
      <w:r>
        <w:t xml:space="preserve"> class contains an instance for the </w:t>
      </w:r>
      <w:r w:rsidRPr="008E65BE">
        <w:rPr>
          <w:rStyle w:val="CodeInTextPACKT"/>
        </w:rPr>
        <w:t>CIMV2</w:t>
      </w:r>
      <w:r>
        <w:t xml:space="preserve"> child namespace. Since this class </w:t>
      </w:r>
      <w:r w:rsidR="00A011D7">
        <w:t xml:space="preserve">exists </w:t>
      </w:r>
      <w:r>
        <w:t>inside every namespace, it</w:t>
      </w:r>
      <w:r w:rsidR="00A011D7">
        <w:t xml:space="preserve"> is straightforward to</w:t>
      </w:r>
      <w:r>
        <w:t xml:space="preserve"> discover all the namespaces on your system</w:t>
      </w:r>
      <w:r w:rsidR="00A011D7">
        <w:t>.</w:t>
      </w:r>
    </w:p>
    <w:p w14:paraId="7C58498C" w14:textId="69AB315A" w:rsidR="00E91474" w:rsidRDefault="00A011D7" w:rsidP="00A011D7">
      <w:pPr>
        <w:pStyle w:val="NormalPACKT"/>
      </w:pPr>
      <w:r>
        <w:t>T</w:t>
      </w:r>
      <w:r w:rsidR="008E65BE">
        <w:t>here are many namespaces</w:t>
      </w:r>
      <w:r>
        <w:t xml:space="preserve"> </w:t>
      </w:r>
      <w:r w:rsidR="008E65BE">
        <w:t xml:space="preserve">and </w:t>
      </w:r>
      <w:r>
        <w:t>c</w:t>
      </w:r>
      <w:r w:rsidR="008E65BE">
        <w:t>lasses within WMI</w:t>
      </w:r>
      <w:r>
        <w:t xml:space="preserve"> on any given system. The specific namespaces and classes depend on what applications and Windows features you run on a </w:t>
      </w:r>
      <w:r>
        <w:lastRenderedPageBreak/>
        <w:t>host. Additionally, not all the namespaces or classes a</w:t>
      </w:r>
      <w:r w:rsidR="008E65BE">
        <w:t xml:space="preserve">re useful to the IT pro. </w:t>
      </w:r>
      <w:commentRangeStart w:id="45"/>
      <w:r w:rsidR="008E65BE">
        <w:t xml:space="preserve">The classes in the </w:t>
      </w:r>
      <w:r w:rsidR="008E65BE" w:rsidRPr="00E91474">
        <w:rPr>
          <w:rStyle w:val="CodeInTextPACKT"/>
        </w:rPr>
        <w:t>ROOT\CIMV2</w:t>
      </w:r>
      <w:r w:rsidR="008E65BE">
        <w:t xml:space="preserve"> namespace</w:t>
      </w:r>
      <w:r>
        <w:t xml:space="preserve">, for example, implemented by the </w:t>
      </w:r>
      <w:r w:rsidR="008E65BE">
        <w:t>WIN32 provider</w:t>
      </w:r>
      <w:r w:rsidR="00E91474">
        <w:t>, implements hundreds of OS and host-related WMI classe</w:t>
      </w:r>
      <w:commentRangeEnd w:id="45"/>
      <w:r w:rsidR="00EF67D5">
        <w:rPr>
          <w:rStyle w:val="CommentReference"/>
        </w:rPr>
        <w:commentReference w:id="45"/>
      </w:r>
      <w:r w:rsidR="00E91474">
        <w:t>s that</w:t>
      </w:r>
      <w:r w:rsidR="008E65BE">
        <w:t xml:space="preserve"> </w:t>
      </w:r>
      <w:r w:rsidR="00E91474">
        <w:t xml:space="preserve">can be very useful to an IT professional. </w:t>
      </w:r>
      <w:r>
        <w:t>Other classes or namespaces are typically only useful for developers implementing WMI components or providers.</w:t>
      </w:r>
    </w:p>
    <w:p w14:paraId="474A3E49" w14:textId="4269F586" w:rsidR="00E91474" w:rsidRDefault="008E65BE" w:rsidP="008E65BE">
      <w:pPr>
        <w:pStyle w:val="NormalPACKT"/>
      </w:pPr>
      <w:r>
        <w:t>A</w:t>
      </w:r>
      <w:r w:rsidR="00E91474">
        <w:t xml:space="preserve">nother </w:t>
      </w:r>
      <w:r>
        <w:t xml:space="preserve">less commonly used namespace is </w:t>
      </w:r>
      <w:r w:rsidRPr="008E65BE">
        <w:rPr>
          <w:rStyle w:val="CodeInTextPACKT"/>
        </w:rPr>
        <w:t>ROOT\directory\LDAP</w:t>
      </w:r>
      <w:r w:rsidR="00DA7A9F">
        <w:t xml:space="preserve">, </w:t>
      </w:r>
      <w:r>
        <w:t xml:space="preserve">which contains classes related to the Active Directory. </w:t>
      </w:r>
      <w:r w:rsidR="00E91474">
        <w:t xml:space="preserve">While you perform most of the AD management using the </w:t>
      </w:r>
      <w:r w:rsidR="00C876BD">
        <w:t>AD</w:t>
      </w:r>
      <w:r w:rsidR="00E91474">
        <w:t xml:space="preserve"> cmdlets, there are features of this namespace, specifically eventing, that are not available with the AD cmdlets and that you may find useful. </w:t>
      </w:r>
    </w:p>
    <w:p w14:paraId="5453EF59" w14:textId="6199361B" w:rsidR="005C5953" w:rsidRDefault="005C5953" w:rsidP="005C5953">
      <w:pPr>
        <w:pStyle w:val="Heading2"/>
        <w:tabs>
          <w:tab w:val="left" w:pos="0"/>
        </w:tabs>
      </w:pPr>
      <w:r>
        <w:t xml:space="preserve">Getting </w:t>
      </w:r>
      <w:del w:id="46" w:author="Lucy Wan" w:date="2021-05-05T13:59:00Z">
        <w:r w:rsidDel="00722A0C">
          <w:delText>R</w:delText>
        </w:r>
      </w:del>
      <w:ins w:id="47" w:author="Lucy Wan" w:date="2021-05-05T13:59:00Z">
        <w:r w:rsidR="00722A0C">
          <w:t>r</w:t>
        </w:r>
      </w:ins>
      <w:r>
        <w:t>eady</w:t>
      </w:r>
    </w:p>
    <w:p w14:paraId="767ED4DC" w14:textId="0899AFDC"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FF72EC">
        <w:rPr>
          <w:lang w:val="en-GB"/>
        </w:rPr>
        <w:t>l</w:t>
      </w:r>
      <w:r>
        <w:rPr>
          <w:lang w:val="en-GB"/>
        </w:rPr>
        <w:t>led PowerShell 7 and VS code on this host.</w:t>
      </w:r>
      <w:r w:rsidR="00E91474">
        <w:rPr>
          <w:lang w:val="en-GB"/>
        </w:rPr>
        <w:t xml:space="preserve"> </w:t>
      </w:r>
    </w:p>
    <w:p w14:paraId="574F66CA" w14:textId="294FBFD2" w:rsidR="005C5953" w:rsidRDefault="005C5953" w:rsidP="005C5953">
      <w:pPr>
        <w:pStyle w:val="Heading2"/>
        <w:tabs>
          <w:tab w:val="left" w:pos="0"/>
        </w:tabs>
      </w:pPr>
      <w:r>
        <w:t>How to do it...</w:t>
      </w:r>
    </w:p>
    <w:p w14:paraId="7F31FB6A" w14:textId="77777777" w:rsidR="00FF72EC" w:rsidRPr="00FF72EC" w:rsidRDefault="00FF72EC" w:rsidP="00FF72EC">
      <w:pPr>
        <w:shd w:val="clear" w:color="auto" w:fill="FFFFFF"/>
        <w:spacing w:after="0" w:line="285" w:lineRule="atLeast"/>
        <w:rPr>
          <w:rFonts w:ascii="Cascadia Code" w:hAnsi="Cascadia Code"/>
          <w:color w:val="000000"/>
          <w:sz w:val="21"/>
          <w:szCs w:val="21"/>
        </w:rPr>
      </w:pPr>
    </w:p>
    <w:p w14:paraId="3B871F33" w14:textId="5A60D16D" w:rsidR="00FF72EC" w:rsidRPr="00FF72EC" w:rsidRDefault="00FF72EC" w:rsidP="008D5B13">
      <w:pPr>
        <w:pStyle w:val="NumberedBulletPACKT"/>
        <w:numPr>
          <w:ilvl w:val="0"/>
          <w:numId w:val="5"/>
        </w:numPr>
        <w:ind w:hanging="647"/>
        <w:rPr>
          <w:color w:val="000000"/>
        </w:rPr>
      </w:pPr>
      <w:r w:rsidRPr="00FF72EC">
        <w:t>Viewing </w:t>
      </w:r>
      <w:r w:rsidR="00B1085F">
        <w:t>WMI</w:t>
      </w:r>
      <w:r w:rsidRPr="00FF72EC">
        <w:t> classes in the root namespace</w:t>
      </w:r>
    </w:p>
    <w:p w14:paraId="45D1DD2B" w14:textId="77777777" w:rsidR="00FF72EC" w:rsidRPr="00FF72EC" w:rsidRDefault="00FF72EC" w:rsidP="00FF72EC">
      <w:pPr>
        <w:pStyle w:val="CodePACKT"/>
      </w:pPr>
    </w:p>
    <w:p w14:paraId="49C4AD96" w14:textId="77343F8F" w:rsidR="00FF72EC" w:rsidRPr="00FF72EC" w:rsidRDefault="00FF72EC" w:rsidP="00FF72EC">
      <w:pPr>
        <w:pStyle w:val="CodePACKT"/>
      </w:pPr>
      <w:r w:rsidRPr="00FF72EC">
        <w:t>Get-CimClass -Namespace </w:t>
      </w:r>
      <w:r w:rsidR="002A280A">
        <w:t>'</w:t>
      </w:r>
      <w:r w:rsidRPr="00FF72EC">
        <w:t>ROOT</w:t>
      </w:r>
      <w:r w:rsidR="002A280A">
        <w:t>'</w:t>
      </w:r>
      <w:r w:rsidRPr="00FF72EC">
        <w:t> | </w:t>
      </w:r>
    </w:p>
    <w:p w14:paraId="194426F7" w14:textId="77777777" w:rsidR="00FF72EC" w:rsidRPr="00FF72EC" w:rsidRDefault="00FF72EC" w:rsidP="00FF72EC">
      <w:pPr>
        <w:pStyle w:val="CodePACKT"/>
      </w:pPr>
      <w:r w:rsidRPr="00FF72EC">
        <w:t>  Select-Object -First 10</w:t>
      </w:r>
    </w:p>
    <w:p w14:paraId="6697928B" w14:textId="77777777" w:rsidR="00FF72EC" w:rsidRPr="00FF72EC" w:rsidRDefault="00FF72EC" w:rsidP="00FF72EC">
      <w:pPr>
        <w:pStyle w:val="CodePACKT"/>
      </w:pPr>
    </w:p>
    <w:p w14:paraId="5FDDBCE7" w14:textId="6B05DF2E" w:rsidR="00FF72EC" w:rsidRPr="00FF72EC" w:rsidRDefault="00FF72EC" w:rsidP="00446B79">
      <w:pPr>
        <w:pStyle w:val="NumberedBulletPACKT"/>
        <w:numPr>
          <w:ilvl w:val="0"/>
          <w:numId w:val="5"/>
        </w:numPr>
        <w:rPr>
          <w:color w:val="000000"/>
        </w:rPr>
      </w:pPr>
      <w:commentRangeStart w:id="48"/>
      <w:r w:rsidRPr="00FF72EC">
        <w:t>Viewing</w:t>
      </w:r>
      <w:commentRangeEnd w:id="48"/>
      <w:r w:rsidR="00700C48">
        <w:rPr>
          <w:rStyle w:val="CommentReference"/>
        </w:rPr>
        <w:commentReference w:id="48"/>
      </w:r>
      <w:r w:rsidRPr="00FF72EC">
        <w:t> the </w:t>
      </w:r>
      <w:r w:rsidRPr="00FF72EC">
        <w:rPr>
          <w:rStyle w:val="CodeInTextPACKT"/>
        </w:rPr>
        <w:t>__NAMESPACE</w:t>
      </w:r>
      <w:r w:rsidRPr="00FF72EC">
        <w:t> class in ROOT</w:t>
      </w:r>
    </w:p>
    <w:p w14:paraId="392BD3E7" w14:textId="77777777" w:rsidR="00FF72EC" w:rsidRDefault="00FF72EC" w:rsidP="00FF72EC">
      <w:pPr>
        <w:pStyle w:val="CodePACKT"/>
      </w:pPr>
    </w:p>
    <w:p w14:paraId="58A4E506" w14:textId="03672B25" w:rsidR="00FF72EC" w:rsidRPr="00FF72EC" w:rsidRDefault="00FF72EC" w:rsidP="00FF72EC">
      <w:pPr>
        <w:pStyle w:val="CodePACKT"/>
      </w:pPr>
      <w:r w:rsidRPr="00FF72EC">
        <w:t>Get-CimInstance -Namespace </w:t>
      </w:r>
      <w:r w:rsidR="002A280A">
        <w:rPr>
          <w:color w:val="A31515"/>
        </w:rPr>
        <w:t>'</w:t>
      </w:r>
      <w:r w:rsidRPr="00FF72EC">
        <w:rPr>
          <w:color w:val="A31515"/>
        </w:rPr>
        <w:t>ROOT</w:t>
      </w:r>
      <w:r w:rsidR="002A280A">
        <w:rPr>
          <w:color w:val="A31515"/>
        </w:rPr>
        <w:t>'</w:t>
      </w:r>
      <w:r w:rsidRPr="00FF72EC">
        <w:t> -ClassName __NAMESPACE |</w:t>
      </w:r>
    </w:p>
    <w:p w14:paraId="48F301BA" w14:textId="77777777" w:rsidR="00FF72EC" w:rsidRPr="00FF72EC" w:rsidRDefault="00FF72EC" w:rsidP="00FF72EC">
      <w:pPr>
        <w:pStyle w:val="CodePACKT"/>
      </w:pPr>
      <w:r w:rsidRPr="00FF72EC">
        <w:t>  Sort-Object -Property Name</w:t>
      </w:r>
    </w:p>
    <w:p w14:paraId="2D9621A6" w14:textId="77777777" w:rsidR="00FF72EC" w:rsidRPr="00FF72EC" w:rsidRDefault="00FF72EC" w:rsidP="00FF72EC">
      <w:pPr>
        <w:pStyle w:val="CodePACKT"/>
      </w:pPr>
    </w:p>
    <w:p w14:paraId="7395B86A" w14:textId="616D1012" w:rsidR="00FF72EC" w:rsidRPr="00FF72EC" w:rsidRDefault="00FF72EC" w:rsidP="00F85B1F">
      <w:pPr>
        <w:pStyle w:val="NumberedBulletPACKT"/>
        <w:numPr>
          <w:ilvl w:val="0"/>
          <w:numId w:val="5"/>
        </w:numPr>
        <w:ind w:hanging="647"/>
        <w:rPr>
          <w:color w:val="000000"/>
        </w:rPr>
      </w:pPr>
      <w:r w:rsidRPr="00FF72EC">
        <w:t>Getting and counting classes in </w:t>
      </w:r>
      <w:r w:rsidRPr="00FF72EC">
        <w:rPr>
          <w:rStyle w:val="CodeInTextPACKT"/>
        </w:rPr>
        <w:t>ROOT\CIMV2</w:t>
      </w:r>
    </w:p>
    <w:p w14:paraId="29343FC2" w14:textId="77777777" w:rsidR="00FF72EC" w:rsidRPr="00FF72EC" w:rsidRDefault="00FF72EC" w:rsidP="00FF72EC">
      <w:pPr>
        <w:pStyle w:val="CodePACKT"/>
      </w:pPr>
    </w:p>
    <w:p w14:paraId="51D0B5EA" w14:textId="3AE699D6" w:rsidR="00FF72EC" w:rsidRPr="00FF72EC" w:rsidRDefault="00FF72EC" w:rsidP="00FF72EC">
      <w:pPr>
        <w:pStyle w:val="CodePACKT"/>
      </w:pPr>
      <w:r w:rsidRPr="00FF72EC">
        <w:t>$Classes = Get-CimClass -Namespace </w:t>
      </w:r>
      <w:r w:rsidR="002A280A">
        <w:t>'</w:t>
      </w:r>
      <w:r w:rsidRPr="00FF72EC">
        <w:t>ROOT\CIMV2</w:t>
      </w:r>
      <w:r w:rsidR="002A280A">
        <w:t>'</w:t>
      </w:r>
      <w:r w:rsidRPr="00FF72EC">
        <w:t>  </w:t>
      </w:r>
    </w:p>
    <w:p w14:paraId="4EDFB224" w14:textId="64028832" w:rsidR="00FF72EC" w:rsidRPr="00FF72EC" w:rsidRDefault="002A280A" w:rsidP="00FF72EC">
      <w:pPr>
        <w:pStyle w:val="CodePACKT"/>
      </w:pPr>
      <w:r>
        <w:t>"</w:t>
      </w:r>
      <w:r w:rsidR="00FF72EC" w:rsidRPr="00FF72EC">
        <w:t>There are $($Classes.Count) classes in ROOT\CIMV2</w:t>
      </w:r>
      <w:r>
        <w:t>"</w:t>
      </w:r>
    </w:p>
    <w:p w14:paraId="76C1EAA3" w14:textId="77777777" w:rsidR="00FF72EC" w:rsidRPr="00FF72EC" w:rsidRDefault="00FF72EC" w:rsidP="00FF72EC">
      <w:pPr>
        <w:pStyle w:val="CodePACKT"/>
      </w:pPr>
    </w:p>
    <w:p w14:paraId="08536E12" w14:textId="5BDD353F" w:rsidR="00FF72EC" w:rsidRPr="00FF72EC" w:rsidRDefault="00FF72EC" w:rsidP="00F85B1F">
      <w:pPr>
        <w:pStyle w:val="NumberedBulletPACKT"/>
        <w:numPr>
          <w:ilvl w:val="0"/>
          <w:numId w:val="5"/>
        </w:numPr>
        <w:ind w:hanging="647"/>
        <w:rPr>
          <w:color w:val="000000"/>
        </w:rPr>
      </w:pPr>
      <w:r w:rsidRPr="00FF72EC">
        <w:t>Discovering all the namespaces on </w:t>
      </w:r>
      <w:r w:rsidRPr="00FF72EC">
        <w:rPr>
          <w:rStyle w:val="CodeInTextPACKT"/>
        </w:rPr>
        <w:t>SRV1</w:t>
      </w:r>
    </w:p>
    <w:p w14:paraId="3262AF1E" w14:textId="77777777" w:rsidR="00FF72EC" w:rsidRPr="00FF72EC" w:rsidRDefault="00FF72EC" w:rsidP="00FF72EC">
      <w:pPr>
        <w:pStyle w:val="CodePACKT"/>
      </w:pPr>
    </w:p>
    <w:p w14:paraId="03B26FF3" w14:textId="08795947" w:rsidR="00FF72EC" w:rsidRPr="00FF72EC" w:rsidRDefault="00FF72EC" w:rsidP="00FF72EC">
      <w:pPr>
        <w:pStyle w:val="CodePACKT"/>
      </w:pPr>
      <w:r w:rsidRPr="00FF72EC">
        <w:t>Function Get-WMINamespaceEnum {</w:t>
      </w:r>
    </w:p>
    <w:p w14:paraId="6F7D74B9" w14:textId="77777777" w:rsidR="00FF72EC" w:rsidRPr="00FF72EC" w:rsidRDefault="00FF72EC" w:rsidP="00FF72EC">
      <w:pPr>
        <w:pStyle w:val="CodePACKT"/>
      </w:pPr>
      <w:r w:rsidRPr="00FF72EC">
        <w:t>  [CmdletBinding()]</w:t>
      </w:r>
    </w:p>
    <w:p w14:paraId="3AF3C6EE" w14:textId="77777777" w:rsidR="00FF72EC" w:rsidRPr="00FF72EC" w:rsidRDefault="00FF72EC" w:rsidP="00FF72EC">
      <w:pPr>
        <w:pStyle w:val="CodePACKT"/>
      </w:pPr>
      <w:r w:rsidRPr="00FF72EC">
        <w:t>  Param($NS) </w:t>
      </w:r>
    </w:p>
    <w:p w14:paraId="35237DB1" w14:textId="77777777" w:rsidR="00FF72EC" w:rsidRPr="00FF72EC" w:rsidRDefault="00FF72EC" w:rsidP="00FF72EC">
      <w:pPr>
        <w:pStyle w:val="CodePACKT"/>
      </w:pPr>
      <w:r w:rsidRPr="00FF72EC">
        <w:t>  Write-Output $NS</w:t>
      </w:r>
    </w:p>
    <w:p w14:paraId="2D99B1FD" w14:textId="7DD802D8" w:rsidR="00FF72EC" w:rsidRPr="00FF72EC" w:rsidRDefault="00FF72EC" w:rsidP="00FF72EC">
      <w:pPr>
        <w:pStyle w:val="CodePACKT"/>
      </w:pPr>
      <w:r w:rsidRPr="00FF72EC">
        <w:t>  Get-CimInstance </w:t>
      </w:r>
      <w:r w:rsidR="002A280A">
        <w:t>"</w:t>
      </w:r>
      <w:r w:rsidRPr="00FF72EC">
        <w:t>__Namespace</w:t>
      </w:r>
      <w:r w:rsidR="002A280A">
        <w:t>"</w:t>
      </w:r>
      <w:r w:rsidRPr="00FF72EC">
        <w:t> -Namespace $NS -ErrorAction SilentlyContinue | </w:t>
      </w:r>
    </w:p>
    <w:p w14:paraId="7C4E03B5" w14:textId="694FAC89" w:rsidR="00FF72EC" w:rsidRPr="00FF72EC" w:rsidRDefault="00FF72EC" w:rsidP="00FF72EC">
      <w:pPr>
        <w:pStyle w:val="CodePACKT"/>
      </w:pPr>
      <w:r w:rsidRPr="00FF72EC">
        <w:t>  ForEach-Object { Get-WMINamespaceEnum </w:t>
      </w:r>
      <w:r w:rsidR="002A280A">
        <w:t>"</w:t>
      </w:r>
      <w:r w:rsidRPr="00FF72EC">
        <w:t>$ns\$($_.name)</w:t>
      </w:r>
      <w:r w:rsidR="002A280A">
        <w:t>"</w:t>
      </w:r>
      <w:r w:rsidRPr="00FF72EC">
        <w:t>   }</w:t>
      </w:r>
    </w:p>
    <w:p w14:paraId="57F13DEC" w14:textId="77777777" w:rsidR="00FF72EC" w:rsidRPr="00FF72EC" w:rsidRDefault="00FF72EC" w:rsidP="00FF72EC">
      <w:pPr>
        <w:pStyle w:val="CodePACKT"/>
      </w:pPr>
      <w:r w:rsidRPr="00FF72EC">
        <w:t>}  # End of function</w:t>
      </w:r>
    </w:p>
    <w:p w14:paraId="5CE17AA6" w14:textId="245FA74E" w:rsidR="00FF72EC" w:rsidRPr="00FF72EC" w:rsidRDefault="00FF72EC" w:rsidP="00FF72EC">
      <w:pPr>
        <w:pStyle w:val="CodePACKT"/>
      </w:pPr>
      <w:r w:rsidRPr="00FF72EC">
        <w:lastRenderedPageBreak/>
        <w:t>$Namespaces = Get-WMINamespaceEnum </w:t>
      </w:r>
      <w:r w:rsidR="002A280A">
        <w:t>'</w:t>
      </w:r>
      <w:r w:rsidRPr="00FF72EC">
        <w:t>ROOT</w:t>
      </w:r>
      <w:r w:rsidR="002A280A">
        <w:t>'</w:t>
      </w:r>
      <w:r w:rsidRPr="00FF72EC">
        <w:t> | </w:t>
      </w:r>
    </w:p>
    <w:p w14:paraId="512B0C11" w14:textId="77777777" w:rsidR="00FF72EC" w:rsidRPr="00FF72EC" w:rsidRDefault="00FF72EC" w:rsidP="00FF72EC">
      <w:pPr>
        <w:pStyle w:val="CodePACKT"/>
      </w:pPr>
      <w:r w:rsidRPr="00FF72EC">
        <w:t>  Sort-Object</w:t>
      </w:r>
    </w:p>
    <w:p w14:paraId="7B7AD93D" w14:textId="64B1C182" w:rsidR="00FF72EC" w:rsidRPr="00FF72EC" w:rsidRDefault="002A280A" w:rsidP="00FF72EC">
      <w:pPr>
        <w:pStyle w:val="CodePACKT"/>
      </w:pPr>
      <w:r>
        <w:t>"</w:t>
      </w:r>
      <w:r w:rsidR="00FF72EC" w:rsidRPr="00FF72EC">
        <w:t>There are $($Namespaces.Count) WMI namespaces on SRV1</w:t>
      </w:r>
      <w:r>
        <w:t>"</w:t>
      </w:r>
    </w:p>
    <w:p w14:paraId="32ECFD09" w14:textId="77777777" w:rsidR="00FF72EC" w:rsidRPr="00FF72EC" w:rsidRDefault="00FF72EC" w:rsidP="00FF72EC">
      <w:pPr>
        <w:pStyle w:val="CodePACKT"/>
      </w:pPr>
    </w:p>
    <w:p w14:paraId="48B4101F" w14:textId="60E844A2" w:rsidR="00FF72EC" w:rsidRPr="00FF72EC" w:rsidRDefault="00FF72EC" w:rsidP="00F85B1F">
      <w:pPr>
        <w:pStyle w:val="NumberedBulletPACKT"/>
        <w:numPr>
          <w:ilvl w:val="0"/>
          <w:numId w:val="5"/>
        </w:numPr>
        <w:ind w:hanging="647"/>
        <w:rPr>
          <w:color w:val="000000"/>
        </w:rPr>
      </w:pPr>
      <w:r w:rsidRPr="00FF72EC">
        <w:t>Viewing </w:t>
      </w:r>
      <w:r>
        <w:t xml:space="preserve">the </w:t>
      </w:r>
      <w:r w:rsidRPr="00FF72EC">
        <w:t>first 25 namespaces on </w:t>
      </w:r>
      <w:r w:rsidRPr="00FF72EC">
        <w:rPr>
          <w:rStyle w:val="CodeInTextPACKT"/>
        </w:rPr>
        <w:t>SRV1</w:t>
      </w:r>
    </w:p>
    <w:p w14:paraId="0FDAA6D2" w14:textId="77777777" w:rsidR="00FF72EC" w:rsidRDefault="00FF72EC" w:rsidP="00FF72EC">
      <w:pPr>
        <w:pStyle w:val="CodePACKT"/>
      </w:pPr>
    </w:p>
    <w:p w14:paraId="3EDB4489" w14:textId="14BF743B" w:rsidR="00FF72EC" w:rsidRPr="00FF72EC" w:rsidRDefault="00FF72EC" w:rsidP="00FF72EC">
      <w:pPr>
        <w:pStyle w:val="CodePACKT"/>
      </w:pPr>
      <w:r w:rsidRPr="00FF72EC">
        <w:t>$Namespaces |</w:t>
      </w:r>
    </w:p>
    <w:p w14:paraId="7CE11C59" w14:textId="77777777" w:rsidR="00FF72EC" w:rsidRPr="00FF72EC" w:rsidRDefault="00FF72EC" w:rsidP="00FF72EC">
      <w:pPr>
        <w:pStyle w:val="CodePACKT"/>
      </w:pPr>
      <w:r w:rsidRPr="00FF72EC">
        <w:t>  Select-Object -First </w:t>
      </w:r>
      <w:r w:rsidRPr="00FF72EC">
        <w:rPr>
          <w:color w:val="098658"/>
        </w:rPr>
        <w:t>25</w:t>
      </w:r>
    </w:p>
    <w:p w14:paraId="630987B4" w14:textId="77777777" w:rsidR="00FF72EC" w:rsidRPr="00FF72EC" w:rsidRDefault="00FF72EC" w:rsidP="00FF72EC">
      <w:pPr>
        <w:pStyle w:val="CodePACKT"/>
      </w:pPr>
    </w:p>
    <w:p w14:paraId="7FA7EA84" w14:textId="3DC33991" w:rsidR="00FF72EC" w:rsidRPr="00FF72EC" w:rsidRDefault="00FF72EC" w:rsidP="00F85B1F">
      <w:pPr>
        <w:pStyle w:val="NumberedBulletPACKT"/>
        <w:numPr>
          <w:ilvl w:val="0"/>
          <w:numId w:val="5"/>
        </w:numPr>
        <w:ind w:hanging="647"/>
        <w:rPr>
          <w:color w:val="000000"/>
        </w:rPr>
      </w:pPr>
      <w:r w:rsidRPr="00FF72EC">
        <w:t>Creating a script block to count namespaces and classes</w:t>
      </w:r>
    </w:p>
    <w:p w14:paraId="66C85D3F" w14:textId="77777777" w:rsidR="00FF72EC" w:rsidRPr="00FF72EC" w:rsidRDefault="00FF72EC" w:rsidP="00FF72EC">
      <w:pPr>
        <w:pStyle w:val="CodePACKT"/>
      </w:pPr>
    </w:p>
    <w:p w14:paraId="67DCB9E5" w14:textId="47E63D3E" w:rsidR="00FF72EC" w:rsidRPr="00FF72EC" w:rsidRDefault="00FF72EC" w:rsidP="00FF72EC">
      <w:pPr>
        <w:pStyle w:val="CodePACKT"/>
      </w:pPr>
      <w:r w:rsidRPr="00FF72EC">
        <w:t>$SB = {</w:t>
      </w:r>
    </w:p>
    <w:p w14:paraId="19D46E6B" w14:textId="77777777" w:rsidR="00FF72EC" w:rsidRPr="00FF72EC" w:rsidRDefault="00FF72EC" w:rsidP="00FF72EC">
      <w:pPr>
        <w:pStyle w:val="CodePACKT"/>
      </w:pPr>
      <w:r w:rsidRPr="00FF72EC">
        <w:t> Function Get-WMINamespaceEnum {</w:t>
      </w:r>
    </w:p>
    <w:p w14:paraId="059CCBC0" w14:textId="77777777" w:rsidR="00FF72EC" w:rsidRPr="00FF72EC" w:rsidRDefault="00FF72EC" w:rsidP="00FF72EC">
      <w:pPr>
        <w:pStyle w:val="CodePACKT"/>
      </w:pPr>
      <w:r w:rsidRPr="00FF72EC">
        <w:t>   [CmdletBinding()]</w:t>
      </w:r>
    </w:p>
    <w:p w14:paraId="6B414629" w14:textId="77777777" w:rsidR="00FF72EC" w:rsidRPr="00FF72EC" w:rsidRDefault="00FF72EC" w:rsidP="00FF72EC">
      <w:pPr>
        <w:pStyle w:val="CodePACKT"/>
      </w:pPr>
      <w:r w:rsidRPr="00FF72EC">
        <w:t>   Param(</w:t>
      </w:r>
    </w:p>
    <w:p w14:paraId="422D82B0" w14:textId="77777777" w:rsidR="00FF72EC" w:rsidRPr="00FF72EC" w:rsidRDefault="00FF72EC" w:rsidP="00FF72EC">
      <w:pPr>
        <w:pStyle w:val="CodePACKT"/>
      </w:pPr>
      <w:r w:rsidRPr="00FF72EC">
        <w:t>     $NS</w:t>
      </w:r>
    </w:p>
    <w:p w14:paraId="66FB7413" w14:textId="77777777" w:rsidR="00FF72EC" w:rsidRPr="00FF72EC" w:rsidRDefault="00FF72EC" w:rsidP="00FF72EC">
      <w:pPr>
        <w:pStyle w:val="CodePACKT"/>
      </w:pPr>
      <w:r w:rsidRPr="00FF72EC">
        <w:t>    ) </w:t>
      </w:r>
    </w:p>
    <w:p w14:paraId="57A0EA72" w14:textId="77B88393" w:rsidR="00FF72EC" w:rsidRPr="00FF72EC" w:rsidRDefault="00FF72EC" w:rsidP="00FF72EC">
      <w:pPr>
        <w:pStyle w:val="CodePACKT"/>
      </w:pPr>
      <w:r w:rsidRPr="00FF72EC">
        <w:t>   Write-Output $NS</w:t>
      </w:r>
    </w:p>
    <w:p w14:paraId="7C9C9071" w14:textId="296E2BA0" w:rsidR="00FF72EC" w:rsidRPr="00FF72EC" w:rsidRDefault="00FF72EC" w:rsidP="00FF72EC">
      <w:pPr>
        <w:pStyle w:val="CodePACKT"/>
      </w:pPr>
      <w:r w:rsidRPr="00FF72EC">
        <w:t xml:space="preserve">   $EAHT = @{ErrorAction = </w:t>
      </w:r>
      <w:commentRangeStart w:id="49"/>
      <w:r w:rsidRPr="00FF72EC">
        <w:t>SilentlyContinue</w:t>
      </w:r>
      <w:commentRangeEnd w:id="49"/>
      <w:r w:rsidR="004C30D6">
        <w:rPr>
          <w:rStyle w:val="CommentReference"/>
          <w:rFonts w:ascii="Times New Roman" w:hAnsi="Times New Roman"/>
          <w:color w:val="auto"/>
          <w:lang w:eastAsia="en-US"/>
        </w:rPr>
        <w:commentReference w:id="49"/>
      </w:r>
      <w:r w:rsidRPr="00FF72EC">
        <w:t>}</w:t>
      </w:r>
    </w:p>
    <w:p w14:paraId="534F06AF" w14:textId="62414D5C" w:rsidR="00FF72EC" w:rsidRPr="00FF72EC" w:rsidRDefault="00FF72EC" w:rsidP="00FF72EC">
      <w:pPr>
        <w:pStyle w:val="CodePACKT"/>
      </w:pPr>
      <w:r w:rsidRPr="00FF72EC">
        <w:t>   Get-CimInstance </w:t>
      </w:r>
      <w:r w:rsidR="002A280A">
        <w:t>"</w:t>
      </w:r>
      <w:r w:rsidRPr="00FF72EC">
        <w:t>__Namespace</w:t>
      </w:r>
      <w:r w:rsidR="002A280A">
        <w:t>"</w:t>
      </w:r>
      <w:r w:rsidRPr="00FF72EC">
        <w:t> -Namespace $NS @EAHT | </w:t>
      </w:r>
    </w:p>
    <w:p w14:paraId="19C0374D" w14:textId="2CC98AD4" w:rsidR="00FF72EC" w:rsidRPr="00FF72EC" w:rsidRDefault="00FF72EC" w:rsidP="00FF72EC">
      <w:pPr>
        <w:pStyle w:val="CodePACKT"/>
      </w:pPr>
      <w:r w:rsidRPr="00FF72EC">
        <w:t>     ForEach-Object { Get-WMINamespaceEnum </w:t>
      </w:r>
      <w:r w:rsidR="002A280A">
        <w:t>"</w:t>
      </w:r>
      <w:r w:rsidRPr="00FF72EC">
        <w:t>$ns\$($_.name)</w:t>
      </w:r>
      <w:r w:rsidR="002A280A">
        <w:t>"</w:t>
      </w:r>
      <w:r w:rsidRPr="00FF72EC">
        <w:t>   }</w:t>
      </w:r>
    </w:p>
    <w:p w14:paraId="7E1642A3" w14:textId="77777777" w:rsidR="00FF72EC" w:rsidRPr="00FF72EC" w:rsidRDefault="00FF72EC" w:rsidP="00FF72EC">
      <w:pPr>
        <w:pStyle w:val="CodePACKT"/>
      </w:pPr>
      <w:r w:rsidRPr="00FF72EC">
        <w:t>   }  # End of function</w:t>
      </w:r>
    </w:p>
    <w:p w14:paraId="370753DD" w14:textId="68590B65" w:rsidR="00FF72EC" w:rsidRPr="00FF72EC" w:rsidRDefault="00FF72EC" w:rsidP="00FF72EC">
      <w:pPr>
        <w:pStyle w:val="CodePACKT"/>
      </w:pPr>
      <w:r w:rsidRPr="00FF72EC">
        <w:t>   $Namespaces = Get-WMINamespaceEnum </w:t>
      </w:r>
      <w:r w:rsidR="002A280A">
        <w:t>'</w:t>
      </w:r>
      <w:r>
        <w:t>ROOT</w:t>
      </w:r>
      <w:r w:rsidR="002A280A">
        <w:t>'</w:t>
      </w:r>
      <w:r w:rsidRPr="00FF72EC">
        <w:t> | Sort-Object</w:t>
      </w:r>
    </w:p>
    <w:p w14:paraId="2F290773" w14:textId="77777777" w:rsidR="00FF72EC" w:rsidRPr="00FF72EC" w:rsidRDefault="00FF72EC" w:rsidP="00FF72EC">
      <w:pPr>
        <w:pStyle w:val="CodePACKT"/>
      </w:pPr>
      <w:r w:rsidRPr="00FF72EC">
        <w:t>   $WMIClasses = @()</w:t>
      </w:r>
    </w:p>
    <w:p w14:paraId="540F892A" w14:textId="77777777" w:rsidR="00FF72EC" w:rsidRPr="00FF72EC" w:rsidRDefault="00FF72EC" w:rsidP="00FF72EC">
      <w:pPr>
        <w:pStyle w:val="CodePACKT"/>
      </w:pPr>
      <w:r w:rsidRPr="00FF72EC">
        <w:t>   Foreach ($Namespace in $Namespaces) {</w:t>
      </w:r>
    </w:p>
    <w:p w14:paraId="730DE78C" w14:textId="77777777" w:rsidR="00FF72EC" w:rsidRPr="00FF72EC" w:rsidRDefault="00FF72EC" w:rsidP="00FF72EC">
      <w:pPr>
        <w:pStyle w:val="CodePACKT"/>
      </w:pPr>
      <w:r w:rsidRPr="00FF72EC">
        <w:t>   $WMIClasses += Get-CimClass -Namespace $Namespace</w:t>
      </w:r>
    </w:p>
    <w:p w14:paraId="7778D726" w14:textId="77777777" w:rsidR="00FF72EC" w:rsidRPr="00FF72EC" w:rsidRDefault="00FF72EC" w:rsidP="00FF72EC">
      <w:pPr>
        <w:pStyle w:val="CodePACKT"/>
      </w:pPr>
      <w:r w:rsidRPr="00FF72EC">
        <w:t>  }</w:t>
      </w:r>
    </w:p>
    <w:p w14:paraId="71E2BF38" w14:textId="5E93B1B8" w:rsidR="00FF72EC" w:rsidRPr="00FF72EC" w:rsidRDefault="00FF72EC" w:rsidP="00FF72EC">
      <w:pPr>
        <w:pStyle w:val="CodePACKT"/>
      </w:pPr>
      <w:r w:rsidRPr="00FF72EC">
        <w:t> </w:t>
      </w:r>
      <w:r w:rsidR="002A280A">
        <w:t>"</w:t>
      </w:r>
      <w:r w:rsidRPr="00FF72EC">
        <w:t>There are $($Namespaces.count) WMI namespaces on $(hostname)</w:t>
      </w:r>
      <w:r w:rsidR="002A280A">
        <w:t>"</w:t>
      </w:r>
    </w:p>
    <w:p w14:paraId="22CEAF45" w14:textId="14071C35" w:rsidR="00FF72EC" w:rsidRPr="00FF72EC" w:rsidRDefault="00FF72EC" w:rsidP="00FF72EC">
      <w:pPr>
        <w:pStyle w:val="CodePACKT"/>
      </w:pPr>
      <w:r w:rsidRPr="00FF72EC">
        <w:t> </w:t>
      </w:r>
      <w:r w:rsidR="002A280A">
        <w:t>"</w:t>
      </w:r>
      <w:r w:rsidRPr="00FF72EC">
        <w:t>There are $($WMIClasses.count) classes on $(hostname)</w:t>
      </w:r>
      <w:r w:rsidR="002A280A">
        <w:t>"</w:t>
      </w:r>
    </w:p>
    <w:p w14:paraId="6E26C181" w14:textId="77777777" w:rsidR="00FF72EC" w:rsidRPr="00FF72EC" w:rsidRDefault="00FF72EC" w:rsidP="00FF72EC">
      <w:pPr>
        <w:pStyle w:val="CodePACKT"/>
      </w:pPr>
      <w:r w:rsidRPr="00FF72EC">
        <w:t>}</w:t>
      </w:r>
    </w:p>
    <w:p w14:paraId="5FDA7117" w14:textId="77777777" w:rsidR="00FF72EC" w:rsidRPr="00FF72EC" w:rsidRDefault="00FF72EC" w:rsidP="00FF72EC">
      <w:pPr>
        <w:pStyle w:val="CodePACKT"/>
      </w:pPr>
    </w:p>
    <w:p w14:paraId="5A3169AD" w14:textId="7AB6F5B3" w:rsidR="00FF72EC" w:rsidRPr="00FF72EC" w:rsidRDefault="00FF72EC" w:rsidP="00F85B1F">
      <w:pPr>
        <w:pStyle w:val="NumberedBulletPACKT"/>
        <w:numPr>
          <w:ilvl w:val="0"/>
          <w:numId w:val="5"/>
        </w:numPr>
        <w:ind w:hanging="647"/>
        <w:rPr>
          <w:color w:val="000000"/>
        </w:rPr>
      </w:pPr>
      <w:r w:rsidRPr="00FF72EC">
        <w:t>Running the script block locally on </w:t>
      </w:r>
      <w:r w:rsidRPr="00FF72EC">
        <w:rPr>
          <w:rStyle w:val="CodeInTextPACKT"/>
        </w:rPr>
        <w:t>SRV1</w:t>
      </w:r>
    </w:p>
    <w:p w14:paraId="0640EDD8" w14:textId="77777777" w:rsidR="00FF72EC" w:rsidRDefault="00FF72EC" w:rsidP="00FF72EC">
      <w:pPr>
        <w:pStyle w:val="CodePACKT"/>
      </w:pPr>
    </w:p>
    <w:p w14:paraId="34B00863" w14:textId="0A269C25" w:rsidR="00FF72EC" w:rsidRPr="00FF72EC" w:rsidRDefault="00FF72EC" w:rsidP="00FF72EC">
      <w:pPr>
        <w:pStyle w:val="CodePACKT"/>
      </w:pPr>
      <w:r w:rsidRPr="00FF72EC">
        <w:t>Invoke-Command -ComputerName SRV1 -ScriptBlock $SB</w:t>
      </w:r>
    </w:p>
    <w:p w14:paraId="603E7F13" w14:textId="77777777" w:rsidR="00FF72EC" w:rsidRPr="00FF72EC" w:rsidRDefault="00FF72EC" w:rsidP="00FF72EC">
      <w:pPr>
        <w:pStyle w:val="CodePACKT"/>
      </w:pPr>
    </w:p>
    <w:p w14:paraId="589DF62F" w14:textId="57FCC2B2" w:rsidR="00FF72EC" w:rsidRPr="00FF72EC" w:rsidRDefault="00FF72EC" w:rsidP="00F85B1F">
      <w:pPr>
        <w:pStyle w:val="NumberedBulletPACKT"/>
        <w:numPr>
          <w:ilvl w:val="0"/>
          <w:numId w:val="5"/>
        </w:numPr>
        <w:ind w:hanging="647"/>
      </w:pPr>
      <w:r w:rsidRPr="00FF72EC">
        <w:t>Running the script block</w:t>
      </w:r>
      <w:commentRangeStart w:id="50"/>
      <w:del w:id="51" w:author="Lucy Wan" w:date="2021-05-05T14:00:00Z">
        <w:r w:rsidRPr="00FF72EC" w:rsidDel="00FE462C">
          <w:delText>  the script block</w:delText>
        </w:r>
      </w:del>
      <w:r w:rsidRPr="00FF72EC">
        <w:t> </w:t>
      </w:r>
      <w:commentRangeEnd w:id="50"/>
      <w:r w:rsidR="00F741BC">
        <w:rPr>
          <w:rStyle w:val="CommentReference"/>
        </w:rPr>
        <w:commentReference w:id="50"/>
      </w:r>
      <w:r w:rsidRPr="00FF72EC">
        <w:t>on </w:t>
      </w:r>
      <w:r w:rsidRPr="00FF72EC">
        <w:rPr>
          <w:rStyle w:val="CodeInTextPACKT"/>
        </w:rPr>
        <w:t>SRV2</w:t>
      </w:r>
    </w:p>
    <w:p w14:paraId="17492F39" w14:textId="77777777" w:rsidR="00FF72EC" w:rsidRPr="00FF72EC" w:rsidRDefault="00FF72EC" w:rsidP="00FF72EC">
      <w:pPr>
        <w:pStyle w:val="CodePACKT"/>
      </w:pPr>
    </w:p>
    <w:p w14:paraId="3EFA53B3" w14:textId="324835EA" w:rsidR="00FF72EC" w:rsidRPr="00FF72EC" w:rsidRDefault="00FF72EC" w:rsidP="00FF72EC">
      <w:pPr>
        <w:pStyle w:val="CodePACKT"/>
      </w:pPr>
      <w:r w:rsidRPr="00FF72EC">
        <w:t>Invoke-Command -ComputerName SRV2 -ScriptBlock $SB</w:t>
      </w:r>
    </w:p>
    <w:p w14:paraId="2469BFB6" w14:textId="77777777" w:rsidR="00FF72EC" w:rsidRPr="00FF72EC" w:rsidRDefault="00FF72EC" w:rsidP="00FF72EC">
      <w:pPr>
        <w:pStyle w:val="CodePACKT"/>
      </w:pPr>
    </w:p>
    <w:p w14:paraId="07EC801D" w14:textId="1E5492B3" w:rsidR="00FF72EC" w:rsidRPr="00FF72EC" w:rsidRDefault="00FF72EC" w:rsidP="00F85B1F">
      <w:pPr>
        <w:pStyle w:val="NumberedBulletPACKT"/>
        <w:numPr>
          <w:ilvl w:val="0"/>
          <w:numId w:val="5"/>
        </w:numPr>
        <w:ind w:hanging="647"/>
        <w:rPr>
          <w:color w:val="000000"/>
        </w:rPr>
      </w:pPr>
      <w:r w:rsidRPr="00FF72EC">
        <w:t>Running the script block on </w:t>
      </w:r>
      <w:r w:rsidRPr="00FF72EC">
        <w:rPr>
          <w:rStyle w:val="CodeInTextPACKT"/>
        </w:rPr>
        <w:t>DC1</w:t>
      </w:r>
    </w:p>
    <w:p w14:paraId="30DA71D6" w14:textId="77777777" w:rsidR="00FF72EC" w:rsidRDefault="00FF72EC" w:rsidP="00FF72EC">
      <w:pPr>
        <w:pStyle w:val="CodePACKT"/>
      </w:pPr>
    </w:p>
    <w:p w14:paraId="737EB354" w14:textId="474DE16E" w:rsidR="00FF72EC" w:rsidRPr="00FF72EC" w:rsidRDefault="00FF72EC" w:rsidP="00FF72EC">
      <w:pPr>
        <w:pStyle w:val="CodePACKT"/>
        <w:rPr>
          <w:b/>
          <w:bCs/>
          <w:lang w:val="en-GB"/>
        </w:rPr>
      </w:pPr>
      <w:r w:rsidRPr="00FF72EC">
        <w:t>Invoke-Command -ComputerName DC1 -ScriptBlock $SB</w:t>
      </w:r>
    </w:p>
    <w:p w14:paraId="1C27408E" w14:textId="235EBF86" w:rsidR="005C5953" w:rsidRDefault="005C5953" w:rsidP="008D5B13">
      <w:pPr>
        <w:pStyle w:val="Heading2"/>
        <w:numPr>
          <w:ilvl w:val="1"/>
          <w:numId w:val="2"/>
        </w:numPr>
        <w:tabs>
          <w:tab w:val="left" w:pos="0"/>
        </w:tabs>
      </w:pPr>
      <w:r>
        <w:lastRenderedPageBreak/>
        <w:t>How it works...</w:t>
      </w:r>
    </w:p>
    <w:p w14:paraId="07EB1956" w14:textId="2541B2BD" w:rsidR="00A011D7" w:rsidRDefault="00A011D7" w:rsidP="00A011D7">
      <w:pPr>
        <w:pStyle w:val="NormalPACKT"/>
        <w:rPr>
          <w:lang w:val="en-GB"/>
        </w:rPr>
      </w:pPr>
      <w:r>
        <w:rPr>
          <w:lang w:val="en-GB"/>
        </w:rPr>
        <w:t xml:space="preserve">In </w:t>
      </w:r>
      <w:r w:rsidRPr="00A011D7">
        <w:rPr>
          <w:rStyle w:val="ItalicsPACKT"/>
        </w:rPr>
        <w:t>step 1</w:t>
      </w:r>
      <w:r>
        <w:rPr>
          <w:lang w:val="en-GB"/>
        </w:rPr>
        <w:t xml:space="preserve">, you view the WMI classes in the WMI root namespace on </w:t>
      </w:r>
      <w:r w:rsidRPr="00B1085F">
        <w:rPr>
          <w:rStyle w:val="CodeInTextPACKT"/>
        </w:rPr>
        <w:t>SRV1</w:t>
      </w:r>
      <w:r>
        <w:rPr>
          <w:lang w:val="en-GB"/>
        </w:rPr>
        <w:t>, with output like this:</w:t>
      </w:r>
    </w:p>
    <w:p w14:paraId="6472BA8D" w14:textId="5AF8DEE3" w:rsidR="00A011D7" w:rsidRDefault="00A011D7" w:rsidP="00A011D7">
      <w:pPr>
        <w:pStyle w:val="FigurePACKT"/>
        <w:rPr>
          <w:lang w:val="en-GB"/>
        </w:rPr>
      </w:pPr>
      <w:r w:rsidRPr="00A011D7">
        <w:drawing>
          <wp:inline distT="0" distB="0" distL="0" distR="0" wp14:anchorId="188B9A7C" wp14:editId="286D6ADD">
            <wp:extent cx="5096042" cy="20097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856" cy="2025083"/>
                    </a:xfrm>
                    <a:prstGeom prst="rect">
                      <a:avLst/>
                    </a:prstGeom>
                  </pic:spPr>
                </pic:pic>
              </a:graphicData>
            </a:graphic>
          </wp:inline>
        </w:drawing>
      </w:r>
    </w:p>
    <w:p w14:paraId="64960C98" w14:textId="58A48F48" w:rsidR="00A011D7" w:rsidRDefault="00A011D7" w:rsidP="00A05C82">
      <w:pPr>
        <w:pStyle w:val="FigureCaptionPACKT"/>
      </w:pPr>
      <w:r>
        <w:t>Figure 15.16: Examining WMI classes in the root namespace</w:t>
      </w:r>
    </w:p>
    <w:p w14:paraId="6B6E1DE0" w14:textId="3D4F5FF9" w:rsidR="00A011D7" w:rsidRDefault="00A011D7" w:rsidP="00A011D7">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7F330D66" w14:textId="1441A40B" w:rsidR="00A011D7" w:rsidRDefault="00A011D7" w:rsidP="00A011D7">
      <w:pPr>
        <w:pStyle w:val="NormalPACKT"/>
        <w:rPr>
          <w:lang w:val="en-GB"/>
        </w:rPr>
      </w:pPr>
      <w:r>
        <w:rPr>
          <w:lang w:val="en-GB"/>
        </w:rPr>
        <w:t xml:space="preserve">In </w:t>
      </w:r>
      <w:r w:rsidRPr="00A011D7">
        <w:rPr>
          <w:rStyle w:val="ItalicsPACKT"/>
        </w:rPr>
        <w:t>step 2</w:t>
      </w:r>
      <w:r>
        <w:rPr>
          <w:lang w:val="en-GB"/>
        </w:rPr>
        <w:t xml:space="preserve">, you examine the instances of the </w:t>
      </w:r>
      <w:r w:rsidRPr="00A011D7">
        <w:rPr>
          <w:rStyle w:val="CodeInTextPACKT"/>
        </w:rPr>
        <w:t>__NAMESPACE</w:t>
      </w:r>
      <w:r>
        <w:rPr>
          <w:lang w:val="en-GB"/>
        </w:rPr>
        <w:t xml:space="preserve"> class in the root WMI namespace. The output looks like this:</w:t>
      </w:r>
    </w:p>
    <w:p w14:paraId="353EFBA2" w14:textId="3EEDA52E" w:rsidR="00A011D7" w:rsidRDefault="00A011D7" w:rsidP="00A011D7">
      <w:pPr>
        <w:pStyle w:val="FigurePACKT"/>
        <w:rPr>
          <w:lang w:val="en-GB"/>
        </w:rPr>
      </w:pPr>
      <w:r>
        <w:lastRenderedPageBreak/>
        <w:drawing>
          <wp:inline distT="0" distB="0" distL="0" distR="0" wp14:anchorId="3DE6BEC3" wp14:editId="23E55CBE">
            <wp:extent cx="3686175" cy="31456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7710" cy="3164058"/>
                    </a:xfrm>
                    <a:prstGeom prst="rect">
                      <a:avLst/>
                    </a:prstGeom>
                  </pic:spPr>
                </pic:pic>
              </a:graphicData>
            </a:graphic>
          </wp:inline>
        </w:drawing>
      </w:r>
    </w:p>
    <w:p w14:paraId="2B1C3008" w14:textId="2450E219" w:rsidR="00A011D7" w:rsidRDefault="00A011D7" w:rsidP="00A05C82">
      <w:pPr>
        <w:pStyle w:val="FigureCaptionPACKT"/>
      </w:pPr>
      <w:r>
        <w:t>Figure 15.17: Examining the __NAMESPACE class in the root namespace</w:t>
      </w:r>
    </w:p>
    <w:p w14:paraId="736B5E66" w14:textId="55074696"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4EE0F05B" w14:textId="43543827" w:rsidR="00A011D7" w:rsidRPr="00A011D7" w:rsidRDefault="00A011D7" w:rsidP="00A011D7">
      <w:pPr>
        <w:pStyle w:val="NormalPACKT"/>
      </w:pPr>
      <w:r w:rsidRPr="00A011D7">
        <w:t xml:space="preserve">With </w:t>
      </w:r>
      <w:r w:rsidRPr="00A011D7">
        <w:rPr>
          <w:rStyle w:val="ItalicsPACKT"/>
        </w:rPr>
        <w:t>step 3</w:t>
      </w:r>
      <w:r w:rsidRPr="00A011D7">
        <w:t xml:space="preserve">, you get and count the classes in the </w:t>
      </w:r>
      <w:r w:rsidRPr="00486A5E">
        <w:rPr>
          <w:rStyle w:val="CodeInTextPACKT"/>
        </w:rPr>
        <w:t>ROOT\CIMV2</w:t>
      </w:r>
      <w:r w:rsidRPr="00A011D7">
        <w:t xml:space="preserve"> namespace, with output like this:</w:t>
      </w:r>
    </w:p>
    <w:p w14:paraId="10FB1061" w14:textId="30F2B147" w:rsidR="00A011D7" w:rsidRDefault="00A011D7" w:rsidP="00A011D7">
      <w:pPr>
        <w:pStyle w:val="FigurePACKT"/>
      </w:pPr>
      <w:r>
        <w:drawing>
          <wp:inline distT="0" distB="0" distL="0" distR="0" wp14:anchorId="6987BD71" wp14:editId="790B08C6">
            <wp:extent cx="3713857" cy="666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0791" cy="673381"/>
                    </a:xfrm>
                    <a:prstGeom prst="rect">
                      <a:avLst/>
                    </a:prstGeom>
                  </pic:spPr>
                </pic:pic>
              </a:graphicData>
            </a:graphic>
          </wp:inline>
        </w:drawing>
      </w:r>
    </w:p>
    <w:p w14:paraId="3BE80C93" w14:textId="2DA24C35" w:rsidR="00A011D7" w:rsidRDefault="00A011D7" w:rsidP="00A05C82">
      <w:pPr>
        <w:pStyle w:val="FigureCaptionPACKT"/>
      </w:pPr>
      <w:r>
        <w:t>Figure 15.18: Counting the classes in the ROOT\CIMV2 namespace</w:t>
      </w:r>
    </w:p>
    <w:p w14:paraId="50372C02" w14:textId="749C24CA"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17A83594" w14:textId="579F6525" w:rsidR="00A011D7" w:rsidRDefault="00A011D7" w:rsidP="00A011D7">
      <w:pPr>
        <w:pStyle w:val="NormalPACKT"/>
        <w:rPr>
          <w:lang w:val="en-GB"/>
        </w:rPr>
      </w:pPr>
      <w:r>
        <w:rPr>
          <w:lang w:val="en-GB"/>
        </w:rPr>
        <w:t xml:space="preserve">In </w:t>
      </w:r>
      <w:r w:rsidRPr="00A011D7">
        <w:rPr>
          <w:rStyle w:val="ItalicsPACKT"/>
        </w:rPr>
        <w:t>step 4</w:t>
      </w:r>
      <w:r>
        <w:rPr>
          <w:lang w:val="en-GB"/>
        </w:rPr>
        <w:t>, you define and then use a function to discover all the namespaces in WMI on this host, sorted alphabetically. The output of this step looks like this:</w:t>
      </w:r>
    </w:p>
    <w:p w14:paraId="18F80FB0" w14:textId="1174D638" w:rsidR="00A011D7" w:rsidRDefault="00A011D7" w:rsidP="00BB55D2">
      <w:pPr>
        <w:pStyle w:val="FigurePACKT"/>
        <w:rPr>
          <w:lang w:val="en-GB"/>
        </w:rPr>
      </w:pPr>
      <w:r>
        <w:lastRenderedPageBreak/>
        <w:drawing>
          <wp:inline distT="0" distB="0" distL="0" distR="0" wp14:anchorId="4A4AD43F" wp14:editId="5E5B8ACA">
            <wp:extent cx="5065378" cy="1676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7946" cy="1693798"/>
                    </a:xfrm>
                    <a:prstGeom prst="rect">
                      <a:avLst/>
                    </a:prstGeom>
                  </pic:spPr>
                </pic:pic>
              </a:graphicData>
            </a:graphic>
          </wp:inline>
        </w:drawing>
      </w:r>
    </w:p>
    <w:p w14:paraId="55B9F7E3" w14:textId="627DC2AE" w:rsidR="00A011D7" w:rsidRDefault="00A011D7" w:rsidP="00A05C82">
      <w:pPr>
        <w:pStyle w:val="FigureCaptionPACKT"/>
      </w:pPr>
      <w:r>
        <w:t>Figure 15.19: Discovering all the WMI namespaces on SRV1</w:t>
      </w:r>
    </w:p>
    <w:p w14:paraId="7314A88A" w14:textId="25CA3063"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45DC929D" w14:textId="4F4F3204" w:rsidR="00A011D7" w:rsidRDefault="00A011D7" w:rsidP="00A011D7">
      <w:pPr>
        <w:pStyle w:val="NormalPACKT"/>
        <w:rPr>
          <w:noProof/>
        </w:rPr>
      </w:pPr>
      <w:r w:rsidRPr="00A011D7">
        <w:t xml:space="preserve">In </w:t>
      </w:r>
      <w:r w:rsidRPr="00A011D7">
        <w:rPr>
          <w:rStyle w:val="ItalicsPACKT"/>
        </w:rPr>
        <w:t>step 5</w:t>
      </w:r>
      <w:r w:rsidRPr="00A011D7">
        <w:t>, you</w:t>
      </w:r>
      <w:r w:rsidRPr="00A011D7">
        <w:rPr>
          <w:noProof/>
        </w:rPr>
        <w:t xml:space="preserve"> </w:t>
      </w:r>
      <w:r>
        <w:rPr>
          <w:noProof/>
        </w:rPr>
        <w:t>view the first 25 namespace names, with output like this:</w:t>
      </w:r>
    </w:p>
    <w:p w14:paraId="6DF702D4" w14:textId="0A54FD8C" w:rsidR="00A011D7" w:rsidRPr="00A011D7" w:rsidRDefault="00A011D7" w:rsidP="00A011D7">
      <w:pPr>
        <w:pStyle w:val="FigurePACKT"/>
      </w:pPr>
      <w:r>
        <w:drawing>
          <wp:inline distT="0" distB="0" distL="0" distR="0" wp14:anchorId="798FAA10" wp14:editId="19184EEE">
            <wp:extent cx="2981325" cy="37221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4269" cy="3738263"/>
                    </a:xfrm>
                    <a:prstGeom prst="rect">
                      <a:avLst/>
                    </a:prstGeom>
                  </pic:spPr>
                </pic:pic>
              </a:graphicData>
            </a:graphic>
          </wp:inline>
        </w:drawing>
      </w:r>
    </w:p>
    <w:p w14:paraId="6B8FCDBE" w14:textId="71819309" w:rsidR="00A011D7" w:rsidRDefault="00A011D7" w:rsidP="00A05C82">
      <w:pPr>
        <w:pStyle w:val="FigureCaptionPACKT"/>
      </w:pPr>
      <w:r>
        <w:t>Figure 15.20: Listing the first 25 namespaces in WMI on SRV1</w:t>
      </w:r>
    </w:p>
    <w:p w14:paraId="06D4D036" w14:textId="041D8D2D" w:rsidR="00A011D7" w:rsidRDefault="00A011D7" w:rsidP="00A011D7">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894CD07" w14:textId="4E68770B" w:rsidR="00A011D7" w:rsidRDefault="00A011D7" w:rsidP="00A011D7">
      <w:pPr>
        <w:pStyle w:val="NormalPACKT"/>
        <w:rPr>
          <w:lang w:val="en-GB"/>
        </w:rPr>
      </w:pPr>
      <w:r>
        <w:rPr>
          <w:lang w:val="en-GB"/>
        </w:rPr>
        <w:t xml:space="preserve">In </w:t>
      </w:r>
      <w:r w:rsidRPr="00A011D7">
        <w:rPr>
          <w:rStyle w:val="ItalicsPACKT"/>
        </w:rPr>
        <w:t>step 6</w:t>
      </w:r>
      <w:r>
        <w:rPr>
          <w:lang w:val="en-GB"/>
        </w:rPr>
        <w:t xml:space="preserve">, you create a script bock that counts WMI namespaces and classes. This step generates no console output. In </w:t>
      </w:r>
      <w:r w:rsidRPr="00A011D7">
        <w:rPr>
          <w:rStyle w:val="ItalicsPACKT"/>
        </w:rPr>
        <w:t>step 7</w:t>
      </w:r>
      <w:r>
        <w:rPr>
          <w:lang w:val="en-GB"/>
        </w:rPr>
        <w:t xml:space="preserve">, you run this function against </w:t>
      </w:r>
      <w:r w:rsidRPr="00A011D7">
        <w:rPr>
          <w:rStyle w:val="CodeInTextPACKT"/>
        </w:rPr>
        <w:t>SRV1</w:t>
      </w:r>
      <w:r>
        <w:rPr>
          <w:lang w:val="en-GB"/>
        </w:rPr>
        <w:t xml:space="preserve"> with output like this:</w:t>
      </w:r>
    </w:p>
    <w:p w14:paraId="18ABC148" w14:textId="46F2A26C" w:rsidR="00A011D7" w:rsidRDefault="00A011D7" w:rsidP="00A011D7">
      <w:pPr>
        <w:pStyle w:val="FigurePACKT"/>
        <w:rPr>
          <w:lang w:val="en-GB"/>
        </w:rPr>
      </w:pPr>
      <w:r>
        <w:drawing>
          <wp:inline distT="0" distB="0" distL="0" distR="0" wp14:anchorId="654DE77E" wp14:editId="2EB2F592">
            <wp:extent cx="3223690" cy="577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2143" cy="578728"/>
                    </a:xfrm>
                    <a:prstGeom prst="rect">
                      <a:avLst/>
                    </a:prstGeom>
                  </pic:spPr>
                </pic:pic>
              </a:graphicData>
            </a:graphic>
          </wp:inline>
        </w:drawing>
      </w:r>
    </w:p>
    <w:p w14:paraId="73A75E67" w14:textId="7A575EDF" w:rsidR="00A011D7" w:rsidRDefault="00A011D7" w:rsidP="00A05C82">
      <w:pPr>
        <w:pStyle w:val="FigureCaptionPACKT"/>
      </w:pPr>
      <w:r>
        <w:t>Figure 15.21: Counting WMI namespaces and classes on SRV1</w:t>
      </w:r>
    </w:p>
    <w:p w14:paraId="76DD7998" w14:textId="0D09DCCE"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6E2E2F81" w14:textId="6267ED51" w:rsidR="00A011D7" w:rsidRDefault="00A011D7" w:rsidP="00A011D7">
      <w:pPr>
        <w:pStyle w:val="NormalPACKT"/>
        <w:rPr>
          <w:lang w:val="en-GB"/>
        </w:rPr>
      </w:pPr>
      <w:r>
        <w:rPr>
          <w:lang w:val="en-GB"/>
        </w:rPr>
        <w:t xml:space="preserve">In </w:t>
      </w:r>
      <w:r w:rsidRPr="00A011D7">
        <w:rPr>
          <w:rStyle w:val="ItalicsPACKT"/>
        </w:rPr>
        <w:t>step 8</w:t>
      </w:r>
      <w:r>
        <w:rPr>
          <w:lang w:val="en-GB"/>
        </w:rPr>
        <w:t xml:space="preserve">, you run the script block on </w:t>
      </w:r>
      <w:r w:rsidRPr="00A011D7">
        <w:rPr>
          <w:rStyle w:val="CodeInTextPACKT"/>
        </w:rPr>
        <w:t>SRV2</w:t>
      </w:r>
      <w:r>
        <w:rPr>
          <w:lang w:val="en-GB"/>
        </w:rPr>
        <w:t>, with output like this:</w:t>
      </w:r>
    </w:p>
    <w:p w14:paraId="480819C9" w14:textId="412B6152" w:rsidR="00A011D7" w:rsidRDefault="00A011D7" w:rsidP="00A011D7">
      <w:pPr>
        <w:pStyle w:val="FigurePACKT"/>
        <w:rPr>
          <w:lang w:val="en-GB"/>
        </w:rPr>
      </w:pPr>
      <w:commentRangeStart w:id="52"/>
      <w:r>
        <w:drawing>
          <wp:inline distT="0" distB="0" distL="0" distR="0" wp14:anchorId="38416DBE" wp14:editId="3477B2F6">
            <wp:extent cx="3710782" cy="59372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7958" cy="601273"/>
                    </a:xfrm>
                    <a:prstGeom prst="rect">
                      <a:avLst/>
                    </a:prstGeom>
                  </pic:spPr>
                </pic:pic>
              </a:graphicData>
            </a:graphic>
          </wp:inline>
        </w:drawing>
      </w:r>
      <w:commentRangeEnd w:id="52"/>
      <w:r w:rsidR="006E222F">
        <w:rPr>
          <w:rStyle w:val="CommentReference"/>
          <w:rFonts w:ascii="Times New Roman" w:hAnsi="Times New Roman"/>
          <w:noProof w:val="0"/>
        </w:rPr>
        <w:commentReference w:id="52"/>
      </w:r>
    </w:p>
    <w:p w14:paraId="5E295457" w14:textId="03C2C764" w:rsidR="00A011D7" w:rsidRDefault="00A011D7" w:rsidP="00A05C82">
      <w:pPr>
        <w:pStyle w:val="FigureCaptionPACKT"/>
      </w:pPr>
      <w:r>
        <w:t>Figure 15.22: Counting WMI namespaces and classes on SRV2</w:t>
      </w:r>
    </w:p>
    <w:p w14:paraId="72956592" w14:textId="381F9B5F"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2E30CA90" w14:textId="03B4E139" w:rsidR="00A011D7" w:rsidRDefault="00A011D7" w:rsidP="00A011D7">
      <w:pPr>
        <w:pStyle w:val="NormalPACKT"/>
        <w:rPr>
          <w:lang w:val="en-GB"/>
        </w:rPr>
      </w:pPr>
      <w:r>
        <w:rPr>
          <w:lang w:val="en-GB"/>
        </w:rPr>
        <w:t xml:space="preserve">In the final step, </w:t>
      </w:r>
      <w:r w:rsidRPr="00A011D7">
        <w:rPr>
          <w:rStyle w:val="ItalicsPACKT"/>
        </w:rPr>
        <w:t>step 9</w:t>
      </w:r>
      <w:r>
        <w:rPr>
          <w:lang w:val="en-GB"/>
        </w:rPr>
        <w:t xml:space="preserve">, you run the script block on a domain controller, </w:t>
      </w:r>
      <w:r w:rsidRPr="00A011D7">
        <w:rPr>
          <w:rStyle w:val="CodeInTextPACKT"/>
        </w:rPr>
        <w:t>DC1</w:t>
      </w:r>
      <w:r>
        <w:rPr>
          <w:lang w:val="en-GB"/>
        </w:rPr>
        <w:t>. The output of this step is as follows:</w:t>
      </w:r>
    </w:p>
    <w:p w14:paraId="20D7BC26" w14:textId="319FC9CC" w:rsidR="00A011D7" w:rsidRDefault="00A011D7" w:rsidP="00A011D7">
      <w:pPr>
        <w:pStyle w:val="FigurePACKT"/>
        <w:rPr>
          <w:lang w:val="en-GB"/>
        </w:rPr>
      </w:pPr>
      <w:commentRangeStart w:id="53"/>
      <w:r>
        <w:drawing>
          <wp:inline distT="0" distB="0" distL="0" distR="0" wp14:anchorId="5A0D596B" wp14:editId="2B7227E3">
            <wp:extent cx="4270957" cy="751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4866" cy="754288"/>
                    </a:xfrm>
                    <a:prstGeom prst="rect">
                      <a:avLst/>
                    </a:prstGeom>
                  </pic:spPr>
                </pic:pic>
              </a:graphicData>
            </a:graphic>
          </wp:inline>
        </w:drawing>
      </w:r>
      <w:commentRangeEnd w:id="53"/>
      <w:r w:rsidR="00B941F0">
        <w:rPr>
          <w:rStyle w:val="CommentReference"/>
          <w:rFonts w:ascii="Times New Roman" w:hAnsi="Times New Roman"/>
          <w:noProof w:val="0"/>
        </w:rPr>
        <w:commentReference w:id="53"/>
      </w:r>
    </w:p>
    <w:p w14:paraId="0F59BC60" w14:textId="6A691FA4" w:rsidR="00A011D7" w:rsidRDefault="00A011D7" w:rsidP="00A05C82">
      <w:pPr>
        <w:pStyle w:val="FigureCaptionPACKT"/>
      </w:pPr>
      <w:r>
        <w:t xml:space="preserve">Figure 15.23: Counting WMI namespaces and classes on </w:t>
      </w:r>
      <w:ins w:id="54" w:author="Lucy Wan" w:date="2021-05-05T14:03:00Z">
        <w:r w:rsidR="00A842A1">
          <w:t>DC1</w:t>
        </w:r>
      </w:ins>
      <w:del w:id="55" w:author="Lucy Wan" w:date="2021-05-05T14:03:00Z">
        <w:r w:rsidDel="00A842A1">
          <w:delText>SRV2</w:delText>
        </w:r>
      </w:del>
    </w:p>
    <w:p w14:paraId="009C55B1" w14:textId="51833B30"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28E45404" w14:textId="7D7FADC5" w:rsidR="005C5953" w:rsidRDefault="005C5953" w:rsidP="005C5953">
      <w:pPr>
        <w:pStyle w:val="Heading2"/>
      </w:pPr>
      <w:commentRangeStart w:id="56"/>
      <w:r>
        <w:t>There</w:t>
      </w:r>
      <w:r w:rsidR="002A280A">
        <w:t>'</w:t>
      </w:r>
      <w:r>
        <w:t>s more...</w:t>
      </w:r>
      <w:commentRangeEnd w:id="56"/>
      <w:r w:rsidR="007008AC">
        <w:rPr>
          <w:rStyle w:val="CommentReference"/>
          <w:rFonts w:ascii="Times New Roman" w:hAnsi="Times New Roman" w:cs="Times New Roman"/>
          <w:b w:val="0"/>
          <w:bCs w:val="0"/>
          <w:iCs w:val="0"/>
          <w:color w:val="auto"/>
          <w:lang w:val="en-US"/>
        </w:rPr>
        <w:commentReference w:id="56"/>
      </w:r>
    </w:p>
    <w:p w14:paraId="1EF23071" w14:textId="2907953E" w:rsidR="005C5953" w:rsidRDefault="00A011D7" w:rsidP="005C5953">
      <w:pPr>
        <w:pStyle w:val="NormalPACKT"/>
        <w:rPr>
          <w:lang w:val="en-GB"/>
        </w:rPr>
      </w:pPr>
      <w:r>
        <w:rPr>
          <w:lang w:val="en-GB"/>
        </w:rPr>
        <w:t xml:space="preserve">In </w:t>
      </w:r>
      <w:r w:rsidRPr="00A011D7">
        <w:rPr>
          <w:rStyle w:val="ItalicsPACKT"/>
        </w:rPr>
        <w:t>step 2</w:t>
      </w:r>
      <w:r>
        <w:rPr>
          <w:lang w:val="en-GB"/>
        </w:rPr>
        <w:t>, you determine the child namespaces of the root namespaces. Each instance contains a string with the child</w:t>
      </w:r>
      <w:r w:rsidR="002A280A">
        <w:rPr>
          <w:lang w:val="en-GB"/>
        </w:rPr>
        <w:t>'</w:t>
      </w:r>
      <w:r w:rsidR="00B1085F">
        <w:rPr>
          <w:lang w:val="en-GB"/>
        </w:rPr>
        <w:t>s</w:t>
      </w:r>
      <w:r>
        <w:rPr>
          <w:lang w:val="en-GB"/>
        </w:rPr>
        <w:t xml:space="preserve"> namespace name. The first entry is </w:t>
      </w:r>
      <w:r w:rsidRPr="00A011D7">
        <w:rPr>
          <w:rStyle w:val="CodeInTextPACKT"/>
        </w:rPr>
        <w:t>AccessLogging</w:t>
      </w:r>
      <w:r>
        <w:rPr>
          <w:lang w:val="en-GB"/>
        </w:rPr>
        <w:t xml:space="preserve">. Therefore the namespace name of this child namespace is </w:t>
      </w:r>
      <w:r w:rsidRPr="00A011D7">
        <w:rPr>
          <w:rStyle w:val="CodeInTextPACKT"/>
        </w:rPr>
        <w:t>ROOT\AccessLogging</w:t>
      </w:r>
      <w:r>
        <w:rPr>
          <w:lang w:val="en-GB"/>
        </w:rPr>
        <w:t xml:space="preserve">. </w:t>
      </w:r>
    </w:p>
    <w:p w14:paraId="581C3F0C" w14:textId="46AF5791" w:rsidR="00A011D7" w:rsidRDefault="00A011D7" w:rsidP="005C5953">
      <w:pPr>
        <w:pStyle w:val="NormalPACKT"/>
        <w:rPr>
          <w:lang w:val="en-GB"/>
        </w:rPr>
      </w:pPr>
      <w:r>
        <w:rPr>
          <w:lang w:val="en-GB"/>
        </w:rPr>
        <w:lastRenderedPageBreak/>
        <w:t xml:space="preserve">In </w:t>
      </w:r>
      <w:r w:rsidRPr="00A011D7">
        <w:rPr>
          <w:rStyle w:val="ItalicsPACKT"/>
        </w:rPr>
        <w:t>step 3</w:t>
      </w:r>
      <w:r>
        <w:rPr>
          <w:lang w:val="en-GB"/>
        </w:rPr>
        <w:t xml:space="preserve">, you count the classes in </w:t>
      </w:r>
      <w:del w:id="57" w:author="Lucy Wan" w:date="2021-05-05T14:03:00Z">
        <w:r w:rsidDel="00C9099F">
          <w:rPr>
            <w:lang w:val="en-GB"/>
          </w:rPr>
          <w:delText xml:space="preserve">the </w:delText>
        </w:r>
      </w:del>
      <w:r w:rsidRPr="00961937">
        <w:rPr>
          <w:rStyle w:val="CodeInTextPACKT"/>
        </w:rPr>
        <w:t>ROOT\CIMV2</w:t>
      </w:r>
      <w:r>
        <w:rPr>
          <w:lang w:val="en-GB"/>
        </w:rPr>
        <w:t xml:space="preserve">. As mentioned before, not all of these classes are useful to an IT pro, although many are. </w:t>
      </w:r>
      <w:commentRangeStart w:id="58"/>
      <w:r>
        <w:rPr>
          <w:lang w:val="en-GB"/>
        </w:rPr>
        <w:t>You can use your search engine to find classes that might be useful.</w:t>
      </w:r>
      <w:commentRangeEnd w:id="58"/>
      <w:r w:rsidR="00FD2FEA">
        <w:rPr>
          <w:rStyle w:val="CommentReference"/>
        </w:rPr>
        <w:commentReference w:id="58"/>
      </w:r>
    </w:p>
    <w:p w14:paraId="4FBF3BA7" w14:textId="47E22E57" w:rsidR="00A011D7" w:rsidRDefault="00A011D7" w:rsidP="005C5953">
      <w:pPr>
        <w:pStyle w:val="NormalPACKT"/>
        <w:rPr>
          <w:lang w:val="en-GB"/>
        </w:rPr>
      </w:pPr>
      <w:r>
        <w:rPr>
          <w:lang w:val="en-GB"/>
        </w:rPr>
        <w:t xml:space="preserve">In </w:t>
      </w:r>
      <w:r w:rsidRPr="00A011D7">
        <w:rPr>
          <w:rStyle w:val="ItalicsPACKT"/>
        </w:rPr>
        <w:t>step 4</w:t>
      </w:r>
      <w:r>
        <w:rPr>
          <w:lang w:val="en-GB"/>
        </w:rPr>
        <w:t xml:space="preserve">, you define a recursive function. When you call this function, specifying the </w:t>
      </w:r>
      <w:r w:rsidRPr="001D198A">
        <w:rPr>
          <w:rStyle w:val="CodeInTextPACKT"/>
        </w:rPr>
        <w:t>ROOT</w:t>
      </w:r>
      <w:r>
        <w:rPr>
          <w:lang w:val="en-GB"/>
        </w:rPr>
        <w:t xml:space="preserve"> namespace, the function retrieves the child namespace names from the </w:t>
      </w:r>
      <w:r w:rsidRPr="001D198A">
        <w:rPr>
          <w:rStyle w:val="CodeInTextPACKT"/>
        </w:rPr>
        <w:t>__NAME</w:t>
      </w:r>
      <w:ins w:id="59" w:author="Lucy Wan" w:date="2021-05-05T14:04:00Z">
        <w:r w:rsidR="001D198A" w:rsidRPr="001D198A">
          <w:rPr>
            <w:rStyle w:val="CodeInTextPACKT"/>
          </w:rPr>
          <w:t>S</w:t>
        </w:r>
      </w:ins>
      <w:r w:rsidRPr="001D198A">
        <w:rPr>
          <w:rStyle w:val="CodeInTextPACKT"/>
        </w:rPr>
        <w:t>PACE</w:t>
      </w:r>
      <w:r>
        <w:rPr>
          <w:lang w:val="en-GB"/>
        </w:rPr>
        <w:t xml:space="preserve"> class in the root namespace. Then, for each child</w:t>
      </w:r>
      <w:r w:rsidR="002A280A">
        <w:rPr>
          <w:lang w:val="en-GB"/>
        </w:rPr>
        <w:t>'</w:t>
      </w:r>
      <w:r w:rsidR="00B1085F">
        <w:rPr>
          <w:lang w:val="en-GB"/>
        </w:rPr>
        <w:t>s</w:t>
      </w:r>
      <w:r>
        <w:rPr>
          <w:lang w:val="en-GB"/>
        </w:rPr>
        <w:t xml:space="preserve"> namespace of the root, the function calls itself with a child name</w:t>
      </w:r>
      <w:r w:rsidR="00B1085F">
        <w:rPr>
          <w:lang w:val="en-GB"/>
        </w:rPr>
        <w:t>s</w:t>
      </w:r>
      <w:r>
        <w:rPr>
          <w:lang w:val="en-GB"/>
        </w:rPr>
        <w:t xml:space="preserve">pace name. Eventually, this function returns the names of every namespace in WMI. You then sort this alphabetically by namespace name. Note that you can sort the output of </w:t>
      </w:r>
      <w:r w:rsidRPr="00A011D7">
        <w:rPr>
          <w:rStyle w:val="CodeInTextPACKT"/>
        </w:rPr>
        <w:t>GET-WMINamespaceEnum</w:t>
      </w:r>
      <w:r>
        <w:rPr>
          <w:lang w:val="en-GB"/>
        </w:rPr>
        <w:t xml:space="preserve"> without specifying a property – you are sorting on the contents of the strings returned from the function. </w:t>
      </w:r>
    </w:p>
    <w:p w14:paraId="56CEE537" w14:textId="50B28AB6" w:rsidR="00A011D7" w:rsidRDefault="00A011D7" w:rsidP="005C5953">
      <w:pPr>
        <w:pStyle w:val="NormalPACKT"/>
        <w:rPr>
          <w:lang w:val="en-GB"/>
        </w:rPr>
      </w:pPr>
      <w:r>
        <w:rPr>
          <w:lang w:val="en-GB"/>
        </w:rPr>
        <w:t xml:space="preserve">In </w:t>
      </w:r>
      <w:r w:rsidRPr="00A011D7">
        <w:rPr>
          <w:rStyle w:val="ItalicsPACKT"/>
        </w:rPr>
        <w:t>step 5</w:t>
      </w:r>
      <w:r>
        <w:rPr>
          <w:lang w:val="en-GB"/>
        </w:rPr>
        <w:t xml:space="preserve">, you view some of the namespaces in WMI on </w:t>
      </w:r>
      <w:r w:rsidRPr="00A011D7">
        <w:rPr>
          <w:rStyle w:val="CodeInTextPACKT"/>
        </w:rPr>
        <w:t>SRV1</w:t>
      </w:r>
      <w:r>
        <w:rPr>
          <w:lang w:val="en-GB"/>
        </w:rPr>
        <w:t xml:space="preserve">. Two important namespaces are the </w:t>
      </w:r>
      <w:r w:rsidRPr="0074673A">
        <w:rPr>
          <w:rStyle w:val="CodeInTextPACKT"/>
        </w:rPr>
        <w:t>ROOT\CIMV2</w:t>
      </w:r>
      <w:r>
        <w:rPr>
          <w:lang w:val="en-GB"/>
        </w:rPr>
        <w:t xml:space="preserve"> and the </w:t>
      </w:r>
      <w:r w:rsidRPr="00A02C2C">
        <w:rPr>
          <w:rStyle w:val="CodeInTextPACKT"/>
        </w:rPr>
        <w:t>ROOT\directory\LDAP</w:t>
      </w:r>
      <w:r>
        <w:rPr>
          <w:lang w:val="en-GB"/>
        </w:rPr>
        <w:t xml:space="preserve">. The former contains classes provided by the Win32 WMI provider, containing details about software and hardware on your system, including the bios, the OS, files, and a lot more. </w:t>
      </w:r>
    </w:p>
    <w:p w14:paraId="6C803EA8" w14:textId="16AED105" w:rsidR="00A011D7" w:rsidRDefault="00A011D7" w:rsidP="005C5953">
      <w:pPr>
        <w:pStyle w:val="NormalPACKT"/>
        <w:rPr>
          <w:lang w:val="en-GB"/>
        </w:rPr>
      </w:pPr>
      <w:r w:rsidRPr="00A011D7">
        <w:rPr>
          <w:rStyle w:val="ItalicsPACKT"/>
        </w:rPr>
        <w:t>Step 7</w:t>
      </w:r>
      <w:r>
        <w:rPr>
          <w:lang w:val="en-GB"/>
        </w:rPr>
        <w:t xml:space="preserve">, </w:t>
      </w:r>
      <w:r w:rsidRPr="00A011D7">
        <w:rPr>
          <w:rStyle w:val="ItalicsPACKT"/>
        </w:rPr>
        <w:t>step 8</w:t>
      </w:r>
      <w:r>
        <w:rPr>
          <w:lang w:val="en-GB"/>
        </w:rPr>
        <w:t xml:space="preserve">, and </w:t>
      </w:r>
      <w:r w:rsidRPr="00A011D7">
        <w:rPr>
          <w:rStyle w:val="ItalicsPACKT"/>
        </w:rPr>
        <w:t>step 9</w:t>
      </w:r>
      <w:r>
        <w:rPr>
          <w:lang w:val="en-GB"/>
        </w:rPr>
        <w:t xml:space="preserve"> run the function (defined in </w:t>
      </w:r>
      <w:r w:rsidRPr="00A011D7">
        <w:rPr>
          <w:rStyle w:val="ItalicsPACKT"/>
        </w:rPr>
        <w:t>step 6</w:t>
      </w:r>
      <w:r>
        <w:rPr>
          <w:lang w:val="en-GB"/>
        </w:rPr>
        <w:t>) remotely. These steps count and display a count of the namespaces and classes on all three systems. For this reason, you should expect that the number of classes and namespaces differ</w:t>
      </w:r>
      <w:ins w:id="60" w:author="Lucy Wan" w:date="2021-05-05T14:06:00Z">
        <w:r w:rsidR="00A70990">
          <w:rPr>
            <w:lang w:val="en-GB"/>
          </w:rPr>
          <w:t>s</w:t>
        </w:r>
      </w:ins>
      <w:r>
        <w:rPr>
          <w:lang w:val="en-GB"/>
        </w:rPr>
        <w:t xml:space="preserve">. </w:t>
      </w:r>
    </w:p>
    <w:p w14:paraId="50B72F85" w14:textId="13C13DCF" w:rsidR="005C5953" w:rsidRDefault="005C5953" w:rsidP="005C5953">
      <w:pPr>
        <w:pStyle w:val="Heading1"/>
        <w:tabs>
          <w:tab w:val="left" w:pos="0"/>
        </w:tabs>
        <w:rPr>
          <w:lang w:val="en-US"/>
        </w:rPr>
      </w:pPr>
      <w:r>
        <w:rPr>
          <w:lang w:val="en-US"/>
        </w:rPr>
        <w:t>Exploring WMI classes</w:t>
      </w:r>
    </w:p>
    <w:p w14:paraId="1F5A9F3F" w14:textId="5B23AF8F" w:rsidR="008E65BE" w:rsidRDefault="00300BE4" w:rsidP="008E65BE">
      <w:pPr>
        <w:pStyle w:val="NormalPACKT"/>
      </w:pPr>
      <w:r w:rsidRPr="008E65BE">
        <w:t xml:space="preserve">A WMI class </w:t>
      </w:r>
      <w:r w:rsidR="008E65BE" w:rsidRPr="008E65BE">
        <w:t>defines</w:t>
      </w:r>
      <w:r w:rsidRPr="008E65BE">
        <w:t xml:space="preserve"> </w:t>
      </w:r>
      <w:r w:rsidR="008E65BE">
        <w:t xml:space="preserve">a </w:t>
      </w:r>
      <w:r w:rsidRPr="008E65BE">
        <w:t>WMI-</w:t>
      </w:r>
      <w:r w:rsidR="008E65BE" w:rsidRPr="008E65BE">
        <w:t>m</w:t>
      </w:r>
      <w:r w:rsidRPr="008E65BE">
        <w:t xml:space="preserve">anaged object. </w:t>
      </w:r>
      <w:r w:rsidR="008E65BE" w:rsidRPr="008E65BE">
        <w:t xml:space="preserve">All </w:t>
      </w:r>
      <w:r w:rsidRPr="008E65BE">
        <w:t>WMI class</w:t>
      </w:r>
      <w:r w:rsidR="008E65BE" w:rsidRPr="008E65BE">
        <w:t xml:space="preserve">es live within a </w:t>
      </w:r>
      <w:r w:rsidRPr="008E65BE">
        <w:t>namespace</w:t>
      </w:r>
      <w:r w:rsidR="008E65BE" w:rsidRPr="008E65BE">
        <w:t xml:space="preserve"> and </w:t>
      </w:r>
      <w:r w:rsidRPr="008E65BE">
        <w:t xml:space="preserve">contain members </w:t>
      </w:r>
      <w:r w:rsidR="008E65BE" w:rsidRPr="008E65BE">
        <w:t xml:space="preserve">that </w:t>
      </w:r>
      <w:r w:rsidRPr="008E65BE">
        <w:t>includ</w:t>
      </w:r>
      <w:r w:rsidR="008E65BE" w:rsidRPr="008E65BE">
        <w:t>e</w:t>
      </w:r>
      <w:r w:rsidRPr="008E65BE">
        <w:t xml:space="preserve"> properties</w:t>
      </w:r>
      <w:r w:rsidR="008E65BE" w:rsidRPr="008E65BE">
        <w:t xml:space="preserve">, </w:t>
      </w:r>
      <w:r w:rsidRPr="008E65BE">
        <w:t>methods</w:t>
      </w:r>
      <w:r w:rsidR="008E65BE" w:rsidRPr="008E65BE">
        <w:t xml:space="preserve">, and events. An example class is </w:t>
      </w:r>
      <w:r w:rsidRPr="008E65BE">
        <w:rPr>
          <w:rStyle w:val="CodeInTextPACKT"/>
        </w:rPr>
        <w:t>Win32_Share</w:t>
      </w:r>
      <w:r w:rsidRPr="008E65BE">
        <w:t xml:space="preserve"> </w:t>
      </w:r>
      <w:r w:rsidR="008E65BE">
        <w:t xml:space="preserve">which you find in </w:t>
      </w:r>
      <w:r w:rsidR="008E65BE" w:rsidRPr="008E65BE">
        <w:t xml:space="preserve">the </w:t>
      </w:r>
      <w:r w:rsidR="008E65BE" w:rsidRPr="008E65BE">
        <w:rPr>
          <w:rStyle w:val="CodeInTextPACKT"/>
        </w:rPr>
        <w:t>root\CIMV2</w:t>
      </w:r>
      <w:r w:rsidR="008E65BE" w:rsidRPr="008E65BE">
        <w:t xml:space="preserve"> nam</w:t>
      </w:r>
      <w:r w:rsidR="008E65BE">
        <w:t>e</w:t>
      </w:r>
      <w:r w:rsidR="008E65BE" w:rsidRPr="008E65BE">
        <w:t>space. This class</w:t>
      </w:r>
      <w:r w:rsidRPr="008E65BE">
        <w:t xml:space="preserve"> defines an SMB share</w:t>
      </w:r>
      <w:r w:rsidR="008E65BE">
        <w:t xml:space="preserve"> on a Windows host. Within WMI, the Win32 provider implements this class (along with </w:t>
      </w:r>
      <w:r w:rsidR="00A011D7">
        <w:t>multiple</w:t>
      </w:r>
      <w:r w:rsidR="008E65BE">
        <w:t xml:space="preserve"> other OS and host-related classes)</w:t>
      </w:r>
      <w:r w:rsidR="008E65BE" w:rsidRPr="008E65BE">
        <w:t>.</w:t>
      </w:r>
      <w:r w:rsidR="008E65BE">
        <w:t xml:space="preserve"> </w:t>
      </w:r>
    </w:p>
    <w:p w14:paraId="59A785BE" w14:textId="03F79A4C" w:rsidR="008E65BE" w:rsidRDefault="008E65BE" w:rsidP="008E65BE">
      <w:pPr>
        <w:pStyle w:val="NormalPACKT"/>
      </w:pPr>
      <w:r>
        <w:t xml:space="preserve">As mentioned, you typically use the SMB cmdlets to manage SMB shares (as discussed in </w:t>
      </w:r>
      <w:r w:rsidRPr="00106C85">
        <w:rPr>
          <w:rStyle w:val="ChapterrefPACKT"/>
        </w:rPr>
        <w:t>Chapter 10</w:t>
      </w:r>
      <w:r>
        <w:t xml:space="preserve">, </w:t>
      </w:r>
      <w:r w:rsidRPr="00106C85">
        <w:rPr>
          <w:rStyle w:val="ChapterrefPACKT"/>
        </w:rPr>
        <w:t>Managing Shared Data</w:t>
      </w:r>
      <w:r w:rsidR="00B1085F" w:rsidRPr="00106C85">
        <w:t>,</w:t>
      </w:r>
      <w:r w:rsidRPr="00106C85">
        <w:t xml:space="preserve"> </w:t>
      </w:r>
      <w:r>
        <w:t xml:space="preserve">including the </w:t>
      </w:r>
      <w:r w:rsidRPr="00B1085F">
        <w:rPr>
          <w:rStyle w:val="ItalicsPACKT"/>
        </w:rPr>
        <w:t xml:space="preserve">Creating and </w:t>
      </w:r>
      <w:r w:rsidR="003E6EAE">
        <w:rPr>
          <w:rStyle w:val="ItalicsPACKT"/>
        </w:rPr>
        <w:t>s</w:t>
      </w:r>
      <w:r w:rsidRPr="00B1085F">
        <w:rPr>
          <w:rStyle w:val="ItalicsPACKT"/>
        </w:rPr>
        <w:t xml:space="preserve">ecuring SMB </w:t>
      </w:r>
      <w:r w:rsidR="003E6EAE">
        <w:rPr>
          <w:rStyle w:val="ItalicsPACKT"/>
        </w:rPr>
        <w:t>s</w:t>
      </w:r>
      <w:r w:rsidRPr="00B1085F">
        <w:rPr>
          <w:rStyle w:val="ItalicsPACKT"/>
        </w:rPr>
        <w:t xml:space="preserve">hares </w:t>
      </w:r>
      <w:r>
        <w:t>recipe). Likewise, you carry out most AD management activities using AD cmdlets rather than accessing the information via WMI. Nevertheless, you can do things with WMI, such as event handling, that can be very useful to the IT professional.</w:t>
      </w:r>
    </w:p>
    <w:p w14:paraId="3CE3F13F" w14:textId="43AAD88D" w:rsidR="008E65BE" w:rsidRDefault="008E65BE" w:rsidP="00A011D7">
      <w:pPr>
        <w:pStyle w:val="NormalPACKT"/>
        <w:rPr>
          <w:rStyle w:val="ItalicsPACKT"/>
          <w:i w:val="0"/>
          <w:color w:val="auto"/>
        </w:rPr>
      </w:pPr>
      <w:r>
        <w:rPr>
          <w:rStyle w:val="ItalicsPACKT"/>
          <w:i w:val="0"/>
          <w:color w:val="auto"/>
        </w:rPr>
        <w:t>A WMI class contain</w:t>
      </w:r>
      <w:r w:rsidR="00B1085F">
        <w:rPr>
          <w:rStyle w:val="ItalicsPACKT"/>
          <w:i w:val="0"/>
          <w:color w:val="auto"/>
        </w:rPr>
        <w:t>s</w:t>
      </w:r>
      <w:r>
        <w:rPr>
          <w:rStyle w:val="ItalicsPACKT"/>
          <w:i w:val="0"/>
          <w:color w:val="auto"/>
        </w:rPr>
        <w:t xml:space="preserve"> one or more properties which are </w:t>
      </w:r>
      <w:r w:rsidR="00300BE4" w:rsidRPr="008E65BE">
        <w:rPr>
          <w:rStyle w:val="ItalicsPACKT"/>
          <w:i w:val="0"/>
          <w:color w:val="auto"/>
        </w:rPr>
        <w:t xml:space="preserve">attribute of </w:t>
      </w:r>
      <w:r>
        <w:rPr>
          <w:rStyle w:val="ItalicsPACKT"/>
          <w:i w:val="0"/>
          <w:color w:val="auto"/>
        </w:rPr>
        <w:t>an occurrence of a</w:t>
      </w:r>
      <w:r w:rsidRPr="008E65BE">
        <w:rPr>
          <w:rStyle w:val="ItalicsPACKT"/>
          <w:i w:val="0"/>
          <w:color w:val="auto"/>
        </w:rPr>
        <w:t xml:space="preserve"> </w:t>
      </w:r>
      <w:r w:rsidR="00300BE4" w:rsidRPr="008E65BE">
        <w:rPr>
          <w:rStyle w:val="ItalicsPACKT"/>
          <w:i w:val="0"/>
          <w:color w:val="auto"/>
        </w:rPr>
        <w:t xml:space="preserve">WMI class. </w:t>
      </w:r>
      <w:r w:rsidRPr="008E65BE">
        <w:rPr>
          <w:rStyle w:val="ItalicsPACKT"/>
          <w:i w:val="0"/>
          <w:color w:val="auto"/>
        </w:rPr>
        <w:t>For example</w:t>
      </w:r>
      <w:r>
        <w:rPr>
          <w:rStyle w:val="ItalicsPACKT"/>
          <w:i w:val="0"/>
          <w:color w:val="auto"/>
        </w:rPr>
        <w:t xml:space="preserve">, the </w:t>
      </w:r>
      <w:r w:rsidR="00300BE4" w:rsidRPr="008E65BE">
        <w:rPr>
          <w:rStyle w:val="CodeInTextPACKT"/>
        </w:rPr>
        <w:t>Win32_Share</w:t>
      </w:r>
      <w:r w:rsidRPr="008E65BE">
        <w:rPr>
          <w:rStyle w:val="ItalicsPACKT"/>
          <w:i w:val="0"/>
          <w:color w:val="auto"/>
        </w:rPr>
        <w:t xml:space="preserve"> class contains a </w:t>
      </w:r>
      <w:r w:rsidR="00300BE4" w:rsidRPr="008E65BE">
        <w:rPr>
          <w:rStyle w:val="CodeInTextPACKT"/>
        </w:rPr>
        <w:t>Name</w:t>
      </w:r>
      <w:r w:rsidRPr="008E65BE">
        <w:rPr>
          <w:rStyle w:val="ItalicsPACKT"/>
          <w:i w:val="0"/>
          <w:color w:val="auto"/>
        </w:rPr>
        <w:t xml:space="preserve"> propert</w:t>
      </w:r>
      <w:r>
        <w:rPr>
          <w:rStyle w:val="ItalicsPACKT"/>
          <w:i w:val="0"/>
          <w:color w:val="auto"/>
        </w:rPr>
        <w:t xml:space="preserve">y that holds the share </w:t>
      </w:r>
      <w:del w:id="61" w:author="Lucy Wan" w:date="2021-05-05T14:08:00Z">
        <w:r w:rsidDel="00F0578F">
          <w:rPr>
            <w:rStyle w:val="ItalicsPACKT"/>
            <w:i w:val="0"/>
            <w:color w:val="auto"/>
          </w:rPr>
          <w:delText>h</w:delText>
        </w:r>
      </w:del>
      <w:ins w:id="62" w:author="Lucy Wan" w:date="2021-05-05T14:08:00Z">
        <w:r w:rsidR="00F0578F">
          <w:rPr>
            <w:rStyle w:val="ItalicsPACKT"/>
            <w:i w:val="0"/>
            <w:color w:val="auto"/>
          </w:rPr>
          <w:t>n</w:t>
        </w:r>
      </w:ins>
      <w:r>
        <w:rPr>
          <w:rStyle w:val="ItalicsPACKT"/>
          <w:i w:val="0"/>
          <w:color w:val="auto"/>
        </w:rPr>
        <w:t>ame for that share.</w:t>
      </w:r>
      <w:r w:rsidRPr="008E65BE">
        <w:rPr>
          <w:rStyle w:val="ItalicsPACKT"/>
          <w:i w:val="0"/>
          <w:color w:val="auto"/>
        </w:rPr>
        <w:t xml:space="preserve"> </w:t>
      </w:r>
      <w:r>
        <w:rPr>
          <w:rStyle w:val="ItalicsPACKT"/>
          <w:i w:val="0"/>
          <w:color w:val="auto"/>
        </w:rPr>
        <w:t xml:space="preserve">Each WMI property has a data type, such as integer or string. </w:t>
      </w:r>
      <w:commentRangeStart w:id="63"/>
      <w:r>
        <w:rPr>
          <w:rStyle w:val="ItalicsPACKT"/>
          <w:i w:val="0"/>
          <w:color w:val="auto"/>
        </w:rPr>
        <w:t xml:space="preserve">The </w:t>
      </w:r>
      <w:r w:rsidRPr="008E65BE">
        <w:rPr>
          <w:rStyle w:val="CodeInTextPACKT"/>
        </w:rPr>
        <w:t>Name</w:t>
      </w:r>
      <w:r>
        <w:rPr>
          <w:rStyle w:val="ItalicsPACKT"/>
          <w:i w:val="0"/>
          <w:color w:val="auto"/>
        </w:rPr>
        <w:t xml:space="preserve"> that a WMI object can take</w:t>
      </w:r>
      <w:r w:rsidR="00E91474">
        <w:rPr>
          <w:rStyle w:val="ItalicsPACKT"/>
          <w:i w:val="0"/>
          <w:color w:val="auto"/>
        </w:rPr>
        <w:t xml:space="preserve"> when requested</w:t>
      </w:r>
      <w:r>
        <w:rPr>
          <w:rStyle w:val="ItalicsPACKT"/>
          <w:i w:val="0"/>
          <w:color w:val="auto"/>
        </w:rPr>
        <w:t xml:space="preserve">. </w:t>
      </w:r>
      <w:commentRangeEnd w:id="63"/>
      <w:r w:rsidR="009A1C49">
        <w:rPr>
          <w:rStyle w:val="CommentReference"/>
        </w:rPr>
        <w:commentReference w:id="63"/>
      </w:r>
      <w:r>
        <w:rPr>
          <w:rStyle w:val="ItalicsPACKT"/>
          <w:i w:val="0"/>
          <w:color w:val="auto"/>
        </w:rPr>
        <w:t xml:space="preserve">The </w:t>
      </w:r>
      <w:r w:rsidRPr="00E91474">
        <w:rPr>
          <w:rStyle w:val="CodeInTextPACKT"/>
        </w:rPr>
        <w:t>Win32_Share</w:t>
      </w:r>
      <w:r>
        <w:rPr>
          <w:rStyle w:val="ItalicsPACKT"/>
          <w:i w:val="0"/>
          <w:color w:val="auto"/>
        </w:rPr>
        <w:t xml:space="preserve"> class, for example, has a </w:t>
      </w:r>
      <w:r w:rsidRPr="008E65BE">
        <w:rPr>
          <w:rStyle w:val="CodeInTextPACKT"/>
        </w:rPr>
        <w:t>Create()</w:t>
      </w:r>
      <w:r>
        <w:rPr>
          <w:rStyle w:val="ItalicsPACKT"/>
          <w:i w:val="0"/>
          <w:color w:val="auto"/>
        </w:rPr>
        <w:t xml:space="preserve"> method to create a new SMB share and a </w:t>
      </w:r>
      <w:r w:rsidRPr="008E65BE">
        <w:rPr>
          <w:rStyle w:val="CodeInTextPACKT"/>
        </w:rPr>
        <w:t>Delete()</w:t>
      </w:r>
      <w:r>
        <w:rPr>
          <w:rStyle w:val="ItalicsPACKT"/>
          <w:i w:val="0"/>
          <w:color w:val="auto"/>
        </w:rPr>
        <w:t xml:space="preserve"> method to remove a specific share. </w:t>
      </w:r>
      <w:r w:rsidR="00E91474">
        <w:rPr>
          <w:rStyle w:val="ItalicsPACKT"/>
          <w:i w:val="0"/>
          <w:color w:val="auto"/>
        </w:rPr>
        <w:t xml:space="preserve">A method can be </w:t>
      </w:r>
      <w:del w:id="64" w:author="Lucy Wan" w:date="2021-05-05T14:14:00Z">
        <w:r w:rsidR="00E91474" w:rsidDel="00352D8B">
          <w:rPr>
            <w:rStyle w:val="ItalicsPACKT"/>
            <w:i w:val="0"/>
            <w:color w:val="auto"/>
          </w:rPr>
          <w:delText xml:space="preserve">a </w:delText>
        </w:r>
      </w:del>
      <w:r>
        <w:rPr>
          <w:rStyle w:val="ItalicsPACKT"/>
          <w:i w:val="0"/>
          <w:color w:val="auto"/>
        </w:rPr>
        <w:t>dynamic (instance</w:t>
      </w:r>
      <w:r w:rsidR="00E91474">
        <w:rPr>
          <w:rStyle w:val="ItalicsPACKT"/>
          <w:i w:val="0"/>
          <w:color w:val="auto"/>
        </w:rPr>
        <w:t>-</w:t>
      </w:r>
      <w:r>
        <w:rPr>
          <w:rStyle w:val="ItalicsPACKT"/>
          <w:i w:val="0"/>
          <w:color w:val="auto"/>
        </w:rPr>
        <w:t xml:space="preserve">based) </w:t>
      </w:r>
      <w:del w:id="65" w:author="Lucy Wan" w:date="2021-05-05T14:15:00Z">
        <w:r w:rsidDel="00352D8B">
          <w:rPr>
            <w:rStyle w:val="ItalicsPACKT"/>
            <w:i w:val="0"/>
            <w:color w:val="auto"/>
          </w:rPr>
          <w:delText>method</w:delText>
        </w:r>
        <w:r w:rsidR="00E91474" w:rsidDel="00352D8B">
          <w:rPr>
            <w:rStyle w:val="ItalicsPACKT"/>
            <w:i w:val="0"/>
            <w:color w:val="auto"/>
          </w:rPr>
          <w:delText xml:space="preserve"> </w:delText>
        </w:r>
      </w:del>
      <w:r w:rsidR="00E91474">
        <w:rPr>
          <w:rStyle w:val="ItalicsPACKT"/>
          <w:i w:val="0"/>
          <w:color w:val="auto"/>
        </w:rPr>
        <w:t>or</w:t>
      </w:r>
      <w:del w:id="66" w:author="Lucy Wan" w:date="2021-05-05T14:15:00Z">
        <w:r w:rsidR="00E91474" w:rsidDel="00352D8B">
          <w:rPr>
            <w:rStyle w:val="ItalicsPACKT"/>
            <w:i w:val="0"/>
            <w:color w:val="auto"/>
          </w:rPr>
          <w:delText xml:space="preserve"> a </w:delText>
        </w:r>
        <w:r w:rsidDel="00352D8B">
          <w:rPr>
            <w:rStyle w:val="ItalicsPACKT"/>
            <w:i w:val="0"/>
            <w:color w:val="auto"/>
          </w:rPr>
          <w:delText>and</w:delText>
        </w:r>
      </w:del>
      <w:r>
        <w:rPr>
          <w:rStyle w:val="ItalicsPACKT"/>
          <w:i w:val="0"/>
          <w:color w:val="auto"/>
        </w:rPr>
        <w:t xml:space="preserve"> static (class-related)</w:t>
      </w:r>
      <w:del w:id="67" w:author="Lucy Wan" w:date="2021-05-05T14:15:00Z">
        <w:r w:rsidDel="00352D8B">
          <w:rPr>
            <w:rStyle w:val="ItalicsPACKT"/>
            <w:i w:val="0"/>
            <w:color w:val="auto"/>
          </w:rPr>
          <w:delText xml:space="preserve"> methods</w:delText>
        </w:r>
      </w:del>
      <w:r w:rsidR="00E91474">
        <w:rPr>
          <w:rStyle w:val="ItalicsPACKT"/>
          <w:i w:val="0"/>
          <w:color w:val="auto"/>
        </w:rPr>
        <w:t xml:space="preserve">. </w:t>
      </w:r>
      <w:r>
        <w:rPr>
          <w:rStyle w:val="ItalicsPACKT"/>
          <w:i w:val="0"/>
          <w:color w:val="auto"/>
        </w:rPr>
        <w:t xml:space="preserve">The </w:t>
      </w:r>
      <w:r w:rsidRPr="00E91474">
        <w:rPr>
          <w:rStyle w:val="CodeInTextPACKT"/>
        </w:rPr>
        <w:t>Win32_Share</w:t>
      </w:r>
      <w:r w:rsidR="002A280A">
        <w:rPr>
          <w:rStyle w:val="ItalicsPACKT"/>
          <w:i w:val="0"/>
          <w:color w:val="auto"/>
        </w:rPr>
        <w:t>'</w:t>
      </w:r>
      <w:r>
        <w:rPr>
          <w:rStyle w:val="ItalicsPACKT"/>
          <w:i w:val="0"/>
          <w:color w:val="auto"/>
        </w:rPr>
        <w:t xml:space="preserve">s </w:t>
      </w:r>
      <w:r w:rsidRPr="00E91474">
        <w:rPr>
          <w:rStyle w:val="CodeInTextPACKT"/>
        </w:rPr>
        <w:t>Delete()</w:t>
      </w:r>
      <w:r>
        <w:rPr>
          <w:rStyle w:val="ItalicsPACKT"/>
          <w:i w:val="0"/>
          <w:color w:val="auto"/>
        </w:rPr>
        <w:t xml:space="preserve"> method is a </w:t>
      </w:r>
      <w:r w:rsidR="00E91474">
        <w:rPr>
          <w:rStyle w:val="ItalicsPACKT"/>
          <w:i w:val="0"/>
          <w:color w:val="auto"/>
        </w:rPr>
        <w:t>d</w:t>
      </w:r>
      <w:r>
        <w:rPr>
          <w:rStyle w:val="ItalicsPACKT"/>
          <w:i w:val="0"/>
          <w:color w:val="auto"/>
        </w:rPr>
        <w:t>ynamic me</w:t>
      </w:r>
      <w:r w:rsidR="00E91474">
        <w:rPr>
          <w:rStyle w:val="ItalicsPACKT"/>
          <w:i w:val="0"/>
          <w:color w:val="auto"/>
        </w:rPr>
        <w:t>t</w:t>
      </w:r>
      <w:r>
        <w:rPr>
          <w:rStyle w:val="ItalicsPACKT"/>
          <w:i w:val="0"/>
          <w:color w:val="auto"/>
        </w:rPr>
        <w:t>hod</w:t>
      </w:r>
      <w:r w:rsidR="00A011D7">
        <w:rPr>
          <w:rStyle w:val="ItalicsPACKT"/>
          <w:i w:val="0"/>
          <w:color w:val="auto"/>
        </w:rPr>
        <w:t xml:space="preserve"> you use to delete a particular SMB share. The </w:t>
      </w:r>
      <w:r w:rsidRPr="00E91474">
        <w:rPr>
          <w:rStyle w:val="CodeInTextPACKT"/>
        </w:rPr>
        <w:t>Create()</w:t>
      </w:r>
      <w:r>
        <w:rPr>
          <w:rStyle w:val="ItalicsPACKT"/>
          <w:i w:val="0"/>
          <w:color w:val="auto"/>
        </w:rPr>
        <w:t xml:space="preserve"> method is a sta</w:t>
      </w:r>
      <w:r w:rsidR="00E91474">
        <w:rPr>
          <w:rStyle w:val="ItalicsPACKT"/>
          <w:i w:val="0"/>
          <w:color w:val="auto"/>
        </w:rPr>
        <w:t>t</w:t>
      </w:r>
      <w:r>
        <w:rPr>
          <w:rStyle w:val="ItalicsPACKT"/>
          <w:i w:val="0"/>
          <w:color w:val="auto"/>
        </w:rPr>
        <w:t>ic method</w:t>
      </w:r>
      <w:r w:rsidR="00A011D7">
        <w:rPr>
          <w:rStyle w:val="ItalicsPACKT"/>
          <w:i w:val="0"/>
          <w:color w:val="auto"/>
        </w:rPr>
        <w:t xml:space="preserve"> that the class can perform to create a new SMB share. </w:t>
      </w:r>
    </w:p>
    <w:p w14:paraId="00C82F81" w14:textId="169A0394" w:rsidR="005C5953" w:rsidRDefault="005C5953" w:rsidP="005C5953">
      <w:pPr>
        <w:pStyle w:val="Heading2"/>
        <w:tabs>
          <w:tab w:val="left" w:pos="0"/>
        </w:tabs>
      </w:pPr>
      <w:r>
        <w:lastRenderedPageBreak/>
        <w:t xml:space="preserve">Getting </w:t>
      </w:r>
      <w:del w:id="68" w:author="Lucy Wan" w:date="2021-05-05T14:17:00Z">
        <w:r w:rsidDel="0017597B">
          <w:delText>R</w:delText>
        </w:r>
      </w:del>
      <w:ins w:id="69" w:author="Lucy Wan" w:date="2021-05-05T14:17:00Z">
        <w:r w:rsidR="0017597B">
          <w:t>r</w:t>
        </w:r>
      </w:ins>
      <w:r>
        <w:t>eady</w:t>
      </w:r>
    </w:p>
    <w:p w14:paraId="326286D9" w14:textId="1C3E47ED"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D0F49D6" w14:textId="76A88DBC" w:rsidR="005C5953" w:rsidRDefault="005C5953" w:rsidP="005C5953">
      <w:pPr>
        <w:pStyle w:val="Heading2"/>
        <w:tabs>
          <w:tab w:val="left" w:pos="0"/>
        </w:tabs>
      </w:pPr>
      <w:commentRangeStart w:id="70"/>
      <w:r>
        <w:t>How to do it...</w:t>
      </w:r>
      <w:commentRangeEnd w:id="70"/>
      <w:r w:rsidR="001E664B">
        <w:rPr>
          <w:rStyle w:val="CommentReference"/>
          <w:rFonts w:ascii="Times New Roman" w:hAnsi="Times New Roman" w:cs="Times New Roman"/>
          <w:b w:val="0"/>
          <w:bCs w:val="0"/>
          <w:iCs w:val="0"/>
          <w:color w:val="auto"/>
          <w:lang w:val="en-US"/>
        </w:rPr>
        <w:commentReference w:id="70"/>
      </w:r>
    </w:p>
    <w:p w14:paraId="03709A9B" w14:textId="592DBFCD" w:rsidR="00AA49CD" w:rsidRPr="00AA49CD" w:rsidRDefault="00AA49CD" w:rsidP="008D5B13">
      <w:pPr>
        <w:pStyle w:val="NumberedBulletPACKT"/>
        <w:numPr>
          <w:ilvl w:val="0"/>
          <w:numId w:val="8"/>
        </w:numPr>
        <w:ind w:hanging="647"/>
        <w:rPr>
          <w:color w:val="000000"/>
        </w:rPr>
      </w:pPr>
      <w:r w:rsidRPr="00AA49CD">
        <w:t>Viewing </w:t>
      </w:r>
      <w:r>
        <w:t xml:space="preserve">the </w:t>
      </w:r>
      <w:r w:rsidRPr="00C934C0">
        <w:rPr>
          <w:rStyle w:val="CodeInTextPACKT"/>
        </w:rPr>
        <w:t>Win32_Share</w:t>
      </w:r>
      <w:r w:rsidRPr="00AA49CD">
        <w:t> class</w:t>
      </w:r>
    </w:p>
    <w:p w14:paraId="68D10B67" w14:textId="77777777" w:rsidR="00AA49CD" w:rsidRPr="00AA49CD" w:rsidRDefault="00AA49CD" w:rsidP="00AA49CD">
      <w:pPr>
        <w:pStyle w:val="CodePACKT"/>
      </w:pPr>
    </w:p>
    <w:p w14:paraId="11E7EC00" w14:textId="401460C4" w:rsidR="00AA49CD" w:rsidRPr="00AA49CD" w:rsidRDefault="00AA49CD" w:rsidP="00AA49CD">
      <w:pPr>
        <w:pStyle w:val="CodePACKT"/>
      </w:pPr>
      <w:r w:rsidRPr="00AA49CD">
        <w:t>Get-CimClass -ClassName Win32_Share</w:t>
      </w:r>
    </w:p>
    <w:p w14:paraId="09557E9D" w14:textId="77777777" w:rsidR="00AA49CD" w:rsidRPr="00AA49CD" w:rsidRDefault="00AA49CD" w:rsidP="00AA49CD">
      <w:pPr>
        <w:pStyle w:val="CodePACKT"/>
      </w:pPr>
    </w:p>
    <w:p w14:paraId="2FE712DF" w14:textId="0B56B391" w:rsidR="00AA49CD" w:rsidRPr="00AA49CD" w:rsidRDefault="00AA49CD" w:rsidP="008D5B13">
      <w:pPr>
        <w:pStyle w:val="NumberedBulletPACKT"/>
        <w:numPr>
          <w:ilvl w:val="0"/>
          <w:numId w:val="8"/>
        </w:numPr>
        <w:ind w:hanging="647"/>
        <w:rPr>
          <w:color w:val="000000"/>
        </w:rPr>
      </w:pPr>
      <w:r w:rsidRPr="00AA49CD">
        <w:t>Viewing </w:t>
      </w:r>
      <w:r w:rsidRPr="00AA49CD">
        <w:rPr>
          <w:rStyle w:val="CodeInTextPACKT"/>
        </w:rPr>
        <w:t>Win32_Share</w:t>
      </w:r>
      <w:r w:rsidRPr="00AA49CD">
        <w:t> class properties</w:t>
      </w:r>
    </w:p>
    <w:p w14:paraId="039729AA" w14:textId="77777777" w:rsidR="00AA49CD" w:rsidRPr="00AA49CD" w:rsidRDefault="00AA49CD" w:rsidP="00AA49CD">
      <w:pPr>
        <w:pStyle w:val="CodePACKT"/>
      </w:pPr>
    </w:p>
    <w:p w14:paraId="4ECBB394" w14:textId="75742407" w:rsidR="00AA49CD" w:rsidRPr="00AA49CD" w:rsidRDefault="00AA49CD" w:rsidP="00AA49CD">
      <w:pPr>
        <w:pStyle w:val="CodePACKT"/>
      </w:pPr>
      <w:r w:rsidRPr="00AA49CD">
        <w:t>Get-CimClass -ClassName Win32_Share |</w:t>
      </w:r>
    </w:p>
    <w:p w14:paraId="77B501F0" w14:textId="77777777" w:rsidR="00AA49CD" w:rsidRPr="00AA49CD" w:rsidRDefault="00AA49CD" w:rsidP="00AA49CD">
      <w:pPr>
        <w:pStyle w:val="CodePACKT"/>
      </w:pPr>
      <w:r w:rsidRPr="00AA49CD">
        <w:t>  Select-Object -ExpandProperty CimClassProperties |</w:t>
      </w:r>
    </w:p>
    <w:p w14:paraId="761857D5" w14:textId="77777777" w:rsidR="00AA49CD" w:rsidRPr="00AA49CD" w:rsidRDefault="00AA49CD" w:rsidP="00AA49CD">
      <w:pPr>
        <w:pStyle w:val="CodePACKT"/>
      </w:pPr>
      <w:r w:rsidRPr="00AA49CD">
        <w:t>    Sort-Object -Property Name |</w:t>
      </w:r>
    </w:p>
    <w:p w14:paraId="1EEE8C21" w14:textId="77777777" w:rsidR="00AA49CD" w:rsidRPr="00AA49CD" w:rsidRDefault="00AA49CD" w:rsidP="00AA49CD">
      <w:pPr>
        <w:pStyle w:val="CodePACKT"/>
      </w:pPr>
      <w:r w:rsidRPr="00AA49CD">
        <w:t>      Format-Table -Property Name, CimType</w:t>
      </w:r>
    </w:p>
    <w:p w14:paraId="40828A4E" w14:textId="77777777" w:rsidR="00AA49CD" w:rsidRPr="00AA49CD" w:rsidRDefault="00AA49CD" w:rsidP="00AA49CD">
      <w:pPr>
        <w:pStyle w:val="CodePACKT"/>
      </w:pPr>
    </w:p>
    <w:p w14:paraId="6B00B4A4" w14:textId="102F51E8" w:rsidR="00AA49CD" w:rsidRPr="005012CF" w:rsidRDefault="00AA49CD" w:rsidP="005012CF">
      <w:pPr>
        <w:pStyle w:val="NumberedBulletPACKT"/>
        <w:numPr>
          <w:ilvl w:val="0"/>
          <w:numId w:val="8"/>
        </w:numPr>
        <w:rPr>
          <w:color w:val="000000"/>
        </w:rPr>
      </w:pPr>
      <w:r w:rsidRPr="00AA49CD">
        <w:t>Getting methods of </w:t>
      </w:r>
      <w:r w:rsidRPr="00AA49CD">
        <w:rPr>
          <w:rStyle w:val="CodeInTextPACKT"/>
        </w:rPr>
        <w:t>Win32_Share</w:t>
      </w:r>
      <w:r>
        <w:t xml:space="preserve"> c</w:t>
      </w:r>
      <w:r w:rsidRPr="00AA49CD">
        <w:t>lass</w:t>
      </w:r>
    </w:p>
    <w:p w14:paraId="5927C4C8" w14:textId="77777777" w:rsidR="00AA49CD" w:rsidRPr="00AA49CD" w:rsidRDefault="00AA49CD" w:rsidP="00AA49CD">
      <w:pPr>
        <w:pStyle w:val="CodePACKT"/>
      </w:pPr>
    </w:p>
    <w:p w14:paraId="151EDD69" w14:textId="23002F6A" w:rsidR="00AA49CD" w:rsidRPr="00AA49CD" w:rsidRDefault="00AA49CD" w:rsidP="00AA49CD">
      <w:pPr>
        <w:pStyle w:val="CodePACKT"/>
      </w:pPr>
      <w:r w:rsidRPr="00AA49CD">
        <w:t>Get-CimClass -ClassName Win32_Share |</w:t>
      </w:r>
    </w:p>
    <w:p w14:paraId="5C20B2ED" w14:textId="77777777" w:rsidR="00AA49CD" w:rsidRPr="00AA49CD" w:rsidRDefault="00AA49CD" w:rsidP="00AA49CD">
      <w:pPr>
        <w:pStyle w:val="CodePACKT"/>
      </w:pPr>
      <w:r w:rsidRPr="00AA49CD">
        <w:t>  Select-Object -ExpandProperty CimClassMethods</w:t>
      </w:r>
    </w:p>
    <w:p w14:paraId="6D7D0743" w14:textId="77777777" w:rsidR="00AA49CD" w:rsidRPr="00AA49CD" w:rsidRDefault="00AA49CD" w:rsidP="00AA49CD">
      <w:pPr>
        <w:pStyle w:val="CodePACKT"/>
      </w:pPr>
    </w:p>
    <w:p w14:paraId="708C7505" w14:textId="0D9C5A92" w:rsidR="00AA49CD" w:rsidRPr="00AA49CD" w:rsidRDefault="00AA49CD" w:rsidP="005012CF">
      <w:pPr>
        <w:pStyle w:val="NumberedBulletPACKT"/>
        <w:numPr>
          <w:ilvl w:val="0"/>
          <w:numId w:val="8"/>
        </w:numPr>
        <w:ind w:hanging="647"/>
        <w:rPr>
          <w:color w:val="000000"/>
        </w:rPr>
      </w:pPr>
      <w:r w:rsidRPr="00AA49CD">
        <w:t>Getting classes in a non-default namespace</w:t>
      </w:r>
    </w:p>
    <w:p w14:paraId="374AC668" w14:textId="77777777" w:rsidR="00AA49CD" w:rsidRPr="00AA49CD" w:rsidRDefault="00AA49CD" w:rsidP="00AA49CD">
      <w:pPr>
        <w:pStyle w:val="CodePACKT"/>
      </w:pPr>
    </w:p>
    <w:p w14:paraId="57723F5F" w14:textId="6F44A3BF" w:rsidR="00AA49CD" w:rsidRPr="00AA49CD" w:rsidRDefault="00AA49CD" w:rsidP="00AA49CD">
      <w:pPr>
        <w:pStyle w:val="CodePACKT"/>
      </w:pPr>
      <w:r w:rsidRPr="00AA49CD">
        <w:t>Get-CimClass -Namespace root\directory\LDAP |</w:t>
      </w:r>
    </w:p>
    <w:p w14:paraId="54F5F168" w14:textId="64788431" w:rsidR="00AA49CD" w:rsidRPr="00AA49CD" w:rsidRDefault="00AA49CD" w:rsidP="00AA49CD">
      <w:pPr>
        <w:pStyle w:val="CodePACKT"/>
      </w:pPr>
      <w:r w:rsidRPr="00AA49CD">
        <w:t>  Where-Object CimClassName -match </w:t>
      </w:r>
      <w:r w:rsidR="002A280A">
        <w:t>'</w:t>
      </w:r>
      <w:r w:rsidRPr="00AA49CD">
        <w:t>^ds_group</w:t>
      </w:r>
      <w:r w:rsidR="002A280A">
        <w:t>'</w:t>
      </w:r>
    </w:p>
    <w:p w14:paraId="7A3B1113" w14:textId="77777777" w:rsidR="00AA49CD" w:rsidRPr="00AA49CD" w:rsidRDefault="00AA49CD" w:rsidP="00AA49CD">
      <w:pPr>
        <w:pStyle w:val="CodePACKT"/>
      </w:pPr>
    </w:p>
    <w:p w14:paraId="470AEE21" w14:textId="76550F3D" w:rsidR="00AA49CD" w:rsidRPr="00AA49CD" w:rsidRDefault="00B1085F" w:rsidP="005012CF">
      <w:pPr>
        <w:pStyle w:val="NumberedBulletPACKT"/>
        <w:numPr>
          <w:ilvl w:val="0"/>
          <w:numId w:val="8"/>
        </w:numPr>
        <w:ind w:hanging="647"/>
        <w:rPr>
          <w:color w:val="000000"/>
        </w:rPr>
      </w:pPr>
      <w:r>
        <w:t>V</w:t>
      </w:r>
      <w:r w:rsidR="00AA49CD">
        <w:t>i</w:t>
      </w:r>
      <w:r w:rsidR="00AA49CD" w:rsidRPr="00AA49CD">
        <w:t>ewing the </w:t>
      </w:r>
      <w:r w:rsidR="00AA49CD">
        <w:t xml:space="preserve">instances in the </w:t>
      </w:r>
      <w:r w:rsidR="00AA49CD" w:rsidRPr="00AA49CD">
        <w:rPr>
          <w:rStyle w:val="CodeInTextPACKT"/>
        </w:rPr>
        <w:t>ds_group</w:t>
      </w:r>
      <w:r w:rsidR="00AA49CD">
        <w:t xml:space="preserve"> class</w:t>
      </w:r>
    </w:p>
    <w:p w14:paraId="6DC9BC2B" w14:textId="77777777" w:rsidR="00AA49CD" w:rsidRPr="00AA49CD" w:rsidRDefault="00AA49CD" w:rsidP="00AA49CD">
      <w:pPr>
        <w:pStyle w:val="CodePACKT"/>
      </w:pPr>
    </w:p>
    <w:p w14:paraId="095E34F1" w14:textId="673A6864" w:rsidR="00AA49CD" w:rsidRPr="00AA49CD" w:rsidRDefault="00AA49CD" w:rsidP="00AA49CD">
      <w:pPr>
        <w:pStyle w:val="CodePACKT"/>
        <w:rPr>
          <w:rStyle w:val="CodeInTextPACKT"/>
          <w:color w:val="7030A0"/>
        </w:rPr>
      </w:pPr>
      <w:r w:rsidRPr="00AA49CD">
        <w:rPr>
          <w:rStyle w:val="CodeInTextPACKT"/>
          <w:color w:val="7030A0"/>
        </w:rPr>
        <w:t>Get-CimInstance -Namespace root\directory\LDAP -Classname </w:t>
      </w:r>
      <w:r w:rsidR="002A280A">
        <w:rPr>
          <w:rStyle w:val="CodeInTextPACKT"/>
          <w:color w:val="7030A0"/>
        </w:rPr>
        <w:t>'</w:t>
      </w:r>
      <w:r w:rsidRPr="00AA49CD">
        <w:rPr>
          <w:rStyle w:val="CodeInTextPACKT"/>
          <w:color w:val="7030A0"/>
        </w:rPr>
        <w:t>DS_Group</w:t>
      </w:r>
      <w:r w:rsidR="002A280A">
        <w:rPr>
          <w:rStyle w:val="CodeInTextPACKT"/>
          <w:color w:val="7030A0"/>
        </w:rPr>
        <w:t>'</w:t>
      </w:r>
      <w:r w:rsidRPr="00AA49CD">
        <w:rPr>
          <w:rStyle w:val="CodeInTextPACKT"/>
          <w:color w:val="7030A0"/>
        </w:rPr>
        <w:t> |</w:t>
      </w:r>
    </w:p>
    <w:p w14:paraId="3B525457" w14:textId="2535FD75" w:rsidR="00AA49CD" w:rsidRPr="00AA49CD" w:rsidRDefault="00AA49CD" w:rsidP="00AA49CD">
      <w:pPr>
        <w:pStyle w:val="CodePACKT"/>
        <w:rPr>
          <w:lang w:val="en-GB"/>
        </w:rPr>
      </w:pPr>
      <w:r w:rsidRPr="00AA49CD">
        <w:rPr>
          <w:rStyle w:val="CodeInTextPACKT"/>
          <w:color w:val="7030A0"/>
        </w:rPr>
        <w:t>  Format-Table -Property DS_name, DS_Member</w:t>
      </w:r>
    </w:p>
    <w:p w14:paraId="3E905D5D" w14:textId="234926B4" w:rsidR="005C5953" w:rsidRDefault="005C5953" w:rsidP="008D5B13">
      <w:pPr>
        <w:pStyle w:val="Heading2"/>
        <w:numPr>
          <w:ilvl w:val="1"/>
          <w:numId w:val="2"/>
        </w:numPr>
        <w:tabs>
          <w:tab w:val="left" w:pos="0"/>
        </w:tabs>
      </w:pPr>
      <w:r>
        <w:t>How it works...</w:t>
      </w:r>
    </w:p>
    <w:p w14:paraId="485E9FE1" w14:textId="610C4F07" w:rsidR="00AA49CD" w:rsidRDefault="00AA49CD" w:rsidP="00AA49CD">
      <w:pPr>
        <w:pStyle w:val="NormalPACKT"/>
        <w:rPr>
          <w:lang w:val="en-GB"/>
        </w:rPr>
      </w:pPr>
      <w:r>
        <w:rPr>
          <w:lang w:val="en-GB"/>
        </w:rPr>
        <w:t xml:space="preserve">In </w:t>
      </w:r>
      <w:r w:rsidRPr="00AA49CD">
        <w:rPr>
          <w:rStyle w:val="ItalicsPACKT"/>
        </w:rPr>
        <w:t>step 1</w:t>
      </w:r>
      <w:r>
        <w:rPr>
          <w:lang w:val="en-GB"/>
        </w:rPr>
        <w:t xml:space="preserve">, you view a specific class, the </w:t>
      </w:r>
      <w:r w:rsidRPr="001C06E3">
        <w:rPr>
          <w:rStyle w:val="CodeInTextPACKT"/>
        </w:rPr>
        <w:t>Win32_Share</w:t>
      </w:r>
      <w:r>
        <w:rPr>
          <w:lang w:val="en-GB"/>
        </w:rPr>
        <w:t xml:space="preserve"> class, with output like this:</w:t>
      </w:r>
    </w:p>
    <w:p w14:paraId="3040A273" w14:textId="79C7D148" w:rsidR="00AA49CD" w:rsidRDefault="00AA49CD" w:rsidP="00AA49CD">
      <w:pPr>
        <w:pStyle w:val="FigurePACKT"/>
        <w:rPr>
          <w:lang w:val="en-GB"/>
        </w:rPr>
      </w:pPr>
      <w:r>
        <w:lastRenderedPageBreak/>
        <w:drawing>
          <wp:inline distT="0" distB="0" distL="0" distR="0" wp14:anchorId="01B4B6FD" wp14:editId="3574699F">
            <wp:extent cx="4619198" cy="1323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4982" cy="1342830"/>
                    </a:xfrm>
                    <a:prstGeom prst="rect">
                      <a:avLst/>
                    </a:prstGeom>
                  </pic:spPr>
                </pic:pic>
              </a:graphicData>
            </a:graphic>
          </wp:inline>
        </w:drawing>
      </w:r>
    </w:p>
    <w:p w14:paraId="1BFABC25" w14:textId="426FA317" w:rsidR="00AA49CD" w:rsidRDefault="00AA49CD" w:rsidP="00A05C82">
      <w:pPr>
        <w:pStyle w:val="FigureCaptionPACKT"/>
      </w:pPr>
      <w:r>
        <w:t>Figure 15.24: Viewing the Win32_Share WMI class</w:t>
      </w:r>
    </w:p>
    <w:p w14:paraId="7D108897" w14:textId="0B4BFD9A"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B42024_15_24.png</w:t>
      </w:r>
    </w:p>
    <w:p w14:paraId="62CC55DC" w14:textId="3878ACD8" w:rsidR="00AA49CD" w:rsidRDefault="00AA49CD" w:rsidP="00AA49CD">
      <w:pPr>
        <w:pStyle w:val="NormalPACKT"/>
      </w:pPr>
      <w:r w:rsidRPr="00AA49CD">
        <w:t xml:space="preserve">In </w:t>
      </w:r>
      <w:r w:rsidRPr="00AA49CD">
        <w:rPr>
          <w:rStyle w:val="ItalicsPACKT"/>
        </w:rPr>
        <w:t>step 2</w:t>
      </w:r>
      <w:r w:rsidRPr="00AA49CD">
        <w:t xml:space="preserve">, you </w:t>
      </w:r>
      <w:r>
        <w:t xml:space="preserve">view the properties of the </w:t>
      </w:r>
      <w:r w:rsidRPr="00AA49CD">
        <w:rPr>
          <w:rStyle w:val="CodeInTextPACKT"/>
        </w:rPr>
        <w:t>Win32_Share</w:t>
      </w:r>
      <w:r w:rsidRPr="00AA49CD">
        <w:t> class</w:t>
      </w:r>
      <w:r>
        <w:t>. The output of this step looks like this:</w:t>
      </w:r>
    </w:p>
    <w:p w14:paraId="088BB4FC" w14:textId="29591BEF" w:rsidR="00AA49CD" w:rsidRDefault="00AA49CD" w:rsidP="00AA49CD">
      <w:pPr>
        <w:pStyle w:val="FigurePACKT"/>
      </w:pPr>
      <w:r w:rsidRPr="00AA49CD">
        <w:rPr>
          <w:rStyle w:val="CodeInTextPACKT"/>
          <w:rFonts w:ascii="Tahoma" w:hAnsi="Tahoma"/>
          <w:color w:val="auto"/>
          <w:sz w:val="16"/>
          <w:szCs w:val="24"/>
        </w:rPr>
        <w:drawing>
          <wp:inline distT="0" distB="0" distL="0" distR="0" wp14:anchorId="5A916C2D" wp14:editId="01701825">
            <wp:extent cx="3103017" cy="20669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245" cy="2081065"/>
                    </a:xfrm>
                    <a:prstGeom prst="rect">
                      <a:avLst/>
                    </a:prstGeom>
                  </pic:spPr>
                </pic:pic>
              </a:graphicData>
            </a:graphic>
          </wp:inline>
        </w:drawing>
      </w:r>
    </w:p>
    <w:p w14:paraId="1CDE8BE3" w14:textId="0082D04D" w:rsidR="00AA49CD" w:rsidRDefault="00AA49CD" w:rsidP="00A05C82">
      <w:pPr>
        <w:pStyle w:val="FigureCaptionPACKT"/>
      </w:pPr>
      <w:r>
        <w:t>Figure 15.25: Viewing the Win32_Share class properties</w:t>
      </w:r>
    </w:p>
    <w:p w14:paraId="20A951FE" w14:textId="1FBA288F"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5</w:t>
      </w:r>
      <w:r w:rsidRPr="00AA49CD">
        <w:rPr>
          <w:rFonts w:ascii="Arial" w:hAnsi="Arial"/>
          <w:b/>
          <w:color w:val="FF0000"/>
          <w:sz w:val="28"/>
          <w:szCs w:val="28"/>
        </w:rPr>
        <w:t>.png</w:t>
      </w:r>
    </w:p>
    <w:p w14:paraId="2F68EF2E" w14:textId="21267069" w:rsidR="00AA49CD" w:rsidRDefault="00AA49CD" w:rsidP="00AA49CD">
      <w:pPr>
        <w:pStyle w:val="NormalPACKT"/>
      </w:pPr>
      <w:r>
        <w:t xml:space="preserve">In </w:t>
      </w:r>
      <w:r w:rsidRPr="00AA49CD">
        <w:rPr>
          <w:rStyle w:val="ItalicsPACKT"/>
        </w:rPr>
        <w:t>step 3</w:t>
      </w:r>
      <w:r>
        <w:t xml:space="preserve">, you use the </w:t>
      </w:r>
      <w:r w:rsidRPr="00AA49CD">
        <w:rPr>
          <w:rStyle w:val="CodeInTextPACKT"/>
        </w:rPr>
        <w:t>Get-CimClass</w:t>
      </w:r>
      <w:r>
        <w:t xml:space="preserve"> cmdlet to view the methods available with the </w:t>
      </w:r>
      <w:r w:rsidRPr="00AA49CD">
        <w:rPr>
          <w:rStyle w:val="CodeInTextPACKT"/>
        </w:rPr>
        <w:t>Win32_Share</w:t>
      </w:r>
      <w:r>
        <w:t xml:space="preserve"> class, with output like this:</w:t>
      </w:r>
    </w:p>
    <w:p w14:paraId="5AB33C64" w14:textId="3EE56BE2" w:rsidR="00AA49CD" w:rsidRDefault="00AA49CD" w:rsidP="00AA49CD">
      <w:pPr>
        <w:pStyle w:val="FigurePACKT"/>
      </w:pPr>
      <w:commentRangeStart w:id="71"/>
      <w:r>
        <w:drawing>
          <wp:inline distT="0" distB="0" distL="0" distR="0" wp14:anchorId="026898D1" wp14:editId="0D67F535">
            <wp:extent cx="510965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5482" cy="935129"/>
                    </a:xfrm>
                    <a:prstGeom prst="rect">
                      <a:avLst/>
                    </a:prstGeom>
                  </pic:spPr>
                </pic:pic>
              </a:graphicData>
            </a:graphic>
          </wp:inline>
        </w:drawing>
      </w:r>
      <w:commentRangeEnd w:id="71"/>
      <w:r w:rsidR="00962FBA">
        <w:rPr>
          <w:rStyle w:val="CommentReference"/>
          <w:rFonts w:ascii="Times New Roman" w:hAnsi="Times New Roman"/>
          <w:noProof w:val="0"/>
        </w:rPr>
        <w:commentReference w:id="71"/>
      </w:r>
    </w:p>
    <w:p w14:paraId="6C09B343" w14:textId="66A0B99F" w:rsidR="00AA49CD" w:rsidRDefault="00AA49CD" w:rsidP="00A05C82">
      <w:pPr>
        <w:pStyle w:val="FigureCaptionPACKT"/>
      </w:pPr>
      <w:r>
        <w:lastRenderedPageBreak/>
        <w:t>Figure 15.26: Viewing methods in the Win32_Share class</w:t>
      </w:r>
    </w:p>
    <w:p w14:paraId="4B2EF19F" w14:textId="0DE81FE3"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6</w:t>
      </w:r>
      <w:r w:rsidRPr="00AA49CD">
        <w:rPr>
          <w:rFonts w:ascii="Arial" w:hAnsi="Arial"/>
          <w:b/>
          <w:color w:val="FF0000"/>
          <w:sz w:val="28"/>
          <w:szCs w:val="28"/>
        </w:rPr>
        <w:t>.png</w:t>
      </w:r>
    </w:p>
    <w:p w14:paraId="2E8CD665" w14:textId="40B3C1B0" w:rsidR="00AA49CD" w:rsidRDefault="00AA49CD" w:rsidP="00AA49CD">
      <w:pPr>
        <w:pStyle w:val="NormalPACKT"/>
      </w:pPr>
      <w:r>
        <w:t xml:space="preserve">In </w:t>
      </w:r>
      <w:r w:rsidRPr="00AA49CD">
        <w:rPr>
          <w:rStyle w:val="ItalicsPACKT"/>
        </w:rPr>
        <w:t>step 4</w:t>
      </w:r>
      <w:r>
        <w:t>, you get group</w:t>
      </w:r>
      <w:r w:rsidR="00B1085F">
        <w:t>-</w:t>
      </w:r>
      <w:r>
        <w:t xml:space="preserve">related classes in the </w:t>
      </w:r>
      <w:r w:rsidRPr="009B2800">
        <w:rPr>
          <w:rStyle w:val="CodeInTextPACKT"/>
        </w:rPr>
        <w:t>ROOT\directory\LDAP</w:t>
      </w:r>
      <w:r>
        <w:t xml:space="preserve"> namespace. The step returns just those classes that have the name of </w:t>
      </w:r>
      <w:r w:rsidRPr="00AA49CD">
        <w:rPr>
          <w:rStyle w:val="CodeInTextPACKT"/>
        </w:rPr>
        <w:t>ds_group</w:t>
      </w:r>
      <w:r>
        <w:t>. As you can see, this matches a few of the classes in this name</w:t>
      </w:r>
      <w:r w:rsidR="00B1085F">
        <w:t>space</w:t>
      </w:r>
      <w:r>
        <w:t>, as follows:</w:t>
      </w:r>
    </w:p>
    <w:p w14:paraId="47FB6A6B" w14:textId="67F84D01" w:rsidR="00AA49CD" w:rsidRPr="00AA49CD" w:rsidRDefault="00AA49CD" w:rsidP="00AA49CD">
      <w:pPr>
        <w:pStyle w:val="NormalPACKT"/>
      </w:pPr>
      <w:r>
        <w:rPr>
          <w:noProof/>
        </w:rPr>
        <w:drawing>
          <wp:inline distT="0" distB="0" distL="0" distR="0" wp14:anchorId="3BAF1347" wp14:editId="0FE78583">
            <wp:extent cx="5275336" cy="14382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1801" cy="1440038"/>
                    </a:xfrm>
                    <a:prstGeom prst="rect">
                      <a:avLst/>
                    </a:prstGeom>
                  </pic:spPr>
                </pic:pic>
              </a:graphicData>
            </a:graphic>
          </wp:inline>
        </w:drawing>
      </w:r>
    </w:p>
    <w:p w14:paraId="6471DCA8" w14:textId="644664D8" w:rsidR="00AA49CD" w:rsidRDefault="00AA49CD" w:rsidP="00A05C82">
      <w:pPr>
        <w:pStyle w:val="FigureCaptionPACKT"/>
      </w:pPr>
      <w:r>
        <w:t>Figure 15.27: Finding AD Group related classes in the LDAP namespace</w:t>
      </w:r>
    </w:p>
    <w:p w14:paraId="5CEE450D" w14:textId="0238E9FE"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7</w:t>
      </w:r>
      <w:r w:rsidRPr="00AA49CD">
        <w:rPr>
          <w:rFonts w:ascii="Arial" w:hAnsi="Arial"/>
          <w:b/>
          <w:color w:val="FF0000"/>
          <w:sz w:val="28"/>
          <w:szCs w:val="28"/>
        </w:rPr>
        <w:t>.png</w:t>
      </w:r>
    </w:p>
    <w:p w14:paraId="537A7581" w14:textId="5DD63868" w:rsidR="00AA49CD" w:rsidRDefault="00AA49CD" w:rsidP="00AA49CD">
      <w:pPr>
        <w:pStyle w:val="NormalPACKT"/>
      </w:pPr>
      <w:r w:rsidRPr="00AA49CD">
        <w:t xml:space="preserve">In </w:t>
      </w:r>
      <w:r w:rsidRPr="00AA49CD">
        <w:rPr>
          <w:rStyle w:val="ItalicsPACKT"/>
        </w:rPr>
        <w:t>step 5</w:t>
      </w:r>
      <w:r w:rsidRPr="00AA49CD">
        <w:t xml:space="preserve">, </w:t>
      </w:r>
      <w:r>
        <w:t xml:space="preserve">you get </w:t>
      </w:r>
      <w:commentRangeStart w:id="72"/>
      <w:r>
        <w:t xml:space="preserve">the first twenty instances </w:t>
      </w:r>
      <w:commentRangeEnd w:id="72"/>
      <w:r w:rsidR="00ED192B">
        <w:rPr>
          <w:rStyle w:val="CommentReference"/>
        </w:rPr>
        <w:commentReference w:id="72"/>
      </w:r>
      <w:r>
        <w:t xml:space="preserve">of the </w:t>
      </w:r>
      <w:r w:rsidRPr="00AA49CD">
        <w:rPr>
          <w:rStyle w:val="CodeInTextPACKT"/>
        </w:rPr>
        <w:t>ds_group</w:t>
      </w:r>
      <w:r>
        <w:t xml:space="preserve"> WMI class. The output, shown here, includes both the AD group</w:t>
      </w:r>
      <w:r w:rsidR="002A280A">
        <w:t>'</w:t>
      </w:r>
      <w:r>
        <w:t>s name and the current members of each AD group. The output of this step looks like this:</w:t>
      </w:r>
    </w:p>
    <w:p w14:paraId="1CF6CB42" w14:textId="6F931896" w:rsidR="00AA49CD" w:rsidRDefault="00AA49CD" w:rsidP="00AA49CD">
      <w:pPr>
        <w:pStyle w:val="NormalPACKT"/>
      </w:pPr>
      <w:commentRangeStart w:id="73"/>
      <w:r>
        <w:rPr>
          <w:noProof/>
        </w:rPr>
        <w:drawing>
          <wp:inline distT="0" distB="0" distL="0" distR="0" wp14:anchorId="60F98665" wp14:editId="603E8C40">
            <wp:extent cx="4986447" cy="214134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7879" cy="2146254"/>
                    </a:xfrm>
                    <a:prstGeom prst="rect">
                      <a:avLst/>
                    </a:prstGeom>
                  </pic:spPr>
                </pic:pic>
              </a:graphicData>
            </a:graphic>
          </wp:inline>
        </w:drawing>
      </w:r>
      <w:commentRangeEnd w:id="73"/>
      <w:r w:rsidR="00531B86">
        <w:rPr>
          <w:rStyle w:val="CommentReference"/>
        </w:rPr>
        <w:commentReference w:id="73"/>
      </w:r>
    </w:p>
    <w:p w14:paraId="6FF1CBB5" w14:textId="059D65AD" w:rsidR="00AA49CD" w:rsidRDefault="00AA49CD" w:rsidP="00A05C82">
      <w:pPr>
        <w:pStyle w:val="FigureCaptionPACKT"/>
      </w:pPr>
      <w:r>
        <w:t>Figure 15.28: Finding AD Groups and members</w:t>
      </w:r>
    </w:p>
    <w:p w14:paraId="63306196" w14:textId="1999A9B0" w:rsidR="00AA49CD" w:rsidRPr="00AA49CD" w:rsidRDefault="00AA49CD" w:rsidP="00AA49CD">
      <w:pPr>
        <w:pStyle w:val="NormalPACKT"/>
      </w:pPr>
      <w:r w:rsidRPr="00AA49CD">
        <w:rPr>
          <w:rFonts w:ascii="Arial" w:hAnsi="Arial"/>
          <w:b/>
          <w:color w:val="FF0000"/>
          <w:sz w:val="28"/>
          <w:szCs w:val="28"/>
        </w:rPr>
        <w:t>Insert image B42024_15_2</w:t>
      </w:r>
      <w:r>
        <w:rPr>
          <w:rFonts w:ascii="Arial" w:hAnsi="Arial"/>
          <w:b/>
          <w:color w:val="FF0000"/>
          <w:sz w:val="28"/>
          <w:szCs w:val="28"/>
        </w:rPr>
        <w:t>8</w:t>
      </w:r>
      <w:r w:rsidRPr="00AA49CD">
        <w:rPr>
          <w:rFonts w:ascii="Arial" w:hAnsi="Arial"/>
          <w:b/>
          <w:color w:val="FF0000"/>
          <w:sz w:val="28"/>
          <w:szCs w:val="28"/>
        </w:rPr>
        <w:t>.png</w:t>
      </w:r>
    </w:p>
    <w:p w14:paraId="435A86F9" w14:textId="4BB05716" w:rsidR="005C5953" w:rsidRDefault="005C5953" w:rsidP="005C5953">
      <w:pPr>
        <w:pStyle w:val="Heading2"/>
      </w:pPr>
      <w:r>
        <w:lastRenderedPageBreak/>
        <w:t>There</w:t>
      </w:r>
      <w:r w:rsidR="002A280A">
        <w:t>'</w:t>
      </w:r>
      <w:r>
        <w:t>s more...</w:t>
      </w:r>
    </w:p>
    <w:p w14:paraId="4A2035A7" w14:textId="6F90D445" w:rsidR="005C5953" w:rsidRDefault="00AA49CD" w:rsidP="005C5953">
      <w:pPr>
        <w:pStyle w:val="NormalPACKT"/>
        <w:rPr>
          <w:lang w:val="en-GB"/>
        </w:rPr>
      </w:pPr>
      <w:r>
        <w:rPr>
          <w:lang w:val="en-GB"/>
        </w:rPr>
        <w:t xml:space="preserve">In </w:t>
      </w:r>
      <w:r w:rsidRPr="00AA49CD">
        <w:rPr>
          <w:rStyle w:val="ItalicsPACKT"/>
        </w:rPr>
        <w:t>step 3</w:t>
      </w:r>
      <w:r>
        <w:rPr>
          <w:lang w:val="en-GB"/>
        </w:rPr>
        <w:t xml:space="preserve">, you view the methods in the </w:t>
      </w:r>
      <w:r w:rsidRPr="00AA49CD">
        <w:rPr>
          <w:rStyle w:val="CodeInTextPACKT"/>
        </w:rPr>
        <w:t>Win32_Share</w:t>
      </w:r>
      <w:r>
        <w:rPr>
          <w:lang w:val="en-GB"/>
        </w:rPr>
        <w:t xml:space="preserve"> class using </w:t>
      </w:r>
      <w:r w:rsidRPr="006B3874">
        <w:rPr>
          <w:rStyle w:val="CodeInTextPACKT"/>
        </w:rPr>
        <w:t>Get</w:t>
      </w:r>
      <w:r w:rsidR="007C7824" w:rsidRPr="006B3874">
        <w:rPr>
          <w:rStyle w:val="CodeInTextPACKT"/>
        </w:rPr>
        <w:t>-</w:t>
      </w:r>
      <w:r w:rsidRPr="006B3874">
        <w:rPr>
          <w:rStyle w:val="CodeInTextPACKT"/>
        </w:rPr>
        <w:t>CimClass</w:t>
      </w:r>
      <w:r>
        <w:rPr>
          <w:lang w:val="en-GB"/>
        </w:rPr>
        <w:t xml:space="preserve">. Since you did not specify a namespace, the WMI cmdlet assumes you are interested in the </w:t>
      </w:r>
      <w:r w:rsidRPr="00455478">
        <w:rPr>
          <w:rStyle w:val="CodeInTextPACKT"/>
        </w:rPr>
        <w:t>ROOT\CIV2</w:t>
      </w:r>
      <w:r>
        <w:rPr>
          <w:lang w:val="en-GB"/>
        </w:rPr>
        <w:t xml:space="preserve"> namespace. Note that, in this step, the </w:t>
      </w:r>
      <w:r w:rsidRPr="00AA49CD">
        <w:rPr>
          <w:rStyle w:val="CodeInTextPACKT"/>
        </w:rPr>
        <w:t>Create()</w:t>
      </w:r>
      <w:r>
        <w:rPr>
          <w:lang w:val="en-GB"/>
        </w:rPr>
        <w:t xml:space="preserve"> method has two important qualifiers – constructor and status. </w:t>
      </w:r>
      <w:commentRangeStart w:id="74"/>
      <w:r>
        <w:rPr>
          <w:lang w:val="en-GB"/>
        </w:rPr>
        <w:t xml:space="preserve">These two qualifiers tell you that you use the static </w:t>
      </w:r>
      <w:r w:rsidRPr="00AA49CD">
        <w:rPr>
          <w:rStyle w:val="CodeInTextPACKT"/>
        </w:rPr>
        <w:t>Create()</w:t>
      </w:r>
      <w:r>
        <w:rPr>
          <w:lang w:val="en-GB"/>
        </w:rPr>
        <w:t xml:space="preserve"> method to construct a new instance of this class (and a new SMB share). </w:t>
      </w:r>
      <w:commentRangeEnd w:id="74"/>
      <w:r w:rsidR="00155062">
        <w:rPr>
          <w:rStyle w:val="CommentReference"/>
        </w:rPr>
        <w:commentReference w:id="74"/>
      </w:r>
      <w:r>
        <w:rPr>
          <w:lang w:val="en-GB"/>
        </w:rPr>
        <w:t xml:space="preserve">Also, you can see in the output </w:t>
      </w:r>
      <w:commentRangeStart w:id="75"/>
      <w:r>
        <w:rPr>
          <w:lang w:val="en-GB"/>
        </w:rPr>
        <w:t>that a provider</w:t>
      </w:r>
      <w:commentRangeEnd w:id="75"/>
      <w:r w:rsidR="00F65239">
        <w:rPr>
          <w:rStyle w:val="CommentReference"/>
        </w:rPr>
        <w:commentReference w:id="75"/>
      </w:r>
      <w:r>
        <w:rPr>
          <w:lang w:val="en-GB"/>
        </w:rPr>
        <w:t xml:space="preserve">. In this case, the Win32 provider has implemented all four of the methods shown. You may find that some classes have no implementation, although this is not common. </w:t>
      </w:r>
    </w:p>
    <w:p w14:paraId="78AF0C2C" w14:textId="23A7011B" w:rsidR="00AA49CD" w:rsidRDefault="00AA49CD" w:rsidP="005C5953">
      <w:pPr>
        <w:pStyle w:val="NormalPACKT"/>
        <w:rPr>
          <w:lang w:val="en-GB"/>
        </w:rPr>
      </w:pPr>
      <w:r>
        <w:rPr>
          <w:lang w:val="en-GB"/>
        </w:rPr>
        <w:t xml:space="preserve">In </w:t>
      </w:r>
      <w:r w:rsidRPr="00AA49CD">
        <w:rPr>
          <w:rStyle w:val="ItalicsPACKT"/>
        </w:rPr>
        <w:t>step 5</w:t>
      </w:r>
      <w:r>
        <w:rPr>
          <w:lang w:val="en-GB"/>
        </w:rPr>
        <w:t xml:space="preserve">, you view the first instances in the </w:t>
      </w:r>
      <w:r w:rsidRPr="001F6A35">
        <w:rPr>
          <w:rStyle w:val="CodeInTextPACKT"/>
        </w:rPr>
        <w:t>ds_group</w:t>
      </w:r>
      <w:r>
        <w:rPr>
          <w:lang w:val="en-GB"/>
        </w:rPr>
        <w:t xml:space="preserve"> class. This class contains an instance for every group in the Reskit.Org domain. </w:t>
      </w:r>
      <w:ins w:id="76" w:author="Lucy Wan" w:date="2021-05-05T14:31:00Z">
        <w:r w:rsidR="00023D3B">
          <w:rPr>
            <w:lang w:val="en-GB"/>
          </w:rPr>
          <w:t>It</w:t>
        </w:r>
      </w:ins>
      <w:del w:id="77" w:author="Lucy Wan" w:date="2021-05-05T14:31:00Z">
        <w:r w:rsidDel="00023D3B">
          <w:rPr>
            <w:lang w:val="en-GB"/>
          </w:rPr>
          <w:delText>This class</w:delText>
        </w:r>
      </w:del>
      <w:r>
        <w:rPr>
          <w:lang w:val="en-GB"/>
        </w:rPr>
        <w:t xml:space="preserve"> contains more information for each group returned by your use of the </w:t>
      </w:r>
      <w:r w:rsidRPr="00AA49CD">
        <w:rPr>
          <w:rStyle w:val="CodeInTextPACKT"/>
        </w:rPr>
        <w:t>Get-ADGroup</w:t>
      </w:r>
      <w:r>
        <w:rPr>
          <w:lang w:val="en-GB"/>
        </w:rPr>
        <w:t xml:space="preserve"> cmdlet.</w:t>
      </w:r>
    </w:p>
    <w:p w14:paraId="470AB878" w14:textId="60985891" w:rsidR="005C5953" w:rsidRPr="009D0F10" w:rsidRDefault="005C5953" w:rsidP="005C5953">
      <w:pPr>
        <w:pStyle w:val="Heading1"/>
        <w:tabs>
          <w:tab w:val="left" w:pos="0"/>
        </w:tabs>
      </w:pPr>
      <w:r>
        <w:rPr>
          <w:lang w:val="en-US"/>
        </w:rPr>
        <w:t>Obtaining</w:t>
      </w:r>
      <w:r w:rsidR="00FF72EC">
        <w:rPr>
          <w:lang w:val="en-US"/>
        </w:rPr>
        <w:t xml:space="preserve"> local and remote WMI objects</w:t>
      </w:r>
    </w:p>
    <w:p w14:paraId="123BAA91" w14:textId="1706EA07" w:rsidR="00AA49CD" w:rsidRDefault="00AA49CD" w:rsidP="00AA49CD">
      <w:pPr>
        <w:pStyle w:val="NormalPACKT"/>
      </w:pPr>
      <w:r w:rsidRPr="00AA49CD">
        <w:t xml:space="preserve">In </w:t>
      </w:r>
      <w:r>
        <w:t xml:space="preserve">the </w:t>
      </w:r>
      <w:r w:rsidRPr="00AA49CD">
        <w:rPr>
          <w:rStyle w:val="ItalicsPACKT"/>
        </w:rPr>
        <w:t>Exploring WMI classes</w:t>
      </w:r>
      <w:r>
        <w:t xml:space="preserve"> recipe,</w:t>
      </w:r>
      <w:r w:rsidRPr="00AA49CD">
        <w:t xml:space="preserve"> you discovered that WMI provides a large number (over 100) </w:t>
      </w:r>
      <w:ins w:id="78" w:author="Lucy Wan" w:date="2021-05-05T14:33:00Z">
        <w:r w:rsidR="00317A7E">
          <w:t xml:space="preserve">of </w:t>
        </w:r>
      </w:ins>
      <w:r w:rsidRPr="00AA49CD">
        <w:t xml:space="preserve">namespaces on each </w:t>
      </w:r>
      <w:r>
        <w:t>host along with</w:t>
      </w:r>
      <w:r w:rsidRPr="00AA49CD">
        <w:t xml:space="preserve"> thousands of WMI classes. You use the </w:t>
      </w:r>
      <w:r w:rsidRPr="00AA49CD">
        <w:rPr>
          <w:rStyle w:val="CodeInTextPACKT"/>
        </w:rPr>
        <w:t>Get-Ciminstance</w:t>
      </w:r>
      <w:r w:rsidRPr="00AA49CD">
        <w:t xml:space="preserve"> cmdlet to return the instances of a WMI class on</w:t>
      </w:r>
      <w:r>
        <w:t xml:space="preserve"> either the </w:t>
      </w:r>
      <w:r w:rsidRPr="00AA49CD">
        <w:t xml:space="preserve">local or </w:t>
      </w:r>
      <w:r>
        <w:t xml:space="preserve">a </w:t>
      </w:r>
      <w:r w:rsidRPr="00AA49CD">
        <w:t xml:space="preserve">remote </w:t>
      </w:r>
      <w:r>
        <w:t>host</w:t>
      </w:r>
      <w:r w:rsidRPr="00AA49CD">
        <w:t xml:space="preserve">, as you can see in the recipe. This cmdlet returns the WMI instances for a specified WMI class wrapped in a .NET object. </w:t>
      </w:r>
    </w:p>
    <w:p w14:paraId="475561ED" w14:textId="77777777" w:rsidR="00AC2CFF" w:rsidRDefault="00AA49CD" w:rsidP="00AA49CD">
      <w:pPr>
        <w:pStyle w:val="NormalPACKT"/>
      </w:pPr>
      <w:r>
        <w:t xml:space="preserve">With WMI, you have three ways you can use </w:t>
      </w:r>
      <w:r w:rsidRPr="00252577">
        <w:rPr>
          <w:rStyle w:val="CodeInTextPACKT"/>
        </w:rPr>
        <w:t>Get-CimInstance</w:t>
      </w:r>
      <w:ins w:id="79" w:author="Lucy Wan" w:date="2021-05-05T14:34:00Z">
        <w:r w:rsidR="00AC2CFF">
          <w:t>:</w:t>
        </w:r>
      </w:ins>
    </w:p>
    <w:p w14:paraId="06D4E9B7" w14:textId="0231B0B9" w:rsidR="00AC2CFF" w:rsidRDefault="00AA49CD" w:rsidP="00AC2CFF">
      <w:pPr>
        <w:pStyle w:val="BulletPACKT"/>
      </w:pPr>
      <w:commentRangeStart w:id="80"/>
      <w:r>
        <w:t xml:space="preserve">The first way is to use the cmdlet to return all class occurrences and return all class properties. </w:t>
      </w:r>
    </w:p>
    <w:p w14:paraId="6A54790C" w14:textId="660C2A13" w:rsidR="00AC2CFF" w:rsidRDefault="00AA49CD" w:rsidP="00AC2CFF">
      <w:pPr>
        <w:pStyle w:val="BulletPACKT"/>
      </w:pPr>
      <w:r>
        <w:t xml:space="preserve">The second way is to use the </w:t>
      </w:r>
      <w:r w:rsidRPr="00AA49CD">
        <w:rPr>
          <w:rStyle w:val="CodeInTextPACKT"/>
        </w:rPr>
        <w:t>-Filter</w:t>
      </w:r>
      <w:r>
        <w:t xml:space="preserve"> parameter to specify a WMI filter. When used with </w:t>
      </w:r>
      <w:r w:rsidRPr="00AA49CD">
        <w:rPr>
          <w:rStyle w:val="CodeInTextPACKT"/>
        </w:rPr>
        <w:t>Get-Ciminstance</w:t>
      </w:r>
      <w:r>
        <w:t xml:space="preserve">, the filter instructs the </w:t>
      </w:r>
      <w:r w:rsidRPr="00AA49CD">
        <w:rPr>
          <w:rStyle w:val="CodeInTextPACKT"/>
        </w:rPr>
        <w:t>Get-CimInstance</w:t>
      </w:r>
      <w:r>
        <w:t xml:space="preserve"> command to return some</w:t>
      </w:r>
      <w:ins w:id="81" w:author="Lucy Wan" w:date="2021-05-05T14:36:00Z">
        <w:r w:rsidR="00CC551E">
          <w:t>,</w:t>
        </w:r>
      </w:ins>
      <w:r>
        <w:t xml:space="preserve"> and not all</w:t>
      </w:r>
      <w:ins w:id="82" w:author="Lucy Wan" w:date="2021-05-05T14:36:00Z">
        <w:r w:rsidR="00CC551E">
          <w:t>,</w:t>
        </w:r>
      </w:ins>
      <w:r>
        <w:t xml:space="preserve"> instances of the desired class. </w:t>
      </w:r>
    </w:p>
    <w:p w14:paraId="5E815CD8" w14:textId="77777777" w:rsidR="00D8656A" w:rsidRDefault="00AA49CD" w:rsidP="007D14AB">
      <w:pPr>
        <w:pStyle w:val="BulletPACKT"/>
      </w:pPr>
      <w:r>
        <w:t xml:space="preserve">The third method uses a WMI query. A WMI query is in effect a SQL statement that instructs WMI to return some (or all) properties of some </w:t>
      </w:r>
      <w:ins w:id="83" w:author="Lucy Wan" w:date="2021-05-05T14:36:00Z">
        <w:r w:rsidR="00F636DC">
          <w:t>(</w:t>
        </w:r>
      </w:ins>
      <w:r>
        <w:t>or all</w:t>
      </w:r>
      <w:ins w:id="84" w:author="Lucy Wan" w:date="2021-05-05T14:36:00Z">
        <w:r w:rsidR="00F636DC">
          <w:t>)</w:t>
        </w:r>
      </w:ins>
      <w:r>
        <w:t xml:space="preserve"> occurrences of the specified WMI class. </w:t>
      </w:r>
    </w:p>
    <w:p w14:paraId="0967FC68" w14:textId="60880DAC" w:rsidR="00AA49CD" w:rsidRPr="00AA49CD" w:rsidRDefault="00AA49CD" w:rsidP="00D8656A">
      <w:pPr>
        <w:pStyle w:val="NormalPACKT"/>
      </w:pPr>
      <w:r>
        <w:t>When you use WMI across the network, specifying a filter or a full WMI query can reduce the amount of data transiting the wire and improve performance.</w:t>
      </w:r>
      <w:commentRangeEnd w:id="80"/>
      <w:r w:rsidR="001D574D">
        <w:rPr>
          <w:rStyle w:val="CommentReference"/>
        </w:rPr>
        <w:commentReference w:id="80"/>
      </w:r>
    </w:p>
    <w:p w14:paraId="7FCA28AB" w14:textId="2E945BB9" w:rsidR="005C5953" w:rsidRDefault="005C5953" w:rsidP="005C5953">
      <w:pPr>
        <w:pStyle w:val="Heading2"/>
        <w:tabs>
          <w:tab w:val="left" w:pos="0"/>
        </w:tabs>
      </w:pPr>
      <w:r>
        <w:t xml:space="preserve">Getting </w:t>
      </w:r>
      <w:del w:id="85" w:author="Lucy Wan" w:date="2021-05-05T14:37:00Z">
        <w:r w:rsidDel="00CF20E0">
          <w:delText>R</w:delText>
        </w:r>
      </w:del>
      <w:ins w:id="86" w:author="Lucy Wan" w:date="2021-05-05T14:37:00Z">
        <w:r w:rsidR="00CF20E0">
          <w:t>r</w:t>
        </w:r>
      </w:ins>
      <w:r>
        <w:t>eady</w:t>
      </w:r>
    </w:p>
    <w:p w14:paraId="4A3687A5" w14:textId="691735E4"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10056FE" w14:textId="27874F98" w:rsidR="005C5953" w:rsidRDefault="005C5953" w:rsidP="005C5953">
      <w:pPr>
        <w:pStyle w:val="Heading2"/>
        <w:tabs>
          <w:tab w:val="left" w:pos="0"/>
        </w:tabs>
      </w:pPr>
      <w:commentRangeStart w:id="87"/>
      <w:r>
        <w:lastRenderedPageBreak/>
        <w:t>How to do it...</w:t>
      </w:r>
      <w:commentRangeEnd w:id="87"/>
      <w:r w:rsidR="009F7AE2">
        <w:rPr>
          <w:rStyle w:val="CommentReference"/>
          <w:rFonts w:ascii="Times New Roman" w:hAnsi="Times New Roman" w:cs="Times New Roman"/>
          <w:b w:val="0"/>
          <w:bCs w:val="0"/>
          <w:iCs w:val="0"/>
          <w:color w:val="auto"/>
          <w:lang w:val="en-US"/>
        </w:rPr>
        <w:commentReference w:id="87"/>
      </w:r>
    </w:p>
    <w:p w14:paraId="41AD34AC" w14:textId="26A089FE" w:rsidR="00AA49CD" w:rsidRPr="00AA49CD" w:rsidRDefault="00AA49CD" w:rsidP="008D5B13">
      <w:pPr>
        <w:pStyle w:val="NumberedBulletPACKT"/>
        <w:numPr>
          <w:ilvl w:val="0"/>
          <w:numId w:val="7"/>
        </w:numPr>
        <w:ind w:hanging="647"/>
        <w:rPr>
          <w:color w:val="000000"/>
        </w:rPr>
      </w:pPr>
      <w:r w:rsidRPr="00AA49CD">
        <w:t>Using </w:t>
      </w:r>
      <w:r w:rsidRPr="00AA49CD">
        <w:rPr>
          <w:rStyle w:val="CodeInTextPACKT"/>
        </w:rPr>
        <w:t>Get-CimInstance</w:t>
      </w:r>
      <w:r w:rsidRPr="00AA49CD">
        <w:t> in the default namespace</w:t>
      </w:r>
    </w:p>
    <w:p w14:paraId="4B6A00F2" w14:textId="77777777" w:rsidR="00AA49CD" w:rsidRPr="00AA49CD" w:rsidRDefault="00AA49CD" w:rsidP="00AA49CD">
      <w:pPr>
        <w:pStyle w:val="CodePACKT"/>
      </w:pPr>
    </w:p>
    <w:p w14:paraId="2CCA7B42" w14:textId="70D58C08" w:rsidR="00AA49CD" w:rsidRPr="00AA49CD" w:rsidRDefault="00AA49CD" w:rsidP="00AA49CD">
      <w:pPr>
        <w:pStyle w:val="CodePACKT"/>
      </w:pPr>
      <w:r w:rsidRPr="00AA49CD">
        <w:t>Get-CimInstance -ClassName Win32_Share</w:t>
      </w:r>
    </w:p>
    <w:p w14:paraId="6EE76578" w14:textId="77777777" w:rsidR="00AA49CD" w:rsidRPr="00AA49CD" w:rsidRDefault="00AA49CD" w:rsidP="00AA49CD">
      <w:pPr>
        <w:pStyle w:val="CodePACKT"/>
      </w:pPr>
    </w:p>
    <w:p w14:paraId="3E2CAC46" w14:textId="3157D2AE" w:rsidR="00AA49CD" w:rsidRPr="00AA49CD" w:rsidRDefault="00AA49CD" w:rsidP="008D5B13">
      <w:pPr>
        <w:pStyle w:val="NumberedBulletPACKT"/>
        <w:numPr>
          <w:ilvl w:val="0"/>
          <w:numId w:val="7"/>
        </w:numPr>
        <w:ind w:hanging="647"/>
      </w:pPr>
      <w:r w:rsidRPr="00AA49CD">
        <w:t>Getting WMI objects from a non-default namespace</w:t>
      </w:r>
    </w:p>
    <w:p w14:paraId="472AF7E2" w14:textId="77777777" w:rsidR="00AA49CD" w:rsidRPr="00AA49CD" w:rsidRDefault="00AA49CD" w:rsidP="00AA49CD">
      <w:pPr>
        <w:pStyle w:val="CodePACKT"/>
      </w:pPr>
    </w:p>
    <w:p w14:paraId="52D9C0B0" w14:textId="2FE389D2" w:rsidR="00AA49CD" w:rsidRPr="00AA49CD" w:rsidRDefault="00AA49CD" w:rsidP="00AA49CD">
      <w:pPr>
        <w:pStyle w:val="CodePACKT"/>
      </w:pPr>
      <w:r w:rsidRPr="00AA49CD">
        <w:t>$GCIMHT1 = @{</w:t>
      </w:r>
    </w:p>
    <w:p w14:paraId="06C1EFD1" w14:textId="5A096145" w:rsidR="00AA49CD" w:rsidRPr="00AA49CD" w:rsidRDefault="00AA49CD" w:rsidP="00AA49CD">
      <w:pPr>
        <w:pStyle w:val="CodePACKT"/>
      </w:pPr>
      <w:r w:rsidRPr="00AA49CD">
        <w:t>    Namespace = </w:t>
      </w:r>
      <w:r w:rsidR="002A280A">
        <w:t>'</w:t>
      </w:r>
      <w:r w:rsidRPr="00AA49CD">
        <w:t>ROOT\directory\LDAP</w:t>
      </w:r>
      <w:r w:rsidR="002A280A">
        <w:t>'</w:t>
      </w:r>
    </w:p>
    <w:p w14:paraId="5919CA2A" w14:textId="55C91C57" w:rsidR="00AA49CD" w:rsidRPr="00AA49CD" w:rsidRDefault="00AA49CD" w:rsidP="00AA49CD">
      <w:pPr>
        <w:pStyle w:val="CodePACKT"/>
      </w:pPr>
      <w:r w:rsidRPr="00AA49CD">
        <w:t>    ClassName = </w:t>
      </w:r>
      <w:r w:rsidR="002A280A">
        <w:t>'</w:t>
      </w:r>
      <w:r w:rsidRPr="00AA49CD">
        <w:t>ds_group</w:t>
      </w:r>
      <w:r w:rsidR="002A280A">
        <w:t>'</w:t>
      </w:r>
    </w:p>
    <w:p w14:paraId="4D6D91A9" w14:textId="77777777" w:rsidR="00AA49CD" w:rsidRPr="00AA49CD" w:rsidRDefault="00AA49CD" w:rsidP="00AA49CD">
      <w:pPr>
        <w:pStyle w:val="CodePACKT"/>
      </w:pPr>
      <w:r w:rsidRPr="00AA49CD">
        <w:t>}</w:t>
      </w:r>
    </w:p>
    <w:p w14:paraId="7F79E984" w14:textId="77777777" w:rsidR="00AA49CD" w:rsidRPr="00AA49CD" w:rsidRDefault="00AA49CD" w:rsidP="00AA49CD">
      <w:pPr>
        <w:pStyle w:val="CodePACKT"/>
      </w:pPr>
      <w:r w:rsidRPr="00AA49CD">
        <w:t>Get-CimInstance @GCIMHT1 |</w:t>
      </w:r>
    </w:p>
    <w:p w14:paraId="03006717" w14:textId="77777777" w:rsidR="00AA49CD" w:rsidRPr="00AA49CD" w:rsidRDefault="00AA49CD" w:rsidP="00AA49CD">
      <w:pPr>
        <w:pStyle w:val="CodePACKT"/>
      </w:pPr>
      <w:r w:rsidRPr="00AA49CD">
        <w:t>  Sort-Object -Property Name |</w:t>
      </w:r>
    </w:p>
    <w:p w14:paraId="417F93D4" w14:textId="77777777" w:rsidR="00AA49CD" w:rsidRPr="00AA49CD" w:rsidRDefault="00AA49CD" w:rsidP="00AA49CD">
      <w:pPr>
        <w:pStyle w:val="CodePACKT"/>
      </w:pPr>
      <w:r w:rsidRPr="00AA49CD">
        <w:t>    Select-Object -First 10 |</w:t>
      </w:r>
    </w:p>
    <w:p w14:paraId="565707E1" w14:textId="77777777" w:rsidR="00AA49CD" w:rsidRPr="00AA49CD" w:rsidRDefault="00AA49CD" w:rsidP="00AA49CD">
      <w:pPr>
        <w:pStyle w:val="CodePACKT"/>
      </w:pPr>
      <w:r w:rsidRPr="00AA49CD">
        <w:t>      Format-Table -Property DS_name, DS_distinguishedName</w:t>
      </w:r>
    </w:p>
    <w:p w14:paraId="63D627BD" w14:textId="77777777" w:rsidR="00AA49CD" w:rsidRPr="00AA49CD" w:rsidRDefault="00AA49CD" w:rsidP="00AA49CD">
      <w:pPr>
        <w:pStyle w:val="CodePACKT"/>
      </w:pPr>
    </w:p>
    <w:p w14:paraId="29BF782B" w14:textId="05873AB3" w:rsidR="00AA49CD" w:rsidRPr="00AA49CD" w:rsidRDefault="00AA49CD" w:rsidP="005012CF">
      <w:pPr>
        <w:pStyle w:val="NumberedBulletPACKT"/>
        <w:numPr>
          <w:ilvl w:val="0"/>
          <w:numId w:val="8"/>
        </w:numPr>
        <w:ind w:hanging="647"/>
        <w:rPr>
          <w:color w:val="000000"/>
        </w:rPr>
      </w:pPr>
      <w:r w:rsidRPr="00AA49CD">
        <w:t>Using </w:t>
      </w:r>
      <w:r>
        <w:t xml:space="preserve">a WMI filter </w:t>
      </w:r>
    </w:p>
    <w:p w14:paraId="4CA99661" w14:textId="77777777" w:rsidR="00AA49CD" w:rsidRPr="00AA49CD" w:rsidRDefault="00AA49CD" w:rsidP="00AA49CD">
      <w:pPr>
        <w:pStyle w:val="CodePACKT"/>
      </w:pPr>
    </w:p>
    <w:p w14:paraId="3171E2C9" w14:textId="504CE8DE" w:rsidR="00AA49CD" w:rsidRPr="00AA49CD" w:rsidRDefault="00AA49CD" w:rsidP="00AA49CD">
      <w:pPr>
        <w:pStyle w:val="CodePACKT"/>
      </w:pPr>
      <w:r w:rsidRPr="00AA49CD">
        <w:t>$Filter = </w:t>
      </w:r>
      <w:r w:rsidR="002A280A">
        <w:t>"</w:t>
      </w:r>
      <w:r w:rsidRPr="00AA49CD">
        <w:t>ds_Name LIKE </w:t>
      </w:r>
      <w:r w:rsidR="002A280A">
        <w:t>'</w:t>
      </w:r>
      <w:r w:rsidRPr="00AA49CD">
        <w:t>%operator%</w:t>
      </w:r>
      <w:r w:rsidR="002A280A">
        <w:t>'</w:t>
      </w:r>
      <w:r w:rsidRPr="00AA49CD">
        <w:t> </w:t>
      </w:r>
      <w:r w:rsidR="002A280A">
        <w:t>"</w:t>
      </w:r>
    </w:p>
    <w:p w14:paraId="791618B3" w14:textId="77777777" w:rsidR="00AA49CD" w:rsidRPr="00AA49CD" w:rsidRDefault="00AA49CD" w:rsidP="00AA49CD">
      <w:pPr>
        <w:pStyle w:val="CodePACKT"/>
      </w:pPr>
      <w:r w:rsidRPr="00AA49CD">
        <w:t>Get-CimInstance @GCIMHT1  -Filter $Filter |</w:t>
      </w:r>
    </w:p>
    <w:p w14:paraId="5FBE8981" w14:textId="77777777" w:rsidR="00AA49CD" w:rsidRPr="00AA49CD" w:rsidRDefault="00AA49CD" w:rsidP="00AA49CD">
      <w:pPr>
        <w:pStyle w:val="CodePACKT"/>
      </w:pPr>
      <w:r w:rsidRPr="00AA49CD">
        <w:t>  Format-Table -Property DS_Name</w:t>
      </w:r>
    </w:p>
    <w:p w14:paraId="2BAE0B15" w14:textId="77777777" w:rsidR="00AA49CD" w:rsidRPr="00AA49CD" w:rsidRDefault="00AA49CD" w:rsidP="00AA49CD">
      <w:pPr>
        <w:pStyle w:val="CodePACKT"/>
      </w:pPr>
    </w:p>
    <w:p w14:paraId="4EEBE9B6" w14:textId="632E7EC6" w:rsidR="00AA49CD" w:rsidRPr="00AA49CD" w:rsidRDefault="00AA49CD" w:rsidP="005012CF">
      <w:pPr>
        <w:pStyle w:val="NumberedBulletPACKT"/>
        <w:numPr>
          <w:ilvl w:val="0"/>
          <w:numId w:val="8"/>
        </w:numPr>
        <w:ind w:hanging="647"/>
        <w:rPr>
          <w:color w:val="000000"/>
        </w:rPr>
      </w:pPr>
      <w:r w:rsidRPr="00AA49CD">
        <w:t>Using a WMI query</w:t>
      </w:r>
    </w:p>
    <w:p w14:paraId="752B1A0F" w14:textId="77777777" w:rsidR="00AA49CD" w:rsidRPr="00AA49CD" w:rsidRDefault="00AA49CD" w:rsidP="00AA49CD">
      <w:pPr>
        <w:pStyle w:val="CodePACKT"/>
      </w:pPr>
    </w:p>
    <w:p w14:paraId="4B71D717" w14:textId="41741EC3" w:rsidR="00AA49CD" w:rsidRPr="00AA49CD" w:rsidRDefault="00AA49CD" w:rsidP="00AA49CD">
      <w:pPr>
        <w:pStyle w:val="CodePACKT"/>
      </w:pPr>
      <w:r w:rsidRPr="00AA49CD">
        <w:t>$Q = @</w:t>
      </w:r>
      <w:r w:rsidR="002A280A">
        <w:t>"</w:t>
      </w:r>
    </w:p>
    <w:p w14:paraId="69555D60" w14:textId="77777777" w:rsidR="00AA49CD" w:rsidRPr="00AA49CD" w:rsidRDefault="00AA49CD" w:rsidP="00AA49CD">
      <w:pPr>
        <w:pStyle w:val="CodePACKT"/>
      </w:pPr>
      <w:r w:rsidRPr="00AA49CD">
        <w:t>  SELECT * from ds_group</w:t>
      </w:r>
    </w:p>
    <w:p w14:paraId="0AEC2BC8" w14:textId="117B5CC7" w:rsidR="00AA49CD" w:rsidRPr="00AA49CD" w:rsidRDefault="00AA49CD" w:rsidP="00AA49CD">
      <w:pPr>
        <w:pStyle w:val="CodePACKT"/>
      </w:pPr>
      <w:r w:rsidRPr="00AA49CD">
        <w:t>    WHERE ds_Name like </w:t>
      </w:r>
      <w:r w:rsidR="002A280A">
        <w:t>'</w:t>
      </w:r>
      <w:r w:rsidRPr="00AA49CD">
        <w:t>%operator%</w:t>
      </w:r>
      <w:r w:rsidR="002A280A">
        <w:t>'</w:t>
      </w:r>
    </w:p>
    <w:p w14:paraId="21584D75" w14:textId="35568073" w:rsidR="00AA49CD" w:rsidRPr="00AA49CD" w:rsidRDefault="002A280A" w:rsidP="00AA49CD">
      <w:pPr>
        <w:pStyle w:val="CodePACKT"/>
      </w:pPr>
      <w:r>
        <w:t>"</w:t>
      </w:r>
      <w:r w:rsidR="00AA49CD" w:rsidRPr="00AA49CD">
        <w:t>@</w:t>
      </w:r>
    </w:p>
    <w:p w14:paraId="53A04503" w14:textId="3A46D04D" w:rsidR="00AA49CD" w:rsidRPr="00AA49CD" w:rsidRDefault="00AA49CD" w:rsidP="00AA49CD">
      <w:pPr>
        <w:pStyle w:val="CodePACKT"/>
      </w:pPr>
      <w:r w:rsidRPr="00AA49CD">
        <w:t>Get-CimInstance -Query $q -Namespace </w:t>
      </w:r>
      <w:r w:rsidR="002A280A">
        <w:t>'</w:t>
      </w:r>
      <w:r w:rsidRPr="00AA49CD">
        <w:t>root\directory\LDAP</w:t>
      </w:r>
      <w:r w:rsidR="002A280A">
        <w:t>'</w:t>
      </w:r>
      <w:r w:rsidRPr="00AA49CD">
        <w:t> |</w:t>
      </w:r>
    </w:p>
    <w:p w14:paraId="4684772E" w14:textId="77777777" w:rsidR="00AA49CD" w:rsidRPr="00AA49CD" w:rsidRDefault="00AA49CD" w:rsidP="00AA49CD">
      <w:pPr>
        <w:pStyle w:val="CodePACKT"/>
      </w:pPr>
      <w:r w:rsidRPr="00AA49CD">
        <w:t>  Format-Table DS_Name</w:t>
      </w:r>
    </w:p>
    <w:p w14:paraId="62DCF98C" w14:textId="77777777" w:rsidR="00AA49CD" w:rsidRPr="00AA49CD" w:rsidRDefault="00AA49CD" w:rsidP="00AA49CD">
      <w:pPr>
        <w:pStyle w:val="CodePACKT"/>
      </w:pPr>
    </w:p>
    <w:p w14:paraId="525E67E5" w14:textId="370BF833" w:rsidR="00AA49CD" w:rsidRPr="00AA49CD" w:rsidRDefault="00AA49CD" w:rsidP="005012CF">
      <w:pPr>
        <w:pStyle w:val="NumberedBulletPACKT"/>
        <w:numPr>
          <w:ilvl w:val="0"/>
          <w:numId w:val="8"/>
        </w:numPr>
        <w:ind w:hanging="647"/>
        <w:rPr>
          <w:color w:val="000000"/>
        </w:rPr>
      </w:pPr>
      <w:r w:rsidRPr="00AA49CD">
        <w:t>Getting a WMI object from a remote system (</w:t>
      </w:r>
      <w:r w:rsidRPr="00AA49CD">
        <w:rPr>
          <w:rStyle w:val="CodeInTextPACKT"/>
        </w:rPr>
        <w:t>DC1</w:t>
      </w:r>
      <w:r w:rsidRPr="00AA49CD">
        <w:t>)</w:t>
      </w:r>
    </w:p>
    <w:p w14:paraId="613D9C5C" w14:textId="77777777" w:rsidR="00AA49CD" w:rsidRPr="00AA49CD" w:rsidRDefault="00AA49CD" w:rsidP="00AA49CD">
      <w:pPr>
        <w:pStyle w:val="CodePACKT"/>
      </w:pPr>
    </w:p>
    <w:p w14:paraId="0AC49596" w14:textId="77777777" w:rsidR="00AA49CD" w:rsidRPr="00AA49CD" w:rsidRDefault="00AA49CD" w:rsidP="00AA49CD">
      <w:pPr>
        <w:pStyle w:val="CodePACKT"/>
      </w:pPr>
      <w:r w:rsidRPr="00AA49CD">
        <w:t>Get-CimInstance -CimSession DC1 -ClassName Win32_ComputerSystem | </w:t>
      </w:r>
    </w:p>
    <w:p w14:paraId="0D05515D" w14:textId="16B1669A" w:rsidR="00AA49CD" w:rsidRPr="00AA49CD" w:rsidRDefault="00AA49CD" w:rsidP="00AA49CD">
      <w:pPr>
        <w:pStyle w:val="CodePACKT"/>
      </w:pPr>
      <w:r w:rsidRPr="00AA49CD">
        <w:t>  Format-Table -AutoSize</w:t>
      </w:r>
    </w:p>
    <w:p w14:paraId="2516124F" w14:textId="2EB9CEAE" w:rsidR="005C5953" w:rsidRDefault="005C5953" w:rsidP="008D5B13">
      <w:pPr>
        <w:pStyle w:val="Heading2"/>
        <w:numPr>
          <w:ilvl w:val="1"/>
          <w:numId w:val="2"/>
        </w:numPr>
        <w:tabs>
          <w:tab w:val="left" w:pos="0"/>
        </w:tabs>
      </w:pPr>
      <w:r>
        <w:t>How it works...</w:t>
      </w:r>
    </w:p>
    <w:p w14:paraId="293AAD8C" w14:textId="4E857D53" w:rsidR="00AA49CD" w:rsidRDefault="00AA49CD" w:rsidP="00AA49CD">
      <w:pPr>
        <w:pStyle w:val="NormalPACKT"/>
      </w:pPr>
      <w:r>
        <w:t xml:space="preserve">In </w:t>
      </w:r>
      <w:r w:rsidRPr="00AA49CD">
        <w:rPr>
          <w:rStyle w:val="ItalicsPACKT"/>
        </w:rPr>
        <w:t>step 1</w:t>
      </w:r>
      <w:r>
        <w:t xml:space="preserve">, you use </w:t>
      </w:r>
      <w:r w:rsidRPr="00AA49CD">
        <w:rPr>
          <w:rStyle w:val="CodeInTextPACKT"/>
        </w:rPr>
        <w:t>Get-CimInstance</w:t>
      </w:r>
      <w:r>
        <w:t xml:space="preserve"> to return all the instances of the </w:t>
      </w:r>
      <w:r w:rsidRPr="00AA49CD">
        <w:rPr>
          <w:rStyle w:val="CodeInTextPACKT"/>
        </w:rPr>
        <w:t>Win32_Share</w:t>
      </w:r>
      <w:r>
        <w:t xml:space="preserve"> class on </w:t>
      </w:r>
      <w:r w:rsidRPr="00AA49CD">
        <w:rPr>
          <w:rStyle w:val="CodeInTextPACKT"/>
        </w:rPr>
        <w:t>SRV1</w:t>
      </w:r>
      <w:r>
        <w:t>, with output like this:</w:t>
      </w:r>
    </w:p>
    <w:p w14:paraId="7225B948" w14:textId="3542824B" w:rsidR="00AA49CD" w:rsidRDefault="00AA49CD" w:rsidP="00AA49CD">
      <w:pPr>
        <w:pStyle w:val="FigurePACKT"/>
      </w:pPr>
      <w:r>
        <w:lastRenderedPageBreak/>
        <w:drawing>
          <wp:inline distT="0" distB="0" distL="0" distR="0" wp14:anchorId="538D4F70" wp14:editId="1F8D5F23">
            <wp:extent cx="3522132" cy="19812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6755" cy="1995050"/>
                    </a:xfrm>
                    <a:prstGeom prst="rect">
                      <a:avLst/>
                    </a:prstGeom>
                  </pic:spPr>
                </pic:pic>
              </a:graphicData>
            </a:graphic>
          </wp:inline>
        </w:drawing>
      </w:r>
    </w:p>
    <w:p w14:paraId="0304BCD0" w14:textId="0BF957D6" w:rsidR="00AA49CD" w:rsidRDefault="00AA49CD" w:rsidP="00A05C82">
      <w:pPr>
        <w:pStyle w:val="FigureCaptionPACKT"/>
      </w:pPr>
      <w:r>
        <w:t>Figure 15.29: Retrieving Win32_Share class instances on SRV1</w:t>
      </w:r>
    </w:p>
    <w:p w14:paraId="67CC1E39" w14:textId="691B7635" w:rsidR="00AA49CD" w:rsidRPr="00AA49CD" w:rsidRDefault="00AA49CD" w:rsidP="00AA49CD">
      <w:pPr>
        <w:pStyle w:val="NormalPACKT"/>
      </w:pPr>
      <w:r w:rsidRPr="00AA49CD">
        <w:rPr>
          <w:rFonts w:ascii="Arial" w:hAnsi="Arial"/>
          <w:b/>
          <w:color w:val="FF0000"/>
          <w:sz w:val="28"/>
          <w:szCs w:val="28"/>
        </w:rPr>
        <w:t>Insert image B42024_15_2</w:t>
      </w:r>
      <w:r>
        <w:rPr>
          <w:rFonts w:ascii="Arial" w:hAnsi="Arial"/>
          <w:b/>
          <w:color w:val="FF0000"/>
          <w:sz w:val="28"/>
          <w:szCs w:val="28"/>
        </w:rPr>
        <w:t>9</w:t>
      </w:r>
      <w:r w:rsidRPr="00AA49CD">
        <w:rPr>
          <w:rFonts w:ascii="Arial" w:hAnsi="Arial"/>
          <w:b/>
          <w:color w:val="FF0000"/>
          <w:sz w:val="28"/>
          <w:szCs w:val="28"/>
        </w:rPr>
        <w:t>.png</w:t>
      </w:r>
    </w:p>
    <w:p w14:paraId="0CD7D4C4" w14:textId="4EA9CDD1" w:rsidR="00AA49CD" w:rsidRDefault="00AA49CD" w:rsidP="00AA49CD">
      <w:pPr>
        <w:pStyle w:val="NormalPACKT"/>
      </w:pPr>
      <w:r>
        <w:t xml:space="preserve">In </w:t>
      </w:r>
      <w:r w:rsidRPr="00AA49CD">
        <w:rPr>
          <w:rStyle w:val="ItalicsPACKT"/>
        </w:rPr>
        <w:t>step 2</w:t>
      </w:r>
      <w:r>
        <w:t xml:space="preserve">, you use </w:t>
      </w:r>
      <w:r w:rsidRPr="00AA49CD">
        <w:rPr>
          <w:rStyle w:val="CodeInTextPACKT"/>
        </w:rPr>
        <w:t>Get-CimInst</w:t>
      </w:r>
      <w:ins w:id="88" w:author="Lucy Wan" w:date="2021-05-05T14:37:00Z">
        <w:r w:rsidR="001D6107">
          <w:rPr>
            <w:rStyle w:val="CodeInTextPACKT"/>
          </w:rPr>
          <w:t>a</w:t>
        </w:r>
      </w:ins>
      <w:r w:rsidRPr="00AA49CD">
        <w:rPr>
          <w:rStyle w:val="CodeInTextPACKT"/>
        </w:rPr>
        <w:t>nce</w:t>
      </w:r>
      <w:r>
        <w:t xml:space="preserve"> to retrieve instances of a class in a non-default namespace that you name explicitly</w:t>
      </w:r>
      <w:ins w:id="89" w:author="Lucy Wan" w:date="2021-05-05T14:38:00Z">
        <w:r w:rsidR="000504E4">
          <w:t>,</w:t>
        </w:r>
      </w:ins>
      <w:r>
        <w:t xml:space="preserve"> with output like this:</w:t>
      </w:r>
    </w:p>
    <w:p w14:paraId="4CD8B382" w14:textId="12B2A5B9" w:rsidR="00AA49CD" w:rsidRDefault="00AA49CD" w:rsidP="00AA49CD">
      <w:pPr>
        <w:pStyle w:val="FigurePACKT"/>
        <w:rPr>
          <w:lang w:val="en-GB"/>
        </w:rPr>
      </w:pPr>
      <w:r>
        <w:drawing>
          <wp:inline distT="0" distB="0" distL="0" distR="0" wp14:anchorId="577EBBA7" wp14:editId="73FAA736">
            <wp:extent cx="4846589" cy="2228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2940" cy="2236369"/>
                    </a:xfrm>
                    <a:prstGeom prst="rect">
                      <a:avLst/>
                    </a:prstGeom>
                  </pic:spPr>
                </pic:pic>
              </a:graphicData>
            </a:graphic>
          </wp:inline>
        </w:drawing>
      </w:r>
    </w:p>
    <w:p w14:paraId="0CDFCA60" w14:textId="144E53DF" w:rsidR="00AA49CD" w:rsidRDefault="00AA49CD" w:rsidP="00A05C82">
      <w:pPr>
        <w:pStyle w:val="FigureCaptionPACKT"/>
      </w:pPr>
      <w:r>
        <w:t>Figure 15.30: Retrieving WMI objects in an explicitly named namespace</w:t>
      </w:r>
    </w:p>
    <w:p w14:paraId="0063853E" w14:textId="74EB35D1"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30</w:t>
      </w:r>
      <w:r w:rsidRPr="00AA49CD">
        <w:rPr>
          <w:rFonts w:ascii="Arial" w:hAnsi="Arial"/>
          <w:b/>
          <w:color w:val="FF0000"/>
          <w:sz w:val="28"/>
          <w:szCs w:val="28"/>
        </w:rPr>
        <w:t>.png</w:t>
      </w:r>
    </w:p>
    <w:p w14:paraId="7E7C9479" w14:textId="56C5AC44" w:rsidR="00AA49CD" w:rsidRDefault="00AA49CD" w:rsidP="00AA49CD">
      <w:pPr>
        <w:pStyle w:val="NormalPACKT"/>
      </w:pPr>
      <w:r w:rsidRPr="00AA49CD">
        <w:t xml:space="preserve">In </w:t>
      </w:r>
      <w:r w:rsidRPr="00AA49CD">
        <w:rPr>
          <w:rStyle w:val="ItalicsPACKT"/>
        </w:rPr>
        <w:t>step 3</w:t>
      </w:r>
      <w:r w:rsidRPr="00AA49CD">
        <w:t xml:space="preserve">, you use a </w:t>
      </w:r>
      <w:r>
        <w:t xml:space="preserve">WMI </w:t>
      </w:r>
      <w:r w:rsidRPr="00AA49CD">
        <w:t xml:space="preserve">filter, specified with the </w:t>
      </w:r>
      <w:r w:rsidRPr="00B1085F">
        <w:rPr>
          <w:rStyle w:val="CodeInTextPACKT"/>
        </w:rPr>
        <w:t>-Filter</w:t>
      </w:r>
      <w:r w:rsidRPr="00AA49CD">
        <w:t xml:space="preserve"> par</w:t>
      </w:r>
      <w:r>
        <w:t>ame</w:t>
      </w:r>
      <w:r w:rsidRPr="00AA49CD">
        <w:t xml:space="preserve">ter to the </w:t>
      </w:r>
      <w:r w:rsidRPr="00AA49CD">
        <w:rPr>
          <w:rStyle w:val="CodeInTextPACKT"/>
        </w:rPr>
        <w:t>Get-C</w:t>
      </w:r>
      <w:r>
        <w:rPr>
          <w:rStyle w:val="CodeInTextPACKT"/>
        </w:rPr>
        <w:t>i</w:t>
      </w:r>
      <w:r w:rsidRPr="00AA49CD">
        <w:rPr>
          <w:rStyle w:val="CodeInTextPACKT"/>
        </w:rPr>
        <w:t>mI</w:t>
      </w:r>
      <w:r>
        <w:rPr>
          <w:rStyle w:val="CodeInTextPACKT"/>
        </w:rPr>
        <w:t>n</w:t>
      </w:r>
      <w:r w:rsidRPr="00AA49CD">
        <w:rPr>
          <w:rStyle w:val="CodeInTextPACKT"/>
        </w:rPr>
        <w:t>stance</w:t>
      </w:r>
      <w:r w:rsidRPr="00AA49CD">
        <w:t xml:space="preserve"> cmdlet. </w:t>
      </w:r>
      <w:r>
        <w:t>The output looks like this:</w:t>
      </w:r>
    </w:p>
    <w:p w14:paraId="786E98F9" w14:textId="36DC4099" w:rsidR="00AA49CD" w:rsidRPr="00AA49CD" w:rsidRDefault="00AA49CD" w:rsidP="00AA49CD">
      <w:pPr>
        <w:pStyle w:val="FigurePACKT"/>
      </w:pPr>
      <w:commentRangeStart w:id="90"/>
      <w:r>
        <w:lastRenderedPageBreak/>
        <w:drawing>
          <wp:inline distT="0" distB="0" distL="0" distR="0" wp14:anchorId="3AA6FC1C" wp14:editId="02395327">
            <wp:extent cx="2924175" cy="15088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0665" cy="1522518"/>
                    </a:xfrm>
                    <a:prstGeom prst="rect">
                      <a:avLst/>
                    </a:prstGeom>
                  </pic:spPr>
                </pic:pic>
              </a:graphicData>
            </a:graphic>
          </wp:inline>
        </w:drawing>
      </w:r>
      <w:commentRangeEnd w:id="90"/>
      <w:r w:rsidR="003D7497">
        <w:rPr>
          <w:rStyle w:val="CommentReference"/>
          <w:rFonts w:ascii="Times New Roman" w:hAnsi="Times New Roman"/>
          <w:noProof w:val="0"/>
        </w:rPr>
        <w:commentReference w:id="90"/>
      </w:r>
    </w:p>
    <w:p w14:paraId="1D588633" w14:textId="329E34F0" w:rsidR="00AA49CD" w:rsidRDefault="00AA49CD" w:rsidP="00A05C82">
      <w:pPr>
        <w:pStyle w:val="FigureCaptionPACKT"/>
      </w:pPr>
      <w:r>
        <w:t>Figure 15.31: Retrieving WMI objects using a WMI filter</w:t>
      </w:r>
    </w:p>
    <w:p w14:paraId="682107F3" w14:textId="4F70299D"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31</w:t>
      </w:r>
      <w:r w:rsidRPr="00AA49CD">
        <w:rPr>
          <w:rFonts w:ascii="Arial" w:hAnsi="Arial"/>
          <w:b/>
          <w:color w:val="FF0000"/>
          <w:sz w:val="28"/>
          <w:szCs w:val="28"/>
        </w:rPr>
        <w:t>.png</w:t>
      </w:r>
    </w:p>
    <w:p w14:paraId="6A8C665F" w14:textId="6F620130" w:rsidR="00AA49CD" w:rsidRDefault="00AA49CD" w:rsidP="00AA49CD">
      <w:pPr>
        <w:pStyle w:val="NormalPACKT"/>
        <w:rPr>
          <w:lang w:val="en-GB"/>
        </w:rPr>
      </w:pPr>
      <w:commentRangeStart w:id="91"/>
      <w:r>
        <w:rPr>
          <w:lang w:val="en-GB"/>
        </w:rPr>
        <w:t xml:space="preserve">In </w:t>
      </w:r>
      <w:r w:rsidRPr="00AA49CD">
        <w:rPr>
          <w:rStyle w:val="ItalicsPACKT"/>
        </w:rPr>
        <w:t>step 4</w:t>
      </w:r>
      <w:r>
        <w:rPr>
          <w:lang w:val="en-GB"/>
        </w:rPr>
        <w:t xml:space="preserve">, you use a full WMI query that contains the namespace/class you wish to retrieve and details of which properties and which instances WMI should return. </w:t>
      </w:r>
      <w:commentRangeEnd w:id="91"/>
      <w:r w:rsidR="00A94FB0">
        <w:rPr>
          <w:rStyle w:val="CommentReference"/>
        </w:rPr>
        <w:commentReference w:id="91"/>
      </w:r>
    </w:p>
    <w:p w14:paraId="1DD47E9C" w14:textId="32FA3535" w:rsidR="00AA49CD" w:rsidRDefault="00AA49CD" w:rsidP="00AA49CD">
      <w:pPr>
        <w:pStyle w:val="NormalPACKT"/>
        <w:rPr>
          <w:lang w:val="en-GB"/>
        </w:rPr>
      </w:pPr>
      <w:r>
        <w:rPr>
          <w:lang w:val="en-GB"/>
        </w:rPr>
        <w:t xml:space="preserve">In </w:t>
      </w:r>
      <w:r w:rsidRPr="00B1085F">
        <w:rPr>
          <w:rStyle w:val="ItalicsPACKT"/>
        </w:rPr>
        <w:t>step 5</w:t>
      </w:r>
      <w:r>
        <w:rPr>
          <w:lang w:val="en-GB"/>
        </w:rPr>
        <w:t xml:space="preserve">, you retrieve a WMI object from a remote host, </w:t>
      </w:r>
      <w:r w:rsidRPr="00AA49CD">
        <w:rPr>
          <w:rStyle w:val="CodeInTextPACKT"/>
        </w:rPr>
        <w:t>DC1</w:t>
      </w:r>
      <w:r>
        <w:rPr>
          <w:lang w:val="en-GB"/>
        </w:rPr>
        <w:t xml:space="preserve">. The class retrieved by this step, </w:t>
      </w:r>
      <w:r w:rsidRPr="00AA49CD">
        <w:rPr>
          <w:rStyle w:val="CodeInTextPACKT"/>
        </w:rPr>
        <w:t>Win32_ComputerSystem</w:t>
      </w:r>
      <w:r>
        <w:rPr>
          <w:lang w:val="en-GB"/>
        </w:rPr>
        <w:t>, holds details of the host such as hostname, domain name, and total physical memory, as you can see in the following output:</w:t>
      </w:r>
    </w:p>
    <w:p w14:paraId="3CBB1651" w14:textId="02F416B1" w:rsidR="00AA49CD" w:rsidRDefault="00AA49CD" w:rsidP="00AA49CD">
      <w:pPr>
        <w:pStyle w:val="FigurePACKT"/>
        <w:rPr>
          <w:lang w:val="en-GB"/>
        </w:rPr>
      </w:pPr>
      <w:r>
        <w:drawing>
          <wp:inline distT="0" distB="0" distL="0" distR="0" wp14:anchorId="691740FE" wp14:editId="7FAA4108">
            <wp:extent cx="5372635" cy="876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0319" cy="884077"/>
                    </a:xfrm>
                    <a:prstGeom prst="rect">
                      <a:avLst/>
                    </a:prstGeom>
                  </pic:spPr>
                </pic:pic>
              </a:graphicData>
            </a:graphic>
          </wp:inline>
        </w:drawing>
      </w:r>
    </w:p>
    <w:p w14:paraId="5CE5D390" w14:textId="745805FC" w:rsidR="00AA49CD" w:rsidRDefault="00AA49CD" w:rsidP="00A05C82">
      <w:pPr>
        <w:pStyle w:val="FigureCaptionPACKT"/>
      </w:pPr>
      <w:r>
        <w:t>Figure 15.32: Retrieving WMI information from DC1</w:t>
      </w:r>
    </w:p>
    <w:p w14:paraId="77F234C5" w14:textId="13BB6E1F"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32</w:t>
      </w:r>
      <w:r w:rsidRPr="00AA49CD">
        <w:rPr>
          <w:rFonts w:ascii="Arial" w:hAnsi="Arial"/>
          <w:b/>
          <w:color w:val="FF0000"/>
          <w:sz w:val="28"/>
          <w:szCs w:val="28"/>
        </w:rPr>
        <w:t>.png</w:t>
      </w:r>
    </w:p>
    <w:p w14:paraId="5AC937D7" w14:textId="4A424B7A" w:rsidR="005C5953" w:rsidRDefault="005C5953" w:rsidP="005C5953">
      <w:pPr>
        <w:pStyle w:val="Heading2"/>
      </w:pPr>
      <w:r>
        <w:t>There</w:t>
      </w:r>
      <w:r w:rsidR="002A280A">
        <w:t>'</w:t>
      </w:r>
      <w:r>
        <w:t>s more...</w:t>
      </w:r>
    </w:p>
    <w:p w14:paraId="43558D83" w14:textId="562816D1" w:rsidR="00AA49CD" w:rsidRDefault="00AA49CD" w:rsidP="00AA49CD">
      <w:pPr>
        <w:pStyle w:val="NormalPACKT"/>
        <w:rPr>
          <w:lang w:val="en-GB"/>
        </w:rPr>
      </w:pPr>
      <w:r>
        <w:rPr>
          <w:lang w:val="en-GB"/>
        </w:rPr>
        <w:t xml:space="preserve">In </w:t>
      </w:r>
      <w:r w:rsidRPr="00AA49CD">
        <w:rPr>
          <w:rStyle w:val="ItalicsPACKT"/>
        </w:rPr>
        <w:t>step 4</w:t>
      </w:r>
      <w:r>
        <w:rPr>
          <w:lang w:val="en-GB"/>
        </w:rPr>
        <w:t>, you create a WMI query. This query returns all properties on any instance of the class whose name contains</w:t>
      </w:r>
      <w:r w:rsidR="00B1085F">
        <w:rPr>
          <w:lang w:val="en-GB"/>
        </w:rPr>
        <w:t xml:space="preserve"> the characters </w:t>
      </w:r>
      <w:r w:rsidR="002A280A">
        <w:rPr>
          <w:lang w:val="en-GB"/>
        </w:rPr>
        <w:t>"</w:t>
      </w:r>
      <w:r>
        <w:rPr>
          <w:lang w:val="en-GB"/>
        </w:rPr>
        <w:t>operator</w:t>
      </w:r>
      <w:r w:rsidR="002A280A">
        <w:rPr>
          <w:lang w:val="en-GB"/>
        </w:rPr>
        <w:t>"</w:t>
      </w:r>
      <w:r w:rsidR="00B1085F">
        <w:rPr>
          <w:lang w:val="en-GB"/>
        </w:rPr>
        <w:t>, using WMI</w:t>
      </w:r>
      <w:r w:rsidR="002A280A">
        <w:rPr>
          <w:lang w:val="en-GB"/>
        </w:rPr>
        <w:t>'</w:t>
      </w:r>
      <w:r w:rsidR="00B1085F">
        <w:rPr>
          <w:lang w:val="en-GB"/>
        </w:rPr>
        <w:t xml:space="preserve">s wildcard syntax. </w:t>
      </w:r>
      <w:r>
        <w:rPr>
          <w:lang w:val="en-GB"/>
        </w:rPr>
        <w:t>This query returns all properties in the groups that include printer operators and server operators, as you can see in the output from this step.</w:t>
      </w:r>
    </w:p>
    <w:p w14:paraId="68BCCA4C" w14:textId="37A2CBA3" w:rsidR="00AA49CD" w:rsidRPr="00AA49CD" w:rsidRDefault="00AA49CD" w:rsidP="00AA49CD">
      <w:pPr>
        <w:pStyle w:val="NormalPACKT"/>
        <w:rPr>
          <w:lang w:val="en-GB"/>
        </w:rPr>
      </w:pPr>
      <w:r>
        <w:rPr>
          <w:lang w:val="en-GB"/>
        </w:rPr>
        <w:t xml:space="preserve">In </w:t>
      </w:r>
      <w:r w:rsidRPr="00AA49CD">
        <w:rPr>
          <w:rStyle w:val="ItalicsPACKT"/>
        </w:rPr>
        <w:t>step 5</w:t>
      </w:r>
      <w:r>
        <w:rPr>
          <w:lang w:val="en-GB"/>
        </w:rPr>
        <w:t xml:space="preserve">, you return details of the </w:t>
      </w:r>
      <w:r w:rsidRPr="00B1085F">
        <w:rPr>
          <w:rStyle w:val="CodeInTextPACKT"/>
        </w:rPr>
        <w:t>DC1</w:t>
      </w:r>
      <w:r>
        <w:rPr>
          <w:lang w:val="en-GB"/>
        </w:rPr>
        <w:t xml:space="preserve"> host. You used </w:t>
      </w:r>
      <w:r w:rsidRPr="000B1526">
        <w:rPr>
          <w:rStyle w:val="CodeInTextPACKT"/>
        </w:rPr>
        <w:t>Get-Ciminstance</w:t>
      </w:r>
      <w:r>
        <w:rPr>
          <w:lang w:val="en-GB"/>
        </w:rPr>
        <w:t xml:space="preserve"> to return the single occurrence of the </w:t>
      </w:r>
      <w:r w:rsidRPr="00AA49CD">
        <w:rPr>
          <w:rStyle w:val="CodeInTextPACKT"/>
        </w:rPr>
        <w:t>Win32_Computer</w:t>
      </w:r>
      <w:r>
        <w:rPr>
          <w:rStyle w:val="CodeInTextPACKT"/>
        </w:rPr>
        <w:t>S</w:t>
      </w:r>
      <w:r w:rsidRPr="00AA49CD">
        <w:rPr>
          <w:rStyle w:val="CodeInTextPACKT"/>
        </w:rPr>
        <w:t>ystem</w:t>
      </w:r>
      <w:r>
        <w:rPr>
          <w:lang w:val="en-GB"/>
        </w:rPr>
        <w:t xml:space="preserve"> class. The output shows that the </w:t>
      </w:r>
      <w:r w:rsidRPr="00AA49CD">
        <w:rPr>
          <w:rStyle w:val="CodeInTextPACKT"/>
        </w:rPr>
        <w:t>DC1</w:t>
      </w:r>
      <w:r>
        <w:rPr>
          <w:lang w:val="en-GB"/>
        </w:rPr>
        <w:t xml:space="preserve"> host has 4</w:t>
      </w:r>
      <w:ins w:id="92" w:author="Lucy Wan" w:date="2021-05-05T17:22:00Z">
        <w:r w:rsidR="00177E1F">
          <w:rPr>
            <w:lang w:val="en-GB"/>
          </w:rPr>
          <w:t xml:space="preserve"> </w:t>
        </w:r>
      </w:ins>
      <w:r>
        <w:rPr>
          <w:lang w:val="en-GB"/>
        </w:rPr>
        <w:t>GB of memory. If you are using virtualization to impl</w:t>
      </w:r>
      <w:r w:rsidR="000179A4">
        <w:rPr>
          <w:lang w:val="en-GB"/>
        </w:rPr>
        <w:t>e</w:t>
      </w:r>
      <w:r>
        <w:rPr>
          <w:lang w:val="en-GB"/>
        </w:rPr>
        <w:t>ment this host, you may see a different value depending on how you configured the VM.</w:t>
      </w:r>
    </w:p>
    <w:p w14:paraId="3020B040" w14:textId="086001FF" w:rsidR="005C5953" w:rsidRPr="009D0F10" w:rsidRDefault="005C5953" w:rsidP="005C5953">
      <w:pPr>
        <w:pStyle w:val="Heading1"/>
        <w:tabs>
          <w:tab w:val="left" w:pos="0"/>
        </w:tabs>
      </w:pPr>
      <w:r>
        <w:rPr>
          <w:lang w:val="en-US"/>
        </w:rPr>
        <w:lastRenderedPageBreak/>
        <w:t>Using WMI methods</w:t>
      </w:r>
    </w:p>
    <w:p w14:paraId="2337D0BD" w14:textId="7881C21A" w:rsidR="00AA49CD" w:rsidRDefault="00AA49CD" w:rsidP="00AA49CD">
      <w:pPr>
        <w:pStyle w:val="NormalPACKT"/>
      </w:pPr>
      <w:r w:rsidRPr="00AA49CD">
        <w:t>In many object</w:t>
      </w:r>
      <w:r w:rsidR="00B1085F">
        <w:t>-</w:t>
      </w:r>
      <w:r w:rsidRPr="00AA49CD">
        <w:t>oriented programming languages, a method is some action that an object can carry out.</w:t>
      </w:r>
      <w:r w:rsidR="00B1085F">
        <w:t xml:space="preserve"> WMI also provides class methods. </w:t>
      </w:r>
      <w:r w:rsidRPr="00AA49CD">
        <w:t xml:space="preserve">For example, the </w:t>
      </w:r>
      <w:r w:rsidRPr="007F4A9F">
        <w:rPr>
          <w:rStyle w:val="CodeInTextPACKT"/>
        </w:rPr>
        <w:t>Win32_</w:t>
      </w:r>
      <w:r w:rsidRPr="00AA49CD">
        <w:rPr>
          <w:rStyle w:val="CodeInTextPACKT"/>
        </w:rPr>
        <w:t>Share</w:t>
      </w:r>
      <w:r w:rsidRPr="00AA49CD">
        <w:t xml:space="preserve"> class has a </w:t>
      </w:r>
      <w:r w:rsidRPr="00AA49CD">
        <w:rPr>
          <w:rStyle w:val="CodeInTextPACKT"/>
        </w:rPr>
        <w:t>Delete()</w:t>
      </w:r>
      <w:r w:rsidRPr="00AA49CD">
        <w:t xml:space="preserve"> method to delete a given SMB share. The class also has </w:t>
      </w:r>
      <w:r>
        <w:t xml:space="preserve">the </w:t>
      </w:r>
      <w:r w:rsidRPr="00AA49CD">
        <w:rPr>
          <w:rStyle w:val="CodeInTextPACKT"/>
        </w:rPr>
        <w:t>Create()</w:t>
      </w:r>
      <w:r w:rsidRPr="00AA49CD">
        <w:t xml:space="preserve"> static method </w:t>
      </w:r>
      <w:r>
        <w:t xml:space="preserve">that </w:t>
      </w:r>
      <w:r w:rsidRPr="00AA49CD">
        <w:t>create</w:t>
      </w:r>
      <w:r>
        <w:t>s</w:t>
      </w:r>
      <w:r w:rsidRPr="00AA49CD">
        <w:t xml:space="preserve"> a new SMB share.</w:t>
      </w:r>
      <w:r>
        <w:t xml:space="preserve"> </w:t>
      </w:r>
    </w:p>
    <w:p w14:paraId="12AE38C6" w14:textId="71307510" w:rsidR="00AA49CD" w:rsidRPr="00AA49CD" w:rsidRDefault="00AA49CD" w:rsidP="00AA49CD">
      <w:pPr>
        <w:pStyle w:val="NormalPACKT"/>
      </w:pPr>
      <w:r>
        <w:t xml:space="preserve">In many cases, WMI methods duplicate what you can do with other PowerShell cmdlets. You could, for example, use the </w:t>
      </w:r>
      <w:r w:rsidRPr="00AA49CD">
        <w:rPr>
          <w:rStyle w:val="CodeInTextPACKT"/>
        </w:rPr>
        <w:t>New-SMBShare</w:t>
      </w:r>
      <w:r>
        <w:t xml:space="preserve"> cmdlet to create a new SMB share rather than using the </w:t>
      </w:r>
      <w:r w:rsidRPr="00AA49CD">
        <w:rPr>
          <w:rStyle w:val="CodeInTextPACKT"/>
        </w:rPr>
        <w:t>Create()</w:t>
      </w:r>
      <w:r>
        <w:t xml:space="preserve"> static method of the </w:t>
      </w:r>
      <w:r w:rsidRPr="00AA49CD">
        <w:rPr>
          <w:rStyle w:val="CodeInTextPACKT"/>
        </w:rPr>
        <w:t>Win32_Share</w:t>
      </w:r>
      <w:r>
        <w:t xml:space="preserve"> class.</w:t>
      </w:r>
    </w:p>
    <w:p w14:paraId="56CE9FF4" w14:textId="3E870623" w:rsidR="00B1085F" w:rsidRDefault="00AA49CD" w:rsidP="00B1085F">
      <w:pPr>
        <w:pStyle w:val="NormalPACKT"/>
        <w:rPr>
          <w:color w:val="FF0000"/>
        </w:rPr>
      </w:pPr>
      <w:r w:rsidRPr="00AA49CD">
        <w:t xml:space="preserve">As mentioned previously, WMI methods include instance methods and static methods. A dynamic or instance method operates on a specific instance – </w:t>
      </w:r>
      <w:r>
        <w:t xml:space="preserve">for example, </w:t>
      </w:r>
      <w:r w:rsidRPr="00AA49CD">
        <w:t>deleting a specific</w:t>
      </w:r>
      <w:r>
        <w:t xml:space="preserve"> SMB</w:t>
      </w:r>
      <w:r w:rsidRPr="00AA49CD">
        <w:t xml:space="preserve"> share. Classes</w:t>
      </w:r>
      <w:r w:rsidR="00B1085F">
        <w:t xml:space="preserve"> also provide </w:t>
      </w:r>
      <w:r w:rsidRPr="00AA49CD">
        <w:t xml:space="preserve">static </w:t>
      </w:r>
      <w:r w:rsidR="00B1085F">
        <w:t xml:space="preserve">methods, and these do not need a </w:t>
      </w:r>
      <w:r w:rsidRPr="00AA49CD">
        <w:t xml:space="preserve">reference to any existing </w:t>
      </w:r>
      <w:r w:rsidR="00B1085F">
        <w:t xml:space="preserve">class </w:t>
      </w:r>
      <w:r w:rsidRPr="00AA49CD">
        <w:t>instances.</w:t>
      </w:r>
      <w:r w:rsidR="00B1085F">
        <w:t xml:space="preserve"> For example, y</w:t>
      </w:r>
      <w:r w:rsidRPr="00AA49CD">
        <w:t xml:space="preserve">ou can use the </w:t>
      </w:r>
      <w:r w:rsidRPr="00B1085F">
        <w:rPr>
          <w:rStyle w:val="CodeInTextPACKT"/>
        </w:rPr>
        <w:t>Create()</w:t>
      </w:r>
      <w:r w:rsidRPr="00AA49CD">
        <w:t xml:space="preserve"> </w:t>
      </w:r>
      <w:r w:rsidR="00B1085F">
        <w:t xml:space="preserve">static </w:t>
      </w:r>
      <w:r w:rsidRPr="00AA49CD">
        <w:t>method t</w:t>
      </w:r>
      <w:r>
        <w:t>o</w:t>
      </w:r>
      <w:r w:rsidRPr="00AA49CD">
        <w:t xml:space="preserve"> create a new SMB share </w:t>
      </w:r>
      <w:r w:rsidR="00B1085F">
        <w:t>(</w:t>
      </w:r>
      <w:r w:rsidRPr="00AA49CD">
        <w:t xml:space="preserve">and a new occurrence in the </w:t>
      </w:r>
      <w:r w:rsidRPr="00AA49CD">
        <w:rPr>
          <w:rStyle w:val="CodeInTextPACKT"/>
        </w:rPr>
        <w:t>Win32_Share</w:t>
      </w:r>
      <w:r w:rsidRPr="00AA49CD">
        <w:t xml:space="preserve"> class</w:t>
      </w:r>
      <w:ins w:id="93" w:author="Lucy Wan" w:date="2021-05-05T14:41:00Z">
        <w:r w:rsidR="003010E0" w:rsidRPr="003010E0">
          <w:t>)</w:t>
        </w:r>
      </w:ins>
      <w:r w:rsidRPr="003010E0">
        <w:t xml:space="preserve">. </w:t>
      </w:r>
    </w:p>
    <w:p w14:paraId="00DCD4F3" w14:textId="42A0F73D" w:rsidR="005C5953" w:rsidRDefault="005C5953" w:rsidP="00B1085F">
      <w:pPr>
        <w:pStyle w:val="Heading2"/>
      </w:pPr>
      <w:r>
        <w:t xml:space="preserve">Getting </w:t>
      </w:r>
      <w:del w:id="94" w:author="Lucy Wan" w:date="2021-05-05T14:42:00Z">
        <w:r w:rsidDel="00AA7331">
          <w:delText>R</w:delText>
        </w:r>
      </w:del>
      <w:ins w:id="95" w:author="Lucy Wan" w:date="2021-05-05T14:42:00Z">
        <w:r w:rsidR="00AA7331">
          <w:t>r</w:t>
        </w:r>
      </w:ins>
      <w:r>
        <w:t>eady</w:t>
      </w:r>
    </w:p>
    <w:p w14:paraId="609C76A4" w14:textId="6676D4F2"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583D9D4" w14:textId="03DC3131" w:rsidR="005C5953" w:rsidRDefault="005C5953" w:rsidP="005C5953">
      <w:pPr>
        <w:pStyle w:val="Heading2"/>
        <w:tabs>
          <w:tab w:val="left" w:pos="0"/>
        </w:tabs>
      </w:pPr>
      <w:r>
        <w:t>How to do it...</w:t>
      </w:r>
    </w:p>
    <w:p w14:paraId="4579B5B0" w14:textId="5916A78D" w:rsidR="00AA49CD" w:rsidRPr="00AA49CD" w:rsidRDefault="00AA49CD" w:rsidP="008D5B13">
      <w:pPr>
        <w:pStyle w:val="NumberedBulletPACKT"/>
        <w:numPr>
          <w:ilvl w:val="0"/>
          <w:numId w:val="9"/>
        </w:numPr>
        <w:ind w:hanging="647"/>
        <w:rPr>
          <w:color w:val="000000"/>
        </w:rPr>
      </w:pPr>
      <w:r w:rsidRPr="00AA49CD">
        <w:t>Reviewing methods of </w:t>
      </w:r>
      <w:r w:rsidRPr="00AA49CD">
        <w:rPr>
          <w:rStyle w:val="CodeInTextPACKT"/>
        </w:rPr>
        <w:t>Win32_Share</w:t>
      </w:r>
      <w:r w:rsidRPr="00AA49CD">
        <w:t> class on </w:t>
      </w:r>
      <w:r w:rsidRPr="00AA49CD">
        <w:rPr>
          <w:rStyle w:val="CodeInTextPACKT"/>
        </w:rPr>
        <w:t>SRV1</w:t>
      </w:r>
    </w:p>
    <w:p w14:paraId="7C408D18" w14:textId="77777777" w:rsidR="00AA49CD" w:rsidRPr="00AA49CD" w:rsidRDefault="00AA49CD" w:rsidP="00AA49CD">
      <w:pPr>
        <w:pStyle w:val="CodePACKT"/>
      </w:pPr>
    </w:p>
    <w:p w14:paraId="693C0304" w14:textId="1190D4CE" w:rsidR="00AA49CD" w:rsidRPr="00AA49CD" w:rsidRDefault="00AA49CD" w:rsidP="00AA49CD">
      <w:pPr>
        <w:pStyle w:val="CodePACKT"/>
      </w:pPr>
      <w:r w:rsidRPr="00AA49CD">
        <w:t>Get-CimClass -ClassName Win32_Share | </w:t>
      </w:r>
    </w:p>
    <w:p w14:paraId="3E4CA7BD" w14:textId="77777777" w:rsidR="00AA49CD" w:rsidRPr="00AA49CD" w:rsidRDefault="00AA49CD" w:rsidP="00AA49CD">
      <w:pPr>
        <w:pStyle w:val="CodePACKT"/>
      </w:pPr>
      <w:r w:rsidRPr="00AA49CD">
        <w:t>  Select-Object -ExpandProperty CimClassMethods</w:t>
      </w:r>
    </w:p>
    <w:p w14:paraId="1DCBDE18" w14:textId="77777777" w:rsidR="00AA49CD" w:rsidRPr="00AA49CD" w:rsidRDefault="00AA49CD" w:rsidP="00AA49CD">
      <w:pPr>
        <w:pStyle w:val="CodePACKT"/>
      </w:pPr>
    </w:p>
    <w:p w14:paraId="31140FCB" w14:textId="05146E16" w:rsidR="00AA49CD" w:rsidRPr="00AA49CD" w:rsidRDefault="00AA49CD" w:rsidP="005012CF">
      <w:pPr>
        <w:pStyle w:val="NumberedBulletPACKT"/>
        <w:numPr>
          <w:ilvl w:val="0"/>
          <w:numId w:val="8"/>
        </w:numPr>
        <w:ind w:hanging="647"/>
      </w:pPr>
      <w:r w:rsidRPr="00AA49CD">
        <w:t>Review</w:t>
      </w:r>
      <w:r>
        <w:t>ing</w:t>
      </w:r>
      <w:r w:rsidRPr="00AA49CD">
        <w:t> properties of </w:t>
      </w:r>
      <w:r w:rsidRPr="00AA49CD">
        <w:rPr>
          <w:rStyle w:val="CodeInTextPACKT"/>
        </w:rPr>
        <w:t>Win32_Share</w:t>
      </w:r>
      <w:r w:rsidRPr="00AA49CD">
        <w:t> class</w:t>
      </w:r>
    </w:p>
    <w:p w14:paraId="4D5EC136" w14:textId="77777777" w:rsidR="00AA49CD" w:rsidRPr="00AA49CD" w:rsidRDefault="00AA49CD" w:rsidP="00AA49CD">
      <w:pPr>
        <w:pStyle w:val="CodePACKT"/>
        <w:rPr>
          <w:rStyle w:val="CodeInTextPACKT"/>
          <w:color w:val="7030A0"/>
        </w:rPr>
      </w:pPr>
    </w:p>
    <w:p w14:paraId="69AEA6C0" w14:textId="5371BCA4" w:rsidR="00AA49CD" w:rsidRPr="00AA49CD" w:rsidRDefault="00AA49CD" w:rsidP="00AA49CD">
      <w:pPr>
        <w:pStyle w:val="CodePACKT"/>
        <w:rPr>
          <w:rStyle w:val="CodeInTextPACKT"/>
          <w:color w:val="7030A0"/>
        </w:rPr>
      </w:pPr>
      <w:r w:rsidRPr="00AA49CD">
        <w:rPr>
          <w:rStyle w:val="CodeInTextPACKT"/>
          <w:color w:val="7030A0"/>
        </w:rPr>
        <w:t>Get-CimClass -ClassName Win32_Share | </w:t>
      </w:r>
    </w:p>
    <w:p w14:paraId="6C4002F1" w14:textId="77777777" w:rsidR="00AA49CD" w:rsidRPr="00AA49CD" w:rsidRDefault="00AA49CD" w:rsidP="00AA49CD">
      <w:pPr>
        <w:pStyle w:val="CodePACKT"/>
        <w:rPr>
          <w:rStyle w:val="CodeInTextPACKT"/>
          <w:color w:val="7030A0"/>
        </w:rPr>
      </w:pPr>
      <w:r w:rsidRPr="00AA49CD">
        <w:rPr>
          <w:rStyle w:val="CodeInTextPACKT"/>
          <w:color w:val="7030A0"/>
        </w:rPr>
        <w:t>  Select-Object -ExpandProperty CimClassProperties |</w:t>
      </w:r>
    </w:p>
    <w:p w14:paraId="6EBDC6AB" w14:textId="77777777" w:rsidR="00AA49CD" w:rsidRPr="00AA49CD" w:rsidRDefault="00AA49CD" w:rsidP="00AA49CD">
      <w:pPr>
        <w:pStyle w:val="CodePACKT"/>
        <w:rPr>
          <w:rStyle w:val="CodeInTextPACKT"/>
          <w:color w:val="7030A0"/>
        </w:rPr>
      </w:pPr>
      <w:r w:rsidRPr="00AA49CD">
        <w:rPr>
          <w:rStyle w:val="CodeInTextPACKT"/>
          <w:color w:val="7030A0"/>
        </w:rPr>
        <w:t>    Format-Table -Property Name, CimType</w:t>
      </w:r>
    </w:p>
    <w:p w14:paraId="017B765A" w14:textId="77777777" w:rsidR="00AA49CD" w:rsidRPr="00AA49CD" w:rsidRDefault="00AA49CD" w:rsidP="00AA49CD">
      <w:pPr>
        <w:pStyle w:val="CodePACKT"/>
        <w:rPr>
          <w:rStyle w:val="CodeInTextPACKT"/>
          <w:color w:val="7030A0"/>
        </w:rPr>
      </w:pPr>
    </w:p>
    <w:p w14:paraId="78780148" w14:textId="0DA4A130" w:rsidR="00AA49CD" w:rsidRPr="00AA49CD" w:rsidRDefault="00AA49CD" w:rsidP="005012CF">
      <w:pPr>
        <w:pStyle w:val="NumberedBulletPACKT"/>
        <w:numPr>
          <w:ilvl w:val="0"/>
          <w:numId w:val="8"/>
        </w:numPr>
        <w:ind w:hanging="647"/>
      </w:pPr>
      <w:r w:rsidRPr="00AA49CD">
        <w:t>Creating a new </w:t>
      </w:r>
      <w:r>
        <w:t>SMB s</w:t>
      </w:r>
      <w:r w:rsidRPr="00AA49CD">
        <w:t>hare using </w:t>
      </w:r>
      <w:r>
        <w:t xml:space="preserve">the </w:t>
      </w:r>
      <w:r w:rsidRPr="00AA49CD">
        <w:rPr>
          <w:rStyle w:val="CodeInTextPACKT"/>
        </w:rPr>
        <w:t>Create()</w:t>
      </w:r>
      <w:r w:rsidRPr="00AA49CD">
        <w:t> </w:t>
      </w:r>
      <w:r>
        <w:t xml:space="preserve">static </w:t>
      </w:r>
      <w:r w:rsidRPr="00AA49CD">
        <w:t>method</w:t>
      </w:r>
    </w:p>
    <w:p w14:paraId="297D5F56" w14:textId="77777777" w:rsidR="00AA49CD" w:rsidRPr="00AA49CD" w:rsidRDefault="00AA49CD" w:rsidP="00AA49CD">
      <w:pPr>
        <w:pStyle w:val="CodePACKT"/>
        <w:rPr>
          <w:rStyle w:val="CodeInTextPACKT"/>
          <w:color w:val="7030A0"/>
        </w:rPr>
      </w:pPr>
    </w:p>
    <w:p w14:paraId="2ED615E7" w14:textId="037B3A6F" w:rsidR="00AA49CD" w:rsidRPr="00AA49CD" w:rsidRDefault="00AA49CD" w:rsidP="00AA49CD">
      <w:pPr>
        <w:pStyle w:val="CodePACKT"/>
        <w:rPr>
          <w:rStyle w:val="CodeInTextPACKT"/>
          <w:color w:val="7030A0"/>
        </w:rPr>
      </w:pPr>
      <w:r w:rsidRPr="00AA49CD">
        <w:rPr>
          <w:rStyle w:val="CodeInTextPACKT"/>
          <w:color w:val="7030A0"/>
        </w:rPr>
        <w:t>$NSHT = @{</w:t>
      </w:r>
    </w:p>
    <w:p w14:paraId="66130FC3" w14:textId="1C5889DA" w:rsidR="00AA49CD" w:rsidRPr="00AA49CD" w:rsidRDefault="00AA49CD" w:rsidP="00AA49CD">
      <w:pPr>
        <w:pStyle w:val="CodePACKT"/>
        <w:rPr>
          <w:rStyle w:val="CodeInTextPACKT"/>
          <w:color w:val="7030A0"/>
        </w:rPr>
      </w:pPr>
      <w:r w:rsidRPr="00AA49CD">
        <w:rPr>
          <w:rStyle w:val="CodeInTextPACKT"/>
          <w:color w:val="7030A0"/>
        </w:rPr>
        <w:t>  Name        = </w:t>
      </w:r>
      <w:r w:rsidR="002A280A">
        <w:rPr>
          <w:rStyle w:val="CodeInTextPACKT"/>
          <w:color w:val="7030A0"/>
        </w:rPr>
        <w:t>'</w:t>
      </w:r>
      <w:r w:rsidRPr="00AA49CD">
        <w:rPr>
          <w:rStyle w:val="CodeInTextPACKT"/>
          <w:color w:val="7030A0"/>
        </w:rPr>
        <w:t>TestShare1</w:t>
      </w:r>
      <w:r w:rsidR="002A280A">
        <w:rPr>
          <w:rStyle w:val="CodeInTextPACKT"/>
          <w:color w:val="7030A0"/>
        </w:rPr>
        <w:t>'</w:t>
      </w:r>
    </w:p>
    <w:p w14:paraId="0450ABAC" w14:textId="5C23DE37" w:rsidR="00AA49CD" w:rsidRPr="00AA49CD" w:rsidRDefault="00AA49CD" w:rsidP="00AA49CD">
      <w:pPr>
        <w:pStyle w:val="CodePACKT"/>
        <w:rPr>
          <w:rStyle w:val="CodeInTextPACKT"/>
          <w:color w:val="7030A0"/>
        </w:rPr>
      </w:pPr>
      <w:r w:rsidRPr="00AA49CD">
        <w:rPr>
          <w:rStyle w:val="CodeInTextPACKT"/>
          <w:color w:val="7030A0"/>
        </w:rPr>
        <w:t>  Path        = </w:t>
      </w:r>
      <w:r w:rsidR="002A280A">
        <w:rPr>
          <w:rStyle w:val="CodeInTextPACKT"/>
          <w:color w:val="7030A0"/>
        </w:rPr>
        <w:t>'</w:t>
      </w:r>
      <w:r w:rsidRPr="00AA49CD">
        <w:rPr>
          <w:rStyle w:val="CodeInTextPACKT"/>
          <w:color w:val="7030A0"/>
        </w:rPr>
        <w:t>C:\Foo</w:t>
      </w:r>
      <w:r w:rsidR="002A280A">
        <w:rPr>
          <w:rStyle w:val="CodeInTextPACKT"/>
          <w:color w:val="7030A0"/>
        </w:rPr>
        <w:t>'</w:t>
      </w:r>
    </w:p>
    <w:p w14:paraId="25D69451" w14:textId="67B8F236" w:rsidR="00AA49CD" w:rsidRPr="00AA49CD" w:rsidRDefault="00AA49CD" w:rsidP="00AA49CD">
      <w:pPr>
        <w:pStyle w:val="CodePACKT"/>
        <w:rPr>
          <w:rStyle w:val="CodeInTextPACKT"/>
          <w:color w:val="7030A0"/>
        </w:rPr>
      </w:pPr>
      <w:r w:rsidRPr="00AA49CD">
        <w:rPr>
          <w:rStyle w:val="CodeInTextPACKT"/>
          <w:color w:val="7030A0"/>
        </w:rPr>
        <w:t>  Description = </w:t>
      </w:r>
      <w:r w:rsidR="002A280A">
        <w:rPr>
          <w:rStyle w:val="CodeInTextPACKT"/>
          <w:color w:val="7030A0"/>
        </w:rPr>
        <w:t>'</w:t>
      </w:r>
      <w:r w:rsidRPr="00AA49CD">
        <w:rPr>
          <w:rStyle w:val="CodeInTextPACKT"/>
          <w:color w:val="7030A0"/>
        </w:rPr>
        <w:t>Test Share</w:t>
      </w:r>
      <w:r w:rsidR="002A280A">
        <w:rPr>
          <w:rStyle w:val="CodeInTextPACKT"/>
          <w:color w:val="7030A0"/>
        </w:rPr>
        <w:t>'</w:t>
      </w:r>
    </w:p>
    <w:p w14:paraId="3404AF0F" w14:textId="77777777" w:rsidR="00AA49CD" w:rsidRPr="00AA49CD" w:rsidRDefault="00AA49CD" w:rsidP="00AA49CD">
      <w:pPr>
        <w:pStyle w:val="CodePACKT"/>
        <w:rPr>
          <w:rStyle w:val="CodeInTextPACKT"/>
          <w:color w:val="7030A0"/>
        </w:rPr>
      </w:pPr>
      <w:r w:rsidRPr="00AA49CD">
        <w:rPr>
          <w:rStyle w:val="CodeInTextPACKT"/>
          <w:color w:val="7030A0"/>
        </w:rPr>
        <w:t>  Type        = [uint32] 0 # disk</w:t>
      </w:r>
    </w:p>
    <w:p w14:paraId="32BC9ECD" w14:textId="77777777" w:rsidR="00AA49CD" w:rsidRPr="00AA49CD" w:rsidRDefault="00AA49CD" w:rsidP="00AA49CD">
      <w:pPr>
        <w:pStyle w:val="CodePACKT"/>
        <w:rPr>
          <w:rStyle w:val="CodeInTextPACKT"/>
          <w:color w:val="7030A0"/>
        </w:rPr>
      </w:pPr>
      <w:r w:rsidRPr="00AA49CD">
        <w:rPr>
          <w:rStyle w:val="CodeInTextPACKT"/>
          <w:color w:val="7030A0"/>
        </w:rPr>
        <w:t>}    </w:t>
      </w:r>
    </w:p>
    <w:p w14:paraId="0924FBD6" w14:textId="77777777" w:rsidR="00AA49CD" w:rsidRPr="00AA49CD" w:rsidRDefault="00AA49CD" w:rsidP="00AA49CD">
      <w:pPr>
        <w:pStyle w:val="CodePACKT"/>
        <w:rPr>
          <w:rStyle w:val="CodeInTextPACKT"/>
          <w:color w:val="7030A0"/>
        </w:rPr>
      </w:pPr>
      <w:r w:rsidRPr="00AA49CD">
        <w:rPr>
          <w:rStyle w:val="CodeInTextPACKT"/>
          <w:color w:val="7030A0"/>
        </w:rPr>
        <w:lastRenderedPageBreak/>
        <w:t>Invoke-CimMethod -ClassName Win32_Share -MethodName Create -Arguments $NSHT</w:t>
      </w:r>
    </w:p>
    <w:p w14:paraId="6ADE00A7" w14:textId="77777777" w:rsidR="00AA49CD" w:rsidRPr="00AA49CD" w:rsidRDefault="00AA49CD" w:rsidP="00AA49CD">
      <w:pPr>
        <w:pStyle w:val="CodePACKT"/>
        <w:rPr>
          <w:rStyle w:val="CodeInTextPACKT"/>
          <w:color w:val="7030A0"/>
        </w:rPr>
      </w:pPr>
    </w:p>
    <w:p w14:paraId="61CC048C" w14:textId="67602045" w:rsidR="00AA49CD" w:rsidRPr="00AA49CD" w:rsidRDefault="00AA49CD" w:rsidP="005012CF">
      <w:pPr>
        <w:pStyle w:val="NumberedBulletPACKT"/>
        <w:numPr>
          <w:ilvl w:val="0"/>
          <w:numId w:val="8"/>
        </w:numPr>
        <w:ind w:hanging="647"/>
      </w:pPr>
      <w:r w:rsidRPr="00AA49CD">
        <w:t>Viewing the new SMB </w:t>
      </w:r>
      <w:del w:id="96" w:author="Lucy Wan" w:date="2021-05-05T14:42:00Z">
        <w:r w:rsidRPr="00AA49CD" w:rsidDel="00EB6B7A">
          <w:delText>S</w:delText>
        </w:r>
      </w:del>
      <w:ins w:id="97" w:author="Lucy Wan" w:date="2021-05-05T14:42:00Z">
        <w:r w:rsidR="00EB6B7A">
          <w:t>s</w:t>
        </w:r>
      </w:ins>
      <w:r w:rsidRPr="00AA49CD">
        <w:t>hare</w:t>
      </w:r>
    </w:p>
    <w:p w14:paraId="44CBA830" w14:textId="77777777" w:rsidR="00AA49CD" w:rsidRDefault="00AA49CD" w:rsidP="00AA49CD">
      <w:pPr>
        <w:pStyle w:val="CodePACKT"/>
      </w:pPr>
    </w:p>
    <w:p w14:paraId="6AD74EB1" w14:textId="20F21528" w:rsidR="00AA49CD" w:rsidRPr="00AA49CD" w:rsidRDefault="00AA49CD" w:rsidP="00AA49CD">
      <w:pPr>
        <w:pStyle w:val="CodePACKT"/>
      </w:pPr>
      <w:r w:rsidRPr="00AA49CD">
        <w:t>Get-SMBShare -Name </w:t>
      </w:r>
      <w:r w:rsidR="002A280A">
        <w:t>'</w:t>
      </w:r>
      <w:r w:rsidRPr="00AA49CD">
        <w:t>TestShare1</w:t>
      </w:r>
      <w:r w:rsidR="002A280A">
        <w:t>'</w:t>
      </w:r>
    </w:p>
    <w:p w14:paraId="60F2C25A" w14:textId="77777777" w:rsidR="00AA49CD" w:rsidRPr="00AA49CD" w:rsidRDefault="00AA49CD" w:rsidP="00AA49CD">
      <w:pPr>
        <w:pStyle w:val="CodePACKT"/>
      </w:pPr>
    </w:p>
    <w:p w14:paraId="5C16DFD1" w14:textId="41AEE10E" w:rsidR="00AA49CD" w:rsidRPr="00AA49CD" w:rsidRDefault="00AA49CD" w:rsidP="005012CF">
      <w:pPr>
        <w:pStyle w:val="NumberedBulletPACKT"/>
        <w:numPr>
          <w:ilvl w:val="0"/>
          <w:numId w:val="8"/>
        </w:numPr>
        <w:ind w:hanging="647"/>
      </w:pPr>
      <w:r w:rsidRPr="00AA49CD">
        <w:t>Viewing the new SMB </w:t>
      </w:r>
      <w:del w:id="98" w:author="Lucy Wan" w:date="2021-05-05T14:42:00Z">
        <w:r w:rsidRPr="00AA49CD" w:rsidDel="00EB6B7A">
          <w:delText>S</w:delText>
        </w:r>
      </w:del>
      <w:ins w:id="99" w:author="Lucy Wan" w:date="2021-05-05T14:42:00Z">
        <w:r w:rsidR="00EB6B7A">
          <w:t>s</w:t>
        </w:r>
      </w:ins>
      <w:r w:rsidRPr="00AA49CD">
        <w:t>hare using </w:t>
      </w:r>
      <w:r w:rsidRPr="00EB6B7A">
        <w:rPr>
          <w:rStyle w:val="CodeInTextPACKT"/>
        </w:rPr>
        <w:t>Get-CimInstance</w:t>
      </w:r>
    </w:p>
    <w:p w14:paraId="1F9A775E" w14:textId="77777777" w:rsidR="00AA49CD" w:rsidRDefault="00AA49CD" w:rsidP="00AA49CD">
      <w:pPr>
        <w:pStyle w:val="CodePACKT"/>
      </w:pPr>
    </w:p>
    <w:p w14:paraId="74954F0E" w14:textId="56B86AE6" w:rsidR="00AA49CD" w:rsidRPr="00AA49CD" w:rsidRDefault="00AA49CD" w:rsidP="00AA49CD">
      <w:pPr>
        <w:pStyle w:val="CodePACKT"/>
      </w:pPr>
      <w:r w:rsidRPr="00AA49CD">
        <w:t>Get-CimInstance -Class Win32_Share -Filter </w:t>
      </w:r>
      <w:r w:rsidR="002A280A">
        <w:t>"</w:t>
      </w:r>
      <w:r w:rsidRPr="00AA49CD">
        <w:t>Name = </w:t>
      </w:r>
      <w:r w:rsidR="002A280A">
        <w:t>'</w:t>
      </w:r>
      <w:r w:rsidRPr="00AA49CD">
        <w:t>TestShare1</w:t>
      </w:r>
      <w:r w:rsidR="002A280A">
        <w:t>'"</w:t>
      </w:r>
    </w:p>
    <w:p w14:paraId="1F06CF23" w14:textId="77777777" w:rsidR="00AA49CD" w:rsidRPr="00AA49CD" w:rsidRDefault="00AA49CD" w:rsidP="00AA49CD">
      <w:pPr>
        <w:pStyle w:val="CodePACKT"/>
      </w:pPr>
    </w:p>
    <w:p w14:paraId="63453FB7" w14:textId="203E80FD" w:rsidR="00AA49CD" w:rsidRPr="00AA49CD" w:rsidRDefault="00AA49CD" w:rsidP="005012CF">
      <w:pPr>
        <w:pStyle w:val="NumberedBulletPACKT"/>
        <w:numPr>
          <w:ilvl w:val="0"/>
          <w:numId w:val="8"/>
        </w:numPr>
        <w:ind w:hanging="647"/>
      </w:pPr>
      <w:r w:rsidRPr="00AA49CD">
        <w:t>Removing the share</w:t>
      </w:r>
    </w:p>
    <w:p w14:paraId="12C0E9D1" w14:textId="77777777" w:rsidR="00AA49CD" w:rsidRDefault="00AA49CD" w:rsidP="00AA49CD">
      <w:pPr>
        <w:shd w:val="clear" w:color="auto" w:fill="FFFFFF"/>
        <w:spacing w:after="0" w:line="285" w:lineRule="atLeast"/>
        <w:rPr>
          <w:rFonts w:ascii="Cascadia Code" w:hAnsi="Cascadia Code"/>
          <w:color w:val="000000"/>
          <w:sz w:val="21"/>
          <w:szCs w:val="21"/>
        </w:rPr>
      </w:pPr>
    </w:p>
    <w:p w14:paraId="72AA2CB0" w14:textId="1C8C5F99" w:rsidR="00AA49CD" w:rsidRPr="00AA49CD" w:rsidRDefault="00AA49CD" w:rsidP="00AA49CD">
      <w:pPr>
        <w:pStyle w:val="CodePACKT"/>
      </w:pPr>
      <w:r w:rsidRPr="00AA49CD">
        <w:t>Get-CimInstance -Class Win32_Share -Filter </w:t>
      </w:r>
      <w:r w:rsidR="002A280A">
        <w:t>"</w:t>
      </w:r>
      <w:r w:rsidRPr="00AA49CD">
        <w:t>Name = </w:t>
      </w:r>
      <w:r w:rsidR="002A280A">
        <w:t>'</w:t>
      </w:r>
      <w:r w:rsidRPr="00AA49CD">
        <w:t>TestShare1</w:t>
      </w:r>
      <w:r w:rsidR="002A280A">
        <w:t>'"</w:t>
      </w:r>
      <w:r w:rsidRPr="00AA49CD">
        <w:t> |</w:t>
      </w:r>
    </w:p>
    <w:p w14:paraId="05815AA5" w14:textId="77777777" w:rsidR="00AA49CD" w:rsidRPr="00AA49CD" w:rsidRDefault="00AA49CD" w:rsidP="00AA49CD">
      <w:pPr>
        <w:pStyle w:val="CodePACKT"/>
      </w:pPr>
      <w:r w:rsidRPr="00AA49CD">
        <w:t>  Invoke-CimMethod -MethodName Delete</w:t>
      </w:r>
    </w:p>
    <w:p w14:paraId="4E485027" w14:textId="5D1BEAC7" w:rsidR="005C5953" w:rsidRDefault="005C5953" w:rsidP="008D5B13">
      <w:pPr>
        <w:pStyle w:val="Heading2"/>
        <w:numPr>
          <w:ilvl w:val="1"/>
          <w:numId w:val="2"/>
        </w:numPr>
        <w:tabs>
          <w:tab w:val="left" w:pos="0"/>
        </w:tabs>
      </w:pPr>
      <w:r>
        <w:t>How it works...</w:t>
      </w:r>
    </w:p>
    <w:p w14:paraId="130AAFEF" w14:textId="746A7187" w:rsidR="00AA49CD" w:rsidRDefault="00AA49CD" w:rsidP="00AA49CD">
      <w:pPr>
        <w:pStyle w:val="NormalPACKT"/>
        <w:rPr>
          <w:lang w:val="en-GB"/>
        </w:rPr>
      </w:pPr>
      <w:r>
        <w:rPr>
          <w:lang w:val="en-GB"/>
        </w:rPr>
        <w:t xml:space="preserve">In </w:t>
      </w:r>
      <w:r w:rsidRPr="00AA49CD">
        <w:rPr>
          <w:rStyle w:val="ItalicsPACKT"/>
        </w:rPr>
        <w:t>step 1</w:t>
      </w:r>
      <w:r>
        <w:rPr>
          <w:lang w:val="en-GB"/>
        </w:rPr>
        <w:t xml:space="preserve">, you use </w:t>
      </w:r>
      <w:r w:rsidRPr="00AA49CD">
        <w:rPr>
          <w:rStyle w:val="CodeInTextPACKT"/>
        </w:rPr>
        <w:t>Get-CimClass</w:t>
      </w:r>
      <w:r>
        <w:rPr>
          <w:lang w:val="en-GB"/>
        </w:rPr>
        <w:t xml:space="preserve"> to retrieve and display the methods provided by the </w:t>
      </w:r>
      <w:r w:rsidRPr="00AA49CD">
        <w:rPr>
          <w:rStyle w:val="CodeInTextPACKT"/>
        </w:rPr>
        <w:t>Win32_Share</w:t>
      </w:r>
      <w:r>
        <w:rPr>
          <w:lang w:val="en-GB"/>
        </w:rPr>
        <w:t xml:space="preserve"> WMI class. The output is as follows:</w:t>
      </w:r>
    </w:p>
    <w:p w14:paraId="329231C5" w14:textId="2DE5C4DC" w:rsidR="00AA49CD" w:rsidRDefault="00AA49CD" w:rsidP="00AA49CD">
      <w:pPr>
        <w:pStyle w:val="FigurePACKT"/>
        <w:rPr>
          <w:lang w:val="en-GB"/>
        </w:rPr>
      </w:pPr>
      <w:commentRangeStart w:id="100"/>
      <w:r>
        <w:drawing>
          <wp:inline distT="0" distB="0" distL="0" distR="0" wp14:anchorId="62BDF700" wp14:editId="02A7DF3D">
            <wp:extent cx="5739043" cy="89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0718" cy="920573"/>
                    </a:xfrm>
                    <a:prstGeom prst="rect">
                      <a:avLst/>
                    </a:prstGeom>
                  </pic:spPr>
                </pic:pic>
              </a:graphicData>
            </a:graphic>
          </wp:inline>
        </w:drawing>
      </w:r>
      <w:commentRangeEnd w:id="100"/>
      <w:r w:rsidR="00A430BF">
        <w:rPr>
          <w:rStyle w:val="CommentReference"/>
          <w:rFonts w:ascii="Times New Roman" w:hAnsi="Times New Roman"/>
          <w:noProof w:val="0"/>
        </w:rPr>
        <w:commentReference w:id="100"/>
      </w:r>
    </w:p>
    <w:p w14:paraId="1AA312E2" w14:textId="79E2BC34" w:rsidR="00AA49CD" w:rsidRDefault="00AA49CD" w:rsidP="00A05C82">
      <w:pPr>
        <w:pStyle w:val="FigureCaptionPACKT"/>
      </w:pPr>
      <w:r>
        <w:t>Figure 15.33: Reviewing the methods contained in the Win32_Share WMI class</w:t>
      </w:r>
    </w:p>
    <w:p w14:paraId="7D181F18" w14:textId="09483CE8"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33</w:t>
      </w:r>
      <w:r w:rsidRPr="00AA49CD">
        <w:rPr>
          <w:rFonts w:ascii="Arial" w:hAnsi="Arial"/>
          <w:b/>
          <w:color w:val="FF0000"/>
          <w:sz w:val="28"/>
          <w:szCs w:val="28"/>
        </w:rPr>
        <w:t>.png</w:t>
      </w:r>
    </w:p>
    <w:p w14:paraId="4F4CA234" w14:textId="299EDA17" w:rsidR="00AA49CD" w:rsidRPr="00AA49CD" w:rsidRDefault="00AA49CD" w:rsidP="00AA49CD">
      <w:pPr>
        <w:pStyle w:val="NormalPACKT"/>
      </w:pPr>
      <w:r w:rsidRPr="00AA49CD">
        <w:t xml:space="preserve">In </w:t>
      </w:r>
      <w:r w:rsidRPr="00AA49CD">
        <w:rPr>
          <w:rStyle w:val="ItalicsPACKT"/>
        </w:rPr>
        <w:t>step 2</w:t>
      </w:r>
      <w:r w:rsidRPr="00AA49CD">
        <w:t xml:space="preserve">, you use the </w:t>
      </w:r>
      <w:r w:rsidRPr="00AA49CD">
        <w:rPr>
          <w:rStyle w:val="CodeInTextPACKT"/>
        </w:rPr>
        <w:t>Get-Cimclass</w:t>
      </w:r>
      <w:r w:rsidRPr="00AA49CD">
        <w:t xml:space="preserve"> cmdlet to get the properties of each instance of the </w:t>
      </w:r>
      <w:r w:rsidRPr="00AA49CD">
        <w:rPr>
          <w:rStyle w:val="CodeInTextPACKT"/>
        </w:rPr>
        <w:t>Win32_Share</w:t>
      </w:r>
      <w:r w:rsidRPr="00AA49CD">
        <w:t xml:space="preserve"> class, producing the following:</w:t>
      </w:r>
    </w:p>
    <w:p w14:paraId="39402E9B" w14:textId="5C46ED3D" w:rsidR="00AA49CD" w:rsidRPr="00AA49CD" w:rsidRDefault="00AA49CD" w:rsidP="00AA49CD">
      <w:pPr>
        <w:pStyle w:val="FigurePACKT"/>
        <w:rPr>
          <w:lang w:val="en-GB"/>
        </w:rPr>
      </w:pPr>
      <w:r>
        <w:lastRenderedPageBreak/>
        <w:drawing>
          <wp:inline distT="0" distB="0" distL="0" distR="0" wp14:anchorId="28082DA1" wp14:editId="0F0EE6BE">
            <wp:extent cx="3247113" cy="1752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9470" cy="1775462"/>
                    </a:xfrm>
                    <a:prstGeom prst="rect">
                      <a:avLst/>
                    </a:prstGeom>
                  </pic:spPr>
                </pic:pic>
              </a:graphicData>
            </a:graphic>
          </wp:inline>
        </w:drawing>
      </w:r>
    </w:p>
    <w:p w14:paraId="6ACD93A0" w14:textId="07084222" w:rsidR="00AA49CD" w:rsidRDefault="00AA49CD" w:rsidP="00A05C82">
      <w:pPr>
        <w:pStyle w:val="FigureCaptionPACKT"/>
      </w:pPr>
      <w:r>
        <w:t>Figure 15.34: Reviewing the properties of an instance of the Win32_Share class</w:t>
      </w:r>
    </w:p>
    <w:p w14:paraId="6BA55676" w14:textId="4BEFDF24"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34</w:t>
      </w:r>
      <w:r w:rsidRPr="00AA49CD">
        <w:rPr>
          <w:rFonts w:ascii="Arial" w:hAnsi="Arial"/>
          <w:b/>
          <w:color w:val="FF0000"/>
          <w:sz w:val="28"/>
          <w:szCs w:val="28"/>
        </w:rPr>
        <w:t>.png</w:t>
      </w:r>
    </w:p>
    <w:p w14:paraId="4C505300" w14:textId="01FA9A05" w:rsidR="00AA49CD" w:rsidRPr="00AA49CD" w:rsidRDefault="00AA49CD" w:rsidP="00AA49CD">
      <w:pPr>
        <w:pStyle w:val="NormalPACKT"/>
      </w:pPr>
      <w:r w:rsidRPr="00AA49CD">
        <w:t xml:space="preserve">With </w:t>
      </w:r>
      <w:r w:rsidRPr="00AA49CD">
        <w:rPr>
          <w:rStyle w:val="ItalicsPACKT"/>
        </w:rPr>
        <w:t>step 3</w:t>
      </w:r>
      <w:r w:rsidRPr="00AA49CD">
        <w:t xml:space="preserve">, you use the </w:t>
      </w:r>
      <w:r w:rsidRPr="00AA49CD">
        <w:rPr>
          <w:rStyle w:val="CodeInTextPACKT"/>
        </w:rPr>
        <w:t>Invoke-CimMethod</w:t>
      </w:r>
      <w:r w:rsidRPr="00AA49CD">
        <w:t xml:space="preserve"> </w:t>
      </w:r>
      <w:r>
        <w:t xml:space="preserve">cmdlet </w:t>
      </w:r>
      <w:r w:rsidRPr="00AA49CD">
        <w:t xml:space="preserve">to invoke the </w:t>
      </w:r>
      <w:r w:rsidRPr="00AA49CD">
        <w:rPr>
          <w:rStyle w:val="CodeInTextPACKT"/>
        </w:rPr>
        <w:t>Create()</w:t>
      </w:r>
      <w:r w:rsidRPr="00AA49CD">
        <w:t xml:space="preserve"> method of the </w:t>
      </w:r>
      <w:r w:rsidRPr="00AA49CD">
        <w:rPr>
          <w:rStyle w:val="CodeInTextPACKT"/>
        </w:rPr>
        <w:t>Win32_Share</w:t>
      </w:r>
      <w:r w:rsidRPr="00AA49CD">
        <w:t xml:space="preserve"> class </w:t>
      </w:r>
      <w:r>
        <w:t xml:space="preserve">and </w:t>
      </w:r>
      <w:r w:rsidRPr="00AA49CD">
        <w:t>c</w:t>
      </w:r>
      <w:r>
        <w:t>r</w:t>
      </w:r>
      <w:r w:rsidRPr="00AA49CD">
        <w:t xml:space="preserve">eate a new SMB share on </w:t>
      </w:r>
      <w:r w:rsidRPr="00AA49CD">
        <w:rPr>
          <w:rStyle w:val="CodeInTextPACKT"/>
        </w:rPr>
        <w:t>SRV1</w:t>
      </w:r>
      <w:ins w:id="101" w:author="Lucy Wan" w:date="2021-05-05T14:44:00Z">
        <w:r w:rsidR="0032641D">
          <w:t>, with output like this:</w:t>
        </w:r>
      </w:ins>
      <w:del w:id="102" w:author="Lucy Wan" w:date="2021-05-05T14:44:00Z">
        <w:r w:rsidRPr="00AA49CD" w:rsidDel="0032641D">
          <w:delText>.</w:delText>
        </w:r>
      </w:del>
    </w:p>
    <w:p w14:paraId="0A794EB8" w14:textId="46A704A4" w:rsidR="00AA49CD" w:rsidRDefault="00AA49CD" w:rsidP="00AA49CD">
      <w:pPr>
        <w:pStyle w:val="FigurePACKT"/>
        <w:rPr>
          <w:b/>
          <w:bCs/>
          <w:lang w:val="en-GB"/>
        </w:rPr>
      </w:pPr>
      <w:r>
        <w:drawing>
          <wp:inline distT="0" distB="0" distL="0" distR="0" wp14:anchorId="1069DEDF" wp14:editId="441A8C44">
            <wp:extent cx="4282263" cy="128587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196" cy="1297266"/>
                    </a:xfrm>
                    <a:prstGeom prst="rect">
                      <a:avLst/>
                    </a:prstGeom>
                  </pic:spPr>
                </pic:pic>
              </a:graphicData>
            </a:graphic>
          </wp:inline>
        </w:drawing>
      </w:r>
    </w:p>
    <w:p w14:paraId="425968FB" w14:textId="7CE12348" w:rsidR="00AA49CD" w:rsidRDefault="00AA49CD" w:rsidP="00A05C82">
      <w:pPr>
        <w:pStyle w:val="FigureCaptionPACKT"/>
      </w:pPr>
      <w:r>
        <w:t>Figure 15.35: Creating a new SMB share using WMI</w:t>
      </w:r>
    </w:p>
    <w:p w14:paraId="7B1D496F" w14:textId="1B67B380"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35</w:t>
      </w:r>
      <w:r w:rsidRPr="00AA49CD">
        <w:rPr>
          <w:rFonts w:ascii="Arial" w:hAnsi="Arial"/>
          <w:b/>
          <w:color w:val="FF0000"/>
          <w:sz w:val="28"/>
          <w:szCs w:val="28"/>
        </w:rPr>
        <w:t>.png</w:t>
      </w:r>
    </w:p>
    <w:p w14:paraId="3F1C78F7" w14:textId="649CDC63" w:rsidR="00AA49CD" w:rsidRDefault="00AA49CD" w:rsidP="00AA49CD">
      <w:pPr>
        <w:pStyle w:val="NormalPACKT"/>
      </w:pPr>
      <w:r w:rsidRPr="00AA49CD">
        <w:t xml:space="preserve">In </w:t>
      </w:r>
      <w:r w:rsidRPr="00AA49CD">
        <w:rPr>
          <w:rStyle w:val="ItalicsPACKT"/>
        </w:rPr>
        <w:t>step 4</w:t>
      </w:r>
      <w:r w:rsidRPr="00AA49CD">
        <w:t xml:space="preserve">, you use the </w:t>
      </w:r>
      <w:r w:rsidRPr="00AA49CD">
        <w:rPr>
          <w:rStyle w:val="CodeInTextPACKT"/>
        </w:rPr>
        <w:t>Get-SMBShare</w:t>
      </w:r>
      <w:r w:rsidRPr="00AA49CD">
        <w:t xml:space="preserve"> cmdlet </w:t>
      </w:r>
      <w:r>
        <w:t>to get the SMB share information for the share you created in the previous step, producing output like this:</w:t>
      </w:r>
    </w:p>
    <w:p w14:paraId="70BFAB89" w14:textId="1FBB40F3" w:rsidR="00AA49CD" w:rsidRDefault="00AA49CD" w:rsidP="00AA49CD">
      <w:pPr>
        <w:pStyle w:val="FigurePACKT"/>
      </w:pPr>
      <w:commentRangeStart w:id="103"/>
      <w:r>
        <w:drawing>
          <wp:inline distT="0" distB="0" distL="0" distR="0" wp14:anchorId="6DB770B5" wp14:editId="57E75313">
            <wp:extent cx="2289484" cy="771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7401" cy="774193"/>
                    </a:xfrm>
                    <a:prstGeom prst="rect">
                      <a:avLst/>
                    </a:prstGeom>
                  </pic:spPr>
                </pic:pic>
              </a:graphicData>
            </a:graphic>
          </wp:inline>
        </w:drawing>
      </w:r>
      <w:commentRangeEnd w:id="103"/>
      <w:r w:rsidR="005137B2">
        <w:rPr>
          <w:rStyle w:val="CommentReference"/>
          <w:rFonts w:ascii="Times New Roman" w:hAnsi="Times New Roman"/>
          <w:noProof w:val="0"/>
        </w:rPr>
        <w:commentReference w:id="103"/>
      </w:r>
    </w:p>
    <w:p w14:paraId="6E2C56CD" w14:textId="001AF3F2" w:rsidR="00AA49CD" w:rsidRDefault="00AA49CD" w:rsidP="00A05C82">
      <w:pPr>
        <w:pStyle w:val="FigureCaptionPACKT"/>
      </w:pPr>
      <w:r>
        <w:t>Figure 15.36:</w:t>
      </w:r>
      <w:ins w:id="104" w:author="Lucy Wan" w:date="2021-05-05T14:44:00Z">
        <w:r w:rsidR="005137B2">
          <w:t xml:space="preserve"> </w:t>
        </w:r>
      </w:ins>
      <w:r>
        <w:t>Viewing the newly created SMB share usi</w:t>
      </w:r>
      <w:r w:rsidR="00B1085F">
        <w:t>ng</w:t>
      </w:r>
      <w:r>
        <w:t xml:space="preserve"> Get-SMBShare</w:t>
      </w:r>
    </w:p>
    <w:p w14:paraId="360AD974" w14:textId="3CA4A893"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36</w:t>
      </w:r>
      <w:r w:rsidRPr="00AA49CD">
        <w:rPr>
          <w:rFonts w:ascii="Arial" w:hAnsi="Arial"/>
          <w:b/>
          <w:color w:val="FF0000"/>
          <w:sz w:val="28"/>
          <w:szCs w:val="28"/>
        </w:rPr>
        <w:t>.png</w:t>
      </w:r>
    </w:p>
    <w:p w14:paraId="13E3D29E" w14:textId="1E06C177" w:rsidR="00AA49CD" w:rsidRDefault="00AA49CD" w:rsidP="00AA49CD">
      <w:pPr>
        <w:pStyle w:val="NormalPACKT"/>
      </w:pPr>
      <w:r w:rsidRPr="00AA49CD">
        <w:lastRenderedPageBreak/>
        <w:t xml:space="preserve">In </w:t>
      </w:r>
      <w:r w:rsidRPr="00AA49CD">
        <w:rPr>
          <w:rStyle w:val="ItalicsPACKT"/>
        </w:rPr>
        <w:t>step 5</w:t>
      </w:r>
      <w:r w:rsidRPr="00AA49CD">
        <w:t>, you use</w:t>
      </w:r>
      <w:del w:id="105" w:author="Lucy Wan" w:date="2021-05-05T14:45:00Z">
        <w:r w:rsidRPr="00AA49CD" w:rsidDel="001C4B12">
          <w:delText xml:space="preserve"> the</w:delText>
        </w:r>
      </w:del>
      <w:r w:rsidRPr="00AA49CD">
        <w:t xml:space="preserve"> </w:t>
      </w:r>
      <w:r w:rsidRPr="00AA49CD">
        <w:rPr>
          <w:rStyle w:val="CodeInTextPACKT"/>
        </w:rPr>
        <w:t>Get-CimInstance</w:t>
      </w:r>
      <w:r w:rsidRPr="00AA49CD">
        <w:t xml:space="preserve"> to view the details of the share via WMI. This </w:t>
      </w:r>
      <w:r>
        <w:t xml:space="preserve">step </w:t>
      </w:r>
      <w:r w:rsidRPr="00AA49CD">
        <w:t xml:space="preserve">produces the following output. </w:t>
      </w:r>
    </w:p>
    <w:p w14:paraId="0DE22358" w14:textId="267FE471" w:rsidR="00AA49CD" w:rsidRDefault="00AA49CD" w:rsidP="00AA49CD">
      <w:pPr>
        <w:pStyle w:val="FigurePACKT"/>
      </w:pPr>
      <w:commentRangeStart w:id="106"/>
      <w:r>
        <w:drawing>
          <wp:inline distT="0" distB="0" distL="0" distR="0" wp14:anchorId="136B775B" wp14:editId="4C37899E">
            <wp:extent cx="3962069" cy="717540"/>
            <wp:effectExtent l="0" t="0" r="63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9338" cy="726100"/>
                    </a:xfrm>
                    <a:prstGeom prst="rect">
                      <a:avLst/>
                    </a:prstGeom>
                  </pic:spPr>
                </pic:pic>
              </a:graphicData>
            </a:graphic>
          </wp:inline>
        </w:drawing>
      </w:r>
      <w:commentRangeEnd w:id="106"/>
      <w:r w:rsidR="001C4B12">
        <w:rPr>
          <w:rStyle w:val="CommentReference"/>
          <w:rFonts w:ascii="Times New Roman" w:hAnsi="Times New Roman"/>
          <w:noProof w:val="0"/>
        </w:rPr>
        <w:commentReference w:id="106"/>
      </w:r>
    </w:p>
    <w:p w14:paraId="30D76C6A" w14:textId="747F3D25" w:rsidR="00AA49CD" w:rsidRDefault="00AA49CD" w:rsidP="00A05C82">
      <w:pPr>
        <w:pStyle w:val="FigureCaptionPACKT"/>
      </w:pPr>
      <w:r>
        <w:t>Figure 15.37:</w:t>
      </w:r>
      <w:r w:rsidR="00D50C45">
        <w:t xml:space="preserve"> </w:t>
      </w:r>
      <w:r>
        <w:t>Viewing the newly created SMB share using Get-CimInstance</w:t>
      </w:r>
    </w:p>
    <w:p w14:paraId="5366F37A" w14:textId="15A0B6C3"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37</w:t>
      </w:r>
      <w:r w:rsidRPr="00AA49CD">
        <w:rPr>
          <w:rFonts w:ascii="Arial" w:hAnsi="Arial"/>
          <w:b/>
          <w:color w:val="FF0000"/>
          <w:sz w:val="28"/>
          <w:szCs w:val="28"/>
        </w:rPr>
        <w:t>.png</w:t>
      </w:r>
    </w:p>
    <w:p w14:paraId="42CF96C2" w14:textId="3CFD16F5" w:rsidR="00AA49CD" w:rsidRPr="00AA49CD" w:rsidRDefault="00AA49CD" w:rsidP="00AA49CD">
      <w:pPr>
        <w:pStyle w:val="NormalPACKT"/>
      </w:pPr>
      <w:commentRangeStart w:id="107"/>
      <w:r>
        <w:t xml:space="preserve">In the final step in this recipe, </w:t>
      </w:r>
      <w:r w:rsidRPr="00AA49CD">
        <w:rPr>
          <w:rStyle w:val="ItalicsPACKT"/>
        </w:rPr>
        <w:t>step 6</w:t>
      </w:r>
      <w:r>
        <w:t xml:space="preserve">, you use </w:t>
      </w:r>
      <w:r w:rsidRPr="00AA49CD">
        <w:rPr>
          <w:rStyle w:val="CodeInTextPACKT"/>
        </w:rPr>
        <w:t>Invoke-CimMethod</w:t>
      </w:r>
      <w:r>
        <w:t xml:space="preserve"> to delete a specific share (the one you created in </w:t>
      </w:r>
      <w:r w:rsidRPr="00AA49CD">
        <w:rPr>
          <w:rStyle w:val="ItalicsPACKT"/>
        </w:rPr>
        <w:t>step 3</w:t>
      </w:r>
      <w:r>
        <w:t xml:space="preserve">). </w:t>
      </w:r>
      <w:commentRangeEnd w:id="107"/>
      <w:r w:rsidR="007B2CD1">
        <w:rPr>
          <w:rStyle w:val="CommentReference"/>
        </w:rPr>
        <w:commentReference w:id="107"/>
      </w:r>
    </w:p>
    <w:p w14:paraId="4737B7DB" w14:textId="3EA144BF" w:rsidR="005C5953" w:rsidRDefault="005C5953" w:rsidP="005C5953">
      <w:pPr>
        <w:pStyle w:val="Heading2"/>
      </w:pPr>
      <w:r>
        <w:t>There</w:t>
      </w:r>
      <w:r w:rsidR="002A280A">
        <w:t>'</w:t>
      </w:r>
      <w:r>
        <w:t>s more...</w:t>
      </w:r>
    </w:p>
    <w:p w14:paraId="1AFE7D7C" w14:textId="440C3EA4" w:rsidR="005C5953" w:rsidRDefault="00AA49CD" w:rsidP="005C5953">
      <w:pPr>
        <w:pStyle w:val="NormalPACKT"/>
        <w:rPr>
          <w:lang w:val="en-GB"/>
        </w:rPr>
      </w:pPr>
      <w:r>
        <w:rPr>
          <w:lang w:val="en-GB"/>
        </w:rPr>
        <w:t xml:space="preserve">In </w:t>
      </w:r>
      <w:r w:rsidRPr="00AA49CD">
        <w:rPr>
          <w:rStyle w:val="ItalicsPACKT"/>
        </w:rPr>
        <w:t>step 3</w:t>
      </w:r>
      <w:r>
        <w:rPr>
          <w:lang w:val="en-GB"/>
        </w:rPr>
        <w:t xml:space="preserve">, you create a new SMB share using the </w:t>
      </w:r>
      <w:r w:rsidRPr="00AA49CD">
        <w:rPr>
          <w:rStyle w:val="CodeInTextPACKT"/>
        </w:rPr>
        <w:t>Invoke-CimMethod</w:t>
      </w:r>
      <w:r>
        <w:rPr>
          <w:lang w:val="en-GB"/>
        </w:rPr>
        <w:t xml:space="preserve"> cmdlet. This cmdlet takes a hash table containing the properties and property values for the new SMB share. The cmdlet returns an object containing a</w:t>
      </w:r>
      <w:r w:rsidRPr="008134F5">
        <w:t xml:space="preserve"> </w:t>
      </w:r>
      <w:r w:rsidRPr="00AA49CD">
        <w:rPr>
          <w:rStyle w:val="CodeInTextPACKT"/>
        </w:rPr>
        <w:t>ReturnCode</w:t>
      </w:r>
      <w:r>
        <w:rPr>
          <w:lang w:val="en-GB"/>
        </w:rPr>
        <w:t xml:space="preserve"> property. A return code of 0 indicates success – in this case, WMI created the new share. For other values of </w:t>
      </w:r>
      <w:r w:rsidR="00B1085F">
        <w:rPr>
          <w:lang w:val="en-GB"/>
        </w:rPr>
        <w:t xml:space="preserve">the </w:t>
      </w:r>
      <w:r>
        <w:rPr>
          <w:lang w:val="en-GB"/>
        </w:rPr>
        <w:t>return code, you need to consult the documentation</w:t>
      </w:r>
      <w:r w:rsidR="00B1085F">
        <w:rPr>
          <w:lang w:val="en-GB"/>
        </w:rPr>
        <w:t xml:space="preserve">. </w:t>
      </w:r>
      <w:r>
        <w:rPr>
          <w:lang w:val="en-GB"/>
        </w:rPr>
        <w:t xml:space="preserve">For the </w:t>
      </w:r>
      <w:r w:rsidRPr="00AA49CD">
        <w:rPr>
          <w:rStyle w:val="CodeInTextPACKT"/>
        </w:rPr>
        <w:t>Win32_Share</w:t>
      </w:r>
      <w:r>
        <w:rPr>
          <w:lang w:val="en-GB"/>
        </w:rPr>
        <w:t xml:space="preserve"> class, </w:t>
      </w:r>
      <w:r w:rsidR="00B1085F">
        <w:rPr>
          <w:lang w:val="en-GB"/>
        </w:rPr>
        <w:t xml:space="preserve">you can find more online </w:t>
      </w:r>
      <w:r>
        <w:rPr>
          <w:lang w:val="en-GB"/>
        </w:rPr>
        <w:t>documentation</w:t>
      </w:r>
      <w:r w:rsidR="00B1085F">
        <w:rPr>
          <w:lang w:val="en-GB"/>
        </w:rPr>
        <w:t xml:space="preserve"> at </w:t>
      </w:r>
      <w:hyperlink r:id="rId50" w:history="1">
        <w:r w:rsidR="00B1085F" w:rsidRPr="000859FC">
          <w:rPr>
            <w:rStyle w:val="URLPACKT"/>
          </w:rPr>
          <w:t>https://docs.microsoft.com/en-us/windows/win32/cimwin32prov/create-method-in-class-win32-share</w:t>
        </w:r>
      </w:hyperlink>
      <w:r w:rsidR="00B1085F" w:rsidRPr="00B317F9">
        <w:t>.</w:t>
      </w:r>
      <w:r w:rsidR="00B1085F">
        <w:rPr>
          <w:rStyle w:val="ItalicsPACKT"/>
          <w:lang w:val="en-GB"/>
        </w:rPr>
        <w:t xml:space="preserve"> </w:t>
      </w:r>
      <w:r w:rsidR="00B1085F" w:rsidRPr="00B1085F">
        <w:t>This page</w:t>
      </w:r>
      <w:r w:rsidRPr="00B1085F">
        <w:t xml:space="preserve"> s</w:t>
      </w:r>
      <w:r>
        <w:rPr>
          <w:lang w:val="en-GB"/>
        </w:rPr>
        <w:t>hows the return codes that th</w:t>
      </w:r>
      <w:r w:rsidR="00B1085F">
        <w:rPr>
          <w:lang w:val="en-GB"/>
        </w:rPr>
        <w:t xml:space="preserve">e </w:t>
      </w:r>
      <w:r w:rsidR="00B1085F" w:rsidRPr="00B1085F">
        <w:rPr>
          <w:rStyle w:val="CodeInTextPACKT"/>
        </w:rPr>
        <w:t>Create()</w:t>
      </w:r>
      <w:r w:rsidR="00B1085F">
        <w:rPr>
          <w:lang w:val="en-GB"/>
        </w:rPr>
        <w:t xml:space="preserve"> </w:t>
      </w:r>
      <w:r>
        <w:rPr>
          <w:lang w:val="en-GB"/>
        </w:rPr>
        <w:t xml:space="preserve">method </w:t>
      </w:r>
      <w:r w:rsidR="00B1085F">
        <w:rPr>
          <w:lang w:val="en-GB"/>
        </w:rPr>
        <w:t xml:space="preserve">could </w:t>
      </w:r>
      <w:r>
        <w:rPr>
          <w:lang w:val="en-GB"/>
        </w:rPr>
        <w:t xml:space="preserve">generate and </w:t>
      </w:r>
      <w:r w:rsidR="00B1085F">
        <w:rPr>
          <w:lang w:val="en-GB"/>
        </w:rPr>
        <w:t>what those return codes indicate</w:t>
      </w:r>
      <w:r>
        <w:rPr>
          <w:lang w:val="en-GB"/>
        </w:rPr>
        <w:t xml:space="preserve">. For example, a return code of 8 </w:t>
      </w:r>
      <w:r w:rsidR="00B1085F">
        <w:rPr>
          <w:lang w:val="en-GB"/>
        </w:rPr>
        <w:t xml:space="preserve">would indicate </w:t>
      </w:r>
      <w:ins w:id="108" w:author="Lucy Wan" w:date="2021-05-05T14:46:00Z">
        <w:r w:rsidR="00C94D15">
          <w:rPr>
            <w:lang w:val="en-GB"/>
          </w:rPr>
          <w:t xml:space="preserve">that </w:t>
        </w:r>
      </w:ins>
      <w:r>
        <w:rPr>
          <w:lang w:val="en-GB"/>
        </w:rPr>
        <w:t xml:space="preserve">you attempted to create a share whose name already exists. If you plan to use WMI in production scripting, consider </w:t>
      </w:r>
      <w:r w:rsidR="00B1085F">
        <w:rPr>
          <w:lang w:val="en-GB"/>
        </w:rPr>
        <w:t xml:space="preserve">testing for </w:t>
      </w:r>
      <w:r>
        <w:rPr>
          <w:lang w:val="en-GB"/>
        </w:rPr>
        <w:t>non-zero return codes and handl</w:t>
      </w:r>
      <w:r w:rsidR="00B1085F">
        <w:rPr>
          <w:lang w:val="en-GB"/>
        </w:rPr>
        <w:t>ing</w:t>
      </w:r>
      <w:r>
        <w:rPr>
          <w:lang w:val="en-GB"/>
        </w:rPr>
        <w:t xml:space="preserve"> common errors gracefully.</w:t>
      </w:r>
    </w:p>
    <w:p w14:paraId="7AFC033C" w14:textId="7DF0AF38" w:rsidR="00AA49CD" w:rsidRDefault="00AA49CD" w:rsidP="005C5953">
      <w:pPr>
        <w:pStyle w:val="NormalPACKT"/>
        <w:rPr>
          <w:lang w:val="en-GB"/>
        </w:rPr>
      </w:pPr>
      <w:r>
        <w:rPr>
          <w:lang w:val="en-GB"/>
        </w:rPr>
        <w:t xml:space="preserve">In </w:t>
      </w:r>
      <w:r w:rsidRPr="00AA49CD">
        <w:rPr>
          <w:rStyle w:val="ItalicsPACKT"/>
        </w:rPr>
        <w:t>step 6</w:t>
      </w:r>
      <w:r>
        <w:rPr>
          <w:lang w:val="en-GB"/>
        </w:rPr>
        <w:t xml:space="preserve">, you use a WMI method, </w:t>
      </w:r>
      <w:r w:rsidRPr="00AA49CD">
        <w:rPr>
          <w:rStyle w:val="CodeInTextPACKT"/>
        </w:rPr>
        <w:t>Delete()</w:t>
      </w:r>
      <w:r>
        <w:rPr>
          <w:lang w:val="en-GB"/>
        </w:rPr>
        <w:t xml:space="preserve">, to delete the previously created SMB share. You delete this share by first using the </w:t>
      </w:r>
      <w:r w:rsidRPr="00AA49CD">
        <w:rPr>
          <w:rStyle w:val="CodeInTextPACKT"/>
        </w:rPr>
        <w:t>Get-CimInstance</w:t>
      </w:r>
      <w:r>
        <w:rPr>
          <w:lang w:val="en-GB"/>
        </w:rPr>
        <w:t xml:space="preserve"> with a WMI filter to retrieve the share(s) to be deleted. You then pipe these share objects to the </w:t>
      </w:r>
      <w:r w:rsidRPr="00AA49CD">
        <w:rPr>
          <w:rStyle w:val="CodeInTextPACKT"/>
        </w:rPr>
        <w:t>Invoke-CimMethod</w:t>
      </w:r>
      <w:r>
        <w:rPr>
          <w:lang w:val="en-GB"/>
        </w:rPr>
        <w:t xml:space="preserve"> cmdlet and invoke the </w:t>
      </w:r>
      <w:r w:rsidRPr="00AA49CD">
        <w:rPr>
          <w:rStyle w:val="CodeInTextPACKT"/>
        </w:rPr>
        <w:t>Delete()</w:t>
      </w:r>
      <w:r>
        <w:rPr>
          <w:lang w:val="en-GB"/>
        </w:rPr>
        <w:t xml:space="preserve"> method on the instance passed in the pipeline. The approach taken in </w:t>
      </w:r>
      <w:r w:rsidRPr="00B1085F">
        <w:rPr>
          <w:rStyle w:val="ItalicsPACKT"/>
        </w:rPr>
        <w:t>step 6</w:t>
      </w:r>
      <w:r>
        <w:rPr>
          <w:lang w:val="en-GB"/>
        </w:rPr>
        <w:t xml:space="preserve"> is a common way to remove WMI class instances of this class</w:t>
      </w:r>
      <w:r w:rsidR="00B5116C">
        <w:rPr>
          <w:lang w:val="en-GB"/>
        </w:rPr>
        <w:t xml:space="preserve"> </w:t>
      </w:r>
      <w:r>
        <w:rPr>
          <w:lang w:val="en-GB"/>
        </w:rPr>
        <w:t>and</w:t>
      </w:r>
      <w:r w:rsidR="00B5116C">
        <w:rPr>
          <w:lang w:val="en-GB"/>
        </w:rPr>
        <w:t>,</w:t>
      </w:r>
      <w:r>
        <w:rPr>
          <w:lang w:val="en-GB"/>
        </w:rPr>
        <w:t xml:space="preserve"> for that matter, any WMI class. </w:t>
      </w:r>
    </w:p>
    <w:p w14:paraId="3103B0F9" w14:textId="7F8D5031" w:rsidR="005C5953" w:rsidRPr="009D0F10" w:rsidRDefault="00FF72EC" w:rsidP="005C5953">
      <w:pPr>
        <w:pStyle w:val="Heading1"/>
        <w:tabs>
          <w:tab w:val="left" w:pos="0"/>
        </w:tabs>
      </w:pPr>
      <w:r>
        <w:rPr>
          <w:lang w:val="en-US"/>
        </w:rPr>
        <w:t>Managing</w:t>
      </w:r>
      <w:r w:rsidR="005C5953">
        <w:rPr>
          <w:lang w:val="en-US"/>
        </w:rPr>
        <w:t xml:space="preserve"> WMI events</w:t>
      </w:r>
    </w:p>
    <w:p w14:paraId="34D08754" w14:textId="42823E36" w:rsidR="00DA7B05" w:rsidRPr="00DA7B05" w:rsidRDefault="00DA7B05" w:rsidP="00DA7B05">
      <w:pPr>
        <w:pStyle w:val="NormalPACKT"/>
      </w:pPr>
      <w:r w:rsidRPr="00DA7B05">
        <w:t xml:space="preserve">A key feature of WMI is its event handling. There are thousands of events that can occur within a Windows system that might be of interest. For example, you might want to know if someone adds a new member to a high privilege AD </w:t>
      </w:r>
      <w:r w:rsidR="00B1085F">
        <w:t>g</w:t>
      </w:r>
      <w:r w:rsidRPr="00DA7B05">
        <w:t>roup such as Enterprise Admins. You can tell WMI to notify you when such an event occurs</w:t>
      </w:r>
      <w:ins w:id="109" w:author="Lucy Wan" w:date="2021-05-05T14:47:00Z">
        <w:r w:rsidR="00A25089">
          <w:t>,</w:t>
        </w:r>
      </w:ins>
      <w:r w:rsidRPr="00DA7B05">
        <w:t xml:space="preserve"> then take whatever action is </w:t>
      </w:r>
      <w:r w:rsidRPr="00DA7B05">
        <w:lastRenderedPageBreak/>
        <w:t xml:space="preserve">appropriate. For example, you might just print out </w:t>
      </w:r>
      <w:commentRangeStart w:id="110"/>
      <w:r w:rsidRPr="00DA7B05">
        <w:t xml:space="preserve">a lot of </w:t>
      </w:r>
      <w:commentRangeEnd w:id="110"/>
      <w:r w:rsidR="00A25089">
        <w:rPr>
          <w:rStyle w:val="CommentReference"/>
        </w:rPr>
        <w:commentReference w:id="110"/>
      </w:r>
      <w:r w:rsidRPr="00DA7B05">
        <w:t xml:space="preserve">when the group membership changes occurred. You could even check a list of users who should be </w:t>
      </w:r>
      <w:r w:rsidR="00B1085F">
        <w:t>members</w:t>
      </w:r>
      <w:r w:rsidRPr="00DA7B05">
        <w:t xml:space="preserve"> of the gr</w:t>
      </w:r>
      <w:r w:rsidR="00B1085F">
        <w:t>o</w:t>
      </w:r>
      <w:r w:rsidRPr="00DA7B05">
        <w:t xml:space="preserve">up and take some action if the user added is not authorized. </w:t>
      </w:r>
    </w:p>
    <w:p w14:paraId="32AEBF4E" w14:textId="35458E07" w:rsidR="00DA7B05" w:rsidRDefault="00DA7B05" w:rsidP="00DA7B05">
      <w:pPr>
        <w:pStyle w:val="NormalPACKT"/>
      </w:pPr>
      <w:r w:rsidRPr="00DA7B05">
        <w:t xml:space="preserve">Events are handled both by WMI itself and by WMI providers. WMI </w:t>
      </w:r>
      <w:r>
        <w:t xml:space="preserve">itself </w:t>
      </w:r>
      <w:r w:rsidRPr="00DA7B05">
        <w:t xml:space="preserve">can </w:t>
      </w:r>
      <w:r>
        <w:t>signal</w:t>
      </w:r>
      <w:r w:rsidRPr="00DA7B05">
        <w:t xml:space="preserve"> an event should a change be detected in a CIM class</w:t>
      </w:r>
      <w:r>
        <w:t xml:space="preserve"> </w:t>
      </w:r>
      <w:r w:rsidRPr="00DA7B05">
        <w:t xml:space="preserve">– </w:t>
      </w:r>
      <w:r>
        <w:t xml:space="preserve">that is, </w:t>
      </w:r>
      <w:r w:rsidRPr="00DA7B05">
        <w:t>a</w:t>
      </w:r>
      <w:r>
        <w:t>ny</w:t>
      </w:r>
      <w:r w:rsidRPr="00DA7B05">
        <w:t xml:space="preserve"> new</w:t>
      </w:r>
      <w:r>
        <w:t xml:space="preserve">, </w:t>
      </w:r>
      <w:r w:rsidRPr="00DA7B05">
        <w:t>updated</w:t>
      </w:r>
      <w:r>
        <w:t xml:space="preserve">, or </w:t>
      </w:r>
      <w:r w:rsidRPr="00DA7B05">
        <w:t xml:space="preserve">deleted class instance. You can detect changes too to entire classes or namespaces. WMI calls these events </w:t>
      </w:r>
      <w:r w:rsidRPr="00C04415">
        <w:rPr>
          <w:rStyle w:val="KeyWordPACKT"/>
        </w:rPr>
        <w:t xml:space="preserve">intrinsic </w:t>
      </w:r>
      <w:r w:rsidRPr="00B0443C">
        <w:t>events.</w:t>
      </w:r>
      <w:r w:rsidRPr="00DA7B05">
        <w:t xml:space="preserve"> One common intrinsic event would occur when you (or Windows) starts a new process and</w:t>
      </w:r>
      <w:r w:rsidR="00B1085F">
        <w:t>,</w:t>
      </w:r>
      <w:r w:rsidRPr="00DA7B05">
        <w:t xml:space="preserve"> by doing so</w:t>
      </w:r>
      <w:r w:rsidR="00B1085F">
        <w:t>,</w:t>
      </w:r>
      <w:r w:rsidRPr="00DA7B05">
        <w:t xml:space="preserve"> </w:t>
      </w:r>
      <w:r w:rsidR="00B1085F">
        <w:t xml:space="preserve">WMI </w:t>
      </w:r>
      <w:r w:rsidRPr="00DA7B05">
        <w:t xml:space="preserve">adds a new instance to the </w:t>
      </w:r>
      <w:r w:rsidRPr="00B1085F">
        <w:rPr>
          <w:rStyle w:val="CodeInTextPACKT"/>
        </w:rPr>
        <w:t>Win32_Process</w:t>
      </w:r>
      <w:r w:rsidRPr="00B1085F">
        <w:t xml:space="preserve"> </w:t>
      </w:r>
      <w:r w:rsidRPr="00DA7B05">
        <w:t xml:space="preserve">class (contained in the </w:t>
      </w:r>
      <w:r w:rsidRPr="00B1085F">
        <w:rPr>
          <w:rStyle w:val="CodeInTextPACKT"/>
        </w:rPr>
        <w:t>ROOT/CIMV2</w:t>
      </w:r>
      <w:r w:rsidRPr="00DA7B05">
        <w:t xml:space="preserve"> namespace).</w:t>
      </w:r>
    </w:p>
    <w:p w14:paraId="2AC60816" w14:textId="6E989166" w:rsidR="00DA7B05" w:rsidRDefault="00DA7B05" w:rsidP="00DA7B05">
      <w:pPr>
        <w:pStyle w:val="NormalPACKT"/>
      </w:pPr>
      <w:r>
        <w:t xml:space="preserve">WMI providers can also implement events. These are known as </w:t>
      </w:r>
      <w:r w:rsidRPr="008669E9">
        <w:rPr>
          <w:rStyle w:val="KeyWordPACKT"/>
        </w:rPr>
        <w:t>extrinsic</w:t>
      </w:r>
      <w:r>
        <w:t xml:space="preserve"> WMI events. The AD WMI provider, for example, implements an event that fires any time the membership of an AD group changes. The Windows registry provider also provides an extrinsic event that detects changes to the registry, such as a new registry key or an updated registry value.</w:t>
      </w:r>
    </w:p>
    <w:p w14:paraId="15FDE0CA" w14:textId="1642BA86" w:rsidR="00DA7B05" w:rsidRDefault="00DA7B05" w:rsidP="00DA7B05">
      <w:pPr>
        <w:pStyle w:val="NormalPACKT"/>
      </w:pPr>
      <w:r>
        <w:t>To make use of WMI event management, you first create an event subscription. The event subscription tells WMI which event you want it to track. Additionally, you can define an event handler that tells WMI what you want to do if the event occurs. For example, if a new process starts, you may wish to display the event</w:t>
      </w:r>
      <w:r w:rsidR="002A280A">
        <w:t>'</w:t>
      </w:r>
      <w:r>
        <w:t>s details. If an AD group membership changes, you might want to check to see if any group members are not authorized and report the fact or possibly even delete the invalid group member.</w:t>
      </w:r>
    </w:p>
    <w:p w14:paraId="1517A574" w14:textId="77777777" w:rsidR="00286415" w:rsidRDefault="00DA7B05" w:rsidP="00286415">
      <w:pPr>
        <w:pStyle w:val="InformationBoxPACKT"/>
        <w:rPr>
          <w:ins w:id="111" w:author="Lucy Wan" w:date="2021-05-05T14:51:00Z"/>
        </w:rPr>
      </w:pPr>
      <w:r>
        <w:t>For more details on how you can re</w:t>
      </w:r>
      <w:r w:rsidR="00B1085F">
        <w:t>ceiv</w:t>
      </w:r>
      <w:r>
        <w:t xml:space="preserve">e WMI events, see </w:t>
      </w:r>
      <w:r w:rsidRPr="00551D3E">
        <w:rPr>
          <w:rStyle w:val="URLPACKT"/>
        </w:rPr>
        <w:t>https://docs.microsoft.com//windows/win32/wmisdk/receiving-a-wmi-event</w:t>
      </w:r>
      <w:r>
        <w:t xml:space="preserve">. </w:t>
      </w:r>
      <w:del w:id="112" w:author="Lucy Wan" w:date="2021-05-05T14:51:00Z">
        <w:r w:rsidDel="00401F6E">
          <w:delText>And f</w:delText>
        </w:r>
      </w:del>
    </w:p>
    <w:p w14:paraId="2A5E12E9" w14:textId="13DCB4FA" w:rsidR="00DA7B05" w:rsidRDefault="00401F6E" w:rsidP="00286415">
      <w:pPr>
        <w:pStyle w:val="InformationBoxPACKT"/>
      </w:pPr>
      <w:ins w:id="113" w:author="Lucy Wan" w:date="2021-05-05T14:51:00Z">
        <w:r>
          <w:t>F</w:t>
        </w:r>
      </w:ins>
      <w:r w:rsidR="00DA7B05">
        <w:t xml:space="preserve">or information around the types of events to receive, see </w:t>
      </w:r>
      <w:r w:rsidR="00DA7B05" w:rsidRPr="00427DC2">
        <w:rPr>
          <w:rStyle w:val="URLPACKT"/>
        </w:rPr>
        <w:t>https://docs.microsoft.com/windows/win32/wmisdk/determining-the-type-of-event-to-receive</w:t>
      </w:r>
      <w:r w:rsidR="00DA7B05" w:rsidRPr="00DA7B05">
        <w:t>.</w:t>
      </w:r>
    </w:p>
    <w:p w14:paraId="091500B6" w14:textId="7AE36930" w:rsidR="00DA7B05" w:rsidRPr="00DA7B05" w:rsidRDefault="00DA7B05" w:rsidP="00DA7B05">
      <w:pPr>
        <w:pStyle w:val="NormalPACKT"/>
      </w:pPr>
      <w:r w:rsidRPr="00DA7B05">
        <w:t>There are two types of WMI eventing you can utilize. In this recipe</w:t>
      </w:r>
      <w:r>
        <w:t>,</w:t>
      </w:r>
      <w:r w:rsidRPr="00DA7B05">
        <w:t xml:space="preserve"> you </w:t>
      </w:r>
      <w:r>
        <w:t>create and handle</w:t>
      </w:r>
      <w:r w:rsidRPr="00DA7B05">
        <w:t xml:space="preserve"> temporary WMI events</w:t>
      </w:r>
      <w:r>
        <w:t xml:space="preserve"> which work within a PowerShell session. If you close a session, WMI stops tracking all the events you registered for in that session. In the </w:t>
      </w:r>
      <w:r w:rsidRPr="00DA7B05">
        <w:rPr>
          <w:rStyle w:val="ItalicsPACKT"/>
        </w:rPr>
        <w:t>Impl</w:t>
      </w:r>
      <w:r>
        <w:rPr>
          <w:rStyle w:val="ItalicsPACKT"/>
        </w:rPr>
        <w:t>emen</w:t>
      </w:r>
      <w:r w:rsidRPr="00DA7B05">
        <w:rPr>
          <w:rStyle w:val="ItalicsPACKT"/>
        </w:rPr>
        <w:t xml:space="preserve">ting </w:t>
      </w:r>
      <w:del w:id="114" w:author="Lucy Wan" w:date="2021-05-05T14:52:00Z">
        <w:r w:rsidRPr="00DA7B05" w:rsidDel="004A7FC4">
          <w:rPr>
            <w:rStyle w:val="ItalicsPACKT"/>
          </w:rPr>
          <w:delText>P</w:delText>
        </w:r>
      </w:del>
      <w:ins w:id="115" w:author="Lucy Wan" w:date="2021-05-05T14:52:00Z">
        <w:r w:rsidR="004A7FC4">
          <w:rPr>
            <w:rStyle w:val="ItalicsPACKT"/>
          </w:rPr>
          <w:t>p</w:t>
        </w:r>
      </w:ins>
      <w:r w:rsidRPr="00DA7B05">
        <w:rPr>
          <w:rStyle w:val="ItalicsPACKT"/>
        </w:rPr>
        <w:t>erm</w:t>
      </w:r>
      <w:r>
        <w:rPr>
          <w:rStyle w:val="ItalicsPACKT"/>
        </w:rPr>
        <w:t>ane</w:t>
      </w:r>
      <w:r w:rsidRPr="00DA7B05">
        <w:rPr>
          <w:rStyle w:val="ItalicsPACKT"/>
        </w:rPr>
        <w:t xml:space="preserve">nt WMI </w:t>
      </w:r>
      <w:del w:id="116" w:author="Lucy Wan" w:date="2021-05-05T14:52:00Z">
        <w:r w:rsidRPr="00DA7B05" w:rsidDel="004A7FC4">
          <w:rPr>
            <w:rStyle w:val="ItalicsPACKT"/>
          </w:rPr>
          <w:delText>E</w:delText>
        </w:r>
      </w:del>
      <w:ins w:id="117" w:author="Lucy Wan" w:date="2021-05-05T14:52:00Z">
        <w:r w:rsidR="004A7FC4">
          <w:rPr>
            <w:rStyle w:val="ItalicsPACKT"/>
          </w:rPr>
          <w:t>e</w:t>
        </w:r>
      </w:ins>
      <w:r>
        <w:rPr>
          <w:rStyle w:val="ItalicsPACKT"/>
        </w:rPr>
        <w:t>v</w:t>
      </w:r>
      <w:r w:rsidRPr="00DA7B05">
        <w:rPr>
          <w:rStyle w:val="ItalicsPACKT"/>
        </w:rPr>
        <w:t>ent</w:t>
      </w:r>
      <w:ins w:id="118" w:author="Lucy Wan" w:date="2021-05-05T14:52:00Z">
        <w:r w:rsidR="004A7FC4">
          <w:rPr>
            <w:rStyle w:val="ItalicsPACKT"/>
          </w:rPr>
          <w:t>ing</w:t>
        </w:r>
      </w:ins>
      <w:del w:id="119" w:author="Lucy Wan" w:date="2021-05-05T14:52:00Z">
        <w:r w:rsidRPr="00DA7B05" w:rsidDel="004A7FC4">
          <w:rPr>
            <w:rStyle w:val="ItalicsPACKT"/>
          </w:rPr>
          <w:delText xml:space="preserve"> Handlers</w:delText>
        </w:r>
      </w:del>
      <w:r>
        <w:t xml:space="preserve"> recipe, you look at </w:t>
      </w:r>
      <w:r w:rsidR="00B1085F">
        <w:t>creating</w:t>
      </w:r>
      <w:r>
        <w:t xml:space="preserve"> event </w:t>
      </w:r>
      <w:commentRangeStart w:id="120"/>
      <w:r>
        <w:t>subscripts</w:t>
      </w:r>
      <w:commentRangeEnd w:id="120"/>
      <w:r w:rsidR="00A873E8">
        <w:rPr>
          <w:rStyle w:val="CommentReference"/>
        </w:rPr>
        <w:commentReference w:id="120"/>
      </w:r>
      <w:r>
        <w:t xml:space="preserve"> independent of the current PowerShell session. </w:t>
      </w:r>
    </w:p>
    <w:p w14:paraId="01150D9F" w14:textId="77777777" w:rsidR="00DA7B05" w:rsidRDefault="00DA7B05" w:rsidP="00DA7B05">
      <w:pPr>
        <w:pStyle w:val="NormalPACKT"/>
      </w:pPr>
      <w:r w:rsidRPr="00DA7B05">
        <w:t xml:space="preserve">When you register for a temporary event, you can provide WMI with a script block that you want WMI to execute when the event occurs. </w:t>
      </w:r>
      <w:r>
        <w:t xml:space="preserve">WMI executes this </w:t>
      </w:r>
      <w:r w:rsidRPr="00DA7B05">
        <w:t xml:space="preserve">script block in the background, inside a PowerShell job. </w:t>
      </w:r>
    </w:p>
    <w:p w14:paraId="23962AEF" w14:textId="4EE2C1D2" w:rsidR="00DA7B05" w:rsidRPr="00DA7B05" w:rsidRDefault="00DA7B05" w:rsidP="00DA7B05">
      <w:pPr>
        <w:pStyle w:val="NormalPACKT"/>
      </w:pPr>
      <w:r w:rsidRPr="00DA7B05">
        <w:t xml:space="preserve">When you register for </w:t>
      </w:r>
      <w:r>
        <w:t>a WMI</w:t>
      </w:r>
      <w:r w:rsidRPr="00DA7B05">
        <w:t xml:space="preserve"> event, PowerShell creates this job in which it runs the acti</w:t>
      </w:r>
      <w:r>
        <w:t>o</w:t>
      </w:r>
      <w:r w:rsidRPr="00DA7B05">
        <w:t xml:space="preserve">n script. As with all </w:t>
      </w:r>
      <w:r>
        <w:t>P</w:t>
      </w:r>
      <w:r w:rsidRPr="00DA7B05">
        <w:t>owerShell</w:t>
      </w:r>
      <w:r>
        <w:t xml:space="preserve"> </w:t>
      </w:r>
      <w:r w:rsidRPr="00DA7B05">
        <w:t>jobs</w:t>
      </w:r>
      <w:r>
        <w:t>,</w:t>
      </w:r>
      <w:r w:rsidRPr="00DA7B05">
        <w:t xml:space="preserve"> you use </w:t>
      </w:r>
      <w:r w:rsidR="00E91474" w:rsidRPr="00DA7B05">
        <w:rPr>
          <w:rStyle w:val="CodeInTextPACKT"/>
        </w:rPr>
        <w:t>Receive-Job</w:t>
      </w:r>
      <w:r w:rsidRPr="00DA7B05">
        <w:t xml:space="preserve"> to view any output generate</w:t>
      </w:r>
      <w:r>
        <w:t>d</w:t>
      </w:r>
      <w:r w:rsidRPr="00DA7B05">
        <w:t xml:space="preserve"> by the script. </w:t>
      </w:r>
      <w:r>
        <w:t>If your scr</w:t>
      </w:r>
      <w:r w:rsidR="00E91474" w:rsidRPr="00DA7B05">
        <w:t xml:space="preserve">ipt block contains </w:t>
      </w:r>
      <w:r w:rsidR="00E91474" w:rsidRPr="00DA7B05">
        <w:rPr>
          <w:rStyle w:val="CodeInTextPACKT"/>
        </w:rPr>
        <w:t>Write-Host</w:t>
      </w:r>
      <w:r>
        <w:t xml:space="preserve"> </w:t>
      </w:r>
      <w:r w:rsidR="00E91474" w:rsidRPr="00DA7B05">
        <w:t>statements,</w:t>
      </w:r>
      <w:r>
        <w:t xml:space="preserve"> PowerShell </w:t>
      </w:r>
      <w:r>
        <w:lastRenderedPageBreak/>
        <w:t xml:space="preserve">sends any output directly to the console (and not the </w:t>
      </w:r>
      <w:r w:rsidRPr="00DA7B05">
        <w:t>background jo</w:t>
      </w:r>
      <w:r>
        <w:t>b</w:t>
      </w:r>
      <w:r w:rsidRPr="00DA7B05">
        <w:t>).</w:t>
      </w:r>
      <w:r w:rsidR="00E91474" w:rsidRPr="00DA7B05">
        <w:t xml:space="preserve"> </w:t>
      </w:r>
      <w:r w:rsidRPr="00DA7B05">
        <w:t>You can also register for a WMI event without specifying an action block. In that case, WMI queues the</w:t>
      </w:r>
      <w:r>
        <w:t xml:space="preserve"> </w:t>
      </w:r>
      <w:r w:rsidRPr="00DA7B05">
        <w:t xml:space="preserve">events, and you can use </w:t>
      </w:r>
      <w:r w:rsidRPr="0007609D">
        <w:rPr>
          <w:rStyle w:val="CodeInTextPACKT"/>
        </w:rPr>
        <w:t>Get-WinEvent</w:t>
      </w:r>
      <w:r w:rsidRPr="00DA7B05">
        <w:t xml:space="preserve"> to retrieve the event details. </w:t>
      </w:r>
    </w:p>
    <w:p w14:paraId="3BB72894" w14:textId="56FC7C3F" w:rsidR="00DA7B05" w:rsidRPr="00DA7B05" w:rsidRDefault="00DA7B05" w:rsidP="00DA7B05">
      <w:pPr>
        <w:pStyle w:val="NormalPACKT"/>
      </w:pPr>
      <w:r w:rsidRPr="00DA7B05">
        <w:t>When WMI detects an event, it generates an event record that contains the details of the event. These event records can be useful in helping you with more details of the event, but the records are not a complete snapshot of the event. You can register for a WMI event should the membership of an AD group change and receive details such as the new member. However, the event record does not contain details of the user who modified the group</w:t>
      </w:r>
      <w:r w:rsidR="002A280A">
        <w:t>'</w:t>
      </w:r>
      <w:r w:rsidRPr="00DA7B05">
        <w:t>s membership</w:t>
      </w:r>
      <w:ins w:id="121" w:author="Lucy Wan" w:date="2021-05-05T14:54:00Z">
        <w:r w:rsidR="00E956A2">
          <w:t>,</w:t>
        </w:r>
      </w:ins>
      <w:r w:rsidRPr="00DA7B05">
        <w:t xml:space="preserve"> or the IP address of the host used to effect the unauthorized change. </w:t>
      </w:r>
    </w:p>
    <w:p w14:paraId="6EE1FB23" w14:textId="75895E35" w:rsidR="005C5953" w:rsidRDefault="005C5953" w:rsidP="005C5953">
      <w:pPr>
        <w:pStyle w:val="Heading2"/>
        <w:tabs>
          <w:tab w:val="left" w:pos="0"/>
        </w:tabs>
      </w:pPr>
      <w:r>
        <w:t xml:space="preserve">Getting </w:t>
      </w:r>
      <w:del w:id="122" w:author="Lucy Wan" w:date="2021-05-05T14:55:00Z">
        <w:r w:rsidDel="00745282">
          <w:delText>R</w:delText>
        </w:r>
      </w:del>
      <w:ins w:id="123" w:author="Lucy Wan" w:date="2021-05-05T14:55:00Z">
        <w:r w:rsidR="00745282">
          <w:t>r</w:t>
        </w:r>
      </w:ins>
      <w:r>
        <w:t>eady</w:t>
      </w:r>
    </w:p>
    <w:p w14:paraId="12DFCDC2" w14:textId="49D91D7E"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DA7B05">
        <w:rPr>
          <w:lang w:val="en-GB"/>
        </w:rPr>
        <w:t>l</w:t>
      </w:r>
      <w:r>
        <w:rPr>
          <w:lang w:val="en-GB"/>
        </w:rPr>
        <w:t>led PowerShell 7 and VS code on this host.</w:t>
      </w:r>
    </w:p>
    <w:p w14:paraId="51235DB8" w14:textId="39F06F9C" w:rsidR="005C5953" w:rsidRDefault="005C5953" w:rsidP="00AA49CD">
      <w:pPr>
        <w:pStyle w:val="Heading2"/>
      </w:pPr>
      <w:r>
        <w:t>How to do it...</w:t>
      </w:r>
    </w:p>
    <w:p w14:paraId="3D72C94A" w14:textId="1ED2CB24" w:rsidR="00DA7B05" w:rsidRPr="00DA7B05" w:rsidRDefault="00DA7B05" w:rsidP="008D5B13">
      <w:pPr>
        <w:pStyle w:val="NumberedBulletPACKT"/>
        <w:numPr>
          <w:ilvl w:val="0"/>
          <w:numId w:val="10"/>
        </w:numPr>
        <w:ind w:hanging="647"/>
        <w:rPr>
          <w:color w:val="000000"/>
        </w:rPr>
      </w:pPr>
      <w:r w:rsidRPr="00DA7B05">
        <w:t>Registering an intrinsic event</w:t>
      </w:r>
    </w:p>
    <w:p w14:paraId="0CB41C00" w14:textId="77777777" w:rsidR="00DA7B05" w:rsidRPr="00DA7B05" w:rsidRDefault="00DA7B05" w:rsidP="00DA7B05">
      <w:pPr>
        <w:pStyle w:val="CodePACKT"/>
      </w:pPr>
    </w:p>
    <w:p w14:paraId="77A0FDF6" w14:textId="30FD8591" w:rsidR="00DA7B05" w:rsidRPr="00DA7B05" w:rsidRDefault="00DA7B05" w:rsidP="00DA7B05">
      <w:pPr>
        <w:pStyle w:val="CodePACKT"/>
      </w:pPr>
      <w:r w:rsidRPr="00DA7B05">
        <w:t>$Query1 = </w:t>
      </w:r>
      <w:r w:rsidR="002A280A">
        <w:t>"</w:t>
      </w:r>
      <w:r w:rsidRPr="00DA7B05">
        <w:t>SELECT * FROM __InstanceCreationEvent WITHIN 2 </w:t>
      </w:r>
    </w:p>
    <w:p w14:paraId="763BBDA6" w14:textId="749F195D" w:rsidR="00DA7B05" w:rsidRPr="00DA7B05" w:rsidRDefault="00DA7B05" w:rsidP="00DA7B05">
      <w:pPr>
        <w:pStyle w:val="CodePACKT"/>
      </w:pPr>
      <w:r w:rsidRPr="00DA7B05">
        <w:t>          WHERE TargetInstance ISA </w:t>
      </w:r>
      <w:r w:rsidR="002A280A">
        <w:t>'</w:t>
      </w:r>
      <w:r w:rsidRPr="00DA7B05">
        <w:t>Win32_Process</w:t>
      </w:r>
      <w:r w:rsidR="002A280A">
        <w:t>'"</w:t>
      </w:r>
    </w:p>
    <w:p w14:paraId="6CE79019" w14:textId="77777777" w:rsidR="00DA7B05" w:rsidRPr="00DA7B05" w:rsidRDefault="00DA7B05" w:rsidP="00DA7B05">
      <w:pPr>
        <w:pStyle w:val="CodePACKT"/>
      </w:pPr>
      <w:r w:rsidRPr="00DA7B05">
        <w:t>$CEHT = @{</w:t>
      </w:r>
    </w:p>
    <w:p w14:paraId="0A900699" w14:textId="77777777" w:rsidR="00DA7B05" w:rsidRPr="00DA7B05" w:rsidRDefault="00DA7B05" w:rsidP="00DA7B05">
      <w:pPr>
        <w:pStyle w:val="CodePACKT"/>
      </w:pPr>
      <w:r w:rsidRPr="00DA7B05">
        <w:t>  Query            = $Query1</w:t>
      </w:r>
    </w:p>
    <w:p w14:paraId="5259C444" w14:textId="3372F13A" w:rsidR="00DA7B05" w:rsidRPr="00DA7B05" w:rsidRDefault="00DA7B05" w:rsidP="00DA7B05">
      <w:pPr>
        <w:pStyle w:val="CodePACKT"/>
      </w:pPr>
      <w:r w:rsidRPr="00DA7B05">
        <w:t>  SourceIdentifier = </w:t>
      </w:r>
      <w:r w:rsidR="002A280A">
        <w:t>'</w:t>
      </w:r>
      <w:r w:rsidRPr="00DA7B05">
        <w:t>NewProcessEvent</w:t>
      </w:r>
      <w:r w:rsidR="002A280A">
        <w:t>'</w:t>
      </w:r>
    </w:p>
    <w:p w14:paraId="58CB56BE" w14:textId="77777777" w:rsidR="00DA7B05" w:rsidRPr="00DA7B05" w:rsidRDefault="00DA7B05" w:rsidP="00DA7B05">
      <w:pPr>
        <w:pStyle w:val="CodePACKT"/>
      </w:pPr>
      <w:r w:rsidRPr="00DA7B05">
        <w:t>}          </w:t>
      </w:r>
    </w:p>
    <w:p w14:paraId="0BCBA266" w14:textId="77777777" w:rsidR="00DA7B05" w:rsidRPr="00DA7B05" w:rsidRDefault="00DA7B05" w:rsidP="00DA7B05">
      <w:pPr>
        <w:pStyle w:val="CodePACKT"/>
      </w:pPr>
      <w:r w:rsidRPr="00DA7B05">
        <w:t>Register-CimIndicationEvent @CEHT</w:t>
      </w:r>
    </w:p>
    <w:p w14:paraId="1E21E1B2" w14:textId="77777777" w:rsidR="00DA7B05" w:rsidRPr="00DA7B05" w:rsidRDefault="00DA7B05" w:rsidP="00DA7B05">
      <w:pPr>
        <w:pStyle w:val="CodePACKT"/>
      </w:pPr>
    </w:p>
    <w:p w14:paraId="14DC3DD0" w14:textId="5DCE643B" w:rsidR="00DA7B05" w:rsidRPr="00DA7B05" w:rsidRDefault="00DA7B05" w:rsidP="005012CF">
      <w:pPr>
        <w:pStyle w:val="NumberedBulletPACKT"/>
        <w:numPr>
          <w:ilvl w:val="0"/>
          <w:numId w:val="8"/>
        </w:numPr>
        <w:ind w:hanging="647"/>
      </w:pPr>
      <w:r w:rsidRPr="00DA7B05">
        <w:t>Running Notepad to trigger the event</w:t>
      </w:r>
    </w:p>
    <w:p w14:paraId="4F32E82D" w14:textId="77777777" w:rsidR="00DA7B05" w:rsidRPr="00DA7B05" w:rsidRDefault="00DA7B05" w:rsidP="00DA7B05">
      <w:pPr>
        <w:pStyle w:val="CodePACKT"/>
        <w:rPr>
          <w:rStyle w:val="CodeInTextPACKT"/>
        </w:rPr>
      </w:pPr>
    </w:p>
    <w:p w14:paraId="603C075D" w14:textId="51E81322" w:rsidR="00DA7B05" w:rsidRPr="00D50C45" w:rsidRDefault="00DA7B05" w:rsidP="00D50C45">
      <w:pPr>
        <w:pStyle w:val="CodePACKT"/>
        <w:rPr>
          <w:rStyle w:val="CodeInTextPACKT"/>
          <w:color w:val="7030A0"/>
        </w:rPr>
      </w:pPr>
      <w:r w:rsidRPr="00D50C45">
        <w:rPr>
          <w:rStyle w:val="CodeInTextPACKT"/>
          <w:color w:val="7030A0"/>
        </w:rPr>
        <w:t>notepad.exe</w:t>
      </w:r>
    </w:p>
    <w:p w14:paraId="79F35A77" w14:textId="77777777" w:rsidR="00DA7B05" w:rsidRPr="00DA7B05" w:rsidRDefault="00DA7B05" w:rsidP="00DA7B05">
      <w:pPr>
        <w:pStyle w:val="CodePACKT"/>
        <w:rPr>
          <w:rStyle w:val="CodeInTextPACKT"/>
        </w:rPr>
      </w:pPr>
    </w:p>
    <w:p w14:paraId="07E285B7" w14:textId="344BBAF7" w:rsidR="00DA7B05" w:rsidRPr="00DA7B05" w:rsidRDefault="00DA7B05" w:rsidP="005012CF">
      <w:pPr>
        <w:pStyle w:val="NumberedBulletPACKT"/>
        <w:numPr>
          <w:ilvl w:val="0"/>
          <w:numId w:val="8"/>
        </w:numPr>
        <w:ind w:hanging="647"/>
        <w:rPr>
          <w:color w:val="000000"/>
        </w:rPr>
      </w:pPr>
      <w:r w:rsidRPr="00DA7B05">
        <w:t>Getting the new pro</w:t>
      </w:r>
      <w:r w:rsidR="00D50C45">
        <w:t>c</w:t>
      </w:r>
      <w:r w:rsidRPr="00DA7B05">
        <w:t>ess event</w:t>
      </w:r>
    </w:p>
    <w:p w14:paraId="7EDB6A2F" w14:textId="77777777" w:rsidR="00DA7B05" w:rsidRDefault="00DA7B05" w:rsidP="00DA7B05">
      <w:pPr>
        <w:pStyle w:val="CodePACKT"/>
      </w:pPr>
    </w:p>
    <w:p w14:paraId="183061F9" w14:textId="02E6CCE3" w:rsidR="00DA7B05" w:rsidRPr="00DA7B05" w:rsidRDefault="00DA7B05" w:rsidP="00DA7B05">
      <w:pPr>
        <w:pStyle w:val="CodePACKT"/>
      </w:pPr>
      <w:r w:rsidRPr="00DA7B05">
        <w:t>$Event = Get-Event -SourceIdentifier </w:t>
      </w:r>
      <w:r w:rsidR="002A280A">
        <w:rPr>
          <w:color w:val="A31515"/>
        </w:rPr>
        <w:t>'</w:t>
      </w:r>
      <w:r w:rsidRPr="00DA7B05">
        <w:rPr>
          <w:color w:val="A31515"/>
        </w:rPr>
        <w:t>NewProcessEvent</w:t>
      </w:r>
      <w:r w:rsidR="002A280A">
        <w:rPr>
          <w:color w:val="A31515"/>
        </w:rPr>
        <w:t>'</w:t>
      </w:r>
      <w:r w:rsidRPr="00DA7B05">
        <w:t> | </w:t>
      </w:r>
    </w:p>
    <w:p w14:paraId="132B528B" w14:textId="77777777" w:rsidR="00DA7B05" w:rsidRPr="00DA7B05" w:rsidRDefault="00DA7B05" w:rsidP="00DA7B05">
      <w:pPr>
        <w:pStyle w:val="CodePACKT"/>
      </w:pPr>
      <w:r w:rsidRPr="00DA7B05">
        <w:t>           Select-Object -Last </w:t>
      </w:r>
      <w:r w:rsidRPr="00DA7B05">
        <w:rPr>
          <w:color w:val="098658"/>
        </w:rPr>
        <w:t>1</w:t>
      </w:r>
    </w:p>
    <w:p w14:paraId="000A641C" w14:textId="77777777" w:rsidR="00DA7B05" w:rsidRPr="00DA7B05" w:rsidRDefault="00DA7B05" w:rsidP="00DA7B05">
      <w:pPr>
        <w:pStyle w:val="CodePACKT"/>
      </w:pPr>
    </w:p>
    <w:p w14:paraId="29AF2FD5" w14:textId="1567B28D" w:rsidR="00DA7B05" w:rsidRDefault="00DA7B05" w:rsidP="005012CF">
      <w:pPr>
        <w:pStyle w:val="NumberedBulletPACKT"/>
        <w:numPr>
          <w:ilvl w:val="0"/>
          <w:numId w:val="8"/>
        </w:numPr>
        <w:ind w:hanging="647"/>
      </w:pPr>
      <w:r w:rsidRPr="00DA7B05">
        <w:t>Displaying event details</w:t>
      </w:r>
    </w:p>
    <w:p w14:paraId="46397D20" w14:textId="77777777" w:rsidR="00DA7B05" w:rsidRPr="00DA7B05" w:rsidRDefault="00DA7B05" w:rsidP="00DA7B05">
      <w:pPr>
        <w:pStyle w:val="CodePACKT"/>
      </w:pPr>
    </w:p>
    <w:p w14:paraId="40CAD7EB" w14:textId="77777777" w:rsidR="00DA7B05" w:rsidRPr="00DA7B05" w:rsidRDefault="00DA7B05" w:rsidP="00DA7B05">
      <w:pPr>
        <w:pStyle w:val="CodePACKT"/>
      </w:pPr>
      <w:r w:rsidRPr="00DA7B05">
        <w:t>$Event.SourceEventArgs.NewEvent.TargetInstance</w:t>
      </w:r>
    </w:p>
    <w:p w14:paraId="40CA3C2C" w14:textId="77777777" w:rsidR="00DA7B05" w:rsidRPr="00DA7B05" w:rsidRDefault="00DA7B05" w:rsidP="00DA7B05">
      <w:pPr>
        <w:pStyle w:val="CodePACKT"/>
      </w:pPr>
    </w:p>
    <w:p w14:paraId="297329BF" w14:textId="2C8EF8D7" w:rsidR="00DA7B05" w:rsidRDefault="00DA7B05" w:rsidP="005012CF">
      <w:pPr>
        <w:pStyle w:val="NumberedBulletPACKT"/>
        <w:numPr>
          <w:ilvl w:val="0"/>
          <w:numId w:val="8"/>
        </w:numPr>
        <w:ind w:hanging="647"/>
      </w:pPr>
      <w:r w:rsidRPr="00DA7B05">
        <w:t>Unregistering the event</w:t>
      </w:r>
    </w:p>
    <w:p w14:paraId="03ED1917" w14:textId="77777777" w:rsidR="00DA7B05" w:rsidRPr="00DA7B05" w:rsidRDefault="00DA7B05" w:rsidP="00D50C45">
      <w:pPr>
        <w:pStyle w:val="CodePACKT"/>
      </w:pPr>
    </w:p>
    <w:p w14:paraId="42153BFC" w14:textId="7386A65E" w:rsidR="00DA7B05" w:rsidRPr="00DA7B05" w:rsidRDefault="00DA7B05" w:rsidP="00D50C45">
      <w:pPr>
        <w:pStyle w:val="CodePACKT"/>
      </w:pPr>
      <w:r w:rsidRPr="00DA7B05">
        <w:lastRenderedPageBreak/>
        <w:t>Unregister-Event -SourceIdentifier </w:t>
      </w:r>
      <w:r w:rsidR="002A280A">
        <w:rPr>
          <w:color w:val="A31515"/>
        </w:rPr>
        <w:t>'</w:t>
      </w:r>
      <w:r w:rsidRPr="00DA7B05">
        <w:rPr>
          <w:color w:val="A31515"/>
        </w:rPr>
        <w:t>NewProcessEvent</w:t>
      </w:r>
      <w:r w:rsidR="002A280A">
        <w:rPr>
          <w:color w:val="A31515"/>
        </w:rPr>
        <w:t>'</w:t>
      </w:r>
    </w:p>
    <w:p w14:paraId="43AB03D8" w14:textId="77777777" w:rsidR="00DA7B05" w:rsidRPr="00DA7B05" w:rsidRDefault="00DA7B05" w:rsidP="00D50C45">
      <w:pPr>
        <w:pStyle w:val="CodePACKT"/>
      </w:pPr>
    </w:p>
    <w:p w14:paraId="12BF5262" w14:textId="24317F51" w:rsidR="00DA7B05" w:rsidRDefault="00DA7B05" w:rsidP="005012CF">
      <w:pPr>
        <w:pStyle w:val="NumberedBulletPACKT"/>
        <w:numPr>
          <w:ilvl w:val="0"/>
          <w:numId w:val="8"/>
        </w:numPr>
        <w:ind w:hanging="647"/>
      </w:pPr>
      <w:r w:rsidRPr="00DA7B05">
        <w:t>Registering an event query based on the </w:t>
      </w:r>
      <w:r w:rsidR="00D50C45">
        <w:t xml:space="preserve">registry </w:t>
      </w:r>
      <w:r w:rsidRPr="00DA7B05">
        <w:t>provider</w:t>
      </w:r>
    </w:p>
    <w:p w14:paraId="36F79FB5" w14:textId="77777777" w:rsidR="00DA7B05" w:rsidRPr="00D50C45" w:rsidRDefault="00DA7B05" w:rsidP="00D50C45">
      <w:pPr>
        <w:pStyle w:val="CodePACKT"/>
      </w:pPr>
    </w:p>
    <w:p w14:paraId="50C83611" w14:textId="0DB2CFA4" w:rsidR="00DA7B05" w:rsidRPr="00D50C45" w:rsidRDefault="00DA7B05" w:rsidP="00D50C45">
      <w:pPr>
        <w:pStyle w:val="CodePACKT"/>
      </w:pPr>
      <w:r w:rsidRPr="00D50C45">
        <w:t>New-Item -Path </w:t>
      </w:r>
      <w:r w:rsidR="002A280A">
        <w:t>'</w:t>
      </w:r>
      <w:r w:rsidRPr="00D50C45">
        <w:t>HKLM:\SOFTWARE\Packt</w:t>
      </w:r>
      <w:r w:rsidR="002A280A">
        <w:t>'</w:t>
      </w:r>
      <w:r w:rsidRPr="00D50C45">
        <w:t> | Out-Null</w:t>
      </w:r>
    </w:p>
    <w:p w14:paraId="2BCF1A6B" w14:textId="222E2024" w:rsidR="00DA7B05" w:rsidRPr="00D50C45" w:rsidRDefault="00DA7B05" w:rsidP="00D50C45">
      <w:pPr>
        <w:pStyle w:val="CodePACKT"/>
      </w:pPr>
      <w:r w:rsidRPr="00D50C45">
        <w:t>$Query2 = </w:t>
      </w:r>
      <w:r w:rsidR="002A280A">
        <w:t>"</w:t>
      </w:r>
      <w:r w:rsidRPr="00D50C45">
        <w:t>SELECT * FROM RegistryValueChangeEvent </w:t>
      </w:r>
    </w:p>
    <w:p w14:paraId="43355875" w14:textId="46E1578D" w:rsidR="00DA7B05" w:rsidRPr="00D50C45" w:rsidRDefault="00DA7B05" w:rsidP="00D50C45">
      <w:pPr>
        <w:pStyle w:val="CodePACKT"/>
      </w:pPr>
      <w:r w:rsidRPr="00D50C45">
        <w:t>            WHERE Hive=</w:t>
      </w:r>
      <w:r w:rsidR="002A280A">
        <w:t>'</w:t>
      </w:r>
      <w:r w:rsidRPr="00D50C45">
        <w:t>HKEY_LOCAL_MACHINE</w:t>
      </w:r>
      <w:r w:rsidR="002A280A">
        <w:t>'</w:t>
      </w:r>
      <w:r w:rsidRPr="00D50C45">
        <w:t> </w:t>
      </w:r>
    </w:p>
    <w:p w14:paraId="708F5552" w14:textId="65B6FEC3" w:rsidR="00DA7B05" w:rsidRPr="00D50C45" w:rsidRDefault="00DA7B05" w:rsidP="00D50C45">
      <w:pPr>
        <w:pStyle w:val="CodePACKT"/>
      </w:pPr>
      <w:r w:rsidRPr="00D50C45">
        <w:t>              AND KeyPath=</w:t>
      </w:r>
      <w:r w:rsidR="002A280A">
        <w:t>'</w:t>
      </w:r>
      <w:r w:rsidRPr="00D50C45">
        <w:t>SOFTWARE\\Packt</w:t>
      </w:r>
      <w:r w:rsidR="002A280A">
        <w:t>'</w:t>
      </w:r>
      <w:r w:rsidRPr="00D50C45">
        <w:t> AND ValueName=</w:t>
      </w:r>
      <w:r w:rsidR="002A280A">
        <w:t>'</w:t>
      </w:r>
      <w:r w:rsidRPr="00D50C45">
        <w:t>MOLTUAE</w:t>
      </w:r>
      <w:r w:rsidR="002A280A">
        <w:t>'"</w:t>
      </w:r>
    </w:p>
    <w:p w14:paraId="45C91C4E" w14:textId="77777777" w:rsidR="00DA7B05" w:rsidRPr="00D50C45" w:rsidRDefault="00DA7B05" w:rsidP="00D50C45">
      <w:pPr>
        <w:pStyle w:val="CodePACKT"/>
      </w:pPr>
      <w:r w:rsidRPr="00D50C45">
        <w:t>$Action2 = { </w:t>
      </w:r>
    </w:p>
    <w:p w14:paraId="4F4FBD5E" w14:textId="57497816" w:rsidR="00DA7B05" w:rsidRPr="00D50C45" w:rsidRDefault="00DA7B05" w:rsidP="00D50C45">
      <w:pPr>
        <w:pStyle w:val="CodePACKT"/>
      </w:pPr>
      <w:r w:rsidRPr="00D50C45">
        <w:t>  Write-Host -Object </w:t>
      </w:r>
      <w:r w:rsidR="002A280A">
        <w:t>"</w:t>
      </w:r>
      <w:r w:rsidRPr="00D50C45">
        <w:t>Registry Value Change Event Occurred</w:t>
      </w:r>
      <w:r w:rsidR="002A280A">
        <w:t>"</w:t>
      </w:r>
    </w:p>
    <w:p w14:paraId="4120A19B" w14:textId="77777777" w:rsidR="00DA7B05" w:rsidRPr="00D50C45" w:rsidRDefault="00DA7B05" w:rsidP="00D50C45">
      <w:pPr>
        <w:pStyle w:val="CodePACKT"/>
      </w:pPr>
      <w:r w:rsidRPr="00D50C45">
        <w:t>  $Global:RegEvent = $Event </w:t>
      </w:r>
    </w:p>
    <w:p w14:paraId="1BE484B6" w14:textId="77777777" w:rsidR="00DA7B05" w:rsidRPr="00D50C45" w:rsidRDefault="00DA7B05" w:rsidP="00D50C45">
      <w:pPr>
        <w:pStyle w:val="CodePACKT"/>
      </w:pPr>
      <w:r w:rsidRPr="00D50C45">
        <w:t>}</w:t>
      </w:r>
    </w:p>
    <w:p w14:paraId="28C405F2" w14:textId="77777777" w:rsidR="00DA7B05" w:rsidRPr="00D50C45" w:rsidRDefault="00DA7B05" w:rsidP="00D50C45">
      <w:pPr>
        <w:pStyle w:val="CodePACKT"/>
      </w:pPr>
      <w:r w:rsidRPr="00D50C45">
        <w:t>Register-CimIndicationEvent -Query $Query2 -Action $Action2 -Source RegChange</w:t>
      </w:r>
    </w:p>
    <w:p w14:paraId="0324E7DD" w14:textId="77777777" w:rsidR="00DA7B05" w:rsidRPr="00D50C45" w:rsidRDefault="00DA7B05" w:rsidP="00D50C45">
      <w:pPr>
        <w:pStyle w:val="CodePACKT"/>
      </w:pPr>
    </w:p>
    <w:p w14:paraId="39DFBFAF" w14:textId="29ED6D21" w:rsidR="00DA7B05" w:rsidRDefault="00DA7B05" w:rsidP="005012CF">
      <w:pPr>
        <w:pStyle w:val="NumberedBulletPACKT"/>
        <w:numPr>
          <w:ilvl w:val="0"/>
          <w:numId w:val="8"/>
        </w:numPr>
        <w:ind w:hanging="647"/>
      </w:pPr>
      <w:r w:rsidRPr="00DA7B05">
        <w:t>Creating a new registry key and </w:t>
      </w:r>
      <w:r w:rsidR="00D50C45">
        <w:t>setting</w:t>
      </w:r>
      <w:r w:rsidRPr="00DA7B05">
        <w:t> a value entry</w:t>
      </w:r>
    </w:p>
    <w:p w14:paraId="358DDE20" w14:textId="77777777" w:rsidR="00DA7B05" w:rsidRPr="00D50C45" w:rsidRDefault="00DA7B05" w:rsidP="00D50C45">
      <w:pPr>
        <w:pStyle w:val="CodePACKT"/>
      </w:pPr>
    </w:p>
    <w:p w14:paraId="57C97178" w14:textId="77777777" w:rsidR="00DA7B05" w:rsidRPr="00D50C45" w:rsidRDefault="00DA7B05" w:rsidP="00D50C45">
      <w:pPr>
        <w:pStyle w:val="CodePACKT"/>
      </w:pPr>
      <w:r w:rsidRPr="00D50C45">
        <w:t>$Q2HT = [ordered] @{</w:t>
      </w:r>
    </w:p>
    <w:p w14:paraId="6612F1B7" w14:textId="4BC04B76" w:rsidR="00DA7B05" w:rsidRPr="00D50C45" w:rsidRDefault="00DA7B05" w:rsidP="00D50C45">
      <w:pPr>
        <w:pStyle w:val="CodePACKT"/>
      </w:pPr>
      <w:r w:rsidRPr="00D50C45">
        <w:t>  Type  = </w:t>
      </w:r>
      <w:r w:rsidR="002A280A">
        <w:t>'</w:t>
      </w:r>
      <w:r w:rsidRPr="00D50C45">
        <w:t>DWord</w:t>
      </w:r>
      <w:r w:rsidR="002A280A">
        <w:t>'</w:t>
      </w:r>
    </w:p>
    <w:p w14:paraId="7FCFF39C" w14:textId="7C044AE8" w:rsidR="00DA7B05" w:rsidRPr="00D50C45" w:rsidRDefault="00DA7B05" w:rsidP="00D50C45">
      <w:pPr>
        <w:pStyle w:val="CodePACKT"/>
      </w:pPr>
      <w:r w:rsidRPr="00D50C45">
        <w:t>  Name  = </w:t>
      </w:r>
      <w:r w:rsidR="002A280A">
        <w:t>'</w:t>
      </w:r>
      <w:r w:rsidRPr="00D50C45">
        <w:t>MOLTUAE</w:t>
      </w:r>
      <w:r w:rsidR="002A280A">
        <w:t>'</w:t>
      </w:r>
      <w:r w:rsidRPr="00D50C45">
        <w:t> </w:t>
      </w:r>
    </w:p>
    <w:p w14:paraId="67C1AAB8" w14:textId="1430CDFD" w:rsidR="00DA7B05" w:rsidRPr="00D50C45" w:rsidRDefault="00DA7B05" w:rsidP="00D50C45">
      <w:pPr>
        <w:pStyle w:val="CodePACKT"/>
      </w:pPr>
      <w:r w:rsidRPr="00D50C45">
        <w:t>  Path  = </w:t>
      </w:r>
      <w:r w:rsidR="002A280A">
        <w:t>'</w:t>
      </w:r>
      <w:r w:rsidRPr="00D50C45">
        <w:t>HKLM:\Software\Packt</w:t>
      </w:r>
      <w:r w:rsidR="002A280A">
        <w:t>'</w:t>
      </w:r>
      <w:r w:rsidRPr="00D50C45">
        <w:t> </w:t>
      </w:r>
    </w:p>
    <w:p w14:paraId="0BBF4936" w14:textId="77777777" w:rsidR="00DA7B05" w:rsidRPr="00D50C45" w:rsidRDefault="00DA7B05" w:rsidP="00D50C45">
      <w:pPr>
        <w:pStyle w:val="CodePACKT"/>
      </w:pPr>
      <w:r w:rsidRPr="00D50C45">
        <w:t>  Value = 42 </w:t>
      </w:r>
    </w:p>
    <w:p w14:paraId="44685377" w14:textId="77777777" w:rsidR="00DA7B05" w:rsidRPr="00D50C45" w:rsidRDefault="00DA7B05" w:rsidP="00D50C45">
      <w:pPr>
        <w:pStyle w:val="CodePACKT"/>
      </w:pPr>
      <w:r w:rsidRPr="00D50C45">
        <w:t>}</w:t>
      </w:r>
    </w:p>
    <w:p w14:paraId="7156D491" w14:textId="77777777" w:rsidR="00DA7B05" w:rsidRPr="00D50C45" w:rsidRDefault="00DA7B05" w:rsidP="00D50C45">
      <w:pPr>
        <w:pStyle w:val="CodePACKT"/>
      </w:pPr>
      <w:r w:rsidRPr="00D50C45">
        <w:t>Set-ItemProperty @Q2HT</w:t>
      </w:r>
    </w:p>
    <w:p w14:paraId="2B25C4CD" w14:textId="77777777" w:rsidR="00DA7B05" w:rsidRPr="00D50C45" w:rsidRDefault="00DA7B05" w:rsidP="00D50C45">
      <w:pPr>
        <w:pStyle w:val="CodePACKT"/>
      </w:pPr>
      <w:r w:rsidRPr="00D50C45">
        <w:t>Get-ItemProperty -Path HKLM:\SOFTWARE\Packt</w:t>
      </w:r>
    </w:p>
    <w:p w14:paraId="62FBA557" w14:textId="77777777" w:rsidR="00DA7B05" w:rsidRPr="00D50C45" w:rsidRDefault="00DA7B05" w:rsidP="00D50C45">
      <w:pPr>
        <w:pStyle w:val="CodePACKT"/>
      </w:pPr>
    </w:p>
    <w:p w14:paraId="6B02F5A3" w14:textId="0948FACB" w:rsidR="00DA7B05" w:rsidRDefault="00DA7B05" w:rsidP="005012CF">
      <w:pPr>
        <w:pStyle w:val="NumberedBulletPACKT"/>
        <w:numPr>
          <w:ilvl w:val="0"/>
          <w:numId w:val="8"/>
        </w:numPr>
        <w:ind w:hanging="647"/>
      </w:pPr>
      <w:r w:rsidRPr="00DA7B05">
        <w:t>Unregistering the event</w:t>
      </w:r>
    </w:p>
    <w:p w14:paraId="4FC9E0D0" w14:textId="77777777" w:rsidR="00DA7B05" w:rsidRPr="00D50C45" w:rsidRDefault="00DA7B05" w:rsidP="00D50C45">
      <w:pPr>
        <w:pStyle w:val="CodePACKT"/>
      </w:pPr>
    </w:p>
    <w:p w14:paraId="6B9651CB" w14:textId="257B24CF" w:rsidR="00DA7B05" w:rsidRPr="00D50C45" w:rsidRDefault="00DA7B05" w:rsidP="00D50C45">
      <w:pPr>
        <w:pStyle w:val="CodePACKT"/>
      </w:pPr>
      <w:r w:rsidRPr="00D50C45">
        <w:t>Unregister-Event -SourceIdentifier </w:t>
      </w:r>
      <w:r w:rsidR="002A280A">
        <w:t>'</w:t>
      </w:r>
      <w:r w:rsidRPr="00D50C45">
        <w:t>RegChange</w:t>
      </w:r>
      <w:r w:rsidR="002A280A">
        <w:t>'</w:t>
      </w:r>
    </w:p>
    <w:p w14:paraId="00CCC206" w14:textId="77777777" w:rsidR="00DA7B05" w:rsidRPr="00D50C45" w:rsidRDefault="00DA7B05" w:rsidP="00D50C45">
      <w:pPr>
        <w:pStyle w:val="CodePACKT"/>
      </w:pPr>
    </w:p>
    <w:p w14:paraId="4A3C1B99" w14:textId="52C47192" w:rsidR="00DA7B05" w:rsidRDefault="00DA7B05" w:rsidP="005012CF">
      <w:pPr>
        <w:pStyle w:val="NumberedBulletPACKT"/>
        <w:numPr>
          <w:ilvl w:val="0"/>
          <w:numId w:val="8"/>
        </w:numPr>
        <w:ind w:hanging="647"/>
      </w:pPr>
      <w:r w:rsidRPr="00DA7B05">
        <w:t>Examining </w:t>
      </w:r>
      <w:commentRangeStart w:id="124"/>
      <w:r w:rsidRPr="00DA7B05">
        <w:t>details</w:t>
      </w:r>
      <w:commentRangeEnd w:id="124"/>
      <w:r w:rsidR="00A93137">
        <w:rPr>
          <w:rStyle w:val="CommentReference"/>
        </w:rPr>
        <w:commentReference w:id="124"/>
      </w:r>
    </w:p>
    <w:p w14:paraId="5545DD4E" w14:textId="77777777" w:rsidR="00DA7B05" w:rsidRPr="00DA7B05" w:rsidRDefault="00DA7B05" w:rsidP="00D50C45">
      <w:pPr>
        <w:pStyle w:val="CodePACKT"/>
        <w:rPr>
          <w:rStyle w:val="CodeInTextPACKT"/>
        </w:rPr>
      </w:pPr>
    </w:p>
    <w:p w14:paraId="7EFB97FE" w14:textId="77777777" w:rsidR="00DA7B05" w:rsidRPr="00DA7B05" w:rsidRDefault="00DA7B05" w:rsidP="00D50C45">
      <w:pPr>
        <w:pStyle w:val="CodePACKT"/>
        <w:rPr>
          <w:rStyle w:val="CodeInTextPACKT"/>
        </w:rPr>
      </w:pPr>
      <w:r w:rsidRPr="00DA7B05">
        <w:rPr>
          <w:rStyle w:val="CodeInTextPACKT"/>
        </w:rPr>
        <w:t>$RegEvent.SourceEventArgs.NewEvent</w:t>
      </w:r>
    </w:p>
    <w:p w14:paraId="1502E7A8" w14:textId="77777777" w:rsidR="00DA7B05" w:rsidRPr="00DA7B05" w:rsidRDefault="00DA7B05" w:rsidP="00D50C45">
      <w:pPr>
        <w:pStyle w:val="CodePACKT"/>
        <w:rPr>
          <w:rStyle w:val="CodeInTextPACKT"/>
        </w:rPr>
      </w:pPr>
    </w:p>
    <w:p w14:paraId="2B7DDF97" w14:textId="0F03439D" w:rsidR="00DA7B05" w:rsidRDefault="00DA7B05" w:rsidP="005012CF">
      <w:pPr>
        <w:pStyle w:val="NumberedBulletPACKT"/>
        <w:numPr>
          <w:ilvl w:val="0"/>
          <w:numId w:val="8"/>
        </w:numPr>
        <w:ind w:hanging="647"/>
      </w:pPr>
      <w:r w:rsidRPr="00DA7B05">
        <w:t>Creating a </w:t>
      </w:r>
      <w:commentRangeStart w:id="125"/>
      <w:r w:rsidRPr="00DA7B05">
        <w:t>WQL</w:t>
      </w:r>
      <w:commentRangeEnd w:id="125"/>
      <w:r w:rsidR="003A348F">
        <w:rPr>
          <w:rStyle w:val="CommentReference"/>
        </w:rPr>
        <w:commentReference w:id="125"/>
      </w:r>
      <w:r w:rsidRPr="00DA7B05">
        <w:t> </w:t>
      </w:r>
      <w:r w:rsidR="00D50C45">
        <w:t>e</w:t>
      </w:r>
      <w:r w:rsidRPr="00DA7B05">
        <w:t>vent </w:t>
      </w:r>
      <w:r w:rsidR="00D50C45">
        <w:t>qu</w:t>
      </w:r>
      <w:r w:rsidRPr="00DA7B05">
        <w:t>ery</w:t>
      </w:r>
    </w:p>
    <w:p w14:paraId="5A326596" w14:textId="77777777" w:rsidR="00DA7B05" w:rsidRPr="00D50C45" w:rsidRDefault="00DA7B05" w:rsidP="00D50C45">
      <w:pPr>
        <w:pStyle w:val="CodePACKT"/>
      </w:pPr>
    </w:p>
    <w:p w14:paraId="16F7693E" w14:textId="24B2C33B" w:rsidR="00DA7B05" w:rsidRPr="00D50C45" w:rsidRDefault="00DA7B05" w:rsidP="00D50C45">
      <w:pPr>
        <w:pStyle w:val="CodePACKT"/>
      </w:pPr>
      <w:r w:rsidRPr="00D50C45">
        <w:t>$Group = </w:t>
      </w:r>
      <w:r w:rsidR="002A280A">
        <w:t>'</w:t>
      </w:r>
      <w:r w:rsidRPr="00D50C45">
        <w:t>Enterprise Admins</w:t>
      </w:r>
      <w:r w:rsidR="002A280A">
        <w:t>'</w:t>
      </w:r>
    </w:p>
    <w:p w14:paraId="2C8D2AA5" w14:textId="24C3BB0F" w:rsidR="00DA7B05" w:rsidRPr="00D50C45" w:rsidRDefault="00DA7B05" w:rsidP="00D50C45">
      <w:pPr>
        <w:pStyle w:val="CodePACKT"/>
      </w:pPr>
      <w:r w:rsidRPr="00D50C45">
        <w:t>$Query1 = @</w:t>
      </w:r>
      <w:r w:rsidR="002A280A">
        <w:t>"</w:t>
      </w:r>
    </w:p>
    <w:p w14:paraId="3EA9BB7B" w14:textId="77777777" w:rsidR="00DA7B05" w:rsidRPr="00D50C45" w:rsidRDefault="00DA7B05" w:rsidP="00D50C45">
      <w:pPr>
        <w:pStyle w:val="CodePACKT"/>
      </w:pPr>
      <w:r w:rsidRPr="00D50C45">
        <w:t>  Select * From __InstanceModificationEvent Within 5  </w:t>
      </w:r>
    </w:p>
    <w:p w14:paraId="108A38BA" w14:textId="0AB38F8D" w:rsidR="00DA7B05" w:rsidRPr="00D50C45" w:rsidRDefault="00DA7B05" w:rsidP="00D50C45">
      <w:pPr>
        <w:pStyle w:val="CodePACKT"/>
      </w:pPr>
      <w:r w:rsidRPr="00D50C45">
        <w:t>   Where TargetInstance ISA </w:t>
      </w:r>
      <w:r w:rsidR="002A280A">
        <w:t>'</w:t>
      </w:r>
      <w:r w:rsidRPr="00D50C45">
        <w:t>ds_group</w:t>
      </w:r>
      <w:r w:rsidR="002A280A">
        <w:t>'</w:t>
      </w:r>
      <w:r w:rsidRPr="00D50C45">
        <w:t> AND </w:t>
      </w:r>
    </w:p>
    <w:p w14:paraId="21AEDF49" w14:textId="32ECFF00" w:rsidR="00DA7B05" w:rsidRPr="00D50C45" w:rsidRDefault="00DA7B05" w:rsidP="00D50C45">
      <w:pPr>
        <w:pStyle w:val="CodePACKT"/>
      </w:pPr>
      <w:r w:rsidRPr="00D50C45">
        <w:t>         TargetInstance.ds_name = </w:t>
      </w:r>
      <w:r w:rsidR="002A280A">
        <w:t>'</w:t>
      </w:r>
      <w:r w:rsidRPr="00D50C45">
        <w:t>$Group</w:t>
      </w:r>
      <w:r w:rsidR="002A280A">
        <w:t>'</w:t>
      </w:r>
    </w:p>
    <w:p w14:paraId="4CB8B156" w14:textId="1034FA00" w:rsidR="00DA7B05" w:rsidRPr="00D50C45" w:rsidRDefault="002A280A" w:rsidP="00D50C45">
      <w:pPr>
        <w:pStyle w:val="CodePACKT"/>
      </w:pPr>
      <w:r>
        <w:t>"</w:t>
      </w:r>
      <w:r w:rsidR="00DA7B05" w:rsidRPr="00D50C45">
        <w:t>@</w:t>
      </w:r>
    </w:p>
    <w:p w14:paraId="64780476" w14:textId="77777777" w:rsidR="00DA7B05" w:rsidRPr="00D50C45" w:rsidRDefault="00DA7B05" w:rsidP="00D50C45">
      <w:pPr>
        <w:pStyle w:val="CodePACKT"/>
      </w:pPr>
    </w:p>
    <w:p w14:paraId="6B5002FF" w14:textId="62CD2E8A" w:rsidR="00DA7B05" w:rsidRDefault="00DA7B05" w:rsidP="005012CF">
      <w:pPr>
        <w:pStyle w:val="NumberedBulletPACKT"/>
        <w:numPr>
          <w:ilvl w:val="0"/>
          <w:numId w:val="8"/>
        </w:numPr>
        <w:ind w:hanging="647"/>
      </w:pPr>
      <w:r w:rsidRPr="00DA7B05">
        <w:lastRenderedPageBreak/>
        <w:t>Creating a temporary WMI event </w:t>
      </w:r>
      <w:r w:rsidR="00D50C45">
        <w:t>registration</w:t>
      </w:r>
    </w:p>
    <w:p w14:paraId="3293EE6C" w14:textId="77777777" w:rsidR="00DA7B05" w:rsidRPr="00D50C45" w:rsidRDefault="00DA7B05" w:rsidP="00D50C45">
      <w:pPr>
        <w:pStyle w:val="CodePACKT"/>
      </w:pPr>
    </w:p>
    <w:p w14:paraId="778FF28F" w14:textId="77777777" w:rsidR="00DA7B05" w:rsidRPr="00D50C45" w:rsidRDefault="00DA7B05" w:rsidP="00D50C45">
      <w:pPr>
        <w:pStyle w:val="CodePACKT"/>
      </w:pPr>
      <w:r w:rsidRPr="00D50C45">
        <w:t>$Event = @{</w:t>
      </w:r>
    </w:p>
    <w:p w14:paraId="685956F3" w14:textId="5893BC18" w:rsidR="00DA7B05" w:rsidRPr="00D50C45" w:rsidRDefault="00DA7B05" w:rsidP="00D50C45">
      <w:pPr>
        <w:pStyle w:val="CodePACKT"/>
      </w:pPr>
      <w:r w:rsidRPr="00D50C45">
        <w:t>  Namespace =  </w:t>
      </w:r>
      <w:r w:rsidR="002A280A">
        <w:t>'</w:t>
      </w:r>
      <w:r w:rsidR="00D50C45">
        <w:t>ROOT</w:t>
      </w:r>
      <w:r w:rsidRPr="00D50C45">
        <w:t>\directory\LDAP</w:t>
      </w:r>
      <w:r w:rsidR="002A280A">
        <w:t>'</w:t>
      </w:r>
    </w:p>
    <w:p w14:paraId="4669A3FC" w14:textId="649818F6" w:rsidR="00DA7B05" w:rsidRPr="00D50C45" w:rsidRDefault="00DA7B05" w:rsidP="00D50C45">
      <w:pPr>
        <w:pStyle w:val="CodePACKT"/>
      </w:pPr>
      <w:r w:rsidRPr="00D50C45">
        <w:t>  SourceID  = </w:t>
      </w:r>
      <w:r w:rsidR="002A280A">
        <w:t>'</w:t>
      </w:r>
      <w:r w:rsidRPr="00D50C45">
        <w:t>DSGroupChange</w:t>
      </w:r>
      <w:r w:rsidR="002A280A">
        <w:t>'</w:t>
      </w:r>
    </w:p>
    <w:p w14:paraId="5DC4D01D" w14:textId="77777777" w:rsidR="00DA7B05" w:rsidRPr="00D50C45" w:rsidRDefault="00DA7B05" w:rsidP="00D50C45">
      <w:pPr>
        <w:pStyle w:val="CodePACKT"/>
      </w:pPr>
      <w:r w:rsidRPr="00D50C45">
        <w:t>  Query     = $Query1</w:t>
      </w:r>
    </w:p>
    <w:p w14:paraId="6270D302" w14:textId="77777777" w:rsidR="00DA7B05" w:rsidRPr="00D50C45" w:rsidRDefault="00DA7B05" w:rsidP="00D50C45">
      <w:pPr>
        <w:pStyle w:val="CodePACKT"/>
      </w:pPr>
      <w:r w:rsidRPr="00D50C45">
        <w:t>  Action    = {</w:t>
      </w:r>
    </w:p>
    <w:p w14:paraId="1D5BD1D7" w14:textId="77777777" w:rsidR="00DA7B05" w:rsidRPr="00D50C45" w:rsidRDefault="00DA7B05" w:rsidP="00D50C45">
      <w:pPr>
        <w:pStyle w:val="CodePACKT"/>
      </w:pPr>
      <w:r w:rsidRPr="00D50C45">
        <w:t>    $Global:ADEvent = $Event</w:t>
      </w:r>
    </w:p>
    <w:p w14:paraId="668DDDF9" w14:textId="3978D15F" w:rsidR="00DA7B05" w:rsidRPr="00D50C45" w:rsidRDefault="00DA7B05" w:rsidP="00D50C45">
      <w:pPr>
        <w:pStyle w:val="CodePACKT"/>
      </w:pPr>
      <w:r w:rsidRPr="00D50C45">
        <w:t>    Write-Host </w:t>
      </w:r>
      <w:r w:rsidR="002A280A">
        <w:t>'</w:t>
      </w:r>
      <w:r w:rsidRPr="00D50C45">
        <w:t>We have a group change</w:t>
      </w:r>
      <w:r w:rsidR="002A280A">
        <w:t>'</w:t>
      </w:r>
    </w:p>
    <w:p w14:paraId="6B89947D" w14:textId="77777777" w:rsidR="00DA7B05" w:rsidRPr="00D50C45" w:rsidRDefault="00DA7B05" w:rsidP="00D50C45">
      <w:pPr>
        <w:pStyle w:val="CodePACKT"/>
      </w:pPr>
      <w:r w:rsidRPr="00D50C45">
        <w:t>  }</w:t>
      </w:r>
    </w:p>
    <w:p w14:paraId="181262FE" w14:textId="77777777" w:rsidR="00DA7B05" w:rsidRPr="00D50C45" w:rsidRDefault="00DA7B05" w:rsidP="00D50C45">
      <w:pPr>
        <w:pStyle w:val="CodePACKT"/>
      </w:pPr>
      <w:r w:rsidRPr="00D50C45">
        <w:t>}</w:t>
      </w:r>
    </w:p>
    <w:p w14:paraId="146C6D30" w14:textId="77777777" w:rsidR="00DA7B05" w:rsidRPr="00D50C45" w:rsidRDefault="00DA7B05" w:rsidP="00D50C45">
      <w:pPr>
        <w:pStyle w:val="CodePACKT"/>
      </w:pPr>
      <w:r w:rsidRPr="00D50C45">
        <w:t>Register-CimIndicationEvent @Event</w:t>
      </w:r>
    </w:p>
    <w:p w14:paraId="1EA585C8" w14:textId="77777777" w:rsidR="00DA7B05" w:rsidRPr="00D50C45" w:rsidRDefault="00DA7B05" w:rsidP="00D50C45">
      <w:pPr>
        <w:pStyle w:val="CodePACKT"/>
      </w:pPr>
    </w:p>
    <w:p w14:paraId="4F0A1E1A" w14:textId="3ECE7B9D" w:rsidR="00DA7B05" w:rsidRDefault="00DA7B05" w:rsidP="005012CF">
      <w:pPr>
        <w:pStyle w:val="NumberedBulletPACKT"/>
        <w:numPr>
          <w:ilvl w:val="0"/>
          <w:numId w:val="8"/>
        </w:numPr>
        <w:ind w:hanging="647"/>
      </w:pPr>
      <w:r w:rsidRPr="00DA7B05">
        <w:t>Adding a user to the </w:t>
      </w:r>
      <w:commentRangeStart w:id="126"/>
      <w:r w:rsidRPr="00DA7B05">
        <w:t>enterprise admin</w:t>
      </w:r>
      <w:commentRangeEnd w:id="126"/>
      <w:r w:rsidR="00365CCE">
        <w:rPr>
          <w:rStyle w:val="CommentReference"/>
        </w:rPr>
        <w:commentReference w:id="126"/>
      </w:r>
      <w:r w:rsidRPr="00DA7B05">
        <w:t> group</w:t>
      </w:r>
    </w:p>
    <w:p w14:paraId="126918DE" w14:textId="77777777" w:rsidR="00DA7B05" w:rsidRPr="00D50C45" w:rsidRDefault="00DA7B05" w:rsidP="00D50C45">
      <w:pPr>
        <w:pStyle w:val="CodePACKT"/>
      </w:pPr>
    </w:p>
    <w:p w14:paraId="52319A1F" w14:textId="47783CB0" w:rsidR="00DA7B05" w:rsidRPr="00D50C45" w:rsidRDefault="00DA7B05" w:rsidP="00D50C45">
      <w:pPr>
        <w:pStyle w:val="CodePACKT"/>
      </w:pPr>
      <w:r w:rsidRPr="00D50C45">
        <w:t>Add-ADGroupMember -Identity </w:t>
      </w:r>
      <w:r w:rsidR="002A280A">
        <w:t>'</w:t>
      </w:r>
      <w:r w:rsidRPr="00D50C45">
        <w:t>Enterprise Admins</w:t>
      </w:r>
      <w:r w:rsidR="002A280A">
        <w:t>'</w:t>
      </w:r>
      <w:r w:rsidRPr="00D50C45">
        <w:t> -Members Malcolm</w:t>
      </w:r>
    </w:p>
    <w:p w14:paraId="53F26676" w14:textId="77777777" w:rsidR="00DA7B05" w:rsidRPr="00D50C45" w:rsidRDefault="00DA7B05" w:rsidP="00D50C45">
      <w:pPr>
        <w:pStyle w:val="CodePACKT"/>
      </w:pPr>
    </w:p>
    <w:p w14:paraId="1551967C" w14:textId="59716442" w:rsidR="00DA7B05" w:rsidRDefault="00DA7B05" w:rsidP="005012CF">
      <w:pPr>
        <w:pStyle w:val="NumberedBulletPACKT"/>
        <w:numPr>
          <w:ilvl w:val="0"/>
          <w:numId w:val="8"/>
        </w:numPr>
        <w:ind w:hanging="647"/>
      </w:pPr>
      <w:r w:rsidRPr="00DA7B05">
        <w:t>Viewing </w:t>
      </w:r>
      <w:r w:rsidR="00D50C45">
        <w:t>the newly added user</w:t>
      </w:r>
    </w:p>
    <w:p w14:paraId="6807234E" w14:textId="77777777" w:rsidR="00DA7B05" w:rsidRPr="00DA7B05" w:rsidRDefault="00DA7B05" w:rsidP="00DA7B05">
      <w:pPr>
        <w:pStyle w:val="CodePACKT"/>
        <w:rPr>
          <w:rStyle w:val="CodeInTextPACKT"/>
          <w:color w:val="7030A0"/>
        </w:rPr>
      </w:pPr>
    </w:p>
    <w:p w14:paraId="7606CFD0" w14:textId="77777777" w:rsidR="00DA7B05" w:rsidRPr="00DA7B05" w:rsidRDefault="00DA7B05" w:rsidP="00DA7B05">
      <w:pPr>
        <w:pStyle w:val="CodePACKT"/>
        <w:rPr>
          <w:rStyle w:val="CodeInTextPACKT"/>
          <w:color w:val="7030A0"/>
        </w:rPr>
      </w:pPr>
      <w:r w:rsidRPr="00DA7B05">
        <w:rPr>
          <w:rStyle w:val="CodeInTextPACKT"/>
          <w:color w:val="7030A0"/>
        </w:rPr>
        <w:t>$ADEvent.SourceEventArgs.NewEvent.TargetInstance | </w:t>
      </w:r>
    </w:p>
    <w:p w14:paraId="7E5F4450" w14:textId="77777777" w:rsidR="00DA7B05" w:rsidRPr="00DA7B05" w:rsidRDefault="00DA7B05" w:rsidP="00DA7B05">
      <w:pPr>
        <w:pStyle w:val="CodePACKT"/>
        <w:rPr>
          <w:rStyle w:val="CodeInTextPACKT"/>
          <w:color w:val="7030A0"/>
        </w:rPr>
      </w:pPr>
      <w:r w:rsidRPr="00DA7B05">
        <w:rPr>
          <w:rStyle w:val="CodeInTextPACKT"/>
          <w:color w:val="7030A0"/>
        </w:rPr>
        <w:t>  Format-Table -Property DS_sAMAccountName,DS_Member</w:t>
      </w:r>
    </w:p>
    <w:p w14:paraId="27CCA4AE" w14:textId="77777777" w:rsidR="00DA7B05" w:rsidRPr="00DA7B05" w:rsidRDefault="00DA7B05" w:rsidP="00DA7B05">
      <w:pPr>
        <w:pStyle w:val="CodePACKT"/>
        <w:rPr>
          <w:rStyle w:val="CodeInTextPACKT"/>
          <w:color w:val="7030A0"/>
        </w:rPr>
      </w:pPr>
    </w:p>
    <w:p w14:paraId="70D6652D" w14:textId="2A778427" w:rsidR="00DA7B05" w:rsidRDefault="00DA7B05" w:rsidP="005012CF">
      <w:pPr>
        <w:pStyle w:val="NumberedBulletPACKT"/>
        <w:numPr>
          <w:ilvl w:val="0"/>
          <w:numId w:val="8"/>
        </w:numPr>
        <w:ind w:hanging="647"/>
      </w:pPr>
      <w:r w:rsidRPr="00DA7B05">
        <w:t>Unregistering the event</w:t>
      </w:r>
    </w:p>
    <w:p w14:paraId="4615A7CE" w14:textId="77777777" w:rsidR="00DA7B05" w:rsidRPr="00DA7B05" w:rsidRDefault="00DA7B05" w:rsidP="00DA7B05">
      <w:pPr>
        <w:pStyle w:val="CodePACKT"/>
      </w:pPr>
    </w:p>
    <w:p w14:paraId="6BF45180" w14:textId="33282003" w:rsidR="00DA7B05" w:rsidRPr="00DA7B05" w:rsidRDefault="00DA7B05" w:rsidP="00DA7B05">
      <w:pPr>
        <w:pStyle w:val="CodePACKT"/>
      </w:pPr>
      <w:r w:rsidRPr="00DA7B05">
        <w:t>Unregister-Event -SourceIdentifier </w:t>
      </w:r>
      <w:r w:rsidR="002A280A">
        <w:rPr>
          <w:color w:val="A31515"/>
        </w:rPr>
        <w:t>'</w:t>
      </w:r>
      <w:r w:rsidRPr="00DA7B05">
        <w:rPr>
          <w:color w:val="A31515"/>
        </w:rPr>
        <w:t>DSGroupChange</w:t>
      </w:r>
      <w:r w:rsidR="002A280A">
        <w:rPr>
          <w:color w:val="A31515"/>
        </w:rPr>
        <w:t>'</w:t>
      </w:r>
    </w:p>
    <w:p w14:paraId="54CF499D" w14:textId="7043BED5" w:rsidR="005C5953" w:rsidRDefault="005C5953" w:rsidP="008D5B13">
      <w:pPr>
        <w:pStyle w:val="Heading2"/>
        <w:numPr>
          <w:ilvl w:val="1"/>
          <w:numId w:val="2"/>
        </w:numPr>
        <w:tabs>
          <w:tab w:val="left" w:pos="0"/>
        </w:tabs>
      </w:pPr>
      <w:r>
        <w:t>How it works...</w:t>
      </w:r>
    </w:p>
    <w:p w14:paraId="71FCE6B7" w14:textId="5C1F4990" w:rsidR="00D50C45" w:rsidRDefault="00D50C45" w:rsidP="00D50C45">
      <w:pPr>
        <w:pStyle w:val="NormalPACKT"/>
        <w:rPr>
          <w:lang w:val="en-GB"/>
        </w:rPr>
      </w:pPr>
      <w:r>
        <w:rPr>
          <w:lang w:val="en-GB"/>
        </w:rPr>
        <w:t xml:space="preserve">In </w:t>
      </w:r>
      <w:r w:rsidRPr="00D50C45">
        <w:rPr>
          <w:rStyle w:val="ItalicsPACKT"/>
        </w:rPr>
        <w:t>step 1</w:t>
      </w:r>
      <w:r>
        <w:rPr>
          <w:lang w:val="en-GB"/>
        </w:rPr>
        <w:t xml:space="preserve">, you register for an intrinsic event that occurs whenever Windows starts a process. The registration does not include an action block. In </w:t>
      </w:r>
      <w:r w:rsidRPr="00D50C45">
        <w:rPr>
          <w:rStyle w:val="ItalicsPACKT"/>
        </w:rPr>
        <w:t>step 2</w:t>
      </w:r>
      <w:r>
        <w:rPr>
          <w:lang w:val="en-GB"/>
        </w:rPr>
        <w:t xml:space="preserve">, you run </w:t>
      </w:r>
      <w:r w:rsidRPr="002178CE">
        <w:rPr>
          <w:rStyle w:val="CodeInTextPACKT"/>
        </w:rPr>
        <w:t>Notepad.exe</w:t>
      </w:r>
      <w:r>
        <w:rPr>
          <w:lang w:val="en-GB"/>
        </w:rPr>
        <w:t xml:space="preserve"> to trigger the event. In </w:t>
      </w:r>
      <w:r w:rsidRPr="00D50C45">
        <w:rPr>
          <w:rStyle w:val="ItalicsPACKT"/>
        </w:rPr>
        <w:t>step 3</w:t>
      </w:r>
      <w:r>
        <w:rPr>
          <w:lang w:val="en-GB"/>
        </w:rPr>
        <w:t xml:space="preserve">, you use </w:t>
      </w:r>
      <w:commentRangeStart w:id="127"/>
      <w:r w:rsidRPr="00D50C45">
        <w:rPr>
          <w:rStyle w:val="CodeInTextPACKT"/>
        </w:rPr>
        <w:t>Get-WinEvent</w:t>
      </w:r>
      <w:r>
        <w:rPr>
          <w:lang w:val="en-GB"/>
        </w:rPr>
        <w:t xml:space="preserve"> </w:t>
      </w:r>
      <w:commentRangeEnd w:id="127"/>
      <w:r w:rsidR="000954DE">
        <w:rPr>
          <w:rStyle w:val="CommentReference"/>
        </w:rPr>
        <w:commentReference w:id="127"/>
      </w:r>
      <w:r>
        <w:rPr>
          <w:lang w:val="en-GB"/>
        </w:rPr>
        <w:t>to retrieve details of the event. These three steps produce no console output.</w:t>
      </w:r>
    </w:p>
    <w:p w14:paraId="7BF5342F" w14:textId="7AB96A2B" w:rsidR="00D50C45" w:rsidRDefault="00D50C45" w:rsidP="00D50C45">
      <w:pPr>
        <w:pStyle w:val="NormalPACKT"/>
        <w:rPr>
          <w:lang w:val="en-GB"/>
        </w:rPr>
      </w:pPr>
      <w:r>
        <w:rPr>
          <w:lang w:val="en-GB"/>
        </w:rPr>
        <w:t xml:space="preserve">In </w:t>
      </w:r>
      <w:r w:rsidRPr="00D50C45">
        <w:rPr>
          <w:rStyle w:val="ItalicsPACKT"/>
        </w:rPr>
        <w:t>step 4</w:t>
      </w:r>
      <w:r>
        <w:rPr>
          <w:lang w:val="en-GB"/>
        </w:rPr>
        <w:t>, you view details of the process startup event, with output like this:</w:t>
      </w:r>
    </w:p>
    <w:p w14:paraId="44A04596" w14:textId="3CAB62EC" w:rsidR="00D50C45" w:rsidRDefault="00D50C45" w:rsidP="00D50C45">
      <w:pPr>
        <w:pStyle w:val="FigurePACKT"/>
        <w:rPr>
          <w:lang w:val="en-GB"/>
        </w:rPr>
      </w:pPr>
      <w:r>
        <w:drawing>
          <wp:inline distT="0" distB="0" distL="0" distR="0" wp14:anchorId="15FED39A" wp14:editId="1C7EF281">
            <wp:extent cx="3864581" cy="95520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4293" cy="957608"/>
                    </a:xfrm>
                    <a:prstGeom prst="rect">
                      <a:avLst/>
                    </a:prstGeom>
                  </pic:spPr>
                </pic:pic>
              </a:graphicData>
            </a:graphic>
          </wp:inline>
        </w:drawing>
      </w:r>
    </w:p>
    <w:p w14:paraId="67D0A0C1" w14:textId="327AC041" w:rsidR="00D50C45" w:rsidRDefault="00D50C45" w:rsidP="00A05C82">
      <w:pPr>
        <w:pStyle w:val="FigureCaptionPACKT"/>
      </w:pPr>
      <w:r>
        <w:t>Figure 15.38: Displaying event details</w:t>
      </w:r>
    </w:p>
    <w:p w14:paraId="49B3FB3B" w14:textId="5A6D69C0"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lastRenderedPageBreak/>
        <w:t>Insert image B42024_15_</w:t>
      </w:r>
      <w:r>
        <w:rPr>
          <w:rFonts w:ascii="Arial" w:hAnsi="Arial"/>
          <w:b/>
          <w:color w:val="FF0000"/>
          <w:sz w:val="28"/>
          <w:szCs w:val="28"/>
        </w:rPr>
        <w:t>38</w:t>
      </w:r>
      <w:r w:rsidRPr="00AA49CD">
        <w:rPr>
          <w:rFonts w:ascii="Arial" w:hAnsi="Arial"/>
          <w:b/>
          <w:color w:val="FF0000"/>
          <w:sz w:val="28"/>
          <w:szCs w:val="28"/>
        </w:rPr>
        <w:t>.png</w:t>
      </w:r>
    </w:p>
    <w:p w14:paraId="27223ED1" w14:textId="4B29AC7F" w:rsidR="00D50C45" w:rsidRDefault="00D50C45" w:rsidP="00D50C45">
      <w:pPr>
        <w:pStyle w:val="NormalPACKT"/>
        <w:rPr>
          <w:lang w:val="en-GB"/>
        </w:rPr>
      </w:pPr>
      <w:r>
        <w:rPr>
          <w:lang w:val="en-GB"/>
        </w:rPr>
        <w:t xml:space="preserve">In </w:t>
      </w:r>
      <w:r w:rsidRPr="00D50C45">
        <w:rPr>
          <w:rStyle w:val="ItalicsPACKT"/>
        </w:rPr>
        <w:t>step 5</w:t>
      </w:r>
      <w:r>
        <w:rPr>
          <w:lang w:val="en-GB"/>
        </w:rPr>
        <w:t xml:space="preserve">, you </w:t>
      </w:r>
      <w:commentRangeStart w:id="128"/>
      <w:r>
        <w:rPr>
          <w:lang w:val="en-GB"/>
        </w:rPr>
        <w:t xml:space="preserve">de-register </w:t>
      </w:r>
      <w:commentRangeEnd w:id="128"/>
      <w:r w:rsidR="000054A2">
        <w:rPr>
          <w:rStyle w:val="CommentReference"/>
        </w:rPr>
        <w:commentReference w:id="128"/>
      </w:r>
      <w:r>
        <w:rPr>
          <w:lang w:val="en-GB"/>
        </w:rPr>
        <w:t xml:space="preserve">for the process start event. This step generates no output. In </w:t>
      </w:r>
      <w:r w:rsidRPr="00D50C45">
        <w:rPr>
          <w:rStyle w:val="ItalicsPACKT"/>
        </w:rPr>
        <w:t>step 6</w:t>
      </w:r>
      <w:r>
        <w:rPr>
          <w:lang w:val="en-GB"/>
        </w:rPr>
        <w:t>, you register a new event subscription using a WMI query that targets the WMI provider, with output like this:</w:t>
      </w:r>
    </w:p>
    <w:p w14:paraId="5F2936D7" w14:textId="2874D525" w:rsidR="00D50C45" w:rsidRDefault="00D50C45" w:rsidP="00D50C45">
      <w:pPr>
        <w:pStyle w:val="FigurePACKT"/>
        <w:rPr>
          <w:lang w:val="en-GB"/>
        </w:rPr>
      </w:pPr>
      <w:r>
        <w:drawing>
          <wp:inline distT="0" distB="0" distL="0" distR="0" wp14:anchorId="2521B739" wp14:editId="308D1C29">
            <wp:extent cx="5271644" cy="1647783"/>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1568" cy="1657136"/>
                    </a:xfrm>
                    <a:prstGeom prst="rect">
                      <a:avLst/>
                    </a:prstGeom>
                  </pic:spPr>
                </pic:pic>
              </a:graphicData>
            </a:graphic>
          </wp:inline>
        </w:drawing>
      </w:r>
    </w:p>
    <w:p w14:paraId="04D94FC7" w14:textId="73C32F61" w:rsidR="00D50C45" w:rsidRDefault="00D50C45" w:rsidP="00A05C82">
      <w:pPr>
        <w:pStyle w:val="FigureCaptionPACKT"/>
      </w:pPr>
      <w:r>
        <w:t>Figure 15.39: Registering for a registry provider based event</w:t>
      </w:r>
    </w:p>
    <w:p w14:paraId="1FD637CC" w14:textId="307E21BE"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39</w:t>
      </w:r>
      <w:r w:rsidRPr="00AA49CD">
        <w:rPr>
          <w:rFonts w:ascii="Arial" w:hAnsi="Arial"/>
          <w:b/>
          <w:color w:val="FF0000"/>
          <w:sz w:val="28"/>
          <w:szCs w:val="28"/>
        </w:rPr>
        <w:t>.png</w:t>
      </w:r>
    </w:p>
    <w:p w14:paraId="71E14F7C" w14:textId="68CBEFD7" w:rsidR="00D50C45" w:rsidRPr="00D50C45" w:rsidRDefault="00D50C45" w:rsidP="00D50C45">
      <w:pPr>
        <w:pStyle w:val="NormalPACKT"/>
      </w:pPr>
      <w:r w:rsidRPr="00D50C45">
        <w:t xml:space="preserve">With the event registration complete, in </w:t>
      </w:r>
      <w:r w:rsidRPr="00D50C45">
        <w:rPr>
          <w:rStyle w:val="ItalicsPACKT"/>
        </w:rPr>
        <w:t>step 7</w:t>
      </w:r>
      <w:r w:rsidRPr="00D50C45">
        <w:t>, you create a new registry key and set a registry key value to test the event subscription</w:t>
      </w:r>
      <w:r>
        <w:t>. The output of this step looks l</w:t>
      </w:r>
      <w:r w:rsidRPr="00D50C45">
        <w:t>ike this:</w:t>
      </w:r>
    </w:p>
    <w:p w14:paraId="6A5D26C3" w14:textId="60DF70D7" w:rsidR="00D50C45" w:rsidRDefault="00D50C45" w:rsidP="00D50C45">
      <w:pPr>
        <w:pStyle w:val="FigurePACKT"/>
        <w:rPr>
          <w:rFonts w:ascii="Arial" w:hAnsi="Arial"/>
          <w:b/>
          <w:color w:val="FF0000"/>
          <w:sz w:val="28"/>
          <w:szCs w:val="28"/>
        </w:rPr>
      </w:pPr>
      <w:r>
        <w:drawing>
          <wp:inline distT="0" distB="0" distL="0" distR="0" wp14:anchorId="76F8C0F8" wp14:editId="1EC51113">
            <wp:extent cx="4414935" cy="1880550"/>
            <wp:effectExtent l="0" t="0" r="508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9580" cy="1886788"/>
                    </a:xfrm>
                    <a:prstGeom prst="rect">
                      <a:avLst/>
                    </a:prstGeom>
                  </pic:spPr>
                </pic:pic>
              </a:graphicData>
            </a:graphic>
          </wp:inline>
        </w:drawing>
      </w:r>
    </w:p>
    <w:p w14:paraId="33942B7F" w14:textId="78DAB08F" w:rsidR="00D50C45" w:rsidRDefault="00D50C45" w:rsidP="00A05C82">
      <w:pPr>
        <w:pStyle w:val="FigureCaptionPACKT"/>
      </w:pPr>
      <w:r>
        <w:t>Figure 15.40: Invoking the WMI registry event</w:t>
      </w:r>
    </w:p>
    <w:p w14:paraId="1F845A98" w14:textId="5BDAAD8B"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40</w:t>
      </w:r>
      <w:r w:rsidRPr="00AA49CD">
        <w:rPr>
          <w:rFonts w:ascii="Arial" w:hAnsi="Arial"/>
          <w:b/>
          <w:color w:val="FF0000"/>
          <w:sz w:val="28"/>
          <w:szCs w:val="28"/>
        </w:rPr>
        <w:t>.png</w:t>
      </w:r>
    </w:p>
    <w:p w14:paraId="16458A5A" w14:textId="0505D543" w:rsidR="00D50C45" w:rsidRDefault="00D50C45" w:rsidP="00D50C45">
      <w:pPr>
        <w:pStyle w:val="NormalPACKT"/>
      </w:pPr>
      <w:r w:rsidRPr="00D50C45">
        <w:t xml:space="preserve">In </w:t>
      </w:r>
      <w:r w:rsidRPr="00D50C45">
        <w:rPr>
          <w:rStyle w:val="ItalicsPACKT"/>
        </w:rPr>
        <w:t>step 8</w:t>
      </w:r>
      <w:r w:rsidRPr="00D50C45">
        <w:t xml:space="preserve">, </w:t>
      </w:r>
      <w:r>
        <w:t xml:space="preserve">you un-register the registry event to avoid more event handling and event output. In </w:t>
      </w:r>
      <w:r w:rsidRPr="00D50C45">
        <w:rPr>
          <w:rStyle w:val="ItalicsPACKT"/>
        </w:rPr>
        <w:t>step 9</w:t>
      </w:r>
      <w:r>
        <w:t xml:space="preserve">, you examine the output WMI generated based on the registry changes you made in </w:t>
      </w:r>
      <w:r w:rsidRPr="00D50C45">
        <w:rPr>
          <w:rStyle w:val="ItalicsPACKT"/>
        </w:rPr>
        <w:t>step 7</w:t>
      </w:r>
      <w:r>
        <w:t>. The event details look like this:</w:t>
      </w:r>
    </w:p>
    <w:p w14:paraId="4BD32DCD" w14:textId="1ECE5BD2" w:rsidR="00D50C45" w:rsidRDefault="00D50C45" w:rsidP="00A05C82">
      <w:pPr>
        <w:pStyle w:val="FigureCaptionPACKT"/>
      </w:pPr>
      <w:commentRangeStart w:id="129"/>
      <w:r>
        <w:rPr>
          <w:noProof/>
        </w:rPr>
        <w:lastRenderedPageBreak/>
        <w:drawing>
          <wp:inline distT="0" distB="0" distL="0" distR="0" wp14:anchorId="6DA54926" wp14:editId="5F32835F">
            <wp:extent cx="2446295"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5331" cy="1032500"/>
                    </a:xfrm>
                    <a:prstGeom prst="rect">
                      <a:avLst/>
                    </a:prstGeom>
                  </pic:spPr>
                </pic:pic>
              </a:graphicData>
            </a:graphic>
          </wp:inline>
        </w:drawing>
      </w:r>
      <w:commentRangeEnd w:id="129"/>
      <w:r w:rsidR="00C94883">
        <w:rPr>
          <w:rStyle w:val="CommentReference"/>
          <w:rFonts w:cs="Times New Roman"/>
          <w:lang w:val="en-US"/>
        </w:rPr>
        <w:commentReference w:id="129"/>
      </w:r>
    </w:p>
    <w:p w14:paraId="0F18B7A3" w14:textId="1706B948" w:rsidR="00D50C45" w:rsidRDefault="00D50C45" w:rsidP="00A05C82">
      <w:pPr>
        <w:pStyle w:val="FigureCaptionPACKT"/>
      </w:pPr>
      <w:r>
        <w:t>Figure 15.41: Examining a registry change WMI event</w:t>
      </w:r>
    </w:p>
    <w:p w14:paraId="4D1CFB4B" w14:textId="2399D543"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41</w:t>
      </w:r>
      <w:r w:rsidRPr="00AA49CD">
        <w:rPr>
          <w:rFonts w:ascii="Arial" w:hAnsi="Arial"/>
          <w:b/>
          <w:color w:val="FF0000"/>
          <w:sz w:val="28"/>
          <w:szCs w:val="28"/>
        </w:rPr>
        <w:t>.png</w:t>
      </w:r>
    </w:p>
    <w:p w14:paraId="5F97300C" w14:textId="0833AA4E" w:rsidR="00D50C45" w:rsidRDefault="00D50C45" w:rsidP="00D50C45">
      <w:pPr>
        <w:pStyle w:val="NormalPACKT"/>
      </w:pPr>
      <w:r w:rsidRPr="00D50C45">
        <w:t xml:space="preserve">In </w:t>
      </w:r>
      <w:r w:rsidRPr="00D50C45">
        <w:rPr>
          <w:rStyle w:val="ItalicsPACKT"/>
        </w:rPr>
        <w:t>step 10</w:t>
      </w:r>
      <w:r w:rsidRPr="00D50C45">
        <w:t>, you create a WQL query that captures changes to the Enterprise Admins AD group</w:t>
      </w:r>
      <w:r>
        <w:t xml:space="preserve"> generating no output. In </w:t>
      </w:r>
      <w:r w:rsidRPr="00D50C45">
        <w:rPr>
          <w:rStyle w:val="ItalicsPACKT"/>
        </w:rPr>
        <w:t>step 11</w:t>
      </w:r>
      <w:r>
        <w:t>, you use the query to create a temporary WMI event that fires when the group membership changes. The output looks like this:</w:t>
      </w:r>
    </w:p>
    <w:p w14:paraId="41192BBB" w14:textId="6E531663" w:rsidR="00D50C45" w:rsidRDefault="00D50C45" w:rsidP="00D50C45">
      <w:pPr>
        <w:pStyle w:val="FigurePACKT"/>
      </w:pPr>
      <w:r>
        <w:drawing>
          <wp:inline distT="0" distB="0" distL="0" distR="0" wp14:anchorId="048ED5D2" wp14:editId="7D805E81">
            <wp:extent cx="4015048" cy="17145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8679" cy="1720321"/>
                    </a:xfrm>
                    <a:prstGeom prst="rect">
                      <a:avLst/>
                    </a:prstGeom>
                  </pic:spPr>
                </pic:pic>
              </a:graphicData>
            </a:graphic>
          </wp:inline>
        </w:drawing>
      </w:r>
    </w:p>
    <w:p w14:paraId="567805C2" w14:textId="38AF1A49" w:rsidR="00D50C45" w:rsidRDefault="00D50C45" w:rsidP="00A05C82">
      <w:pPr>
        <w:pStyle w:val="FigureCaptionPACKT"/>
      </w:pPr>
      <w:r>
        <w:t xml:space="preserve">Figure 15.42: </w:t>
      </w:r>
      <w:del w:id="130" w:author="Lucy Wan" w:date="2021-05-05T14:59:00Z">
        <w:r w:rsidDel="003D3E7E">
          <w:delText>Examining a registry change WMI event</w:delText>
        </w:r>
      </w:del>
      <w:ins w:id="131" w:author="Lucy Wan" w:date="2021-05-05T14:59:00Z">
        <w:r w:rsidR="003D3E7E">
          <w:t>Creating a temporary WMI event registration</w:t>
        </w:r>
      </w:ins>
    </w:p>
    <w:p w14:paraId="5581D464" w14:textId="445065EB"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42</w:t>
      </w:r>
      <w:r w:rsidRPr="00AA49CD">
        <w:rPr>
          <w:rFonts w:ascii="Arial" w:hAnsi="Arial"/>
          <w:b/>
          <w:color w:val="FF0000"/>
          <w:sz w:val="28"/>
          <w:szCs w:val="28"/>
        </w:rPr>
        <w:t>.png</w:t>
      </w:r>
    </w:p>
    <w:p w14:paraId="51687A8C" w14:textId="199205E8" w:rsidR="00D50C45" w:rsidRDefault="00D50C45" w:rsidP="00D50C45">
      <w:pPr>
        <w:pStyle w:val="NormalPACKT"/>
      </w:pPr>
      <w:r>
        <w:t xml:space="preserve">To test this new directory change event, in </w:t>
      </w:r>
      <w:r w:rsidRPr="00D50C45">
        <w:rPr>
          <w:rStyle w:val="ItalicsPACKT"/>
        </w:rPr>
        <w:t>step 12</w:t>
      </w:r>
      <w:r>
        <w:t>, you add a user to the Enterprise Admins AD group</w:t>
      </w:r>
      <w:ins w:id="132" w:author="Lucy Wan" w:date="2021-05-05T14:59:00Z">
        <w:r w:rsidR="008F5877">
          <w:t>,</w:t>
        </w:r>
      </w:ins>
      <w:r>
        <w:t xml:space="preserve"> generating output like this:</w:t>
      </w:r>
    </w:p>
    <w:p w14:paraId="231C544B" w14:textId="641F11DC" w:rsidR="00D50C45" w:rsidRDefault="00D50C45" w:rsidP="008F5877">
      <w:pPr>
        <w:pStyle w:val="FigurePACKT"/>
      </w:pPr>
      <w:commentRangeStart w:id="133"/>
      <w:r>
        <w:drawing>
          <wp:inline distT="0" distB="0" distL="0" distR="0" wp14:anchorId="16BAF942" wp14:editId="13309811">
            <wp:extent cx="4686300" cy="5338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7257" cy="539687"/>
                    </a:xfrm>
                    <a:prstGeom prst="rect">
                      <a:avLst/>
                    </a:prstGeom>
                  </pic:spPr>
                </pic:pic>
              </a:graphicData>
            </a:graphic>
          </wp:inline>
        </w:drawing>
      </w:r>
      <w:commentRangeEnd w:id="133"/>
      <w:r w:rsidR="00940D6E">
        <w:rPr>
          <w:rStyle w:val="CommentReference"/>
          <w:rFonts w:ascii="Times New Roman" w:hAnsi="Times New Roman"/>
          <w:noProof w:val="0"/>
        </w:rPr>
        <w:commentReference w:id="133"/>
      </w:r>
    </w:p>
    <w:p w14:paraId="62983F45" w14:textId="11FF5623" w:rsidR="00D50C45" w:rsidRDefault="00D50C45" w:rsidP="00A05C82">
      <w:pPr>
        <w:pStyle w:val="FigureCaptionPACKT"/>
      </w:pPr>
      <w:r>
        <w:t>Figure 15.43: Triggering an AD group membership change event</w:t>
      </w:r>
    </w:p>
    <w:p w14:paraId="05C031CE" w14:textId="0B93094C"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43</w:t>
      </w:r>
      <w:r w:rsidRPr="00AA49CD">
        <w:rPr>
          <w:rFonts w:ascii="Arial" w:hAnsi="Arial"/>
          <w:b/>
          <w:color w:val="FF0000"/>
          <w:sz w:val="28"/>
          <w:szCs w:val="28"/>
        </w:rPr>
        <w:t>.png</w:t>
      </w:r>
    </w:p>
    <w:p w14:paraId="22D86E38" w14:textId="06344BD2" w:rsidR="00D50C45" w:rsidRPr="00D50C45" w:rsidRDefault="00D50C45" w:rsidP="00D50C45">
      <w:pPr>
        <w:pStyle w:val="NormalPACKT"/>
      </w:pPr>
      <w:r w:rsidRPr="00D50C45">
        <w:t xml:space="preserve">In </w:t>
      </w:r>
      <w:r w:rsidRPr="00D50C45">
        <w:rPr>
          <w:rStyle w:val="ItalicsPACKT"/>
        </w:rPr>
        <w:t>step 13</w:t>
      </w:r>
      <w:r w:rsidRPr="00D50C45">
        <w:t>, you examine the details of the event you generated in the pr</w:t>
      </w:r>
      <w:r>
        <w:t>evious</w:t>
      </w:r>
      <w:r w:rsidRPr="00D50C45">
        <w:t xml:space="preserve"> step, with output like this:</w:t>
      </w:r>
    </w:p>
    <w:p w14:paraId="3399B8C5" w14:textId="7C76A725" w:rsidR="00D50C45" w:rsidRDefault="00D50C45" w:rsidP="00D50C45">
      <w:pPr>
        <w:pStyle w:val="FigurePACKT"/>
      </w:pPr>
      <w:r>
        <w:lastRenderedPageBreak/>
        <w:drawing>
          <wp:inline distT="0" distB="0" distL="0" distR="0" wp14:anchorId="6EF7348B" wp14:editId="120F4999">
            <wp:extent cx="3871678" cy="12858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6821" cy="1294225"/>
                    </a:xfrm>
                    <a:prstGeom prst="rect">
                      <a:avLst/>
                    </a:prstGeom>
                  </pic:spPr>
                </pic:pic>
              </a:graphicData>
            </a:graphic>
          </wp:inline>
        </w:drawing>
      </w:r>
    </w:p>
    <w:p w14:paraId="57B57847" w14:textId="6099236B" w:rsidR="00D50C45" w:rsidRDefault="00D50C45" w:rsidP="00A05C82">
      <w:pPr>
        <w:pStyle w:val="FigureCaptionPACKT"/>
      </w:pPr>
      <w:r>
        <w:t>Figure 15.44: Examining AD group membership change event details</w:t>
      </w:r>
    </w:p>
    <w:p w14:paraId="67D41854" w14:textId="0EDAFF24"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sidR="006F493B">
        <w:rPr>
          <w:rFonts w:ascii="Arial" w:hAnsi="Arial"/>
          <w:b/>
          <w:color w:val="FF0000"/>
          <w:sz w:val="28"/>
          <w:szCs w:val="28"/>
        </w:rPr>
        <w:t>4</w:t>
      </w:r>
      <w:r w:rsidRPr="00AA49CD">
        <w:rPr>
          <w:rFonts w:ascii="Arial" w:hAnsi="Arial"/>
          <w:b/>
          <w:color w:val="FF0000"/>
          <w:sz w:val="28"/>
          <w:szCs w:val="28"/>
        </w:rPr>
        <w:t>.png</w:t>
      </w:r>
    </w:p>
    <w:p w14:paraId="16FD068E" w14:textId="114050C2" w:rsidR="00D50C45" w:rsidRPr="00D50C45" w:rsidRDefault="00D50C45" w:rsidP="00D50C45">
      <w:pPr>
        <w:pStyle w:val="NormalPACKT"/>
      </w:pPr>
      <w:r w:rsidRPr="00D50C45">
        <w:t xml:space="preserve">In the final step in this recipe, </w:t>
      </w:r>
      <w:r w:rsidRPr="00D50C45">
        <w:rPr>
          <w:rStyle w:val="ItalicsPACKT"/>
        </w:rPr>
        <w:t>step 14</w:t>
      </w:r>
      <w:r w:rsidRPr="00D50C45">
        <w:t>, you unregister for the AD group membership change. This step generates no output.</w:t>
      </w:r>
    </w:p>
    <w:p w14:paraId="2F47E9D9" w14:textId="0E9A043C" w:rsidR="005C5953" w:rsidRDefault="005C5953" w:rsidP="005C5953">
      <w:pPr>
        <w:pStyle w:val="Heading2"/>
      </w:pPr>
      <w:r>
        <w:t>There</w:t>
      </w:r>
      <w:r w:rsidR="002A280A">
        <w:t>'</w:t>
      </w:r>
      <w:r>
        <w:t>s more...</w:t>
      </w:r>
    </w:p>
    <w:p w14:paraId="165A32AF" w14:textId="388A3BF4" w:rsidR="00D50C45" w:rsidRDefault="00D50C45" w:rsidP="00D50C45">
      <w:pPr>
        <w:pStyle w:val="NormalPACKT"/>
        <w:rPr>
          <w:lang w:val="en-GB"/>
        </w:rPr>
      </w:pPr>
      <w:r>
        <w:rPr>
          <w:lang w:val="en-GB"/>
        </w:rPr>
        <w:t xml:space="preserve">In </w:t>
      </w:r>
      <w:r w:rsidRPr="00D50C45">
        <w:rPr>
          <w:rStyle w:val="ItalicsPACKT"/>
        </w:rPr>
        <w:t>step 7</w:t>
      </w:r>
      <w:r>
        <w:rPr>
          <w:lang w:val="en-GB"/>
        </w:rPr>
        <w:t xml:space="preserve">, you test the registry event handling that includes an event action script block that you want PowerShell to execute when the event occurs. Since the script block you specified in </w:t>
      </w:r>
      <w:r w:rsidRPr="00D50C45">
        <w:rPr>
          <w:rStyle w:val="ItalicsPACKT"/>
        </w:rPr>
        <w:t>step 6</w:t>
      </w:r>
      <w:r>
        <w:rPr>
          <w:lang w:val="en-GB"/>
        </w:rPr>
        <w:t xml:space="preserve"> contains a </w:t>
      </w:r>
      <w:r w:rsidRPr="00D50C45">
        <w:rPr>
          <w:rStyle w:val="CodeInTextPACKT"/>
        </w:rPr>
        <w:t>Write</w:t>
      </w:r>
      <w:r w:rsidRPr="00D50C45">
        <w:rPr>
          <w:rStyle w:val="CodeInTextPACKT"/>
        </w:rPr>
        <w:noBreakHyphen/>
        <w:t>Host</w:t>
      </w:r>
      <w:r>
        <w:rPr>
          <w:lang w:val="en-GB"/>
        </w:rPr>
        <w:t xml:space="preserve"> statement, you see the output on the PowerShell console. </w:t>
      </w:r>
    </w:p>
    <w:p w14:paraId="127CEC93" w14:textId="6B66DD85" w:rsidR="00D50C45" w:rsidRDefault="00D50C45" w:rsidP="00D50C45">
      <w:pPr>
        <w:pStyle w:val="NormalPACKT"/>
        <w:rPr>
          <w:lang w:val="en-GB"/>
        </w:rPr>
      </w:pPr>
      <w:r>
        <w:rPr>
          <w:lang w:val="en-GB"/>
        </w:rPr>
        <w:t xml:space="preserve">In </w:t>
      </w:r>
      <w:r w:rsidRPr="00D50C45">
        <w:rPr>
          <w:rStyle w:val="ItalicsPACKT"/>
        </w:rPr>
        <w:t>step 9</w:t>
      </w:r>
      <w:r>
        <w:rPr>
          <w:lang w:val="en-GB"/>
        </w:rPr>
        <w:t xml:space="preserve">, you examine the details WMI generated when the WMI registry change event occurred. As with other events, the event details omit potentially critical information. For example, the event does not tell you which user made this change or provide the new value of the registry value. You can examine the Windows Security event log to discover the user logged on that system (and therefore the user who made the change). And you can use </w:t>
      </w:r>
      <w:r w:rsidRPr="00D50C45">
        <w:rPr>
          <w:rStyle w:val="CodeInTextPACKT"/>
        </w:rPr>
        <w:t>Get-ItemProperty</w:t>
      </w:r>
      <w:r>
        <w:rPr>
          <w:lang w:val="en-GB"/>
        </w:rPr>
        <w:t xml:space="preserve"> to determine the new value for this registry key property.</w:t>
      </w:r>
    </w:p>
    <w:p w14:paraId="1BFF6CF5" w14:textId="5F1F24F6" w:rsidR="005C5953" w:rsidRDefault="00D50C45" w:rsidP="005C5953">
      <w:pPr>
        <w:pStyle w:val="NormalPACKT"/>
        <w:rPr>
          <w:lang w:val="en-GB"/>
        </w:rPr>
      </w:pPr>
      <w:r>
        <w:rPr>
          <w:lang w:val="en-GB"/>
        </w:rPr>
        <w:t xml:space="preserve">In </w:t>
      </w:r>
      <w:r w:rsidRPr="00B1085F">
        <w:rPr>
          <w:rStyle w:val="ItalicsPACKT"/>
        </w:rPr>
        <w:t>step 14</w:t>
      </w:r>
      <w:r>
        <w:rPr>
          <w:lang w:val="en-GB"/>
        </w:rPr>
        <w:t xml:space="preserve">, you explicitly </w:t>
      </w:r>
      <w:commentRangeStart w:id="134"/>
      <w:r>
        <w:rPr>
          <w:lang w:val="en-GB"/>
        </w:rPr>
        <w:t xml:space="preserve">de-register </w:t>
      </w:r>
      <w:commentRangeEnd w:id="134"/>
      <w:r w:rsidR="000D3E2F">
        <w:rPr>
          <w:rStyle w:val="CommentReference"/>
        </w:rPr>
        <w:commentReference w:id="134"/>
      </w:r>
      <w:r>
        <w:rPr>
          <w:lang w:val="en-GB"/>
        </w:rPr>
        <w:t xml:space="preserve">the AD change event. As an alternative, you could have closed the current PowerShell session, </w:t>
      </w:r>
      <w:r w:rsidR="00B1085F">
        <w:rPr>
          <w:lang w:val="en-GB"/>
        </w:rPr>
        <w:t>removing</w:t>
      </w:r>
      <w:r>
        <w:rPr>
          <w:lang w:val="en-GB"/>
        </w:rPr>
        <w:t xml:space="preserve"> the event subscriptions.</w:t>
      </w:r>
    </w:p>
    <w:p w14:paraId="3CE5002C" w14:textId="323B80E7" w:rsidR="005C5953" w:rsidRPr="00E91474" w:rsidRDefault="005C5953" w:rsidP="005C5953">
      <w:pPr>
        <w:pStyle w:val="Heading1"/>
        <w:tabs>
          <w:tab w:val="left" w:pos="0"/>
        </w:tabs>
        <w:rPr>
          <w:color w:val="FF0000"/>
        </w:rPr>
      </w:pPr>
      <w:r>
        <w:rPr>
          <w:lang w:val="en-US"/>
        </w:rPr>
        <w:t xml:space="preserve">Implementing </w:t>
      </w:r>
      <w:r w:rsidR="0073273A">
        <w:rPr>
          <w:lang w:val="en-US"/>
        </w:rPr>
        <w:t>p</w:t>
      </w:r>
      <w:r>
        <w:rPr>
          <w:lang w:val="en-US"/>
        </w:rPr>
        <w:t>ermanent WMI eventing</w:t>
      </w:r>
    </w:p>
    <w:p w14:paraId="18BD1D6B" w14:textId="56FD8707" w:rsidR="00AA49CD" w:rsidRPr="00AA49CD" w:rsidRDefault="00AA49CD" w:rsidP="00AA49CD">
      <w:pPr>
        <w:pStyle w:val="NormalPACKT"/>
      </w:pPr>
      <w:r w:rsidRPr="00AA49CD">
        <w:t>In</w:t>
      </w:r>
      <w:r>
        <w:t xml:space="preserve"> the </w:t>
      </w:r>
      <w:r w:rsidRPr="00AA49CD">
        <w:rPr>
          <w:rStyle w:val="ItalicsPACKT"/>
        </w:rPr>
        <w:t>Managing WMI events</w:t>
      </w:r>
      <w:r>
        <w:t xml:space="preserve"> recipe,</w:t>
      </w:r>
      <w:r w:rsidRPr="00AA49CD">
        <w:t xml:space="preserve"> you use</w:t>
      </w:r>
      <w:r>
        <w:t>d</w:t>
      </w:r>
      <w:r w:rsidRPr="00AA49CD">
        <w:t xml:space="preserve"> PowerShell</w:t>
      </w:r>
      <w:r w:rsidR="002A280A">
        <w:t>'</w:t>
      </w:r>
      <w:r w:rsidRPr="00AA49CD">
        <w:t>s WMI event handling capability and use</w:t>
      </w:r>
      <w:r>
        <w:t>d</w:t>
      </w:r>
      <w:r w:rsidRPr="00AA49CD">
        <w:t xml:space="preserve"> tempo</w:t>
      </w:r>
      <w:r>
        <w:t>rar</w:t>
      </w:r>
      <w:r w:rsidRPr="00AA49CD">
        <w:t xml:space="preserve">y event handling – the event handlers were active only as long as the PowerShell session was active and a user </w:t>
      </w:r>
      <w:ins w:id="135" w:author="Lucy Wan" w:date="2021-05-05T15:01:00Z">
        <w:r w:rsidR="00CF5EB7">
          <w:t xml:space="preserve">was </w:t>
        </w:r>
      </w:ins>
      <w:r w:rsidRPr="00AA49CD">
        <w:t xml:space="preserve">logged into the host. </w:t>
      </w:r>
      <w:r>
        <w:t xml:space="preserve">In that recipe, you created an event subscription and handled the events as your </w:t>
      </w:r>
      <w:r w:rsidRPr="00AA49CD">
        <w:t>system generate</w:t>
      </w:r>
      <w:ins w:id="136" w:author="Lucy Wan" w:date="2021-05-05T15:01:00Z">
        <w:r w:rsidR="003E462B">
          <w:t>d</w:t>
        </w:r>
      </w:ins>
      <w:del w:id="137" w:author="Lucy Wan" w:date="2021-05-05T15:01:00Z">
        <w:r w:rsidRPr="00AA49CD" w:rsidDel="003E462B">
          <w:delText>s</w:delText>
        </w:r>
      </w:del>
      <w:r w:rsidRPr="00AA49CD">
        <w:t xml:space="preserve"> them. This temporary event handling is a great troubleshooting tool that works well as long as you are logged in and are running PowerShell.</w:t>
      </w:r>
    </w:p>
    <w:p w14:paraId="57E3745A" w14:textId="2ADB942B" w:rsidR="00AA49CD" w:rsidRDefault="00AA49CD" w:rsidP="00AA49CD">
      <w:pPr>
        <w:pStyle w:val="NormalPACKT"/>
      </w:pPr>
      <w:r w:rsidRPr="00AA49CD">
        <w:t xml:space="preserve">WMI also provides </w:t>
      </w:r>
      <w:r w:rsidR="00E91474" w:rsidRPr="00AA49CD">
        <w:t>permanent event handling</w:t>
      </w:r>
      <w:r w:rsidRPr="00AA49CD">
        <w:t xml:space="preserve">. You configure WMI to subscribe and handle events as they occur without using an active and open session. </w:t>
      </w:r>
      <w:r w:rsidR="00E91474" w:rsidRPr="00AA49CD">
        <w:t xml:space="preserve">With permanent </w:t>
      </w:r>
      <w:r w:rsidR="00E91474" w:rsidRPr="00AA49CD">
        <w:lastRenderedPageBreak/>
        <w:t xml:space="preserve">event handling, you configure WMI to </w:t>
      </w:r>
      <w:r w:rsidRPr="00AA49CD">
        <w:t>s</w:t>
      </w:r>
      <w:r w:rsidR="00E91474" w:rsidRPr="00AA49CD">
        <w:t>ubscribe to</w:t>
      </w:r>
      <w:r w:rsidRPr="00AA49CD">
        <w:t xml:space="preserve"> a specific event, </w:t>
      </w:r>
      <w:ins w:id="138" w:author="Lucy Wan" w:date="2021-05-05T15:02:00Z">
        <w:r w:rsidR="003311CB">
          <w:t>for instance,</w:t>
        </w:r>
      </w:ins>
      <w:del w:id="139" w:author="Lucy Wan" w:date="2021-05-05T15:02:00Z">
        <w:r w:rsidRPr="00AA49CD" w:rsidDel="003311CB">
          <w:delText>such as</w:delText>
        </w:r>
      </w:del>
      <w:r w:rsidRPr="00AA49CD">
        <w:t xml:space="preserve"> </w:t>
      </w:r>
      <w:r>
        <w:t xml:space="preserve">adding a new member to a high privilege AD group such as </w:t>
      </w:r>
      <w:r w:rsidRPr="00AA49CD">
        <w:rPr>
          <w:rStyle w:val="CodeInTextPACKT"/>
        </w:rPr>
        <w:t>Enterprise Admins</w:t>
      </w:r>
      <w:r>
        <w:t>.</w:t>
      </w:r>
      <w:r w:rsidRPr="00AA49CD">
        <w:t xml:space="preserve"> </w:t>
      </w:r>
      <w:r>
        <w:t xml:space="preserve">You can also </w:t>
      </w:r>
      <w:r w:rsidRPr="00AA49CD">
        <w:t xml:space="preserve">configure WMI to </w:t>
      </w:r>
      <w:r w:rsidR="00E91474" w:rsidRPr="00AA49CD">
        <w:t xml:space="preserve">perform </w:t>
      </w:r>
      <w:r w:rsidRPr="00AA49CD">
        <w:t xml:space="preserve">a </w:t>
      </w:r>
      <w:r w:rsidR="00E91474" w:rsidRPr="00AA49CD">
        <w:t>predefined action when that event occurs</w:t>
      </w:r>
      <w:r w:rsidRPr="00AA49CD">
        <w:t xml:space="preserve">, such as creating a report or sending an email message to report on the event if/when it occurs. </w:t>
      </w:r>
    </w:p>
    <w:p w14:paraId="0CF6FC55" w14:textId="77777777" w:rsidR="00D50C45" w:rsidRDefault="00D50C45" w:rsidP="00D50C45">
      <w:pPr>
        <w:pStyle w:val="NormalPACKT"/>
      </w:pPr>
      <w:r>
        <w:t>WMI in Windows defines several different types of permanent event consumers you can use to set a permanent event:</w:t>
      </w:r>
    </w:p>
    <w:p w14:paraId="7A3B0472" w14:textId="77777777" w:rsidR="00D50C45" w:rsidRPr="00FD67F5" w:rsidRDefault="00D50C45" w:rsidP="00FD67F5">
      <w:pPr>
        <w:pStyle w:val="BulletPACKT"/>
      </w:pPr>
      <w:r w:rsidRPr="00FD67F5">
        <w:rPr>
          <w:rStyle w:val="KeyWordPACKT"/>
        </w:rPr>
        <w:t>Active Script Consumer</w:t>
      </w:r>
      <w:r w:rsidRPr="00FD67F5">
        <w:t xml:space="preserve">: You use this to run a specific VBS script. </w:t>
      </w:r>
    </w:p>
    <w:p w14:paraId="452672C3" w14:textId="77777777" w:rsidR="00D50C45" w:rsidRPr="00FD67F5" w:rsidRDefault="00D50C45" w:rsidP="00FD67F5">
      <w:pPr>
        <w:pStyle w:val="BulletPACKT"/>
      </w:pPr>
      <w:r w:rsidRPr="00FD67F5">
        <w:rPr>
          <w:rStyle w:val="KeyWordPACKT"/>
        </w:rPr>
        <w:t>Log File Consumer</w:t>
      </w:r>
      <w:r w:rsidRPr="00FD67F5">
        <w:t>: This handler writes details of events to event log files.</w:t>
      </w:r>
    </w:p>
    <w:p w14:paraId="6F0D8BA9" w14:textId="77777777" w:rsidR="00D50C45" w:rsidRPr="00FD67F5" w:rsidRDefault="00D50C45" w:rsidP="00FD67F5">
      <w:pPr>
        <w:pStyle w:val="BulletPACKT"/>
      </w:pPr>
      <w:r w:rsidRPr="00FD67F5">
        <w:rPr>
          <w:rStyle w:val="KeyWordPACKT"/>
        </w:rPr>
        <w:t>NT Event Log Consumer</w:t>
      </w:r>
      <w:r w:rsidRPr="00FD67F5">
        <w:t>: This consumer writes event details into the Windows event log.</w:t>
      </w:r>
    </w:p>
    <w:p w14:paraId="75B3D704" w14:textId="77777777" w:rsidR="00D50C45" w:rsidRPr="00FD67F5" w:rsidRDefault="00D50C45" w:rsidP="00FD67F5">
      <w:pPr>
        <w:pStyle w:val="BulletPACKT"/>
      </w:pPr>
      <w:r w:rsidRPr="00FD67F5">
        <w:rPr>
          <w:rStyle w:val="KeyWordPACKT"/>
        </w:rPr>
        <w:t>SMTP Event Consumer</w:t>
      </w:r>
      <w:r w:rsidRPr="00FD67F5">
        <w:t>: You can use this consumer to send an SMTP email message when an event occurs.</w:t>
      </w:r>
    </w:p>
    <w:p w14:paraId="0F4CA1C7" w14:textId="3C9BCA5F" w:rsidR="00D50C45" w:rsidRPr="00FD67F5" w:rsidRDefault="00D50C45" w:rsidP="00FD67F5">
      <w:pPr>
        <w:pStyle w:val="BulletPACKT"/>
      </w:pPr>
      <w:r w:rsidRPr="00FD67F5">
        <w:rPr>
          <w:rStyle w:val="KeyWordPACKT"/>
        </w:rPr>
        <w:t>Command Line Consumer</w:t>
      </w:r>
      <w:r w:rsidRPr="00FD67F5">
        <w:t>: With this consumer, you can run a program, such as PowerShell 7, and pass a script filename. When the event occurs, the script has access to the event details and can do pretty much anything you can do in PowerShell.</w:t>
      </w:r>
    </w:p>
    <w:p w14:paraId="09E7035F" w14:textId="2E704E65" w:rsidR="00D50C45" w:rsidRDefault="00D50C45" w:rsidP="00D50C45">
      <w:pPr>
        <w:pStyle w:val="NormalPACKT"/>
      </w:pPr>
      <w:r w:rsidRPr="00E91474">
        <w:t>Microsoft developed the Active Script consumer in the days of Visual Basic and</w:t>
      </w:r>
      <w:r>
        <w:t xml:space="preserve"> </w:t>
      </w:r>
      <w:r w:rsidRPr="00E91474">
        <w:t>VBS scripts. Unfortunately, th</w:t>
      </w:r>
      <w:r>
        <w:t>is</w:t>
      </w:r>
      <w:r w:rsidRPr="00E91474">
        <w:t xml:space="preserve"> consumer does not support PowerShell scripts.</w:t>
      </w:r>
      <w:r>
        <w:t xml:space="preserve"> The Command Line WMI permanent event handler, on the other hand, enables you to run any programs you wish when the event handler detects an event occurrence. In this recipe, you ask WMI to run </w:t>
      </w:r>
      <w:r w:rsidRPr="00557C64">
        <w:rPr>
          <w:rStyle w:val="CodeInTextPACKT"/>
        </w:rPr>
        <w:t>pwsh.exe</w:t>
      </w:r>
      <w:r w:rsidRPr="00557C64">
        <w:t xml:space="preserve"> </w:t>
      </w:r>
      <w:r>
        <w:t xml:space="preserve">and to run a specific script file when the event fires. </w:t>
      </w:r>
    </w:p>
    <w:p w14:paraId="0B09C7AA" w14:textId="7E9F0335" w:rsidR="00D50C45" w:rsidRDefault="00D50C45" w:rsidP="00D50C45">
      <w:pPr>
        <w:pStyle w:val="NormalPACKT"/>
      </w:pPr>
      <w:r>
        <w:t xml:space="preserve">Managing permanent event handling is similar to the temporary WMI events you explored in the </w:t>
      </w:r>
      <w:r w:rsidRPr="00D50C45">
        <w:rPr>
          <w:rStyle w:val="ItalicsPACKT"/>
        </w:rPr>
        <w:t>Managing WMI events</w:t>
      </w:r>
      <w:r>
        <w:t xml:space="preserve"> recipe. You tell WMI which event to trap and what to do when that event occurs. You add a WMI class occurrence to three WMI classes</w:t>
      </w:r>
      <w:ins w:id="140" w:author="Lucy Wan" w:date="2021-05-05T15:11:00Z">
        <w:r w:rsidR="00881D8F">
          <w:t>,</w:t>
        </w:r>
      </w:ins>
      <w:r>
        <w:t xml:space="preserve"> as you se</w:t>
      </w:r>
      <w:del w:id="141" w:author="Lucy Wan" w:date="2021-05-05T15:11:00Z">
        <w:r w:rsidDel="001714ED">
          <w:delText>s</w:delText>
        </w:r>
      </w:del>
      <w:r>
        <w:t>e in the recipe</w:t>
      </w:r>
      <w:ins w:id="142" w:author="Lucy Wan" w:date="2021-05-05T15:11:00Z">
        <w:r w:rsidR="00881D8F">
          <w:t>,</w:t>
        </w:r>
      </w:ins>
      <w:r>
        <w:t xml:space="preserve"> to implement a permanent event handler as follows:</w:t>
      </w:r>
    </w:p>
    <w:p w14:paraId="72768C60" w14:textId="4F59A6CD" w:rsidR="00D50C45" w:rsidRDefault="00D50C45" w:rsidP="001477AA">
      <w:pPr>
        <w:pStyle w:val="BulletPACKT"/>
        <w:rPr>
          <w:rFonts w:ascii="PalatinoLTStd-Roman" w:hAnsi="PalatinoLTStd-Roman"/>
          <w:color w:val="FF0000"/>
          <w:szCs w:val="22"/>
        </w:rPr>
      </w:pPr>
      <w:r>
        <w:t xml:space="preserve">Define an event filter. The event filter specifies the specific event that WMI should handle. You do this by adding a new instance to the specific event class you want WMI to detect. This event filter is essentially the same as in the previous recipe, </w:t>
      </w:r>
      <w:r w:rsidR="00E91474" w:rsidRPr="00D50C45">
        <w:rPr>
          <w:rStyle w:val="ItalicsPACKT"/>
        </w:rPr>
        <w:t xml:space="preserve">Managing WMI </w:t>
      </w:r>
      <w:r w:rsidR="006C157C">
        <w:rPr>
          <w:rStyle w:val="ItalicsPACKT"/>
        </w:rPr>
        <w:t>e</w:t>
      </w:r>
      <w:r w:rsidR="00E91474" w:rsidRPr="00D50C45">
        <w:rPr>
          <w:rStyle w:val="ItalicsPACKT"/>
        </w:rPr>
        <w:t>vents</w:t>
      </w:r>
      <w:r w:rsidR="006C157C">
        <w:t>.</w:t>
      </w:r>
    </w:p>
    <w:p w14:paraId="363767B9" w14:textId="7FE5E139" w:rsidR="00D50C45" w:rsidRPr="00D50C45" w:rsidRDefault="00E91474" w:rsidP="001477AA">
      <w:pPr>
        <w:pStyle w:val="BulletPACKT"/>
        <w:rPr>
          <w:color w:val="FF0000"/>
        </w:rPr>
      </w:pPr>
      <w:r w:rsidRPr="00D50C45">
        <w:t>Define an event consumer</w:t>
      </w:r>
      <w:r w:rsidR="00D50C45">
        <w:t>. In this step, you define the action you want WMI to take when the event occurs.</w:t>
      </w:r>
    </w:p>
    <w:p w14:paraId="59FE81F7" w14:textId="7593B31E" w:rsidR="00D50C45" w:rsidRPr="00D50C45" w:rsidRDefault="00D50C45" w:rsidP="001477AA">
      <w:pPr>
        <w:pStyle w:val="BulletPACKT"/>
        <w:rPr>
          <w:color w:val="FF0000"/>
        </w:rPr>
      </w:pPr>
      <w:r w:rsidRPr="00D50C45">
        <w:t>Bind the event filt</w:t>
      </w:r>
      <w:r w:rsidR="00E91474" w:rsidRPr="00D50C45">
        <w:t>er and event consumer</w:t>
      </w:r>
      <w:r>
        <w:t xml:space="preserve">. </w:t>
      </w:r>
      <w:r w:rsidRPr="00D50C45">
        <w:t>With this step</w:t>
      </w:r>
      <w:r>
        <w:t>,</w:t>
      </w:r>
      <w:r w:rsidRPr="00D50C45">
        <w:t xml:space="preserve"> </w:t>
      </w:r>
      <w:r>
        <w:t xml:space="preserve">you add a new occurrence to an event binding class. This occurrence </w:t>
      </w:r>
      <w:r w:rsidRPr="00D50C45">
        <w:t>direct</w:t>
      </w:r>
      <w:r>
        <w:t>s</w:t>
      </w:r>
      <w:r w:rsidRPr="00D50C45">
        <w:t xml:space="preserve"> WMI to take some action</w:t>
      </w:r>
      <w:r>
        <w:t xml:space="preserve"> (invoke the event consumer)</w:t>
      </w:r>
      <w:r w:rsidRPr="00D50C45">
        <w:t xml:space="preserve"> when</w:t>
      </w:r>
      <w:r>
        <w:t xml:space="preserve">ever WMI detects that </w:t>
      </w:r>
      <w:r w:rsidRPr="00D50C45">
        <w:t>a specific WMI event</w:t>
      </w:r>
      <w:r>
        <w:t xml:space="preserve"> (specified in the event filter) has occurred. </w:t>
      </w:r>
    </w:p>
    <w:p w14:paraId="02410E4F" w14:textId="3E4B6B94" w:rsidR="00D50C45" w:rsidRDefault="00E91474" w:rsidP="00D50C45">
      <w:pPr>
        <w:pStyle w:val="NormalPACKT"/>
      </w:pPr>
      <w:r w:rsidRPr="00E91474">
        <w:t xml:space="preserve">The AD WMI provider implements a wide range of </w:t>
      </w:r>
      <w:r w:rsidR="00D50C45">
        <w:t xml:space="preserve">AD-related </w:t>
      </w:r>
      <w:r w:rsidRPr="00E91474">
        <w:t xml:space="preserve">events </w:t>
      </w:r>
      <w:r w:rsidR="00D50C45">
        <w:t xml:space="preserve">to which </w:t>
      </w:r>
      <w:r w:rsidRPr="00E91474">
        <w:t>you can subscribe</w:t>
      </w:r>
      <w:r w:rsidR="00D50C45">
        <w:t>.</w:t>
      </w:r>
      <w:r w:rsidRPr="00E91474">
        <w:t xml:space="preserve"> WMI</w:t>
      </w:r>
      <w:r w:rsidR="00D50C45">
        <w:t xml:space="preserve"> namespaces typically contain specific event classes that can detect when </w:t>
      </w:r>
      <w:r w:rsidR="00D50C45">
        <w:lastRenderedPageBreak/>
        <w:t xml:space="preserve">anything changes within the namespace. The namespace </w:t>
      </w:r>
      <w:r w:rsidR="00D50C45" w:rsidRPr="005252A0">
        <w:rPr>
          <w:rStyle w:val="CodeInTextPACKT"/>
        </w:rPr>
        <w:t>ROOT/Directory/LDAP</w:t>
      </w:r>
      <w:r w:rsidR="00D50C45">
        <w:t xml:space="preserve"> has a system class named </w:t>
      </w:r>
      <w:r w:rsidRPr="00D50C45">
        <w:rPr>
          <w:rStyle w:val="CodeInTextPACKT"/>
        </w:rPr>
        <w:t>__InstanceModificationEvent</w:t>
      </w:r>
      <w:r w:rsidR="00D50C45">
        <w:t>. For a permanent event handler, you add an occurrence to this class.</w:t>
      </w:r>
    </w:p>
    <w:p w14:paraId="2EA9039B" w14:textId="2170F98C" w:rsidR="00D50C45" w:rsidRDefault="00E91474" w:rsidP="00AF1565">
      <w:pPr>
        <w:pStyle w:val="InformationBoxPACKT"/>
      </w:pPr>
      <w:commentRangeStart w:id="143"/>
      <w:r w:rsidRPr="00E91474">
        <w:t xml:space="preserve">A </w:t>
      </w:r>
      <w:r w:rsidR="00D50C45">
        <w:t xml:space="preserve">small </w:t>
      </w:r>
      <w:r w:rsidRPr="00E91474">
        <w:t>word of caution</w:t>
      </w:r>
      <w:r w:rsidR="00D50C45">
        <w:t xml:space="preserve"> is appropriate. You need to be very careful </w:t>
      </w:r>
      <w:r w:rsidRPr="00E91474">
        <w:t xml:space="preserve">when </w:t>
      </w:r>
      <w:r w:rsidR="00D50C45">
        <w:t>working wi</w:t>
      </w:r>
      <w:r w:rsidRPr="00E91474">
        <w:t xml:space="preserve">th </w:t>
      </w:r>
      <w:r w:rsidR="00D50C45">
        <w:t xml:space="preserve">WMI </w:t>
      </w:r>
      <w:r w:rsidRPr="00E91474">
        <w:t>permanent event</w:t>
      </w:r>
      <w:r w:rsidR="00D50C45">
        <w:t xml:space="preserve"> h</w:t>
      </w:r>
      <w:r w:rsidRPr="00E91474">
        <w:t>andling.</w:t>
      </w:r>
      <w:r w:rsidR="00D50C45">
        <w:t xml:space="preserve"> A best practice is to understand how you remove the objects related to the perm</w:t>
      </w:r>
      <w:r w:rsidR="00B1085F">
        <w:t>a</w:t>
      </w:r>
      <w:r w:rsidR="00D50C45">
        <w:t xml:space="preserve">nent event handler. Note that unless </w:t>
      </w:r>
      <w:r w:rsidR="00B1085F">
        <w:t>you remove these records explicitly, WMI continues to monitor your host for the events, which can unnecessarily consume host resources.</w:t>
      </w:r>
      <w:r w:rsidR="00D50C45">
        <w:t xml:space="preserve"> </w:t>
      </w:r>
      <w:commentRangeEnd w:id="143"/>
      <w:r w:rsidR="008A0F2E">
        <w:rPr>
          <w:rStyle w:val="CommentReference"/>
        </w:rPr>
        <w:commentReference w:id="143"/>
      </w:r>
    </w:p>
    <w:p w14:paraId="3844689C" w14:textId="13F1B472" w:rsidR="005C5953" w:rsidRDefault="00D50C45" w:rsidP="00D50C45">
      <w:pPr>
        <w:pStyle w:val="NormalPACKT"/>
      </w:pPr>
      <w:r>
        <w:t xml:space="preserve">This recipe also demonstrates a useful approach – creating PowerShell </w:t>
      </w:r>
      <w:r w:rsidR="00E91474" w:rsidRPr="00E91474">
        <w:t xml:space="preserve">functions </w:t>
      </w:r>
      <w:r>
        <w:t xml:space="preserve">to </w:t>
      </w:r>
      <w:r w:rsidR="00E91474" w:rsidRPr="00E91474">
        <w:t xml:space="preserve">display the event subscription and </w:t>
      </w:r>
      <w:r>
        <w:t xml:space="preserve">then to remove the subscription fully. </w:t>
      </w:r>
      <w:r w:rsidR="00E91474" w:rsidRPr="00E91474">
        <w:t>Finally, be careful when changing an event filter</w:t>
      </w:r>
      <w:r w:rsidR="002A280A">
        <w:t>'</w:t>
      </w:r>
      <w:r w:rsidR="00E91474" w:rsidRPr="00E91474">
        <w:t>s refresh time</w:t>
      </w:r>
      <w:r>
        <w:t xml:space="preserve"> (specified in the WMI event filter)</w:t>
      </w:r>
      <w:r w:rsidR="00E91474" w:rsidRPr="00E91474">
        <w:t>.</w:t>
      </w:r>
      <w:r>
        <w:t xml:space="preserve"> Decreasing </w:t>
      </w:r>
      <w:r w:rsidR="00E91474" w:rsidRPr="00E91474">
        <w:t xml:space="preserve">the </w:t>
      </w:r>
      <w:r>
        <w:t xml:space="preserve">event </w:t>
      </w:r>
      <w:r w:rsidR="00E91474" w:rsidRPr="00E91474">
        <w:t>refresh tim</w:t>
      </w:r>
      <w:r>
        <w:t xml:space="preserve">e can consume additional CPU and memory. For the most part, a refresh rate of once per second or even every 5 seconds is possibly </w:t>
      </w:r>
      <w:r w:rsidR="00B1085F">
        <w:t>overly excessive</w:t>
      </w:r>
      <w:r>
        <w:t>. Checking every 10 seconds is more than adequate for most WMI events.</w:t>
      </w:r>
    </w:p>
    <w:p w14:paraId="497D1FEE" w14:textId="4AB0963C" w:rsidR="00B7172D" w:rsidRDefault="00B7172D" w:rsidP="00B7172D">
      <w:pPr>
        <w:pStyle w:val="Heading2"/>
        <w:tabs>
          <w:tab w:val="left" w:pos="0"/>
        </w:tabs>
      </w:pPr>
      <w:r>
        <w:t xml:space="preserve">Getting </w:t>
      </w:r>
      <w:del w:id="144" w:author="Lucy Wan" w:date="2021-05-05T15:40:00Z">
        <w:r w:rsidDel="001E3C66">
          <w:delText>R</w:delText>
        </w:r>
      </w:del>
      <w:ins w:id="145" w:author="Lucy Wan" w:date="2021-05-05T15:40:00Z">
        <w:r w:rsidR="001E3C66">
          <w:t>r</w:t>
        </w:r>
      </w:ins>
      <w:r>
        <w:t>eady</w:t>
      </w:r>
    </w:p>
    <w:p w14:paraId="3AA43B20" w14:textId="7C150F63" w:rsidR="00B7172D" w:rsidRPr="00B7172D" w:rsidRDefault="00B7172D" w:rsidP="00D50C45">
      <w:pPr>
        <w:pStyle w:val="NormalPACKT"/>
        <w:numPr>
          <w:ilvl w:val="0"/>
          <w:numId w:val="2"/>
        </w:numPr>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p>
    <w:p w14:paraId="261AA9F3" w14:textId="1A60683D" w:rsidR="00AA49CD" w:rsidRDefault="00AA49CD" w:rsidP="00AA49CD">
      <w:pPr>
        <w:pStyle w:val="Heading2"/>
        <w:tabs>
          <w:tab w:val="left" w:pos="0"/>
        </w:tabs>
      </w:pPr>
      <w:r>
        <w:t>How to do it...</w:t>
      </w:r>
    </w:p>
    <w:p w14:paraId="564071A6" w14:textId="35CD12C1" w:rsidR="00D50C45" w:rsidRPr="00D50C45" w:rsidRDefault="00D50C45" w:rsidP="008D5B13">
      <w:pPr>
        <w:pStyle w:val="NumberedBulletPACKT"/>
        <w:numPr>
          <w:ilvl w:val="0"/>
          <w:numId w:val="12"/>
        </w:numPr>
        <w:ind w:hanging="647"/>
        <w:rPr>
          <w:color w:val="000000"/>
        </w:rPr>
      </w:pPr>
      <w:r w:rsidRPr="00D50C45">
        <w:t>Creating a list of valid users for</w:t>
      </w:r>
      <w:r>
        <w:t xml:space="preserve"> the</w:t>
      </w:r>
      <w:r w:rsidRPr="00D50C45">
        <w:t> Enterprise Admins</w:t>
      </w:r>
      <w:r>
        <w:t xml:space="preserve"> AD group</w:t>
      </w:r>
    </w:p>
    <w:p w14:paraId="3E64DE2F" w14:textId="77777777" w:rsidR="00D50C45" w:rsidRPr="00D50C45" w:rsidRDefault="00D50C45" w:rsidP="00D50C45">
      <w:pPr>
        <w:pStyle w:val="CodePACKT"/>
      </w:pPr>
    </w:p>
    <w:p w14:paraId="0154D77B" w14:textId="1611F6ED" w:rsidR="00D50C45" w:rsidRPr="00D50C45" w:rsidRDefault="00D50C45" w:rsidP="00D50C45">
      <w:pPr>
        <w:pStyle w:val="CodePACKT"/>
      </w:pPr>
      <w:r w:rsidRPr="00D50C45">
        <w:t>$OKUsersFile = </w:t>
      </w:r>
      <w:r w:rsidR="002A280A">
        <w:t>'</w:t>
      </w:r>
      <w:r w:rsidRPr="00D50C45">
        <w:t>C:\Foo\OKUsers.Txt</w:t>
      </w:r>
      <w:r w:rsidR="002A280A">
        <w:t>'</w:t>
      </w:r>
    </w:p>
    <w:p w14:paraId="2EDB4BEC" w14:textId="442CFE36" w:rsidR="00D50C45" w:rsidRPr="00D50C45" w:rsidRDefault="00D50C45" w:rsidP="00D50C45">
      <w:pPr>
        <w:pStyle w:val="CodePACKT"/>
      </w:pPr>
      <w:r w:rsidRPr="00D50C45">
        <w:t>$OKUsers  =  @</w:t>
      </w:r>
      <w:r w:rsidR="002A280A">
        <w:t>'</w:t>
      </w:r>
    </w:p>
    <w:p w14:paraId="2DFC6617" w14:textId="77777777" w:rsidR="00D50C45" w:rsidRPr="00D50C45" w:rsidRDefault="00D50C45" w:rsidP="00D50C45">
      <w:pPr>
        <w:pStyle w:val="CodePACKT"/>
      </w:pPr>
      <w:r w:rsidRPr="00D50C45">
        <w:t>Administrator</w:t>
      </w:r>
    </w:p>
    <w:p w14:paraId="46E55F07" w14:textId="77777777" w:rsidR="00D50C45" w:rsidRPr="00D50C45" w:rsidRDefault="00D50C45" w:rsidP="00D50C45">
      <w:pPr>
        <w:pStyle w:val="CodePACKT"/>
      </w:pPr>
      <w:r w:rsidRPr="00D50C45">
        <w:t>JerryG</w:t>
      </w:r>
    </w:p>
    <w:p w14:paraId="687B697E" w14:textId="50CBF8FB" w:rsidR="00D50C45" w:rsidRPr="00D50C45" w:rsidRDefault="002A280A" w:rsidP="00D50C45">
      <w:pPr>
        <w:pStyle w:val="CodePACKT"/>
      </w:pPr>
      <w:r>
        <w:t>'</w:t>
      </w:r>
      <w:r w:rsidR="00D50C45" w:rsidRPr="00D50C45">
        <w:t>@</w:t>
      </w:r>
    </w:p>
    <w:p w14:paraId="618AF61D" w14:textId="77777777" w:rsidR="00D50C45" w:rsidRPr="00D50C45" w:rsidRDefault="00D50C45" w:rsidP="00D50C45">
      <w:pPr>
        <w:pStyle w:val="CodePACKT"/>
      </w:pPr>
      <w:r w:rsidRPr="00D50C45">
        <w:t>$OKUsers | </w:t>
      </w:r>
    </w:p>
    <w:p w14:paraId="2B10B398" w14:textId="77777777" w:rsidR="00D50C45" w:rsidRPr="00D50C45" w:rsidRDefault="00D50C45" w:rsidP="00D50C45">
      <w:pPr>
        <w:pStyle w:val="CodePACKT"/>
      </w:pPr>
      <w:r w:rsidRPr="00D50C45">
        <w:t>  Out-File -FilePath $OKUsersFile</w:t>
      </w:r>
    </w:p>
    <w:p w14:paraId="3AC687C4" w14:textId="77777777" w:rsidR="00D50C45" w:rsidRPr="00D50C45" w:rsidRDefault="00D50C45" w:rsidP="00D50C45">
      <w:pPr>
        <w:pStyle w:val="CodePACKT"/>
      </w:pPr>
    </w:p>
    <w:p w14:paraId="6D5330DC" w14:textId="175554AD" w:rsidR="00D50C45" w:rsidRPr="00D50C45" w:rsidRDefault="00D50C45" w:rsidP="005012CF">
      <w:pPr>
        <w:pStyle w:val="NumberedBulletPACKT"/>
        <w:numPr>
          <w:ilvl w:val="0"/>
          <w:numId w:val="8"/>
        </w:numPr>
        <w:rPr>
          <w:color w:val="000000"/>
        </w:rPr>
      </w:pPr>
      <w:r w:rsidRPr="00D50C45">
        <w:t>Defining helper functions to get/remove permanent events</w:t>
      </w:r>
    </w:p>
    <w:p w14:paraId="7A3AC125" w14:textId="77777777" w:rsidR="00D50C45" w:rsidRPr="00D50C45" w:rsidRDefault="00D50C45" w:rsidP="00D50C45">
      <w:pPr>
        <w:pStyle w:val="CodePACKT"/>
      </w:pPr>
    </w:p>
    <w:p w14:paraId="2B864CC7" w14:textId="17322825" w:rsidR="00D50C45" w:rsidRPr="00D50C45" w:rsidRDefault="00D50C45" w:rsidP="00D50C45">
      <w:pPr>
        <w:pStyle w:val="CodePACKT"/>
      </w:pPr>
      <w:r w:rsidRPr="00D50C45">
        <w:t>Function Get-WMIPE {</w:t>
      </w:r>
    </w:p>
    <w:p w14:paraId="5A3C34A6" w14:textId="777131EC" w:rsidR="00D50C45" w:rsidRPr="00D50C45" w:rsidRDefault="00D50C45" w:rsidP="00D50C45">
      <w:pPr>
        <w:pStyle w:val="CodePACKT"/>
      </w:pPr>
      <w:r w:rsidRPr="00D50C45">
        <w:t>  </w:t>
      </w:r>
      <w:r w:rsidR="002A280A">
        <w:t>'</w:t>
      </w:r>
      <w:r w:rsidRPr="00D50C45">
        <w:t>*** Event Filters Defined ***</w:t>
      </w:r>
      <w:r w:rsidR="002A280A">
        <w:t>'</w:t>
      </w:r>
    </w:p>
    <w:p w14:paraId="52BCB3A6" w14:textId="77777777" w:rsidR="00D50C45" w:rsidRPr="00D50C45" w:rsidRDefault="00D50C45" w:rsidP="00D50C45">
      <w:pPr>
        <w:pStyle w:val="CodePACKT"/>
      </w:pPr>
      <w:r w:rsidRPr="00D50C45">
        <w:t>  Get-CimInstance -Namespace root\subscription -ClassName __EventFilter  |</w:t>
      </w:r>
    </w:p>
    <w:p w14:paraId="2C44BE00" w14:textId="3A6B6FAA" w:rsidR="00D50C45" w:rsidRPr="00D50C45" w:rsidRDefault="00D50C45" w:rsidP="00D50C45">
      <w:pPr>
        <w:pStyle w:val="CodePACKT"/>
      </w:pPr>
      <w:r w:rsidRPr="00D50C45">
        <w:t>    Where-Object Name -eq </w:t>
      </w:r>
      <w:r w:rsidR="002A280A">
        <w:t>"</w:t>
      </w:r>
      <w:r w:rsidRPr="00D50C45">
        <w:t>EventFilter1</w:t>
      </w:r>
      <w:r w:rsidR="002A280A">
        <w:t>"</w:t>
      </w:r>
      <w:r w:rsidRPr="00D50C45">
        <w:t> |</w:t>
      </w:r>
    </w:p>
    <w:p w14:paraId="6439BF8B" w14:textId="77777777" w:rsidR="00D50C45" w:rsidRPr="00D50C45" w:rsidRDefault="00D50C45" w:rsidP="00D50C45">
      <w:pPr>
        <w:pStyle w:val="CodePACKT"/>
      </w:pPr>
      <w:r w:rsidRPr="00D50C45">
        <w:t>     Format-Table Name, Query</w:t>
      </w:r>
    </w:p>
    <w:p w14:paraId="16762485" w14:textId="4E7D6A56" w:rsidR="00D50C45" w:rsidRPr="00D50C45" w:rsidRDefault="00D50C45" w:rsidP="00D50C45">
      <w:pPr>
        <w:pStyle w:val="CodePACKT"/>
      </w:pPr>
      <w:r w:rsidRPr="00D50C45">
        <w:t>  </w:t>
      </w:r>
      <w:r w:rsidR="002A280A">
        <w:t>'</w:t>
      </w:r>
      <w:r w:rsidRPr="00D50C45">
        <w:t>***Consumer Defined ***</w:t>
      </w:r>
      <w:r w:rsidR="002A280A">
        <w:t>'</w:t>
      </w:r>
    </w:p>
    <w:p w14:paraId="4D63C0CE" w14:textId="401E1204" w:rsidR="00D50C45" w:rsidRPr="00D50C45" w:rsidRDefault="00D50C45" w:rsidP="00D50C45">
      <w:pPr>
        <w:pStyle w:val="CodePACKT"/>
      </w:pPr>
      <w:r w:rsidRPr="00D50C45">
        <w:lastRenderedPageBreak/>
        <w:t>  $NS = </w:t>
      </w:r>
      <w:r w:rsidR="002A280A">
        <w:t>'</w:t>
      </w:r>
      <w:r w:rsidRPr="00D50C45">
        <w:t>ROOT\subscription</w:t>
      </w:r>
      <w:r w:rsidR="002A280A">
        <w:t>'</w:t>
      </w:r>
    </w:p>
    <w:p w14:paraId="06E88B69" w14:textId="06743D21" w:rsidR="00D50C45" w:rsidRPr="00D50C45" w:rsidRDefault="00D50C45" w:rsidP="00D50C45">
      <w:pPr>
        <w:pStyle w:val="CodePACKT"/>
      </w:pPr>
      <w:r w:rsidRPr="00D50C45">
        <w:t>  $CN = </w:t>
      </w:r>
      <w:r w:rsidR="002A280A">
        <w:t>'</w:t>
      </w:r>
      <w:r w:rsidRPr="00D50C45">
        <w:t>CommandLineEventConsumer</w:t>
      </w:r>
      <w:r w:rsidR="002A280A">
        <w:t>'</w:t>
      </w:r>
    </w:p>
    <w:p w14:paraId="2238F631" w14:textId="77777777" w:rsidR="00D50C45" w:rsidRPr="00D50C45" w:rsidRDefault="00D50C45" w:rsidP="00D50C45">
      <w:pPr>
        <w:pStyle w:val="CodePACKT"/>
      </w:pPr>
      <w:r w:rsidRPr="00D50C45">
        <w:t>  Get-CimInstance -Namespace $ns -Classname  $CN |</w:t>
      </w:r>
    </w:p>
    <w:p w14:paraId="7E496E5E" w14:textId="10D2A357" w:rsidR="00D50C45" w:rsidRPr="00D50C45" w:rsidRDefault="00D50C45" w:rsidP="00D50C45">
      <w:pPr>
        <w:pStyle w:val="CodePACKT"/>
      </w:pPr>
      <w:r w:rsidRPr="00D50C45">
        <w:t>    Where-Object {$_.name -eq </w:t>
      </w:r>
      <w:r w:rsidR="002A280A">
        <w:t>"</w:t>
      </w:r>
      <w:r w:rsidRPr="00D50C45">
        <w:t>EventConsumer1</w:t>
      </w:r>
      <w:r w:rsidR="002A280A">
        <w:t>"</w:t>
      </w:r>
      <w:r w:rsidRPr="00D50C45">
        <w:t>}  |</w:t>
      </w:r>
    </w:p>
    <w:p w14:paraId="621C11AB" w14:textId="77777777" w:rsidR="00D50C45" w:rsidRPr="00D50C45" w:rsidRDefault="00D50C45" w:rsidP="00D50C45">
      <w:pPr>
        <w:pStyle w:val="CodePACKT"/>
      </w:pPr>
      <w:r w:rsidRPr="00D50C45">
        <w:t>     Format-Table Name, Commandlinetemplate</w:t>
      </w:r>
    </w:p>
    <w:p w14:paraId="69DEC155" w14:textId="44B0042B" w:rsidR="00D50C45" w:rsidRPr="00D50C45" w:rsidRDefault="00D50C45" w:rsidP="00D50C45">
      <w:pPr>
        <w:pStyle w:val="CodePACKT"/>
      </w:pPr>
      <w:r w:rsidRPr="00D50C45">
        <w:t>  </w:t>
      </w:r>
      <w:r w:rsidR="002A280A">
        <w:t>'</w:t>
      </w:r>
      <w:r w:rsidRPr="00D50C45">
        <w:t>***Bindings Defined ***</w:t>
      </w:r>
      <w:r w:rsidR="002A280A">
        <w:t>'</w:t>
      </w:r>
    </w:p>
    <w:p w14:paraId="21ABCF85" w14:textId="77777777" w:rsidR="00D50C45" w:rsidRPr="00D50C45" w:rsidRDefault="00D50C45" w:rsidP="00D50C45">
      <w:pPr>
        <w:pStyle w:val="CodePACKT"/>
      </w:pPr>
      <w:r w:rsidRPr="00D50C45">
        <w:t>  Get-CimInstance -Namespace root\subscription -ClassName __FilterToConsumerBinding |</w:t>
      </w:r>
    </w:p>
    <w:p w14:paraId="5744DB89" w14:textId="19950750" w:rsidR="00D50C45" w:rsidRPr="00D50C45" w:rsidRDefault="00D50C45" w:rsidP="00D50C45">
      <w:pPr>
        <w:pStyle w:val="CodePACKT"/>
      </w:pPr>
      <w:r w:rsidRPr="00D50C45">
        <w:t>    Where-Object -FilterScript {$_.Filter.Name -eq </w:t>
      </w:r>
      <w:r w:rsidR="002A280A">
        <w:t>"</w:t>
      </w:r>
      <w:r w:rsidRPr="00D50C45">
        <w:t>EventFilter1</w:t>
      </w:r>
      <w:r w:rsidR="002A280A">
        <w:t>"</w:t>
      </w:r>
      <w:r w:rsidRPr="00D50C45">
        <w:t>} |</w:t>
      </w:r>
    </w:p>
    <w:p w14:paraId="07A6F5C8" w14:textId="77777777" w:rsidR="00D50C45" w:rsidRPr="00D50C45" w:rsidRDefault="00D50C45" w:rsidP="00D50C45">
      <w:pPr>
        <w:pStyle w:val="CodePACKT"/>
      </w:pPr>
      <w:r w:rsidRPr="00D50C45">
        <w:t>      Format-Table Filter, Consumer</w:t>
      </w:r>
    </w:p>
    <w:p w14:paraId="2B2FB96C" w14:textId="77777777" w:rsidR="00D50C45" w:rsidRPr="00D50C45" w:rsidRDefault="00D50C45" w:rsidP="00D50C45">
      <w:pPr>
        <w:pStyle w:val="CodePACKT"/>
      </w:pPr>
      <w:r w:rsidRPr="00D50C45">
        <w:t>}</w:t>
      </w:r>
    </w:p>
    <w:p w14:paraId="60E92DD0" w14:textId="5B1EE408" w:rsidR="00D50C45" w:rsidRPr="00D50C45" w:rsidRDefault="00D50C45" w:rsidP="00D50C45">
      <w:pPr>
        <w:pStyle w:val="CodePACKT"/>
      </w:pPr>
      <w:r w:rsidRPr="00D50C45">
        <w:t>Function Remove-WMIPE {</w:t>
      </w:r>
    </w:p>
    <w:p w14:paraId="6C8F6CA3" w14:textId="77777777" w:rsidR="00D50C45" w:rsidRPr="00D50C45" w:rsidRDefault="00D50C45" w:rsidP="00D50C45">
      <w:pPr>
        <w:pStyle w:val="CodePACKT"/>
      </w:pPr>
      <w:r w:rsidRPr="00D50C45">
        <w:t>  Get-CimInstance -Namespace root\subscription __EventFilter | </w:t>
      </w:r>
    </w:p>
    <w:p w14:paraId="55478E84" w14:textId="0BE72053" w:rsidR="00D50C45" w:rsidRPr="00D50C45" w:rsidRDefault="00D50C45" w:rsidP="00D50C45">
      <w:pPr>
        <w:pStyle w:val="CodePACKT"/>
      </w:pPr>
      <w:r w:rsidRPr="00D50C45">
        <w:t>    Where-Object Name -eq </w:t>
      </w:r>
      <w:r w:rsidR="002A280A">
        <w:t>"</w:t>
      </w:r>
      <w:r w:rsidRPr="00D50C45">
        <w:t>EventFilter1</w:t>
      </w:r>
      <w:r w:rsidR="002A280A">
        <w:t>"</w:t>
      </w:r>
      <w:r w:rsidRPr="00D50C45">
        <w:t> |</w:t>
      </w:r>
    </w:p>
    <w:p w14:paraId="35334DF9" w14:textId="77777777" w:rsidR="00D50C45" w:rsidRPr="00D50C45" w:rsidRDefault="00D50C45" w:rsidP="00D50C45">
      <w:pPr>
        <w:pStyle w:val="CodePACKT"/>
      </w:pPr>
      <w:r w:rsidRPr="00D50C45">
        <w:t>      Remove-CimInstance</w:t>
      </w:r>
    </w:p>
    <w:p w14:paraId="0C431224" w14:textId="77777777" w:rsidR="00D50C45" w:rsidRPr="00D50C45" w:rsidRDefault="00D50C45" w:rsidP="00D50C45">
      <w:pPr>
        <w:pStyle w:val="CodePACKT"/>
      </w:pPr>
      <w:r w:rsidRPr="00D50C45">
        <w:t>  Get-CimInstance -Namespace root\subscription CommandLineEventConsumer | </w:t>
      </w:r>
    </w:p>
    <w:p w14:paraId="041BA9E7" w14:textId="44632CE8" w:rsidR="00D50C45" w:rsidRPr="00D50C45" w:rsidRDefault="00D50C45" w:rsidP="00D50C45">
      <w:pPr>
        <w:pStyle w:val="CodePACKT"/>
      </w:pPr>
      <w:r w:rsidRPr="00D50C45">
        <w:t>    Where-Object Name -eq </w:t>
      </w:r>
      <w:r w:rsidR="002A280A">
        <w:t>'</w:t>
      </w:r>
      <w:r w:rsidRPr="00D50C45">
        <w:t>EventConsumer1</w:t>
      </w:r>
      <w:r w:rsidR="002A280A">
        <w:t>'</w:t>
      </w:r>
      <w:r w:rsidRPr="00D50C45">
        <w:t> |</w:t>
      </w:r>
    </w:p>
    <w:p w14:paraId="3451A696" w14:textId="77777777" w:rsidR="00D50C45" w:rsidRPr="00D50C45" w:rsidRDefault="00D50C45" w:rsidP="00D50C45">
      <w:pPr>
        <w:pStyle w:val="CodePACKT"/>
      </w:pPr>
      <w:r w:rsidRPr="00D50C45">
        <w:t>      Remove-CimInstance</w:t>
      </w:r>
    </w:p>
    <w:p w14:paraId="3B708DA7" w14:textId="77777777" w:rsidR="00D50C45" w:rsidRPr="00D50C45" w:rsidRDefault="00D50C45" w:rsidP="00D50C45">
      <w:pPr>
        <w:pStyle w:val="CodePACKT"/>
      </w:pPr>
      <w:r w:rsidRPr="00D50C45">
        <w:t>  Get-CimInstance -Namespace root\subscription __FilterToConsumerBinding  |</w:t>
      </w:r>
    </w:p>
    <w:p w14:paraId="67F70C3E" w14:textId="2197B7C6" w:rsidR="00D50C45" w:rsidRPr="00D50C45" w:rsidRDefault="00D50C45" w:rsidP="00D50C45">
      <w:pPr>
        <w:pStyle w:val="CodePACKT"/>
      </w:pPr>
      <w:r w:rsidRPr="00D50C45">
        <w:t>    Where-Object -FilterScript {$_.Filter.Name -eq </w:t>
      </w:r>
      <w:r w:rsidR="002A280A">
        <w:t>'</w:t>
      </w:r>
      <w:r w:rsidRPr="00D50C45">
        <w:t>EventFilter1</w:t>
      </w:r>
      <w:r w:rsidR="002A280A">
        <w:t>'</w:t>
      </w:r>
      <w:r w:rsidRPr="00D50C45">
        <w:t>}   |</w:t>
      </w:r>
    </w:p>
    <w:p w14:paraId="0B9D98CB" w14:textId="77777777" w:rsidR="00D50C45" w:rsidRPr="00D50C45" w:rsidRDefault="00D50C45" w:rsidP="00D50C45">
      <w:pPr>
        <w:pStyle w:val="CodePACKT"/>
      </w:pPr>
      <w:r w:rsidRPr="00D50C45">
        <w:t>      Remove-CimInstance</w:t>
      </w:r>
    </w:p>
    <w:p w14:paraId="37FB574C" w14:textId="77777777" w:rsidR="00D50C45" w:rsidRPr="00D50C45" w:rsidRDefault="00D50C45" w:rsidP="00D50C45">
      <w:pPr>
        <w:pStyle w:val="CodePACKT"/>
      </w:pPr>
      <w:r w:rsidRPr="00D50C45">
        <w:t>}</w:t>
      </w:r>
    </w:p>
    <w:p w14:paraId="4050D740" w14:textId="77777777" w:rsidR="00D50C45" w:rsidRPr="00D50C45" w:rsidRDefault="00D50C45" w:rsidP="00D50C45">
      <w:pPr>
        <w:shd w:val="clear" w:color="auto" w:fill="FFFFFF"/>
        <w:spacing w:after="0" w:line="285" w:lineRule="atLeast"/>
        <w:rPr>
          <w:rFonts w:ascii="Cascadia Code" w:hAnsi="Cascadia Code"/>
          <w:color w:val="000000"/>
          <w:sz w:val="21"/>
          <w:szCs w:val="21"/>
        </w:rPr>
      </w:pPr>
    </w:p>
    <w:p w14:paraId="785E8784" w14:textId="4B1EE0F8" w:rsidR="00D50C45" w:rsidRPr="00D50C45" w:rsidRDefault="00D50C45" w:rsidP="005012CF">
      <w:pPr>
        <w:pStyle w:val="NumberedBulletPACKT"/>
        <w:numPr>
          <w:ilvl w:val="0"/>
          <w:numId w:val="8"/>
        </w:numPr>
        <w:ind w:hanging="647"/>
        <w:rPr>
          <w:color w:val="000000"/>
        </w:rPr>
      </w:pPr>
      <w:r w:rsidRPr="00D50C45">
        <w:t>Creating an event filter query</w:t>
      </w:r>
    </w:p>
    <w:p w14:paraId="100E80DB" w14:textId="77777777" w:rsidR="00D50C45" w:rsidRPr="00D50C45" w:rsidRDefault="00D50C45" w:rsidP="00D50C45">
      <w:pPr>
        <w:pStyle w:val="CodePACKT"/>
      </w:pPr>
    </w:p>
    <w:p w14:paraId="5D81C7EA" w14:textId="239CB38F" w:rsidR="00D50C45" w:rsidRPr="00D50C45" w:rsidRDefault="00D50C45" w:rsidP="00D50C45">
      <w:pPr>
        <w:pStyle w:val="CodePACKT"/>
      </w:pPr>
      <w:r w:rsidRPr="00D50C45">
        <w:t>$Group = </w:t>
      </w:r>
      <w:r w:rsidR="002A280A">
        <w:t>'</w:t>
      </w:r>
      <w:r w:rsidRPr="00D50C45">
        <w:t>Enterprise Admins</w:t>
      </w:r>
      <w:r w:rsidR="002A280A">
        <w:t>'</w:t>
      </w:r>
    </w:p>
    <w:p w14:paraId="56DF4AAD" w14:textId="08BEF29B" w:rsidR="00D50C45" w:rsidRPr="00D50C45" w:rsidRDefault="00D50C45" w:rsidP="00D50C45">
      <w:pPr>
        <w:pStyle w:val="CodePACKT"/>
      </w:pPr>
      <w:r w:rsidRPr="00D50C45">
        <w:t>$Query = @</w:t>
      </w:r>
      <w:r w:rsidR="002A280A">
        <w:t>"</w:t>
      </w:r>
    </w:p>
    <w:p w14:paraId="4F40B38D" w14:textId="77777777" w:rsidR="00D50C45" w:rsidRPr="00D50C45" w:rsidRDefault="00D50C45" w:rsidP="00D50C45">
      <w:pPr>
        <w:pStyle w:val="CodePACKT"/>
      </w:pPr>
      <w:r w:rsidRPr="00D50C45">
        <w:t>  SELECT * From __InstanceModificationEvent Within 10  </w:t>
      </w:r>
    </w:p>
    <w:p w14:paraId="003506DC" w14:textId="027CC962" w:rsidR="00D50C45" w:rsidRPr="00D50C45" w:rsidRDefault="00D50C45" w:rsidP="00D50C45">
      <w:pPr>
        <w:pStyle w:val="CodePACKT"/>
      </w:pPr>
      <w:r w:rsidRPr="00D50C45">
        <w:t>   WHERE TargetInstance ISA </w:t>
      </w:r>
      <w:r w:rsidR="002A280A">
        <w:t>'</w:t>
      </w:r>
      <w:r w:rsidRPr="00D50C45">
        <w:t>ds_group</w:t>
      </w:r>
      <w:r w:rsidR="002A280A">
        <w:t>'</w:t>
      </w:r>
      <w:r w:rsidRPr="00D50C45">
        <w:t> AND </w:t>
      </w:r>
    </w:p>
    <w:p w14:paraId="0D54E936" w14:textId="2A418EEA" w:rsidR="00D50C45" w:rsidRPr="00D50C45" w:rsidRDefault="00D50C45" w:rsidP="00D50C45">
      <w:pPr>
        <w:pStyle w:val="CodePACKT"/>
      </w:pPr>
      <w:r w:rsidRPr="00D50C45">
        <w:t>         TargetInstance.ds_name = </w:t>
      </w:r>
      <w:r w:rsidR="002A280A">
        <w:t>'</w:t>
      </w:r>
      <w:r w:rsidRPr="00D50C45">
        <w:t>$Group</w:t>
      </w:r>
      <w:r w:rsidR="002A280A">
        <w:t>'</w:t>
      </w:r>
    </w:p>
    <w:p w14:paraId="0D837472" w14:textId="3001F6F2" w:rsidR="00D50C45" w:rsidRPr="00D50C45" w:rsidRDefault="002A280A" w:rsidP="00D50C45">
      <w:pPr>
        <w:pStyle w:val="CodePACKT"/>
      </w:pPr>
      <w:r>
        <w:t>"</w:t>
      </w:r>
      <w:r w:rsidR="00D50C45" w:rsidRPr="00D50C45">
        <w:t>@</w:t>
      </w:r>
    </w:p>
    <w:p w14:paraId="0716E145" w14:textId="77777777" w:rsidR="00D50C45" w:rsidRPr="00D50C45" w:rsidRDefault="00D50C45" w:rsidP="00D50C45">
      <w:pPr>
        <w:pStyle w:val="CodePACKT"/>
      </w:pPr>
    </w:p>
    <w:p w14:paraId="13CCD093" w14:textId="17720E8E" w:rsidR="00D50C45" w:rsidRPr="00D50C45" w:rsidRDefault="00D50C45" w:rsidP="005012CF">
      <w:pPr>
        <w:pStyle w:val="NumberedBulletPACKT"/>
        <w:numPr>
          <w:ilvl w:val="0"/>
          <w:numId w:val="8"/>
        </w:numPr>
        <w:ind w:hanging="647"/>
        <w:rPr>
          <w:color w:val="000000"/>
        </w:rPr>
      </w:pPr>
      <w:r w:rsidRPr="00D50C45">
        <w:t>Creating the event filter</w:t>
      </w:r>
    </w:p>
    <w:p w14:paraId="07407C3C" w14:textId="77777777" w:rsidR="00D50C45" w:rsidRPr="00D50C45" w:rsidRDefault="00D50C45" w:rsidP="00D50C45">
      <w:pPr>
        <w:pStyle w:val="CodePACKT"/>
      </w:pPr>
    </w:p>
    <w:p w14:paraId="336A5196" w14:textId="05C59061" w:rsidR="00D50C45" w:rsidRPr="00D50C45" w:rsidRDefault="00D50C45" w:rsidP="00D50C45">
      <w:pPr>
        <w:pStyle w:val="CodePACKT"/>
      </w:pPr>
      <w:r w:rsidRPr="00D50C45">
        <w:t>$Param = @{</w:t>
      </w:r>
    </w:p>
    <w:p w14:paraId="10C8AFD7" w14:textId="6500EC3E" w:rsidR="00D50C45" w:rsidRPr="00D50C45" w:rsidRDefault="00D50C45" w:rsidP="00D50C45">
      <w:pPr>
        <w:pStyle w:val="CodePACKT"/>
      </w:pPr>
      <w:r w:rsidRPr="00D50C45">
        <w:t>  QueryLanguage =  </w:t>
      </w:r>
      <w:r w:rsidR="002A280A">
        <w:t>'</w:t>
      </w:r>
      <w:r w:rsidRPr="00D50C45">
        <w:t>WQL</w:t>
      </w:r>
      <w:r w:rsidR="002A280A">
        <w:t>'</w:t>
      </w:r>
    </w:p>
    <w:p w14:paraId="7E0E79BF" w14:textId="77777777" w:rsidR="00D50C45" w:rsidRPr="00D50C45" w:rsidRDefault="00D50C45" w:rsidP="00D50C45">
      <w:pPr>
        <w:pStyle w:val="CodePACKT"/>
      </w:pPr>
      <w:r w:rsidRPr="00D50C45">
        <w:t>  Query          =  $Query</w:t>
      </w:r>
    </w:p>
    <w:p w14:paraId="0C618425" w14:textId="2661993A" w:rsidR="00D50C45" w:rsidRPr="00D50C45" w:rsidRDefault="00D50C45" w:rsidP="00D50C45">
      <w:pPr>
        <w:pStyle w:val="CodePACKT"/>
      </w:pPr>
      <w:r w:rsidRPr="00D50C45">
        <w:t>  Name           =  </w:t>
      </w:r>
      <w:r w:rsidR="002A280A">
        <w:t>"</w:t>
      </w:r>
      <w:r w:rsidRPr="00D50C45">
        <w:t>EventFilter1</w:t>
      </w:r>
      <w:r w:rsidR="002A280A">
        <w:t>"</w:t>
      </w:r>
    </w:p>
    <w:p w14:paraId="141742F4" w14:textId="69908C75" w:rsidR="00D50C45" w:rsidRPr="00D50C45" w:rsidRDefault="00D50C45" w:rsidP="00D50C45">
      <w:pPr>
        <w:pStyle w:val="CodePACKT"/>
      </w:pPr>
      <w:r w:rsidRPr="00D50C45">
        <w:t>  EventNameSpace =  </w:t>
      </w:r>
      <w:r w:rsidR="002A280A">
        <w:t>"</w:t>
      </w:r>
      <w:r w:rsidRPr="00D50C45">
        <w:t>root/directory/LDAP</w:t>
      </w:r>
      <w:r w:rsidR="002A280A">
        <w:t>"</w:t>
      </w:r>
    </w:p>
    <w:p w14:paraId="5B70575E" w14:textId="77777777" w:rsidR="00D50C45" w:rsidRPr="00D50C45" w:rsidRDefault="00D50C45" w:rsidP="00D50C45">
      <w:pPr>
        <w:pStyle w:val="CodePACKT"/>
      </w:pPr>
      <w:r w:rsidRPr="00D50C45">
        <w:t>}</w:t>
      </w:r>
    </w:p>
    <w:p w14:paraId="7FD48AFC" w14:textId="77777777" w:rsidR="00D50C45" w:rsidRPr="00D50C45" w:rsidRDefault="00D50C45" w:rsidP="00D50C45">
      <w:pPr>
        <w:pStyle w:val="CodePACKT"/>
      </w:pPr>
      <w:r w:rsidRPr="00D50C45">
        <w:t>$IHT = @{</w:t>
      </w:r>
    </w:p>
    <w:p w14:paraId="17E4DD96" w14:textId="4603CBF1" w:rsidR="00D50C45" w:rsidRPr="00D50C45" w:rsidRDefault="00D50C45" w:rsidP="00D50C45">
      <w:pPr>
        <w:pStyle w:val="CodePACKT"/>
      </w:pPr>
      <w:r w:rsidRPr="00D50C45">
        <w:lastRenderedPageBreak/>
        <w:t>  ClassName = </w:t>
      </w:r>
      <w:r w:rsidR="002A280A">
        <w:t>'</w:t>
      </w:r>
      <w:r w:rsidRPr="00D50C45">
        <w:t>__EventFilter</w:t>
      </w:r>
      <w:r w:rsidR="002A280A">
        <w:t>'</w:t>
      </w:r>
    </w:p>
    <w:p w14:paraId="421576AB" w14:textId="10693FE8" w:rsidR="00D50C45" w:rsidRPr="00D50C45" w:rsidRDefault="00D50C45" w:rsidP="00D50C45">
      <w:pPr>
        <w:pStyle w:val="CodePACKT"/>
      </w:pPr>
      <w:r w:rsidRPr="00D50C45">
        <w:t>  Namespace = </w:t>
      </w:r>
      <w:r w:rsidR="002A280A">
        <w:t>'</w:t>
      </w:r>
      <w:r w:rsidRPr="00D50C45">
        <w:t>root/subscription</w:t>
      </w:r>
      <w:r w:rsidR="002A280A">
        <w:t>'</w:t>
      </w:r>
    </w:p>
    <w:p w14:paraId="4C765A48" w14:textId="77777777" w:rsidR="00D50C45" w:rsidRPr="00D50C45" w:rsidRDefault="00D50C45" w:rsidP="00D50C45">
      <w:pPr>
        <w:pStyle w:val="CodePACKT"/>
      </w:pPr>
      <w:r w:rsidRPr="00D50C45">
        <w:t>  Property  = $Param</w:t>
      </w:r>
    </w:p>
    <w:p w14:paraId="73726607" w14:textId="77777777" w:rsidR="00D50C45" w:rsidRPr="00D50C45" w:rsidRDefault="00D50C45" w:rsidP="00D50C45">
      <w:pPr>
        <w:pStyle w:val="CodePACKT"/>
      </w:pPr>
      <w:r w:rsidRPr="00D50C45">
        <w:t>}        </w:t>
      </w:r>
    </w:p>
    <w:p w14:paraId="06C10DA3" w14:textId="77777777" w:rsidR="00D50C45" w:rsidRPr="00D50C45" w:rsidRDefault="00D50C45" w:rsidP="00D50C45">
      <w:pPr>
        <w:pStyle w:val="CodePACKT"/>
      </w:pPr>
      <w:r w:rsidRPr="00D50C45">
        <w:t>$InstanceFilter = New-CimInstance @IHT</w:t>
      </w:r>
    </w:p>
    <w:p w14:paraId="3734D9B1" w14:textId="77777777" w:rsidR="00D50C45" w:rsidRPr="00D50C45" w:rsidRDefault="00D50C45" w:rsidP="00D50C45">
      <w:pPr>
        <w:pStyle w:val="CodePACKT"/>
      </w:pPr>
    </w:p>
    <w:p w14:paraId="01902CFA" w14:textId="28220753" w:rsidR="00D50C45" w:rsidRPr="00D50C45" w:rsidRDefault="00D50C45" w:rsidP="005012CF">
      <w:pPr>
        <w:pStyle w:val="NumberedBulletPACKT"/>
        <w:numPr>
          <w:ilvl w:val="0"/>
          <w:numId w:val="8"/>
        </w:numPr>
        <w:ind w:hanging="647"/>
        <w:rPr>
          <w:color w:val="000000"/>
        </w:rPr>
      </w:pPr>
      <w:r w:rsidRPr="00D50C45">
        <w:t>Creating </w:t>
      </w:r>
      <w:commentRangeStart w:id="146"/>
      <w:r w:rsidRPr="00D50C45">
        <w:t>Monitor.ps1</w:t>
      </w:r>
      <w:commentRangeEnd w:id="146"/>
      <w:r w:rsidR="00955AC9">
        <w:rPr>
          <w:rStyle w:val="CommentReference"/>
        </w:rPr>
        <w:commentReference w:id="146"/>
      </w:r>
    </w:p>
    <w:p w14:paraId="7CB35448" w14:textId="77777777" w:rsidR="00D50C45" w:rsidRPr="00D50C45" w:rsidRDefault="00D50C45" w:rsidP="00D50C45">
      <w:pPr>
        <w:pStyle w:val="CodePACKT"/>
      </w:pPr>
    </w:p>
    <w:p w14:paraId="131A25D9" w14:textId="21DDCC1F" w:rsidR="00D50C45" w:rsidRPr="00D50C45" w:rsidRDefault="00D50C45" w:rsidP="00D50C45">
      <w:pPr>
        <w:pStyle w:val="CodePACKT"/>
      </w:pPr>
      <w:r w:rsidRPr="00D50C45">
        <w:t>$MONITOR = @</w:t>
      </w:r>
      <w:r w:rsidR="002A280A">
        <w:t>'</w:t>
      </w:r>
    </w:p>
    <w:p w14:paraId="6D2AC40E" w14:textId="4E666333" w:rsidR="00D50C45" w:rsidRPr="00D50C45" w:rsidRDefault="00D50C45" w:rsidP="00D50C45">
      <w:pPr>
        <w:pStyle w:val="CodePACKT"/>
      </w:pPr>
      <w:r w:rsidRPr="00D50C45">
        <w:t>$LogFile   = </w:t>
      </w:r>
      <w:r w:rsidR="002A280A">
        <w:t>'</w:t>
      </w:r>
      <w:r w:rsidRPr="00D50C45">
        <w:t>C:\Foo\Grouplog.Txt</w:t>
      </w:r>
      <w:r w:rsidR="002A280A">
        <w:t>'</w:t>
      </w:r>
    </w:p>
    <w:p w14:paraId="1CB04AB5" w14:textId="5C3F6BE9" w:rsidR="00D50C45" w:rsidRPr="00D50C45" w:rsidRDefault="00D50C45" w:rsidP="00D50C45">
      <w:pPr>
        <w:pStyle w:val="CodePACKT"/>
      </w:pPr>
      <w:r w:rsidRPr="00D50C45">
        <w:t>$Group     = </w:t>
      </w:r>
      <w:r w:rsidR="002A280A">
        <w:t>'</w:t>
      </w:r>
      <w:r w:rsidRPr="00D50C45">
        <w:t>Enterprise Admins</w:t>
      </w:r>
      <w:r w:rsidR="002A280A">
        <w:t>'</w:t>
      </w:r>
    </w:p>
    <w:p w14:paraId="322EB621" w14:textId="7E86680E" w:rsidR="00D50C45" w:rsidRPr="00D50C45" w:rsidRDefault="002A280A" w:rsidP="00D50C45">
      <w:pPr>
        <w:pStyle w:val="CodePACKT"/>
      </w:pPr>
      <w:r>
        <w:t>"</w:t>
      </w:r>
      <w:r w:rsidR="00D50C45" w:rsidRPr="00D50C45">
        <w:t>On:  [$(Get-Date)]  Group [$Group] was changed</w:t>
      </w:r>
      <w:r>
        <w:t>"</w:t>
      </w:r>
      <w:r w:rsidR="00D50C45" w:rsidRPr="00D50C45">
        <w:t> | </w:t>
      </w:r>
    </w:p>
    <w:p w14:paraId="450DE88E" w14:textId="77777777" w:rsidR="00D50C45" w:rsidRPr="00D50C45" w:rsidRDefault="00D50C45" w:rsidP="00D50C45">
      <w:pPr>
        <w:pStyle w:val="CodePACKT"/>
      </w:pPr>
      <w:r w:rsidRPr="00D50C45">
        <w:t>  Out-File -Force $LogFile -Append -Encoding Ascii</w:t>
      </w:r>
    </w:p>
    <w:p w14:paraId="419F5DE3" w14:textId="77777777" w:rsidR="00D50C45" w:rsidRPr="00D50C45" w:rsidRDefault="00D50C45" w:rsidP="00D50C45">
      <w:pPr>
        <w:pStyle w:val="CodePACKT"/>
      </w:pPr>
      <w:r w:rsidRPr="00D50C45">
        <w:t>$ADGM = Get-ADGroupMember -Identity $Group</w:t>
      </w:r>
    </w:p>
    <w:p w14:paraId="19E1A030" w14:textId="283EB381" w:rsidR="00D50C45" w:rsidRPr="00D50C45" w:rsidRDefault="00D50C45" w:rsidP="00D50C45">
      <w:pPr>
        <w:pStyle w:val="CodePACKT"/>
      </w:pPr>
      <w:r w:rsidRPr="00D50C45">
        <w:t># Display who</w:t>
      </w:r>
      <w:r w:rsidR="002A280A">
        <w:t>'</w:t>
      </w:r>
      <w:r w:rsidRPr="00D50C45">
        <w:t>s in the group</w:t>
      </w:r>
    </w:p>
    <w:p w14:paraId="7FCB194A" w14:textId="001E4358" w:rsidR="00D50C45" w:rsidRPr="00D50C45" w:rsidRDefault="002A280A" w:rsidP="00D50C45">
      <w:pPr>
        <w:pStyle w:val="CodePACKT"/>
      </w:pPr>
      <w:r>
        <w:t>"</w:t>
      </w:r>
      <w:r w:rsidR="00D50C45" w:rsidRPr="00D50C45">
        <w:t>Group Membership</w:t>
      </w:r>
      <w:r>
        <w:t>"</w:t>
      </w:r>
    </w:p>
    <w:p w14:paraId="2D963381" w14:textId="77777777" w:rsidR="00D50C45" w:rsidRPr="00D50C45" w:rsidRDefault="00D50C45" w:rsidP="00D50C45">
      <w:pPr>
        <w:pStyle w:val="CodePACKT"/>
      </w:pPr>
      <w:r w:rsidRPr="00D50C45">
        <w:t>$ADGM | Format-Table Name, DistinguishedName |</w:t>
      </w:r>
    </w:p>
    <w:p w14:paraId="7642AD02" w14:textId="77777777" w:rsidR="00D50C45" w:rsidRPr="00D50C45" w:rsidRDefault="00D50C45" w:rsidP="00D50C45">
      <w:pPr>
        <w:pStyle w:val="CodePACKT"/>
      </w:pPr>
      <w:r w:rsidRPr="00D50C45">
        <w:t>  Out-File -Force $LogFile -Append  -Encoding Ascii</w:t>
      </w:r>
    </w:p>
    <w:p w14:paraId="76F41B10" w14:textId="77777777" w:rsidR="00D50C45" w:rsidRPr="00D50C45" w:rsidRDefault="00D50C45" w:rsidP="00D50C45">
      <w:pPr>
        <w:pStyle w:val="CodePACKT"/>
      </w:pPr>
      <w:r w:rsidRPr="00D50C45">
        <w:t>$OKUsers = Get-Content -Path C:\Foo\OKUsers.txt</w:t>
      </w:r>
    </w:p>
    <w:p w14:paraId="0DBF200A" w14:textId="77777777" w:rsidR="00D50C45" w:rsidRPr="00D50C45" w:rsidRDefault="00D50C45" w:rsidP="00D50C45">
      <w:pPr>
        <w:pStyle w:val="CodePACKT"/>
      </w:pPr>
      <w:r w:rsidRPr="00D50C45">
        <w:t># Look at who is not authorized</w:t>
      </w:r>
    </w:p>
    <w:p w14:paraId="783CD068" w14:textId="77777777" w:rsidR="00D50C45" w:rsidRPr="00D50C45" w:rsidRDefault="00D50C45" w:rsidP="00D50C45">
      <w:pPr>
        <w:pStyle w:val="CodePACKT"/>
      </w:pPr>
      <w:r w:rsidRPr="00D50C45">
        <w:t>foreach ($User in $ADGM) {</w:t>
      </w:r>
    </w:p>
    <w:p w14:paraId="50142F80" w14:textId="77777777" w:rsidR="00D50C45" w:rsidRPr="00D50C45" w:rsidRDefault="00D50C45" w:rsidP="00D50C45">
      <w:pPr>
        <w:pStyle w:val="CodePACKT"/>
      </w:pPr>
      <w:r w:rsidRPr="00D50C45">
        <w:t>  if ($User.SamAccountName -notin $OKUsers) {</w:t>
      </w:r>
    </w:p>
    <w:p w14:paraId="316F15F2" w14:textId="55A1044E" w:rsidR="00D50C45" w:rsidRPr="00D50C45" w:rsidRDefault="00D50C45" w:rsidP="00D50C45">
      <w:pPr>
        <w:pStyle w:val="CodePACKT"/>
      </w:pPr>
      <w:r w:rsidRPr="00D50C45">
        <w:t>    </w:t>
      </w:r>
      <w:r w:rsidR="002A280A">
        <w:t>"</w:t>
      </w:r>
      <w:r w:rsidRPr="00D50C45">
        <w:t>Unauthorized user [$($User.SamAccountName)] added to $Group</w:t>
      </w:r>
      <w:r w:rsidR="002A280A">
        <w:t>"</w:t>
      </w:r>
      <w:r w:rsidRPr="00D50C45">
        <w:t>  | </w:t>
      </w:r>
    </w:p>
    <w:p w14:paraId="0DA9B398" w14:textId="77777777" w:rsidR="00D50C45" w:rsidRPr="00D50C45" w:rsidRDefault="00D50C45" w:rsidP="00D50C45">
      <w:pPr>
        <w:pStyle w:val="CodePACKT"/>
      </w:pPr>
      <w:r w:rsidRPr="00D50C45">
        <w:t>      Out-File -Force $LogFile -Append  -Encoding Ascii</w:t>
      </w:r>
    </w:p>
    <w:p w14:paraId="425B770E" w14:textId="77777777" w:rsidR="00D50C45" w:rsidRPr="00D50C45" w:rsidRDefault="00D50C45" w:rsidP="00D50C45">
      <w:pPr>
        <w:pStyle w:val="CodePACKT"/>
      </w:pPr>
      <w:r w:rsidRPr="00D50C45">
        <w:t>  }</w:t>
      </w:r>
    </w:p>
    <w:p w14:paraId="49F32DB3" w14:textId="77777777" w:rsidR="00D50C45" w:rsidRPr="00D50C45" w:rsidRDefault="00D50C45" w:rsidP="00D50C45">
      <w:pPr>
        <w:pStyle w:val="CodePACKT"/>
      </w:pPr>
      <w:r w:rsidRPr="00D50C45">
        <w:t>}</w:t>
      </w:r>
    </w:p>
    <w:p w14:paraId="112D0F29" w14:textId="71337604" w:rsidR="00D50C45" w:rsidRPr="00D50C45" w:rsidRDefault="002A280A" w:rsidP="00D50C45">
      <w:pPr>
        <w:pStyle w:val="CodePACKT"/>
      </w:pPr>
      <w:r>
        <w:t>"</w:t>
      </w:r>
      <w:r w:rsidR="00D50C45" w:rsidRPr="00D50C45">
        <w:t>**********************************`n`n</w:t>
      </w:r>
      <w:r>
        <w:t>"</w:t>
      </w:r>
      <w:r w:rsidR="00D50C45" w:rsidRPr="00D50C45">
        <w:t> | </w:t>
      </w:r>
    </w:p>
    <w:p w14:paraId="08AB574A" w14:textId="77777777" w:rsidR="00D50C45" w:rsidRPr="00D50C45" w:rsidRDefault="00D50C45" w:rsidP="00D50C45">
      <w:pPr>
        <w:pStyle w:val="CodePACKT"/>
      </w:pPr>
      <w:r w:rsidRPr="00D50C45">
        <w:t>Out-File -Force $LogFile -Append -Encoding Ascii</w:t>
      </w:r>
    </w:p>
    <w:p w14:paraId="3040589F" w14:textId="2A310D0B" w:rsidR="00D50C45" w:rsidRPr="00D50C45" w:rsidRDefault="002A280A" w:rsidP="00D50C45">
      <w:pPr>
        <w:pStyle w:val="CodePACKT"/>
      </w:pPr>
      <w:r>
        <w:t>'</w:t>
      </w:r>
      <w:r w:rsidR="00D50C45" w:rsidRPr="00D50C45">
        <w:t>@</w:t>
      </w:r>
    </w:p>
    <w:p w14:paraId="2F94A215" w14:textId="77777777" w:rsidR="00D50C45" w:rsidRPr="00D50C45" w:rsidRDefault="00D50C45" w:rsidP="00D50C45">
      <w:pPr>
        <w:pStyle w:val="CodePACKT"/>
      </w:pPr>
      <w:r w:rsidRPr="00D50C45">
        <w:t>$MONITOR | Out-File -Path C:\Foo\Monitor.ps1</w:t>
      </w:r>
    </w:p>
    <w:p w14:paraId="741ABCB1" w14:textId="77777777" w:rsidR="00D50C45" w:rsidRPr="00D50C45" w:rsidRDefault="00D50C45" w:rsidP="00D50C45">
      <w:pPr>
        <w:pStyle w:val="CodePACKT"/>
      </w:pPr>
    </w:p>
    <w:p w14:paraId="40C5D3ED" w14:textId="7745AD53" w:rsidR="00D50C45" w:rsidRPr="00D50C45" w:rsidRDefault="00D50C45" w:rsidP="005012CF">
      <w:pPr>
        <w:pStyle w:val="NumberedBulletPACKT"/>
        <w:numPr>
          <w:ilvl w:val="0"/>
          <w:numId w:val="8"/>
        </w:numPr>
        <w:ind w:hanging="647"/>
        <w:rPr>
          <w:color w:val="000000"/>
        </w:rPr>
      </w:pPr>
      <w:r w:rsidRPr="00D50C45">
        <w:t>Creating a WMI event consumer</w:t>
      </w:r>
    </w:p>
    <w:p w14:paraId="3304BC37" w14:textId="77777777" w:rsidR="00D50C45" w:rsidRPr="00D50C45" w:rsidRDefault="00D50C45" w:rsidP="00D50C45">
      <w:pPr>
        <w:pStyle w:val="CodePACKT"/>
      </w:pPr>
    </w:p>
    <w:p w14:paraId="00600E3B" w14:textId="248744D2" w:rsidR="00D50C45" w:rsidRPr="00D50C45" w:rsidRDefault="00D50C45" w:rsidP="00D50C45">
      <w:pPr>
        <w:pStyle w:val="CodePACKT"/>
      </w:pPr>
      <w:r w:rsidRPr="00D50C45">
        <w:t># The consumer runs PowerShell 7 to execute C:\Foo\Monitor.ps1</w:t>
      </w:r>
    </w:p>
    <w:p w14:paraId="000EACD4" w14:textId="4F7E3781" w:rsidR="00D50C45" w:rsidRPr="00D50C45" w:rsidRDefault="00D50C45" w:rsidP="00D50C45">
      <w:pPr>
        <w:pStyle w:val="CodePACKT"/>
      </w:pPr>
      <w:r w:rsidRPr="00D50C45">
        <w:t>$CLT = </w:t>
      </w:r>
      <w:r w:rsidR="002A280A">
        <w:t>'</w:t>
      </w:r>
      <w:r w:rsidRPr="00D50C45">
        <w:t>Pwsh.exe -File C:\Foo\Monitor.ps1</w:t>
      </w:r>
      <w:r w:rsidR="002A280A">
        <w:t>'</w:t>
      </w:r>
    </w:p>
    <w:p w14:paraId="4E08E7C1" w14:textId="77777777" w:rsidR="00D50C45" w:rsidRPr="00D50C45" w:rsidRDefault="00D50C45" w:rsidP="00D50C45">
      <w:pPr>
        <w:pStyle w:val="CodePACKT"/>
      </w:pPr>
      <w:r w:rsidRPr="00D50C45">
        <w:t>$Param =[ordered] @{</w:t>
      </w:r>
    </w:p>
    <w:p w14:paraId="46AFBBCE" w14:textId="3AFBC056" w:rsidR="00D50C45" w:rsidRPr="00D50C45" w:rsidRDefault="00D50C45" w:rsidP="00D50C45">
      <w:pPr>
        <w:pStyle w:val="CodePACKT"/>
      </w:pPr>
      <w:r w:rsidRPr="00D50C45">
        <w:t>  Name                = </w:t>
      </w:r>
      <w:r w:rsidR="002A280A">
        <w:t>'</w:t>
      </w:r>
      <w:r w:rsidRPr="00D50C45">
        <w:t>EventConsumer1</w:t>
      </w:r>
      <w:r w:rsidR="002A280A">
        <w:t>'</w:t>
      </w:r>
    </w:p>
    <w:p w14:paraId="5EC4A61A" w14:textId="77777777" w:rsidR="00D50C45" w:rsidRPr="00D50C45" w:rsidRDefault="00D50C45" w:rsidP="00D50C45">
      <w:pPr>
        <w:pStyle w:val="CodePACKT"/>
      </w:pPr>
      <w:r w:rsidRPr="00D50C45">
        <w:t>  CommandLineTemplate = $CLT</w:t>
      </w:r>
    </w:p>
    <w:p w14:paraId="39250C3C" w14:textId="77777777" w:rsidR="00D50C45" w:rsidRPr="00D50C45" w:rsidRDefault="00D50C45" w:rsidP="00D50C45">
      <w:pPr>
        <w:pStyle w:val="CodePACKT"/>
      </w:pPr>
      <w:r w:rsidRPr="00D50C45">
        <w:t>}</w:t>
      </w:r>
    </w:p>
    <w:p w14:paraId="5D533D00" w14:textId="77777777" w:rsidR="00D50C45" w:rsidRPr="00D50C45" w:rsidRDefault="00D50C45" w:rsidP="00D50C45">
      <w:pPr>
        <w:pStyle w:val="CodePACKT"/>
      </w:pPr>
      <w:r w:rsidRPr="00D50C45">
        <w:t>$ECHT = @{</w:t>
      </w:r>
    </w:p>
    <w:p w14:paraId="5D5815B8" w14:textId="20629AB5" w:rsidR="00D50C45" w:rsidRPr="00D50C45" w:rsidRDefault="00D50C45" w:rsidP="00D50C45">
      <w:pPr>
        <w:pStyle w:val="CodePACKT"/>
      </w:pPr>
      <w:r w:rsidRPr="00D50C45">
        <w:t>  Namespace = </w:t>
      </w:r>
      <w:r w:rsidR="002A280A">
        <w:t>'</w:t>
      </w:r>
      <w:r w:rsidRPr="00D50C45">
        <w:t>root/subscription</w:t>
      </w:r>
      <w:r w:rsidR="002A280A">
        <w:t>'</w:t>
      </w:r>
    </w:p>
    <w:p w14:paraId="17462331" w14:textId="0C411817" w:rsidR="00D50C45" w:rsidRPr="00D50C45" w:rsidRDefault="00D50C45" w:rsidP="00D50C45">
      <w:pPr>
        <w:pStyle w:val="CodePACKT"/>
      </w:pPr>
      <w:r w:rsidRPr="00D50C45">
        <w:t>  ClassName = </w:t>
      </w:r>
      <w:r w:rsidR="002A280A">
        <w:t>"</w:t>
      </w:r>
      <w:r w:rsidRPr="00D50C45">
        <w:t>CommandLineEventConsumer</w:t>
      </w:r>
      <w:r w:rsidR="002A280A">
        <w:t>"</w:t>
      </w:r>
    </w:p>
    <w:p w14:paraId="78C0BF20" w14:textId="77777777" w:rsidR="00D50C45" w:rsidRPr="00D50C45" w:rsidRDefault="00D50C45" w:rsidP="00D50C45">
      <w:pPr>
        <w:pStyle w:val="CodePACKT"/>
      </w:pPr>
      <w:r w:rsidRPr="00D50C45">
        <w:t>  Property  = $param</w:t>
      </w:r>
    </w:p>
    <w:p w14:paraId="157134E6" w14:textId="77777777" w:rsidR="00D50C45" w:rsidRPr="00D50C45" w:rsidRDefault="00D50C45" w:rsidP="00D50C45">
      <w:pPr>
        <w:pStyle w:val="CodePACKT"/>
      </w:pPr>
      <w:r w:rsidRPr="00D50C45">
        <w:lastRenderedPageBreak/>
        <w:t>}        </w:t>
      </w:r>
    </w:p>
    <w:p w14:paraId="33072237" w14:textId="77777777" w:rsidR="00D50C45" w:rsidRPr="00D50C45" w:rsidRDefault="00D50C45" w:rsidP="00D50C45">
      <w:pPr>
        <w:pStyle w:val="CodePACKT"/>
      </w:pPr>
      <w:r w:rsidRPr="00D50C45">
        <w:t>$InstanceConsumer = New-CimInstance @ECHT</w:t>
      </w:r>
    </w:p>
    <w:p w14:paraId="33B85679" w14:textId="77777777" w:rsidR="00D50C45" w:rsidRPr="00D50C45" w:rsidRDefault="00D50C45" w:rsidP="00D50C45">
      <w:pPr>
        <w:pStyle w:val="CodePACKT"/>
      </w:pPr>
    </w:p>
    <w:p w14:paraId="41DA262A" w14:textId="2461BFCA" w:rsidR="00D50C45" w:rsidRPr="00D50C45" w:rsidRDefault="00D50C45" w:rsidP="005012CF">
      <w:pPr>
        <w:pStyle w:val="NumberedBulletPACKT"/>
        <w:numPr>
          <w:ilvl w:val="0"/>
          <w:numId w:val="8"/>
        </w:numPr>
        <w:ind w:hanging="647"/>
        <w:rPr>
          <w:color w:val="000000"/>
        </w:rPr>
      </w:pPr>
      <w:r w:rsidRPr="00D50C45">
        <w:t>Binding the filter and consumer</w:t>
      </w:r>
    </w:p>
    <w:p w14:paraId="5092CD47" w14:textId="77777777" w:rsidR="00D50C45" w:rsidRDefault="00D50C45" w:rsidP="00D50C45">
      <w:pPr>
        <w:pStyle w:val="CodePACKT"/>
      </w:pPr>
    </w:p>
    <w:p w14:paraId="68F6FAAA" w14:textId="7467E395" w:rsidR="00D50C45" w:rsidRPr="009A0417" w:rsidRDefault="00D50C45" w:rsidP="009A0417">
      <w:pPr>
        <w:pStyle w:val="CodePACKT"/>
      </w:pPr>
      <w:r w:rsidRPr="009A0417">
        <w:t>$Param = @{</w:t>
      </w:r>
    </w:p>
    <w:p w14:paraId="65FB2AB1" w14:textId="77777777" w:rsidR="00D50C45" w:rsidRPr="009A0417" w:rsidRDefault="00D50C45" w:rsidP="009A0417">
      <w:pPr>
        <w:pStyle w:val="CodePACKT"/>
      </w:pPr>
      <w:r w:rsidRPr="009A0417">
        <w:t>  Filter   = [ref]$InstanceFilter     </w:t>
      </w:r>
    </w:p>
    <w:p w14:paraId="6FA1A775" w14:textId="77777777" w:rsidR="00D50C45" w:rsidRPr="009A0417" w:rsidRDefault="00D50C45" w:rsidP="009A0417">
      <w:pPr>
        <w:pStyle w:val="CodePACKT"/>
      </w:pPr>
      <w:r w:rsidRPr="009A0417">
        <w:t>  Consumer = [ref]$InstanceConsumer</w:t>
      </w:r>
    </w:p>
    <w:p w14:paraId="27A22792" w14:textId="77777777" w:rsidR="00D50C45" w:rsidRPr="009A0417" w:rsidRDefault="00D50C45" w:rsidP="009A0417">
      <w:pPr>
        <w:pStyle w:val="CodePACKT"/>
      </w:pPr>
      <w:r w:rsidRPr="009A0417">
        <w:t>}</w:t>
      </w:r>
    </w:p>
    <w:p w14:paraId="12D4CD74" w14:textId="77777777" w:rsidR="00D50C45" w:rsidRPr="009A0417" w:rsidRDefault="00D50C45" w:rsidP="009A0417">
      <w:pPr>
        <w:pStyle w:val="CodePACKT"/>
      </w:pPr>
      <w:r w:rsidRPr="009A0417">
        <w:t>$IBHT = @{</w:t>
      </w:r>
    </w:p>
    <w:p w14:paraId="08DAA493" w14:textId="0DC748E6" w:rsidR="00D50C45" w:rsidRPr="009A0417" w:rsidRDefault="00D50C45" w:rsidP="009A0417">
      <w:pPr>
        <w:pStyle w:val="CodePACKT"/>
      </w:pPr>
      <w:r w:rsidRPr="009A0417">
        <w:t>  Namespace = </w:t>
      </w:r>
      <w:r w:rsidR="002A280A" w:rsidRPr="009A0417">
        <w:t>'</w:t>
      </w:r>
      <w:r w:rsidRPr="009A0417">
        <w:t>root/subscription</w:t>
      </w:r>
      <w:r w:rsidR="002A280A" w:rsidRPr="009A0417">
        <w:t>'</w:t>
      </w:r>
    </w:p>
    <w:p w14:paraId="46E84F2D" w14:textId="19B798B9" w:rsidR="00D50C45" w:rsidRPr="009A0417" w:rsidRDefault="00D50C45" w:rsidP="009A0417">
      <w:pPr>
        <w:pStyle w:val="CodePACKT"/>
      </w:pPr>
      <w:r w:rsidRPr="009A0417">
        <w:t>  ClassName = </w:t>
      </w:r>
      <w:r w:rsidR="002A280A" w:rsidRPr="009A0417">
        <w:t>'</w:t>
      </w:r>
      <w:r w:rsidRPr="009A0417">
        <w:t>__FilterToConsumerBinding</w:t>
      </w:r>
      <w:r w:rsidR="002A280A" w:rsidRPr="009A0417">
        <w:t>'</w:t>
      </w:r>
    </w:p>
    <w:p w14:paraId="59325EE4" w14:textId="77777777" w:rsidR="00D50C45" w:rsidRPr="009A0417" w:rsidRDefault="00D50C45" w:rsidP="009A0417">
      <w:pPr>
        <w:pStyle w:val="CodePACKT"/>
      </w:pPr>
      <w:r w:rsidRPr="009A0417">
        <w:t>  Property  = $Param</w:t>
      </w:r>
    </w:p>
    <w:p w14:paraId="7C6F4018" w14:textId="77777777" w:rsidR="00D50C45" w:rsidRPr="009A0417" w:rsidRDefault="00D50C45" w:rsidP="009A0417">
      <w:pPr>
        <w:pStyle w:val="CodePACKT"/>
      </w:pPr>
      <w:r w:rsidRPr="009A0417">
        <w:t>}</w:t>
      </w:r>
    </w:p>
    <w:p w14:paraId="52FACECE" w14:textId="77777777" w:rsidR="00D50C45" w:rsidRPr="009A0417" w:rsidRDefault="00D50C45" w:rsidP="009A0417">
      <w:pPr>
        <w:pStyle w:val="CodePACKT"/>
      </w:pPr>
      <w:r w:rsidRPr="009A0417">
        <w:t>$InstanceBinding = New-CimInstance   @IBHT</w:t>
      </w:r>
    </w:p>
    <w:p w14:paraId="7ADC98DD" w14:textId="77777777" w:rsidR="00D50C45" w:rsidRPr="00D50C45" w:rsidRDefault="00D50C45" w:rsidP="00D50C45">
      <w:pPr>
        <w:pStyle w:val="CodePACKT"/>
      </w:pPr>
    </w:p>
    <w:p w14:paraId="7BE142EE" w14:textId="6C409CA0" w:rsidR="00D50C45" w:rsidRPr="00D50C45" w:rsidRDefault="00D50C45" w:rsidP="005012CF">
      <w:pPr>
        <w:pStyle w:val="NumberedBulletPACKT"/>
        <w:numPr>
          <w:ilvl w:val="0"/>
          <w:numId w:val="8"/>
        </w:numPr>
        <w:ind w:hanging="647"/>
        <w:rPr>
          <w:color w:val="000000"/>
        </w:rPr>
      </w:pPr>
      <w:r w:rsidRPr="00D50C45">
        <w:t>Viewing the event </w:t>
      </w:r>
      <w:r>
        <w:t xml:space="preserve">registration </w:t>
      </w:r>
      <w:r w:rsidRPr="00D50C45">
        <w:t>details</w:t>
      </w:r>
    </w:p>
    <w:p w14:paraId="770E7A35" w14:textId="77777777" w:rsidR="00D50C45" w:rsidRPr="00D50C45" w:rsidRDefault="00D50C45" w:rsidP="00D50C45">
      <w:pPr>
        <w:pStyle w:val="CodePACKT"/>
      </w:pPr>
    </w:p>
    <w:p w14:paraId="0BD18CFD" w14:textId="6C5E41C8" w:rsidR="00D50C45" w:rsidRPr="00D50C45" w:rsidRDefault="00D50C45" w:rsidP="00D50C45">
      <w:pPr>
        <w:pStyle w:val="CodePACKT"/>
      </w:pPr>
      <w:r w:rsidRPr="00D50C45">
        <w:t>Get-WMIPE  </w:t>
      </w:r>
    </w:p>
    <w:p w14:paraId="011A8860" w14:textId="77777777" w:rsidR="00D50C45" w:rsidRPr="00D50C45" w:rsidRDefault="00D50C45" w:rsidP="00D50C45">
      <w:pPr>
        <w:pStyle w:val="CodePACKT"/>
      </w:pPr>
    </w:p>
    <w:p w14:paraId="71EE82C5" w14:textId="08E1239B" w:rsidR="00D50C45" w:rsidRPr="00D50C45" w:rsidRDefault="00D50C45" w:rsidP="005012CF">
      <w:pPr>
        <w:pStyle w:val="NumberedBulletPACKT"/>
        <w:numPr>
          <w:ilvl w:val="0"/>
          <w:numId w:val="8"/>
        </w:numPr>
        <w:ind w:hanging="647"/>
        <w:rPr>
          <w:color w:val="000000"/>
        </w:rPr>
      </w:pPr>
      <w:r w:rsidRPr="00D50C45">
        <w:t>Adding a user to the Enterprise Admins group</w:t>
      </w:r>
    </w:p>
    <w:p w14:paraId="3C96C0C5" w14:textId="77777777" w:rsidR="00D50C45" w:rsidRDefault="00D50C45" w:rsidP="00D50C45">
      <w:pPr>
        <w:pStyle w:val="CodePACKT"/>
      </w:pPr>
    </w:p>
    <w:p w14:paraId="661BACBC" w14:textId="4448AD78" w:rsidR="00D50C45" w:rsidRPr="00D50C45" w:rsidRDefault="00D50C45" w:rsidP="00D50C45">
      <w:pPr>
        <w:pStyle w:val="CodePACKT"/>
      </w:pPr>
      <w:commentRangeStart w:id="147"/>
      <w:r w:rsidRPr="00D50C45">
        <w:t>Add-ADGroupMember -Identity </w:t>
      </w:r>
      <w:r w:rsidR="002A280A">
        <w:rPr>
          <w:color w:val="A31515"/>
        </w:rPr>
        <w:t>'</w:t>
      </w:r>
      <w:r w:rsidRPr="00D50C45">
        <w:rPr>
          <w:color w:val="A31515"/>
        </w:rPr>
        <w:t>Enterprise admins</w:t>
      </w:r>
      <w:r w:rsidR="002A280A">
        <w:rPr>
          <w:color w:val="A31515"/>
        </w:rPr>
        <w:t>'</w:t>
      </w:r>
      <w:r w:rsidRPr="00D50C45">
        <w:t> -Members Malcolm</w:t>
      </w:r>
      <w:commentRangeEnd w:id="147"/>
      <w:r w:rsidR="00500190">
        <w:rPr>
          <w:rStyle w:val="CommentReference"/>
          <w:rFonts w:ascii="Times New Roman" w:hAnsi="Times New Roman"/>
          <w:color w:val="auto"/>
          <w:lang w:eastAsia="en-US"/>
        </w:rPr>
        <w:commentReference w:id="147"/>
      </w:r>
    </w:p>
    <w:p w14:paraId="4EBEA6B3" w14:textId="77777777" w:rsidR="00D50C45" w:rsidRPr="00D50C45" w:rsidRDefault="00D50C45" w:rsidP="00D50C45">
      <w:pPr>
        <w:pStyle w:val="CodePACKT"/>
      </w:pPr>
    </w:p>
    <w:p w14:paraId="030E0B48" w14:textId="3A2C1231" w:rsidR="00D50C45" w:rsidRPr="00D50C45" w:rsidRDefault="00D50C45" w:rsidP="005012CF">
      <w:pPr>
        <w:pStyle w:val="NumberedBulletPACKT"/>
        <w:numPr>
          <w:ilvl w:val="0"/>
          <w:numId w:val="8"/>
        </w:numPr>
        <w:ind w:hanging="647"/>
        <w:rPr>
          <w:color w:val="000000"/>
        </w:rPr>
      </w:pPr>
      <w:r w:rsidRPr="00D50C45">
        <w:t>Viewing </w:t>
      </w:r>
      <w:r>
        <w:t xml:space="preserve">the </w:t>
      </w:r>
      <w:r w:rsidRPr="006F493B">
        <w:rPr>
          <w:rStyle w:val="CodeInTextPACKT"/>
        </w:rPr>
        <w:t>Grouplog.txt</w:t>
      </w:r>
      <w:r w:rsidRPr="00D50C45">
        <w:t> file</w:t>
      </w:r>
    </w:p>
    <w:p w14:paraId="5943DE1C" w14:textId="77777777" w:rsidR="00D50C45" w:rsidRDefault="00D50C45" w:rsidP="00D50C45">
      <w:pPr>
        <w:pStyle w:val="CodePACKT"/>
      </w:pPr>
    </w:p>
    <w:p w14:paraId="4CD36BFF" w14:textId="24BBF21C" w:rsidR="00D50C45" w:rsidRPr="00D50C45" w:rsidRDefault="00D50C45" w:rsidP="00D50C45">
      <w:pPr>
        <w:pStyle w:val="CodePACKT"/>
      </w:pPr>
      <w:commentRangeStart w:id="148"/>
      <w:r w:rsidRPr="00D50C45">
        <w:t>Get-Content -Path C:\Foo\Grouplog.txt</w:t>
      </w:r>
      <w:commentRangeEnd w:id="148"/>
      <w:r w:rsidR="0017122F">
        <w:rPr>
          <w:rStyle w:val="CommentReference"/>
          <w:rFonts w:ascii="Times New Roman" w:hAnsi="Times New Roman"/>
          <w:color w:val="auto"/>
          <w:lang w:eastAsia="en-US"/>
        </w:rPr>
        <w:commentReference w:id="148"/>
      </w:r>
    </w:p>
    <w:p w14:paraId="65E3013C" w14:textId="77777777" w:rsidR="00D50C45" w:rsidRPr="00D50C45" w:rsidRDefault="00D50C45" w:rsidP="00D50C45">
      <w:pPr>
        <w:pStyle w:val="CodePACKT"/>
      </w:pPr>
    </w:p>
    <w:p w14:paraId="50B34558" w14:textId="493FE741" w:rsidR="00D50C45" w:rsidRPr="00D50C45" w:rsidRDefault="00D50C45" w:rsidP="005012CF">
      <w:pPr>
        <w:pStyle w:val="NumberedBulletPACKT"/>
        <w:numPr>
          <w:ilvl w:val="0"/>
          <w:numId w:val="8"/>
        </w:numPr>
        <w:ind w:hanging="647"/>
        <w:rPr>
          <w:color w:val="000000"/>
        </w:rPr>
      </w:pPr>
      <w:r w:rsidRPr="00D50C45">
        <w:t>Tidying up</w:t>
      </w:r>
    </w:p>
    <w:p w14:paraId="02289693" w14:textId="77777777" w:rsidR="006F493B" w:rsidRPr="006F493B" w:rsidRDefault="006F493B" w:rsidP="006F493B">
      <w:pPr>
        <w:pStyle w:val="CodePACKT"/>
      </w:pPr>
    </w:p>
    <w:p w14:paraId="0878260D" w14:textId="2B063793" w:rsidR="00D50C45" w:rsidRPr="006F493B" w:rsidRDefault="00D50C45" w:rsidP="006F493B">
      <w:pPr>
        <w:pStyle w:val="CodePACKT"/>
      </w:pPr>
      <w:r w:rsidRPr="006F493B">
        <w:t>Remove-WMIPE</w:t>
      </w:r>
      <w:r w:rsidR="006F493B" w:rsidRPr="006F493B">
        <w:t xml:space="preserve">   # invoke this function you defined above</w:t>
      </w:r>
    </w:p>
    <w:p w14:paraId="0458757A" w14:textId="77777777" w:rsidR="00D50C45" w:rsidRPr="006F493B" w:rsidRDefault="00D50C45" w:rsidP="006F493B">
      <w:pPr>
        <w:pStyle w:val="CodePACKT"/>
      </w:pPr>
      <w:r w:rsidRPr="006F493B">
        <w:t>$RGMHT = @{</w:t>
      </w:r>
    </w:p>
    <w:p w14:paraId="509F7800" w14:textId="0AE078F8" w:rsidR="00D50C45" w:rsidRPr="006F493B" w:rsidRDefault="00D50C45" w:rsidP="006F493B">
      <w:pPr>
        <w:pStyle w:val="CodePACKT"/>
      </w:pPr>
      <w:r w:rsidRPr="006F493B">
        <w:t> Identity = </w:t>
      </w:r>
      <w:r w:rsidR="002A280A">
        <w:t>'</w:t>
      </w:r>
      <w:r w:rsidRPr="006F493B">
        <w:t>Enterprise admins</w:t>
      </w:r>
      <w:r w:rsidR="002A280A">
        <w:t>'</w:t>
      </w:r>
    </w:p>
    <w:p w14:paraId="10CB7810" w14:textId="37530270" w:rsidR="00D50C45" w:rsidRPr="006F493B" w:rsidRDefault="00D50C45" w:rsidP="006F493B">
      <w:pPr>
        <w:pStyle w:val="CodePACKT"/>
      </w:pPr>
      <w:r w:rsidRPr="006F493B">
        <w:t> Member   = </w:t>
      </w:r>
      <w:r w:rsidR="002A280A">
        <w:t>'</w:t>
      </w:r>
      <w:r w:rsidRPr="006F493B">
        <w:t>Malcolm</w:t>
      </w:r>
      <w:r w:rsidR="002A280A">
        <w:t>'</w:t>
      </w:r>
    </w:p>
    <w:p w14:paraId="68C9AC0B" w14:textId="77777777" w:rsidR="00D50C45" w:rsidRPr="006F493B" w:rsidRDefault="00D50C45" w:rsidP="006F493B">
      <w:pPr>
        <w:pStyle w:val="CodePACKT"/>
      </w:pPr>
      <w:r w:rsidRPr="006F493B">
        <w:t> Confirm  = $false</w:t>
      </w:r>
    </w:p>
    <w:p w14:paraId="1BD9FE9C" w14:textId="77777777" w:rsidR="00D50C45" w:rsidRPr="006F493B" w:rsidRDefault="00D50C45" w:rsidP="006F493B">
      <w:pPr>
        <w:pStyle w:val="CodePACKT"/>
      </w:pPr>
      <w:r w:rsidRPr="006F493B">
        <w:t>}</w:t>
      </w:r>
    </w:p>
    <w:p w14:paraId="15096DA2" w14:textId="77777777" w:rsidR="00D50C45" w:rsidRPr="006F493B" w:rsidRDefault="00D50C45" w:rsidP="006F493B">
      <w:pPr>
        <w:pStyle w:val="CodePACKT"/>
      </w:pPr>
      <w:r w:rsidRPr="006F493B">
        <w:t>Remove-ADGroupMember @RGMHT</w:t>
      </w:r>
    </w:p>
    <w:p w14:paraId="25BF93DB" w14:textId="338D13C2" w:rsidR="00D50C45" w:rsidRPr="006F493B" w:rsidRDefault="00D50C45" w:rsidP="006F493B">
      <w:pPr>
        <w:pStyle w:val="CodePACKT"/>
      </w:pPr>
      <w:r w:rsidRPr="006F493B">
        <w:t>Get-WMIPE</w:t>
      </w:r>
      <w:r w:rsidR="006F493B">
        <w:t xml:space="preserve">      </w:t>
      </w:r>
      <w:r w:rsidR="006F493B" w:rsidRPr="006F493B">
        <w:t xml:space="preserve"># </w:t>
      </w:r>
      <w:r w:rsidR="006F493B">
        <w:t>ensure you have removed the event handling</w:t>
      </w:r>
    </w:p>
    <w:p w14:paraId="5699A692" w14:textId="5F654609" w:rsidR="005C5953" w:rsidRDefault="005C5953" w:rsidP="008D5B13">
      <w:pPr>
        <w:pStyle w:val="Heading2"/>
        <w:numPr>
          <w:ilvl w:val="1"/>
          <w:numId w:val="2"/>
        </w:numPr>
        <w:tabs>
          <w:tab w:val="left" w:pos="0"/>
        </w:tabs>
      </w:pPr>
      <w:r>
        <w:t>How it works...</w:t>
      </w:r>
    </w:p>
    <w:p w14:paraId="4B3CA561" w14:textId="1435CE26" w:rsidR="006F493B" w:rsidRDefault="006F493B" w:rsidP="006F493B">
      <w:pPr>
        <w:pStyle w:val="NormalPACKT"/>
        <w:rPr>
          <w:lang w:val="en-GB"/>
        </w:rPr>
      </w:pPr>
      <w:r>
        <w:rPr>
          <w:lang w:val="en-GB"/>
        </w:rPr>
        <w:t xml:space="preserve">In </w:t>
      </w:r>
      <w:r w:rsidRPr="006F493B">
        <w:rPr>
          <w:rStyle w:val="ItalicsPACKT"/>
        </w:rPr>
        <w:t>step 1</w:t>
      </w:r>
      <w:r>
        <w:rPr>
          <w:lang w:val="en-GB"/>
        </w:rPr>
        <w:t xml:space="preserve">, you create a text file containing the </w:t>
      </w:r>
      <w:commentRangeStart w:id="149"/>
      <w:r>
        <w:rPr>
          <w:lang w:val="en-GB"/>
        </w:rPr>
        <w:t>SAMAccountName</w:t>
      </w:r>
      <w:commentRangeEnd w:id="149"/>
      <w:r w:rsidR="00C1310C">
        <w:rPr>
          <w:rStyle w:val="CommentReference"/>
        </w:rPr>
        <w:commentReference w:id="149"/>
      </w:r>
      <w:r>
        <w:rPr>
          <w:lang w:val="en-GB"/>
        </w:rPr>
        <w:t xml:space="preserve"> of users you have specified should be a member of the Enterprise Admins group. In </w:t>
      </w:r>
      <w:r w:rsidRPr="006F493B">
        <w:rPr>
          <w:rStyle w:val="ItalicsPACKT"/>
        </w:rPr>
        <w:t>step 2</w:t>
      </w:r>
      <w:r>
        <w:rPr>
          <w:lang w:val="en-GB"/>
        </w:rPr>
        <w:t xml:space="preserve">, you create two </w:t>
      </w:r>
      <w:r>
        <w:rPr>
          <w:lang w:val="en-GB"/>
        </w:rPr>
        <w:lastRenderedPageBreak/>
        <w:t xml:space="preserve">helper functions to view and delete the WMI class instances that handle the event. In </w:t>
      </w:r>
      <w:r w:rsidRPr="006F493B">
        <w:rPr>
          <w:rStyle w:val="ItalicsPACKT"/>
        </w:rPr>
        <w:t>step 3</w:t>
      </w:r>
      <w:r>
        <w:rPr>
          <w:lang w:val="en-GB"/>
        </w:rPr>
        <w:t xml:space="preserve">, you create an event filter query which, in </w:t>
      </w:r>
      <w:r w:rsidRPr="006F493B">
        <w:rPr>
          <w:rStyle w:val="ItalicsPACKT"/>
        </w:rPr>
        <w:t>step 4</w:t>
      </w:r>
      <w:r>
        <w:rPr>
          <w:lang w:val="en-GB"/>
        </w:rPr>
        <w:t xml:space="preserve">, you add to WMI. These steps produce no ouput. </w:t>
      </w:r>
    </w:p>
    <w:p w14:paraId="43905AA5" w14:textId="08317B50" w:rsidR="006F493B" w:rsidRDefault="006F493B" w:rsidP="006F493B">
      <w:pPr>
        <w:pStyle w:val="NormalPACKT"/>
        <w:rPr>
          <w:lang w:val="en-GB"/>
        </w:rPr>
      </w:pPr>
      <w:r>
        <w:rPr>
          <w:lang w:val="en-GB"/>
        </w:rPr>
        <w:t xml:space="preserve">When the permanent WMI event occurs and the group membership changes, you want WMI to run a specific PowerShell script. In </w:t>
      </w:r>
      <w:r w:rsidRPr="006F493B">
        <w:rPr>
          <w:rStyle w:val="ItalicsPACKT"/>
        </w:rPr>
        <w:t>step 5</w:t>
      </w:r>
      <w:r>
        <w:rPr>
          <w:lang w:val="en-GB"/>
        </w:rPr>
        <w:t xml:space="preserve">, you create a file, </w:t>
      </w:r>
      <w:r w:rsidRPr="006F493B">
        <w:rPr>
          <w:rStyle w:val="CodeInTextPACKT"/>
        </w:rPr>
        <w:t>C:\Foo\Monitor.ps1</w:t>
      </w:r>
      <w:ins w:id="150" w:author="Lucy Wan" w:date="2021-05-05T15:45:00Z">
        <w:r w:rsidR="00DC7E64">
          <w:rPr>
            <w:lang w:val="en-GB"/>
          </w:rPr>
          <w:t xml:space="preserve">, </w:t>
        </w:r>
      </w:ins>
      <w:r>
        <w:rPr>
          <w:lang w:val="en-GB"/>
        </w:rPr>
        <w:t>creating no console output.</w:t>
      </w:r>
    </w:p>
    <w:p w14:paraId="5ED8C1E9" w14:textId="44D35CA5" w:rsidR="006F493B" w:rsidRDefault="006F493B" w:rsidP="006F493B">
      <w:pPr>
        <w:pStyle w:val="NormalPACKT"/>
        <w:rPr>
          <w:lang w:val="en-GB"/>
        </w:rPr>
      </w:pPr>
      <w:r>
        <w:rPr>
          <w:lang w:val="en-GB"/>
        </w:rPr>
        <w:t xml:space="preserve">In </w:t>
      </w:r>
      <w:r w:rsidRPr="006F493B">
        <w:rPr>
          <w:rStyle w:val="ItalicsPACKT"/>
        </w:rPr>
        <w:t>step 6</w:t>
      </w:r>
      <w:r>
        <w:rPr>
          <w:lang w:val="en-GB"/>
        </w:rPr>
        <w:t xml:space="preserve">, you create a new event consumer, telling WMI to run the monitor script </w:t>
      </w:r>
      <w:r w:rsidR="00B1085F">
        <w:rPr>
          <w:lang w:val="en-GB"/>
        </w:rPr>
        <w:t>to detect</w:t>
      </w:r>
      <w:r>
        <w:rPr>
          <w:lang w:val="en-GB"/>
        </w:rPr>
        <w:t xml:space="preserve"> the event. Then in </w:t>
      </w:r>
      <w:r w:rsidRPr="006F493B">
        <w:rPr>
          <w:rStyle w:val="ItalicsPACKT"/>
        </w:rPr>
        <w:t>step 7</w:t>
      </w:r>
      <w:r w:rsidR="00B1085F">
        <w:rPr>
          <w:rStyle w:val="ItalicsPACKT"/>
        </w:rPr>
        <w:t>,</w:t>
      </w:r>
      <w:r>
        <w:rPr>
          <w:lang w:val="en-GB"/>
        </w:rPr>
        <w:t xml:space="preserve"> you bind the event consumer and the event filter to complete setting up a permanent event handler. These two steps also produce no output.</w:t>
      </w:r>
    </w:p>
    <w:p w14:paraId="2BFC6B5D" w14:textId="355165A6" w:rsidR="006F493B" w:rsidRDefault="006F493B" w:rsidP="006F493B">
      <w:pPr>
        <w:pStyle w:val="NormalPACKT"/>
        <w:rPr>
          <w:lang w:val="en-GB"/>
        </w:rPr>
      </w:pPr>
      <w:r>
        <w:rPr>
          <w:lang w:val="en-GB"/>
        </w:rPr>
        <w:t xml:space="preserve">In </w:t>
      </w:r>
      <w:r w:rsidRPr="006F493B">
        <w:rPr>
          <w:rStyle w:val="ItalicsPACKT"/>
        </w:rPr>
        <w:t>step 8</w:t>
      </w:r>
      <w:r>
        <w:rPr>
          <w:lang w:val="en-GB"/>
        </w:rPr>
        <w:t xml:space="preserve">, you use the </w:t>
      </w:r>
      <w:r w:rsidRPr="00DA3E37">
        <w:rPr>
          <w:rStyle w:val="CodeInTextPACKT"/>
        </w:rPr>
        <w:t>Get-WMIPE</w:t>
      </w:r>
      <w:r>
        <w:rPr>
          <w:lang w:val="en-GB"/>
        </w:rPr>
        <w:t xml:space="preserve"> function you defined </w:t>
      </w:r>
      <w:ins w:id="151" w:author="Lucy Wan" w:date="2021-05-05T16:13:00Z">
        <w:r w:rsidR="00DB165E">
          <w:rPr>
            <w:lang w:val="en-GB"/>
          </w:rPr>
          <w:t xml:space="preserve">in </w:t>
        </w:r>
        <w:r w:rsidR="00DB165E" w:rsidRPr="00DB165E">
          <w:rPr>
            <w:rStyle w:val="ItalicsPACKT"/>
          </w:rPr>
          <w:t>step 2</w:t>
        </w:r>
      </w:ins>
      <w:del w:id="152" w:author="Lucy Wan" w:date="2021-05-05T16:13:00Z">
        <w:r w:rsidDel="00DB165E">
          <w:rPr>
            <w:lang w:val="en-GB"/>
          </w:rPr>
          <w:delText>earlier</w:delText>
        </w:r>
      </w:del>
      <w:r>
        <w:rPr>
          <w:lang w:val="en-GB"/>
        </w:rPr>
        <w:t xml:space="preserve"> to view the event filter details. The output of this step is as follows:</w:t>
      </w:r>
    </w:p>
    <w:p w14:paraId="433988B5" w14:textId="2092E85C" w:rsidR="006F493B" w:rsidRDefault="006F493B" w:rsidP="006F493B">
      <w:pPr>
        <w:pStyle w:val="FigurePACKT"/>
        <w:rPr>
          <w:lang w:val="en-GB"/>
        </w:rPr>
      </w:pPr>
      <w:r>
        <w:drawing>
          <wp:inline distT="0" distB="0" distL="0" distR="0" wp14:anchorId="3EE8CB44" wp14:editId="73BA9AB9">
            <wp:extent cx="4525037" cy="214312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5018" cy="2152588"/>
                    </a:xfrm>
                    <a:prstGeom prst="rect">
                      <a:avLst/>
                    </a:prstGeom>
                  </pic:spPr>
                </pic:pic>
              </a:graphicData>
            </a:graphic>
          </wp:inline>
        </w:drawing>
      </w:r>
    </w:p>
    <w:p w14:paraId="0CA01862" w14:textId="7E4C08E8" w:rsidR="006F493B" w:rsidRDefault="006F493B" w:rsidP="00A05C82">
      <w:pPr>
        <w:pStyle w:val="FigureCaptionPACKT"/>
      </w:pPr>
      <w:r>
        <w:t>Figure 15.44: Examining details of an AD group membership change event</w:t>
      </w:r>
    </w:p>
    <w:p w14:paraId="74D422CB" w14:textId="77777777"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44</w:t>
      </w:r>
      <w:r w:rsidRPr="00AA49CD">
        <w:rPr>
          <w:rFonts w:ascii="Arial" w:hAnsi="Arial"/>
          <w:b/>
          <w:color w:val="FF0000"/>
          <w:sz w:val="28"/>
          <w:szCs w:val="28"/>
        </w:rPr>
        <w:t>.png</w:t>
      </w:r>
    </w:p>
    <w:p w14:paraId="22ED81FA" w14:textId="1EEE5B1F" w:rsidR="006F493B" w:rsidRDefault="006F493B" w:rsidP="006F493B">
      <w:pPr>
        <w:pStyle w:val="NormalPACKT"/>
        <w:rPr>
          <w:lang w:val="en-GB"/>
        </w:rPr>
      </w:pPr>
      <w:r>
        <w:rPr>
          <w:lang w:val="en-GB"/>
        </w:rPr>
        <w:t xml:space="preserve">In </w:t>
      </w:r>
      <w:r w:rsidRPr="006F493B">
        <w:rPr>
          <w:rStyle w:val="ItalicsPACKT"/>
        </w:rPr>
        <w:t>step 9</w:t>
      </w:r>
      <w:r>
        <w:rPr>
          <w:lang w:val="en-GB"/>
        </w:rPr>
        <w:t>, you test the permanent event handling by adding a new user (</w:t>
      </w:r>
      <w:commentRangeStart w:id="153"/>
      <w:r>
        <w:rPr>
          <w:lang w:val="en-GB"/>
        </w:rPr>
        <w:t>Malcolm</w:t>
      </w:r>
      <w:commentRangeEnd w:id="153"/>
      <w:r w:rsidR="00DB15F8">
        <w:rPr>
          <w:rStyle w:val="CommentReference"/>
        </w:rPr>
        <w:commentReference w:id="153"/>
      </w:r>
      <w:r>
        <w:rPr>
          <w:lang w:val="en-GB"/>
        </w:rPr>
        <w:t xml:space="preserve">) to the Enterprise Admins group. This step does not generate console output because you added no </w:t>
      </w:r>
      <w:r w:rsidRPr="006F493B">
        <w:rPr>
          <w:rStyle w:val="CodeInTextPACKT"/>
        </w:rPr>
        <w:t>Write-Host</w:t>
      </w:r>
      <w:r>
        <w:rPr>
          <w:lang w:val="en-GB"/>
        </w:rPr>
        <w:t xml:space="preserve"> statements to </w:t>
      </w:r>
      <w:r w:rsidRPr="006F493B">
        <w:rPr>
          <w:rStyle w:val="CodeInTextPACKT"/>
        </w:rPr>
        <w:t>Monitor.ps1</w:t>
      </w:r>
      <w:r>
        <w:rPr>
          <w:lang w:val="en-GB"/>
        </w:rPr>
        <w:t xml:space="preserve">.  </w:t>
      </w:r>
    </w:p>
    <w:p w14:paraId="13B75DEB" w14:textId="6E0BDCA3" w:rsidR="006F493B" w:rsidRDefault="006F493B" w:rsidP="006F493B">
      <w:pPr>
        <w:pStyle w:val="NormalPACKT"/>
        <w:rPr>
          <w:lang w:val="en-GB"/>
        </w:rPr>
      </w:pPr>
      <w:r>
        <w:rPr>
          <w:lang w:val="en-GB"/>
        </w:rPr>
        <w:t xml:space="preserve">In </w:t>
      </w:r>
      <w:r w:rsidRPr="006F493B">
        <w:rPr>
          <w:rStyle w:val="ItalicsPACKT"/>
        </w:rPr>
        <w:t>step 10</w:t>
      </w:r>
      <w:r>
        <w:rPr>
          <w:lang w:val="en-GB"/>
        </w:rPr>
        <w:t xml:space="preserve">, you view the </w:t>
      </w:r>
      <w:r w:rsidRPr="00E00773">
        <w:rPr>
          <w:rStyle w:val="CodeInTextPACKT"/>
        </w:rPr>
        <w:t>Grouplog.txt</w:t>
      </w:r>
      <w:r>
        <w:rPr>
          <w:lang w:val="en-GB"/>
        </w:rPr>
        <w:t xml:space="preserve"> file with output like this:</w:t>
      </w:r>
    </w:p>
    <w:p w14:paraId="581C4CAE" w14:textId="7403C3EF" w:rsidR="006F493B" w:rsidRDefault="006F493B" w:rsidP="006F493B">
      <w:pPr>
        <w:pStyle w:val="FigurePACKT"/>
        <w:rPr>
          <w:lang w:val="en-GB"/>
        </w:rPr>
      </w:pPr>
      <w:r>
        <w:lastRenderedPageBreak/>
        <w:drawing>
          <wp:inline distT="0" distB="0" distL="0" distR="0" wp14:anchorId="4F808C14" wp14:editId="6DB846FB">
            <wp:extent cx="3316250" cy="12958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2747" cy="1302316"/>
                    </a:xfrm>
                    <a:prstGeom prst="rect">
                      <a:avLst/>
                    </a:prstGeom>
                  </pic:spPr>
                </pic:pic>
              </a:graphicData>
            </a:graphic>
          </wp:inline>
        </w:drawing>
      </w:r>
    </w:p>
    <w:p w14:paraId="2960BA1D" w14:textId="43677AC4" w:rsidR="006F493B" w:rsidRDefault="006F493B" w:rsidP="000E4BEB">
      <w:pPr>
        <w:pStyle w:val="FigureCaptionPACKT"/>
      </w:pPr>
      <w:r>
        <w:t>Figure 15.45: Viewing Grouplog.txt (generated by Monitor.ps1)</w:t>
      </w:r>
    </w:p>
    <w:p w14:paraId="7ED0A786" w14:textId="3F2D56C1"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45</w:t>
      </w:r>
      <w:r w:rsidRPr="00AA49CD">
        <w:rPr>
          <w:rFonts w:ascii="Arial" w:hAnsi="Arial"/>
          <w:b/>
          <w:color w:val="FF0000"/>
          <w:sz w:val="28"/>
          <w:szCs w:val="28"/>
        </w:rPr>
        <w:t>.png</w:t>
      </w:r>
    </w:p>
    <w:p w14:paraId="254FA804" w14:textId="03334141" w:rsidR="006F493B" w:rsidRDefault="006F493B" w:rsidP="006F493B">
      <w:pPr>
        <w:pStyle w:val="NormalPACKT"/>
        <w:rPr>
          <w:lang w:val="en-GB"/>
        </w:rPr>
      </w:pPr>
      <w:r>
        <w:rPr>
          <w:lang w:val="en-GB"/>
        </w:rPr>
        <w:t xml:space="preserve">In the final step in this recipe, </w:t>
      </w:r>
      <w:r w:rsidRPr="006F493B">
        <w:rPr>
          <w:rStyle w:val="ItalicsPACKT"/>
        </w:rPr>
        <w:t>step 11</w:t>
      </w:r>
      <w:r>
        <w:rPr>
          <w:lang w:val="en-GB"/>
        </w:rPr>
        <w:t xml:space="preserve">, you tidy up and call the </w:t>
      </w:r>
      <w:r w:rsidRPr="00A53149">
        <w:rPr>
          <w:rStyle w:val="CodeInTextPACKT"/>
        </w:rPr>
        <w:t>Remove-WMIPE</w:t>
      </w:r>
      <w:r>
        <w:rPr>
          <w:lang w:val="en-GB"/>
        </w:rPr>
        <w:t xml:space="preserve"> function</w:t>
      </w:r>
      <w:ins w:id="154" w:author="Lucy Wan" w:date="2021-05-05T16:18:00Z">
        <w:r w:rsidR="00CA2386">
          <w:rPr>
            <w:lang w:val="en-GB"/>
          </w:rPr>
          <w:t xml:space="preserve"> you defined in </w:t>
        </w:r>
        <w:r w:rsidR="00CA2386" w:rsidRPr="00CA2386">
          <w:rPr>
            <w:rStyle w:val="ItalicsPACKT"/>
          </w:rPr>
          <w:t>step 2</w:t>
        </w:r>
      </w:ins>
      <w:r>
        <w:rPr>
          <w:lang w:val="en-GB"/>
        </w:rPr>
        <w:t xml:space="preserve"> to remove the event details from WMI. At the end of this step, you run the </w:t>
      </w:r>
      <w:r w:rsidRPr="00BF5AFC">
        <w:rPr>
          <w:rStyle w:val="CodeInTextPACKT"/>
        </w:rPr>
        <w:t>Get-WMIPE</w:t>
      </w:r>
      <w:r>
        <w:rPr>
          <w:lang w:val="en-GB"/>
        </w:rPr>
        <w:t xml:space="preserve"> function to ensure you have deleted all the event subscription class instances. The output of this step looks like this:</w:t>
      </w:r>
    </w:p>
    <w:p w14:paraId="4B1DC793" w14:textId="12C9F28C" w:rsidR="006F493B" w:rsidRDefault="006F493B" w:rsidP="006F493B">
      <w:pPr>
        <w:pStyle w:val="FigurePACKT"/>
        <w:rPr>
          <w:lang w:val="en-GB"/>
        </w:rPr>
      </w:pPr>
      <w:r>
        <w:drawing>
          <wp:inline distT="0" distB="0" distL="0" distR="0" wp14:anchorId="686AB21C" wp14:editId="57759B94">
            <wp:extent cx="3909834" cy="13430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5503" cy="1355277"/>
                    </a:xfrm>
                    <a:prstGeom prst="rect">
                      <a:avLst/>
                    </a:prstGeom>
                  </pic:spPr>
                </pic:pic>
              </a:graphicData>
            </a:graphic>
          </wp:inline>
        </w:drawing>
      </w:r>
    </w:p>
    <w:p w14:paraId="050D1F84" w14:textId="765EF68F" w:rsidR="006F493B" w:rsidRDefault="006F493B" w:rsidP="00DF268A">
      <w:pPr>
        <w:pStyle w:val="FigureCaptionPACKT"/>
      </w:pPr>
      <w:r>
        <w:t>Figure 15.46: Tidying up</w:t>
      </w:r>
    </w:p>
    <w:p w14:paraId="637ECC5D" w14:textId="267DC3B7"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46</w:t>
      </w:r>
      <w:r w:rsidRPr="00AA49CD">
        <w:rPr>
          <w:rFonts w:ascii="Arial" w:hAnsi="Arial"/>
          <w:b/>
          <w:color w:val="FF0000"/>
          <w:sz w:val="28"/>
          <w:szCs w:val="28"/>
        </w:rPr>
        <w:t>.png</w:t>
      </w:r>
    </w:p>
    <w:p w14:paraId="5F9823DA" w14:textId="12946D56" w:rsidR="005C5953" w:rsidRDefault="005C5953" w:rsidP="005C5953">
      <w:pPr>
        <w:pStyle w:val="Heading2"/>
      </w:pPr>
      <w:r>
        <w:t>There</w:t>
      </w:r>
      <w:r w:rsidR="002A280A">
        <w:t>'</w:t>
      </w:r>
      <w:r>
        <w:t>s more...</w:t>
      </w:r>
    </w:p>
    <w:p w14:paraId="5A073C14" w14:textId="532EB4F1" w:rsidR="005C5953" w:rsidRDefault="006F493B" w:rsidP="005C5953">
      <w:pPr>
        <w:pStyle w:val="NormalPACKT"/>
        <w:rPr>
          <w:lang w:val="en-GB"/>
        </w:rPr>
      </w:pPr>
      <w:r>
        <w:rPr>
          <w:lang w:val="en-GB"/>
        </w:rPr>
        <w:t xml:space="preserve">In </w:t>
      </w:r>
      <w:r w:rsidRPr="006F493B">
        <w:rPr>
          <w:rStyle w:val="ItalicsPACKT"/>
        </w:rPr>
        <w:t>step 5</w:t>
      </w:r>
      <w:r>
        <w:rPr>
          <w:lang w:val="en-GB"/>
        </w:rPr>
        <w:t>, you create a script that you want WMI to run any time the membership of the Enterprise Admins group changes. This script writes details to a text file (</w:t>
      </w:r>
      <w:r w:rsidRPr="00CF5AAB">
        <w:rPr>
          <w:rStyle w:val="CodeInTextPACKT"/>
        </w:rPr>
        <w:t>Grouplog.txt</w:t>
      </w:r>
      <w:r>
        <w:rPr>
          <w:lang w:val="en-GB"/>
        </w:rPr>
        <w:t>) containing the time the event occurred, the new membership</w:t>
      </w:r>
      <w:ins w:id="155" w:author="Lucy Wan" w:date="2021-05-05T16:25:00Z">
        <w:r w:rsidR="009776AB">
          <w:rPr>
            <w:lang w:val="en-GB"/>
          </w:rPr>
          <w:t>,</w:t>
        </w:r>
      </w:ins>
      <w:r>
        <w:rPr>
          <w:lang w:val="en-GB"/>
        </w:rPr>
        <w:t xml:space="preserve"> and whether this group now contains any unauthorized users. You could add to </w:t>
      </w:r>
      <w:r w:rsidRPr="006F493B">
        <w:rPr>
          <w:rStyle w:val="CodeInTextPACKT"/>
        </w:rPr>
        <w:t>Monitor.ps1</w:t>
      </w:r>
      <w:r>
        <w:rPr>
          <w:lang w:val="en-GB"/>
        </w:rPr>
        <w:t xml:space="preserve"> to send an email to an administrative mailbox or just remov</w:t>
      </w:r>
      <w:ins w:id="156" w:author="Lucy Wan" w:date="2021-05-05T16:25:00Z">
        <w:r w:rsidR="00245BC7">
          <w:rPr>
            <w:lang w:val="en-GB"/>
          </w:rPr>
          <w:t>e</w:t>
        </w:r>
      </w:ins>
      <w:del w:id="157" w:author="Lucy Wan" w:date="2021-05-05T16:25:00Z">
        <w:r w:rsidDel="00245BC7">
          <w:rPr>
            <w:lang w:val="en-GB"/>
          </w:rPr>
          <w:delText>ing</w:delText>
        </w:r>
      </w:del>
      <w:r>
        <w:rPr>
          <w:lang w:val="en-GB"/>
        </w:rPr>
        <w:t xml:space="preserve"> the unauthori</w:t>
      </w:r>
      <w:r w:rsidR="00DC727C">
        <w:rPr>
          <w:lang w:val="en-GB"/>
        </w:rPr>
        <w:t>z</w:t>
      </w:r>
      <w:r>
        <w:rPr>
          <w:lang w:val="en-GB"/>
        </w:rPr>
        <w:t xml:space="preserve">ed user. You could also look in the Windows Security event log to find the most recent user to log on to the server. </w:t>
      </w:r>
    </w:p>
    <w:p w14:paraId="6D11FD62" w14:textId="15C28EEF" w:rsidR="006F493B" w:rsidRPr="005C5953" w:rsidRDefault="006F493B" w:rsidP="005C5953">
      <w:pPr>
        <w:pStyle w:val="NormalPACKT"/>
        <w:rPr>
          <w:lang w:val="en-GB"/>
        </w:rPr>
      </w:pPr>
      <w:r>
        <w:rPr>
          <w:lang w:val="en-GB"/>
        </w:rPr>
        <w:t>In this recipe, you create two helper functions</w:t>
      </w:r>
      <w:ins w:id="158" w:author="Lucy Wan" w:date="2021-05-05T17:29:00Z">
        <w:r w:rsidR="003A68C1">
          <w:rPr>
            <w:lang w:val="en-GB"/>
          </w:rPr>
          <w:t>,</w:t>
        </w:r>
      </w:ins>
      <w:r>
        <w:rPr>
          <w:lang w:val="en-GB"/>
        </w:rPr>
        <w:t xml:space="preserve"> </w:t>
      </w:r>
      <w:ins w:id="159" w:author="Lucy Wan" w:date="2021-05-05T17:29:00Z">
        <w:r w:rsidR="00672F67" w:rsidRPr="003A68C1">
          <w:rPr>
            <w:rStyle w:val="CodeInTextPACKT"/>
          </w:rPr>
          <w:t>Get-WMIPE</w:t>
        </w:r>
        <w:r w:rsidR="00672F67">
          <w:rPr>
            <w:lang w:val="en-GB"/>
          </w:rPr>
          <w:t xml:space="preserve"> and </w:t>
        </w:r>
        <w:r w:rsidR="00672F67" w:rsidRPr="003A68C1">
          <w:rPr>
            <w:rStyle w:val="CodeInTextPACKT"/>
          </w:rPr>
          <w:t>Remove-WMIPE</w:t>
        </w:r>
        <w:r w:rsidR="003A68C1">
          <w:rPr>
            <w:lang w:val="en-GB"/>
          </w:rPr>
          <w:t>,</w:t>
        </w:r>
        <w:r w:rsidR="00672F67">
          <w:rPr>
            <w:lang w:val="en-GB"/>
          </w:rPr>
          <w:t xml:space="preserve"> </w:t>
        </w:r>
      </w:ins>
      <w:r>
        <w:rPr>
          <w:lang w:val="en-GB"/>
        </w:rPr>
        <w:t>to view and delete the perm</w:t>
      </w:r>
      <w:r w:rsidR="00B1085F">
        <w:rPr>
          <w:lang w:val="en-GB"/>
        </w:rPr>
        <w:t>an</w:t>
      </w:r>
      <w:r>
        <w:rPr>
          <w:lang w:val="en-GB"/>
        </w:rPr>
        <w:t>ent event handling details</w:t>
      </w:r>
      <w:r w:rsidR="00B1085F">
        <w:rPr>
          <w:lang w:val="en-GB"/>
        </w:rPr>
        <w:t>.</w:t>
      </w:r>
      <w:r>
        <w:rPr>
          <w:lang w:val="en-GB"/>
        </w:rPr>
        <w:t xml:space="preserve"> You also call these functions at the end of the recipe to ensure you have not left the permanent event </w:t>
      </w:r>
      <w:r w:rsidR="00B1085F">
        <w:rPr>
          <w:lang w:val="en-GB"/>
        </w:rPr>
        <w:t xml:space="preserve">fully </w:t>
      </w:r>
      <w:r>
        <w:rPr>
          <w:lang w:val="en-GB"/>
        </w:rPr>
        <w:t>or partly confi</w:t>
      </w:r>
      <w:r w:rsidR="00B1085F">
        <w:rPr>
          <w:lang w:val="en-GB"/>
        </w:rPr>
        <w:t>g</w:t>
      </w:r>
      <w:r>
        <w:rPr>
          <w:lang w:val="en-GB"/>
        </w:rPr>
        <w:t xml:space="preserve">ured. </w:t>
      </w:r>
    </w:p>
    <w:sectPr w:rsidR="006F493B" w:rsidRPr="005C5953" w:rsidSect="002A280A">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y Wan" w:date="2021-05-05T17:39:00Z" w:initials="LW">
    <w:p w14:paraId="6240ECDB" w14:textId="77777777" w:rsidR="001335EE" w:rsidRDefault="00FE080A">
      <w:pPr>
        <w:pStyle w:val="CommentText"/>
      </w:pPr>
      <w:r>
        <w:rPr>
          <w:rStyle w:val="CommentReference"/>
        </w:rPr>
        <w:annotationRef/>
      </w:r>
      <w:r w:rsidR="001335EE">
        <w:t xml:space="preserve">Well done on getting to the last chapter! Caitlin mentioned you wanted some extra help with this one but you've done a fine job without me. </w:t>
      </w:r>
    </w:p>
    <w:p w14:paraId="6FCB8BA9" w14:textId="77777777" w:rsidR="001335EE" w:rsidRDefault="001335EE">
      <w:pPr>
        <w:pStyle w:val="CommentText"/>
      </w:pPr>
    </w:p>
    <w:p w14:paraId="6EB9C721" w14:textId="77777777" w:rsidR="001335EE" w:rsidRDefault="001335EE">
      <w:pPr>
        <w:pStyle w:val="CommentText"/>
      </w:pPr>
      <w:r>
        <w:t>The intro is on the long side, but I've broken it up with a heading and a box at the end that I think will suffice, and cut down a little bit pf repetition. Your first recipe also looks like it should have 14 steps, but only has 11.</w:t>
      </w:r>
    </w:p>
    <w:p w14:paraId="68193D30" w14:textId="77777777" w:rsidR="001335EE" w:rsidRDefault="001335EE">
      <w:pPr>
        <w:pStyle w:val="CommentText"/>
      </w:pPr>
    </w:p>
    <w:p w14:paraId="0D25E8A7" w14:textId="2B4D528D" w:rsidR="00FE080A" w:rsidRDefault="001335EE" w:rsidP="001335EE">
      <w:pPr>
        <w:pStyle w:val="CommentText"/>
      </w:pPr>
      <w:r>
        <w:t>Otherwise, just the usual from me - thanks!</w:t>
      </w:r>
    </w:p>
  </w:comment>
  <w:comment w:id="0" w:author="Josh" w:date="2021-05-04T20:28:00Z" w:initials="JK">
    <w:p w14:paraId="079C1A29" w14:textId="77777777" w:rsidR="00E90E0E" w:rsidRDefault="00E90E0E">
      <w:pPr>
        <w:pStyle w:val="CommentText"/>
      </w:pPr>
      <w:r>
        <w:rPr>
          <w:rStyle w:val="CommentReference"/>
        </w:rPr>
        <w:annotationRef/>
      </w:r>
      <w:r>
        <w:t>This was probably one of</w:t>
      </w:r>
      <w:r w:rsidR="00512756">
        <w:t>, if not the,</w:t>
      </w:r>
      <w:r>
        <w:t xml:space="preserve"> </w:t>
      </w:r>
      <w:r w:rsidR="00512756">
        <w:t>most</w:t>
      </w:r>
      <w:r>
        <w:t xml:space="preserve"> technically de</w:t>
      </w:r>
      <w:r w:rsidR="00512756">
        <w:t xml:space="preserve">ep chapter of the book. Some of the examples are a bit involved, but I can't think of any way to chunk them </w:t>
      </w:r>
      <w:r w:rsidR="00350BD7">
        <w:t>down any. It's just one of those things where it might take the reader a bit to "get" it.</w:t>
      </w:r>
    </w:p>
    <w:p w14:paraId="5AC61BB1" w14:textId="77777777" w:rsidR="00350BD7" w:rsidRDefault="00350BD7">
      <w:pPr>
        <w:pStyle w:val="CommentText"/>
      </w:pPr>
    </w:p>
    <w:p w14:paraId="20B9308A" w14:textId="77777777" w:rsidR="00350BD7" w:rsidRDefault="00350BD7">
      <w:pPr>
        <w:pStyle w:val="CommentText"/>
      </w:pPr>
      <w:r>
        <w:t xml:space="preserve">The opening introduction is </w:t>
      </w:r>
      <w:r w:rsidR="00732270">
        <w:t>very complete, and possibly too long… but again, nothing jumps out as being removable to simplify it any. It is just the nature of the beast.</w:t>
      </w:r>
    </w:p>
    <w:p w14:paraId="27CB5974" w14:textId="77777777" w:rsidR="00732270" w:rsidRDefault="00732270">
      <w:pPr>
        <w:pStyle w:val="CommentText"/>
      </w:pPr>
    </w:p>
    <w:p w14:paraId="4DBC133A" w14:textId="3C54A94C" w:rsidR="00732270" w:rsidRDefault="00732270">
      <w:pPr>
        <w:pStyle w:val="CommentText"/>
      </w:pPr>
      <w:r>
        <w:t>In general this chapter does a good job of explaining the "how" of using WMI</w:t>
      </w:r>
      <w:r w:rsidR="001B4C40">
        <w:t xml:space="preserve"> </w:t>
      </w:r>
      <w:r w:rsidR="00354003">
        <w:t xml:space="preserve">and </w:t>
      </w:r>
      <w:r w:rsidR="0095160E">
        <w:t xml:space="preserve">think you struck a good balance, Thomas, </w:t>
      </w:r>
      <w:r w:rsidR="00354003">
        <w:t>in trying to explain the "why" (which is often the problem with this topic.)</w:t>
      </w:r>
    </w:p>
  </w:comment>
  <w:comment w:id="3" w:author="Lucy Wan" w:date="2021-05-05T11:57:00Z" w:initials="LW">
    <w:p w14:paraId="555DE1D2" w14:textId="2837C355" w:rsidR="00F62AD8" w:rsidRDefault="00F62AD8" w:rsidP="00F62AD8">
      <w:pPr>
        <w:pStyle w:val="CommentText"/>
      </w:pPr>
      <w:r>
        <w:rPr>
          <w:rStyle w:val="CommentReference"/>
        </w:rPr>
        <w:annotationRef/>
      </w:r>
      <w:r>
        <w:t>It's "Obtaining" in the actual recipe, which do you prefer?</w:t>
      </w:r>
    </w:p>
  </w:comment>
  <w:comment w:id="4" w:author="Lucy Wan" w:date="2021-05-05T11:57:00Z" w:initials="LW">
    <w:p w14:paraId="4913279D" w14:textId="7A300613" w:rsidR="000807FC" w:rsidRDefault="000807FC" w:rsidP="000807FC">
      <w:pPr>
        <w:pStyle w:val="CommentText"/>
      </w:pPr>
      <w:r>
        <w:rPr>
          <w:rStyle w:val="CommentReference"/>
        </w:rPr>
        <w:annotationRef/>
      </w:r>
      <w:r>
        <w:t>It's "Managing" in the actual recipe, which do you prefer?</w:t>
      </w:r>
    </w:p>
  </w:comment>
  <w:comment w:id="5" w:author="Lucy Wan" w:date="2021-05-05T16:26:00Z" w:initials="LW">
    <w:p w14:paraId="31124A50" w14:textId="4C657F8B" w:rsidR="001C79C4" w:rsidRDefault="001C79C4" w:rsidP="001C79C4">
      <w:pPr>
        <w:pStyle w:val="CommentText"/>
      </w:pPr>
      <w:r>
        <w:rPr>
          <w:rStyle w:val="CommentReference"/>
        </w:rPr>
        <w:annotationRef/>
      </w:r>
      <w:r>
        <w:t>This bit doesn't make sense</w:t>
      </w:r>
    </w:p>
  </w:comment>
  <w:comment w:id="7" w:author="Lucy Wan" w:date="2021-05-05T16:38:00Z" w:initials="LW">
    <w:p w14:paraId="78082316" w14:textId="0964175A" w:rsidR="00C46689" w:rsidRDefault="00C46689" w:rsidP="00C46689">
      <w:pPr>
        <w:pStyle w:val="CommentText"/>
      </w:pPr>
      <w:r>
        <w:rPr>
          <w:rStyle w:val="CommentReference"/>
        </w:rPr>
        <w:annotationRef/>
      </w:r>
      <w:r>
        <w:t>Added a heading here to break up the intro a bit - it might be an overwhelming amount of text to read in one go otherwise</w:t>
      </w:r>
    </w:p>
  </w:comment>
  <w:comment w:id="11" w:author="Lucy Wan" w:date="2021-05-05T17:34:00Z" w:initials="LW">
    <w:p w14:paraId="2DC91921" w14:textId="0402F82A" w:rsidR="00B4459C" w:rsidRDefault="00B4459C" w:rsidP="00B4459C">
      <w:pPr>
        <w:pStyle w:val="CommentText"/>
      </w:pPr>
      <w:r>
        <w:rPr>
          <w:rStyle w:val="CommentReference"/>
        </w:rPr>
        <w:annotationRef/>
      </w:r>
      <w:r>
        <w:t>I've done some bolding in the sections that follow of the key architectural components that are in the figure</w:t>
      </w:r>
    </w:p>
  </w:comment>
  <w:comment w:id="13" w:author="Lucy Wan" w:date="2021-05-05T11:46:00Z" w:initials="LW">
    <w:p w14:paraId="7EA9AF90" w14:textId="3A3D6AB2" w:rsidR="00DC69A7" w:rsidRDefault="00DC69A7" w:rsidP="002C769F">
      <w:pPr>
        <w:pStyle w:val="CommentText"/>
      </w:pPr>
      <w:r>
        <w:rPr>
          <w:rStyle w:val="CommentReference"/>
        </w:rPr>
        <w:annotationRef/>
      </w:r>
      <w:r w:rsidR="002C769F">
        <w:t>This comes a bit out of nowhere, seems unrelated to the previous stuff in the paragraph when you read it. Need something that makes it clearer you're about to illustrate the difference between .NET namespaces and WMI namespaces</w:t>
      </w:r>
    </w:p>
  </w:comment>
  <w:comment w:id="16" w:author="Lucy Wan" w:date="2021-05-05T14:19:00Z" w:initials="LW">
    <w:p w14:paraId="150330FF" w14:textId="139CD0F5" w:rsidR="00D236C8" w:rsidRDefault="00D236C8" w:rsidP="00D236C8">
      <w:pPr>
        <w:pStyle w:val="CommentText"/>
      </w:pPr>
      <w:r>
        <w:rPr>
          <w:rStyle w:val="CommentReference"/>
        </w:rPr>
        <w:annotationRef/>
      </w:r>
      <w:r>
        <w:t>Repetitive, so I've shortened - please check this is ok</w:t>
      </w:r>
    </w:p>
  </w:comment>
  <w:comment w:id="21" w:author="Lucy Wan" w:date="2021-05-05T16:57:00Z" w:initials="LW">
    <w:p w14:paraId="62118F11" w14:textId="58501AA9" w:rsidR="00B71F03" w:rsidRDefault="00B71F03" w:rsidP="00B71F03">
      <w:pPr>
        <w:pStyle w:val="CommentText"/>
      </w:pPr>
      <w:r>
        <w:rPr>
          <w:rStyle w:val="CommentReference"/>
        </w:rPr>
        <w:annotationRef/>
      </w:r>
      <w:r>
        <w:t>I've put this in a tip box because it's a bit of an aside from the main content</w:t>
      </w:r>
    </w:p>
  </w:comment>
  <w:comment w:id="22" w:author="Thomas Lee" w:date="2021-04-19T17:46:00Z" w:initials="TL">
    <w:p w14:paraId="405E789B" w14:textId="10842F20" w:rsidR="00FF72EC" w:rsidRDefault="00FF72EC">
      <w:pPr>
        <w:pStyle w:val="CommentText"/>
      </w:pPr>
      <w:r>
        <w:t xml:space="preserve">Cand you </w:t>
      </w:r>
      <w:r>
        <w:rPr>
          <w:rStyle w:val="CommentReference"/>
        </w:rPr>
        <w:annotationRef/>
      </w:r>
      <w:r>
        <w:t>style this better??</w:t>
      </w:r>
    </w:p>
  </w:comment>
  <w:comment w:id="23" w:author="Lucy Wan" w:date="2021-05-05T11:54:00Z" w:initials="LW">
    <w:p w14:paraId="53F3301F" w14:textId="65BA64FF" w:rsidR="007926DB" w:rsidRDefault="007926DB" w:rsidP="008F62B8">
      <w:pPr>
        <w:pStyle w:val="CommentText"/>
      </w:pPr>
      <w:r>
        <w:rPr>
          <w:rStyle w:val="CommentReference"/>
        </w:rPr>
        <w:annotationRef/>
      </w:r>
      <w:r w:rsidR="008F62B8">
        <w:t>Yep, don't worry about it, I'll leave a note for production</w:t>
      </w:r>
    </w:p>
  </w:comment>
  <w:comment w:id="26" w:author="Lucy Wan" w:date="2021-05-05T11:58:00Z" w:initials="LW">
    <w:p w14:paraId="0D150ECB" w14:textId="51AF6C4A" w:rsidR="00A04EED" w:rsidRDefault="00A04EED" w:rsidP="009B6AC1">
      <w:pPr>
        <w:pStyle w:val="CommentText"/>
      </w:pPr>
      <w:r>
        <w:rPr>
          <w:rStyle w:val="CommentReference"/>
        </w:rPr>
        <w:annotationRef/>
      </w:r>
      <w:r w:rsidR="009B6AC1">
        <w:t>Should this be *shared? (Genuinely not sure)</w:t>
      </w:r>
    </w:p>
  </w:comment>
  <w:comment w:id="41" w:author="Lucy Wan" w:date="2021-05-05T12:10:00Z" w:initials="LW">
    <w:p w14:paraId="0F468D37" w14:textId="04DD15ED" w:rsidR="00410824" w:rsidRDefault="00410824" w:rsidP="00410824">
      <w:pPr>
        <w:pStyle w:val="CommentText"/>
      </w:pPr>
      <w:r>
        <w:rPr>
          <w:rStyle w:val="CommentReference"/>
        </w:rPr>
        <w:annotationRef/>
      </w:r>
      <w:r>
        <w:t>Text is on the small side in this screenshot, could we have it bigger?</w:t>
      </w:r>
    </w:p>
  </w:comment>
  <w:comment w:id="39" w:author="Josh" w:date="2021-05-04T16:06:00Z" w:initials="JK">
    <w:p w14:paraId="60A247A7" w14:textId="2FC5AD4B" w:rsidR="00014E4E" w:rsidRDefault="00014E4E">
      <w:pPr>
        <w:pStyle w:val="CommentText"/>
      </w:pPr>
      <w:r>
        <w:rPr>
          <w:rStyle w:val="CommentReference"/>
        </w:rPr>
        <w:annotationRef/>
      </w:r>
      <w:r>
        <w:t xml:space="preserve">The recipe </w:t>
      </w:r>
      <w:r w:rsidR="008D7455">
        <w:t xml:space="preserve">(in the doc) </w:t>
      </w:r>
      <w:r>
        <w:t>stopped at step 11, so this is talking to nothing atm.</w:t>
      </w:r>
    </w:p>
  </w:comment>
  <w:comment w:id="40" w:author="Lucy Wan" w:date="2021-05-05T12:10:00Z" w:initials="LW">
    <w:p w14:paraId="4484F085" w14:textId="5E739D05" w:rsidR="00DE4AAB" w:rsidRDefault="00DE4AAB" w:rsidP="00DE4AAB">
      <w:pPr>
        <w:pStyle w:val="CommentText"/>
      </w:pPr>
      <w:r>
        <w:rPr>
          <w:rStyle w:val="CommentReference"/>
        </w:rPr>
        <w:annotationRef/>
      </w:r>
      <w:r>
        <w:t>Please fix this!</w:t>
      </w:r>
    </w:p>
  </w:comment>
  <w:comment w:id="44" w:author="Lucy Wan" w:date="2021-05-05T12:15:00Z" w:initials="LW">
    <w:p w14:paraId="5FBCD5E6" w14:textId="38CFA3C5" w:rsidR="00D2118C" w:rsidRDefault="00D2118C" w:rsidP="00D2118C">
      <w:pPr>
        <w:pStyle w:val="CommentText"/>
      </w:pPr>
      <w:r>
        <w:rPr>
          <w:rStyle w:val="CommentReference"/>
        </w:rPr>
        <w:annotationRef/>
      </w:r>
      <w:r>
        <w:t>We haven't seen what the things returned from Get-WMIObject look like</w:t>
      </w:r>
    </w:p>
  </w:comment>
  <w:comment w:id="42" w:author="Josh" w:date="2021-05-04T16:07:00Z" w:initials="JK">
    <w:p w14:paraId="16C34DF4" w14:textId="7DE85BF2" w:rsidR="00D13944" w:rsidRDefault="00D13944">
      <w:pPr>
        <w:pStyle w:val="CommentText"/>
      </w:pPr>
      <w:r>
        <w:rPr>
          <w:rStyle w:val="CommentReference"/>
        </w:rPr>
        <w:annotationRef/>
      </w:r>
      <w:r>
        <w:t>This wasn’t in the recipe</w:t>
      </w:r>
      <w:r w:rsidR="008D7455">
        <w:t xml:space="preserve"> (in the doc)</w:t>
      </w:r>
    </w:p>
  </w:comment>
  <w:comment w:id="45" w:author="Lucy Wan" w:date="2021-05-05T13:58:00Z" w:initials="LW">
    <w:p w14:paraId="20F142F7" w14:textId="23BC87F0" w:rsidR="00EF67D5" w:rsidRDefault="00EF67D5" w:rsidP="00EF67D5">
      <w:pPr>
        <w:pStyle w:val="CommentText"/>
      </w:pPr>
      <w:r>
        <w:rPr>
          <w:rStyle w:val="CommentReference"/>
        </w:rPr>
        <w:annotationRef/>
      </w:r>
      <w:r>
        <w:t>Here you're saying "The classes in the ROOT\CIMV2 namespace...implements hundreds of...WMI classes" - is that right? The classes implement classes?</w:t>
      </w:r>
    </w:p>
  </w:comment>
  <w:comment w:id="48" w:author="Josh" w:date="2021-05-04T16:16:00Z" w:initials="JK">
    <w:p w14:paraId="169667F9" w14:textId="5347A997" w:rsidR="00700C48" w:rsidRDefault="00700C48">
      <w:pPr>
        <w:pStyle w:val="CommentText"/>
      </w:pPr>
      <w:r>
        <w:rPr>
          <w:rStyle w:val="CommentReference"/>
        </w:rPr>
        <w:annotationRef/>
      </w:r>
      <w:r>
        <w:t xml:space="preserve">Number went off kilter here (threw me off in the </w:t>
      </w:r>
      <w:r w:rsidR="00DA1B18">
        <w:t>descriptive section below)</w:t>
      </w:r>
    </w:p>
  </w:comment>
  <w:comment w:id="49" w:author="Josh" w:date="2021-05-04T16:11:00Z" w:initials="JK">
    <w:p w14:paraId="431E1E71" w14:textId="77777777" w:rsidR="004C30D6" w:rsidRDefault="004C30D6">
      <w:pPr>
        <w:pStyle w:val="CommentText"/>
      </w:pPr>
      <w:r>
        <w:rPr>
          <w:rStyle w:val="CommentReference"/>
        </w:rPr>
        <w:annotationRef/>
      </w:r>
      <w:r>
        <w:t xml:space="preserve">This needs to be wrapped in quotes, otherwise </w:t>
      </w:r>
      <w:r w:rsidR="00994C7B">
        <w:t>it’ll try to execute as a command.</w:t>
      </w:r>
    </w:p>
    <w:p w14:paraId="3310104B" w14:textId="77777777" w:rsidR="00994C7B" w:rsidRDefault="00994C7B">
      <w:pPr>
        <w:pStyle w:val="CommentText"/>
      </w:pPr>
    </w:p>
    <w:p w14:paraId="5B50AD9F" w14:textId="615FE67B" w:rsidR="00994C7B" w:rsidRDefault="006E45E7">
      <w:pPr>
        <w:pStyle w:val="CommentText"/>
      </w:pPr>
      <w:r>
        <w:rPr>
          <w:noProof/>
        </w:rPr>
        <w:drawing>
          <wp:inline distT="0" distB="0" distL="0" distR="0" wp14:anchorId="3719DEFE" wp14:editId="22054D31">
            <wp:extent cx="5029200" cy="80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80645"/>
                    </a:xfrm>
                    <a:prstGeom prst="rect">
                      <a:avLst/>
                    </a:prstGeom>
                  </pic:spPr>
                </pic:pic>
              </a:graphicData>
            </a:graphic>
          </wp:inline>
        </w:drawing>
      </w:r>
    </w:p>
  </w:comment>
  <w:comment w:id="50" w:author="Lucy Wan" w:date="2021-05-05T14:01:00Z" w:initials="LW">
    <w:p w14:paraId="7FDDCEC9" w14:textId="12D8453A" w:rsidR="00F741BC" w:rsidRDefault="00F741BC" w:rsidP="00F741BC">
      <w:pPr>
        <w:pStyle w:val="CommentText"/>
      </w:pPr>
      <w:r>
        <w:rPr>
          <w:rStyle w:val="CommentReference"/>
        </w:rPr>
        <w:annotationRef/>
      </w:r>
      <w:r>
        <w:t>This will need fixing in the graphic too</w:t>
      </w:r>
    </w:p>
  </w:comment>
  <w:comment w:id="52" w:author="Lucy Wan" w:date="2021-05-05T14:02:00Z" w:initials="LW">
    <w:p w14:paraId="30CF2E43" w14:textId="1C1E8A2D" w:rsidR="006E222F" w:rsidRDefault="006E222F" w:rsidP="006E222F">
      <w:pPr>
        <w:pStyle w:val="CommentText"/>
      </w:pPr>
      <w:r>
        <w:rPr>
          <w:rStyle w:val="CommentReference"/>
        </w:rPr>
        <w:annotationRef/>
      </w:r>
      <w:r>
        <w:t>Remove duplication of "the script block" in the first line</w:t>
      </w:r>
    </w:p>
  </w:comment>
  <w:comment w:id="53" w:author="Lucy Wan" w:date="2021-05-05T14:03:00Z" w:initials="LW">
    <w:p w14:paraId="6F591154" w14:textId="02EDBF59" w:rsidR="00B941F0" w:rsidRDefault="00B941F0" w:rsidP="00B941F0">
      <w:pPr>
        <w:pStyle w:val="CommentText"/>
      </w:pPr>
      <w:r>
        <w:rPr>
          <w:rStyle w:val="CommentReference"/>
        </w:rPr>
        <w:annotationRef/>
      </w:r>
      <w:r>
        <w:t xml:space="preserve">Also remove duplication of "the script block" here </w:t>
      </w:r>
    </w:p>
  </w:comment>
  <w:comment w:id="56" w:author="Lucy Wan" w:date="2021-05-05T14:33:00Z" w:initials="LW">
    <w:p w14:paraId="47FD4816" w14:textId="4AA9DEBD" w:rsidR="007008AC" w:rsidRDefault="007008AC" w:rsidP="007008AC">
      <w:pPr>
        <w:pStyle w:val="CommentText"/>
      </w:pPr>
      <w:r>
        <w:rPr>
          <w:rStyle w:val="CommentReference"/>
        </w:rPr>
        <w:annotationRef/>
      </w:r>
      <w:r>
        <w:t>Just noticing that step 6 of this recipe is quite long, but you don't really comment on it anywhere - is there anything unfamiliar worth pointing out about it? Don't worry if not!</w:t>
      </w:r>
    </w:p>
  </w:comment>
  <w:comment w:id="58" w:author="Lucy Wan" w:date="2021-05-05T14:04:00Z" w:initials="LW">
    <w:p w14:paraId="7EEB24E8" w14:textId="0BE127D9" w:rsidR="00FD2FEA" w:rsidRDefault="00FD2FEA" w:rsidP="00A92505">
      <w:pPr>
        <w:pStyle w:val="CommentText"/>
      </w:pPr>
      <w:r>
        <w:rPr>
          <w:rStyle w:val="CommentReference"/>
        </w:rPr>
        <w:annotationRef/>
      </w:r>
      <w:r w:rsidR="00A92505">
        <w:t>Would it be useful to name some typical ones that are commonly useful?</w:t>
      </w:r>
    </w:p>
  </w:comment>
  <w:comment w:id="63" w:author="Lucy Wan" w:date="2021-05-05T14:14:00Z" w:initials="LW">
    <w:p w14:paraId="5222B1FB" w14:textId="7BBD42A5" w:rsidR="009A1C49" w:rsidRDefault="009A1C49" w:rsidP="009A1C49">
      <w:pPr>
        <w:pStyle w:val="CommentText"/>
      </w:pPr>
      <w:r>
        <w:rPr>
          <w:rStyle w:val="CommentReference"/>
        </w:rPr>
        <w:annotationRef/>
      </w:r>
      <w:r>
        <w:t>This sentence doesn't stand alone and needs some context/connecting to other sentences</w:t>
      </w:r>
    </w:p>
  </w:comment>
  <w:comment w:id="70" w:author="Josh" w:date="2021-05-04T16:19:00Z" w:initials="JK">
    <w:p w14:paraId="349DE8AF" w14:textId="5CB9006E" w:rsidR="001E664B" w:rsidRDefault="001E664B">
      <w:pPr>
        <w:pStyle w:val="CommentText"/>
      </w:pPr>
      <w:r>
        <w:rPr>
          <w:rStyle w:val="CommentReference"/>
        </w:rPr>
        <w:annotationRef/>
      </w:r>
      <w:r>
        <w:t xml:space="preserve">This recipe feels a little “off” for lack of a better term. Following it </w:t>
      </w:r>
      <w:r w:rsidR="00715C26">
        <w:t>the reader jumps from exploring the Win32_Share class, then jump to the LDAP namespace to actually “do” something.</w:t>
      </w:r>
      <w:r w:rsidR="00200866">
        <w:br/>
      </w:r>
      <w:r w:rsidR="00200866">
        <w:br/>
        <w:t>It does the job but feels a little… disconnected.</w:t>
      </w:r>
    </w:p>
  </w:comment>
  <w:comment w:id="71" w:author="Lucy Wan" w:date="2021-05-05T14:27:00Z" w:initials="LW">
    <w:p w14:paraId="02650739" w14:textId="69EF7DA5" w:rsidR="00962FBA" w:rsidRDefault="00962FBA" w:rsidP="00962FBA">
      <w:pPr>
        <w:pStyle w:val="CommentText"/>
      </w:pPr>
      <w:r>
        <w:rPr>
          <w:rStyle w:val="CommentReference"/>
        </w:rPr>
        <w:annotationRef/>
      </w:r>
      <w:r>
        <w:t>Text is on the small side here, could we make it a little bigger?</w:t>
      </w:r>
    </w:p>
  </w:comment>
  <w:comment w:id="72" w:author="Lucy Wan" w:date="2021-05-05T17:15:00Z" w:initials="LW">
    <w:p w14:paraId="31CB4EE8" w14:textId="527B3214" w:rsidR="00ED192B" w:rsidRDefault="00ED192B" w:rsidP="00ED192B">
      <w:pPr>
        <w:pStyle w:val="CommentText"/>
      </w:pPr>
      <w:r>
        <w:rPr>
          <w:rStyle w:val="CommentReference"/>
        </w:rPr>
        <w:annotationRef/>
      </w:r>
      <w:r>
        <w:t>We don't actually specify the number 20 anywhere in our script - is this ok?</w:t>
      </w:r>
    </w:p>
  </w:comment>
  <w:comment w:id="73" w:author="Lucy Wan" w:date="2021-05-05T14:28:00Z" w:initials="LW">
    <w:p w14:paraId="05B0D6DE" w14:textId="07D3B003" w:rsidR="00531B86" w:rsidRDefault="00531B86" w:rsidP="00A545E5">
      <w:pPr>
        <w:pStyle w:val="CommentText"/>
      </w:pPr>
      <w:r>
        <w:rPr>
          <w:rStyle w:val="CommentReference"/>
        </w:rPr>
        <w:annotationRef/>
      </w:r>
      <w:r w:rsidR="00A545E5">
        <w:t>Please delete the full stop at the end of the instruction and change "of" to "in" as per the recipe (or change the "in" to an "of" in the recipe itself if you think that's more suitable)</w:t>
      </w:r>
    </w:p>
  </w:comment>
  <w:comment w:id="74" w:author="Lucy Wan" w:date="2021-05-05T14:30:00Z" w:initials="LW">
    <w:p w14:paraId="6632751A" w14:textId="7F5E8492" w:rsidR="00155062" w:rsidRDefault="00155062" w:rsidP="00155062">
      <w:pPr>
        <w:pStyle w:val="CommentText"/>
      </w:pPr>
      <w:r>
        <w:rPr>
          <w:rStyle w:val="CommentReference"/>
        </w:rPr>
        <w:annotationRef/>
      </w:r>
      <w:r>
        <w:t>It's unclear how exactly the "constructor and status" tell us this - what maps to constructor and what maps to status?</w:t>
      </w:r>
    </w:p>
  </w:comment>
  <w:comment w:id="75" w:author="Lucy Wan" w:date="2021-05-05T14:30:00Z" w:initials="LW">
    <w:p w14:paraId="709483A5" w14:textId="59F49E08" w:rsidR="00F65239" w:rsidRDefault="00F65239" w:rsidP="00F65239">
      <w:pPr>
        <w:pStyle w:val="CommentText"/>
      </w:pPr>
      <w:r>
        <w:rPr>
          <w:rStyle w:val="CommentReference"/>
        </w:rPr>
        <w:annotationRef/>
      </w:r>
      <w:r>
        <w:t>Unfinished sentence</w:t>
      </w:r>
    </w:p>
  </w:comment>
  <w:comment w:id="80" w:author="Lucy Wan" w:date="2021-05-05T14:35:00Z" w:initials="LW">
    <w:p w14:paraId="42EC82E7" w14:textId="5A8CAE1E" w:rsidR="001D574D" w:rsidRDefault="001D574D" w:rsidP="001D574D">
      <w:pPr>
        <w:pStyle w:val="CommentText"/>
      </w:pPr>
      <w:r>
        <w:rPr>
          <w:rStyle w:val="CommentReference"/>
        </w:rPr>
        <w:annotationRef/>
      </w:r>
      <w:r>
        <w:t>I've made these into bullet points for readability</w:t>
      </w:r>
    </w:p>
  </w:comment>
  <w:comment w:id="87" w:author="Josh" w:date="2021-05-04T16:23:00Z" w:initials="JK">
    <w:p w14:paraId="392F224E" w14:textId="4698CE21" w:rsidR="009F7AE2" w:rsidRDefault="009F7AE2">
      <w:pPr>
        <w:pStyle w:val="CommentText"/>
      </w:pPr>
      <w:r>
        <w:rPr>
          <w:rStyle w:val="CommentReference"/>
        </w:rPr>
        <w:annotationRef/>
      </w:r>
      <w:r>
        <w:t xml:space="preserve">Despite this recipe jumping from class to namespace to </w:t>
      </w:r>
      <w:r w:rsidR="007802D7">
        <w:t>different class it didn’t feel as jarring as the previous recipe (I think it’s because it talks through the intent a little more during the recipe itself.)</w:t>
      </w:r>
    </w:p>
  </w:comment>
  <w:comment w:id="90" w:author="Lucy Wan" w:date="2021-05-05T14:38:00Z" w:initials="LW">
    <w:p w14:paraId="0460EEDC" w14:textId="3581AF37" w:rsidR="003D7497" w:rsidRDefault="003D7497" w:rsidP="003A3673">
      <w:pPr>
        <w:pStyle w:val="CommentText"/>
      </w:pPr>
      <w:r>
        <w:rPr>
          <w:rStyle w:val="CommentReference"/>
        </w:rPr>
        <w:annotationRef/>
      </w:r>
      <w:r w:rsidR="003A3673">
        <w:t>The actual step is "Using a WMI filter" - so I'd correct this</w:t>
      </w:r>
    </w:p>
  </w:comment>
  <w:comment w:id="91" w:author="Lucy Wan" w:date="2021-05-05T14:39:00Z" w:initials="LW">
    <w:p w14:paraId="2A7F63E8" w14:textId="5DE51C62" w:rsidR="00A94FB0" w:rsidRDefault="00A94FB0" w:rsidP="00AE4A0A">
      <w:pPr>
        <w:pStyle w:val="CommentText"/>
      </w:pPr>
      <w:r>
        <w:rPr>
          <w:rStyle w:val="CommentReference"/>
        </w:rPr>
        <w:annotationRef/>
      </w:r>
      <w:r w:rsidR="00AE4A0A">
        <w:t>We're missing our output for step 4 here, please add</w:t>
      </w:r>
    </w:p>
  </w:comment>
  <w:comment w:id="100" w:author="Lucy Wan" w:date="2021-05-05T14:43:00Z" w:initials="LW">
    <w:p w14:paraId="7B22474F" w14:textId="7A847BC5" w:rsidR="00A430BF" w:rsidRDefault="00A430BF" w:rsidP="00A430BF">
      <w:pPr>
        <w:pStyle w:val="CommentText"/>
      </w:pPr>
      <w:r>
        <w:rPr>
          <w:rStyle w:val="CommentReference"/>
        </w:rPr>
        <w:annotationRef/>
      </w:r>
      <w:r>
        <w:t>Could we have the text a little bigger if possible?</w:t>
      </w:r>
    </w:p>
  </w:comment>
  <w:comment w:id="103" w:author="Lucy Wan" w:date="2021-05-05T14:44:00Z" w:initials="LW">
    <w:p w14:paraId="7498ED82" w14:textId="7EE3B23B" w:rsidR="005137B2" w:rsidRDefault="005137B2" w:rsidP="005137B2">
      <w:pPr>
        <w:pStyle w:val="CommentText"/>
      </w:pPr>
      <w:r>
        <w:rPr>
          <w:rStyle w:val="CommentReference"/>
        </w:rPr>
        <w:annotationRef/>
      </w:r>
      <w:r>
        <w:t>Uncapitalise "Share" on the first line</w:t>
      </w:r>
    </w:p>
  </w:comment>
  <w:comment w:id="106" w:author="Lucy Wan" w:date="2021-05-05T14:45:00Z" w:initials="LW">
    <w:p w14:paraId="18C79F16" w14:textId="2AEB835C" w:rsidR="001C4B12" w:rsidRDefault="001C4B12" w:rsidP="001C4B12">
      <w:pPr>
        <w:pStyle w:val="CommentText"/>
      </w:pPr>
      <w:r>
        <w:rPr>
          <w:rStyle w:val="CommentReference"/>
        </w:rPr>
        <w:annotationRef/>
      </w:r>
      <w:r>
        <w:t>Uncapitalise "Share" on the first line</w:t>
      </w:r>
    </w:p>
  </w:comment>
  <w:comment w:id="107" w:author="Lucy Wan" w:date="2021-05-05T14:45:00Z" w:initials="LW">
    <w:p w14:paraId="03BF918B" w14:textId="32FED196" w:rsidR="007B2CD1" w:rsidRDefault="007B2CD1" w:rsidP="007B2CD1">
      <w:pPr>
        <w:pStyle w:val="CommentText"/>
      </w:pPr>
      <w:r>
        <w:rPr>
          <w:rStyle w:val="CommentReference"/>
        </w:rPr>
        <w:annotationRef/>
      </w:r>
      <w:r>
        <w:t>No output produced, I'm guessing?</w:t>
      </w:r>
    </w:p>
  </w:comment>
  <w:comment w:id="110" w:author="Lucy Wan" w:date="2021-05-05T14:47:00Z" w:initials="LW">
    <w:p w14:paraId="052CFA16" w14:textId="2308308F" w:rsidR="00A25089" w:rsidRDefault="00A25089" w:rsidP="00DA3FAB">
      <w:pPr>
        <w:pStyle w:val="CommentText"/>
      </w:pPr>
      <w:r>
        <w:rPr>
          <w:rStyle w:val="CommentReference"/>
        </w:rPr>
        <w:annotationRef/>
      </w:r>
      <w:r w:rsidR="00DA3FAB">
        <w:t>A lot of what? Read over sentence again</w:t>
      </w:r>
    </w:p>
  </w:comment>
  <w:comment w:id="120" w:author="Lucy Wan" w:date="2021-05-05T14:53:00Z" w:initials="LW">
    <w:p w14:paraId="6ADAF896" w14:textId="32592AF2" w:rsidR="00A873E8" w:rsidRDefault="00A873E8" w:rsidP="00A873E8">
      <w:pPr>
        <w:pStyle w:val="CommentText"/>
      </w:pPr>
      <w:r>
        <w:rPr>
          <w:rStyle w:val="CommentReference"/>
        </w:rPr>
        <w:annotationRef/>
      </w:r>
      <w:r>
        <w:t>*subscriptions?</w:t>
      </w:r>
    </w:p>
  </w:comment>
  <w:comment w:id="124" w:author="Lucy Wan" w:date="2021-05-05T14:55:00Z" w:initials="LW">
    <w:p w14:paraId="0A57B0D8" w14:textId="0EFBDC97" w:rsidR="00A93137" w:rsidRDefault="00A93137" w:rsidP="00A93137">
      <w:pPr>
        <w:pStyle w:val="CommentText"/>
      </w:pPr>
      <w:r>
        <w:rPr>
          <w:rStyle w:val="CommentReference"/>
        </w:rPr>
        <w:annotationRef/>
      </w:r>
      <w:r>
        <w:t>Of what? "Examining event details"?</w:t>
      </w:r>
    </w:p>
  </w:comment>
  <w:comment w:id="125" w:author="Lucy Wan" w:date="2021-05-05T14:58:00Z" w:initials="LW">
    <w:p w14:paraId="653A6FBA" w14:textId="42ADF716" w:rsidR="003A348F" w:rsidRDefault="003A348F" w:rsidP="003A348F">
      <w:pPr>
        <w:pStyle w:val="CommentText"/>
      </w:pPr>
      <w:r>
        <w:rPr>
          <w:rStyle w:val="CommentReference"/>
        </w:rPr>
        <w:annotationRef/>
      </w:r>
      <w:r>
        <w:t>This is the first time we encounter WQL - is it worth talking about in the "There's more..." section at all?</w:t>
      </w:r>
    </w:p>
  </w:comment>
  <w:comment w:id="126" w:author="Lucy Wan" w:date="2021-05-05T15:00:00Z" w:initials="LW">
    <w:p w14:paraId="247C83EF" w14:textId="155276CE" w:rsidR="00365CCE" w:rsidRDefault="00365CCE" w:rsidP="00365CCE">
      <w:pPr>
        <w:pStyle w:val="CommentText"/>
      </w:pPr>
      <w:r>
        <w:rPr>
          <w:rStyle w:val="CommentReference"/>
        </w:rPr>
        <w:annotationRef/>
      </w:r>
      <w:r>
        <w:t>Change this to "Enterprise Admins"</w:t>
      </w:r>
    </w:p>
  </w:comment>
  <w:comment w:id="127" w:author="Lucy Wan" w:date="2021-05-05T17:24:00Z" w:initials="LW">
    <w:p w14:paraId="04FE8CCA" w14:textId="1337ABAF" w:rsidR="000954DE" w:rsidRDefault="000954DE" w:rsidP="000954DE">
      <w:pPr>
        <w:pStyle w:val="CommentText"/>
      </w:pPr>
      <w:r>
        <w:rPr>
          <w:rStyle w:val="CommentReference"/>
        </w:rPr>
        <w:annotationRef/>
      </w:r>
      <w:r>
        <w:t>We use Get-Event in step 3, not Get-WinEvent</w:t>
      </w:r>
    </w:p>
  </w:comment>
  <w:comment w:id="128" w:author="Lucy Wan" w:date="2021-05-05T17:25:00Z" w:initials="LW">
    <w:p w14:paraId="14A71E7B" w14:textId="7D1E6782" w:rsidR="000054A2" w:rsidRDefault="000054A2" w:rsidP="000D3E2F">
      <w:pPr>
        <w:pStyle w:val="CommentText"/>
      </w:pPr>
      <w:r>
        <w:rPr>
          <w:rStyle w:val="CommentReference"/>
        </w:rPr>
        <w:annotationRef/>
      </w:r>
      <w:r w:rsidR="000D3E2F">
        <w:t>De-register or un-register? You've used un-register more in the chapter</w:t>
      </w:r>
    </w:p>
  </w:comment>
  <w:comment w:id="129" w:author="Lucy Wan" w:date="2021-05-05T14:57:00Z" w:initials="LW">
    <w:p w14:paraId="289DA67A" w14:textId="7EBAFC56" w:rsidR="00C94883" w:rsidRDefault="00C94883" w:rsidP="00C94883">
      <w:pPr>
        <w:pStyle w:val="CommentText"/>
      </w:pPr>
      <w:r>
        <w:rPr>
          <w:rStyle w:val="CommentReference"/>
        </w:rPr>
        <w:annotationRef/>
      </w:r>
      <w:r>
        <w:t>I think changing to "Examining event details" would be better?</w:t>
      </w:r>
    </w:p>
  </w:comment>
  <w:comment w:id="133" w:author="Lucy Wan" w:date="2021-05-05T15:00:00Z" w:initials="LW">
    <w:p w14:paraId="23EDB141" w14:textId="2302060F" w:rsidR="00940D6E" w:rsidRDefault="00940D6E" w:rsidP="00940D6E">
      <w:pPr>
        <w:pStyle w:val="CommentText"/>
      </w:pPr>
      <w:r>
        <w:rPr>
          <w:rStyle w:val="CommentReference"/>
        </w:rPr>
        <w:annotationRef/>
      </w:r>
      <w:r>
        <w:t>Change "enterprise admin" to "Enterprise Admins"</w:t>
      </w:r>
    </w:p>
  </w:comment>
  <w:comment w:id="134" w:author="Lucy Wan" w:date="2021-05-05T17:27:00Z" w:initials="LW">
    <w:p w14:paraId="62CEEDE6" w14:textId="3A9B32CC" w:rsidR="000D3E2F" w:rsidRDefault="000D3E2F" w:rsidP="000D3E2F">
      <w:pPr>
        <w:pStyle w:val="CommentText"/>
      </w:pPr>
      <w:r>
        <w:rPr>
          <w:rStyle w:val="CommentReference"/>
        </w:rPr>
        <w:annotationRef/>
      </w:r>
      <w:r>
        <w:t>De-register or un-register?</w:t>
      </w:r>
    </w:p>
  </w:comment>
  <w:comment w:id="143" w:author="Lucy Wan" w:date="2021-05-05T15:14:00Z" w:initials="LW">
    <w:p w14:paraId="3A14CE18" w14:textId="280E7391" w:rsidR="008A0F2E" w:rsidRDefault="008A0F2E" w:rsidP="008A0F2E">
      <w:pPr>
        <w:pStyle w:val="CommentText"/>
      </w:pPr>
      <w:r>
        <w:rPr>
          <w:rStyle w:val="CommentReference"/>
        </w:rPr>
        <w:annotationRef/>
      </w:r>
      <w:r>
        <w:t>I've put this in a box to draw attention to it</w:t>
      </w:r>
    </w:p>
  </w:comment>
  <w:comment w:id="146" w:author="Lucy Wan" w:date="2021-05-05T15:44:00Z" w:initials="LW">
    <w:p w14:paraId="0F9F2BC2" w14:textId="720F0BF9" w:rsidR="00955AC9" w:rsidRDefault="00955AC9" w:rsidP="00955AC9">
      <w:pPr>
        <w:pStyle w:val="CommentText"/>
      </w:pPr>
      <w:r>
        <w:rPr>
          <w:rStyle w:val="CommentReference"/>
        </w:rPr>
        <w:annotationRef/>
      </w:r>
      <w:r>
        <w:t>Not a useful step description - can you describe what Monitor.ps1 actually does?</w:t>
      </w:r>
    </w:p>
  </w:comment>
  <w:comment w:id="147" w:author="Josh" w:date="2021-05-04T16:39:00Z" w:initials="JK">
    <w:p w14:paraId="7A071934" w14:textId="4810A5B8" w:rsidR="00500190" w:rsidRDefault="00500190">
      <w:pPr>
        <w:pStyle w:val="CommentText"/>
      </w:pPr>
      <w:r>
        <w:rPr>
          <w:rStyle w:val="CommentReference"/>
        </w:rPr>
        <w:annotationRef/>
      </w:r>
      <w:r>
        <w:t>Malcolm is already in this group from the previous recipe, so this doesn’t fire the event. You’ll either want to remove him first or pick another user for this recipe.</w:t>
      </w:r>
    </w:p>
  </w:comment>
  <w:comment w:id="148" w:author="Josh" w:date="2021-05-04T16:40:00Z" w:initials="JK">
    <w:p w14:paraId="462D2957" w14:textId="0476B7EB" w:rsidR="0017122F" w:rsidRDefault="0017122F">
      <w:pPr>
        <w:pStyle w:val="CommentText"/>
      </w:pPr>
      <w:r>
        <w:rPr>
          <w:rStyle w:val="CommentReference"/>
        </w:rPr>
        <w:annotationRef/>
      </w:r>
      <w:r>
        <w:t>It can take a couple of seconds for this to fire and finish executing</w:t>
      </w:r>
      <w:r w:rsidR="009F5D95">
        <w:t>.</w:t>
      </w:r>
    </w:p>
  </w:comment>
  <w:comment w:id="149" w:author="Lucy Wan" w:date="2021-05-05T17:27:00Z" w:initials="LW">
    <w:p w14:paraId="5E789D7B" w14:textId="5661D171" w:rsidR="00C1310C" w:rsidRDefault="00C1310C" w:rsidP="00C1310C">
      <w:pPr>
        <w:pStyle w:val="CommentText"/>
      </w:pPr>
      <w:r>
        <w:rPr>
          <w:rStyle w:val="CommentReference"/>
        </w:rPr>
        <w:annotationRef/>
      </w:r>
      <w:r>
        <w:t>Will readers know what this is?</w:t>
      </w:r>
    </w:p>
  </w:comment>
  <w:comment w:id="153" w:author="Josh" w:date="2021-05-04T16:43:00Z" w:initials="JK">
    <w:p w14:paraId="7D0C6F31" w14:textId="3836C84D" w:rsidR="00DB15F8" w:rsidRDefault="00DB15F8">
      <w:pPr>
        <w:pStyle w:val="CommentText"/>
      </w:pPr>
      <w:r>
        <w:rPr>
          <w:rStyle w:val="CommentReference"/>
        </w:rPr>
        <w:annotationRef/>
      </w:r>
      <w:r>
        <w:t>See note on this in the recpie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25E8A7" w15:done="0"/>
  <w15:commentEx w15:paraId="4DBC133A" w15:done="0"/>
  <w15:commentEx w15:paraId="555DE1D2" w15:done="0"/>
  <w15:commentEx w15:paraId="4913279D" w15:done="0"/>
  <w15:commentEx w15:paraId="31124A50" w15:done="0"/>
  <w15:commentEx w15:paraId="78082316" w15:done="0"/>
  <w15:commentEx w15:paraId="2DC91921" w15:done="0"/>
  <w15:commentEx w15:paraId="7EA9AF90" w15:done="0"/>
  <w15:commentEx w15:paraId="150330FF" w15:done="0"/>
  <w15:commentEx w15:paraId="62118F11" w15:done="0"/>
  <w15:commentEx w15:paraId="405E789B" w15:done="0"/>
  <w15:commentEx w15:paraId="53F3301F" w15:paraIdParent="405E789B" w15:done="0"/>
  <w15:commentEx w15:paraId="0D150ECB" w15:done="0"/>
  <w15:commentEx w15:paraId="0F468D37" w15:done="0"/>
  <w15:commentEx w15:paraId="60A247A7" w15:done="0"/>
  <w15:commentEx w15:paraId="4484F085" w15:paraIdParent="60A247A7" w15:done="0"/>
  <w15:commentEx w15:paraId="5FBCD5E6" w15:done="0"/>
  <w15:commentEx w15:paraId="16C34DF4" w15:done="0"/>
  <w15:commentEx w15:paraId="20F142F7" w15:done="0"/>
  <w15:commentEx w15:paraId="169667F9" w15:done="1"/>
  <w15:commentEx w15:paraId="5B50AD9F" w15:done="0"/>
  <w15:commentEx w15:paraId="7FDDCEC9" w15:done="0"/>
  <w15:commentEx w15:paraId="30CF2E43" w15:done="0"/>
  <w15:commentEx w15:paraId="6F591154" w15:done="0"/>
  <w15:commentEx w15:paraId="47FD4816" w15:done="0"/>
  <w15:commentEx w15:paraId="7EEB24E8" w15:done="0"/>
  <w15:commentEx w15:paraId="5222B1FB" w15:done="0"/>
  <w15:commentEx w15:paraId="349DE8AF" w15:done="0"/>
  <w15:commentEx w15:paraId="02650739" w15:done="0"/>
  <w15:commentEx w15:paraId="31CB4EE8" w15:done="0"/>
  <w15:commentEx w15:paraId="05B0D6DE" w15:done="0"/>
  <w15:commentEx w15:paraId="6632751A" w15:done="0"/>
  <w15:commentEx w15:paraId="709483A5" w15:done="0"/>
  <w15:commentEx w15:paraId="42EC82E7" w15:done="0"/>
  <w15:commentEx w15:paraId="392F224E" w15:done="0"/>
  <w15:commentEx w15:paraId="0460EEDC" w15:done="0"/>
  <w15:commentEx w15:paraId="2A7F63E8" w15:done="0"/>
  <w15:commentEx w15:paraId="7B22474F" w15:done="0"/>
  <w15:commentEx w15:paraId="7498ED82" w15:done="0"/>
  <w15:commentEx w15:paraId="18C79F16" w15:done="0"/>
  <w15:commentEx w15:paraId="03BF918B" w15:done="0"/>
  <w15:commentEx w15:paraId="052CFA16" w15:done="0"/>
  <w15:commentEx w15:paraId="6ADAF896" w15:done="0"/>
  <w15:commentEx w15:paraId="0A57B0D8" w15:done="0"/>
  <w15:commentEx w15:paraId="653A6FBA" w15:done="0"/>
  <w15:commentEx w15:paraId="247C83EF" w15:done="0"/>
  <w15:commentEx w15:paraId="04FE8CCA" w15:done="0"/>
  <w15:commentEx w15:paraId="14A71E7B" w15:done="0"/>
  <w15:commentEx w15:paraId="289DA67A" w15:done="0"/>
  <w15:commentEx w15:paraId="23EDB141" w15:done="0"/>
  <w15:commentEx w15:paraId="62CEEDE6" w15:done="0"/>
  <w15:commentEx w15:paraId="3A14CE18" w15:done="0"/>
  <w15:commentEx w15:paraId="0F9F2BC2" w15:done="0"/>
  <w15:commentEx w15:paraId="7A071934" w15:done="0"/>
  <w15:commentEx w15:paraId="462D2957" w15:done="0"/>
  <w15:commentEx w15:paraId="5E789D7B" w15:done="0"/>
  <w15:commentEx w15:paraId="7D0C6F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D56E1" w16cex:dateUtc="2021-05-05T16:39:00Z"/>
  <w16cex:commentExtensible w16cex:durableId="243C2CFF" w16cex:dateUtc="2021-05-04T08:28:00Z"/>
  <w16cex:commentExtensible w16cex:durableId="243D06AE" w16cex:dateUtc="2021-05-05T10:57:00Z"/>
  <w16cex:commentExtensible w16cex:durableId="243D0698" w16cex:dateUtc="2021-05-05T10:57:00Z"/>
  <w16cex:commentExtensible w16cex:durableId="243D45C9" w16cex:dateUtc="2021-05-05T15:26:00Z"/>
  <w16cex:commentExtensible w16cex:durableId="243D486A" w16cex:dateUtc="2021-05-05T15:38:00Z"/>
  <w16cex:commentExtensible w16cex:durableId="243D55A8" w16cex:dateUtc="2021-05-05T16:34:00Z"/>
  <w16cex:commentExtensible w16cex:durableId="243D0419" w16cex:dateUtc="2021-05-05T10:46:00Z"/>
  <w16cex:commentExtensible w16cex:durableId="243D27D8" w16cex:dateUtc="2021-05-05T13:19:00Z"/>
  <w16cex:commentExtensible w16cex:durableId="243D4CFB" w16cex:dateUtc="2021-05-05T15:57:00Z"/>
  <w16cex:commentExtensible w16cex:durableId="2428405C" w16cex:dateUtc="2021-04-19T16:46:00Z"/>
  <w16cex:commentExtensible w16cex:durableId="243D05F6" w16cex:dateUtc="2021-05-05T10:54:00Z"/>
  <w16cex:commentExtensible w16cex:durableId="243D06D3" w16cex:dateUtc="2021-05-05T10:58:00Z"/>
  <w16cex:commentExtensible w16cex:durableId="243D09C4" w16cex:dateUtc="2021-05-05T11:10:00Z"/>
  <w16cex:commentExtensible w16cex:durableId="243BEF90" w16cex:dateUtc="2021-05-04T04:06:00Z"/>
  <w16cex:commentExtensible w16cex:durableId="243D09A2" w16cex:dateUtc="2021-05-05T11:10:00Z"/>
  <w16cex:commentExtensible w16cex:durableId="243D0ACF" w16cex:dateUtc="2021-05-05T11:15:00Z"/>
  <w16cex:commentExtensible w16cex:durableId="243BEFBC" w16cex:dateUtc="2021-05-04T04:07:00Z"/>
  <w16cex:commentExtensible w16cex:durableId="243D2315" w16cex:dateUtc="2021-05-05T12:58:00Z"/>
  <w16cex:commentExtensible w16cex:durableId="243BF1C4" w16cex:dateUtc="2021-05-04T04:16:00Z"/>
  <w16cex:commentExtensible w16cex:durableId="243BF0CB" w16cex:dateUtc="2021-05-04T04:11:00Z"/>
  <w16cex:commentExtensible w16cex:durableId="243D239C" w16cex:dateUtc="2021-05-05T13:01:00Z"/>
  <w16cex:commentExtensible w16cex:durableId="243D2402" w16cex:dateUtc="2021-05-05T13:02:00Z"/>
  <w16cex:commentExtensible w16cex:durableId="243D242A" w16cex:dateUtc="2021-05-05T13:03:00Z"/>
  <w16cex:commentExtensible w16cex:durableId="243D2B36" w16cex:dateUtc="2021-05-05T13:33:00Z"/>
  <w16cex:commentExtensible w16cex:durableId="243D2468" w16cex:dateUtc="2021-05-05T13:04:00Z"/>
  <w16cex:commentExtensible w16cex:durableId="243D26CD" w16cex:dateUtc="2021-05-05T13:14:00Z"/>
  <w16cex:commentExtensible w16cex:durableId="243BF27E" w16cex:dateUtc="2021-05-04T04:19:00Z"/>
  <w16cex:commentExtensible w16cex:durableId="243D29BD" w16cex:dateUtc="2021-05-05T13:27:00Z"/>
  <w16cex:commentExtensible w16cex:durableId="243D5128" w16cex:dateUtc="2021-05-05T16:15:00Z"/>
  <w16cex:commentExtensible w16cex:durableId="243D2A15" w16cex:dateUtc="2021-05-05T13:28:00Z"/>
  <w16cex:commentExtensible w16cex:durableId="243D2A94" w16cex:dateUtc="2021-05-05T13:30:00Z"/>
  <w16cex:commentExtensible w16cex:durableId="243D2A9C" w16cex:dateUtc="2021-05-05T13:30:00Z"/>
  <w16cex:commentExtensible w16cex:durableId="243D2BCE" w16cex:dateUtc="2021-05-05T13:35:00Z"/>
  <w16cex:commentExtensible w16cex:durableId="243BF373" w16cex:dateUtc="2021-05-04T04:23:00Z"/>
  <w16cex:commentExtensible w16cex:durableId="243D2C71" w16cex:dateUtc="2021-05-05T13:38:00Z"/>
  <w16cex:commentExtensible w16cex:durableId="243D2CA0" w16cex:dateUtc="2021-05-05T13:39:00Z"/>
  <w16cex:commentExtensible w16cex:durableId="243D2DA6" w16cex:dateUtc="2021-05-05T13:43:00Z"/>
  <w16cex:commentExtensible w16cex:durableId="243D2DEA" w16cex:dateUtc="2021-05-05T13:44:00Z"/>
  <w16cex:commentExtensible w16cex:durableId="243D2DFB" w16cex:dateUtc="2021-05-05T13:45:00Z"/>
  <w16cex:commentExtensible w16cex:durableId="243D2E12" w16cex:dateUtc="2021-05-05T13:45:00Z"/>
  <w16cex:commentExtensible w16cex:durableId="243D2E84" w16cex:dateUtc="2021-05-05T13:47:00Z"/>
  <w16cex:commentExtensible w16cex:durableId="243D2FCD" w16cex:dateUtc="2021-05-05T13:53:00Z"/>
  <w16cex:commentExtensible w16cex:durableId="243D3068" w16cex:dateUtc="2021-05-05T13:55:00Z"/>
  <w16cex:commentExtensible w16cex:durableId="243D312F" w16cex:dateUtc="2021-05-05T13:58:00Z"/>
  <w16cex:commentExtensible w16cex:durableId="243D3178" w16cex:dateUtc="2021-05-05T14:00:00Z"/>
  <w16cex:commentExtensible w16cex:durableId="243D534E" w16cex:dateUtc="2021-05-05T16:24:00Z"/>
  <w16cex:commentExtensible w16cex:durableId="243D537C" w16cex:dateUtc="2021-05-05T16:25:00Z"/>
  <w16cex:commentExtensible w16cex:durableId="243D30BE" w16cex:dateUtc="2021-05-05T13:57:00Z"/>
  <w16cex:commentExtensible w16cex:durableId="243D3186" w16cex:dateUtc="2021-05-05T14:00:00Z"/>
  <w16cex:commentExtensible w16cex:durableId="243D53E5" w16cex:dateUtc="2021-05-05T16:27:00Z"/>
  <w16cex:commentExtensible w16cex:durableId="243D34D0" w16cex:dateUtc="2021-05-05T14:14:00Z"/>
  <w16cex:commentExtensible w16cex:durableId="243D3BDB" w16cex:dateUtc="2021-05-05T14:44:00Z"/>
  <w16cex:commentExtensible w16cex:durableId="243BF750" w16cex:dateUtc="2021-05-04T04:39:00Z"/>
  <w16cex:commentExtensible w16cex:durableId="243BF79B" w16cex:dateUtc="2021-05-04T04:40:00Z"/>
  <w16cex:commentExtensible w16cex:durableId="243D5417" w16cex:dateUtc="2021-05-05T16:27:00Z"/>
  <w16cex:commentExtensible w16cex:durableId="243BF81A" w16cex:dateUtc="2021-05-04T0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25E8A7" w16cid:durableId="243D56E1"/>
  <w16cid:commentId w16cid:paraId="4DBC133A" w16cid:durableId="243C2CFF"/>
  <w16cid:commentId w16cid:paraId="555DE1D2" w16cid:durableId="243D06AE"/>
  <w16cid:commentId w16cid:paraId="4913279D" w16cid:durableId="243D0698"/>
  <w16cid:commentId w16cid:paraId="31124A50" w16cid:durableId="243D45C9"/>
  <w16cid:commentId w16cid:paraId="78082316" w16cid:durableId="243D486A"/>
  <w16cid:commentId w16cid:paraId="2DC91921" w16cid:durableId="243D55A8"/>
  <w16cid:commentId w16cid:paraId="7EA9AF90" w16cid:durableId="243D0419"/>
  <w16cid:commentId w16cid:paraId="150330FF" w16cid:durableId="243D27D8"/>
  <w16cid:commentId w16cid:paraId="62118F11" w16cid:durableId="243D4CFB"/>
  <w16cid:commentId w16cid:paraId="405E789B" w16cid:durableId="2428405C"/>
  <w16cid:commentId w16cid:paraId="53F3301F" w16cid:durableId="243D05F6"/>
  <w16cid:commentId w16cid:paraId="0D150ECB" w16cid:durableId="243D06D3"/>
  <w16cid:commentId w16cid:paraId="0F468D37" w16cid:durableId="243D09C4"/>
  <w16cid:commentId w16cid:paraId="60A247A7" w16cid:durableId="243BEF90"/>
  <w16cid:commentId w16cid:paraId="4484F085" w16cid:durableId="243D09A2"/>
  <w16cid:commentId w16cid:paraId="5FBCD5E6" w16cid:durableId="243D0ACF"/>
  <w16cid:commentId w16cid:paraId="16C34DF4" w16cid:durableId="243BEFBC"/>
  <w16cid:commentId w16cid:paraId="20F142F7" w16cid:durableId="243D2315"/>
  <w16cid:commentId w16cid:paraId="169667F9" w16cid:durableId="243BF1C4"/>
  <w16cid:commentId w16cid:paraId="5B50AD9F" w16cid:durableId="243BF0CB"/>
  <w16cid:commentId w16cid:paraId="7FDDCEC9" w16cid:durableId="243D239C"/>
  <w16cid:commentId w16cid:paraId="30CF2E43" w16cid:durableId="243D2402"/>
  <w16cid:commentId w16cid:paraId="6F591154" w16cid:durableId="243D242A"/>
  <w16cid:commentId w16cid:paraId="47FD4816" w16cid:durableId="243D2B36"/>
  <w16cid:commentId w16cid:paraId="7EEB24E8" w16cid:durableId="243D2468"/>
  <w16cid:commentId w16cid:paraId="5222B1FB" w16cid:durableId="243D26CD"/>
  <w16cid:commentId w16cid:paraId="349DE8AF" w16cid:durableId="243BF27E"/>
  <w16cid:commentId w16cid:paraId="02650739" w16cid:durableId="243D29BD"/>
  <w16cid:commentId w16cid:paraId="31CB4EE8" w16cid:durableId="243D5128"/>
  <w16cid:commentId w16cid:paraId="05B0D6DE" w16cid:durableId="243D2A15"/>
  <w16cid:commentId w16cid:paraId="6632751A" w16cid:durableId="243D2A94"/>
  <w16cid:commentId w16cid:paraId="709483A5" w16cid:durableId="243D2A9C"/>
  <w16cid:commentId w16cid:paraId="42EC82E7" w16cid:durableId="243D2BCE"/>
  <w16cid:commentId w16cid:paraId="392F224E" w16cid:durableId="243BF373"/>
  <w16cid:commentId w16cid:paraId="0460EEDC" w16cid:durableId="243D2C71"/>
  <w16cid:commentId w16cid:paraId="2A7F63E8" w16cid:durableId="243D2CA0"/>
  <w16cid:commentId w16cid:paraId="7B22474F" w16cid:durableId="243D2DA6"/>
  <w16cid:commentId w16cid:paraId="7498ED82" w16cid:durableId="243D2DEA"/>
  <w16cid:commentId w16cid:paraId="18C79F16" w16cid:durableId="243D2DFB"/>
  <w16cid:commentId w16cid:paraId="03BF918B" w16cid:durableId="243D2E12"/>
  <w16cid:commentId w16cid:paraId="052CFA16" w16cid:durableId="243D2E84"/>
  <w16cid:commentId w16cid:paraId="6ADAF896" w16cid:durableId="243D2FCD"/>
  <w16cid:commentId w16cid:paraId="0A57B0D8" w16cid:durableId="243D3068"/>
  <w16cid:commentId w16cid:paraId="653A6FBA" w16cid:durableId="243D312F"/>
  <w16cid:commentId w16cid:paraId="247C83EF" w16cid:durableId="243D3178"/>
  <w16cid:commentId w16cid:paraId="04FE8CCA" w16cid:durableId="243D534E"/>
  <w16cid:commentId w16cid:paraId="14A71E7B" w16cid:durableId="243D537C"/>
  <w16cid:commentId w16cid:paraId="289DA67A" w16cid:durableId="243D30BE"/>
  <w16cid:commentId w16cid:paraId="23EDB141" w16cid:durableId="243D3186"/>
  <w16cid:commentId w16cid:paraId="62CEEDE6" w16cid:durableId="243D53E5"/>
  <w16cid:commentId w16cid:paraId="3A14CE18" w16cid:durableId="243D34D0"/>
  <w16cid:commentId w16cid:paraId="0F9F2BC2" w16cid:durableId="243D3BDB"/>
  <w16cid:commentId w16cid:paraId="7A071934" w16cid:durableId="243BF750"/>
  <w16cid:commentId w16cid:paraId="462D2957" w16cid:durableId="243BF79B"/>
  <w16cid:commentId w16cid:paraId="5E789D7B" w16cid:durableId="243D5417"/>
  <w16cid:commentId w16cid:paraId="7D0C6F31" w16cid:durableId="243BF8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12238" w14:textId="77777777" w:rsidR="00180D5C" w:rsidRDefault="00180D5C" w:rsidP="00DB2DC9">
      <w:pPr>
        <w:spacing w:after="0"/>
      </w:pPr>
      <w:r>
        <w:separator/>
      </w:r>
    </w:p>
  </w:endnote>
  <w:endnote w:type="continuationSeparator" w:id="0">
    <w:p w14:paraId="4439FAB7" w14:textId="77777777" w:rsidR="00180D5C" w:rsidRDefault="00180D5C"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PalatinoLTStd-Italic">
    <w:altName w:val="Palatino Linotype"/>
    <w:panose1 w:val="00000000000000000000"/>
    <w:charset w:val="00"/>
    <w:family w:val="roman"/>
    <w:notTrueType/>
    <w:pitch w:val="default"/>
  </w:font>
  <w:font w:name="PalatinoLTStd-Bold">
    <w:altName w:val="Palatino Linotype"/>
    <w:panose1 w:val="00000000000000000000"/>
    <w:charset w:val="00"/>
    <w:family w:val="roman"/>
    <w:notTrueType/>
    <w:pitch w:val="default"/>
  </w:font>
  <w:font w:name="HelveticaLTStd-Cond">
    <w:altName w:val="Arial"/>
    <w:panose1 w:val="00000000000000000000"/>
    <w:charset w:val="00"/>
    <w:family w:val="roman"/>
    <w:notTrueType/>
    <w:pitch w:val="default"/>
  </w:font>
  <w:font w:name="MyriadPro-Regular">
    <w:altName w:val="Cambria"/>
    <w:panose1 w:val="00000000000000000000"/>
    <w:charset w:val="00"/>
    <w:family w:val="roman"/>
    <w:notTrueType/>
    <w:pitch w:val="default"/>
  </w:font>
  <w:font w:name="Cascadia Code">
    <w:altName w:val="Segoe UI Symbol"/>
    <w:charset w:val="00"/>
    <w:family w:val="modern"/>
    <w:pitch w:val="fixed"/>
    <w:sig w:usb0="A10002FF" w:usb1="4000F9FB" w:usb2="00040000" w:usb3="00000000" w:csb0="0000019F" w:csb1="00000000"/>
  </w:font>
  <w:font w:name="PalatinoLTStd-Roman">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C4301" w14:textId="77777777" w:rsidR="00180D5C" w:rsidRDefault="00180D5C" w:rsidP="00DB2DC9">
      <w:pPr>
        <w:spacing w:after="0"/>
      </w:pPr>
      <w:r>
        <w:separator/>
      </w:r>
    </w:p>
  </w:footnote>
  <w:footnote w:type="continuationSeparator" w:id="0">
    <w:p w14:paraId="70E46A50" w14:textId="77777777" w:rsidR="00180D5C" w:rsidRDefault="00180D5C"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7B842AD"/>
    <w:multiLevelType w:val="multilevel"/>
    <w:tmpl w:val="437C44D6"/>
    <w:numStyleLink w:val="NumberedBullet"/>
  </w:abstractNum>
  <w:abstractNum w:abstractNumId="3" w15:restartNumberingAfterBreak="0">
    <w:nsid w:val="09AE199C"/>
    <w:multiLevelType w:val="hybridMultilevel"/>
    <w:tmpl w:val="79565482"/>
    <w:lvl w:ilvl="0" w:tplc="4F061D6C">
      <w:start w:val="1"/>
      <w:numFmt w:val="bullet"/>
      <w:pStyle w:val="ListBullete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AB5CC5"/>
    <w:multiLevelType w:val="multilevel"/>
    <w:tmpl w:val="77346CDA"/>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BB91B92"/>
    <w:multiLevelType w:val="multilevel"/>
    <w:tmpl w:val="437C44D6"/>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5750950"/>
    <w:multiLevelType w:val="hybridMultilevel"/>
    <w:tmpl w:val="F3B6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6"/>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Josh">
    <w15:presenceInfo w15:providerId="None" w15:userId="Josh"/>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ttachedTemplate r:id="rId1"/>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wFACrCuRctAAAA"/>
  </w:docVars>
  <w:rsids>
    <w:rsidRoot w:val="009D0F10"/>
    <w:rsid w:val="0000165C"/>
    <w:rsid w:val="000054A2"/>
    <w:rsid w:val="00010BDA"/>
    <w:rsid w:val="0001414B"/>
    <w:rsid w:val="00014E4E"/>
    <w:rsid w:val="000179A4"/>
    <w:rsid w:val="000239C8"/>
    <w:rsid w:val="00023D3B"/>
    <w:rsid w:val="00041F96"/>
    <w:rsid w:val="00047CA9"/>
    <w:rsid w:val="000504E4"/>
    <w:rsid w:val="0005479A"/>
    <w:rsid w:val="00057747"/>
    <w:rsid w:val="00061D1B"/>
    <w:rsid w:val="000658AF"/>
    <w:rsid w:val="00066A8A"/>
    <w:rsid w:val="000721B3"/>
    <w:rsid w:val="00073F55"/>
    <w:rsid w:val="0007609D"/>
    <w:rsid w:val="00076D04"/>
    <w:rsid w:val="000807FC"/>
    <w:rsid w:val="00083992"/>
    <w:rsid w:val="000855AB"/>
    <w:rsid w:val="000859FC"/>
    <w:rsid w:val="000954DE"/>
    <w:rsid w:val="0009626B"/>
    <w:rsid w:val="000972FA"/>
    <w:rsid w:val="000A3032"/>
    <w:rsid w:val="000B1526"/>
    <w:rsid w:val="000C2566"/>
    <w:rsid w:val="000C2FC3"/>
    <w:rsid w:val="000C7A25"/>
    <w:rsid w:val="000D3E2F"/>
    <w:rsid w:val="000D6106"/>
    <w:rsid w:val="000D669F"/>
    <w:rsid w:val="000E0EC2"/>
    <w:rsid w:val="000E4BEB"/>
    <w:rsid w:val="000F104F"/>
    <w:rsid w:val="000F2AE1"/>
    <w:rsid w:val="000F773A"/>
    <w:rsid w:val="00106996"/>
    <w:rsid w:val="00106C85"/>
    <w:rsid w:val="001107DD"/>
    <w:rsid w:val="00111A20"/>
    <w:rsid w:val="00113B76"/>
    <w:rsid w:val="00124D6B"/>
    <w:rsid w:val="0012745C"/>
    <w:rsid w:val="00132DF2"/>
    <w:rsid w:val="001335EE"/>
    <w:rsid w:val="001477AA"/>
    <w:rsid w:val="001522BF"/>
    <w:rsid w:val="0015264B"/>
    <w:rsid w:val="001526F2"/>
    <w:rsid w:val="00155062"/>
    <w:rsid w:val="00167446"/>
    <w:rsid w:val="00170454"/>
    <w:rsid w:val="0017122F"/>
    <w:rsid w:val="001714ED"/>
    <w:rsid w:val="001737B4"/>
    <w:rsid w:val="0017597B"/>
    <w:rsid w:val="00176D07"/>
    <w:rsid w:val="00177E1F"/>
    <w:rsid w:val="00180D5C"/>
    <w:rsid w:val="0018252D"/>
    <w:rsid w:val="00192FBF"/>
    <w:rsid w:val="00194881"/>
    <w:rsid w:val="00195192"/>
    <w:rsid w:val="001A1A7A"/>
    <w:rsid w:val="001A2302"/>
    <w:rsid w:val="001A7AB0"/>
    <w:rsid w:val="001B08E0"/>
    <w:rsid w:val="001B35B0"/>
    <w:rsid w:val="001B4C40"/>
    <w:rsid w:val="001C06E3"/>
    <w:rsid w:val="001C4B12"/>
    <w:rsid w:val="001C79C4"/>
    <w:rsid w:val="001D198A"/>
    <w:rsid w:val="001D2D01"/>
    <w:rsid w:val="001D574D"/>
    <w:rsid w:val="001D6107"/>
    <w:rsid w:val="001D6CCE"/>
    <w:rsid w:val="001E380B"/>
    <w:rsid w:val="001E3C66"/>
    <w:rsid w:val="001E664B"/>
    <w:rsid w:val="001F21DA"/>
    <w:rsid w:val="001F6A35"/>
    <w:rsid w:val="00200866"/>
    <w:rsid w:val="00200DF5"/>
    <w:rsid w:val="00204611"/>
    <w:rsid w:val="00204EF7"/>
    <w:rsid w:val="00205AD0"/>
    <w:rsid w:val="00207662"/>
    <w:rsid w:val="002076A8"/>
    <w:rsid w:val="00212732"/>
    <w:rsid w:val="00214C5A"/>
    <w:rsid w:val="00216DD7"/>
    <w:rsid w:val="00217379"/>
    <w:rsid w:val="002178CE"/>
    <w:rsid w:val="00222198"/>
    <w:rsid w:val="00223080"/>
    <w:rsid w:val="0022544F"/>
    <w:rsid w:val="00231F3C"/>
    <w:rsid w:val="00237512"/>
    <w:rsid w:val="002432CE"/>
    <w:rsid w:val="00243CA7"/>
    <w:rsid w:val="00245BC7"/>
    <w:rsid w:val="00252577"/>
    <w:rsid w:val="00253E16"/>
    <w:rsid w:val="002545E2"/>
    <w:rsid w:val="00262F04"/>
    <w:rsid w:val="00267AAA"/>
    <w:rsid w:val="00271C11"/>
    <w:rsid w:val="00272D3F"/>
    <w:rsid w:val="0027414A"/>
    <w:rsid w:val="00275E3F"/>
    <w:rsid w:val="00276274"/>
    <w:rsid w:val="00277147"/>
    <w:rsid w:val="00286415"/>
    <w:rsid w:val="0029593A"/>
    <w:rsid w:val="002A280A"/>
    <w:rsid w:val="002A6783"/>
    <w:rsid w:val="002A6948"/>
    <w:rsid w:val="002B26E1"/>
    <w:rsid w:val="002B6759"/>
    <w:rsid w:val="002C769F"/>
    <w:rsid w:val="002C7DE9"/>
    <w:rsid w:val="002D14B9"/>
    <w:rsid w:val="002D39C4"/>
    <w:rsid w:val="002D54C9"/>
    <w:rsid w:val="002D65B3"/>
    <w:rsid w:val="002D697E"/>
    <w:rsid w:val="002E3EEC"/>
    <w:rsid w:val="00300BE4"/>
    <w:rsid w:val="003010E0"/>
    <w:rsid w:val="00303EBA"/>
    <w:rsid w:val="00307739"/>
    <w:rsid w:val="00311B4D"/>
    <w:rsid w:val="00314693"/>
    <w:rsid w:val="00314C86"/>
    <w:rsid w:val="00317A7E"/>
    <w:rsid w:val="00322935"/>
    <w:rsid w:val="00325D87"/>
    <w:rsid w:val="0032641D"/>
    <w:rsid w:val="0032762A"/>
    <w:rsid w:val="003311CB"/>
    <w:rsid w:val="00332C98"/>
    <w:rsid w:val="003336F2"/>
    <w:rsid w:val="0034498B"/>
    <w:rsid w:val="0034545F"/>
    <w:rsid w:val="00350BD7"/>
    <w:rsid w:val="0035283C"/>
    <w:rsid w:val="00352D8B"/>
    <w:rsid w:val="00354003"/>
    <w:rsid w:val="003562CA"/>
    <w:rsid w:val="003644D3"/>
    <w:rsid w:val="00365B21"/>
    <w:rsid w:val="00365CCE"/>
    <w:rsid w:val="00372001"/>
    <w:rsid w:val="00382BFD"/>
    <w:rsid w:val="00384370"/>
    <w:rsid w:val="00387591"/>
    <w:rsid w:val="00391BAF"/>
    <w:rsid w:val="003A348F"/>
    <w:rsid w:val="003A3673"/>
    <w:rsid w:val="003A68C1"/>
    <w:rsid w:val="003B2E54"/>
    <w:rsid w:val="003B2FFB"/>
    <w:rsid w:val="003B71E2"/>
    <w:rsid w:val="003C514B"/>
    <w:rsid w:val="003C76D0"/>
    <w:rsid w:val="003D3E7E"/>
    <w:rsid w:val="003D7497"/>
    <w:rsid w:val="003E07A6"/>
    <w:rsid w:val="003E07EB"/>
    <w:rsid w:val="003E462B"/>
    <w:rsid w:val="003E4E45"/>
    <w:rsid w:val="003E6EAE"/>
    <w:rsid w:val="003E7CD4"/>
    <w:rsid w:val="003F186D"/>
    <w:rsid w:val="003F1981"/>
    <w:rsid w:val="003F2F41"/>
    <w:rsid w:val="003F607E"/>
    <w:rsid w:val="00400740"/>
    <w:rsid w:val="004008BB"/>
    <w:rsid w:val="00401F6E"/>
    <w:rsid w:val="00405500"/>
    <w:rsid w:val="00410824"/>
    <w:rsid w:val="0041171F"/>
    <w:rsid w:val="00412D57"/>
    <w:rsid w:val="00414B29"/>
    <w:rsid w:val="00421A8C"/>
    <w:rsid w:val="00423A0E"/>
    <w:rsid w:val="004250CD"/>
    <w:rsid w:val="00427B46"/>
    <w:rsid w:val="00427DC2"/>
    <w:rsid w:val="00431303"/>
    <w:rsid w:val="004335F2"/>
    <w:rsid w:val="00434CD1"/>
    <w:rsid w:val="00441C13"/>
    <w:rsid w:val="00446B79"/>
    <w:rsid w:val="00447B99"/>
    <w:rsid w:val="0045340A"/>
    <w:rsid w:val="004539DF"/>
    <w:rsid w:val="00454A93"/>
    <w:rsid w:val="00455478"/>
    <w:rsid w:val="00456F02"/>
    <w:rsid w:val="0046674D"/>
    <w:rsid w:val="004679F2"/>
    <w:rsid w:val="004810C9"/>
    <w:rsid w:val="00486A5E"/>
    <w:rsid w:val="0049044F"/>
    <w:rsid w:val="004A06E6"/>
    <w:rsid w:val="004A67B7"/>
    <w:rsid w:val="004A7FC4"/>
    <w:rsid w:val="004B1A3E"/>
    <w:rsid w:val="004B5F74"/>
    <w:rsid w:val="004C07C9"/>
    <w:rsid w:val="004C0854"/>
    <w:rsid w:val="004C09AF"/>
    <w:rsid w:val="004C30D6"/>
    <w:rsid w:val="004C42D0"/>
    <w:rsid w:val="004C63EB"/>
    <w:rsid w:val="004D3E58"/>
    <w:rsid w:val="004D428D"/>
    <w:rsid w:val="004D6912"/>
    <w:rsid w:val="004E2153"/>
    <w:rsid w:val="004E28AD"/>
    <w:rsid w:val="004F07B7"/>
    <w:rsid w:val="004F2213"/>
    <w:rsid w:val="004F72A1"/>
    <w:rsid w:val="00500190"/>
    <w:rsid w:val="005012CF"/>
    <w:rsid w:val="00502530"/>
    <w:rsid w:val="00503657"/>
    <w:rsid w:val="00504710"/>
    <w:rsid w:val="005104AA"/>
    <w:rsid w:val="00511088"/>
    <w:rsid w:val="00512756"/>
    <w:rsid w:val="00513013"/>
    <w:rsid w:val="005137B2"/>
    <w:rsid w:val="00515BB6"/>
    <w:rsid w:val="00517017"/>
    <w:rsid w:val="00520162"/>
    <w:rsid w:val="0052016E"/>
    <w:rsid w:val="005208B4"/>
    <w:rsid w:val="005252A0"/>
    <w:rsid w:val="00525BB4"/>
    <w:rsid w:val="0052693B"/>
    <w:rsid w:val="00531B86"/>
    <w:rsid w:val="0053210E"/>
    <w:rsid w:val="005418A1"/>
    <w:rsid w:val="00544E6B"/>
    <w:rsid w:val="00545DAC"/>
    <w:rsid w:val="00545F9C"/>
    <w:rsid w:val="00550798"/>
    <w:rsid w:val="00551D3E"/>
    <w:rsid w:val="00553B02"/>
    <w:rsid w:val="00557C64"/>
    <w:rsid w:val="0056414A"/>
    <w:rsid w:val="00581EB6"/>
    <w:rsid w:val="00582375"/>
    <w:rsid w:val="00582EAB"/>
    <w:rsid w:val="00582EC2"/>
    <w:rsid w:val="005871F0"/>
    <w:rsid w:val="00592104"/>
    <w:rsid w:val="005A0FB9"/>
    <w:rsid w:val="005A217D"/>
    <w:rsid w:val="005A3354"/>
    <w:rsid w:val="005A6098"/>
    <w:rsid w:val="005B7418"/>
    <w:rsid w:val="005C0E91"/>
    <w:rsid w:val="005C1F52"/>
    <w:rsid w:val="005C22BD"/>
    <w:rsid w:val="005C3AD6"/>
    <w:rsid w:val="005C5953"/>
    <w:rsid w:val="005C5CFF"/>
    <w:rsid w:val="005C6BB6"/>
    <w:rsid w:val="005D12DF"/>
    <w:rsid w:val="005D5C90"/>
    <w:rsid w:val="005E1715"/>
    <w:rsid w:val="005E7620"/>
    <w:rsid w:val="005E7BB7"/>
    <w:rsid w:val="006020BA"/>
    <w:rsid w:val="00607362"/>
    <w:rsid w:val="00607E59"/>
    <w:rsid w:val="00610F47"/>
    <w:rsid w:val="00612E08"/>
    <w:rsid w:val="00612FED"/>
    <w:rsid w:val="0062761D"/>
    <w:rsid w:val="0063072F"/>
    <w:rsid w:val="00631176"/>
    <w:rsid w:val="0063580A"/>
    <w:rsid w:val="00643697"/>
    <w:rsid w:val="0064423E"/>
    <w:rsid w:val="00665E84"/>
    <w:rsid w:val="00672F67"/>
    <w:rsid w:val="00674114"/>
    <w:rsid w:val="00674940"/>
    <w:rsid w:val="00677571"/>
    <w:rsid w:val="006836AA"/>
    <w:rsid w:val="00684E4B"/>
    <w:rsid w:val="006A10EB"/>
    <w:rsid w:val="006A2B22"/>
    <w:rsid w:val="006A2FE4"/>
    <w:rsid w:val="006A3654"/>
    <w:rsid w:val="006B263D"/>
    <w:rsid w:val="006B3874"/>
    <w:rsid w:val="006B5A64"/>
    <w:rsid w:val="006B6C7D"/>
    <w:rsid w:val="006C137A"/>
    <w:rsid w:val="006C157C"/>
    <w:rsid w:val="006C3737"/>
    <w:rsid w:val="006E1EEE"/>
    <w:rsid w:val="006E222F"/>
    <w:rsid w:val="006E45E7"/>
    <w:rsid w:val="006E6DE8"/>
    <w:rsid w:val="006F493B"/>
    <w:rsid w:val="007008AC"/>
    <w:rsid w:val="00700C48"/>
    <w:rsid w:val="007017DE"/>
    <w:rsid w:val="007023E6"/>
    <w:rsid w:val="00704619"/>
    <w:rsid w:val="00713E7B"/>
    <w:rsid w:val="00715C26"/>
    <w:rsid w:val="00720DE3"/>
    <w:rsid w:val="00722A0C"/>
    <w:rsid w:val="00722DEB"/>
    <w:rsid w:val="00723BE1"/>
    <w:rsid w:val="0072574D"/>
    <w:rsid w:val="00732270"/>
    <w:rsid w:val="0073273A"/>
    <w:rsid w:val="00732F7B"/>
    <w:rsid w:val="00736705"/>
    <w:rsid w:val="00737B95"/>
    <w:rsid w:val="00741CC2"/>
    <w:rsid w:val="00743848"/>
    <w:rsid w:val="00745282"/>
    <w:rsid w:val="00745293"/>
    <w:rsid w:val="0074673A"/>
    <w:rsid w:val="00754F2E"/>
    <w:rsid w:val="00760795"/>
    <w:rsid w:val="00764324"/>
    <w:rsid w:val="00770FCB"/>
    <w:rsid w:val="00772914"/>
    <w:rsid w:val="0077398D"/>
    <w:rsid w:val="0077510A"/>
    <w:rsid w:val="007802D7"/>
    <w:rsid w:val="007818DA"/>
    <w:rsid w:val="00783B28"/>
    <w:rsid w:val="00784F5C"/>
    <w:rsid w:val="007926DB"/>
    <w:rsid w:val="0079371A"/>
    <w:rsid w:val="00797CAC"/>
    <w:rsid w:val="007B0835"/>
    <w:rsid w:val="007B231D"/>
    <w:rsid w:val="007B2CD1"/>
    <w:rsid w:val="007B35BE"/>
    <w:rsid w:val="007B4D25"/>
    <w:rsid w:val="007B7872"/>
    <w:rsid w:val="007C0752"/>
    <w:rsid w:val="007C695F"/>
    <w:rsid w:val="007C6A64"/>
    <w:rsid w:val="007C6E65"/>
    <w:rsid w:val="007C7824"/>
    <w:rsid w:val="007D14AB"/>
    <w:rsid w:val="007D30A1"/>
    <w:rsid w:val="007D38FF"/>
    <w:rsid w:val="007D6B15"/>
    <w:rsid w:val="007E18FE"/>
    <w:rsid w:val="007E39AA"/>
    <w:rsid w:val="007E4294"/>
    <w:rsid w:val="007E52D9"/>
    <w:rsid w:val="007E5CB1"/>
    <w:rsid w:val="007E737A"/>
    <w:rsid w:val="007F2AA6"/>
    <w:rsid w:val="007F3B46"/>
    <w:rsid w:val="007F4A9F"/>
    <w:rsid w:val="007F525F"/>
    <w:rsid w:val="00806361"/>
    <w:rsid w:val="0080731C"/>
    <w:rsid w:val="008111A3"/>
    <w:rsid w:val="00812687"/>
    <w:rsid w:val="008134F5"/>
    <w:rsid w:val="00822804"/>
    <w:rsid w:val="00827FC2"/>
    <w:rsid w:val="008369E1"/>
    <w:rsid w:val="0083776C"/>
    <w:rsid w:val="00842073"/>
    <w:rsid w:val="008449DB"/>
    <w:rsid w:val="00850BD9"/>
    <w:rsid w:val="00863CD9"/>
    <w:rsid w:val="00863CF7"/>
    <w:rsid w:val="008669E9"/>
    <w:rsid w:val="00867D28"/>
    <w:rsid w:val="00871BE5"/>
    <w:rsid w:val="00881D8F"/>
    <w:rsid w:val="00882622"/>
    <w:rsid w:val="0088666A"/>
    <w:rsid w:val="008875C4"/>
    <w:rsid w:val="00890B9A"/>
    <w:rsid w:val="00896C3A"/>
    <w:rsid w:val="008A0F2E"/>
    <w:rsid w:val="008A1750"/>
    <w:rsid w:val="008A2974"/>
    <w:rsid w:val="008A2B55"/>
    <w:rsid w:val="008A2F65"/>
    <w:rsid w:val="008B136D"/>
    <w:rsid w:val="008B4565"/>
    <w:rsid w:val="008C546F"/>
    <w:rsid w:val="008D02F7"/>
    <w:rsid w:val="008D3D81"/>
    <w:rsid w:val="008D59C9"/>
    <w:rsid w:val="008D5B13"/>
    <w:rsid w:val="008D7455"/>
    <w:rsid w:val="008E500B"/>
    <w:rsid w:val="008E5144"/>
    <w:rsid w:val="008E634D"/>
    <w:rsid w:val="008E6477"/>
    <w:rsid w:val="008E65BE"/>
    <w:rsid w:val="008F5877"/>
    <w:rsid w:val="008F5883"/>
    <w:rsid w:val="008F62B8"/>
    <w:rsid w:val="00900A5C"/>
    <w:rsid w:val="009068CC"/>
    <w:rsid w:val="00911CCD"/>
    <w:rsid w:val="00916E34"/>
    <w:rsid w:val="009176EF"/>
    <w:rsid w:val="00927654"/>
    <w:rsid w:val="00930884"/>
    <w:rsid w:val="00935940"/>
    <w:rsid w:val="00936582"/>
    <w:rsid w:val="00940D6E"/>
    <w:rsid w:val="00942377"/>
    <w:rsid w:val="00943BD0"/>
    <w:rsid w:val="00945AE4"/>
    <w:rsid w:val="009463C6"/>
    <w:rsid w:val="0095160E"/>
    <w:rsid w:val="00952699"/>
    <w:rsid w:val="00955AC9"/>
    <w:rsid w:val="00956A6E"/>
    <w:rsid w:val="00961937"/>
    <w:rsid w:val="00962FBA"/>
    <w:rsid w:val="00963EE7"/>
    <w:rsid w:val="00964CE2"/>
    <w:rsid w:val="009669EF"/>
    <w:rsid w:val="009776AB"/>
    <w:rsid w:val="00987AC3"/>
    <w:rsid w:val="00994C7B"/>
    <w:rsid w:val="009A0417"/>
    <w:rsid w:val="009A1C49"/>
    <w:rsid w:val="009A4919"/>
    <w:rsid w:val="009B2800"/>
    <w:rsid w:val="009B2D3A"/>
    <w:rsid w:val="009B6AC1"/>
    <w:rsid w:val="009C7465"/>
    <w:rsid w:val="009D0F10"/>
    <w:rsid w:val="009D1E85"/>
    <w:rsid w:val="009D2813"/>
    <w:rsid w:val="009D56F1"/>
    <w:rsid w:val="009E0DD5"/>
    <w:rsid w:val="009E42D4"/>
    <w:rsid w:val="009E48C6"/>
    <w:rsid w:val="009E6C7C"/>
    <w:rsid w:val="009F5D95"/>
    <w:rsid w:val="009F793A"/>
    <w:rsid w:val="009F7AE2"/>
    <w:rsid w:val="00A011D7"/>
    <w:rsid w:val="00A01A72"/>
    <w:rsid w:val="00A02C2C"/>
    <w:rsid w:val="00A04EED"/>
    <w:rsid w:val="00A05C82"/>
    <w:rsid w:val="00A158E0"/>
    <w:rsid w:val="00A162F8"/>
    <w:rsid w:val="00A23B2E"/>
    <w:rsid w:val="00A24171"/>
    <w:rsid w:val="00A25089"/>
    <w:rsid w:val="00A25EB4"/>
    <w:rsid w:val="00A264AE"/>
    <w:rsid w:val="00A30517"/>
    <w:rsid w:val="00A332EB"/>
    <w:rsid w:val="00A40404"/>
    <w:rsid w:val="00A430BF"/>
    <w:rsid w:val="00A53149"/>
    <w:rsid w:val="00A53C64"/>
    <w:rsid w:val="00A545E5"/>
    <w:rsid w:val="00A54874"/>
    <w:rsid w:val="00A566E4"/>
    <w:rsid w:val="00A62151"/>
    <w:rsid w:val="00A64394"/>
    <w:rsid w:val="00A64C90"/>
    <w:rsid w:val="00A70990"/>
    <w:rsid w:val="00A711CA"/>
    <w:rsid w:val="00A7140D"/>
    <w:rsid w:val="00A715F5"/>
    <w:rsid w:val="00A732A2"/>
    <w:rsid w:val="00A739DA"/>
    <w:rsid w:val="00A746D1"/>
    <w:rsid w:val="00A77AB8"/>
    <w:rsid w:val="00A835A1"/>
    <w:rsid w:val="00A842A1"/>
    <w:rsid w:val="00A873E8"/>
    <w:rsid w:val="00A8783C"/>
    <w:rsid w:val="00A91C7A"/>
    <w:rsid w:val="00A92505"/>
    <w:rsid w:val="00A93137"/>
    <w:rsid w:val="00A94A8D"/>
    <w:rsid w:val="00A94FB0"/>
    <w:rsid w:val="00A96A9B"/>
    <w:rsid w:val="00AA49CD"/>
    <w:rsid w:val="00AA5AF3"/>
    <w:rsid w:val="00AA7331"/>
    <w:rsid w:val="00AA7E7B"/>
    <w:rsid w:val="00AB0556"/>
    <w:rsid w:val="00AB0E86"/>
    <w:rsid w:val="00AB21D0"/>
    <w:rsid w:val="00AB2EFB"/>
    <w:rsid w:val="00AB4C2A"/>
    <w:rsid w:val="00AB62B3"/>
    <w:rsid w:val="00AC0D08"/>
    <w:rsid w:val="00AC2AA1"/>
    <w:rsid w:val="00AC2CFF"/>
    <w:rsid w:val="00AD10B6"/>
    <w:rsid w:val="00AD2732"/>
    <w:rsid w:val="00AD5176"/>
    <w:rsid w:val="00AE0069"/>
    <w:rsid w:val="00AE4A0A"/>
    <w:rsid w:val="00AE586A"/>
    <w:rsid w:val="00AF1565"/>
    <w:rsid w:val="00AF5FD9"/>
    <w:rsid w:val="00B0443C"/>
    <w:rsid w:val="00B1085F"/>
    <w:rsid w:val="00B117F6"/>
    <w:rsid w:val="00B12ACA"/>
    <w:rsid w:val="00B13078"/>
    <w:rsid w:val="00B14359"/>
    <w:rsid w:val="00B246C0"/>
    <w:rsid w:val="00B30419"/>
    <w:rsid w:val="00B306A2"/>
    <w:rsid w:val="00B317F9"/>
    <w:rsid w:val="00B36950"/>
    <w:rsid w:val="00B3724D"/>
    <w:rsid w:val="00B4181C"/>
    <w:rsid w:val="00B4459C"/>
    <w:rsid w:val="00B5116C"/>
    <w:rsid w:val="00B52F18"/>
    <w:rsid w:val="00B557D7"/>
    <w:rsid w:val="00B6022A"/>
    <w:rsid w:val="00B70A33"/>
    <w:rsid w:val="00B70C10"/>
    <w:rsid w:val="00B7172D"/>
    <w:rsid w:val="00B71F03"/>
    <w:rsid w:val="00B75F98"/>
    <w:rsid w:val="00B761AD"/>
    <w:rsid w:val="00B8150D"/>
    <w:rsid w:val="00B91154"/>
    <w:rsid w:val="00B941F0"/>
    <w:rsid w:val="00B948FB"/>
    <w:rsid w:val="00BA6C84"/>
    <w:rsid w:val="00BB03F8"/>
    <w:rsid w:val="00BB13E3"/>
    <w:rsid w:val="00BB55D2"/>
    <w:rsid w:val="00BB620F"/>
    <w:rsid w:val="00BC231B"/>
    <w:rsid w:val="00BC2ABC"/>
    <w:rsid w:val="00BC570B"/>
    <w:rsid w:val="00BE3664"/>
    <w:rsid w:val="00BE6190"/>
    <w:rsid w:val="00BF5AFC"/>
    <w:rsid w:val="00BF6E9F"/>
    <w:rsid w:val="00BF6FA1"/>
    <w:rsid w:val="00C02D02"/>
    <w:rsid w:val="00C03E04"/>
    <w:rsid w:val="00C04415"/>
    <w:rsid w:val="00C073D1"/>
    <w:rsid w:val="00C07891"/>
    <w:rsid w:val="00C1229E"/>
    <w:rsid w:val="00C1310C"/>
    <w:rsid w:val="00C17233"/>
    <w:rsid w:val="00C2400F"/>
    <w:rsid w:val="00C276BD"/>
    <w:rsid w:val="00C3208D"/>
    <w:rsid w:val="00C36172"/>
    <w:rsid w:val="00C37676"/>
    <w:rsid w:val="00C40D63"/>
    <w:rsid w:val="00C41783"/>
    <w:rsid w:val="00C46689"/>
    <w:rsid w:val="00C53611"/>
    <w:rsid w:val="00C55532"/>
    <w:rsid w:val="00C5796E"/>
    <w:rsid w:val="00C76DF9"/>
    <w:rsid w:val="00C836DD"/>
    <w:rsid w:val="00C85588"/>
    <w:rsid w:val="00C876BD"/>
    <w:rsid w:val="00C9099F"/>
    <w:rsid w:val="00C934C0"/>
    <w:rsid w:val="00C94883"/>
    <w:rsid w:val="00C94D15"/>
    <w:rsid w:val="00C9597B"/>
    <w:rsid w:val="00C95A94"/>
    <w:rsid w:val="00CA0AA3"/>
    <w:rsid w:val="00CA2386"/>
    <w:rsid w:val="00CA7C06"/>
    <w:rsid w:val="00CB00A3"/>
    <w:rsid w:val="00CB1154"/>
    <w:rsid w:val="00CB2DEE"/>
    <w:rsid w:val="00CB354E"/>
    <w:rsid w:val="00CB5119"/>
    <w:rsid w:val="00CC1E97"/>
    <w:rsid w:val="00CC3A31"/>
    <w:rsid w:val="00CC551E"/>
    <w:rsid w:val="00CD1FC9"/>
    <w:rsid w:val="00CD5C48"/>
    <w:rsid w:val="00CD61B7"/>
    <w:rsid w:val="00CE7609"/>
    <w:rsid w:val="00CE7C67"/>
    <w:rsid w:val="00CF12A8"/>
    <w:rsid w:val="00CF20E0"/>
    <w:rsid w:val="00CF45ED"/>
    <w:rsid w:val="00CF5AAB"/>
    <w:rsid w:val="00CF5EB7"/>
    <w:rsid w:val="00D02B3C"/>
    <w:rsid w:val="00D048C6"/>
    <w:rsid w:val="00D13944"/>
    <w:rsid w:val="00D2118C"/>
    <w:rsid w:val="00D236C8"/>
    <w:rsid w:val="00D31D44"/>
    <w:rsid w:val="00D33069"/>
    <w:rsid w:val="00D37D25"/>
    <w:rsid w:val="00D4078B"/>
    <w:rsid w:val="00D44210"/>
    <w:rsid w:val="00D456E9"/>
    <w:rsid w:val="00D45849"/>
    <w:rsid w:val="00D50C45"/>
    <w:rsid w:val="00D5389D"/>
    <w:rsid w:val="00D53AD1"/>
    <w:rsid w:val="00D560A0"/>
    <w:rsid w:val="00D568D0"/>
    <w:rsid w:val="00D56B30"/>
    <w:rsid w:val="00D600D9"/>
    <w:rsid w:val="00D61EB4"/>
    <w:rsid w:val="00D63A49"/>
    <w:rsid w:val="00D654C3"/>
    <w:rsid w:val="00D673D9"/>
    <w:rsid w:val="00D72DED"/>
    <w:rsid w:val="00D752E1"/>
    <w:rsid w:val="00D7596F"/>
    <w:rsid w:val="00D76F67"/>
    <w:rsid w:val="00D8656A"/>
    <w:rsid w:val="00D96A29"/>
    <w:rsid w:val="00D97066"/>
    <w:rsid w:val="00DA0AD3"/>
    <w:rsid w:val="00DA14F8"/>
    <w:rsid w:val="00DA1B18"/>
    <w:rsid w:val="00DA3E37"/>
    <w:rsid w:val="00DA3FAB"/>
    <w:rsid w:val="00DA65C2"/>
    <w:rsid w:val="00DA7A9F"/>
    <w:rsid w:val="00DA7B05"/>
    <w:rsid w:val="00DB15F8"/>
    <w:rsid w:val="00DB165E"/>
    <w:rsid w:val="00DB2DC9"/>
    <w:rsid w:val="00DB3E32"/>
    <w:rsid w:val="00DB7D19"/>
    <w:rsid w:val="00DB7E58"/>
    <w:rsid w:val="00DC69A7"/>
    <w:rsid w:val="00DC727C"/>
    <w:rsid w:val="00DC7E64"/>
    <w:rsid w:val="00DE2B6C"/>
    <w:rsid w:val="00DE4AAB"/>
    <w:rsid w:val="00DE6C48"/>
    <w:rsid w:val="00DF268A"/>
    <w:rsid w:val="00DF314C"/>
    <w:rsid w:val="00E00773"/>
    <w:rsid w:val="00E04726"/>
    <w:rsid w:val="00E05393"/>
    <w:rsid w:val="00E05EB1"/>
    <w:rsid w:val="00E16F5D"/>
    <w:rsid w:val="00E20C1B"/>
    <w:rsid w:val="00E21A13"/>
    <w:rsid w:val="00E23CBB"/>
    <w:rsid w:val="00E270CF"/>
    <w:rsid w:val="00E36412"/>
    <w:rsid w:val="00E42216"/>
    <w:rsid w:val="00E426EA"/>
    <w:rsid w:val="00E46A03"/>
    <w:rsid w:val="00E524E0"/>
    <w:rsid w:val="00E57A3D"/>
    <w:rsid w:val="00E6088C"/>
    <w:rsid w:val="00E6195B"/>
    <w:rsid w:val="00E632D5"/>
    <w:rsid w:val="00E71B64"/>
    <w:rsid w:val="00E735F5"/>
    <w:rsid w:val="00E73D95"/>
    <w:rsid w:val="00E750B3"/>
    <w:rsid w:val="00E761F1"/>
    <w:rsid w:val="00E770B7"/>
    <w:rsid w:val="00E81E42"/>
    <w:rsid w:val="00E90E0E"/>
    <w:rsid w:val="00E91474"/>
    <w:rsid w:val="00E92E90"/>
    <w:rsid w:val="00E94376"/>
    <w:rsid w:val="00E956A2"/>
    <w:rsid w:val="00E95F08"/>
    <w:rsid w:val="00EA1767"/>
    <w:rsid w:val="00EA3174"/>
    <w:rsid w:val="00EA339D"/>
    <w:rsid w:val="00EB6B7A"/>
    <w:rsid w:val="00EB6F9C"/>
    <w:rsid w:val="00EB74CE"/>
    <w:rsid w:val="00EB781C"/>
    <w:rsid w:val="00EC03C6"/>
    <w:rsid w:val="00EC653F"/>
    <w:rsid w:val="00ED192B"/>
    <w:rsid w:val="00ED746E"/>
    <w:rsid w:val="00EE266C"/>
    <w:rsid w:val="00EE3136"/>
    <w:rsid w:val="00EF08CC"/>
    <w:rsid w:val="00EF4648"/>
    <w:rsid w:val="00EF67D5"/>
    <w:rsid w:val="00F004D6"/>
    <w:rsid w:val="00F03FBE"/>
    <w:rsid w:val="00F0578F"/>
    <w:rsid w:val="00F21062"/>
    <w:rsid w:val="00F22396"/>
    <w:rsid w:val="00F22570"/>
    <w:rsid w:val="00F26728"/>
    <w:rsid w:val="00F302A9"/>
    <w:rsid w:val="00F36C54"/>
    <w:rsid w:val="00F42850"/>
    <w:rsid w:val="00F42C47"/>
    <w:rsid w:val="00F42D40"/>
    <w:rsid w:val="00F43C4E"/>
    <w:rsid w:val="00F469AC"/>
    <w:rsid w:val="00F51742"/>
    <w:rsid w:val="00F55968"/>
    <w:rsid w:val="00F62AD8"/>
    <w:rsid w:val="00F636DC"/>
    <w:rsid w:val="00F65239"/>
    <w:rsid w:val="00F741BC"/>
    <w:rsid w:val="00F822F8"/>
    <w:rsid w:val="00F84B85"/>
    <w:rsid w:val="00F85665"/>
    <w:rsid w:val="00F85B1F"/>
    <w:rsid w:val="00F975E3"/>
    <w:rsid w:val="00F97ACA"/>
    <w:rsid w:val="00FA305B"/>
    <w:rsid w:val="00FA30D6"/>
    <w:rsid w:val="00FB3937"/>
    <w:rsid w:val="00FB521A"/>
    <w:rsid w:val="00FB5A21"/>
    <w:rsid w:val="00FB5AED"/>
    <w:rsid w:val="00FB64E8"/>
    <w:rsid w:val="00FC1996"/>
    <w:rsid w:val="00FC4A1D"/>
    <w:rsid w:val="00FD2FEA"/>
    <w:rsid w:val="00FD373E"/>
    <w:rsid w:val="00FD67F5"/>
    <w:rsid w:val="00FD6837"/>
    <w:rsid w:val="00FE080A"/>
    <w:rsid w:val="00FE353A"/>
    <w:rsid w:val="00FE462C"/>
    <w:rsid w:val="00FE57AA"/>
    <w:rsid w:val="00FF5B0B"/>
    <w:rsid w:val="00FF72EC"/>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7D14AB"/>
    <w:pPr>
      <w:numPr>
        <w:numId w:val="17"/>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BulletPACKT"/>
    <w:uiPriority w:val="99"/>
    <w:rsid w:val="00AC2CFF"/>
    <w:pPr>
      <w:numPr>
        <w:numId w:val="14"/>
      </w:numPr>
    </w:p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 w:val="20"/>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3"/>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5C5CFF"/>
    <w:rPr>
      <w:rFonts w:ascii="CourierStd" w:hAnsi="CourierStd" w:hint="default"/>
      <w:b w:val="0"/>
      <w:bCs w:val="0"/>
      <w:i w:val="0"/>
      <w:iCs w:val="0"/>
      <w:color w:val="000000"/>
      <w:sz w:val="18"/>
      <w:szCs w:val="18"/>
    </w:rPr>
  </w:style>
  <w:style w:type="character" w:customStyle="1" w:styleId="fontstyle61">
    <w:name w:val="fontstyle61"/>
    <w:basedOn w:val="DefaultParagraphFont"/>
    <w:rsid w:val="005C5CFF"/>
    <w:rPr>
      <w:rFonts w:ascii="PalatinoLTStd-Italic" w:hAnsi="PalatinoLTStd-Italic" w:hint="default"/>
      <w:b w:val="0"/>
      <w:bCs w:val="0"/>
      <w:i/>
      <w:iCs/>
      <w:color w:val="000000"/>
      <w:sz w:val="22"/>
      <w:szCs w:val="22"/>
    </w:rPr>
  </w:style>
  <w:style w:type="character" w:customStyle="1" w:styleId="fontstyle71">
    <w:name w:val="fontstyle71"/>
    <w:basedOn w:val="DefaultParagraphFont"/>
    <w:rsid w:val="005C5CFF"/>
    <w:rPr>
      <w:rFonts w:ascii="PalatinoLTStd-Bold" w:hAnsi="PalatinoLTStd-Bold" w:hint="default"/>
      <w:b/>
      <w:bCs/>
      <w:i w:val="0"/>
      <w:iCs w:val="0"/>
      <w:color w:val="000000"/>
      <w:sz w:val="22"/>
      <w:szCs w:val="22"/>
    </w:rPr>
  </w:style>
  <w:style w:type="character" w:customStyle="1" w:styleId="fontstyle81">
    <w:name w:val="fontstyle81"/>
    <w:basedOn w:val="DefaultParagraphFont"/>
    <w:rsid w:val="005C5CFF"/>
    <w:rPr>
      <w:rFonts w:ascii="HelveticaLTStd-Cond" w:hAnsi="HelveticaLTStd-Cond" w:hint="default"/>
      <w:b w:val="0"/>
      <w:bCs w:val="0"/>
      <w:i w:val="0"/>
      <w:iCs w:val="0"/>
      <w:color w:val="000000"/>
      <w:sz w:val="16"/>
      <w:szCs w:val="16"/>
    </w:rPr>
  </w:style>
  <w:style w:type="character" w:customStyle="1" w:styleId="fontstyle91">
    <w:name w:val="fontstyle91"/>
    <w:basedOn w:val="DefaultParagraphFont"/>
    <w:rsid w:val="005C5CFF"/>
    <w:rPr>
      <w:rFonts w:ascii="MyriadPro-Regular" w:hAnsi="MyriadPro-Regular" w:hint="default"/>
      <w:b w:val="0"/>
      <w:bCs w:val="0"/>
      <w:i w:val="0"/>
      <w:iCs w:val="0"/>
      <w:color w:val="000000"/>
      <w:sz w:val="18"/>
      <w:szCs w:val="18"/>
    </w:rPr>
  </w:style>
  <w:style w:type="paragraph" w:customStyle="1" w:styleId="FigureCaptionPACKT">
    <w:name w:val="Figure Caption [PACKT]"/>
    <w:basedOn w:val="Normal"/>
    <w:autoRedefine/>
    <w:uiPriority w:val="99"/>
    <w:qFormat/>
    <w:rsid w:val="00A05C82"/>
    <w:pPr>
      <w:jc w:val="center"/>
    </w:pPr>
    <w:rPr>
      <w:rFonts w:cs="Tahoma"/>
      <w:sz w:val="20"/>
      <w:szCs w:val="16"/>
      <w:lang w:val="en-GB"/>
    </w:rPr>
  </w:style>
  <w:style w:type="paragraph" w:styleId="EndnoteText">
    <w:name w:val="endnote text"/>
    <w:basedOn w:val="Normal"/>
    <w:link w:val="EndnoteTextChar"/>
    <w:uiPriority w:val="99"/>
    <w:semiHidden/>
    <w:unhideWhenUsed/>
    <w:rsid w:val="00D50C45"/>
    <w:pPr>
      <w:spacing w:after="0"/>
    </w:pPr>
    <w:rPr>
      <w:sz w:val="20"/>
      <w:szCs w:val="20"/>
    </w:rPr>
  </w:style>
  <w:style w:type="character" w:customStyle="1" w:styleId="EndnoteTextChar">
    <w:name w:val="Endnote Text Char"/>
    <w:basedOn w:val="DefaultParagraphFont"/>
    <w:link w:val="EndnoteText"/>
    <w:uiPriority w:val="99"/>
    <w:semiHidden/>
    <w:rsid w:val="00D50C45"/>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D50C45"/>
    <w:rPr>
      <w:vertAlign w:val="superscript"/>
    </w:rPr>
  </w:style>
  <w:style w:type="paragraph" w:styleId="Revision">
    <w:name w:val="Revision"/>
    <w:hidden/>
    <w:uiPriority w:val="99"/>
    <w:semiHidden/>
    <w:rsid w:val="00871BE5"/>
    <w:pPr>
      <w:spacing w:after="0" w:line="240" w:lineRule="auto"/>
    </w:pPr>
    <w:rPr>
      <w:rFonts w:ascii="Times New Roman" w:eastAsia="Times New Roman" w:hAnsi="Times New Roman" w:cs="Times New Roman"/>
      <w:szCs w:val="24"/>
      <w:lang w:val="en-US"/>
    </w:rPr>
  </w:style>
  <w:style w:type="character" w:customStyle="1" w:styleId="ChapterrefPACKT">
    <w:name w:val="Chapterref [PACKT]"/>
    <w:uiPriority w:val="99"/>
    <w:locked/>
    <w:rsid w:val="00106C85"/>
    <w:rPr>
      <w:rFonts w:ascii="Times New Roman" w:hAnsi="Times New Roman"/>
      <w:i/>
      <w:dstrike w:val="0"/>
      <w:color w:val="808000"/>
      <w:sz w:val="22"/>
      <w:szCs w:val="22"/>
      <w:u w:val="none"/>
      <w:vertAlign w:val="baseline"/>
    </w:rPr>
  </w:style>
  <w:style w:type="paragraph" w:customStyle="1" w:styleId="NumberedBulletEndPACKT">
    <w:name w:val="Numbered Bullet End [PACKT]"/>
    <w:basedOn w:val="NumberedBulletPACKT"/>
    <w:next w:val="NormalPACKT"/>
    <w:uiPriority w:val="99"/>
    <w:locked/>
    <w:rsid w:val="00AC2CFF"/>
    <w:pPr>
      <w:spacing w:after="120"/>
    </w:pPr>
  </w:style>
  <w:style w:type="paragraph" w:customStyle="1" w:styleId="BulletEndPACKT">
    <w:name w:val="Bullet End [PACKT]"/>
    <w:basedOn w:val="BulletPACKT"/>
    <w:next w:val="NormalPACKT"/>
    <w:uiPriority w:val="99"/>
    <w:locked/>
    <w:rsid w:val="007D14AB"/>
    <w:pPr>
      <w:spacing w:after="120"/>
      <w:ind w:left="720"/>
    </w:pPr>
  </w:style>
  <w:style w:type="character" w:customStyle="1" w:styleId="URLPACKT">
    <w:name w:val="URL [PACKT]"/>
    <w:basedOn w:val="CodeInTextPACKT"/>
    <w:qFormat/>
    <w:rsid w:val="00414B29"/>
    <w:rPr>
      <w:rFonts w:ascii="Lucida Console" w:hAnsi="Lucida Console"/>
      <w:color w:val="0000FF"/>
      <w:sz w:val="19"/>
      <w:szCs w:val="18"/>
    </w:rPr>
  </w:style>
  <w:style w:type="character" w:customStyle="1" w:styleId="KeyWordPACKT">
    <w:name w:val="Key Word [PACKT]"/>
    <w:uiPriority w:val="99"/>
    <w:locked/>
    <w:rsid w:val="00C04415"/>
    <w:rPr>
      <w:b/>
    </w:rPr>
  </w:style>
  <w:style w:type="paragraph" w:customStyle="1" w:styleId="InformationBoxPACKT">
    <w:name w:val="Information Box [PACKT]"/>
    <w:basedOn w:val="NormalPACKT"/>
    <w:next w:val="NormalPACKT"/>
    <w:uiPriority w:val="99"/>
    <w:qFormat/>
    <w:locked/>
    <w:rsid w:val="00286415"/>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ipPACKT">
    <w:name w:val="Tip [PACKT]"/>
    <w:basedOn w:val="InformationBoxPACKT"/>
    <w:next w:val="NormalPACKT"/>
    <w:uiPriority w:val="99"/>
    <w:qFormat/>
    <w:rsid w:val="0029593A"/>
    <w:pPr>
      <w:pBdr>
        <w:top w:val="double" w:sz="4" w:space="6" w:color="auto"/>
        <w:left w:val="none" w:sz="0" w:space="0" w:color="auto"/>
        <w:bottom w:val="double" w:sz="4" w:space="9" w:color="auto"/>
        <w:right w:val="none" w:sz="0" w:space="0" w:color="auto"/>
      </w:pBdr>
      <w:shd w:val="clear" w:color="auto" w:fil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174">
      <w:bodyDiv w:val="1"/>
      <w:marLeft w:val="0"/>
      <w:marRight w:val="0"/>
      <w:marTop w:val="0"/>
      <w:marBottom w:val="0"/>
      <w:divBdr>
        <w:top w:val="none" w:sz="0" w:space="0" w:color="auto"/>
        <w:left w:val="none" w:sz="0" w:space="0" w:color="auto"/>
        <w:bottom w:val="none" w:sz="0" w:space="0" w:color="auto"/>
        <w:right w:val="none" w:sz="0" w:space="0" w:color="auto"/>
      </w:divBdr>
      <w:divsChild>
        <w:div w:id="1319193372">
          <w:marLeft w:val="0"/>
          <w:marRight w:val="0"/>
          <w:marTop w:val="0"/>
          <w:marBottom w:val="0"/>
          <w:divBdr>
            <w:top w:val="none" w:sz="0" w:space="0" w:color="auto"/>
            <w:left w:val="none" w:sz="0" w:space="0" w:color="auto"/>
            <w:bottom w:val="none" w:sz="0" w:space="0" w:color="auto"/>
            <w:right w:val="none" w:sz="0" w:space="0" w:color="auto"/>
          </w:divBdr>
          <w:divsChild>
            <w:div w:id="2249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2014">
      <w:bodyDiv w:val="1"/>
      <w:marLeft w:val="0"/>
      <w:marRight w:val="0"/>
      <w:marTop w:val="0"/>
      <w:marBottom w:val="0"/>
      <w:divBdr>
        <w:top w:val="none" w:sz="0" w:space="0" w:color="auto"/>
        <w:left w:val="none" w:sz="0" w:space="0" w:color="auto"/>
        <w:bottom w:val="none" w:sz="0" w:space="0" w:color="auto"/>
        <w:right w:val="none" w:sz="0" w:space="0" w:color="auto"/>
      </w:divBdr>
      <w:divsChild>
        <w:div w:id="1558467887">
          <w:marLeft w:val="0"/>
          <w:marRight w:val="0"/>
          <w:marTop w:val="0"/>
          <w:marBottom w:val="0"/>
          <w:divBdr>
            <w:top w:val="none" w:sz="0" w:space="0" w:color="auto"/>
            <w:left w:val="none" w:sz="0" w:space="0" w:color="auto"/>
            <w:bottom w:val="none" w:sz="0" w:space="0" w:color="auto"/>
            <w:right w:val="none" w:sz="0" w:space="0" w:color="auto"/>
          </w:divBdr>
          <w:divsChild>
            <w:div w:id="2038240340">
              <w:marLeft w:val="0"/>
              <w:marRight w:val="0"/>
              <w:marTop w:val="0"/>
              <w:marBottom w:val="0"/>
              <w:divBdr>
                <w:top w:val="none" w:sz="0" w:space="0" w:color="auto"/>
                <w:left w:val="none" w:sz="0" w:space="0" w:color="auto"/>
                <w:bottom w:val="none" w:sz="0" w:space="0" w:color="auto"/>
                <w:right w:val="none" w:sz="0" w:space="0" w:color="auto"/>
              </w:divBdr>
            </w:div>
            <w:div w:id="1830319152">
              <w:marLeft w:val="0"/>
              <w:marRight w:val="0"/>
              <w:marTop w:val="0"/>
              <w:marBottom w:val="0"/>
              <w:divBdr>
                <w:top w:val="none" w:sz="0" w:space="0" w:color="auto"/>
                <w:left w:val="none" w:sz="0" w:space="0" w:color="auto"/>
                <w:bottom w:val="none" w:sz="0" w:space="0" w:color="auto"/>
                <w:right w:val="none" w:sz="0" w:space="0" w:color="auto"/>
              </w:divBdr>
            </w:div>
            <w:div w:id="237398022">
              <w:marLeft w:val="0"/>
              <w:marRight w:val="0"/>
              <w:marTop w:val="0"/>
              <w:marBottom w:val="0"/>
              <w:divBdr>
                <w:top w:val="none" w:sz="0" w:space="0" w:color="auto"/>
                <w:left w:val="none" w:sz="0" w:space="0" w:color="auto"/>
                <w:bottom w:val="none" w:sz="0" w:space="0" w:color="auto"/>
                <w:right w:val="none" w:sz="0" w:space="0" w:color="auto"/>
              </w:divBdr>
            </w:div>
            <w:div w:id="1163082436">
              <w:marLeft w:val="0"/>
              <w:marRight w:val="0"/>
              <w:marTop w:val="0"/>
              <w:marBottom w:val="0"/>
              <w:divBdr>
                <w:top w:val="none" w:sz="0" w:space="0" w:color="auto"/>
                <w:left w:val="none" w:sz="0" w:space="0" w:color="auto"/>
                <w:bottom w:val="none" w:sz="0" w:space="0" w:color="auto"/>
                <w:right w:val="none" w:sz="0" w:space="0" w:color="auto"/>
              </w:divBdr>
            </w:div>
            <w:div w:id="436028039">
              <w:marLeft w:val="0"/>
              <w:marRight w:val="0"/>
              <w:marTop w:val="0"/>
              <w:marBottom w:val="0"/>
              <w:divBdr>
                <w:top w:val="none" w:sz="0" w:space="0" w:color="auto"/>
                <w:left w:val="none" w:sz="0" w:space="0" w:color="auto"/>
                <w:bottom w:val="none" w:sz="0" w:space="0" w:color="auto"/>
                <w:right w:val="none" w:sz="0" w:space="0" w:color="auto"/>
              </w:divBdr>
            </w:div>
            <w:div w:id="1384404222">
              <w:marLeft w:val="0"/>
              <w:marRight w:val="0"/>
              <w:marTop w:val="0"/>
              <w:marBottom w:val="0"/>
              <w:divBdr>
                <w:top w:val="none" w:sz="0" w:space="0" w:color="auto"/>
                <w:left w:val="none" w:sz="0" w:space="0" w:color="auto"/>
                <w:bottom w:val="none" w:sz="0" w:space="0" w:color="auto"/>
                <w:right w:val="none" w:sz="0" w:space="0" w:color="auto"/>
              </w:divBdr>
            </w:div>
            <w:div w:id="1000963044">
              <w:marLeft w:val="0"/>
              <w:marRight w:val="0"/>
              <w:marTop w:val="0"/>
              <w:marBottom w:val="0"/>
              <w:divBdr>
                <w:top w:val="none" w:sz="0" w:space="0" w:color="auto"/>
                <w:left w:val="none" w:sz="0" w:space="0" w:color="auto"/>
                <w:bottom w:val="none" w:sz="0" w:space="0" w:color="auto"/>
                <w:right w:val="none" w:sz="0" w:space="0" w:color="auto"/>
              </w:divBdr>
            </w:div>
            <w:div w:id="408582733">
              <w:marLeft w:val="0"/>
              <w:marRight w:val="0"/>
              <w:marTop w:val="0"/>
              <w:marBottom w:val="0"/>
              <w:divBdr>
                <w:top w:val="none" w:sz="0" w:space="0" w:color="auto"/>
                <w:left w:val="none" w:sz="0" w:space="0" w:color="auto"/>
                <w:bottom w:val="none" w:sz="0" w:space="0" w:color="auto"/>
                <w:right w:val="none" w:sz="0" w:space="0" w:color="auto"/>
              </w:divBdr>
            </w:div>
            <w:div w:id="2035690864">
              <w:marLeft w:val="0"/>
              <w:marRight w:val="0"/>
              <w:marTop w:val="0"/>
              <w:marBottom w:val="0"/>
              <w:divBdr>
                <w:top w:val="none" w:sz="0" w:space="0" w:color="auto"/>
                <w:left w:val="none" w:sz="0" w:space="0" w:color="auto"/>
                <w:bottom w:val="none" w:sz="0" w:space="0" w:color="auto"/>
                <w:right w:val="none" w:sz="0" w:space="0" w:color="auto"/>
              </w:divBdr>
            </w:div>
            <w:div w:id="911697794">
              <w:marLeft w:val="0"/>
              <w:marRight w:val="0"/>
              <w:marTop w:val="0"/>
              <w:marBottom w:val="0"/>
              <w:divBdr>
                <w:top w:val="none" w:sz="0" w:space="0" w:color="auto"/>
                <w:left w:val="none" w:sz="0" w:space="0" w:color="auto"/>
                <w:bottom w:val="none" w:sz="0" w:space="0" w:color="auto"/>
                <w:right w:val="none" w:sz="0" w:space="0" w:color="auto"/>
              </w:divBdr>
            </w:div>
            <w:div w:id="108403950">
              <w:marLeft w:val="0"/>
              <w:marRight w:val="0"/>
              <w:marTop w:val="0"/>
              <w:marBottom w:val="0"/>
              <w:divBdr>
                <w:top w:val="none" w:sz="0" w:space="0" w:color="auto"/>
                <w:left w:val="none" w:sz="0" w:space="0" w:color="auto"/>
                <w:bottom w:val="none" w:sz="0" w:space="0" w:color="auto"/>
                <w:right w:val="none" w:sz="0" w:space="0" w:color="auto"/>
              </w:divBdr>
            </w:div>
            <w:div w:id="1455100977">
              <w:marLeft w:val="0"/>
              <w:marRight w:val="0"/>
              <w:marTop w:val="0"/>
              <w:marBottom w:val="0"/>
              <w:divBdr>
                <w:top w:val="none" w:sz="0" w:space="0" w:color="auto"/>
                <w:left w:val="none" w:sz="0" w:space="0" w:color="auto"/>
                <w:bottom w:val="none" w:sz="0" w:space="0" w:color="auto"/>
                <w:right w:val="none" w:sz="0" w:space="0" w:color="auto"/>
              </w:divBdr>
            </w:div>
            <w:div w:id="1012219681">
              <w:marLeft w:val="0"/>
              <w:marRight w:val="0"/>
              <w:marTop w:val="0"/>
              <w:marBottom w:val="0"/>
              <w:divBdr>
                <w:top w:val="none" w:sz="0" w:space="0" w:color="auto"/>
                <w:left w:val="none" w:sz="0" w:space="0" w:color="auto"/>
                <w:bottom w:val="none" w:sz="0" w:space="0" w:color="auto"/>
                <w:right w:val="none" w:sz="0" w:space="0" w:color="auto"/>
              </w:divBdr>
            </w:div>
            <w:div w:id="1923251316">
              <w:marLeft w:val="0"/>
              <w:marRight w:val="0"/>
              <w:marTop w:val="0"/>
              <w:marBottom w:val="0"/>
              <w:divBdr>
                <w:top w:val="none" w:sz="0" w:space="0" w:color="auto"/>
                <w:left w:val="none" w:sz="0" w:space="0" w:color="auto"/>
                <w:bottom w:val="none" w:sz="0" w:space="0" w:color="auto"/>
                <w:right w:val="none" w:sz="0" w:space="0" w:color="auto"/>
              </w:divBdr>
            </w:div>
            <w:div w:id="390806345">
              <w:marLeft w:val="0"/>
              <w:marRight w:val="0"/>
              <w:marTop w:val="0"/>
              <w:marBottom w:val="0"/>
              <w:divBdr>
                <w:top w:val="none" w:sz="0" w:space="0" w:color="auto"/>
                <w:left w:val="none" w:sz="0" w:space="0" w:color="auto"/>
                <w:bottom w:val="none" w:sz="0" w:space="0" w:color="auto"/>
                <w:right w:val="none" w:sz="0" w:space="0" w:color="auto"/>
              </w:divBdr>
            </w:div>
            <w:div w:id="1998874004">
              <w:marLeft w:val="0"/>
              <w:marRight w:val="0"/>
              <w:marTop w:val="0"/>
              <w:marBottom w:val="0"/>
              <w:divBdr>
                <w:top w:val="none" w:sz="0" w:space="0" w:color="auto"/>
                <w:left w:val="none" w:sz="0" w:space="0" w:color="auto"/>
                <w:bottom w:val="none" w:sz="0" w:space="0" w:color="auto"/>
                <w:right w:val="none" w:sz="0" w:space="0" w:color="auto"/>
              </w:divBdr>
            </w:div>
            <w:div w:id="380133364">
              <w:marLeft w:val="0"/>
              <w:marRight w:val="0"/>
              <w:marTop w:val="0"/>
              <w:marBottom w:val="0"/>
              <w:divBdr>
                <w:top w:val="none" w:sz="0" w:space="0" w:color="auto"/>
                <w:left w:val="none" w:sz="0" w:space="0" w:color="auto"/>
                <w:bottom w:val="none" w:sz="0" w:space="0" w:color="auto"/>
                <w:right w:val="none" w:sz="0" w:space="0" w:color="auto"/>
              </w:divBdr>
            </w:div>
            <w:div w:id="1218009373">
              <w:marLeft w:val="0"/>
              <w:marRight w:val="0"/>
              <w:marTop w:val="0"/>
              <w:marBottom w:val="0"/>
              <w:divBdr>
                <w:top w:val="none" w:sz="0" w:space="0" w:color="auto"/>
                <w:left w:val="none" w:sz="0" w:space="0" w:color="auto"/>
                <w:bottom w:val="none" w:sz="0" w:space="0" w:color="auto"/>
                <w:right w:val="none" w:sz="0" w:space="0" w:color="auto"/>
              </w:divBdr>
            </w:div>
            <w:div w:id="1211765107">
              <w:marLeft w:val="0"/>
              <w:marRight w:val="0"/>
              <w:marTop w:val="0"/>
              <w:marBottom w:val="0"/>
              <w:divBdr>
                <w:top w:val="none" w:sz="0" w:space="0" w:color="auto"/>
                <w:left w:val="none" w:sz="0" w:space="0" w:color="auto"/>
                <w:bottom w:val="none" w:sz="0" w:space="0" w:color="auto"/>
                <w:right w:val="none" w:sz="0" w:space="0" w:color="auto"/>
              </w:divBdr>
            </w:div>
            <w:div w:id="2105417565">
              <w:marLeft w:val="0"/>
              <w:marRight w:val="0"/>
              <w:marTop w:val="0"/>
              <w:marBottom w:val="0"/>
              <w:divBdr>
                <w:top w:val="none" w:sz="0" w:space="0" w:color="auto"/>
                <w:left w:val="none" w:sz="0" w:space="0" w:color="auto"/>
                <w:bottom w:val="none" w:sz="0" w:space="0" w:color="auto"/>
                <w:right w:val="none" w:sz="0" w:space="0" w:color="auto"/>
              </w:divBdr>
            </w:div>
            <w:div w:id="1362852189">
              <w:marLeft w:val="0"/>
              <w:marRight w:val="0"/>
              <w:marTop w:val="0"/>
              <w:marBottom w:val="0"/>
              <w:divBdr>
                <w:top w:val="none" w:sz="0" w:space="0" w:color="auto"/>
                <w:left w:val="none" w:sz="0" w:space="0" w:color="auto"/>
                <w:bottom w:val="none" w:sz="0" w:space="0" w:color="auto"/>
                <w:right w:val="none" w:sz="0" w:space="0" w:color="auto"/>
              </w:divBdr>
            </w:div>
            <w:div w:id="356735917">
              <w:marLeft w:val="0"/>
              <w:marRight w:val="0"/>
              <w:marTop w:val="0"/>
              <w:marBottom w:val="0"/>
              <w:divBdr>
                <w:top w:val="none" w:sz="0" w:space="0" w:color="auto"/>
                <w:left w:val="none" w:sz="0" w:space="0" w:color="auto"/>
                <w:bottom w:val="none" w:sz="0" w:space="0" w:color="auto"/>
                <w:right w:val="none" w:sz="0" w:space="0" w:color="auto"/>
              </w:divBdr>
            </w:div>
            <w:div w:id="590890037">
              <w:marLeft w:val="0"/>
              <w:marRight w:val="0"/>
              <w:marTop w:val="0"/>
              <w:marBottom w:val="0"/>
              <w:divBdr>
                <w:top w:val="none" w:sz="0" w:space="0" w:color="auto"/>
                <w:left w:val="none" w:sz="0" w:space="0" w:color="auto"/>
                <w:bottom w:val="none" w:sz="0" w:space="0" w:color="auto"/>
                <w:right w:val="none" w:sz="0" w:space="0" w:color="auto"/>
              </w:divBdr>
            </w:div>
            <w:div w:id="1128476818">
              <w:marLeft w:val="0"/>
              <w:marRight w:val="0"/>
              <w:marTop w:val="0"/>
              <w:marBottom w:val="0"/>
              <w:divBdr>
                <w:top w:val="none" w:sz="0" w:space="0" w:color="auto"/>
                <w:left w:val="none" w:sz="0" w:space="0" w:color="auto"/>
                <w:bottom w:val="none" w:sz="0" w:space="0" w:color="auto"/>
                <w:right w:val="none" w:sz="0" w:space="0" w:color="auto"/>
              </w:divBdr>
            </w:div>
            <w:div w:id="2014061819">
              <w:marLeft w:val="0"/>
              <w:marRight w:val="0"/>
              <w:marTop w:val="0"/>
              <w:marBottom w:val="0"/>
              <w:divBdr>
                <w:top w:val="none" w:sz="0" w:space="0" w:color="auto"/>
                <w:left w:val="none" w:sz="0" w:space="0" w:color="auto"/>
                <w:bottom w:val="none" w:sz="0" w:space="0" w:color="auto"/>
                <w:right w:val="none" w:sz="0" w:space="0" w:color="auto"/>
              </w:divBdr>
            </w:div>
            <w:div w:id="1295603254">
              <w:marLeft w:val="0"/>
              <w:marRight w:val="0"/>
              <w:marTop w:val="0"/>
              <w:marBottom w:val="0"/>
              <w:divBdr>
                <w:top w:val="none" w:sz="0" w:space="0" w:color="auto"/>
                <w:left w:val="none" w:sz="0" w:space="0" w:color="auto"/>
                <w:bottom w:val="none" w:sz="0" w:space="0" w:color="auto"/>
                <w:right w:val="none" w:sz="0" w:space="0" w:color="auto"/>
              </w:divBdr>
            </w:div>
            <w:div w:id="26681954">
              <w:marLeft w:val="0"/>
              <w:marRight w:val="0"/>
              <w:marTop w:val="0"/>
              <w:marBottom w:val="0"/>
              <w:divBdr>
                <w:top w:val="none" w:sz="0" w:space="0" w:color="auto"/>
                <w:left w:val="none" w:sz="0" w:space="0" w:color="auto"/>
                <w:bottom w:val="none" w:sz="0" w:space="0" w:color="auto"/>
                <w:right w:val="none" w:sz="0" w:space="0" w:color="auto"/>
              </w:divBdr>
            </w:div>
            <w:div w:id="566499323">
              <w:marLeft w:val="0"/>
              <w:marRight w:val="0"/>
              <w:marTop w:val="0"/>
              <w:marBottom w:val="0"/>
              <w:divBdr>
                <w:top w:val="none" w:sz="0" w:space="0" w:color="auto"/>
                <w:left w:val="none" w:sz="0" w:space="0" w:color="auto"/>
                <w:bottom w:val="none" w:sz="0" w:space="0" w:color="auto"/>
                <w:right w:val="none" w:sz="0" w:space="0" w:color="auto"/>
              </w:divBdr>
            </w:div>
            <w:div w:id="1952736160">
              <w:marLeft w:val="0"/>
              <w:marRight w:val="0"/>
              <w:marTop w:val="0"/>
              <w:marBottom w:val="0"/>
              <w:divBdr>
                <w:top w:val="none" w:sz="0" w:space="0" w:color="auto"/>
                <w:left w:val="none" w:sz="0" w:space="0" w:color="auto"/>
                <w:bottom w:val="none" w:sz="0" w:space="0" w:color="auto"/>
                <w:right w:val="none" w:sz="0" w:space="0" w:color="auto"/>
              </w:divBdr>
            </w:div>
            <w:div w:id="573466718">
              <w:marLeft w:val="0"/>
              <w:marRight w:val="0"/>
              <w:marTop w:val="0"/>
              <w:marBottom w:val="0"/>
              <w:divBdr>
                <w:top w:val="none" w:sz="0" w:space="0" w:color="auto"/>
                <w:left w:val="none" w:sz="0" w:space="0" w:color="auto"/>
                <w:bottom w:val="none" w:sz="0" w:space="0" w:color="auto"/>
                <w:right w:val="none" w:sz="0" w:space="0" w:color="auto"/>
              </w:divBdr>
            </w:div>
            <w:div w:id="158817281">
              <w:marLeft w:val="0"/>
              <w:marRight w:val="0"/>
              <w:marTop w:val="0"/>
              <w:marBottom w:val="0"/>
              <w:divBdr>
                <w:top w:val="none" w:sz="0" w:space="0" w:color="auto"/>
                <w:left w:val="none" w:sz="0" w:space="0" w:color="auto"/>
                <w:bottom w:val="none" w:sz="0" w:space="0" w:color="auto"/>
                <w:right w:val="none" w:sz="0" w:space="0" w:color="auto"/>
              </w:divBdr>
            </w:div>
            <w:div w:id="1132675520">
              <w:marLeft w:val="0"/>
              <w:marRight w:val="0"/>
              <w:marTop w:val="0"/>
              <w:marBottom w:val="0"/>
              <w:divBdr>
                <w:top w:val="none" w:sz="0" w:space="0" w:color="auto"/>
                <w:left w:val="none" w:sz="0" w:space="0" w:color="auto"/>
                <w:bottom w:val="none" w:sz="0" w:space="0" w:color="auto"/>
                <w:right w:val="none" w:sz="0" w:space="0" w:color="auto"/>
              </w:divBdr>
            </w:div>
            <w:div w:id="16397867">
              <w:marLeft w:val="0"/>
              <w:marRight w:val="0"/>
              <w:marTop w:val="0"/>
              <w:marBottom w:val="0"/>
              <w:divBdr>
                <w:top w:val="none" w:sz="0" w:space="0" w:color="auto"/>
                <w:left w:val="none" w:sz="0" w:space="0" w:color="auto"/>
                <w:bottom w:val="none" w:sz="0" w:space="0" w:color="auto"/>
                <w:right w:val="none" w:sz="0" w:space="0" w:color="auto"/>
              </w:divBdr>
            </w:div>
            <w:div w:id="713115365">
              <w:marLeft w:val="0"/>
              <w:marRight w:val="0"/>
              <w:marTop w:val="0"/>
              <w:marBottom w:val="0"/>
              <w:divBdr>
                <w:top w:val="none" w:sz="0" w:space="0" w:color="auto"/>
                <w:left w:val="none" w:sz="0" w:space="0" w:color="auto"/>
                <w:bottom w:val="none" w:sz="0" w:space="0" w:color="auto"/>
                <w:right w:val="none" w:sz="0" w:space="0" w:color="auto"/>
              </w:divBdr>
            </w:div>
            <w:div w:id="1469931521">
              <w:marLeft w:val="0"/>
              <w:marRight w:val="0"/>
              <w:marTop w:val="0"/>
              <w:marBottom w:val="0"/>
              <w:divBdr>
                <w:top w:val="none" w:sz="0" w:space="0" w:color="auto"/>
                <w:left w:val="none" w:sz="0" w:space="0" w:color="auto"/>
                <w:bottom w:val="none" w:sz="0" w:space="0" w:color="auto"/>
                <w:right w:val="none" w:sz="0" w:space="0" w:color="auto"/>
              </w:divBdr>
            </w:div>
            <w:div w:id="407267218">
              <w:marLeft w:val="0"/>
              <w:marRight w:val="0"/>
              <w:marTop w:val="0"/>
              <w:marBottom w:val="0"/>
              <w:divBdr>
                <w:top w:val="none" w:sz="0" w:space="0" w:color="auto"/>
                <w:left w:val="none" w:sz="0" w:space="0" w:color="auto"/>
                <w:bottom w:val="none" w:sz="0" w:space="0" w:color="auto"/>
                <w:right w:val="none" w:sz="0" w:space="0" w:color="auto"/>
              </w:divBdr>
            </w:div>
            <w:div w:id="1908421090">
              <w:marLeft w:val="0"/>
              <w:marRight w:val="0"/>
              <w:marTop w:val="0"/>
              <w:marBottom w:val="0"/>
              <w:divBdr>
                <w:top w:val="none" w:sz="0" w:space="0" w:color="auto"/>
                <w:left w:val="none" w:sz="0" w:space="0" w:color="auto"/>
                <w:bottom w:val="none" w:sz="0" w:space="0" w:color="auto"/>
                <w:right w:val="none" w:sz="0" w:space="0" w:color="auto"/>
              </w:divBdr>
            </w:div>
            <w:div w:id="1134178407">
              <w:marLeft w:val="0"/>
              <w:marRight w:val="0"/>
              <w:marTop w:val="0"/>
              <w:marBottom w:val="0"/>
              <w:divBdr>
                <w:top w:val="none" w:sz="0" w:space="0" w:color="auto"/>
                <w:left w:val="none" w:sz="0" w:space="0" w:color="auto"/>
                <w:bottom w:val="none" w:sz="0" w:space="0" w:color="auto"/>
                <w:right w:val="none" w:sz="0" w:space="0" w:color="auto"/>
              </w:divBdr>
            </w:div>
            <w:div w:id="2073917604">
              <w:marLeft w:val="0"/>
              <w:marRight w:val="0"/>
              <w:marTop w:val="0"/>
              <w:marBottom w:val="0"/>
              <w:divBdr>
                <w:top w:val="none" w:sz="0" w:space="0" w:color="auto"/>
                <w:left w:val="none" w:sz="0" w:space="0" w:color="auto"/>
                <w:bottom w:val="none" w:sz="0" w:space="0" w:color="auto"/>
                <w:right w:val="none" w:sz="0" w:space="0" w:color="auto"/>
              </w:divBdr>
            </w:div>
            <w:div w:id="1260017368">
              <w:marLeft w:val="0"/>
              <w:marRight w:val="0"/>
              <w:marTop w:val="0"/>
              <w:marBottom w:val="0"/>
              <w:divBdr>
                <w:top w:val="none" w:sz="0" w:space="0" w:color="auto"/>
                <w:left w:val="none" w:sz="0" w:space="0" w:color="auto"/>
                <w:bottom w:val="none" w:sz="0" w:space="0" w:color="auto"/>
                <w:right w:val="none" w:sz="0" w:space="0" w:color="auto"/>
              </w:divBdr>
            </w:div>
            <w:div w:id="801535064">
              <w:marLeft w:val="0"/>
              <w:marRight w:val="0"/>
              <w:marTop w:val="0"/>
              <w:marBottom w:val="0"/>
              <w:divBdr>
                <w:top w:val="none" w:sz="0" w:space="0" w:color="auto"/>
                <w:left w:val="none" w:sz="0" w:space="0" w:color="auto"/>
                <w:bottom w:val="none" w:sz="0" w:space="0" w:color="auto"/>
                <w:right w:val="none" w:sz="0" w:space="0" w:color="auto"/>
              </w:divBdr>
            </w:div>
            <w:div w:id="165901390">
              <w:marLeft w:val="0"/>
              <w:marRight w:val="0"/>
              <w:marTop w:val="0"/>
              <w:marBottom w:val="0"/>
              <w:divBdr>
                <w:top w:val="none" w:sz="0" w:space="0" w:color="auto"/>
                <w:left w:val="none" w:sz="0" w:space="0" w:color="auto"/>
                <w:bottom w:val="none" w:sz="0" w:space="0" w:color="auto"/>
                <w:right w:val="none" w:sz="0" w:space="0" w:color="auto"/>
              </w:divBdr>
            </w:div>
            <w:div w:id="288636375">
              <w:marLeft w:val="0"/>
              <w:marRight w:val="0"/>
              <w:marTop w:val="0"/>
              <w:marBottom w:val="0"/>
              <w:divBdr>
                <w:top w:val="none" w:sz="0" w:space="0" w:color="auto"/>
                <w:left w:val="none" w:sz="0" w:space="0" w:color="auto"/>
                <w:bottom w:val="none" w:sz="0" w:space="0" w:color="auto"/>
                <w:right w:val="none" w:sz="0" w:space="0" w:color="auto"/>
              </w:divBdr>
            </w:div>
            <w:div w:id="1997368748">
              <w:marLeft w:val="0"/>
              <w:marRight w:val="0"/>
              <w:marTop w:val="0"/>
              <w:marBottom w:val="0"/>
              <w:divBdr>
                <w:top w:val="none" w:sz="0" w:space="0" w:color="auto"/>
                <w:left w:val="none" w:sz="0" w:space="0" w:color="auto"/>
                <w:bottom w:val="none" w:sz="0" w:space="0" w:color="auto"/>
                <w:right w:val="none" w:sz="0" w:space="0" w:color="auto"/>
              </w:divBdr>
            </w:div>
            <w:div w:id="200215209">
              <w:marLeft w:val="0"/>
              <w:marRight w:val="0"/>
              <w:marTop w:val="0"/>
              <w:marBottom w:val="0"/>
              <w:divBdr>
                <w:top w:val="none" w:sz="0" w:space="0" w:color="auto"/>
                <w:left w:val="none" w:sz="0" w:space="0" w:color="auto"/>
                <w:bottom w:val="none" w:sz="0" w:space="0" w:color="auto"/>
                <w:right w:val="none" w:sz="0" w:space="0" w:color="auto"/>
              </w:divBdr>
            </w:div>
            <w:div w:id="179391217">
              <w:marLeft w:val="0"/>
              <w:marRight w:val="0"/>
              <w:marTop w:val="0"/>
              <w:marBottom w:val="0"/>
              <w:divBdr>
                <w:top w:val="none" w:sz="0" w:space="0" w:color="auto"/>
                <w:left w:val="none" w:sz="0" w:space="0" w:color="auto"/>
                <w:bottom w:val="none" w:sz="0" w:space="0" w:color="auto"/>
                <w:right w:val="none" w:sz="0" w:space="0" w:color="auto"/>
              </w:divBdr>
            </w:div>
            <w:div w:id="470439817">
              <w:marLeft w:val="0"/>
              <w:marRight w:val="0"/>
              <w:marTop w:val="0"/>
              <w:marBottom w:val="0"/>
              <w:divBdr>
                <w:top w:val="none" w:sz="0" w:space="0" w:color="auto"/>
                <w:left w:val="none" w:sz="0" w:space="0" w:color="auto"/>
                <w:bottom w:val="none" w:sz="0" w:space="0" w:color="auto"/>
                <w:right w:val="none" w:sz="0" w:space="0" w:color="auto"/>
              </w:divBdr>
            </w:div>
            <w:div w:id="917060622">
              <w:marLeft w:val="0"/>
              <w:marRight w:val="0"/>
              <w:marTop w:val="0"/>
              <w:marBottom w:val="0"/>
              <w:divBdr>
                <w:top w:val="none" w:sz="0" w:space="0" w:color="auto"/>
                <w:left w:val="none" w:sz="0" w:space="0" w:color="auto"/>
                <w:bottom w:val="none" w:sz="0" w:space="0" w:color="auto"/>
                <w:right w:val="none" w:sz="0" w:space="0" w:color="auto"/>
              </w:divBdr>
            </w:div>
            <w:div w:id="63577720">
              <w:marLeft w:val="0"/>
              <w:marRight w:val="0"/>
              <w:marTop w:val="0"/>
              <w:marBottom w:val="0"/>
              <w:divBdr>
                <w:top w:val="none" w:sz="0" w:space="0" w:color="auto"/>
                <w:left w:val="none" w:sz="0" w:space="0" w:color="auto"/>
                <w:bottom w:val="none" w:sz="0" w:space="0" w:color="auto"/>
                <w:right w:val="none" w:sz="0" w:space="0" w:color="auto"/>
              </w:divBdr>
            </w:div>
            <w:div w:id="1882665303">
              <w:marLeft w:val="0"/>
              <w:marRight w:val="0"/>
              <w:marTop w:val="0"/>
              <w:marBottom w:val="0"/>
              <w:divBdr>
                <w:top w:val="none" w:sz="0" w:space="0" w:color="auto"/>
                <w:left w:val="none" w:sz="0" w:space="0" w:color="auto"/>
                <w:bottom w:val="none" w:sz="0" w:space="0" w:color="auto"/>
                <w:right w:val="none" w:sz="0" w:space="0" w:color="auto"/>
              </w:divBdr>
            </w:div>
            <w:div w:id="2094349125">
              <w:marLeft w:val="0"/>
              <w:marRight w:val="0"/>
              <w:marTop w:val="0"/>
              <w:marBottom w:val="0"/>
              <w:divBdr>
                <w:top w:val="none" w:sz="0" w:space="0" w:color="auto"/>
                <w:left w:val="none" w:sz="0" w:space="0" w:color="auto"/>
                <w:bottom w:val="none" w:sz="0" w:space="0" w:color="auto"/>
                <w:right w:val="none" w:sz="0" w:space="0" w:color="auto"/>
              </w:divBdr>
            </w:div>
            <w:div w:id="1438064879">
              <w:marLeft w:val="0"/>
              <w:marRight w:val="0"/>
              <w:marTop w:val="0"/>
              <w:marBottom w:val="0"/>
              <w:divBdr>
                <w:top w:val="none" w:sz="0" w:space="0" w:color="auto"/>
                <w:left w:val="none" w:sz="0" w:space="0" w:color="auto"/>
                <w:bottom w:val="none" w:sz="0" w:space="0" w:color="auto"/>
                <w:right w:val="none" w:sz="0" w:space="0" w:color="auto"/>
              </w:divBdr>
            </w:div>
            <w:div w:id="41948990">
              <w:marLeft w:val="0"/>
              <w:marRight w:val="0"/>
              <w:marTop w:val="0"/>
              <w:marBottom w:val="0"/>
              <w:divBdr>
                <w:top w:val="none" w:sz="0" w:space="0" w:color="auto"/>
                <w:left w:val="none" w:sz="0" w:space="0" w:color="auto"/>
                <w:bottom w:val="none" w:sz="0" w:space="0" w:color="auto"/>
                <w:right w:val="none" w:sz="0" w:space="0" w:color="auto"/>
              </w:divBdr>
            </w:div>
            <w:div w:id="675155406">
              <w:marLeft w:val="0"/>
              <w:marRight w:val="0"/>
              <w:marTop w:val="0"/>
              <w:marBottom w:val="0"/>
              <w:divBdr>
                <w:top w:val="none" w:sz="0" w:space="0" w:color="auto"/>
                <w:left w:val="none" w:sz="0" w:space="0" w:color="auto"/>
                <w:bottom w:val="none" w:sz="0" w:space="0" w:color="auto"/>
                <w:right w:val="none" w:sz="0" w:space="0" w:color="auto"/>
              </w:divBdr>
            </w:div>
            <w:div w:id="517502377">
              <w:marLeft w:val="0"/>
              <w:marRight w:val="0"/>
              <w:marTop w:val="0"/>
              <w:marBottom w:val="0"/>
              <w:divBdr>
                <w:top w:val="none" w:sz="0" w:space="0" w:color="auto"/>
                <w:left w:val="none" w:sz="0" w:space="0" w:color="auto"/>
                <w:bottom w:val="none" w:sz="0" w:space="0" w:color="auto"/>
                <w:right w:val="none" w:sz="0" w:space="0" w:color="auto"/>
              </w:divBdr>
            </w:div>
            <w:div w:id="91439608">
              <w:marLeft w:val="0"/>
              <w:marRight w:val="0"/>
              <w:marTop w:val="0"/>
              <w:marBottom w:val="0"/>
              <w:divBdr>
                <w:top w:val="none" w:sz="0" w:space="0" w:color="auto"/>
                <w:left w:val="none" w:sz="0" w:space="0" w:color="auto"/>
                <w:bottom w:val="none" w:sz="0" w:space="0" w:color="auto"/>
                <w:right w:val="none" w:sz="0" w:space="0" w:color="auto"/>
              </w:divBdr>
            </w:div>
            <w:div w:id="1344556045">
              <w:marLeft w:val="0"/>
              <w:marRight w:val="0"/>
              <w:marTop w:val="0"/>
              <w:marBottom w:val="0"/>
              <w:divBdr>
                <w:top w:val="none" w:sz="0" w:space="0" w:color="auto"/>
                <w:left w:val="none" w:sz="0" w:space="0" w:color="auto"/>
                <w:bottom w:val="none" w:sz="0" w:space="0" w:color="auto"/>
                <w:right w:val="none" w:sz="0" w:space="0" w:color="auto"/>
              </w:divBdr>
            </w:div>
            <w:div w:id="800150561">
              <w:marLeft w:val="0"/>
              <w:marRight w:val="0"/>
              <w:marTop w:val="0"/>
              <w:marBottom w:val="0"/>
              <w:divBdr>
                <w:top w:val="none" w:sz="0" w:space="0" w:color="auto"/>
                <w:left w:val="none" w:sz="0" w:space="0" w:color="auto"/>
                <w:bottom w:val="none" w:sz="0" w:space="0" w:color="auto"/>
                <w:right w:val="none" w:sz="0" w:space="0" w:color="auto"/>
              </w:divBdr>
            </w:div>
            <w:div w:id="398670816">
              <w:marLeft w:val="0"/>
              <w:marRight w:val="0"/>
              <w:marTop w:val="0"/>
              <w:marBottom w:val="0"/>
              <w:divBdr>
                <w:top w:val="none" w:sz="0" w:space="0" w:color="auto"/>
                <w:left w:val="none" w:sz="0" w:space="0" w:color="auto"/>
                <w:bottom w:val="none" w:sz="0" w:space="0" w:color="auto"/>
                <w:right w:val="none" w:sz="0" w:space="0" w:color="auto"/>
              </w:divBdr>
            </w:div>
            <w:div w:id="598950677">
              <w:marLeft w:val="0"/>
              <w:marRight w:val="0"/>
              <w:marTop w:val="0"/>
              <w:marBottom w:val="0"/>
              <w:divBdr>
                <w:top w:val="none" w:sz="0" w:space="0" w:color="auto"/>
                <w:left w:val="none" w:sz="0" w:space="0" w:color="auto"/>
                <w:bottom w:val="none" w:sz="0" w:space="0" w:color="auto"/>
                <w:right w:val="none" w:sz="0" w:space="0" w:color="auto"/>
              </w:divBdr>
            </w:div>
            <w:div w:id="384334633">
              <w:marLeft w:val="0"/>
              <w:marRight w:val="0"/>
              <w:marTop w:val="0"/>
              <w:marBottom w:val="0"/>
              <w:divBdr>
                <w:top w:val="none" w:sz="0" w:space="0" w:color="auto"/>
                <w:left w:val="none" w:sz="0" w:space="0" w:color="auto"/>
                <w:bottom w:val="none" w:sz="0" w:space="0" w:color="auto"/>
                <w:right w:val="none" w:sz="0" w:space="0" w:color="auto"/>
              </w:divBdr>
            </w:div>
            <w:div w:id="1953314761">
              <w:marLeft w:val="0"/>
              <w:marRight w:val="0"/>
              <w:marTop w:val="0"/>
              <w:marBottom w:val="0"/>
              <w:divBdr>
                <w:top w:val="none" w:sz="0" w:space="0" w:color="auto"/>
                <w:left w:val="none" w:sz="0" w:space="0" w:color="auto"/>
                <w:bottom w:val="none" w:sz="0" w:space="0" w:color="auto"/>
                <w:right w:val="none" w:sz="0" w:space="0" w:color="auto"/>
              </w:divBdr>
            </w:div>
            <w:div w:id="1106342064">
              <w:marLeft w:val="0"/>
              <w:marRight w:val="0"/>
              <w:marTop w:val="0"/>
              <w:marBottom w:val="0"/>
              <w:divBdr>
                <w:top w:val="none" w:sz="0" w:space="0" w:color="auto"/>
                <w:left w:val="none" w:sz="0" w:space="0" w:color="auto"/>
                <w:bottom w:val="none" w:sz="0" w:space="0" w:color="auto"/>
                <w:right w:val="none" w:sz="0" w:space="0" w:color="auto"/>
              </w:divBdr>
            </w:div>
            <w:div w:id="1197162290">
              <w:marLeft w:val="0"/>
              <w:marRight w:val="0"/>
              <w:marTop w:val="0"/>
              <w:marBottom w:val="0"/>
              <w:divBdr>
                <w:top w:val="none" w:sz="0" w:space="0" w:color="auto"/>
                <w:left w:val="none" w:sz="0" w:space="0" w:color="auto"/>
                <w:bottom w:val="none" w:sz="0" w:space="0" w:color="auto"/>
                <w:right w:val="none" w:sz="0" w:space="0" w:color="auto"/>
              </w:divBdr>
            </w:div>
            <w:div w:id="98530725">
              <w:marLeft w:val="0"/>
              <w:marRight w:val="0"/>
              <w:marTop w:val="0"/>
              <w:marBottom w:val="0"/>
              <w:divBdr>
                <w:top w:val="none" w:sz="0" w:space="0" w:color="auto"/>
                <w:left w:val="none" w:sz="0" w:space="0" w:color="auto"/>
                <w:bottom w:val="none" w:sz="0" w:space="0" w:color="auto"/>
                <w:right w:val="none" w:sz="0" w:space="0" w:color="auto"/>
              </w:divBdr>
            </w:div>
            <w:div w:id="1411466739">
              <w:marLeft w:val="0"/>
              <w:marRight w:val="0"/>
              <w:marTop w:val="0"/>
              <w:marBottom w:val="0"/>
              <w:divBdr>
                <w:top w:val="none" w:sz="0" w:space="0" w:color="auto"/>
                <w:left w:val="none" w:sz="0" w:space="0" w:color="auto"/>
                <w:bottom w:val="none" w:sz="0" w:space="0" w:color="auto"/>
                <w:right w:val="none" w:sz="0" w:space="0" w:color="auto"/>
              </w:divBdr>
            </w:div>
            <w:div w:id="154344315">
              <w:marLeft w:val="0"/>
              <w:marRight w:val="0"/>
              <w:marTop w:val="0"/>
              <w:marBottom w:val="0"/>
              <w:divBdr>
                <w:top w:val="none" w:sz="0" w:space="0" w:color="auto"/>
                <w:left w:val="none" w:sz="0" w:space="0" w:color="auto"/>
                <w:bottom w:val="none" w:sz="0" w:space="0" w:color="auto"/>
                <w:right w:val="none" w:sz="0" w:space="0" w:color="auto"/>
              </w:divBdr>
            </w:div>
            <w:div w:id="1023900350">
              <w:marLeft w:val="0"/>
              <w:marRight w:val="0"/>
              <w:marTop w:val="0"/>
              <w:marBottom w:val="0"/>
              <w:divBdr>
                <w:top w:val="none" w:sz="0" w:space="0" w:color="auto"/>
                <w:left w:val="none" w:sz="0" w:space="0" w:color="auto"/>
                <w:bottom w:val="none" w:sz="0" w:space="0" w:color="auto"/>
                <w:right w:val="none" w:sz="0" w:space="0" w:color="auto"/>
              </w:divBdr>
            </w:div>
            <w:div w:id="2083333090">
              <w:marLeft w:val="0"/>
              <w:marRight w:val="0"/>
              <w:marTop w:val="0"/>
              <w:marBottom w:val="0"/>
              <w:divBdr>
                <w:top w:val="none" w:sz="0" w:space="0" w:color="auto"/>
                <w:left w:val="none" w:sz="0" w:space="0" w:color="auto"/>
                <w:bottom w:val="none" w:sz="0" w:space="0" w:color="auto"/>
                <w:right w:val="none" w:sz="0" w:space="0" w:color="auto"/>
              </w:divBdr>
            </w:div>
            <w:div w:id="965936195">
              <w:marLeft w:val="0"/>
              <w:marRight w:val="0"/>
              <w:marTop w:val="0"/>
              <w:marBottom w:val="0"/>
              <w:divBdr>
                <w:top w:val="none" w:sz="0" w:space="0" w:color="auto"/>
                <w:left w:val="none" w:sz="0" w:space="0" w:color="auto"/>
                <w:bottom w:val="none" w:sz="0" w:space="0" w:color="auto"/>
                <w:right w:val="none" w:sz="0" w:space="0" w:color="auto"/>
              </w:divBdr>
            </w:div>
            <w:div w:id="423500612">
              <w:marLeft w:val="0"/>
              <w:marRight w:val="0"/>
              <w:marTop w:val="0"/>
              <w:marBottom w:val="0"/>
              <w:divBdr>
                <w:top w:val="none" w:sz="0" w:space="0" w:color="auto"/>
                <w:left w:val="none" w:sz="0" w:space="0" w:color="auto"/>
                <w:bottom w:val="none" w:sz="0" w:space="0" w:color="auto"/>
                <w:right w:val="none" w:sz="0" w:space="0" w:color="auto"/>
              </w:divBdr>
            </w:div>
            <w:div w:id="435906266">
              <w:marLeft w:val="0"/>
              <w:marRight w:val="0"/>
              <w:marTop w:val="0"/>
              <w:marBottom w:val="0"/>
              <w:divBdr>
                <w:top w:val="none" w:sz="0" w:space="0" w:color="auto"/>
                <w:left w:val="none" w:sz="0" w:space="0" w:color="auto"/>
                <w:bottom w:val="none" w:sz="0" w:space="0" w:color="auto"/>
                <w:right w:val="none" w:sz="0" w:space="0" w:color="auto"/>
              </w:divBdr>
            </w:div>
            <w:div w:id="1546865247">
              <w:marLeft w:val="0"/>
              <w:marRight w:val="0"/>
              <w:marTop w:val="0"/>
              <w:marBottom w:val="0"/>
              <w:divBdr>
                <w:top w:val="none" w:sz="0" w:space="0" w:color="auto"/>
                <w:left w:val="none" w:sz="0" w:space="0" w:color="auto"/>
                <w:bottom w:val="none" w:sz="0" w:space="0" w:color="auto"/>
                <w:right w:val="none" w:sz="0" w:space="0" w:color="auto"/>
              </w:divBdr>
            </w:div>
            <w:div w:id="869805945">
              <w:marLeft w:val="0"/>
              <w:marRight w:val="0"/>
              <w:marTop w:val="0"/>
              <w:marBottom w:val="0"/>
              <w:divBdr>
                <w:top w:val="none" w:sz="0" w:space="0" w:color="auto"/>
                <w:left w:val="none" w:sz="0" w:space="0" w:color="auto"/>
                <w:bottom w:val="none" w:sz="0" w:space="0" w:color="auto"/>
                <w:right w:val="none" w:sz="0" w:space="0" w:color="auto"/>
              </w:divBdr>
            </w:div>
            <w:div w:id="1250583934">
              <w:marLeft w:val="0"/>
              <w:marRight w:val="0"/>
              <w:marTop w:val="0"/>
              <w:marBottom w:val="0"/>
              <w:divBdr>
                <w:top w:val="none" w:sz="0" w:space="0" w:color="auto"/>
                <w:left w:val="none" w:sz="0" w:space="0" w:color="auto"/>
                <w:bottom w:val="none" w:sz="0" w:space="0" w:color="auto"/>
                <w:right w:val="none" w:sz="0" w:space="0" w:color="auto"/>
              </w:divBdr>
            </w:div>
            <w:div w:id="1176043591">
              <w:marLeft w:val="0"/>
              <w:marRight w:val="0"/>
              <w:marTop w:val="0"/>
              <w:marBottom w:val="0"/>
              <w:divBdr>
                <w:top w:val="none" w:sz="0" w:space="0" w:color="auto"/>
                <w:left w:val="none" w:sz="0" w:space="0" w:color="auto"/>
                <w:bottom w:val="none" w:sz="0" w:space="0" w:color="auto"/>
                <w:right w:val="none" w:sz="0" w:space="0" w:color="auto"/>
              </w:divBdr>
            </w:div>
            <w:div w:id="894703218">
              <w:marLeft w:val="0"/>
              <w:marRight w:val="0"/>
              <w:marTop w:val="0"/>
              <w:marBottom w:val="0"/>
              <w:divBdr>
                <w:top w:val="none" w:sz="0" w:space="0" w:color="auto"/>
                <w:left w:val="none" w:sz="0" w:space="0" w:color="auto"/>
                <w:bottom w:val="none" w:sz="0" w:space="0" w:color="auto"/>
                <w:right w:val="none" w:sz="0" w:space="0" w:color="auto"/>
              </w:divBdr>
            </w:div>
            <w:div w:id="311838491">
              <w:marLeft w:val="0"/>
              <w:marRight w:val="0"/>
              <w:marTop w:val="0"/>
              <w:marBottom w:val="0"/>
              <w:divBdr>
                <w:top w:val="none" w:sz="0" w:space="0" w:color="auto"/>
                <w:left w:val="none" w:sz="0" w:space="0" w:color="auto"/>
                <w:bottom w:val="none" w:sz="0" w:space="0" w:color="auto"/>
                <w:right w:val="none" w:sz="0" w:space="0" w:color="auto"/>
              </w:divBdr>
            </w:div>
            <w:div w:id="1756705660">
              <w:marLeft w:val="0"/>
              <w:marRight w:val="0"/>
              <w:marTop w:val="0"/>
              <w:marBottom w:val="0"/>
              <w:divBdr>
                <w:top w:val="none" w:sz="0" w:space="0" w:color="auto"/>
                <w:left w:val="none" w:sz="0" w:space="0" w:color="auto"/>
                <w:bottom w:val="none" w:sz="0" w:space="0" w:color="auto"/>
                <w:right w:val="none" w:sz="0" w:space="0" w:color="auto"/>
              </w:divBdr>
            </w:div>
            <w:div w:id="718283511">
              <w:marLeft w:val="0"/>
              <w:marRight w:val="0"/>
              <w:marTop w:val="0"/>
              <w:marBottom w:val="0"/>
              <w:divBdr>
                <w:top w:val="none" w:sz="0" w:space="0" w:color="auto"/>
                <w:left w:val="none" w:sz="0" w:space="0" w:color="auto"/>
                <w:bottom w:val="none" w:sz="0" w:space="0" w:color="auto"/>
                <w:right w:val="none" w:sz="0" w:space="0" w:color="auto"/>
              </w:divBdr>
            </w:div>
            <w:div w:id="1822038489">
              <w:marLeft w:val="0"/>
              <w:marRight w:val="0"/>
              <w:marTop w:val="0"/>
              <w:marBottom w:val="0"/>
              <w:divBdr>
                <w:top w:val="none" w:sz="0" w:space="0" w:color="auto"/>
                <w:left w:val="none" w:sz="0" w:space="0" w:color="auto"/>
                <w:bottom w:val="none" w:sz="0" w:space="0" w:color="auto"/>
                <w:right w:val="none" w:sz="0" w:space="0" w:color="auto"/>
              </w:divBdr>
            </w:div>
            <w:div w:id="828248989">
              <w:marLeft w:val="0"/>
              <w:marRight w:val="0"/>
              <w:marTop w:val="0"/>
              <w:marBottom w:val="0"/>
              <w:divBdr>
                <w:top w:val="none" w:sz="0" w:space="0" w:color="auto"/>
                <w:left w:val="none" w:sz="0" w:space="0" w:color="auto"/>
                <w:bottom w:val="none" w:sz="0" w:space="0" w:color="auto"/>
                <w:right w:val="none" w:sz="0" w:space="0" w:color="auto"/>
              </w:divBdr>
            </w:div>
            <w:div w:id="2007171399">
              <w:marLeft w:val="0"/>
              <w:marRight w:val="0"/>
              <w:marTop w:val="0"/>
              <w:marBottom w:val="0"/>
              <w:divBdr>
                <w:top w:val="none" w:sz="0" w:space="0" w:color="auto"/>
                <w:left w:val="none" w:sz="0" w:space="0" w:color="auto"/>
                <w:bottom w:val="none" w:sz="0" w:space="0" w:color="auto"/>
                <w:right w:val="none" w:sz="0" w:space="0" w:color="auto"/>
              </w:divBdr>
            </w:div>
            <w:div w:id="2031494145">
              <w:marLeft w:val="0"/>
              <w:marRight w:val="0"/>
              <w:marTop w:val="0"/>
              <w:marBottom w:val="0"/>
              <w:divBdr>
                <w:top w:val="none" w:sz="0" w:space="0" w:color="auto"/>
                <w:left w:val="none" w:sz="0" w:space="0" w:color="auto"/>
                <w:bottom w:val="none" w:sz="0" w:space="0" w:color="auto"/>
                <w:right w:val="none" w:sz="0" w:space="0" w:color="auto"/>
              </w:divBdr>
            </w:div>
            <w:div w:id="970674448">
              <w:marLeft w:val="0"/>
              <w:marRight w:val="0"/>
              <w:marTop w:val="0"/>
              <w:marBottom w:val="0"/>
              <w:divBdr>
                <w:top w:val="none" w:sz="0" w:space="0" w:color="auto"/>
                <w:left w:val="none" w:sz="0" w:space="0" w:color="auto"/>
                <w:bottom w:val="none" w:sz="0" w:space="0" w:color="auto"/>
                <w:right w:val="none" w:sz="0" w:space="0" w:color="auto"/>
              </w:divBdr>
            </w:div>
            <w:div w:id="1762605939">
              <w:marLeft w:val="0"/>
              <w:marRight w:val="0"/>
              <w:marTop w:val="0"/>
              <w:marBottom w:val="0"/>
              <w:divBdr>
                <w:top w:val="none" w:sz="0" w:space="0" w:color="auto"/>
                <w:left w:val="none" w:sz="0" w:space="0" w:color="auto"/>
                <w:bottom w:val="none" w:sz="0" w:space="0" w:color="auto"/>
                <w:right w:val="none" w:sz="0" w:space="0" w:color="auto"/>
              </w:divBdr>
            </w:div>
            <w:div w:id="1261528938">
              <w:marLeft w:val="0"/>
              <w:marRight w:val="0"/>
              <w:marTop w:val="0"/>
              <w:marBottom w:val="0"/>
              <w:divBdr>
                <w:top w:val="none" w:sz="0" w:space="0" w:color="auto"/>
                <w:left w:val="none" w:sz="0" w:space="0" w:color="auto"/>
                <w:bottom w:val="none" w:sz="0" w:space="0" w:color="auto"/>
                <w:right w:val="none" w:sz="0" w:space="0" w:color="auto"/>
              </w:divBdr>
            </w:div>
            <w:div w:id="2018924222">
              <w:marLeft w:val="0"/>
              <w:marRight w:val="0"/>
              <w:marTop w:val="0"/>
              <w:marBottom w:val="0"/>
              <w:divBdr>
                <w:top w:val="none" w:sz="0" w:space="0" w:color="auto"/>
                <w:left w:val="none" w:sz="0" w:space="0" w:color="auto"/>
                <w:bottom w:val="none" w:sz="0" w:space="0" w:color="auto"/>
                <w:right w:val="none" w:sz="0" w:space="0" w:color="auto"/>
              </w:divBdr>
            </w:div>
            <w:div w:id="1485126387">
              <w:marLeft w:val="0"/>
              <w:marRight w:val="0"/>
              <w:marTop w:val="0"/>
              <w:marBottom w:val="0"/>
              <w:divBdr>
                <w:top w:val="none" w:sz="0" w:space="0" w:color="auto"/>
                <w:left w:val="none" w:sz="0" w:space="0" w:color="auto"/>
                <w:bottom w:val="none" w:sz="0" w:space="0" w:color="auto"/>
                <w:right w:val="none" w:sz="0" w:space="0" w:color="auto"/>
              </w:divBdr>
            </w:div>
            <w:div w:id="153225933">
              <w:marLeft w:val="0"/>
              <w:marRight w:val="0"/>
              <w:marTop w:val="0"/>
              <w:marBottom w:val="0"/>
              <w:divBdr>
                <w:top w:val="none" w:sz="0" w:space="0" w:color="auto"/>
                <w:left w:val="none" w:sz="0" w:space="0" w:color="auto"/>
                <w:bottom w:val="none" w:sz="0" w:space="0" w:color="auto"/>
                <w:right w:val="none" w:sz="0" w:space="0" w:color="auto"/>
              </w:divBdr>
            </w:div>
            <w:div w:id="1522549483">
              <w:marLeft w:val="0"/>
              <w:marRight w:val="0"/>
              <w:marTop w:val="0"/>
              <w:marBottom w:val="0"/>
              <w:divBdr>
                <w:top w:val="none" w:sz="0" w:space="0" w:color="auto"/>
                <w:left w:val="none" w:sz="0" w:space="0" w:color="auto"/>
                <w:bottom w:val="none" w:sz="0" w:space="0" w:color="auto"/>
                <w:right w:val="none" w:sz="0" w:space="0" w:color="auto"/>
              </w:divBdr>
            </w:div>
            <w:div w:id="1552309519">
              <w:marLeft w:val="0"/>
              <w:marRight w:val="0"/>
              <w:marTop w:val="0"/>
              <w:marBottom w:val="0"/>
              <w:divBdr>
                <w:top w:val="none" w:sz="0" w:space="0" w:color="auto"/>
                <w:left w:val="none" w:sz="0" w:space="0" w:color="auto"/>
                <w:bottom w:val="none" w:sz="0" w:space="0" w:color="auto"/>
                <w:right w:val="none" w:sz="0" w:space="0" w:color="auto"/>
              </w:divBdr>
            </w:div>
            <w:div w:id="512572359">
              <w:marLeft w:val="0"/>
              <w:marRight w:val="0"/>
              <w:marTop w:val="0"/>
              <w:marBottom w:val="0"/>
              <w:divBdr>
                <w:top w:val="none" w:sz="0" w:space="0" w:color="auto"/>
                <w:left w:val="none" w:sz="0" w:space="0" w:color="auto"/>
                <w:bottom w:val="none" w:sz="0" w:space="0" w:color="auto"/>
                <w:right w:val="none" w:sz="0" w:space="0" w:color="auto"/>
              </w:divBdr>
            </w:div>
            <w:div w:id="1421485868">
              <w:marLeft w:val="0"/>
              <w:marRight w:val="0"/>
              <w:marTop w:val="0"/>
              <w:marBottom w:val="0"/>
              <w:divBdr>
                <w:top w:val="none" w:sz="0" w:space="0" w:color="auto"/>
                <w:left w:val="none" w:sz="0" w:space="0" w:color="auto"/>
                <w:bottom w:val="none" w:sz="0" w:space="0" w:color="auto"/>
                <w:right w:val="none" w:sz="0" w:space="0" w:color="auto"/>
              </w:divBdr>
            </w:div>
            <w:div w:id="1403410424">
              <w:marLeft w:val="0"/>
              <w:marRight w:val="0"/>
              <w:marTop w:val="0"/>
              <w:marBottom w:val="0"/>
              <w:divBdr>
                <w:top w:val="none" w:sz="0" w:space="0" w:color="auto"/>
                <w:left w:val="none" w:sz="0" w:space="0" w:color="auto"/>
                <w:bottom w:val="none" w:sz="0" w:space="0" w:color="auto"/>
                <w:right w:val="none" w:sz="0" w:space="0" w:color="auto"/>
              </w:divBdr>
            </w:div>
            <w:div w:id="2013415381">
              <w:marLeft w:val="0"/>
              <w:marRight w:val="0"/>
              <w:marTop w:val="0"/>
              <w:marBottom w:val="0"/>
              <w:divBdr>
                <w:top w:val="none" w:sz="0" w:space="0" w:color="auto"/>
                <w:left w:val="none" w:sz="0" w:space="0" w:color="auto"/>
                <w:bottom w:val="none" w:sz="0" w:space="0" w:color="auto"/>
                <w:right w:val="none" w:sz="0" w:space="0" w:color="auto"/>
              </w:divBdr>
            </w:div>
            <w:div w:id="1376199064">
              <w:marLeft w:val="0"/>
              <w:marRight w:val="0"/>
              <w:marTop w:val="0"/>
              <w:marBottom w:val="0"/>
              <w:divBdr>
                <w:top w:val="none" w:sz="0" w:space="0" w:color="auto"/>
                <w:left w:val="none" w:sz="0" w:space="0" w:color="auto"/>
                <w:bottom w:val="none" w:sz="0" w:space="0" w:color="auto"/>
                <w:right w:val="none" w:sz="0" w:space="0" w:color="auto"/>
              </w:divBdr>
            </w:div>
            <w:div w:id="1518539261">
              <w:marLeft w:val="0"/>
              <w:marRight w:val="0"/>
              <w:marTop w:val="0"/>
              <w:marBottom w:val="0"/>
              <w:divBdr>
                <w:top w:val="none" w:sz="0" w:space="0" w:color="auto"/>
                <w:left w:val="none" w:sz="0" w:space="0" w:color="auto"/>
                <w:bottom w:val="none" w:sz="0" w:space="0" w:color="auto"/>
                <w:right w:val="none" w:sz="0" w:space="0" w:color="auto"/>
              </w:divBdr>
            </w:div>
            <w:div w:id="538859280">
              <w:marLeft w:val="0"/>
              <w:marRight w:val="0"/>
              <w:marTop w:val="0"/>
              <w:marBottom w:val="0"/>
              <w:divBdr>
                <w:top w:val="none" w:sz="0" w:space="0" w:color="auto"/>
                <w:left w:val="none" w:sz="0" w:space="0" w:color="auto"/>
                <w:bottom w:val="none" w:sz="0" w:space="0" w:color="auto"/>
                <w:right w:val="none" w:sz="0" w:space="0" w:color="auto"/>
              </w:divBdr>
            </w:div>
            <w:div w:id="885457461">
              <w:marLeft w:val="0"/>
              <w:marRight w:val="0"/>
              <w:marTop w:val="0"/>
              <w:marBottom w:val="0"/>
              <w:divBdr>
                <w:top w:val="none" w:sz="0" w:space="0" w:color="auto"/>
                <w:left w:val="none" w:sz="0" w:space="0" w:color="auto"/>
                <w:bottom w:val="none" w:sz="0" w:space="0" w:color="auto"/>
                <w:right w:val="none" w:sz="0" w:space="0" w:color="auto"/>
              </w:divBdr>
            </w:div>
            <w:div w:id="1029140680">
              <w:marLeft w:val="0"/>
              <w:marRight w:val="0"/>
              <w:marTop w:val="0"/>
              <w:marBottom w:val="0"/>
              <w:divBdr>
                <w:top w:val="none" w:sz="0" w:space="0" w:color="auto"/>
                <w:left w:val="none" w:sz="0" w:space="0" w:color="auto"/>
                <w:bottom w:val="none" w:sz="0" w:space="0" w:color="auto"/>
                <w:right w:val="none" w:sz="0" w:space="0" w:color="auto"/>
              </w:divBdr>
            </w:div>
            <w:div w:id="1581063716">
              <w:marLeft w:val="0"/>
              <w:marRight w:val="0"/>
              <w:marTop w:val="0"/>
              <w:marBottom w:val="0"/>
              <w:divBdr>
                <w:top w:val="none" w:sz="0" w:space="0" w:color="auto"/>
                <w:left w:val="none" w:sz="0" w:space="0" w:color="auto"/>
                <w:bottom w:val="none" w:sz="0" w:space="0" w:color="auto"/>
                <w:right w:val="none" w:sz="0" w:space="0" w:color="auto"/>
              </w:divBdr>
            </w:div>
            <w:div w:id="1691756477">
              <w:marLeft w:val="0"/>
              <w:marRight w:val="0"/>
              <w:marTop w:val="0"/>
              <w:marBottom w:val="0"/>
              <w:divBdr>
                <w:top w:val="none" w:sz="0" w:space="0" w:color="auto"/>
                <w:left w:val="none" w:sz="0" w:space="0" w:color="auto"/>
                <w:bottom w:val="none" w:sz="0" w:space="0" w:color="auto"/>
                <w:right w:val="none" w:sz="0" w:space="0" w:color="auto"/>
              </w:divBdr>
            </w:div>
            <w:div w:id="279532444">
              <w:marLeft w:val="0"/>
              <w:marRight w:val="0"/>
              <w:marTop w:val="0"/>
              <w:marBottom w:val="0"/>
              <w:divBdr>
                <w:top w:val="none" w:sz="0" w:space="0" w:color="auto"/>
                <w:left w:val="none" w:sz="0" w:space="0" w:color="auto"/>
                <w:bottom w:val="none" w:sz="0" w:space="0" w:color="auto"/>
                <w:right w:val="none" w:sz="0" w:space="0" w:color="auto"/>
              </w:divBdr>
            </w:div>
            <w:div w:id="783309928">
              <w:marLeft w:val="0"/>
              <w:marRight w:val="0"/>
              <w:marTop w:val="0"/>
              <w:marBottom w:val="0"/>
              <w:divBdr>
                <w:top w:val="none" w:sz="0" w:space="0" w:color="auto"/>
                <w:left w:val="none" w:sz="0" w:space="0" w:color="auto"/>
                <w:bottom w:val="none" w:sz="0" w:space="0" w:color="auto"/>
                <w:right w:val="none" w:sz="0" w:space="0" w:color="auto"/>
              </w:divBdr>
            </w:div>
            <w:div w:id="522859926">
              <w:marLeft w:val="0"/>
              <w:marRight w:val="0"/>
              <w:marTop w:val="0"/>
              <w:marBottom w:val="0"/>
              <w:divBdr>
                <w:top w:val="none" w:sz="0" w:space="0" w:color="auto"/>
                <w:left w:val="none" w:sz="0" w:space="0" w:color="auto"/>
                <w:bottom w:val="none" w:sz="0" w:space="0" w:color="auto"/>
                <w:right w:val="none" w:sz="0" w:space="0" w:color="auto"/>
              </w:divBdr>
            </w:div>
            <w:div w:id="1140683949">
              <w:marLeft w:val="0"/>
              <w:marRight w:val="0"/>
              <w:marTop w:val="0"/>
              <w:marBottom w:val="0"/>
              <w:divBdr>
                <w:top w:val="none" w:sz="0" w:space="0" w:color="auto"/>
                <w:left w:val="none" w:sz="0" w:space="0" w:color="auto"/>
                <w:bottom w:val="none" w:sz="0" w:space="0" w:color="auto"/>
                <w:right w:val="none" w:sz="0" w:space="0" w:color="auto"/>
              </w:divBdr>
            </w:div>
            <w:div w:id="1124927788">
              <w:marLeft w:val="0"/>
              <w:marRight w:val="0"/>
              <w:marTop w:val="0"/>
              <w:marBottom w:val="0"/>
              <w:divBdr>
                <w:top w:val="none" w:sz="0" w:space="0" w:color="auto"/>
                <w:left w:val="none" w:sz="0" w:space="0" w:color="auto"/>
                <w:bottom w:val="none" w:sz="0" w:space="0" w:color="auto"/>
                <w:right w:val="none" w:sz="0" w:space="0" w:color="auto"/>
              </w:divBdr>
            </w:div>
            <w:div w:id="1612279426">
              <w:marLeft w:val="0"/>
              <w:marRight w:val="0"/>
              <w:marTop w:val="0"/>
              <w:marBottom w:val="0"/>
              <w:divBdr>
                <w:top w:val="none" w:sz="0" w:space="0" w:color="auto"/>
                <w:left w:val="none" w:sz="0" w:space="0" w:color="auto"/>
                <w:bottom w:val="none" w:sz="0" w:space="0" w:color="auto"/>
                <w:right w:val="none" w:sz="0" w:space="0" w:color="auto"/>
              </w:divBdr>
            </w:div>
            <w:div w:id="386681690">
              <w:marLeft w:val="0"/>
              <w:marRight w:val="0"/>
              <w:marTop w:val="0"/>
              <w:marBottom w:val="0"/>
              <w:divBdr>
                <w:top w:val="none" w:sz="0" w:space="0" w:color="auto"/>
                <w:left w:val="none" w:sz="0" w:space="0" w:color="auto"/>
                <w:bottom w:val="none" w:sz="0" w:space="0" w:color="auto"/>
                <w:right w:val="none" w:sz="0" w:space="0" w:color="auto"/>
              </w:divBdr>
            </w:div>
            <w:div w:id="1787693022">
              <w:marLeft w:val="0"/>
              <w:marRight w:val="0"/>
              <w:marTop w:val="0"/>
              <w:marBottom w:val="0"/>
              <w:divBdr>
                <w:top w:val="none" w:sz="0" w:space="0" w:color="auto"/>
                <w:left w:val="none" w:sz="0" w:space="0" w:color="auto"/>
                <w:bottom w:val="none" w:sz="0" w:space="0" w:color="auto"/>
                <w:right w:val="none" w:sz="0" w:space="0" w:color="auto"/>
              </w:divBdr>
            </w:div>
            <w:div w:id="1230577926">
              <w:marLeft w:val="0"/>
              <w:marRight w:val="0"/>
              <w:marTop w:val="0"/>
              <w:marBottom w:val="0"/>
              <w:divBdr>
                <w:top w:val="none" w:sz="0" w:space="0" w:color="auto"/>
                <w:left w:val="none" w:sz="0" w:space="0" w:color="auto"/>
                <w:bottom w:val="none" w:sz="0" w:space="0" w:color="auto"/>
                <w:right w:val="none" w:sz="0" w:space="0" w:color="auto"/>
              </w:divBdr>
            </w:div>
            <w:div w:id="1871533220">
              <w:marLeft w:val="0"/>
              <w:marRight w:val="0"/>
              <w:marTop w:val="0"/>
              <w:marBottom w:val="0"/>
              <w:divBdr>
                <w:top w:val="none" w:sz="0" w:space="0" w:color="auto"/>
                <w:left w:val="none" w:sz="0" w:space="0" w:color="auto"/>
                <w:bottom w:val="none" w:sz="0" w:space="0" w:color="auto"/>
                <w:right w:val="none" w:sz="0" w:space="0" w:color="auto"/>
              </w:divBdr>
            </w:div>
            <w:div w:id="789783955">
              <w:marLeft w:val="0"/>
              <w:marRight w:val="0"/>
              <w:marTop w:val="0"/>
              <w:marBottom w:val="0"/>
              <w:divBdr>
                <w:top w:val="none" w:sz="0" w:space="0" w:color="auto"/>
                <w:left w:val="none" w:sz="0" w:space="0" w:color="auto"/>
                <w:bottom w:val="none" w:sz="0" w:space="0" w:color="auto"/>
                <w:right w:val="none" w:sz="0" w:space="0" w:color="auto"/>
              </w:divBdr>
            </w:div>
            <w:div w:id="95294362">
              <w:marLeft w:val="0"/>
              <w:marRight w:val="0"/>
              <w:marTop w:val="0"/>
              <w:marBottom w:val="0"/>
              <w:divBdr>
                <w:top w:val="none" w:sz="0" w:space="0" w:color="auto"/>
                <w:left w:val="none" w:sz="0" w:space="0" w:color="auto"/>
                <w:bottom w:val="none" w:sz="0" w:space="0" w:color="auto"/>
                <w:right w:val="none" w:sz="0" w:space="0" w:color="auto"/>
              </w:divBdr>
            </w:div>
            <w:div w:id="405879164">
              <w:marLeft w:val="0"/>
              <w:marRight w:val="0"/>
              <w:marTop w:val="0"/>
              <w:marBottom w:val="0"/>
              <w:divBdr>
                <w:top w:val="none" w:sz="0" w:space="0" w:color="auto"/>
                <w:left w:val="none" w:sz="0" w:space="0" w:color="auto"/>
                <w:bottom w:val="none" w:sz="0" w:space="0" w:color="auto"/>
                <w:right w:val="none" w:sz="0" w:space="0" w:color="auto"/>
              </w:divBdr>
            </w:div>
            <w:div w:id="1821655334">
              <w:marLeft w:val="0"/>
              <w:marRight w:val="0"/>
              <w:marTop w:val="0"/>
              <w:marBottom w:val="0"/>
              <w:divBdr>
                <w:top w:val="none" w:sz="0" w:space="0" w:color="auto"/>
                <w:left w:val="none" w:sz="0" w:space="0" w:color="auto"/>
                <w:bottom w:val="none" w:sz="0" w:space="0" w:color="auto"/>
                <w:right w:val="none" w:sz="0" w:space="0" w:color="auto"/>
              </w:divBdr>
            </w:div>
            <w:div w:id="1529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475">
      <w:bodyDiv w:val="1"/>
      <w:marLeft w:val="0"/>
      <w:marRight w:val="0"/>
      <w:marTop w:val="0"/>
      <w:marBottom w:val="0"/>
      <w:divBdr>
        <w:top w:val="none" w:sz="0" w:space="0" w:color="auto"/>
        <w:left w:val="none" w:sz="0" w:space="0" w:color="auto"/>
        <w:bottom w:val="none" w:sz="0" w:space="0" w:color="auto"/>
        <w:right w:val="none" w:sz="0" w:space="0" w:color="auto"/>
      </w:divBdr>
      <w:divsChild>
        <w:div w:id="666446191">
          <w:marLeft w:val="0"/>
          <w:marRight w:val="0"/>
          <w:marTop w:val="0"/>
          <w:marBottom w:val="0"/>
          <w:divBdr>
            <w:top w:val="none" w:sz="0" w:space="0" w:color="auto"/>
            <w:left w:val="none" w:sz="0" w:space="0" w:color="auto"/>
            <w:bottom w:val="none" w:sz="0" w:space="0" w:color="auto"/>
            <w:right w:val="none" w:sz="0" w:space="0" w:color="auto"/>
          </w:divBdr>
          <w:divsChild>
            <w:div w:id="1874727199">
              <w:marLeft w:val="0"/>
              <w:marRight w:val="0"/>
              <w:marTop w:val="0"/>
              <w:marBottom w:val="0"/>
              <w:divBdr>
                <w:top w:val="none" w:sz="0" w:space="0" w:color="auto"/>
                <w:left w:val="none" w:sz="0" w:space="0" w:color="auto"/>
                <w:bottom w:val="none" w:sz="0" w:space="0" w:color="auto"/>
                <w:right w:val="none" w:sz="0" w:space="0" w:color="auto"/>
              </w:divBdr>
            </w:div>
            <w:div w:id="1396968579">
              <w:marLeft w:val="0"/>
              <w:marRight w:val="0"/>
              <w:marTop w:val="0"/>
              <w:marBottom w:val="0"/>
              <w:divBdr>
                <w:top w:val="none" w:sz="0" w:space="0" w:color="auto"/>
                <w:left w:val="none" w:sz="0" w:space="0" w:color="auto"/>
                <w:bottom w:val="none" w:sz="0" w:space="0" w:color="auto"/>
                <w:right w:val="none" w:sz="0" w:space="0" w:color="auto"/>
              </w:divBdr>
            </w:div>
            <w:div w:id="21395558">
              <w:marLeft w:val="0"/>
              <w:marRight w:val="0"/>
              <w:marTop w:val="0"/>
              <w:marBottom w:val="0"/>
              <w:divBdr>
                <w:top w:val="none" w:sz="0" w:space="0" w:color="auto"/>
                <w:left w:val="none" w:sz="0" w:space="0" w:color="auto"/>
                <w:bottom w:val="none" w:sz="0" w:space="0" w:color="auto"/>
                <w:right w:val="none" w:sz="0" w:space="0" w:color="auto"/>
              </w:divBdr>
            </w:div>
            <w:div w:id="21903639">
              <w:marLeft w:val="0"/>
              <w:marRight w:val="0"/>
              <w:marTop w:val="0"/>
              <w:marBottom w:val="0"/>
              <w:divBdr>
                <w:top w:val="none" w:sz="0" w:space="0" w:color="auto"/>
                <w:left w:val="none" w:sz="0" w:space="0" w:color="auto"/>
                <w:bottom w:val="none" w:sz="0" w:space="0" w:color="auto"/>
                <w:right w:val="none" w:sz="0" w:space="0" w:color="auto"/>
              </w:divBdr>
            </w:div>
            <w:div w:id="1182933971">
              <w:marLeft w:val="0"/>
              <w:marRight w:val="0"/>
              <w:marTop w:val="0"/>
              <w:marBottom w:val="0"/>
              <w:divBdr>
                <w:top w:val="none" w:sz="0" w:space="0" w:color="auto"/>
                <w:left w:val="none" w:sz="0" w:space="0" w:color="auto"/>
                <w:bottom w:val="none" w:sz="0" w:space="0" w:color="auto"/>
                <w:right w:val="none" w:sz="0" w:space="0" w:color="auto"/>
              </w:divBdr>
            </w:div>
            <w:div w:id="1452089764">
              <w:marLeft w:val="0"/>
              <w:marRight w:val="0"/>
              <w:marTop w:val="0"/>
              <w:marBottom w:val="0"/>
              <w:divBdr>
                <w:top w:val="none" w:sz="0" w:space="0" w:color="auto"/>
                <w:left w:val="none" w:sz="0" w:space="0" w:color="auto"/>
                <w:bottom w:val="none" w:sz="0" w:space="0" w:color="auto"/>
                <w:right w:val="none" w:sz="0" w:space="0" w:color="auto"/>
              </w:divBdr>
            </w:div>
            <w:div w:id="654988193">
              <w:marLeft w:val="0"/>
              <w:marRight w:val="0"/>
              <w:marTop w:val="0"/>
              <w:marBottom w:val="0"/>
              <w:divBdr>
                <w:top w:val="none" w:sz="0" w:space="0" w:color="auto"/>
                <w:left w:val="none" w:sz="0" w:space="0" w:color="auto"/>
                <w:bottom w:val="none" w:sz="0" w:space="0" w:color="auto"/>
                <w:right w:val="none" w:sz="0" w:space="0" w:color="auto"/>
              </w:divBdr>
            </w:div>
            <w:div w:id="1833328530">
              <w:marLeft w:val="0"/>
              <w:marRight w:val="0"/>
              <w:marTop w:val="0"/>
              <w:marBottom w:val="0"/>
              <w:divBdr>
                <w:top w:val="none" w:sz="0" w:space="0" w:color="auto"/>
                <w:left w:val="none" w:sz="0" w:space="0" w:color="auto"/>
                <w:bottom w:val="none" w:sz="0" w:space="0" w:color="auto"/>
                <w:right w:val="none" w:sz="0" w:space="0" w:color="auto"/>
              </w:divBdr>
            </w:div>
            <w:div w:id="309135377">
              <w:marLeft w:val="0"/>
              <w:marRight w:val="0"/>
              <w:marTop w:val="0"/>
              <w:marBottom w:val="0"/>
              <w:divBdr>
                <w:top w:val="none" w:sz="0" w:space="0" w:color="auto"/>
                <w:left w:val="none" w:sz="0" w:space="0" w:color="auto"/>
                <w:bottom w:val="none" w:sz="0" w:space="0" w:color="auto"/>
                <w:right w:val="none" w:sz="0" w:space="0" w:color="auto"/>
              </w:divBdr>
            </w:div>
            <w:div w:id="147594780">
              <w:marLeft w:val="0"/>
              <w:marRight w:val="0"/>
              <w:marTop w:val="0"/>
              <w:marBottom w:val="0"/>
              <w:divBdr>
                <w:top w:val="none" w:sz="0" w:space="0" w:color="auto"/>
                <w:left w:val="none" w:sz="0" w:space="0" w:color="auto"/>
                <w:bottom w:val="none" w:sz="0" w:space="0" w:color="auto"/>
                <w:right w:val="none" w:sz="0" w:space="0" w:color="auto"/>
              </w:divBdr>
            </w:div>
            <w:div w:id="504445609">
              <w:marLeft w:val="0"/>
              <w:marRight w:val="0"/>
              <w:marTop w:val="0"/>
              <w:marBottom w:val="0"/>
              <w:divBdr>
                <w:top w:val="none" w:sz="0" w:space="0" w:color="auto"/>
                <w:left w:val="none" w:sz="0" w:space="0" w:color="auto"/>
                <w:bottom w:val="none" w:sz="0" w:space="0" w:color="auto"/>
                <w:right w:val="none" w:sz="0" w:space="0" w:color="auto"/>
              </w:divBdr>
            </w:div>
            <w:div w:id="1871406813">
              <w:marLeft w:val="0"/>
              <w:marRight w:val="0"/>
              <w:marTop w:val="0"/>
              <w:marBottom w:val="0"/>
              <w:divBdr>
                <w:top w:val="none" w:sz="0" w:space="0" w:color="auto"/>
                <w:left w:val="none" w:sz="0" w:space="0" w:color="auto"/>
                <w:bottom w:val="none" w:sz="0" w:space="0" w:color="auto"/>
                <w:right w:val="none" w:sz="0" w:space="0" w:color="auto"/>
              </w:divBdr>
            </w:div>
            <w:div w:id="1268004495">
              <w:marLeft w:val="0"/>
              <w:marRight w:val="0"/>
              <w:marTop w:val="0"/>
              <w:marBottom w:val="0"/>
              <w:divBdr>
                <w:top w:val="none" w:sz="0" w:space="0" w:color="auto"/>
                <w:left w:val="none" w:sz="0" w:space="0" w:color="auto"/>
                <w:bottom w:val="none" w:sz="0" w:space="0" w:color="auto"/>
                <w:right w:val="none" w:sz="0" w:space="0" w:color="auto"/>
              </w:divBdr>
            </w:div>
            <w:div w:id="383405079">
              <w:marLeft w:val="0"/>
              <w:marRight w:val="0"/>
              <w:marTop w:val="0"/>
              <w:marBottom w:val="0"/>
              <w:divBdr>
                <w:top w:val="none" w:sz="0" w:space="0" w:color="auto"/>
                <w:left w:val="none" w:sz="0" w:space="0" w:color="auto"/>
                <w:bottom w:val="none" w:sz="0" w:space="0" w:color="auto"/>
                <w:right w:val="none" w:sz="0" w:space="0" w:color="auto"/>
              </w:divBdr>
            </w:div>
            <w:div w:id="549615332">
              <w:marLeft w:val="0"/>
              <w:marRight w:val="0"/>
              <w:marTop w:val="0"/>
              <w:marBottom w:val="0"/>
              <w:divBdr>
                <w:top w:val="none" w:sz="0" w:space="0" w:color="auto"/>
                <w:left w:val="none" w:sz="0" w:space="0" w:color="auto"/>
                <w:bottom w:val="none" w:sz="0" w:space="0" w:color="auto"/>
                <w:right w:val="none" w:sz="0" w:space="0" w:color="auto"/>
              </w:divBdr>
            </w:div>
            <w:div w:id="669867263">
              <w:marLeft w:val="0"/>
              <w:marRight w:val="0"/>
              <w:marTop w:val="0"/>
              <w:marBottom w:val="0"/>
              <w:divBdr>
                <w:top w:val="none" w:sz="0" w:space="0" w:color="auto"/>
                <w:left w:val="none" w:sz="0" w:space="0" w:color="auto"/>
                <w:bottom w:val="none" w:sz="0" w:space="0" w:color="auto"/>
                <w:right w:val="none" w:sz="0" w:space="0" w:color="auto"/>
              </w:divBdr>
            </w:div>
            <w:div w:id="1282034274">
              <w:marLeft w:val="0"/>
              <w:marRight w:val="0"/>
              <w:marTop w:val="0"/>
              <w:marBottom w:val="0"/>
              <w:divBdr>
                <w:top w:val="none" w:sz="0" w:space="0" w:color="auto"/>
                <w:left w:val="none" w:sz="0" w:space="0" w:color="auto"/>
                <w:bottom w:val="none" w:sz="0" w:space="0" w:color="auto"/>
                <w:right w:val="none" w:sz="0" w:space="0" w:color="auto"/>
              </w:divBdr>
            </w:div>
            <w:div w:id="935018104">
              <w:marLeft w:val="0"/>
              <w:marRight w:val="0"/>
              <w:marTop w:val="0"/>
              <w:marBottom w:val="0"/>
              <w:divBdr>
                <w:top w:val="none" w:sz="0" w:space="0" w:color="auto"/>
                <w:left w:val="none" w:sz="0" w:space="0" w:color="auto"/>
                <w:bottom w:val="none" w:sz="0" w:space="0" w:color="auto"/>
                <w:right w:val="none" w:sz="0" w:space="0" w:color="auto"/>
              </w:divBdr>
            </w:div>
            <w:div w:id="328485391">
              <w:marLeft w:val="0"/>
              <w:marRight w:val="0"/>
              <w:marTop w:val="0"/>
              <w:marBottom w:val="0"/>
              <w:divBdr>
                <w:top w:val="none" w:sz="0" w:space="0" w:color="auto"/>
                <w:left w:val="none" w:sz="0" w:space="0" w:color="auto"/>
                <w:bottom w:val="none" w:sz="0" w:space="0" w:color="auto"/>
                <w:right w:val="none" w:sz="0" w:space="0" w:color="auto"/>
              </w:divBdr>
            </w:div>
            <w:div w:id="913514723">
              <w:marLeft w:val="0"/>
              <w:marRight w:val="0"/>
              <w:marTop w:val="0"/>
              <w:marBottom w:val="0"/>
              <w:divBdr>
                <w:top w:val="none" w:sz="0" w:space="0" w:color="auto"/>
                <w:left w:val="none" w:sz="0" w:space="0" w:color="auto"/>
                <w:bottom w:val="none" w:sz="0" w:space="0" w:color="auto"/>
                <w:right w:val="none" w:sz="0" w:space="0" w:color="auto"/>
              </w:divBdr>
            </w:div>
            <w:div w:id="629552410">
              <w:marLeft w:val="0"/>
              <w:marRight w:val="0"/>
              <w:marTop w:val="0"/>
              <w:marBottom w:val="0"/>
              <w:divBdr>
                <w:top w:val="none" w:sz="0" w:space="0" w:color="auto"/>
                <w:left w:val="none" w:sz="0" w:space="0" w:color="auto"/>
                <w:bottom w:val="none" w:sz="0" w:space="0" w:color="auto"/>
                <w:right w:val="none" w:sz="0" w:space="0" w:color="auto"/>
              </w:divBdr>
            </w:div>
            <w:div w:id="1320305225">
              <w:marLeft w:val="0"/>
              <w:marRight w:val="0"/>
              <w:marTop w:val="0"/>
              <w:marBottom w:val="0"/>
              <w:divBdr>
                <w:top w:val="none" w:sz="0" w:space="0" w:color="auto"/>
                <w:left w:val="none" w:sz="0" w:space="0" w:color="auto"/>
                <w:bottom w:val="none" w:sz="0" w:space="0" w:color="auto"/>
                <w:right w:val="none" w:sz="0" w:space="0" w:color="auto"/>
              </w:divBdr>
            </w:div>
            <w:div w:id="385838793">
              <w:marLeft w:val="0"/>
              <w:marRight w:val="0"/>
              <w:marTop w:val="0"/>
              <w:marBottom w:val="0"/>
              <w:divBdr>
                <w:top w:val="none" w:sz="0" w:space="0" w:color="auto"/>
                <w:left w:val="none" w:sz="0" w:space="0" w:color="auto"/>
                <w:bottom w:val="none" w:sz="0" w:space="0" w:color="auto"/>
                <w:right w:val="none" w:sz="0" w:space="0" w:color="auto"/>
              </w:divBdr>
            </w:div>
            <w:div w:id="757362685">
              <w:marLeft w:val="0"/>
              <w:marRight w:val="0"/>
              <w:marTop w:val="0"/>
              <w:marBottom w:val="0"/>
              <w:divBdr>
                <w:top w:val="none" w:sz="0" w:space="0" w:color="auto"/>
                <w:left w:val="none" w:sz="0" w:space="0" w:color="auto"/>
                <w:bottom w:val="none" w:sz="0" w:space="0" w:color="auto"/>
                <w:right w:val="none" w:sz="0" w:space="0" w:color="auto"/>
              </w:divBdr>
            </w:div>
            <w:div w:id="1608544734">
              <w:marLeft w:val="0"/>
              <w:marRight w:val="0"/>
              <w:marTop w:val="0"/>
              <w:marBottom w:val="0"/>
              <w:divBdr>
                <w:top w:val="none" w:sz="0" w:space="0" w:color="auto"/>
                <w:left w:val="none" w:sz="0" w:space="0" w:color="auto"/>
                <w:bottom w:val="none" w:sz="0" w:space="0" w:color="auto"/>
                <w:right w:val="none" w:sz="0" w:space="0" w:color="auto"/>
              </w:divBdr>
            </w:div>
            <w:div w:id="2069910327">
              <w:marLeft w:val="0"/>
              <w:marRight w:val="0"/>
              <w:marTop w:val="0"/>
              <w:marBottom w:val="0"/>
              <w:divBdr>
                <w:top w:val="none" w:sz="0" w:space="0" w:color="auto"/>
                <w:left w:val="none" w:sz="0" w:space="0" w:color="auto"/>
                <w:bottom w:val="none" w:sz="0" w:space="0" w:color="auto"/>
                <w:right w:val="none" w:sz="0" w:space="0" w:color="auto"/>
              </w:divBdr>
            </w:div>
            <w:div w:id="290983966">
              <w:marLeft w:val="0"/>
              <w:marRight w:val="0"/>
              <w:marTop w:val="0"/>
              <w:marBottom w:val="0"/>
              <w:divBdr>
                <w:top w:val="none" w:sz="0" w:space="0" w:color="auto"/>
                <w:left w:val="none" w:sz="0" w:space="0" w:color="auto"/>
                <w:bottom w:val="none" w:sz="0" w:space="0" w:color="auto"/>
                <w:right w:val="none" w:sz="0" w:space="0" w:color="auto"/>
              </w:divBdr>
            </w:div>
            <w:div w:id="1402634074">
              <w:marLeft w:val="0"/>
              <w:marRight w:val="0"/>
              <w:marTop w:val="0"/>
              <w:marBottom w:val="0"/>
              <w:divBdr>
                <w:top w:val="none" w:sz="0" w:space="0" w:color="auto"/>
                <w:left w:val="none" w:sz="0" w:space="0" w:color="auto"/>
                <w:bottom w:val="none" w:sz="0" w:space="0" w:color="auto"/>
                <w:right w:val="none" w:sz="0" w:space="0" w:color="auto"/>
              </w:divBdr>
            </w:div>
            <w:div w:id="1256784016">
              <w:marLeft w:val="0"/>
              <w:marRight w:val="0"/>
              <w:marTop w:val="0"/>
              <w:marBottom w:val="0"/>
              <w:divBdr>
                <w:top w:val="none" w:sz="0" w:space="0" w:color="auto"/>
                <w:left w:val="none" w:sz="0" w:space="0" w:color="auto"/>
                <w:bottom w:val="none" w:sz="0" w:space="0" w:color="auto"/>
                <w:right w:val="none" w:sz="0" w:space="0" w:color="auto"/>
              </w:divBdr>
            </w:div>
            <w:div w:id="360710450">
              <w:marLeft w:val="0"/>
              <w:marRight w:val="0"/>
              <w:marTop w:val="0"/>
              <w:marBottom w:val="0"/>
              <w:divBdr>
                <w:top w:val="none" w:sz="0" w:space="0" w:color="auto"/>
                <w:left w:val="none" w:sz="0" w:space="0" w:color="auto"/>
                <w:bottom w:val="none" w:sz="0" w:space="0" w:color="auto"/>
                <w:right w:val="none" w:sz="0" w:space="0" w:color="auto"/>
              </w:divBdr>
            </w:div>
            <w:div w:id="1683432322">
              <w:marLeft w:val="0"/>
              <w:marRight w:val="0"/>
              <w:marTop w:val="0"/>
              <w:marBottom w:val="0"/>
              <w:divBdr>
                <w:top w:val="none" w:sz="0" w:space="0" w:color="auto"/>
                <w:left w:val="none" w:sz="0" w:space="0" w:color="auto"/>
                <w:bottom w:val="none" w:sz="0" w:space="0" w:color="auto"/>
                <w:right w:val="none" w:sz="0" w:space="0" w:color="auto"/>
              </w:divBdr>
            </w:div>
            <w:div w:id="1313800574">
              <w:marLeft w:val="0"/>
              <w:marRight w:val="0"/>
              <w:marTop w:val="0"/>
              <w:marBottom w:val="0"/>
              <w:divBdr>
                <w:top w:val="none" w:sz="0" w:space="0" w:color="auto"/>
                <w:left w:val="none" w:sz="0" w:space="0" w:color="auto"/>
                <w:bottom w:val="none" w:sz="0" w:space="0" w:color="auto"/>
                <w:right w:val="none" w:sz="0" w:space="0" w:color="auto"/>
              </w:divBdr>
            </w:div>
            <w:div w:id="929238415">
              <w:marLeft w:val="0"/>
              <w:marRight w:val="0"/>
              <w:marTop w:val="0"/>
              <w:marBottom w:val="0"/>
              <w:divBdr>
                <w:top w:val="none" w:sz="0" w:space="0" w:color="auto"/>
                <w:left w:val="none" w:sz="0" w:space="0" w:color="auto"/>
                <w:bottom w:val="none" w:sz="0" w:space="0" w:color="auto"/>
                <w:right w:val="none" w:sz="0" w:space="0" w:color="auto"/>
              </w:divBdr>
            </w:div>
            <w:div w:id="1093429968">
              <w:marLeft w:val="0"/>
              <w:marRight w:val="0"/>
              <w:marTop w:val="0"/>
              <w:marBottom w:val="0"/>
              <w:divBdr>
                <w:top w:val="none" w:sz="0" w:space="0" w:color="auto"/>
                <w:left w:val="none" w:sz="0" w:space="0" w:color="auto"/>
                <w:bottom w:val="none" w:sz="0" w:space="0" w:color="auto"/>
                <w:right w:val="none" w:sz="0" w:space="0" w:color="auto"/>
              </w:divBdr>
            </w:div>
            <w:div w:id="1504010148">
              <w:marLeft w:val="0"/>
              <w:marRight w:val="0"/>
              <w:marTop w:val="0"/>
              <w:marBottom w:val="0"/>
              <w:divBdr>
                <w:top w:val="none" w:sz="0" w:space="0" w:color="auto"/>
                <w:left w:val="none" w:sz="0" w:space="0" w:color="auto"/>
                <w:bottom w:val="none" w:sz="0" w:space="0" w:color="auto"/>
                <w:right w:val="none" w:sz="0" w:space="0" w:color="auto"/>
              </w:divBdr>
            </w:div>
            <w:div w:id="1305282316">
              <w:marLeft w:val="0"/>
              <w:marRight w:val="0"/>
              <w:marTop w:val="0"/>
              <w:marBottom w:val="0"/>
              <w:divBdr>
                <w:top w:val="none" w:sz="0" w:space="0" w:color="auto"/>
                <w:left w:val="none" w:sz="0" w:space="0" w:color="auto"/>
                <w:bottom w:val="none" w:sz="0" w:space="0" w:color="auto"/>
                <w:right w:val="none" w:sz="0" w:space="0" w:color="auto"/>
              </w:divBdr>
            </w:div>
            <w:div w:id="1743522075">
              <w:marLeft w:val="0"/>
              <w:marRight w:val="0"/>
              <w:marTop w:val="0"/>
              <w:marBottom w:val="0"/>
              <w:divBdr>
                <w:top w:val="none" w:sz="0" w:space="0" w:color="auto"/>
                <w:left w:val="none" w:sz="0" w:space="0" w:color="auto"/>
                <w:bottom w:val="none" w:sz="0" w:space="0" w:color="auto"/>
                <w:right w:val="none" w:sz="0" w:space="0" w:color="auto"/>
              </w:divBdr>
            </w:div>
            <w:div w:id="1556089716">
              <w:marLeft w:val="0"/>
              <w:marRight w:val="0"/>
              <w:marTop w:val="0"/>
              <w:marBottom w:val="0"/>
              <w:divBdr>
                <w:top w:val="none" w:sz="0" w:space="0" w:color="auto"/>
                <w:left w:val="none" w:sz="0" w:space="0" w:color="auto"/>
                <w:bottom w:val="none" w:sz="0" w:space="0" w:color="auto"/>
                <w:right w:val="none" w:sz="0" w:space="0" w:color="auto"/>
              </w:divBdr>
            </w:div>
            <w:div w:id="2127889963">
              <w:marLeft w:val="0"/>
              <w:marRight w:val="0"/>
              <w:marTop w:val="0"/>
              <w:marBottom w:val="0"/>
              <w:divBdr>
                <w:top w:val="none" w:sz="0" w:space="0" w:color="auto"/>
                <w:left w:val="none" w:sz="0" w:space="0" w:color="auto"/>
                <w:bottom w:val="none" w:sz="0" w:space="0" w:color="auto"/>
                <w:right w:val="none" w:sz="0" w:space="0" w:color="auto"/>
              </w:divBdr>
            </w:div>
            <w:div w:id="416361634">
              <w:marLeft w:val="0"/>
              <w:marRight w:val="0"/>
              <w:marTop w:val="0"/>
              <w:marBottom w:val="0"/>
              <w:divBdr>
                <w:top w:val="none" w:sz="0" w:space="0" w:color="auto"/>
                <w:left w:val="none" w:sz="0" w:space="0" w:color="auto"/>
                <w:bottom w:val="none" w:sz="0" w:space="0" w:color="auto"/>
                <w:right w:val="none" w:sz="0" w:space="0" w:color="auto"/>
              </w:divBdr>
            </w:div>
            <w:div w:id="1555963972">
              <w:marLeft w:val="0"/>
              <w:marRight w:val="0"/>
              <w:marTop w:val="0"/>
              <w:marBottom w:val="0"/>
              <w:divBdr>
                <w:top w:val="none" w:sz="0" w:space="0" w:color="auto"/>
                <w:left w:val="none" w:sz="0" w:space="0" w:color="auto"/>
                <w:bottom w:val="none" w:sz="0" w:space="0" w:color="auto"/>
                <w:right w:val="none" w:sz="0" w:space="0" w:color="auto"/>
              </w:divBdr>
            </w:div>
            <w:div w:id="1830366379">
              <w:marLeft w:val="0"/>
              <w:marRight w:val="0"/>
              <w:marTop w:val="0"/>
              <w:marBottom w:val="0"/>
              <w:divBdr>
                <w:top w:val="none" w:sz="0" w:space="0" w:color="auto"/>
                <w:left w:val="none" w:sz="0" w:space="0" w:color="auto"/>
                <w:bottom w:val="none" w:sz="0" w:space="0" w:color="auto"/>
                <w:right w:val="none" w:sz="0" w:space="0" w:color="auto"/>
              </w:divBdr>
            </w:div>
            <w:div w:id="1107038553">
              <w:marLeft w:val="0"/>
              <w:marRight w:val="0"/>
              <w:marTop w:val="0"/>
              <w:marBottom w:val="0"/>
              <w:divBdr>
                <w:top w:val="none" w:sz="0" w:space="0" w:color="auto"/>
                <w:left w:val="none" w:sz="0" w:space="0" w:color="auto"/>
                <w:bottom w:val="none" w:sz="0" w:space="0" w:color="auto"/>
                <w:right w:val="none" w:sz="0" w:space="0" w:color="auto"/>
              </w:divBdr>
            </w:div>
            <w:div w:id="239019678">
              <w:marLeft w:val="0"/>
              <w:marRight w:val="0"/>
              <w:marTop w:val="0"/>
              <w:marBottom w:val="0"/>
              <w:divBdr>
                <w:top w:val="none" w:sz="0" w:space="0" w:color="auto"/>
                <w:left w:val="none" w:sz="0" w:space="0" w:color="auto"/>
                <w:bottom w:val="none" w:sz="0" w:space="0" w:color="auto"/>
                <w:right w:val="none" w:sz="0" w:space="0" w:color="auto"/>
              </w:divBdr>
            </w:div>
            <w:div w:id="208684865">
              <w:marLeft w:val="0"/>
              <w:marRight w:val="0"/>
              <w:marTop w:val="0"/>
              <w:marBottom w:val="0"/>
              <w:divBdr>
                <w:top w:val="none" w:sz="0" w:space="0" w:color="auto"/>
                <w:left w:val="none" w:sz="0" w:space="0" w:color="auto"/>
                <w:bottom w:val="none" w:sz="0" w:space="0" w:color="auto"/>
                <w:right w:val="none" w:sz="0" w:space="0" w:color="auto"/>
              </w:divBdr>
            </w:div>
            <w:div w:id="598829190">
              <w:marLeft w:val="0"/>
              <w:marRight w:val="0"/>
              <w:marTop w:val="0"/>
              <w:marBottom w:val="0"/>
              <w:divBdr>
                <w:top w:val="none" w:sz="0" w:space="0" w:color="auto"/>
                <w:left w:val="none" w:sz="0" w:space="0" w:color="auto"/>
                <w:bottom w:val="none" w:sz="0" w:space="0" w:color="auto"/>
                <w:right w:val="none" w:sz="0" w:space="0" w:color="auto"/>
              </w:divBdr>
            </w:div>
            <w:div w:id="217323395">
              <w:marLeft w:val="0"/>
              <w:marRight w:val="0"/>
              <w:marTop w:val="0"/>
              <w:marBottom w:val="0"/>
              <w:divBdr>
                <w:top w:val="none" w:sz="0" w:space="0" w:color="auto"/>
                <w:left w:val="none" w:sz="0" w:space="0" w:color="auto"/>
                <w:bottom w:val="none" w:sz="0" w:space="0" w:color="auto"/>
                <w:right w:val="none" w:sz="0" w:space="0" w:color="auto"/>
              </w:divBdr>
            </w:div>
            <w:div w:id="4407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7788">
      <w:bodyDiv w:val="1"/>
      <w:marLeft w:val="0"/>
      <w:marRight w:val="0"/>
      <w:marTop w:val="0"/>
      <w:marBottom w:val="0"/>
      <w:divBdr>
        <w:top w:val="none" w:sz="0" w:space="0" w:color="auto"/>
        <w:left w:val="none" w:sz="0" w:space="0" w:color="auto"/>
        <w:bottom w:val="none" w:sz="0" w:space="0" w:color="auto"/>
        <w:right w:val="none" w:sz="0" w:space="0" w:color="auto"/>
      </w:divBdr>
      <w:divsChild>
        <w:div w:id="1808431860">
          <w:marLeft w:val="0"/>
          <w:marRight w:val="0"/>
          <w:marTop w:val="0"/>
          <w:marBottom w:val="0"/>
          <w:divBdr>
            <w:top w:val="none" w:sz="0" w:space="0" w:color="auto"/>
            <w:left w:val="none" w:sz="0" w:space="0" w:color="auto"/>
            <w:bottom w:val="none" w:sz="0" w:space="0" w:color="auto"/>
            <w:right w:val="none" w:sz="0" w:space="0" w:color="auto"/>
          </w:divBdr>
          <w:divsChild>
            <w:div w:id="831412445">
              <w:marLeft w:val="0"/>
              <w:marRight w:val="0"/>
              <w:marTop w:val="0"/>
              <w:marBottom w:val="0"/>
              <w:divBdr>
                <w:top w:val="none" w:sz="0" w:space="0" w:color="auto"/>
                <w:left w:val="none" w:sz="0" w:space="0" w:color="auto"/>
                <w:bottom w:val="none" w:sz="0" w:space="0" w:color="auto"/>
                <w:right w:val="none" w:sz="0" w:space="0" w:color="auto"/>
              </w:divBdr>
            </w:div>
            <w:div w:id="647323985">
              <w:marLeft w:val="0"/>
              <w:marRight w:val="0"/>
              <w:marTop w:val="0"/>
              <w:marBottom w:val="0"/>
              <w:divBdr>
                <w:top w:val="none" w:sz="0" w:space="0" w:color="auto"/>
                <w:left w:val="none" w:sz="0" w:space="0" w:color="auto"/>
                <w:bottom w:val="none" w:sz="0" w:space="0" w:color="auto"/>
                <w:right w:val="none" w:sz="0" w:space="0" w:color="auto"/>
              </w:divBdr>
            </w:div>
            <w:div w:id="102461385">
              <w:marLeft w:val="0"/>
              <w:marRight w:val="0"/>
              <w:marTop w:val="0"/>
              <w:marBottom w:val="0"/>
              <w:divBdr>
                <w:top w:val="none" w:sz="0" w:space="0" w:color="auto"/>
                <w:left w:val="none" w:sz="0" w:space="0" w:color="auto"/>
                <w:bottom w:val="none" w:sz="0" w:space="0" w:color="auto"/>
                <w:right w:val="none" w:sz="0" w:space="0" w:color="auto"/>
              </w:divBdr>
            </w:div>
            <w:div w:id="440144860">
              <w:marLeft w:val="0"/>
              <w:marRight w:val="0"/>
              <w:marTop w:val="0"/>
              <w:marBottom w:val="0"/>
              <w:divBdr>
                <w:top w:val="none" w:sz="0" w:space="0" w:color="auto"/>
                <w:left w:val="none" w:sz="0" w:space="0" w:color="auto"/>
                <w:bottom w:val="none" w:sz="0" w:space="0" w:color="auto"/>
                <w:right w:val="none" w:sz="0" w:space="0" w:color="auto"/>
              </w:divBdr>
            </w:div>
            <w:div w:id="1871796002">
              <w:marLeft w:val="0"/>
              <w:marRight w:val="0"/>
              <w:marTop w:val="0"/>
              <w:marBottom w:val="0"/>
              <w:divBdr>
                <w:top w:val="none" w:sz="0" w:space="0" w:color="auto"/>
                <w:left w:val="none" w:sz="0" w:space="0" w:color="auto"/>
                <w:bottom w:val="none" w:sz="0" w:space="0" w:color="auto"/>
                <w:right w:val="none" w:sz="0" w:space="0" w:color="auto"/>
              </w:divBdr>
            </w:div>
            <w:div w:id="1445034170">
              <w:marLeft w:val="0"/>
              <w:marRight w:val="0"/>
              <w:marTop w:val="0"/>
              <w:marBottom w:val="0"/>
              <w:divBdr>
                <w:top w:val="none" w:sz="0" w:space="0" w:color="auto"/>
                <w:left w:val="none" w:sz="0" w:space="0" w:color="auto"/>
                <w:bottom w:val="none" w:sz="0" w:space="0" w:color="auto"/>
                <w:right w:val="none" w:sz="0" w:space="0" w:color="auto"/>
              </w:divBdr>
            </w:div>
            <w:div w:id="819884461">
              <w:marLeft w:val="0"/>
              <w:marRight w:val="0"/>
              <w:marTop w:val="0"/>
              <w:marBottom w:val="0"/>
              <w:divBdr>
                <w:top w:val="none" w:sz="0" w:space="0" w:color="auto"/>
                <w:left w:val="none" w:sz="0" w:space="0" w:color="auto"/>
                <w:bottom w:val="none" w:sz="0" w:space="0" w:color="auto"/>
                <w:right w:val="none" w:sz="0" w:space="0" w:color="auto"/>
              </w:divBdr>
            </w:div>
            <w:div w:id="802817794">
              <w:marLeft w:val="0"/>
              <w:marRight w:val="0"/>
              <w:marTop w:val="0"/>
              <w:marBottom w:val="0"/>
              <w:divBdr>
                <w:top w:val="none" w:sz="0" w:space="0" w:color="auto"/>
                <w:left w:val="none" w:sz="0" w:space="0" w:color="auto"/>
                <w:bottom w:val="none" w:sz="0" w:space="0" w:color="auto"/>
                <w:right w:val="none" w:sz="0" w:space="0" w:color="auto"/>
              </w:divBdr>
            </w:div>
            <w:div w:id="1482842113">
              <w:marLeft w:val="0"/>
              <w:marRight w:val="0"/>
              <w:marTop w:val="0"/>
              <w:marBottom w:val="0"/>
              <w:divBdr>
                <w:top w:val="none" w:sz="0" w:space="0" w:color="auto"/>
                <w:left w:val="none" w:sz="0" w:space="0" w:color="auto"/>
                <w:bottom w:val="none" w:sz="0" w:space="0" w:color="auto"/>
                <w:right w:val="none" w:sz="0" w:space="0" w:color="auto"/>
              </w:divBdr>
            </w:div>
            <w:div w:id="861548321">
              <w:marLeft w:val="0"/>
              <w:marRight w:val="0"/>
              <w:marTop w:val="0"/>
              <w:marBottom w:val="0"/>
              <w:divBdr>
                <w:top w:val="none" w:sz="0" w:space="0" w:color="auto"/>
                <w:left w:val="none" w:sz="0" w:space="0" w:color="auto"/>
                <w:bottom w:val="none" w:sz="0" w:space="0" w:color="auto"/>
                <w:right w:val="none" w:sz="0" w:space="0" w:color="auto"/>
              </w:divBdr>
            </w:div>
            <w:div w:id="203098617">
              <w:marLeft w:val="0"/>
              <w:marRight w:val="0"/>
              <w:marTop w:val="0"/>
              <w:marBottom w:val="0"/>
              <w:divBdr>
                <w:top w:val="none" w:sz="0" w:space="0" w:color="auto"/>
                <w:left w:val="none" w:sz="0" w:space="0" w:color="auto"/>
                <w:bottom w:val="none" w:sz="0" w:space="0" w:color="auto"/>
                <w:right w:val="none" w:sz="0" w:space="0" w:color="auto"/>
              </w:divBdr>
            </w:div>
            <w:div w:id="280958002">
              <w:marLeft w:val="0"/>
              <w:marRight w:val="0"/>
              <w:marTop w:val="0"/>
              <w:marBottom w:val="0"/>
              <w:divBdr>
                <w:top w:val="none" w:sz="0" w:space="0" w:color="auto"/>
                <w:left w:val="none" w:sz="0" w:space="0" w:color="auto"/>
                <w:bottom w:val="none" w:sz="0" w:space="0" w:color="auto"/>
                <w:right w:val="none" w:sz="0" w:space="0" w:color="auto"/>
              </w:divBdr>
            </w:div>
            <w:div w:id="1639022571">
              <w:marLeft w:val="0"/>
              <w:marRight w:val="0"/>
              <w:marTop w:val="0"/>
              <w:marBottom w:val="0"/>
              <w:divBdr>
                <w:top w:val="none" w:sz="0" w:space="0" w:color="auto"/>
                <w:left w:val="none" w:sz="0" w:space="0" w:color="auto"/>
                <w:bottom w:val="none" w:sz="0" w:space="0" w:color="auto"/>
                <w:right w:val="none" w:sz="0" w:space="0" w:color="auto"/>
              </w:divBdr>
            </w:div>
            <w:div w:id="296838624">
              <w:marLeft w:val="0"/>
              <w:marRight w:val="0"/>
              <w:marTop w:val="0"/>
              <w:marBottom w:val="0"/>
              <w:divBdr>
                <w:top w:val="none" w:sz="0" w:space="0" w:color="auto"/>
                <w:left w:val="none" w:sz="0" w:space="0" w:color="auto"/>
                <w:bottom w:val="none" w:sz="0" w:space="0" w:color="auto"/>
                <w:right w:val="none" w:sz="0" w:space="0" w:color="auto"/>
              </w:divBdr>
            </w:div>
            <w:div w:id="1503934209">
              <w:marLeft w:val="0"/>
              <w:marRight w:val="0"/>
              <w:marTop w:val="0"/>
              <w:marBottom w:val="0"/>
              <w:divBdr>
                <w:top w:val="none" w:sz="0" w:space="0" w:color="auto"/>
                <w:left w:val="none" w:sz="0" w:space="0" w:color="auto"/>
                <w:bottom w:val="none" w:sz="0" w:space="0" w:color="auto"/>
                <w:right w:val="none" w:sz="0" w:space="0" w:color="auto"/>
              </w:divBdr>
            </w:div>
            <w:div w:id="959454468">
              <w:marLeft w:val="0"/>
              <w:marRight w:val="0"/>
              <w:marTop w:val="0"/>
              <w:marBottom w:val="0"/>
              <w:divBdr>
                <w:top w:val="none" w:sz="0" w:space="0" w:color="auto"/>
                <w:left w:val="none" w:sz="0" w:space="0" w:color="auto"/>
                <w:bottom w:val="none" w:sz="0" w:space="0" w:color="auto"/>
                <w:right w:val="none" w:sz="0" w:space="0" w:color="auto"/>
              </w:divBdr>
            </w:div>
            <w:div w:id="981346334">
              <w:marLeft w:val="0"/>
              <w:marRight w:val="0"/>
              <w:marTop w:val="0"/>
              <w:marBottom w:val="0"/>
              <w:divBdr>
                <w:top w:val="none" w:sz="0" w:space="0" w:color="auto"/>
                <w:left w:val="none" w:sz="0" w:space="0" w:color="auto"/>
                <w:bottom w:val="none" w:sz="0" w:space="0" w:color="auto"/>
                <w:right w:val="none" w:sz="0" w:space="0" w:color="auto"/>
              </w:divBdr>
            </w:div>
            <w:div w:id="468058339">
              <w:marLeft w:val="0"/>
              <w:marRight w:val="0"/>
              <w:marTop w:val="0"/>
              <w:marBottom w:val="0"/>
              <w:divBdr>
                <w:top w:val="none" w:sz="0" w:space="0" w:color="auto"/>
                <w:left w:val="none" w:sz="0" w:space="0" w:color="auto"/>
                <w:bottom w:val="none" w:sz="0" w:space="0" w:color="auto"/>
                <w:right w:val="none" w:sz="0" w:space="0" w:color="auto"/>
              </w:divBdr>
            </w:div>
            <w:div w:id="2127388445">
              <w:marLeft w:val="0"/>
              <w:marRight w:val="0"/>
              <w:marTop w:val="0"/>
              <w:marBottom w:val="0"/>
              <w:divBdr>
                <w:top w:val="none" w:sz="0" w:space="0" w:color="auto"/>
                <w:left w:val="none" w:sz="0" w:space="0" w:color="auto"/>
                <w:bottom w:val="none" w:sz="0" w:space="0" w:color="auto"/>
                <w:right w:val="none" w:sz="0" w:space="0" w:color="auto"/>
              </w:divBdr>
            </w:div>
            <w:div w:id="1872186600">
              <w:marLeft w:val="0"/>
              <w:marRight w:val="0"/>
              <w:marTop w:val="0"/>
              <w:marBottom w:val="0"/>
              <w:divBdr>
                <w:top w:val="none" w:sz="0" w:space="0" w:color="auto"/>
                <w:left w:val="none" w:sz="0" w:space="0" w:color="auto"/>
                <w:bottom w:val="none" w:sz="0" w:space="0" w:color="auto"/>
                <w:right w:val="none" w:sz="0" w:space="0" w:color="auto"/>
              </w:divBdr>
            </w:div>
            <w:div w:id="295571908">
              <w:marLeft w:val="0"/>
              <w:marRight w:val="0"/>
              <w:marTop w:val="0"/>
              <w:marBottom w:val="0"/>
              <w:divBdr>
                <w:top w:val="none" w:sz="0" w:space="0" w:color="auto"/>
                <w:left w:val="none" w:sz="0" w:space="0" w:color="auto"/>
                <w:bottom w:val="none" w:sz="0" w:space="0" w:color="auto"/>
                <w:right w:val="none" w:sz="0" w:space="0" w:color="auto"/>
              </w:divBdr>
            </w:div>
            <w:div w:id="359741076">
              <w:marLeft w:val="0"/>
              <w:marRight w:val="0"/>
              <w:marTop w:val="0"/>
              <w:marBottom w:val="0"/>
              <w:divBdr>
                <w:top w:val="none" w:sz="0" w:space="0" w:color="auto"/>
                <w:left w:val="none" w:sz="0" w:space="0" w:color="auto"/>
                <w:bottom w:val="none" w:sz="0" w:space="0" w:color="auto"/>
                <w:right w:val="none" w:sz="0" w:space="0" w:color="auto"/>
              </w:divBdr>
            </w:div>
            <w:div w:id="1972783691">
              <w:marLeft w:val="0"/>
              <w:marRight w:val="0"/>
              <w:marTop w:val="0"/>
              <w:marBottom w:val="0"/>
              <w:divBdr>
                <w:top w:val="none" w:sz="0" w:space="0" w:color="auto"/>
                <w:left w:val="none" w:sz="0" w:space="0" w:color="auto"/>
                <w:bottom w:val="none" w:sz="0" w:space="0" w:color="auto"/>
                <w:right w:val="none" w:sz="0" w:space="0" w:color="auto"/>
              </w:divBdr>
            </w:div>
            <w:div w:id="846945814">
              <w:marLeft w:val="0"/>
              <w:marRight w:val="0"/>
              <w:marTop w:val="0"/>
              <w:marBottom w:val="0"/>
              <w:divBdr>
                <w:top w:val="none" w:sz="0" w:space="0" w:color="auto"/>
                <w:left w:val="none" w:sz="0" w:space="0" w:color="auto"/>
                <w:bottom w:val="none" w:sz="0" w:space="0" w:color="auto"/>
                <w:right w:val="none" w:sz="0" w:space="0" w:color="auto"/>
              </w:divBdr>
            </w:div>
            <w:div w:id="491717865">
              <w:marLeft w:val="0"/>
              <w:marRight w:val="0"/>
              <w:marTop w:val="0"/>
              <w:marBottom w:val="0"/>
              <w:divBdr>
                <w:top w:val="none" w:sz="0" w:space="0" w:color="auto"/>
                <w:left w:val="none" w:sz="0" w:space="0" w:color="auto"/>
                <w:bottom w:val="none" w:sz="0" w:space="0" w:color="auto"/>
                <w:right w:val="none" w:sz="0" w:space="0" w:color="auto"/>
              </w:divBdr>
            </w:div>
            <w:div w:id="1952390811">
              <w:marLeft w:val="0"/>
              <w:marRight w:val="0"/>
              <w:marTop w:val="0"/>
              <w:marBottom w:val="0"/>
              <w:divBdr>
                <w:top w:val="none" w:sz="0" w:space="0" w:color="auto"/>
                <w:left w:val="none" w:sz="0" w:space="0" w:color="auto"/>
                <w:bottom w:val="none" w:sz="0" w:space="0" w:color="auto"/>
                <w:right w:val="none" w:sz="0" w:space="0" w:color="auto"/>
              </w:divBdr>
            </w:div>
            <w:div w:id="1039547632">
              <w:marLeft w:val="0"/>
              <w:marRight w:val="0"/>
              <w:marTop w:val="0"/>
              <w:marBottom w:val="0"/>
              <w:divBdr>
                <w:top w:val="none" w:sz="0" w:space="0" w:color="auto"/>
                <w:left w:val="none" w:sz="0" w:space="0" w:color="auto"/>
                <w:bottom w:val="none" w:sz="0" w:space="0" w:color="auto"/>
                <w:right w:val="none" w:sz="0" w:space="0" w:color="auto"/>
              </w:divBdr>
            </w:div>
            <w:div w:id="1492134511">
              <w:marLeft w:val="0"/>
              <w:marRight w:val="0"/>
              <w:marTop w:val="0"/>
              <w:marBottom w:val="0"/>
              <w:divBdr>
                <w:top w:val="none" w:sz="0" w:space="0" w:color="auto"/>
                <w:left w:val="none" w:sz="0" w:space="0" w:color="auto"/>
                <w:bottom w:val="none" w:sz="0" w:space="0" w:color="auto"/>
                <w:right w:val="none" w:sz="0" w:space="0" w:color="auto"/>
              </w:divBdr>
            </w:div>
            <w:div w:id="47456496">
              <w:marLeft w:val="0"/>
              <w:marRight w:val="0"/>
              <w:marTop w:val="0"/>
              <w:marBottom w:val="0"/>
              <w:divBdr>
                <w:top w:val="none" w:sz="0" w:space="0" w:color="auto"/>
                <w:left w:val="none" w:sz="0" w:space="0" w:color="auto"/>
                <w:bottom w:val="none" w:sz="0" w:space="0" w:color="auto"/>
                <w:right w:val="none" w:sz="0" w:space="0" w:color="auto"/>
              </w:divBdr>
            </w:div>
            <w:div w:id="858199029">
              <w:marLeft w:val="0"/>
              <w:marRight w:val="0"/>
              <w:marTop w:val="0"/>
              <w:marBottom w:val="0"/>
              <w:divBdr>
                <w:top w:val="none" w:sz="0" w:space="0" w:color="auto"/>
                <w:left w:val="none" w:sz="0" w:space="0" w:color="auto"/>
                <w:bottom w:val="none" w:sz="0" w:space="0" w:color="auto"/>
                <w:right w:val="none" w:sz="0" w:space="0" w:color="auto"/>
              </w:divBdr>
            </w:div>
            <w:div w:id="900480177">
              <w:marLeft w:val="0"/>
              <w:marRight w:val="0"/>
              <w:marTop w:val="0"/>
              <w:marBottom w:val="0"/>
              <w:divBdr>
                <w:top w:val="none" w:sz="0" w:space="0" w:color="auto"/>
                <w:left w:val="none" w:sz="0" w:space="0" w:color="auto"/>
                <w:bottom w:val="none" w:sz="0" w:space="0" w:color="auto"/>
                <w:right w:val="none" w:sz="0" w:space="0" w:color="auto"/>
              </w:divBdr>
            </w:div>
            <w:div w:id="2010282387">
              <w:marLeft w:val="0"/>
              <w:marRight w:val="0"/>
              <w:marTop w:val="0"/>
              <w:marBottom w:val="0"/>
              <w:divBdr>
                <w:top w:val="none" w:sz="0" w:space="0" w:color="auto"/>
                <w:left w:val="none" w:sz="0" w:space="0" w:color="auto"/>
                <w:bottom w:val="none" w:sz="0" w:space="0" w:color="auto"/>
                <w:right w:val="none" w:sz="0" w:space="0" w:color="auto"/>
              </w:divBdr>
            </w:div>
            <w:div w:id="956716135">
              <w:marLeft w:val="0"/>
              <w:marRight w:val="0"/>
              <w:marTop w:val="0"/>
              <w:marBottom w:val="0"/>
              <w:divBdr>
                <w:top w:val="none" w:sz="0" w:space="0" w:color="auto"/>
                <w:left w:val="none" w:sz="0" w:space="0" w:color="auto"/>
                <w:bottom w:val="none" w:sz="0" w:space="0" w:color="auto"/>
                <w:right w:val="none" w:sz="0" w:space="0" w:color="auto"/>
              </w:divBdr>
            </w:div>
            <w:div w:id="597911657">
              <w:marLeft w:val="0"/>
              <w:marRight w:val="0"/>
              <w:marTop w:val="0"/>
              <w:marBottom w:val="0"/>
              <w:divBdr>
                <w:top w:val="none" w:sz="0" w:space="0" w:color="auto"/>
                <w:left w:val="none" w:sz="0" w:space="0" w:color="auto"/>
                <w:bottom w:val="none" w:sz="0" w:space="0" w:color="auto"/>
                <w:right w:val="none" w:sz="0" w:space="0" w:color="auto"/>
              </w:divBdr>
            </w:div>
            <w:div w:id="663706969">
              <w:marLeft w:val="0"/>
              <w:marRight w:val="0"/>
              <w:marTop w:val="0"/>
              <w:marBottom w:val="0"/>
              <w:divBdr>
                <w:top w:val="none" w:sz="0" w:space="0" w:color="auto"/>
                <w:left w:val="none" w:sz="0" w:space="0" w:color="auto"/>
                <w:bottom w:val="none" w:sz="0" w:space="0" w:color="auto"/>
                <w:right w:val="none" w:sz="0" w:space="0" w:color="auto"/>
              </w:divBdr>
            </w:div>
            <w:div w:id="832527433">
              <w:marLeft w:val="0"/>
              <w:marRight w:val="0"/>
              <w:marTop w:val="0"/>
              <w:marBottom w:val="0"/>
              <w:divBdr>
                <w:top w:val="none" w:sz="0" w:space="0" w:color="auto"/>
                <w:left w:val="none" w:sz="0" w:space="0" w:color="auto"/>
                <w:bottom w:val="none" w:sz="0" w:space="0" w:color="auto"/>
                <w:right w:val="none" w:sz="0" w:space="0" w:color="auto"/>
              </w:divBdr>
            </w:div>
            <w:div w:id="298996444">
              <w:marLeft w:val="0"/>
              <w:marRight w:val="0"/>
              <w:marTop w:val="0"/>
              <w:marBottom w:val="0"/>
              <w:divBdr>
                <w:top w:val="none" w:sz="0" w:space="0" w:color="auto"/>
                <w:left w:val="none" w:sz="0" w:space="0" w:color="auto"/>
                <w:bottom w:val="none" w:sz="0" w:space="0" w:color="auto"/>
                <w:right w:val="none" w:sz="0" w:space="0" w:color="auto"/>
              </w:divBdr>
            </w:div>
            <w:div w:id="1538002034">
              <w:marLeft w:val="0"/>
              <w:marRight w:val="0"/>
              <w:marTop w:val="0"/>
              <w:marBottom w:val="0"/>
              <w:divBdr>
                <w:top w:val="none" w:sz="0" w:space="0" w:color="auto"/>
                <w:left w:val="none" w:sz="0" w:space="0" w:color="auto"/>
                <w:bottom w:val="none" w:sz="0" w:space="0" w:color="auto"/>
                <w:right w:val="none" w:sz="0" w:space="0" w:color="auto"/>
              </w:divBdr>
            </w:div>
            <w:div w:id="40907748">
              <w:marLeft w:val="0"/>
              <w:marRight w:val="0"/>
              <w:marTop w:val="0"/>
              <w:marBottom w:val="0"/>
              <w:divBdr>
                <w:top w:val="none" w:sz="0" w:space="0" w:color="auto"/>
                <w:left w:val="none" w:sz="0" w:space="0" w:color="auto"/>
                <w:bottom w:val="none" w:sz="0" w:space="0" w:color="auto"/>
                <w:right w:val="none" w:sz="0" w:space="0" w:color="auto"/>
              </w:divBdr>
            </w:div>
            <w:div w:id="1046024246">
              <w:marLeft w:val="0"/>
              <w:marRight w:val="0"/>
              <w:marTop w:val="0"/>
              <w:marBottom w:val="0"/>
              <w:divBdr>
                <w:top w:val="none" w:sz="0" w:space="0" w:color="auto"/>
                <w:left w:val="none" w:sz="0" w:space="0" w:color="auto"/>
                <w:bottom w:val="none" w:sz="0" w:space="0" w:color="auto"/>
                <w:right w:val="none" w:sz="0" w:space="0" w:color="auto"/>
              </w:divBdr>
            </w:div>
            <w:div w:id="1814635815">
              <w:marLeft w:val="0"/>
              <w:marRight w:val="0"/>
              <w:marTop w:val="0"/>
              <w:marBottom w:val="0"/>
              <w:divBdr>
                <w:top w:val="none" w:sz="0" w:space="0" w:color="auto"/>
                <w:left w:val="none" w:sz="0" w:space="0" w:color="auto"/>
                <w:bottom w:val="none" w:sz="0" w:space="0" w:color="auto"/>
                <w:right w:val="none" w:sz="0" w:space="0" w:color="auto"/>
              </w:divBdr>
            </w:div>
            <w:div w:id="1645305938">
              <w:marLeft w:val="0"/>
              <w:marRight w:val="0"/>
              <w:marTop w:val="0"/>
              <w:marBottom w:val="0"/>
              <w:divBdr>
                <w:top w:val="none" w:sz="0" w:space="0" w:color="auto"/>
                <w:left w:val="none" w:sz="0" w:space="0" w:color="auto"/>
                <w:bottom w:val="none" w:sz="0" w:space="0" w:color="auto"/>
                <w:right w:val="none" w:sz="0" w:space="0" w:color="auto"/>
              </w:divBdr>
            </w:div>
            <w:div w:id="1629360674">
              <w:marLeft w:val="0"/>
              <w:marRight w:val="0"/>
              <w:marTop w:val="0"/>
              <w:marBottom w:val="0"/>
              <w:divBdr>
                <w:top w:val="none" w:sz="0" w:space="0" w:color="auto"/>
                <w:left w:val="none" w:sz="0" w:space="0" w:color="auto"/>
                <w:bottom w:val="none" w:sz="0" w:space="0" w:color="auto"/>
                <w:right w:val="none" w:sz="0" w:space="0" w:color="auto"/>
              </w:divBdr>
            </w:div>
            <w:div w:id="850022084">
              <w:marLeft w:val="0"/>
              <w:marRight w:val="0"/>
              <w:marTop w:val="0"/>
              <w:marBottom w:val="0"/>
              <w:divBdr>
                <w:top w:val="none" w:sz="0" w:space="0" w:color="auto"/>
                <w:left w:val="none" w:sz="0" w:space="0" w:color="auto"/>
                <w:bottom w:val="none" w:sz="0" w:space="0" w:color="auto"/>
                <w:right w:val="none" w:sz="0" w:space="0" w:color="auto"/>
              </w:divBdr>
            </w:div>
            <w:div w:id="1125080385">
              <w:marLeft w:val="0"/>
              <w:marRight w:val="0"/>
              <w:marTop w:val="0"/>
              <w:marBottom w:val="0"/>
              <w:divBdr>
                <w:top w:val="none" w:sz="0" w:space="0" w:color="auto"/>
                <w:left w:val="none" w:sz="0" w:space="0" w:color="auto"/>
                <w:bottom w:val="none" w:sz="0" w:space="0" w:color="auto"/>
                <w:right w:val="none" w:sz="0" w:space="0" w:color="auto"/>
              </w:divBdr>
            </w:div>
            <w:div w:id="440297668">
              <w:marLeft w:val="0"/>
              <w:marRight w:val="0"/>
              <w:marTop w:val="0"/>
              <w:marBottom w:val="0"/>
              <w:divBdr>
                <w:top w:val="none" w:sz="0" w:space="0" w:color="auto"/>
                <w:left w:val="none" w:sz="0" w:space="0" w:color="auto"/>
                <w:bottom w:val="none" w:sz="0" w:space="0" w:color="auto"/>
                <w:right w:val="none" w:sz="0" w:space="0" w:color="auto"/>
              </w:divBdr>
            </w:div>
            <w:div w:id="1581599935">
              <w:marLeft w:val="0"/>
              <w:marRight w:val="0"/>
              <w:marTop w:val="0"/>
              <w:marBottom w:val="0"/>
              <w:divBdr>
                <w:top w:val="none" w:sz="0" w:space="0" w:color="auto"/>
                <w:left w:val="none" w:sz="0" w:space="0" w:color="auto"/>
                <w:bottom w:val="none" w:sz="0" w:space="0" w:color="auto"/>
                <w:right w:val="none" w:sz="0" w:space="0" w:color="auto"/>
              </w:divBdr>
            </w:div>
            <w:div w:id="1229221210">
              <w:marLeft w:val="0"/>
              <w:marRight w:val="0"/>
              <w:marTop w:val="0"/>
              <w:marBottom w:val="0"/>
              <w:divBdr>
                <w:top w:val="none" w:sz="0" w:space="0" w:color="auto"/>
                <w:left w:val="none" w:sz="0" w:space="0" w:color="auto"/>
                <w:bottom w:val="none" w:sz="0" w:space="0" w:color="auto"/>
                <w:right w:val="none" w:sz="0" w:space="0" w:color="auto"/>
              </w:divBdr>
            </w:div>
            <w:div w:id="1063941703">
              <w:marLeft w:val="0"/>
              <w:marRight w:val="0"/>
              <w:marTop w:val="0"/>
              <w:marBottom w:val="0"/>
              <w:divBdr>
                <w:top w:val="none" w:sz="0" w:space="0" w:color="auto"/>
                <w:left w:val="none" w:sz="0" w:space="0" w:color="auto"/>
                <w:bottom w:val="none" w:sz="0" w:space="0" w:color="auto"/>
                <w:right w:val="none" w:sz="0" w:space="0" w:color="auto"/>
              </w:divBdr>
            </w:div>
            <w:div w:id="659966505">
              <w:marLeft w:val="0"/>
              <w:marRight w:val="0"/>
              <w:marTop w:val="0"/>
              <w:marBottom w:val="0"/>
              <w:divBdr>
                <w:top w:val="none" w:sz="0" w:space="0" w:color="auto"/>
                <w:left w:val="none" w:sz="0" w:space="0" w:color="auto"/>
                <w:bottom w:val="none" w:sz="0" w:space="0" w:color="auto"/>
                <w:right w:val="none" w:sz="0" w:space="0" w:color="auto"/>
              </w:divBdr>
            </w:div>
            <w:div w:id="560293231">
              <w:marLeft w:val="0"/>
              <w:marRight w:val="0"/>
              <w:marTop w:val="0"/>
              <w:marBottom w:val="0"/>
              <w:divBdr>
                <w:top w:val="none" w:sz="0" w:space="0" w:color="auto"/>
                <w:left w:val="none" w:sz="0" w:space="0" w:color="auto"/>
                <w:bottom w:val="none" w:sz="0" w:space="0" w:color="auto"/>
                <w:right w:val="none" w:sz="0" w:space="0" w:color="auto"/>
              </w:divBdr>
            </w:div>
            <w:div w:id="143475273">
              <w:marLeft w:val="0"/>
              <w:marRight w:val="0"/>
              <w:marTop w:val="0"/>
              <w:marBottom w:val="0"/>
              <w:divBdr>
                <w:top w:val="none" w:sz="0" w:space="0" w:color="auto"/>
                <w:left w:val="none" w:sz="0" w:space="0" w:color="auto"/>
                <w:bottom w:val="none" w:sz="0" w:space="0" w:color="auto"/>
                <w:right w:val="none" w:sz="0" w:space="0" w:color="auto"/>
              </w:divBdr>
            </w:div>
            <w:div w:id="2075470935">
              <w:marLeft w:val="0"/>
              <w:marRight w:val="0"/>
              <w:marTop w:val="0"/>
              <w:marBottom w:val="0"/>
              <w:divBdr>
                <w:top w:val="none" w:sz="0" w:space="0" w:color="auto"/>
                <w:left w:val="none" w:sz="0" w:space="0" w:color="auto"/>
                <w:bottom w:val="none" w:sz="0" w:space="0" w:color="auto"/>
                <w:right w:val="none" w:sz="0" w:space="0" w:color="auto"/>
              </w:divBdr>
            </w:div>
            <w:div w:id="472262250">
              <w:marLeft w:val="0"/>
              <w:marRight w:val="0"/>
              <w:marTop w:val="0"/>
              <w:marBottom w:val="0"/>
              <w:divBdr>
                <w:top w:val="none" w:sz="0" w:space="0" w:color="auto"/>
                <w:left w:val="none" w:sz="0" w:space="0" w:color="auto"/>
                <w:bottom w:val="none" w:sz="0" w:space="0" w:color="auto"/>
                <w:right w:val="none" w:sz="0" w:space="0" w:color="auto"/>
              </w:divBdr>
            </w:div>
            <w:div w:id="1339506726">
              <w:marLeft w:val="0"/>
              <w:marRight w:val="0"/>
              <w:marTop w:val="0"/>
              <w:marBottom w:val="0"/>
              <w:divBdr>
                <w:top w:val="none" w:sz="0" w:space="0" w:color="auto"/>
                <w:left w:val="none" w:sz="0" w:space="0" w:color="auto"/>
                <w:bottom w:val="none" w:sz="0" w:space="0" w:color="auto"/>
                <w:right w:val="none" w:sz="0" w:space="0" w:color="auto"/>
              </w:divBdr>
            </w:div>
            <w:div w:id="95255741">
              <w:marLeft w:val="0"/>
              <w:marRight w:val="0"/>
              <w:marTop w:val="0"/>
              <w:marBottom w:val="0"/>
              <w:divBdr>
                <w:top w:val="none" w:sz="0" w:space="0" w:color="auto"/>
                <w:left w:val="none" w:sz="0" w:space="0" w:color="auto"/>
                <w:bottom w:val="none" w:sz="0" w:space="0" w:color="auto"/>
                <w:right w:val="none" w:sz="0" w:space="0" w:color="auto"/>
              </w:divBdr>
            </w:div>
            <w:div w:id="299768785">
              <w:marLeft w:val="0"/>
              <w:marRight w:val="0"/>
              <w:marTop w:val="0"/>
              <w:marBottom w:val="0"/>
              <w:divBdr>
                <w:top w:val="none" w:sz="0" w:space="0" w:color="auto"/>
                <w:left w:val="none" w:sz="0" w:space="0" w:color="auto"/>
                <w:bottom w:val="none" w:sz="0" w:space="0" w:color="auto"/>
                <w:right w:val="none" w:sz="0" w:space="0" w:color="auto"/>
              </w:divBdr>
            </w:div>
            <w:div w:id="605963358">
              <w:marLeft w:val="0"/>
              <w:marRight w:val="0"/>
              <w:marTop w:val="0"/>
              <w:marBottom w:val="0"/>
              <w:divBdr>
                <w:top w:val="none" w:sz="0" w:space="0" w:color="auto"/>
                <w:left w:val="none" w:sz="0" w:space="0" w:color="auto"/>
                <w:bottom w:val="none" w:sz="0" w:space="0" w:color="auto"/>
                <w:right w:val="none" w:sz="0" w:space="0" w:color="auto"/>
              </w:divBdr>
            </w:div>
            <w:div w:id="1767726443">
              <w:marLeft w:val="0"/>
              <w:marRight w:val="0"/>
              <w:marTop w:val="0"/>
              <w:marBottom w:val="0"/>
              <w:divBdr>
                <w:top w:val="none" w:sz="0" w:space="0" w:color="auto"/>
                <w:left w:val="none" w:sz="0" w:space="0" w:color="auto"/>
                <w:bottom w:val="none" w:sz="0" w:space="0" w:color="auto"/>
                <w:right w:val="none" w:sz="0" w:space="0" w:color="auto"/>
              </w:divBdr>
            </w:div>
            <w:div w:id="18505731">
              <w:marLeft w:val="0"/>
              <w:marRight w:val="0"/>
              <w:marTop w:val="0"/>
              <w:marBottom w:val="0"/>
              <w:divBdr>
                <w:top w:val="none" w:sz="0" w:space="0" w:color="auto"/>
                <w:left w:val="none" w:sz="0" w:space="0" w:color="auto"/>
                <w:bottom w:val="none" w:sz="0" w:space="0" w:color="auto"/>
                <w:right w:val="none" w:sz="0" w:space="0" w:color="auto"/>
              </w:divBdr>
            </w:div>
            <w:div w:id="107628429">
              <w:marLeft w:val="0"/>
              <w:marRight w:val="0"/>
              <w:marTop w:val="0"/>
              <w:marBottom w:val="0"/>
              <w:divBdr>
                <w:top w:val="none" w:sz="0" w:space="0" w:color="auto"/>
                <w:left w:val="none" w:sz="0" w:space="0" w:color="auto"/>
                <w:bottom w:val="none" w:sz="0" w:space="0" w:color="auto"/>
                <w:right w:val="none" w:sz="0" w:space="0" w:color="auto"/>
              </w:divBdr>
            </w:div>
            <w:div w:id="404110278">
              <w:marLeft w:val="0"/>
              <w:marRight w:val="0"/>
              <w:marTop w:val="0"/>
              <w:marBottom w:val="0"/>
              <w:divBdr>
                <w:top w:val="none" w:sz="0" w:space="0" w:color="auto"/>
                <w:left w:val="none" w:sz="0" w:space="0" w:color="auto"/>
                <w:bottom w:val="none" w:sz="0" w:space="0" w:color="auto"/>
                <w:right w:val="none" w:sz="0" w:space="0" w:color="auto"/>
              </w:divBdr>
            </w:div>
            <w:div w:id="993411231">
              <w:marLeft w:val="0"/>
              <w:marRight w:val="0"/>
              <w:marTop w:val="0"/>
              <w:marBottom w:val="0"/>
              <w:divBdr>
                <w:top w:val="none" w:sz="0" w:space="0" w:color="auto"/>
                <w:left w:val="none" w:sz="0" w:space="0" w:color="auto"/>
                <w:bottom w:val="none" w:sz="0" w:space="0" w:color="auto"/>
                <w:right w:val="none" w:sz="0" w:space="0" w:color="auto"/>
              </w:divBdr>
            </w:div>
            <w:div w:id="1018657992">
              <w:marLeft w:val="0"/>
              <w:marRight w:val="0"/>
              <w:marTop w:val="0"/>
              <w:marBottom w:val="0"/>
              <w:divBdr>
                <w:top w:val="none" w:sz="0" w:space="0" w:color="auto"/>
                <w:left w:val="none" w:sz="0" w:space="0" w:color="auto"/>
                <w:bottom w:val="none" w:sz="0" w:space="0" w:color="auto"/>
                <w:right w:val="none" w:sz="0" w:space="0" w:color="auto"/>
              </w:divBdr>
            </w:div>
            <w:div w:id="11366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9641">
      <w:bodyDiv w:val="1"/>
      <w:marLeft w:val="0"/>
      <w:marRight w:val="0"/>
      <w:marTop w:val="0"/>
      <w:marBottom w:val="0"/>
      <w:divBdr>
        <w:top w:val="none" w:sz="0" w:space="0" w:color="auto"/>
        <w:left w:val="none" w:sz="0" w:space="0" w:color="auto"/>
        <w:bottom w:val="none" w:sz="0" w:space="0" w:color="auto"/>
        <w:right w:val="none" w:sz="0" w:space="0" w:color="auto"/>
      </w:divBdr>
      <w:divsChild>
        <w:div w:id="409498951">
          <w:marLeft w:val="0"/>
          <w:marRight w:val="0"/>
          <w:marTop w:val="0"/>
          <w:marBottom w:val="0"/>
          <w:divBdr>
            <w:top w:val="none" w:sz="0" w:space="0" w:color="auto"/>
            <w:left w:val="none" w:sz="0" w:space="0" w:color="auto"/>
            <w:bottom w:val="none" w:sz="0" w:space="0" w:color="auto"/>
            <w:right w:val="none" w:sz="0" w:space="0" w:color="auto"/>
          </w:divBdr>
          <w:divsChild>
            <w:div w:id="1184131393">
              <w:marLeft w:val="0"/>
              <w:marRight w:val="0"/>
              <w:marTop w:val="0"/>
              <w:marBottom w:val="0"/>
              <w:divBdr>
                <w:top w:val="none" w:sz="0" w:space="0" w:color="auto"/>
                <w:left w:val="none" w:sz="0" w:space="0" w:color="auto"/>
                <w:bottom w:val="none" w:sz="0" w:space="0" w:color="auto"/>
                <w:right w:val="none" w:sz="0" w:space="0" w:color="auto"/>
              </w:divBdr>
            </w:div>
            <w:div w:id="399906437">
              <w:marLeft w:val="0"/>
              <w:marRight w:val="0"/>
              <w:marTop w:val="0"/>
              <w:marBottom w:val="0"/>
              <w:divBdr>
                <w:top w:val="none" w:sz="0" w:space="0" w:color="auto"/>
                <w:left w:val="none" w:sz="0" w:space="0" w:color="auto"/>
                <w:bottom w:val="none" w:sz="0" w:space="0" w:color="auto"/>
                <w:right w:val="none" w:sz="0" w:space="0" w:color="auto"/>
              </w:divBdr>
            </w:div>
            <w:div w:id="1889221240">
              <w:marLeft w:val="0"/>
              <w:marRight w:val="0"/>
              <w:marTop w:val="0"/>
              <w:marBottom w:val="0"/>
              <w:divBdr>
                <w:top w:val="none" w:sz="0" w:space="0" w:color="auto"/>
                <w:left w:val="none" w:sz="0" w:space="0" w:color="auto"/>
                <w:bottom w:val="none" w:sz="0" w:space="0" w:color="auto"/>
                <w:right w:val="none" w:sz="0" w:space="0" w:color="auto"/>
              </w:divBdr>
            </w:div>
            <w:div w:id="664625487">
              <w:marLeft w:val="0"/>
              <w:marRight w:val="0"/>
              <w:marTop w:val="0"/>
              <w:marBottom w:val="0"/>
              <w:divBdr>
                <w:top w:val="none" w:sz="0" w:space="0" w:color="auto"/>
                <w:left w:val="none" w:sz="0" w:space="0" w:color="auto"/>
                <w:bottom w:val="none" w:sz="0" w:space="0" w:color="auto"/>
                <w:right w:val="none" w:sz="0" w:space="0" w:color="auto"/>
              </w:divBdr>
            </w:div>
            <w:div w:id="1019700390">
              <w:marLeft w:val="0"/>
              <w:marRight w:val="0"/>
              <w:marTop w:val="0"/>
              <w:marBottom w:val="0"/>
              <w:divBdr>
                <w:top w:val="none" w:sz="0" w:space="0" w:color="auto"/>
                <w:left w:val="none" w:sz="0" w:space="0" w:color="auto"/>
                <w:bottom w:val="none" w:sz="0" w:space="0" w:color="auto"/>
                <w:right w:val="none" w:sz="0" w:space="0" w:color="auto"/>
              </w:divBdr>
            </w:div>
            <w:div w:id="1566449546">
              <w:marLeft w:val="0"/>
              <w:marRight w:val="0"/>
              <w:marTop w:val="0"/>
              <w:marBottom w:val="0"/>
              <w:divBdr>
                <w:top w:val="none" w:sz="0" w:space="0" w:color="auto"/>
                <w:left w:val="none" w:sz="0" w:space="0" w:color="auto"/>
                <w:bottom w:val="none" w:sz="0" w:space="0" w:color="auto"/>
                <w:right w:val="none" w:sz="0" w:space="0" w:color="auto"/>
              </w:divBdr>
            </w:div>
            <w:div w:id="1893494824">
              <w:marLeft w:val="0"/>
              <w:marRight w:val="0"/>
              <w:marTop w:val="0"/>
              <w:marBottom w:val="0"/>
              <w:divBdr>
                <w:top w:val="none" w:sz="0" w:space="0" w:color="auto"/>
                <w:left w:val="none" w:sz="0" w:space="0" w:color="auto"/>
                <w:bottom w:val="none" w:sz="0" w:space="0" w:color="auto"/>
                <w:right w:val="none" w:sz="0" w:space="0" w:color="auto"/>
              </w:divBdr>
            </w:div>
            <w:div w:id="1342053413">
              <w:marLeft w:val="0"/>
              <w:marRight w:val="0"/>
              <w:marTop w:val="0"/>
              <w:marBottom w:val="0"/>
              <w:divBdr>
                <w:top w:val="none" w:sz="0" w:space="0" w:color="auto"/>
                <w:left w:val="none" w:sz="0" w:space="0" w:color="auto"/>
                <w:bottom w:val="none" w:sz="0" w:space="0" w:color="auto"/>
                <w:right w:val="none" w:sz="0" w:space="0" w:color="auto"/>
              </w:divBdr>
            </w:div>
            <w:div w:id="1045107906">
              <w:marLeft w:val="0"/>
              <w:marRight w:val="0"/>
              <w:marTop w:val="0"/>
              <w:marBottom w:val="0"/>
              <w:divBdr>
                <w:top w:val="none" w:sz="0" w:space="0" w:color="auto"/>
                <w:left w:val="none" w:sz="0" w:space="0" w:color="auto"/>
                <w:bottom w:val="none" w:sz="0" w:space="0" w:color="auto"/>
                <w:right w:val="none" w:sz="0" w:space="0" w:color="auto"/>
              </w:divBdr>
            </w:div>
            <w:div w:id="1524588684">
              <w:marLeft w:val="0"/>
              <w:marRight w:val="0"/>
              <w:marTop w:val="0"/>
              <w:marBottom w:val="0"/>
              <w:divBdr>
                <w:top w:val="none" w:sz="0" w:space="0" w:color="auto"/>
                <w:left w:val="none" w:sz="0" w:space="0" w:color="auto"/>
                <w:bottom w:val="none" w:sz="0" w:space="0" w:color="auto"/>
                <w:right w:val="none" w:sz="0" w:space="0" w:color="auto"/>
              </w:divBdr>
            </w:div>
            <w:div w:id="113406990">
              <w:marLeft w:val="0"/>
              <w:marRight w:val="0"/>
              <w:marTop w:val="0"/>
              <w:marBottom w:val="0"/>
              <w:divBdr>
                <w:top w:val="none" w:sz="0" w:space="0" w:color="auto"/>
                <w:left w:val="none" w:sz="0" w:space="0" w:color="auto"/>
                <w:bottom w:val="none" w:sz="0" w:space="0" w:color="auto"/>
                <w:right w:val="none" w:sz="0" w:space="0" w:color="auto"/>
              </w:divBdr>
            </w:div>
            <w:div w:id="1424954767">
              <w:marLeft w:val="0"/>
              <w:marRight w:val="0"/>
              <w:marTop w:val="0"/>
              <w:marBottom w:val="0"/>
              <w:divBdr>
                <w:top w:val="none" w:sz="0" w:space="0" w:color="auto"/>
                <w:left w:val="none" w:sz="0" w:space="0" w:color="auto"/>
                <w:bottom w:val="none" w:sz="0" w:space="0" w:color="auto"/>
                <w:right w:val="none" w:sz="0" w:space="0" w:color="auto"/>
              </w:divBdr>
            </w:div>
            <w:div w:id="452754236">
              <w:marLeft w:val="0"/>
              <w:marRight w:val="0"/>
              <w:marTop w:val="0"/>
              <w:marBottom w:val="0"/>
              <w:divBdr>
                <w:top w:val="none" w:sz="0" w:space="0" w:color="auto"/>
                <w:left w:val="none" w:sz="0" w:space="0" w:color="auto"/>
                <w:bottom w:val="none" w:sz="0" w:space="0" w:color="auto"/>
                <w:right w:val="none" w:sz="0" w:space="0" w:color="auto"/>
              </w:divBdr>
            </w:div>
            <w:div w:id="1556434217">
              <w:marLeft w:val="0"/>
              <w:marRight w:val="0"/>
              <w:marTop w:val="0"/>
              <w:marBottom w:val="0"/>
              <w:divBdr>
                <w:top w:val="none" w:sz="0" w:space="0" w:color="auto"/>
                <w:left w:val="none" w:sz="0" w:space="0" w:color="auto"/>
                <w:bottom w:val="none" w:sz="0" w:space="0" w:color="auto"/>
                <w:right w:val="none" w:sz="0" w:space="0" w:color="auto"/>
              </w:divBdr>
            </w:div>
            <w:div w:id="1053888232">
              <w:marLeft w:val="0"/>
              <w:marRight w:val="0"/>
              <w:marTop w:val="0"/>
              <w:marBottom w:val="0"/>
              <w:divBdr>
                <w:top w:val="none" w:sz="0" w:space="0" w:color="auto"/>
                <w:left w:val="none" w:sz="0" w:space="0" w:color="auto"/>
                <w:bottom w:val="none" w:sz="0" w:space="0" w:color="auto"/>
                <w:right w:val="none" w:sz="0" w:space="0" w:color="auto"/>
              </w:divBdr>
            </w:div>
            <w:div w:id="1846364604">
              <w:marLeft w:val="0"/>
              <w:marRight w:val="0"/>
              <w:marTop w:val="0"/>
              <w:marBottom w:val="0"/>
              <w:divBdr>
                <w:top w:val="none" w:sz="0" w:space="0" w:color="auto"/>
                <w:left w:val="none" w:sz="0" w:space="0" w:color="auto"/>
                <w:bottom w:val="none" w:sz="0" w:space="0" w:color="auto"/>
                <w:right w:val="none" w:sz="0" w:space="0" w:color="auto"/>
              </w:divBdr>
            </w:div>
            <w:div w:id="1342319723">
              <w:marLeft w:val="0"/>
              <w:marRight w:val="0"/>
              <w:marTop w:val="0"/>
              <w:marBottom w:val="0"/>
              <w:divBdr>
                <w:top w:val="none" w:sz="0" w:space="0" w:color="auto"/>
                <w:left w:val="none" w:sz="0" w:space="0" w:color="auto"/>
                <w:bottom w:val="none" w:sz="0" w:space="0" w:color="auto"/>
                <w:right w:val="none" w:sz="0" w:space="0" w:color="auto"/>
              </w:divBdr>
            </w:div>
            <w:div w:id="527106970">
              <w:marLeft w:val="0"/>
              <w:marRight w:val="0"/>
              <w:marTop w:val="0"/>
              <w:marBottom w:val="0"/>
              <w:divBdr>
                <w:top w:val="none" w:sz="0" w:space="0" w:color="auto"/>
                <w:left w:val="none" w:sz="0" w:space="0" w:color="auto"/>
                <w:bottom w:val="none" w:sz="0" w:space="0" w:color="auto"/>
                <w:right w:val="none" w:sz="0" w:space="0" w:color="auto"/>
              </w:divBdr>
            </w:div>
            <w:div w:id="997926629">
              <w:marLeft w:val="0"/>
              <w:marRight w:val="0"/>
              <w:marTop w:val="0"/>
              <w:marBottom w:val="0"/>
              <w:divBdr>
                <w:top w:val="none" w:sz="0" w:space="0" w:color="auto"/>
                <w:left w:val="none" w:sz="0" w:space="0" w:color="auto"/>
                <w:bottom w:val="none" w:sz="0" w:space="0" w:color="auto"/>
                <w:right w:val="none" w:sz="0" w:space="0" w:color="auto"/>
              </w:divBdr>
            </w:div>
            <w:div w:id="600990632">
              <w:marLeft w:val="0"/>
              <w:marRight w:val="0"/>
              <w:marTop w:val="0"/>
              <w:marBottom w:val="0"/>
              <w:divBdr>
                <w:top w:val="none" w:sz="0" w:space="0" w:color="auto"/>
                <w:left w:val="none" w:sz="0" w:space="0" w:color="auto"/>
                <w:bottom w:val="none" w:sz="0" w:space="0" w:color="auto"/>
                <w:right w:val="none" w:sz="0" w:space="0" w:color="auto"/>
              </w:divBdr>
            </w:div>
            <w:div w:id="1017737461">
              <w:marLeft w:val="0"/>
              <w:marRight w:val="0"/>
              <w:marTop w:val="0"/>
              <w:marBottom w:val="0"/>
              <w:divBdr>
                <w:top w:val="none" w:sz="0" w:space="0" w:color="auto"/>
                <w:left w:val="none" w:sz="0" w:space="0" w:color="auto"/>
                <w:bottom w:val="none" w:sz="0" w:space="0" w:color="auto"/>
                <w:right w:val="none" w:sz="0" w:space="0" w:color="auto"/>
              </w:divBdr>
            </w:div>
            <w:div w:id="213005999">
              <w:marLeft w:val="0"/>
              <w:marRight w:val="0"/>
              <w:marTop w:val="0"/>
              <w:marBottom w:val="0"/>
              <w:divBdr>
                <w:top w:val="none" w:sz="0" w:space="0" w:color="auto"/>
                <w:left w:val="none" w:sz="0" w:space="0" w:color="auto"/>
                <w:bottom w:val="none" w:sz="0" w:space="0" w:color="auto"/>
                <w:right w:val="none" w:sz="0" w:space="0" w:color="auto"/>
              </w:divBdr>
            </w:div>
            <w:div w:id="1857695279">
              <w:marLeft w:val="0"/>
              <w:marRight w:val="0"/>
              <w:marTop w:val="0"/>
              <w:marBottom w:val="0"/>
              <w:divBdr>
                <w:top w:val="none" w:sz="0" w:space="0" w:color="auto"/>
                <w:left w:val="none" w:sz="0" w:space="0" w:color="auto"/>
                <w:bottom w:val="none" w:sz="0" w:space="0" w:color="auto"/>
                <w:right w:val="none" w:sz="0" w:space="0" w:color="auto"/>
              </w:divBdr>
            </w:div>
            <w:div w:id="1713771385">
              <w:marLeft w:val="0"/>
              <w:marRight w:val="0"/>
              <w:marTop w:val="0"/>
              <w:marBottom w:val="0"/>
              <w:divBdr>
                <w:top w:val="none" w:sz="0" w:space="0" w:color="auto"/>
                <w:left w:val="none" w:sz="0" w:space="0" w:color="auto"/>
                <w:bottom w:val="none" w:sz="0" w:space="0" w:color="auto"/>
                <w:right w:val="none" w:sz="0" w:space="0" w:color="auto"/>
              </w:divBdr>
            </w:div>
            <w:div w:id="386342707">
              <w:marLeft w:val="0"/>
              <w:marRight w:val="0"/>
              <w:marTop w:val="0"/>
              <w:marBottom w:val="0"/>
              <w:divBdr>
                <w:top w:val="none" w:sz="0" w:space="0" w:color="auto"/>
                <w:left w:val="none" w:sz="0" w:space="0" w:color="auto"/>
                <w:bottom w:val="none" w:sz="0" w:space="0" w:color="auto"/>
                <w:right w:val="none" w:sz="0" w:space="0" w:color="auto"/>
              </w:divBdr>
            </w:div>
            <w:div w:id="80764427">
              <w:marLeft w:val="0"/>
              <w:marRight w:val="0"/>
              <w:marTop w:val="0"/>
              <w:marBottom w:val="0"/>
              <w:divBdr>
                <w:top w:val="none" w:sz="0" w:space="0" w:color="auto"/>
                <w:left w:val="none" w:sz="0" w:space="0" w:color="auto"/>
                <w:bottom w:val="none" w:sz="0" w:space="0" w:color="auto"/>
                <w:right w:val="none" w:sz="0" w:space="0" w:color="auto"/>
              </w:divBdr>
            </w:div>
            <w:div w:id="1567641339">
              <w:marLeft w:val="0"/>
              <w:marRight w:val="0"/>
              <w:marTop w:val="0"/>
              <w:marBottom w:val="0"/>
              <w:divBdr>
                <w:top w:val="none" w:sz="0" w:space="0" w:color="auto"/>
                <w:left w:val="none" w:sz="0" w:space="0" w:color="auto"/>
                <w:bottom w:val="none" w:sz="0" w:space="0" w:color="auto"/>
                <w:right w:val="none" w:sz="0" w:space="0" w:color="auto"/>
              </w:divBdr>
            </w:div>
            <w:div w:id="913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057">
      <w:bodyDiv w:val="1"/>
      <w:marLeft w:val="0"/>
      <w:marRight w:val="0"/>
      <w:marTop w:val="0"/>
      <w:marBottom w:val="0"/>
      <w:divBdr>
        <w:top w:val="none" w:sz="0" w:space="0" w:color="auto"/>
        <w:left w:val="none" w:sz="0" w:space="0" w:color="auto"/>
        <w:bottom w:val="none" w:sz="0" w:space="0" w:color="auto"/>
        <w:right w:val="none" w:sz="0" w:space="0" w:color="auto"/>
      </w:divBdr>
      <w:divsChild>
        <w:div w:id="956528727">
          <w:marLeft w:val="0"/>
          <w:marRight w:val="0"/>
          <w:marTop w:val="0"/>
          <w:marBottom w:val="0"/>
          <w:divBdr>
            <w:top w:val="none" w:sz="0" w:space="0" w:color="auto"/>
            <w:left w:val="none" w:sz="0" w:space="0" w:color="auto"/>
            <w:bottom w:val="none" w:sz="0" w:space="0" w:color="auto"/>
            <w:right w:val="none" w:sz="0" w:space="0" w:color="auto"/>
          </w:divBdr>
          <w:divsChild>
            <w:div w:id="1037121751">
              <w:marLeft w:val="0"/>
              <w:marRight w:val="0"/>
              <w:marTop w:val="0"/>
              <w:marBottom w:val="0"/>
              <w:divBdr>
                <w:top w:val="none" w:sz="0" w:space="0" w:color="auto"/>
                <w:left w:val="none" w:sz="0" w:space="0" w:color="auto"/>
                <w:bottom w:val="none" w:sz="0" w:space="0" w:color="auto"/>
                <w:right w:val="none" w:sz="0" w:space="0" w:color="auto"/>
              </w:divBdr>
            </w:div>
            <w:div w:id="816192163">
              <w:marLeft w:val="0"/>
              <w:marRight w:val="0"/>
              <w:marTop w:val="0"/>
              <w:marBottom w:val="0"/>
              <w:divBdr>
                <w:top w:val="none" w:sz="0" w:space="0" w:color="auto"/>
                <w:left w:val="none" w:sz="0" w:space="0" w:color="auto"/>
                <w:bottom w:val="none" w:sz="0" w:space="0" w:color="auto"/>
                <w:right w:val="none" w:sz="0" w:space="0" w:color="auto"/>
              </w:divBdr>
            </w:div>
            <w:div w:id="1559709822">
              <w:marLeft w:val="0"/>
              <w:marRight w:val="0"/>
              <w:marTop w:val="0"/>
              <w:marBottom w:val="0"/>
              <w:divBdr>
                <w:top w:val="none" w:sz="0" w:space="0" w:color="auto"/>
                <w:left w:val="none" w:sz="0" w:space="0" w:color="auto"/>
                <w:bottom w:val="none" w:sz="0" w:space="0" w:color="auto"/>
                <w:right w:val="none" w:sz="0" w:space="0" w:color="auto"/>
              </w:divBdr>
            </w:div>
            <w:div w:id="474490920">
              <w:marLeft w:val="0"/>
              <w:marRight w:val="0"/>
              <w:marTop w:val="0"/>
              <w:marBottom w:val="0"/>
              <w:divBdr>
                <w:top w:val="none" w:sz="0" w:space="0" w:color="auto"/>
                <w:left w:val="none" w:sz="0" w:space="0" w:color="auto"/>
                <w:bottom w:val="none" w:sz="0" w:space="0" w:color="auto"/>
                <w:right w:val="none" w:sz="0" w:space="0" w:color="auto"/>
              </w:divBdr>
            </w:div>
            <w:div w:id="133640249">
              <w:marLeft w:val="0"/>
              <w:marRight w:val="0"/>
              <w:marTop w:val="0"/>
              <w:marBottom w:val="0"/>
              <w:divBdr>
                <w:top w:val="none" w:sz="0" w:space="0" w:color="auto"/>
                <w:left w:val="none" w:sz="0" w:space="0" w:color="auto"/>
                <w:bottom w:val="none" w:sz="0" w:space="0" w:color="auto"/>
                <w:right w:val="none" w:sz="0" w:space="0" w:color="auto"/>
              </w:divBdr>
            </w:div>
            <w:div w:id="461771852">
              <w:marLeft w:val="0"/>
              <w:marRight w:val="0"/>
              <w:marTop w:val="0"/>
              <w:marBottom w:val="0"/>
              <w:divBdr>
                <w:top w:val="none" w:sz="0" w:space="0" w:color="auto"/>
                <w:left w:val="none" w:sz="0" w:space="0" w:color="auto"/>
                <w:bottom w:val="none" w:sz="0" w:space="0" w:color="auto"/>
                <w:right w:val="none" w:sz="0" w:space="0" w:color="auto"/>
              </w:divBdr>
            </w:div>
            <w:div w:id="843864258">
              <w:marLeft w:val="0"/>
              <w:marRight w:val="0"/>
              <w:marTop w:val="0"/>
              <w:marBottom w:val="0"/>
              <w:divBdr>
                <w:top w:val="none" w:sz="0" w:space="0" w:color="auto"/>
                <w:left w:val="none" w:sz="0" w:space="0" w:color="auto"/>
                <w:bottom w:val="none" w:sz="0" w:space="0" w:color="auto"/>
                <w:right w:val="none" w:sz="0" w:space="0" w:color="auto"/>
              </w:divBdr>
            </w:div>
            <w:div w:id="560942397">
              <w:marLeft w:val="0"/>
              <w:marRight w:val="0"/>
              <w:marTop w:val="0"/>
              <w:marBottom w:val="0"/>
              <w:divBdr>
                <w:top w:val="none" w:sz="0" w:space="0" w:color="auto"/>
                <w:left w:val="none" w:sz="0" w:space="0" w:color="auto"/>
                <w:bottom w:val="none" w:sz="0" w:space="0" w:color="auto"/>
                <w:right w:val="none" w:sz="0" w:space="0" w:color="auto"/>
              </w:divBdr>
            </w:div>
            <w:div w:id="690304278">
              <w:marLeft w:val="0"/>
              <w:marRight w:val="0"/>
              <w:marTop w:val="0"/>
              <w:marBottom w:val="0"/>
              <w:divBdr>
                <w:top w:val="none" w:sz="0" w:space="0" w:color="auto"/>
                <w:left w:val="none" w:sz="0" w:space="0" w:color="auto"/>
                <w:bottom w:val="none" w:sz="0" w:space="0" w:color="auto"/>
                <w:right w:val="none" w:sz="0" w:space="0" w:color="auto"/>
              </w:divBdr>
            </w:div>
            <w:div w:id="450058531">
              <w:marLeft w:val="0"/>
              <w:marRight w:val="0"/>
              <w:marTop w:val="0"/>
              <w:marBottom w:val="0"/>
              <w:divBdr>
                <w:top w:val="none" w:sz="0" w:space="0" w:color="auto"/>
                <w:left w:val="none" w:sz="0" w:space="0" w:color="auto"/>
                <w:bottom w:val="none" w:sz="0" w:space="0" w:color="auto"/>
                <w:right w:val="none" w:sz="0" w:space="0" w:color="auto"/>
              </w:divBdr>
            </w:div>
            <w:div w:id="679625575">
              <w:marLeft w:val="0"/>
              <w:marRight w:val="0"/>
              <w:marTop w:val="0"/>
              <w:marBottom w:val="0"/>
              <w:divBdr>
                <w:top w:val="none" w:sz="0" w:space="0" w:color="auto"/>
                <w:left w:val="none" w:sz="0" w:space="0" w:color="auto"/>
                <w:bottom w:val="none" w:sz="0" w:space="0" w:color="auto"/>
                <w:right w:val="none" w:sz="0" w:space="0" w:color="auto"/>
              </w:divBdr>
            </w:div>
            <w:div w:id="1787771334">
              <w:marLeft w:val="0"/>
              <w:marRight w:val="0"/>
              <w:marTop w:val="0"/>
              <w:marBottom w:val="0"/>
              <w:divBdr>
                <w:top w:val="none" w:sz="0" w:space="0" w:color="auto"/>
                <w:left w:val="none" w:sz="0" w:space="0" w:color="auto"/>
                <w:bottom w:val="none" w:sz="0" w:space="0" w:color="auto"/>
                <w:right w:val="none" w:sz="0" w:space="0" w:color="auto"/>
              </w:divBdr>
            </w:div>
            <w:div w:id="8072920">
              <w:marLeft w:val="0"/>
              <w:marRight w:val="0"/>
              <w:marTop w:val="0"/>
              <w:marBottom w:val="0"/>
              <w:divBdr>
                <w:top w:val="none" w:sz="0" w:space="0" w:color="auto"/>
                <w:left w:val="none" w:sz="0" w:space="0" w:color="auto"/>
                <w:bottom w:val="none" w:sz="0" w:space="0" w:color="auto"/>
                <w:right w:val="none" w:sz="0" w:space="0" w:color="auto"/>
              </w:divBdr>
            </w:div>
            <w:div w:id="1020283297">
              <w:marLeft w:val="0"/>
              <w:marRight w:val="0"/>
              <w:marTop w:val="0"/>
              <w:marBottom w:val="0"/>
              <w:divBdr>
                <w:top w:val="none" w:sz="0" w:space="0" w:color="auto"/>
                <w:left w:val="none" w:sz="0" w:space="0" w:color="auto"/>
                <w:bottom w:val="none" w:sz="0" w:space="0" w:color="auto"/>
                <w:right w:val="none" w:sz="0" w:space="0" w:color="auto"/>
              </w:divBdr>
            </w:div>
            <w:div w:id="1160344678">
              <w:marLeft w:val="0"/>
              <w:marRight w:val="0"/>
              <w:marTop w:val="0"/>
              <w:marBottom w:val="0"/>
              <w:divBdr>
                <w:top w:val="none" w:sz="0" w:space="0" w:color="auto"/>
                <w:left w:val="none" w:sz="0" w:space="0" w:color="auto"/>
                <w:bottom w:val="none" w:sz="0" w:space="0" w:color="auto"/>
                <w:right w:val="none" w:sz="0" w:space="0" w:color="auto"/>
              </w:divBdr>
            </w:div>
            <w:div w:id="161969776">
              <w:marLeft w:val="0"/>
              <w:marRight w:val="0"/>
              <w:marTop w:val="0"/>
              <w:marBottom w:val="0"/>
              <w:divBdr>
                <w:top w:val="none" w:sz="0" w:space="0" w:color="auto"/>
                <w:left w:val="none" w:sz="0" w:space="0" w:color="auto"/>
                <w:bottom w:val="none" w:sz="0" w:space="0" w:color="auto"/>
                <w:right w:val="none" w:sz="0" w:space="0" w:color="auto"/>
              </w:divBdr>
            </w:div>
            <w:div w:id="1126772643">
              <w:marLeft w:val="0"/>
              <w:marRight w:val="0"/>
              <w:marTop w:val="0"/>
              <w:marBottom w:val="0"/>
              <w:divBdr>
                <w:top w:val="none" w:sz="0" w:space="0" w:color="auto"/>
                <w:left w:val="none" w:sz="0" w:space="0" w:color="auto"/>
                <w:bottom w:val="none" w:sz="0" w:space="0" w:color="auto"/>
                <w:right w:val="none" w:sz="0" w:space="0" w:color="auto"/>
              </w:divBdr>
            </w:div>
            <w:div w:id="692462219">
              <w:marLeft w:val="0"/>
              <w:marRight w:val="0"/>
              <w:marTop w:val="0"/>
              <w:marBottom w:val="0"/>
              <w:divBdr>
                <w:top w:val="none" w:sz="0" w:space="0" w:color="auto"/>
                <w:left w:val="none" w:sz="0" w:space="0" w:color="auto"/>
                <w:bottom w:val="none" w:sz="0" w:space="0" w:color="auto"/>
                <w:right w:val="none" w:sz="0" w:space="0" w:color="auto"/>
              </w:divBdr>
            </w:div>
            <w:div w:id="1331175155">
              <w:marLeft w:val="0"/>
              <w:marRight w:val="0"/>
              <w:marTop w:val="0"/>
              <w:marBottom w:val="0"/>
              <w:divBdr>
                <w:top w:val="none" w:sz="0" w:space="0" w:color="auto"/>
                <w:left w:val="none" w:sz="0" w:space="0" w:color="auto"/>
                <w:bottom w:val="none" w:sz="0" w:space="0" w:color="auto"/>
                <w:right w:val="none" w:sz="0" w:space="0" w:color="auto"/>
              </w:divBdr>
            </w:div>
            <w:div w:id="1883789392">
              <w:marLeft w:val="0"/>
              <w:marRight w:val="0"/>
              <w:marTop w:val="0"/>
              <w:marBottom w:val="0"/>
              <w:divBdr>
                <w:top w:val="none" w:sz="0" w:space="0" w:color="auto"/>
                <w:left w:val="none" w:sz="0" w:space="0" w:color="auto"/>
                <w:bottom w:val="none" w:sz="0" w:space="0" w:color="auto"/>
                <w:right w:val="none" w:sz="0" w:space="0" w:color="auto"/>
              </w:divBdr>
            </w:div>
            <w:div w:id="371153383">
              <w:marLeft w:val="0"/>
              <w:marRight w:val="0"/>
              <w:marTop w:val="0"/>
              <w:marBottom w:val="0"/>
              <w:divBdr>
                <w:top w:val="none" w:sz="0" w:space="0" w:color="auto"/>
                <w:left w:val="none" w:sz="0" w:space="0" w:color="auto"/>
                <w:bottom w:val="none" w:sz="0" w:space="0" w:color="auto"/>
                <w:right w:val="none" w:sz="0" w:space="0" w:color="auto"/>
              </w:divBdr>
            </w:div>
            <w:div w:id="582371477">
              <w:marLeft w:val="0"/>
              <w:marRight w:val="0"/>
              <w:marTop w:val="0"/>
              <w:marBottom w:val="0"/>
              <w:divBdr>
                <w:top w:val="none" w:sz="0" w:space="0" w:color="auto"/>
                <w:left w:val="none" w:sz="0" w:space="0" w:color="auto"/>
                <w:bottom w:val="none" w:sz="0" w:space="0" w:color="auto"/>
                <w:right w:val="none" w:sz="0" w:space="0" w:color="auto"/>
              </w:divBdr>
            </w:div>
            <w:div w:id="694040286">
              <w:marLeft w:val="0"/>
              <w:marRight w:val="0"/>
              <w:marTop w:val="0"/>
              <w:marBottom w:val="0"/>
              <w:divBdr>
                <w:top w:val="none" w:sz="0" w:space="0" w:color="auto"/>
                <w:left w:val="none" w:sz="0" w:space="0" w:color="auto"/>
                <w:bottom w:val="none" w:sz="0" w:space="0" w:color="auto"/>
                <w:right w:val="none" w:sz="0" w:space="0" w:color="auto"/>
              </w:divBdr>
            </w:div>
            <w:div w:id="63650104">
              <w:marLeft w:val="0"/>
              <w:marRight w:val="0"/>
              <w:marTop w:val="0"/>
              <w:marBottom w:val="0"/>
              <w:divBdr>
                <w:top w:val="none" w:sz="0" w:space="0" w:color="auto"/>
                <w:left w:val="none" w:sz="0" w:space="0" w:color="auto"/>
                <w:bottom w:val="none" w:sz="0" w:space="0" w:color="auto"/>
                <w:right w:val="none" w:sz="0" w:space="0" w:color="auto"/>
              </w:divBdr>
            </w:div>
            <w:div w:id="767314083">
              <w:marLeft w:val="0"/>
              <w:marRight w:val="0"/>
              <w:marTop w:val="0"/>
              <w:marBottom w:val="0"/>
              <w:divBdr>
                <w:top w:val="none" w:sz="0" w:space="0" w:color="auto"/>
                <w:left w:val="none" w:sz="0" w:space="0" w:color="auto"/>
                <w:bottom w:val="none" w:sz="0" w:space="0" w:color="auto"/>
                <w:right w:val="none" w:sz="0" w:space="0" w:color="auto"/>
              </w:divBdr>
            </w:div>
            <w:div w:id="1049232905">
              <w:marLeft w:val="0"/>
              <w:marRight w:val="0"/>
              <w:marTop w:val="0"/>
              <w:marBottom w:val="0"/>
              <w:divBdr>
                <w:top w:val="none" w:sz="0" w:space="0" w:color="auto"/>
                <w:left w:val="none" w:sz="0" w:space="0" w:color="auto"/>
                <w:bottom w:val="none" w:sz="0" w:space="0" w:color="auto"/>
                <w:right w:val="none" w:sz="0" w:space="0" w:color="auto"/>
              </w:divBdr>
            </w:div>
            <w:div w:id="484512803">
              <w:marLeft w:val="0"/>
              <w:marRight w:val="0"/>
              <w:marTop w:val="0"/>
              <w:marBottom w:val="0"/>
              <w:divBdr>
                <w:top w:val="none" w:sz="0" w:space="0" w:color="auto"/>
                <w:left w:val="none" w:sz="0" w:space="0" w:color="auto"/>
                <w:bottom w:val="none" w:sz="0" w:space="0" w:color="auto"/>
                <w:right w:val="none" w:sz="0" w:space="0" w:color="auto"/>
              </w:divBdr>
            </w:div>
            <w:div w:id="2140950484">
              <w:marLeft w:val="0"/>
              <w:marRight w:val="0"/>
              <w:marTop w:val="0"/>
              <w:marBottom w:val="0"/>
              <w:divBdr>
                <w:top w:val="none" w:sz="0" w:space="0" w:color="auto"/>
                <w:left w:val="none" w:sz="0" w:space="0" w:color="auto"/>
                <w:bottom w:val="none" w:sz="0" w:space="0" w:color="auto"/>
                <w:right w:val="none" w:sz="0" w:space="0" w:color="auto"/>
              </w:divBdr>
            </w:div>
            <w:div w:id="376125685">
              <w:marLeft w:val="0"/>
              <w:marRight w:val="0"/>
              <w:marTop w:val="0"/>
              <w:marBottom w:val="0"/>
              <w:divBdr>
                <w:top w:val="none" w:sz="0" w:space="0" w:color="auto"/>
                <w:left w:val="none" w:sz="0" w:space="0" w:color="auto"/>
                <w:bottom w:val="none" w:sz="0" w:space="0" w:color="auto"/>
                <w:right w:val="none" w:sz="0" w:space="0" w:color="auto"/>
              </w:divBdr>
            </w:div>
            <w:div w:id="816536310">
              <w:marLeft w:val="0"/>
              <w:marRight w:val="0"/>
              <w:marTop w:val="0"/>
              <w:marBottom w:val="0"/>
              <w:divBdr>
                <w:top w:val="none" w:sz="0" w:space="0" w:color="auto"/>
                <w:left w:val="none" w:sz="0" w:space="0" w:color="auto"/>
                <w:bottom w:val="none" w:sz="0" w:space="0" w:color="auto"/>
                <w:right w:val="none" w:sz="0" w:space="0" w:color="auto"/>
              </w:divBdr>
            </w:div>
            <w:div w:id="1099519909">
              <w:marLeft w:val="0"/>
              <w:marRight w:val="0"/>
              <w:marTop w:val="0"/>
              <w:marBottom w:val="0"/>
              <w:divBdr>
                <w:top w:val="none" w:sz="0" w:space="0" w:color="auto"/>
                <w:left w:val="none" w:sz="0" w:space="0" w:color="auto"/>
                <w:bottom w:val="none" w:sz="0" w:space="0" w:color="auto"/>
                <w:right w:val="none" w:sz="0" w:space="0" w:color="auto"/>
              </w:divBdr>
            </w:div>
            <w:div w:id="1943682047">
              <w:marLeft w:val="0"/>
              <w:marRight w:val="0"/>
              <w:marTop w:val="0"/>
              <w:marBottom w:val="0"/>
              <w:divBdr>
                <w:top w:val="none" w:sz="0" w:space="0" w:color="auto"/>
                <w:left w:val="none" w:sz="0" w:space="0" w:color="auto"/>
                <w:bottom w:val="none" w:sz="0" w:space="0" w:color="auto"/>
                <w:right w:val="none" w:sz="0" w:space="0" w:color="auto"/>
              </w:divBdr>
            </w:div>
            <w:div w:id="1069889061">
              <w:marLeft w:val="0"/>
              <w:marRight w:val="0"/>
              <w:marTop w:val="0"/>
              <w:marBottom w:val="0"/>
              <w:divBdr>
                <w:top w:val="none" w:sz="0" w:space="0" w:color="auto"/>
                <w:left w:val="none" w:sz="0" w:space="0" w:color="auto"/>
                <w:bottom w:val="none" w:sz="0" w:space="0" w:color="auto"/>
                <w:right w:val="none" w:sz="0" w:space="0" w:color="auto"/>
              </w:divBdr>
            </w:div>
            <w:div w:id="794178908">
              <w:marLeft w:val="0"/>
              <w:marRight w:val="0"/>
              <w:marTop w:val="0"/>
              <w:marBottom w:val="0"/>
              <w:divBdr>
                <w:top w:val="none" w:sz="0" w:space="0" w:color="auto"/>
                <w:left w:val="none" w:sz="0" w:space="0" w:color="auto"/>
                <w:bottom w:val="none" w:sz="0" w:space="0" w:color="auto"/>
                <w:right w:val="none" w:sz="0" w:space="0" w:color="auto"/>
              </w:divBdr>
            </w:div>
            <w:div w:id="777217689">
              <w:marLeft w:val="0"/>
              <w:marRight w:val="0"/>
              <w:marTop w:val="0"/>
              <w:marBottom w:val="0"/>
              <w:divBdr>
                <w:top w:val="none" w:sz="0" w:space="0" w:color="auto"/>
                <w:left w:val="none" w:sz="0" w:space="0" w:color="auto"/>
                <w:bottom w:val="none" w:sz="0" w:space="0" w:color="auto"/>
                <w:right w:val="none" w:sz="0" w:space="0" w:color="auto"/>
              </w:divBdr>
            </w:div>
            <w:div w:id="267125322">
              <w:marLeft w:val="0"/>
              <w:marRight w:val="0"/>
              <w:marTop w:val="0"/>
              <w:marBottom w:val="0"/>
              <w:divBdr>
                <w:top w:val="none" w:sz="0" w:space="0" w:color="auto"/>
                <w:left w:val="none" w:sz="0" w:space="0" w:color="auto"/>
                <w:bottom w:val="none" w:sz="0" w:space="0" w:color="auto"/>
                <w:right w:val="none" w:sz="0" w:space="0" w:color="auto"/>
              </w:divBdr>
            </w:div>
            <w:div w:id="1560049838">
              <w:marLeft w:val="0"/>
              <w:marRight w:val="0"/>
              <w:marTop w:val="0"/>
              <w:marBottom w:val="0"/>
              <w:divBdr>
                <w:top w:val="none" w:sz="0" w:space="0" w:color="auto"/>
                <w:left w:val="none" w:sz="0" w:space="0" w:color="auto"/>
                <w:bottom w:val="none" w:sz="0" w:space="0" w:color="auto"/>
                <w:right w:val="none" w:sz="0" w:space="0" w:color="auto"/>
              </w:divBdr>
            </w:div>
            <w:div w:id="1451364088">
              <w:marLeft w:val="0"/>
              <w:marRight w:val="0"/>
              <w:marTop w:val="0"/>
              <w:marBottom w:val="0"/>
              <w:divBdr>
                <w:top w:val="none" w:sz="0" w:space="0" w:color="auto"/>
                <w:left w:val="none" w:sz="0" w:space="0" w:color="auto"/>
                <w:bottom w:val="none" w:sz="0" w:space="0" w:color="auto"/>
                <w:right w:val="none" w:sz="0" w:space="0" w:color="auto"/>
              </w:divBdr>
            </w:div>
            <w:div w:id="1164055977">
              <w:marLeft w:val="0"/>
              <w:marRight w:val="0"/>
              <w:marTop w:val="0"/>
              <w:marBottom w:val="0"/>
              <w:divBdr>
                <w:top w:val="none" w:sz="0" w:space="0" w:color="auto"/>
                <w:left w:val="none" w:sz="0" w:space="0" w:color="auto"/>
                <w:bottom w:val="none" w:sz="0" w:space="0" w:color="auto"/>
                <w:right w:val="none" w:sz="0" w:space="0" w:color="auto"/>
              </w:divBdr>
            </w:div>
            <w:div w:id="354313285">
              <w:marLeft w:val="0"/>
              <w:marRight w:val="0"/>
              <w:marTop w:val="0"/>
              <w:marBottom w:val="0"/>
              <w:divBdr>
                <w:top w:val="none" w:sz="0" w:space="0" w:color="auto"/>
                <w:left w:val="none" w:sz="0" w:space="0" w:color="auto"/>
                <w:bottom w:val="none" w:sz="0" w:space="0" w:color="auto"/>
                <w:right w:val="none" w:sz="0" w:space="0" w:color="auto"/>
              </w:divBdr>
            </w:div>
            <w:div w:id="1165851915">
              <w:marLeft w:val="0"/>
              <w:marRight w:val="0"/>
              <w:marTop w:val="0"/>
              <w:marBottom w:val="0"/>
              <w:divBdr>
                <w:top w:val="none" w:sz="0" w:space="0" w:color="auto"/>
                <w:left w:val="none" w:sz="0" w:space="0" w:color="auto"/>
                <w:bottom w:val="none" w:sz="0" w:space="0" w:color="auto"/>
                <w:right w:val="none" w:sz="0" w:space="0" w:color="auto"/>
              </w:divBdr>
            </w:div>
            <w:div w:id="1125075208">
              <w:marLeft w:val="0"/>
              <w:marRight w:val="0"/>
              <w:marTop w:val="0"/>
              <w:marBottom w:val="0"/>
              <w:divBdr>
                <w:top w:val="none" w:sz="0" w:space="0" w:color="auto"/>
                <w:left w:val="none" w:sz="0" w:space="0" w:color="auto"/>
                <w:bottom w:val="none" w:sz="0" w:space="0" w:color="auto"/>
                <w:right w:val="none" w:sz="0" w:space="0" w:color="auto"/>
              </w:divBdr>
            </w:div>
            <w:div w:id="1315261005">
              <w:marLeft w:val="0"/>
              <w:marRight w:val="0"/>
              <w:marTop w:val="0"/>
              <w:marBottom w:val="0"/>
              <w:divBdr>
                <w:top w:val="none" w:sz="0" w:space="0" w:color="auto"/>
                <w:left w:val="none" w:sz="0" w:space="0" w:color="auto"/>
                <w:bottom w:val="none" w:sz="0" w:space="0" w:color="auto"/>
                <w:right w:val="none" w:sz="0" w:space="0" w:color="auto"/>
              </w:divBdr>
            </w:div>
            <w:div w:id="2101639876">
              <w:marLeft w:val="0"/>
              <w:marRight w:val="0"/>
              <w:marTop w:val="0"/>
              <w:marBottom w:val="0"/>
              <w:divBdr>
                <w:top w:val="none" w:sz="0" w:space="0" w:color="auto"/>
                <w:left w:val="none" w:sz="0" w:space="0" w:color="auto"/>
                <w:bottom w:val="none" w:sz="0" w:space="0" w:color="auto"/>
                <w:right w:val="none" w:sz="0" w:space="0" w:color="auto"/>
              </w:divBdr>
            </w:div>
            <w:div w:id="1520123676">
              <w:marLeft w:val="0"/>
              <w:marRight w:val="0"/>
              <w:marTop w:val="0"/>
              <w:marBottom w:val="0"/>
              <w:divBdr>
                <w:top w:val="none" w:sz="0" w:space="0" w:color="auto"/>
                <w:left w:val="none" w:sz="0" w:space="0" w:color="auto"/>
                <w:bottom w:val="none" w:sz="0" w:space="0" w:color="auto"/>
                <w:right w:val="none" w:sz="0" w:space="0" w:color="auto"/>
              </w:divBdr>
            </w:div>
            <w:div w:id="679089123">
              <w:marLeft w:val="0"/>
              <w:marRight w:val="0"/>
              <w:marTop w:val="0"/>
              <w:marBottom w:val="0"/>
              <w:divBdr>
                <w:top w:val="none" w:sz="0" w:space="0" w:color="auto"/>
                <w:left w:val="none" w:sz="0" w:space="0" w:color="auto"/>
                <w:bottom w:val="none" w:sz="0" w:space="0" w:color="auto"/>
                <w:right w:val="none" w:sz="0" w:space="0" w:color="auto"/>
              </w:divBdr>
            </w:div>
            <w:div w:id="1975987054">
              <w:marLeft w:val="0"/>
              <w:marRight w:val="0"/>
              <w:marTop w:val="0"/>
              <w:marBottom w:val="0"/>
              <w:divBdr>
                <w:top w:val="none" w:sz="0" w:space="0" w:color="auto"/>
                <w:left w:val="none" w:sz="0" w:space="0" w:color="auto"/>
                <w:bottom w:val="none" w:sz="0" w:space="0" w:color="auto"/>
                <w:right w:val="none" w:sz="0" w:space="0" w:color="auto"/>
              </w:divBdr>
            </w:div>
            <w:div w:id="6676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8213">
      <w:bodyDiv w:val="1"/>
      <w:marLeft w:val="0"/>
      <w:marRight w:val="0"/>
      <w:marTop w:val="0"/>
      <w:marBottom w:val="0"/>
      <w:divBdr>
        <w:top w:val="none" w:sz="0" w:space="0" w:color="auto"/>
        <w:left w:val="none" w:sz="0" w:space="0" w:color="auto"/>
        <w:bottom w:val="none" w:sz="0" w:space="0" w:color="auto"/>
        <w:right w:val="none" w:sz="0" w:space="0" w:color="auto"/>
      </w:divBdr>
      <w:divsChild>
        <w:div w:id="195118190">
          <w:marLeft w:val="0"/>
          <w:marRight w:val="0"/>
          <w:marTop w:val="0"/>
          <w:marBottom w:val="0"/>
          <w:divBdr>
            <w:top w:val="none" w:sz="0" w:space="0" w:color="auto"/>
            <w:left w:val="none" w:sz="0" w:space="0" w:color="auto"/>
            <w:bottom w:val="none" w:sz="0" w:space="0" w:color="auto"/>
            <w:right w:val="none" w:sz="0" w:space="0" w:color="auto"/>
          </w:divBdr>
          <w:divsChild>
            <w:div w:id="18767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8835">
      <w:bodyDiv w:val="1"/>
      <w:marLeft w:val="0"/>
      <w:marRight w:val="0"/>
      <w:marTop w:val="0"/>
      <w:marBottom w:val="0"/>
      <w:divBdr>
        <w:top w:val="none" w:sz="0" w:space="0" w:color="auto"/>
        <w:left w:val="none" w:sz="0" w:space="0" w:color="auto"/>
        <w:bottom w:val="none" w:sz="0" w:space="0" w:color="auto"/>
        <w:right w:val="none" w:sz="0" w:space="0" w:color="auto"/>
      </w:divBdr>
      <w:divsChild>
        <w:div w:id="2068336347">
          <w:marLeft w:val="0"/>
          <w:marRight w:val="0"/>
          <w:marTop w:val="0"/>
          <w:marBottom w:val="0"/>
          <w:divBdr>
            <w:top w:val="none" w:sz="0" w:space="0" w:color="auto"/>
            <w:left w:val="none" w:sz="0" w:space="0" w:color="auto"/>
            <w:bottom w:val="none" w:sz="0" w:space="0" w:color="auto"/>
            <w:right w:val="none" w:sz="0" w:space="0" w:color="auto"/>
          </w:divBdr>
          <w:divsChild>
            <w:div w:id="1876770344">
              <w:marLeft w:val="0"/>
              <w:marRight w:val="0"/>
              <w:marTop w:val="0"/>
              <w:marBottom w:val="0"/>
              <w:divBdr>
                <w:top w:val="none" w:sz="0" w:space="0" w:color="auto"/>
                <w:left w:val="none" w:sz="0" w:space="0" w:color="auto"/>
                <w:bottom w:val="none" w:sz="0" w:space="0" w:color="auto"/>
                <w:right w:val="none" w:sz="0" w:space="0" w:color="auto"/>
              </w:divBdr>
            </w:div>
            <w:div w:id="301276180">
              <w:marLeft w:val="0"/>
              <w:marRight w:val="0"/>
              <w:marTop w:val="0"/>
              <w:marBottom w:val="0"/>
              <w:divBdr>
                <w:top w:val="none" w:sz="0" w:space="0" w:color="auto"/>
                <w:left w:val="none" w:sz="0" w:space="0" w:color="auto"/>
                <w:bottom w:val="none" w:sz="0" w:space="0" w:color="auto"/>
                <w:right w:val="none" w:sz="0" w:space="0" w:color="auto"/>
              </w:divBdr>
            </w:div>
            <w:div w:id="908613382">
              <w:marLeft w:val="0"/>
              <w:marRight w:val="0"/>
              <w:marTop w:val="0"/>
              <w:marBottom w:val="0"/>
              <w:divBdr>
                <w:top w:val="none" w:sz="0" w:space="0" w:color="auto"/>
                <w:left w:val="none" w:sz="0" w:space="0" w:color="auto"/>
                <w:bottom w:val="none" w:sz="0" w:space="0" w:color="auto"/>
                <w:right w:val="none" w:sz="0" w:space="0" w:color="auto"/>
              </w:divBdr>
            </w:div>
            <w:div w:id="725181072">
              <w:marLeft w:val="0"/>
              <w:marRight w:val="0"/>
              <w:marTop w:val="0"/>
              <w:marBottom w:val="0"/>
              <w:divBdr>
                <w:top w:val="none" w:sz="0" w:space="0" w:color="auto"/>
                <w:left w:val="none" w:sz="0" w:space="0" w:color="auto"/>
                <w:bottom w:val="none" w:sz="0" w:space="0" w:color="auto"/>
                <w:right w:val="none" w:sz="0" w:space="0" w:color="auto"/>
              </w:divBdr>
            </w:div>
            <w:div w:id="1489436723">
              <w:marLeft w:val="0"/>
              <w:marRight w:val="0"/>
              <w:marTop w:val="0"/>
              <w:marBottom w:val="0"/>
              <w:divBdr>
                <w:top w:val="none" w:sz="0" w:space="0" w:color="auto"/>
                <w:left w:val="none" w:sz="0" w:space="0" w:color="auto"/>
                <w:bottom w:val="none" w:sz="0" w:space="0" w:color="auto"/>
                <w:right w:val="none" w:sz="0" w:space="0" w:color="auto"/>
              </w:divBdr>
            </w:div>
            <w:div w:id="987586005">
              <w:marLeft w:val="0"/>
              <w:marRight w:val="0"/>
              <w:marTop w:val="0"/>
              <w:marBottom w:val="0"/>
              <w:divBdr>
                <w:top w:val="none" w:sz="0" w:space="0" w:color="auto"/>
                <w:left w:val="none" w:sz="0" w:space="0" w:color="auto"/>
                <w:bottom w:val="none" w:sz="0" w:space="0" w:color="auto"/>
                <w:right w:val="none" w:sz="0" w:space="0" w:color="auto"/>
              </w:divBdr>
            </w:div>
            <w:div w:id="1369263300">
              <w:marLeft w:val="0"/>
              <w:marRight w:val="0"/>
              <w:marTop w:val="0"/>
              <w:marBottom w:val="0"/>
              <w:divBdr>
                <w:top w:val="none" w:sz="0" w:space="0" w:color="auto"/>
                <w:left w:val="none" w:sz="0" w:space="0" w:color="auto"/>
                <w:bottom w:val="none" w:sz="0" w:space="0" w:color="auto"/>
                <w:right w:val="none" w:sz="0" w:space="0" w:color="auto"/>
              </w:divBdr>
            </w:div>
            <w:div w:id="216597975">
              <w:marLeft w:val="0"/>
              <w:marRight w:val="0"/>
              <w:marTop w:val="0"/>
              <w:marBottom w:val="0"/>
              <w:divBdr>
                <w:top w:val="none" w:sz="0" w:space="0" w:color="auto"/>
                <w:left w:val="none" w:sz="0" w:space="0" w:color="auto"/>
                <w:bottom w:val="none" w:sz="0" w:space="0" w:color="auto"/>
                <w:right w:val="none" w:sz="0" w:space="0" w:color="auto"/>
              </w:divBdr>
            </w:div>
            <w:div w:id="6491225">
              <w:marLeft w:val="0"/>
              <w:marRight w:val="0"/>
              <w:marTop w:val="0"/>
              <w:marBottom w:val="0"/>
              <w:divBdr>
                <w:top w:val="none" w:sz="0" w:space="0" w:color="auto"/>
                <w:left w:val="none" w:sz="0" w:space="0" w:color="auto"/>
                <w:bottom w:val="none" w:sz="0" w:space="0" w:color="auto"/>
                <w:right w:val="none" w:sz="0" w:space="0" w:color="auto"/>
              </w:divBdr>
            </w:div>
            <w:div w:id="1022979744">
              <w:marLeft w:val="0"/>
              <w:marRight w:val="0"/>
              <w:marTop w:val="0"/>
              <w:marBottom w:val="0"/>
              <w:divBdr>
                <w:top w:val="none" w:sz="0" w:space="0" w:color="auto"/>
                <w:left w:val="none" w:sz="0" w:space="0" w:color="auto"/>
                <w:bottom w:val="none" w:sz="0" w:space="0" w:color="auto"/>
                <w:right w:val="none" w:sz="0" w:space="0" w:color="auto"/>
              </w:divBdr>
            </w:div>
            <w:div w:id="248974447">
              <w:marLeft w:val="0"/>
              <w:marRight w:val="0"/>
              <w:marTop w:val="0"/>
              <w:marBottom w:val="0"/>
              <w:divBdr>
                <w:top w:val="none" w:sz="0" w:space="0" w:color="auto"/>
                <w:left w:val="none" w:sz="0" w:space="0" w:color="auto"/>
                <w:bottom w:val="none" w:sz="0" w:space="0" w:color="auto"/>
                <w:right w:val="none" w:sz="0" w:space="0" w:color="auto"/>
              </w:divBdr>
            </w:div>
            <w:div w:id="2117821302">
              <w:marLeft w:val="0"/>
              <w:marRight w:val="0"/>
              <w:marTop w:val="0"/>
              <w:marBottom w:val="0"/>
              <w:divBdr>
                <w:top w:val="none" w:sz="0" w:space="0" w:color="auto"/>
                <w:left w:val="none" w:sz="0" w:space="0" w:color="auto"/>
                <w:bottom w:val="none" w:sz="0" w:space="0" w:color="auto"/>
                <w:right w:val="none" w:sz="0" w:space="0" w:color="auto"/>
              </w:divBdr>
            </w:div>
            <w:div w:id="1086415561">
              <w:marLeft w:val="0"/>
              <w:marRight w:val="0"/>
              <w:marTop w:val="0"/>
              <w:marBottom w:val="0"/>
              <w:divBdr>
                <w:top w:val="none" w:sz="0" w:space="0" w:color="auto"/>
                <w:left w:val="none" w:sz="0" w:space="0" w:color="auto"/>
                <w:bottom w:val="none" w:sz="0" w:space="0" w:color="auto"/>
                <w:right w:val="none" w:sz="0" w:space="0" w:color="auto"/>
              </w:divBdr>
            </w:div>
            <w:div w:id="1321615854">
              <w:marLeft w:val="0"/>
              <w:marRight w:val="0"/>
              <w:marTop w:val="0"/>
              <w:marBottom w:val="0"/>
              <w:divBdr>
                <w:top w:val="none" w:sz="0" w:space="0" w:color="auto"/>
                <w:left w:val="none" w:sz="0" w:space="0" w:color="auto"/>
                <w:bottom w:val="none" w:sz="0" w:space="0" w:color="auto"/>
                <w:right w:val="none" w:sz="0" w:space="0" w:color="auto"/>
              </w:divBdr>
            </w:div>
            <w:div w:id="1749307084">
              <w:marLeft w:val="0"/>
              <w:marRight w:val="0"/>
              <w:marTop w:val="0"/>
              <w:marBottom w:val="0"/>
              <w:divBdr>
                <w:top w:val="none" w:sz="0" w:space="0" w:color="auto"/>
                <w:left w:val="none" w:sz="0" w:space="0" w:color="auto"/>
                <w:bottom w:val="none" w:sz="0" w:space="0" w:color="auto"/>
                <w:right w:val="none" w:sz="0" w:space="0" w:color="auto"/>
              </w:divBdr>
            </w:div>
            <w:div w:id="9509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905">
      <w:bodyDiv w:val="1"/>
      <w:marLeft w:val="0"/>
      <w:marRight w:val="0"/>
      <w:marTop w:val="0"/>
      <w:marBottom w:val="0"/>
      <w:divBdr>
        <w:top w:val="none" w:sz="0" w:space="0" w:color="auto"/>
        <w:left w:val="none" w:sz="0" w:space="0" w:color="auto"/>
        <w:bottom w:val="none" w:sz="0" w:space="0" w:color="auto"/>
        <w:right w:val="none" w:sz="0" w:space="0" w:color="auto"/>
      </w:divBdr>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5795">
      <w:bodyDiv w:val="1"/>
      <w:marLeft w:val="0"/>
      <w:marRight w:val="0"/>
      <w:marTop w:val="0"/>
      <w:marBottom w:val="0"/>
      <w:divBdr>
        <w:top w:val="none" w:sz="0" w:space="0" w:color="auto"/>
        <w:left w:val="none" w:sz="0" w:space="0" w:color="auto"/>
        <w:bottom w:val="none" w:sz="0" w:space="0" w:color="auto"/>
        <w:right w:val="none" w:sz="0" w:space="0" w:color="auto"/>
      </w:divBdr>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57110">
      <w:bodyDiv w:val="1"/>
      <w:marLeft w:val="0"/>
      <w:marRight w:val="0"/>
      <w:marTop w:val="0"/>
      <w:marBottom w:val="0"/>
      <w:divBdr>
        <w:top w:val="none" w:sz="0" w:space="0" w:color="auto"/>
        <w:left w:val="none" w:sz="0" w:space="0" w:color="auto"/>
        <w:bottom w:val="none" w:sz="0" w:space="0" w:color="auto"/>
        <w:right w:val="none" w:sz="0" w:space="0" w:color="auto"/>
      </w:divBdr>
      <w:divsChild>
        <w:div w:id="1657488571">
          <w:marLeft w:val="0"/>
          <w:marRight w:val="0"/>
          <w:marTop w:val="0"/>
          <w:marBottom w:val="0"/>
          <w:divBdr>
            <w:top w:val="none" w:sz="0" w:space="0" w:color="auto"/>
            <w:left w:val="none" w:sz="0" w:space="0" w:color="auto"/>
            <w:bottom w:val="none" w:sz="0" w:space="0" w:color="auto"/>
            <w:right w:val="none" w:sz="0" w:space="0" w:color="auto"/>
          </w:divBdr>
          <w:divsChild>
            <w:div w:id="601913508">
              <w:marLeft w:val="0"/>
              <w:marRight w:val="0"/>
              <w:marTop w:val="0"/>
              <w:marBottom w:val="0"/>
              <w:divBdr>
                <w:top w:val="none" w:sz="0" w:space="0" w:color="auto"/>
                <w:left w:val="none" w:sz="0" w:space="0" w:color="auto"/>
                <w:bottom w:val="none" w:sz="0" w:space="0" w:color="auto"/>
                <w:right w:val="none" w:sz="0" w:space="0" w:color="auto"/>
              </w:divBdr>
            </w:div>
            <w:div w:id="1547371838">
              <w:marLeft w:val="0"/>
              <w:marRight w:val="0"/>
              <w:marTop w:val="0"/>
              <w:marBottom w:val="0"/>
              <w:divBdr>
                <w:top w:val="none" w:sz="0" w:space="0" w:color="auto"/>
                <w:left w:val="none" w:sz="0" w:space="0" w:color="auto"/>
                <w:bottom w:val="none" w:sz="0" w:space="0" w:color="auto"/>
                <w:right w:val="none" w:sz="0" w:space="0" w:color="auto"/>
              </w:divBdr>
            </w:div>
            <w:div w:id="909122697">
              <w:marLeft w:val="0"/>
              <w:marRight w:val="0"/>
              <w:marTop w:val="0"/>
              <w:marBottom w:val="0"/>
              <w:divBdr>
                <w:top w:val="none" w:sz="0" w:space="0" w:color="auto"/>
                <w:left w:val="none" w:sz="0" w:space="0" w:color="auto"/>
                <w:bottom w:val="none" w:sz="0" w:space="0" w:color="auto"/>
                <w:right w:val="none" w:sz="0" w:space="0" w:color="auto"/>
              </w:divBdr>
            </w:div>
            <w:div w:id="1232082168">
              <w:marLeft w:val="0"/>
              <w:marRight w:val="0"/>
              <w:marTop w:val="0"/>
              <w:marBottom w:val="0"/>
              <w:divBdr>
                <w:top w:val="none" w:sz="0" w:space="0" w:color="auto"/>
                <w:left w:val="none" w:sz="0" w:space="0" w:color="auto"/>
                <w:bottom w:val="none" w:sz="0" w:space="0" w:color="auto"/>
                <w:right w:val="none" w:sz="0" w:space="0" w:color="auto"/>
              </w:divBdr>
            </w:div>
            <w:div w:id="1927229471">
              <w:marLeft w:val="0"/>
              <w:marRight w:val="0"/>
              <w:marTop w:val="0"/>
              <w:marBottom w:val="0"/>
              <w:divBdr>
                <w:top w:val="none" w:sz="0" w:space="0" w:color="auto"/>
                <w:left w:val="none" w:sz="0" w:space="0" w:color="auto"/>
                <w:bottom w:val="none" w:sz="0" w:space="0" w:color="auto"/>
                <w:right w:val="none" w:sz="0" w:space="0" w:color="auto"/>
              </w:divBdr>
            </w:div>
            <w:div w:id="476580195">
              <w:marLeft w:val="0"/>
              <w:marRight w:val="0"/>
              <w:marTop w:val="0"/>
              <w:marBottom w:val="0"/>
              <w:divBdr>
                <w:top w:val="none" w:sz="0" w:space="0" w:color="auto"/>
                <w:left w:val="none" w:sz="0" w:space="0" w:color="auto"/>
                <w:bottom w:val="none" w:sz="0" w:space="0" w:color="auto"/>
                <w:right w:val="none" w:sz="0" w:space="0" w:color="auto"/>
              </w:divBdr>
            </w:div>
            <w:div w:id="925772302">
              <w:marLeft w:val="0"/>
              <w:marRight w:val="0"/>
              <w:marTop w:val="0"/>
              <w:marBottom w:val="0"/>
              <w:divBdr>
                <w:top w:val="none" w:sz="0" w:space="0" w:color="auto"/>
                <w:left w:val="none" w:sz="0" w:space="0" w:color="auto"/>
                <w:bottom w:val="none" w:sz="0" w:space="0" w:color="auto"/>
                <w:right w:val="none" w:sz="0" w:space="0" w:color="auto"/>
              </w:divBdr>
            </w:div>
            <w:div w:id="1749309022">
              <w:marLeft w:val="0"/>
              <w:marRight w:val="0"/>
              <w:marTop w:val="0"/>
              <w:marBottom w:val="0"/>
              <w:divBdr>
                <w:top w:val="none" w:sz="0" w:space="0" w:color="auto"/>
                <w:left w:val="none" w:sz="0" w:space="0" w:color="auto"/>
                <w:bottom w:val="none" w:sz="0" w:space="0" w:color="auto"/>
                <w:right w:val="none" w:sz="0" w:space="0" w:color="auto"/>
              </w:divBdr>
            </w:div>
            <w:div w:id="1785269059">
              <w:marLeft w:val="0"/>
              <w:marRight w:val="0"/>
              <w:marTop w:val="0"/>
              <w:marBottom w:val="0"/>
              <w:divBdr>
                <w:top w:val="none" w:sz="0" w:space="0" w:color="auto"/>
                <w:left w:val="none" w:sz="0" w:space="0" w:color="auto"/>
                <w:bottom w:val="none" w:sz="0" w:space="0" w:color="auto"/>
                <w:right w:val="none" w:sz="0" w:space="0" w:color="auto"/>
              </w:divBdr>
            </w:div>
            <w:div w:id="244144022">
              <w:marLeft w:val="0"/>
              <w:marRight w:val="0"/>
              <w:marTop w:val="0"/>
              <w:marBottom w:val="0"/>
              <w:divBdr>
                <w:top w:val="none" w:sz="0" w:space="0" w:color="auto"/>
                <w:left w:val="none" w:sz="0" w:space="0" w:color="auto"/>
                <w:bottom w:val="none" w:sz="0" w:space="0" w:color="auto"/>
                <w:right w:val="none" w:sz="0" w:space="0" w:color="auto"/>
              </w:divBdr>
            </w:div>
            <w:div w:id="919682774">
              <w:marLeft w:val="0"/>
              <w:marRight w:val="0"/>
              <w:marTop w:val="0"/>
              <w:marBottom w:val="0"/>
              <w:divBdr>
                <w:top w:val="none" w:sz="0" w:space="0" w:color="auto"/>
                <w:left w:val="none" w:sz="0" w:space="0" w:color="auto"/>
                <w:bottom w:val="none" w:sz="0" w:space="0" w:color="auto"/>
                <w:right w:val="none" w:sz="0" w:space="0" w:color="auto"/>
              </w:divBdr>
            </w:div>
            <w:div w:id="743527915">
              <w:marLeft w:val="0"/>
              <w:marRight w:val="0"/>
              <w:marTop w:val="0"/>
              <w:marBottom w:val="0"/>
              <w:divBdr>
                <w:top w:val="none" w:sz="0" w:space="0" w:color="auto"/>
                <w:left w:val="none" w:sz="0" w:space="0" w:color="auto"/>
                <w:bottom w:val="none" w:sz="0" w:space="0" w:color="auto"/>
                <w:right w:val="none" w:sz="0" w:space="0" w:color="auto"/>
              </w:divBdr>
            </w:div>
            <w:div w:id="1074084277">
              <w:marLeft w:val="0"/>
              <w:marRight w:val="0"/>
              <w:marTop w:val="0"/>
              <w:marBottom w:val="0"/>
              <w:divBdr>
                <w:top w:val="none" w:sz="0" w:space="0" w:color="auto"/>
                <w:left w:val="none" w:sz="0" w:space="0" w:color="auto"/>
                <w:bottom w:val="none" w:sz="0" w:space="0" w:color="auto"/>
                <w:right w:val="none" w:sz="0" w:space="0" w:color="auto"/>
              </w:divBdr>
            </w:div>
            <w:div w:id="1805199518">
              <w:marLeft w:val="0"/>
              <w:marRight w:val="0"/>
              <w:marTop w:val="0"/>
              <w:marBottom w:val="0"/>
              <w:divBdr>
                <w:top w:val="none" w:sz="0" w:space="0" w:color="auto"/>
                <w:left w:val="none" w:sz="0" w:space="0" w:color="auto"/>
                <w:bottom w:val="none" w:sz="0" w:space="0" w:color="auto"/>
                <w:right w:val="none" w:sz="0" w:space="0" w:color="auto"/>
              </w:divBdr>
            </w:div>
            <w:div w:id="922488534">
              <w:marLeft w:val="0"/>
              <w:marRight w:val="0"/>
              <w:marTop w:val="0"/>
              <w:marBottom w:val="0"/>
              <w:divBdr>
                <w:top w:val="none" w:sz="0" w:space="0" w:color="auto"/>
                <w:left w:val="none" w:sz="0" w:space="0" w:color="auto"/>
                <w:bottom w:val="none" w:sz="0" w:space="0" w:color="auto"/>
                <w:right w:val="none" w:sz="0" w:space="0" w:color="auto"/>
              </w:divBdr>
            </w:div>
            <w:div w:id="1156456116">
              <w:marLeft w:val="0"/>
              <w:marRight w:val="0"/>
              <w:marTop w:val="0"/>
              <w:marBottom w:val="0"/>
              <w:divBdr>
                <w:top w:val="none" w:sz="0" w:space="0" w:color="auto"/>
                <w:left w:val="none" w:sz="0" w:space="0" w:color="auto"/>
                <w:bottom w:val="none" w:sz="0" w:space="0" w:color="auto"/>
                <w:right w:val="none" w:sz="0" w:space="0" w:color="auto"/>
              </w:divBdr>
            </w:div>
            <w:div w:id="2099323583">
              <w:marLeft w:val="0"/>
              <w:marRight w:val="0"/>
              <w:marTop w:val="0"/>
              <w:marBottom w:val="0"/>
              <w:divBdr>
                <w:top w:val="none" w:sz="0" w:space="0" w:color="auto"/>
                <w:left w:val="none" w:sz="0" w:space="0" w:color="auto"/>
                <w:bottom w:val="none" w:sz="0" w:space="0" w:color="auto"/>
                <w:right w:val="none" w:sz="0" w:space="0" w:color="auto"/>
              </w:divBdr>
            </w:div>
            <w:div w:id="417948890">
              <w:marLeft w:val="0"/>
              <w:marRight w:val="0"/>
              <w:marTop w:val="0"/>
              <w:marBottom w:val="0"/>
              <w:divBdr>
                <w:top w:val="none" w:sz="0" w:space="0" w:color="auto"/>
                <w:left w:val="none" w:sz="0" w:space="0" w:color="auto"/>
                <w:bottom w:val="none" w:sz="0" w:space="0" w:color="auto"/>
                <w:right w:val="none" w:sz="0" w:space="0" w:color="auto"/>
              </w:divBdr>
            </w:div>
            <w:div w:id="496002774">
              <w:marLeft w:val="0"/>
              <w:marRight w:val="0"/>
              <w:marTop w:val="0"/>
              <w:marBottom w:val="0"/>
              <w:divBdr>
                <w:top w:val="none" w:sz="0" w:space="0" w:color="auto"/>
                <w:left w:val="none" w:sz="0" w:space="0" w:color="auto"/>
                <w:bottom w:val="none" w:sz="0" w:space="0" w:color="auto"/>
                <w:right w:val="none" w:sz="0" w:space="0" w:color="auto"/>
              </w:divBdr>
            </w:div>
            <w:div w:id="1245064385">
              <w:marLeft w:val="0"/>
              <w:marRight w:val="0"/>
              <w:marTop w:val="0"/>
              <w:marBottom w:val="0"/>
              <w:divBdr>
                <w:top w:val="none" w:sz="0" w:space="0" w:color="auto"/>
                <w:left w:val="none" w:sz="0" w:space="0" w:color="auto"/>
                <w:bottom w:val="none" w:sz="0" w:space="0" w:color="auto"/>
                <w:right w:val="none" w:sz="0" w:space="0" w:color="auto"/>
              </w:divBdr>
            </w:div>
            <w:div w:id="69622772">
              <w:marLeft w:val="0"/>
              <w:marRight w:val="0"/>
              <w:marTop w:val="0"/>
              <w:marBottom w:val="0"/>
              <w:divBdr>
                <w:top w:val="none" w:sz="0" w:space="0" w:color="auto"/>
                <w:left w:val="none" w:sz="0" w:space="0" w:color="auto"/>
                <w:bottom w:val="none" w:sz="0" w:space="0" w:color="auto"/>
                <w:right w:val="none" w:sz="0" w:space="0" w:color="auto"/>
              </w:divBdr>
            </w:div>
            <w:div w:id="11087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8353">
      <w:bodyDiv w:val="1"/>
      <w:marLeft w:val="0"/>
      <w:marRight w:val="0"/>
      <w:marTop w:val="0"/>
      <w:marBottom w:val="0"/>
      <w:divBdr>
        <w:top w:val="none" w:sz="0" w:space="0" w:color="auto"/>
        <w:left w:val="none" w:sz="0" w:space="0" w:color="auto"/>
        <w:bottom w:val="none" w:sz="0" w:space="0" w:color="auto"/>
        <w:right w:val="none" w:sz="0" w:space="0" w:color="auto"/>
      </w:divBdr>
      <w:divsChild>
        <w:div w:id="1819373215">
          <w:marLeft w:val="0"/>
          <w:marRight w:val="0"/>
          <w:marTop w:val="0"/>
          <w:marBottom w:val="0"/>
          <w:divBdr>
            <w:top w:val="none" w:sz="0" w:space="0" w:color="auto"/>
            <w:left w:val="none" w:sz="0" w:space="0" w:color="auto"/>
            <w:bottom w:val="none" w:sz="0" w:space="0" w:color="auto"/>
            <w:right w:val="none" w:sz="0" w:space="0" w:color="auto"/>
          </w:divBdr>
          <w:divsChild>
            <w:div w:id="1489858142">
              <w:marLeft w:val="0"/>
              <w:marRight w:val="0"/>
              <w:marTop w:val="0"/>
              <w:marBottom w:val="0"/>
              <w:divBdr>
                <w:top w:val="none" w:sz="0" w:space="0" w:color="auto"/>
                <w:left w:val="none" w:sz="0" w:space="0" w:color="auto"/>
                <w:bottom w:val="none" w:sz="0" w:space="0" w:color="auto"/>
                <w:right w:val="none" w:sz="0" w:space="0" w:color="auto"/>
              </w:divBdr>
            </w:div>
            <w:div w:id="8042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6.png"/></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docs.microsoft.com/en-us/windows/win32/cimwin32prov/create-method-in-class-win32-share" TargetMode="External"/><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30.png"/><Relationship Id="rId54" Type="http://schemas.openxmlformats.org/officeDocument/2006/relationships/image" Target="media/image42.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401</TotalTime>
  <Pages>47</Pages>
  <Words>8316</Words>
  <Characters>47407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417</cp:revision>
  <cp:lastPrinted>2021-04-19T14:52:00Z</cp:lastPrinted>
  <dcterms:created xsi:type="dcterms:W3CDTF">2021-04-26T08:51:00Z</dcterms:created>
  <dcterms:modified xsi:type="dcterms:W3CDTF">2021-05-05T16:43:00Z</dcterms:modified>
</cp:coreProperties>
</file>