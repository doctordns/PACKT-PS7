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12D22" w14:textId="7D29ACA9" w:rsidR="00D014F6" w:rsidRDefault="00980321" w:rsidP="005126E2">
      <w:pPr>
        <w:pStyle w:val="ChapterNumberPACKT"/>
      </w:pPr>
      <w:r>
        <w:t>3</w:t>
      </w:r>
    </w:p>
    <w:p w14:paraId="6559E47E" w14:textId="2D8DD7D4" w:rsidR="00980321" w:rsidRPr="007B77EC" w:rsidRDefault="00980321" w:rsidP="007B77EC">
      <w:pPr>
        <w:pStyle w:val="ChapterTitlePACKT"/>
      </w:pPr>
      <w:r w:rsidRPr="007B77EC">
        <w:t>Managing Windows Active Directory</w:t>
      </w:r>
    </w:p>
    <w:p w14:paraId="449F959B" w14:textId="77777777" w:rsidR="00980321" w:rsidRDefault="00980321" w:rsidP="00C20916">
      <w:pPr>
        <w:pStyle w:val="NormalPACKT"/>
      </w:pPr>
      <w:r>
        <w:t>In this chapter, we cover the following recipes:</w:t>
      </w:r>
    </w:p>
    <w:p w14:paraId="393B415D" w14:textId="77777777" w:rsidR="00980321" w:rsidRDefault="00980321" w:rsidP="00C20916">
      <w:pPr>
        <w:pStyle w:val="BulletPACKT"/>
      </w:pPr>
      <w:r>
        <w:t>Installing Active Directory with DNS</w:t>
      </w:r>
    </w:p>
    <w:p w14:paraId="31474F66" w14:textId="77777777" w:rsidR="00980321" w:rsidRDefault="00980321" w:rsidP="00C20916">
      <w:pPr>
        <w:pStyle w:val="BulletPACKT"/>
      </w:pPr>
      <w:r>
        <w:t>Creating and managing AD users, groups, and computers</w:t>
      </w:r>
    </w:p>
    <w:p w14:paraId="17BDC1E4" w14:textId="77777777" w:rsidR="00980321" w:rsidRDefault="00980321" w:rsidP="00C20916">
      <w:pPr>
        <w:pStyle w:val="BulletPACKT"/>
      </w:pPr>
      <w:r>
        <w:t>Adding users to AD via a CSV file</w:t>
      </w:r>
    </w:p>
    <w:p w14:paraId="65C40664" w14:textId="77777777" w:rsidR="00980321" w:rsidRDefault="00980321" w:rsidP="00C20916">
      <w:pPr>
        <w:pStyle w:val="BulletPACKT"/>
      </w:pPr>
      <w:r>
        <w:t>Creating a group policy object</w:t>
      </w:r>
    </w:p>
    <w:p w14:paraId="2C361DDE" w14:textId="77777777" w:rsidR="00980321" w:rsidRDefault="00980321" w:rsidP="00C20916">
      <w:pPr>
        <w:pStyle w:val="BulletPACKT"/>
      </w:pPr>
      <w:r>
        <w:t>Reporting on AD users</w:t>
      </w:r>
    </w:p>
    <w:p w14:paraId="3324AAEF" w14:textId="77777777" w:rsidR="00980321" w:rsidRDefault="00980321" w:rsidP="00C20916">
      <w:pPr>
        <w:pStyle w:val="BulletPACKT"/>
      </w:pPr>
      <w:r>
        <w:t>Finding expired computers and disabled users in AD</w:t>
      </w:r>
    </w:p>
    <w:p w14:paraId="20BE7223" w14:textId="77777777" w:rsidR="00980321" w:rsidRPr="00C20916" w:rsidRDefault="00980321" w:rsidP="00C20916">
      <w:pPr>
        <w:pStyle w:val="Heading1"/>
      </w:pPr>
      <w:r w:rsidRPr="00C20916">
        <w:t>Introduction</w:t>
      </w:r>
    </w:p>
    <w:p w14:paraId="452D5DFD" w14:textId="77777777" w:rsidR="00980321" w:rsidRDefault="00980321" w:rsidP="00841A62">
      <w:pPr>
        <w:pStyle w:val="NormalPACKT"/>
      </w:pPr>
      <w:r>
        <w:t>A core component of almost all organizations' IT infrastructure is </w:t>
      </w:r>
      <w:r w:rsidRPr="00E71379">
        <w:rPr>
          <w:rStyle w:val="KeyWordPACKT"/>
        </w:rPr>
        <w:t>Active Directory</w:t>
      </w:r>
      <w:r>
        <w:t> (</w:t>
      </w:r>
      <w:r w:rsidRPr="00E71379">
        <w:rPr>
          <w:rStyle w:val="KeyWordPACKT"/>
        </w:rPr>
        <w:t>AD</w:t>
      </w:r>
      <w:r>
        <w:t>). Active Directory provides access control, user and system customization, and a wealth of directory and other services.</w:t>
      </w:r>
    </w:p>
    <w:p w14:paraId="787B925E" w14:textId="77777777" w:rsidR="00980321" w:rsidRDefault="00980321" w:rsidP="00841A62">
      <w:pPr>
        <w:pStyle w:val="NormalPACKT"/>
      </w:pPr>
      <w:r>
        <w:t>Using AD Domain Services, you can deploy a series of domain controllers throughout your organization. Use the </w:t>
      </w:r>
      <w:r w:rsidRPr="00C20916">
        <w:rPr>
          <w:rStyle w:val="ItalicsPACKT"/>
        </w:rPr>
        <w:t>Installing Active Directory and DNS</w:t>
      </w:r>
      <w:r>
        <w:t> recipe to install a pair of domain controllers that also provides a DNS service for your newly created AD forest. In the </w:t>
      </w:r>
      <w:r w:rsidRPr="00C20916">
        <w:rPr>
          <w:rStyle w:val="ItalicsPACKT"/>
        </w:rPr>
        <w:t xml:space="preserve">Creating and managing AD </w:t>
      </w:r>
      <w:proofErr w:type="gramStart"/>
      <w:r w:rsidRPr="00C20916">
        <w:rPr>
          <w:rStyle w:val="ItalicsPACKT"/>
        </w:rPr>
        <w:t>users</w:t>
      </w:r>
      <w:proofErr w:type="gramEnd"/>
      <w:r>
        <w:t> recipe, you create, move, and remove user objects, as well as creating OUs and groups and establishing membership of these AD objects. In the </w:t>
      </w:r>
      <w:r w:rsidRPr="00C20916">
        <w:rPr>
          <w:rStyle w:val="ItalicsPACKT"/>
        </w:rPr>
        <w:t>Adding users to AD via a CSV</w:t>
      </w:r>
      <w:r>
        <w:t> recipe, you use a comma-separated value file containing details of users you wish to add to the AD.</w:t>
      </w:r>
    </w:p>
    <w:p w14:paraId="37AB09B9" w14:textId="77777777" w:rsidR="00980321" w:rsidRDefault="00980321" w:rsidP="00841A62">
      <w:pPr>
        <w:pStyle w:val="NormalPACKT"/>
      </w:pPr>
      <w:r>
        <w:t>The group policy is another important feature of Active Directory. With the group policy, you can define policies for users and computers that are applied automatically to the user and/or computer. In the </w:t>
      </w:r>
      <w:r w:rsidRPr="00C20916">
        <w:rPr>
          <w:rStyle w:val="ItalicsPACKT"/>
        </w:rPr>
        <w:t>Creating a group policy object</w:t>
      </w:r>
      <w:r>
        <w:t> recipe, you create a simple GPO and observe applying that policy.</w:t>
      </w:r>
    </w:p>
    <w:p w14:paraId="37A0D580" w14:textId="77777777" w:rsidR="00980321" w:rsidRDefault="00980321" w:rsidP="00841A62">
      <w:pPr>
        <w:pStyle w:val="NormalPACKT"/>
      </w:pPr>
      <w:r>
        <w:t>In the penultimate recipe,</w:t>
      </w:r>
      <w:r w:rsidRPr="00C20916">
        <w:rPr>
          <w:rStyle w:val="ItalicsPACKT"/>
        </w:rPr>
        <w:t> Reporting on AD users</w:t>
      </w:r>
      <w:r>
        <w:t>, you examine the AD to find details on users who haven't logged on for a while, computers that have not been used for a while, and users who are members of special security groups (such as </w:t>
      </w:r>
      <w:r w:rsidRPr="00C20916">
        <w:rPr>
          <w:rStyle w:val="ItalicsPACKT"/>
        </w:rPr>
        <w:t>enterprise administrators</w:t>
      </w:r>
      <w:r>
        <w:t>). The final recipe, </w:t>
      </w:r>
      <w:proofErr w:type="gramStart"/>
      <w:r w:rsidRPr="00C20916">
        <w:rPr>
          <w:rStyle w:val="ItalicsPACKT"/>
        </w:rPr>
        <w:t>Finding</w:t>
      </w:r>
      <w:proofErr w:type="gramEnd"/>
      <w:r w:rsidRPr="00C20916">
        <w:rPr>
          <w:rStyle w:val="ItalicsPACKT"/>
        </w:rPr>
        <w:t xml:space="preserve"> expired computers and disabled users</w:t>
      </w:r>
      <w:r>
        <w:t>, finds computer and user objects that have not been used in a while. This can help you to keep your AD free of stale objects.</w:t>
      </w:r>
    </w:p>
    <w:p w14:paraId="5DA71458" w14:textId="77777777" w:rsidR="004E2E36" w:rsidRPr="00C20916" w:rsidRDefault="004E2E36" w:rsidP="00C20916">
      <w:pPr>
        <w:pStyle w:val="Heading1"/>
      </w:pPr>
      <w:r w:rsidRPr="00C20916">
        <w:t>Installing Active Directory with DNS</w:t>
      </w:r>
    </w:p>
    <w:p w14:paraId="6DC45F1D" w14:textId="77777777" w:rsidR="004E2E36" w:rsidRDefault="004E2E36" w:rsidP="00841A62">
      <w:pPr>
        <w:pStyle w:val="NormalPACKT"/>
      </w:pPr>
      <w:r>
        <w:t>Installing Active Directory and DNS has always been fairly straightforward. You can always use Server Manager, but using PowerShell is really quite simple.</w:t>
      </w:r>
    </w:p>
    <w:p w14:paraId="2181D200" w14:textId="77777777" w:rsidR="004E2E36" w:rsidRPr="00C20916" w:rsidRDefault="004E2E36" w:rsidP="00C20916">
      <w:pPr>
        <w:pStyle w:val="Heading2"/>
      </w:pPr>
      <w:r w:rsidRPr="00C20916">
        <w:lastRenderedPageBreak/>
        <w:t>Getting ready</w:t>
      </w:r>
    </w:p>
    <w:p w14:paraId="0C620439" w14:textId="77777777" w:rsidR="004E2E36" w:rsidRDefault="004E2E36" w:rsidP="00841A62">
      <w:pPr>
        <w:pStyle w:val="NormalPACKT"/>
      </w:pPr>
      <w:r>
        <w:t>This recipe starts with two non-domain joined hosts, </w:t>
      </w:r>
      <w:r w:rsidRPr="00C20916">
        <w:rPr>
          <w:rStyle w:val="CodeInTextPACKT"/>
        </w:rPr>
        <w:t>DC1</w:t>
      </w:r>
      <w:r>
        <w:t> and </w:t>
      </w:r>
      <w:r w:rsidRPr="00C20916">
        <w:rPr>
          <w:rStyle w:val="CodeInTextPACKT"/>
        </w:rPr>
        <w:t>DC2</w:t>
      </w:r>
      <w:r>
        <w:t>. Each host is running Windows Server 2019 with no tools loaded. After creating the initial forest and forest root server (</w:t>
      </w:r>
      <w:r w:rsidRPr="00C20916">
        <w:rPr>
          <w:rStyle w:val="CodeInTextPACKT"/>
        </w:rPr>
        <w:t>DC1</w:t>
      </w:r>
      <w:r>
        <w:t>), you convert </w:t>
      </w:r>
      <w:r w:rsidRPr="00C20916">
        <w:rPr>
          <w:rStyle w:val="CodeInTextPACKT"/>
        </w:rPr>
        <w:t>DC2</w:t>
      </w:r>
      <w:r>
        <w:t> to be another domain controller that also runs DNS.</w:t>
      </w:r>
    </w:p>
    <w:p w14:paraId="2748B75B" w14:textId="77777777" w:rsidR="004E2E36" w:rsidRPr="00C20916" w:rsidRDefault="004E2E36" w:rsidP="00C20916">
      <w:pPr>
        <w:pStyle w:val="Heading2"/>
      </w:pPr>
      <w:r w:rsidRPr="00C20916">
        <w:t>How to do it...</w:t>
      </w:r>
    </w:p>
    <w:p w14:paraId="2BAEDDD3" w14:textId="77777777" w:rsidR="004E2E36" w:rsidRDefault="004E2E36" w:rsidP="00841A62">
      <w:pPr>
        <w:pStyle w:val="NumberedBulletPACKT"/>
      </w:pPr>
      <w:r>
        <w:t>On </w:t>
      </w:r>
      <w:r w:rsidRPr="00C20916">
        <w:rPr>
          <w:rStyle w:val="CodeInTextPACKT"/>
        </w:rPr>
        <w:t>DC1</w:t>
      </w:r>
      <w:r>
        <w:t>, install the AD Domain Services feature and the associated management tools:</w:t>
      </w:r>
    </w:p>
    <w:p w14:paraId="6E80B13B" w14:textId="77777777" w:rsidR="004E2E36" w:rsidRDefault="004E2E36" w:rsidP="00C20916">
      <w:pPr>
        <w:pStyle w:val="CodeWithinBulletsEndPACKT"/>
      </w:pPr>
      <w:r>
        <w:t>Install-</w:t>
      </w:r>
      <w:proofErr w:type="spellStart"/>
      <w:r>
        <w:t>WindowsFeature</w:t>
      </w:r>
      <w:proofErr w:type="spellEnd"/>
      <w:r>
        <w:t xml:space="preserve"> AD-Domain-Services -</w:t>
      </w:r>
      <w:proofErr w:type="spellStart"/>
      <w:r>
        <w:t>IncludeManagementTools</w:t>
      </w:r>
      <w:proofErr w:type="spellEnd"/>
    </w:p>
    <w:p w14:paraId="5A1C0C82" w14:textId="77777777" w:rsidR="004E2E36" w:rsidRDefault="004E2E36" w:rsidP="00841A62">
      <w:pPr>
        <w:pStyle w:val="NumberedBulletPACKT"/>
      </w:pPr>
      <w:r>
        <w:t>Install </w:t>
      </w:r>
      <w:r w:rsidRPr="00C20916">
        <w:rPr>
          <w:rStyle w:val="CodeInTextPACKT"/>
        </w:rPr>
        <w:t>DC1</w:t>
      </w:r>
      <w:r>
        <w:t> as the forest root domain controller in the </w:t>
      </w:r>
      <w:proofErr w:type="gramStart"/>
      <w:r w:rsidRPr="00C20916">
        <w:rPr>
          <w:rStyle w:val="CodeInTextPACKT"/>
        </w:rPr>
        <w:t>DC1.Reskit.Org</w:t>
      </w:r>
      <w:proofErr w:type="gramEnd"/>
      <w:r>
        <w:t> forest:</w:t>
      </w:r>
    </w:p>
    <w:p w14:paraId="0118BC9C" w14:textId="77777777" w:rsidR="004E2E36" w:rsidRDefault="004E2E36" w:rsidP="00C20916">
      <w:pPr>
        <w:pStyle w:val="CodeWithinBulletsEndPACKT"/>
      </w:pPr>
      <w:r>
        <w:t xml:space="preserve">$PSSHT = </w:t>
      </w:r>
      <w:proofErr w:type="gramStart"/>
      <w:r>
        <w:t>@{</w:t>
      </w:r>
      <w:proofErr w:type="gramEnd"/>
    </w:p>
    <w:p w14:paraId="2D0856EF" w14:textId="77777777" w:rsidR="004E2E36" w:rsidRDefault="004E2E36" w:rsidP="00C20916">
      <w:pPr>
        <w:pStyle w:val="CodeWithinBulletsEndPACKT"/>
      </w:pPr>
      <w:r>
        <w:t xml:space="preserve">  String      = 'Pa$$w0rd'</w:t>
      </w:r>
    </w:p>
    <w:p w14:paraId="33FBD363" w14:textId="77777777" w:rsidR="004E2E36" w:rsidRDefault="004E2E36" w:rsidP="00C20916">
      <w:pPr>
        <w:pStyle w:val="CodeWithinBulletsEndPACKT"/>
      </w:pPr>
      <w:r>
        <w:t xml:space="preserve">  </w:t>
      </w:r>
      <w:proofErr w:type="spellStart"/>
      <w:r>
        <w:t>AsPlainText</w:t>
      </w:r>
      <w:proofErr w:type="spellEnd"/>
      <w:r>
        <w:t xml:space="preserve"> = $true</w:t>
      </w:r>
    </w:p>
    <w:p w14:paraId="5EE943A8" w14:textId="77777777" w:rsidR="004E2E36" w:rsidRDefault="004E2E36" w:rsidP="00C20916">
      <w:pPr>
        <w:pStyle w:val="CodeWithinBulletsEndPACKT"/>
      </w:pPr>
      <w:r>
        <w:t xml:space="preserve">  Force       = $true</w:t>
      </w:r>
    </w:p>
    <w:p w14:paraId="35D57F8D" w14:textId="77777777" w:rsidR="004E2E36" w:rsidRDefault="004E2E36" w:rsidP="00C20916">
      <w:pPr>
        <w:pStyle w:val="CodeWithinBulletsEndPACKT"/>
      </w:pPr>
      <w:r>
        <w:t>}</w:t>
      </w:r>
    </w:p>
    <w:p w14:paraId="5A8B1B96" w14:textId="77777777" w:rsidR="004E2E36" w:rsidRDefault="004E2E36" w:rsidP="00C20916">
      <w:pPr>
        <w:pStyle w:val="CodeWithinBulletsEndPACKT"/>
      </w:pPr>
      <w:r>
        <w:t xml:space="preserve">$PSS = </w:t>
      </w:r>
      <w:proofErr w:type="spellStart"/>
      <w:r>
        <w:t>ConvertTo-SecureString</w:t>
      </w:r>
      <w:proofErr w:type="spellEnd"/>
      <w:r>
        <w:t xml:space="preserve"> @PSSHT</w:t>
      </w:r>
    </w:p>
    <w:p w14:paraId="25AE41C1" w14:textId="77777777" w:rsidR="004E2E36" w:rsidRDefault="004E2E36" w:rsidP="00C20916">
      <w:pPr>
        <w:pStyle w:val="CodeWithinBulletsEndPACKT"/>
      </w:pPr>
      <w:r>
        <w:t xml:space="preserve">$ADHT = </w:t>
      </w:r>
      <w:proofErr w:type="gramStart"/>
      <w:r>
        <w:t>@{</w:t>
      </w:r>
      <w:proofErr w:type="gramEnd"/>
    </w:p>
    <w:p w14:paraId="291D510C" w14:textId="77777777" w:rsidR="004E2E36" w:rsidRDefault="004E2E36" w:rsidP="00C20916">
      <w:pPr>
        <w:pStyle w:val="CodeWithinBulletsEndPACKT"/>
      </w:pPr>
      <w:r>
        <w:t xml:space="preserve">  DomainName                    = 'Reskit.Org'</w:t>
      </w:r>
    </w:p>
    <w:p w14:paraId="64BAFB38" w14:textId="77777777" w:rsidR="004E2E36" w:rsidRDefault="004E2E36" w:rsidP="00C20916">
      <w:pPr>
        <w:pStyle w:val="CodeWithinBulletsEndPACKT"/>
      </w:pPr>
      <w:r>
        <w:t xml:space="preserve">  </w:t>
      </w:r>
      <w:proofErr w:type="spellStart"/>
      <w:r>
        <w:t>SafeModeAdministratorPassword</w:t>
      </w:r>
      <w:proofErr w:type="spellEnd"/>
      <w:r>
        <w:t xml:space="preserve"> = $PSS</w:t>
      </w:r>
    </w:p>
    <w:p w14:paraId="74448695" w14:textId="77777777" w:rsidR="004E2E36" w:rsidRDefault="004E2E36" w:rsidP="00C20916">
      <w:pPr>
        <w:pStyle w:val="CodeWithinBulletsEndPACKT"/>
      </w:pPr>
      <w:r>
        <w:t xml:space="preserve">  </w:t>
      </w:r>
      <w:proofErr w:type="spellStart"/>
      <w:r>
        <w:t>InstallDNS</w:t>
      </w:r>
      <w:proofErr w:type="spellEnd"/>
      <w:r>
        <w:t xml:space="preserve">                    = $true</w:t>
      </w:r>
    </w:p>
    <w:p w14:paraId="03EBE9E9" w14:textId="77777777" w:rsidR="004E2E36" w:rsidRDefault="004E2E36" w:rsidP="00C20916">
      <w:pPr>
        <w:pStyle w:val="CodeWithinBulletsEndPACKT"/>
      </w:pPr>
      <w:r>
        <w:t xml:space="preserve">  </w:t>
      </w:r>
      <w:proofErr w:type="spellStart"/>
      <w:r>
        <w:t>DomainMode</w:t>
      </w:r>
      <w:proofErr w:type="spellEnd"/>
      <w:r>
        <w:t xml:space="preserve">                    = '</w:t>
      </w:r>
      <w:proofErr w:type="spellStart"/>
      <w:r>
        <w:t>WinThreshold</w:t>
      </w:r>
      <w:proofErr w:type="spellEnd"/>
      <w:r>
        <w:t>'</w:t>
      </w:r>
    </w:p>
    <w:p w14:paraId="0C7932CA" w14:textId="77777777" w:rsidR="004E2E36" w:rsidRDefault="004E2E36" w:rsidP="00C20916">
      <w:pPr>
        <w:pStyle w:val="CodeWithinBulletsEndPACKT"/>
      </w:pPr>
      <w:r>
        <w:t xml:space="preserve">  </w:t>
      </w:r>
      <w:proofErr w:type="spellStart"/>
      <w:r>
        <w:t>ForestMode</w:t>
      </w:r>
      <w:proofErr w:type="spellEnd"/>
      <w:r>
        <w:t xml:space="preserve">                    = '</w:t>
      </w:r>
      <w:proofErr w:type="spellStart"/>
      <w:r>
        <w:t>WinThreshold</w:t>
      </w:r>
      <w:proofErr w:type="spellEnd"/>
      <w:r>
        <w:t>'</w:t>
      </w:r>
    </w:p>
    <w:p w14:paraId="209E2A21" w14:textId="77777777" w:rsidR="004E2E36" w:rsidRDefault="004E2E36" w:rsidP="00C20916">
      <w:pPr>
        <w:pStyle w:val="CodeWithinBulletsEndPACKT"/>
      </w:pPr>
      <w:r>
        <w:t xml:space="preserve">  Force                         = $true</w:t>
      </w:r>
    </w:p>
    <w:p w14:paraId="6EC2F70C" w14:textId="77777777" w:rsidR="004E2E36" w:rsidRDefault="004E2E36" w:rsidP="00C20916">
      <w:pPr>
        <w:pStyle w:val="CodeWithinBulletsEndPACKT"/>
      </w:pPr>
      <w:r>
        <w:t xml:space="preserve">  </w:t>
      </w:r>
      <w:proofErr w:type="spellStart"/>
      <w:r>
        <w:t>NoRebootOnCompletion</w:t>
      </w:r>
      <w:proofErr w:type="spellEnd"/>
      <w:r>
        <w:t xml:space="preserve">          = $true</w:t>
      </w:r>
    </w:p>
    <w:p w14:paraId="488C7701" w14:textId="77777777" w:rsidR="004E2E36" w:rsidRDefault="004E2E36" w:rsidP="00C20916">
      <w:pPr>
        <w:pStyle w:val="CodeWithinBulletsEndPACKT"/>
      </w:pPr>
      <w:r>
        <w:t>}</w:t>
      </w:r>
    </w:p>
    <w:p w14:paraId="4FBE2DB7" w14:textId="77777777" w:rsidR="004E2E36" w:rsidRDefault="004E2E36" w:rsidP="00C20916">
      <w:pPr>
        <w:pStyle w:val="CodeWithinBulletsEndPACKT"/>
      </w:pPr>
      <w:r>
        <w:t>Install-</w:t>
      </w:r>
      <w:proofErr w:type="spellStart"/>
      <w:r>
        <w:t>ADDSForest</w:t>
      </w:r>
      <w:proofErr w:type="spellEnd"/>
      <w:r>
        <w:t xml:space="preserve"> @ADHT</w:t>
      </w:r>
    </w:p>
    <w:p w14:paraId="4DECA2D7" w14:textId="77777777" w:rsidR="004E2E36" w:rsidRDefault="004E2E36" w:rsidP="00841A62">
      <w:pPr>
        <w:pStyle w:val="NumberedBulletPACKT"/>
      </w:pPr>
      <w:r>
        <w:t>Restart the </w:t>
      </w:r>
      <w:r w:rsidRPr="00C20916">
        <w:rPr>
          <w:rStyle w:val="CodeInTextPACKT"/>
        </w:rPr>
        <w:t>DC1</w:t>
      </w:r>
      <w:r>
        <w:t> computer:</w:t>
      </w:r>
    </w:p>
    <w:p w14:paraId="0A2FF863" w14:textId="77777777" w:rsidR="004E2E36" w:rsidRDefault="004E2E36" w:rsidP="00C20916">
      <w:pPr>
        <w:pStyle w:val="CodeWithinBulletsEndPACKT"/>
      </w:pPr>
      <w:r>
        <w:t>Restart-Computer -Force</w:t>
      </w:r>
    </w:p>
    <w:p w14:paraId="6D589F1E" w14:textId="77777777" w:rsidR="004E2E36" w:rsidRDefault="004E2E36" w:rsidP="00841A62">
      <w:pPr>
        <w:pStyle w:val="NumberedBulletPACKT"/>
      </w:pPr>
      <w:r>
        <w:t>After rebooting, log back in to </w:t>
      </w:r>
      <w:r w:rsidRPr="00C20916">
        <w:rPr>
          <w:rStyle w:val="CodeInTextPACKT"/>
        </w:rPr>
        <w:t>DC1</w:t>
      </w:r>
      <w:r>
        <w:t> as </w:t>
      </w:r>
      <w:proofErr w:type="spellStart"/>
      <w:r w:rsidRPr="00C20916">
        <w:rPr>
          <w:rStyle w:val="CodeInTextPACKT"/>
        </w:rPr>
        <w:t>Reskit</w:t>
      </w:r>
      <w:proofErr w:type="spellEnd"/>
      <w:r w:rsidRPr="00C20916">
        <w:rPr>
          <w:rStyle w:val="CodeInTextPACKT"/>
        </w:rPr>
        <w:t>\Administrator</w:t>
      </w:r>
      <w:r>
        <w:t>, then view the </w:t>
      </w:r>
      <w:proofErr w:type="spellStart"/>
      <w:r w:rsidRPr="00C20916">
        <w:rPr>
          <w:rStyle w:val="CodeInTextPACKT"/>
        </w:rPr>
        <w:t>RootDSE</w:t>
      </w:r>
      <w:proofErr w:type="spellEnd"/>
      <w:r>
        <w:t> entry on </w:t>
      </w:r>
      <w:r w:rsidRPr="00C20916">
        <w:rPr>
          <w:rStyle w:val="CodeInTextPACKT"/>
        </w:rPr>
        <w:t>DC1</w:t>
      </w:r>
      <w:r>
        <w:t>:</w:t>
      </w:r>
    </w:p>
    <w:p w14:paraId="7BDD21BA" w14:textId="77777777" w:rsidR="004E2E36" w:rsidRDefault="004E2E36" w:rsidP="00C20916">
      <w:pPr>
        <w:pStyle w:val="CodeWithinBulletsEndPACKT"/>
      </w:pPr>
      <w:r>
        <w:t>Get-</w:t>
      </w:r>
      <w:proofErr w:type="spellStart"/>
      <w:r>
        <w:t>ADRootDSE</w:t>
      </w:r>
      <w:proofErr w:type="spellEnd"/>
      <w:r>
        <w:t xml:space="preserve"> |</w:t>
      </w:r>
    </w:p>
    <w:p w14:paraId="6D63E90F" w14:textId="77777777" w:rsidR="004E2E36" w:rsidRDefault="004E2E36" w:rsidP="00C20916">
      <w:pPr>
        <w:pStyle w:val="CodeWithinBulletsEndPACKT"/>
      </w:pPr>
      <w:r>
        <w:t xml:space="preserve">  Format-Table -Property DNS*, *Functionality</w:t>
      </w:r>
    </w:p>
    <w:p w14:paraId="2CF0D478" w14:textId="77777777" w:rsidR="004E2E36" w:rsidRDefault="004E2E36" w:rsidP="00841A62">
      <w:pPr>
        <w:pStyle w:val="NormalPACKT"/>
      </w:pPr>
      <w:r>
        <w:t>The next part of this recipe runs on </w:t>
      </w:r>
      <w:r w:rsidRPr="00C20916">
        <w:rPr>
          <w:rStyle w:val="CodeInTextPACKT"/>
        </w:rPr>
        <w:t>DC2</w:t>
      </w:r>
      <w:r>
        <w:t>. Based on the previous steps, </w:t>
      </w:r>
      <w:r w:rsidRPr="00C20916">
        <w:rPr>
          <w:rStyle w:val="CodeInTextPACKT"/>
        </w:rPr>
        <w:t>DC1</w:t>
      </w:r>
      <w:r>
        <w:t> is now a domain controller. </w:t>
      </w:r>
      <w:r w:rsidRPr="00C20916">
        <w:rPr>
          <w:rStyle w:val="CodeInTextPACKT"/>
        </w:rPr>
        <w:t>DC2</w:t>
      </w:r>
      <w:r>
        <w:t> begins as a workgroup server with no additional roles/features added:</w:t>
      </w:r>
    </w:p>
    <w:p w14:paraId="2E13C85A" w14:textId="77777777" w:rsidR="004E2E36" w:rsidRDefault="004E2E36" w:rsidP="007B77EC">
      <w:pPr>
        <w:pStyle w:val="NumberedBulletPACKT"/>
        <w:numPr>
          <w:ilvl w:val="0"/>
          <w:numId w:val="8"/>
        </w:numPr>
      </w:pPr>
      <w:r>
        <w:t>Log on to </w:t>
      </w:r>
      <w:r w:rsidRPr="00C20916">
        <w:rPr>
          <w:rStyle w:val="CodeInTextPACKT"/>
        </w:rPr>
        <w:t>DC2</w:t>
      </w:r>
      <w:r>
        <w:t> and check that </w:t>
      </w:r>
      <w:r w:rsidRPr="00C20916">
        <w:rPr>
          <w:rStyle w:val="CodeInTextPACKT"/>
        </w:rPr>
        <w:t>DC1</w:t>
      </w:r>
      <w:r>
        <w:t> can be resolved and can be reached over </w:t>
      </w:r>
      <w:r w:rsidRPr="00C20916">
        <w:rPr>
          <w:rStyle w:val="CodeInTextPACKT"/>
        </w:rPr>
        <w:t>445</w:t>
      </w:r>
      <w:r>
        <w:t> and </w:t>
      </w:r>
      <w:r w:rsidRPr="00C20916">
        <w:rPr>
          <w:rStyle w:val="CodeInTextPACKT"/>
        </w:rPr>
        <w:t>389</w:t>
      </w:r>
      <w:r>
        <w:t> from </w:t>
      </w:r>
      <w:r w:rsidRPr="00C20916">
        <w:rPr>
          <w:rStyle w:val="CodeInTextPACKT"/>
        </w:rPr>
        <w:t>DC2</w:t>
      </w:r>
      <w:r>
        <w:t>:</w:t>
      </w:r>
    </w:p>
    <w:p w14:paraId="47F9E67B" w14:textId="77777777" w:rsidR="004E2E36" w:rsidRDefault="004E2E36" w:rsidP="00C20916">
      <w:pPr>
        <w:pStyle w:val="CodeWithinBulletsEndPACKT"/>
      </w:pPr>
      <w:r>
        <w:t>Resolve-</w:t>
      </w:r>
      <w:proofErr w:type="spellStart"/>
      <w:r>
        <w:t>DnsName</w:t>
      </w:r>
      <w:proofErr w:type="spellEnd"/>
      <w:r>
        <w:t xml:space="preserve"> -Name </w:t>
      </w:r>
      <w:proofErr w:type="gramStart"/>
      <w:r>
        <w:t>DC1.Reskit.Org</w:t>
      </w:r>
      <w:proofErr w:type="gramEnd"/>
      <w:r>
        <w:t xml:space="preserve"> -Server DC1 -Type A</w:t>
      </w:r>
    </w:p>
    <w:p w14:paraId="590BE8F4" w14:textId="77777777" w:rsidR="004E2E36" w:rsidRDefault="004E2E36" w:rsidP="00C20916">
      <w:pPr>
        <w:pStyle w:val="CodeWithinBulletsEndPACKT"/>
      </w:pPr>
      <w:r>
        <w:t>Test-</w:t>
      </w:r>
      <w:proofErr w:type="spellStart"/>
      <w:r>
        <w:t>NetConnection</w:t>
      </w:r>
      <w:proofErr w:type="spellEnd"/>
      <w:r>
        <w:t xml:space="preserve"> -</w:t>
      </w:r>
      <w:proofErr w:type="spellStart"/>
      <w:r>
        <w:t>ComputerName</w:t>
      </w:r>
      <w:proofErr w:type="spellEnd"/>
      <w:r>
        <w:t xml:space="preserve"> </w:t>
      </w:r>
      <w:proofErr w:type="gramStart"/>
      <w:r>
        <w:t>DC1.Reskit.Org</w:t>
      </w:r>
      <w:proofErr w:type="gramEnd"/>
      <w:r>
        <w:t xml:space="preserve"> -Port 445</w:t>
      </w:r>
    </w:p>
    <w:p w14:paraId="38F4C48A" w14:textId="77777777" w:rsidR="004E2E36" w:rsidRDefault="004E2E36" w:rsidP="00C20916">
      <w:pPr>
        <w:pStyle w:val="CodeWithinBulletsEndPACKT"/>
      </w:pPr>
      <w:r>
        <w:t>Test-</w:t>
      </w:r>
      <w:proofErr w:type="spellStart"/>
      <w:r>
        <w:t>NetConnection</w:t>
      </w:r>
      <w:proofErr w:type="spellEnd"/>
      <w:r>
        <w:t xml:space="preserve"> -</w:t>
      </w:r>
      <w:proofErr w:type="spellStart"/>
      <w:r>
        <w:t>ComputerName</w:t>
      </w:r>
      <w:proofErr w:type="spellEnd"/>
      <w:r>
        <w:t xml:space="preserve"> </w:t>
      </w:r>
      <w:proofErr w:type="gramStart"/>
      <w:r>
        <w:t>DC1.Reskit.Org</w:t>
      </w:r>
      <w:proofErr w:type="gramEnd"/>
      <w:r>
        <w:t xml:space="preserve"> -Port 389</w:t>
      </w:r>
    </w:p>
    <w:p w14:paraId="2124AB31" w14:textId="77777777" w:rsidR="004E2E36" w:rsidRDefault="004E2E36" w:rsidP="00841A62">
      <w:pPr>
        <w:pStyle w:val="NumberedBulletPACKT"/>
      </w:pPr>
      <w:r>
        <w:t>Add the AD DS features to </w:t>
      </w:r>
      <w:r w:rsidRPr="00C20916">
        <w:rPr>
          <w:rStyle w:val="CodeInTextPACKT"/>
        </w:rPr>
        <w:t>DC2</w:t>
      </w:r>
      <w:r>
        <w:t>:</w:t>
      </w:r>
    </w:p>
    <w:p w14:paraId="16C82E1A" w14:textId="77777777" w:rsidR="004E2E36" w:rsidRDefault="004E2E36" w:rsidP="00C20916">
      <w:pPr>
        <w:pStyle w:val="CodeWithinBulletsEndPACKT"/>
      </w:pPr>
      <w:r>
        <w:t>$Features = 'AD-Domain-Services', 'DNS','RSAT-DHCP',</w:t>
      </w:r>
    </w:p>
    <w:p w14:paraId="189D50DF" w14:textId="77777777" w:rsidR="004E2E36" w:rsidRDefault="004E2E36" w:rsidP="00C20916">
      <w:pPr>
        <w:pStyle w:val="CodeWithinBulletsEndPACKT"/>
      </w:pPr>
      <w:r>
        <w:t xml:space="preserve">            'Web-</w:t>
      </w:r>
      <w:proofErr w:type="spellStart"/>
      <w:r>
        <w:t>Mgmt</w:t>
      </w:r>
      <w:proofErr w:type="spellEnd"/>
      <w:r>
        <w:t>-Tools'</w:t>
      </w:r>
    </w:p>
    <w:p w14:paraId="6634420B" w14:textId="77777777" w:rsidR="004E2E36" w:rsidRDefault="004E2E36" w:rsidP="00C20916">
      <w:pPr>
        <w:pStyle w:val="CodeWithinBulletsEndPACKT"/>
      </w:pPr>
      <w:r>
        <w:t>Install-</w:t>
      </w:r>
      <w:proofErr w:type="spellStart"/>
      <w:r>
        <w:t>WindowsFeature</w:t>
      </w:r>
      <w:proofErr w:type="spellEnd"/>
      <w:r>
        <w:t xml:space="preserve"> -Name $Features</w:t>
      </w:r>
    </w:p>
    <w:p w14:paraId="7DD68153" w14:textId="77777777" w:rsidR="004E2E36" w:rsidRDefault="004E2E36" w:rsidP="00B4129E">
      <w:pPr>
        <w:pStyle w:val="NumberedBulletPACKT"/>
      </w:pPr>
      <w:r>
        <w:lastRenderedPageBreak/>
        <w:t>Promote </w:t>
      </w:r>
      <w:r w:rsidRPr="00C20916">
        <w:rPr>
          <w:rStyle w:val="CodeInTextPACKT"/>
        </w:rPr>
        <w:t>DC2</w:t>
      </w:r>
      <w:r>
        <w:t> to be an additional domain controller in the </w:t>
      </w:r>
      <w:r w:rsidRPr="00C20916">
        <w:rPr>
          <w:rStyle w:val="CodeInTextPACKT"/>
        </w:rPr>
        <w:t>Reskit.Org</w:t>
      </w:r>
      <w:r>
        <w:t> domain:</w:t>
      </w:r>
    </w:p>
    <w:p w14:paraId="292C4B7C" w14:textId="77777777" w:rsidR="004E2E36" w:rsidRDefault="004E2E36" w:rsidP="00C20916">
      <w:pPr>
        <w:pStyle w:val="CodeWithinBulletsEndPACKT"/>
      </w:pPr>
      <w:r>
        <w:t>$URK = "Administrator@Reskit.Org"</w:t>
      </w:r>
    </w:p>
    <w:p w14:paraId="2358911E" w14:textId="77777777" w:rsidR="004E2E36" w:rsidRDefault="004E2E36" w:rsidP="00C20916">
      <w:pPr>
        <w:pStyle w:val="CodeWithinBulletsEndPACKT"/>
      </w:pPr>
      <w:r>
        <w:t xml:space="preserve">$PSSHT = </w:t>
      </w:r>
      <w:proofErr w:type="gramStart"/>
      <w:r>
        <w:t>@{</w:t>
      </w:r>
      <w:proofErr w:type="gramEnd"/>
    </w:p>
    <w:p w14:paraId="17C3E0CD" w14:textId="77777777" w:rsidR="004E2E36" w:rsidRDefault="004E2E36" w:rsidP="00C20916">
      <w:pPr>
        <w:pStyle w:val="CodeWithinBulletsEndPACKT"/>
      </w:pPr>
      <w:r>
        <w:t xml:space="preserve">  String      = 'Pa$$w0rd' </w:t>
      </w:r>
    </w:p>
    <w:p w14:paraId="5093D517" w14:textId="77777777" w:rsidR="004E2E36" w:rsidRDefault="004E2E36" w:rsidP="00C20916">
      <w:pPr>
        <w:pStyle w:val="CodeWithinBulletsEndPACKT"/>
      </w:pPr>
      <w:r>
        <w:t xml:space="preserve">  </w:t>
      </w:r>
      <w:proofErr w:type="spellStart"/>
      <w:r>
        <w:t>AsPlainText</w:t>
      </w:r>
      <w:proofErr w:type="spellEnd"/>
      <w:r>
        <w:t xml:space="preserve"> = $true</w:t>
      </w:r>
    </w:p>
    <w:p w14:paraId="5262AB2C" w14:textId="77777777" w:rsidR="004E2E36" w:rsidRDefault="004E2E36" w:rsidP="00C20916">
      <w:pPr>
        <w:pStyle w:val="CodeWithinBulletsEndPACKT"/>
      </w:pPr>
      <w:r>
        <w:t xml:space="preserve">  Force       = $true</w:t>
      </w:r>
    </w:p>
    <w:p w14:paraId="2E4D8C54" w14:textId="77777777" w:rsidR="004E2E36" w:rsidRDefault="004E2E36" w:rsidP="00C20916">
      <w:pPr>
        <w:pStyle w:val="CodeWithinBulletsEndPACKT"/>
      </w:pPr>
      <w:r>
        <w:t>}</w:t>
      </w:r>
    </w:p>
    <w:p w14:paraId="700D4815" w14:textId="77777777" w:rsidR="004E2E36" w:rsidRDefault="004E2E36" w:rsidP="00C20916">
      <w:pPr>
        <w:pStyle w:val="CodeWithinBulletsEndPACKT"/>
      </w:pPr>
      <w:r>
        <w:t xml:space="preserve">$PSS = </w:t>
      </w:r>
      <w:proofErr w:type="spellStart"/>
      <w:r>
        <w:t>ConvertTo-SecureString</w:t>
      </w:r>
      <w:proofErr w:type="spellEnd"/>
      <w:r>
        <w:t xml:space="preserve"> @pssht</w:t>
      </w:r>
    </w:p>
    <w:p w14:paraId="4893381A" w14:textId="77777777" w:rsidR="004E2E36" w:rsidRDefault="004E2E36" w:rsidP="00C20916">
      <w:pPr>
        <w:pStyle w:val="CodeWithinBulletsEndPACKT"/>
      </w:pPr>
      <w:r>
        <w:t xml:space="preserve">$CREDHT = </w:t>
      </w:r>
      <w:proofErr w:type="gramStart"/>
      <w:r>
        <w:t>@{</w:t>
      </w:r>
      <w:proofErr w:type="gramEnd"/>
    </w:p>
    <w:p w14:paraId="52DC1BA1" w14:textId="77777777" w:rsidR="004E2E36" w:rsidRDefault="004E2E36" w:rsidP="00C20916">
      <w:pPr>
        <w:pStyle w:val="CodeWithinBulletsEndPACKT"/>
      </w:pPr>
      <w:r>
        <w:t xml:space="preserve">  </w:t>
      </w:r>
      <w:proofErr w:type="spellStart"/>
      <w:r>
        <w:t>Typename</w:t>
      </w:r>
      <w:proofErr w:type="spellEnd"/>
      <w:r>
        <w:t xml:space="preserve"> = '</w:t>
      </w:r>
      <w:proofErr w:type="spellStart"/>
      <w:proofErr w:type="gramStart"/>
      <w:r>
        <w:t>System.Management.Automation.PSCredential</w:t>
      </w:r>
      <w:proofErr w:type="spellEnd"/>
      <w:proofErr w:type="gramEnd"/>
      <w:r>
        <w:t>'</w:t>
      </w:r>
    </w:p>
    <w:p w14:paraId="611CD5B0" w14:textId="77777777" w:rsidR="004E2E36" w:rsidRDefault="004E2E36" w:rsidP="00C20916">
      <w:pPr>
        <w:pStyle w:val="CodeWithinBulletsEndPACKT"/>
      </w:pPr>
      <w:r>
        <w:t xml:space="preserve">  </w:t>
      </w:r>
      <w:proofErr w:type="spellStart"/>
      <w:r>
        <w:t>ArgumentList</w:t>
      </w:r>
      <w:proofErr w:type="spellEnd"/>
      <w:r>
        <w:t xml:space="preserve"> = "$</w:t>
      </w:r>
      <w:proofErr w:type="gramStart"/>
      <w:r>
        <w:t>URK,$</w:t>
      </w:r>
      <w:proofErr w:type="gramEnd"/>
      <w:r>
        <w:t>PSS"</w:t>
      </w:r>
    </w:p>
    <w:p w14:paraId="2A3EB7DA" w14:textId="77777777" w:rsidR="004E2E36" w:rsidRDefault="004E2E36" w:rsidP="00C20916">
      <w:pPr>
        <w:pStyle w:val="CodeWithinBulletsEndPACKT"/>
      </w:pPr>
      <w:r>
        <w:t>}</w:t>
      </w:r>
    </w:p>
    <w:p w14:paraId="431FE3C9" w14:textId="77777777" w:rsidR="004E2E36" w:rsidRDefault="004E2E36" w:rsidP="00C20916">
      <w:pPr>
        <w:pStyle w:val="CodeWithinBulletsEndPACKT"/>
      </w:pPr>
      <w:r>
        <w:t>$</w:t>
      </w:r>
      <w:proofErr w:type="spellStart"/>
      <w:r>
        <w:t>CredRK</w:t>
      </w:r>
      <w:proofErr w:type="spellEnd"/>
      <w:r>
        <w:t xml:space="preserve"> = New-Object @CREDHT</w:t>
      </w:r>
    </w:p>
    <w:p w14:paraId="39727BB3" w14:textId="77777777" w:rsidR="004E2E36" w:rsidRDefault="004E2E36" w:rsidP="00C20916">
      <w:pPr>
        <w:pStyle w:val="CodeWithinBulletsEndPACKT"/>
      </w:pPr>
      <w:r>
        <w:t>$IHT =</w:t>
      </w:r>
      <w:proofErr w:type="gramStart"/>
      <w:r>
        <w:t>@{</w:t>
      </w:r>
      <w:proofErr w:type="gramEnd"/>
    </w:p>
    <w:p w14:paraId="78004828" w14:textId="77777777" w:rsidR="004E2E36" w:rsidRDefault="004E2E36" w:rsidP="00C20916">
      <w:pPr>
        <w:pStyle w:val="CodeWithinBulletsEndPACKT"/>
      </w:pPr>
      <w:r>
        <w:t xml:space="preserve">  DomainName                    = 'Reskit.org'</w:t>
      </w:r>
    </w:p>
    <w:p w14:paraId="3DDD2755" w14:textId="77777777" w:rsidR="004E2E36" w:rsidRDefault="004E2E36" w:rsidP="00C20916">
      <w:pPr>
        <w:pStyle w:val="CodeWithinBulletsEndPACKT"/>
      </w:pPr>
      <w:r>
        <w:t xml:space="preserve">  </w:t>
      </w:r>
      <w:proofErr w:type="spellStart"/>
      <w:r>
        <w:t>SafeModeAdministratorPassword</w:t>
      </w:r>
      <w:proofErr w:type="spellEnd"/>
      <w:r>
        <w:t xml:space="preserve"> = $PSS</w:t>
      </w:r>
    </w:p>
    <w:p w14:paraId="683ACB02" w14:textId="77777777" w:rsidR="004E2E36" w:rsidRDefault="004E2E36" w:rsidP="00C20916">
      <w:pPr>
        <w:pStyle w:val="CodeWithinBulletsEndPACKT"/>
      </w:pPr>
      <w:r>
        <w:t xml:space="preserve">  </w:t>
      </w:r>
      <w:proofErr w:type="spellStart"/>
      <w:r>
        <w:t>SiteName</w:t>
      </w:r>
      <w:proofErr w:type="spellEnd"/>
      <w:r>
        <w:t xml:space="preserve">                      = 'Default-First-Site-Name'</w:t>
      </w:r>
    </w:p>
    <w:p w14:paraId="328AF17B" w14:textId="77777777" w:rsidR="004E2E36" w:rsidRDefault="004E2E36" w:rsidP="00C20916">
      <w:pPr>
        <w:pStyle w:val="CodeWithinBulletsEndPACKT"/>
      </w:pPr>
      <w:r>
        <w:t xml:space="preserve">  </w:t>
      </w:r>
      <w:proofErr w:type="spellStart"/>
      <w:r>
        <w:t>NoRebootOnCompletion</w:t>
      </w:r>
      <w:proofErr w:type="spellEnd"/>
      <w:r>
        <w:t xml:space="preserve">          = $true</w:t>
      </w:r>
    </w:p>
    <w:p w14:paraId="175EC8CA" w14:textId="77777777" w:rsidR="004E2E36" w:rsidRDefault="004E2E36" w:rsidP="00C20916">
      <w:pPr>
        <w:pStyle w:val="CodeWithinBulletsEndPACKT"/>
      </w:pPr>
      <w:r>
        <w:t xml:space="preserve">  Force                         = $true</w:t>
      </w:r>
    </w:p>
    <w:p w14:paraId="2A499D57" w14:textId="77777777" w:rsidR="004E2E36" w:rsidRDefault="004E2E36" w:rsidP="00C20916">
      <w:pPr>
        <w:pStyle w:val="CodeWithinBulletsEndPACKT"/>
      </w:pPr>
      <w:r>
        <w:t xml:space="preserve">} </w:t>
      </w:r>
    </w:p>
    <w:p w14:paraId="6525CFAC" w14:textId="77777777" w:rsidR="004E2E36" w:rsidRDefault="004E2E36" w:rsidP="00C20916">
      <w:pPr>
        <w:pStyle w:val="CodeWithinBulletsEndPACKT"/>
      </w:pPr>
      <w:r>
        <w:t>Install-</w:t>
      </w:r>
      <w:proofErr w:type="spellStart"/>
      <w:r>
        <w:t>ADDSDomainController</w:t>
      </w:r>
      <w:proofErr w:type="spellEnd"/>
      <w:r>
        <w:t xml:space="preserve"> @IHT -Credential $</w:t>
      </w:r>
      <w:proofErr w:type="spellStart"/>
      <w:r>
        <w:t>CredRK</w:t>
      </w:r>
      <w:proofErr w:type="spellEnd"/>
    </w:p>
    <w:p w14:paraId="769CD4BE" w14:textId="77777777" w:rsidR="004E2E36" w:rsidRDefault="004E2E36" w:rsidP="00B4129E">
      <w:pPr>
        <w:pStyle w:val="NumberedBulletPACKT"/>
      </w:pPr>
      <w:r>
        <w:t>Reboot the </w:t>
      </w:r>
      <w:r w:rsidRPr="00C20916">
        <w:rPr>
          <w:rStyle w:val="CodeInTextPACKT"/>
        </w:rPr>
        <w:t>DC2</w:t>
      </w:r>
      <w:r>
        <w:t> host:</w:t>
      </w:r>
    </w:p>
    <w:p w14:paraId="799A865D" w14:textId="77777777" w:rsidR="004E2E36" w:rsidRDefault="004E2E36" w:rsidP="00C20916">
      <w:pPr>
        <w:pStyle w:val="CodeWithinBulletsEndPACKT"/>
      </w:pPr>
      <w:r>
        <w:t>Restart-Computer -Force</w:t>
      </w:r>
    </w:p>
    <w:p w14:paraId="38219C0A" w14:textId="77777777" w:rsidR="004E2E36" w:rsidRDefault="004E2E36" w:rsidP="00B4129E">
      <w:pPr>
        <w:pStyle w:val="NumberedBulletPACKT"/>
      </w:pPr>
      <w:r>
        <w:t>After rebooting, log on to </w:t>
      </w:r>
      <w:r w:rsidRPr="00C20916">
        <w:rPr>
          <w:rStyle w:val="CodeInTextPACKT"/>
        </w:rPr>
        <w:t>DC1</w:t>
      </w:r>
      <w:r>
        <w:t> and view the forest:</w:t>
      </w:r>
    </w:p>
    <w:p w14:paraId="7C6C0804" w14:textId="77777777" w:rsidR="004E2E36" w:rsidRDefault="004E2E36" w:rsidP="00C20916">
      <w:pPr>
        <w:pStyle w:val="CodeWithinBulletsEndPACKT"/>
      </w:pPr>
      <w:r>
        <w:t>Get-</w:t>
      </w:r>
      <w:proofErr w:type="spellStart"/>
      <w:r>
        <w:t>AdForest</w:t>
      </w:r>
      <w:proofErr w:type="spellEnd"/>
      <w:r>
        <w:t xml:space="preserve"> | </w:t>
      </w:r>
    </w:p>
    <w:p w14:paraId="577C803B" w14:textId="77777777" w:rsidR="004E2E36" w:rsidRDefault="004E2E36" w:rsidP="00C20916">
      <w:pPr>
        <w:pStyle w:val="CodeWithinBulletsEndPACKT"/>
      </w:pPr>
      <w:r>
        <w:t xml:space="preserve">  Format-Table -Property *master</w:t>
      </w:r>
      <w:proofErr w:type="gramStart"/>
      <w:r>
        <w:t>*,global</w:t>
      </w:r>
      <w:proofErr w:type="gramEnd"/>
      <w:r>
        <w:t>*,Domains</w:t>
      </w:r>
    </w:p>
    <w:p w14:paraId="5E503E29" w14:textId="77777777" w:rsidR="004E2E36" w:rsidRDefault="004E2E36" w:rsidP="00B4129E">
      <w:pPr>
        <w:pStyle w:val="NumberedBulletPACKT"/>
      </w:pPr>
      <w:r>
        <w:t>View the details of the </w:t>
      </w:r>
      <w:r w:rsidRPr="00C20916">
        <w:rPr>
          <w:rStyle w:val="CodeInTextPACKT"/>
        </w:rPr>
        <w:t>Reskit.Org</w:t>
      </w:r>
      <w:r>
        <w:t> domain:</w:t>
      </w:r>
    </w:p>
    <w:p w14:paraId="476D85DB" w14:textId="77777777" w:rsidR="004E2E36" w:rsidRDefault="004E2E36" w:rsidP="00C20916">
      <w:pPr>
        <w:pStyle w:val="CodeWithinBulletsEndPACKT"/>
      </w:pPr>
      <w:r>
        <w:t>Get-</w:t>
      </w:r>
      <w:proofErr w:type="spellStart"/>
      <w:r>
        <w:t>ADDomain</w:t>
      </w:r>
      <w:proofErr w:type="spellEnd"/>
      <w:r>
        <w:t xml:space="preserve"> | </w:t>
      </w:r>
    </w:p>
    <w:p w14:paraId="4FB51007" w14:textId="77777777" w:rsidR="004E2E36" w:rsidRDefault="004E2E36" w:rsidP="00C20916">
      <w:pPr>
        <w:pStyle w:val="CodeWithinBulletsEndPACKT"/>
      </w:pPr>
      <w:r>
        <w:t xml:space="preserve">  Format-Table -Property DNS</w:t>
      </w:r>
      <w:proofErr w:type="gramStart"/>
      <w:r>
        <w:t>*,PDC</w:t>
      </w:r>
      <w:proofErr w:type="gramEnd"/>
      <w:r>
        <w:t>*,*</w:t>
      </w:r>
      <w:proofErr w:type="spellStart"/>
      <w:r>
        <w:t>Master,Replica</w:t>
      </w:r>
      <w:proofErr w:type="spellEnd"/>
      <w:r>
        <w:t>*</w:t>
      </w:r>
    </w:p>
    <w:p w14:paraId="7034C4D7" w14:textId="77777777" w:rsidR="004E2E36" w:rsidRPr="00C20916" w:rsidRDefault="004E2E36" w:rsidP="00C20916">
      <w:pPr>
        <w:pStyle w:val="Heading2"/>
      </w:pPr>
      <w:r w:rsidRPr="00C20916">
        <w:t>How it works...</w:t>
      </w:r>
    </w:p>
    <w:p w14:paraId="33706651" w14:textId="77777777" w:rsidR="004E2E36" w:rsidRDefault="004E2E36" w:rsidP="00B4129E">
      <w:pPr>
        <w:pStyle w:val="NormalPACKT"/>
      </w:pPr>
      <w:r>
        <w:t>In </w:t>
      </w:r>
      <w:r w:rsidRPr="00C20916">
        <w:rPr>
          <w:rStyle w:val="ItalicsPACKT"/>
        </w:rPr>
        <w:t>step 1</w:t>
      </w:r>
      <w:r>
        <w:t>, you install the AD Domain Services feature and the management tools (the PowerShell module and AD-related MMC consoles), which looks like this:</w:t>
      </w:r>
    </w:p>
    <w:p w14:paraId="7A11EECA" w14:textId="6C994D39" w:rsidR="004E2E36" w:rsidRDefault="004E2E36" w:rsidP="00B4129E">
      <w:pPr>
        <w:pStyle w:val="FigurePACKT"/>
      </w:pPr>
      <w:r>
        <w:rPr>
          <w:noProof/>
        </w:rPr>
        <w:drawing>
          <wp:inline distT="0" distB="0" distL="0" distR="0" wp14:anchorId="0FF3AEDB" wp14:editId="79F950AF">
            <wp:extent cx="5943600" cy="1060450"/>
            <wp:effectExtent l="0" t="0" r="0" b="6350"/>
            <wp:docPr id="60" name="Picture 60"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60450"/>
                    </a:xfrm>
                    <a:prstGeom prst="rect">
                      <a:avLst/>
                    </a:prstGeom>
                    <a:noFill/>
                    <a:ln>
                      <a:noFill/>
                    </a:ln>
                  </pic:spPr>
                </pic:pic>
              </a:graphicData>
            </a:graphic>
          </wp:inline>
        </w:drawing>
      </w:r>
    </w:p>
    <w:p w14:paraId="1D02B285" w14:textId="77777777" w:rsidR="004E2E36" w:rsidRDefault="004E2E36" w:rsidP="00B4129E">
      <w:pPr>
        <w:pStyle w:val="NormalPACKT"/>
      </w:pPr>
      <w:r>
        <w:t>In </w:t>
      </w:r>
      <w:r w:rsidRPr="00C20916">
        <w:rPr>
          <w:rStyle w:val="ItalicsPACKT"/>
        </w:rPr>
        <w:t>step 2</w:t>
      </w:r>
      <w:r>
        <w:t>, you install </w:t>
      </w:r>
      <w:r w:rsidRPr="00C20916">
        <w:rPr>
          <w:rStyle w:val="CodeInTextPACKT"/>
        </w:rPr>
        <w:t>DC1</w:t>
      </w:r>
      <w:r>
        <w:t> as the forest root domain controller, which looks like this:</w:t>
      </w:r>
    </w:p>
    <w:p w14:paraId="0B876AF7" w14:textId="5EB3CB03" w:rsidR="004E2E36" w:rsidRDefault="004E2E36" w:rsidP="00B4129E">
      <w:pPr>
        <w:pStyle w:val="FigurePACKT"/>
      </w:pPr>
      <w:r>
        <w:rPr>
          <w:noProof/>
        </w:rPr>
        <w:lastRenderedPageBreak/>
        <w:drawing>
          <wp:inline distT="0" distB="0" distL="0" distR="0" wp14:anchorId="1287D33D" wp14:editId="73C16E5D">
            <wp:extent cx="5943600" cy="6629400"/>
            <wp:effectExtent l="0" t="0" r="0" b="0"/>
            <wp:docPr id="59" name="Picture 59"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it wor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651F469E" w14:textId="77777777" w:rsidR="004E2E36" w:rsidRDefault="004E2E36" w:rsidP="00B4129E">
      <w:pPr>
        <w:pStyle w:val="NormalPACKT"/>
      </w:pPr>
      <w:r>
        <w:t xml:space="preserve">This step generates several warning messages. In this case, these warnings are </w:t>
      </w:r>
      <w:proofErr w:type="gramStart"/>
      <w:r>
        <w:t>benign</w:t>
      </w:r>
      <w:proofErr w:type="gramEnd"/>
      <w:r>
        <w:t xml:space="preserve"> and you can ignore them. After the DC promotion has completed, in </w:t>
      </w:r>
      <w:r w:rsidRPr="00C20916">
        <w:rPr>
          <w:rStyle w:val="ItalicsPACKT"/>
        </w:rPr>
        <w:t>step 3</w:t>
      </w:r>
      <w:r>
        <w:t>, you reboot the host. This generates no console output. Once you have rebooted </w:t>
      </w:r>
      <w:r w:rsidRPr="00C20916">
        <w:rPr>
          <w:rStyle w:val="CodeInTextPACKT"/>
        </w:rPr>
        <w:t>DC1</w:t>
      </w:r>
      <w:r>
        <w:t>, in </w:t>
      </w:r>
      <w:r w:rsidRPr="00C20916">
        <w:rPr>
          <w:rStyle w:val="ItalicsPACKT"/>
        </w:rPr>
        <w:t>step 4,</w:t>
      </w:r>
      <w:r>
        <w:t> after you log on to </w:t>
      </w:r>
      <w:r w:rsidRPr="00C20916">
        <w:rPr>
          <w:rStyle w:val="CodeInTextPACKT"/>
        </w:rPr>
        <w:t>DC1</w:t>
      </w:r>
      <w:r>
        <w:t>, you examine the </w:t>
      </w:r>
      <w:proofErr w:type="spellStart"/>
      <w:r w:rsidRPr="00C20916">
        <w:rPr>
          <w:rStyle w:val="CodeInTextPACKT"/>
        </w:rPr>
        <w:t>RootDSE</w:t>
      </w:r>
      <w:proofErr w:type="spellEnd"/>
      <w:r>
        <w:t>, which looks like this:</w:t>
      </w:r>
    </w:p>
    <w:p w14:paraId="7BE500C6" w14:textId="5D10887A" w:rsidR="004E2E36" w:rsidRDefault="004E2E36" w:rsidP="00B4129E">
      <w:pPr>
        <w:pStyle w:val="FigurePACKT"/>
      </w:pPr>
      <w:r>
        <w:rPr>
          <w:noProof/>
        </w:rPr>
        <w:lastRenderedPageBreak/>
        <w:drawing>
          <wp:inline distT="0" distB="0" distL="0" distR="0" wp14:anchorId="7FBF902A" wp14:editId="139F3067">
            <wp:extent cx="5943600" cy="1134745"/>
            <wp:effectExtent l="0" t="0" r="0" b="8255"/>
            <wp:docPr id="58" name="Picture 58"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t 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34745"/>
                    </a:xfrm>
                    <a:prstGeom prst="rect">
                      <a:avLst/>
                    </a:prstGeom>
                    <a:noFill/>
                    <a:ln>
                      <a:noFill/>
                    </a:ln>
                  </pic:spPr>
                </pic:pic>
              </a:graphicData>
            </a:graphic>
          </wp:inline>
        </w:drawing>
      </w:r>
    </w:p>
    <w:p w14:paraId="1B5BA2EB" w14:textId="77777777" w:rsidR="004E2E36" w:rsidRDefault="004E2E36" w:rsidP="00B4129E">
      <w:pPr>
        <w:pStyle w:val="NormalPACKT"/>
      </w:pPr>
      <w:r>
        <w:t>In </w:t>
      </w:r>
      <w:r w:rsidRPr="00C20916">
        <w:rPr>
          <w:rStyle w:val="ItalicsPACKT"/>
        </w:rPr>
        <w:t>step 5</w:t>
      </w:r>
      <w:r>
        <w:t>, after logging in to </w:t>
      </w:r>
      <w:r w:rsidRPr="00C20916">
        <w:rPr>
          <w:rStyle w:val="CodeInTextPACKT"/>
        </w:rPr>
        <w:t>DC2</w:t>
      </w:r>
      <w:r>
        <w:t>, you check to ensure that you can resolve the IP address for </w:t>
      </w:r>
      <w:r w:rsidRPr="00C20916">
        <w:rPr>
          <w:rStyle w:val="CodeInTextPACKT"/>
        </w:rPr>
        <w:t>DC1</w:t>
      </w:r>
      <w:r>
        <w:t> from </w:t>
      </w:r>
      <w:r w:rsidRPr="00C20916">
        <w:rPr>
          <w:rStyle w:val="CodeInTextPACKT"/>
        </w:rPr>
        <w:t>DC2</w:t>
      </w:r>
      <w:r>
        <w:t> and that you can reach the other DC over ports </w:t>
      </w:r>
      <w:r w:rsidRPr="00C20916">
        <w:rPr>
          <w:rStyle w:val="CodeInTextPACKT"/>
        </w:rPr>
        <w:t>445</w:t>
      </w:r>
      <w:r>
        <w:t> and </w:t>
      </w:r>
      <w:r w:rsidRPr="00C20916">
        <w:rPr>
          <w:rStyle w:val="CodeInTextPACKT"/>
        </w:rPr>
        <w:t>389</w:t>
      </w:r>
      <w:r>
        <w:t>. If these checks fail, promoting </w:t>
      </w:r>
      <w:r w:rsidRPr="00C20916">
        <w:rPr>
          <w:rStyle w:val="CodeInTextPACKT"/>
        </w:rPr>
        <w:t>DC2</w:t>
      </w:r>
      <w:r>
        <w:t> to be a domain controller is also going to fail. The output of this step looks like this:</w:t>
      </w:r>
    </w:p>
    <w:p w14:paraId="2585D5EF" w14:textId="76C5319E" w:rsidR="004E2E36" w:rsidRDefault="004E2E36" w:rsidP="00B4129E">
      <w:pPr>
        <w:pStyle w:val="FigurePACKT"/>
      </w:pPr>
      <w:r>
        <w:rPr>
          <w:noProof/>
        </w:rPr>
        <w:drawing>
          <wp:inline distT="0" distB="0" distL="0" distR="0" wp14:anchorId="730AA69F" wp14:editId="3888E4FB">
            <wp:extent cx="5943600" cy="3937635"/>
            <wp:effectExtent l="0" t="0" r="0" b="5715"/>
            <wp:docPr id="57" name="Picture 5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t 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1A6CED05" w14:textId="77777777" w:rsidR="004E2E36" w:rsidRDefault="004E2E36" w:rsidP="00B4129E">
      <w:pPr>
        <w:pStyle w:val="NormalPACKT"/>
      </w:pPr>
      <w:r>
        <w:t>These tests show that </w:t>
      </w:r>
      <w:r w:rsidRPr="00C20916">
        <w:rPr>
          <w:rStyle w:val="CodeInTextPACKT"/>
        </w:rPr>
        <w:t>DC2</w:t>
      </w:r>
      <w:r>
        <w:t> can contact </w:t>
      </w:r>
      <w:r w:rsidRPr="00C20916">
        <w:rPr>
          <w:rStyle w:val="CodeInTextPACKT"/>
        </w:rPr>
        <w:t>DC1</w:t>
      </w:r>
      <w:r>
        <w:t> over key ports, so should be capable of being promoted to be a domain controller. In </w:t>
      </w:r>
      <w:r w:rsidRPr="00C20916">
        <w:rPr>
          <w:rStyle w:val="ItalicsPACKT"/>
        </w:rPr>
        <w:t>step 6</w:t>
      </w:r>
      <w:r>
        <w:t>, you add the ADDS features to </w:t>
      </w:r>
      <w:r w:rsidRPr="00C20916">
        <w:rPr>
          <w:rStyle w:val="CodeInTextPACKT"/>
        </w:rPr>
        <w:t>DC2</w:t>
      </w:r>
      <w:r>
        <w:t>, as you did earlier for </w:t>
      </w:r>
      <w:r w:rsidRPr="00C20916">
        <w:rPr>
          <w:rStyle w:val="CodeInTextPACKT"/>
        </w:rPr>
        <w:t>DC1</w:t>
      </w:r>
      <w:r>
        <w:t>. The output of this step looks like this:</w:t>
      </w:r>
    </w:p>
    <w:p w14:paraId="5FCD9F53" w14:textId="0B278C5D" w:rsidR="004E2E36" w:rsidRDefault="004E2E36" w:rsidP="00B4129E">
      <w:pPr>
        <w:pStyle w:val="FigurePACKT"/>
      </w:pPr>
      <w:r>
        <w:rPr>
          <w:noProof/>
        </w:rPr>
        <w:drawing>
          <wp:inline distT="0" distB="0" distL="0" distR="0" wp14:anchorId="7AA71C44" wp14:editId="4382C760">
            <wp:extent cx="5943600" cy="1223010"/>
            <wp:effectExtent l="0" t="0" r="0" b="0"/>
            <wp:docPr id="56" name="Picture 5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it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6E660A11" w14:textId="77777777" w:rsidR="004E2E36" w:rsidRDefault="004E2E36" w:rsidP="00B4129E">
      <w:pPr>
        <w:pStyle w:val="NormalPACKT"/>
      </w:pPr>
      <w:r>
        <w:lastRenderedPageBreak/>
        <w:t>In this step, you add some additional tools, including the RSAT DHCP tools. You have options as to how much you add at each point. In this case, you need the </w:t>
      </w:r>
      <w:r w:rsidRPr="00C20916">
        <w:rPr>
          <w:rStyle w:val="CodeInTextPACKT"/>
        </w:rPr>
        <w:t>AD-Domain-Services</w:t>
      </w:r>
      <w:r>
        <w:t> and </w:t>
      </w:r>
      <w:r w:rsidRPr="00C20916">
        <w:rPr>
          <w:rStyle w:val="CodeInTextPACKT"/>
        </w:rPr>
        <w:t>DNS Services</w:t>
      </w:r>
      <w:r>
        <w:t> features, whilst the others are optional.</w:t>
      </w:r>
    </w:p>
    <w:p w14:paraId="5B9D22FD" w14:textId="77777777" w:rsidR="004E2E36" w:rsidRDefault="004E2E36" w:rsidP="00B4129E">
      <w:pPr>
        <w:pStyle w:val="NormalPACKT"/>
      </w:pPr>
      <w:r>
        <w:t>With connectivity tests succeeding and the pre-requisites installed, in </w:t>
      </w:r>
      <w:r w:rsidRPr="00C20916">
        <w:rPr>
          <w:rStyle w:val="ItalicsPACKT"/>
        </w:rPr>
        <w:t>step 7</w:t>
      </w:r>
      <w:r>
        <w:t>, you promote </w:t>
      </w:r>
      <w:r w:rsidRPr="00C20916">
        <w:rPr>
          <w:rStyle w:val="CodeInTextPACKT"/>
        </w:rPr>
        <w:t>DC2</w:t>
      </w:r>
      <w:r>
        <w:t> to be another domain controller in the </w:t>
      </w:r>
      <w:r w:rsidRPr="00C20916">
        <w:rPr>
          <w:rStyle w:val="CodeInTextPACKT"/>
        </w:rPr>
        <w:t>Reskit.Org</w:t>
      </w:r>
      <w:r>
        <w:t> domain, like this:</w:t>
      </w:r>
    </w:p>
    <w:p w14:paraId="365424A5" w14:textId="3717EFC8" w:rsidR="004E2E36" w:rsidRDefault="004E2E36" w:rsidP="00B4129E">
      <w:pPr>
        <w:pStyle w:val="FigurePACKT"/>
      </w:pPr>
      <w:r>
        <w:rPr>
          <w:noProof/>
        </w:rPr>
        <w:drawing>
          <wp:inline distT="0" distB="0" distL="0" distR="0" wp14:anchorId="77F45C4E" wp14:editId="14FFDEED">
            <wp:extent cx="5943600" cy="2919730"/>
            <wp:effectExtent l="0" t="0" r="0" b="0"/>
            <wp:docPr id="3" name="Picture 3"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it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550E9486" w14:textId="77777777" w:rsidR="004E2E36" w:rsidRDefault="004E2E36" w:rsidP="00B4129E">
      <w:pPr>
        <w:pStyle w:val="NormalPACKT"/>
      </w:pPr>
      <w:r>
        <w:t>After completing the installation of </w:t>
      </w:r>
      <w:r w:rsidRPr="00C20916">
        <w:rPr>
          <w:rStyle w:val="CodeInTextPACKT"/>
        </w:rPr>
        <w:t>DC2</w:t>
      </w:r>
      <w:r>
        <w:t> as a domain controller, in </w:t>
      </w:r>
      <w:r w:rsidRPr="00C20916">
        <w:rPr>
          <w:rStyle w:val="ItalicsPACKT"/>
        </w:rPr>
        <w:t>step 8,</w:t>
      </w:r>
      <w:r>
        <w:t> you reboot the host which produces no output.</w:t>
      </w:r>
    </w:p>
    <w:p w14:paraId="2B64B691" w14:textId="77777777" w:rsidR="004E2E36" w:rsidRDefault="004E2E36" w:rsidP="00B4129E">
      <w:pPr>
        <w:pStyle w:val="NormalPACKT"/>
      </w:pPr>
      <w:r>
        <w:t>After </w:t>
      </w:r>
      <w:r w:rsidRPr="00C20916">
        <w:rPr>
          <w:rStyle w:val="CodeInTextPACKT"/>
        </w:rPr>
        <w:t>DC2</w:t>
      </w:r>
      <w:r>
        <w:t> has completed rebooting in </w:t>
      </w:r>
      <w:r w:rsidRPr="00C20916">
        <w:rPr>
          <w:rStyle w:val="ItalicsPACKT"/>
        </w:rPr>
        <w:t>step 9</w:t>
      </w:r>
      <w:r>
        <w:t>, log in and examine aspects of the </w:t>
      </w:r>
      <w:r w:rsidRPr="00C20916">
        <w:rPr>
          <w:rStyle w:val="CodeInTextPACKT"/>
        </w:rPr>
        <w:t>Reskit.Org</w:t>
      </w:r>
      <w:r>
        <w:t> forest, like this:</w:t>
      </w:r>
    </w:p>
    <w:p w14:paraId="51BCA301" w14:textId="69EB6AF3" w:rsidR="004E2E36" w:rsidRDefault="004E2E36" w:rsidP="00B4129E">
      <w:pPr>
        <w:pStyle w:val="FigurePACKT"/>
      </w:pPr>
      <w:r>
        <w:rPr>
          <w:noProof/>
        </w:rPr>
        <w:drawing>
          <wp:inline distT="0" distB="0" distL="0" distR="0" wp14:anchorId="7486030F" wp14:editId="01927050">
            <wp:extent cx="5943600" cy="1390650"/>
            <wp:effectExtent l="0" t="0" r="0" b="0"/>
            <wp:docPr id="2" name="Picture 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it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CC63E65" w14:textId="77777777" w:rsidR="004E2E36" w:rsidRDefault="004E2E36" w:rsidP="00B4129E">
      <w:pPr>
        <w:pStyle w:val="NormalPACKT"/>
      </w:pPr>
      <w:r>
        <w:t>In the final step, </w:t>
      </w:r>
      <w:r w:rsidRPr="00C20916">
        <w:rPr>
          <w:rStyle w:val="ItalicsPACKT"/>
        </w:rPr>
        <w:t>step 10</w:t>
      </w:r>
      <w:r>
        <w:t>, you examine details about the </w:t>
      </w:r>
      <w:r w:rsidRPr="00C20916">
        <w:rPr>
          <w:rStyle w:val="CodeInTextPACKT"/>
        </w:rPr>
        <w:t>Reskit.Org</w:t>
      </w:r>
      <w:r>
        <w:t> domain, like this:</w:t>
      </w:r>
    </w:p>
    <w:p w14:paraId="6C548B25" w14:textId="1B10C35B" w:rsidR="004E2E36" w:rsidRDefault="004E2E36" w:rsidP="00B4129E">
      <w:pPr>
        <w:pStyle w:val="FigurePACKT"/>
      </w:pPr>
      <w:r>
        <w:rPr>
          <w:noProof/>
        </w:rPr>
        <w:drawing>
          <wp:inline distT="0" distB="0" distL="0" distR="0" wp14:anchorId="543057D9" wp14:editId="516B43B1">
            <wp:extent cx="5943600" cy="1250950"/>
            <wp:effectExtent l="0" t="0" r="0" b="6350"/>
            <wp:docPr id="1" name="Picture 1"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it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026AFE36" w14:textId="77777777" w:rsidR="004E2E36" w:rsidRPr="00C20916" w:rsidRDefault="004E2E36" w:rsidP="00C20916">
      <w:pPr>
        <w:pStyle w:val="Heading2"/>
      </w:pPr>
      <w:r w:rsidRPr="00C20916">
        <w:lastRenderedPageBreak/>
        <w:t>There's more...</w:t>
      </w:r>
    </w:p>
    <w:p w14:paraId="5DA70328" w14:textId="77777777" w:rsidR="004E2E36" w:rsidRDefault="004E2E36" w:rsidP="00B4129E">
      <w:pPr>
        <w:pStyle w:val="NormalPACKT"/>
      </w:pPr>
      <w:r>
        <w:t>In </w:t>
      </w:r>
      <w:r w:rsidRPr="00C20916">
        <w:rPr>
          <w:rStyle w:val="ItalicsPACKT"/>
        </w:rPr>
        <w:t>step 2</w:t>
      </w:r>
      <w:r>
        <w:t>, you create </w:t>
      </w:r>
      <w:r w:rsidRPr="00C20916">
        <w:rPr>
          <w:rStyle w:val="CodeInTextPACKT"/>
        </w:rPr>
        <w:t>DC1</w:t>
      </w:r>
      <w:r>
        <w:t> as the first domain controller in the </w:t>
      </w:r>
      <w:r w:rsidRPr="00C20916">
        <w:rPr>
          <w:rStyle w:val="CodeInTextPACKT"/>
        </w:rPr>
        <w:t>Reskit.Org</w:t>
      </w:r>
      <w:r>
        <w:t> forest. After the installation process completes, you must reboot </w:t>
      </w:r>
      <w:r w:rsidRPr="00C20916">
        <w:rPr>
          <w:rStyle w:val="CodeInTextPACKT"/>
        </w:rPr>
        <w:t>DC1</w:t>
      </w:r>
      <w:r>
        <w:t> before it can function as a DC, which you do in </w:t>
      </w:r>
      <w:r w:rsidRPr="00C20916">
        <w:rPr>
          <w:rStyle w:val="ItalicsPACKT"/>
        </w:rPr>
        <w:t>step 3</w:t>
      </w:r>
      <w:r>
        <w:t>.</w:t>
      </w:r>
    </w:p>
    <w:p w14:paraId="6B30EF72" w14:textId="2DC879E5" w:rsidR="004E2E36" w:rsidRDefault="004E2E36" w:rsidP="00B4129E">
      <w:pPr>
        <w:pStyle w:val="NormalPACKT"/>
      </w:pPr>
      <w:r>
        <w:t>In </w:t>
      </w:r>
      <w:r w:rsidRPr="00C20916">
        <w:rPr>
          <w:rStyle w:val="ItalicsPACKT"/>
        </w:rPr>
        <w:t>step 4</w:t>
      </w:r>
      <w:r>
        <w:t>, you examine the Root Directory Server Agent Service Entry or </w:t>
      </w:r>
      <w:proofErr w:type="spellStart"/>
      <w:r w:rsidRPr="00C20916">
        <w:rPr>
          <w:rStyle w:val="CodeInTextPACKT"/>
        </w:rPr>
        <w:t>RootDSE</w:t>
      </w:r>
      <w:proofErr w:type="spellEnd"/>
      <w:r>
        <w:t> in your domain. This entry, which is part of the LDAP standard as defined in RFC 2251 Section 3.4, enables an LDAP server to provide information about the capabilities of that server and the data that it contains to other LDAP servers and clients. This information is available without requiring any authentication. For more details on the </w:t>
      </w:r>
      <w:proofErr w:type="spellStart"/>
      <w:r w:rsidRPr="00C20916">
        <w:rPr>
          <w:rStyle w:val="CodeInTextPACKT"/>
        </w:rPr>
        <w:t>RootDSE</w:t>
      </w:r>
      <w:proofErr w:type="spellEnd"/>
      <w:r>
        <w:t> object and its attributes, see: </w:t>
      </w:r>
      <w:r w:rsidR="00E71379">
        <w:rPr>
          <w:rStyle w:val="URLPACKT0"/>
        </w:rPr>
        <w:fldChar w:fldCharType="begin"/>
      </w:r>
      <w:r w:rsidR="00E71379">
        <w:rPr>
          <w:rStyle w:val="URLPACKT0"/>
        </w:rPr>
        <w:instrText xml:space="preserve"> HYPERLINK "</w:instrText>
      </w:r>
      <w:r w:rsidR="00E71379" w:rsidRPr="00E71379">
        <w:rPr>
          <w:rStyle w:val="URLPACKT0"/>
        </w:rPr>
        <w:instrText>https://docs.microsoft.com/windows/desktop/adschema/rootdse</w:instrText>
      </w:r>
      <w:r w:rsidR="00E71379">
        <w:rPr>
          <w:rStyle w:val="URLPACKT0"/>
        </w:rPr>
        <w:instrText xml:space="preserve">" </w:instrText>
      </w:r>
      <w:r w:rsidR="00E71379">
        <w:rPr>
          <w:rStyle w:val="URLPACKT0"/>
        </w:rPr>
        <w:fldChar w:fldCharType="separate"/>
      </w:r>
      <w:r w:rsidR="00E71379" w:rsidRPr="00714143">
        <w:rPr>
          <w:rStyle w:val="Hyperlink"/>
          <w:rFonts w:ascii="Lucida Console" w:hAnsi="Lucida Console"/>
          <w:sz w:val="19"/>
          <w:szCs w:val="18"/>
        </w:rPr>
        <w:t>https://docs.microsoft.com/</w:t>
      </w:r>
      <w:del w:id="0" w:author="Siddhant" w:date="2020-09-22T13:02:00Z">
        <w:r w:rsidR="00E71379" w:rsidRPr="00714143" w:rsidDel="00E71379">
          <w:rPr>
            <w:rStyle w:val="Hyperlink"/>
            <w:rFonts w:ascii="Lucida Console" w:hAnsi="Lucida Console"/>
            <w:sz w:val="19"/>
            <w:szCs w:val="18"/>
          </w:rPr>
          <w:delText>en-us/</w:delText>
        </w:r>
      </w:del>
      <w:r w:rsidR="00E71379" w:rsidRPr="00714143">
        <w:rPr>
          <w:rStyle w:val="Hyperlink"/>
          <w:rFonts w:ascii="Lucida Console" w:hAnsi="Lucida Console"/>
          <w:sz w:val="19"/>
          <w:szCs w:val="18"/>
        </w:rPr>
        <w:t>windows/desktop/adschema/rootdse</w:t>
      </w:r>
      <w:r w:rsidR="00E71379">
        <w:rPr>
          <w:rStyle w:val="URLPACKT0"/>
        </w:rPr>
        <w:fldChar w:fldCharType="end"/>
      </w:r>
      <w:r>
        <w:t>.</w:t>
      </w:r>
    </w:p>
    <w:p w14:paraId="4F5ED80E" w14:textId="77777777" w:rsidR="004E2E36" w:rsidRDefault="004E2E36" w:rsidP="00B4129E">
      <w:pPr>
        <w:pStyle w:val="NormalPACKT"/>
      </w:pPr>
      <w:r>
        <w:t>In </w:t>
      </w:r>
      <w:r w:rsidRPr="00C20916">
        <w:rPr>
          <w:rStyle w:val="ItalicsPACKT"/>
        </w:rPr>
        <w:t>step 5</w:t>
      </w:r>
      <w:r>
        <w:t>, you checked for connectivity on ports </w:t>
      </w:r>
      <w:r w:rsidRPr="00C20916">
        <w:rPr>
          <w:rStyle w:val="CodeInTextPACKT"/>
        </w:rPr>
        <w:t>445</w:t>
      </w:r>
      <w:r>
        <w:t> and </w:t>
      </w:r>
      <w:r w:rsidRPr="00C20916">
        <w:rPr>
          <w:rStyle w:val="CodeInTextPACKT"/>
        </w:rPr>
        <w:t>389</w:t>
      </w:r>
      <w:r>
        <w:t>. With Windows Server 2019, port </w:t>
      </w:r>
      <w:r w:rsidRPr="00C20916">
        <w:rPr>
          <w:rStyle w:val="CodeInTextPACKT"/>
        </w:rPr>
        <w:t>445</w:t>
      </w:r>
      <w:r>
        <w:t> is used for SMB file sharing, while port </w:t>
      </w:r>
      <w:r w:rsidRPr="00C20916">
        <w:rPr>
          <w:rStyle w:val="CodeInTextPACKT"/>
        </w:rPr>
        <w:t>389</w:t>
      </w:r>
      <w:r>
        <w:t> is the port for LDAP. Domain-joined systems need access to these ports to access the domain controller for group policy details.</w:t>
      </w:r>
    </w:p>
    <w:p w14:paraId="049383CE" w14:textId="77777777" w:rsidR="004E2E36" w:rsidRDefault="004E2E36" w:rsidP="00B4129E">
      <w:pPr>
        <w:pStyle w:val="NormalPACKT"/>
      </w:pPr>
      <w:r>
        <w:t>After completing the installation of AD on </w:t>
      </w:r>
      <w:r w:rsidRPr="00C20916">
        <w:rPr>
          <w:rStyle w:val="CodeInTextPACKT"/>
        </w:rPr>
        <w:t>DC2</w:t>
      </w:r>
      <w:r>
        <w:t>, you need to reboot </w:t>
      </w:r>
      <w:r w:rsidRPr="00C20916">
        <w:rPr>
          <w:rStyle w:val="CodeInTextPACKT"/>
        </w:rPr>
        <w:t>DC2</w:t>
      </w:r>
      <w:r>
        <w:t>, after which </w:t>
      </w:r>
      <w:r w:rsidRPr="00C20916">
        <w:rPr>
          <w:rStyle w:val="CodeInTextPACKT"/>
        </w:rPr>
        <w:t>DC2 </w:t>
      </w:r>
      <w:r>
        <w:t>is a second domain controller in the </w:t>
      </w:r>
      <w:r w:rsidRPr="00C20916">
        <w:rPr>
          <w:rStyle w:val="CodeInTextPACKT"/>
        </w:rPr>
        <w:t>Reskit.Org</w:t>
      </w:r>
      <w:r>
        <w:t> domain and is also a DNS server.</w:t>
      </w:r>
    </w:p>
    <w:p w14:paraId="4F1F84AF" w14:textId="77777777" w:rsidR="004E2E36" w:rsidRPr="00C20916" w:rsidRDefault="004E2E36" w:rsidP="00C20916">
      <w:pPr>
        <w:pStyle w:val="Heading1"/>
      </w:pPr>
      <w:r w:rsidRPr="00C20916">
        <w:t>Creating and managing AD users, groups, and computers</w:t>
      </w:r>
    </w:p>
    <w:p w14:paraId="0732114F" w14:textId="77777777" w:rsidR="004E2E36" w:rsidRDefault="004E2E36" w:rsidP="007B77EC">
      <w:pPr>
        <w:pStyle w:val="NormalPACKT"/>
      </w:pPr>
      <w:r>
        <w:t>Once you have created your forest/domain and your domain controllers, you can begin to manage the core objects in AD, namely, users, groups, and computers and </w:t>
      </w:r>
      <w:r w:rsidRPr="00E71379">
        <w:rPr>
          <w:rStyle w:val="KeyWordPACKT"/>
        </w:rPr>
        <w:t>organizational units</w:t>
      </w:r>
      <w:r>
        <w:t> (</w:t>
      </w:r>
      <w:r w:rsidRPr="00E71379">
        <w:rPr>
          <w:rStyle w:val="KeyWordPACKT"/>
        </w:rPr>
        <w:t>OUs</w:t>
      </w:r>
      <w:r>
        <w:t>).</w:t>
      </w:r>
    </w:p>
    <w:p w14:paraId="26CEAE1C" w14:textId="77777777" w:rsidR="004E2E36" w:rsidRDefault="004E2E36" w:rsidP="007B77EC">
      <w:pPr>
        <w:pStyle w:val="NormalPACKT"/>
      </w:pPr>
      <w:r>
        <w:t>User and computer accounts identify a specific user or computer. These objects are used to enable the computer and the user to log on securely. Groups enable you to collect users into a single (group) account that simplifies the setting up of access controls on resources such as files or file shares. OUs enable you to partition users, computers, and groups into separate containers.</w:t>
      </w:r>
    </w:p>
    <w:p w14:paraId="61FA3AAB" w14:textId="77777777" w:rsidR="004E2E36" w:rsidRDefault="004E2E36" w:rsidP="007B77EC">
      <w:pPr>
        <w:pStyle w:val="NormalPACKT"/>
      </w:pPr>
      <w:r>
        <w:t>OUs serve two important roles in your AD. The first is role delegation. You can delegate the management of any OU (and child OUs) to be carried out by different groups. For example, you could create a top-level OU called </w:t>
      </w:r>
      <w:r w:rsidRPr="00C20916">
        <w:rPr>
          <w:rStyle w:val="CodeInTextPACKT"/>
        </w:rPr>
        <w:t>UK</w:t>
      </w:r>
      <w:r>
        <w:t> in the </w:t>
      </w:r>
      <w:r w:rsidRPr="00C20916">
        <w:rPr>
          <w:rStyle w:val="CodeInTextPACKT"/>
        </w:rPr>
        <w:t>Reskit.Org</w:t>
      </w:r>
      <w:r>
        <w:t> domain. You could then delegate permissions to the objects in this OU to a group, such as </w:t>
      </w:r>
      <w:proofErr w:type="spellStart"/>
      <w:r w:rsidRPr="00C20916">
        <w:rPr>
          <w:rStyle w:val="CodeInTextPACKT"/>
        </w:rPr>
        <w:t>UKAdmins</w:t>
      </w:r>
      <w:proofErr w:type="spellEnd"/>
      <w:r w:rsidRPr="00C20916">
        <w:rPr>
          <w:rStyle w:val="CodeInTextPACKT"/>
        </w:rPr>
        <w:t>,</w:t>
      </w:r>
      <w:r>
        <w:t> enabling a member of that group to manage AD objects in and below the UK OU. Another OU, for example </w:t>
      </w:r>
      <w:r w:rsidRPr="00C20916">
        <w:rPr>
          <w:rStyle w:val="CodeInTextPACKT"/>
        </w:rPr>
        <w:t>NA,</w:t>
      </w:r>
      <w:r>
        <w:t> could be delegated to a separate group, such as the North America Admins group (for example, </w:t>
      </w:r>
      <w:proofErr w:type="spellStart"/>
      <w:r w:rsidRPr="00C20916">
        <w:rPr>
          <w:rStyle w:val="CodeInTextPACKT"/>
        </w:rPr>
        <w:t>NAAdmins</w:t>
      </w:r>
      <w:proofErr w:type="spellEnd"/>
      <w:r>
        <w:t>). This enables you to delegate management.</w:t>
      </w:r>
    </w:p>
    <w:p w14:paraId="57A98B6F" w14:textId="77777777" w:rsidR="004E2E36" w:rsidRDefault="004E2E36" w:rsidP="007B77EC">
      <w:pPr>
        <w:pStyle w:val="NormalPACKT"/>
      </w:pPr>
      <w:r>
        <w:t>The second role played by OUs is to act as a target for group policy objects. You could create a group policy object for the IT team and apply it to the </w:t>
      </w:r>
      <w:r w:rsidRPr="00C20916">
        <w:rPr>
          <w:rStyle w:val="CodeInTextPACKT"/>
        </w:rPr>
        <w:t>IT</w:t>
      </w:r>
      <w:r>
        <w:t> OU. You could create a separate OU and create GPOs that apply to only the computer and user objects in that OU. Thus, each user and computer in a given OU are configured based on the GPO.</w:t>
      </w:r>
    </w:p>
    <w:p w14:paraId="1E570EF2" w14:textId="77777777" w:rsidR="004E2E36" w:rsidRDefault="004E2E36" w:rsidP="007B77EC">
      <w:pPr>
        <w:pStyle w:val="NormalPACKT"/>
      </w:pPr>
      <w:r>
        <w:t>In this recipe, you create, update, and remove AD user objects as well as creating an OU and a security group, which you also populate. This recipe only creates and manages the AD objects. You assign a group policy in a later recipe, </w:t>
      </w:r>
      <w:r w:rsidRPr="00C20916">
        <w:rPr>
          <w:rStyle w:val="ItalicsPACKT"/>
        </w:rPr>
        <w:t>Creating a group policy object</w:t>
      </w:r>
      <w:r>
        <w:t>.</w:t>
      </w:r>
    </w:p>
    <w:p w14:paraId="0CE529CB" w14:textId="77777777" w:rsidR="004E2E36" w:rsidRDefault="004E2E36" w:rsidP="007B77EC">
      <w:pPr>
        <w:pStyle w:val="NormalPACKT"/>
      </w:pPr>
      <w:r>
        <w:t>This recipe creates objects that are used in other recipes in this book.</w:t>
      </w:r>
    </w:p>
    <w:p w14:paraId="4E80F5FC" w14:textId="77777777" w:rsidR="004E2E36" w:rsidRPr="00C20916" w:rsidRDefault="004E2E36" w:rsidP="007B77EC">
      <w:pPr>
        <w:pStyle w:val="NormalPACKT"/>
      </w:pPr>
      <w:r w:rsidRPr="00C20916">
        <w:t>Getting ready</w:t>
      </w:r>
    </w:p>
    <w:p w14:paraId="4469A8F3" w14:textId="77777777" w:rsidR="004E2E36" w:rsidRDefault="004E2E36" w:rsidP="007B77EC">
      <w:pPr>
        <w:pStyle w:val="NormalPACKT"/>
      </w:pPr>
      <w:r>
        <w:t>This recipe assumes you have the </w:t>
      </w:r>
      <w:r w:rsidRPr="00C20916">
        <w:rPr>
          <w:rStyle w:val="CodeInTextPACKT"/>
        </w:rPr>
        <w:t>Reskit.Org</w:t>
      </w:r>
      <w:r>
        <w:t> domain created, as performed in the </w:t>
      </w:r>
      <w:r w:rsidRPr="00C20916">
        <w:rPr>
          <w:rStyle w:val="ItalicsPACKT"/>
        </w:rPr>
        <w:t>Install Active Directory with DNS</w:t>
      </w:r>
      <w:r>
        <w:t> recipe, and you have two working domain controllers (</w:t>
      </w:r>
      <w:r w:rsidRPr="00C20916">
        <w:rPr>
          <w:rStyle w:val="CodeInTextPACKT"/>
        </w:rPr>
        <w:t>DC1</w:t>
      </w:r>
      <w:r>
        <w:t> and </w:t>
      </w:r>
      <w:r w:rsidRPr="00C20916">
        <w:rPr>
          <w:rStyle w:val="CodeInTextPACKT"/>
        </w:rPr>
        <w:t>DC2</w:t>
      </w:r>
      <w:r>
        <w:t>).</w:t>
      </w:r>
    </w:p>
    <w:p w14:paraId="24835B67" w14:textId="77777777" w:rsidR="004E2E36" w:rsidRDefault="004E2E36" w:rsidP="007B77EC">
      <w:pPr>
        <w:pStyle w:val="NormalPACKT"/>
      </w:pPr>
      <w:r>
        <w:t>Run this recipe to create and manage OUs, users, computers, and groups on </w:t>
      </w:r>
      <w:r w:rsidRPr="00C20916">
        <w:rPr>
          <w:rStyle w:val="CodeInTextPACKT"/>
        </w:rPr>
        <w:t>DC1</w:t>
      </w:r>
      <w:r>
        <w:t>. Once you have created the various objects in this recipe on one DC, AD replication replicates those updates to the other DC, </w:t>
      </w:r>
      <w:r w:rsidRPr="00C20916">
        <w:rPr>
          <w:rStyle w:val="CodeInTextPACKT"/>
        </w:rPr>
        <w:t>DC2</w:t>
      </w:r>
      <w:r>
        <w:t>.</w:t>
      </w:r>
    </w:p>
    <w:p w14:paraId="5E565230" w14:textId="77777777" w:rsidR="004E2E36" w:rsidRPr="00C20916" w:rsidRDefault="004E2E36" w:rsidP="00C20916">
      <w:pPr>
        <w:pStyle w:val="Heading2"/>
      </w:pPr>
      <w:r w:rsidRPr="00C20916">
        <w:lastRenderedPageBreak/>
        <w:t>How to do it...</w:t>
      </w:r>
    </w:p>
    <w:p w14:paraId="309BD820" w14:textId="77777777" w:rsidR="004E2E36" w:rsidRDefault="004E2E36" w:rsidP="007B77EC">
      <w:pPr>
        <w:pStyle w:val="NumberedBulletPACKT"/>
        <w:numPr>
          <w:ilvl w:val="0"/>
          <w:numId w:val="9"/>
        </w:numPr>
      </w:pPr>
      <w:r>
        <w:t>Create a hash table for general user attributes:</w:t>
      </w:r>
    </w:p>
    <w:p w14:paraId="65BF118C" w14:textId="77777777" w:rsidR="004E2E36" w:rsidRDefault="004E2E36" w:rsidP="00C20916">
      <w:pPr>
        <w:pStyle w:val="CodeWithinBulletsEndPACKT"/>
      </w:pPr>
      <w:r>
        <w:t>$PW = 'Pa$$w0rd'</w:t>
      </w:r>
    </w:p>
    <w:p w14:paraId="6E112476" w14:textId="77777777" w:rsidR="004E2E36" w:rsidRDefault="004E2E36" w:rsidP="00C20916">
      <w:pPr>
        <w:pStyle w:val="CodeWithinBulletsEndPACKT"/>
      </w:pPr>
      <w:r>
        <w:t xml:space="preserve">$PSS = </w:t>
      </w:r>
      <w:proofErr w:type="spellStart"/>
      <w:r>
        <w:t>ConvertTo-SecureString</w:t>
      </w:r>
      <w:proofErr w:type="spellEnd"/>
      <w:r>
        <w:t xml:space="preserve"> -String $PW -</w:t>
      </w:r>
      <w:proofErr w:type="spellStart"/>
      <w:r>
        <w:t>AsPlainText</w:t>
      </w:r>
      <w:proofErr w:type="spellEnd"/>
      <w:r>
        <w:t xml:space="preserve"> -Force</w:t>
      </w:r>
    </w:p>
    <w:p w14:paraId="22B0C5B2" w14:textId="77777777" w:rsidR="004E2E36" w:rsidRDefault="004E2E36" w:rsidP="00C20916">
      <w:pPr>
        <w:pStyle w:val="CodeWithinBulletsEndPACKT"/>
      </w:pPr>
      <w:r>
        <w:t>$</w:t>
      </w:r>
      <w:proofErr w:type="spellStart"/>
      <w:r>
        <w:t>NewUserHT</w:t>
      </w:r>
      <w:proofErr w:type="spellEnd"/>
      <w:r>
        <w:t xml:space="preserve"> = </w:t>
      </w:r>
      <w:proofErr w:type="gramStart"/>
      <w:r>
        <w:t>@{</w:t>
      </w:r>
      <w:proofErr w:type="gramEnd"/>
      <w:r>
        <w:t>}</w:t>
      </w:r>
    </w:p>
    <w:p w14:paraId="729CF6D5" w14:textId="77777777" w:rsidR="004E2E36" w:rsidRDefault="004E2E36" w:rsidP="00C20916">
      <w:pPr>
        <w:pStyle w:val="CodeWithinBulletsEndPACKT"/>
      </w:pPr>
      <w:r>
        <w:t>$</w:t>
      </w:r>
      <w:proofErr w:type="spellStart"/>
      <w:r>
        <w:t>NewUserHT.AccountPassword</w:t>
      </w:r>
      <w:proofErr w:type="spellEnd"/>
      <w:r>
        <w:t xml:space="preserve">       = $PSS</w:t>
      </w:r>
    </w:p>
    <w:p w14:paraId="0AB639ED" w14:textId="77777777" w:rsidR="004E2E36" w:rsidRDefault="004E2E36" w:rsidP="00C20916">
      <w:pPr>
        <w:pStyle w:val="CodeWithinBulletsEndPACKT"/>
      </w:pPr>
      <w:r>
        <w:t>$</w:t>
      </w:r>
      <w:proofErr w:type="spellStart"/>
      <w:r>
        <w:t>NewUserHT.Enabled</w:t>
      </w:r>
      <w:proofErr w:type="spellEnd"/>
      <w:r>
        <w:t xml:space="preserve">               = $true</w:t>
      </w:r>
    </w:p>
    <w:p w14:paraId="0BD8E5FC" w14:textId="77777777" w:rsidR="004E2E36" w:rsidRDefault="004E2E36" w:rsidP="00C20916">
      <w:pPr>
        <w:pStyle w:val="CodeWithinBulletsEndPACKT"/>
      </w:pPr>
      <w:proofErr w:type="gramStart"/>
      <w:r>
        <w:t>$</w:t>
      </w:r>
      <w:proofErr w:type="spellStart"/>
      <w:r>
        <w:t>NewUserHT.PasswordNeverExpires</w:t>
      </w:r>
      <w:proofErr w:type="spellEnd"/>
      <w:r>
        <w:t xml:space="preserve">  =</w:t>
      </w:r>
      <w:proofErr w:type="gramEnd"/>
      <w:r>
        <w:t xml:space="preserve"> $true</w:t>
      </w:r>
    </w:p>
    <w:p w14:paraId="1AFBA075" w14:textId="77777777" w:rsidR="004E2E36" w:rsidRDefault="004E2E36" w:rsidP="00C20916">
      <w:pPr>
        <w:pStyle w:val="CodeWithinBulletsEndPACKT"/>
      </w:pPr>
      <w:r>
        <w:t>$</w:t>
      </w:r>
      <w:proofErr w:type="spellStart"/>
      <w:r>
        <w:t>NewUserHT.ChangePasswordAtLogon</w:t>
      </w:r>
      <w:proofErr w:type="spellEnd"/>
      <w:r>
        <w:t xml:space="preserve"> = $false</w:t>
      </w:r>
    </w:p>
    <w:p w14:paraId="42476CEA" w14:textId="77777777" w:rsidR="004E2E36" w:rsidRDefault="004E2E36" w:rsidP="007B77EC">
      <w:pPr>
        <w:pStyle w:val="NumberedBulletPACKT"/>
      </w:pPr>
      <w:r>
        <w:t>Create two new users, utilizing the hash table created in the previous step:</w:t>
      </w:r>
    </w:p>
    <w:p w14:paraId="492A20A1" w14:textId="77777777" w:rsidR="004E2E36" w:rsidRDefault="004E2E36" w:rsidP="00C20916">
      <w:pPr>
        <w:pStyle w:val="CodeWithinBulletsEndPACKT"/>
      </w:pPr>
      <w:r>
        <w:t xml:space="preserve"># Create the first user </w:t>
      </w:r>
      <w:proofErr w:type="spellStart"/>
      <w:r>
        <w:t>ThomasL</w:t>
      </w:r>
      <w:proofErr w:type="spellEnd"/>
    </w:p>
    <w:p w14:paraId="70328F3C" w14:textId="77777777" w:rsidR="004E2E36" w:rsidRDefault="004E2E36" w:rsidP="00C20916">
      <w:pPr>
        <w:pStyle w:val="CodeWithinBulletsEndPACKT"/>
      </w:pPr>
      <w:r>
        <w:t>$</w:t>
      </w:r>
      <w:proofErr w:type="spellStart"/>
      <w:r>
        <w:t>NewUserHT.SamAccountName</w:t>
      </w:r>
      <w:proofErr w:type="spellEnd"/>
      <w:r>
        <w:t xml:space="preserve">    = '</w:t>
      </w:r>
      <w:proofErr w:type="spellStart"/>
      <w:r>
        <w:t>ThomasL</w:t>
      </w:r>
      <w:proofErr w:type="spellEnd"/>
      <w:r>
        <w:t>'</w:t>
      </w:r>
    </w:p>
    <w:p w14:paraId="5EADED53" w14:textId="77777777" w:rsidR="004E2E36" w:rsidRDefault="004E2E36" w:rsidP="00C20916">
      <w:pPr>
        <w:pStyle w:val="CodeWithinBulletsEndPACKT"/>
      </w:pPr>
      <w:r>
        <w:t>$</w:t>
      </w:r>
      <w:proofErr w:type="spellStart"/>
      <w:r>
        <w:t>NewUserHT.UserPrincipalName</w:t>
      </w:r>
      <w:proofErr w:type="spellEnd"/>
      <w:r>
        <w:t xml:space="preserve"> = 'thomasL@reskit.org'</w:t>
      </w:r>
    </w:p>
    <w:p w14:paraId="51768528" w14:textId="77777777" w:rsidR="004E2E36" w:rsidRDefault="004E2E36" w:rsidP="00C20916">
      <w:pPr>
        <w:pStyle w:val="CodeWithinBulletsEndPACKT"/>
      </w:pPr>
      <w:r>
        <w:t>$</w:t>
      </w:r>
      <w:proofErr w:type="spellStart"/>
      <w:r>
        <w:t>NewUserHT.Name</w:t>
      </w:r>
      <w:proofErr w:type="spellEnd"/>
      <w:r>
        <w:t xml:space="preserve">              = '</w:t>
      </w:r>
      <w:proofErr w:type="spellStart"/>
      <w:r>
        <w:t>ThomasL</w:t>
      </w:r>
      <w:proofErr w:type="spellEnd"/>
      <w:r>
        <w:t>'</w:t>
      </w:r>
    </w:p>
    <w:p w14:paraId="4ADF40F9" w14:textId="77777777" w:rsidR="004E2E36" w:rsidRDefault="004E2E36" w:rsidP="00C20916">
      <w:pPr>
        <w:pStyle w:val="CodeWithinBulletsEndPACKT"/>
      </w:pPr>
      <w:r>
        <w:t>$</w:t>
      </w:r>
      <w:proofErr w:type="spellStart"/>
      <w:r>
        <w:t>NewUserHT.DisplayName</w:t>
      </w:r>
      <w:proofErr w:type="spellEnd"/>
      <w:r>
        <w:t xml:space="preserve">       = 'Thomas Lee (IT)'</w:t>
      </w:r>
    </w:p>
    <w:p w14:paraId="71CC6A71" w14:textId="77777777" w:rsidR="004E2E36" w:rsidRDefault="004E2E36" w:rsidP="00C20916">
      <w:pPr>
        <w:pStyle w:val="CodeWithinBulletsEndPACKT"/>
      </w:pPr>
      <w:r>
        <w:t>New-</w:t>
      </w:r>
      <w:proofErr w:type="spellStart"/>
      <w:r>
        <w:t>ADUser</w:t>
      </w:r>
      <w:proofErr w:type="spellEnd"/>
      <w:r>
        <w:t xml:space="preserve"> @NewUserHT</w:t>
      </w:r>
    </w:p>
    <w:p w14:paraId="4A1C7706" w14:textId="77777777" w:rsidR="004E2E36" w:rsidRDefault="004E2E36" w:rsidP="00C20916">
      <w:pPr>
        <w:pStyle w:val="CodeWithinBulletsEndPACKT"/>
      </w:pPr>
    </w:p>
    <w:p w14:paraId="410EF254" w14:textId="77777777" w:rsidR="004E2E36" w:rsidRDefault="004E2E36" w:rsidP="00C20916">
      <w:pPr>
        <w:pStyle w:val="CodeWithinBulletsEndPACKT"/>
      </w:pPr>
      <w:r>
        <w:t># Create a second user RLT</w:t>
      </w:r>
    </w:p>
    <w:p w14:paraId="75734F7D" w14:textId="77777777" w:rsidR="004E2E36" w:rsidRDefault="004E2E36" w:rsidP="00C20916">
      <w:pPr>
        <w:pStyle w:val="CodeWithinBulletsEndPACKT"/>
      </w:pPr>
      <w:r>
        <w:t>$</w:t>
      </w:r>
      <w:proofErr w:type="spellStart"/>
      <w:r>
        <w:t>NewUserHT.SamAccountName</w:t>
      </w:r>
      <w:proofErr w:type="spellEnd"/>
      <w:r>
        <w:t xml:space="preserve">    = 'RLT'</w:t>
      </w:r>
    </w:p>
    <w:p w14:paraId="63BD597B" w14:textId="77777777" w:rsidR="004E2E36" w:rsidRDefault="004E2E36" w:rsidP="00C20916">
      <w:pPr>
        <w:pStyle w:val="CodeWithinBulletsEndPACKT"/>
      </w:pPr>
      <w:r>
        <w:t>$</w:t>
      </w:r>
      <w:proofErr w:type="spellStart"/>
      <w:r>
        <w:t>NewUserHT.UserPrincipalName</w:t>
      </w:r>
      <w:proofErr w:type="spellEnd"/>
      <w:r>
        <w:t xml:space="preserve"> = 'rlt@reskit.org'</w:t>
      </w:r>
    </w:p>
    <w:p w14:paraId="721EB340" w14:textId="77777777" w:rsidR="004E2E36" w:rsidRDefault="004E2E36" w:rsidP="00C20916">
      <w:pPr>
        <w:pStyle w:val="CodeWithinBulletsEndPACKT"/>
      </w:pPr>
      <w:r>
        <w:t>$</w:t>
      </w:r>
      <w:proofErr w:type="spellStart"/>
      <w:r>
        <w:t>NewUserHT.Name</w:t>
      </w:r>
      <w:proofErr w:type="spellEnd"/>
      <w:r>
        <w:t xml:space="preserve">              = 'Rebecca Tanner'</w:t>
      </w:r>
    </w:p>
    <w:p w14:paraId="1ECF89D9" w14:textId="77777777" w:rsidR="004E2E36" w:rsidRDefault="004E2E36" w:rsidP="00C20916">
      <w:pPr>
        <w:pStyle w:val="CodeWithinBulletsEndPACKT"/>
      </w:pPr>
      <w:r>
        <w:t>$</w:t>
      </w:r>
      <w:proofErr w:type="spellStart"/>
      <w:r>
        <w:t>NewUserHT.DisplayName</w:t>
      </w:r>
      <w:proofErr w:type="spellEnd"/>
      <w:r>
        <w:t xml:space="preserve">       = 'Rebecca Tanner (IT)'</w:t>
      </w:r>
    </w:p>
    <w:p w14:paraId="1AE81D61" w14:textId="77777777" w:rsidR="004E2E36" w:rsidRDefault="004E2E36" w:rsidP="00C20916">
      <w:pPr>
        <w:pStyle w:val="CodeWithinBulletsEndPACKT"/>
      </w:pPr>
      <w:r>
        <w:t>New-</w:t>
      </w:r>
      <w:proofErr w:type="spellStart"/>
      <w:r>
        <w:t>ADUser</w:t>
      </w:r>
      <w:proofErr w:type="spellEnd"/>
      <w:r>
        <w:t xml:space="preserve"> @NewUserHT</w:t>
      </w:r>
    </w:p>
    <w:p w14:paraId="55BBDA05" w14:textId="77777777" w:rsidR="004E2E36" w:rsidRDefault="004E2E36" w:rsidP="007B77EC">
      <w:pPr>
        <w:pStyle w:val="NumberedBulletPACKT"/>
      </w:pPr>
      <w:r>
        <w:t>Create an OU and move users into it:</w:t>
      </w:r>
    </w:p>
    <w:p w14:paraId="22A7CC1B" w14:textId="77777777" w:rsidR="004E2E36" w:rsidRDefault="004E2E36" w:rsidP="00C20916">
      <w:pPr>
        <w:pStyle w:val="CodeWithinBulletsEndPACKT"/>
      </w:pPr>
      <w:r>
        <w:t xml:space="preserve">$OUHT = </w:t>
      </w:r>
      <w:proofErr w:type="gramStart"/>
      <w:r>
        <w:t>@{</w:t>
      </w:r>
      <w:proofErr w:type="gramEnd"/>
    </w:p>
    <w:p w14:paraId="1A4DFCEE" w14:textId="77777777" w:rsidR="004E2E36" w:rsidRDefault="004E2E36" w:rsidP="00C20916">
      <w:pPr>
        <w:pStyle w:val="CodeWithinBulletsEndPACKT"/>
      </w:pPr>
      <w:r>
        <w:t xml:space="preserve">    Name        = 'IT'</w:t>
      </w:r>
    </w:p>
    <w:p w14:paraId="3CECF720" w14:textId="77777777" w:rsidR="004E2E36" w:rsidRDefault="004E2E36" w:rsidP="00C20916">
      <w:pPr>
        <w:pStyle w:val="CodeWithinBulletsEndPACKT"/>
      </w:pPr>
      <w:r>
        <w:t xml:space="preserve">    DisplayName = '</w:t>
      </w:r>
      <w:proofErr w:type="spellStart"/>
      <w:r>
        <w:t>Reskit</w:t>
      </w:r>
      <w:proofErr w:type="spellEnd"/>
      <w:r>
        <w:t xml:space="preserve"> IT Team'</w:t>
      </w:r>
    </w:p>
    <w:p w14:paraId="69D15719" w14:textId="77777777" w:rsidR="004E2E36" w:rsidRDefault="004E2E36" w:rsidP="00C20916">
      <w:pPr>
        <w:pStyle w:val="CodeWithinBulletsEndPACKT"/>
      </w:pPr>
      <w:r>
        <w:t xml:space="preserve">    Path        = 'DC=</w:t>
      </w:r>
      <w:proofErr w:type="spellStart"/>
      <w:proofErr w:type="gramStart"/>
      <w:r>
        <w:t>Reskit,DC</w:t>
      </w:r>
      <w:proofErr w:type="spellEnd"/>
      <w:proofErr w:type="gramEnd"/>
      <w:r>
        <w:t>=Org'</w:t>
      </w:r>
    </w:p>
    <w:p w14:paraId="1F073712" w14:textId="77777777" w:rsidR="004E2E36" w:rsidRDefault="004E2E36" w:rsidP="00C20916">
      <w:pPr>
        <w:pStyle w:val="CodeWithinBulletsEndPACKT"/>
      </w:pPr>
      <w:r>
        <w:t>}</w:t>
      </w:r>
    </w:p>
    <w:p w14:paraId="72D870F9" w14:textId="77777777" w:rsidR="004E2E36" w:rsidRDefault="004E2E36" w:rsidP="00C20916">
      <w:pPr>
        <w:pStyle w:val="CodeWithinBulletsEndPACKT"/>
      </w:pPr>
      <w:r>
        <w:t>New-</w:t>
      </w:r>
      <w:proofErr w:type="spellStart"/>
      <w:r>
        <w:t>ADOrganizationalUnit</w:t>
      </w:r>
      <w:proofErr w:type="spellEnd"/>
      <w:r>
        <w:t xml:space="preserve"> @OUHT    # create the </w:t>
      </w:r>
      <w:proofErr w:type="spellStart"/>
      <w:r>
        <w:t>eOUI</w:t>
      </w:r>
      <w:proofErr w:type="spellEnd"/>
    </w:p>
    <w:p w14:paraId="7472EC93" w14:textId="77777777" w:rsidR="004E2E36" w:rsidRDefault="004E2E36" w:rsidP="00C20916">
      <w:pPr>
        <w:pStyle w:val="CodeWithinBulletsEndPACKT"/>
      </w:pPr>
      <w:r>
        <w:t xml:space="preserve">$MHT1 = </w:t>
      </w:r>
      <w:proofErr w:type="gramStart"/>
      <w:r>
        <w:t>@{</w:t>
      </w:r>
      <w:proofErr w:type="gramEnd"/>
    </w:p>
    <w:p w14:paraId="77EAC7CC" w14:textId="77777777" w:rsidR="004E2E36" w:rsidRDefault="004E2E36" w:rsidP="00C20916">
      <w:pPr>
        <w:pStyle w:val="CodeWithinBulletsEndPACKT"/>
      </w:pPr>
      <w:r>
        <w:t xml:space="preserve">    Identity   = 'CN=</w:t>
      </w:r>
      <w:proofErr w:type="spellStart"/>
      <w:proofErr w:type="gramStart"/>
      <w:r>
        <w:t>ThomasL,CN</w:t>
      </w:r>
      <w:proofErr w:type="spellEnd"/>
      <w:proofErr w:type="gramEnd"/>
      <w:r>
        <w:t>=</w:t>
      </w:r>
      <w:proofErr w:type="spellStart"/>
      <w:r>
        <w:t>Users,DC</w:t>
      </w:r>
      <w:proofErr w:type="spellEnd"/>
      <w:r>
        <w:t>=</w:t>
      </w:r>
      <w:proofErr w:type="spellStart"/>
      <w:r>
        <w:t>Reskit,DC</w:t>
      </w:r>
      <w:proofErr w:type="spellEnd"/>
      <w:r>
        <w:t>=ORG'</w:t>
      </w:r>
    </w:p>
    <w:p w14:paraId="04FFDBD1" w14:textId="77777777" w:rsidR="004E2E36" w:rsidRDefault="004E2E36" w:rsidP="00C20916">
      <w:pPr>
        <w:pStyle w:val="CodeWithinBulletsEndPACKT"/>
      </w:pPr>
      <w:r>
        <w:t xml:space="preserve">    </w:t>
      </w:r>
      <w:proofErr w:type="spellStart"/>
      <w:r>
        <w:t>TargetPath</w:t>
      </w:r>
      <w:proofErr w:type="spellEnd"/>
      <w:r>
        <w:t xml:space="preserve"> = 'OU=</w:t>
      </w:r>
      <w:proofErr w:type="gramStart"/>
      <w:r>
        <w:t>IT,DC</w:t>
      </w:r>
      <w:proofErr w:type="gramEnd"/>
      <w:r>
        <w:t>=</w:t>
      </w:r>
      <w:proofErr w:type="spellStart"/>
      <w:r>
        <w:t>Reskit,DC</w:t>
      </w:r>
      <w:proofErr w:type="spellEnd"/>
      <w:r>
        <w:t>=Org'</w:t>
      </w:r>
    </w:p>
    <w:p w14:paraId="66A09A65" w14:textId="77777777" w:rsidR="004E2E36" w:rsidRDefault="004E2E36" w:rsidP="00C20916">
      <w:pPr>
        <w:pStyle w:val="CodeWithinBulletsEndPACKT"/>
      </w:pPr>
      <w:r>
        <w:t>}</w:t>
      </w:r>
    </w:p>
    <w:p w14:paraId="3A4FFABF" w14:textId="77777777" w:rsidR="004E2E36" w:rsidRDefault="004E2E36" w:rsidP="00C20916">
      <w:pPr>
        <w:pStyle w:val="CodeWithinBulletsEndPACKT"/>
      </w:pPr>
      <w:r>
        <w:t>Move-</w:t>
      </w:r>
      <w:proofErr w:type="spellStart"/>
      <w:r>
        <w:t>ADObject</w:t>
      </w:r>
      <w:proofErr w:type="spellEnd"/>
      <w:r>
        <w:t xml:space="preserve"> @MHT1               # move </w:t>
      </w:r>
      <w:proofErr w:type="spellStart"/>
      <w:r>
        <w:t>ThomasL</w:t>
      </w:r>
      <w:proofErr w:type="spellEnd"/>
      <w:r>
        <w:t xml:space="preserve"> into OU</w:t>
      </w:r>
    </w:p>
    <w:p w14:paraId="29533400" w14:textId="77777777" w:rsidR="004E2E36" w:rsidRDefault="004E2E36" w:rsidP="00C20916">
      <w:pPr>
        <w:pStyle w:val="CodeWithinBulletsEndPACKT"/>
      </w:pPr>
      <w:r>
        <w:t xml:space="preserve">$MHT2 = </w:t>
      </w:r>
      <w:proofErr w:type="gramStart"/>
      <w:r>
        <w:t>@{</w:t>
      </w:r>
      <w:proofErr w:type="gramEnd"/>
    </w:p>
    <w:p w14:paraId="77FEA9D5" w14:textId="77777777" w:rsidR="004E2E36" w:rsidRDefault="004E2E36" w:rsidP="00C20916">
      <w:pPr>
        <w:pStyle w:val="CodeWithinBulletsEndPACKT"/>
      </w:pPr>
      <w:r>
        <w:t xml:space="preserve">    Identity = 'CN=Rebecca </w:t>
      </w:r>
      <w:proofErr w:type="spellStart"/>
      <w:proofErr w:type="gramStart"/>
      <w:r>
        <w:t>Tanner,CN</w:t>
      </w:r>
      <w:proofErr w:type="spellEnd"/>
      <w:proofErr w:type="gramEnd"/>
      <w:r>
        <w:t>=</w:t>
      </w:r>
      <w:proofErr w:type="spellStart"/>
      <w:r>
        <w:t>Users,DC</w:t>
      </w:r>
      <w:proofErr w:type="spellEnd"/>
      <w:r>
        <w:t>=</w:t>
      </w:r>
      <w:proofErr w:type="spellStart"/>
      <w:r>
        <w:t>Reskit,DC</w:t>
      </w:r>
      <w:proofErr w:type="spellEnd"/>
      <w:r>
        <w:t>=ORG'</w:t>
      </w:r>
    </w:p>
    <w:p w14:paraId="7FC6354E" w14:textId="77777777" w:rsidR="004E2E36" w:rsidRDefault="004E2E36" w:rsidP="00C20916">
      <w:pPr>
        <w:pStyle w:val="CodeWithinBulletsEndPACKT"/>
      </w:pPr>
      <w:r>
        <w:t xml:space="preserve">    </w:t>
      </w:r>
      <w:proofErr w:type="spellStart"/>
      <w:r>
        <w:t>TargetPath</w:t>
      </w:r>
      <w:proofErr w:type="spellEnd"/>
      <w:r>
        <w:t xml:space="preserve"> = 'OU=</w:t>
      </w:r>
      <w:proofErr w:type="gramStart"/>
      <w:r>
        <w:t>IT,DC</w:t>
      </w:r>
      <w:proofErr w:type="gramEnd"/>
      <w:r>
        <w:t>=</w:t>
      </w:r>
      <w:proofErr w:type="spellStart"/>
      <w:r>
        <w:t>Reskit,DC</w:t>
      </w:r>
      <w:proofErr w:type="spellEnd"/>
      <w:r>
        <w:t>=Org'</w:t>
      </w:r>
    </w:p>
    <w:p w14:paraId="71F7E4F3" w14:textId="77777777" w:rsidR="004E2E36" w:rsidRDefault="004E2E36" w:rsidP="00C20916">
      <w:pPr>
        <w:pStyle w:val="CodeWithinBulletsEndPACKT"/>
      </w:pPr>
      <w:r>
        <w:t>}</w:t>
      </w:r>
    </w:p>
    <w:p w14:paraId="4E17229B" w14:textId="77777777" w:rsidR="004E2E36" w:rsidRDefault="004E2E36" w:rsidP="00C20916">
      <w:pPr>
        <w:pStyle w:val="CodeWithinBulletsEndPACKT"/>
      </w:pPr>
      <w:r>
        <w:t>Move-</w:t>
      </w:r>
      <w:proofErr w:type="spellStart"/>
      <w:r>
        <w:t>ADObject</w:t>
      </w:r>
      <w:proofErr w:type="spellEnd"/>
      <w:r>
        <w:t xml:space="preserve"> @MHT2             # Move Rebecca into OU</w:t>
      </w:r>
    </w:p>
    <w:p w14:paraId="6897768A" w14:textId="77777777" w:rsidR="004E2E36" w:rsidRDefault="004E2E36" w:rsidP="007B77EC">
      <w:pPr>
        <w:pStyle w:val="NumberedBulletPACKT"/>
      </w:pPr>
      <w:r>
        <w:t>Create a third user directly in the IT OU:</w:t>
      </w:r>
    </w:p>
    <w:p w14:paraId="15AB6AFF" w14:textId="77777777" w:rsidR="004E2E36" w:rsidRDefault="004E2E36" w:rsidP="00C20916">
      <w:pPr>
        <w:pStyle w:val="CodeWithinBulletsEndPACKT"/>
      </w:pPr>
      <w:r>
        <w:lastRenderedPageBreak/>
        <w:t>$</w:t>
      </w:r>
      <w:proofErr w:type="spellStart"/>
      <w:r>
        <w:t>NewUserHT.SamAccountName</w:t>
      </w:r>
      <w:proofErr w:type="spellEnd"/>
      <w:r>
        <w:t xml:space="preserve">    = '</w:t>
      </w:r>
      <w:proofErr w:type="spellStart"/>
      <w:r>
        <w:t>JerryG</w:t>
      </w:r>
      <w:proofErr w:type="spellEnd"/>
      <w:r>
        <w:t>'</w:t>
      </w:r>
    </w:p>
    <w:p w14:paraId="6C346A76" w14:textId="77777777" w:rsidR="004E2E36" w:rsidRDefault="004E2E36" w:rsidP="00C20916">
      <w:pPr>
        <w:pStyle w:val="CodeWithinBulletsEndPACKT"/>
      </w:pPr>
      <w:r>
        <w:t>$</w:t>
      </w:r>
      <w:proofErr w:type="spellStart"/>
      <w:r>
        <w:t>NewUserHT.UserPrincipalName</w:t>
      </w:r>
      <w:proofErr w:type="spellEnd"/>
      <w:r>
        <w:t xml:space="preserve"> = 'jerryg@reskit.org'</w:t>
      </w:r>
    </w:p>
    <w:p w14:paraId="31E5290E" w14:textId="77777777" w:rsidR="004E2E36" w:rsidRDefault="004E2E36" w:rsidP="00C20916">
      <w:pPr>
        <w:pStyle w:val="CodeWithinBulletsEndPACKT"/>
      </w:pPr>
      <w:r>
        <w:t>$</w:t>
      </w:r>
      <w:proofErr w:type="spellStart"/>
      <w:r>
        <w:t>NewUserHT.Description</w:t>
      </w:r>
      <w:proofErr w:type="spellEnd"/>
      <w:r>
        <w:t xml:space="preserve">       = 'Virtualization Team'</w:t>
      </w:r>
    </w:p>
    <w:p w14:paraId="3F64BF0D" w14:textId="77777777" w:rsidR="004E2E36" w:rsidRDefault="004E2E36" w:rsidP="00C20916">
      <w:pPr>
        <w:pStyle w:val="CodeWithinBulletsEndPACKT"/>
      </w:pPr>
      <w:r>
        <w:t>$</w:t>
      </w:r>
      <w:proofErr w:type="spellStart"/>
      <w:r>
        <w:t>NewUserHT.Name</w:t>
      </w:r>
      <w:proofErr w:type="spellEnd"/>
      <w:r>
        <w:t xml:space="preserve">              = 'Jerry Garcia'</w:t>
      </w:r>
    </w:p>
    <w:p w14:paraId="17021BB5" w14:textId="77777777" w:rsidR="004E2E36" w:rsidRDefault="004E2E36" w:rsidP="00C20916">
      <w:pPr>
        <w:pStyle w:val="CodeWithinBulletsEndPACKT"/>
      </w:pPr>
      <w:r>
        <w:t>$</w:t>
      </w:r>
      <w:proofErr w:type="spellStart"/>
      <w:r>
        <w:t>NewUserHT.DisplayName</w:t>
      </w:r>
      <w:proofErr w:type="spellEnd"/>
      <w:r>
        <w:t xml:space="preserve">       = 'Jerry Garcia (IT)'</w:t>
      </w:r>
    </w:p>
    <w:p w14:paraId="46EDBB41" w14:textId="77777777" w:rsidR="004E2E36" w:rsidRDefault="004E2E36" w:rsidP="00C20916">
      <w:pPr>
        <w:pStyle w:val="CodeWithinBulletsEndPACKT"/>
      </w:pPr>
      <w:r>
        <w:t>$</w:t>
      </w:r>
      <w:proofErr w:type="spellStart"/>
      <w:r>
        <w:t>NewUserHT.Path</w:t>
      </w:r>
      <w:proofErr w:type="spellEnd"/>
      <w:r>
        <w:t xml:space="preserve">              = 'OU=</w:t>
      </w:r>
      <w:proofErr w:type="gramStart"/>
      <w:r>
        <w:t>IT,DC</w:t>
      </w:r>
      <w:proofErr w:type="gramEnd"/>
      <w:r>
        <w:t>=</w:t>
      </w:r>
      <w:proofErr w:type="spellStart"/>
      <w:r>
        <w:t>Reskit,DC</w:t>
      </w:r>
      <w:proofErr w:type="spellEnd"/>
      <w:r>
        <w:t>=Org'</w:t>
      </w:r>
    </w:p>
    <w:p w14:paraId="293597EA" w14:textId="77777777" w:rsidR="004E2E36" w:rsidRDefault="004E2E36" w:rsidP="00C20916">
      <w:pPr>
        <w:pStyle w:val="CodeWithinBulletsEndPACKT"/>
      </w:pPr>
      <w:r>
        <w:t>New-</w:t>
      </w:r>
      <w:proofErr w:type="spellStart"/>
      <w:r>
        <w:t>ADUser</w:t>
      </w:r>
      <w:proofErr w:type="spellEnd"/>
      <w:r>
        <w:t xml:space="preserve"> @NewUserHT</w:t>
      </w:r>
    </w:p>
    <w:p w14:paraId="0811A3AF" w14:textId="77777777" w:rsidR="004E2E36" w:rsidRDefault="004E2E36" w:rsidP="007B77EC">
      <w:pPr>
        <w:pStyle w:val="NumberedBulletPACKT"/>
      </w:pPr>
      <w:r>
        <w:t>Add two users who then are to be removed:</w:t>
      </w:r>
    </w:p>
    <w:p w14:paraId="27C1227A" w14:textId="77777777" w:rsidR="004E2E36" w:rsidRDefault="004E2E36" w:rsidP="00C20916">
      <w:pPr>
        <w:pStyle w:val="CodeWithinBulletsEndPACKT"/>
      </w:pPr>
      <w:r>
        <w:t>#   First user to be removed</w:t>
      </w:r>
    </w:p>
    <w:p w14:paraId="37547B1C" w14:textId="77777777" w:rsidR="004E2E36" w:rsidRDefault="004E2E36" w:rsidP="00C20916">
      <w:pPr>
        <w:pStyle w:val="CodeWithinBulletsEndPACKT"/>
      </w:pPr>
      <w:r>
        <w:t>$</w:t>
      </w:r>
      <w:proofErr w:type="spellStart"/>
      <w:r>
        <w:t>NewUserHT.SamAccountName</w:t>
      </w:r>
      <w:proofErr w:type="spellEnd"/>
      <w:r>
        <w:t xml:space="preserve">    = 'TBR1'</w:t>
      </w:r>
    </w:p>
    <w:p w14:paraId="3F03C461" w14:textId="77777777" w:rsidR="004E2E36" w:rsidRDefault="004E2E36" w:rsidP="00C20916">
      <w:pPr>
        <w:pStyle w:val="CodeWithinBulletsEndPACKT"/>
      </w:pPr>
      <w:r>
        <w:t>$</w:t>
      </w:r>
      <w:proofErr w:type="spellStart"/>
      <w:r>
        <w:t>NewUserHT.UserPrincipalName</w:t>
      </w:r>
      <w:proofErr w:type="spellEnd"/>
      <w:r>
        <w:t xml:space="preserve"> = 'tbr@reskit.org'</w:t>
      </w:r>
    </w:p>
    <w:p w14:paraId="0E918399" w14:textId="77777777" w:rsidR="004E2E36" w:rsidRDefault="004E2E36" w:rsidP="00C20916">
      <w:pPr>
        <w:pStyle w:val="CodeWithinBulletsEndPACKT"/>
      </w:pPr>
      <w:r>
        <w:t>$</w:t>
      </w:r>
      <w:proofErr w:type="spellStart"/>
      <w:r>
        <w:t>NewUserHT.Name</w:t>
      </w:r>
      <w:proofErr w:type="spellEnd"/>
      <w:r>
        <w:t xml:space="preserve">              = 'TBR1'</w:t>
      </w:r>
    </w:p>
    <w:p w14:paraId="7F724D8F" w14:textId="77777777" w:rsidR="004E2E36" w:rsidRDefault="004E2E36" w:rsidP="00C20916">
      <w:pPr>
        <w:pStyle w:val="CodeWithinBulletsEndPACKT"/>
      </w:pPr>
      <w:r>
        <w:t>$</w:t>
      </w:r>
      <w:proofErr w:type="spellStart"/>
      <w:r>
        <w:t>NewUserHT.DisplayName</w:t>
      </w:r>
      <w:proofErr w:type="spellEnd"/>
      <w:r>
        <w:t xml:space="preserve">       = 'User to be removed'</w:t>
      </w:r>
    </w:p>
    <w:p w14:paraId="5F166401" w14:textId="77777777" w:rsidR="004E2E36" w:rsidRDefault="004E2E36" w:rsidP="00C20916">
      <w:pPr>
        <w:pStyle w:val="CodeWithinBulletsEndPACKT"/>
      </w:pPr>
      <w:r>
        <w:t>$</w:t>
      </w:r>
      <w:proofErr w:type="spellStart"/>
      <w:r>
        <w:t>NewUserHT.Path</w:t>
      </w:r>
      <w:proofErr w:type="spellEnd"/>
      <w:r>
        <w:t xml:space="preserve">              = 'OU=</w:t>
      </w:r>
      <w:proofErr w:type="gramStart"/>
      <w:r>
        <w:t>IT,DC</w:t>
      </w:r>
      <w:proofErr w:type="gramEnd"/>
      <w:r>
        <w:t>=</w:t>
      </w:r>
      <w:proofErr w:type="spellStart"/>
      <w:r>
        <w:t>Reskit,DC</w:t>
      </w:r>
      <w:proofErr w:type="spellEnd"/>
      <w:r>
        <w:t>=Org'</w:t>
      </w:r>
    </w:p>
    <w:p w14:paraId="79075A58" w14:textId="77777777" w:rsidR="004E2E36" w:rsidRDefault="004E2E36" w:rsidP="00C20916">
      <w:pPr>
        <w:pStyle w:val="CodeWithinBulletsEndPACKT"/>
      </w:pPr>
      <w:r>
        <w:t>New-</w:t>
      </w:r>
      <w:proofErr w:type="spellStart"/>
      <w:r>
        <w:t>ADUser</w:t>
      </w:r>
      <w:proofErr w:type="spellEnd"/>
      <w:r>
        <w:t xml:space="preserve"> @NewUserHT</w:t>
      </w:r>
    </w:p>
    <w:p w14:paraId="2A21D5F6" w14:textId="77777777" w:rsidR="004E2E36" w:rsidRDefault="004E2E36" w:rsidP="00C20916">
      <w:pPr>
        <w:pStyle w:val="CodeWithinBulletsEndPACKT"/>
      </w:pPr>
    </w:p>
    <w:p w14:paraId="6F19F8BC" w14:textId="77777777" w:rsidR="004E2E36" w:rsidRDefault="004E2E36" w:rsidP="00C20916">
      <w:pPr>
        <w:pStyle w:val="CodeWithinBulletsEndPACKT"/>
      </w:pPr>
      <w:r>
        <w:t>#   Second user to be removed</w:t>
      </w:r>
    </w:p>
    <w:p w14:paraId="5268313E" w14:textId="77777777" w:rsidR="004E2E36" w:rsidRDefault="004E2E36" w:rsidP="00C20916">
      <w:pPr>
        <w:pStyle w:val="CodeWithinBulletsEndPACKT"/>
      </w:pPr>
      <w:r>
        <w:t>$</w:t>
      </w:r>
      <w:proofErr w:type="spellStart"/>
      <w:r>
        <w:t>NewUserHT.SamAccountName</w:t>
      </w:r>
      <w:proofErr w:type="spellEnd"/>
      <w:r>
        <w:t xml:space="preserve">     = 'TBR2'</w:t>
      </w:r>
    </w:p>
    <w:p w14:paraId="0235F590" w14:textId="77777777" w:rsidR="004E2E36" w:rsidRDefault="004E2E36" w:rsidP="00C20916">
      <w:pPr>
        <w:pStyle w:val="CodeWithinBulletsEndPACKT"/>
      </w:pPr>
      <w:proofErr w:type="gramStart"/>
      <w:r>
        <w:t>$</w:t>
      </w:r>
      <w:proofErr w:type="spellStart"/>
      <w:r>
        <w:t>NewUserHT.UserPrincipalName</w:t>
      </w:r>
      <w:proofErr w:type="spellEnd"/>
      <w:r>
        <w:t xml:space="preserve">  =</w:t>
      </w:r>
      <w:proofErr w:type="gramEnd"/>
      <w:r>
        <w:t xml:space="preserve"> 'tbr2@reskit.org'</w:t>
      </w:r>
    </w:p>
    <w:p w14:paraId="6B1A4736" w14:textId="77777777" w:rsidR="004E2E36" w:rsidRDefault="004E2E36" w:rsidP="00C20916">
      <w:pPr>
        <w:pStyle w:val="CodeWithinBulletsEndPACKT"/>
      </w:pPr>
      <w:r>
        <w:t>$</w:t>
      </w:r>
      <w:proofErr w:type="spellStart"/>
      <w:r>
        <w:t>NewUserHT.Name</w:t>
      </w:r>
      <w:proofErr w:type="spellEnd"/>
      <w:r>
        <w:t xml:space="preserve">               = 'TBR2'</w:t>
      </w:r>
    </w:p>
    <w:p w14:paraId="6A2AE1C5" w14:textId="77777777" w:rsidR="004E2E36" w:rsidRDefault="004E2E36" w:rsidP="00C20916">
      <w:pPr>
        <w:pStyle w:val="CodeWithinBulletsEndPACKT"/>
      </w:pPr>
      <w:r>
        <w:t>New-</w:t>
      </w:r>
      <w:proofErr w:type="spellStart"/>
      <w:r>
        <w:t>ADUser</w:t>
      </w:r>
      <w:proofErr w:type="spellEnd"/>
      <w:r>
        <w:t xml:space="preserve"> @NewUserHT</w:t>
      </w:r>
    </w:p>
    <w:p w14:paraId="0A243CC7" w14:textId="77777777" w:rsidR="004E2E36" w:rsidRDefault="004E2E36" w:rsidP="007B77EC">
      <w:pPr>
        <w:pStyle w:val="NumberedBulletPACKT"/>
      </w:pPr>
      <w:r>
        <w:t>View the users that exist so far:</w:t>
      </w:r>
    </w:p>
    <w:p w14:paraId="2B3C5B96" w14:textId="77777777" w:rsidR="004E2E36" w:rsidRDefault="004E2E36" w:rsidP="00C20916">
      <w:pPr>
        <w:pStyle w:val="CodeWithinBulletsEndPACKT"/>
      </w:pPr>
      <w:r>
        <w:t>Get-</w:t>
      </w:r>
      <w:proofErr w:type="spellStart"/>
      <w:r>
        <w:t>ADUser</w:t>
      </w:r>
      <w:proofErr w:type="spellEnd"/>
      <w:r>
        <w:t xml:space="preserve"> -Filter * -Property *| </w:t>
      </w:r>
    </w:p>
    <w:p w14:paraId="4592534C" w14:textId="77777777" w:rsidR="004E2E36" w:rsidRDefault="004E2E36" w:rsidP="00C20916">
      <w:pPr>
        <w:pStyle w:val="CodeWithinBulletsEndPACKT"/>
      </w:pPr>
      <w:r>
        <w:t xml:space="preserve">  Format-Table -Property Name, </w:t>
      </w:r>
      <w:proofErr w:type="spellStart"/>
      <w:r>
        <w:t>Displayname</w:t>
      </w:r>
      <w:proofErr w:type="spellEnd"/>
      <w:r>
        <w:t xml:space="preserve">, </w:t>
      </w:r>
      <w:proofErr w:type="spellStart"/>
      <w:r>
        <w:t>SamAccountName</w:t>
      </w:r>
      <w:proofErr w:type="spellEnd"/>
    </w:p>
    <w:p w14:paraId="1992613B" w14:textId="77777777" w:rsidR="004E2E36" w:rsidRDefault="004E2E36" w:rsidP="007B77EC">
      <w:pPr>
        <w:pStyle w:val="NumberedBulletPACKT"/>
      </w:pPr>
      <w:r>
        <w:t>Remove via a </w:t>
      </w:r>
      <w:r w:rsidRPr="00C20916">
        <w:rPr>
          <w:rStyle w:val="CodeInTextPACKT"/>
        </w:rPr>
        <w:t>Get</w:t>
      </w:r>
      <w:r>
        <w:t> | </w:t>
      </w:r>
      <w:r w:rsidRPr="00C20916">
        <w:rPr>
          <w:rStyle w:val="CodeInTextPACKT"/>
        </w:rPr>
        <w:t>Remove</w:t>
      </w:r>
      <w:r>
        <w:t> pattern:</w:t>
      </w:r>
    </w:p>
    <w:p w14:paraId="1FA8C703" w14:textId="77777777" w:rsidR="004E2E36" w:rsidRDefault="004E2E36" w:rsidP="00C20916">
      <w:pPr>
        <w:pStyle w:val="CodeWithinBulletsEndPACKT"/>
      </w:pPr>
      <w:r>
        <w:t>Get-</w:t>
      </w:r>
      <w:proofErr w:type="spellStart"/>
      <w:r>
        <w:t>ADUser</w:t>
      </w:r>
      <w:proofErr w:type="spellEnd"/>
      <w:r>
        <w:t xml:space="preserve"> -Identity 'CN=TBR</w:t>
      </w:r>
      <w:proofErr w:type="gramStart"/>
      <w:r>
        <w:t>1,OU</w:t>
      </w:r>
      <w:proofErr w:type="gramEnd"/>
      <w:r>
        <w:t>=IT,DC=</w:t>
      </w:r>
      <w:proofErr w:type="spellStart"/>
      <w:r>
        <w:t>Reskit,DC</w:t>
      </w:r>
      <w:proofErr w:type="spellEnd"/>
      <w:r>
        <w:t>=Org' |</w:t>
      </w:r>
    </w:p>
    <w:p w14:paraId="28E788DF" w14:textId="77777777" w:rsidR="004E2E36" w:rsidRDefault="004E2E36" w:rsidP="00C20916">
      <w:pPr>
        <w:pStyle w:val="CodeWithinBulletsEndPACKT"/>
      </w:pPr>
      <w:r>
        <w:t xml:space="preserve">  Remove-</w:t>
      </w:r>
      <w:proofErr w:type="spellStart"/>
      <w:r>
        <w:t>ADUser</w:t>
      </w:r>
      <w:proofErr w:type="spellEnd"/>
      <w:r>
        <w:t xml:space="preserve"> -</w:t>
      </w:r>
      <w:proofErr w:type="gramStart"/>
      <w:r>
        <w:t>Confirm:$</w:t>
      </w:r>
      <w:proofErr w:type="gramEnd"/>
      <w:r>
        <w:t>false</w:t>
      </w:r>
    </w:p>
    <w:p w14:paraId="557A9120" w14:textId="77777777" w:rsidR="004E2E36" w:rsidRDefault="004E2E36" w:rsidP="007B77EC">
      <w:pPr>
        <w:pStyle w:val="NumberedBulletPACKT"/>
      </w:pPr>
      <w:r>
        <w:t>Remove directly from the distinguished name:</w:t>
      </w:r>
    </w:p>
    <w:p w14:paraId="5A1E68B7" w14:textId="77777777" w:rsidR="004E2E36" w:rsidRDefault="004E2E36" w:rsidP="00C20916">
      <w:pPr>
        <w:pStyle w:val="CodeWithinBulletsEndPACKT"/>
      </w:pPr>
      <w:r>
        <w:t xml:space="preserve">$RUHT = </w:t>
      </w:r>
      <w:proofErr w:type="gramStart"/>
      <w:r>
        <w:t>@{</w:t>
      </w:r>
      <w:proofErr w:type="gramEnd"/>
    </w:p>
    <w:p w14:paraId="5BA42A7E" w14:textId="77777777" w:rsidR="004E2E36" w:rsidRDefault="004E2E36" w:rsidP="00C20916">
      <w:pPr>
        <w:pStyle w:val="CodeWithinBulletsEndPACKT"/>
      </w:pPr>
      <w:r>
        <w:t xml:space="preserve">  Identity = 'CN=TBR</w:t>
      </w:r>
      <w:proofErr w:type="gramStart"/>
      <w:r>
        <w:t>2,OU</w:t>
      </w:r>
      <w:proofErr w:type="gramEnd"/>
      <w:r>
        <w:t>=IT,DC=</w:t>
      </w:r>
      <w:proofErr w:type="spellStart"/>
      <w:r>
        <w:t>Reskit,DC</w:t>
      </w:r>
      <w:proofErr w:type="spellEnd"/>
      <w:r>
        <w:t>=Org'</w:t>
      </w:r>
    </w:p>
    <w:p w14:paraId="43FF00D6" w14:textId="77777777" w:rsidR="004E2E36" w:rsidRDefault="004E2E36" w:rsidP="00C20916">
      <w:pPr>
        <w:pStyle w:val="CodeWithinBulletsEndPACKT"/>
      </w:pPr>
      <w:r>
        <w:t xml:space="preserve">  </w:t>
      </w:r>
      <w:proofErr w:type="gramStart"/>
      <w:r>
        <w:t>Confirm  =</w:t>
      </w:r>
      <w:proofErr w:type="gramEnd"/>
      <w:r>
        <w:t xml:space="preserve"> $false</w:t>
      </w:r>
    </w:p>
    <w:p w14:paraId="28CFDC26" w14:textId="77777777" w:rsidR="004E2E36" w:rsidRDefault="004E2E36" w:rsidP="00C20916">
      <w:pPr>
        <w:pStyle w:val="CodeWithinBulletsEndPACKT"/>
      </w:pPr>
      <w:r>
        <w:t>}</w:t>
      </w:r>
    </w:p>
    <w:p w14:paraId="493D5F71" w14:textId="77777777" w:rsidR="004E2E36" w:rsidRDefault="004E2E36" w:rsidP="00C20916">
      <w:pPr>
        <w:pStyle w:val="CodeWithinBulletsEndPACKT"/>
      </w:pPr>
      <w:r>
        <w:t>Remove-</w:t>
      </w:r>
      <w:proofErr w:type="spellStart"/>
      <w:r>
        <w:t>ADUser</w:t>
      </w:r>
      <w:proofErr w:type="spellEnd"/>
      <w:r>
        <w:t xml:space="preserve"> @RUHT</w:t>
      </w:r>
    </w:p>
    <w:p w14:paraId="52835062" w14:textId="77777777" w:rsidR="004E2E36" w:rsidRDefault="004E2E36" w:rsidP="007B77EC">
      <w:pPr>
        <w:pStyle w:val="NumberedBulletPACKT"/>
      </w:pPr>
      <w:r>
        <w:t>Update then display the user details:</w:t>
      </w:r>
    </w:p>
    <w:p w14:paraId="12AFB3BE" w14:textId="77777777" w:rsidR="004E2E36" w:rsidRDefault="004E2E36" w:rsidP="00C20916">
      <w:pPr>
        <w:pStyle w:val="CodeWithinBulletsEndPACKT"/>
      </w:pPr>
      <w:r>
        <w:t>$TLHT =</w:t>
      </w:r>
      <w:proofErr w:type="gramStart"/>
      <w:r>
        <w:t>@{</w:t>
      </w:r>
      <w:proofErr w:type="gramEnd"/>
    </w:p>
    <w:p w14:paraId="798F4853" w14:textId="77777777" w:rsidR="004E2E36" w:rsidRDefault="004E2E36" w:rsidP="00C20916">
      <w:pPr>
        <w:pStyle w:val="CodeWithinBulletsEndPACKT"/>
      </w:pPr>
      <w:r>
        <w:t xml:space="preserve">  Identity     = '</w:t>
      </w:r>
      <w:proofErr w:type="spellStart"/>
      <w:r>
        <w:t>ThomasL</w:t>
      </w:r>
      <w:proofErr w:type="spellEnd"/>
      <w:r>
        <w:t>'</w:t>
      </w:r>
    </w:p>
    <w:p w14:paraId="08D6A339" w14:textId="77777777" w:rsidR="004E2E36" w:rsidRDefault="004E2E36" w:rsidP="00C20916">
      <w:pPr>
        <w:pStyle w:val="CodeWithinBulletsEndPACKT"/>
      </w:pPr>
      <w:r>
        <w:t xml:space="preserve">  </w:t>
      </w:r>
      <w:proofErr w:type="spellStart"/>
      <w:proofErr w:type="gramStart"/>
      <w:r>
        <w:t>OfficePhone</w:t>
      </w:r>
      <w:proofErr w:type="spellEnd"/>
      <w:r>
        <w:t xml:space="preserve">  =</w:t>
      </w:r>
      <w:proofErr w:type="gramEnd"/>
      <w:r>
        <w:t xml:space="preserve"> '4416835420'</w:t>
      </w:r>
    </w:p>
    <w:p w14:paraId="2D4079FB" w14:textId="77777777" w:rsidR="004E2E36" w:rsidRDefault="004E2E36" w:rsidP="00C20916">
      <w:pPr>
        <w:pStyle w:val="CodeWithinBulletsEndPACKT"/>
      </w:pPr>
      <w:r>
        <w:t xml:space="preserve">  Office       = '</w:t>
      </w:r>
      <w:proofErr w:type="spellStart"/>
      <w:r>
        <w:t>Cookham</w:t>
      </w:r>
      <w:proofErr w:type="spellEnd"/>
      <w:r>
        <w:t xml:space="preserve"> HQ'</w:t>
      </w:r>
    </w:p>
    <w:p w14:paraId="1D945579" w14:textId="77777777" w:rsidR="004E2E36" w:rsidRDefault="004E2E36" w:rsidP="00C20916">
      <w:pPr>
        <w:pStyle w:val="CodeWithinBulletsEndPACKT"/>
      </w:pPr>
      <w:r>
        <w:t xml:space="preserve">  </w:t>
      </w:r>
      <w:proofErr w:type="spellStart"/>
      <w:r>
        <w:t>EmailAddress</w:t>
      </w:r>
      <w:proofErr w:type="spellEnd"/>
      <w:r>
        <w:t xml:space="preserve"> = 'ThomasL@Reskit.Org'</w:t>
      </w:r>
    </w:p>
    <w:p w14:paraId="5E9FBAC7" w14:textId="77777777" w:rsidR="004E2E36" w:rsidRDefault="004E2E36" w:rsidP="00C20916">
      <w:pPr>
        <w:pStyle w:val="CodeWithinBulletsEndPACKT"/>
      </w:pPr>
      <w:r>
        <w:t xml:space="preserve">  </w:t>
      </w:r>
      <w:proofErr w:type="spellStart"/>
      <w:r>
        <w:t>GivenName</w:t>
      </w:r>
      <w:proofErr w:type="spellEnd"/>
      <w:r>
        <w:t xml:space="preserve">    = 'Thomas'</w:t>
      </w:r>
    </w:p>
    <w:p w14:paraId="30CD4A7F" w14:textId="77777777" w:rsidR="004E2E36" w:rsidRDefault="004E2E36" w:rsidP="00C20916">
      <w:pPr>
        <w:pStyle w:val="CodeWithinBulletsEndPACKT"/>
      </w:pPr>
      <w:r>
        <w:t xml:space="preserve">  Surname      = 'Lee' </w:t>
      </w:r>
    </w:p>
    <w:p w14:paraId="4EAFBAAF" w14:textId="77777777" w:rsidR="004E2E36" w:rsidRDefault="004E2E36" w:rsidP="00C20916">
      <w:pPr>
        <w:pStyle w:val="CodeWithinBulletsEndPACKT"/>
      </w:pPr>
      <w:r>
        <w:t xml:space="preserve">  </w:t>
      </w:r>
      <w:proofErr w:type="spellStart"/>
      <w:r>
        <w:t>HomePage</w:t>
      </w:r>
      <w:proofErr w:type="spellEnd"/>
      <w:r>
        <w:t xml:space="preserve">     = 'Https://tfl09.blogspot.com'</w:t>
      </w:r>
    </w:p>
    <w:p w14:paraId="4699AF87" w14:textId="77777777" w:rsidR="004E2E36" w:rsidRDefault="004E2E36" w:rsidP="00C20916">
      <w:pPr>
        <w:pStyle w:val="CodeWithinBulletsEndPACKT"/>
      </w:pPr>
      <w:r>
        <w:lastRenderedPageBreak/>
        <w:t>}</w:t>
      </w:r>
    </w:p>
    <w:p w14:paraId="10EFB3B9" w14:textId="77777777" w:rsidR="004E2E36" w:rsidRDefault="004E2E36" w:rsidP="00C20916">
      <w:pPr>
        <w:pStyle w:val="CodeWithinBulletsEndPACKT"/>
      </w:pPr>
      <w:r>
        <w:t>Set-</w:t>
      </w:r>
      <w:proofErr w:type="spellStart"/>
      <w:r>
        <w:t>ADUser</w:t>
      </w:r>
      <w:proofErr w:type="spellEnd"/>
      <w:r>
        <w:t xml:space="preserve"> @TLHT</w:t>
      </w:r>
    </w:p>
    <w:p w14:paraId="56CE8657" w14:textId="77777777" w:rsidR="004E2E36" w:rsidRDefault="004E2E36" w:rsidP="00C20916">
      <w:pPr>
        <w:pStyle w:val="CodeWithinBulletsEndPACKT"/>
      </w:pPr>
      <w:r>
        <w:t>Get-</w:t>
      </w:r>
      <w:proofErr w:type="spellStart"/>
      <w:r>
        <w:t>ADUser</w:t>
      </w:r>
      <w:proofErr w:type="spellEnd"/>
      <w:r>
        <w:t xml:space="preserve"> -Identity </w:t>
      </w:r>
      <w:proofErr w:type="spellStart"/>
      <w:r>
        <w:t>ThomasL</w:t>
      </w:r>
      <w:proofErr w:type="spellEnd"/>
      <w:r>
        <w:t xml:space="preserve"> -Properties * |</w:t>
      </w:r>
    </w:p>
    <w:p w14:paraId="4C04920B" w14:textId="77777777" w:rsidR="004E2E36" w:rsidRDefault="004E2E36" w:rsidP="00C20916">
      <w:pPr>
        <w:pStyle w:val="CodeWithinBulletsEndPACKT"/>
      </w:pPr>
      <w:r>
        <w:t xml:space="preserve">  Format-Table -Property </w:t>
      </w:r>
      <w:proofErr w:type="spellStart"/>
      <w:proofErr w:type="gramStart"/>
      <w:r>
        <w:t>DisplayName,Name</w:t>
      </w:r>
      <w:proofErr w:type="gramEnd"/>
      <w:r>
        <w:t>,Office</w:t>
      </w:r>
      <w:proofErr w:type="spellEnd"/>
      <w:r>
        <w:t>,</w:t>
      </w:r>
    </w:p>
    <w:p w14:paraId="6663930D" w14:textId="77777777" w:rsidR="004E2E36" w:rsidRDefault="004E2E36" w:rsidP="00C20916">
      <w:pPr>
        <w:pStyle w:val="CodeWithinBulletsEndPACKT"/>
      </w:pPr>
      <w:r>
        <w:t xml:space="preserve">                         </w:t>
      </w:r>
      <w:proofErr w:type="spellStart"/>
      <w:proofErr w:type="gramStart"/>
      <w:r>
        <w:t>OfficePhone,EmailAddress</w:t>
      </w:r>
      <w:proofErr w:type="spellEnd"/>
      <w:proofErr w:type="gramEnd"/>
      <w:r>
        <w:t xml:space="preserve"> </w:t>
      </w:r>
    </w:p>
    <w:p w14:paraId="150D3883" w14:textId="77777777" w:rsidR="004E2E36" w:rsidRDefault="004E2E36" w:rsidP="007B77EC">
      <w:pPr>
        <w:pStyle w:val="NumberedBulletPACKT"/>
      </w:pPr>
      <w:r>
        <w:t>Create a new group:</w:t>
      </w:r>
    </w:p>
    <w:p w14:paraId="373DA473" w14:textId="77777777" w:rsidR="004E2E36" w:rsidRDefault="004E2E36" w:rsidP="00C20916">
      <w:pPr>
        <w:pStyle w:val="CodeWithinBulletsEndPACKT"/>
      </w:pPr>
      <w:r>
        <w:t xml:space="preserve">$NGHT = </w:t>
      </w:r>
      <w:proofErr w:type="gramStart"/>
      <w:r>
        <w:t>@{</w:t>
      </w:r>
      <w:proofErr w:type="gramEnd"/>
    </w:p>
    <w:p w14:paraId="52DAA5B8" w14:textId="77777777" w:rsidR="004E2E36" w:rsidRDefault="004E2E36" w:rsidP="00C20916">
      <w:pPr>
        <w:pStyle w:val="CodeWithinBulletsEndPACKT"/>
      </w:pPr>
      <w:r>
        <w:t xml:space="preserve">  Name        = 'IT Team'</w:t>
      </w:r>
    </w:p>
    <w:p w14:paraId="29146ACC" w14:textId="77777777" w:rsidR="004E2E36" w:rsidRDefault="004E2E36" w:rsidP="00C20916">
      <w:pPr>
        <w:pStyle w:val="CodeWithinBulletsEndPACKT"/>
      </w:pPr>
      <w:r>
        <w:t xml:space="preserve">  Path        = 'OU=</w:t>
      </w:r>
      <w:proofErr w:type="gramStart"/>
      <w:r>
        <w:t>IT,DC</w:t>
      </w:r>
      <w:proofErr w:type="gramEnd"/>
      <w:r>
        <w:t>=</w:t>
      </w:r>
      <w:proofErr w:type="spellStart"/>
      <w:r>
        <w:t>Reskit,DC</w:t>
      </w:r>
      <w:proofErr w:type="spellEnd"/>
      <w:r>
        <w:t>=org'</w:t>
      </w:r>
    </w:p>
    <w:p w14:paraId="0F51DD9E" w14:textId="77777777" w:rsidR="004E2E36" w:rsidRDefault="004E2E36" w:rsidP="00C20916">
      <w:pPr>
        <w:pStyle w:val="CodeWithinBulletsEndPACKT"/>
      </w:pPr>
      <w:r>
        <w:t xml:space="preserve">  Description = 'All members of the IT Team'</w:t>
      </w:r>
    </w:p>
    <w:p w14:paraId="52AFB124" w14:textId="77777777" w:rsidR="004E2E36" w:rsidRDefault="004E2E36" w:rsidP="00C20916">
      <w:pPr>
        <w:pStyle w:val="CodeWithinBulletsEndPACKT"/>
      </w:pPr>
      <w:r>
        <w:t xml:space="preserve">  </w:t>
      </w:r>
      <w:proofErr w:type="spellStart"/>
      <w:proofErr w:type="gramStart"/>
      <w:r>
        <w:t>GroupScope</w:t>
      </w:r>
      <w:proofErr w:type="spellEnd"/>
      <w:r>
        <w:t xml:space="preserve">  =</w:t>
      </w:r>
      <w:proofErr w:type="gramEnd"/>
      <w:r>
        <w:t xml:space="preserve"> '</w:t>
      </w:r>
      <w:proofErr w:type="spellStart"/>
      <w:r>
        <w:t>DomainLocal</w:t>
      </w:r>
      <w:proofErr w:type="spellEnd"/>
      <w:r>
        <w:t>'</w:t>
      </w:r>
    </w:p>
    <w:p w14:paraId="392B9B81" w14:textId="77777777" w:rsidR="004E2E36" w:rsidRDefault="004E2E36" w:rsidP="00C20916">
      <w:pPr>
        <w:pStyle w:val="CodeWithinBulletsEndPACKT"/>
      </w:pPr>
      <w:r>
        <w:t>}</w:t>
      </w:r>
    </w:p>
    <w:p w14:paraId="58F96D24" w14:textId="77777777" w:rsidR="004E2E36" w:rsidRDefault="004E2E36" w:rsidP="00C20916">
      <w:pPr>
        <w:pStyle w:val="CodeWithinBulletsEndPACKT"/>
      </w:pPr>
      <w:r>
        <w:t>New-</w:t>
      </w:r>
      <w:proofErr w:type="spellStart"/>
      <w:r>
        <w:t>ADGroup</w:t>
      </w:r>
      <w:proofErr w:type="spellEnd"/>
      <w:r>
        <w:t xml:space="preserve"> @NGHT</w:t>
      </w:r>
    </w:p>
    <w:p w14:paraId="73DCF0A4" w14:textId="77777777" w:rsidR="004E2E36" w:rsidRDefault="004E2E36" w:rsidP="007B77EC">
      <w:pPr>
        <w:pStyle w:val="NumberedBulletPACKT"/>
      </w:pPr>
      <w:r>
        <w:t>Move all the users in the IT OU into this group:</w:t>
      </w:r>
    </w:p>
    <w:p w14:paraId="7E08B95D" w14:textId="77777777" w:rsidR="004E2E36" w:rsidRDefault="004E2E36" w:rsidP="00C20916">
      <w:pPr>
        <w:pStyle w:val="CodeWithinBulletsEndPACKT"/>
      </w:pPr>
      <w:r>
        <w:t>$SB = 'OU=</w:t>
      </w:r>
      <w:proofErr w:type="gramStart"/>
      <w:r>
        <w:t>IT,DC</w:t>
      </w:r>
      <w:proofErr w:type="gramEnd"/>
      <w:r>
        <w:t>=</w:t>
      </w:r>
      <w:proofErr w:type="spellStart"/>
      <w:r>
        <w:t>Reskit,DC</w:t>
      </w:r>
      <w:proofErr w:type="spellEnd"/>
      <w:r>
        <w:t>=Org'</w:t>
      </w:r>
    </w:p>
    <w:p w14:paraId="2FBC134E" w14:textId="77777777" w:rsidR="004E2E36" w:rsidRDefault="004E2E36" w:rsidP="00C20916">
      <w:pPr>
        <w:pStyle w:val="CodeWithinBulletsEndPACKT"/>
      </w:pPr>
      <w:r>
        <w:t>$</w:t>
      </w:r>
      <w:proofErr w:type="spellStart"/>
      <w:r>
        <w:t>ItUsers</w:t>
      </w:r>
      <w:proofErr w:type="spellEnd"/>
      <w:r>
        <w:t xml:space="preserve"> = Get-</w:t>
      </w:r>
      <w:proofErr w:type="spellStart"/>
      <w:r>
        <w:t>ADUser</w:t>
      </w:r>
      <w:proofErr w:type="spellEnd"/>
      <w:r>
        <w:t xml:space="preserve"> -Filter * -</w:t>
      </w:r>
      <w:proofErr w:type="spellStart"/>
      <w:r>
        <w:t>SearchBase</w:t>
      </w:r>
      <w:proofErr w:type="spellEnd"/>
      <w:r>
        <w:t xml:space="preserve"> $SB</w:t>
      </w:r>
    </w:p>
    <w:p w14:paraId="5D3D6E2D" w14:textId="77777777" w:rsidR="004E2E36" w:rsidRDefault="004E2E36" w:rsidP="00C20916">
      <w:pPr>
        <w:pStyle w:val="CodeWithinBulletsEndPACKT"/>
      </w:pPr>
      <w:r>
        <w:t>Add-</w:t>
      </w:r>
      <w:proofErr w:type="spellStart"/>
      <w:r>
        <w:t>ADGroupMember</w:t>
      </w:r>
      <w:proofErr w:type="spellEnd"/>
      <w:r>
        <w:t xml:space="preserve"> -Identity 'IT Team' -Members $</w:t>
      </w:r>
      <w:proofErr w:type="spellStart"/>
      <w:r>
        <w:t>ItUsers</w:t>
      </w:r>
      <w:proofErr w:type="spellEnd"/>
    </w:p>
    <w:p w14:paraId="18B8A232" w14:textId="77777777" w:rsidR="004E2E36" w:rsidRDefault="004E2E36" w:rsidP="007B77EC">
      <w:pPr>
        <w:pStyle w:val="NumberedBulletPACKT"/>
      </w:pPr>
      <w:r>
        <w:t>Display the members:</w:t>
      </w:r>
    </w:p>
    <w:p w14:paraId="7E331693" w14:textId="77777777" w:rsidR="004E2E36" w:rsidRDefault="004E2E36" w:rsidP="00C20916">
      <w:pPr>
        <w:pStyle w:val="CodeWithinBulletsEndPACKT"/>
      </w:pPr>
      <w:r>
        <w:t>Get-</w:t>
      </w:r>
      <w:proofErr w:type="spellStart"/>
      <w:r>
        <w:t>ADGroupMember</w:t>
      </w:r>
      <w:proofErr w:type="spellEnd"/>
      <w:r>
        <w:t xml:space="preserve"> -Identity 'IT Team' |</w:t>
      </w:r>
    </w:p>
    <w:p w14:paraId="08F6115F" w14:textId="77777777" w:rsidR="004E2E36" w:rsidRDefault="004E2E36" w:rsidP="00C20916">
      <w:pPr>
        <w:pStyle w:val="CodeWithinBulletsEndPACKT"/>
      </w:pPr>
      <w:r>
        <w:t xml:space="preserve">  Format-Table </w:t>
      </w:r>
      <w:proofErr w:type="spellStart"/>
      <w:r>
        <w:t>SamAccountName</w:t>
      </w:r>
      <w:proofErr w:type="spellEnd"/>
      <w:r>
        <w:t xml:space="preserve">, </w:t>
      </w:r>
      <w:proofErr w:type="spellStart"/>
      <w:r>
        <w:t>DistinguishedName</w:t>
      </w:r>
      <w:proofErr w:type="spellEnd"/>
    </w:p>
    <w:p w14:paraId="630528AD" w14:textId="77777777" w:rsidR="004E2E36" w:rsidRDefault="004E2E36" w:rsidP="007B77EC">
      <w:pPr>
        <w:pStyle w:val="NumberedBulletPACKT"/>
      </w:pPr>
      <w:r>
        <w:t>Add a computer to the AD:</w:t>
      </w:r>
    </w:p>
    <w:p w14:paraId="57F65368" w14:textId="77777777" w:rsidR="004E2E36" w:rsidRDefault="004E2E36" w:rsidP="00C20916">
      <w:pPr>
        <w:pStyle w:val="CodeWithinBulletsEndPACKT"/>
      </w:pPr>
      <w:r>
        <w:t xml:space="preserve">$NCHT = </w:t>
      </w:r>
      <w:proofErr w:type="gramStart"/>
      <w:r>
        <w:t>@{</w:t>
      </w:r>
      <w:proofErr w:type="gramEnd"/>
    </w:p>
    <w:p w14:paraId="1FEA9F77" w14:textId="77777777" w:rsidR="004E2E36" w:rsidRDefault="004E2E36" w:rsidP="00C20916">
      <w:pPr>
        <w:pStyle w:val="CodeWithinBulletsEndPACKT"/>
      </w:pPr>
      <w:r>
        <w:t xml:space="preserve">  Name                   = 'Wolf' </w:t>
      </w:r>
    </w:p>
    <w:p w14:paraId="06F4542D" w14:textId="77777777" w:rsidR="004E2E36" w:rsidRDefault="004E2E36" w:rsidP="00C20916">
      <w:pPr>
        <w:pStyle w:val="CodeWithinBulletsEndPACKT"/>
      </w:pPr>
      <w:r>
        <w:t xml:space="preserve">  </w:t>
      </w:r>
      <w:proofErr w:type="spellStart"/>
      <w:r>
        <w:t>DNSHostName</w:t>
      </w:r>
      <w:proofErr w:type="spellEnd"/>
      <w:r>
        <w:t xml:space="preserve">            = '</w:t>
      </w:r>
      <w:proofErr w:type="gramStart"/>
      <w:r>
        <w:t>Wolf.Reskit.Org</w:t>
      </w:r>
      <w:proofErr w:type="gramEnd"/>
      <w:r>
        <w:t>'</w:t>
      </w:r>
    </w:p>
    <w:p w14:paraId="664E01CF" w14:textId="77777777" w:rsidR="004E2E36" w:rsidRDefault="004E2E36" w:rsidP="00C20916">
      <w:pPr>
        <w:pStyle w:val="CodeWithinBulletsEndPACKT"/>
      </w:pPr>
      <w:r>
        <w:t xml:space="preserve">  Description            = 'One for Jerry'</w:t>
      </w:r>
    </w:p>
    <w:p w14:paraId="59A85CA1" w14:textId="77777777" w:rsidR="004E2E36" w:rsidRDefault="004E2E36" w:rsidP="00C20916">
      <w:pPr>
        <w:pStyle w:val="CodeWithinBulletsEndPACKT"/>
      </w:pPr>
      <w:r>
        <w:t xml:space="preserve">  Path                   = 'OU=</w:t>
      </w:r>
      <w:proofErr w:type="gramStart"/>
      <w:r>
        <w:t>IT,DC</w:t>
      </w:r>
      <w:proofErr w:type="gramEnd"/>
      <w:r>
        <w:t>=</w:t>
      </w:r>
      <w:proofErr w:type="spellStart"/>
      <w:r>
        <w:t>Reskit,DC</w:t>
      </w:r>
      <w:proofErr w:type="spellEnd"/>
      <w:r>
        <w:t>=Org'</w:t>
      </w:r>
    </w:p>
    <w:p w14:paraId="2AF6850D" w14:textId="77777777" w:rsidR="004E2E36" w:rsidRDefault="004E2E36" w:rsidP="00C20916">
      <w:pPr>
        <w:pStyle w:val="CodeWithinBulletsEndPACKT"/>
      </w:pPr>
      <w:r>
        <w:t xml:space="preserve">  </w:t>
      </w:r>
      <w:proofErr w:type="spellStart"/>
      <w:r>
        <w:t>OperatingSystemVersion</w:t>
      </w:r>
      <w:proofErr w:type="spellEnd"/>
      <w:r>
        <w:t xml:space="preserve"> = 'Windows Server 2019 Data Center'</w:t>
      </w:r>
    </w:p>
    <w:p w14:paraId="4E5B012A" w14:textId="77777777" w:rsidR="004E2E36" w:rsidRDefault="004E2E36" w:rsidP="00C20916">
      <w:pPr>
        <w:pStyle w:val="CodeWithinBulletsEndPACKT"/>
      </w:pPr>
      <w:r>
        <w:t>}</w:t>
      </w:r>
    </w:p>
    <w:p w14:paraId="14488000" w14:textId="77777777" w:rsidR="004E2E36" w:rsidRDefault="004E2E36" w:rsidP="00C20916">
      <w:pPr>
        <w:pStyle w:val="CodeWithinBulletsEndPACKT"/>
      </w:pPr>
      <w:r>
        <w:t>New-</w:t>
      </w:r>
      <w:proofErr w:type="spellStart"/>
      <w:r>
        <w:t>ADComputer</w:t>
      </w:r>
      <w:proofErr w:type="spellEnd"/>
      <w:r>
        <w:t xml:space="preserve"> @NCHT</w:t>
      </w:r>
    </w:p>
    <w:p w14:paraId="3C634E60" w14:textId="77777777" w:rsidR="004E2E36" w:rsidRDefault="004E2E36" w:rsidP="007B77EC">
      <w:pPr>
        <w:pStyle w:val="NumberedBulletPACKT"/>
      </w:pPr>
      <w:r>
        <w:t>View the computers in the </w:t>
      </w:r>
      <w:r w:rsidRPr="00C20916">
        <w:rPr>
          <w:rStyle w:val="CodeInTextPACKT"/>
        </w:rPr>
        <w:t>Reskit.Org</w:t>
      </w:r>
      <w:r>
        <w:t> domain:</w:t>
      </w:r>
    </w:p>
    <w:p w14:paraId="48C29290" w14:textId="77777777" w:rsidR="004E2E36" w:rsidRDefault="004E2E36" w:rsidP="00C20916">
      <w:pPr>
        <w:pStyle w:val="CodeWithinBulletsEndPACKT"/>
      </w:pPr>
      <w:r>
        <w:t>Get-</w:t>
      </w:r>
      <w:proofErr w:type="spellStart"/>
      <w:r>
        <w:t>ADComputer</w:t>
      </w:r>
      <w:proofErr w:type="spellEnd"/>
      <w:r>
        <w:t xml:space="preserve"> -Filter * -Properties * | </w:t>
      </w:r>
    </w:p>
    <w:p w14:paraId="6B7D8869" w14:textId="77777777" w:rsidR="004E2E36" w:rsidRDefault="004E2E36" w:rsidP="00C20916">
      <w:pPr>
        <w:pStyle w:val="CodeWithinBulletsEndPACKT"/>
      </w:pPr>
      <w:r>
        <w:t xml:space="preserve">  Format-Table Name, </w:t>
      </w:r>
      <w:proofErr w:type="spellStart"/>
      <w:r>
        <w:t>DNSHost</w:t>
      </w:r>
      <w:proofErr w:type="spellEnd"/>
      <w:proofErr w:type="gramStart"/>
      <w:r>
        <w:t>*,</w:t>
      </w:r>
      <w:proofErr w:type="spellStart"/>
      <w:r>
        <w:t>LastLogonDate</w:t>
      </w:r>
      <w:proofErr w:type="spellEnd"/>
      <w:proofErr w:type="gramEnd"/>
    </w:p>
    <w:p w14:paraId="49E705C7" w14:textId="77777777" w:rsidR="004E2E36" w:rsidRPr="00C20916" w:rsidRDefault="004E2E36" w:rsidP="00C20916">
      <w:pPr>
        <w:pStyle w:val="Heading2"/>
      </w:pPr>
      <w:r w:rsidRPr="00C20916">
        <w:t>How it works...</w:t>
      </w:r>
    </w:p>
    <w:p w14:paraId="3ED570D8" w14:textId="77777777" w:rsidR="004E2E36" w:rsidRDefault="004E2E36" w:rsidP="007B77EC">
      <w:pPr>
        <w:pStyle w:val="NormalPACKT"/>
      </w:pPr>
      <w:r>
        <w:t>In </w:t>
      </w:r>
      <w:r w:rsidRPr="00C20916">
        <w:rPr>
          <w:rStyle w:val="ItalicsPACKT"/>
        </w:rPr>
        <w:t>step 1</w:t>
      </w:r>
      <w:r>
        <w:t>, you create a hash table of user properties to be set for the new user. You use this hash table in </w:t>
      </w:r>
      <w:r w:rsidRPr="00C20916">
        <w:rPr>
          <w:rStyle w:val="ItalicsPACKT"/>
        </w:rPr>
        <w:t>step 2</w:t>
      </w:r>
      <w:r>
        <w:t> to create two users. In </w:t>
      </w:r>
      <w:r w:rsidRPr="00C20916">
        <w:rPr>
          <w:rStyle w:val="ItalicsPACKT"/>
        </w:rPr>
        <w:t>step 3</w:t>
      </w:r>
      <w:r>
        <w:t>, you create a new OU and move users into the new OU. In </w:t>
      </w:r>
      <w:r w:rsidRPr="00C20916">
        <w:rPr>
          <w:rStyle w:val="ItalicsPACKT"/>
        </w:rPr>
        <w:t>step 4</w:t>
      </w:r>
      <w:r>
        <w:t>, you add a third user directly into the OU. In </w:t>
      </w:r>
      <w:r w:rsidRPr="00C20916">
        <w:rPr>
          <w:rStyle w:val="ItalicsPACKT"/>
        </w:rPr>
        <w:t>step 5,</w:t>
      </w:r>
      <w:r>
        <w:t> you add two further users to the AD. These steps produce no output.</w:t>
      </w:r>
    </w:p>
    <w:p w14:paraId="1D56E83C" w14:textId="77777777" w:rsidR="004E2E36" w:rsidRDefault="004E2E36" w:rsidP="007B77EC">
      <w:pPr>
        <w:pStyle w:val="NormalPACKT"/>
      </w:pPr>
      <w:r>
        <w:t>In </w:t>
      </w:r>
      <w:r w:rsidRPr="00C20916">
        <w:rPr>
          <w:rStyle w:val="ItalicsPACKT"/>
        </w:rPr>
        <w:t>step 6</w:t>
      </w:r>
      <w:r>
        <w:t>, you retrieve and display all the users in the </w:t>
      </w:r>
      <w:r w:rsidRPr="00C20916">
        <w:rPr>
          <w:rStyle w:val="CodeInTextPACKT"/>
        </w:rPr>
        <w:t>Reskit.Org</w:t>
      </w:r>
      <w:r>
        <w:t> AD, like this:</w:t>
      </w:r>
    </w:p>
    <w:p w14:paraId="2A181081" w14:textId="41D88C43" w:rsidR="004E2E36" w:rsidRDefault="004E2E36" w:rsidP="007B77EC">
      <w:pPr>
        <w:pStyle w:val="FigurePACKT"/>
      </w:pPr>
      <w:r>
        <w:rPr>
          <w:noProof/>
        </w:rPr>
        <w:lastRenderedPageBreak/>
        <w:drawing>
          <wp:inline distT="0" distB="0" distL="0" distR="0" wp14:anchorId="610D9BAF" wp14:editId="3862D029">
            <wp:extent cx="5943600" cy="2181225"/>
            <wp:effectExtent l="0" t="0" r="0" b="9525"/>
            <wp:docPr id="64" name="Picture 6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it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783DDC02" w14:textId="77777777" w:rsidR="004E2E36" w:rsidRDefault="004E2E36" w:rsidP="007B77EC">
      <w:pPr>
        <w:pStyle w:val="NormalPACKT"/>
      </w:pPr>
      <w:r>
        <w:t>In </w:t>
      </w:r>
      <w:r w:rsidRPr="00C20916">
        <w:rPr>
          <w:rStyle w:val="ItalicsPACKT"/>
        </w:rPr>
        <w:t>step 7</w:t>
      </w:r>
      <w:r>
        <w:t> and </w:t>
      </w:r>
      <w:r w:rsidRPr="00C20916">
        <w:rPr>
          <w:rStyle w:val="ItalicsPACKT"/>
        </w:rPr>
        <w:t>step 8</w:t>
      </w:r>
      <w:r>
        <w:t>, you remove two users using different removal patterns. The first user is removed via a </w:t>
      </w:r>
      <w:r w:rsidRPr="00C20916">
        <w:rPr>
          <w:rStyle w:val="CodeInTextPACKT"/>
        </w:rPr>
        <w:t>Get</w:t>
      </w:r>
      <w:r>
        <w:t> | </w:t>
      </w:r>
      <w:r w:rsidRPr="00C20916">
        <w:rPr>
          <w:rStyle w:val="CodeInTextPACKT"/>
        </w:rPr>
        <w:t>Remove</w:t>
      </w:r>
      <w:r>
        <w:t> pattern in which you get an object with a </w:t>
      </w:r>
      <w:r w:rsidRPr="00C20916">
        <w:rPr>
          <w:rStyle w:val="CodeInTextPACKT"/>
        </w:rPr>
        <w:t>Get-</w:t>
      </w:r>
      <w:proofErr w:type="spellStart"/>
      <w:r w:rsidRPr="00C20916">
        <w:rPr>
          <w:rStyle w:val="CodeInTextPACKT"/>
        </w:rPr>
        <w:t>ADUser</w:t>
      </w:r>
      <w:proofErr w:type="spellEnd"/>
      <w:r>
        <w:t> cmdlet and then pipe it to the </w:t>
      </w:r>
      <w:r w:rsidRPr="00C20916">
        <w:rPr>
          <w:rStyle w:val="CodeInTextPACKT"/>
        </w:rPr>
        <w:t>Remove-</w:t>
      </w:r>
      <w:proofErr w:type="spellStart"/>
      <w:r w:rsidRPr="00C20916">
        <w:rPr>
          <w:rStyle w:val="CodeInTextPACKT"/>
        </w:rPr>
        <w:t>ADUser</w:t>
      </w:r>
      <w:proofErr w:type="spellEnd"/>
      <w:r>
        <w:t> cmdlet. The second is the direct use of </w:t>
      </w:r>
      <w:r w:rsidRPr="00C20916">
        <w:rPr>
          <w:rStyle w:val="CodeInTextPACKT"/>
        </w:rPr>
        <w:t>Remove-</w:t>
      </w:r>
      <w:proofErr w:type="spellStart"/>
      <w:r w:rsidRPr="00C20916">
        <w:rPr>
          <w:rStyle w:val="CodeInTextPACKT"/>
        </w:rPr>
        <w:t>ADUser</w:t>
      </w:r>
      <w:proofErr w:type="spellEnd"/>
      <w:r>
        <w:t>. Neither step produces any output.</w:t>
      </w:r>
    </w:p>
    <w:p w14:paraId="782E2CF0" w14:textId="77777777" w:rsidR="004E2E36" w:rsidRDefault="004E2E36" w:rsidP="007B77EC">
      <w:pPr>
        <w:pStyle w:val="NormalPACKT"/>
      </w:pPr>
      <w:r>
        <w:t>In </w:t>
      </w:r>
      <w:r w:rsidRPr="00C20916">
        <w:rPr>
          <w:rStyle w:val="ItalicsPACKT"/>
        </w:rPr>
        <w:t>step 9</w:t>
      </w:r>
      <w:r>
        <w:t>, you update a user then display the updated user, which looks like this:</w:t>
      </w:r>
    </w:p>
    <w:p w14:paraId="1E7EE8E7" w14:textId="186C19B1" w:rsidR="004E2E36" w:rsidRDefault="004E2E36" w:rsidP="007B77EC">
      <w:pPr>
        <w:pStyle w:val="FigurePACKT"/>
      </w:pPr>
      <w:r>
        <w:rPr>
          <w:noProof/>
        </w:rPr>
        <w:drawing>
          <wp:inline distT="0" distB="0" distL="0" distR="0" wp14:anchorId="621A730C" wp14:editId="24DEF50F">
            <wp:extent cx="5943600" cy="1334135"/>
            <wp:effectExtent l="0" t="0" r="0" b="0"/>
            <wp:docPr id="63" name="Picture 63"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it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p>
    <w:p w14:paraId="05B9A72F" w14:textId="77777777" w:rsidR="004E2E36" w:rsidRDefault="004E2E36" w:rsidP="007B77EC">
      <w:pPr>
        <w:pStyle w:val="NormalPACKT"/>
      </w:pPr>
      <w:r>
        <w:t>In </w:t>
      </w:r>
      <w:r w:rsidRPr="00C20916">
        <w:rPr>
          <w:rStyle w:val="ItalicsPACKT"/>
        </w:rPr>
        <w:t>step 10</w:t>
      </w:r>
      <w:r>
        <w:t>, you create a new domain local security group, </w:t>
      </w:r>
      <w:r w:rsidRPr="00C20916">
        <w:rPr>
          <w:rStyle w:val="CodeInTextPACKT"/>
        </w:rPr>
        <w:t>IT Team</w:t>
      </w:r>
      <w:r>
        <w:t>, and in </w:t>
      </w:r>
      <w:r w:rsidRPr="00C20916">
        <w:rPr>
          <w:rStyle w:val="ItalicsPACKT"/>
        </w:rPr>
        <w:t>step 11</w:t>
      </w:r>
      <w:r>
        <w:t>, you populate the group membership with the users in the IT OU. Neither of these steps produces output.</w:t>
      </w:r>
    </w:p>
    <w:p w14:paraId="3E4F7191" w14:textId="77777777" w:rsidR="004E2E36" w:rsidRDefault="004E2E36" w:rsidP="007B77EC">
      <w:pPr>
        <w:pStyle w:val="NormalPACKT"/>
      </w:pPr>
      <w:r>
        <w:t>In </w:t>
      </w:r>
      <w:r w:rsidRPr="00C20916">
        <w:rPr>
          <w:rStyle w:val="ItalicsPACKT"/>
        </w:rPr>
        <w:t>step 12</w:t>
      </w:r>
      <w:r>
        <w:t>, you display the users in the </w:t>
      </w:r>
      <w:r w:rsidRPr="00C20916">
        <w:rPr>
          <w:rStyle w:val="CodeInTextPACKT"/>
        </w:rPr>
        <w:t>IT Team</w:t>
      </w:r>
      <w:r>
        <w:t> group, which looks like this:</w:t>
      </w:r>
    </w:p>
    <w:p w14:paraId="08C4AA0F" w14:textId="111A992E" w:rsidR="004E2E36" w:rsidRDefault="004E2E36" w:rsidP="007B77EC">
      <w:pPr>
        <w:pStyle w:val="FigurePACKT"/>
      </w:pPr>
      <w:r>
        <w:rPr>
          <w:noProof/>
        </w:rPr>
        <w:drawing>
          <wp:inline distT="0" distB="0" distL="0" distR="0" wp14:anchorId="2BBC7179" wp14:editId="4DC81D58">
            <wp:extent cx="5943600" cy="1704340"/>
            <wp:effectExtent l="0" t="0" r="0" b="0"/>
            <wp:docPr id="62" name="Picture 62"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it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04340"/>
                    </a:xfrm>
                    <a:prstGeom prst="rect">
                      <a:avLst/>
                    </a:prstGeom>
                    <a:noFill/>
                    <a:ln>
                      <a:noFill/>
                    </a:ln>
                  </pic:spPr>
                </pic:pic>
              </a:graphicData>
            </a:graphic>
          </wp:inline>
        </w:drawing>
      </w:r>
    </w:p>
    <w:p w14:paraId="7BBCC7E1" w14:textId="77777777" w:rsidR="004E2E36" w:rsidRDefault="004E2E36" w:rsidP="007B77EC">
      <w:pPr>
        <w:pStyle w:val="NormalPACKT"/>
      </w:pPr>
      <w:r>
        <w:t>In </w:t>
      </w:r>
      <w:r w:rsidRPr="00C20916">
        <w:rPr>
          <w:rStyle w:val="ItalicsPACKT"/>
        </w:rPr>
        <w:t>step 13</w:t>
      </w:r>
      <w:r>
        <w:t>, you pre-stage a computer account for a new host (</w:t>
      </w:r>
      <w:proofErr w:type="gramStart"/>
      <w:r w:rsidRPr="00C20916">
        <w:rPr>
          <w:rStyle w:val="CodeInTextPACKT"/>
        </w:rPr>
        <w:t>Wolf.Reskit.Org</w:t>
      </w:r>
      <w:proofErr w:type="gramEnd"/>
      <w:r>
        <w:t>), which produces no output. In </w:t>
      </w:r>
      <w:r w:rsidRPr="00C20916">
        <w:rPr>
          <w:rStyle w:val="ItalicsPACKT"/>
        </w:rPr>
        <w:t>step 14</w:t>
      </w:r>
      <w:r>
        <w:t>, you display all the computer accounts in the </w:t>
      </w:r>
      <w:r w:rsidRPr="00C20916">
        <w:rPr>
          <w:rStyle w:val="CodeInTextPACKT"/>
        </w:rPr>
        <w:t>Reskit.Org</w:t>
      </w:r>
      <w:r>
        <w:t> domain, which looks like this:</w:t>
      </w:r>
    </w:p>
    <w:p w14:paraId="144CF90E" w14:textId="58048265" w:rsidR="004E2E36" w:rsidRDefault="004E2E36" w:rsidP="007B77EC">
      <w:pPr>
        <w:pStyle w:val="FigurePACKT"/>
      </w:pPr>
      <w:r>
        <w:rPr>
          <w:noProof/>
        </w:rPr>
        <w:lastRenderedPageBreak/>
        <w:drawing>
          <wp:inline distT="0" distB="0" distL="0" distR="0" wp14:anchorId="7759E7D3" wp14:editId="64C7974E">
            <wp:extent cx="5943600" cy="2546985"/>
            <wp:effectExtent l="0" t="0" r="0" b="5715"/>
            <wp:docPr id="61" name="Picture 61"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7FB3A5E" w14:textId="77777777" w:rsidR="004E2E36" w:rsidRPr="00C20916" w:rsidRDefault="004E2E36" w:rsidP="00C20916">
      <w:pPr>
        <w:pStyle w:val="Heading2"/>
      </w:pPr>
      <w:r w:rsidRPr="00C20916">
        <w:t>There's more...</w:t>
      </w:r>
    </w:p>
    <w:p w14:paraId="2BFB0F67" w14:textId="77777777" w:rsidR="004E2E36" w:rsidRDefault="004E2E36" w:rsidP="007B77EC">
      <w:pPr>
        <w:pStyle w:val="NormalPACKT"/>
      </w:pPr>
      <w:r>
        <w:t>In this recipe, we use two different approaches to creating a user. In the first, you use </w:t>
      </w:r>
      <w:r w:rsidRPr="00C20916">
        <w:rPr>
          <w:rStyle w:val="CodeInTextPACKT"/>
        </w:rPr>
        <w:t>New-</w:t>
      </w:r>
      <w:proofErr w:type="spellStart"/>
      <w:r w:rsidRPr="00C20916">
        <w:rPr>
          <w:rStyle w:val="CodeInTextPACKT"/>
        </w:rPr>
        <w:t>ADUser</w:t>
      </w:r>
      <w:proofErr w:type="spellEnd"/>
      <w:r>
        <w:t> to create a new user which, by default, AD places in the </w:t>
      </w:r>
      <w:r w:rsidRPr="00C20916">
        <w:rPr>
          <w:rStyle w:val="CodeInTextPACKT"/>
        </w:rPr>
        <w:t>User</w:t>
      </w:r>
      <w:r>
        <w:t> container in the domain. Since AD containers are not subject to a group policy, you need to move the created user objects into the appropriate OU in order to enable group policy and management delegation.</w:t>
      </w:r>
    </w:p>
    <w:p w14:paraId="598AA16E" w14:textId="77777777" w:rsidR="004E2E36" w:rsidRDefault="004E2E36" w:rsidP="007B77EC">
      <w:pPr>
        <w:pStyle w:val="NormalPACKT"/>
      </w:pPr>
      <w:r>
        <w:t>The second method used in this recipe to create a user involves using the </w:t>
      </w:r>
      <w:r w:rsidRPr="00C20916">
        <w:rPr>
          <w:rStyle w:val="CodeInTextPACKT"/>
        </w:rPr>
        <w:t>PATH </w:t>
      </w:r>
      <w:r>
        <w:t>parameter to create the new user directly in an OU. When you create a new user, placing the user into the correct OU is better than leaving it in the </w:t>
      </w:r>
      <w:r w:rsidRPr="00C20916">
        <w:rPr>
          <w:rStyle w:val="CodeInTextPACKT"/>
        </w:rPr>
        <w:t>Users</w:t>
      </w:r>
      <w:r>
        <w:t> container, especially if you want to apply GPOs to apply GPOs to the user.</w:t>
      </w:r>
    </w:p>
    <w:p w14:paraId="365FEFF3" w14:textId="77777777" w:rsidR="004E2E36" w:rsidRDefault="004E2E36" w:rsidP="007B77EC">
      <w:pPr>
        <w:pStyle w:val="NormalPACKT"/>
      </w:pPr>
      <w:r>
        <w:t>The same logic applies to computer objects. By default, new computer objects are placed in the </w:t>
      </w:r>
      <w:r w:rsidRPr="00C20916">
        <w:rPr>
          <w:rStyle w:val="CodeInTextPACKT"/>
        </w:rPr>
        <w:t>Computer</w:t>
      </w:r>
      <w:r>
        <w:t> container. As with users, objects in the </w:t>
      </w:r>
      <w:r w:rsidRPr="00C20916">
        <w:rPr>
          <w:rStyle w:val="CodeInTextPACKT"/>
        </w:rPr>
        <w:t>Computer</w:t>
      </w:r>
      <w:r>
        <w:t> container are not subject to GPOs.</w:t>
      </w:r>
    </w:p>
    <w:p w14:paraId="198501D7" w14:textId="77777777" w:rsidR="004E2E36" w:rsidRDefault="004E2E36" w:rsidP="007B77EC">
      <w:pPr>
        <w:pStyle w:val="NormalPACKT"/>
      </w:pPr>
      <w:r>
        <w:t>If you install Windows 2019 on a computer and promote it to be a domain controller, the domain installation process moves the computer account into the </w:t>
      </w:r>
      <w:r w:rsidRPr="00C20916">
        <w:rPr>
          <w:rStyle w:val="CodeInTextPACKT"/>
        </w:rPr>
        <w:t>Domain Controllers</w:t>
      </w:r>
      <w:r>
        <w:t> OU. Computers in this OU are subject to a default GPO, the </w:t>
      </w:r>
      <w:r w:rsidRPr="00C20916">
        <w:rPr>
          <w:rStyle w:val="ItalicsPACKT"/>
        </w:rPr>
        <w:t>Default Domain Controllers policy</w:t>
      </w:r>
      <w:r>
        <w:t>.</w:t>
      </w:r>
    </w:p>
    <w:p w14:paraId="1EA4504D" w14:textId="77777777" w:rsidR="004E2E36" w:rsidRDefault="004E2E36" w:rsidP="007B77EC">
      <w:pPr>
        <w:pStyle w:val="NormalPACKT"/>
      </w:pPr>
      <w:r>
        <w:t>You are also, in due course, likely to need to move users or computers between OUs. For example, the user </w:t>
      </w:r>
      <w:r w:rsidRPr="00C20916">
        <w:rPr>
          <w:rStyle w:val="ItalicsPACKT"/>
        </w:rPr>
        <w:t>Rebecca</w:t>
      </w:r>
      <w:r>
        <w:t>, created in </w:t>
      </w:r>
      <w:r w:rsidRPr="00C20916">
        <w:rPr>
          <w:rStyle w:val="ItalicsPACKT"/>
        </w:rPr>
        <w:t>step 2</w:t>
      </w:r>
      <w:r>
        <w:t xml:space="preserve">, might have initially been in the IT organization, but due to a job change, she moves to a new organization. To support that </w:t>
      </w:r>
      <w:proofErr w:type="gramStart"/>
      <w:r>
        <w:t>job</w:t>
      </w:r>
      <w:proofErr w:type="gramEnd"/>
      <w:r>
        <w:t xml:space="preserve"> move, you move her user and computer accounts to a different OU and change her group membership. After she reboots her computer and logs in, she acquires permissions needed for her new job and her user/computer accounts are then subject to any relevant GPOs.</w:t>
      </w:r>
    </w:p>
    <w:p w14:paraId="20A9607B" w14:textId="77777777" w:rsidR="004E2E36" w:rsidRDefault="004E2E36" w:rsidP="007B77EC">
      <w:pPr>
        <w:pStyle w:val="NormalPACKT"/>
      </w:pPr>
      <w:r>
        <w:t>In </w:t>
      </w:r>
      <w:r w:rsidRPr="00C20916">
        <w:rPr>
          <w:rStyle w:val="ItalicsPACKT"/>
        </w:rPr>
        <w:t>step 7</w:t>
      </w:r>
      <w:r>
        <w:t> and </w:t>
      </w:r>
      <w:r w:rsidRPr="00C20916">
        <w:rPr>
          <w:rStyle w:val="ItalicsPACKT"/>
        </w:rPr>
        <w:t>step 8</w:t>
      </w:r>
      <w:r>
        <w:t>, you use two different methods for removing an object from the Active Directory (in this case, an AD user object). The first method is useful from the command line, where you first find the object(s) (using </w:t>
      </w:r>
      <w:r w:rsidRPr="00C20916">
        <w:rPr>
          <w:rStyle w:val="CodeInTextPACKT"/>
        </w:rPr>
        <w:t>Get-</w:t>
      </w:r>
      <w:proofErr w:type="spellStart"/>
      <w:r w:rsidRPr="00C20916">
        <w:rPr>
          <w:rStyle w:val="CodeInTextPACKT"/>
        </w:rPr>
        <w:t>ADUser</w:t>
      </w:r>
      <w:proofErr w:type="spellEnd"/>
      <w:r>
        <w:t>) to be deleted, then pipe the results into </w:t>
      </w:r>
      <w:r w:rsidRPr="00C20916">
        <w:rPr>
          <w:rStyle w:val="CodeInTextPACKT"/>
        </w:rPr>
        <w:t>Remove-</w:t>
      </w:r>
      <w:proofErr w:type="spellStart"/>
      <w:r w:rsidRPr="00C20916">
        <w:rPr>
          <w:rStyle w:val="CodeInTextPACKT"/>
        </w:rPr>
        <w:t>ADUser</w:t>
      </w:r>
      <w:proofErr w:type="spellEnd"/>
      <w:r>
        <w:t>.</w:t>
      </w:r>
    </w:p>
    <w:p w14:paraId="1CE7259A" w14:textId="77777777" w:rsidR="004E2E36" w:rsidRDefault="004E2E36" w:rsidP="007B77EC">
      <w:pPr>
        <w:pStyle w:val="NormalPACKT"/>
      </w:pPr>
      <w:r>
        <w:t>The second way to remove an object is to use </w:t>
      </w:r>
      <w:r w:rsidRPr="00C20916">
        <w:rPr>
          <w:rStyle w:val="CodeInTextPACKT"/>
        </w:rPr>
        <w:t>Remove-</w:t>
      </w:r>
      <w:proofErr w:type="spellStart"/>
      <w:r w:rsidRPr="00C20916">
        <w:rPr>
          <w:rStyle w:val="CodeInTextPACKT"/>
        </w:rPr>
        <w:t>ADObject</w:t>
      </w:r>
      <w:proofErr w:type="spellEnd"/>
      <w:r>
        <w:t> (or </w:t>
      </w:r>
      <w:r w:rsidRPr="00C20916">
        <w:rPr>
          <w:rStyle w:val="CodeInTextPACKT"/>
        </w:rPr>
        <w:t>Remove-</w:t>
      </w:r>
      <w:proofErr w:type="spellStart"/>
      <w:r w:rsidRPr="00C20916">
        <w:rPr>
          <w:rStyle w:val="CodeInTextPACKT"/>
        </w:rPr>
        <w:t>ADUser</w:t>
      </w:r>
      <w:proofErr w:type="spellEnd"/>
      <w:r>
        <w:t> or </w:t>
      </w:r>
      <w:r w:rsidRPr="00C20916">
        <w:rPr>
          <w:rStyle w:val="CodeInTextPACKT"/>
        </w:rPr>
        <w:t>Remove-</w:t>
      </w:r>
      <w:proofErr w:type="spellStart"/>
      <w:r w:rsidRPr="00C20916">
        <w:rPr>
          <w:rStyle w:val="CodeInTextPACKT"/>
        </w:rPr>
        <w:t>ADComputer</w:t>
      </w:r>
      <w:proofErr w:type="spellEnd"/>
      <w:r>
        <w:t>). Assuming you have the full distinguished name for the object to be removed, this is a bit faster. One risk of this approach is that you could accidentally type an incorrect DN into the command, resulting in the wrong user/computer being removed. To minimize this risk, consider configuring the AD recycle bin.</w:t>
      </w:r>
    </w:p>
    <w:p w14:paraId="6A9A5365" w14:textId="77777777" w:rsidR="004E2E36" w:rsidRDefault="004E2E36" w:rsidP="007B77EC">
      <w:pPr>
        <w:pStyle w:val="NormalPACKT"/>
      </w:pPr>
      <w:r>
        <w:t xml:space="preserve">Joining a computer to the domain involves two specific steps: creating an account for the computer in the AD, then configuring the computer to be a member of the domain. If you build a new computer, you can </w:t>
      </w:r>
      <w:r>
        <w:lastRenderedPageBreak/>
        <w:t>log on as an administrator and join the computer to the domain, which achieves both of these steps. Alternatively, you could pre-stage a computer account (the first of the two necessary steps) then complete the domain-join process later.</w:t>
      </w:r>
    </w:p>
    <w:p w14:paraId="3D7E2A59" w14:textId="77777777" w:rsidR="004E2E36" w:rsidRDefault="004E2E36" w:rsidP="007B77EC">
      <w:pPr>
        <w:pStyle w:val="NormalPACKT"/>
      </w:pPr>
      <w:r>
        <w:t>In </w:t>
      </w:r>
      <w:r w:rsidRPr="00C20916">
        <w:rPr>
          <w:rStyle w:val="ItalicsPACKT"/>
        </w:rPr>
        <w:t>step 13</w:t>
      </w:r>
      <w:r>
        <w:t>, you pre-stage a computer account. This involves creating the AD account for a computer but without it actually joining the domain. This needs to be done using an account that has the necessary permissions. By default, this means a member of either the domain admins or the enterprise admins groups. After the computer account is created, you can complete the process of joining the computer to the domain (for example, by using the </w:t>
      </w:r>
      <w:r w:rsidRPr="00C20916">
        <w:rPr>
          <w:rStyle w:val="CodeInTextPACKT"/>
        </w:rPr>
        <w:t>Add-Computer</w:t>
      </w:r>
      <w:r>
        <w:t> cmdlet). By pre-staging the account, a less privileged user can do the final step without the need for privileged domain credentials.</w:t>
      </w:r>
    </w:p>
    <w:p w14:paraId="61FC64B6" w14:textId="77777777" w:rsidR="004E2E36" w:rsidRPr="00C20916" w:rsidRDefault="004E2E36" w:rsidP="00C20916">
      <w:pPr>
        <w:pStyle w:val="Heading1"/>
      </w:pPr>
      <w:r w:rsidRPr="00C20916">
        <w:t>Adding users to AD via a CSV file</w:t>
      </w:r>
    </w:p>
    <w:p w14:paraId="2AB085CA" w14:textId="77777777" w:rsidR="004E2E36" w:rsidRPr="007B77EC" w:rsidRDefault="004E2E36" w:rsidP="007B77EC">
      <w:pPr>
        <w:pStyle w:val="NormalPACKT"/>
      </w:pPr>
      <w:r w:rsidRPr="007B77EC">
        <w:t>As mentioned several times in this book, </w:t>
      </w:r>
      <w:hyperlink r:id="rId17" w:history="1">
        <w:r w:rsidRPr="007B77EC">
          <w:rPr>
            <w:rStyle w:val="URLPACKT0"/>
          </w:rPr>
          <w:t>https://www.spiceworks.com/</w:t>
        </w:r>
      </w:hyperlink>
      <w:r w:rsidRPr="007B77EC">
        <w:t> has a busy PowerShell support forum (accessible at </w:t>
      </w:r>
      <w:hyperlink r:id="rId18" w:history="1">
        <w:r w:rsidRPr="007B77EC">
          <w:rPr>
            <w:rStyle w:val="URLPACKT0"/>
          </w:rPr>
          <w:t>https://community.spiceworks.com/programming/powershell</w:t>
        </w:r>
      </w:hyperlink>
      <w:r w:rsidRPr="007B77EC">
        <w:t>). A frequently asked (and answered) question is: How do I add multiple users using an input file? This recipe does just that.</w:t>
      </w:r>
    </w:p>
    <w:p w14:paraId="510970E5" w14:textId="77777777" w:rsidR="004E2E36" w:rsidRPr="007B77EC" w:rsidRDefault="004E2E36" w:rsidP="007B77EC">
      <w:pPr>
        <w:pStyle w:val="NormalPACKT"/>
      </w:pPr>
      <w:r w:rsidRPr="007B77EC">
        <w:t>Start with a CSV file containing details of the users you are going to add. This recipe uses a CSV file and adds the users into the AD.</w:t>
      </w:r>
    </w:p>
    <w:p w14:paraId="723CEB36" w14:textId="77777777" w:rsidR="004E2E36" w:rsidRPr="00C20916" w:rsidRDefault="004E2E36" w:rsidP="00C20916">
      <w:pPr>
        <w:pStyle w:val="Heading2"/>
      </w:pPr>
      <w:r w:rsidRPr="00C20916">
        <w:t>Getting ready</w:t>
      </w:r>
    </w:p>
    <w:p w14:paraId="261877A5" w14:textId="77777777" w:rsidR="004E2E36" w:rsidRDefault="004E2E36" w:rsidP="007B77EC">
      <w:pPr>
        <w:pStyle w:val="NormalPACKT"/>
      </w:pPr>
      <w:r>
        <w:t>This recipe assumes you have a domain setup and that you have created the IT OU. You did this in earlier recipes in this chapter. This recipe also requires a CSV file of users to add. You can create a CSV file like so:</w:t>
      </w:r>
    </w:p>
    <w:p w14:paraId="13B2C6B1" w14:textId="77777777" w:rsidR="004E2E36" w:rsidRDefault="004E2E36" w:rsidP="00C20916">
      <w:pPr>
        <w:pStyle w:val="CodePACKT"/>
      </w:pPr>
      <w:r>
        <w:t>$CSVDATA = @'</w:t>
      </w:r>
    </w:p>
    <w:p w14:paraId="4C7D2E4B" w14:textId="77777777" w:rsidR="004E2E36" w:rsidRDefault="004E2E36" w:rsidP="00C20916">
      <w:pPr>
        <w:pStyle w:val="CodePACKT"/>
      </w:pPr>
      <w:proofErr w:type="spellStart"/>
      <w:r>
        <w:t>Firstname</w:t>
      </w:r>
      <w:proofErr w:type="spellEnd"/>
      <w:r>
        <w:t xml:space="preserve">, Initials, </w:t>
      </w:r>
      <w:proofErr w:type="spellStart"/>
      <w:r>
        <w:t>LastName</w:t>
      </w:r>
      <w:proofErr w:type="spellEnd"/>
      <w:r>
        <w:t xml:space="preserve">, </w:t>
      </w:r>
      <w:proofErr w:type="spellStart"/>
      <w:r>
        <w:t>UserPrincipalName</w:t>
      </w:r>
      <w:proofErr w:type="spellEnd"/>
      <w:r>
        <w:t>, Alias, Description, Password</w:t>
      </w:r>
    </w:p>
    <w:p w14:paraId="7965E3B6" w14:textId="77777777" w:rsidR="004E2E36" w:rsidRDefault="004E2E36" w:rsidP="00C20916">
      <w:pPr>
        <w:pStyle w:val="CodePACKT"/>
      </w:pPr>
      <w:proofErr w:type="spellStart"/>
      <w:proofErr w:type="gramStart"/>
      <w:r>
        <w:t>S,K</w:t>
      </w:r>
      <w:proofErr w:type="gramEnd"/>
      <w:r>
        <w:t>,Masterly</w:t>
      </w:r>
      <w:proofErr w:type="spellEnd"/>
      <w:r>
        <w:t xml:space="preserve">, </w:t>
      </w:r>
      <w:proofErr w:type="spellStart"/>
      <w:r>
        <w:t>skm</w:t>
      </w:r>
      <w:proofErr w:type="spellEnd"/>
      <w:r>
        <w:t>, Sylvester, Data Team, Christmas42</w:t>
      </w:r>
    </w:p>
    <w:p w14:paraId="54DDAF9B" w14:textId="77777777" w:rsidR="004E2E36" w:rsidRDefault="004E2E36" w:rsidP="00C20916">
      <w:pPr>
        <w:pStyle w:val="CodePACKT"/>
      </w:pPr>
      <w:proofErr w:type="gramStart"/>
      <w:r>
        <w:t>C,B</w:t>
      </w:r>
      <w:proofErr w:type="gramEnd"/>
      <w:r>
        <w:t xml:space="preserve"> Smith, CBS, Claire, Claire, Receptionist, Christmas42</w:t>
      </w:r>
    </w:p>
    <w:p w14:paraId="57A6BC20" w14:textId="77777777" w:rsidR="004E2E36" w:rsidRDefault="004E2E36" w:rsidP="00C20916">
      <w:pPr>
        <w:pStyle w:val="CodePACKT"/>
      </w:pPr>
      <w:r>
        <w:t>Billy-Bob, Joe-Bob, Bob, BBJB, BBJB, One of the Bob's, Christmas42</w:t>
      </w:r>
    </w:p>
    <w:p w14:paraId="328C0A44" w14:textId="77777777" w:rsidR="004E2E36" w:rsidRDefault="004E2E36" w:rsidP="00C20916">
      <w:pPr>
        <w:pStyle w:val="CodePACKT"/>
      </w:pPr>
      <w:r>
        <w:t xml:space="preserve">Malcolm, </w:t>
      </w:r>
      <w:proofErr w:type="spellStart"/>
      <w:r>
        <w:t>DoWrite</w:t>
      </w:r>
      <w:proofErr w:type="spellEnd"/>
      <w:r>
        <w:t xml:space="preserve">, </w:t>
      </w:r>
      <w:proofErr w:type="spellStart"/>
      <w:r>
        <w:t>Duelittle</w:t>
      </w:r>
      <w:proofErr w:type="spellEnd"/>
      <w:r>
        <w:t xml:space="preserve">, Malcolm, Malcolm, </w:t>
      </w:r>
      <w:proofErr w:type="spellStart"/>
      <w:r>
        <w:t>Mr</w:t>
      </w:r>
      <w:proofErr w:type="spellEnd"/>
      <w:r>
        <w:t xml:space="preserve"> Danger, Christmas42</w:t>
      </w:r>
    </w:p>
    <w:p w14:paraId="4172A918" w14:textId="77777777" w:rsidR="004E2E36" w:rsidRDefault="004E2E36" w:rsidP="00C20916">
      <w:pPr>
        <w:pStyle w:val="CodePACKT"/>
      </w:pPr>
      <w:r>
        <w:t>'@</w:t>
      </w:r>
    </w:p>
    <w:p w14:paraId="66CDE81D" w14:textId="77777777" w:rsidR="004E2E36" w:rsidRDefault="004E2E36" w:rsidP="00C20916">
      <w:pPr>
        <w:pStyle w:val="CodePACKT"/>
      </w:pPr>
      <w:r>
        <w:t>$CSVDATA | Out-File -</w:t>
      </w:r>
      <w:proofErr w:type="spellStart"/>
      <w:r>
        <w:t>FilePath</w:t>
      </w:r>
      <w:proofErr w:type="spellEnd"/>
      <w:r>
        <w:t xml:space="preserve"> C:\Foo\Users.Csv</w:t>
      </w:r>
    </w:p>
    <w:p w14:paraId="044E9E0B" w14:textId="77777777" w:rsidR="004E2E36" w:rsidRPr="00C20916" w:rsidRDefault="004E2E36" w:rsidP="00C20916">
      <w:pPr>
        <w:pStyle w:val="Heading2"/>
      </w:pPr>
      <w:r w:rsidRPr="00C20916">
        <w:t>How to do it...</w:t>
      </w:r>
    </w:p>
    <w:p w14:paraId="5711C8FD" w14:textId="77777777" w:rsidR="004E2E36" w:rsidRDefault="004E2E36" w:rsidP="007B77EC">
      <w:pPr>
        <w:pStyle w:val="NumberedBulletPACKT"/>
        <w:numPr>
          <w:ilvl w:val="0"/>
          <w:numId w:val="10"/>
        </w:numPr>
      </w:pPr>
      <w:r>
        <w:t>Import a CSV file containing the details of the users you wish to add to AD:</w:t>
      </w:r>
    </w:p>
    <w:p w14:paraId="60586634" w14:textId="77777777" w:rsidR="004E2E36" w:rsidRDefault="004E2E36" w:rsidP="00C20916">
      <w:pPr>
        <w:pStyle w:val="CodeWithinBulletsEndPACKT"/>
      </w:pPr>
      <w:r>
        <w:t xml:space="preserve">$Users = Import-CSV -Path C:\Foo\Users.Csv | </w:t>
      </w:r>
    </w:p>
    <w:p w14:paraId="3A55BFFE" w14:textId="77777777" w:rsidR="004E2E36" w:rsidRDefault="004E2E36" w:rsidP="00C20916">
      <w:pPr>
        <w:pStyle w:val="CodeWithinBulletsEndPACKT"/>
      </w:pPr>
      <w:r>
        <w:t xml:space="preserve">  Sort-Object -Property Alias</w:t>
      </w:r>
    </w:p>
    <w:p w14:paraId="06B34AB8" w14:textId="77777777" w:rsidR="004E2E36" w:rsidRDefault="004E2E36" w:rsidP="00C20916">
      <w:pPr>
        <w:pStyle w:val="CodeWithinBulletsEndPACKT"/>
      </w:pPr>
      <w:r>
        <w:t>$Users | Sort-Object -Property alias |FT</w:t>
      </w:r>
    </w:p>
    <w:p w14:paraId="27462759" w14:textId="77777777" w:rsidR="004E2E36" w:rsidRDefault="004E2E36" w:rsidP="007B77EC">
      <w:pPr>
        <w:pStyle w:val="NumberedBulletPACKT"/>
      </w:pPr>
      <w:r>
        <w:t>Add the users using the CSV:</w:t>
      </w:r>
    </w:p>
    <w:p w14:paraId="49604524" w14:textId="77777777" w:rsidR="004E2E36" w:rsidRDefault="004E2E36" w:rsidP="00C20916">
      <w:pPr>
        <w:pStyle w:val="CodeWithinBulletsEndPACKT"/>
      </w:pPr>
      <w:proofErr w:type="spellStart"/>
      <w:r>
        <w:t>ForEach</w:t>
      </w:r>
      <w:proofErr w:type="spellEnd"/>
      <w:r>
        <w:t xml:space="preserve"> ($User in $Users) {</w:t>
      </w:r>
    </w:p>
    <w:p w14:paraId="0D495EAE" w14:textId="77777777" w:rsidR="004E2E36" w:rsidRDefault="004E2E36" w:rsidP="00C20916">
      <w:pPr>
        <w:pStyle w:val="CodeWithinBulletsEndPACKT"/>
      </w:pPr>
      <w:r>
        <w:t>#    Create a hash table of properties to set on created user</w:t>
      </w:r>
    </w:p>
    <w:p w14:paraId="52C20291" w14:textId="77777777" w:rsidR="004E2E36" w:rsidRDefault="004E2E36" w:rsidP="00C20916">
      <w:pPr>
        <w:pStyle w:val="CodeWithinBulletsEndPACKT"/>
      </w:pPr>
      <w:r>
        <w:t xml:space="preserve">$Prop = </w:t>
      </w:r>
      <w:proofErr w:type="gramStart"/>
      <w:r>
        <w:t>@{</w:t>
      </w:r>
      <w:proofErr w:type="gramEnd"/>
      <w:r>
        <w:t>}</w:t>
      </w:r>
    </w:p>
    <w:p w14:paraId="77E947D8" w14:textId="77777777" w:rsidR="004E2E36" w:rsidRDefault="004E2E36" w:rsidP="00C20916">
      <w:pPr>
        <w:pStyle w:val="CodeWithinBulletsEndPACKT"/>
      </w:pPr>
      <w:r>
        <w:t>#    Fill in values</w:t>
      </w:r>
    </w:p>
    <w:p w14:paraId="4B761B22" w14:textId="77777777" w:rsidR="004E2E36" w:rsidRDefault="004E2E36" w:rsidP="00C20916">
      <w:pPr>
        <w:pStyle w:val="CodeWithinBulletsEndPACKT"/>
      </w:pPr>
      <w:r>
        <w:t>$</w:t>
      </w:r>
      <w:proofErr w:type="spellStart"/>
      <w:r>
        <w:t>Prop.GivenName</w:t>
      </w:r>
      <w:proofErr w:type="spellEnd"/>
      <w:r>
        <w:t xml:space="preserve">         = $</w:t>
      </w:r>
      <w:proofErr w:type="spellStart"/>
      <w:r>
        <w:t>User.Firstname</w:t>
      </w:r>
      <w:proofErr w:type="spellEnd"/>
    </w:p>
    <w:p w14:paraId="0CFBD653" w14:textId="77777777" w:rsidR="004E2E36" w:rsidRDefault="004E2E36" w:rsidP="00C20916">
      <w:pPr>
        <w:pStyle w:val="CodeWithinBulletsEndPACKT"/>
      </w:pPr>
      <w:r>
        <w:t>$</w:t>
      </w:r>
      <w:proofErr w:type="spellStart"/>
      <w:r>
        <w:t>Prop.Initials</w:t>
      </w:r>
      <w:proofErr w:type="spellEnd"/>
      <w:r>
        <w:t xml:space="preserve">          = $</w:t>
      </w:r>
      <w:proofErr w:type="spellStart"/>
      <w:r>
        <w:t>User.Initials</w:t>
      </w:r>
      <w:proofErr w:type="spellEnd"/>
    </w:p>
    <w:p w14:paraId="3459E201" w14:textId="77777777" w:rsidR="004E2E36" w:rsidRDefault="004E2E36" w:rsidP="00C20916">
      <w:pPr>
        <w:pStyle w:val="CodeWithinBulletsEndPACKT"/>
      </w:pPr>
      <w:r>
        <w:t>$</w:t>
      </w:r>
      <w:proofErr w:type="spellStart"/>
      <w:r>
        <w:t>Prop.Surname</w:t>
      </w:r>
      <w:proofErr w:type="spellEnd"/>
      <w:r>
        <w:t xml:space="preserve">           = $</w:t>
      </w:r>
      <w:proofErr w:type="spellStart"/>
      <w:r>
        <w:t>User.Lastname</w:t>
      </w:r>
      <w:proofErr w:type="spellEnd"/>
    </w:p>
    <w:p w14:paraId="77400E83" w14:textId="77777777" w:rsidR="004E2E36" w:rsidRDefault="004E2E36" w:rsidP="00C20916">
      <w:pPr>
        <w:pStyle w:val="CodeWithinBulletsEndPACKT"/>
      </w:pPr>
      <w:r>
        <w:t>$</w:t>
      </w:r>
      <w:proofErr w:type="spellStart"/>
      <w:r>
        <w:t>Prop.UserPrincipalName</w:t>
      </w:r>
      <w:proofErr w:type="spellEnd"/>
      <w:r>
        <w:t xml:space="preserve"> = $</w:t>
      </w:r>
      <w:proofErr w:type="spellStart"/>
      <w:r>
        <w:t>User.UserPrincipalName</w:t>
      </w:r>
      <w:proofErr w:type="spellEnd"/>
      <w:r>
        <w:t>+"@reskit.org"</w:t>
      </w:r>
    </w:p>
    <w:p w14:paraId="6F79A2BC" w14:textId="77777777" w:rsidR="004E2E36" w:rsidRDefault="004E2E36" w:rsidP="00C20916">
      <w:pPr>
        <w:pStyle w:val="CodeWithinBulletsEndPACKT"/>
      </w:pPr>
      <w:r>
        <w:lastRenderedPageBreak/>
        <w:t>$</w:t>
      </w:r>
      <w:proofErr w:type="spellStart"/>
      <w:r>
        <w:t>Prop.Displayname</w:t>
      </w:r>
      <w:proofErr w:type="spellEnd"/>
      <w:r>
        <w:t xml:space="preserve">       = </w:t>
      </w:r>
      <w:proofErr w:type="gramStart"/>
      <w:r>
        <w:t>$</w:t>
      </w:r>
      <w:proofErr w:type="spellStart"/>
      <w:r>
        <w:t>User.FirstName.trim</w:t>
      </w:r>
      <w:proofErr w:type="spellEnd"/>
      <w:proofErr w:type="gramEnd"/>
      <w:r>
        <w:t>() + " " +</w:t>
      </w:r>
    </w:p>
    <w:p w14:paraId="2864FCE9" w14:textId="77777777" w:rsidR="004E2E36" w:rsidRDefault="004E2E36" w:rsidP="00C20916">
      <w:pPr>
        <w:pStyle w:val="CodeWithinBulletsEndPACKT"/>
      </w:pPr>
      <w:r>
        <w:t>$</w:t>
      </w:r>
      <w:proofErr w:type="spellStart"/>
      <w:proofErr w:type="gramStart"/>
      <w:r>
        <w:t>user.LastName.Trim</w:t>
      </w:r>
      <w:proofErr w:type="spellEnd"/>
      <w:proofErr w:type="gramEnd"/>
      <w:r>
        <w:t>()</w:t>
      </w:r>
    </w:p>
    <w:p w14:paraId="45473ECD" w14:textId="77777777" w:rsidR="004E2E36" w:rsidRDefault="004E2E36" w:rsidP="00C20916">
      <w:pPr>
        <w:pStyle w:val="CodeWithinBulletsEndPACKT"/>
      </w:pPr>
      <w:r>
        <w:t>$</w:t>
      </w:r>
      <w:proofErr w:type="spellStart"/>
      <w:r>
        <w:t>Prop.Description</w:t>
      </w:r>
      <w:proofErr w:type="spellEnd"/>
      <w:r>
        <w:t xml:space="preserve">       = $</w:t>
      </w:r>
      <w:proofErr w:type="spellStart"/>
      <w:r>
        <w:t>User.Description</w:t>
      </w:r>
      <w:proofErr w:type="spellEnd"/>
    </w:p>
    <w:p w14:paraId="5941153D" w14:textId="77777777" w:rsidR="004E2E36" w:rsidRDefault="004E2E36" w:rsidP="00C20916">
      <w:pPr>
        <w:pStyle w:val="CodeWithinBulletsEndPACKT"/>
      </w:pPr>
      <w:r>
        <w:t>$</w:t>
      </w:r>
      <w:proofErr w:type="spellStart"/>
      <w:r>
        <w:t>Prop.Name</w:t>
      </w:r>
      <w:proofErr w:type="spellEnd"/>
      <w:r>
        <w:t xml:space="preserve">              = $</w:t>
      </w:r>
      <w:proofErr w:type="spellStart"/>
      <w:r>
        <w:t>User.Alias</w:t>
      </w:r>
      <w:proofErr w:type="spellEnd"/>
    </w:p>
    <w:p w14:paraId="30D8AC0A" w14:textId="77777777" w:rsidR="004E2E36" w:rsidRDefault="004E2E36" w:rsidP="00C20916">
      <w:pPr>
        <w:pStyle w:val="CodeWithinBulletsEndPACKT"/>
      </w:pPr>
      <w:r>
        <w:t xml:space="preserve">$PW = </w:t>
      </w:r>
      <w:proofErr w:type="spellStart"/>
      <w:r>
        <w:t>ConvertTo-SecureString</w:t>
      </w:r>
      <w:proofErr w:type="spellEnd"/>
      <w:r>
        <w:t xml:space="preserve"> -</w:t>
      </w:r>
      <w:proofErr w:type="spellStart"/>
      <w:r>
        <w:t>AsPlainText</w:t>
      </w:r>
      <w:proofErr w:type="spellEnd"/>
      <w:r>
        <w:t xml:space="preserve"> $</w:t>
      </w:r>
      <w:proofErr w:type="spellStart"/>
      <w:proofErr w:type="gramStart"/>
      <w:r>
        <w:t>user.password</w:t>
      </w:r>
      <w:proofErr w:type="spellEnd"/>
      <w:proofErr w:type="gramEnd"/>
      <w:r>
        <w:t xml:space="preserve"> -Force</w:t>
      </w:r>
    </w:p>
    <w:p w14:paraId="034CBE2C" w14:textId="77777777" w:rsidR="004E2E36" w:rsidRDefault="004E2E36" w:rsidP="00C20916">
      <w:pPr>
        <w:pStyle w:val="CodeWithinBulletsEndPACKT"/>
      </w:pPr>
      <w:r>
        <w:t>$</w:t>
      </w:r>
      <w:proofErr w:type="spellStart"/>
      <w:r>
        <w:t>Prop.AccountPassword</w:t>
      </w:r>
      <w:proofErr w:type="spellEnd"/>
      <w:r>
        <w:t xml:space="preserve">   = $PW</w:t>
      </w:r>
    </w:p>
    <w:p w14:paraId="32285CDA" w14:textId="77777777" w:rsidR="004E2E36" w:rsidRDefault="004E2E36" w:rsidP="00C20916">
      <w:pPr>
        <w:pStyle w:val="CodeWithinBulletsEndPACKT"/>
      </w:pPr>
      <w:r>
        <w:t>#    To be safe!</w:t>
      </w:r>
    </w:p>
    <w:p w14:paraId="517ED9E2" w14:textId="77777777" w:rsidR="004E2E36" w:rsidRDefault="004E2E36" w:rsidP="00C20916">
      <w:pPr>
        <w:pStyle w:val="CodeWithinBulletsEndPACKT"/>
      </w:pPr>
      <w:r>
        <w:t>$</w:t>
      </w:r>
      <w:proofErr w:type="spellStart"/>
      <w:r>
        <w:t>Prop.ChangePasswordAtLogon</w:t>
      </w:r>
      <w:proofErr w:type="spellEnd"/>
      <w:r>
        <w:t xml:space="preserve"> = $true</w:t>
      </w:r>
    </w:p>
    <w:p w14:paraId="0A7996E9" w14:textId="77777777" w:rsidR="004E2E36" w:rsidRDefault="004E2E36" w:rsidP="00C20916">
      <w:pPr>
        <w:pStyle w:val="CodeWithinBulletsEndPACKT"/>
      </w:pPr>
      <w:r>
        <w:t>#    Now create the user</w:t>
      </w:r>
    </w:p>
    <w:p w14:paraId="759F1A05" w14:textId="77777777" w:rsidR="004E2E36" w:rsidRDefault="004E2E36" w:rsidP="00C20916">
      <w:pPr>
        <w:pStyle w:val="CodeWithinBulletsEndPACKT"/>
      </w:pPr>
      <w:r>
        <w:t>New-</w:t>
      </w:r>
      <w:proofErr w:type="spellStart"/>
      <w:r>
        <w:t>ADUser</w:t>
      </w:r>
      <w:proofErr w:type="spellEnd"/>
      <w:r>
        <w:t xml:space="preserve"> @Prop -Path 'OU=</w:t>
      </w:r>
      <w:proofErr w:type="gramStart"/>
      <w:r>
        <w:t>IT,DC</w:t>
      </w:r>
      <w:proofErr w:type="gramEnd"/>
      <w:r>
        <w:t>=</w:t>
      </w:r>
      <w:proofErr w:type="spellStart"/>
      <w:r>
        <w:t>Reskit,DC</w:t>
      </w:r>
      <w:proofErr w:type="spellEnd"/>
      <w:r>
        <w:t>=ORG' -Enabled:$true</w:t>
      </w:r>
    </w:p>
    <w:p w14:paraId="73B6268D" w14:textId="77777777" w:rsidR="004E2E36" w:rsidRDefault="004E2E36" w:rsidP="00C20916">
      <w:pPr>
        <w:pStyle w:val="CodeWithinBulletsEndPACKT"/>
      </w:pPr>
      <w:r>
        <w:t>#   Finally, display user created</w:t>
      </w:r>
    </w:p>
    <w:p w14:paraId="2DF1EF6D" w14:textId="77777777" w:rsidR="004E2E36" w:rsidRDefault="004E2E36" w:rsidP="00C20916">
      <w:pPr>
        <w:pStyle w:val="CodeWithinBulletsEndPACKT"/>
      </w:pPr>
      <w:r>
        <w:t>"Created $($</w:t>
      </w:r>
      <w:proofErr w:type="spellStart"/>
      <w:r>
        <w:t>Prop.Displayname</w:t>
      </w:r>
      <w:proofErr w:type="spellEnd"/>
      <w:r>
        <w:t>)"</w:t>
      </w:r>
    </w:p>
    <w:p w14:paraId="357AFA58" w14:textId="77777777" w:rsidR="004E2E36" w:rsidRDefault="004E2E36" w:rsidP="00C20916">
      <w:pPr>
        <w:pStyle w:val="CodeWithinBulletsEndPACKT"/>
      </w:pPr>
      <w:r>
        <w:t>}</w:t>
      </w:r>
    </w:p>
    <w:p w14:paraId="49E2E254" w14:textId="77777777" w:rsidR="004E2E36" w:rsidRPr="00C20916" w:rsidRDefault="004E2E36" w:rsidP="00C20916">
      <w:pPr>
        <w:pStyle w:val="Heading2"/>
      </w:pPr>
      <w:r w:rsidRPr="00C20916">
        <w:t>How it works...</w:t>
      </w:r>
    </w:p>
    <w:p w14:paraId="20117A9F" w14:textId="77777777" w:rsidR="004E2E36" w:rsidRDefault="004E2E36" w:rsidP="007B77EC">
      <w:pPr>
        <w:pStyle w:val="NormalPACKT"/>
      </w:pPr>
      <w:r>
        <w:t>In </w:t>
      </w:r>
      <w:r w:rsidRPr="00C20916">
        <w:rPr>
          <w:rStyle w:val="ItalicsPACKT"/>
        </w:rPr>
        <w:t>step 1</w:t>
      </w:r>
      <w:r>
        <w:t>, you import the CSV file from </w:t>
      </w:r>
      <w:r w:rsidRPr="00C20916">
        <w:rPr>
          <w:rStyle w:val="CodeInTextPACKT"/>
        </w:rPr>
        <w:t>C:\Foo\Users.Csv</w:t>
      </w:r>
      <w:r>
        <w:t>, which was noted in the </w:t>
      </w:r>
      <w:r w:rsidRPr="00C20916">
        <w:rPr>
          <w:rStyle w:val="ItalicsPACKT"/>
        </w:rPr>
        <w:t>Getting ready</w:t>
      </w:r>
      <w:r>
        <w:t> section of this recipe. Importing the CSV file generates no output.</w:t>
      </w:r>
    </w:p>
    <w:p w14:paraId="5999F1E3" w14:textId="77777777" w:rsidR="004E2E36" w:rsidRDefault="004E2E36" w:rsidP="007B77EC">
      <w:pPr>
        <w:pStyle w:val="NormalPACKT"/>
      </w:pPr>
      <w:r>
        <w:t>In </w:t>
      </w:r>
      <w:r w:rsidRPr="00C20916">
        <w:rPr>
          <w:rStyle w:val="ItalicsPACKT"/>
        </w:rPr>
        <w:t>step 2</w:t>
      </w:r>
      <w:r>
        <w:t>, you iterate through the users in the CSV. For each user in the file, you first generate a hash table (</w:t>
      </w:r>
      <w:r w:rsidRPr="00C20916">
        <w:rPr>
          <w:rStyle w:val="CodeInTextPACKT"/>
        </w:rPr>
        <w:t>$Prop</w:t>
      </w:r>
      <w:r>
        <w:t>) which you pass to the </w:t>
      </w:r>
      <w:r w:rsidRPr="00C20916">
        <w:rPr>
          <w:rStyle w:val="CodeInTextPACKT"/>
        </w:rPr>
        <w:t>New-</w:t>
      </w:r>
      <w:proofErr w:type="spellStart"/>
      <w:r w:rsidRPr="00C20916">
        <w:rPr>
          <w:rStyle w:val="CodeInTextPACKT"/>
        </w:rPr>
        <w:t>ADUser</w:t>
      </w:r>
      <w:proofErr w:type="spellEnd"/>
      <w:r>
        <w:t> cmdlet to add the user to AD.</w:t>
      </w:r>
    </w:p>
    <w:p w14:paraId="01E1804A" w14:textId="77777777" w:rsidR="004E2E36" w:rsidRDefault="004E2E36" w:rsidP="007B77EC">
      <w:pPr>
        <w:pStyle w:val="NormalPACKT"/>
      </w:pPr>
      <w:r>
        <w:t>After you add each user, the recipe displays a message noting that the new user is now added to the AD. If you run the entire recipe as a single script, saved as </w:t>
      </w:r>
      <w:r w:rsidRPr="00C20916">
        <w:rPr>
          <w:rStyle w:val="CodeInTextPACKT"/>
        </w:rPr>
        <w:t>Add-UsersToAD.ps1</w:t>
      </w:r>
      <w:r>
        <w:t>, and use the </w:t>
      </w:r>
      <w:r w:rsidRPr="00C20916">
        <w:rPr>
          <w:rStyle w:val="CodeInTextPACKT"/>
        </w:rPr>
        <w:t>C:\foo\Users.Csv</w:t>
      </w:r>
      <w:r>
        <w:t> file created at the start of this recipe, then the output looks like this:</w:t>
      </w:r>
    </w:p>
    <w:p w14:paraId="43033CCC" w14:textId="070EC15A" w:rsidR="004E2E36" w:rsidRDefault="004E2E36" w:rsidP="007B77EC">
      <w:pPr>
        <w:pStyle w:val="FigurePACKT"/>
      </w:pPr>
      <w:r>
        <w:rPr>
          <w:noProof/>
        </w:rPr>
        <w:drawing>
          <wp:inline distT="0" distB="0" distL="0" distR="0" wp14:anchorId="32FAFE59" wp14:editId="6AE24F72">
            <wp:extent cx="3535680" cy="1303020"/>
            <wp:effectExtent l="0" t="0" r="7620" b="0"/>
            <wp:docPr id="65" name="Picture 65"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it 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5680" cy="1303020"/>
                    </a:xfrm>
                    <a:prstGeom prst="rect">
                      <a:avLst/>
                    </a:prstGeom>
                    <a:noFill/>
                    <a:ln>
                      <a:noFill/>
                    </a:ln>
                  </pic:spPr>
                </pic:pic>
              </a:graphicData>
            </a:graphic>
          </wp:inline>
        </w:drawing>
      </w:r>
    </w:p>
    <w:p w14:paraId="6E403480" w14:textId="77777777" w:rsidR="004E2E36" w:rsidRPr="00C20916" w:rsidRDefault="004E2E36" w:rsidP="00C20916">
      <w:pPr>
        <w:pStyle w:val="Heading2"/>
      </w:pPr>
      <w:r w:rsidRPr="00C20916">
        <w:t>There's more...</w:t>
      </w:r>
    </w:p>
    <w:p w14:paraId="302B13E7" w14:textId="77777777" w:rsidR="004E2E36" w:rsidRDefault="004E2E36" w:rsidP="007B77EC">
      <w:pPr>
        <w:pStyle w:val="NormalPACKT"/>
      </w:pPr>
      <w:r>
        <w:t>The basic approach of adding a user based on data in a CSV is straightforward. There are many variations on this approach that you can take depending on your circumstances.</w:t>
      </w:r>
    </w:p>
    <w:p w14:paraId="7FA75311" w14:textId="77777777" w:rsidR="004E2E36" w:rsidRDefault="004E2E36" w:rsidP="007B77EC">
      <w:pPr>
        <w:pStyle w:val="NormalPACKT"/>
      </w:pPr>
      <w:r>
        <w:t>You can expand the data included in the CSV file to populate more user properties for each AD user. For example, you could include a cell phone number, office address, and much more. Another variation is extending the CSV file and including one or more security groups that should have the user added.</w:t>
      </w:r>
    </w:p>
    <w:p w14:paraId="4B14DAC1" w14:textId="77777777" w:rsidR="004A213C" w:rsidRPr="00C20916" w:rsidRDefault="004A213C" w:rsidP="00C20916">
      <w:pPr>
        <w:pStyle w:val="Heading1"/>
      </w:pPr>
      <w:r w:rsidRPr="00C20916">
        <w:t>Creating a group policy object</w:t>
      </w:r>
    </w:p>
    <w:p w14:paraId="7A18F94C" w14:textId="77777777" w:rsidR="004A213C" w:rsidRDefault="004A213C" w:rsidP="007B77EC">
      <w:pPr>
        <w:pStyle w:val="NormalPACKT"/>
      </w:pPr>
      <w:r>
        <w:t>Group policy allows you to define computer and user configuration settings that ensure a system is configured per policy.</w:t>
      </w:r>
    </w:p>
    <w:p w14:paraId="2B20DAFC" w14:textId="77777777" w:rsidR="004A213C" w:rsidRDefault="004A213C" w:rsidP="007B77EC">
      <w:pPr>
        <w:pStyle w:val="NormalPACKT"/>
      </w:pPr>
      <w:r>
        <w:lastRenderedPageBreak/>
        <w:t>With group policy, you first create a group policy object within the Active Directory. You then configure the GPO, for example, enabling computers in the IT organizational unit to be able to use PowerShell scripts on those systems. There are literally thousands of settings you can configure for a user or computer through group policy.</w:t>
      </w:r>
    </w:p>
    <w:p w14:paraId="267DD17C" w14:textId="77777777" w:rsidR="004A213C" w:rsidRDefault="004A213C" w:rsidP="007B77EC">
      <w:pPr>
        <w:pStyle w:val="NormalPACKT"/>
      </w:pPr>
      <w:r>
        <w:t>Once you configure your GPO object, you link the policy object to the OU you want to configure. You can also apply a GPO to the domain as a whole, to a specific AD site, or to any OU. A given GPO can be assigned in multiple places which can simplify your OU design.</w:t>
      </w:r>
    </w:p>
    <w:p w14:paraId="43DA5704" w14:textId="77777777" w:rsidR="004A213C" w:rsidRDefault="004A213C" w:rsidP="007B77EC">
      <w:pPr>
        <w:pStyle w:val="NormalPACKT"/>
      </w:pPr>
      <w:r>
        <w:t>The configuration of a GPO typically results in some data being generated that a host's group policy agent (the code that applies the GPO objects) can access. This information tells the agent how to work. Settings made through administrative templates use registry settings inside </w:t>
      </w:r>
      <w:proofErr w:type="spellStart"/>
      <w:r w:rsidRPr="00C20916">
        <w:rPr>
          <w:rStyle w:val="CodeInTextPACKT"/>
        </w:rPr>
        <w:t>Registry.POL</w:t>
      </w:r>
      <w:proofErr w:type="spellEnd"/>
      <w:r>
        <w:t> files. The group policy agent obtains the policy details from the </w:t>
      </w:r>
      <w:r w:rsidRPr="00C20916">
        <w:rPr>
          <w:rStyle w:val="CodeInTextPACKT"/>
        </w:rPr>
        <w:t>SYSVOL</w:t>
      </w:r>
      <w:r>
        <w:t> share on a domain controller and applies them whenever a user logs on or off or when a computer starts up or shuts down.</w:t>
      </w:r>
    </w:p>
    <w:p w14:paraId="2A490D8B" w14:textId="77777777" w:rsidR="004A213C" w:rsidRDefault="004A213C" w:rsidP="007B77EC">
      <w:pPr>
        <w:pStyle w:val="NormalPACKT"/>
      </w:pPr>
      <w:r>
        <w:t>The group policy module also provides the ability to create nice-looking reports describing the group policy object.</w:t>
      </w:r>
    </w:p>
    <w:p w14:paraId="4F996636" w14:textId="77777777" w:rsidR="004A213C" w:rsidRPr="00C20916" w:rsidRDefault="004A213C" w:rsidP="00C20916">
      <w:pPr>
        <w:pStyle w:val="Heading2"/>
      </w:pPr>
      <w:r w:rsidRPr="00C20916">
        <w:t>Getting ready</w:t>
      </w:r>
    </w:p>
    <w:p w14:paraId="4AF301DB" w14:textId="77777777" w:rsidR="004A213C" w:rsidRDefault="004A213C" w:rsidP="007B77EC">
      <w:pPr>
        <w:pStyle w:val="NormalPACKT"/>
      </w:pPr>
      <w:r>
        <w:t>This recipe runs on the </w:t>
      </w:r>
      <w:r w:rsidRPr="00C20916">
        <w:rPr>
          <w:rStyle w:val="CodeInTextPACKT"/>
        </w:rPr>
        <w:t>DC1</w:t>
      </w:r>
      <w:r>
        <w:t> domain controller that has been set up and configured in the three prior recipes in this chapter.</w:t>
      </w:r>
    </w:p>
    <w:p w14:paraId="679AF909" w14:textId="77777777" w:rsidR="004A213C" w:rsidRPr="00C20916" w:rsidRDefault="004A213C" w:rsidP="00C20916">
      <w:pPr>
        <w:pStyle w:val="Heading2"/>
      </w:pPr>
      <w:r w:rsidRPr="00C20916">
        <w:t>How to do it...</w:t>
      </w:r>
    </w:p>
    <w:p w14:paraId="3F50BD3D" w14:textId="77777777" w:rsidR="004A213C" w:rsidRDefault="004A213C" w:rsidP="007B77EC">
      <w:pPr>
        <w:pStyle w:val="NumberedBulletPACKT"/>
        <w:numPr>
          <w:ilvl w:val="0"/>
          <w:numId w:val="11"/>
        </w:numPr>
      </w:pPr>
      <w:r>
        <w:t>Create a group policy object:</w:t>
      </w:r>
    </w:p>
    <w:p w14:paraId="1778A760" w14:textId="77777777" w:rsidR="004A213C" w:rsidRDefault="004A213C" w:rsidP="00C20916">
      <w:pPr>
        <w:pStyle w:val="CodeWithinBulletsEndPACKT"/>
      </w:pPr>
      <w:r>
        <w:t xml:space="preserve">$Pol = </w:t>
      </w:r>
    </w:p>
    <w:p w14:paraId="0AB9DC07" w14:textId="77777777" w:rsidR="004A213C" w:rsidRDefault="004A213C" w:rsidP="00C20916">
      <w:pPr>
        <w:pStyle w:val="CodeWithinBulletsEndPACKT"/>
      </w:pPr>
      <w:r>
        <w:t xml:space="preserve">  New-GPO -Name </w:t>
      </w:r>
      <w:proofErr w:type="spellStart"/>
      <w:r>
        <w:t>ITPolicy</w:t>
      </w:r>
      <w:proofErr w:type="spellEnd"/>
      <w:r>
        <w:t xml:space="preserve"> -Comment 'IT GPO' -Domain Reskit.Org</w:t>
      </w:r>
    </w:p>
    <w:p w14:paraId="173ABD54" w14:textId="77777777" w:rsidR="004A213C" w:rsidRDefault="004A213C" w:rsidP="007B77EC">
      <w:pPr>
        <w:pStyle w:val="NumberedBulletPACKT"/>
      </w:pPr>
      <w:r>
        <w:t>Ensure that only computer settings are enabled:</w:t>
      </w:r>
    </w:p>
    <w:p w14:paraId="437E0F9D" w14:textId="77777777" w:rsidR="004A213C" w:rsidRDefault="004A213C" w:rsidP="00C20916">
      <w:pPr>
        <w:pStyle w:val="CodeWithinBulletsEndPACKT"/>
      </w:pPr>
      <w:r>
        <w:t>$</w:t>
      </w:r>
      <w:proofErr w:type="spellStart"/>
      <w:r>
        <w:t>Pol.GpoStatus</w:t>
      </w:r>
      <w:proofErr w:type="spellEnd"/>
      <w:r>
        <w:t xml:space="preserve"> = '</w:t>
      </w:r>
      <w:proofErr w:type="spellStart"/>
      <w:r>
        <w:t>UserSettingsDisabled</w:t>
      </w:r>
      <w:proofErr w:type="spellEnd"/>
      <w:r>
        <w:t>'</w:t>
      </w:r>
    </w:p>
    <w:p w14:paraId="5629DA8B" w14:textId="77777777" w:rsidR="004A213C" w:rsidRDefault="004A213C" w:rsidP="007B77EC">
      <w:pPr>
        <w:pStyle w:val="NumberedBulletPACKT"/>
      </w:pPr>
      <w:r>
        <w:t>Configure the policy with two settings:</w:t>
      </w:r>
    </w:p>
    <w:p w14:paraId="1EB1DE8A" w14:textId="77777777" w:rsidR="004A213C" w:rsidRDefault="004A213C" w:rsidP="00C20916">
      <w:pPr>
        <w:pStyle w:val="CodeWithinBulletsEndPACKT"/>
      </w:pPr>
      <w:r>
        <w:t xml:space="preserve">$EPHT1= </w:t>
      </w:r>
      <w:proofErr w:type="gramStart"/>
      <w:r>
        <w:t>@{</w:t>
      </w:r>
      <w:proofErr w:type="gramEnd"/>
    </w:p>
    <w:p w14:paraId="28B31805" w14:textId="77777777" w:rsidR="004A213C" w:rsidRDefault="004A213C" w:rsidP="00C20916">
      <w:pPr>
        <w:pStyle w:val="CodeWithinBulletsEndPACKT"/>
      </w:pPr>
      <w:r>
        <w:t xml:space="preserve">  Name     = '</w:t>
      </w:r>
      <w:proofErr w:type="spellStart"/>
      <w:r>
        <w:t>ITPolicy</w:t>
      </w:r>
      <w:proofErr w:type="spellEnd"/>
      <w:r>
        <w:t>'</w:t>
      </w:r>
    </w:p>
    <w:p w14:paraId="79AD4105" w14:textId="77777777" w:rsidR="004A213C" w:rsidRDefault="004A213C" w:rsidP="00C20916">
      <w:pPr>
        <w:pStyle w:val="CodeWithinBulletsEndPACKT"/>
      </w:pPr>
      <w:r>
        <w:t xml:space="preserve">  Key      = 'HKLM\Software\Policies\Microsoft\Windows\PowerShell'</w:t>
      </w:r>
    </w:p>
    <w:p w14:paraId="06A4486B" w14:textId="77777777" w:rsidR="004A213C" w:rsidRDefault="004A213C" w:rsidP="00C20916">
      <w:pPr>
        <w:pStyle w:val="CodeWithinBulletsEndPACKT"/>
      </w:pPr>
      <w:r>
        <w:t xml:space="preserve">  </w:t>
      </w:r>
      <w:proofErr w:type="spellStart"/>
      <w:r>
        <w:t>ValueName</w:t>
      </w:r>
      <w:proofErr w:type="spellEnd"/>
      <w:r>
        <w:t xml:space="preserve"> = '</w:t>
      </w:r>
      <w:proofErr w:type="spellStart"/>
      <w:r>
        <w:t>ExecutionPolicy</w:t>
      </w:r>
      <w:proofErr w:type="spellEnd"/>
      <w:r>
        <w:t>'</w:t>
      </w:r>
    </w:p>
    <w:p w14:paraId="677ADE0D" w14:textId="77777777" w:rsidR="004A213C" w:rsidRDefault="004A213C" w:rsidP="00C20916">
      <w:pPr>
        <w:pStyle w:val="CodeWithinBulletsEndPACKT"/>
      </w:pPr>
      <w:r>
        <w:t xml:space="preserve">  Value    = 'Unrestricted' </w:t>
      </w:r>
    </w:p>
    <w:p w14:paraId="6FA586DD" w14:textId="77777777" w:rsidR="004A213C" w:rsidRDefault="004A213C" w:rsidP="00C20916">
      <w:pPr>
        <w:pStyle w:val="CodeWithinBulletsEndPACKT"/>
      </w:pPr>
      <w:r>
        <w:t xml:space="preserve">  Type     = 'String'</w:t>
      </w:r>
    </w:p>
    <w:p w14:paraId="3C33CCF0" w14:textId="77777777" w:rsidR="004A213C" w:rsidRDefault="004A213C" w:rsidP="00C20916">
      <w:pPr>
        <w:pStyle w:val="CodeWithinBulletsEndPACKT"/>
      </w:pPr>
      <w:r>
        <w:t>}</w:t>
      </w:r>
    </w:p>
    <w:p w14:paraId="2A49E862" w14:textId="77777777" w:rsidR="004A213C" w:rsidRDefault="004A213C" w:rsidP="00C20916">
      <w:pPr>
        <w:pStyle w:val="CodeWithinBulletsEndPACKT"/>
      </w:pPr>
      <w:r>
        <w:t>Set-</w:t>
      </w:r>
      <w:proofErr w:type="spellStart"/>
      <w:r>
        <w:t>GPRegistryValue</w:t>
      </w:r>
      <w:proofErr w:type="spellEnd"/>
      <w:r>
        <w:t xml:space="preserve"> @EPHT1 | Out-Null</w:t>
      </w:r>
    </w:p>
    <w:p w14:paraId="7064BF3B" w14:textId="77777777" w:rsidR="004A213C" w:rsidRDefault="004A213C" w:rsidP="00C20916">
      <w:pPr>
        <w:pStyle w:val="CodeWithinBulletsEndPACKT"/>
      </w:pPr>
      <w:r>
        <w:t xml:space="preserve">$EPHT2= </w:t>
      </w:r>
      <w:proofErr w:type="gramStart"/>
      <w:r>
        <w:t>@{</w:t>
      </w:r>
      <w:proofErr w:type="gramEnd"/>
    </w:p>
    <w:p w14:paraId="64092D26" w14:textId="77777777" w:rsidR="004A213C" w:rsidRDefault="004A213C" w:rsidP="00C20916">
      <w:pPr>
        <w:pStyle w:val="CodeWithinBulletsEndPACKT"/>
      </w:pPr>
      <w:r>
        <w:t xml:space="preserve">  Name   = '</w:t>
      </w:r>
      <w:proofErr w:type="spellStart"/>
      <w:r>
        <w:t>ITPolicy</w:t>
      </w:r>
      <w:proofErr w:type="spellEnd"/>
      <w:r>
        <w:t>'</w:t>
      </w:r>
    </w:p>
    <w:p w14:paraId="4F15E83D" w14:textId="77777777" w:rsidR="004A213C" w:rsidRDefault="004A213C" w:rsidP="00C20916">
      <w:pPr>
        <w:pStyle w:val="CodeWithinBulletsEndPACKT"/>
      </w:pPr>
      <w:r>
        <w:t xml:space="preserve">  Key    = 'HKLM\Software\Policies\Microsoft\Windows\PowerShell'</w:t>
      </w:r>
    </w:p>
    <w:p w14:paraId="167B5969" w14:textId="77777777" w:rsidR="004A213C" w:rsidRDefault="004A213C" w:rsidP="00C20916">
      <w:pPr>
        <w:pStyle w:val="CodeWithinBulletsEndPACKT"/>
      </w:pPr>
      <w:r>
        <w:t xml:space="preserve">  </w:t>
      </w:r>
      <w:proofErr w:type="spellStart"/>
      <w:r>
        <w:t>ValueName</w:t>
      </w:r>
      <w:proofErr w:type="spellEnd"/>
      <w:r>
        <w:t xml:space="preserve"> = '</w:t>
      </w:r>
      <w:proofErr w:type="spellStart"/>
      <w:r>
        <w:t>EnableScripts</w:t>
      </w:r>
      <w:proofErr w:type="spellEnd"/>
      <w:r>
        <w:t>'</w:t>
      </w:r>
    </w:p>
    <w:p w14:paraId="1521BE2E" w14:textId="77777777" w:rsidR="004A213C" w:rsidRDefault="004A213C" w:rsidP="00C20916">
      <w:pPr>
        <w:pStyle w:val="CodeWithinBulletsEndPACKT"/>
      </w:pPr>
      <w:r>
        <w:t xml:space="preserve">  Type   = '</w:t>
      </w:r>
      <w:proofErr w:type="spellStart"/>
      <w:r>
        <w:t>DWord</w:t>
      </w:r>
      <w:proofErr w:type="spellEnd"/>
      <w:r>
        <w:t>'</w:t>
      </w:r>
    </w:p>
    <w:p w14:paraId="4A89A48E" w14:textId="77777777" w:rsidR="004A213C" w:rsidRDefault="004A213C" w:rsidP="00C20916">
      <w:pPr>
        <w:pStyle w:val="CodeWithinBulletsEndPACKT"/>
      </w:pPr>
      <w:r>
        <w:t xml:space="preserve">  </w:t>
      </w:r>
      <w:proofErr w:type="gramStart"/>
      <w:r>
        <w:t>Value  =</w:t>
      </w:r>
      <w:proofErr w:type="gramEnd"/>
      <w:r>
        <w:t xml:space="preserve"> 1 </w:t>
      </w:r>
    </w:p>
    <w:p w14:paraId="1D7ABE1E" w14:textId="77777777" w:rsidR="004A213C" w:rsidRDefault="004A213C" w:rsidP="00C20916">
      <w:pPr>
        <w:pStyle w:val="CodeWithinBulletsEndPACKT"/>
      </w:pPr>
      <w:r>
        <w:t>}</w:t>
      </w:r>
    </w:p>
    <w:p w14:paraId="08DC5945" w14:textId="77777777" w:rsidR="004A213C" w:rsidRDefault="004A213C" w:rsidP="00C20916">
      <w:pPr>
        <w:pStyle w:val="CodeWithinBulletsEndPACKT"/>
      </w:pPr>
      <w:r>
        <w:t>Set-</w:t>
      </w:r>
      <w:proofErr w:type="spellStart"/>
      <w:r>
        <w:t>GPRegistryValue</w:t>
      </w:r>
      <w:proofErr w:type="spellEnd"/>
      <w:r>
        <w:t xml:space="preserve"> @EPHT2 | Out-Null</w:t>
      </w:r>
    </w:p>
    <w:p w14:paraId="085973C7" w14:textId="77777777" w:rsidR="004A213C" w:rsidRDefault="004A213C" w:rsidP="007B77EC">
      <w:pPr>
        <w:pStyle w:val="NumberedBulletPACKT"/>
      </w:pPr>
      <w:r>
        <w:t>Create another GPO to disable the screen server, set the status, and add a description:</w:t>
      </w:r>
    </w:p>
    <w:p w14:paraId="6ABB463F" w14:textId="77777777" w:rsidR="004A213C" w:rsidRDefault="004A213C" w:rsidP="00C20916">
      <w:pPr>
        <w:pStyle w:val="CodeWithinBulletsEndPACKT"/>
      </w:pPr>
      <w:r>
        <w:lastRenderedPageBreak/>
        <w:t xml:space="preserve">$Pol2             = New-GPO -Name 'Screen Saver Time Out' </w:t>
      </w:r>
    </w:p>
    <w:p w14:paraId="2D82DE7E" w14:textId="77777777" w:rsidR="004A213C" w:rsidRDefault="004A213C" w:rsidP="00C20916">
      <w:pPr>
        <w:pStyle w:val="CodeWithinBulletsEndPACKT"/>
      </w:pPr>
      <w:r>
        <w:t>$Pol2.GpoStatus   = '</w:t>
      </w:r>
      <w:proofErr w:type="spellStart"/>
      <w:r>
        <w:t>ComputerSettingsDisabled</w:t>
      </w:r>
      <w:proofErr w:type="spellEnd"/>
      <w:r>
        <w:t>'</w:t>
      </w:r>
    </w:p>
    <w:p w14:paraId="109E4811" w14:textId="77777777" w:rsidR="004A213C" w:rsidRDefault="004A213C" w:rsidP="00C20916">
      <w:pPr>
        <w:pStyle w:val="CodeWithinBulletsEndPACKT"/>
      </w:pPr>
      <w:r>
        <w:t>$Pol2.Description = '</w:t>
      </w:r>
      <w:proofErr w:type="gramStart"/>
      <w:r>
        <w:t>15 minute</w:t>
      </w:r>
      <w:proofErr w:type="gramEnd"/>
      <w:r>
        <w:t xml:space="preserve"> timeout'</w:t>
      </w:r>
    </w:p>
    <w:p w14:paraId="233F61CF" w14:textId="77777777" w:rsidR="004A213C" w:rsidRDefault="004A213C" w:rsidP="007B77EC">
      <w:pPr>
        <w:pStyle w:val="NumberedBulletPACKT"/>
      </w:pPr>
      <w:r>
        <w:t>Set a registry value:</w:t>
      </w:r>
    </w:p>
    <w:p w14:paraId="51980D6D" w14:textId="77777777" w:rsidR="004A213C" w:rsidRDefault="004A213C" w:rsidP="00C20916">
      <w:pPr>
        <w:pStyle w:val="CodeWithinBulletsEndPACKT"/>
      </w:pPr>
      <w:r>
        <w:t xml:space="preserve">$EPHT3= </w:t>
      </w:r>
      <w:proofErr w:type="gramStart"/>
      <w:r>
        <w:t>@{</w:t>
      </w:r>
      <w:proofErr w:type="gramEnd"/>
    </w:p>
    <w:p w14:paraId="5147F686" w14:textId="77777777" w:rsidR="004A213C" w:rsidRDefault="004A213C" w:rsidP="00C20916">
      <w:pPr>
        <w:pStyle w:val="CodeWithinBulletsEndPACKT"/>
      </w:pPr>
      <w:r>
        <w:t xml:space="preserve">  Name      = 'Screen Saver Time Out'</w:t>
      </w:r>
    </w:p>
    <w:p w14:paraId="50C94A0C" w14:textId="77777777" w:rsidR="004A213C" w:rsidRDefault="004A213C" w:rsidP="00C20916">
      <w:pPr>
        <w:pStyle w:val="CodeWithinBulletsEndPACKT"/>
      </w:pPr>
      <w:r>
        <w:t xml:space="preserve">  Key       = 'HKCU\Software\Policies\Microsoft\Windows\'+</w:t>
      </w:r>
    </w:p>
    <w:p w14:paraId="552A8041" w14:textId="77777777" w:rsidR="004A213C" w:rsidRDefault="004A213C" w:rsidP="00C20916">
      <w:pPr>
        <w:pStyle w:val="CodeWithinBulletsEndPACKT"/>
      </w:pPr>
      <w:r>
        <w:t xml:space="preserve">              'Control Panel\Desktop'</w:t>
      </w:r>
    </w:p>
    <w:p w14:paraId="5A872BE8" w14:textId="77777777" w:rsidR="004A213C" w:rsidRDefault="004A213C" w:rsidP="00C20916">
      <w:pPr>
        <w:pStyle w:val="CodeWithinBulletsEndPACKT"/>
      </w:pPr>
      <w:r>
        <w:t xml:space="preserve">  </w:t>
      </w:r>
      <w:proofErr w:type="spellStart"/>
      <w:r>
        <w:t>ValueName</w:t>
      </w:r>
      <w:proofErr w:type="spellEnd"/>
      <w:r>
        <w:t xml:space="preserve"> = '</w:t>
      </w:r>
      <w:proofErr w:type="spellStart"/>
      <w:r>
        <w:t>ScreenSaveTimeOut</w:t>
      </w:r>
      <w:proofErr w:type="spellEnd"/>
      <w:r>
        <w:t>'</w:t>
      </w:r>
    </w:p>
    <w:p w14:paraId="0EAC4B83" w14:textId="77777777" w:rsidR="004A213C" w:rsidRDefault="004A213C" w:rsidP="00C20916">
      <w:pPr>
        <w:pStyle w:val="CodeWithinBulletsEndPACKT"/>
      </w:pPr>
      <w:r>
        <w:t xml:space="preserve">  Value     = 900 </w:t>
      </w:r>
    </w:p>
    <w:p w14:paraId="02D9871B" w14:textId="77777777" w:rsidR="004A213C" w:rsidRDefault="004A213C" w:rsidP="00C20916">
      <w:pPr>
        <w:pStyle w:val="CodeWithinBulletsEndPACKT"/>
      </w:pPr>
      <w:r>
        <w:t xml:space="preserve">  Type      = '</w:t>
      </w:r>
      <w:proofErr w:type="spellStart"/>
      <w:r>
        <w:t>DWord</w:t>
      </w:r>
      <w:proofErr w:type="spellEnd"/>
      <w:r>
        <w:t>'</w:t>
      </w:r>
    </w:p>
    <w:p w14:paraId="6E20D838" w14:textId="77777777" w:rsidR="004A213C" w:rsidRDefault="004A213C" w:rsidP="00C20916">
      <w:pPr>
        <w:pStyle w:val="CodeWithinBulletsEndPACKT"/>
      </w:pPr>
      <w:r>
        <w:t xml:space="preserve">} </w:t>
      </w:r>
    </w:p>
    <w:p w14:paraId="7D13CC23" w14:textId="77777777" w:rsidR="004A213C" w:rsidRDefault="004A213C" w:rsidP="00C20916">
      <w:pPr>
        <w:pStyle w:val="CodeWithinBulletsEndPACKT"/>
      </w:pPr>
      <w:r>
        <w:t>Set-</w:t>
      </w:r>
      <w:proofErr w:type="spellStart"/>
      <w:r>
        <w:t>GPRegistryValue</w:t>
      </w:r>
      <w:proofErr w:type="spellEnd"/>
      <w:r>
        <w:t xml:space="preserve"> @EPHT3 | Out-Null</w:t>
      </w:r>
    </w:p>
    <w:p w14:paraId="7B8B4BEE" w14:textId="77777777" w:rsidR="004A213C" w:rsidRDefault="004A213C" w:rsidP="007B77EC">
      <w:pPr>
        <w:pStyle w:val="NumberedBulletPACKT"/>
      </w:pPr>
      <w:r>
        <w:t>Assign the GPOs to the </w:t>
      </w:r>
      <w:r w:rsidRPr="00C20916">
        <w:rPr>
          <w:rStyle w:val="CodeInTextPACKT"/>
        </w:rPr>
        <w:t>IT</w:t>
      </w:r>
      <w:r>
        <w:t> OU:</w:t>
      </w:r>
    </w:p>
    <w:p w14:paraId="29ECD4FC" w14:textId="77777777" w:rsidR="004A213C" w:rsidRDefault="004A213C" w:rsidP="00C20916">
      <w:pPr>
        <w:pStyle w:val="CodeWithinBulletsEndPACKT"/>
      </w:pPr>
      <w:r>
        <w:t xml:space="preserve">$GPLHT1 = </w:t>
      </w:r>
      <w:proofErr w:type="gramStart"/>
      <w:r>
        <w:t>@{</w:t>
      </w:r>
      <w:proofErr w:type="gramEnd"/>
    </w:p>
    <w:p w14:paraId="7DB39432" w14:textId="77777777" w:rsidR="004A213C" w:rsidRDefault="004A213C" w:rsidP="00C20916">
      <w:pPr>
        <w:pStyle w:val="CodeWithinBulletsEndPACKT"/>
      </w:pPr>
      <w:r>
        <w:t xml:space="preserve">  Name     = '</w:t>
      </w:r>
      <w:proofErr w:type="spellStart"/>
      <w:r>
        <w:t>ITPolicy</w:t>
      </w:r>
      <w:proofErr w:type="spellEnd"/>
      <w:r>
        <w:t>'</w:t>
      </w:r>
    </w:p>
    <w:p w14:paraId="6D493B65" w14:textId="77777777" w:rsidR="004A213C" w:rsidRDefault="004A213C" w:rsidP="00C20916">
      <w:pPr>
        <w:pStyle w:val="CodeWithinBulletsEndPACKT"/>
      </w:pPr>
      <w:r>
        <w:t xml:space="preserve">  Target   = 'OU=</w:t>
      </w:r>
      <w:proofErr w:type="gramStart"/>
      <w:r>
        <w:t>IT,DC</w:t>
      </w:r>
      <w:proofErr w:type="gramEnd"/>
      <w:r>
        <w:t>=</w:t>
      </w:r>
      <w:proofErr w:type="spellStart"/>
      <w:r>
        <w:t>Reskit,DC</w:t>
      </w:r>
      <w:proofErr w:type="spellEnd"/>
      <w:r>
        <w:t>=org'</w:t>
      </w:r>
    </w:p>
    <w:p w14:paraId="2D788E00" w14:textId="77777777" w:rsidR="004A213C" w:rsidRDefault="004A213C" w:rsidP="00C20916">
      <w:pPr>
        <w:pStyle w:val="CodeWithinBulletsEndPACKT"/>
      </w:pPr>
      <w:r>
        <w:t>}</w:t>
      </w:r>
    </w:p>
    <w:p w14:paraId="04EC56AB" w14:textId="77777777" w:rsidR="004A213C" w:rsidRDefault="004A213C" w:rsidP="00C20916">
      <w:pPr>
        <w:pStyle w:val="CodeWithinBulletsEndPACKT"/>
      </w:pPr>
      <w:r>
        <w:t>New-</w:t>
      </w:r>
      <w:proofErr w:type="spellStart"/>
      <w:r>
        <w:t>GPLink</w:t>
      </w:r>
      <w:proofErr w:type="spellEnd"/>
      <w:r>
        <w:t xml:space="preserve"> @GPLHT1 | Out-Null</w:t>
      </w:r>
    </w:p>
    <w:p w14:paraId="79C5883A" w14:textId="77777777" w:rsidR="004A213C" w:rsidRDefault="004A213C" w:rsidP="00C20916">
      <w:pPr>
        <w:pStyle w:val="CodeWithinBulletsEndPACKT"/>
      </w:pPr>
      <w:r>
        <w:t xml:space="preserve">$GPLHT2 = </w:t>
      </w:r>
      <w:proofErr w:type="gramStart"/>
      <w:r>
        <w:t>@{</w:t>
      </w:r>
      <w:proofErr w:type="gramEnd"/>
    </w:p>
    <w:p w14:paraId="2A081C6C" w14:textId="77777777" w:rsidR="004A213C" w:rsidRDefault="004A213C" w:rsidP="00C20916">
      <w:pPr>
        <w:pStyle w:val="CodeWithinBulletsEndPACKT"/>
      </w:pPr>
      <w:r>
        <w:t xml:space="preserve">  Name     = 'Screen Saver Time Out'</w:t>
      </w:r>
    </w:p>
    <w:p w14:paraId="14371EBF" w14:textId="77777777" w:rsidR="004A213C" w:rsidRDefault="004A213C" w:rsidP="00C20916">
      <w:pPr>
        <w:pStyle w:val="CodeWithinBulletsEndPACKT"/>
      </w:pPr>
      <w:r>
        <w:t xml:space="preserve">  Target   = 'OU=</w:t>
      </w:r>
      <w:proofErr w:type="gramStart"/>
      <w:r>
        <w:t>IT,DC</w:t>
      </w:r>
      <w:proofErr w:type="gramEnd"/>
      <w:r>
        <w:t>=</w:t>
      </w:r>
      <w:proofErr w:type="spellStart"/>
      <w:r>
        <w:t>Reskit,DC</w:t>
      </w:r>
      <w:proofErr w:type="spellEnd"/>
      <w:r>
        <w:t>=org'</w:t>
      </w:r>
    </w:p>
    <w:p w14:paraId="21A3521E" w14:textId="77777777" w:rsidR="004A213C" w:rsidRDefault="004A213C" w:rsidP="00C20916">
      <w:pPr>
        <w:pStyle w:val="CodeWithinBulletsEndPACKT"/>
      </w:pPr>
      <w:r>
        <w:t>}</w:t>
      </w:r>
    </w:p>
    <w:p w14:paraId="1191FC61" w14:textId="77777777" w:rsidR="004A213C" w:rsidRDefault="004A213C" w:rsidP="00C20916">
      <w:pPr>
        <w:pStyle w:val="CodeWithinBulletsEndPACKT"/>
      </w:pPr>
      <w:r>
        <w:t>New-</w:t>
      </w:r>
      <w:proofErr w:type="spellStart"/>
      <w:r>
        <w:t>GPLink</w:t>
      </w:r>
      <w:proofErr w:type="spellEnd"/>
      <w:r>
        <w:t xml:space="preserve"> @GPLHT2 | Out-Null</w:t>
      </w:r>
    </w:p>
    <w:p w14:paraId="288BC08C" w14:textId="77777777" w:rsidR="004A213C" w:rsidRDefault="004A213C" w:rsidP="007B77EC">
      <w:pPr>
        <w:pStyle w:val="NumberedBulletPACKT"/>
      </w:pPr>
      <w:r>
        <w:t>Display the GPOs in the domain:</w:t>
      </w:r>
    </w:p>
    <w:p w14:paraId="14669440" w14:textId="77777777" w:rsidR="004A213C" w:rsidRDefault="004A213C" w:rsidP="00C20916">
      <w:pPr>
        <w:pStyle w:val="CodeWithinBulletsEndPACKT"/>
      </w:pPr>
      <w:r>
        <w:t>Get-GPO -All -Domain Reskit.Org |</w:t>
      </w:r>
    </w:p>
    <w:p w14:paraId="3E52297A" w14:textId="77777777" w:rsidR="004A213C" w:rsidRDefault="004A213C" w:rsidP="00C20916">
      <w:pPr>
        <w:pStyle w:val="CodeWithinBulletsEndPACKT"/>
      </w:pPr>
      <w:r>
        <w:t xml:space="preserve">  Sort-Object -Property DisplayName |</w:t>
      </w:r>
    </w:p>
    <w:p w14:paraId="710DF912" w14:textId="77777777" w:rsidR="004A213C" w:rsidRDefault="004A213C" w:rsidP="00C20916">
      <w:pPr>
        <w:pStyle w:val="CodeWithinBulletsEndPACKT"/>
      </w:pPr>
      <w:r>
        <w:t xml:space="preserve">    Format-Table -Property </w:t>
      </w:r>
      <w:proofErr w:type="spellStart"/>
      <w:r>
        <w:t>Displayname</w:t>
      </w:r>
      <w:proofErr w:type="spellEnd"/>
      <w:r>
        <w:t xml:space="preserve">, Description, </w:t>
      </w:r>
      <w:proofErr w:type="spellStart"/>
      <w:r>
        <w:t>GpoStatus</w:t>
      </w:r>
      <w:proofErr w:type="spellEnd"/>
    </w:p>
    <w:p w14:paraId="401919E1" w14:textId="77777777" w:rsidR="004A213C" w:rsidRDefault="004A213C" w:rsidP="007B77EC">
      <w:pPr>
        <w:pStyle w:val="NumberedBulletPACKT"/>
      </w:pPr>
      <w:r>
        <w:t>Create and view a GPO report:</w:t>
      </w:r>
    </w:p>
    <w:p w14:paraId="1E02ADC6" w14:textId="77777777" w:rsidR="004A213C" w:rsidRDefault="004A213C" w:rsidP="00C20916">
      <w:pPr>
        <w:pStyle w:val="CodeWithinBulletsEndPACKT"/>
      </w:pPr>
      <w:r>
        <w:t>$</w:t>
      </w:r>
      <w:proofErr w:type="spellStart"/>
      <w:r>
        <w:t>RPath</w:t>
      </w:r>
      <w:proofErr w:type="spellEnd"/>
      <w:r>
        <w:t xml:space="preserve"> = 'C:\Foo\GPOReport1.HTML'</w:t>
      </w:r>
    </w:p>
    <w:p w14:paraId="67D14105" w14:textId="77777777" w:rsidR="004A213C" w:rsidRDefault="004A213C" w:rsidP="00C20916">
      <w:pPr>
        <w:pStyle w:val="CodeWithinBulletsEndPACKT"/>
      </w:pPr>
      <w:r>
        <w:t>Get-</w:t>
      </w:r>
      <w:proofErr w:type="spellStart"/>
      <w:r>
        <w:t>GPOReport</w:t>
      </w:r>
      <w:proofErr w:type="spellEnd"/>
      <w:r>
        <w:t xml:space="preserve"> -Name '</w:t>
      </w:r>
      <w:proofErr w:type="spellStart"/>
      <w:r>
        <w:t>ITPolicy</w:t>
      </w:r>
      <w:proofErr w:type="spellEnd"/>
      <w:r>
        <w:t>' -</w:t>
      </w:r>
      <w:proofErr w:type="spellStart"/>
      <w:r>
        <w:t>ReportType</w:t>
      </w:r>
      <w:proofErr w:type="spellEnd"/>
      <w:r>
        <w:t xml:space="preserve"> Html -Path $</w:t>
      </w:r>
      <w:proofErr w:type="spellStart"/>
      <w:r>
        <w:t>RPath</w:t>
      </w:r>
      <w:proofErr w:type="spellEnd"/>
    </w:p>
    <w:p w14:paraId="61B85094" w14:textId="77777777" w:rsidR="004A213C" w:rsidRDefault="004A213C" w:rsidP="00C20916">
      <w:pPr>
        <w:pStyle w:val="CodeWithinBulletsEndPACKT"/>
      </w:pPr>
      <w:r>
        <w:t>Invoke-Item -Path $</w:t>
      </w:r>
      <w:proofErr w:type="spellStart"/>
      <w:r>
        <w:t>RPath</w:t>
      </w:r>
      <w:proofErr w:type="spellEnd"/>
    </w:p>
    <w:p w14:paraId="76F82FF4" w14:textId="77777777" w:rsidR="004A213C" w:rsidRPr="00C20916" w:rsidRDefault="004A213C" w:rsidP="00C20916">
      <w:pPr>
        <w:pStyle w:val="Heading2"/>
      </w:pPr>
      <w:r w:rsidRPr="00C20916">
        <w:t>How it works…</w:t>
      </w:r>
    </w:p>
    <w:p w14:paraId="2A549CF4" w14:textId="77777777" w:rsidR="004A213C" w:rsidRDefault="004A213C" w:rsidP="007B77EC">
      <w:pPr>
        <w:pStyle w:val="NormalPACKT"/>
      </w:pPr>
      <w:r>
        <w:t>In </w:t>
      </w:r>
      <w:r w:rsidRPr="00C20916">
        <w:rPr>
          <w:rStyle w:val="ItalicsPACKT"/>
        </w:rPr>
        <w:t>step 1</w:t>
      </w:r>
      <w:r>
        <w:t>, you begin by creating a group policy object. In </w:t>
      </w:r>
      <w:r w:rsidRPr="00C20916">
        <w:rPr>
          <w:rStyle w:val="ItalicsPACKT"/>
        </w:rPr>
        <w:t>step 2</w:t>
      </w:r>
      <w:r>
        <w:t>, you update the GPO to indicate the GPO object has computer settings only. Next, in </w:t>
      </w:r>
      <w:r w:rsidRPr="00C20916">
        <w:rPr>
          <w:rStyle w:val="ItalicsPACKT"/>
        </w:rPr>
        <w:t>step 3</w:t>
      </w:r>
      <w:r>
        <w:t>, you configure the policy with two settings. In </w:t>
      </w:r>
      <w:r w:rsidRPr="00C20916">
        <w:rPr>
          <w:rStyle w:val="ItalicsPACKT"/>
        </w:rPr>
        <w:t>step 4</w:t>
      </w:r>
      <w:r>
        <w:t> and </w:t>
      </w:r>
      <w:r w:rsidRPr="00C20916">
        <w:rPr>
          <w:rStyle w:val="ItalicsPACKT"/>
        </w:rPr>
        <w:t>step 5,</w:t>
      </w:r>
      <w:r>
        <w:t> you create a user GPO that sets values for the screen saver, which you apply in </w:t>
      </w:r>
      <w:r w:rsidRPr="00C20916">
        <w:rPr>
          <w:rStyle w:val="ItalicsPACKT"/>
        </w:rPr>
        <w:t>step 6</w:t>
      </w:r>
      <w:r>
        <w:t>. These steps produce no output.</w:t>
      </w:r>
    </w:p>
    <w:p w14:paraId="0B15F31E" w14:textId="77777777" w:rsidR="004A213C" w:rsidRDefault="004A213C" w:rsidP="007B77EC">
      <w:pPr>
        <w:pStyle w:val="NormalPACKT"/>
      </w:pPr>
      <w:r>
        <w:t>In </w:t>
      </w:r>
      <w:r w:rsidRPr="00C20916">
        <w:rPr>
          <w:rStyle w:val="ItalicsPACKT"/>
        </w:rPr>
        <w:t>step 7</w:t>
      </w:r>
      <w:r>
        <w:t>, you display all the GPO objects in the </w:t>
      </w:r>
      <w:r w:rsidRPr="00C20916">
        <w:rPr>
          <w:rStyle w:val="CodeInTextPACKT"/>
        </w:rPr>
        <w:t>Reskit.Org</w:t>
      </w:r>
      <w:r>
        <w:t> domain, which looks like this:</w:t>
      </w:r>
    </w:p>
    <w:p w14:paraId="641C7B65" w14:textId="737E6F44" w:rsidR="004A213C" w:rsidRDefault="004A213C" w:rsidP="007B77EC">
      <w:pPr>
        <w:pStyle w:val="FigurePACKT"/>
      </w:pPr>
      <w:r>
        <w:rPr>
          <w:noProof/>
        </w:rPr>
        <w:lastRenderedPageBreak/>
        <w:drawing>
          <wp:inline distT="0" distB="0" distL="0" distR="0" wp14:anchorId="321F0D85" wp14:editId="55D1FA5C">
            <wp:extent cx="5943600" cy="1635125"/>
            <wp:effectExtent l="0" t="0" r="0" b="3175"/>
            <wp:docPr id="67" name="Picture 67"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it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33B6C60E" w14:textId="77777777" w:rsidR="004A213C" w:rsidRDefault="004A213C" w:rsidP="007B77EC">
      <w:pPr>
        <w:pStyle w:val="NormalPACKT"/>
      </w:pPr>
      <w:r>
        <w:t>In </w:t>
      </w:r>
      <w:r w:rsidRPr="00C20916">
        <w:rPr>
          <w:rStyle w:val="ItalicsPACKT"/>
        </w:rPr>
        <w:t>step 8</w:t>
      </w:r>
      <w:r>
        <w:t>, you create and view a GPO report. This report shows the details of the GPO object, including the settings configured by the GPO, which looks like this:</w:t>
      </w:r>
    </w:p>
    <w:p w14:paraId="05D8E44D" w14:textId="408E00D7" w:rsidR="004A213C" w:rsidRDefault="004A213C" w:rsidP="007B77EC">
      <w:pPr>
        <w:pStyle w:val="FigurePACKT"/>
      </w:pPr>
      <w:r>
        <w:rPr>
          <w:noProof/>
        </w:rPr>
        <w:drawing>
          <wp:inline distT="0" distB="0" distL="0" distR="0" wp14:anchorId="6C567008" wp14:editId="5E56BC98">
            <wp:extent cx="5943600" cy="5301615"/>
            <wp:effectExtent l="0" t="0" r="0" b="0"/>
            <wp:docPr id="66" name="Picture 6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it 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6CBB0FF3" w14:textId="77777777" w:rsidR="004A213C" w:rsidRPr="00C20916" w:rsidRDefault="004A213C" w:rsidP="00C20916">
      <w:pPr>
        <w:pStyle w:val="Heading2"/>
      </w:pPr>
      <w:r w:rsidRPr="00C20916">
        <w:lastRenderedPageBreak/>
        <w:t>There's more...</w:t>
      </w:r>
    </w:p>
    <w:p w14:paraId="5F5FBD09" w14:textId="77777777" w:rsidR="004A213C" w:rsidRDefault="004A213C" w:rsidP="007B77EC">
      <w:pPr>
        <w:pStyle w:val="NormalPACKT"/>
      </w:pPr>
      <w:r>
        <w:t>Group policy is a rich topic—possibly one worthy of a book all of its own. In this recipe, you have seen the basics of creating, assigning, updating, and reporting on GPO objects. There is much more to group policy, including inheritance, backup/restore, export/import, and more.</w:t>
      </w:r>
    </w:p>
    <w:p w14:paraId="76E3E180" w14:textId="77777777" w:rsidR="004A213C" w:rsidRPr="00C20916" w:rsidRDefault="004A213C" w:rsidP="00C20916">
      <w:pPr>
        <w:pStyle w:val="Heading2"/>
      </w:pPr>
      <w:r w:rsidRPr="00C20916">
        <w:t>See also</w:t>
      </w:r>
    </w:p>
    <w:p w14:paraId="1F4EE689" w14:textId="2624D49F" w:rsidR="004A213C" w:rsidRDefault="004A213C" w:rsidP="007B77EC">
      <w:pPr>
        <w:pStyle w:val="NormalPACKT"/>
      </w:pPr>
      <w:r>
        <w:t>With the group policy administrative templates, there are literally thousands of settings that are available—each with a registry setting for you to use, as shown in this recipe. Finding the specific settings and their respective registry values can be hard work. To assist you, Microsoft publishes an Excel spreadsheet that lists the settings. You can find this at</w:t>
      </w:r>
      <w:r w:rsidRPr="007B77EC">
        <w:rPr>
          <w:rStyle w:val="URLPACKT0"/>
        </w:rPr>
        <w:t> </w:t>
      </w:r>
      <w:r w:rsidR="007B77EC">
        <w:rPr>
          <w:rStyle w:val="URLPACKT0"/>
        </w:rPr>
        <w:fldChar w:fldCharType="begin"/>
      </w:r>
      <w:r w:rsidR="007B77EC">
        <w:rPr>
          <w:rStyle w:val="URLPACKT0"/>
        </w:rPr>
        <w:instrText xml:space="preserve"> HYPERLINK "</w:instrText>
      </w:r>
      <w:r w:rsidR="007B77EC" w:rsidRPr="007B77EC">
        <w:rPr>
          <w:rStyle w:val="URLPACKT0"/>
        </w:rPr>
        <w:instrText>https://www.microsoft.com//download/details.aspx?displaylang=en&amp;id=25250</w:instrText>
      </w:r>
      <w:r w:rsidR="007B77EC">
        <w:rPr>
          <w:rStyle w:val="URLPACKT0"/>
        </w:rPr>
        <w:instrText xml:space="preserve">" </w:instrText>
      </w:r>
      <w:r w:rsidR="007B77EC">
        <w:rPr>
          <w:rStyle w:val="URLPACKT0"/>
        </w:rPr>
        <w:fldChar w:fldCharType="separate"/>
      </w:r>
      <w:r w:rsidR="007B77EC" w:rsidRPr="00714143">
        <w:rPr>
          <w:rStyle w:val="Hyperlink"/>
          <w:rFonts w:ascii="Lucida Console" w:hAnsi="Lucida Console"/>
          <w:sz w:val="19"/>
          <w:szCs w:val="18"/>
        </w:rPr>
        <w:t>https://www.microsoft.com/</w:t>
      </w:r>
      <w:del w:id="1" w:author="Siddhant" w:date="2020-09-22T13:09:00Z">
        <w:r w:rsidR="007B77EC" w:rsidRPr="00714143" w:rsidDel="007B77EC">
          <w:rPr>
            <w:rStyle w:val="Hyperlink"/>
            <w:rFonts w:ascii="Lucida Console" w:hAnsi="Lucida Console"/>
            <w:sz w:val="19"/>
            <w:szCs w:val="18"/>
          </w:rPr>
          <w:delText>en-us</w:delText>
        </w:r>
      </w:del>
      <w:r w:rsidR="007B77EC" w:rsidRPr="00714143">
        <w:rPr>
          <w:rStyle w:val="Hyperlink"/>
          <w:rFonts w:ascii="Lucida Console" w:hAnsi="Lucida Console"/>
          <w:sz w:val="19"/>
          <w:szCs w:val="18"/>
        </w:rPr>
        <w:t>/download/details.aspx?displaylang=en&amp;id=25250</w:t>
      </w:r>
      <w:r w:rsidR="007B77EC">
        <w:rPr>
          <w:rStyle w:val="URLPACKT0"/>
        </w:rPr>
        <w:fldChar w:fldCharType="end"/>
      </w:r>
      <w:r>
        <w:t>.</w:t>
      </w:r>
    </w:p>
    <w:p w14:paraId="49E01865" w14:textId="77777777" w:rsidR="003A7184" w:rsidRPr="00C20916" w:rsidRDefault="003A7184" w:rsidP="00C20916">
      <w:pPr>
        <w:pStyle w:val="Heading1"/>
      </w:pPr>
      <w:r w:rsidRPr="00C20916">
        <w:t>Reporting on AD users</w:t>
      </w:r>
    </w:p>
    <w:p w14:paraId="3514C22B" w14:textId="77777777" w:rsidR="003A7184" w:rsidRDefault="003A7184" w:rsidP="007B77EC">
      <w:pPr>
        <w:pStyle w:val="NormalPACKT"/>
      </w:pPr>
      <w:r>
        <w:t>Managing the Active Directory is an important albeit time-consuming task. Discovering a user account that has not been used for a reasonable period or a user that has membership in a privileged account (for example, enterprise administrators) could represent security risks to the organization. Regular reporting can help to place a focus on accounts that could be usefully de-activated. That could mean the account being removed from a security group or removed altogether.</w:t>
      </w:r>
    </w:p>
    <w:p w14:paraId="7869BF8A" w14:textId="77777777" w:rsidR="003A7184" w:rsidRDefault="003A7184" w:rsidP="007B77EC">
      <w:pPr>
        <w:pStyle w:val="NormalPACKT"/>
      </w:pPr>
      <w:r>
        <w:t>This recipe creates a report of users, computers, and privileged group membership and displays this report on the console.</w:t>
      </w:r>
    </w:p>
    <w:p w14:paraId="0BE5FBC2" w14:textId="77777777" w:rsidR="003A7184" w:rsidRPr="00C20916" w:rsidRDefault="003A7184" w:rsidP="00C20916">
      <w:pPr>
        <w:pStyle w:val="Heading2"/>
      </w:pPr>
      <w:r w:rsidRPr="00C20916">
        <w:t>Getting ready</w:t>
      </w:r>
    </w:p>
    <w:p w14:paraId="10F8073D" w14:textId="77777777" w:rsidR="003A7184" w:rsidRDefault="003A7184" w:rsidP="007B77EC">
      <w:pPr>
        <w:pStyle w:val="NormalPACKT"/>
      </w:pPr>
      <w:r>
        <w:t>This recipe, which you run on </w:t>
      </w:r>
      <w:r w:rsidRPr="00C20916">
        <w:rPr>
          <w:rStyle w:val="CodeInTextPACKT"/>
        </w:rPr>
        <w:t>DC1</w:t>
      </w:r>
      <w:r>
        <w:t>, reports on users with possible issues: a user hasn't logged on for a while, has made a lot of bad password attempts, or a user is in a privileged group inappropriately.</w:t>
      </w:r>
    </w:p>
    <w:p w14:paraId="163A66C3" w14:textId="77777777" w:rsidR="003A7184" w:rsidRPr="00C20916" w:rsidRDefault="003A7184" w:rsidP="00C20916">
      <w:pPr>
        <w:pStyle w:val="Heading2"/>
      </w:pPr>
      <w:r w:rsidRPr="00C20916">
        <w:t>How to do it...</w:t>
      </w:r>
    </w:p>
    <w:p w14:paraId="5984F1C6" w14:textId="77777777" w:rsidR="003A7184" w:rsidRDefault="003A7184" w:rsidP="007B77EC">
      <w:pPr>
        <w:pStyle w:val="NumberedBulletPACKT"/>
        <w:numPr>
          <w:ilvl w:val="0"/>
          <w:numId w:val="12"/>
        </w:numPr>
      </w:pPr>
      <w:r>
        <w:t>Define the </w:t>
      </w:r>
      <w:r w:rsidRPr="00C20916">
        <w:rPr>
          <w:rStyle w:val="CodeInTextPACKT"/>
        </w:rPr>
        <w:t>Get-</w:t>
      </w:r>
      <w:proofErr w:type="spellStart"/>
      <w:r w:rsidRPr="00C20916">
        <w:rPr>
          <w:rStyle w:val="CodeInTextPACKT"/>
        </w:rPr>
        <w:t>ReskitUser</w:t>
      </w:r>
      <w:proofErr w:type="spellEnd"/>
      <w:r>
        <w:t> function:</w:t>
      </w:r>
    </w:p>
    <w:p w14:paraId="5C3C15D7" w14:textId="77777777" w:rsidR="003A7184" w:rsidRDefault="003A7184" w:rsidP="00C20916">
      <w:pPr>
        <w:pStyle w:val="CodeWithinBulletsEndPACKT"/>
      </w:pPr>
      <w:r>
        <w:t>Function Get-</w:t>
      </w:r>
      <w:proofErr w:type="spellStart"/>
      <w:r>
        <w:t>ReskitUser</w:t>
      </w:r>
      <w:proofErr w:type="spellEnd"/>
      <w:r>
        <w:t xml:space="preserve"> {</w:t>
      </w:r>
    </w:p>
    <w:p w14:paraId="081EBBF1" w14:textId="77777777" w:rsidR="003A7184" w:rsidRDefault="003A7184" w:rsidP="00C20916">
      <w:pPr>
        <w:pStyle w:val="CodeWithinBulletsEndPACKT"/>
      </w:pPr>
      <w:r>
        <w:t># Get PDC Emulator DC</w:t>
      </w:r>
    </w:p>
    <w:p w14:paraId="1E1CB012" w14:textId="77777777" w:rsidR="003A7184" w:rsidRDefault="003A7184" w:rsidP="00C20916">
      <w:pPr>
        <w:pStyle w:val="CodeWithinBulletsEndPACKT"/>
      </w:pPr>
      <w:r>
        <w:t>$</w:t>
      </w:r>
      <w:proofErr w:type="spellStart"/>
      <w:r>
        <w:t>PrimaryDC</w:t>
      </w:r>
      <w:proofErr w:type="spellEnd"/>
      <w:r>
        <w:t xml:space="preserve"> = Get-</w:t>
      </w:r>
      <w:proofErr w:type="spellStart"/>
      <w:r>
        <w:t>ADDomainController</w:t>
      </w:r>
      <w:proofErr w:type="spellEnd"/>
      <w:r>
        <w:t xml:space="preserve"> -Discover -Service </w:t>
      </w:r>
      <w:proofErr w:type="spellStart"/>
      <w:r>
        <w:t>PrimaryDC</w:t>
      </w:r>
      <w:proofErr w:type="spellEnd"/>
    </w:p>
    <w:p w14:paraId="4D9B59C3" w14:textId="77777777" w:rsidR="003A7184" w:rsidRDefault="003A7184" w:rsidP="00C20916">
      <w:pPr>
        <w:pStyle w:val="CodeWithinBulletsEndPACKT"/>
      </w:pPr>
      <w:r>
        <w:t># Get Users</w:t>
      </w:r>
    </w:p>
    <w:p w14:paraId="5BCF62A8" w14:textId="77777777" w:rsidR="003A7184" w:rsidRDefault="003A7184" w:rsidP="00C20916">
      <w:pPr>
        <w:pStyle w:val="CodeWithinBulletsEndPACKT"/>
      </w:pPr>
      <w:r>
        <w:t>$</w:t>
      </w:r>
      <w:proofErr w:type="spellStart"/>
      <w:r>
        <w:t>ADUsers</w:t>
      </w:r>
      <w:proofErr w:type="spellEnd"/>
      <w:r>
        <w:t xml:space="preserve"> = Get-</w:t>
      </w:r>
      <w:proofErr w:type="spellStart"/>
      <w:r>
        <w:t>ADUser</w:t>
      </w:r>
      <w:proofErr w:type="spellEnd"/>
      <w:r>
        <w:t xml:space="preserve"> -Filter * -Properties * -Server $</w:t>
      </w:r>
      <w:proofErr w:type="spellStart"/>
      <w:r>
        <w:t>PrimaryDC</w:t>
      </w:r>
      <w:proofErr w:type="spellEnd"/>
    </w:p>
    <w:p w14:paraId="3E08B88C" w14:textId="77777777" w:rsidR="003A7184" w:rsidRDefault="003A7184" w:rsidP="00C20916">
      <w:pPr>
        <w:pStyle w:val="CodeWithinBulletsEndPACKT"/>
      </w:pPr>
      <w:r>
        <w:t># Iterate through them and create $</w:t>
      </w:r>
      <w:proofErr w:type="spellStart"/>
      <w:r>
        <w:t>Userinfo</w:t>
      </w:r>
      <w:proofErr w:type="spellEnd"/>
      <w:r>
        <w:t xml:space="preserve"> hash table:</w:t>
      </w:r>
    </w:p>
    <w:p w14:paraId="6F9CB3D0" w14:textId="77777777" w:rsidR="003A7184" w:rsidRDefault="003A7184" w:rsidP="00C20916">
      <w:pPr>
        <w:pStyle w:val="CodeWithinBulletsEndPACKT"/>
      </w:pPr>
      <w:r>
        <w:t>Foreach ($</w:t>
      </w:r>
      <w:proofErr w:type="spellStart"/>
      <w:r>
        <w:t>ADUser</w:t>
      </w:r>
      <w:proofErr w:type="spellEnd"/>
      <w:r>
        <w:t xml:space="preserve"> in $</w:t>
      </w:r>
      <w:proofErr w:type="spellStart"/>
      <w:r>
        <w:t>ADUsers</w:t>
      </w:r>
      <w:proofErr w:type="spellEnd"/>
      <w:r>
        <w:t>) {</w:t>
      </w:r>
    </w:p>
    <w:p w14:paraId="69AB3469" w14:textId="77777777" w:rsidR="003A7184" w:rsidRDefault="003A7184" w:rsidP="00C20916">
      <w:pPr>
        <w:pStyle w:val="CodeWithinBulletsEndPACKT"/>
      </w:pPr>
      <w:r>
        <w:t xml:space="preserve">  # Create a </w:t>
      </w:r>
      <w:proofErr w:type="spellStart"/>
      <w:r>
        <w:t>userinfo</w:t>
      </w:r>
      <w:proofErr w:type="spellEnd"/>
      <w:r>
        <w:t xml:space="preserve"> HT</w:t>
      </w:r>
    </w:p>
    <w:p w14:paraId="6806981A" w14:textId="77777777" w:rsidR="003A7184" w:rsidRDefault="003A7184" w:rsidP="00C20916">
      <w:pPr>
        <w:pStyle w:val="CodeWithinBulletsEndPACKT"/>
      </w:pPr>
      <w:r>
        <w:t xml:space="preserve">  $</w:t>
      </w:r>
      <w:proofErr w:type="spellStart"/>
      <w:r>
        <w:t>UserInfo</w:t>
      </w:r>
      <w:proofErr w:type="spellEnd"/>
      <w:r>
        <w:t xml:space="preserve"> = [Ordered] </w:t>
      </w:r>
      <w:proofErr w:type="gramStart"/>
      <w:r>
        <w:t>@{</w:t>
      </w:r>
      <w:proofErr w:type="gramEnd"/>
      <w:r>
        <w:t>}</w:t>
      </w:r>
    </w:p>
    <w:p w14:paraId="6006163A" w14:textId="77777777" w:rsidR="003A7184" w:rsidRDefault="003A7184" w:rsidP="00C20916">
      <w:pPr>
        <w:pStyle w:val="CodeWithinBulletsEndPACKT"/>
      </w:pPr>
      <w:r>
        <w:t xml:space="preserve">  $</w:t>
      </w:r>
      <w:proofErr w:type="spellStart"/>
      <w:r>
        <w:t>UserInfo.SamAccountname</w:t>
      </w:r>
      <w:proofErr w:type="spellEnd"/>
      <w:r>
        <w:t xml:space="preserve"> = $</w:t>
      </w:r>
      <w:proofErr w:type="spellStart"/>
      <w:r>
        <w:t>ADUser.SamAccountName</w:t>
      </w:r>
      <w:proofErr w:type="spellEnd"/>
    </w:p>
    <w:p w14:paraId="648FA7C7" w14:textId="77777777" w:rsidR="003A7184" w:rsidRDefault="003A7184" w:rsidP="00C20916">
      <w:pPr>
        <w:pStyle w:val="CodeWithinBulletsEndPACKT"/>
      </w:pPr>
      <w:r>
        <w:t xml:space="preserve">  $</w:t>
      </w:r>
      <w:proofErr w:type="spellStart"/>
      <w:r>
        <w:t>Userinfo.DisplayName</w:t>
      </w:r>
      <w:proofErr w:type="spellEnd"/>
      <w:r>
        <w:t xml:space="preserve">    = $</w:t>
      </w:r>
      <w:proofErr w:type="spellStart"/>
      <w:r>
        <w:t>ADUser.DisplayName</w:t>
      </w:r>
      <w:proofErr w:type="spellEnd"/>
    </w:p>
    <w:p w14:paraId="76246F08" w14:textId="77777777" w:rsidR="003A7184" w:rsidRDefault="003A7184" w:rsidP="00C20916">
      <w:pPr>
        <w:pStyle w:val="CodeWithinBulletsEndPACKT"/>
      </w:pPr>
      <w:r>
        <w:t xml:space="preserve">  $</w:t>
      </w:r>
      <w:proofErr w:type="spellStart"/>
      <w:r>
        <w:t>UserInfo.Office</w:t>
      </w:r>
      <w:proofErr w:type="spellEnd"/>
      <w:r>
        <w:t xml:space="preserve">         = $</w:t>
      </w:r>
      <w:proofErr w:type="spellStart"/>
      <w:r>
        <w:t>ADUser.Office</w:t>
      </w:r>
      <w:proofErr w:type="spellEnd"/>
    </w:p>
    <w:p w14:paraId="6EC47BC4" w14:textId="77777777" w:rsidR="003A7184" w:rsidRDefault="003A7184" w:rsidP="00C20916">
      <w:pPr>
        <w:pStyle w:val="CodeWithinBulletsEndPACKT"/>
      </w:pPr>
      <w:r>
        <w:t xml:space="preserve">  $</w:t>
      </w:r>
      <w:proofErr w:type="spellStart"/>
      <w:r>
        <w:t>Userinfo.Enabled</w:t>
      </w:r>
      <w:proofErr w:type="spellEnd"/>
      <w:r>
        <w:t xml:space="preserve">        = $</w:t>
      </w:r>
      <w:proofErr w:type="spellStart"/>
      <w:r>
        <w:t>ADUser.Enabled</w:t>
      </w:r>
      <w:proofErr w:type="spellEnd"/>
    </w:p>
    <w:p w14:paraId="02CD03C5" w14:textId="77777777" w:rsidR="003A7184" w:rsidRDefault="003A7184" w:rsidP="00C20916">
      <w:pPr>
        <w:pStyle w:val="CodeWithinBulletsEndPACKT"/>
      </w:pPr>
      <w:r>
        <w:t xml:space="preserve">  $</w:t>
      </w:r>
      <w:proofErr w:type="spellStart"/>
      <w:proofErr w:type="gramStart"/>
      <w:r>
        <w:t>userinfo.LastLogonDate</w:t>
      </w:r>
      <w:proofErr w:type="spellEnd"/>
      <w:proofErr w:type="gramEnd"/>
      <w:r>
        <w:t xml:space="preserve">  = $</w:t>
      </w:r>
      <w:proofErr w:type="spellStart"/>
      <w:r>
        <w:t>ADUser.LastLogonDate</w:t>
      </w:r>
      <w:proofErr w:type="spellEnd"/>
    </w:p>
    <w:p w14:paraId="0E164FE5" w14:textId="77777777" w:rsidR="003A7184" w:rsidRDefault="003A7184" w:rsidP="00C20916">
      <w:pPr>
        <w:pStyle w:val="CodeWithinBulletsEndPACKT"/>
      </w:pPr>
      <w:r>
        <w:t xml:space="preserve">  $</w:t>
      </w:r>
      <w:proofErr w:type="spellStart"/>
      <w:r>
        <w:t>UserInfo.ProfilePath</w:t>
      </w:r>
      <w:proofErr w:type="spellEnd"/>
      <w:r>
        <w:t xml:space="preserve">    = $</w:t>
      </w:r>
      <w:proofErr w:type="spellStart"/>
      <w:r>
        <w:t>ADUser.ProfilePath</w:t>
      </w:r>
      <w:proofErr w:type="spellEnd"/>
    </w:p>
    <w:p w14:paraId="0903C7EF" w14:textId="77777777" w:rsidR="003A7184" w:rsidRDefault="003A7184" w:rsidP="00C20916">
      <w:pPr>
        <w:pStyle w:val="CodeWithinBulletsEndPACKT"/>
      </w:pPr>
      <w:r>
        <w:t xml:space="preserve">  $</w:t>
      </w:r>
      <w:proofErr w:type="spellStart"/>
      <w:r>
        <w:t>Userinfo.ScriptPath</w:t>
      </w:r>
      <w:proofErr w:type="spellEnd"/>
      <w:r>
        <w:t xml:space="preserve">     = $</w:t>
      </w:r>
      <w:proofErr w:type="spellStart"/>
      <w:r>
        <w:t>ADUser.ScriptPath</w:t>
      </w:r>
      <w:proofErr w:type="spellEnd"/>
    </w:p>
    <w:p w14:paraId="7119C7BB" w14:textId="77777777" w:rsidR="003A7184" w:rsidRDefault="003A7184" w:rsidP="00C20916">
      <w:pPr>
        <w:pStyle w:val="CodeWithinBulletsEndPACKT"/>
      </w:pPr>
      <w:r>
        <w:lastRenderedPageBreak/>
        <w:t xml:space="preserve">  $</w:t>
      </w:r>
      <w:proofErr w:type="spellStart"/>
      <w:r>
        <w:t>UserInfo.BadPWDCount</w:t>
      </w:r>
      <w:proofErr w:type="spellEnd"/>
      <w:r>
        <w:t xml:space="preserve">    = $</w:t>
      </w:r>
      <w:proofErr w:type="spellStart"/>
      <w:r>
        <w:t>ADUser.badPwdCount</w:t>
      </w:r>
      <w:proofErr w:type="spellEnd"/>
    </w:p>
    <w:p w14:paraId="05103BB6" w14:textId="77777777" w:rsidR="003A7184" w:rsidRDefault="003A7184" w:rsidP="00C20916">
      <w:pPr>
        <w:pStyle w:val="CodeWithinBulletsEndPACKT"/>
      </w:pPr>
      <w:r>
        <w:t xml:space="preserve">  New-Object -TypeName </w:t>
      </w:r>
      <w:proofErr w:type="spellStart"/>
      <w:r>
        <w:t>PSObject</w:t>
      </w:r>
      <w:proofErr w:type="spellEnd"/>
      <w:r>
        <w:t xml:space="preserve"> -Property $</w:t>
      </w:r>
      <w:proofErr w:type="spellStart"/>
      <w:r>
        <w:t>UserInfo</w:t>
      </w:r>
      <w:proofErr w:type="spellEnd"/>
    </w:p>
    <w:p w14:paraId="5ACF6273" w14:textId="77777777" w:rsidR="003A7184" w:rsidRDefault="003A7184" w:rsidP="00C20916">
      <w:pPr>
        <w:pStyle w:val="CodeWithinBulletsEndPACKT"/>
      </w:pPr>
      <w:r>
        <w:t xml:space="preserve">  }</w:t>
      </w:r>
    </w:p>
    <w:p w14:paraId="6100AB7E" w14:textId="77777777" w:rsidR="003A7184" w:rsidRDefault="003A7184" w:rsidP="00C20916">
      <w:pPr>
        <w:pStyle w:val="CodeWithinBulletsEndPACKT"/>
      </w:pPr>
      <w:r>
        <w:t>} # end of function</w:t>
      </w:r>
    </w:p>
    <w:p w14:paraId="71BFF92E" w14:textId="77777777" w:rsidR="003A7184" w:rsidRDefault="003A7184" w:rsidP="007B77EC">
      <w:pPr>
        <w:pStyle w:val="NumberedBulletPACKT"/>
      </w:pPr>
      <w:r>
        <w:t>Get the users in the </w:t>
      </w:r>
      <w:r w:rsidRPr="00C20916">
        <w:rPr>
          <w:rStyle w:val="CodeInTextPACKT"/>
        </w:rPr>
        <w:t>Reskit.Org</w:t>
      </w:r>
      <w:r>
        <w:t> domain:</w:t>
      </w:r>
    </w:p>
    <w:p w14:paraId="6CC755F1" w14:textId="77777777" w:rsidR="003A7184" w:rsidRDefault="003A7184" w:rsidP="00C20916">
      <w:pPr>
        <w:pStyle w:val="CodeWithinBulletsEndPACKT"/>
      </w:pPr>
      <w:r>
        <w:t>$</w:t>
      </w:r>
      <w:proofErr w:type="spellStart"/>
      <w:r>
        <w:t>RKUsers</w:t>
      </w:r>
      <w:proofErr w:type="spellEnd"/>
      <w:r>
        <w:t xml:space="preserve"> = Get-</w:t>
      </w:r>
      <w:proofErr w:type="spellStart"/>
      <w:r>
        <w:t>ReskitUser</w:t>
      </w:r>
      <w:proofErr w:type="spellEnd"/>
    </w:p>
    <w:p w14:paraId="3638DEAF" w14:textId="77777777" w:rsidR="003A7184" w:rsidRDefault="003A7184" w:rsidP="00C20916">
      <w:pPr>
        <w:pStyle w:val="CodeWithinBulletsEndPACKT"/>
      </w:pPr>
      <w:r>
        <w:t># Build the report header:</w:t>
      </w:r>
    </w:p>
    <w:p w14:paraId="3EC3BB36" w14:textId="77777777" w:rsidR="003A7184" w:rsidRDefault="003A7184" w:rsidP="00C20916">
      <w:pPr>
        <w:pStyle w:val="CodeWithinBulletsEndPACKT"/>
      </w:pPr>
      <w:r>
        <w:t>$</w:t>
      </w:r>
      <w:proofErr w:type="spellStart"/>
      <w:r>
        <w:t>RKReport</w:t>
      </w:r>
      <w:proofErr w:type="spellEnd"/>
      <w:r>
        <w:t xml:space="preserve"> = ''</w:t>
      </w:r>
    </w:p>
    <w:p w14:paraId="75F1E613" w14:textId="77777777" w:rsidR="003A7184" w:rsidRDefault="003A7184" w:rsidP="00C20916">
      <w:pPr>
        <w:pStyle w:val="CodeWithinBulletsEndPACKT"/>
      </w:pPr>
      <w:r>
        <w:t>$</w:t>
      </w:r>
      <w:proofErr w:type="spellStart"/>
      <w:r>
        <w:t>RkReport</w:t>
      </w:r>
      <w:proofErr w:type="spellEnd"/>
      <w:r>
        <w:t xml:space="preserve"> += "*** Reskit.Org AD </w:t>
      </w:r>
      <w:proofErr w:type="spellStart"/>
      <w:r>
        <w:t>Report`n</w:t>
      </w:r>
      <w:proofErr w:type="spellEnd"/>
      <w:r>
        <w:t>"</w:t>
      </w:r>
    </w:p>
    <w:p w14:paraId="5C14507A" w14:textId="77777777" w:rsidR="003A7184" w:rsidRDefault="003A7184" w:rsidP="00C20916">
      <w:pPr>
        <w:pStyle w:val="CodeWithinBulletsEndPACKT"/>
      </w:pPr>
      <w:r>
        <w:t>$</w:t>
      </w:r>
      <w:proofErr w:type="spellStart"/>
      <w:r>
        <w:t>RKReport</w:t>
      </w:r>
      <w:proofErr w:type="spellEnd"/>
      <w:r>
        <w:t xml:space="preserve"> += "*** Generated [$(Get-Date</w:t>
      </w:r>
      <w:proofErr w:type="gramStart"/>
      <w:r>
        <w:t>)]`</w:t>
      </w:r>
      <w:proofErr w:type="gramEnd"/>
      <w:r>
        <w:t>n"</w:t>
      </w:r>
    </w:p>
    <w:p w14:paraId="12602F9D" w14:textId="77777777" w:rsidR="003A7184" w:rsidRDefault="003A7184" w:rsidP="00C20916">
      <w:pPr>
        <w:pStyle w:val="CodeWithinBulletsEndPACKT"/>
      </w:pPr>
      <w:r>
        <w:t>$</w:t>
      </w:r>
      <w:proofErr w:type="spellStart"/>
      <w:r>
        <w:t>RKReport</w:t>
      </w:r>
      <w:proofErr w:type="spellEnd"/>
      <w:r>
        <w:t xml:space="preserve"> += "*******************************`</w:t>
      </w:r>
      <w:proofErr w:type="spellStart"/>
      <w:r>
        <w:t>n`n</w:t>
      </w:r>
      <w:proofErr w:type="spellEnd"/>
      <w:r>
        <w:t>"</w:t>
      </w:r>
    </w:p>
    <w:p w14:paraId="0F0F64F7" w14:textId="77777777" w:rsidR="003A7184" w:rsidRDefault="003A7184" w:rsidP="007B77EC">
      <w:pPr>
        <w:pStyle w:val="NumberedBulletPACKT"/>
      </w:pPr>
      <w:r>
        <w:t>Report on the disabled users:</w:t>
      </w:r>
    </w:p>
    <w:p w14:paraId="5CA123C8" w14:textId="77777777" w:rsidR="003A7184" w:rsidRDefault="003A7184" w:rsidP="00C20916">
      <w:pPr>
        <w:pStyle w:val="CodeWithinBulletsEndPACKT"/>
      </w:pPr>
      <w:r>
        <w:t>$</w:t>
      </w:r>
      <w:proofErr w:type="spellStart"/>
      <w:r>
        <w:t>RkReport</w:t>
      </w:r>
      <w:proofErr w:type="spellEnd"/>
      <w:r>
        <w:t xml:space="preserve"> += "*** Disabled </w:t>
      </w:r>
      <w:proofErr w:type="spellStart"/>
      <w:r>
        <w:t>Users`n</w:t>
      </w:r>
      <w:proofErr w:type="spellEnd"/>
      <w:r>
        <w:t>"</w:t>
      </w:r>
    </w:p>
    <w:p w14:paraId="2CE69782" w14:textId="77777777" w:rsidR="003A7184" w:rsidRDefault="003A7184" w:rsidP="00C20916">
      <w:pPr>
        <w:pStyle w:val="CodeWithinBulletsEndPACKT"/>
      </w:pPr>
      <w:r>
        <w:t>$</w:t>
      </w:r>
      <w:proofErr w:type="spellStart"/>
      <w:r>
        <w:t>RKReport</w:t>
      </w:r>
      <w:proofErr w:type="spellEnd"/>
      <w:r>
        <w:t xml:space="preserve"> += $</w:t>
      </w:r>
      <w:proofErr w:type="spellStart"/>
      <w:r>
        <w:t>RKUsers</w:t>
      </w:r>
      <w:proofErr w:type="spellEnd"/>
      <w:r>
        <w:t xml:space="preserve"> |</w:t>
      </w:r>
    </w:p>
    <w:p w14:paraId="254F26A0" w14:textId="77777777" w:rsidR="003A7184" w:rsidRDefault="003A7184" w:rsidP="00C20916">
      <w:pPr>
        <w:pStyle w:val="CodeWithinBulletsEndPACKT"/>
      </w:pPr>
      <w:r>
        <w:t xml:space="preserve">  Where-Object {$</w:t>
      </w:r>
      <w:proofErr w:type="gramStart"/>
      <w:r>
        <w:t>_.Enabled</w:t>
      </w:r>
      <w:proofErr w:type="gramEnd"/>
      <w:r>
        <w:t xml:space="preserve"> -NE $true} |</w:t>
      </w:r>
    </w:p>
    <w:p w14:paraId="68899E24" w14:textId="77777777" w:rsidR="003A7184" w:rsidRDefault="003A7184" w:rsidP="00C20916">
      <w:pPr>
        <w:pStyle w:val="CodeWithinBulletsEndPACKT"/>
      </w:pPr>
      <w:r>
        <w:t xml:space="preserve">    Format-Table -Property </w:t>
      </w:r>
      <w:proofErr w:type="spellStart"/>
      <w:r>
        <w:t>SamAccountName</w:t>
      </w:r>
      <w:proofErr w:type="spellEnd"/>
      <w:r>
        <w:t xml:space="preserve">, </w:t>
      </w:r>
      <w:proofErr w:type="spellStart"/>
      <w:r>
        <w:t>Displayname</w:t>
      </w:r>
      <w:proofErr w:type="spellEnd"/>
      <w:r>
        <w:t xml:space="preserve"> |</w:t>
      </w:r>
    </w:p>
    <w:p w14:paraId="0284B901" w14:textId="77777777" w:rsidR="003A7184" w:rsidRDefault="003A7184" w:rsidP="00C20916">
      <w:pPr>
        <w:pStyle w:val="CodeWithinBulletsEndPACKT"/>
      </w:pPr>
      <w:r>
        <w:t xml:space="preserve">     Out-String</w:t>
      </w:r>
    </w:p>
    <w:p w14:paraId="38B9FA62" w14:textId="77777777" w:rsidR="003A7184" w:rsidRDefault="003A7184" w:rsidP="007B77EC">
      <w:pPr>
        <w:pStyle w:val="NumberedBulletPACKT"/>
      </w:pPr>
      <w:r>
        <w:t>Report on the users who have not recently logged on:</w:t>
      </w:r>
    </w:p>
    <w:p w14:paraId="51C76316" w14:textId="77777777" w:rsidR="003A7184" w:rsidRDefault="003A7184" w:rsidP="00C20916">
      <w:pPr>
        <w:pStyle w:val="CodeWithinBulletsEndPACKT"/>
      </w:pPr>
      <w:r>
        <w:t>$</w:t>
      </w:r>
      <w:proofErr w:type="spellStart"/>
      <w:r>
        <w:t>OneWeekAgo</w:t>
      </w:r>
      <w:proofErr w:type="spellEnd"/>
      <w:r>
        <w:t xml:space="preserve"> = (Get-Date</w:t>
      </w:r>
      <w:proofErr w:type="gramStart"/>
      <w:r>
        <w:t>).</w:t>
      </w:r>
      <w:proofErr w:type="spellStart"/>
      <w:r>
        <w:t>AddDays</w:t>
      </w:r>
      <w:proofErr w:type="spellEnd"/>
      <w:proofErr w:type="gramEnd"/>
      <w:r>
        <w:t>(-7)</w:t>
      </w:r>
    </w:p>
    <w:p w14:paraId="69311988" w14:textId="77777777" w:rsidR="003A7184" w:rsidRDefault="003A7184" w:rsidP="00C20916">
      <w:pPr>
        <w:pStyle w:val="CodeWithinBulletsEndPACKT"/>
      </w:pPr>
      <w:r>
        <w:t>$</w:t>
      </w:r>
      <w:proofErr w:type="spellStart"/>
      <w:r>
        <w:t>RKReport</w:t>
      </w:r>
      <w:proofErr w:type="spellEnd"/>
      <w:r>
        <w:t xml:space="preserve"> += "`n*** Users Not logged in since $</w:t>
      </w:r>
      <w:proofErr w:type="spellStart"/>
      <w:r>
        <w:t>OneWeekAgo`n</w:t>
      </w:r>
      <w:proofErr w:type="spellEnd"/>
      <w:r>
        <w:t>"</w:t>
      </w:r>
    </w:p>
    <w:p w14:paraId="1BAD6EBE" w14:textId="77777777" w:rsidR="003A7184" w:rsidRDefault="003A7184" w:rsidP="00C20916">
      <w:pPr>
        <w:pStyle w:val="CodeWithinBulletsEndPACKT"/>
      </w:pPr>
      <w:r>
        <w:t>$</w:t>
      </w:r>
      <w:proofErr w:type="spellStart"/>
      <w:r>
        <w:t>RkReport</w:t>
      </w:r>
      <w:proofErr w:type="spellEnd"/>
      <w:r>
        <w:t xml:space="preserve"> += $</w:t>
      </w:r>
      <w:proofErr w:type="spellStart"/>
      <w:r>
        <w:t>RKUsers</w:t>
      </w:r>
      <w:proofErr w:type="spellEnd"/>
      <w:r>
        <w:t xml:space="preserve"> |</w:t>
      </w:r>
    </w:p>
    <w:p w14:paraId="677E3DEC" w14:textId="77777777" w:rsidR="003A7184" w:rsidRDefault="003A7184" w:rsidP="00C20916">
      <w:pPr>
        <w:pStyle w:val="CodeWithinBulletsEndPACKT"/>
      </w:pPr>
      <w:r>
        <w:t xml:space="preserve">  Where-Object {$</w:t>
      </w:r>
      <w:proofErr w:type="gramStart"/>
      <w:r>
        <w:t>_.Enabled</w:t>
      </w:r>
      <w:proofErr w:type="gramEnd"/>
      <w:r>
        <w:t xml:space="preserve"> -and $_.</w:t>
      </w:r>
      <w:proofErr w:type="spellStart"/>
      <w:r>
        <w:t>LastLogonDate</w:t>
      </w:r>
      <w:proofErr w:type="spellEnd"/>
      <w:r>
        <w:t xml:space="preserve"> -le $</w:t>
      </w:r>
      <w:proofErr w:type="spellStart"/>
      <w:r>
        <w:t>OneWeekAgo</w:t>
      </w:r>
      <w:proofErr w:type="spellEnd"/>
      <w:r>
        <w:t>} |</w:t>
      </w:r>
    </w:p>
    <w:p w14:paraId="711A6AD6" w14:textId="77777777" w:rsidR="003A7184" w:rsidRDefault="003A7184" w:rsidP="00C20916">
      <w:pPr>
        <w:pStyle w:val="CodeWithinBulletsEndPACKT"/>
      </w:pPr>
      <w:r>
        <w:t xml:space="preserve">  Sort-Object -Property </w:t>
      </w:r>
      <w:proofErr w:type="spellStart"/>
      <w:r>
        <w:t>LastlogonDate</w:t>
      </w:r>
      <w:proofErr w:type="spellEnd"/>
      <w:r>
        <w:t xml:space="preserve"> |</w:t>
      </w:r>
    </w:p>
    <w:p w14:paraId="1D81875C" w14:textId="77777777" w:rsidR="003A7184" w:rsidRDefault="003A7184" w:rsidP="00C20916">
      <w:pPr>
        <w:pStyle w:val="CodeWithinBulletsEndPACKT"/>
      </w:pPr>
      <w:r>
        <w:t xml:space="preserve">    Format-Table -Property </w:t>
      </w:r>
      <w:proofErr w:type="spellStart"/>
      <w:proofErr w:type="gramStart"/>
      <w:r>
        <w:t>SamAccountName,lastlogondate</w:t>
      </w:r>
      <w:proofErr w:type="spellEnd"/>
      <w:proofErr w:type="gramEnd"/>
      <w:r>
        <w:t xml:space="preserve"> |</w:t>
      </w:r>
    </w:p>
    <w:p w14:paraId="0D329264" w14:textId="77777777" w:rsidR="003A7184" w:rsidRDefault="003A7184" w:rsidP="00C20916">
      <w:pPr>
        <w:pStyle w:val="CodeWithinBulletsEndPACKT"/>
      </w:pPr>
      <w:r>
        <w:t xml:space="preserve">     Out-String</w:t>
      </w:r>
    </w:p>
    <w:p w14:paraId="6826C21E" w14:textId="77777777" w:rsidR="003A7184" w:rsidRDefault="003A7184" w:rsidP="007B77EC">
      <w:pPr>
        <w:pStyle w:val="NumberedBulletPACKT"/>
      </w:pPr>
      <w:r>
        <w:t>Users with high invalid password attempts:</w:t>
      </w:r>
    </w:p>
    <w:p w14:paraId="31F1F727" w14:textId="77777777" w:rsidR="003A7184" w:rsidRDefault="003A7184" w:rsidP="00C20916">
      <w:pPr>
        <w:pStyle w:val="CodeWithinBulletsEndPACKT"/>
      </w:pPr>
      <w:r>
        <w:t>$</w:t>
      </w:r>
      <w:proofErr w:type="spellStart"/>
      <w:r>
        <w:t>RKReport</w:t>
      </w:r>
      <w:proofErr w:type="spellEnd"/>
      <w:r>
        <w:t xml:space="preserve"> += "`n*** High Number of Bad Password </w:t>
      </w:r>
      <w:proofErr w:type="spellStart"/>
      <w:r>
        <w:t>Attempts`n</w:t>
      </w:r>
      <w:proofErr w:type="spellEnd"/>
      <w:r>
        <w:t>"</w:t>
      </w:r>
    </w:p>
    <w:p w14:paraId="2AA36F7B" w14:textId="77777777" w:rsidR="003A7184" w:rsidRDefault="003A7184" w:rsidP="00C20916">
      <w:pPr>
        <w:pStyle w:val="CodeWithinBulletsEndPACKT"/>
      </w:pPr>
      <w:r>
        <w:t>$</w:t>
      </w:r>
      <w:proofErr w:type="spellStart"/>
      <w:r>
        <w:t>RKReport</w:t>
      </w:r>
      <w:proofErr w:type="spellEnd"/>
      <w:r>
        <w:t xml:space="preserve"> += $</w:t>
      </w:r>
      <w:proofErr w:type="spellStart"/>
      <w:r>
        <w:t>RKUsers</w:t>
      </w:r>
      <w:proofErr w:type="spellEnd"/>
      <w:r>
        <w:t xml:space="preserve"> | Where-Object </w:t>
      </w:r>
      <w:proofErr w:type="spellStart"/>
      <w:r>
        <w:t>BadPwdCount</w:t>
      </w:r>
      <w:proofErr w:type="spellEnd"/>
      <w:r>
        <w:t xml:space="preserve"> -</w:t>
      </w:r>
      <w:proofErr w:type="spellStart"/>
      <w:r>
        <w:t>ge</w:t>
      </w:r>
      <w:proofErr w:type="spellEnd"/>
      <w:r>
        <w:t xml:space="preserve"> 5 |</w:t>
      </w:r>
    </w:p>
    <w:p w14:paraId="5AF89321" w14:textId="77777777" w:rsidR="003A7184" w:rsidRDefault="003A7184" w:rsidP="00C20916">
      <w:pPr>
        <w:pStyle w:val="CodeWithinBulletsEndPACKT"/>
      </w:pPr>
      <w:r>
        <w:t xml:space="preserve">  Format-Table -Property </w:t>
      </w:r>
      <w:proofErr w:type="spellStart"/>
      <w:r>
        <w:t>SamAccountName</w:t>
      </w:r>
      <w:proofErr w:type="spellEnd"/>
      <w:r>
        <w:t xml:space="preserve">, </w:t>
      </w:r>
      <w:proofErr w:type="spellStart"/>
      <w:r>
        <w:t>BadPwdCount</w:t>
      </w:r>
      <w:proofErr w:type="spellEnd"/>
      <w:r>
        <w:t xml:space="preserve"> |</w:t>
      </w:r>
    </w:p>
    <w:p w14:paraId="0D3143D7" w14:textId="77777777" w:rsidR="003A7184" w:rsidRDefault="003A7184" w:rsidP="00C20916">
      <w:pPr>
        <w:pStyle w:val="CodeWithinBulletsEndPACKT"/>
      </w:pPr>
      <w:r>
        <w:t xml:space="preserve">    Out-String</w:t>
      </w:r>
    </w:p>
    <w:p w14:paraId="36044355" w14:textId="77777777" w:rsidR="003A7184" w:rsidRDefault="003A7184" w:rsidP="007B77EC">
      <w:pPr>
        <w:pStyle w:val="NumberedBulletPACKT"/>
      </w:pPr>
      <w:r>
        <w:t>Add another report header line for this part of the report and create an empty array of privileged users:</w:t>
      </w:r>
    </w:p>
    <w:p w14:paraId="5C97DE82" w14:textId="77777777" w:rsidR="003A7184" w:rsidRDefault="003A7184" w:rsidP="00C20916">
      <w:pPr>
        <w:pStyle w:val="CodeWithinBulletsEndPACKT"/>
      </w:pPr>
      <w:r>
        <w:t>$</w:t>
      </w:r>
      <w:proofErr w:type="spellStart"/>
      <w:r>
        <w:t>RKReport</w:t>
      </w:r>
      <w:proofErr w:type="spellEnd"/>
      <w:r>
        <w:t xml:space="preserve"> += "`n*** </w:t>
      </w:r>
      <w:proofErr w:type="gramStart"/>
      <w:r>
        <w:t>Privileged  User</w:t>
      </w:r>
      <w:proofErr w:type="gramEnd"/>
      <w:r>
        <w:t xml:space="preserve"> </w:t>
      </w:r>
      <w:proofErr w:type="spellStart"/>
      <w:r>
        <w:t>Report`n</w:t>
      </w:r>
      <w:proofErr w:type="spellEnd"/>
      <w:r>
        <w:t>"</w:t>
      </w:r>
    </w:p>
    <w:p w14:paraId="493FF7C5" w14:textId="77777777" w:rsidR="003A7184" w:rsidRDefault="003A7184" w:rsidP="00C20916">
      <w:pPr>
        <w:pStyle w:val="CodeWithinBulletsEndPACKT"/>
      </w:pPr>
      <w:r>
        <w:t>$</w:t>
      </w:r>
      <w:proofErr w:type="spellStart"/>
      <w:r>
        <w:t>PUsers</w:t>
      </w:r>
      <w:proofErr w:type="spellEnd"/>
      <w:r>
        <w:t xml:space="preserve"> = </w:t>
      </w:r>
      <w:proofErr w:type="gramStart"/>
      <w:r>
        <w:t>@(</w:t>
      </w:r>
      <w:proofErr w:type="gramEnd"/>
      <w:r>
        <w:t>)</w:t>
      </w:r>
    </w:p>
    <w:p w14:paraId="3611128A" w14:textId="77777777" w:rsidR="003A7184" w:rsidRDefault="003A7184" w:rsidP="007B77EC">
      <w:pPr>
        <w:pStyle w:val="NumberedBulletPACKT"/>
      </w:pPr>
      <w:r>
        <w:t>Query the enterprise admins/domain admins/schema admins groups for members and add to the </w:t>
      </w:r>
      <w:r w:rsidRPr="00C20916">
        <w:rPr>
          <w:rStyle w:val="CodeInTextPACKT"/>
        </w:rPr>
        <w:t>$</w:t>
      </w:r>
      <w:proofErr w:type="spellStart"/>
      <w:r w:rsidRPr="00C20916">
        <w:rPr>
          <w:rStyle w:val="CodeInTextPACKT"/>
        </w:rPr>
        <w:t>Pusers</w:t>
      </w:r>
      <w:proofErr w:type="spellEnd"/>
      <w:r>
        <w:t> array:</w:t>
      </w:r>
    </w:p>
    <w:p w14:paraId="48010708" w14:textId="77777777" w:rsidR="003A7184" w:rsidRDefault="003A7184" w:rsidP="00C20916">
      <w:pPr>
        <w:pStyle w:val="CodeWithinBulletsEndPACKT"/>
      </w:pPr>
      <w:r>
        <w:t># Get Enterprise Admins group members</w:t>
      </w:r>
    </w:p>
    <w:p w14:paraId="6A77A202" w14:textId="77777777" w:rsidR="003A7184" w:rsidRDefault="003A7184" w:rsidP="00C20916">
      <w:pPr>
        <w:pStyle w:val="CodeWithinBulletsEndPACKT"/>
      </w:pPr>
      <w:r>
        <w:t xml:space="preserve">$Members = </w:t>
      </w:r>
    </w:p>
    <w:p w14:paraId="0A8F1A58" w14:textId="77777777" w:rsidR="003A7184" w:rsidRDefault="003A7184" w:rsidP="00C20916">
      <w:pPr>
        <w:pStyle w:val="CodeWithinBulletsEndPACKT"/>
      </w:pPr>
      <w:r>
        <w:t xml:space="preserve">  Get-</w:t>
      </w:r>
      <w:proofErr w:type="spellStart"/>
      <w:r>
        <w:t>ADGroupMember</w:t>
      </w:r>
      <w:proofErr w:type="spellEnd"/>
      <w:r>
        <w:t xml:space="preserve"> -Identity 'Enterprise Admins' -Recursive |</w:t>
      </w:r>
    </w:p>
    <w:p w14:paraId="2EF25FDC" w14:textId="77777777" w:rsidR="003A7184" w:rsidRDefault="003A7184" w:rsidP="00C20916">
      <w:pPr>
        <w:pStyle w:val="CodeWithinBulletsEndPACKT"/>
      </w:pPr>
      <w:r>
        <w:t xml:space="preserve">    Sort-Object -Property Name</w:t>
      </w:r>
    </w:p>
    <w:p w14:paraId="2354561D" w14:textId="77777777" w:rsidR="003A7184" w:rsidRDefault="003A7184" w:rsidP="00C20916">
      <w:pPr>
        <w:pStyle w:val="CodeWithinBulletsEndPACKT"/>
      </w:pPr>
      <w:r>
        <w:t>$</w:t>
      </w:r>
      <w:proofErr w:type="spellStart"/>
      <w:r>
        <w:t>PUsers</w:t>
      </w:r>
      <w:proofErr w:type="spellEnd"/>
      <w:r>
        <w:t xml:space="preserve"> += foreach ($Member in $Members) {</w:t>
      </w:r>
    </w:p>
    <w:p w14:paraId="75784C2E" w14:textId="77777777" w:rsidR="003A7184" w:rsidRDefault="003A7184" w:rsidP="00C20916">
      <w:pPr>
        <w:pStyle w:val="CodeWithinBulletsEndPACKT"/>
      </w:pPr>
      <w:r>
        <w:t xml:space="preserve">  Get-</w:t>
      </w:r>
      <w:proofErr w:type="spellStart"/>
      <w:r>
        <w:t>ADUser</w:t>
      </w:r>
      <w:proofErr w:type="spellEnd"/>
      <w:r>
        <w:t xml:space="preserve"> -Identity $</w:t>
      </w:r>
      <w:proofErr w:type="spellStart"/>
      <w:r>
        <w:t>Member.SID</w:t>
      </w:r>
      <w:proofErr w:type="spellEnd"/>
      <w:r>
        <w:t xml:space="preserve"> -Properties * |</w:t>
      </w:r>
    </w:p>
    <w:p w14:paraId="230F8303" w14:textId="77777777" w:rsidR="003A7184" w:rsidRDefault="003A7184" w:rsidP="00C20916">
      <w:pPr>
        <w:pStyle w:val="CodeWithinBulletsEndPACKT"/>
      </w:pPr>
      <w:r>
        <w:lastRenderedPageBreak/>
        <w:t xml:space="preserve">    Select-Object -Property Name,</w:t>
      </w:r>
    </w:p>
    <w:p w14:paraId="2521DF23" w14:textId="77777777" w:rsidR="003A7184" w:rsidRDefault="003A7184" w:rsidP="00C20916">
      <w:pPr>
        <w:pStyle w:val="CodeWithinBulletsEndPACKT"/>
      </w:pPr>
      <w:r>
        <w:t xml:space="preserve">      </w:t>
      </w:r>
      <w:proofErr w:type="gramStart"/>
      <w:r>
        <w:t>@{</w:t>
      </w:r>
      <w:proofErr w:type="gramEnd"/>
      <w:r>
        <w:t>Name='Group';expression={'Enterprise Admins'}},</w:t>
      </w:r>
    </w:p>
    <w:p w14:paraId="1F79FB69" w14:textId="77777777" w:rsidR="003A7184" w:rsidRDefault="003A7184" w:rsidP="00C20916">
      <w:pPr>
        <w:pStyle w:val="CodeWithinBulletsEndPACKT"/>
      </w:pPr>
      <w:r>
        <w:t xml:space="preserve">        </w:t>
      </w:r>
      <w:proofErr w:type="spellStart"/>
      <w:proofErr w:type="gramStart"/>
      <w:r>
        <w:t>whenCreated,LastlogonDate</w:t>
      </w:r>
      <w:proofErr w:type="spellEnd"/>
      <w:proofErr w:type="gramEnd"/>
    </w:p>
    <w:p w14:paraId="25AEBFBE" w14:textId="77777777" w:rsidR="003A7184" w:rsidRDefault="003A7184" w:rsidP="00C20916">
      <w:pPr>
        <w:pStyle w:val="CodeWithinBulletsEndPACKT"/>
      </w:pPr>
      <w:r>
        <w:t>}</w:t>
      </w:r>
    </w:p>
    <w:p w14:paraId="3BFE9246" w14:textId="77777777" w:rsidR="003A7184" w:rsidRDefault="003A7184" w:rsidP="00C20916">
      <w:pPr>
        <w:pStyle w:val="CodeWithinBulletsEndPACKT"/>
      </w:pPr>
      <w:r>
        <w:t># Get Domain Admins group members</w:t>
      </w:r>
    </w:p>
    <w:p w14:paraId="303E4E63" w14:textId="77777777" w:rsidR="003A7184" w:rsidRDefault="003A7184" w:rsidP="00C20916">
      <w:pPr>
        <w:pStyle w:val="CodeWithinBulletsEndPACKT"/>
      </w:pPr>
      <w:r>
        <w:t xml:space="preserve">$Members = </w:t>
      </w:r>
    </w:p>
    <w:p w14:paraId="61520654" w14:textId="77777777" w:rsidR="003A7184" w:rsidRDefault="003A7184" w:rsidP="00C20916">
      <w:pPr>
        <w:pStyle w:val="CodeWithinBulletsEndPACKT"/>
      </w:pPr>
      <w:r>
        <w:t xml:space="preserve">  Get-</w:t>
      </w:r>
      <w:proofErr w:type="spellStart"/>
      <w:r>
        <w:t>ADGroupMember</w:t>
      </w:r>
      <w:proofErr w:type="spellEnd"/>
      <w:r>
        <w:t xml:space="preserve"> -Identity 'Domain Admins' -Recursive |</w:t>
      </w:r>
    </w:p>
    <w:p w14:paraId="22C9A09B" w14:textId="77777777" w:rsidR="003A7184" w:rsidRDefault="003A7184" w:rsidP="00C20916">
      <w:pPr>
        <w:pStyle w:val="CodeWithinBulletsEndPACKT"/>
      </w:pPr>
      <w:r>
        <w:t xml:space="preserve">    Sort-Object -Property Name</w:t>
      </w:r>
    </w:p>
    <w:p w14:paraId="2C2316DA" w14:textId="77777777" w:rsidR="003A7184" w:rsidRDefault="003A7184" w:rsidP="00C20916">
      <w:pPr>
        <w:pStyle w:val="CodeWithinBulletsEndPACKT"/>
      </w:pPr>
      <w:r>
        <w:t>$</w:t>
      </w:r>
      <w:proofErr w:type="spellStart"/>
      <w:r>
        <w:t>PUsers</w:t>
      </w:r>
      <w:proofErr w:type="spellEnd"/>
      <w:r>
        <w:t xml:space="preserve"> += Foreach ($Member in $Members)</w:t>
      </w:r>
    </w:p>
    <w:p w14:paraId="59307A0B" w14:textId="77777777" w:rsidR="003A7184" w:rsidRDefault="003A7184" w:rsidP="00C20916">
      <w:pPr>
        <w:pStyle w:val="CodeWithinBulletsEndPACKT"/>
      </w:pPr>
      <w:r>
        <w:t xml:space="preserve">  {Get-</w:t>
      </w:r>
      <w:proofErr w:type="spellStart"/>
      <w:r>
        <w:t>ADUser</w:t>
      </w:r>
      <w:proofErr w:type="spellEnd"/>
      <w:r>
        <w:t xml:space="preserve"> -Identity $</w:t>
      </w:r>
      <w:proofErr w:type="spellStart"/>
      <w:r>
        <w:t>member.SID</w:t>
      </w:r>
      <w:proofErr w:type="spellEnd"/>
      <w:r>
        <w:t xml:space="preserve"> -Properties * |</w:t>
      </w:r>
    </w:p>
    <w:p w14:paraId="33C6D176" w14:textId="77777777" w:rsidR="003A7184" w:rsidRDefault="003A7184" w:rsidP="00C20916">
      <w:pPr>
        <w:pStyle w:val="CodeWithinBulletsEndPACKT"/>
      </w:pPr>
      <w:r>
        <w:t xml:space="preserve">    Select-Object -Property Name,</w:t>
      </w:r>
    </w:p>
    <w:p w14:paraId="6D5E710F" w14:textId="77777777" w:rsidR="003A7184" w:rsidRDefault="003A7184" w:rsidP="00C20916">
      <w:pPr>
        <w:pStyle w:val="CodeWithinBulletsEndPACKT"/>
      </w:pPr>
      <w:r>
        <w:t xml:space="preserve">      </w:t>
      </w:r>
      <w:proofErr w:type="gramStart"/>
      <w:r>
        <w:t>@{</w:t>
      </w:r>
      <w:proofErr w:type="gramEnd"/>
      <w:r>
        <w:t>Name='Group';expression={'Domain Admins'}},</w:t>
      </w:r>
    </w:p>
    <w:p w14:paraId="5B243A71" w14:textId="77777777" w:rsidR="003A7184" w:rsidRDefault="003A7184" w:rsidP="00C20916">
      <w:pPr>
        <w:pStyle w:val="CodeWithinBulletsEndPACKT"/>
      </w:pPr>
      <w:r>
        <w:t xml:space="preserve">       </w:t>
      </w:r>
      <w:proofErr w:type="spellStart"/>
      <w:r>
        <w:t>WhenCreated</w:t>
      </w:r>
      <w:proofErr w:type="spellEnd"/>
      <w:r>
        <w:t xml:space="preserve">, </w:t>
      </w:r>
      <w:proofErr w:type="spellStart"/>
      <w:proofErr w:type="gramStart"/>
      <w:r>
        <w:t>Lastlogondate,SamAccountName</w:t>
      </w:r>
      <w:proofErr w:type="spellEnd"/>
      <w:proofErr w:type="gramEnd"/>
    </w:p>
    <w:p w14:paraId="17E2F3C5" w14:textId="77777777" w:rsidR="003A7184" w:rsidRDefault="003A7184" w:rsidP="00C20916">
      <w:pPr>
        <w:pStyle w:val="CodeWithinBulletsEndPACKT"/>
      </w:pPr>
      <w:r>
        <w:t>}</w:t>
      </w:r>
    </w:p>
    <w:p w14:paraId="78AE8390" w14:textId="77777777" w:rsidR="003A7184" w:rsidRDefault="003A7184" w:rsidP="00C20916">
      <w:pPr>
        <w:pStyle w:val="CodeWithinBulletsEndPACKT"/>
      </w:pPr>
      <w:r>
        <w:t># Get Schema Admins members</w:t>
      </w:r>
    </w:p>
    <w:p w14:paraId="59FA1197" w14:textId="77777777" w:rsidR="003A7184" w:rsidRDefault="003A7184" w:rsidP="00C20916">
      <w:pPr>
        <w:pStyle w:val="CodeWithinBulletsEndPACKT"/>
      </w:pPr>
      <w:r>
        <w:t xml:space="preserve">$Members = </w:t>
      </w:r>
    </w:p>
    <w:p w14:paraId="6981A572" w14:textId="77777777" w:rsidR="003A7184" w:rsidRDefault="003A7184" w:rsidP="00C20916">
      <w:pPr>
        <w:pStyle w:val="CodeWithinBulletsEndPACKT"/>
      </w:pPr>
      <w:r>
        <w:t xml:space="preserve">  Get-</w:t>
      </w:r>
      <w:proofErr w:type="spellStart"/>
      <w:r>
        <w:t>ADGroupMember</w:t>
      </w:r>
      <w:proofErr w:type="spellEnd"/>
      <w:r>
        <w:t xml:space="preserve"> -Identity 'Schema Admins' -Recursive |</w:t>
      </w:r>
    </w:p>
    <w:p w14:paraId="2DB4ED38" w14:textId="77777777" w:rsidR="003A7184" w:rsidRDefault="003A7184" w:rsidP="00C20916">
      <w:pPr>
        <w:pStyle w:val="CodeWithinBulletsEndPACKT"/>
      </w:pPr>
      <w:r>
        <w:t xml:space="preserve">    Sort-Object Name</w:t>
      </w:r>
    </w:p>
    <w:p w14:paraId="10FD38EA" w14:textId="77777777" w:rsidR="003A7184" w:rsidRDefault="003A7184" w:rsidP="00C20916">
      <w:pPr>
        <w:pStyle w:val="CodeWithinBulletsEndPACKT"/>
      </w:pPr>
      <w:r>
        <w:t>$</w:t>
      </w:r>
      <w:proofErr w:type="spellStart"/>
      <w:r>
        <w:t>PUsers</w:t>
      </w:r>
      <w:proofErr w:type="spellEnd"/>
      <w:r>
        <w:t xml:space="preserve"> += Foreach ($Member in $Members) {</w:t>
      </w:r>
    </w:p>
    <w:p w14:paraId="5D7D2BFE" w14:textId="77777777" w:rsidR="003A7184" w:rsidRDefault="003A7184" w:rsidP="00C20916">
      <w:pPr>
        <w:pStyle w:val="CodeWithinBulletsEndPACKT"/>
      </w:pPr>
      <w:r>
        <w:t xml:space="preserve">  Get-</w:t>
      </w:r>
      <w:proofErr w:type="spellStart"/>
      <w:r>
        <w:t>ADUser</w:t>
      </w:r>
      <w:proofErr w:type="spellEnd"/>
      <w:r>
        <w:t xml:space="preserve"> -Identity $</w:t>
      </w:r>
      <w:proofErr w:type="spellStart"/>
      <w:r>
        <w:t>member.SID</w:t>
      </w:r>
      <w:proofErr w:type="spellEnd"/>
      <w:r>
        <w:t xml:space="preserve"> -Properties * |</w:t>
      </w:r>
    </w:p>
    <w:p w14:paraId="260D97F3" w14:textId="77777777" w:rsidR="003A7184" w:rsidRDefault="003A7184" w:rsidP="00C20916">
      <w:pPr>
        <w:pStyle w:val="CodeWithinBulletsEndPACKT"/>
      </w:pPr>
      <w:r>
        <w:t xml:space="preserve">    Select-Object -Property Name,</w:t>
      </w:r>
    </w:p>
    <w:p w14:paraId="728B1599" w14:textId="77777777" w:rsidR="003A7184" w:rsidRDefault="003A7184" w:rsidP="00C20916">
      <w:pPr>
        <w:pStyle w:val="CodeWithinBulletsEndPACKT"/>
      </w:pPr>
      <w:r>
        <w:t xml:space="preserve">      </w:t>
      </w:r>
      <w:proofErr w:type="gramStart"/>
      <w:r>
        <w:t>@{</w:t>
      </w:r>
      <w:proofErr w:type="gramEnd"/>
      <w:r>
        <w:t xml:space="preserve">Name='Group';expression={'Schema Admins'}},  </w:t>
      </w:r>
    </w:p>
    <w:p w14:paraId="5CC883FE" w14:textId="77777777" w:rsidR="003A7184" w:rsidRDefault="003A7184" w:rsidP="00C20916">
      <w:pPr>
        <w:pStyle w:val="CodeWithinBulletsEndPACKT"/>
      </w:pPr>
      <w:r>
        <w:t xml:space="preserve">       </w:t>
      </w:r>
      <w:proofErr w:type="spellStart"/>
      <w:r>
        <w:t>WhenCreated</w:t>
      </w:r>
      <w:proofErr w:type="spellEnd"/>
      <w:r>
        <w:t xml:space="preserve">, </w:t>
      </w:r>
      <w:proofErr w:type="spellStart"/>
      <w:proofErr w:type="gramStart"/>
      <w:r>
        <w:t>Lastlogondate,SamAccountName</w:t>
      </w:r>
      <w:proofErr w:type="spellEnd"/>
      <w:proofErr w:type="gramEnd"/>
    </w:p>
    <w:p w14:paraId="137C9964" w14:textId="77777777" w:rsidR="003A7184" w:rsidRDefault="003A7184" w:rsidP="00C20916">
      <w:pPr>
        <w:pStyle w:val="CodeWithinBulletsEndPACKT"/>
      </w:pPr>
      <w:r>
        <w:t>}</w:t>
      </w:r>
    </w:p>
    <w:p w14:paraId="2E155D4F" w14:textId="77777777" w:rsidR="003A7184" w:rsidRDefault="003A7184" w:rsidP="007B77EC">
      <w:pPr>
        <w:pStyle w:val="NumberedBulletPACKT"/>
      </w:pPr>
      <w:r>
        <w:t>Add the special users to the report:</w:t>
      </w:r>
    </w:p>
    <w:p w14:paraId="04A95A39" w14:textId="77777777" w:rsidR="003A7184" w:rsidRDefault="003A7184" w:rsidP="00C20916">
      <w:pPr>
        <w:pStyle w:val="CodeWithinBulletsEndPACKT"/>
      </w:pPr>
      <w:r>
        <w:t>$</w:t>
      </w:r>
      <w:proofErr w:type="spellStart"/>
      <w:r>
        <w:t>RKReport</w:t>
      </w:r>
      <w:proofErr w:type="spellEnd"/>
      <w:r>
        <w:t xml:space="preserve"> += $</w:t>
      </w:r>
      <w:proofErr w:type="spellStart"/>
      <w:r>
        <w:t>PUsers</w:t>
      </w:r>
      <w:proofErr w:type="spellEnd"/>
      <w:r>
        <w:t xml:space="preserve"> | Out-String</w:t>
      </w:r>
    </w:p>
    <w:p w14:paraId="6FF6EADC" w14:textId="77777777" w:rsidR="003A7184" w:rsidRDefault="003A7184" w:rsidP="007B77EC">
      <w:pPr>
        <w:pStyle w:val="NumberedBulletPACKT"/>
      </w:pPr>
      <w:r>
        <w:t>Display the report to the console:</w:t>
      </w:r>
    </w:p>
    <w:p w14:paraId="6E9CF5ED" w14:textId="77777777" w:rsidR="003A7184" w:rsidRDefault="003A7184" w:rsidP="00C20916">
      <w:pPr>
        <w:pStyle w:val="CodeWithinBulletsEndPACKT"/>
      </w:pPr>
      <w:r>
        <w:t>$</w:t>
      </w:r>
      <w:proofErr w:type="spellStart"/>
      <w:r>
        <w:t>RKReport</w:t>
      </w:r>
      <w:proofErr w:type="spellEnd"/>
    </w:p>
    <w:p w14:paraId="1693769E" w14:textId="77777777" w:rsidR="003A7184" w:rsidRPr="00C20916" w:rsidRDefault="003A7184" w:rsidP="00C20916">
      <w:pPr>
        <w:pStyle w:val="Heading2"/>
      </w:pPr>
      <w:r w:rsidRPr="00C20916">
        <w:t>How it works...</w:t>
      </w:r>
    </w:p>
    <w:p w14:paraId="323A4612" w14:textId="77777777" w:rsidR="003A7184" w:rsidRDefault="003A7184" w:rsidP="007B77EC">
      <w:pPr>
        <w:pStyle w:val="NormalPACKT"/>
      </w:pPr>
      <w:r>
        <w:t>This report writing recipe begins with </w:t>
      </w:r>
      <w:r w:rsidRPr="00C20916">
        <w:rPr>
          <w:rStyle w:val="ItalicsPACKT"/>
        </w:rPr>
        <w:t>step 1</w:t>
      </w:r>
      <w:r>
        <w:t> defining a function that returns some of the key properties of users in the </w:t>
      </w:r>
      <w:r w:rsidRPr="00C20916">
        <w:rPr>
          <w:rStyle w:val="CodeInTextPACKT"/>
        </w:rPr>
        <w:t>Reskit.Org</w:t>
      </w:r>
      <w:r>
        <w:t> domain. In </w:t>
      </w:r>
      <w:r w:rsidRPr="00C20916">
        <w:rPr>
          <w:rStyle w:val="ItalicsPACKT"/>
        </w:rPr>
        <w:t>step 2</w:t>
      </w:r>
      <w:r>
        <w:t>, you invoke the function to return an array of all the users defined in the domain. These two steps produce no output.</w:t>
      </w:r>
    </w:p>
    <w:p w14:paraId="009EDCA3" w14:textId="77777777" w:rsidR="003A7184" w:rsidRDefault="003A7184" w:rsidP="007B77EC">
      <w:pPr>
        <w:pStyle w:val="NormalPACKT"/>
      </w:pPr>
      <w:r>
        <w:t>In </w:t>
      </w:r>
      <w:r w:rsidRPr="00C20916">
        <w:rPr>
          <w:rStyle w:val="ItalicsPACKT"/>
        </w:rPr>
        <w:t>step 2</w:t>
      </w:r>
      <w:r>
        <w:t> through </w:t>
      </w:r>
      <w:r w:rsidRPr="00C20916">
        <w:rPr>
          <w:rStyle w:val="ItalicsPACKT"/>
        </w:rPr>
        <w:t>step 9,</w:t>
      </w:r>
      <w:r>
        <w:t> you build parts of the overall report and add it to the </w:t>
      </w:r>
      <w:r w:rsidRPr="00C20916">
        <w:rPr>
          <w:rStyle w:val="CodeInTextPACKT"/>
        </w:rPr>
        <w:t>$</w:t>
      </w:r>
      <w:proofErr w:type="spellStart"/>
      <w:r w:rsidRPr="00C20916">
        <w:rPr>
          <w:rStyle w:val="CodeInTextPACKT"/>
        </w:rPr>
        <w:t>RKReport</w:t>
      </w:r>
      <w:proofErr w:type="spellEnd"/>
      <w:r>
        <w:t> variable. These steps also produce no output.</w:t>
      </w:r>
    </w:p>
    <w:p w14:paraId="69830040" w14:textId="77777777" w:rsidR="003A7184" w:rsidRDefault="003A7184" w:rsidP="007B77EC">
      <w:pPr>
        <w:pStyle w:val="NormalPACKT"/>
      </w:pPr>
      <w:r>
        <w:t>In </w:t>
      </w:r>
      <w:r w:rsidRPr="00C20916">
        <w:rPr>
          <w:rStyle w:val="ItalicsPACKT"/>
        </w:rPr>
        <w:t>step 10</w:t>
      </w:r>
      <w:r>
        <w:t>, you display the report to the console, which looks like this:</w:t>
      </w:r>
    </w:p>
    <w:p w14:paraId="61AD8971" w14:textId="4B61644E" w:rsidR="003A7184" w:rsidRDefault="003A7184" w:rsidP="007B77EC">
      <w:pPr>
        <w:pStyle w:val="FigurePACKT"/>
      </w:pPr>
      <w:r>
        <w:rPr>
          <w:noProof/>
        </w:rPr>
        <w:lastRenderedPageBreak/>
        <w:drawing>
          <wp:inline distT="0" distB="0" distL="0" distR="0" wp14:anchorId="2AA6538D" wp14:editId="0F0EF1DD">
            <wp:extent cx="5417820" cy="5334000"/>
            <wp:effectExtent l="0" t="0" r="0" b="0"/>
            <wp:docPr id="70" name="Picture 70"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it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820" cy="5334000"/>
                    </a:xfrm>
                    <a:prstGeom prst="rect">
                      <a:avLst/>
                    </a:prstGeom>
                    <a:noFill/>
                    <a:ln>
                      <a:noFill/>
                    </a:ln>
                  </pic:spPr>
                </pic:pic>
              </a:graphicData>
            </a:graphic>
          </wp:inline>
        </w:drawing>
      </w:r>
    </w:p>
    <w:p w14:paraId="597E9276" w14:textId="77777777" w:rsidR="003A7184" w:rsidRPr="00C20916" w:rsidRDefault="003A7184" w:rsidP="00C20916">
      <w:pPr>
        <w:pStyle w:val="Heading2"/>
      </w:pPr>
      <w:r w:rsidRPr="00C20916">
        <w:t>There's more...</w:t>
      </w:r>
    </w:p>
    <w:p w14:paraId="67C58D9C" w14:textId="77777777" w:rsidR="003A7184" w:rsidRDefault="003A7184" w:rsidP="007B77EC">
      <w:pPr>
        <w:pStyle w:val="NormalPACKT"/>
      </w:pPr>
      <w:r>
        <w:t>In this recipe, you create the report and display it to the console. There are some things you could do that might increase the value of this recipe:</w:t>
      </w:r>
    </w:p>
    <w:p w14:paraId="20D68439" w14:textId="77777777" w:rsidR="003A7184" w:rsidRDefault="003A7184" w:rsidP="007B77EC">
      <w:pPr>
        <w:pStyle w:val="BulletPACKT"/>
      </w:pPr>
      <w:r>
        <w:t>Save the recipe as a script, then set up a scheduled task to invoke it every day</w:t>
      </w:r>
    </w:p>
    <w:p w14:paraId="609B3D6C" w14:textId="77777777" w:rsidR="003A7184" w:rsidRDefault="003A7184" w:rsidP="007B77EC">
      <w:pPr>
        <w:pStyle w:val="BulletPACKT"/>
      </w:pPr>
      <w:r>
        <w:t>Create an SMB share on the DC and save each report to that folder or email it to a mail-enabled group</w:t>
      </w:r>
    </w:p>
    <w:p w14:paraId="3E903359" w14:textId="77777777" w:rsidR="003A7184" w:rsidRDefault="003A7184" w:rsidP="007B77EC">
      <w:pPr>
        <w:pStyle w:val="BulletPACKT"/>
      </w:pPr>
      <w:r>
        <w:t>Automatically disable any account that has not been in use for, say, 30 days, sending mail to the user's manager letting them know</w:t>
      </w:r>
    </w:p>
    <w:p w14:paraId="3D0EB260" w14:textId="77777777" w:rsidR="003A7184" w:rsidRDefault="003A7184" w:rsidP="007B77EC">
      <w:pPr>
        <w:pStyle w:val="BulletPACKT"/>
      </w:pPr>
      <w:r>
        <w:t>Create a list of users authorized to be in the high-privilege groups and ensure the group contains only those members</w:t>
      </w:r>
    </w:p>
    <w:p w14:paraId="77DDECEE" w14:textId="77777777" w:rsidR="003A7184" w:rsidRDefault="003A7184" w:rsidP="007B77EC">
      <w:pPr>
        <w:pStyle w:val="BulletPACKT"/>
      </w:pPr>
      <w:r>
        <w:t>Adjust the recipe to output HTML to improve the readability and usability of the report</w:t>
      </w:r>
    </w:p>
    <w:p w14:paraId="17D7616C" w14:textId="77777777" w:rsidR="003A7184" w:rsidRDefault="003A7184" w:rsidP="007B77EC">
      <w:pPr>
        <w:pStyle w:val="NormalPACKT"/>
      </w:pPr>
      <w:r>
        <w:t>This recipe calls </w:t>
      </w:r>
      <w:r w:rsidRPr="00C20916">
        <w:rPr>
          <w:rStyle w:val="CodeInTextPACKT"/>
        </w:rPr>
        <w:t>Get-</w:t>
      </w:r>
      <w:proofErr w:type="spellStart"/>
      <w:r w:rsidRPr="00C20916">
        <w:rPr>
          <w:rStyle w:val="CodeInTextPACKT"/>
        </w:rPr>
        <w:t>ADUser</w:t>
      </w:r>
      <w:proofErr w:type="spellEnd"/>
      <w:r>
        <w:t> several times in </w:t>
      </w:r>
      <w:r w:rsidRPr="00C20916">
        <w:rPr>
          <w:rStyle w:val="ItalicsPACKT"/>
        </w:rPr>
        <w:t>step 7</w:t>
      </w:r>
      <w:r>
        <w:t>, returning all properties. You might consider some optimization including restricting the properties to only those needed to generate the report.</w:t>
      </w:r>
    </w:p>
    <w:p w14:paraId="239B5B60" w14:textId="77777777" w:rsidR="003A7184" w:rsidRPr="00C20916" w:rsidRDefault="003A7184" w:rsidP="00C20916">
      <w:pPr>
        <w:pStyle w:val="Heading1"/>
      </w:pPr>
      <w:r w:rsidRPr="00C20916">
        <w:lastRenderedPageBreak/>
        <w:t>Finding expired computers and disabled users in AD</w:t>
      </w:r>
    </w:p>
    <w:p w14:paraId="1A0D44F9" w14:textId="77777777" w:rsidR="003A7184" w:rsidRDefault="003A7184" w:rsidP="007B77EC">
      <w:pPr>
        <w:pStyle w:val="NormalPACKT"/>
      </w:pPr>
      <w:r>
        <w:t>The objects in your AD database—the users, computers, groups, OUs, policies, and so on, are constantly changing in almost all organizations. Users leave, computers die, OUs and policies are added/removed/renamed, and so on. Change is constant!</w:t>
      </w:r>
    </w:p>
    <w:p w14:paraId="0A1BC8CC" w14:textId="77777777" w:rsidR="003A7184" w:rsidRDefault="003A7184" w:rsidP="007B77EC">
      <w:pPr>
        <w:pStyle w:val="NormalPACKT"/>
      </w:pPr>
      <w:r>
        <w:t>A side effect of this change is having orphaned objects: users who are no longer part of your organization, or computers that no longer actually exist physically. You can also find you have objects that may be valid but have not been used for a long time.</w:t>
      </w:r>
    </w:p>
    <w:p w14:paraId="66F2E065" w14:textId="77777777" w:rsidR="003A7184" w:rsidRDefault="003A7184" w:rsidP="007B77EC">
      <w:pPr>
        <w:pStyle w:val="NormalPACKT"/>
      </w:pPr>
      <w:r>
        <w:t>Those accounts represent a potential security risk. An unused user account, for example, due to a user leaving and their account not being removed, can represent a threat vector. Suppose Ruth in the accounting department (who has access to the firm's accounting data) has left. If her account is active, then someone guessing her password could attempt to use her credentials to access such information. The risk is magnified if Ruth could access that information from the internet.</w:t>
      </w:r>
    </w:p>
    <w:p w14:paraId="0E977BEE" w14:textId="77777777" w:rsidR="003A7184" w:rsidRDefault="003A7184" w:rsidP="007B77EC">
      <w:pPr>
        <w:pStyle w:val="NormalPACKT"/>
      </w:pPr>
      <w:r>
        <w:t>Any expired computers (that is, ones that have not logged in for a long time) may no longer have a machine password synced with AD). This means the computer is probably not getting WSUS updates or GPO-based policies.</w:t>
      </w:r>
    </w:p>
    <w:p w14:paraId="647A08E3" w14:textId="77777777" w:rsidR="003A7184" w:rsidRDefault="003A7184" w:rsidP="007B77EC">
      <w:pPr>
        <w:pStyle w:val="NormalPACKT"/>
      </w:pPr>
      <w:r>
        <w:t>This recipe finds computers that have not been used and users that have not logged in for a month. The recipe then generates a nice report and saves that report to a file in a corporate file share for you and others to look at.</w:t>
      </w:r>
    </w:p>
    <w:p w14:paraId="38B3EBD8" w14:textId="77777777" w:rsidR="003A7184" w:rsidRPr="00C20916" w:rsidRDefault="003A7184" w:rsidP="00C20916">
      <w:pPr>
        <w:pStyle w:val="Heading2"/>
      </w:pPr>
      <w:r w:rsidRPr="00C20916">
        <w:t>Getting ready</w:t>
      </w:r>
    </w:p>
    <w:p w14:paraId="696B8F37" w14:textId="77777777" w:rsidR="003A7184" w:rsidRDefault="003A7184" w:rsidP="007B77EC">
      <w:pPr>
        <w:pStyle w:val="NormalPACKT"/>
      </w:pPr>
      <w:r>
        <w:t>Run this recipe on </w:t>
      </w:r>
      <w:r w:rsidRPr="00C20916">
        <w:rPr>
          <w:rStyle w:val="CodeInTextPACKT"/>
        </w:rPr>
        <w:t>DC1</w:t>
      </w:r>
      <w:r>
        <w:t>. Ideally, your domain should have enough users and computers created and configured.</w:t>
      </w:r>
    </w:p>
    <w:p w14:paraId="5E621156" w14:textId="77777777" w:rsidR="003A7184" w:rsidRPr="00C20916" w:rsidRDefault="003A7184" w:rsidP="00C20916">
      <w:pPr>
        <w:pStyle w:val="Heading2"/>
      </w:pPr>
      <w:r w:rsidRPr="00C20916">
        <w:t>How to do it...</w:t>
      </w:r>
    </w:p>
    <w:p w14:paraId="734000B5" w14:textId="77777777" w:rsidR="003A7184" w:rsidRDefault="003A7184" w:rsidP="007B77EC">
      <w:pPr>
        <w:pStyle w:val="NumberedBulletPACKT"/>
        <w:numPr>
          <w:ilvl w:val="0"/>
          <w:numId w:val="13"/>
        </w:numPr>
      </w:pPr>
      <w:r>
        <w:t>Build the report header:</w:t>
      </w:r>
    </w:p>
    <w:p w14:paraId="7968123E" w14:textId="77777777" w:rsidR="003A7184" w:rsidRDefault="003A7184" w:rsidP="00C20916">
      <w:pPr>
        <w:pStyle w:val="CodeWithinBulletsEndPACKT"/>
      </w:pPr>
      <w:r>
        <w:t>$</w:t>
      </w:r>
      <w:proofErr w:type="spellStart"/>
      <w:r>
        <w:t>RKReport</w:t>
      </w:r>
      <w:proofErr w:type="spellEnd"/>
      <w:r>
        <w:t xml:space="preserve"> = ''</w:t>
      </w:r>
    </w:p>
    <w:p w14:paraId="2890C358" w14:textId="77777777" w:rsidR="003A7184" w:rsidRDefault="003A7184" w:rsidP="00C20916">
      <w:pPr>
        <w:pStyle w:val="CodeWithinBulletsEndPACKT"/>
      </w:pPr>
      <w:r>
        <w:t>$</w:t>
      </w:r>
      <w:proofErr w:type="spellStart"/>
      <w:r>
        <w:t>RkReport</w:t>
      </w:r>
      <w:proofErr w:type="spellEnd"/>
      <w:r>
        <w:t xml:space="preserve"> += "*** Reskit.Org AD Daily AD </w:t>
      </w:r>
      <w:proofErr w:type="spellStart"/>
      <w:r>
        <w:t>report`n</w:t>
      </w:r>
      <w:proofErr w:type="spellEnd"/>
      <w:r>
        <w:t>"</w:t>
      </w:r>
    </w:p>
    <w:p w14:paraId="54A2D352" w14:textId="77777777" w:rsidR="003A7184" w:rsidRDefault="003A7184" w:rsidP="00C20916">
      <w:pPr>
        <w:pStyle w:val="CodeWithinBulletsEndPACKT"/>
      </w:pPr>
      <w:r>
        <w:t>$</w:t>
      </w:r>
      <w:proofErr w:type="spellStart"/>
      <w:r>
        <w:t>RKReport</w:t>
      </w:r>
      <w:proofErr w:type="spellEnd"/>
      <w:r>
        <w:t xml:space="preserve"> += "*** Generated [$(Get-Date</w:t>
      </w:r>
      <w:proofErr w:type="gramStart"/>
      <w:r>
        <w:t>)]`</w:t>
      </w:r>
      <w:proofErr w:type="gramEnd"/>
      <w:r>
        <w:t>n"</w:t>
      </w:r>
    </w:p>
    <w:p w14:paraId="0591CE27" w14:textId="77777777" w:rsidR="003A7184" w:rsidRDefault="003A7184" w:rsidP="00C20916">
      <w:pPr>
        <w:pStyle w:val="CodeWithinBulletsEndPACKT"/>
      </w:pPr>
      <w:r>
        <w:t>$</w:t>
      </w:r>
      <w:proofErr w:type="spellStart"/>
      <w:r>
        <w:t>RKReport</w:t>
      </w:r>
      <w:proofErr w:type="spellEnd"/>
      <w:r>
        <w:t xml:space="preserve"> += "***********************************`</w:t>
      </w:r>
      <w:proofErr w:type="spellStart"/>
      <w:r>
        <w:t>n`n</w:t>
      </w:r>
      <w:proofErr w:type="spellEnd"/>
      <w:r>
        <w:t>"</w:t>
      </w:r>
    </w:p>
    <w:p w14:paraId="459E6E15" w14:textId="77777777" w:rsidR="003A7184" w:rsidRDefault="003A7184" w:rsidP="007B77EC">
      <w:pPr>
        <w:pStyle w:val="NumberedBulletPACKT"/>
      </w:pPr>
      <w:r>
        <w:t>Report on the computer accounts that have not logged in the past month:</w:t>
      </w:r>
    </w:p>
    <w:p w14:paraId="69F1F325" w14:textId="77777777" w:rsidR="003A7184" w:rsidRDefault="003A7184" w:rsidP="00C20916">
      <w:pPr>
        <w:pStyle w:val="CodeWithinBulletsEndPACKT"/>
      </w:pPr>
      <w:r>
        <w:t>$</w:t>
      </w:r>
      <w:proofErr w:type="spellStart"/>
      <w:r>
        <w:t>RkReport</w:t>
      </w:r>
      <w:proofErr w:type="spellEnd"/>
      <w:r>
        <w:t xml:space="preserve"> += "*** Machines not logged on in past </w:t>
      </w:r>
      <w:proofErr w:type="spellStart"/>
      <w:r>
        <w:t>month`n</w:t>
      </w:r>
      <w:proofErr w:type="spellEnd"/>
      <w:r>
        <w:t>"</w:t>
      </w:r>
    </w:p>
    <w:p w14:paraId="0209B247" w14:textId="77777777" w:rsidR="003A7184" w:rsidRDefault="003A7184" w:rsidP="00C20916">
      <w:pPr>
        <w:pStyle w:val="CodeWithinBulletsEndPACKT"/>
      </w:pPr>
      <w:r>
        <w:t>$</w:t>
      </w:r>
      <w:proofErr w:type="spellStart"/>
      <w:r>
        <w:t>AMonthAgo</w:t>
      </w:r>
      <w:proofErr w:type="spellEnd"/>
      <w:r>
        <w:t xml:space="preserve"> = (Get-Date</w:t>
      </w:r>
      <w:proofErr w:type="gramStart"/>
      <w:r>
        <w:t>).</w:t>
      </w:r>
      <w:proofErr w:type="spellStart"/>
      <w:r>
        <w:t>AddMonths</w:t>
      </w:r>
      <w:proofErr w:type="spellEnd"/>
      <w:proofErr w:type="gramEnd"/>
      <w:r>
        <w:t>(-1)</w:t>
      </w:r>
    </w:p>
    <w:p w14:paraId="49090D7B" w14:textId="77777777" w:rsidR="003A7184" w:rsidRDefault="003A7184" w:rsidP="00C20916">
      <w:pPr>
        <w:pStyle w:val="CodeWithinBulletsEndPACKT"/>
      </w:pPr>
      <w:r>
        <w:t xml:space="preserve">$ADCHT2 = </w:t>
      </w:r>
      <w:proofErr w:type="gramStart"/>
      <w:r>
        <w:t>@{</w:t>
      </w:r>
      <w:proofErr w:type="gramEnd"/>
    </w:p>
    <w:p w14:paraId="7B5710A8" w14:textId="77777777" w:rsidR="003A7184" w:rsidRDefault="003A7184" w:rsidP="00C20916">
      <w:pPr>
        <w:pStyle w:val="CodeWithinBulletsEndPACKT"/>
      </w:pPr>
      <w:r>
        <w:t xml:space="preserve">  Properties = '</w:t>
      </w:r>
      <w:proofErr w:type="spellStart"/>
      <w:r>
        <w:t>lastLogonDate</w:t>
      </w:r>
      <w:proofErr w:type="spellEnd"/>
      <w:r>
        <w:t>'</w:t>
      </w:r>
    </w:p>
    <w:p w14:paraId="5627003B" w14:textId="77777777" w:rsidR="003A7184" w:rsidRDefault="003A7184" w:rsidP="00C20916">
      <w:pPr>
        <w:pStyle w:val="CodeWithinBulletsEndPACKT"/>
      </w:pPr>
      <w:r>
        <w:t xml:space="preserve">  Filter     = '</w:t>
      </w:r>
      <w:proofErr w:type="spellStart"/>
      <w:r>
        <w:t>lastLogonDate</w:t>
      </w:r>
      <w:proofErr w:type="spellEnd"/>
      <w:r>
        <w:t xml:space="preserve"> -</w:t>
      </w:r>
      <w:proofErr w:type="spellStart"/>
      <w:r>
        <w:t>lt</w:t>
      </w:r>
      <w:proofErr w:type="spellEnd"/>
      <w:r>
        <w:t xml:space="preserve"> $</w:t>
      </w:r>
      <w:proofErr w:type="spellStart"/>
      <w:r>
        <w:t>AMonthAgo</w:t>
      </w:r>
      <w:proofErr w:type="spellEnd"/>
      <w:r>
        <w:t>'</w:t>
      </w:r>
    </w:p>
    <w:p w14:paraId="3140B35F" w14:textId="77777777" w:rsidR="003A7184" w:rsidRDefault="003A7184" w:rsidP="00C20916">
      <w:pPr>
        <w:pStyle w:val="CodeWithinBulletsEndPACKT"/>
      </w:pPr>
      <w:r>
        <w:t>}</w:t>
      </w:r>
    </w:p>
    <w:p w14:paraId="1A2E187C" w14:textId="77777777" w:rsidR="003A7184" w:rsidRDefault="003A7184" w:rsidP="00C20916">
      <w:pPr>
        <w:pStyle w:val="CodeWithinBulletsEndPACKT"/>
      </w:pPr>
      <w:r>
        <w:t>$</w:t>
      </w:r>
      <w:proofErr w:type="spellStart"/>
      <w:r>
        <w:t>RkReport</w:t>
      </w:r>
      <w:proofErr w:type="spellEnd"/>
      <w:r>
        <w:t xml:space="preserve"> += Get-</w:t>
      </w:r>
      <w:proofErr w:type="spellStart"/>
      <w:r>
        <w:t>ADComputer</w:t>
      </w:r>
      <w:proofErr w:type="spellEnd"/>
      <w:r>
        <w:t xml:space="preserve"> @ADCHT2 |</w:t>
      </w:r>
    </w:p>
    <w:p w14:paraId="756DFFC5" w14:textId="77777777" w:rsidR="003A7184" w:rsidRDefault="003A7184" w:rsidP="00C20916">
      <w:pPr>
        <w:pStyle w:val="CodeWithinBulletsEndPACKT"/>
      </w:pPr>
      <w:r>
        <w:t xml:space="preserve">  Sort-Object -Property </w:t>
      </w:r>
      <w:proofErr w:type="spellStart"/>
      <w:r>
        <w:t>lastLogonDate</w:t>
      </w:r>
      <w:proofErr w:type="spellEnd"/>
      <w:r>
        <w:t xml:space="preserve"> |</w:t>
      </w:r>
    </w:p>
    <w:p w14:paraId="17FA27A6" w14:textId="77777777" w:rsidR="003A7184" w:rsidRDefault="003A7184" w:rsidP="00C20916">
      <w:pPr>
        <w:pStyle w:val="CodeWithinBulletsEndPACKT"/>
      </w:pPr>
      <w:r>
        <w:t xml:space="preserve">    Format-Table -Property Name, </w:t>
      </w:r>
      <w:proofErr w:type="spellStart"/>
      <w:r>
        <w:t>LastLogonDate</w:t>
      </w:r>
      <w:proofErr w:type="spellEnd"/>
      <w:r>
        <w:t xml:space="preserve"> |</w:t>
      </w:r>
    </w:p>
    <w:p w14:paraId="72CFC12D" w14:textId="77777777" w:rsidR="003A7184" w:rsidRDefault="003A7184" w:rsidP="00C20916">
      <w:pPr>
        <w:pStyle w:val="CodeWithinBulletsEndPACKT"/>
      </w:pPr>
      <w:r>
        <w:t xml:space="preserve">     Out-String</w:t>
      </w:r>
    </w:p>
    <w:p w14:paraId="2732CC31" w14:textId="77777777" w:rsidR="003A7184" w:rsidRDefault="003A7184" w:rsidP="007B77EC">
      <w:pPr>
        <w:pStyle w:val="NumberedBulletPACKT"/>
      </w:pPr>
      <w:r>
        <w:t>Get the users who have not logged on in the past month:</w:t>
      </w:r>
    </w:p>
    <w:p w14:paraId="62D03C8E" w14:textId="77777777" w:rsidR="003A7184" w:rsidRDefault="003A7184" w:rsidP="00C20916">
      <w:pPr>
        <w:pStyle w:val="CodeWithinBulletsEndPACKT"/>
      </w:pPr>
      <w:r>
        <w:t>$</w:t>
      </w:r>
      <w:proofErr w:type="spellStart"/>
      <w:r>
        <w:t>RKReport</w:t>
      </w:r>
      <w:proofErr w:type="spellEnd"/>
      <w:r>
        <w:t xml:space="preserve"> += "*** Users not logged on in past </w:t>
      </w:r>
      <w:proofErr w:type="spellStart"/>
      <w:r>
        <w:t>month`n</w:t>
      </w:r>
      <w:proofErr w:type="spellEnd"/>
      <w:r>
        <w:t>"</w:t>
      </w:r>
    </w:p>
    <w:p w14:paraId="69AFFBBC" w14:textId="77777777" w:rsidR="003A7184" w:rsidRDefault="003A7184" w:rsidP="00C20916">
      <w:pPr>
        <w:pStyle w:val="CodeWithinBulletsEndPACKT"/>
      </w:pPr>
      <w:r>
        <w:t>$</w:t>
      </w:r>
      <w:proofErr w:type="spellStart"/>
      <w:r>
        <w:t>RkReport</w:t>
      </w:r>
      <w:proofErr w:type="spellEnd"/>
      <w:r>
        <w:t xml:space="preserve"> += Get-</w:t>
      </w:r>
      <w:proofErr w:type="spellStart"/>
      <w:r>
        <w:t>AdUser</w:t>
      </w:r>
      <w:proofErr w:type="spellEnd"/>
      <w:r>
        <w:t xml:space="preserve"> @ADCHT2 |</w:t>
      </w:r>
    </w:p>
    <w:p w14:paraId="1F594792" w14:textId="77777777" w:rsidR="003A7184" w:rsidRDefault="003A7184" w:rsidP="00C20916">
      <w:pPr>
        <w:pStyle w:val="CodeWithinBulletsEndPACKT"/>
      </w:pPr>
      <w:r>
        <w:lastRenderedPageBreak/>
        <w:t xml:space="preserve">  Sort-Object -Property </w:t>
      </w:r>
      <w:proofErr w:type="spellStart"/>
      <w:r>
        <w:t>lastLogonDate</w:t>
      </w:r>
      <w:proofErr w:type="spellEnd"/>
      <w:r>
        <w:t xml:space="preserve"> |</w:t>
      </w:r>
    </w:p>
    <w:p w14:paraId="3F1B7193" w14:textId="77777777" w:rsidR="003A7184" w:rsidRDefault="003A7184" w:rsidP="00C20916">
      <w:pPr>
        <w:pStyle w:val="CodeWithinBulletsEndPACKT"/>
      </w:pPr>
      <w:r>
        <w:t xml:space="preserve">    Format-Table -Property Name, </w:t>
      </w:r>
      <w:proofErr w:type="spellStart"/>
      <w:r>
        <w:t>LastLogonDate</w:t>
      </w:r>
      <w:proofErr w:type="spellEnd"/>
      <w:r>
        <w:t xml:space="preserve"> |</w:t>
      </w:r>
    </w:p>
    <w:p w14:paraId="1AE0DD76" w14:textId="77777777" w:rsidR="003A7184" w:rsidRDefault="003A7184" w:rsidP="00C20916">
      <w:pPr>
        <w:pStyle w:val="CodeWithinBulletsEndPACKT"/>
      </w:pPr>
      <w:r>
        <w:t xml:space="preserve">     Out-String</w:t>
      </w:r>
    </w:p>
    <w:p w14:paraId="3F9CAF2A" w14:textId="77777777" w:rsidR="003A7184" w:rsidRDefault="003A7184" w:rsidP="007B77EC">
      <w:pPr>
        <w:pStyle w:val="NumberedBulletPACKT"/>
      </w:pPr>
      <w:r>
        <w:t>Find any user accounts that are disabled:</w:t>
      </w:r>
    </w:p>
    <w:p w14:paraId="78F8BA0B" w14:textId="77777777" w:rsidR="003A7184" w:rsidRDefault="003A7184" w:rsidP="00C20916">
      <w:pPr>
        <w:pStyle w:val="CodeWithinBulletsEndPACKT"/>
      </w:pPr>
      <w:r>
        <w:t xml:space="preserve">$ADCHT3 = </w:t>
      </w:r>
      <w:proofErr w:type="gramStart"/>
      <w:r>
        <w:t>@{</w:t>
      </w:r>
      <w:proofErr w:type="gramEnd"/>
    </w:p>
    <w:p w14:paraId="79062563" w14:textId="77777777" w:rsidR="003A7184" w:rsidRDefault="003A7184" w:rsidP="00C20916">
      <w:pPr>
        <w:pStyle w:val="CodeWithinBulletsEndPACKT"/>
      </w:pPr>
      <w:r>
        <w:t xml:space="preserve">  Properties = 'Enabled'</w:t>
      </w:r>
    </w:p>
    <w:p w14:paraId="7BD54EA8" w14:textId="77777777" w:rsidR="003A7184" w:rsidRDefault="003A7184" w:rsidP="00C20916">
      <w:pPr>
        <w:pStyle w:val="CodeWithinBulletsEndPACKT"/>
      </w:pPr>
      <w:r>
        <w:t>}</w:t>
      </w:r>
    </w:p>
    <w:p w14:paraId="4137816F" w14:textId="77777777" w:rsidR="003A7184" w:rsidRDefault="003A7184" w:rsidP="00C20916">
      <w:pPr>
        <w:pStyle w:val="CodeWithinBulletsEndPACKT"/>
      </w:pPr>
      <w:r>
        <w:t>$</w:t>
      </w:r>
      <w:proofErr w:type="spellStart"/>
      <w:r>
        <w:t>RKReport</w:t>
      </w:r>
      <w:proofErr w:type="spellEnd"/>
      <w:r>
        <w:t xml:space="preserve"> += "*** Disabled </w:t>
      </w:r>
      <w:proofErr w:type="spellStart"/>
      <w:r>
        <w:t>Users`n</w:t>
      </w:r>
      <w:proofErr w:type="spellEnd"/>
      <w:r>
        <w:t>"</w:t>
      </w:r>
    </w:p>
    <w:p w14:paraId="096D69A7" w14:textId="77777777" w:rsidR="003A7184" w:rsidRDefault="003A7184" w:rsidP="00C20916">
      <w:pPr>
        <w:pStyle w:val="CodeWithinBulletsEndPACKT"/>
      </w:pPr>
      <w:r>
        <w:t>$</w:t>
      </w:r>
      <w:proofErr w:type="spellStart"/>
      <w:r>
        <w:t>RkReport</w:t>
      </w:r>
      <w:proofErr w:type="spellEnd"/>
      <w:r>
        <w:t xml:space="preserve"> += Get-</w:t>
      </w:r>
      <w:proofErr w:type="spellStart"/>
      <w:r>
        <w:t>ADUser</w:t>
      </w:r>
      <w:proofErr w:type="spellEnd"/>
      <w:r>
        <w:t xml:space="preserve"> @Adcht3 -Filter {Enabled -ne $</w:t>
      </w:r>
      <w:proofErr w:type="gramStart"/>
      <w:r>
        <w:t>true}|</w:t>
      </w:r>
      <w:proofErr w:type="gramEnd"/>
    </w:p>
    <w:p w14:paraId="457AD57A" w14:textId="77777777" w:rsidR="003A7184" w:rsidRDefault="003A7184" w:rsidP="00C20916">
      <w:pPr>
        <w:pStyle w:val="CodeWithinBulletsEndPACKT"/>
      </w:pPr>
      <w:r>
        <w:t xml:space="preserve">               Sort-Object -Property </w:t>
      </w:r>
      <w:proofErr w:type="spellStart"/>
      <w:r>
        <w:t>lastLogonDate</w:t>
      </w:r>
      <w:proofErr w:type="spellEnd"/>
      <w:r>
        <w:t xml:space="preserve"> |</w:t>
      </w:r>
    </w:p>
    <w:p w14:paraId="145C90CD" w14:textId="77777777" w:rsidR="003A7184" w:rsidRDefault="003A7184" w:rsidP="00C20916">
      <w:pPr>
        <w:pStyle w:val="CodeWithinBulletsEndPACKT"/>
      </w:pPr>
      <w:r>
        <w:t xml:space="preserve">                 Format-Table -Property Name, </w:t>
      </w:r>
      <w:proofErr w:type="spellStart"/>
      <w:r>
        <w:t>LastLogonDate</w:t>
      </w:r>
      <w:proofErr w:type="spellEnd"/>
      <w:r>
        <w:t xml:space="preserve"> |</w:t>
      </w:r>
    </w:p>
    <w:p w14:paraId="3E2BB608" w14:textId="77777777" w:rsidR="003A7184" w:rsidRDefault="003A7184" w:rsidP="00C20916">
      <w:pPr>
        <w:pStyle w:val="CodeWithinBulletsEndPACKT"/>
      </w:pPr>
      <w:r>
        <w:t xml:space="preserve">                  Out-String</w:t>
      </w:r>
    </w:p>
    <w:p w14:paraId="2DF3152B" w14:textId="77777777" w:rsidR="003A7184" w:rsidRDefault="003A7184" w:rsidP="007B77EC">
      <w:pPr>
        <w:pStyle w:val="NumberedBulletPACKT"/>
      </w:pPr>
      <w:r>
        <w:t>Display the report:</w:t>
      </w:r>
    </w:p>
    <w:p w14:paraId="617FD84D" w14:textId="77777777" w:rsidR="003A7184" w:rsidRDefault="003A7184" w:rsidP="00C20916">
      <w:pPr>
        <w:pStyle w:val="CodeWithinBulletsEndPACKT"/>
      </w:pPr>
      <w:r>
        <w:t>$</w:t>
      </w:r>
      <w:proofErr w:type="spellStart"/>
      <w:r>
        <w:t>RKReport</w:t>
      </w:r>
      <w:proofErr w:type="spellEnd"/>
    </w:p>
    <w:p w14:paraId="0099FF55" w14:textId="77777777" w:rsidR="003A7184" w:rsidRPr="00C20916" w:rsidRDefault="003A7184" w:rsidP="00C20916">
      <w:pPr>
        <w:pStyle w:val="Heading2"/>
      </w:pPr>
      <w:r w:rsidRPr="00C20916">
        <w:t>How it works...</w:t>
      </w:r>
    </w:p>
    <w:p w14:paraId="2EE50EEF" w14:textId="77777777" w:rsidR="003A7184" w:rsidRDefault="003A7184" w:rsidP="007B77EC">
      <w:pPr>
        <w:pStyle w:val="NormalPACKT"/>
      </w:pPr>
      <w:r>
        <w:t>In </w:t>
      </w:r>
      <w:r w:rsidRPr="00C20916">
        <w:rPr>
          <w:rStyle w:val="ItalicsPACKT"/>
        </w:rPr>
        <w:t>step 1</w:t>
      </w:r>
      <w:r>
        <w:t>, you build a header for your report. In </w:t>
      </w:r>
      <w:r w:rsidRPr="00C20916">
        <w:rPr>
          <w:rStyle w:val="ItalicsPACKT"/>
        </w:rPr>
        <w:t>step 2</w:t>
      </w:r>
      <w:r>
        <w:t>, you add a list of computer accounts that have not signed on recently, and in </w:t>
      </w:r>
      <w:r w:rsidRPr="00C20916">
        <w:rPr>
          <w:rStyle w:val="ItalicsPACKT"/>
        </w:rPr>
        <w:t>step 3</w:t>
      </w:r>
      <w:r>
        <w:t>, you list the users who have not logged in for a while. In </w:t>
      </w:r>
      <w:r w:rsidRPr="00C20916">
        <w:rPr>
          <w:rStyle w:val="ItalicsPACKT"/>
        </w:rPr>
        <w:t>step 4</w:t>
      </w:r>
      <w:r>
        <w:t>, you add to the report details of disabled accounts. These first four steps produce no output.</w:t>
      </w:r>
    </w:p>
    <w:p w14:paraId="247AC35D" w14:textId="77777777" w:rsidR="003A7184" w:rsidRDefault="003A7184" w:rsidP="007B77EC">
      <w:pPr>
        <w:pStyle w:val="NormalPACKT"/>
      </w:pPr>
      <w:r>
        <w:t>In </w:t>
      </w:r>
      <w:r w:rsidRPr="00C20916">
        <w:rPr>
          <w:rStyle w:val="ItalicsPACKT"/>
        </w:rPr>
        <w:t>step 5</w:t>
      </w:r>
      <w:r>
        <w:t>, you display the report, which looks like this:</w:t>
      </w:r>
    </w:p>
    <w:p w14:paraId="14A59247" w14:textId="738407DB" w:rsidR="003A7184" w:rsidRDefault="003A7184" w:rsidP="007B77EC">
      <w:pPr>
        <w:pStyle w:val="FigurePACKT"/>
      </w:pPr>
      <w:r>
        <w:rPr>
          <w:noProof/>
        </w:rPr>
        <w:lastRenderedPageBreak/>
        <w:drawing>
          <wp:inline distT="0" distB="0" distL="0" distR="0" wp14:anchorId="73912DEA" wp14:editId="5ABF2F3C">
            <wp:extent cx="3185160" cy="4267200"/>
            <wp:effectExtent l="0" t="0" r="0" b="0"/>
            <wp:docPr id="71" name="Picture 71"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5160" cy="4267200"/>
                    </a:xfrm>
                    <a:prstGeom prst="rect">
                      <a:avLst/>
                    </a:prstGeom>
                    <a:noFill/>
                    <a:ln>
                      <a:noFill/>
                    </a:ln>
                  </pic:spPr>
                </pic:pic>
              </a:graphicData>
            </a:graphic>
          </wp:inline>
        </w:drawing>
      </w:r>
    </w:p>
    <w:p w14:paraId="2EE97490" w14:textId="77777777" w:rsidR="003A7184" w:rsidRPr="00C20916" w:rsidRDefault="003A7184" w:rsidP="00C20916">
      <w:pPr>
        <w:pStyle w:val="Heading2"/>
      </w:pPr>
      <w:r w:rsidRPr="00C20916">
        <w:t>There's more...</w:t>
      </w:r>
    </w:p>
    <w:p w14:paraId="38DBED7B" w14:textId="63F8EF6A" w:rsidR="00980321" w:rsidRPr="005F6EA4" w:rsidRDefault="003A7184" w:rsidP="007B77EC">
      <w:pPr>
        <w:pStyle w:val="NormalPACKT"/>
      </w:pPr>
      <w:r>
        <w:t>In </w:t>
      </w:r>
      <w:r w:rsidRPr="00C20916">
        <w:rPr>
          <w:rStyle w:val="ItalicsPACKT"/>
        </w:rPr>
        <w:t>step 5</w:t>
      </w:r>
      <w:r>
        <w:t>, you can see some things to consider in the report. One user has not logged on for a very long time (and her system hasn't either). You can also see users who are disabled. The first two (</w:t>
      </w:r>
      <w:r w:rsidRPr="00C20916">
        <w:rPr>
          <w:rStyle w:val="CodeInTextPACKT"/>
        </w:rPr>
        <w:t>Guest</w:t>
      </w:r>
      <w:r>
        <w:t> and </w:t>
      </w:r>
      <w:proofErr w:type="spellStart"/>
      <w:r w:rsidRPr="00C20916">
        <w:rPr>
          <w:rStyle w:val="CodeInTextPACKT"/>
        </w:rPr>
        <w:t>krbtgt</w:t>
      </w:r>
      <w:proofErr w:type="spellEnd"/>
      <w:r>
        <w:t>) are normal and are to be expected. The final entry shows a user who is disabled and has not logged on for a very long time. Both user accounts should be reviewed to see if they are still needed by the business.</w:t>
      </w:r>
    </w:p>
    <w:sectPr w:rsidR="00980321" w:rsidRPr="005F6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22095"/>
    <w:multiLevelType w:val="multilevel"/>
    <w:tmpl w:val="3C64444E"/>
    <w:styleLink w:val="NumberedBullet"/>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11395964"/>
    <w:multiLevelType w:val="multilevel"/>
    <w:tmpl w:val="441C3358"/>
    <w:numStyleLink w:val="RomanNumberedBullet"/>
  </w:abstractNum>
  <w:abstractNum w:abstractNumId="2"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5" w15:restartNumberingAfterBreak="0">
    <w:nsid w:val="34B01141"/>
    <w:multiLevelType w:val="multilevel"/>
    <w:tmpl w:val="D91A43F4"/>
    <w:numStyleLink w:val="NumberedBulletWithinBullet"/>
  </w:abstractNum>
  <w:abstractNum w:abstractNumId="6"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ddhant">
    <w15:presenceInfo w15:providerId="Windows Live" w15:userId="2f468145b78375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attachedTemplate r:id="rId1"/>
  <w:linkStyles/>
  <w:stylePaneFormatFilter w:val="9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551"/>
    <w:rsid w:val="00006E7B"/>
    <w:rsid w:val="000442DD"/>
    <w:rsid w:val="00097404"/>
    <w:rsid w:val="000A0BDB"/>
    <w:rsid w:val="000F0746"/>
    <w:rsid w:val="00136FA3"/>
    <w:rsid w:val="00163AFA"/>
    <w:rsid w:val="00187C0B"/>
    <w:rsid w:val="001D10BE"/>
    <w:rsid w:val="00202957"/>
    <w:rsid w:val="0024522D"/>
    <w:rsid w:val="002D0F00"/>
    <w:rsid w:val="00343EF6"/>
    <w:rsid w:val="00383F10"/>
    <w:rsid w:val="003A7184"/>
    <w:rsid w:val="00405A21"/>
    <w:rsid w:val="004145E8"/>
    <w:rsid w:val="00421697"/>
    <w:rsid w:val="004A213C"/>
    <w:rsid w:val="004E2E36"/>
    <w:rsid w:val="005126E2"/>
    <w:rsid w:val="00513972"/>
    <w:rsid w:val="005A2CFD"/>
    <w:rsid w:val="005F6EA4"/>
    <w:rsid w:val="00626551"/>
    <w:rsid w:val="006D32F9"/>
    <w:rsid w:val="007A7CA4"/>
    <w:rsid w:val="007B77EC"/>
    <w:rsid w:val="00841A62"/>
    <w:rsid w:val="00884E3F"/>
    <w:rsid w:val="008C3071"/>
    <w:rsid w:val="008E4810"/>
    <w:rsid w:val="00951380"/>
    <w:rsid w:val="00980321"/>
    <w:rsid w:val="00AE32CD"/>
    <w:rsid w:val="00B4129E"/>
    <w:rsid w:val="00BC5AE5"/>
    <w:rsid w:val="00BE1454"/>
    <w:rsid w:val="00BE4A77"/>
    <w:rsid w:val="00C20916"/>
    <w:rsid w:val="00C2585A"/>
    <w:rsid w:val="00CB0F72"/>
    <w:rsid w:val="00CD6088"/>
    <w:rsid w:val="00D014F6"/>
    <w:rsid w:val="00D31C08"/>
    <w:rsid w:val="00D81FC4"/>
    <w:rsid w:val="00D836B3"/>
    <w:rsid w:val="00E5107E"/>
    <w:rsid w:val="00E700FF"/>
    <w:rsid w:val="00E71379"/>
    <w:rsid w:val="00EB75C1"/>
    <w:rsid w:val="00F14AD5"/>
    <w:rsid w:val="00FE7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29FE"/>
  <w15:chartTrackingRefBased/>
  <w15:docId w15:val="{3435EE5C-EC75-4094-8E6D-8571E9DDE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B77EC"/>
    <w:pPr>
      <w:spacing w:before="60" w:after="60" w:line="240" w:lineRule="auto"/>
    </w:pPr>
    <w:rPr>
      <w:rFonts w:ascii="Arial" w:eastAsia="Times New Roman" w:hAnsi="Arial" w:cs="Arial"/>
      <w:bCs/>
      <w:sz w:val="20"/>
      <w:szCs w:val="24"/>
    </w:rPr>
  </w:style>
  <w:style w:type="paragraph" w:styleId="Heading1">
    <w:name w:val="heading 1"/>
    <w:aliases w:val="Heading 1 [PACKT]"/>
    <w:next w:val="NormalPACKT"/>
    <w:link w:val="Heading1Char"/>
    <w:qFormat/>
    <w:rsid w:val="00C20916"/>
    <w:pPr>
      <w:keepNext/>
      <w:spacing w:before="400" w:after="60" w:line="240" w:lineRule="auto"/>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C20916"/>
    <w:pPr>
      <w:keepNext/>
      <w:spacing w:before="320" w:after="60" w:line="240" w:lineRule="auto"/>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C20916"/>
    <w:pPr>
      <w:keepNext/>
      <w:spacing w:before="240" w:after="60" w:line="240" w:lineRule="auto"/>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C20916"/>
    <w:pPr>
      <w:spacing w:before="160" w:after="60" w:line="240" w:lineRule="auto"/>
      <w:outlineLvl w:val="3"/>
    </w:pPr>
    <w:rPr>
      <w:rFonts w:ascii="Arial" w:eastAsia="Times New Roman" w:hAnsi="Arial" w:cs="Arial"/>
      <w:b/>
      <w:iCs/>
      <w:color w:val="000000"/>
      <w:sz w:val="24"/>
      <w:szCs w:val="28"/>
      <w:lang w:val="en-GB"/>
    </w:rPr>
  </w:style>
  <w:style w:type="paragraph" w:styleId="Heading5">
    <w:name w:val="heading 5"/>
    <w:aliases w:val="Heading 5 [PACKT]"/>
    <w:next w:val="NormalPACKT"/>
    <w:link w:val="Heading5Char"/>
    <w:qFormat/>
    <w:rsid w:val="00C20916"/>
    <w:pPr>
      <w:spacing w:before="80" w:after="60" w:line="240" w:lineRule="auto"/>
      <w:outlineLvl w:val="4"/>
    </w:pPr>
    <w:rPr>
      <w:rFonts w:ascii="Arial" w:eastAsia="Times New Roman" w:hAnsi="Arial" w:cs="Arial"/>
      <w:b/>
      <w:color w:val="000000"/>
      <w:szCs w:val="26"/>
      <w:lang w:val="en-GB"/>
    </w:rPr>
  </w:style>
  <w:style w:type="paragraph" w:styleId="Heading6">
    <w:name w:val="heading 6"/>
    <w:aliases w:val="Heading 6 [PACKT]"/>
    <w:basedOn w:val="Heading2"/>
    <w:next w:val="NormalPACKT"/>
    <w:link w:val="Heading6Char"/>
    <w:qFormat/>
    <w:rsid w:val="00C20916"/>
    <w:pPr>
      <w:spacing w:before="120"/>
      <w:outlineLvl w:val="5"/>
    </w:pPr>
    <w:rPr>
      <w:rFonts w:cs="Times New Roman"/>
      <w:b w:val="0"/>
      <w:bCs w:val="0"/>
      <w:sz w:val="20"/>
      <w:szCs w:val="22"/>
      <w:lang w:eastAsia="x-none"/>
    </w:rPr>
  </w:style>
  <w:style w:type="character" w:default="1" w:styleId="DefaultParagraphFont">
    <w:name w:val="Default Paragraph Font"/>
    <w:uiPriority w:val="1"/>
    <w:unhideWhenUsed/>
    <w:rsid w:val="00C209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20916"/>
  </w:style>
  <w:style w:type="character" w:customStyle="1" w:styleId="Heading1Char">
    <w:name w:val="Heading 1 Char"/>
    <w:aliases w:val="Heading 1 [PACKT] Char"/>
    <w:link w:val="Heading1"/>
    <w:rsid w:val="00C20916"/>
    <w:rPr>
      <w:rFonts w:ascii="Arial" w:eastAsia="Times New Roman" w:hAnsi="Arial" w:cs="Arial"/>
      <w:b/>
      <w:iCs/>
      <w:color w:val="000000"/>
      <w:kern w:val="32"/>
      <w:sz w:val="32"/>
      <w:szCs w:val="32"/>
      <w:lang w:val="en-GB"/>
    </w:rPr>
  </w:style>
  <w:style w:type="character" w:customStyle="1" w:styleId="Heading2Char">
    <w:name w:val="Heading 2 Char"/>
    <w:aliases w:val="Heading 2 [PACKT] Char"/>
    <w:link w:val="Heading2"/>
    <w:rsid w:val="00C20916"/>
    <w:rPr>
      <w:rFonts w:ascii="Arial" w:eastAsia="Times New Roman" w:hAnsi="Arial" w:cs="Arial"/>
      <w:b/>
      <w:bCs/>
      <w:iCs/>
      <w:color w:val="000000"/>
      <w:sz w:val="28"/>
      <w:szCs w:val="28"/>
      <w:lang w:val="en-GB"/>
    </w:rPr>
  </w:style>
  <w:style w:type="character" w:customStyle="1" w:styleId="Heading3Char">
    <w:name w:val="Heading 3 Char"/>
    <w:aliases w:val="Heading 3 [PACKT] Char"/>
    <w:basedOn w:val="DefaultParagraphFont"/>
    <w:link w:val="Heading3"/>
    <w:rsid w:val="00D014F6"/>
    <w:rPr>
      <w:rFonts w:ascii="Arial" w:eastAsia="Times New Roman" w:hAnsi="Arial" w:cs="Arial"/>
      <w:b/>
      <w:iCs/>
      <w:color w:val="000000"/>
      <w:sz w:val="26"/>
      <w:szCs w:val="26"/>
      <w:lang w:val="en-GB"/>
    </w:rPr>
  </w:style>
  <w:style w:type="paragraph" w:customStyle="1" w:styleId="msonormal0">
    <w:name w:val="msonormal"/>
    <w:basedOn w:val="Normal"/>
    <w:rsid w:val="00D014F6"/>
    <w:pPr>
      <w:spacing w:before="100" w:beforeAutospacing="1" w:after="100" w:afterAutospacing="1"/>
    </w:pPr>
    <w:rPr>
      <w:rFonts w:ascii="Times New Roman" w:hAnsi="Times New Roman" w:cs="Times New Roman"/>
      <w:sz w:val="24"/>
    </w:rPr>
  </w:style>
  <w:style w:type="paragraph" w:styleId="NormalWeb">
    <w:name w:val="Normal (Web)"/>
    <w:basedOn w:val="Normal"/>
    <w:uiPriority w:val="99"/>
    <w:unhideWhenUsed/>
    <w:rsid w:val="00D014F6"/>
    <w:pPr>
      <w:spacing w:before="100" w:beforeAutospacing="1" w:after="100" w:afterAutospacing="1"/>
    </w:pPr>
    <w:rPr>
      <w:rFonts w:ascii="Times New Roman" w:hAnsi="Times New Roman" w:cs="Times New Roman"/>
      <w:sz w:val="24"/>
    </w:rPr>
  </w:style>
  <w:style w:type="character" w:styleId="Strong">
    <w:name w:val="Strong"/>
    <w:basedOn w:val="DefaultParagraphFont"/>
    <w:uiPriority w:val="22"/>
    <w:qFormat/>
    <w:rsid w:val="00D014F6"/>
    <w:rPr>
      <w:b/>
      <w:bCs/>
    </w:rPr>
  </w:style>
  <w:style w:type="paragraph" w:customStyle="1" w:styleId="mce-root">
    <w:name w:val="mce-root"/>
    <w:basedOn w:val="Normal"/>
    <w:rsid w:val="00D014F6"/>
    <w:pPr>
      <w:spacing w:before="100" w:beforeAutospacing="1" w:after="100" w:afterAutospacing="1"/>
    </w:pPr>
    <w:rPr>
      <w:rFonts w:ascii="Times New Roman" w:hAnsi="Times New Roman" w:cs="Times New Roman"/>
      <w:sz w:val="24"/>
    </w:rPr>
  </w:style>
  <w:style w:type="character" w:styleId="Hyperlink">
    <w:name w:val="Hyperlink"/>
    <w:basedOn w:val="DefaultParagraphFont"/>
    <w:uiPriority w:val="99"/>
    <w:unhideWhenUsed/>
    <w:rsid w:val="00D014F6"/>
    <w:rPr>
      <w:color w:val="0000FF"/>
      <w:u w:val="single"/>
    </w:rPr>
  </w:style>
  <w:style w:type="character" w:styleId="FollowedHyperlink">
    <w:name w:val="FollowedHyperlink"/>
    <w:basedOn w:val="DefaultParagraphFont"/>
    <w:uiPriority w:val="99"/>
    <w:semiHidden/>
    <w:unhideWhenUsed/>
    <w:rsid w:val="00D014F6"/>
    <w:rPr>
      <w:color w:val="800080"/>
      <w:u w:val="single"/>
    </w:rPr>
  </w:style>
  <w:style w:type="character" w:styleId="Emphasis">
    <w:name w:val="Emphasis"/>
    <w:basedOn w:val="DefaultParagraphFont"/>
    <w:uiPriority w:val="20"/>
    <w:qFormat/>
    <w:rsid w:val="00D014F6"/>
    <w:rPr>
      <w:i/>
      <w:iCs/>
    </w:rPr>
  </w:style>
  <w:style w:type="character" w:customStyle="1" w:styleId="urlpackt">
    <w:name w:val="urlpackt"/>
    <w:basedOn w:val="DefaultParagraphFont"/>
    <w:rsid w:val="00D014F6"/>
  </w:style>
  <w:style w:type="character" w:styleId="HTMLKeyboard">
    <w:name w:val="HTML Keyboard"/>
    <w:basedOn w:val="DefaultParagraphFont"/>
    <w:uiPriority w:val="99"/>
    <w:semiHidden/>
    <w:unhideWhenUsed/>
    <w:rsid w:val="00D014F6"/>
    <w:rPr>
      <w:rFonts w:ascii="Courier New" w:eastAsia="Times New Roman" w:hAnsi="Courier New" w:cs="Courier New"/>
      <w:sz w:val="20"/>
      <w:szCs w:val="20"/>
    </w:rPr>
  </w:style>
  <w:style w:type="paragraph" w:customStyle="1" w:styleId="cdpaligncenter">
    <w:name w:val="cdpaligncenter"/>
    <w:basedOn w:val="Normal"/>
    <w:rsid w:val="00D014F6"/>
    <w:pPr>
      <w:spacing w:before="100" w:beforeAutospacing="1" w:after="100" w:afterAutospacing="1"/>
    </w:pPr>
    <w:rPr>
      <w:rFonts w:ascii="Times New Roman" w:hAnsi="Times New Roman" w:cs="Times New Roman"/>
      <w:sz w:val="24"/>
    </w:rPr>
  </w:style>
  <w:style w:type="paragraph" w:styleId="HTMLPreformatted">
    <w:name w:val="HTML Preformatted"/>
    <w:basedOn w:val="Normal"/>
    <w:link w:val="HTMLPreformattedChar"/>
    <w:uiPriority w:val="99"/>
    <w:semiHidden/>
    <w:unhideWhenUsed/>
    <w:rsid w:val="00D0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D014F6"/>
    <w:rPr>
      <w:rFonts w:ascii="Courier New" w:eastAsia="Times New Roman" w:hAnsi="Courier New" w:cs="Courier New"/>
      <w:sz w:val="20"/>
      <w:szCs w:val="20"/>
    </w:rPr>
  </w:style>
  <w:style w:type="character" w:customStyle="1" w:styleId="packtscreen">
    <w:name w:val="packt_screen"/>
    <w:basedOn w:val="DefaultParagraphFont"/>
    <w:rsid w:val="00D014F6"/>
  </w:style>
  <w:style w:type="character" w:customStyle="1" w:styleId="Heading4Char">
    <w:name w:val="Heading 4 Char"/>
    <w:aliases w:val="Heading 4 [PACKT] Char"/>
    <w:basedOn w:val="DefaultParagraphFont"/>
    <w:link w:val="Heading4"/>
    <w:rsid w:val="005126E2"/>
    <w:rPr>
      <w:rFonts w:ascii="Arial" w:eastAsia="Times New Roman" w:hAnsi="Arial" w:cs="Arial"/>
      <w:b/>
      <w:iCs/>
      <w:color w:val="000000"/>
      <w:sz w:val="24"/>
      <w:szCs w:val="28"/>
      <w:lang w:val="en-GB"/>
    </w:rPr>
  </w:style>
  <w:style w:type="character" w:customStyle="1" w:styleId="Heading5Char">
    <w:name w:val="Heading 5 Char"/>
    <w:aliases w:val="Heading 5 [PACKT] Char"/>
    <w:basedOn w:val="DefaultParagraphFont"/>
    <w:link w:val="Heading5"/>
    <w:rsid w:val="005126E2"/>
    <w:rPr>
      <w:rFonts w:ascii="Arial" w:eastAsia="Times New Roman" w:hAnsi="Arial" w:cs="Arial"/>
      <w:b/>
      <w:color w:val="000000"/>
      <w:szCs w:val="26"/>
      <w:lang w:val="en-GB"/>
    </w:rPr>
  </w:style>
  <w:style w:type="character" w:customStyle="1" w:styleId="Heading6Char">
    <w:name w:val="Heading 6 Char"/>
    <w:aliases w:val="Heading 6 [PACKT] Char"/>
    <w:link w:val="Heading6"/>
    <w:rsid w:val="00C20916"/>
    <w:rPr>
      <w:rFonts w:ascii="Arial" w:eastAsia="Times New Roman" w:hAnsi="Arial" w:cs="Times New Roman"/>
      <w:iCs/>
      <w:color w:val="000000"/>
      <w:sz w:val="20"/>
      <w:lang w:val="en-GB" w:eastAsia="x-none"/>
    </w:rPr>
  </w:style>
  <w:style w:type="paragraph" w:customStyle="1" w:styleId="NormalPACKT">
    <w:name w:val="Normal [PACKT]"/>
    <w:uiPriority w:val="99"/>
    <w:locked/>
    <w:rsid w:val="00C20916"/>
    <w:pPr>
      <w:spacing w:after="120" w:line="240" w:lineRule="auto"/>
    </w:pPr>
    <w:rPr>
      <w:rFonts w:ascii="Times New Roman" w:eastAsia="Times New Roman" w:hAnsi="Times New Roman" w:cs="Times New Roman"/>
      <w:szCs w:val="24"/>
    </w:rPr>
  </w:style>
  <w:style w:type="paragraph" w:styleId="Footer">
    <w:name w:val="footer"/>
    <w:basedOn w:val="Normal"/>
    <w:link w:val="FooterChar"/>
    <w:semiHidden/>
    <w:rsid w:val="00C20916"/>
    <w:pPr>
      <w:tabs>
        <w:tab w:val="center" w:pos="4320"/>
        <w:tab w:val="right" w:pos="8640"/>
      </w:tabs>
    </w:pPr>
  </w:style>
  <w:style w:type="character" w:customStyle="1" w:styleId="FooterChar">
    <w:name w:val="Footer Char"/>
    <w:basedOn w:val="DefaultParagraphFont"/>
    <w:link w:val="Footer"/>
    <w:semiHidden/>
    <w:rsid w:val="005126E2"/>
    <w:rPr>
      <w:rFonts w:ascii="Arial" w:eastAsia="Times New Roman" w:hAnsi="Arial" w:cs="Arial"/>
      <w:bCs/>
      <w:sz w:val="20"/>
      <w:szCs w:val="24"/>
    </w:rPr>
  </w:style>
  <w:style w:type="character" w:customStyle="1" w:styleId="EmailPACKT">
    <w:name w:val="Email [PACKT]"/>
    <w:uiPriority w:val="99"/>
    <w:qFormat/>
    <w:locked/>
    <w:rsid w:val="00C20916"/>
    <w:rPr>
      <w:rFonts w:ascii="Lucida Console" w:hAnsi="Lucida Console"/>
      <w:color w:val="FF6600"/>
      <w:sz w:val="19"/>
      <w:szCs w:val="18"/>
    </w:rPr>
  </w:style>
  <w:style w:type="character" w:customStyle="1" w:styleId="URLPACKT0">
    <w:name w:val="URL [PACKT]"/>
    <w:uiPriority w:val="99"/>
    <w:rsid w:val="00C20916"/>
    <w:rPr>
      <w:rFonts w:ascii="Lucida Console" w:hAnsi="Lucida Console"/>
      <w:color w:val="0000FF"/>
      <w:sz w:val="19"/>
      <w:szCs w:val="18"/>
    </w:rPr>
  </w:style>
  <w:style w:type="character" w:customStyle="1" w:styleId="CodeInTextPACKT">
    <w:name w:val="Code In Text [PACKT]"/>
    <w:uiPriority w:val="99"/>
    <w:locked/>
    <w:rsid w:val="00C20916"/>
    <w:rPr>
      <w:rFonts w:ascii="Lucida Console" w:hAnsi="Lucida Console"/>
      <w:color w:val="747959"/>
      <w:sz w:val="19"/>
      <w:szCs w:val="18"/>
    </w:rPr>
  </w:style>
  <w:style w:type="paragraph" w:customStyle="1" w:styleId="ChapterTitlePACKT">
    <w:name w:val="Chapter Title [PACKT]"/>
    <w:next w:val="NormalPACKT"/>
    <w:uiPriority w:val="99"/>
    <w:locked/>
    <w:rsid w:val="00C20916"/>
    <w:pPr>
      <w:spacing w:after="840" w:line="240" w:lineRule="auto"/>
      <w:jc w:val="right"/>
    </w:pPr>
    <w:rPr>
      <w:rFonts w:ascii="Arial" w:eastAsia="Times New Roman" w:hAnsi="Arial" w:cs="Arial"/>
      <w:bCs/>
      <w:color w:val="000000"/>
      <w:kern w:val="32"/>
      <w:sz w:val="56"/>
      <w:szCs w:val="32"/>
      <w:lang w:val="en-GB"/>
    </w:rPr>
  </w:style>
  <w:style w:type="character" w:customStyle="1" w:styleId="ScreenTextPACKT">
    <w:name w:val="Screen Text [PACKT]"/>
    <w:uiPriority w:val="99"/>
    <w:locked/>
    <w:rsid w:val="00C20916"/>
    <w:rPr>
      <w:rFonts w:ascii="Times New Roman" w:hAnsi="Times New Roman"/>
      <w:b/>
      <w:color w:val="008000"/>
      <w:sz w:val="22"/>
    </w:rPr>
  </w:style>
  <w:style w:type="character" w:customStyle="1" w:styleId="KeyWordPACKT">
    <w:name w:val="Key Word [PACKT]"/>
    <w:uiPriority w:val="99"/>
    <w:locked/>
    <w:rsid w:val="00C20916"/>
    <w:rPr>
      <w:b/>
    </w:rPr>
  </w:style>
  <w:style w:type="character" w:customStyle="1" w:styleId="KeyPACKT">
    <w:name w:val="Key [PACKT]"/>
    <w:uiPriority w:val="99"/>
    <w:locked/>
    <w:rsid w:val="00C20916"/>
    <w:rPr>
      <w:i/>
      <w:color w:val="00CCFF"/>
    </w:rPr>
  </w:style>
  <w:style w:type="character" w:customStyle="1" w:styleId="ChapterrefPACKT">
    <w:name w:val="Chapterref [PACKT]"/>
    <w:uiPriority w:val="99"/>
    <w:locked/>
    <w:rsid w:val="00C20916"/>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C20916"/>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C20916"/>
    <w:pPr>
      <w:numPr>
        <w:numId w:val="1"/>
      </w:numPr>
      <w:tabs>
        <w:tab w:val="left" w:pos="360"/>
      </w:tabs>
      <w:suppressAutoHyphens/>
      <w:spacing w:after="60"/>
      <w:ind w:left="720" w:right="360"/>
    </w:pPr>
  </w:style>
  <w:style w:type="paragraph" w:customStyle="1" w:styleId="InformationBoxPACKT">
    <w:name w:val="Information Box [PACKT]"/>
    <w:basedOn w:val="NormalPACKT"/>
    <w:next w:val="NormalPACKT"/>
    <w:uiPriority w:val="99"/>
    <w:qFormat/>
    <w:locked/>
    <w:rsid w:val="00C2091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C20916"/>
    <w:pPr>
      <w:numPr>
        <w:numId w:val="2"/>
      </w:numPr>
    </w:pPr>
  </w:style>
  <w:style w:type="paragraph" w:customStyle="1" w:styleId="TableColumnHeadingPACKT">
    <w:name w:val="Table Column Heading [PACKT]"/>
    <w:basedOn w:val="NormalPACKT"/>
    <w:uiPriority w:val="99"/>
    <w:rsid w:val="00C20916"/>
    <w:pPr>
      <w:spacing w:before="60" w:after="60"/>
    </w:pPr>
    <w:rPr>
      <w:rFonts w:cs="Arial"/>
      <w:b/>
      <w:bCs/>
      <w:sz w:val="20"/>
    </w:rPr>
  </w:style>
  <w:style w:type="paragraph" w:customStyle="1" w:styleId="CodeEndPACKT">
    <w:name w:val="Code End [PACKT]"/>
    <w:basedOn w:val="CodePACKT"/>
    <w:next w:val="NormalPACKT"/>
    <w:uiPriority w:val="99"/>
    <w:locked/>
    <w:rsid w:val="00C20916"/>
    <w:pPr>
      <w:spacing w:after="120"/>
    </w:pPr>
  </w:style>
  <w:style w:type="paragraph" w:customStyle="1" w:styleId="TableColumnContentPACKT">
    <w:name w:val="Table Column Content [PACKT]"/>
    <w:basedOn w:val="TableColumnHeadingPACKT"/>
    <w:uiPriority w:val="99"/>
    <w:rsid w:val="00C20916"/>
    <w:rPr>
      <w:b w:val="0"/>
    </w:rPr>
  </w:style>
  <w:style w:type="paragraph" w:customStyle="1" w:styleId="CommandLinePACKT">
    <w:name w:val="Command Line [PACKT]"/>
    <w:basedOn w:val="CodePACKT"/>
    <w:uiPriority w:val="99"/>
    <w:qFormat/>
    <w:locked/>
    <w:rsid w:val="00C20916"/>
    <w:pPr>
      <w:spacing w:after="60"/>
      <w:ind w:left="0"/>
    </w:pPr>
  </w:style>
  <w:style w:type="paragraph" w:customStyle="1" w:styleId="CodeWithinTipPACKT">
    <w:name w:val="Code Within Tip [PACKT]"/>
    <w:uiPriority w:val="99"/>
    <w:qFormat/>
    <w:rsid w:val="00C2091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rPr>
  </w:style>
  <w:style w:type="paragraph" w:customStyle="1" w:styleId="ChapterNumberPACKT">
    <w:name w:val="Chapter Number [PACKT]"/>
    <w:next w:val="ChapterTitlePACKT"/>
    <w:locked/>
    <w:rsid w:val="00C20916"/>
    <w:pPr>
      <w:spacing w:after="0" w:line="240" w:lineRule="auto"/>
      <w:jc w:val="right"/>
    </w:pPr>
    <w:rPr>
      <w:rFonts w:ascii="Arial" w:eastAsia="Times New Roman"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C20916"/>
    <w:pPr>
      <w:spacing w:after="120"/>
    </w:pPr>
  </w:style>
  <w:style w:type="paragraph" w:customStyle="1" w:styleId="FigurePACKT">
    <w:name w:val="Figure [PACKT]"/>
    <w:uiPriority w:val="99"/>
    <w:locked/>
    <w:rsid w:val="00C20916"/>
    <w:pPr>
      <w:spacing w:before="240" w:after="240" w:line="240" w:lineRule="auto"/>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uiPriority w:val="99"/>
    <w:locked/>
    <w:rsid w:val="00C20916"/>
    <w:pPr>
      <w:spacing w:after="120"/>
    </w:pPr>
  </w:style>
  <w:style w:type="paragraph" w:customStyle="1" w:styleId="BulletWithinBulletPACKT">
    <w:name w:val="Bullet Within Bullet [PACKT]"/>
    <w:basedOn w:val="BulletPACKT"/>
    <w:uiPriority w:val="99"/>
    <w:locked/>
    <w:rsid w:val="00C20916"/>
    <w:pPr>
      <w:tabs>
        <w:tab w:val="clear" w:pos="360"/>
      </w:tabs>
      <w:ind w:left="1440" w:right="720"/>
    </w:pPr>
  </w:style>
  <w:style w:type="paragraph" w:customStyle="1" w:styleId="BulletWithinBulletEndPACKT">
    <w:name w:val="Bullet Within Bullet End [PACKT]"/>
    <w:basedOn w:val="BulletWithinBulletPACKT"/>
    <w:uiPriority w:val="99"/>
    <w:locked/>
    <w:rsid w:val="00C20916"/>
    <w:pPr>
      <w:spacing w:after="120"/>
    </w:pPr>
  </w:style>
  <w:style w:type="paragraph" w:customStyle="1" w:styleId="TipPACKT">
    <w:name w:val="Tip [PACKT]"/>
    <w:basedOn w:val="InformationBoxPACKT"/>
    <w:next w:val="NormalPACKT"/>
    <w:uiPriority w:val="99"/>
    <w:qFormat/>
    <w:rsid w:val="00C2091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C20916"/>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C2091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C20916"/>
  </w:style>
  <w:style w:type="paragraph" w:customStyle="1" w:styleId="PartTitlePACKT">
    <w:name w:val="Part Title [PACKT]"/>
    <w:basedOn w:val="PartPACKT"/>
    <w:uiPriority w:val="99"/>
    <w:qFormat/>
    <w:rsid w:val="00C20916"/>
    <w:rPr>
      <w:i/>
      <w:sz w:val="26"/>
      <w:u w:val="none"/>
    </w:rPr>
  </w:style>
  <w:style w:type="paragraph" w:customStyle="1" w:styleId="CommandLineEndPACKT">
    <w:name w:val="Command Line End [PACKT]"/>
    <w:basedOn w:val="CommandLinePACKT"/>
    <w:uiPriority w:val="99"/>
    <w:locked/>
    <w:rsid w:val="00C20916"/>
    <w:pPr>
      <w:spacing w:after="120"/>
    </w:pPr>
    <w:rPr>
      <w:bCs/>
      <w:noProof/>
      <w:szCs w:val="20"/>
      <w:lang w:eastAsia="en-US"/>
    </w:rPr>
  </w:style>
  <w:style w:type="paragraph" w:customStyle="1" w:styleId="CodeWithinBulletsPACKT">
    <w:name w:val="Code Within Bullets [PACKT]"/>
    <w:basedOn w:val="CodePACKT"/>
    <w:uiPriority w:val="99"/>
    <w:locked/>
    <w:rsid w:val="00C20916"/>
    <w:pPr>
      <w:ind w:left="1080"/>
    </w:pPr>
    <w:rPr>
      <w:szCs w:val="20"/>
    </w:rPr>
  </w:style>
  <w:style w:type="paragraph" w:customStyle="1" w:styleId="CodeWithinBulletsEndPACKT">
    <w:name w:val="Code Within Bullets End [PACKT]"/>
    <w:basedOn w:val="CodeWithinBulletsPACKT"/>
    <w:uiPriority w:val="99"/>
    <w:locked/>
    <w:rsid w:val="00C20916"/>
    <w:pPr>
      <w:spacing w:after="120"/>
    </w:pPr>
  </w:style>
  <w:style w:type="paragraph" w:customStyle="1" w:styleId="NumberedBulletWithinBulletPACKT">
    <w:name w:val="Numbered Bullet Within Bullet [PACKT]"/>
    <w:basedOn w:val="BulletWithinBulletPACKT"/>
    <w:uiPriority w:val="99"/>
    <w:locked/>
    <w:rsid w:val="00C20916"/>
    <w:pPr>
      <w:numPr>
        <w:numId w:val="4"/>
      </w:numPr>
    </w:pPr>
  </w:style>
  <w:style w:type="paragraph" w:customStyle="1" w:styleId="NumberedBulletWithinBulletEndPACKT">
    <w:name w:val="Numbered Bullet Within Bullet End [PACKT]"/>
    <w:basedOn w:val="NumberedBulletWithinBulletPACKT"/>
    <w:uiPriority w:val="99"/>
    <w:locked/>
    <w:rsid w:val="00C20916"/>
    <w:pPr>
      <w:spacing w:after="120"/>
    </w:pPr>
  </w:style>
  <w:style w:type="paragraph" w:customStyle="1" w:styleId="BulletWithinInformationBoxPACKT">
    <w:name w:val="Bullet Within Information Box [PACKT]"/>
    <w:basedOn w:val="InformationBoxPACKT"/>
    <w:uiPriority w:val="99"/>
    <w:qFormat/>
    <w:locked/>
    <w:rsid w:val="00C20916"/>
    <w:pPr>
      <w:spacing w:before="0" w:after="20"/>
      <w:ind w:left="1080" w:hanging="360"/>
    </w:pPr>
  </w:style>
  <w:style w:type="paragraph" w:customStyle="1" w:styleId="CodeWithinTipEndPACKT">
    <w:name w:val="Code Within Tip End [PACKT]"/>
    <w:basedOn w:val="CodeWithinTipPACKT"/>
    <w:uiPriority w:val="99"/>
    <w:qFormat/>
    <w:rsid w:val="00C20916"/>
    <w:pPr>
      <w:spacing w:after="120"/>
    </w:pPr>
  </w:style>
  <w:style w:type="paragraph" w:customStyle="1" w:styleId="CodeWithinInformationBoxPACKT">
    <w:name w:val="Code Within Information Box [PACKT]"/>
    <w:basedOn w:val="CodeWithinTipPACKT"/>
    <w:uiPriority w:val="99"/>
    <w:qFormat/>
    <w:rsid w:val="00C20916"/>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uiPriority w:val="99"/>
    <w:locked/>
    <w:rsid w:val="00C20916"/>
    <w:rPr>
      <w:i/>
      <w:color w:val="FF99CC"/>
    </w:rPr>
  </w:style>
  <w:style w:type="paragraph" w:customStyle="1" w:styleId="QuotePACKT">
    <w:name w:val="Quote [PACKT]"/>
    <w:basedOn w:val="NormalPACKT"/>
    <w:uiPriority w:val="99"/>
    <w:rsid w:val="00C20916"/>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C20916"/>
    <w:rPr>
      <w:rFonts w:ascii="Arial" w:hAnsi="Arial"/>
      <w:b/>
      <w:color w:val="FF0000"/>
      <w:sz w:val="28"/>
      <w:szCs w:val="28"/>
    </w:rPr>
  </w:style>
  <w:style w:type="paragraph" w:customStyle="1" w:styleId="IgnorePACKT">
    <w:name w:val="Ignore [PACKT]"/>
    <w:basedOn w:val="FigureWithinTipPACKT"/>
    <w:uiPriority w:val="99"/>
    <w:qFormat/>
    <w:rsid w:val="00C20916"/>
  </w:style>
  <w:style w:type="paragraph" w:customStyle="1" w:styleId="FigureWithinTipPACKT">
    <w:name w:val="Figure Within Tip [PACKT]"/>
    <w:basedOn w:val="FigureWithinTableContentPACKT"/>
    <w:uiPriority w:val="99"/>
    <w:qFormat/>
    <w:rsid w:val="00C2091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C20916"/>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C20916"/>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C20916"/>
  </w:style>
  <w:style w:type="paragraph" w:customStyle="1" w:styleId="InformationBoxWithinBulletPACKT">
    <w:name w:val="Information Box Within Bullet [PACKT]"/>
    <w:basedOn w:val="InformationBoxPACKT"/>
    <w:uiPriority w:val="99"/>
    <w:qFormat/>
    <w:rsid w:val="00C20916"/>
    <w:pPr>
      <w:ind w:left="1080"/>
    </w:pPr>
  </w:style>
  <w:style w:type="paragraph" w:customStyle="1" w:styleId="BulletWithinInformationBoxEndPACKT">
    <w:name w:val="Bullet Within Information Box End [PACKT]"/>
    <w:basedOn w:val="BulletWithinInformationBoxPACKT"/>
    <w:uiPriority w:val="99"/>
    <w:qFormat/>
    <w:rsid w:val="00C20916"/>
    <w:pPr>
      <w:spacing w:after="60"/>
    </w:pPr>
  </w:style>
  <w:style w:type="paragraph" w:customStyle="1" w:styleId="BulletWithinTipPACKT">
    <w:name w:val="Bullet Within Tip [PACKT]"/>
    <w:basedOn w:val="BulletWithinInformationBoxPACKT"/>
    <w:uiPriority w:val="99"/>
    <w:qFormat/>
    <w:rsid w:val="00C2091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C20916"/>
    <w:pPr>
      <w:spacing w:after="60"/>
    </w:pPr>
  </w:style>
  <w:style w:type="paragraph" w:customStyle="1" w:styleId="CodeWithinInformationBoxEndPACKT">
    <w:name w:val="Code Within Information Box End [PACKT]"/>
    <w:basedOn w:val="CodeWithinInformationBoxPACKT"/>
    <w:qFormat/>
    <w:rsid w:val="00C20916"/>
    <w:pPr>
      <w:spacing w:before="180" w:after="180"/>
    </w:pPr>
  </w:style>
  <w:style w:type="paragraph" w:customStyle="1" w:styleId="CodeWithinTableColumnContentPACKT">
    <w:name w:val="Code Within Table Column Content [PACKT]"/>
    <w:basedOn w:val="CodeWithinTipEndPACKT"/>
    <w:uiPriority w:val="99"/>
    <w:qFormat/>
    <w:rsid w:val="00C2091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C20916"/>
    <w:pPr>
      <w:spacing w:after="120"/>
    </w:pPr>
  </w:style>
  <w:style w:type="paragraph" w:customStyle="1" w:styleId="CommandLineWithinTipPACKT">
    <w:name w:val="Command Line Within Tip [PACKT]"/>
    <w:basedOn w:val="CommandLinePACKT"/>
    <w:uiPriority w:val="99"/>
    <w:qFormat/>
    <w:rsid w:val="00C2091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C20916"/>
    <w:pPr>
      <w:spacing w:after="120"/>
    </w:pPr>
  </w:style>
  <w:style w:type="paragraph" w:customStyle="1" w:styleId="CommandLineWithinInformationBoxPACKT">
    <w:name w:val="Command Line Within Information Box [PACKT]"/>
    <w:basedOn w:val="CommandLineWithinTipPACKT"/>
    <w:uiPriority w:val="99"/>
    <w:qFormat/>
    <w:rsid w:val="00C2091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C20916"/>
    <w:pPr>
      <w:spacing w:after="120"/>
    </w:pPr>
  </w:style>
  <w:style w:type="paragraph" w:customStyle="1" w:styleId="CommandLineWithinTableColumnContentPACKT">
    <w:name w:val="Command Line Within Table Column Content [PACKT]"/>
    <w:basedOn w:val="CommandLineWithinInformationBoxEndPACKT"/>
    <w:uiPriority w:val="99"/>
    <w:qFormat/>
    <w:rsid w:val="00C2091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C20916"/>
    <w:pPr>
      <w:spacing w:after="120"/>
    </w:pPr>
  </w:style>
  <w:style w:type="paragraph" w:customStyle="1" w:styleId="CommandLineWithinBulletPACKT">
    <w:name w:val="Command Line Within Bullet [PACKT]"/>
    <w:basedOn w:val="CommandLineWithinTableColumnContentEndPACKT"/>
    <w:uiPriority w:val="99"/>
    <w:qFormat/>
    <w:rsid w:val="00C20916"/>
    <w:pPr>
      <w:ind w:left="720"/>
    </w:pPr>
  </w:style>
  <w:style w:type="paragraph" w:customStyle="1" w:styleId="CommandLineWithinBulletEndPACKT">
    <w:name w:val="Command Line Within Bullet End [PACKT]"/>
    <w:basedOn w:val="CommandLineWithinBulletPACKT"/>
    <w:uiPriority w:val="99"/>
    <w:qFormat/>
    <w:rsid w:val="00C20916"/>
  </w:style>
  <w:style w:type="paragraph" w:customStyle="1" w:styleId="QuoteWithinBulletPACKT">
    <w:name w:val="Quote Within Bullet [PACKT]"/>
    <w:basedOn w:val="QuotePACKT"/>
    <w:uiPriority w:val="99"/>
    <w:qFormat/>
    <w:rsid w:val="00C20916"/>
    <w:pPr>
      <w:ind w:left="864" w:right="864"/>
    </w:pPr>
  </w:style>
  <w:style w:type="paragraph" w:customStyle="1" w:styleId="RomanNumberedBulletPACKT">
    <w:name w:val="Roman Numbered Bullet [PACKT]"/>
    <w:basedOn w:val="NumberedBulletPACKT"/>
    <w:uiPriority w:val="99"/>
    <w:qFormat/>
    <w:rsid w:val="00C20916"/>
    <w:pPr>
      <w:numPr>
        <w:numId w:val="6"/>
      </w:numPr>
      <w:tabs>
        <w:tab w:val="clear" w:pos="360"/>
      </w:tabs>
    </w:pPr>
  </w:style>
  <w:style w:type="paragraph" w:customStyle="1" w:styleId="RomanNumberedBulletEndPACKT">
    <w:name w:val="Roman Numbered Bullet End [PACKT]"/>
    <w:basedOn w:val="RomanNumberedBulletPACKT"/>
    <w:uiPriority w:val="99"/>
    <w:qFormat/>
    <w:rsid w:val="00C20916"/>
    <w:pPr>
      <w:spacing w:after="120"/>
    </w:pPr>
  </w:style>
  <w:style w:type="character" w:customStyle="1" w:styleId="CodeHighlightedPACKT">
    <w:name w:val="Code Highlighted [PACKT]"/>
    <w:uiPriority w:val="99"/>
    <w:qFormat/>
    <w:rsid w:val="00C20916"/>
    <w:rPr>
      <w:rFonts w:ascii="Lucida Console" w:hAnsi="Lucida Console"/>
      <w:b/>
      <w:color w:val="747959"/>
      <w:sz w:val="18"/>
      <w:szCs w:val="18"/>
    </w:rPr>
  </w:style>
  <w:style w:type="character" w:customStyle="1" w:styleId="IconPACKT">
    <w:name w:val="Icon [PACKT]"/>
    <w:uiPriority w:val="99"/>
    <w:qFormat/>
    <w:rsid w:val="00C20916"/>
    <w:rPr>
      <w:rFonts w:ascii="Times New Roman" w:hAnsi="Times New Roman"/>
      <w:noProof/>
      <w:sz w:val="22"/>
    </w:rPr>
  </w:style>
  <w:style w:type="table" w:styleId="TableGrid">
    <w:name w:val="Table Grid"/>
    <w:basedOn w:val="TableNormal"/>
    <w:rsid w:val="00C2091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C20916"/>
    <w:pPr>
      <w:spacing w:before="0" w:after="120"/>
    </w:pPr>
    <w:rPr>
      <w:rFonts w:ascii="Times New Roman" w:hAnsi="Times New Roman"/>
    </w:rPr>
  </w:style>
  <w:style w:type="paragraph" w:customStyle="1" w:styleId="AlphabeticalBulletPACKT">
    <w:name w:val="Alphabetical Bullet [PACKT]"/>
    <w:basedOn w:val="Normal"/>
    <w:uiPriority w:val="99"/>
    <w:qFormat/>
    <w:rsid w:val="00C20916"/>
    <w:pPr>
      <w:numPr>
        <w:numId w:val="7"/>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C20916"/>
    <w:pPr>
      <w:spacing w:after="120"/>
    </w:pPr>
    <w:rPr>
      <w:bCs/>
    </w:rPr>
  </w:style>
  <w:style w:type="paragraph" w:customStyle="1" w:styleId="PartSectionPACKT">
    <w:name w:val="Part Section [PACKT]"/>
    <w:basedOn w:val="PartTitlePACKT"/>
    <w:uiPriority w:val="99"/>
    <w:qFormat/>
    <w:rsid w:val="00C20916"/>
    <w:rPr>
      <w:sz w:val="46"/>
    </w:rPr>
  </w:style>
  <w:style w:type="paragraph" w:customStyle="1" w:styleId="BulletWithinTableColumnContentPACKT">
    <w:name w:val="Bullet Within Table Column Content [PACKT]"/>
    <w:basedOn w:val="BulletPACKT"/>
    <w:uiPriority w:val="99"/>
    <w:qFormat/>
    <w:rsid w:val="00C2091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C20916"/>
    <w:pPr>
      <w:spacing w:after="120"/>
    </w:pPr>
  </w:style>
  <w:style w:type="paragraph" w:customStyle="1" w:styleId="PartHeadingPACKT">
    <w:name w:val="Part Heading [PACKT]"/>
    <w:basedOn w:val="ChapterTitlePACKT"/>
    <w:qFormat/>
    <w:rsid w:val="00C20916"/>
  </w:style>
  <w:style w:type="paragraph" w:styleId="BalloonText">
    <w:name w:val="Balloon Text"/>
    <w:basedOn w:val="Normal"/>
    <w:link w:val="BalloonTextChar"/>
    <w:rsid w:val="00C2091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C20916"/>
    <w:rPr>
      <w:rFonts w:ascii="Tahoma" w:eastAsia="Times New Roman" w:hAnsi="Tahoma" w:cs="Times New Roman"/>
      <w:bCs/>
      <w:sz w:val="16"/>
      <w:szCs w:val="16"/>
      <w:lang w:val="x-none" w:eastAsia="x-none"/>
    </w:rPr>
  </w:style>
  <w:style w:type="paragraph" w:customStyle="1" w:styleId="BulletWithoutBulletWithinBulletPACKT">
    <w:name w:val="Bullet Without Bullet Within Bullet [PACKT]"/>
    <w:basedOn w:val="BulletPACKT"/>
    <w:uiPriority w:val="99"/>
    <w:rsid w:val="00C2091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C20916"/>
    <w:pPr>
      <w:spacing w:after="120"/>
    </w:pPr>
  </w:style>
  <w:style w:type="paragraph" w:customStyle="1" w:styleId="BulletWithoutBulletWithinNestedBulletPACKT">
    <w:name w:val="Bullet Without Bullet Within Nested Bullet [PACKT]"/>
    <w:basedOn w:val="BulletWithoutBulletWithinBulletPACKT"/>
    <w:uiPriority w:val="99"/>
    <w:rsid w:val="00C20916"/>
    <w:pPr>
      <w:ind w:left="1440"/>
    </w:pPr>
  </w:style>
  <w:style w:type="paragraph" w:customStyle="1" w:styleId="BulletWithoutBulletWithinNestedBulletEndPACKT">
    <w:name w:val="Bullet Without Bullet Within Nested Bullet End [PACKT]"/>
    <w:basedOn w:val="BulletWithoutBulletWithinNestedBulletPACKT"/>
    <w:uiPriority w:val="99"/>
    <w:rsid w:val="00C20916"/>
    <w:pPr>
      <w:spacing w:after="173"/>
    </w:pPr>
  </w:style>
  <w:style w:type="paragraph" w:customStyle="1" w:styleId="AppendixTitlePACKT">
    <w:name w:val="Appendix Title [PACKT]"/>
    <w:basedOn w:val="NormalPACKT"/>
    <w:uiPriority w:val="99"/>
    <w:rsid w:val="00C2091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C20916"/>
    <w:pPr>
      <w:numPr>
        <w:numId w:val="2"/>
      </w:numPr>
    </w:pPr>
  </w:style>
  <w:style w:type="numbering" w:customStyle="1" w:styleId="NumberedBulletWithinBullet">
    <w:name w:val="Numbered Bullet Within Bullet"/>
    <w:uiPriority w:val="99"/>
    <w:rsid w:val="00C20916"/>
    <w:pPr>
      <w:numPr>
        <w:numId w:val="3"/>
      </w:numPr>
    </w:pPr>
  </w:style>
  <w:style w:type="numbering" w:customStyle="1" w:styleId="RomanNumberedBullet">
    <w:name w:val="Roman Numbered Bullet"/>
    <w:uiPriority w:val="99"/>
    <w:rsid w:val="00C20916"/>
    <w:pPr>
      <w:numPr>
        <w:numId w:val="5"/>
      </w:numPr>
    </w:pPr>
  </w:style>
  <w:style w:type="numbering" w:customStyle="1" w:styleId="AlphabeticalBullet">
    <w:name w:val="Alphabetical Bullet"/>
    <w:uiPriority w:val="99"/>
    <w:rsid w:val="00C20916"/>
    <w:pPr>
      <w:numPr>
        <w:numId w:val="7"/>
      </w:numPr>
    </w:pPr>
  </w:style>
  <w:style w:type="character" w:styleId="UnresolvedMention">
    <w:name w:val="Unresolved Mention"/>
    <w:basedOn w:val="DefaultParagraphFont"/>
    <w:uiPriority w:val="99"/>
    <w:semiHidden/>
    <w:unhideWhenUsed/>
    <w:rsid w:val="00884E3F"/>
    <w:rPr>
      <w:color w:val="605E5C"/>
      <w:shd w:val="clear" w:color="auto" w:fill="E1DFDD"/>
    </w:rPr>
  </w:style>
  <w:style w:type="paragraph" w:customStyle="1" w:styleId="listitem">
    <w:name w:val="listitem"/>
    <w:basedOn w:val="Normal"/>
    <w:rsid w:val="008E4810"/>
    <w:pPr>
      <w:spacing w:before="100" w:beforeAutospacing="1" w:after="100" w:afterAutospacing="1"/>
    </w:pPr>
    <w:rPr>
      <w:rFonts w:ascii="Times New Roman" w:hAnsi="Times New Roman" w:cs="Times New Roman"/>
      <w:bCs w:val="0"/>
      <w:sz w:val="24"/>
    </w:rPr>
  </w:style>
  <w:style w:type="character" w:styleId="HTMLCode">
    <w:name w:val="HTML Code"/>
    <w:basedOn w:val="DefaultParagraphFont"/>
    <w:uiPriority w:val="99"/>
    <w:semiHidden/>
    <w:unhideWhenUsed/>
    <w:rsid w:val="00343E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01316">
      <w:bodyDiv w:val="1"/>
      <w:marLeft w:val="0"/>
      <w:marRight w:val="0"/>
      <w:marTop w:val="0"/>
      <w:marBottom w:val="0"/>
      <w:divBdr>
        <w:top w:val="none" w:sz="0" w:space="0" w:color="auto"/>
        <w:left w:val="none" w:sz="0" w:space="0" w:color="auto"/>
        <w:bottom w:val="none" w:sz="0" w:space="0" w:color="auto"/>
        <w:right w:val="none" w:sz="0" w:space="0" w:color="auto"/>
      </w:divBdr>
      <w:divsChild>
        <w:div w:id="1802188997">
          <w:marLeft w:val="0"/>
          <w:marRight w:val="0"/>
          <w:marTop w:val="0"/>
          <w:marBottom w:val="0"/>
          <w:divBdr>
            <w:top w:val="none" w:sz="0" w:space="0" w:color="auto"/>
            <w:left w:val="none" w:sz="0" w:space="0" w:color="auto"/>
            <w:bottom w:val="none" w:sz="0" w:space="0" w:color="auto"/>
            <w:right w:val="none" w:sz="0" w:space="0" w:color="auto"/>
          </w:divBdr>
          <w:divsChild>
            <w:div w:id="442068332">
              <w:marLeft w:val="0"/>
              <w:marRight w:val="0"/>
              <w:marTop w:val="0"/>
              <w:marBottom w:val="0"/>
              <w:divBdr>
                <w:top w:val="none" w:sz="0" w:space="0" w:color="auto"/>
                <w:left w:val="none" w:sz="0" w:space="0" w:color="auto"/>
                <w:bottom w:val="none" w:sz="0" w:space="0" w:color="auto"/>
                <w:right w:val="none" w:sz="0" w:space="0" w:color="auto"/>
              </w:divBdr>
              <w:divsChild>
                <w:div w:id="138464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8211">
          <w:marLeft w:val="0"/>
          <w:marRight w:val="0"/>
          <w:marTop w:val="0"/>
          <w:marBottom w:val="0"/>
          <w:divBdr>
            <w:top w:val="none" w:sz="0" w:space="0" w:color="auto"/>
            <w:left w:val="none" w:sz="0" w:space="0" w:color="auto"/>
            <w:bottom w:val="none" w:sz="0" w:space="0" w:color="auto"/>
            <w:right w:val="none" w:sz="0" w:space="0" w:color="auto"/>
          </w:divBdr>
          <w:divsChild>
            <w:div w:id="707412196">
              <w:marLeft w:val="0"/>
              <w:marRight w:val="0"/>
              <w:marTop w:val="0"/>
              <w:marBottom w:val="0"/>
              <w:divBdr>
                <w:top w:val="none" w:sz="0" w:space="0" w:color="auto"/>
                <w:left w:val="none" w:sz="0" w:space="0" w:color="auto"/>
                <w:bottom w:val="none" w:sz="0" w:space="0" w:color="auto"/>
                <w:right w:val="none" w:sz="0" w:space="0" w:color="auto"/>
              </w:divBdr>
              <w:divsChild>
                <w:div w:id="1953395424">
                  <w:marLeft w:val="0"/>
                  <w:marRight w:val="0"/>
                  <w:marTop w:val="0"/>
                  <w:marBottom w:val="0"/>
                  <w:divBdr>
                    <w:top w:val="none" w:sz="0" w:space="0" w:color="auto"/>
                    <w:left w:val="none" w:sz="0" w:space="0" w:color="auto"/>
                    <w:bottom w:val="none" w:sz="0" w:space="0" w:color="auto"/>
                    <w:right w:val="none" w:sz="0" w:space="0" w:color="auto"/>
                  </w:divBdr>
                  <w:divsChild>
                    <w:div w:id="650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5890">
              <w:marLeft w:val="0"/>
              <w:marRight w:val="0"/>
              <w:marTop w:val="0"/>
              <w:marBottom w:val="0"/>
              <w:divBdr>
                <w:top w:val="none" w:sz="0" w:space="0" w:color="auto"/>
                <w:left w:val="none" w:sz="0" w:space="0" w:color="auto"/>
                <w:bottom w:val="none" w:sz="0" w:space="0" w:color="auto"/>
                <w:right w:val="none" w:sz="0" w:space="0" w:color="auto"/>
              </w:divBdr>
            </w:div>
          </w:divsChild>
        </w:div>
        <w:div w:id="40129285">
          <w:marLeft w:val="0"/>
          <w:marRight w:val="0"/>
          <w:marTop w:val="0"/>
          <w:marBottom w:val="0"/>
          <w:divBdr>
            <w:top w:val="none" w:sz="0" w:space="0" w:color="auto"/>
            <w:left w:val="none" w:sz="0" w:space="0" w:color="auto"/>
            <w:bottom w:val="none" w:sz="0" w:space="0" w:color="auto"/>
            <w:right w:val="none" w:sz="0" w:space="0" w:color="auto"/>
          </w:divBdr>
          <w:divsChild>
            <w:div w:id="633218133">
              <w:marLeft w:val="0"/>
              <w:marRight w:val="0"/>
              <w:marTop w:val="0"/>
              <w:marBottom w:val="0"/>
              <w:divBdr>
                <w:top w:val="none" w:sz="0" w:space="0" w:color="auto"/>
                <w:left w:val="none" w:sz="0" w:space="0" w:color="auto"/>
                <w:bottom w:val="none" w:sz="0" w:space="0" w:color="auto"/>
                <w:right w:val="none" w:sz="0" w:space="0" w:color="auto"/>
              </w:divBdr>
              <w:divsChild>
                <w:div w:id="1487743490">
                  <w:marLeft w:val="0"/>
                  <w:marRight w:val="0"/>
                  <w:marTop w:val="0"/>
                  <w:marBottom w:val="0"/>
                  <w:divBdr>
                    <w:top w:val="none" w:sz="0" w:space="0" w:color="auto"/>
                    <w:left w:val="none" w:sz="0" w:space="0" w:color="auto"/>
                    <w:bottom w:val="none" w:sz="0" w:space="0" w:color="auto"/>
                    <w:right w:val="none" w:sz="0" w:space="0" w:color="auto"/>
                  </w:divBdr>
                  <w:divsChild>
                    <w:div w:id="16604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9262">
              <w:marLeft w:val="0"/>
              <w:marRight w:val="0"/>
              <w:marTop w:val="0"/>
              <w:marBottom w:val="0"/>
              <w:divBdr>
                <w:top w:val="none" w:sz="0" w:space="0" w:color="auto"/>
                <w:left w:val="none" w:sz="0" w:space="0" w:color="auto"/>
                <w:bottom w:val="none" w:sz="0" w:space="0" w:color="auto"/>
                <w:right w:val="none" w:sz="0" w:space="0" w:color="auto"/>
              </w:divBdr>
              <w:divsChild>
                <w:div w:id="261959846">
                  <w:marLeft w:val="0"/>
                  <w:marRight w:val="0"/>
                  <w:marTop w:val="0"/>
                  <w:marBottom w:val="0"/>
                  <w:divBdr>
                    <w:top w:val="none" w:sz="0" w:space="0" w:color="auto"/>
                    <w:left w:val="none" w:sz="0" w:space="0" w:color="auto"/>
                    <w:bottom w:val="none" w:sz="0" w:space="0" w:color="auto"/>
                    <w:right w:val="none" w:sz="0" w:space="0" w:color="auto"/>
                  </w:divBdr>
                </w:div>
                <w:div w:id="1801342495">
                  <w:marLeft w:val="0"/>
                  <w:marRight w:val="0"/>
                  <w:marTop w:val="0"/>
                  <w:marBottom w:val="0"/>
                  <w:divBdr>
                    <w:top w:val="none" w:sz="0" w:space="0" w:color="auto"/>
                    <w:left w:val="none" w:sz="0" w:space="0" w:color="auto"/>
                    <w:bottom w:val="none" w:sz="0" w:space="0" w:color="auto"/>
                    <w:right w:val="none" w:sz="0" w:space="0" w:color="auto"/>
                  </w:divBdr>
                </w:div>
                <w:div w:id="631059099">
                  <w:marLeft w:val="0"/>
                  <w:marRight w:val="0"/>
                  <w:marTop w:val="0"/>
                  <w:marBottom w:val="0"/>
                  <w:divBdr>
                    <w:top w:val="none" w:sz="0" w:space="0" w:color="auto"/>
                    <w:left w:val="none" w:sz="0" w:space="0" w:color="auto"/>
                    <w:bottom w:val="none" w:sz="0" w:space="0" w:color="auto"/>
                    <w:right w:val="none" w:sz="0" w:space="0" w:color="auto"/>
                  </w:divBdr>
                </w:div>
                <w:div w:id="2118063197">
                  <w:marLeft w:val="0"/>
                  <w:marRight w:val="0"/>
                  <w:marTop w:val="0"/>
                  <w:marBottom w:val="0"/>
                  <w:divBdr>
                    <w:top w:val="none" w:sz="0" w:space="0" w:color="auto"/>
                    <w:left w:val="none" w:sz="0" w:space="0" w:color="auto"/>
                    <w:bottom w:val="none" w:sz="0" w:space="0" w:color="auto"/>
                    <w:right w:val="none" w:sz="0" w:space="0" w:color="auto"/>
                  </w:divBdr>
                </w:div>
                <w:div w:id="1182938780">
                  <w:marLeft w:val="0"/>
                  <w:marRight w:val="0"/>
                  <w:marTop w:val="0"/>
                  <w:marBottom w:val="0"/>
                  <w:divBdr>
                    <w:top w:val="none" w:sz="0" w:space="0" w:color="auto"/>
                    <w:left w:val="none" w:sz="0" w:space="0" w:color="auto"/>
                    <w:bottom w:val="none" w:sz="0" w:space="0" w:color="auto"/>
                    <w:right w:val="none" w:sz="0" w:space="0" w:color="auto"/>
                  </w:divBdr>
                </w:div>
                <w:div w:id="541209084">
                  <w:marLeft w:val="0"/>
                  <w:marRight w:val="0"/>
                  <w:marTop w:val="0"/>
                  <w:marBottom w:val="0"/>
                  <w:divBdr>
                    <w:top w:val="none" w:sz="0" w:space="0" w:color="auto"/>
                    <w:left w:val="none" w:sz="0" w:space="0" w:color="auto"/>
                    <w:bottom w:val="none" w:sz="0" w:space="0" w:color="auto"/>
                    <w:right w:val="none" w:sz="0" w:space="0" w:color="auto"/>
                  </w:divBdr>
                </w:div>
                <w:div w:id="679817928">
                  <w:marLeft w:val="0"/>
                  <w:marRight w:val="0"/>
                  <w:marTop w:val="0"/>
                  <w:marBottom w:val="0"/>
                  <w:divBdr>
                    <w:top w:val="none" w:sz="0" w:space="0" w:color="auto"/>
                    <w:left w:val="none" w:sz="0" w:space="0" w:color="auto"/>
                    <w:bottom w:val="none" w:sz="0" w:space="0" w:color="auto"/>
                    <w:right w:val="none" w:sz="0" w:space="0" w:color="auto"/>
                  </w:divBdr>
                </w:div>
                <w:div w:id="838234036">
                  <w:marLeft w:val="0"/>
                  <w:marRight w:val="0"/>
                  <w:marTop w:val="0"/>
                  <w:marBottom w:val="0"/>
                  <w:divBdr>
                    <w:top w:val="none" w:sz="0" w:space="0" w:color="auto"/>
                    <w:left w:val="none" w:sz="0" w:space="0" w:color="auto"/>
                    <w:bottom w:val="none" w:sz="0" w:space="0" w:color="auto"/>
                    <w:right w:val="none" w:sz="0" w:space="0" w:color="auto"/>
                  </w:divBdr>
                </w:div>
                <w:div w:id="1753625292">
                  <w:marLeft w:val="0"/>
                  <w:marRight w:val="0"/>
                  <w:marTop w:val="0"/>
                  <w:marBottom w:val="0"/>
                  <w:divBdr>
                    <w:top w:val="none" w:sz="0" w:space="0" w:color="auto"/>
                    <w:left w:val="none" w:sz="0" w:space="0" w:color="auto"/>
                    <w:bottom w:val="none" w:sz="0" w:space="0" w:color="auto"/>
                    <w:right w:val="none" w:sz="0" w:space="0" w:color="auto"/>
                  </w:divBdr>
                </w:div>
                <w:div w:id="1368919088">
                  <w:marLeft w:val="0"/>
                  <w:marRight w:val="0"/>
                  <w:marTop w:val="0"/>
                  <w:marBottom w:val="0"/>
                  <w:divBdr>
                    <w:top w:val="none" w:sz="0" w:space="0" w:color="auto"/>
                    <w:left w:val="none" w:sz="0" w:space="0" w:color="auto"/>
                    <w:bottom w:val="none" w:sz="0" w:space="0" w:color="auto"/>
                    <w:right w:val="none" w:sz="0" w:space="0" w:color="auto"/>
                  </w:divBdr>
                </w:div>
                <w:div w:id="383528471">
                  <w:marLeft w:val="0"/>
                  <w:marRight w:val="0"/>
                  <w:marTop w:val="0"/>
                  <w:marBottom w:val="0"/>
                  <w:divBdr>
                    <w:top w:val="none" w:sz="0" w:space="0" w:color="auto"/>
                    <w:left w:val="none" w:sz="0" w:space="0" w:color="auto"/>
                    <w:bottom w:val="none" w:sz="0" w:space="0" w:color="auto"/>
                    <w:right w:val="none" w:sz="0" w:space="0" w:color="auto"/>
                  </w:divBdr>
                </w:div>
                <w:div w:id="870069883">
                  <w:marLeft w:val="0"/>
                  <w:marRight w:val="0"/>
                  <w:marTop w:val="0"/>
                  <w:marBottom w:val="0"/>
                  <w:divBdr>
                    <w:top w:val="none" w:sz="0" w:space="0" w:color="auto"/>
                    <w:left w:val="none" w:sz="0" w:space="0" w:color="auto"/>
                    <w:bottom w:val="none" w:sz="0" w:space="0" w:color="auto"/>
                    <w:right w:val="none" w:sz="0" w:space="0" w:color="auto"/>
                  </w:divBdr>
                </w:div>
                <w:div w:id="934678322">
                  <w:marLeft w:val="0"/>
                  <w:marRight w:val="0"/>
                  <w:marTop w:val="0"/>
                  <w:marBottom w:val="0"/>
                  <w:divBdr>
                    <w:top w:val="none" w:sz="0" w:space="0" w:color="auto"/>
                    <w:left w:val="none" w:sz="0" w:space="0" w:color="auto"/>
                    <w:bottom w:val="none" w:sz="0" w:space="0" w:color="auto"/>
                    <w:right w:val="none" w:sz="0" w:space="0" w:color="auto"/>
                  </w:divBdr>
                </w:div>
                <w:div w:id="1947734559">
                  <w:marLeft w:val="0"/>
                  <w:marRight w:val="0"/>
                  <w:marTop w:val="0"/>
                  <w:marBottom w:val="0"/>
                  <w:divBdr>
                    <w:top w:val="none" w:sz="0" w:space="0" w:color="auto"/>
                    <w:left w:val="none" w:sz="0" w:space="0" w:color="auto"/>
                    <w:bottom w:val="none" w:sz="0" w:space="0" w:color="auto"/>
                    <w:right w:val="none" w:sz="0" w:space="0" w:color="auto"/>
                  </w:divBdr>
                </w:div>
                <w:div w:id="1332752934">
                  <w:marLeft w:val="0"/>
                  <w:marRight w:val="0"/>
                  <w:marTop w:val="0"/>
                  <w:marBottom w:val="0"/>
                  <w:divBdr>
                    <w:top w:val="none" w:sz="0" w:space="0" w:color="auto"/>
                    <w:left w:val="none" w:sz="0" w:space="0" w:color="auto"/>
                    <w:bottom w:val="none" w:sz="0" w:space="0" w:color="auto"/>
                    <w:right w:val="none" w:sz="0" w:space="0" w:color="auto"/>
                  </w:divBdr>
                </w:div>
                <w:div w:id="1751926074">
                  <w:marLeft w:val="0"/>
                  <w:marRight w:val="0"/>
                  <w:marTop w:val="0"/>
                  <w:marBottom w:val="0"/>
                  <w:divBdr>
                    <w:top w:val="none" w:sz="0" w:space="0" w:color="auto"/>
                    <w:left w:val="none" w:sz="0" w:space="0" w:color="auto"/>
                    <w:bottom w:val="none" w:sz="0" w:space="0" w:color="auto"/>
                    <w:right w:val="none" w:sz="0" w:space="0" w:color="auto"/>
                  </w:divBdr>
                </w:div>
                <w:div w:id="18027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8726">
          <w:marLeft w:val="0"/>
          <w:marRight w:val="0"/>
          <w:marTop w:val="0"/>
          <w:marBottom w:val="0"/>
          <w:divBdr>
            <w:top w:val="none" w:sz="0" w:space="0" w:color="auto"/>
            <w:left w:val="none" w:sz="0" w:space="0" w:color="auto"/>
            <w:bottom w:val="none" w:sz="0" w:space="0" w:color="auto"/>
            <w:right w:val="none" w:sz="0" w:space="0" w:color="auto"/>
          </w:divBdr>
          <w:divsChild>
            <w:div w:id="1862276816">
              <w:marLeft w:val="0"/>
              <w:marRight w:val="0"/>
              <w:marTop w:val="0"/>
              <w:marBottom w:val="0"/>
              <w:divBdr>
                <w:top w:val="none" w:sz="0" w:space="0" w:color="auto"/>
                <w:left w:val="none" w:sz="0" w:space="0" w:color="auto"/>
                <w:bottom w:val="none" w:sz="0" w:space="0" w:color="auto"/>
                <w:right w:val="none" w:sz="0" w:space="0" w:color="auto"/>
              </w:divBdr>
              <w:divsChild>
                <w:div w:id="773593646">
                  <w:marLeft w:val="0"/>
                  <w:marRight w:val="0"/>
                  <w:marTop w:val="0"/>
                  <w:marBottom w:val="0"/>
                  <w:divBdr>
                    <w:top w:val="none" w:sz="0" w:space="0" w:color="auto"/>
                    <w:left w:val="none" w:sz="0" w:space="0" w:color="auto"/>
                    <w:bottom w:val="none" w:sz="0" w:space="0" w:color="auto"/>
                    <w:right w:val="none" w:sz="0" w:space="0" w:color="auto"/>
                  </w:divBdr>
                  <w:divsChild>
                    <w:div w:id="3143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90711">
              <w:marLeft w:val="0"/>
              <w:marRight w:val="0"/>
              <w:marTop w:val="0"/>
              <w:marBottom w:val="240"/>
              <w:divBdr>
                <w:top w:val="none" w:sz="0" w:space="0" w:color="auto"/>
                <w:left w:val="none" w:sz="0" w:space="0" w:color="auto"/>
                <w:bottom w:val="none" w:sz="0" w:space="0" w:color="auto"/>
                <w:right w:val="none" w:sz="0" w:space="0" w:color="auto"/>
              </w:divBdr>
            </w:div>
            <w:div w:id="1561482327">
              <w:marLeft w:val="0"/>
              <w:marRight w:val="0"/>
              <w:marTop w:val="0"/>
              <w:marBottom w:val="240"/>
              <w:divBdr>
                <w:top w:val="none" w:sz="0" w:space="0" w:color="auto"/>
                <w:left w:val="none" w:sz="0" w:space="0" w:color="auto"/>
                <w:bottom w:val="none" w:sz="0" w:space="0" w:color="auto"/>
                <w:right w:val="none" w:sz="0" w:space="0" w:color="auto"/>
              </w:divBdr>
            </w:div>
            <w:div w:id="880096396">
              <w:marLeft w:val="0"/>
              <w:marRight w:val="0"/>
              <w:marTop w:val="0"/>
              <w:marBottom w:val="240"/>
              <w:divBdr>
                <w:top w:val="none" w:sz="0" w:space="0" w:color="auto"/>
                <w:left w:val="none" w:sz="0" w:space="0" w:color="auto"/>
                <w:bottom w:val="none" w:sz="0" w:space="0" w:color="auto"/>
                <w:right w:val="none" w:sz="0" w:space="0" w:color="auto"/>
              </w:divBdr>
            </w:div>
            <w:div w:id="2113938868">
              <w:marLeft w:val="0"/>
              <w:marRight w:val="0"/>
              <w:marTop w:val="0"/>
              <w:marBottom w:val="240"/>
              <w:divBdr>
                <w:top w:val="none" w:sz="0" w:space="0" w:color="auto"/>
                <w:left w:val="none" w:sz="0" w:space="0" w:color="auto"/>
                <w:bottom w:val="none" w:sz="0" w:space="0" w:color="auto"/>
                <w:right w:val="none" w:sz="0" w:space="0" w:color="auto"/>
              </w:divBdr>
            </w:div>
            <w:div w:id="31464910">
              <w:marLeft w:val="0"/>
              <w:marRight w:val="0"/>
              <w:marTop w:val="0"/>
              <w:marBottom w:val="240"/>
              <w:divBdr>
                <w:top w:val="none" w:sz="0" w:space="0" w:color="auto"/>
                <w:left w:val="none" w:sz="0" w:space="0" w:color="auto"/>
                <w:bottom w:val="none" w:sz="0" w:space="0" w:color="auto"/>
                <w:right w:val="none" w:sz="0" w:space="0" w:color="auto"/>
              </w:divBdr>
            </w:div>
            <w:div w:id="1893229641">
              <w:marLeft w:val="0"/>
              <w:marRight w:val="0"/>
              <w:marTop w:val="0"/>
              <w:marBottom w:val="240"/>
              <w:divBdr>
                <w:top w:val="none" w:sz="0" w:space="0" w:color="auto"/>
                <w:left w:val="none" w:sz="0" w:space="0" w:color="auto"/>
                <w:bottom w:val="none" w:sz="0" w:space="0" w:color="auto"/>
                <w:right w:val="none" w:sz="0" w:space="0" w:color="auto"/>
              </w:divBdr>
            </w:div>
            <w:div w:id="1719936959">
              <w:marLeft w:val="0"/>
              <w:marRight w:val="0"/>
              <w:marTop w:val="0"/>
              <w:marBottom w:val="240"/>
              <w:divBdr>
                <w:top w:val="none" w:sz="0" w:space="0" w:color="auto"/>
                <w:left w:val="none" w:sz="0" w:space="0" w:color="auto"/>
                <w:bottom w:val="none" w:sz="0" w:space="0" w:color="auto"/>
                <w:right w:val="none" w:sz="0" w:space="0" w:color="auto"/>
              </w:divBdr>
            </w:div>
            <w:div w:id="1592617194">
              <w:marLeft w:val="0"/>
              <w:marRight w:val="0"/>
              <w:marTop w:val="0"/>
              <w:marBottom w:val="240"/>
              <w:divBdr>
                <w:top w:val="none" w:sz="0" w:space="0" w:color="auto"/>
                <w:left w:val="none" w:sz="0" w:space="0" w:color="auto"/>
                <w:bottom w:val="none" w:sz="0" w:space="0" w:color="auto"/>
                <w:right w:val="none" w:sz="0" w:space="0" w:color="auto"/>
              </w:divBdr>
            </w:div>
            <w:div w:id="113640853">
              <w:marLeft w:val="0"/>
              <w:marRight w:val="0"/>
              <w:marTop w:val="0"/>
              <w:marBottom w:val="240"/>
              <w:divBdr>
                <w:top w:val="none" w:sz="0" w:space="0" w:color="auto"/>
                <w:left w:val="none" w:sz="0" w:space="0" w:color="auto"/>
                <w:bottom w:val="none" w:sz="0" w:space="0" w:color="auto"/>
                <w:right w:val="none" w:sz="0" w:space="0" w:color="auto"/>
              </w:divBdr>
            </w:div>
            <w:div w:id="833758316">
              <w:marLeft w:val="0"/>
              <w:marRight w:val="0"/>
              <w:marTop w:val="0"/>
              <w:marBottom w:val="240"/>
              <w:divBdr>
                <w:top w:val="none" w:sz="0" w:space="0" w:color="auto"/>
                <w:left w:val="none" w:sz="0" w:space="0" w:color="auto"/>
                <w:bottom w:val="none" w:sz="0" w:space="0" w:color="auto"/>
                <w:right w:val="none" w:sz="0" w:space="0" w:color="auto"/>
              </w:divBdr>
            </w:div>
            <w:div w:id="1354501098">
              <w:marLeft w:val="0"/>
              <w:marRight w:val="0"/>
              <w:marTop w:val="0"/>
              <w:marBottom w:val="240"/>
              <w:divBdr>
                <w:top w:val="none" w:sz="0" w:space="0" w:color="auto"/>
                <w:left w:val="none" w:sz="0" w:space="0" w:color="auto"/>
                <w:bottom w:val="none" w:sz="0" w:space="0" w:color="auto"/>
                <w:right w:val="none" w:sz="0" w:space="0" w:color="auto"/>
              </w:divBdr>
            </w:div>
            <w:div w:id="224068797">
              <w:marLeft w:val="0"/>
              <w:marRight w:val="0"/>
              <w:marTop w:val="0"/>
              <w:marBottom w:val="240"/>
              <w:divBdr>
                <w:top w:val="none" w:sz="0" w:space="0" w:color="auto"/>
                <w:left w:val="none" w:sz="0" w:space="0" w:color="auto"/>
                <w:bottom w:val="none" w:sz="0" w:space="0" w:color="auto"/>
                <w:right w:val="none" w:sz="0" w:space="0" w:color="auto"/>
              </w:divBdr>
            </w:div>
          </w:divsChild>
        </w:div>
        <w:div w:id="567377892">
          <w:marLeft w:val="0"/>
          <w:marRight w:val="0"/>
          <w:marTop w:val="0"/>
          <w:marBottom w:val="0"/>
          <w:divBdr>
            <w:top w:val="none" w:sz="0" w:space="0" w:color="auto"/>
            <w:left w:val="none" w:sz="0" w:space="0" w:color="auto"/>
            <w:bottom w:val="none" w:sz="0" w:space="0" w:color="auto"/>
            <w:right w:val="none" w:sz="0" w:space="0" w:color="auto"/>
          </w:divBdr>
          <w:divsChild>
            <w:div w:id="1115714923">
              <w:marLeft w:val="0"/>
              <w:marRight w:val="0"/>
              <w:marTop w:val="0"/>
              <w:marBottom w:val="0"/>
              <w:divBdr>
                <w:top w:val="none" w:sz="0" w:space="0" w:color="auto"/>
                <w:left w:val="none" w:sz="0" w:space="0" w:color="auto"/>
                <w:bottom w:val="none" w:sz="0" w:space="0" w:color="auto"/>
                <w:right w:val="none" w:sz="0" w:space="0" w:color="auto"/>
              </w:divBdr>
              <w:divsChild>
                <w:div w:id="1736009593">
                  <w:marLeft w:val="0"/>
                  <w:marRight w:val="0"/>
                  <w:marTop w:val="0"/>
                  <w:marBottom w:val="0"/>
                  <w:divBdr>
                    <w:top w:val="none" w:sz="0" w:space="0" w:color="auto"/>
                    <w:left w:val="none" w:sz="0" w:space="0" w:color="auto"/>
                    <w:bottom w:val="none" w:sz="0" w:space="0" w:color="auto"/>
                    <w:right w:val="none" w:sz="0" w:space="0" w:color="auto"/>
                  </w:divBdr>
                  <w:divsChild>
                    <w:div w:id="4722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2116">
      <w:bodyDiv w:val="1"/>
      <w:marLeft w:val="0"/>
      <w:marRight w:val="0"/>
      <w:marTop w:val="0"/>
      <w:marBottom w:val="0"/>
      <w:divBdr>
        <w:top w:val="none" w:sz="0" w:space="0" w:color="auto"/>
        <w:left w:val="none" w:sz="0" w:space="0" w:color="auto"/>
        <w:bottom w:val="none" w:sz="0" w:space="0" w:color="auto"/>
        <w:right w:val="none" w:sz="0" w:space="0" w:color="auto"/>
      </w:divBdr>
      <w:divsChild>
        <w:div w:id="1262641945">
          <w:marLeft w:val="0"/>
          <w:marRight w:val="0"/>
          <w:marTop w:val="0"/>
          <w:marBottom w:val="0"/>
          <w:divBdr>
            <w:top w:val="none" w:sz="0" w:space="0" w:color="auto"/>
            <w:left w:val="none" w:sz="0" w:space="0" w:color="auto"/>
            <w:bottom w:val="none" w:sz="0" w:space="0" w:color="auto"/>
            <w:right w:val="none" w:sz="0" w:space="0" w:color="auto"/>
          </w:divBdr>
          <w:divsChild>
            <w:div w:id="1480655414">
              <w:marLeft w:val="0"/>
              <w:marRight w:val="0"/>
              <w:marTop w:val="0"/>
              <w:marBottom w:val="0"/>
              <w:divBdr>
                <w:top w:val="none" w:sz="0" w:space="0" w:color="auto"/>
                <w:left w:val="none" w:sz="0" w:space="0" w:color="auto"/>
                <w:bottom w:val="none" w:sz="0" w:space="0" w:color="auto"/>
                <w:right w:val="none" w:sz="0" w:space="0" w:color="auto"/>
              </w:divBdr>
              <w:divsChild>
                <w:div w:id="13063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1789">
          <w:marLeft w:val="0"/>
          <w:marRight w:val="0"/>
          <w:marTop w:val="0"/>
          <w:marBottom w:val="0"/>
          <w:divBdr>
            <w:top w:val="none" w:sz="0" w:space="0" w:color="auto"/>
            <w:left w:val="none" w:sz="0" w:space="0" w:color="auto"/>
            <w:bottom w:val="none" w:sz="0" w:space="0" w:color="auto"/>
            <w:right w:val="none" w:sz="0" w:space="0" w:color="auto"/>
          </w:divBdr>
        </w:div>
        <w:div w:id="1649743547">
          <w:marLeft w:val="0"/>
          <w:marRight w:val="0"/>
          <w:marTop w:val="0"/>
          <w:marBottom w:val="0"/>
          <w:divBdr>
            <w:top w:val="none" w:sz="0" w:space="0" w:color="auto"/>
            <w:left w:val="none" w:sz="0" w:space="0" w:color="auto"/>
            <w:bottom w:val="none" w:sz="0" w:space="0" w:color="auto"/>
            <w:right w:val="none" w:sz="0" w:space="0" w:color="auto"/>
          </w:divBdr>
          <w:divsChild>
            <w:div w:id="225339665">
              <w:marLeft w:val="0"/>
              <w:marRight w:val="0"/>
              <w:marTop w:val="0"/>
              <w:marBottom w:val="0"/>
              <w:divBdr>
                <w:top w:val="none" w:sz="0" w:space="0" w:color="auto"/>
                <w:left w:val="none" w:sz="0" w:space="0" w:color="auto"/>
                <w:bottom w:val="none" w:sz="0" w:space="0" w:color="auto"/>
                <w:right w:val="none" w:sz="0" w:space="0" w:color="auto"/>
              </w:divBdr>
              <w:divsChild>
                <w:div w:id="1289311168">
                  <w:marLeft w:val="0"/>
                  <w:marRight w:val="0"/>
                  <w:marTop w:val="0"/>
                  <w:marBottom w:val="0"/>
                  <w:divBdr>
                    <w:top w:val="none" w:sz="0" w:space="0" w:color="auto"/>
                    <w:left w:val="none" w:sz="0" w:space="0" w:color="auto"/>
                    <w:bottom w:val="none" w:sz="0" w:space="0" w:color="auto"/>
                    <w:right w:val="none" w:sz="0" w:space="0" w:color="auto"/>
                  </w:divBdr>
                  <w:divsChild>
                    <w:div w:id="10353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738972">
      <w:bodyDiv w:val="1"/>
      <w:marLeft w:val="0"/>
      <w:marRight w:val="0"/>
      <w:marTop w:val="0"/>
      <w:marBottom w:val="0"/>
      <w:divBdr>
        <w:top w:val="none" w:sz="0" w:space="0" w:color="auto"/>
        <w:left w:val="none" w:sz="0" w:space="0" w:color="auto"/>
        <w:bottom w:val="none" w:sz="0" w:space="0" w:color="auto"/>
        <w:right w:val="none" w:sz="0" w:space="0" w:color="auto"/>
      </w:divBdr>
      <w:divsChild>
        <w:div w:id="918712863">
          <w:marLeft w:val="0"/>
          <w:marRight w:val="0"/>
          <w:marTop w:val="0"/>
          <w:marBottom w:val="0"/>
          <w:divBdr>
            <w:top w:val="none" w:sz="0" w:space="0" w:color="auto"/>
            <w:left w:val="none" w:sz="0" w:space="0" w:color="auto"/>
            <w:bottom w:val="none" w:sz="0" w:space="0" w:color="auto"/>
            <w:right w:val="none" w:sz="0" w:space="0" w:color="auto"/>
          </w:divBdr>
          <w:divsChild>
            <w:div w:id="882903799">
              <w:marLeft w:val="0"/>
              <w:marRight w:val="0"/>
              <w:marTop w:val="0"/>
              <w:marBottom w:val="0"/>
              <w:divBdr>
                <w:top w:val="none" w:sz="0" w:space="0" w:color="auto"/>
                <w:left w:val="none" w:sz="0" w:space="0" w:color="auto"/>
                <w:bottom w:val="none" w:sz="0" w:space="0" w:color="auto"/>
                <w:right w:val="none" w:sz="0" w:space="0" w:color="auto"/>
              </w:divBdr>
              <w:divsChild>
                <w:div w:id="20341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7264">
          <w:marLeft w:val="0"/>
          <w:marRight w:val="0"/>
          <w:marTop w:val="0"/>
          <w:marBottom w:val="0"/>
          <w:divBdr>
            <w:top w:val="none" w:sz="0" w:space="0" w:color="auto"/>
            <w:left w:val="none" w:sz="0" w:space="0" w:color="auto"/>
            <w:bottom w:val="none" w:sz="0" w:space="0" w:color="auto"/>
            <w:right w:val="none" w:sz="0" w:space="0" w:color="auto"/>
          </w:divBdr>
        </w:div>
        <w:div w:id="1483616553">
          <w:marLeft w:val="0"/>
          <w:marRight w:val="0"/>
          <w:marTop w:val="0"/>
          <w:marBottom w:val="0"/>
          <w:divBdr>
            <w:top w:val="none" w:sz="0" w:space="0" w:color="auto"/>
            <w:left w:val="none" w:sz="0" w:space="0" w:color="auto"/>
            <w:bottom w:val="none" w:sz="0" w:space="0" w:color="auto"/>
            <w:right w:val="none" w:sz="0" w:space="0" w:color="auto"/>
          </w:divBdr>
          <w:divsChild>
            <w:div w:id="403915426">
              <w:marLeft w:val="0"/>
              <w:marRight w:val="0"/>
              <w:marTop w:val="0"/>
              <w:marBottom w:val="0"/>
              <w:divBdr>
                <w:top w:val="none" w:sz="0" w:space="0" w:color="auto"/>
                <w:left w:val="none" w:sz="0" w:space="0" w:color="auto"/>
                <w:bottom w:val="none" w:sz="0" w:space="0" w:color="auto"/>
                <w:right w:val="none" w:sz="0" w:space="0" w:color="auto"/>
              </w:divBdr>
              <w:divsChild>
                <w:div w:id="786972193">
                  <w:marLeft w:val="0"/>
                  <w:marRight w:val="0"/>
                  <w:marTop w:val="0"/>
                  <w:marBottom w:val="0"/>
                  <w:divBdr>
                    <w:top w:val="none" w:sz="0" w:space="0" w:color="auto"/>
                    <w:left w:val="none" w:sz="0" w:space="0" w:color="auto"/>
                    <w:bottom w:val="none" w:sz="0" w:space="0" w:color="auto"/>
                    <w:right w:val="none" w:sz="0" w:space="0" w:color="auto"/>
                  </w:divBdr>
                  <w:divsChild>
                    <w:div w:id="1015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4096">
      <w:bodyDiv w:val="1"/>
      <w:marLeft w:val="0"/>
      <w:marRight w:val="0"/>
      <w:marTop w:val="0"/>
      <w:marBottom w:val="0"/>
      <w:divBdr>
        <w:top w:val="none" w:sz="0" w:space="0" w:color="auto"/>
        <w:left w:val="none" w:sz="0" w:space="0" w:color="auto"/>
        <w:bottom w:val="none" w:sz="0" w:space="0" w:color="auto"/>
        <w:right w:val="none" w:sz="0" w:space="0" w:color="auto"/>
      </w:divBdr>
      <w:divsChild>
        <w:div w:id="1463228738">
          <w:marLeft w:val="0"/>
          <w:marRight w:val="0"/>
          <w:marTop w:val="0"/>
          <w:marBottom w:val="0"/>
          <w:divBdr>
            <w:top w:val="none" w:sz="0" w:space="0" w:color="auto"/>
            <w:left w:val="none" w:sz="0" w:space="0" w:color="auto"/>
            <w:bottom w:val="none" w:sz="0" w:space="0" w:color="auto"/>
            <w:right w:val="none" w:sz="0" w:space="0" w:color="auto"/>
          </w:divBdr>
          <w:divsChild>
            <w:div w:id="176621137">
              <w:marLeft w:val="0"/>
              <w:marRight w:val="0"/>
              <w:marTop w:val="0"/>
              <w:marBottom w:val="0"/>
              <w:divBdr>
                <w:top w:val="none" w:sz="0" w:space="0" w:color="auto"/>
                <w:left w:val="none" w:sz="0" w:space="0" w:color="auto"/>
                <w:bottom w:val="none" w:sz="0" w:space="0" w:color="auto"/>
                <w:right w:val="none" w:sz="0" w:space="0" w:color="auto"/>
              </w:divBdr>
              <w:divsChild>
                <w:div w:id="7801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7911">
          <w:marLeft w:val="0"/>
          <w:marRight w:val="0"/>
          <w:marTop w:val="0"/>
          <w:marBottom w:val="0"/>
          <w:divBdr>
            <w:top w:val="none" w:sz="0" w:space="0" w:color="auto"/>
            <w:left w:val="none" w:sz="0" w:space="0" w:color="auto"/>
            <w:bottom w:val="none" w:sz="0" w:space="0" w:color="auto"/>
            <w:right w:val="none" w:sz="0" w:space="0" w:color="auto"/>
          </w:divBdr>
          <w:divsChild>
            <w:div w:id="211312409">
              <w:marLeft w:val="0"/>
              <w:marRight w:val="0"/>
              <w:marTop w:val="0"/>
              <w:marBottom w:val="0"/>
              <w:divBdr>
                <w:top w:val="none" w:sz="0" w:space="0" w:color="auto"/>
                <w:left w:val="none" w:sz="0" w:space="0" w:color="auto"/>
                <w:bottom w:val="none" w:sz="0" w:space="0" w:color="auto"/>
                <w:right w:val="none" w:sz="0" w:space="0" w:color="auto"/>
              </w:divBdr>
              <w:divsChild>
                <w:div w:id="1295451774">
                  <w:marLeft w:val="0"/>
                  <w:marRight w:val="0"/>
                  <w:marTop w:val="0"/>
                  <w:marBottom w:val="0"/>
                  <w:divBdr>
                    <w:top w:val="none" w:sz="0" w:space="0" w:color="auto"/>
                    <w:left w:val="none" w:sz="0" w:space="0" w:color="auto"/>
                    <w:bottom w:val="none" w:sz="0" w:space="0" w:color="auto"/>
                    <w:right w:val="none" w:sz="0" w:space="0" w:color="auto"/>
                  </w:divBdr>
                  <w:divsChild>
                    <w:div w:id="2752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274681">
          <w:marLeft w:val="0"/>
          <w:marRight w:val="0"/>
          <w:marTop w:val="0"/>
          <w:marBottom w:val="0"/>
          <w:divBdr>
            <w:top w:val="none" w:sz="0" w:space="0" w:color="auto"/>
            <w:left w:val="none" w:sz="0" w:space="0" w:color="auto"/>
            <w:bottom w:val="none" w:sz="0" w:space="0" w:color="auto"/>
            <w:right w:val="none" w:sz="0" w:space="0" w:color="auto"/>
          </w:divBdr>
          <w:divsChild>
            <w:div w:id="293602036">
              <w:marLeft w:val="0"/>
              <w:marRight w:val="0"/>
              <w:marTop w:val="0"/>
              <w:marBottom w:val="0"/>
              <w:divBdr>
                <w:top w:val="none" w:sz="0" w:space="0" w:color="auto"/>
                <w:left w:val="none" w:sz="0" w:space="0" w:color="auto"/>
                <w:bottom w:val="none" w:sz="0" w:space="0" w:color="auto"/>
                <w:right w:val="none" w:sz="0" w:space="0" w:color="auto"/>
              </w:divBdr>
              <w:divsChild>
                <w:div w:id="1482963812">
                  <w:marLeft w:val="0"/>
                  <w:marRight w:val="0"/>
                  <w:marTop w:val="0"/>
                  <w:marBottom w:val="0"/>
                  <w:divBdr>
                    <w:top w:val="none" w:sz="0" w:space="0" w:color="auto"/>
                    <w:left w:val="none" w:sz="0" w:space="0" w:color="auto"/>
                    <w:bottom w:val="none" w:sz="0" w:space="0" w:color="auto"/>
                    <w:right w:val="none" w:sz="0" w:space="0" w:color="auto"/>
                  </w:divBdr>
                  <w:divsChild>
                    <w:div w:id="9420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2637">
              <w:marLeft w:val="0"/>
              <w:marRight w:val="0"/>
              <w:marTop w:val="0"/>
              <w:marBottom w:val="0"/>
              <w:divBdr>
                <w:top w:val="none" w:sz="0" w:space="0" w:color="auto"/>
                <w:left w:val="none" w:sz="0" w:space="0" w:color="auto"/>
                <w:bottom w:val="none" w:sz="0" w:space="0" w:color="auto"/>
                <w:right w:val="none" w:sz="0" w:space="0" w:color="auto"/>
              </w:divBdr>
              <w:divsChild>
                <w:div w:id="1846431930">
                  <w:marLeft w:val="0"/>
                  <w:marRight w:val="0"/>
                  <w:marTop w:val="0"/>
                  <w:marBottom w:val="0"/>
                  <w:divBdr>
                    <w:top w:val="none" w:sz="0" w:space="0" w:color="auto"/>
                    <w:left w:val="none" w:sz="0" w:space="0" w:color="auto"/>
                    <w:bottom w:val="none" w:sz="0" w:space="0" w:color="auto"/>
                    <w:right w:val="none" w:sz="0" w:space="0" w:color="auto"/>
                  </w:divBdr>
                </w:div>
                <w:div w:id="468789315">
                  <w:marLeft w:val="0"/>
                  <w:marRight w:val="0"/>
                  <w:marTop w:val="0"/>
                  <w:marBottom w:val="0"/>
                  <w:divBdr>
                    <w:top w:val="none" w:sz="0" w:space="0" w:color="auto"/>
                    <w:left w:val="none" w:sz="0" w:space="0" w:color="auto"/>
                    <w:bottom w:val="none" w:sz="0" w:space="0" w:color="auto"/>
                    <w:right w:val="none" w:sz="0" w:space="0" w:color="auto"/>
                  </w:divBdr>
                </w:div>
                <w:div w:id="813107370">
                  <w:marLeft w:val="0"/>
                  <w:marRight w:val="0"/>
                  <w:marTop w:val="0"/>
                  <w:marBottom w:val="0"/>
                  <w:divBdr>
                    <w:top w:val="none" w:sz="0" w:space="0" w:color="auto"/>
                    <w:left w:val="none" w:sz="0" w:space="0" w:color="auto"/>
                    <w:bottom w:val="none" w:sz="0" w:space="0" w:color="auto"/>
                    <w:right w:val="none" w:sz="0" w:space="0" w:color="auto"/>
                  </w:divBdr>
                </w:div>
                <w:div w:id="1571187875">
                  <w:marLeft w:val="0"/>
                  <w:marRight w:val="0"/>
                  <w:marTop w:val="0"/>
                  <w:marBottom w:val="0"/>
                  <w:divBdr>
                    <w:top w:val="none" w:sz="0" w:space="0" w:color="auto"/>
                    <w:left w:val="none" w:sz="0" w:space="0" w:color="auto"/>
                    <w:bottom w:val="none" w:sz="0" w:space="0" w:color="auto"/>
                    <w:right w:val="none" w:sz="0" w:space="0" w:color="auto"/>
                  </w:divBdr>
                </w:div>
              </w:divsChild>
            </w:div>
            <w:div w:id="652300088">
              <w:marLeft w:val="0"/>
              <w:marRight w:val="0"/>
              <w:marTop w:val="0"/>
              <w:marBottom w:val="0"/>
              <w:divBdr>
                <w:top w:val="none" w:sz="0" w:space="0" w:color="auto"/>
                <w:left w:val="none" w:sz="0" w:space="0" w:color="auto"/>
                <w:bottom w:val="none" w:sz="0" w:space="0" w:color="auto"/>
                <w:right w:val="none" w:sz="0" w:space="0" w:color="auto"/>
              </w:divBdr>
              <w:divsChild>
                <w:div w:id="753891544">
                  <w:marLeft w:val="0"/>
                  <w:marRight w:val="0"/>
                  <w:marTop w:val="0"/>
                  <w:marBottom w:val="0"/>
                  <w:divBdr>
                    <w:top w:val="none" w:sz="0" w:space="0" w:color="auto"/>
                    <w:left w:val="none" w:sz="0" w:space="0" w:color="auto"/>
                    <w:bottom w:val="none" w:sz="0" w:space="0" w:color="auto"/>
                    <w:right w:val="none" w:sz="0" w:space="0" w:color="auto"/>
                  </w:divBdr>
                </w:div>
                <w:div w:id="356200240">
                  <w:marLeft w:val="0"/>
                  <w:marRight w:val="0"/>
                  <w:marTop w:val="0"/>
                  <w:marBottom w:val="0"/>
                  <w:divBdr>
                    <w:top w:val="none" w:sz="0" w:space="0" w:color="auto"/>
                    <w:left w:val="none" w:sz="0" w:space="0" w:color="auto"/>
                    <w:bottom w:val="none" w:sz="0" w:space="0" w:color="auto"/>
                    <w:right w:val="none" w:sz="0" w:space="0" w:color="auto"/>
                  </w:divBdr>
                </w:div>
                <w:div w:id="1792816458">
                  <w:marLeft w:val="0"/>
                  <w:marRight w:val="0"/>
                  <w:marTop w:val="0"/>
                  <w:marBottom w:val="0"/>
                  <w:divBdr>
                    <w:top w:val="none" w:sz="0" w:space="0" w:color="auto"/>
                    <w:left w:val="none" w:sz="0" w:space="0" w:color="auto"/>
                    <w:bottom w:val="none" w:sz="0" w:space="0" w:color="auto"/>
                    <w:right w:val="none" w:sz="0" w:space="0" w:color="auto"/>
                  </w:divBdr>
                </w:div>
                <w:div w:id="1871265035">
                  <w:marLeft w:val="0"/>
                  <w:marRight w:val="0"/>
                  <w:marTop w:val="0"/>
                  <w:marBottom w:val="0"/>
                  <w:divBdr>
                    <w:top w:val="none" w:sz="0" w:space="0" w:color="auto"/>
                    <w:left w:val="none" w:sz="0" w:space="0" w:color="auto"/>
                    <w:bottom w:val="none" w:sz="0" w:space="0" w:color="auto"/>
                    <w:right w:val="none" w:sz="0" w:space="0" w:color="auto"/>
                  </w:divBdr>
                </w:div>
                <w:div w:id="1633945197">
                  <w:marLeft w:val="0"/>
                  <w:marRight w:val="0"/>
                  <w:marTop w:val="0"/>
                  <w:marBottom w:val="0"/>
                  <w:divBdr>
                    <w:top w:val="none" w:sz="0" w:space="0" w:color="auto"/>
                    <w:left w:val="none" w:sz="0" w:space="0" w:color="auto"/>
                    <w:bottom w:val="none" w:sz="0" w:space="0" w:color="auto"/>
                    <w:right w:val="none" w:sz="0" w:space="0" w:color="auto"/>
                  </w:divBdr>
                </w:div>
                <w:div w:id="2997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2553">
          <w:marLeft w:val="0"/>
          <w:marRight w:val="0"/>
          <w:marTop w:val="0"/>
          <w:marBottom w:val="0"/>
          <w:divBdr>
            <w:top w:val="none" w:sz="0" w:space="0" w:color="auto"/>
            <w:left w:val="none" w:sz="0" w:space="0" w:color="auto"/>
            <w:bottom w:val="none" w:sz="0" w:space="0" w:color="auto"/>
            <w:right w:val="none" w:sz="0" w:space="0" w:color="auto"/>
          </w:divBdr>
          <w:divsChild>
            <w:div w:id="1525366027">
              <w:marLeft w:val="0"/>
              <w:marRight w:val="0"/>
              <w:marTop w:val="0"/>
              <w:marBottom w:val="0"/>
              <w:divBdr>
                <w:top w:val="none" w:sz="0" w:space="0" w:color="auto"/>
                <w:left w:val="none" w:sz="0" w:space="0" w:color="auto"/>
                <w:bottom w:val="none" w:sz="0" w:space="0" w:color="auto"/>
                <w:right w:val="none" w:sz="0" w:space="0" w:color="auto"/>
              </w:divBdr>
              <w:divsChild>
                <w:div w:id="657030989">
                  <w:marLeft w:val="0"/>
                  <w:marRight w:val="0"/>
                  <w:marTop w:val="0"/>
                  <w:marBottom w:val="0"/>
                  <w:divBdr>
                    <w:top w:val="none" w:sz="0" w:space="0" w:color="auto"/>
                    <w:left w:val="none" w:sz="0" w:space="0" w:color="auto"/>
                    <w:bottom w:val="none" w:sz="0" w:space="0" w:color="auto"/>
                    <w:right w:val="none" w:sz="0" w:space="0" w:color="auto"/>
                  </w:divBdr>
                  <w:divsChild>
                    <w:div w:id="4573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29432">
              <w:marLeft w:val="0"/>
              <w:marRight w:val="0"/>
              <w:marTop w:val="0"/>
              <w:marBottom w:val="240"/>
              <w:divBdr>
                <w:top w:val="none" w:sz="0" w:space="0" w:color="auto"/>
                <w:left w:val="none" w:sz="0" w:space="0" w:color="auto"/>
                <w:bottom w:val="none" w:sz="0" w:space="0" w:color="auto"/>
                <w:right w:val="none" w:sz="0" w:space="0" w:color="auto"/>
              </w:divBdr>
            </w:div>
            <w:div w:id="1222786655">
              <w:marLeft w:val="0"/>
              <w:marRight w:val="0"/>
              <w:marTop w:val="0"/>
              <w:marBottom w:val="240"/>
              <w:divBdr>
                <w:top w:val="none" w:sz="0" w:space="0" w:color="auto"/>
                <w:left w:val="none" w:sz="0" w:space="0" w:color="auto"/>
                <w:bottom w:val="none" w:sz="0" w:space="0" w:color="auto"/>
                <w:right w:val="none" w:sz="0" w:space="0" w:color="auto"/>
              </w:divBdr>
            </w:div>
            <w:div w:id="1397315873">
              <w:marLeft w:val="0"/>
              <w:marRight w:val="0"/>
              <w:marTop w:val="0"/>
              <w:marBottom w:val="240"/>
              <w:divBdr>
                <w:top w:val="none" w:sz="0" w:space="0" w:color="auto"/>
                <w:left w:val="none" w:sz="0" w:space="0" w:color="auto"/>
                <w:bottom w:val="none" w:sz="0" w:space="0" w:color="auto"/>
                <w:right w:val="none" w:sz="0" w:space="0" w:color="auto"/>
              </w:divBdr>
            </w:div>
            <w:div w:id="1948348247">
              <w:marLeft w:val="0"/>
              <w:marRight w:val="0"/>
              <w:marTop w:val="0"/>
              <w:marBottom w:val="240"/>
              <w:divBdr>
                <w:top w:val="none" w:sz="0" w:space="0" w:color="auto"/>
                <w:left w:val="none" w:sz="0" w:space="0" w:color="auto"/>
                <w:bottom w:val="none" w:sz="0" w:space="0" w:color="auto"/>
                <w:right w:val="none" w:sz="0" w:space="0" w:color="auto"/>
              </w:divBdr>
            </w:div>
            <w:div w:id="1991713815">
              <w:marLeft w:val="0"/>
              <w:marRight w:val="0"/>
              <w:marTop w:val="0"/>
              <w:marBottom w:val="240"/>
              <w:divBdr>
                <w:top w:val="none" w:sz="0" w:space="0" w:color="auto"/>
                <w:left w:val="none" w:sz="0" w:space="0" w:color="auto"/>
                <w:bottom w:val="none" w:sz="0" w:space="0" w:color="auto"/>
                <w:right w:val="none" w:sz="0" w:space="0" w:color="auto"/>
              </w:divBdr>
            </w:div>
            <w:div w:id="408234759">
              <w:marLeft w:val="0"/>
              <w:marRight w:val="0"/>
              <w:marTop w:val="0"/>
              <w:marBottom w:val="240"/>
              <w:divBdr>
                <w:top w:val="none" w:sz="0" w:space="0" w:color="auto"/>
                <w:left w:val="none" w:sz="0" w:space="0" w:color="auto"/>
                <w:bottom w:val="none" w:sz="0" w:space="0" w:color="auto"/>
                <w:right w:val="none" w:sz="0" w:space="0" w:color="auto"/>
              </w:divBdr>
            </w:div>
            <w:div w:id="1107624817">
              <w:marLeft w:val="0"/>
              <w:marRight w:val="0"/>
              <w:marTop w:val="0"/>
              <w:marBottom w:val="240"/>
              <w:divBdr>
                <w:top w:val="none" w:sz="0" w:space="0" w:color="auto"/>
                <w:left w:val="none" w:sz="0" w:space="0" w:color="auto"/>
                <w:bottom w:val="none" w:sz="0" w:space="0" w:color="auto"/>
                <w:right w:val="none" w:sz="0" w:space="0" w:color="auto"/>
              </w:divBdr>
            </w:div>
            <w:div w:id="174349949">
              <w:marLeft w:val="0"/>
              <w:marRight w:val="0"/>
              <w:marTop w:val="0"/>
              <w:marBottom w:val="240"/>
              <w:divBdr>
                <w:top w:val="none" w:sz="0" w:space="0" w:color="auto"/>
                <w:left w:val="none" w:sz="0" w:space="0" w:color="auto"/>
                <w:bottom w:val="none" w:sz="0" w:space="0" w:color="auto"/>
                <w:right w:val="none" w:sz="0" w:space="0" w:color="auto"/>
              </w:divBdr>
            </w:div>
          </w:divsChild>
        </w:div>
        <w:div w:id="1371414812">
          <w:marLeft w:val="0"/>
          <w:marRight w:val="0"/>
          <w:marTop w:val="0"/>
          <w:marBottom w:val="0"/>
          <w:divBdr>
            <w:top w:val="none" w:sz="0" w:space="0" w:color="auto"/>
            <w:left w:val="none" w:sz="0" w:space="0" w:color="auto"/>
            <w:bottom w:val="none" w:sz="0" w:space="0" w:color="auto"/>
            <w:right w:val="none" w:sz="0" w:space="0" w:color="auto"/>
          </w:divBdr>
          <w:divsChild>
            <w:div w:id="497431164">
              <w:marLeft w:val="0"/>
              <w:marRight w:val="0"/>
              <w:marTop w:val="0"/>
              <w:marBottom w:val="0"/>
              <w:divBdr>
                <w:top w:val="none" w:sz="0" w:space="0" w:color="auto"/>
                <w:left w:val="none" w:sz="0" w:space="0" w:color="auto"/>
                <w:bottom w:val="none" w:sz="0" w:space="0" w:color="auto"/>
                <w:right w:val="none" w:sz="0" w:space="0" w:color="auto"/>
              </w:divBdr>
              <w:divsChild>
                <w:div w:id="198395136">
                  <w:marLeft w:val="0"/>
                  <w:marRight w:val="0"/>
                  <w:marTop w:val="0"/>
                  <w:marBottom w:val="0"/>
                  <w:divBdr>
                    <w:top w:val="none" w:sz="0" w:space="0" w:color="auto"/>
                    <w:left w:val="none" w:sz="0" w:space="0" w:color="auto"/>
                    <w:bottom w:val="none" w:sz="0" w:space="0" w:color="auto"/>
                    <w:right w:val="none" w:sz="0" w:space="0" w:color="auto"/>
                  </w:divBdr>
                  <w:divsChild>
                    <w:div w:id="2960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71076">
      <w:bodyDiv w:val="1"/>
      <w:marLeft w:val="0"/>
      <w:marRight w:val="0"/>
      <w:marTop w:val="0"/>
      <w:marBottom w:val="0"/>
      <w:divBdr>
        <w:top w:val="none" w:sz="0" w:space="0" w:color="auto"/>
        <w:left w:val="none" w:sz="0" w:space="0" w:color="auto"/>
        <w:bottom w:val="none" w:sz="0" w:space="0" w:color="auto"/>
        <w:right w:val="none" w:sz="0" w:space="0" w:color="auto"/>
      </w:divBdr>
      <w:divsChild>
        <w:div w:id="634599871">
          <w:marLeft w:val="300"/>
          <w:marRight w:val="300"/>
          <w:marTop w:val="0"/>
          <w:marBottom w:val="0"/>
          <w:divBdr>
            <w:top w:val="none" w:sz="0" w:space="0" w:color="auto"/>
            <w:left w:val="none" w:sz="0" w:space="0" w:color="auto"/>
            <w:bottom w:val="none" w:sz="0" w:space="0" w:color="auto"/>
            <w:right w:val="none" w:sz="0" w:space="0" w:color="auto"/>
          </w:divBdr>
        </w:div>
        <w:div w:id="1936327406">
          <w:marLeft w:val="300"/>
          <w:marRight w:val="300"/>
          <w:marTop w:val="0"/>
          <w:marBottom w:val="0"/>
          <w:divBdr>
            <w:top w:val="none" w:sz="0" w:space="0" w:color="auto"/>
            <w:left w:val="none" w:sz="0" w:space="0" w:color="auto"/>
            <w:bottom w:val="none" w:sz="0" w:space="0" w:color="auto"/>
            <w:right w:val="none" w:sz="0" w:space="0" w:color="auto"/>
          </w:divBdr>
        </w:div>
        <w:div w:id="1732849553">
          <w:marLeft w:val="300"/>
          <w:marRight w:val="300"/>
          <w:marTop w:val="0"/>
          <w:marBottom w:val="0"/>
          <w:divBdr>
            <w:top w:val="none" w:sz="0" w:space="0" w:color="auto"/>
            <w:left w:val="none" w:sz="0" w:space="0" w:color="auto"/>
            <w:bottom w:val="none" w:sz="0" w:space="0" w:color="auto"/>
            <w:right w:val="none" w:sz="0" w:space="0" w:color="auto"/>
          </w:divBdr>
        </w:div>
        <w:div w:id="1706447867">
          <w:marLeft w:val="300"/>
          <w:marRight w:val="300"/>
          <w:marTop w:val="0"/>
          <w:marBottom w:val="0"/>
          <w:divBdr>
            <w:top w:val="none" w:sz="0" w:space="0" w:color="auto"/>
            <w:left w:val="none" w:sz="0" w:space="0" w:color="auto"/>
            <w:bottom w:val="none" w:sz="0" w:space="0" w:color="auto"/>
            <w:right w:val="none" w:sz="0" w:space="0" w:color="auto"/>
          </w:divBdr>
        </w:div>
        <w:div w:id="1433819707">
          <w:marLeft w:val="300"/>
          <w:marRight w:val="300"/>
          <w:marTop w:val="0"/>
          <w:marBottom w:val="0"/>
          <w:divBdr>
            <w:top w:val="none" w:sz="0" w:space="0" w:color="auto"/>
            <w:left w:val="none" w:sz="0" w:space="0" w:color="auto"/>
            <w:bottom w:val="none" w:sz="0" w:space="0" w:color="auto"/>
            <w:right w:val="none" w:sz="0" w:space="0" w:color="auto"/>
          </w:divBdr>
        </w:div>
        <w:div w:id="804785044">
          <w:marLeft w:val="300"/>
          <w:marRight w:val="300"/>
          <w:marTop w:val="0"/>
          <w:marBottom w:val="0"/>
          <w:divBdr>
            <w:top w:val="none" w:sz="0" w:space="0" w:color="auto"/>
            <w:left w:val="none" w:sz="0" w:space="0" w:color="auto"/>
            <w:bottom w:val="none" w:sz="0" w:space="0" w:color="auto"/>
            <w:right w:val="none" w:sz="0" w:space="0" w:color="auto"/>
          </w:divBdr>
        </w:div>
        <w:div w:id="1203321242">
          <w:marLeft w:val="300"/>
          <w:marRight w:val="300"/>
          <w:marTop w:val="0"/>
          <w:marBottom w:val="0"/>
          <w:divBdr>
            <w:top w:val="none" w:sz="0" w:space="0" w:color="auto"/>
            <w:left w:val="none" w:sz="0" w:space="0" w:color="auto"/>
            <w:bottom w:val="none" w:sz="0" w:space="0" w:color="auto"/>
            <w:right w:val="none" w:sz="0" w:space="0" w:color="auto"/>
          </w:divBdr>
        </w:div>
        <w:div w:id="1501653559">
          <w:marLeft w:val="300"/>
          <w:marRight w:val="300"/>
          <w:marTop w:val="0"/>
          <w:marBottom w:val="0"/>
          <w:divBdr>
            <w:top w:val="none" w:sz="0" w:space="0" w:color="auto"/>
            <w:left w:val="none" w:sz="0" w:space="0" w:color="auto"/>
            <w:bottom w:val="none" w:sz="0" w:space="0" w:color="auto"/>
            <w:right w:val="none" w:sz="0" w:space="0" w:color="auto"/>
          </w:divBdr>
        </w:div>
        <w:div w:id="1902406267">
          <w:marLeft w:val="300"/>
          <w:marRight w:val="300"/>
          <w:marTop w:val="0"/>
          <w:marBottom w:val="0"/>
          <w:divBdr>
            <w:top w:val="none" w:sz="0" w:space="0" w:color="auto"/>
            <w:left w:val="none" w:sz="0" w:space="0" w:color="auto"/>
            <w:bottom w:val="none" w:sz="0" w:space="0" w:color="auto"/>
            <w:right w:val="none" w:sz="0" w:space="0" w:color="auto"/>
          </w:divBdr>
        </w:div>
        <w:div w:id="349188274">
          <w:marLeft w:val="300"/>
          <w:marRight w:val="300"/>
          <w:marTop w:val="0"/>
          <w:marBottom w:val="0"/>
          <w:divBdr>
            <w:top w:val="none" w:sz="0" w:space="0" w:color="auto"/>
            <w:left w:val="none" w:sz="0" w:space="0" w:color="auto"/>
            <w:bottom w:val="none" w:sz="0" w:space="0" w:color="auto"/>
            <w:right w:val="none" w:sz="0" w:space="0" w:color="auto"/>
          </w:divBdr>
        </w:div>
        <w:div w:id="732896239">
          <w:marLeft w:val="300"/>
          <w:marRight w:val="300"/>
          <w:marTop w:val="0"/>
          <w:marBottom w:val="0"/>
          <w:divBdr>
            <w:top w:val="none" w:sz="0" w:space="0" w:color="auto"/>
            <w:left w:val="none" w:sz="0" w:space="0" w:color="auto"/>
            <w:bottom w:val="none" w:sz="0" w:space="0" w:color="auto"/>
            <w:right w:val="none" w:sz="0" w:space="0" w:color="auto"/>
          </w:divBdr>
        </w:div>
        <w:div w:id="1524897988">
          <w:marLeft w:val="300"/>
          <w:marRight w:val="300"/>
          <w:marTop w:val="0"/>
          <w:marBottom w:val="0"/>
          <w:divBdr>
            <w:top w:val="none" w:sz="0" w:space="0" w:color="auto"/>
            <w:left w:val="none" w:sz="0" w:space="0" w:color="auto"/>
            <w:bottom w:val="none" w:sz="0" w:space="0" w:color="auto"/>
            <w:right w:val="none" w:sz="0" w:space="0" w:color="auto"/>
          </w:divBdr>
        </w:div>
        <w:div w:id="1563784093">
          <w:marLeft w:val="300"/>
          <w:marRight w:val="300"/>
          <w:marTop w:val="0"/>
          <w:marBottom w:val="0"/>
          <w:divBdr>
            <w:top w:val="none" w:sz="0" w:space="0" w:color="auto"/>
            <w:left w:val="none" w:sz="0" w:space="0" w:color="auto"/>
            <w:bottom w:val="none" w:sz="0" w:space="0" w:color="auto"/>
            <w:right w:val="none" w:sz="0" w:space="0" w:color="auto"/>
          </w:divBdr>
        </w:div>
        <w:div w:id="1148518509">
          <w:marLeft w:val="300"/>
          <w:marRight w:val="300"/>
          <w:marTop w:val="0"/>
          <w:marBottom w:val="0"/>
          <w:divBdr>
            <w:top w:val="none" w:sz="0" w:space="0" w:color="auto"/>
            <w:left w:val="none" w:sz="0" w:space="0" w:color="auto"/>
            <w:bottom w:val="none" w:sz="0" w:space="0" w:color="auto"/>
            <w:right w:val="none" w:sz="0" w:space="0" w:color="auto"/>
          </w:divBdr>
        </w:div>
        <w:div w:id="1265261611">
          <w:marLeft w:val="0"/>
          <w:marRight w:val="0"/>
          <w:marTop w:val="0"/>
          <w:marBottom w:val="0"/>
          <w:divBdr>
            <w:top w:val="none" w:sz="0" w:space="0" w:color="auto"/>
            <w:left w:val="none" w:sz="0" w:space="0" w:color="auto"/>
            <w:bottom w:val="none" w:sz="0" w:space="0" w:color="auto"/>
            <w:right w:val="none" w:sz="0" w:space="0" w:color="auto"/>
          </w:divBdr>
        </w:div>
        <w:div w:id="705175554">
          <w:marLeft w:val="300"/>
          <w:marRight w:val="300"/>
          <w:marTop w:val="0"/>
          <w:marBottom w:val="0"/>
          <w:divBdr>
            <w:top w:val="none" w:sz="0" w:space="0" w:color="auto"/>
            <w:left w:val="none" w:sz="0" w:space="0" w:color="auto"/>
            <w:bottom w:val="none" w:sz="0" w:space="0" w:color="auto"/>
            <w:right w:val="none" w:sz="0" w:space="0" w:color="auto"/>
          </w:divBdr>
        </w:div>
        <w:div w:id="1797485493">
          <w:marLeft w:val="300"/>
          <w:marRight w:val="300"/>
          <w:marTop w:val="0"/>
          <w:marBottom w:val="0"/>
          <w:divBdr>
            <w:top w:val="none" w:sz="0" w:space="0" w:color="auto"/>
            <w:left w:val="none" w:sz="0" w:space="0" w:color="auto"/>
            <w:bottom w:val="none" w:sz="0" w:space="0" w:color="auto"/>
            <w:right w:val="none" w:sz="0" w:space="0" w:color="auto"/>
          </w:divBdr>
        </w:div>
        <w:div w:id="51470955">
          <w:marLeft w:val="300"/>
          <w:marRight w:val="300"/>
          <w:marTop w:val="0"/>
          <w:marBottom w:val="0"/>
          <w:divBdr>
            <w:top w:val="none" w:sz="0" w:space="0" w:color="auto"/>
            <w:left w:val="none" w:sz="0" w:space="0" w:color="auto"/>
            <w:bottom w:val="none" w:sz="0" w:space="0" w:color="auto"/>
            <w:right w:val="none" w:sz="0" w:space="0" w:color="auto"/>
          </w:divBdr>
        </w:div>
        <w:div w:id="1275869280">
          <w:marLeft w:val="300"/>
          <w:marRight w:val="300"/>
          <w:marTop w:val="0"/>
          <w:marBottom w:val="0"/>
          <w:divBdr>
            <w:top w:val="none" w:sz="0" w:space="0" w:color="auto"/>
            <w:left w:val="none" w:sz="0" w:space="0" w:color="auto"/>
            <w:bottom w:val="none" w:sz="0" w:space="0" w:color="auto"/>
            <w:right w:val="none" w:sz="0" w:space="0" w:color="auto"/>
          </w:divBdr>
        </w:div>
        <w:div w:id="538905717">
          <w:marLeft w:val="300"/>
          <w:marRight w:val="300"/>
          <w:marTop w:val="0"/>
          <w:marBottom w:val="0"/>
          <w:divBdr>
            <w:top w:val="none" w:sz="0" w:space="0" w:color="auto"/>
            <w:left w:val="none" w:sz="0" w:space="0" w:color="auto"/>
            <w:bottom w:val="none" w:sz="0" w:space="0" w:color="auto"/>
            <w:right w:val="none" w:sz="0" w:space="0" w:color="auto"/>
          </w:divBdr>
        </w:div>
        <w:div w:id="858203797">
          <w:marLeft w:val="300"/>
          <w:marRight w:val="300"/>
          <w:marTop w:val="0"/>
          <w:marBottom w:val="0"/>
          <w:divBdr>
            <w:top w:val="none" w:sz="0" w:space="0" w:color="auto"/>
            <w:left w:val="none" w:sz="0" w:space="0" w:color="auto"/>
            <w:bottom w:val="none" w:sz="0" w:space="0" w:color="auto"/>
            <w:right w:val="none" w:sz="0" w:space="0" w:color="auto"/>
          </w:divBdr>
        </w:div>
        <w:div w:id="1086657859">
          <w:marLeft w:val="300"/>
          <w:marRight w:val="300"/>
          <w:marTop w:val="0"/>
          <w:marBottom w:val="0"/>
          <w:divBdr>
            <w:top w:val="none" w:sz="0" w:space="0" w:color="auto"/>
            <w:left w:val="none" w:sz="0" w:space="0" w:color="auto"/>
            <w:bottom w:val="none" w:sz="0" w:space="0" w:color="auto"/>
            <w:right w:val="none" w:sz="0" w:space="0" w:color="auto"/>
          </w:divBdr>
        </w:div>
        <w:div w:id="799224860">
          <w:marLeft w:val="300"/>
          <w:marRight w:val="300"/>
          <w:marTop w:val="0"/>
          <w:marBottom w:val="0"/>
          <w:divBdr>
            <w:top w:val="none" w:sz="0" w:space="0" w:color="auto"/>
            <w:left w:val="none" w:sz="0" w:space="0" w:color="auto"/>
            <w:bottom w:val="none" w:sz="0" w:space="0" w:color="auto"/>
            <w:right w:val="none" w:sz="0" w:space="0" w:color="auto"/>
          </w:divBdr>
        </w:div>
        <w:div w:id="1014261506">
          <w:marLeft w:val="0"/>
          <w:marRight w:val="0"/>
          <w:marTop w:val="0"/>
          <w:marBottom w:val="0"/>
          <w:divBdr>
            <w:top w:val="none" w:sz="0" w:space="0" w:color="auto"/>
            <w:left w:val="none" w:sz="0" w:space="0" w:color="auto"/>
            <w:bottom w:val="none" w:sz="0" w:space="0" w:color="auto"/>
            <w:right w:val="none" w:sz="0" w:space="0" w:color="auto"/>
          </w:divBdr>
        </w:div>
        <w:div w:id="1813331448">
          <w:marLeft w:val="0"/>
          <w:marRight w:val="0"/>
          <w:marTop w:val="0"/>
          <w:marBottom w:val="0"/>
          <w:divBdr>
            <w:top w:val="none" w:sz="0" w:space="0" w:color="auto"/>
            <w:left w:val="none" w:sz="0" w:space="0" w:color="auto"/>
            <w:bottom w:val="none" w:sz="0" w:space="0" w:color="auto"/>
            <w:right w:val="none" w:sz="0" w:space="0" w:color="auto"/>
          </w:divBdr>
        </w:div>
        <w:div w:id="1881823467">
          <w:marLeft w:val="300"/>
          <w:marRight w:val="300"/>
          <w:marTop w:val="0"/>
          <w:marBottom w:val="0"/>
          <w:divBdr>
            <w:top w:val="none" w:sz="0" w:space="0" w:color="auto"/>
            <w:left w:val="none" w:sz="0" w:space="0" w:color="auto"/>
            <w:bottom w:val="none" w:sz="0" w:space="0" w:color="auto"/>
            <w:right w:val="none" w:sz="0" w:space="0" w:color="auto"/>
          </w:divBdr>
        </w:div>
        <w:div w:id="1768426314">
          <w:marLeft w:val="300"/>
          <w:marRight w:val="300"/>
          <w:marTop w:val="0"/>
          <w:marBottom w:val="0"/>
          <w:divBdr>
            <w:top w:val="none" w:sz="0" w:space="0" w:color="auto"/>
            <w:left w:val="none" w:sz="0" w:space="0" w:color="auto"/>
            <w:bottom w:val="none" w:sz="0" w:space="0" w:color="auto"/>
            <w:right w:val="none" w:sz="0" w:space="0" w:color="auto"/>
          </w:divBdr>
        </w:div>
        <w:div w:id="263659615">
          <w:marLeft w:val="300"/>
          <w:marRight w:val="300"/>
          <w:marTop w:val="0"/>
          <w:marBottom w:val="0"/>
          <w:divBdr>
            <w:top w:val="none" w:sz="0" w:space="0" w:color="auto"/>
            <w:left w:val="none" w:sz="0" w:space="0" w:color="auto"/>
            <w:bottom w:val="none" w:sz="0" w:space="0" w:color="auto"/>
            <w:right w:val="none" w:sz="0" w:space="0" w:color="auto"/>
          </w:divBdr>
        </w:div>
        <w:div w:id="941449131">
          <w:marLeft w:val="300"/>
          <w:marRight w:val="300"/>
          <w:marTop w:val="0"/>
          <w:marBottom w:val="0"/>
          <w:divBdr>
            <w:top w:val="none" w:sz="0" w:space="0" w:color="auto"/>
            <w:left w:val="none" w:sz="0" w:space="0" w:color="auto"/>
            <w:bottom w:val="none" w:sz="0" w:space="0" w:color="auto"/>
            <w:right w:val="none" w:sz="0" w:space="0" w:color="auto"/>
          </w:divBdr>
        </w:div>
        <w:div w:id="1364984493">
          <w:marLeft w:val="0"/>
          <w:marRight w:val="0"/>
          <w:marTop w:val="2"/>
          <w:marBottom w:val="2"/>
          <w:divBdr>
            <w:top w:val="none" w:sz="0" w:space="0" w:color="auto"/>
            <w:left w:val="none" w:sz="0" w:space="0" w:color="auto"/>
            <w:bottom w:val="none" w:sz="0" w:space="0" w:color="auto"/>
            <w:right w:val="none" w:sz="0" w:space="0" w:color="auto"/>
          </w:divBdr>
        </w:div>
        <w:div w:id="1369799780">
          <w:marLeft w:val="300"/>
          <w:marRight w:val="300"/>
          <w:marTop w:val="0"/>
          <w:marBottom w:val="0"/>
          <w:divBdr>
            <w:top w:val="none" w:sz="0" w:space="0" w:color="auto"/>
            <w:left w:val="none" w:sz="0" w:space="0" w:color="auto"/>
            <w:bottom w:val="none" w:sz="0" w:space="0" w:color="auto"/>
            <w:right w:val="none" w:sz="0" w:space="0" w:color="auto"/>
          </w:divBdr>
        </w:div>
        <w:div w:id="996223003">
          <w:marLeft w:val="480"/>
          <w:marRight w:val="0"/>
          <w:marTop w:val="0"/>
          <w:marBottom w:val="0"/>
          <w:divBdr>
            <w:top w:val="none" w:sz="0" w:space="0" w:color="auto"/>
            <w:left w:val="none" w:sz="0" w:space="0" w:color="auto"/>
            <w:bottom w:val="none" w:sz="0" w:space="0" w:color="auto"/>
            <w:right w:val="none" w:sz="0" w:space="0" w:color="auto"/>
          </w:divBdr>
        </w:div>
      </w:divsChild>
    </w:div>
    <w:div w:id="1005669009">
      <w:bodyDiv w:val="1"/>
      <w:marLeft w:val="0"/>
      <w:marRight w:val="0"/>
      <w:marTop w:val="0"/>
      <w:marBottom w:val="0"/>
      <w:divBdr>
        <w:top w:val="none" w:sz="0" w:space="0" w:color="auto"/>
        <w:left w:val="none" w:sz="0" w:space="0" w:color="auto"/>
        <w:bottom w:val="none" w:sz="0" w:space="0" w:color="auto"/>
        <w:right w:val="none" w:sz="0" w:space="0" w:color="auto"/>
      </w:divBdr>
      <w:divsChild>
        <w:div w:id="1762531759">
          <w:marLeft w:val="0"/>
          <w:marRight w:val="0"/>
          <w:marTop w:val="0"/>
          <w:marBottom w:val="0"/>
          <w:divBdr>
            <w:top w:val="none" w:sz="0" w:space="0" w:color="auto"/>
            <w:left w:val="none" w:sz="0" w:space="0" w:color="auto"/>
            <w:bottom w:val="none" w:sz="0" w:space="0" w:color="auto"/>
            <w:right w:val="none" w:sz="0" w:space="0" w:color="auto"/>
          </w:divBdr>
          <w:divsChild>
            <w:div w:id="1150437340">
              <w:marLeft w:val="0"/>
              <w:marRight w:val="0"/>
              <w:marTop w:val="0"/>
              <w:marBottom w:val="0"/>
              <w:divBdr>
                <w:top w:val="none" w:sz="0" w:space="0" w:color="auto"/>
                <w:left w:val="none" w:sz="0" w:space="0" w:color="auto"/>
                <w:bottom w:val="none" w:sz="0" w:space="0" w:color="auto"/>
                <w:right w:val="none" w:sz="0" w:space="0" w:color="auto"/>
              </w:divBdr>
              <w:divsChild>
                <w:div w:id="11608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78112">
          <w:marLeft w:val="0"/>
          <w:marRight w:val="0"/>
          <w:marTop w:val="0"/>
          <w:marBottom w:val="0"/>
          <w:divBdr>
            <w:top w:val="none" w:sz="0" w:space="0" w:color="auto"/>
            <w:left w:val="none" w:sz="0" w:space="0" w:color="auto"/>
            <w:bottom w:val="none" w:sz="0" w:space="0" w:color="auto"/>
            <w:right w:val="none" w:sz="0" w:space="0" w:color="auto"/>
          </w:divBdr>
          <w:divsChild>
            <w:div w:id="2122145274">
              <w:marLeft w:val="0"/>
              <w:marRight w:val="0"/>
              <w:marTop w:val="0"/>
              <w:marBottom w:val="0"/>
              <w:divBdr>
                <w:top w:val="none" w:sz="0" w:space="0" w:color="auto"/>
                <w:left w:val="none" w:sz="0" w:space="0" w:color="auto"/>
                <w:bottom w:val="none" w:sz="0" w:space="0" w:color="auto"/>
                <w:right w:val="none" w:sz="0" w:space="0" w:color="auto"/>
              </w:divBdr>
              <w:divsChild>
                <w:div w:id="1093432345">
                  <w:marLeft w:val="0"/>
                  <w:marRight w:val="0"/>
                  <w:marTop w:val="0"/>
                  <w:marBottom w:val="0"/>
                  <w:divBdr>
                    <w:top w:val="none" w:sz="0" w:space="0" w:color="auto"/>
                    <w:left w:val="none" w:sz="0" w:space="0" w:color="auto"/>
                    <w:bottom w:val="none" w:sz="0" w:space="0" w:color="auto"/>
                    <w:right w:val="none" w:sz="0" w:space="0" w:color="auto"/>
                  </w:divBdr>
                  <w:divsChild>
                    <w:div w:id="17303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449">
          <w:marLeft w:val="0"/>
          <w:marRight w:val="0"/>
          <w:marTop w:val="0"/>
          <w:marBottom w:val="0"/>
          <w:divBdr>
            <w:top w:val="none" w:sz="0" w:space="0" w:color="auto"/>
            <w:left w:val="none" w:sz="0" w:space="0" w:color="auto"/>
            <w:bottom w:val="none" w:sz="0" w:space="0" w:color="auto"/>
            <w:right w:val="none" w:sz="0" w:space="0" w:color="auto"/>
          </w:divBdr>
          <w:divsChild>
            <w:div w:id="362170952">
              <w:marLeft w:val="0"/>
              <w:marRight w:val="0"/>
              <w:marTop w:val="0"/>
              <w:marBottom w:val="0"/>
              <w:divBdr>
                <w:top w:val="none" w:sz="0" w:space="0" w:color="auto"/>
                <w:left w:val="none" w:sz="0" w:space="0" w:color="auto"/>
                <w:bottom w:val="none" w:sz="0" w:space="0" w:color="auto"/>
                <w:right w:val="none" w:sz="0" w:space="0" w:color="auto"/>
              </w:divBdr>
              <w:divsChild>
                <w:div w:id="59793956">
                  <w:marLeft w:val="0"/>
                  <w:marRight w:val="0"/>
                  <w:marTop w:val="0"/>
                  <w:marBottom w:val="0"/>
                  <w:divBdr>
                    <w:top w:val="none" w:sz="0" w:space="0" w:color="auto"/>
                    <w:left w:val="none" w:sz="0" w:space="0" w:color="auto"/>
                    <w:bottom w:val="none" w:sz="0" w:space="0" w:color="auto"/>
                    <w:right w:val="none" w:sz="0" w:space="0" w:color="auto"/>
                  </w:divBdr>
                  <w:divsChild>
                    <w:div w:id="11545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1683">
              <w:marLeft w:val="0"/>
              <w:marRight w:val="0"/>
              <w:marTop w:val="0"/>
              <w:marBottom w:val="0"/>
              <w:divBdr>
                <w:top w:val="none" w:sz="0" w:space="0" w:color="auto"/>
                <w:left w:val="none" w:sz="0" w:space="0" w:color="auto"/>
                <w:bottom w:val="none" w:sz="0" w:space="0" w:color="auto"/>
                <w:right w:val="none" w:sz="0" w:space="0" w:color="auto"/>
              </w:divBdr>
              <w:divsChild>
                <w:div w:id="1154756371">
                  <w:marLeft w:val="0"/>
                  <w:marRight w:val="0"/>
                  <w:marTop w:val="0"/>
                  <w:marBottom w:val="0"/>
                  <w:divBdr>
                    <w:top w:val="none" w:sz="0" w:space="0" w:color="auto"/>
                    <w:left w:val="none" w:sz="0" w:space="0" w:color="auto"/>
                    <w:bottom w:val="none" w:sz="0" w:space="0" w:color="auto"/>
                    <w:right w:val="none" w:sz="0" w:space="0" w:color="auto"/>
                  </w:divBdr>
                </w:div>
                <w:div w:id="1884634028">
                  <w:marLeft w:val="0"/>
                  <w:marRight w:val="0"/>
                  <w:marTop w:val="0"/>
                  <w:marBottom w:val="0"/>
                  <w:divBdr>
                    <w:top w:val="none" w:sz="0" w:space="0" w:color="auto"/>
                    <w:left w:val="none" w:sz="0" w:space="0" w:color="auto"/>
                    <w:bottom w:val="none" w:sz="0" w:space="0" w:color="auto"/>
                    <w:right w:val="none" w:sz="0" w:space="0" w:color="auto"/>
                  </w:divBdr>
                </w:div>
                <w:div w:id="1607735406">
                  <w:marLeft w:val="0"/>
                  <w:marRight w:val="0"/>
                  <w:marTop w:val="0"/>
                  <w:marBottom w:val="0"/>
                  <w:divBdr>
                    <w:top w:val="none" w:sz="0" w:space="0" w:color="auto"/>
                    <w:left w:val="none" w:sz="0" w:space="0" w:color="auto"/>
                    <w:bottom w:val="none" w:sz="0" w:space="0" w:color="auto"/>
                    <w:right w:val="none" w:sz="0" w:space="0" w:color="auto"/>
                  </w:divBdr>
                </w:div>
                <w:div w:id="965428830">
                  <w:marLeft w:val="0"/>
                  <w:marRight w:val="0"/>
                  <w:marTop w:val="0"/>
                  <w:marBottom w:val="0"/>
                  <w:divBdr>
                    <w:top w:val="none" w:sz="0" w:space="0" w:color="auto"/>
                    <w:left w:val="none" w:sz="0" w:space="0" w:color="auto"/>
                    <w:bottom w:val="none" w:sz="0" w:space="0" w:color="auto"/>
                    <w:right w:val="none" w:sz="0" w:space="0" w:color="auto"/>
                  </w:divBdr>
                </w:div>
                <w:div w:id="788207828">
                  <w:marLeft w:val="0"/>
                  <w:marRight w:val="0"/>
                  <w:marTop w:val="0"/>
                  <w:marBottom w:val="0"/>
                  <w:divBdr>
                    <w:top w:val="none" w:sz="0" w:space="0" w:color="auto"/>
                    <w:left w:val="none" w:sz="0" w:space="0" w:color="auto"/>
                    <w:bottom w:val="none" w:sz="0" w:space="0" w:color="auto"/>
                    <w:right w:val="none" w:sz="0" w:space="0" w:color="auto"/>
                  </w:divBdr>
                </w:div>
                <w:div w:id="194927707">
                  <w:marLeft w:val="0"/>
                  <w:marRight w:val="0"/>
                  <w:marTop w:val="0"/>
                  <w:marBottom w:val="0"/>
                  <w:divBdr>
                    <w:top w:val="none" w:sz="0" w:space="0" w:color="auto"/>
                    <w:left w:val="none" w:sz="0" w:space="0" w:color="auto"/>
                    <w:bottom w:val="none" w:sz="0" w:space="0" w:color="auto"/>
                    <w:right w:val="none" w:sz="0" w:space="0" w:color="auto"/>
                  </w:divBdr>
                </w:div>
                <w:div w:id="815418324">
                  <w:marLeft w:val="0"/>
                  <w:marRight w:val="0"/>
                  <w:marTop w:val="0"/>
                  <w:marBottom w:val="0"/>
                  <w:divBdr>
                    <w:top w:val="none" w:sz="0" w:space="0" w:color="auto"/>
                    <w:left w:val="none" w:sz="0" w:space="0" w:color="auto"/>
                    <w:bottom w:val="none" w:sz="0" w:space="0" w:color="auto"/>
                    <w:right w:val="none" w:sz="0" w:space="0" w:color="auto"/>
                  </w:divBdr>
                </w:div>
                <w:div w:id="8375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8729">
          <w:marLeft w:val="0"/>
          <w:marRight w:val="0"/>
          <w:marTop w:val="0"/>
          <w:marBottom w:val="0"/>
          <w:divBdr>
            <w:top w:val="none" w:sz="0" w:space="0" w:color="auto"/>
            <w:left w:val="none" w:sz="0" w:space="0" w:color="auto"/>
            <w:bottom w:val="none" w:sz="0" w:space="0" w:color="auto"/>
            <w:right w:val="none" w:sz="0" w:space="0" w:color="auto"/>
          </w:divBdr>
          <w:divsChild>
            <w:div w:id="2072145097">
              <w:marLeft w:val="0"/>
              <w:marRight w:val="0"/>
              <w:marTop w:val="0"/>
              <w:marBottom w:val="0"/>
              <w:divBdr>
                <w:top w:val="none" w:sz="0" w:space="0" w:color="auto"/>
                <w:left w:val="none" w:sz="0" w:space="0" w:color="auto"/>
                <w:bottom w:val="none" w:sz="0" w:space="0" w:color="auto"/>
                <w:right w:val="none" w:sz="0" w:space="0" w:color="auto"/>
              </w:divBdr>
              <w:divsChild>
                <w:div w:id="1283027585">
                  <w:marLeft w:val="0"/>
                  <w:marRight w:val="0"/>
                  <w:marTop w:val="0"/>
                  <w:marBottom w:val="0"/>
                  <w:divBdr>
                    <w:top w:val="none" w:sz="0" w:space="0" w:color="auto"/>
                    <w:left w:val="none" w:sz="0" w:space="0" w:color="auto"/>
                    <w:bottom w:val="none" w:sz="0" w:space="0" w:color="auto"/>
                    <w:right w:val="none" w:sz="0" w:space="0" w:color="auto"/>
                  </w:divBdr>
                  <w:divsChild>
                    <w:div w:id="8500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24">
              <w:marLeft w:val="0"/>
              <w:marRight w:val="0"/>
              <w:marTop w:val="0"/>
              <w:marBottom w:val="240"/>
              <w:divBdr>
                <w:top w:val="none" w:sz="0" w:space="0" w:color="auto"/>
                <w:left w:val="none" w:sz="0" w:space="0" w:color="auto"/>
                <w:bottom w:val="none" w:sz="0" w:space="0" w:color="auto"/>
                <w:right w:val="none" w:sz="0" w:space="0" w:color="auto"/>
              </w:divBdr>
            </w:div>
            <w:div w:id="561259939">
              <w:marLeft w:val="0"/>
              <w:marRight w:val="0"/>
              <w:marTop w:val="0"/>
              <w:marBottom w:val="240"/>
              <w:divBdr>
                <w:top w:val="none" w:sz="0" w:space="0" w:color="auto"/>
                <w:left w:val="none" w:sz="0" w:space="0" w:color="auto"/>
                <w:bottom w:val="none" w:sz="0" w:space="0" w:color="auto"/>
                <w:right w:val="none" w:sz="0" w:space="0" w:color="auto"/>
              </w:divBdr>
            </w:div>
          </w:divsChild>
        </w:div>
        <w:div w:id="442770123">
          <w:marLeft w:val="0"/>
          <w:marRight w:val="0"/>
          <w:marTop w:val="0"/>
          <w:marBottom w:val="0"/>
          <w:divBdr>
            <w:top w:val="none" w:sz="0" w:space="0" w:color="auto"/>
            <w:left w:val="none" w:sz="0" w:space="0" w:color="auto"/>
            <w:bottom w:val="none" w:sz="0" w:space="0" w:color="auto"/>
            <w:right w:val="none" w:sz="0" w:space="0" w:color="auto"/>
          </w:divBdr>
          <w:divsChild>
            <w:div w:id="1027214037">
              <w:marLeft w:val="0"/>
              <w:marRight w:val="0"/>
              <w:marTop w:val="0"/>
              <w:marBottom w:val="0"/>
              <w:divBdr>
                <w:top w:val="none" w:sz="0" w:space="0" w:color="auto"/>
                <w:left w:val="none" w:sz="0" w:space="0" w:color="auto"/>
                <w:bottom w:val="none" w:sz="0" w:space="0" w:color="auto"/>
                <w:right w:val="none" w:sz="0" w:space="0" w:color="auto"/>
              </w:divBdr>
              <w:divsChild>
                <w:div w:id="48380780">
                  <w:marLeft w:val="0"/>
                  <w:marRight w:val="0"/>
                  <w:marTop w:val="0"/>
                  <w:marBottom w:val="0"/>
                  <w:divBdr>
                    <w:top w:val="none" w:sz="0" w:space="0" w:color="auto"/>
                    <w:left w:val="none" w:sz="0" w:space="0" w:color="auto"/>
                    <w:bottom w:val="none" w:sz="0" w:space="0" w:color="auto"/>
                    <w:right w:val="none" w:sz="0" w:space="0" w:color="auto"/>
                  </w:divBdr>
                  <w:divsChild>
                    <w:div w:id="200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27862">
          <w:marLeft w:val="0"/>
          <w:marRight w:val="0"/>
          <w:marTop w:val="0"/>
          <w:marBottom w:val="0"/>
          <w:divBdr>
            <w:top w:val="none" w:sz="0" w:space="0" w:color="auto"/>
            <w:left w:val="none" w:sz="0" w:space="0" w:color="auto"/>
            <w:bottom w:val="none" w:sz="0" w:space="0" w:color="auto"/>
            <w:right w:val="none" w:sz="0" w:space="0" w:color="auto"/>
          </w:divBdr>
          <w:divsChild>
            <w:div w:id="1968464499">
              <w:marLeft w:val="0"/>
              <w:marRight w:val="0"/>
              <w:marTop w:val="0"/>
              <w:marBottom w:val="0"/>
              <w:divBdr>
                <w:top w:val="none" w:sz="0" w:space="0" w:color="auto"/>
                <w:left w:val="none" w:sz="0" w:space="0" w:color="auto"/>
                <w:bottom w:val="none" w:sz="0" w:space="0" w:color="auto"/>
                <w:right w:val="none" w:sz="0" w:space="0" w:color="auto"/>
              </w:divBdr>
              <w:divsChild>
                <w:div w:id="1871448928">
                  <w:marLeft w:val="0"/>
                  <w:marRight w:val="0"/>
                  <w:marTop w:val="0"/>
                  <w:marBottom w:val="0"/>
                  <w:divBdr>
                    <w:top w:val="none" w:sz="0" w:space="0" w:color="auto"/>
                    <w:left w:val="none" w:sz="0" w:space="0" w:color="auto"/>
                    <w:bottom w:val="none" w:sz="0" w:space="0" w:color="auto"/>
                    <w:right w:val="none" w:sz="0" w:space="0" w:color="auto"/>
                  </w:divBdr>
                  <w:divsChild>
                    <w:div w:id="15091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110">
      <w:bodyDiv w:val="1"/>
      <w:marLeft w:val="0"/>
      <w:marRight w:val="0"/>
      <w:marTop w:val="0"/>
      <w:marBottom w:val="0"/>
      <w:divBdr>
        <w:top w:val="none" w:sz="0" w:space="0" w:color="auto"/>
        <w:left w:val="none" w:sz="0" w:space="0" w:color="auto"/>
        <w:bottom w:val="none" w:sz="0" w:space="0" w:color="auto"/>
        <w:right w:val="none" w:sz="0" w:space="0" w:color="auto"/>
      </w:divBdr>
      <w:divsChild>
        <w:div w:id="943877989">
          <w:marLeft w:val="0"/>
          <w:marRight w:val="0"/>
          <w:marTop w:val="0"/>
          <w:marBottom w:val="0"/>
          <w:divBdr>
            <w:top w:val="none" w:sz="0" w:space="0" w:color="auto"/>
            <w:left w:val="none" w:sz="0" w:space="0" w:color="auto"/>
            <w:bottom w:val="none" w:sz="0" w:space="0" w:color="auto"/>
            <w:right w:val="none" w:sz="0" w:space="0" w:color="auto"/>
          </w:divBdr>
          <w:divsChild>
            <w:div w:id="2031837549">
              <w:marLeft w:val="0"/>
              <w:marRight w:val="0"/>
              <w:marTop w:val="0"/>
              <w:marBottom w:val="0"/>
              <w:divBdr>
                <w:top w:val="none" w:sz="0" w:space="0" w:color="auto"/>
                <w:left w:val="none" w:sz="0" w:space="0" w:color="auto"/>
                <w:bottom w:val="none" w:sz="0" w:space="0" w:color="auto"/>
                <w:right w:val="none" w:sz="0" w:space="0" w:color="auto"/>
              </w:divBdr>
              <w:divsChild>
                <w:div w:id="8143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0993">
          <w:marLeft w:val="0"/>
          <w:marRight w:val="0"/>
          <w:marTop w:val="0"/>
          <w:marBottom w:val="0"/>
          <w:divBdr>
            <w:top w:val="none" w:sz="0" w:space="0" w:color="auto"/>
            <w:left w:val="none" w:sz="0" w:space="0" w:color="auto"/>
            <w:bottom w:val="none" w:sz="0" w:space="0" w:color="auto"/>
            <w:right w:val="none" w:sz="0" w:space="0" w:color="auto"/>
          </w:divBdr>
          <w:divsChild>
            <w:div w:id="418605748">
              <w:marLeft w:val="0"/>
              <w:marRight w:val="0"/>
              <w:marTop w:val="0"/>
              <w:marBottom w:val="0"/>
              <w:divBdr>
                <w:top w:val="none" w:sz="0" w:space="0" w:color="auto"/>
                <w:left w:val="none" w:sz="0" w:space="0" w:color="auto"/>
                <w:bottom w:val="none" w:sz="0" w:space="0" w:color="auto"/>
                <w:right w:val="none" w:sz="0" w:space="0" w:color="auto"/>
              </w:divBdr>
              <w:divsChild>
                <w:div w:id="1664577681">
                  <w:marLeft w:val="0"/>
                  <w:marRight w:val="0"/>
                  <w:marTop w:val="0"/>
                  <w:marBottom w:val="0"/>
                  <w:divBdr>
                    <w:top w:val="none" w:sz="0" w:space="0" w:color="auto"/>
                    <w:left w:val="none" w:sz="0" w:space="0" w:color="auto"/>
                    <w:bottom w:val="none" w:sz="0" w:space="0" w:color="auto"/>
                    <w:right w:val="none" w:sz="0" w:space="0" w:color="auto"/>
                  </w:divBdr>
                  <w:divsChild>
                    <w:div w:id="2572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6014">
          <w:marLeft w:val="0"/>
          <w:marRight w:val="0"/>
          <w:marTop w:val="0"/>
          <w:marBottom w:val="0"/>
          <w:divBdr>
            <w:top w:val="none" w:sz="0" w:space="0" w:color="auto"/>
            <w:left w:val="none" w:sz="0" w:space="0" w:color="auto"/>
            <w:bottom w:val="none" w:sz="0" w:space="0" w:color="auto"/>
            <w:right w:val="none" w:sz="0" w:space="0" w:color="auto"/>
          </w:divBdr>
          <w:divsChild>
            <w:div w:id="2088262695">
              <w:marLeft w:val="0"/>
              <w:marRight w:val="0"/>
              <w:marTop w:val="0"/>
              <w:marBottom w:val="0"/>
              <w:divBdr>
                <w:top w:val="none" w:sz="0" w:space="0" w:color="auto"/>
                <w:left w:val="none" w:sz="0" w:space="0" w:color="auto"/>
                <w:bottom w:val="none" w:sz="0" w:space="0" w:color="auto"/>
                <w:right w:val="none" w:sz="0" w:space="0" w:color="auto"/>
              </w:divBdr>
              <w:divsChild>
                <w:div w:id="602956173">
                  <w:marLeft w:val="0"/>
                  <w:marRight w:val="0"/>
                  <w:marTop w:val="0"/>
                  <w:marBottom w:val="0"/>
                  <w:divBdr>
                    <w:top w:val="none" w:sz="0" w:space="0" w:color="auto"/>
                    <w:left w:val="none" w:sz="0" w:space="0" w:color="auto"/>
                    <w:bottom w:val="none" w:sz="0" w:space="0" w:color="auto"/>
                    <w:right w:val="none" w:sz="0" w:space="0" w:color="auto"/>
                  </w:divBdr>
                  <w:divsChild>
                    <w:div w:id="18289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92009">
              <w:marLeft w:val="0"/>
              <w:marRight w:val="0"/>
              <w:marTop w:val="0"/>
              <w:marBottom w:val="0"/>
              <w:divBdr>
                <w:top w:val="none" w:sz="0" w:space="0" w:color="auto"/>
                <w:left w:val="none" w:sz="0" w:space="0" w:color="auto"/>
                <w:bottom w:val="none" w:sz="0" w:space="0" w:color="auto"/>
                <w:right w:val="none" w:sz="0" w:space="0" w:color="auto"/>
              </w:divBdr>
              <w:divsChild>
                <w:div w:id="1951082258">
                  <w:marLeft w:val="0"/>
                  <w:marRight w:val="0"/>
                  <w:marTop w:val="0"/>
                  <w:marBottom w:val="0"/>
                  <w:divBdr>
                    <w:top w:val="none" w:sz="0" w:space="0" w:color="auto"/>
                    <w:left w:val="none" w:sz="0" w:space="0" w:color="auto"/>
                    <w:bottom w:val="none" w:sz="0" w:space="0" w:color="auto"/>
                    <w:right w:val="none" w:sz="0" w:space="0" w:color="auto"/>
                  </w:divBdr>
                </w:div>
                <w:div w:id="1884436923">
                  <w:marLeft w:val="0"/>
                  <w:marRight w:val="0"/>
                  <w:marTop w:val="0"/>
                  <w:marBottom w:val="0"/>
                  <w:divBdr>
                    <w:top w:val="none" w:sz="0" w:space="0" w:color="auto"/>
                    <w:left w:val="none" w:sz="0" w:space="0" w:color="auto"/>
                    <w:bottom w:val="none" w:sz="0" w:space="0" w:color="auto"/>
                    <w:right w:val="none" w:sz="0" w:space="0" w:color="auto"/>
                  </w:divBdr>
                </w:div>
                <w:div w:id="1690378040">
                  <w:marLeft w:val="0"/>
                  <w:marRight w:val="0"/>
                  <w:marTop w:val="0"/>
                  <w:marBottom w:val="0"/>
                  <w:divBdr>
                    <w:top w:val="none" w:sz="0" w:space="0" w:color="auto"/>
                    <w:left w:val="none" w:sz="0" w:space="0" w:color="auto"/>
                    <w:bottom w:val="none" w:sz="0" w:space="0" w:color="auto"/>
                    <w:right w:val="none" w:sz="0" w:space="0" w:color="auto"/>
                  </w:divBdr>
                </w:div>
                <w:div w:id="832526014">
                  <w:marLeft w:val="0"/>
                  <w:marRight w:val="0"/>
                  <w:marTop w:val="0"/>
                  <w:marBottom w:val="0"/>
                  <w:divBdr>
                    <w:top w:val="none" w:sz="0" w:space="0" w:color="auto"/>
                    <w:left w:val="none" w:sz="0" w:space="0" w:color="auto"/>
                    <w:bottom w:val="none" w:sz="0" w:space="0" w:color="auto"/>
                    <w:right w:val="none" w:sz="0" w:space="0" w:color="auto"/>
                  </w:divBdr>
                </w:div>
                <w:div w:id="1747067171">
                  <w:marLeft w:val="0"/>
                  <w:marRight w:val="0"/>
                  <w:marTop w:val="0"/>
                  <w:marBottom w:val="0"/>
                  <w:divBdr>
                    <w:top w:val="none" w:sz="0" w:space="0" w:color="auto"/>
                    <w:left w:val="none" w:sz="0" w:space="0" w:color="auto"/>
                    <w:bottom w:val="none" w:sz="0" w:space="0" w:color="auto"/>
                    <w:right w:val="none" w:sz="0" w:space="0" w:color="auto"/>
                  </w:divBdr>
                </w:div>
                <w:div w:id="1275211326">
                  <w:marLeft w:val="0"/>
                  <w:marRight w:val="0"/>
                  <w:marTop w:val="0"/>
                  <w:marBottom w:val="0"/>
                  <w:divBdr>
                    <w:top w:val="none" w:sz="0" w:space="0" w:color="auto"/>
                    <w:left w:val="none" w:sz="0" w:space="0" w:color="auto"/>
                    <w:bottom w:val="none" w:sz="0" w:space="0" w:color="auto"/>
                    <w:right w:val="none" w:sz="0" w:space="0" w:color="auto"/>
                  </w:divBdr>
                </w:div>
                <w:div w:id="683628917">
                  <w:marLeft w:val="0"/>
                  <w:marRight w:val="0"/>
                  <w:marTop w:val="0"/>
                  <w:marBottom w:val="0"/>
                  <w:divBdr>
                    <w:top w:val="none" w:sz="0" w:space="0" w:color="auto"/>
                    <w:left w:val="none" w:sz="0" w:space="0" w:color="auto"/>
                    <w:bottom w:val="none" w:sz="0" w:space="0" w:color="auto"/>
                    <w:right w:val="none" w:sz="0" w:space="0" w:color="auto"/>
                  </w:divBdr>
                </w:div>
                <w:div w:id="2103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6578">
          <w:marLeft w:val="0"/>
          <w:marRight w:val="0"/>
          <w:marTop w:val="0"/>
          <w:marBottom w:val="0"/>
          <w:divBdr>
            <w:top w:val="none" w:sz="0" w:space="0" w:color="auto"/>
            <w:left w:val="none" w:sz="0" w:space="0" w:color="auto"/>
            <w:bottom w:val="none" w:sz="0" w:space="0" w:color="auto"/>
            <w:right w:val="none" w:sz="0" w:space="0" w:color="auto"/>
          </w:divBdr>
          <w:divsChild>
            <w:div w:id="2010595235">
              <w:marLeft w:val="0"/>
              <w:marRight w:val="0"/>
              <w:marTop w:val="0"/>
              <w:marBottom w:val="0"/>
              <w:divBdr>
                <w:top w:val="none" w:sz="0" w:space="0" w:color="auto"/>
                <w:left w:val="none" w:sz="0" w:space="0" w:color="auto"/>
                <w:bottom w:val="none" w:sz="0" w:space="0" w:color="auto"/>
                <w:right w:val="none" w:sz="0" w:space="0" w:color="auto"/>
              </w:divBdr>
              <w:divsChild>
                <w:div w:id="1733653435">
                  <w:marLeft w:val="0"/>
                  <w:marRight w:val="0"/>
                  <w:marTop w:val="0"/>
                  <w:marBottom w:val="0"/>
                  <w:divBdr>
                    <w:top w:val="none" w:sz="0" w:space="0" w:color="auto"/>
                    <w:left w:val="none" w:sz="0" w:space="0" w:color="auto"/>
                    <w:bottom w:val="none" w:sz="0" w:space="0" w:color="auto"/>
                    <w:right w:val="none" w:sz="0" w:space="0" w:color="auto"/>
                  </w:divBdr>
                  <w:divsChild>
                    <w:div w:id="3804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6329">
              <w:marLeft w:val="0"/>
              <w:marRight w:val="0"/>
              <w:marTop w:val="0"/>
              <w:marBottom w:val="240"/>
              <w:divBdr>
                <w:top w:val="none" w:sz="0" w:space="0" w:color="auto"/>
                <w:left w:val="none" w:sz="0" w:space="0" w:color="auto"/>
                <w:bottom w:val="none" w:sz="0" w:space="0" w:color="auto"/>
                <w:right w:val="none" w:sz="0" w:space="0" w:color="auto"/>
              </w:divBdr>
            </w:div>
            <w:div w:id="317920600">
              <w:marLeft w:val="0"/>
              <w:marRight w:val="0"/>
              <w:marTop w:val="0"/>
              <w:marBottom w:val="240"/>
              <w:divBdr>
                <w:top w:val="none" w:sz="0" w:space="0" w:color="auto"/>
                <w:left w:val="none" w:sz="0" w:space="0" w:color="auto"/>
                <w:bottom w:val="none" w:sz="0" w:space="0" w:color="auto"/>
                <w:right w:val="none" w:sz="0" w:space="0" w:color="auto"/>
              </w:divBdr>
            </w:div>
            <w:div w:id="1666206813">
              <w:marLeft w:val="0"/>
              <w:marRight w:val="0"/>
              <w:marTop w:val="0"/>
              <w:marBottom w:val="240"/>
              <w:divBdr>
                <w:top w:val="none" w:sz="0" w:space="0" w:color="auto"/>
                <w:left w:val="none" w:sz="0" w:space="0" w:color="auto"/>
                <w:bottom w:val="none" w:sz="0" w:space="0" w:color="auto"/>
                <w:right w:val="none" w:sz="0" w:space="0" w:color="auto"/>
              </w:divBdr>
            </w:div>
            <w:div w:id="555508411">
              <w:marLeft w:val="0"/>
              <w:marRight w:val="0"/>
              <w:marTop w:val="0"/>
              <w:marBottom w:val="240"/>
              <w:divBdr>
                <w:top w:val="none" w:sz="0" w:space="0" w:color="auto"/>
                <w:left w:val="none" w:sz="0" w:space="0" w:color="auto"/>
                <w:bottom w:val="none" w:sz="0" w:space="0" w:color="auto"/>
                <w:right w:val="none" w:sz="0" w:space="0" w:color="auto"/>
              </w:divBdr>
            </w:div>
            <w:div w:id="1195077389">
              <w:marLeft w:val="0"/>
              <w:marRight w:val="0"/>
              <w:marTop w:val="0"/>
              <w:marBottom w:val="240"/>
              <w:divBdr>
                <w:top w:val="none" w:sz="0" w:space="0" w:color="auto"/>
                <w:left w:val="none" w:sz="0" w:space="0" w:color="auto"/>
                <w:bottom w:val="none" w:sz="0" w:space="0" w:color="auto"/>
                <w:right w:val="none" w:sz="0" w:space="0" w:color="auto"/>
              </w:divBdr>
            </w:div>
            <w:div w:id="2033797648">
              <w:marLeft w:val="0"/>
              <w:marRight w:val="0"/>
              <w:marTop w:val="0"/>
              <w:marBottom w:val="240"/>
              <w:divBdr>
                <w:top w:val="none" w:sz="0" w:space="0" w:color="auto"/>
                <w:left w:val="none" w:sz="0" w:space="0" w:color="auto"/>
                <w:bottom w:val="none" w:sz="0" w:space="0" w:color="auto"/>
                <w:right w:val="none" w:sz="0" w:space="0" w:color="auto"/>
              </w:divBdr>
            </w:div>
            <w:div w:id="1967618218">
              <w:marLeft w:val="0"/>
              <w:marRight w:val="0"/>
              <w:marTop w:val="0"/>
              <w:marBottom w:val="240"/>
              <w:divBdr>
                <w:top w:val="none" w:sz="0" w:space="0" w:color="auto"/>
                <w:left w:val="none" w:sz="0" w:space="0" w:color="auto"/>
                <w:bottom w:val="none" w:sz="0" w:space="0" w:color="auto"/>
                <w:right w:val="none" w:sz="0" w:space="0" w:color="auto"/>
              </w:divBdr>
            </w:div>
            <w:div w:id="1211570950">
              <w:marLeft w:val="0"/>
              <w:marRight w:val="0"/>
              <w:marTop w:val="0"/>
              <w:marBottom w:val="240"/>
              <w:divBdr>
                <w:top w:val="none" w:sz="0" w:space="0" w:color="auto"/>
                <w:left w:val="none" w:sz="0" w:space="0" w:color="auto"/>
                <w:bottom w:val="none" w:sz="0" w:space="0" w:color="auto"/>
                <w:right w:val="none" w:sz="0" w:space="0" w:color="auto"/>
              </w:divBdr>
            </w:div>
          </w:divsChild>
        </w:div>
        <w:div w:id="1463230882">
          <w:marLeft w:val="0"/>
          <w:marRight w:val="0"/>
          <w:marTop w:val="0"/>
          <w:marBottom w:val="0"/>
          <w:divBdr>
            <w:top w:val="none" w:sz="0" w:space="0" w:color="auto"/>
            <w:left w:val="none" w:sz="0" w:space="0" w:color="auto"/>
            <w:bottom w:val="none" w:sz="0" w:space="0" w:color="auto"/>
            <w:right w:val="none" w:sz="0" w:space="0" w:color="auto"/>
          </w:divBdr>
          <w:divsChild>
            <w:div w:id="433205831">
              <w:marLeft w:val="0"/>
              <w:marRight w:val="0"/>
              <w:marTop w:val="0"/>
              <w:marBottom w:val="0"/>
              <w:divBdr>
                <w:top w:val="none" w:sz="0" w:space="0" w:color="auto"/>
                <w:left w:val="none" w:sz="0" w:space="0" w:color="auto"/>
                <w:bottom w:val="none" w:sz="0" w:space="0" w:color="auto"/>
                <w:right w:val="none" w:sz="0" w:space="0" w:color="auto"/>
              </w:divBdr>
              <w:divsChild>
                <w:div w:id="2126119720">
                  <w:marLeft w:val="0"/>
                  <w:marRight w:val="0"/>
                  <w:marTop w:val="0"/>
                  <w:marBottom w:val="0"/>
                  <w:divBdr>
                    <w:top w:val="none" w:sz="0" w:space="0" w:color="auto"/>
                    <w:left w:val="none" w:sz="0" w:space="0" w:color="auto"/>
                    <w:bottom w:val="none" w:sz="0" w:space="0" w:color="auto"/>
                    <w:right w:val="none" w:sz="0" w:space="0" w:color="auto"/>
                  </w:divBdr>
                  <w:divsChild>
                    <w:div w:id="18462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08250">
      <w:bodyDiv w:val="1"/>
      <w:marLeft w:val="0"/>
      <w:marRight w:val="0"/>
      <w:marTop w:val="0"/>
      <w:marBottom w:val="0"/>
      <w:divBdr>
        <w:top w:val="none" w:sz="0" w:space="0" w:color="auto"/>
        <w:left w:val="none" w:sz="0" w:space="0" w:color="auto"/>
        <w:bottom w:val="none" w:sz="0" w:space="0" w:color="auto"/>
        <w:right w:val="none" w:sz="0" w:space="0" w:color="auto"/>
      </w:divBdr>
      <w:divsChild>
        <w:div w:id="185944214">
          <w:marLeft w:val="0"/>
          <w:marRight w:val="0"/>
          <w:marTop w:val="0"/>
          <w:marBottom w:val="0"/>
          <w:divBdr>
            <w:top w:val="none" w:sz="0" w:space="0" w:color="auto"/>
            <w:left w:val="none" w:sz="0" w:space="0" w:color="auto"/>
            <w:bottom w:val="none" w:sz="0" w:space="0" w:color="auto"/>
            <w:right w:val="none" w:sz="0" w:space="0" w:color="auto"/>
          </w:divBdr>
          <w:divsChild>
            <w:div w:id="442769237">
              <w:marLeft w:val="0"/>
              <w:marRight w:val="0"/>
              <w:marTop w:val="0"/>
              <w:marBottom w:val="0"/>
              <w:divBdr>
                <w:top w:val="none" w:sz="0" w:space="0" w:color="auto"/>
                <w:left w:val="none" w:sz="0" w:space="0" w:color="auto"/>
                <w:bottom w:val="none" w:sz="0" w:space="0" w:color="auto"/>
                <w:right w:val="none" w:sz="0" w:space="0" w:color="auto"/>
              </w:divBdr>
              <w:divsChild>
                <w:div w:id="5335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8437">
          <w:marLeft w:val="0"/>
          <w:marRight w:val="0"/>
          <w:marTop w:val="0"/>
          <w:marBottom w:val="0"/>
          <w:divBdr>
            <w:top w:val="none" w:sz="0" w:space="0" w:color="auto"/>
            <w:left w:val="none" w:sz="0" w:space="0" w:color="auto"/>
            <w:bottom w:val="none" w:sz="0" w:space="0" w:color="auto"/>
            <w:right w:val="none" w:sz="0" w:space="0" w:color="auto"/>
          </w:divBdr>
        </w:div>
        <w:div w:id="2087456824">
          <w:marLeft w:val="0"/>
          <w:marRight w:val="0"/>
          <w:marTop w:val="0"/>
          <w:marBottom w:val="0"/>
          <w:divBdr>
            <w:top w:val="none" w:sz="0" w:space="0" w:color="auto"/>
            <w:left w:val="none" w:sz="0" w:space="0" w:color="auto"/>
            <w:bottom w:val="none" w:sz="0" w:space="0" w:color="auto"/>
            <w:right w:val="none" w:sz="0" w:space="0" w:color="auto"/>
          </w:divBdr>
          <w:divsChild>
            <w:div w:id="1694459324">
              <w:marLeft w:val="0"/>
              <w:marRight w:val="0"/>
              <w:marTop w:val="0"/>
              <w:marBottom w:val="0"/>
              <w:divBdr>
                <w:top w:val="none" w:sz="0" w:space="0" w:color="auto"/>
                <w:left w:val="none" w:sz="0" w:space="0" w:color="auto"/>
                <w:bottom w:val="none" w:sz="0" w:space="0" w:color="auto"/>
                <w:right w:val="none" w:sz="0" w:space="0" w:color="auto"/>
              </w:divBdr>
              <w:divsChild>
                <w:div w:id="926377537">
                  <w:marLeft w:val="0"/>
                  <w:marRight w:val="0"/>
                  <w:marTop w:val="0"/>
                  <w:marBottom w:val="0"/>
                  <w:divBdr>
                    <w:top w:val="none" w:sz="0" w:space="0" w:color="auto"/>
                    <w:left w:val="none" w:sz="0" w:space="0" w:color="auto"/>
                    <w:bottom w:val="none" w:sz="0" w:space="0" w:color="auto"/>
                    <w:right w:val="none" w:sz="0" w:space="0" w:color="auto"/>
                  </w:divBdr>
                  <w:divsChild>
                    <w:div w:id="19077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4158">
      <w:bodyDiv w:val="1"/>
      <w:marLeft w:val="0"/>
      <w:marRight w:val="0"/>
      <w:marTop w:val="0"/>
      <w:marBottom w:val="0"/>
      <w:divBdr>
        <w:top w:val="none" w:sz="0" w:space="0" w:color="auto"/>
        <w:left w:val="none" w:sz="0" w:space="0" w:color="auto"/>
        <w:bottom w:val="none" w:sz="0" w:space="0" w:color="auto"/>
        <w:right w:val="none" w:sz="0" w:space="0" w:color="auto"/>
      </w:divBdr>
      <w:divsChild>
        <w:div w:id="528833704">
          <w:marLeft w:val="0"/>
          <w:marRight w:val="0"/>
          <w:marTop w:val="0"/>
          <w:marBottom w:val="0"/>
          <w:divBdr>
            <w:top w:val="none" w:sz="0" w:space="0" w:color="auto"/>
            <w:left w:val="none" w:sz="0" w:space="0" w:color="auto"/>
            <w:bottom w:val="none" w:sz="0" w:space="0" w:color="auto"/>
            <w:right w:val="none" w:sz="0" w:space="0" w:color="auto"/>
          </w:divBdr>
          <w:divsChild>
            <w:div w:id="1320188821">
              <w:marLeft w:val="0"/>
              <w:marRight w:val="0"/>
              <w:marTop w:val="0"/>
              <w:marBottom w:val="0"/>
              <w:divBdr>
                <w:top w:val="none" w:sz="0" w:space="0" w:color="auto"/>
                <w:left w:val="none" w:sz="0" w:space="0" w:color="auto"/>
                <w:bottom w:val="none" w:sz="0" w:space="0" w:color="auto"/>
                <w:right w:val="none" w:sz="0" w:space="0" w:color="auto"/>
              </w:divBdr>
              <w:divsChild>
                <w:div w:id="18198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1611">
          <w:marLeft w:val="0"/>
          <w:marRight w:val="0"/>
          <w:marTop w:val="0"/>
          <w:marBottom w:val="0"/>
          <w:divBdr>
            <w:top w:val="none" w:sz="0" w:space="0" w:color="auto"/>
            <w:left w:val="none" w:sz="0" w:space="0" w:color="auto"/>
            <w:bottom w:val="none" w:sz="0" w:space="0" w:color="auto"/>
            <w:right w:val="none" w:sz="0" w:space="0" w:color="auto"/>
          </w:divBdr>
          <w:divsChild>
            <w:div w:id="2139561815">
              <w:marLeft w:val="0"/>
              <w:marRight w:val="0"/>
              <w:marTop w:val="0"/>
              <w:marBottom w:val="0"/>
              <w:divBdr>
                <w:top w:val="none" w:sz="0" w:space="0" w:color="auto"/>
                <w:left w:val="none" w:sz="0" w:space="0" w:color="auto"/>
                <w:bottom w:val="none" w:sz="0" w:space="0" w:color="auto"/>
                <w:right w:val="none" w:sz="0" w:space="0" w:color="auto"/>
              </w:divBdr>
              <w:divsChild>
                <w:div w:id="678314342">
                  <w:marLeft w:val="0"/>
                  <w:marRight w:val="0"/>
                  <w:marTop w:val="0"/>
                  <w:marBottom w:val="0"/>
                  <w:divBdr>
                    <w:top w:val="none" w:sz="0" w:space="0" w:color="auto"/>
                    <w:left w:val="none" w:sz="0" w:space="0" w:color="auto"/>
                    <w:bottom w:val="none" w:sz="0" w:space="0" w:color="auto"/>
                    <w:right w:val="none" w:sz="0" w:space="0" w:color="auto"/>
                  </w:divBdr>
                  <w:divsChild>
                    <w:div w:id="94708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1352">
          <w:marLeft w:val="0"/>
          <w:marRight w:val="0"/>
          <w:marTop w:val="0"/>
          <w:marBottom w:val="0"/>
          <w:divBdr>
            <w:top w:val="none" w:sz="0" w:space="0" w:color="auto"/>
            <w:left w:val="none" w:sz="0" w:space="0" w:color="auto"/>
            <w:bottom w:val="none" w:sz="0" w:space="0" w:color="auto"/>
            <w:right w:val="none" w:sz="0" w:space="0" w:color="auto"/>
          </w:divBdr>
          <w:divsChild>
            <w:div w:id="1422877248">
              <w:marLeft w:val="0"/>
              <w:marRight w:val="0"/>
              <w:marTop w:val="0"/>
              <w:marBottom w:val="0"/>
              <w:divBdr>
                <w:top w:val="none" w:sz="0" w:space="0" w:color="auto"/>
                <w:left w:val="none" w:sz="0" w:space="0" w:color="auto"/>
                <w:bottom w:val="none" w:sz="0" w:space="0" w:color="auto"/>
                <w:right w:val="none" w:sz="0" w:space="0" w:color="auto"/>
              </w:divBdr>
              <w:divsChild>
                <w:div w:id="1955862685">
                  <w:marLeft w:val="0"/>
                  <w:marRight w:val="0"/>
                  <w:marTop w:val="0"/>
                  <w:marBottom w:val="0"/>
                  <w:divBdr>
                    <w:top w:val="none" w:sz="0" w:space="0" w:color="auto"/>
                    <w:left w:val="none" w:sz="0" w:space="0" w:color="auto"/>
                    <w:bottom w:val="none" w:sz="0" w:space="0" w:color="auto"/>
                    <w:right w:val="none" w:sz="0" w:space="0" w:color="auto"/>
                  </w:divBdr>
                  <w:divsChild>
                    <w:div w:id="174437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6460">
              <w:marLeft w:val="0"/>
              <w:marRight w:val="0"/>
              <w:marTop w:val="0"/>
              <w:marBottom w:val="0"/>
              <w:divBdr>
                <w:top w:val="none" w:sz="0" w:space="0" w:color="auto"/>
                <w:left w:val="none" w:sz="0" w:space="0" w:color="auto"/>
                <w:bottom w:val="none" w:sz="0" w:space="0" w:color="auto"/>
                <w:right w:val="none" w:sz="0" w:space="0" w:color="auto"/>
              </w:divBdr>
              <w:divsChild>
                <w:div w:id="892734932">
                  <w:marLeft w:val="0"/>
                  <w:marRight w:val="0"/>
                  <w:marTop w:val="0"/>
                  <w:marBottom w:val="0"/>
                  <w:divBdr>
                    <w:top w:val="none" w:sz="0" w:space="0" w:color="auto"/>
                    <w:left w:val="none" w:sz="0" w:space="0" w:color="auto"/>
                    <w:bottom w:val="none" w:sz="0" w:space="0" w:color="auto"/>
                    <w:right w:val="none" w:sz="0" w:space="0" w:color="auto"/>
                  </w:divBdr>
                </w:div>
                <w:div w:id="15734123">
                  <w:marLeft w:val="0"/>
                  <w:marRight w:val="0"/>
                  <w:marTop w:val="0"/>
                  <w:marBottom w:val="0"/>
                  <w:divBdr>
                    <w:top w:val="none" w:sz="0" w:space="0" w:color="auto"/>
                    <w:left w:val="none" w:sz="0" w:space="0" w:color="auto"/>
                    <w:bottom w:val="none" w:sz="0" w:space="0" w:color="auto"/>
                    <w:right w:val="none" w:sz="0" w:space="0" w:color="auto"/>
                  </w:divBdr>
                </w:div>
                <w:div w:id="797797280">
                  <w:marLeft w:val="0"/>
                  <w:marRight w:val="0"/>
                  <w:marTop w:val="0"/>
                  <w:marBottom w:val="0"/>
                  <w:divBdr>
                    <w:top w:val="none" w:sz="0" w:space="0" w:color="auto"/>
                    <w:left w:val="none" w:sz="0" w:space="0" w:color="auto"/>
                    <w:bottom w:val="none" w:sz="0" w:space="0" w:color="auto"/>
                    <w:right w:val="none" w:sz="0" w:space="0" w:color="auto"/>
                  </w:divBdr>
                </w:div>
                <w:div w:id="157233801">
                  <w:marLeft w:val="0"/>
                  <w:marRight w:val="0"/>
                  <w:marTop w:val="0"/>
                  <w:marBottom w:val="0"/>
                  <w:divBdr>
                    <w:top w:val="none" w:sz="0" w:space="0" w:color="auto"/>
                    <w:left w:val="none" w:sz="0" w:space="0" w:color="auto"/>
                    <w:bottom w:val="none" w:sz="0" w:space="0" w:color="auto"/>
                    <w:right w:val="none" w:sz="0" w:space="0" w:color="auto"/>
                  </w:divBdr>
                </w:div>
                <w:div w:id="926303519">
                  <w:marLeft w:val="0"/>
                  <w:marRight w:val="0"/>
                  <w:marTop w:val="0"/>
                  <w:marBottom w:val="0"/>
                  <w:divBdr>
                    <w:top w:val="none" w:sz="0" w:space="0" w:color="auto"/>
                    <w:left w:val="none" w:sz="0" w:space="0" w:color="auto"/>
                    <w:bottom w:val="none" w:sz="0" w:space="0" w:color="auto"/>
                    <w:right w:val="none" w:sz="0" w:space="0" w:color="auto"/>
                  </w:divBdr>
                </w:div>
                <w:div w:id="1453475371">
                  <w:marLeft w:val="0"/>
                  <w:marRight w:val="0"/>
                  <w:marTop w:val="0"/>
                  <w:marBottom w:val="0"/>
                  <w:divBdr>
                    <w:top w:val="none" w:sz="0" w:space="0" w:color="auto"/>
                    <w:left w:val="none" w:sz="0" w:space="0" w:color="auto"/>
                    <w:bottom w:val="none" w:sz="0" w:space="0" w:color="auto"/>
                    <w:right w:val="none" w:sz="0" w:space="0" w:color="auto"/>
                  </w:divBdr>
                </w:div>
                <w:div w:id="46150581">
                  <w:marLeft w:val="0"/>
                  <w:marRight w:val="0"/>
                  <w:marTop w:val="0"/>
                  <w:marBottom w:val="0"/>
                  <w:divBdr>
                    <w:top w:val="none" w:sz="0" w:space="0" w:color="auto"/>
                    <w:left w:val="none" w:sz="0" w:space="0" w:color="auto"/>
                    <w:bottom w:val="none" w:sz="0" w:space="0" w:color="auto"/>
                    <w:right w:val="none" w:sz="0" w:space="0" w:color="auto"/>
                  </w:divBdr>
                </w:div>
                <w:div w:id="1109811158">
                  <w:marLeft w:val="0"/>
                  <w:marRight w:val="0"/>
                  <w:marTop w:val="0"/>
                  <w:marBottom w:val="0"/>
                  <w:divBdr>
                    <w:top w:val="none" w:sz="0" w:space="0" w:color="auto"/>
                    <w:left w:val="none" w:sz="0" w:space="0" w:color="auto"/>
                    <w:bottom w:val="none" w:sz="0" w:space="0" w:color="auto"/>
                    <w:right w:val="none" w:sz="0" w:space="0" w:color="auto"/>
                  </w:divBdr>
                </w:div>
                <w:div w:id="1005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4569">
          <w:marLeft w:val="0"/>
          <w:marRight w:val="0"/>
          <w:marTop w:val="0"/>
          <w:marBottom w:val="0"/>
          <w:divBdr>
            <w:top w:val="none" w:sz="0" w:space="0" w:color="auto"/>
            <w:left w:val="none" w:sz="0" w:space="0" w:color="auto"/>
            <w:bottom w:val="none" w:sz="0" w:space="0" w:color="auto"/>
            <w:right w:val="none" w:sz="0" w:space="0" w:color="auto"/>
          </w:divBdr>
          <w:divsChild>
            <w:div w:id="638337704">
              <w:marLeft w:val="0"/>
              <w:marRight w:val="0"/>
              <w:marTop w:val="0"/>
              <w:marBottom w:val="0"/>
              <w:divBdr>
                <w:top w:val="none" w:sz="0" w:space="0" w:color="auto"/>
                <w:left w:val="none" w:sz="0" w:space="0" w:color="auto"/>
                <w:bottom w:val="none" w:sz="0" w:space="0" w:color="auto"/>
                <w:right w:val="none" w:sz="0" w:space="0" w:color="auto"/>
              </w:divBdr>
              <w:divsChild>
                <w:div w:id="1191064177">
                  <w:marLeft w:val="0"/>
                  <w:marRight w:val="0"/>
                  <w:marTop w:val="0"/>
                  <w:marBottom w:val="0"/>
                  <w:divBdr>
                    <w:top w:val="none" w:sz="0" w:space="0" w:color="auto"/>
                    <w:left w:val="none" w:sz="0" w:space="0" w:color="auto"/>
                    <w:bottom w:val="none" w:sz="0" w:space="0" w:color="auto"/>
                    <w:right w:val="none" w:sz="0" w:space="0" w:color="auto"/>
                  </w:divBdr>
                  <w:divsChild>
                    <w:div w:id="16055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092">
              <w:marLeft w:val="0"/>
              <w:marRight w:val="0"/>
              <w:marTop w:val="0"/>
              <w:marBottom w:val="240"/>
              <w:divBdr>
                <w:top w:val="none" w:sz="0" w:space="0" w:color="auto"/>
                <w:left w:val="none" w:sz="0" w:space="0" w:color="auto"/>
                <w:bottom w:val="none" w:sz="0" w:space="0" w:color="auto"/>
                <w:right w:val="none" w:sz="0" w:space="0" w:color="auto"/>
              </w:divBdr>
            </w:div>
          </w:divsChild>
        </w:div>
        <w:div w:id="569929531">
          <w:marLeft w:val="0"/>
          <w:marRight w:val="0"/>
          <w:marTop w:val="0"/>
          <w:marBottom w:val="0"/>
          <w:divBdr>
            <w:top w:val="none" w:sz="0" w:space="0" w:color="auto"/>
            <w:left w:val="none" w:sz="0" w:space="0" w:color="auto"/>
            <w:bottom w:val="none" w:sz="0" w:space="0" w:color="auto"/>
            <w:right w:val="none" w:sz="0" w:space="0" w:color="auto"/>
          </w:divBdr>
          <w:divsChild>
            <w:div w:id="576327661">
              <w:marLeft w:val="0"/>
              <w:marRight w:val="0"/>
              <w:marTop w:val="0"/>
              <w:marBottom w:val="0"/>
              <w:divBdr>
                <w:top w:val="none" w:sz="0" w:space="0" w:color="auto"/>
                <w:left w:val="none" w:sz="0" w:space="0" w:color="auto"/>
                <w:bottom w:val="none" w:sz="0" w:space="0" w:color="auto"/>
                <w:right w:val="none" w:sz="0" w:space="0" w:color="auto"/>
              </w:divBdr>
              <w:divsChild>
                <w:div w:id="945889143">
                  <w:marLeft w:val="0"/>
                  <w:marRight w:val="0"/>
                  <w:marTop w:val="0"/>
                  <w:marBottom w:val="0"/>
                  <w:divBdr>
                    <w:top w:val="none" w:sz="0" w:space="0" w:color="auto"/>
                    <w:left w:val="none" w:sz="0" w:space="0" w:color="auto"/>
                    <w:bottom w:val="none" w:sz="0" w:space="0" w:color="auto"/>
                    <w:right w:val="none" w:sz="0" w:space="0" w:color="auto"/>
                  </w:divBdr>
                  <w:divsChild>
                    <w:div w:id="11330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4908">
      <w:bodyDiv w:val="1"/>
      <w:marLeft w:val="0"/>
      <w:marRight w:val="0"/>
      <w:marTop w:val="0"/>
      <w:marBottom w:val="0"/>
      <w:divBdr>
        <w:top w:val="none" w:sz="0" w:space="0" w:color="auto"/>
        <w:left w:val="none" w:sz="0" w:space="0" w:color="auto"/>
        <w:bottom w:val="none" w:sz="0" w:space="0" w:color="auto"/>
        <w:right w:val="none" w:sz="0" w:space="0" w:color="auto"/>
      </w:divBdr>
      <w:divsChild>
        <w:div w:id="2015105870">
          <w:marLeft w:val="0"/>
          <w:marRight w:val="0"/>
          <w:marTop w:val="0"/>
          <w:marBottom w:val="0"/>
          <w:divBdr>
            <w:top w:val="none" w:sz="0" w:space="0" w:color="auto"/>
            <w:left w:val="none" w:sz="0" w:space="0" w:color="auto"/>
            <w:bottom w:val="none" w:sz="0" w:space="0" w:color="auto"/>
            <w:right w:val="none" w:sz="0" w:space="0" w:color="auto"/>
          </w:divBdr>
          <w:divsChild>
            <w:div w:id="1942489462">
              <w:marLeft w:val="0"/>
              <w:marRight w:val="0"/>
              <w:marTop w:val="0"/>
              <w:marBottom w:val="0"/>
              <w:divBdr>
                <w:top w:val="none" w:sz="0" w:space="0" w:color="auto"/>
                <w:left w:val="none" w:sz="0" w:space="0" w:color="auto"/>
                <w:bottom w:val="none" w:sz="0" w:space="0" w:color="auto"/>
                <w:right w:val="none" w:sz="0" w:space="0" w:color="auto"/>
              </w:divBdr>
              <w:divsChild>
                <w:div w:id="8511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4843">
          <w:marLeft w:val="0"/>
          <w:marRight w:val="0"/>
          <w:marTop w:val="0"/>
          <w:marBottom w:val="0"/>
          <w:divBdr>
            <w:top w:val="none" w:sz="0" w:space="0" w:color="auto"/>
            <w:left w:val="none" w:sz="0" w:space="0" w:color="auto"/>
            <w:bottom w:val="none" w:sz="0" w:space="0" w:color="auto"/>
            <w:right w:val="none" w:sz="0" w:space="0" w:color="auto"/>
          </w:divBdr>
        </w:div>
        <w:div w:id="339088241">
          <w:marLeft w:val="0"/>
          <w:marRight w:val="0"/>
          <w:marTop w:val="0"/>
          <w:marBottom w:val="0"/>
          <w:divBdr>
            <w:top w:val="none" w:sz="0" w:space="0" w:color="auto"/>
            <w:left w:val="none" w:sz="0" w:space="0" w:color="auto"/>
            <w:bottom w:val="none" w:sz="0" w:space="0" w:color="auto"/>
            <w:right w:val="none" w:sz="0" w:space="0" w:color="auto"/>
          </w:divBdr>
          <w:divsChild>
            <w:div w:id="363874513">
              <w:marLeft w:val="0"/>
              <w:marRight w:val="0"/>
              <w:marTop w:val="0"/>
              <w:marBottom w:val="0"/>
              <w:divBdr>
                <w:top w:val="none" w:sz="0" w:space="0" w:color="auto"/>
                <w:left w:val="none" w:sz="0" w:space="0" w:color="auto"/>
                <w:bottom w:val="none" w:sz="0" w:space="0" w:color="auto"/>
                <w:right w:val="none" w:sz="0" w:space="0" w:color="auto"/>
              </w:divBdr>
              <w:divsChild>
                <w:div w:id="584730209">
                  <w:marLeft w:val="0"/>
                  <w:marRight w:val="0"/>
                  <w:marTop w:val="0"/>
                  <w:marBottom w:val="0"/>
                  <w:divBdr>
                    <w:top w:val="none" w:sz="0" w:space="0" w:color="auto"/>
                    <w:left w:val="none" w:sz="0" w:space="0" w:color="auto"/>
                    <w:bottom w:val="none" w:sz="0" w:space="0" w:color="auto"/>
                    <w:right w:val="none" w:sz="0" w:space="0" w:color="auto"/>
                  </w:divBdr>
                  <w:divsChild>
                    <w:div w:id="13082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7046">
          <w:marLeft w:val="0"/>
          <w:marRight w:val="0"/>
          <w:marTop w:val="0"/>
          <w:marBottom w:val="0"/>
          <w:divBdr>
            <w:top w:val="none" w:sz="0" w:space="0" w:color="auto"/>
            <w:left w:val="none" w:sz="0" w:space="0" w:color="auto"/>
            <w:bottom w:val="none" w:sz="0" w:space="0" w:color="auto"/>
            <w:right w:val="none" w:sz="0" w:space="0" w:color="auto"/>
          </w:divBdr>
          <w:divsChild>
            <w:div w:id="1488938183">
              <w:marLeft w:val="0"/>
              <w:marRight w:val="0"/>
              <w:marTop w:val="0"/>
              <w:marBottom w:val="0"/>
              <w:divBdr>
                <w:top w:val="none" w:sz="0" w:space="0" w:color="auto"/>
                <w:left w:val="none" w:sz="0" w:space="0" w:color="auto"/>
                <w:bottom w:val="none" w:sz="0" w:space="0" w:color="auto"/>
                <w:right w:val="none" w:sz="0" w:space="0" w:color="auto"/>
              </w:divBdr>
              <w:divsChild>
                <w:div w:id="486677501">
                  <w:marLeft w:val="0"/>
                  <w:marRight w:val="0"/>
                  <w:marTop w:val="0"/>
                  <w:marBottom w:val="0"/>
                  <w:divBdr>
                    <w:top w:val="none" w:sz="0" w:space="0" w:color="auto"/>
                    <w:left w:val="none" w:sz="0" w:space="0" w:color="auto"/>
                    <w:bottom w:val="none" w:sz="0" w:space="0" w:color="auto"/>
                    <w:right w:val="none" w:sz="0" w:space="0" w:color="auto"/>
                  </w:divBdr>
                  <w:divsChild>
                    <w:div w:id="14878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8960">
              <w:marLeft w:val="0"/>
              <w:marRight w:val="0"/>
              <w:marTop w:val="0"/>
              <w:marBottom w:val="0"/>
              <w:divBdr>
                <w:top w:val="none" w:sz="0" w:space="0" w:color="auto"/>
                <w:left w:val="none" w:sz="0" w:space="0" w:color="auto"/>
                <w:bottom w:val="none" w:sz="0" w:space="0" w:color="auto"/>
                <w:right w:val="none" w:sz="0" w:space="0" w:color="auto"/>
              </w:divBdr>
              <w:divsChild>
                <w:div w:id="270624666">
                  <w:marLeft w:val="0"/>
                  <w:marRight w:val="0"/>
                  <w:marTop w:val="0"/>
                  <w:marBottom w:val="0"/>
                  <w:divBdr>
                    <w:top w:val="none" w:sz="0" w:space="0" w:color="auto"/>
                    <w:left w:val="none" w:sz="0" w:space="0" w:color="auto"/>
                    <w:bottom w:val="none" w:sz="0" w:space="0" w:color="auto"/>
                    <w:right w:val="none" w:sz="0" w:space="0" w:color="auto"/>
                  </w:divBdr>
                </w:div>
                <w:div w:id="893545704">
                  <w:marLeft w:val="0"/>
                  <w:marRight w:val="0"/>
                  <w:marTop w:val="0"/>
                  <w:marBottom w:val="0"/>
                  <w:divBdr>
                    <w:top w:val="none" w:sz="0" w:space="0" w:color="auto"/>
                    <w:left w:val="none" w:sz="0" w:space="0" w:color="auto"/>
                    <w:bottom w:val="none" w:sz="0" w:space="0" w:color="auto"/>
                    <w:right w:val="none" w:sz="0" w:space="0" w:color="auto"/>
                  </w:divBdr>
                </w:div>
                <w:div w:id="376468694">
                  <w:marLeft w:val="0"/>
                  <w:marRight w:val="0"/>
                  <w:marTop w:val="0"/>
                  <w:marBottom w:val="0"/>
                  <w:divBdr>
                    <w:top w:val="none" w:sz="0" w:space="0" w:color="auto"/>
                    <w:left w:val="none" w:sz="0" w:space="0" w:color="auto"/>
                    <w:bottom w:val="none" w:sz="0" w:space="0" w:color="auto"/>
                    <w:right w:val="none" w:sz="0" w:space="0" w:color="auto"/>
                  </w:divBdr>
                </w:div>
                <w:div w:id="1468741466">
                  <w:marLeft w:val="0"/>
                  <w:marRight w:val="0"/>
                  <w:marTop w:val="0"/>
                  <w:marBottom w:val="0"/>
                  <w:divBdr>
                    <w:top w:val="none" w:sz="0" w:space="0" w:color="auto"/>
                    <w:left w:val="none" w:sz="0" w:space="0" w:color="auto"/>
                    <w:bottom w:val="none" w:sz="0" w:space="0" w:color="auto"/>
                    <w:right w:val="none" w:sz="0" w:space="0" w:color="auto"/>
                  </w:divBdr>
                </w:div>
                <w:div w:id="283732478">
                  <w:marLeft w:val="0"/>
                  <w:marRight w:val="0"/>
                  <w:marTop w:val="0"/>
                  <w:marBottom w:val="0"/>
                  <w:divBdr>
                    <w:top w:val="none" w:sz="0" w:space="0" w:color="auto"/>
                    <w:left w:val="none" w:sz="0" w:space="0" w:color="auto"/>
                    <w:bottom w:val="none" w:sz="0" w:space="0" w:color="auto"/>
                    <w:right w:val="none" w:sz="0" w:space="0" w:color="auto"/>
                  </w:divBdr>
                </w:div>
                <w:div w:id="1696688729">
                  <w:marLeft w:val="0"/>
                  <w:marRight w:val="0"/>
                  <w:marTop w:val="0"/>
                  <w:marBottom w:val="0"/>
                  <w:divBdr>
                    <w:top w:val="none" w:sz="0" w:space="0" w:color="auto"/>
                    <w:left w:val="none" w:sz="0" w:space="0" w:color="auto"/>
                    <w:bottom w:val="none" w:sz="0" w:space="0" w:color="auto"/>
                    <w:right w:val="none" w:sz="0" w:space="0" w:color="auto"/>
                  </w:divBdr>
                </w:div>
                <w:div w:id="9261461">
                  <w:marLeft w:val="0"/>
                  <w:marRight w:val="0"/>
                  <w:marTop w:val="0"/>
                  <w:marBottom w:val="0"/>
                  <w:divBdr>
                    <w:top w:val="none" w:sz="0" w:space="0" w:color="auto"/>
                    <w:left w:val="none" w:sz="0" w:space="0" w:color="auto"/>
                    <w:bottom w:val="none" w:sz="0" w:space="0" w:color="auto"/>
                    <w:right w:val="none" w:sz="0" w:space="0" w:color="auto"/>
                  </w:divBdr>
                </w:div>
                <w:div w:id="1835342635">
                  <w:marLeft w:val="0"/>
                  <w:marRight w:val="0"/>
                  <w:marTop w:val="0"/>
                  <w:marBottom w:val="0"/>
                  <w:divBdr>
                    <w:top w:val="none" w:sz="0" w:space="0" w:color="auto"/>
                    <w:left w:val="none" w:sz="0" w:space="0" w:color="auto"/>
                    <w:bottom w:val="none" w:sz="0" w:space="0" w:color="auto"/>
                    <w:right w:val="none" w:sz="0" w:space="0" w:color="auto"/>
                  </w:divBdr>
                </w:div>
                <w:div w:id="15333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076">
          <w:marLeft w:val="0"/>
          <w:marRight w:val="0"/>
          <w:marTop w:val="0"/>
          <w:marBottom w:val="0"/>
          <w:divBdr>
            <w:top w:val="none" w:sz="0" w:space="0" w:color="auto"/>
            <w:left w:val="none" w:sz="0" w:space="0" w:color="auto"/>
            <w:bottom w:val="none" w:sz="0" w:space="0" w:color="auto"/>
            <w:right w:val="none" w:sz="0" w:space="0" w:color="auto"/>
          </w:divBdr>
          <w:divsChild>
            <w:div w:id="1110392738">
              <w:marLeft w:val="0"/>
              <w:marRight w:val="0"/>
              <w:marTop w:val="0"/>
              <w:marBottom w:val="0"/>
              <w:divBdr>
                <w:top w:val="none" w:sz="0" w:space="0" w:color="auto"/>
                <w:left w:val="none" w:sz="0" w:space="0" w:color="auto"/>
                <w:bottom w:val="none" w:sz="0" w:space="0" w:color="auto"/>
                <w:right w:val="none" w:sz="0" w:space="0" w:color="auto"/>
              </w:divBdr>
              <w:divsChild>
                <w:div w:id="1686790312">
                  <w:marLeft w:val="0"/>
                  <w:marRight w:val="0"/>
                  <w:marTop w:val="0"/>
                  <w:marBottom w:val="0"/>
                  <w:divBdr>
                    <w:top w:val="none" w:sz="0" w:space="0" w:color="auto"/>
                    <w:left w:val="none" w:sz="0" w:space="0" w:color="auto"/>
                    <w:bottom w:val="none" w:sz="0" w:space="0" w:color="auto"/>
                    <w:right w:val="none" w:sz="0" w:space="0" w:color="auto"/>
                  </w:divBdr>
                  <w:divsChild>
                    <w:div w:id="10478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2144">
              <w:marLeft w:val="0"/>
              <w:marRight w:val="0"/>
              <w:marTop w:val="0"/>
              <w:marBottom w:val="240"/>
              <w:divBdr>
                <w:top w:val="none" w:sz="0" w:space="0" w:color="auto"/>
                <w:left w:val="none" w:sz="0" w:space="0" w:color="auto"/>
                <w:bottom w:val="none" w:sz="0" w:space="0" w:color="auto"/>
                <w:right w:val="none" w:sz="0" w:space="0" w:color="auto"/>
              </w:divBdr>
            </w:div>
            <w:div w:id="977762625">
              <w:marLeft w:val="0"/>
              <w:marRight w:val="0"/>
              <w:marTop w:val="0"/>
              <w:marBottom w:val="240"/>
              <w:divBdr>
                <w:top w:val="none" w:sz="0" w:space="0" w:color="auto"/>
                <w:left w:val="none" w:sz="0" w:space="0" w:color="auto"/>
                <w:bottom w:val="none" w:sz="0" w:space="0" w:color="auto"/>
                <w:right w:val="none" w:sz="0" w:space="0" w:color="auto"/>
              </w:divBdr>
            </w:div>
            <w:div w:id="1463040754">
              <w:marLeft w:val="0"/>
              <w:marRight w:val="0"/>
              <w:marTop w:val="0"/>
              <w:marBottom w:val="240"/>
              <w:divBdr>
                <w:top w:val="none" w:sz="0" w:space="0" w:color="auto"/>
                <w:left w:val="none" w:sz="0" w:space="0" w:color="auto"/>
                <w:bottom w:val="none" w:sz="0" w:space="0" w:color="auto"/>
                <w:right w:val="none" w:sz="0" w:space="0" w:color="auto"/>
              </w:divBdr>
            </w:div>
            <w:div w:id="1571891871">
              <w:marLeft w:val="0"/>
              <w:marRight w:val="0"/>
              <w:marTop w:val="0"/>
              <w:marBottom w:val="240"/>
              <w:divBdr>
                <w:top w:val="none" w:sz="0" w:space="0" w:color="auto"/>
                <w:left w:val="none" w:sz="0" w:space="0" w:color="auto"/>
                <w:bottom w:val="none" w:sz="0" w:space="0" w:color="auto"/>
                <w:right w:val="none" w:sz="0" w:space="0" w:color="auto"/>
              </w:divBdr>
            </w:div>
            <w:div w:id="759183919">
              <w:marLeft w:val="0"/>
              <w:marRight w:val="0"/>
              <w:marTop w:val="0"/>
              <w:marBottom w:val="240"/>
              <w:divBdr>
                <w:top w:val="none" w:sz="0" w:space="0" w:color="auto"/>
                <w:left w:val="none" w:sz="0" w:space="0" w:color="auto"/>
                <w:bottom w:val="none" w:sz="0" w:space="0" w:color="auto"/>
                <w:right w:val="none" w:sz="0" w:space="0" w:color="auto"/>
              </w:divBdr>
            </w:div>
            <w:div w:id="611017282">
              <w:marLeft w:val="0"/>
              <w:marRight w:val="0"/>
              <w:marTop w:val="0"/>
              <w:marBottom w:val="240"/>
              <w:divBdr>
                <w:top w:val="none" w:sz="0" w:space="0" w:color="auto"/>
                <w:left w:val="none" w:sz="0" w:space="0" w:color="auto"/>
                <w:bottom w:val="none" w:sz="0" w:space="0" w:color="auto"/>
                <w:right w:val="none" w:sz="0" w:space="0" w:color="auto"/>
              </w:divBdr>
            </w:div>
            <w:div w:id="406659050">
              <w:marLeft w:val="0"/>
              <w:marRight w:val="0"/>
              <w:marTop w:val="0"/>
              <w:marBottom w:val="240"/>
              <w:divBdr>
                <w:top w:val="none" w:sz="0" w:space="0" w:color="auto"/>
                <w:left w:val="none" w:sz="0" w:space="0" w:color="auto"/>
                <w:bottom w:val="none" w:sz="0" w:space="0" w:color="auto"/>
                <w:right w:val="none" w:sz="0" w:space="0" w:color="auto"/>
              </w:divBdr>
            </w:div>
          </w:divsChild>
        </w:div>
        <w:div w:id="2079160390">
          <w:marLeft w:val="0"/>
          <w:marRight w:val="0"/>
          <w:marTop w:val="0"/>
          <w:marBottom w:val="0"/>
          <w:divBdr>
            <w:top w:val="none" w:sz="0" w:space="0" w:color="auto"/>
            <w:left w:val="none" w:sz="0" w:space="0" w:color="auto"/>
            <w:bottom w:val="none" w:sz="0" w:space="0" w:color="auto"/>
            <w:right w:val="none" w:sz="0" w:space="0" w:color="auto"/>
          </w:divBdr>
          <w:divsChild>
            <w:div w:id="6059933">
              <w:marLeft w:val="0"/>
              <w:marRight w:val="0"/>
              <w:marTop w:val="0"/>
              <w:marBottom w:val="0"/>
              <w:divBdr>
                <w:top w:val="none" w:sz="0" w:space="0" w:color="auto"/>
                <w:left w:val="none" w:sz="0" w:space="0" w:color="auto"/>
                <w:bottom w:val="none" w:sz="0" w:space="0" w:color="auto"/>
                <w:right w:val="none" w:sz="0" w:space="0" w:color="auto"/>
              </w:divBdr>
              <w:divsChild>
                <w:div w:id="1199777708">
                  <w:marLeft w:val="0"/>
                  <w:marRight w:val="0"/>
                  <w:marTop w:val="0"/>
                  <w:marBottom w:val="0"/>
                  <w:divBdr>
                    <w:top w:val="none" w:sz="0" w:space="0" w:color="auto"/>
                    <w:left w:val="none" w:sz="0" w:space="0" w:color="auto"/>
                    <w:bottom w:val="none" w:sz="0" w:space="0" w:color="auto"/>
                    <w:right w:val="none" w:sz="0" w:space="0" w:color="auto"/>
                  </w:divBdr>
                  <w:divsChild>
                    <w:div w:id="16881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36743">
      <w:bodyDiv w:val="1"/>
      <w:marLeft w:val="0"/>
      <w:marRight w:val="0"/>
      <w:marTop w:val="0"/>
      <w:marBottom w:val="0"/>
      <w:divBdr>
        <w:top w:val="none" w:sz="0" w:space="0" w:color="auto"/>
        <w:left w:val="none" w:sz="0" w:space="0" w:color="auto"/>
        <w:bottom w:val="none" w:sz="0" w:space="0" w:color="auto"/>
        <w:right w:val="none" w:sz="0" w:space="0" w:color="auto"/>
      </w:divBdr>
      <w:divsChild>
        <w:div w:id="1896626758">
          <w:marLeft w:val="0"/>
          <w:marRight w:val="0"/>
          <w:marTop w:val="0"/>
          <w:marBottom w:val="0"/>
          <w:divBdr>
            <w:top w:val="none" w:sz="0" w:space="0" w:color="auto"/>
            <w:left w:val="none" w:sz="0" w:space="0" w:color="auto"/>
            <w:bottom w:val="none" w:sz="0" w:space="0" w:color="auto"/>
            <w:right w:val="none" w:sz="0" w:space="0" w:color="auto"/>
          </w:divBdr>
          <w:divsChild>
            <w:div w:id="1373994479">
              <w:marLeft w:val="0"/>
              <w:marRight w:val="0"/>
              <w:marTop w:val="0"/>
              <w:marBottom w:val="0"/>
              <w:divBdr>
                <w:top w:val="none" w:sz="0" w:space="0" w:color="auto"/>
                <w:left w:val="none" w:sz="0" w:space="0" w:color="auto"/>
                <w:bottom w:val="none" w:sz="0" w:space="0" w:color="auto"/>
                <w:right w:val="none" w:sz="0" w:space="0" w:color="auto"/>
              </w:divBdr>
              <w:divsChild>
                <w:div w:id="11529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2656">
          <w:marLeft w:val="0"/>
          <w:marRight w:val="0"/>
          <w:marTop w:val="0"/>
          <w:marBottom w:val="0"/>
          <w:divBdr>
            <w:top w:val="none" w:sz="0" w:space="0" w:color="auto"/>
            <w:left w:val="none" w:sz="0" w:space="0" w:color="auto"/>
            <w:bottom w:val="none" w:sz="0" w:space="0" w:color="auto"/>
            <w:right w:val="none" w:sz="0" w:space="0" w:color="auto"/>
          </w:divBdr>
          <w:divsChild>
            <w:div w:id="1048458714">
              <w:marLeft w:val="0"/>
              <w:marRight w:val="0"/>
              <w:marTop w:val="0"/>
              <w:marBottom w:val="0"/>
              <w:divBdr>
                <w:top w:val="none" w:sz="0" w:space="0" w:color="auto"/>
                <w:left w:val="none" w:sz="0" w:space="0" w:color="auto"/>
                <w:bottom w:val="none" w:sz="0" w:space="0" w:color="auto"/>
                <w:right w:val="none" w:sz="0" w:space="0" w:color="auto"/>
              </w:divBdr>
              <w:divsChild>
                <w:div w:id="285742984">
                  <w:marLeft w:val="0"/>
                  <w:marRight w:val="0"/>
                  <w:marTop w:val="0"/>
                  <w:marBottom w:val="0"/>
                  <w:divBdr>
                    <w:top w:val="none" w:sz="0" w:space="0" w:color="auto"/>
                    <w:left w:val="none" w:sz="0" w:space="0" w:color="auto"/>
                    <w:bottom w:val="none" w:sz="0" w:space="0" w:color="auto"/>
                    <w:right w:val="none" w:sz="0" w:space="0" w:color="auto"/>
                  </w:divBdr>
                  <w:divsChild>
                    <w:div w:id="6911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21929">
          <w:marLeft w:val="0"/>
          <w:marRight w:val="0"/>
          <w:marTop w:val="0"/>
          <w:marBottom w:val="0"/>
          <w:divBdr>
            <w:top w:val="none" w:sz="0" w:space="0" w:color="auto"/>
            <w:left w:val="none" w:sz="0" w:space="0" w:color="auto"/>
            <w:bottom w:val="none" w:sz="0" w:space="0" w:color="auto"/>
            <w:right w:val="none" w:sz="0" w:space="0" w:color="auto"/>
          </w:divBdr>
          <w:divsChild>
            <w:div w:id="1577590066">
              <w:marLeft w:val="0"/>
              <w:marRight w:val="0"/>
              <w:marTop w:val="0"/>
              <w:marBottom w:val="0"/>
              <w:divBdr>
                <w:top w:val="none" w:sz="0" w:space="0" w:color="auto"/>
                <w:left w:val="none" w:sz="0" w:space="0" w:color="auto"/>
                <w:bottom w:val="none" w:sz="0" w:space="0" w:color="auto"/>
                <w:right w:val="none" w:sz="0" w:space="0" w:color="auto"/>
              </w:divBdr>
              <w:divsChild>
                <w:div w:id="1141926458">
                  <w:marLeft w:val="0"/>
                  <w:marRight w:val="0"/>
                  <w:marTop w:val="0"/>
                  <w:marBottom w:val="0"/>
                  <w:divBdr>
                    <w:top w:val="none" w:sz="0" w:space="0" w:color="auto"/>
                    <w:left w:val="none" w:sz="0" w:space="0" w:color="auto"/>
                    <w:bottom w:val="none" w:sz="0" w:space="0" w:color="auto"/>
                    <w:right w:val="none" w:sz="0" w:space="0" w:color="auto"/>
                  </w:divBdr>
                  <w:divsChild>
                    <w:div w:id="9672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1277">
              <w:marLeft w:val="0"/>
              <w:marRight w:val="0"/>
              <w:marTop w:val="0"/>
              <w:marBottom w:val="0"/>
              <w:divBdr>
                <w:top w:val="none" w:sz="0" w:space="0" w:color="auto"/>
                <w:left w:val="none" w:sz="0" w:space="0" w:color="auto"/>
                <w:bottom w:val="none" w:sz="0" w:space="0" w:color="auto"/>
                <w:right w:val="none" w:sz="0" w:space="0" w:color="auto"/>
              </w:divBdr>
              <w:divsChild>
                <w:div w:id="1898786089">
                  <w:marLeft w:val="0"/>
                  <w:marRight w:val="0"/>
                  <w:marTop w:val="0"/>
                  <w:marBottom w:val="0"/>
                  <w:divBdr>
                    <w:top w:val="none" w:sz="0" w:space="0" w:color="auto"/>
                    <w:left w:val="none" w:sz="0" w:space="0" w:color="auto"/>
                    <w:bottom w:val="none" w:sz="0" w:space="0" w:color="auto"/>
                    <w:right w:val="none" w:sz="0" w:space="0" w:color="auto"/>
                  </w:divBdr>
                </w:div>
                <w:div w:id="264655306">
                  <w:marLeft w:val="0"/>
                  <w:marRight w:val="0"/>
                  <w:marTop w:val="0"/>
                  <w:marBottom w:val="0"/>
                  <w:divBdr>
                    <w:top w:val="none" w:sz="0" w:space="0" w:color="auto"/>
                    <w:left w:val="none" w:sz="0" w:space="0" w:color="auto"/>
                    <w:bottom w:val="none" w:sz="0" w:space="0" w:color="auto"/>
                    <w:right w:val="none" w:sz="0" w:space="0" w:color="auto"/>
                  </w:divBdr>
                </w:div>
                <w:div w:id="1092319150">
                  <w:marLeft w:val="0"/>
                  <w:marRight w:val="0"/>
                  <w:marTop w:val="0"/>
                  <w:marBottom w:val="0"/>
                  <w:divBdr>
                    <w:top w:val="none" w:sz="0" w:space="0" w:color="auto"/>
                    <w:left w:val="none" w:sz="0" w:space="0" w:color="auto"/>
                    <w:bottom w:val="none" w:sz="0" w:space="0" w:color="auto"/>
                    <w:right w:val="none" w:sz="0" w:space="0" w:color="auto"/>
                  </w:divBdr>
                </w:div>
                <w:div w:id="115754103">
                  <w:marLeft w:val="0"/>
                  <w:marRight w:val="0"/>
                  <w:marTop w:val="0"/>
                  <w:marBottom w:val="0"/>
                  <w:divBdr>
                    <w:top w:val="none" w:sz="0" w:space="0" w:color="auto"/>
                    <w:left w:val="none" w:sz="0" w:space="0" w:color="auto"/>
                    <w:bottom w:val="none" w:sz="0" w:space="0" w:color="auto"/>
                    <w:right w:val="none" w:sz="0" w:space="0" w:color="auto"/>
                  </w:divBdr>
                </w:div>
                <w:div w:id="810102024">
                  <w:marLeft w:val="0"/>
                  <w:marRight w:val="0"/>
                  <w:marTop w:val="0"/>
                  <w:marBottom w:val="0"/>
                  <w:divBdr>
                    <w:top w:val="none" w:sz="0" w:space="0" w:color="auto"/>
                    <w:left w:val="none" w:sz="0" w:space="0" w:color="auto"/>
                    <w:bottom w:val="none" w:sz="0" w:space="0" w:color="auto"/>
                    <w:right w:val="none" w:sz="0" w:space="0" w:color="auto"/>
                  </w:divBdr>
                </w:div>
                <w:div w:id="350424729">
                  <w:marLeft w:val="0"/>
                  <w:marRight w:val="0"/>
                  <w:marTop w:val="0"/>
                  <w:marBottom w:val="0"/>
                  <w:divBdr>
                    <w:top w:val="none" w:sz="0" w:space="0" w:color="auto"/>
                    <w:left w:val="none" w:sz="0" w:space="0" w:color="auto"/>
                    <w:bottom w:val="none" w:sz="0" w:space="0" w:color="auto"/>
                    <w:right w:val="none" w:sz="0" w:space="0" w:color="auto"/>
                  </w:divBdr>
                </w:div>
                <w:div w:id="516427999">
                  <w:marLeft w:val="0"/>
                  <w:marRight w:val="0"/>
                  <w:marTop w:val="0"/>
                  <w:marBottom w:val="0"/>
                  <w:divBdr>
                    <w:top w:val="none" w:sz="0" w:space="0" w:color="auto"/>
                    <w:left w:val="none" w:sz="0" w:space="0" w:color="auto"/>
                    <w:bottom w:val="none" w:sz="0" w:space="0" w:color="auto"/>
                    <w:right w:val="none" w:sz="0" w:space="0" w:color="auto"/>
                  </w:divBdr>
                </w:div>
                <w:div w:id="11915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984">
          <w:marLeft w:val="0"/>
          <w:marRight w:val="0"/>
          <w:marTop w:val="0"/>
          <w:marBottom w:val="0"/>
          <w:divBdr>
            <w:top w:val="none" w:sz="0" w:space="0" w:color="auto"/>
            <w:left w:val="none" w:sz="0" w:space="0" w:color="auto"/>
            <w:bottom w:val="none" w:sz="0" w:space="0" w:color="auto"/>
            <w:right w:val="none" w:sz="0" w:space="0" w:color="auto"/>
          </w:divBdr>
          <w:divsChild>
            <w:div w:id="1700202414">
              <w:marLeft w:val="0"/>
              <w:marRight w:val="0"/>
              <w:marTop w:val="0"/>
              <w:marBottom w:val="0"/>
              <w:divBdr>
                <w:top w:val="none" w:sz="0" w:space="0" w:color="auto"/>
                <w:left w:val="none" w:sz="0" w:space="0" w:color="auto"/>
                <w:bottom w:val="none" w:sz="0" w:space="0" w:color="auto"/>
                <w:right w:val="none" w:sz="0" w:space="0" w:color="auto"/>
              </w:divBdr>
              <w:divsChild>
                <w:div w:id="426732170">
                  <w:marLeft w:val="0"/>
                  <w:marRight w:val="0"/>
                  <w:marTop w:val="0"/>
                  <w:marBottom w:val="0"/>
                  <w:divBdr>
                    <w:top w:val="none" w:sz="0" w:space="0" w:color="auto"/>
                    <w:left w:val="none" w:sz="0" w:space="0" w:color="auto"/>
                    <w:bottom w:val="none" w:sz="0" w:space="0" w:color="auto"/>
                    <w:right w:val="none" w:sz="0" w:space="0" w:color="auto"/>
                  </w:divBdr>
                  <w:divsChild>
                    <w:div w:id="20965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2893">
              <w:marLeft w:val="0"/>
              <w:marRight w:val="0"/>
              <w:marTop w:val="0"/>
              <w:marBottom w:val="240"/>
              <w:divBdr>
                <w:top w:val="none" w:sz="0" w:space="0" w:color="auto"/>
                <w:left w:val="none" w:sz="0" w:space="0" w:color="auto"/>
                <w:bottom w:val="none" w:sz="0" w:space="0" w:color="auto"/>
                <w:right w:val="none" w:sz="0" w:space="0" w:color="auto"/>
              </w:divBdr>
            </w:div>
            <w:div w:id="2126269933">
              <w:marLeft w:val="0"/>
              <w:marRight w:val="0"/>
              <w:marTop w:val="0"/>
              <w:marBottom w:val="240"/>
              <w:divBdr>
                <w:top w:val="none" w:sz="0" w:space="0" w:color="auto"/>
                <w:left w:val="none" w:sz="0" w:space="0" w:color="auto"/>
                <w:bottom w:val="none" w:sz="0" w:space="0" w:color="auto"/>
                <w:right w:val="none" w:sz="0" w:space="0" w:color="auto"/>
              </w:divBdr>
            </w:div>
          </w:divsChild>
        </w:div>
        <w:div w:id="801768725">
          <w:marLeft w:val="0"/>
          <w:marRight w:val="0"/>
          <w:marTop w:val="0"/>
          <w:marBottom w:val="0"/>
          <w:divBdr>
            <w:top w:val="none" w:sz="0" w:space="0" w:color="auto"/>
            <w:left w:val="none" w:sz="0" w:space="0" w:color="auto"/>
            <w:bottom w:val="none" w:sz="0" w:space="0" w:color="auto"/>
            <w:right w:val="none" w:sz="0" w:space="0" w:color="auto"/>
          </w:divBdr>
          <w:divsChild>
            <w:div w:id="605578278">
              <w:marLeft w:val="0"/>
              <w:marRight w:val="0"/>
              <w:marTop w:val="0"/>
              <w:marBottom w:val="0"/>
              <w:divBdr>
                <w:top w:val="none" w:sz="0" w:space="0" w:color="auto"/>
                <w:left w:val="none" w:sz="0" w:space="0" w:color="auto"/>
                <w:bottom w:val="none" w:sz="0" w:space="0" w:color="auto"/>
                <w:right w:val="none" w:sz="0" w:space="0" w:color="auto"/>
              </w:divBdr>
              <w:divsChild>
                <w:div w:id="837497210">
                  <w:marLeft w:val="0"/>
                  <w:marRight w:val="0"/>
                  <w:marTop w:val="0"/>
                  <w:marBottom w:val="0"/>
                  <w:divBdr>
                    <w:top w:val="none" w:sz="0" w:space="0" w:color="auto"/>
                    <w:left w:val="none" w:sz="0" w:space="0" w:color="auto"/>
                    <w:bottom w:val="none" w:sz="0" w:space="0" w:color="auto"/>
                    <w:right w:val="none" w:sz="0" w:space="0" w:color="auto"/>
                  </w:divBdr>
                  <w:divsChild>
                    <w:div w:id="9618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485711">
          <w:marLeft w:val="0"/>
          <w:marRight w:val="0"/>
          <w:marTop w:val="0"/>
          <w:marBottom w:val="0"/>
          <w:divBdr>
            <w:top w:val="none" w:sz="0" w:space="0" w:color="auto"/>
            <w:left w:val="none" w:sz="0" w:space="0" w:color="auto"/>
            <w:bottom w:val="none" w:sz="0" w:space="0" w:color="auto"/>
            <w:right w:val="none" w:sz="0" w:space="0" w:color="auto"/>
          </w:divBdr>
          <w:divsChild>
            <w:div w:id="1331520338">
              <w:marLeft w:val="0"/>
              <w:marRight w:val="0"/>
              <w:marTop w:val="0"/>
              <w:marBottom w:val="0"/>
              <w:divBdr>
                <w:top w:val="none" w:sz="0" w:space="0" w:color="auto"/>
                <w:left w:val="none" w:sz="0" w:space="0" w:color="auto"/>
                <w:bottom w:val="none" w:sz="0" w:space="0" w:color="auto"/>
                <w:right w:val="none" w:sz="0" w:space="0" w:color="auto"/>
              </w:divBdr>
              <w:divsChild>
                <w:div w:id="1778523520">
                  <w:marLeft w:val="0"/>
                  <w:marRight w:val="0"/>
                  <w:marTop w:val="0"/>
                  <w:marBottom w:val="0"/>
                  <w:divBdr>
                    <w:top w:val="none" w:sz="0" w:space="0" w:color="auto"/>
                    <w:left w:val="none" w:sz="0" w:space="0" w:color="auto"/>
                    <w:bottom w:val="none" w:sz="0" w:space="0" w:color="auto"/>
                    <w:right w:val="none" w:sz="0" w:space="0" w:color="auto"/>
                  </w:divBdr>
                  <w:divsChild>
                    <w:div w:id="20185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31330">
      <w:bodyDiv w:val="1"/>
      <w:marLeft w:val="0"/>
      <w:marRight w:val="0"/>
      <w:marTop w:val="0"/>
      <w:marBottom w:val="0"/>
      <w:divBdr>
        <w:top w:val="none" w:sz="0" w:space="0" w:color="auto"/>
        <w:left w:val="none" w:sz="0" w:space="0" w:color="auto"/>
        <w:bottom w:val="none" w:sz="0" w:space="0" w:color="auto"/>
        <w:right w:val="none" w:sz="0" w:space="0" w:color="auto"/>
      </w:divBdr>
      <w:divsChild>
        <w:div w:id="568613137">
          <w:marLeft w:val="0"/>
          <w:marRight w:val="0"/>
          <w:marTop w:val="0"/>
          <w:marBottom w:val="0"/>
          <w:divBdr>
            <w:top w:val="none" w:sz="0" w:space="0" w:color="auto"/>
            <w:left w:val="none" w:sz="0" w:space="0" w:color="auto"/>
            <w:bottom w:val="none" w:sz="0" w:space="0" w:color="auto"/>
            <w:right w:val="none" w:sz="0" w:space="0" w:color="auto"/>
          </w:divBdr>
          <w:divsChild>
            <w:div w:id="1066297015">
              <w:marLeft w:val="0"/>
              <w:marRight w:val="0"/>
              <w:marTop w:val="0"/>
              <w:marBottom w:val="0"/>
              <w:divBdr>
                <w:top w:val="none" w:sz="0" w:space="0" w:color="auto"/>
                <w:left w:val="none" w:sz="0" w:space="0" w:color="auto"/>
                <w:bottom w:val="none" w:sz="0" w:space="0" w:color="auto"/>
                <w:right w:val="none" w:sz="0" w:space="0" w:color="auto"/>
              </w:divBdr>
              <w:divsChild>
                <w:div w:id="5938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3322">
          <w:marLeft w:val="0"/>
          <w:marRight w:val="0"/>
          <w:marTop w:val="0"/>
          <w:marBottom w:val="0"/>
          <w:divBdr>
            <w:top w:val="none" w:sz="0" w:space="0" w:color="auto"/>
            <w:left w:val="none" w:sz="0" w:space="0" w:color="auto"/>
            <w:bottom w:val="none" w:sz="0" w:space="0" w:color="auto"/>
            <w:right w:val="none" w:sz="0" w:space="0" w:color="auto"/>
          </w:divBdr>
        </w:div>
        <w:div w:id="683629169">
          <w:marLeft w:val="0"/>
          <w:marRight w:val="0"/>
          <w:marTop w:val="0"/>
          <w:marBottom w:val="240"/>
          <w:divBdr>
            <w:top w:val="none" w:sz="0" w:space="0" w:color="auto"/>
            <w:left w:val="none" w:sz="0" w:space="0" w:color="auto"/>
            <w:bottom w:val="none" w:sz="0" w:space="0" w:color="auto"/>
            <w:right w:val="none" w:sz="0" w:space="0" w:color="auto"/>
          </w:divBdr>
        </w:div>
        <w:div w:id="30737805">
          <w:marLeft w:val="0"/>
          <w:marRight w:val="0"/>
          <w:marTop w:val="0"/>
          <w:marBottom w:val="0"/>
          <w:divBdr>
            <w:top w:val="none" w:sz="0" w:space="0" w:color="auto"/>
            <w:left w:val="none" w:sz="0" w:space="0" w:color="auto"/>
            <w:bottom w:val="none" w:sz="0" w:space="0" w:color="auto"/>
            <w:right w:val="none" w:sz="0" w:space="0" w:color="auto"/>
          </w:divBdr>
          <w:divsChild>
            <w:div w:id="686908985">
              <w:marLeft w:val="0"/>
              <w:marRight w:val="0"/>
              <w:marTop w:val="0"/>
              <w:marBottom w:val="0"/>
              <w:divBdr>
                <w:top w:val="none" w:sz="0" w:space="0" w:color="auto"/>
                <w:left w:val="none" w:sz="0" w:space="0" w:color="auto"/>
                <w:bottom w:val="none" w:sz="0" w:space="0" w:color="auto"/>
                <w:right w:val="none" w:sz="0" w:space="0" w:color="auto"/>
              </w:divBdr>
              <w:divsChild>
                <w:div w:id="1473446059">
                  <w:marLeft w:val="0"/>
                  <w:marRight w:val="0"/>
                  <w:marTop w:val="0"/>
                  <w:marBottom w:val="0"/>
                  <w:divBdr>
                    <w:top w:val="none" w:sz="0" w:space="0" w:color="auto"/>
                    <w:left w:val="none" w:sz="0" w:space="0" w:color="auto"/>
                    <w:bottom w:val="none" w:sz="0" w:space="0" w:color="auto"/>
                    <w:right w:val="none" w:sz="0" w:space="0" w:color="auto"/>
                  </w:divBdr>
                  <w:divsChild>
                    <w:div w:id="13339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24">
              <w:marLeft w:val="0"/>
              <w:marRight w:val="0"/>
              <w:marTop w:val="0"/>
              <w:marBottom w:val="0"/>
              <w:divBdr>
                <w:top w:val="none" w:sz="0" w:space="0" w:color="auto"/>
                <w:left w:val="none" w:sz="0" w:space="0" w:color="auto"/>
                <w:bottom w:val="none" w:sz="0" w:space="0" w:color="auto"/>
                <w:right w:val="none" w:sz="0" w:space="0" w:color="auto"/>
              </w:divBdr>
            </w:div>
          </w:divsChild>
        </w:div>
        <w:div w:id="712072459">
          <w:marLeft w:val="0"/>
          <w:marRight w:val="0"/>
          <w:marTop w:val="0"/>
          <w:marBottom w:val="0"/>
          <w:divBdr>
            <w:top w:val="none" w:sz="0" w:space="0" w:color="auto"/>
            <w:left w:val="none" w:sz="0" w:space="0" w:color="auto"/>
            <w:bottom w:val="none" w:sz="0" w:space="0" w:color="auto"/>
            <w:right w:val="none" w:sz="0" w:space="0" w:color="auto"/>
          </w:divBdr>
          <w:divsChild>
            <w:div w:id="1187404163">
              <w:marLeft w:val="0"/>
              <w:marRight w:val="0"/>
              <w:marTop w:val="0"/>
              <w:marBottom w:val="0"/>
              <w:divBdr>
                <w:top w:val="none" w:sz="0" w:space="0" w:color="auto"/>
                <w:left w:val="none" w:sz="0" w:space="0" w:color="auto"/>
                <w:bottom w:val="none" w:sz="0" w:space="0" w:color="auto"/>
                <w:right w:val="none" w:sz="0" w:space="0" w:color="auto"/>
              </w:divBdr>
              <w:divsChild>
                <w:div w:id="1171680669">
                  <w:marLeft w:val="0"/>
                  <w:marRight w:val="0"/>
                  <w:marTop w:val="0"/>
                  <w:marBottom w:val="0"/>
                  <w:divBdr>
                    <w:top w:val="none" w:sz="0" w:space="0" w:color="auto"/>
                    <w:left w:val="none" w:sz="0" w:space="0" w:color="auto"/>
                    <w:bottom w:val="none" w:sz="0" w:space="0" w:color="auto"/>
                    <w:right w:val="none" w:sz="0" w:space="0" w:color="auto"/>
                  </w:divBdr>
                  <w:divsChild>
                    <w:div w:id="1677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3394">
              <w:marLeft w:val="0"/>
              <w:marRight w:val="0"/>
              <w:marTop w:val="0"/>
              <w:marBottom w:val="0"/>
              <w:divBdr>
                <w:top w:val="none" w:sz="0" w:space="0" w:color="auto"/>
                <w:left w:val="none" w:sz="0" w:space="0" w:color="auto"/>
                <w:bottom w:val="none" w:sz="0" w:space="0" w:color="auto"/>
                <w:right w:val="none" w:sz="0" w:space="0" w:color="auto"/>
              </w:divBdr>
              <w:divsChild>
                <w:div w:id="478305985">
                  <w:marLeft w:val="0"/>
                  <w:marRight w:val="0"/>
                  <w:marTop w:val="0"/>
                  <w:marBottom w:val="0"/>
                  <w:divBdr>
                    <w:top w:val="none" w:sz="0" w:space="0" w:color="auto"/>
                    <w:left w:val="none" w:sz="0" w:space="0" w:color="auto"/>
                    <w:bottom w:val="none" w:sz="0" w:space="0" w:color="auto"/>
                    <w:right w:val="none" w:sz="0" w:space="0" w:color="auto"/>
                  </w:divBdr>
                </w:div>
                <w:div w:id="891237892">
                  <w:marLeft w:val="0"/>
                  <w:marRight w:val="0"/>
                  <w:marTop w:val="0"/>
                  <w:marBottom w:val="0"/>
                  <w:divBdr>
                    <w:top w:val="none" w:sz="0" w:space="0" w:color="auto"/>
                    <w:left w:val="none" w:sz="0" w:space="0" w:color="auto"/>
                    <w:bottom w:val="none" w:sz="0" w:space="0" w:color="auto"/>
                    <w:right w:val="none" w:sz="0" w:space="0" w:color="auto"/>
                  </w:divBdr>
                </w:div>
                <w:div w:id="1473719362">
                  <w:marLeft w:val="0"/>
                  <w:marRight w:val="0"/>
                  <w:marTop w:val="0"/>
                  <w:marBottom w:val="0"/>
                  <w:divBdr>
                    <w:top w:val="none" w:sz="0" w:space="0" w:color="auto"/>
                    <w:left w:val="none" w:sz="0" w:space="0" w:color="auto"/>
                    <w:bottom w:val="none" w:sz="0" w:space="0" w:color="auto"/>
                    <w:right w:val="none" w:sz="0" w:space="0" w:color="auto"/>
                  </w:divBdr>
                </w:div>
                <w:div w:id="1812556632">
                  <w:marLeft w:val="0"/>
                  <w:marRight w:val="0"/>
                  <w:marTop w:val="0"/>
                  <w:marBottom w:val="0"/>
                  <w:divBdr>
                    <w:top w:val="none" w:sz="0" w:space="0" w:color="auto"/>
                    <w:left w:val="none" w:sz="0" w:space="0" w:color="auto"/>
                    <w:bottom w:val="none" w:sz="0" w:space="0" w:color="auto"/>
                    <w:right w:val="none" w:sz="0" w:space="0" w:color="auto"/>
                  </w:divBdr>
                </w:div>
                <w:div w:id="1076511040">
                  <w:marLeft w:val="0"/>
                  <w:marRight w:val="0"/>
                  <w:marTop w:val="0"/>
                  <w:marBottom w:val="0"/>
                  <w:divBdr>
                    <w:top w:val="none" w:sz="0" w:space="0" w:color="auto"/>
                    <w:left w:val="none" w:sz="0" w:space="0" w:color="auto"/>
                    <w:bottom w:val="none" w:sz="0" w:space="0" w:color="auto"/>
                    <w:right w:val="none" w:sz="0" w:space="0" w:color="auto"/>
                  </w:divBdr>
                </w:div>
                <w:div w:id="1158963294">
                  <w:marLeft w:val="0"/>
                  <w:marRight w:val="0"/>
                  <w:marTop w:val="0"/>
                  <w:marBottom w:val="0"/>
                  <w:divBdr>
                    <w:top w:val="none" w:sz="0" w:space="0" w:color="auto"/>
                    <w:left w:val="none" w:sz="0" w:space="0" w:color="auto"/>
                    <w:bottom w:val="none" w:sz="0" w:space="0" w:color="auto"/>
                    <w:right w:val="none" w:sz="0" w:space="0" w:color="auto"/>
                  </w:divBdr>
                </w:div>
                <w:div w:id="469249162">
                  <w:marLeft w:val="0"/>
                  <w:marRight w:val="0"/>
                  <w:marTop w:val="0"/>
                  <w:marBottom w:val="0"/>
                  <w:divBdr>
                    <w:top w:val="none" w:sz="0" w:space="0" w:color="auto"/>
                    <w:left w:val="none" w:sz="0" w:space="0" w:color="auto"/>
                    <w:bottom w:val="none" w:sz="0" w:space="0" w:color="auto"/>
                    <w:right w:val="none" w:sz="0" w:space="0" w:color="auto"/>
                  </w:divBdr>
                </w:div>
                <w:div w:id="1045641896">
                  <w:marLeft w:val="0"/>
                  <w:marRight w:val="0"/>
                  <w:marTop w:val="0"/>
                  <w:marBottom w:val="0"/>
                  <w:divBdr>
                    <w:top w:val="none" w:sz="0" w:space="0" w:color="auto"/>
                    <w:left w:val="none" w:sz="0" w:space="0" w:color="auto"/>
                    <w:bottom w:val="none" w:sz="0" w:space="0" w:color="auto"/>
                    <w:right w:val="none" w:sz="0" w:space="0" w:color="auto"/>
                  </w:divBdr>
                </w:div>
                <w:div w:id="1653220649">
                  <w:marLeft w:val="0"/>
                  <w:marRight w:val="0"/>
                  <w:marTop w:val="0"/>
                  <w:marBottom w:val="0"/>
                  <w:divBdr>
                    <w:top w:val="none" w:sz="0" w:space="0" w:color="auto"/>
                    <w:left w:val="none" w:sz="0" w:space="0" w:color="auto"/>
                    <w:bottom w:val="none" w:sz="0" w:space="0" w:color="auto"/>
                    <w:right w:val="none" w:sz="0" w:space="0" w:color="auto"/>
                  </w:divBdr>
                </w:div>
                <w:div w:id="975373378">
                  <w:marLeft w:val="0"/>
                  <w:marRight w:val="0"/>
                  <w:marTop w:val="0"/>
                  <w:marBottom w:val="0"/>
                  <w:divBdr>
                    <w:top w:val="none" w:sz="0" w:space="0" w:color="auto"/>
                    <w:left w:val="none" w:sz="0" w:space="0" w:color="auto"/>
                    <w:bottom w:val="none" w:sz="0" w:space="0" w:color="auto"/>
                    <w:right w:val="none" w:sz="0" w:space="0" w:color="auto"/>
                  </w:divBdr>
                </w:div>
                <w:div w:id="1523739190">
                  <w:marLeft w:val="0"/>
                  <w:marRight w:val="0"/>
                  <w:marTop w:val="0"/>
                  <w:marBottom w:val="0"/>
                  <w:divBdr>
                    <w:top w:val="none" w:sz="0" w:space="0" w:color="auto"/>
                    <w:left w:val="none" w:sz="0" w:space="0" w:color="auto"/>
                    <w:bottom w:val="none" w:sz="0" w:space="0" w:color="auto"/>
                    <w:right w:val="none" w:sz="0" w:space="0" w:color="auto"/>
                  </w:divBdr>
                </w:div>
                <w:div w:id="1412510039">
                  <w:marLeft w:val="0"/>
                  <w:marRight w:val="0"/>
                  <w:marTop w:val="0"/>
                  <w:marBottom w:val="0"/>
                  <w:divBdr>
                    <w:top w:val="none" w:sz="0" w:space="0" w:color="auto"/>
                    <w:left w:val="none" w:sz="0" w:space="0" w:color="auto"/>
                    <w:bottom w:val="none" w:sz="0" w:space="0" w:color="auto"/>
                    <w:right w:val="none" w:sz="0" w:space="0" w:color="auto"/>
                  </w:divBdr>
                </w:div>
                <w:div w:id="1793669898">
                  <w:marLeft w:val="0"/>
                  <w:marRight w:val="0"/>
                  <w:marTop w:val="0"/>
                  <w:marBottom w:val="0"/>
                  <w:divBdr>
                    <w:top w:val="none" w:sz="0" w:space="0" w:color="auto"/>
                    <w:left w:val="none" w:sz="0" w:space="0" w:color="auto"/>
                    <w:bottom w:val="none" w:sz="0" w:space="0" w:color="auto"/>
                    <w:right w:val="none" w:sz="0" w:space="0" w:color="auto"/>
                  </w:divBdr>
                </w:div>
                <w:div w:id="19699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784">
          <w:marLeft w:val="0"/>
          <w:marRight w:val="0"/>
          <w:marTop w:val="0"/>
          <w:marBottom w:val="0"/>
          <w:divBdr>
            <w:top w:val="none" w:sz="0" w:space="0" w:color="auto"/>
            <w:left w:val="none" w:sz="0" w:space="0" w:color="auto"/>
            <w:bottom w:val="none" w:sz="0" w:space="0" w:color="auto"/>
            <w:right w:val="none" w:sz="0" w:space="0" w:color="auto"/>
          </w:divBdr>
          <w:divsChild>
            <w:div w:id="1824197303">
              <w:marLeft w:val="0"/>
              <w:marRight w:val="0"/>
              <w:marTop w:val="0"/>
              <w:marBottom w:val="0"/>
              <w:divBdr>
                <w:top w:val="none" w:sz="0" w:space="0" w:color="auto"/>
                <w:left w:val="none" w:sz="0" w:space="0" w:color="auto"/>
                <w:bottom w:val="none" w:sz="0" w:space="0" w:color="auto"/>
                <w:right w:val="none" w:sz="0" w:space="0" w:color="auto"/>
              </w:divBdr>
              <w:divsChild>
                <w:div w:id="2048989819">
                  <w:marLeft w:val="0"/>
                  <w:marRight w:val="0"/>
                  <w:marTop w:val="0"/>
                  <w:marBottom w:val="0"/>
                  <w:divBdr>
                    <w:top w:val="none" w:sz="0" w:space="0" w:color="auto"/>
                    <w:left w:val="none" w:sz="0" w:space="0" w:color="auto"/>
                    <w:bottom w:val="none" w:sz="0" w:space="0" w:color="auto"/>
                    <w:right w:val="none" w:sz="0" w:space="0" w:color="auto"/>
                  </w:divBdr>
                  <w:divsChild>
                    <w:div w:id="2513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84">
              <w:marLeft w:val="0"/>
              <w:marRight w:val="0"/>
              <w:marTop w:val="0"/>
              <w:marBottom w:val="240"/>
              <w:divBdr>
                <w:top w:val="none" w:sz="0" w:space="0" w:color="auto"/>
                <w:left w:val="none" w:sz="0" w:space="0" w:color="auto"/>
                <w:bottom w:val="none" w:sz="0" w:space="0" w:color="auto"/>
                <w:right w:val="none" w:sz="0" w:space="0" w:color="auto"/>
              </w:divBdr>
            </w:div>
            <w:div w:id="2089837785">
              <w:marLeft w:val="0"/>
              <w:marRight w:val="0"/>
              <w:marTop w:val="0"/>
              <w:marBottom w:val="240"/>
              <w:divBdr>
                <w:top w:val="none" w:sz="0" w:space="0" w:color="auto"/>
                <w:left w:val="none" w:sz="0" w:space="0" w:color="auto"/>
                <w:bottom w:val="none" w:sz="0" w:space="0" w:color="auto"/>
                <w:right w:val="none" w:sz="0" w:space="0" w:color="auto"/>
              </w:divBdr>
            </w:div>
            <w:div w:id="2060129901">
              <w:marLeft w:val="0"/>
              <w:marRight w:val="0"/>
              <w:marTop w:val="0"/>
              <w:marBottom w:val="240"/>
              <w:divBdr>
                <w:top w:val="none" w:sz="0" w:space="0" w:color="auto"/>
                <w:left w:val="none" w:sz="0" w:space="0" w:color="auto"/>
                <w:bottom w:val="none" w:sz="0" w:space="0" w:color="auto"/>
                <w:right w:val="none" w:sz="0" w:space="0" w:color="auto"/>
              </w:divBdr>
            </w:div>
            <w:div w:id="1891307263">
              <w:marLeft w:val="0"/>
              <w:marRight w:val="0"/>
              <w:marTop w:val="0"/>
              <w:marBottom w:val="240"/>
              <w:divBdr>
                <w:top w:val="none" w:sz="0" w:space="0" w:color="auto"/>
                <w:left w:val="none" w:sz="0" w:space="0" w:color="auto"/>
                <w:bottom w:val="none" w:sz="0" w:space="0" w:color="auto"/>
                <w:right w:val="none" w:sz="0" w:space="0" w:color="auto"/>
              </w:divBdr>
            </w:div>
            <w:div w:id="1654215727">
              <w:marLeft w:val="0"/>
              <w:marRight w:val="0"/>
              <w:marTop w:val="0"/>
              <w:marBottom w:val="240"/>
              <w:divBdr>
                <w:top w:val="none" w:sz="0" w:space="0" w:color="auto"/>
                <w:left w:val="none" w:sz="0" w:space="0" w:color="auto"/>
                <w:bottom w:val="none" w:sz="0" w:space="0" w:color="auto"/>
                <w:right w:val="none" w:sz="0" w:space="0" w:color="auto"/>
              </w:divBdr>
            </w:div>
            <w:div w:id="613710100">
              <w:marLeft w:val="0"/>
              <w:marRight w:val="0"/>
              <w:marTop w:val="0"/>
              <w:marBottom w:val="240"/>
              <w:divBdr>
                <w:top w:val="none" w:sz="0" w:space="0" w:color="auto"/>
                <w:left w:val="none" w:sz="0" w:space="0" w:color="auto"/>
                <w:bottom w:val="none" w:sz="0" w:space="0" w:color="auto"/>
                <w:right w:val="none" w:sz="0" w:space="0" w:color="auto"/>
              </w:divBdr>
            </w:div>
            <w:div w:id="581722998">
              <w:marLeft w:val="0"/>
              <w:marRight w:val="0"/>
              <w:marTop w:val="0"/>
              <w:marBottom w:val="240"/>
              <w:divBdr>
                <w:top w:val="none" w:sz="0" w:space="0" w:color="auto"/>
                <w:left w:val="none" w:sz="0" w:space="0" w:color="auto"/>
                <w:bottom w:val="none" w:sz="0" w:space="0" w:color="auto"/>
                <w:right w:val="none" w:sz="0" w:space="0" w:color="auto"/>
              </w:divBdr>
            </w:div>
          </w:divsChild>
        </w:div>
        <w:div w:id="249581260">
          <w:marLeft w:val="0"/>
          <w:marRight w:val="0"/>
          <w:marTop w:val="0"/>
          <w:marBottom w:val="0"/>
          <w:divBdr>
            <w:top w:val="none" w:sz="0" w:space="0" w:color="auto"/>
            <w:left w:val="none" w:sz="0" w:space="0" w:color="auto"/>
            <w:bottom w:val="none" w:sz="0" w:space="0" w:color="auto"/>
            <w:right w:val="none" w:sz="0" w:space="0" w:color="auto"/>
          </w:divBdr>
          <w:divsChild>
            <w:div w:id="721173924">
              <w:marLeft w:val="0"/>
              <w:marRight w:val="0"/>
              <w:marTop w:val="0"/>
              <w:marBottom w:val="0"/>
              <w:divBdr>
                <w:top w:val="none" w:sz="0" w:space="0" w:color="auto"/>
                <w:left w:val="none" w:sz="0" w:space="0" w:color="auto"/>
                <w:bottom w:val="none" w:sz="0" w:space="0" w:color="auto"/>
                <w:right w:val="none" w:sz="0" w:space="0" w:color="auto"/>
              </w:divBdr>
              <w:divsChild>
                <w:div w:id="1370373966">
                  <w:marLeft w:val="0"/>
                  <w:marRight w:val="0"/>
                  <w:marTop w:val="0"/>
                  <w:marBottom w:val="0"/>
                  <w:divBdr>
                    <w:top w:val="none" w:sz="0" w:space="0" w:color="auto"/>
                    <w:left w:val="none" w:sz="0" w:space="0" w:color="auto"/>
                    <w:bottom w:val="none" w:sz="0" w:space="0" w:color="auto"/>
                    <w:right w:val="none" w:sz="0" w:space="0" w:color="auto"/>
                  </w:divBdr>
                  <w:divsChild>
                    <w:div w:id="6562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6445">
              <w:marLeft w:val="0"/>
              <w:marRight w:val="0"/>
              <w:marTop w:val="0"/>
              <w:marBottom w:val="0"/>
              <w:divBdr>
                <w:top w:val="none" w:sz="0" w:space="0" w:color="auto"/>
                <w:left w:val="none" w:sz="0" w:space="0" w:color="auto"/>
                <w:bottom w:val="none" w:sz="0" w:space="0" w:color="auto"/>
                <w:right w:val="none" w:sz="0" w:space="0" w:color="auto"/>
              </w:divBdr>
            </w:div>
          </w:divsChild>
        </w:div>
        <w:div w:id="1901743352">
          <w:marLeft w:val="0"/>
          <w:marRight w:val="0"/>
          <w:marTop w:val="0"/>
          <w:marBottom w:val="0"/>
          <w:divBdr>
            <w:top w:val="none" w:sz="0" w:space="0" w:color="auto"/>
            <w:left w:val="none" w:sz="0" w:space="0" w:color="auto"/>
            <w:bottom w:val="none" w:sz="0" w:space="0" w:color="auto"/>
            <w:right w:val="none" w:sz="0" w:space="0" w:color="auto"/>
          </w:divBdr>
          <w:divsChild>
            <w:div w:id="941182861">
              <w:marLeft w:val="0"/>
              <w:marRight w:val="0"/>
              <w:marTop w:val="0"/>
              <w:marBottom w:val="0"/>
              <w:divBdr>
                <w:top w:val="none" w:sz="0" w:space="0" w:color="auto"/>
                <w:left w:val="none" w:sz="0" w:space="0" w:color="auto"/>
                <w:bottom w:val="none" w:sz="0" w:space="0" w:color="auto"/>
                <w:right w:val="none" w:sz="0" w:space="0" w:color="auto"/>
              </w:divBdr>
              <w:divsChild>
                <w:div w:id="1446999093">
                  <w:marLeft w:val="0"/>
                  <w:marRight w:val="0"/>
                  <w:marTop w:val="0"/>
                  <w:marBottom w:val="0"/>
                  <w:divBdr>
                    <w:top w:val="none" w:sz="0" w:space="0" w:color="auto"/>
                    <w:left w:val="none" w:sz="0" w:space="0" w:color="auto"/>
                    <w:bottom w:val="none" w:sz="0" w:space="0" w:color="auto"/>
                    <w:right w:val="none" w:sz="0" w:space="0" w:color="auto"/>
                  </w:divBdr>
                  <w:divsChild>
                    <w:div w:id="14747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45762">
      <w:bodyDiv w:val="1"/>
      <w:marLeft w:val="0"/>
      <w:marRight w:val="0"/>
      <w:marTop w:val="0"/>
      <w:marBottom w:val="0"/>
      <w:divBdr>
        <w:top w:val="none" w:sz="0" w:space="0" w:color="auto"/>
        <w:left w:val="none" w:sz="0" w:space="0" w:color="auto"/>
        <w:bottom w:val="none" w:sz="0" w:space="0" w:color="auto"/>
        <w:right w:val="none" w:sz="0" w:space="0" w:color="auto"/>
      </w:divBdr>
      <w:divsChild>
        <w:div w:id="866913696">
          <w:marLeft w:val="0"/>
          <w:marRight w:val="0"/>
          <w:marTop w:val="0"/>
          <w:marBottom w:val="0"/>
          <w:divBdr>
            <w:top w:val="none" w:sz="0" w:space="0" w:color="auto"/>
            <w:left w:val="none" w:sz="0" w:space="0" w:color="auto"/>
            <w:bottom w:val="none" w:sz="0" w:space="0" w:color="auto"/>
            <w:right w:val="none" w:sz="0" w:space="0" w:color="auto"/>
          </w:divBdr>
          <w:divsChild>
            <w:div w:id="24522329">
              <w:marLeft w:val="0"/>
              <w:marRight w:val="0"/>
              <w:marTop w:val="0"/>
              <w:marBottom w:val="0"/>
              <w:divBdr>
                <w:top w:val="none" w:sz="0" w:space="0" w:color="auto"/>
                <w:left w:val="none" w:sz="0" w:space="0" w:color="auto"/>
                <w:bottom w:val="none" w:sz="0" w:space="0" w:color="auto"/>
                <w:right w:val="none" w:sz="0" w:space="0" w:color="auto"/>
              </w:divBdr>
              <w:divsChild>
                <w:div w:id="1472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60019">
          <w:marLeft w:val="0"/>
          <w:marRight w:val="0"/>
          <w:marTop w:val="0"/>
          <w:marBottom w:val="0"/>
          <w:divBdr>
            <w:top w:val="none" w:sz="0" w:space="0" w:color="auto"/>
            <w:left w:val="none" w:sz="0" w:space="0" w:color="auto"/>
            <w:bottom w:val="none" w:sz="0" w:space="0" w:color="auto"/>
            <w:right w:val="none" w:sz="0" w:space="0" w:color="auto"/>
          </w:divBdr>
          <w:divsChild>
            <w:div w:id="642389053">
              <w:marLeft w:val="0"/>
              <w:marRight w:val="0"/>
              <w:marTop w:val="0"/>
              <w:marBottom w:val="0"/>
              <w:divBdr>
                <w:top w:val="none" w:sz="0" w:space="0" w:color="auto"/>
                <w:left w:val="none" w:sz="0" w:space="0" w:color="auto"/>
                <w:bottom w:val="none" w:sz="0" w:space="0" w:color="auto"/>
                <w:right w:val="none" w:sz="0" w:space="0" w:color="auto"/>
              </w:divBdr>
              <w:divsChild>
                <w:div w:id="84420328">
                  <w:marLeft w:val="0"/>
                  <w:marRight w:val="0"/>
                  <w:marTop w:val="0"/>
                  <w:marBottom w:val="0"/>
                  <w:divBdr>
                    <w:top w:val="none" w:sz="0" w:space="0" w:color="auto"/>
                    <w:left w:val="none" w:sz="0" w:space="0" w:color="auto"/>
                    <w:bottom w:val="none" w:sz="0" w:space="0" w:color="auto"/>
                    <w:right w:val="none" w:sz="0" w:space="0" w:color="auto"/>
                  </w:divBdr>
                  <w:divsChild>
                    <w:div w:id="9143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7988">
              <w:marLeft w:val="0"/>
              <w:marRight w:val="0"/>
              <w:marTop w:val="0"/>
              <w:marBottom w:val="0"/>
              <w:divBdr>
                <w:top w:val="none" w:sz="0" w:space="0" w:color="auto"/>
                <w:left w:val="none" w:sz="0" w:space="0" w:color="auto"/>
                <w:bottom w:val="none" w:sz="0" w:space="0" w:color="auto"/>
                <w:right w:val="none" w:sz="0" w:space="0" w:color="auto"/>
              </w:divBdr>
            </w:div>
          </w:divsChild>
        </w:div>
        <w:div w:id="938491458">
          <w:marLeft w:val="0"/>
          <w:marRight w:val="0"/>
          <w:marTop w:val="0"/>
          <w:marBottom w:val="0"/>
          <w:divBdr>
            <w:top w:val="none" w:sz="0" w:space="0" w:color="auto"/>
            <w:left w:val="none" w:sz="0" w:space="0" w:color="auto"/>
            <w:bottom w:val="none" w:sz="0" w:space="0" w:color="auto"/>
            <w:right w:val="none" w:sz="0" w:space="0" w:color="auto"/>
          </w:divBdr>
          <w:divsChild>
            <w:div w:id="167793334">
              <w:marLeft w:val="0"/>
              <w:marRight w:val="0"/>
              <w:marTop w:val="0"/>
              <w:marBottom w:val="0"/>
              <w:divBdr>
                <w:top w:val="none" w:sz="0" w:space="0" w:color="auto"/>
                <w:left w:val="none" w:sz="0" w:space="0" w:color="auto"/>
                <w:bottom w:val="none" w:sz="0" w:space="0" w:color="auto"/>
                <w:right w:val="none" w:sz="0" w:space="0" w:color="auto"/>
              </w:divBdr>
              <w:divsChild>
                <w:div w:id="418142751">
                  <w:marLeft w:val="0"/>
                  <w:marRight w:val="0"/>
                  <w:marTop w:val="0"/>
                  <w:marBottom w:val="0"/>
                  <w:divBdr>
                    <w:top w:val="none" w:sz="0" w:space="0" w:color="auto"/>
                    <w:left w:val="none" w:sz="0" w:space="0" w:color="auto"/>
                    <w:bottom w:val="none" w:sz="0" w:space="0" w:color="auto"/>
                    <w:right w:val="none" w:sz="0" w:space="0" w:color="auto"/>
                  </w:divBdr>
                  <w:divsChild>
                    <w:div w:id="3637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0286">
              <w:marLeft w:val="0"/>
              <w:marRight w:val="0"/>
              <w:marTop w:val="0"/>
              <w:marBottom w:val="0"/>
              <w:divBdr>
                <w:top w:val="none" w:sz="0" w:space="0" w:color="auto"/>
                <w:left w:val="none" w:sz="0" w:space="0" w:color="auto"/>
                <w:bottom w:val="none" w:sz="0" w:space="0" w:color="auto"/>
                <w:right w:val="none" w:sz="0" w:space="0" w:color="auto"/>
              </w:divBdr>
              <w:divsChild>
                <w:div w:id="1128356592">
                  <w:marLeft w:val="0"/>
                  <w:marRight w:val="0"/>
                  <w:marTop w:val="0"/>
                  <w:marBottom w:val="0"/>
                  <w:divBdr>
                    <w:top w:val="none" w:sz="0" w:space="0" w:color="auto"/>
                    <w:left w:val="none" w:sz="0" w:space="0" w:color="auto"/>
                    <w:bottom w:val="none" w:sz="0" w:space="0" w:color="auto"/>
                    <w:right w:val="none" w:sz="0" w:space="0" w:color="auto"/>
                  </w:divBdr>
                </w:div>
                <w:div w:id="1289120592">
                  <w:marLeft w:val="0"/>
                  <w:marRight w:val="0"/>
                  <w:marTop w:val="0"/>
                  <w:marBottom w:val="0"/>
                  <w:divBdr>
                    <w:top w:val="none" w:sz="0" w:space="0" w:color="auto"/>
                    <w:left w:val="none" w:sz="0" w:space="0" w:color="auto"/>
                    <w:bottom w:val="none" w:sz="0" w:space="0" w:color="auto"/>
                    <w:right w:val="none" w:sz="0" w:space="0" w:color="auto"/>
                  </w:divBdr>
                </w:div>
                <w:div w:id="2010667346">
                  <w:marLeft w:val="0"/>
                  <w:marRight w:val="0"/>
                  <w:marTop w:val="0"/>
                  <w:marBottom w:val="0"/>
                  <w:divBdr>
                    <w:top w:val="none" w:sz="0" w:space="0" w:color="auto"/>
                    <w:left w:val="none" w:sz="0" w:space="0" w:color="auto"/>
                    <w:bottom w:val="none" w:sz="0" w:space="0" w:color="auto"/>
                    <w:right w:val="none" w:sz="0" w:space="0" w:color="auto"/>
                  </w:divBdr>
                </w:div>
                <w:div w:id="855579420">
                  <w:marLeft w:val="0"/>
                  <w:marRight w:val="0"/>
                  <w:marTop w:val="0"/>
                  <w:marBottom w:val="0"/>
                  <w:divBdr>
                    <w:top w:val="none" w:sz="0" w:space="0" w:color="auto"/>
                    <w:left w:val="none" w:sz="0" w:space="0" w:color="auto"/>
                    <w:bottom w:val="none" w:sz="0" w:space="0" w:color="auto"/>
                    <w:right w:val="none" w:sz="0" w:space="0" w:color="auto"/>
                  </w:divBdr>
                </w:div>
                <w:div w:id="565459727">
                  <w:marLeft w:val="0"/>
                  <w:marRight w:val="0"/>
                  <w:marTop w:val="0"/>
                  <w:marBottom w:val="0"/>
                  <w:divBdr>
                    <w:top w:val="none" w:sz="0" w:space="0" w:color="auto"/>
                    <w:left w:val="none" w:sz="0" w:space="0" w:color="auto"/>
                    <w:bottom w:val="none" w:sz="0" w:space="0" w:color="auto"/>
                    <w:right w:val="none" w:sz="0" w:space="0" w:color="auto"/>
                  </w:divBdr>
                </w:div>
                <w:div w:id="1180973586">
                  <w:marLeft w:val="0"/>
                  <w:marRight w:val="0"/>
                  <w:marTop w:val="0"/>
                  <w:marBottom w:val="0"/>
                  <w:divBdr>
                    <w:top w:val="none" w:sz="0" w:space="0" w:color="auto"/>
                    <w:left w:val="none" w:sz="0" w:space="0" w:color="auto"/>
                    <w:bottom w:val="none" w:sz="0" w:space="0" w:color="auto"/>
                    <w:right w:val="none" w:sz="0" w:space="0" w:color="auto"/>
                  </w:divBdr>
                </w:div>
                <w:div w:id="1368488221">
                  <w:marLeft w:val="0"/>
                  <w:marRight w:val="0"/>
                  <w:marTop w:val="0"/>
                  <w:marBottom w:val="0"/>
                  <w:divBdr>
                    <w:top w:val="none" w:sz="0" w:space="0" w:color="auto"/>
                    <w:left w:val="none" w:sz="0" w:space="0" w:color="auto"/>
                    <w:bottom w:val="none" w:sz="0" w:space="0" w:color="auto"/>
                    <w:right w:val="none" w:sz="0" w:space="0" w:color="auto"/>
                  </w:divBdr>
                </w:div>
                <w:div w:id="82840864">
                  <w:marLeft w:val="0"/>
                  <w:marRight w:val="0"/>
                  <w:marTop w:val="0"/>
                  <w:marBottom w:val="0"/>
                  <w:divBdr>
                    <w:top w:val="none" w:sz="0" w:space="0" w:color="auto"/>
                    <w:left w:val="none" w:sz="0" w:space="0" w:color="auto"/>
                    <w:bottom w:val="none" w:sz="0" w:space="0" w:color="auto"/>
                    <w:right w:val="none" w:sz="0" w:space="0" w:color="auto"/>
                  </w:divBdr>
                </w:div>
                <w:div w:id="550271131">
                  <w:marLeft w:val="0"/>
                  <w:marRight w:val="0"/>
                  <w:marTop w:val="0"/>
                  <w:marBottom w:val="0"/>
                  <w:divBdr>
                    <w:top w:val="none" w:sz="0" w:space="0" w:color="auto"/>
                    <w:left w:val="none" w:sz="0" w:space="0" w:color="auto"/>
                    <w:bottom w:val="none" w:sz="0" w:space="0" w:color="auto"/>
                    <w:right w:val="none" w:sz="0" w:space="0" w:color="auto"/>
                  </w:divBdr>
                </w:div>
                <w:div w:id="2106611269">
                  <w:marLeft w:val="0"/>
                  <w:marRight w:val="0"/>
                  <w:marTop w:val="0"/>
                  <w:marBottom w:val="0"/>
                  <w:divBdr>
                    <w:top w:val="none" w:sz="0" w:space="0" w:color="auto"/>
                    <w:left w:val="none" w:sz="0" w:space="0" w:color="auto"/>
                    <w:bottom w:val="none" w:sz="0" w:space="0" w:color="auto"/>
                    <w:right w:val="none" w:sz="0" w:space="0" w:color="auto"/>
                  </w:divBdr>
                </w:div>
                <w:div w:id="983655236">
                  <w:marLeft w:val="0"/>
                  <w:marRight w:val="0"/>
                  <w:marTop w:val="0"/>
                  <w:marBottom w:val="0"/>
                  <w:divBdr>
                    <w:top w:val="none" w:sz="0" w:space="0" w:color="auto"/>
                    <w:left w:val="none" w:sz="0" w:space="0" w:color="auto"/>
                    <w:bottom w:val="none" w:sz="0" w:space="0" w:color="auto"/>
                    <w:right w:val="none" w:sz="0" w:space="0" w:color="auto"/>
                  </w:divBdr>
                </w:div>
                <w:div w:id="1430078339">
                  <w:marLeft w:val="0"/>
                  <w:marRight w:val="0"/>
                  <w:marTop w:val="0"/>
                  <w:marBottom w:val="0"/>
                  <w:divBdr>
                    <w:top w:val="none" w:sz="0" w:space="0" w:color="auto"/>
                    <w:left w:val="none" w:sz="0" w:space="0" w:color="auto"/>
                    <w:bottom w:val="none" w:sz="0" w:space="0" w:color="auto"/>
                    <w:right w:val="none" w:sz="0" w:space="0" w:color="auto"/>
                  </w:divBdr>
                </w:div>
                <w:div w:id="242496966">
                  <w:marLeft w:val="0"/>
                  <w:marRight w:val="0"/>
                  <w:marTop w:val="0"/>
                  <w:marBottom w:val="0"/>
                  <w:divBdr>
                    <w:top w:val="none" w:sz="0" w:space="0" w:color="auto"/>
                    <w:left w:val="none" w:sz="0" w:space="0" w:color="auto"/>
                    <w:bottom w:val="none" w:sz="0" w:space="0" w:color="auto"/>
                    <w:right w:val="none" w:sz="0" w:space="0" w:color="auto"/>
                  </w:divBdr>
                </w:div>
                <w:div w:id="248929631">
                  <w:marLeft w:val="0"/>
                  <w:marRight w:val="0"/>
                  <w:marTop w:val="0"/>
                  <w:marBottom w:val="0"/>
                  <w:divBdr>
                    <w:top w:val="none" w:sz="0" w:space="0" w:color="auto"/>
                    <w:left w:val="none" w:sz="0" w:space="0" w:color="auto"/>
                    <w:bottom w:val="none" w:sz="0" w:space="0" w:color="auto"/>
                    <w:right w:val="none" w:sz="0" w:space="0" w:color="auto"/>
                  </w:divBdr>
                </w:div>
                <w:div w:id="575408163">
                  <w:marLeft w:val="0"/>
                  <w:marRight w:val="0"/>
                  <w:marTop w:val="0"/>
                  <w:marBottom w:val="0"/>
                  <w:divBdr>
                    <w:top w:val="none" w:sz="0" w:space="0" w:color="auto"/>
                    <w:left w:val="none" w:sz="0" w:space="0" w:color="auto"/>
                    <w:bottom w:val="none" w:sz="0" w:space="0" w:color="auto"/>
                    <w:right w:val="none" w:sz="0" w:space="0" w:color="auto"/>
                  </w:divBdr>
                </w:div>
                <w:div w:id="868446900">
                  <w:marLeft w:val="0"/>
                  <w:marRight w:val="0"/>
                  <w:marTop w:val="0"/>
                  <w:marBottom w:val="0"/>
                  <w:divBdr>
                    <w:top w:val="none" w:sz="0" w:space="0" w:color="auto"/>
                    <w:left w:val="none" w:sz="0" w:space="0" w:color="auto"/>
                    <w:bottom w:val="none" w:sz="0" w:space="0" w:color="auto"/>
                    <w:right w:val="none" w:sz="0" w:space="0" w:color="auto"/>
                  </w:divBdr>
                </w:div>
                <w:div w:id="2857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3625">
          <w:marLeft w:val="0"/>
          <w:marRight w:val="0"/>
          <w:marTop w:val="0"/>
          <w:marBottom w:val="0"/>
          <w:divBdr>
            <w:top w:val="none" w:sz="0" w:space="0" w:color="auto"/>
            <w:left w:val="none" w:sz="0" w:space="0" w:color="auto"/>
            <w:bottom w:val="none" w:sz="0" w:space="0" w:color="auto"/>
            <w:right w:val="none" w:sz="0" w:space="0" w:color="auto"/>
          </w:divBdr>
          <w:divsChild>
            <w:div w:id="1352535434">
              <w:marLeft w:val="0"/>
              <w:marRight w:val="0"/>
              <w:marTop w:val="0"/>
              <w:marBottom w:val="0"/>
              <w:divBdr>
                <w:top w:val="none" w:sz="0" w:space="0" w:color="auto"/>
                <w:left w:val="none" w:sz="0" w:space="0" w:color="auto"/>
                <w:bottom w:val="none" w:sz="0" w:space="0" w:color="auto"/>
                <w:right w:val="none" w:sz="0" w:space="0" w:color="auto"/>
              </w:divBdr>
              <w:divsChild>
                <w:div w:id="1253319751">
                  <w:marLeft w:val="0"/>
                  <w:marRight w:val="0"/>
                  <w:marTop w:val="0"/>
                  <w:marBottom w:val="0"/>
                  <w:divBdr>
                    <w:top w:val="none" w:sz="0" w:space="0" w:color="auto"/>
                    <w:left w:val="none" w:sz="0" w:space="0" w:color="auto"/>
                    <w:bottom w:val="none" w:sz="0" w:space="0" w:color="auto"/>
                    <w:right w:val="none" w:sz="0" w:space="0" w:color="auto"/>
                  </w:divBdr>
                  <w:divsChild>
                    <w:div w:id="1997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1082">
              <w:marLeft w:val="0"/>
              <w:marRight w:val="0"/>
              <w:marTop w:val="0"/>
              <w:marBottom w:val="240"/>
              <w:divBdr>
                <w:top w:val="none" w:sz="0" w:space="0" w:color="auto"/>
                <w:left w:val="none" w:sz="0" w:space="0" w:color="auto"/>
                <w:bottom w:val="none" w:sz="0" w:space="0" w:color="auto"/>
                <w:right w:val="none" w:sz="0" w:space="0" w:color="auto"/>
              </w:divBdr>
            </w:div>
            <w:div w:id="1380209711">
              <w:marLeft w:val="0"/>
              <w:marRight w:val="0"/>
              <w:marTop w:val="0"/>
              <w:marBottom w:val="240"/>
              <w:divBdr>
                <w:top w:val="none" w:sz="0" w:space="0" w:color="auto"/>
                <w:left w:val="none" w:sz="0" w:space="0" w:color="auto"/>
                <w:bottom w:val="none" w:sz="0" w:space="0" w:color="auto"/>
                <w:right w:val="none" w:sz="0" w:space="0" w:color="auto"/>
              </w:divBdr>
            </w:div>
            <w:div w:id="1116951135">
              <w:marLeft w:val="0"/>
              <w:marRight w:val="0"/>
              <w:marTop w:val="0"/>
              <w:marBottom w:val="240"/>
              <w:divBdr>
                <w:top w:val="none" w:sz="0" w:space="0" w:color="auto"/>
                <w:left w:val="none" w:sz="0" w:space="0" w:color="auto"/>
                <w:bottom w:val="none" w:sz="0" w:space="0" w:color="auto"/>
                <w:right w:val="none" w:sz="0" w:space="0" w:color="auto"/>
              </w:divBdr>
            </w:div>
            <w:div w:id="921722808">
              <w:marLeft w:val="0"/>
              <w:marRight w:val="0"/>
              <w:marTop w:val="0"/>
              <w:marBottom w:val="240"/>
              <w:divBdr>
                <w:top w:val="none" w:sz="0" w:space="0" w:color="auto"/>
                <w:left w:val="none" w:sz="0" w:space="0" w:color="auto"/>
                <w:bottom w:val="none" w:sz="0" w:space="0" w:color="auto"/>
                <w:right w:val="none" w:sz="0" w:space="0" w:color="auto"/>
              </w:divBdr>
            </w:div>
            <w:div w:id="791553197">
              <w:marLeft w:val="0"/>
              <w:marRight w:val="0"/>
              <w:marTop w:val="0"/>
              <w:marBottom w:val="240"/>
              <w:divBdr>
                <w:top w:val="none" w:sz="0" w:space="0" w:color="auto"/>
                <w:left w:val="none" w:sz="0" w:space="0" w:color="auto"/>
                <w:bottom w:val="none" w:sz="0" w:space="0" w:color="auto"/>
                <w:right w:val="none" w:sz="0" w:space="0" w:color="auto"/>
              </w:divBdr>
            </w:div>
            <w:div w:id="78018746">
              <w:marLeft w:val="0"/>
              <w:marRight w:val="0"/>
              <w:marTop w:val="0"/>
              <w:marBottom w:val="240"/>
              <w:divBdr>
                <w:top w:val="none" w:sz="0" w:space="0" w:color="auto"/>
                <w:left w:val="none" w:sz="0" w:space="0" w:color="auto"/>
                <w:bottom w:val="none" w:sz="0" w:space="0" w:color="auto"/>
                <w:right w:val="none" w:sz="0" w:space="0" w:color="auto"/>
              </w:divBdr>
            </w:div>
            <w:div w:id="917520977">
              <w:marLeft w:val="0"/>
              <w:marRight w:val="0"/>
              <w:marTop w:val="0"/>
              <w:marBottom w:val="240"/>
              <w:divBdr>
                <w:top w:val="none" w:sz="0" w:space="0" w:color="auto"/>
                <w:left w:val="none" w:sz="0" w:space="0" w:color="auto"/>
                <w:bottom w:val="none" w:sz="0" w:space="0" w:color="auto"/>
                <w:right w:val="none" w:sz="0" w:space="0" w:color="auto"/>
              </w:divBdr>
            </w:div>
            <w:div w:id="956332202">
              <w:marLeft w:val="0"/>
              <w:marRight w:val="0"/>
              <w:marTop w:val="0"/>
              <w:marBottom w:val="240"/>
              <w:divBdr>
                <w:top w:val="none" w:sz="0" w:space="0" w:color="auto"/>
                <w:left w:val="none" w:sz="0" w:space="0" w:color="auto"/>
                <w:bottom w:val="none" w:sz="0" w:space="0" w:color="auto"/>
                <w:right w:val="none" w:sz="0" w:space="0" w:color="auto"/>
              </w:divBdr>
            </w:div>
            <w:div w:id="1155410685">
              <w:marLeft w:val="0"/>
              <w:marRight w:val="0"/>
              <w:marTop w:val="0"/>
              <w:marBottom w:val="240"/>
              <w:divBdr>
                <w:top w:val="none" w:sz="0" w:space="0" w:color="auto"/>
                <w:left w:val="none" w:sz="0" w:space="0" w:color="auto"/>
                <w:bottom w:val="none" w:sz="0" w:space="0" w:color="auto"/>
                <w:right w:val="none" w:sz="0" w:space="0" w:color="auto"/>
              </w:divBdr>
            </w:div>
            <w:div w:id="1212961661">
              <w:marLeft w:val="0"/>
              <w:marRight w:val="0"/>
              <w:marTop w:val="0"/>
              <w:marBottom w:val="240"/>
              <w:divBdr>
                <w:top w:val="none" w:sz="0" w:space="0" w:color="auto"/>
                <w:left w:val="none" w:sz="0" w:space="0" w:color="auto"/>
                <w:bottom w:val="none" w:sz="0" w:space="0" w:color="auto"/>
                <w:right w:val="none" w:sz="0" w:space="0" w:color="auto"/>
              </w:divBdr>
            </w:div>
            <w:div w:id="2060198913">
              <w:marLeft w:val="0"/>
              <w:marRight w:val="0"/>
              <w:marTop w:val="0"/>
              <w:marBottom w:val="240"/>
              <w:divBdr>
                <w:top w:val="none" w:sz="0" w:space="0" w:color="auto"/>
                <w:left w:val="none" w:sz="0" w:space="0" w:color="auto"/>
                <w:bottom w:val="none" w:sz="0" w:space="0" w:color="auto"/>
                <w:right w:val="none" w:sz="0" w:space="0" w:color="auto"/>
              </w:divBdr>
            </w:div>
          </w:divsChild>
        </w:div>
        <w:div w:id="2033996934">
          <w:marLeft w:val="0"/>
          <w:marRight w:val="0"/>
          <w:marTop w:val="0"/>
          <w:marBottom w:val="0"/>
          <w:divBdr>
            <w:top w:val="none" w:sz="0" w:space="0" w:color="auto"/>
            <w:left w:val="none" w:sz="0" w:space="0" w:color="auto"/>
            <w:bottom w:val="none" w:sz="0" w:space="0" w:color="auto"/>
            <w:right w:val="none" w:sz="0" w:space="0" w:color="auto"/>
          </w:divBdr>
          <w:divsChild>
            <w:div w:id="1718816466">
              <w:marLeft w:val="0"/>
              <w:marRight w:val="0"/>
              <w:marTop w:val="0"/>
              <w:marBottom w:val="0"/>
              <w:divBdr>
                <w:top w:val="none" w:sz="0" w:space="0" w:color="auto"/>
                <w:left w:val="none" w:sz="0" w:space="0" w:color="auto"/>
                <w:bottom w:val="none" w:sz="0" w:space="0" w:color="auto"/>
                <w:right w:val="none" w:sz="0" w:space="0" w:color="auto"/>
              </w:divBdr>
              <w:divsChild>
                <w:div w:id="1176727045">
                  <w:marLeft w:val="0"/>
                  <w:marRight w:val="0"/>
                  <w:marTop w:val="0"/>
                  <w:marBottom w:val="0"/>
                  <w:divBdr>
                    <w:top w:val="none" w:sz="0" w:space="0" w:color="auto"/>
                    <w:left w:val="none" w:sz="0" w:space="0" w:color="auto"/>
                    <w:bottom w:val="none" w:sz="0" w:space="0" w:color="auto"/>
                    <w:right w:val="none" w:sz="0" w:space="0" w:color="auto"/>
                  </w:divBdr>
                  <w:divsChild>
                    <w:div w:id="18959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174">
              <w:marLeft w:val="0"/>
              <w:marRight w:val="0"/>
              <w:marTop w:val="0"/>
              <w:marBottom w:val="0"/>
              <w:divBdr>
                <w:top w:val="none" w:sz="0" w:space="0" w:color="auto"/>
                <w:left w:val="none" w:sz="0" w:space="0" w:color="auto"/>
                <w:bottom w:val="none" w:sz="0" w:space="0" w:color="auto"/>
                <w:right w:val="none" w:sz="0" w:space="0" w:color="auto"/>
              </w:divBdr>
            </w:div>
          </w:divsChild>
        </w:div>
        <w:div w:id="1121072031">
          <w:marLeft w:val="0"/>
          <w:marRight w:val="0"/>
          <w:marTop w:val="0"/>
          <w:marBottom w:val="0"/>
          <w:divBdr>
            <w:top w:val="none" w:sz="0" w:space="0" w:color="auto"/>
            <w:left w:val="none" w:sz="0" w:space="0" w:color="auto"/>
            <w:bottom w:val="none" w:sz="0" w:space="0" w:color="auto"/>
            <w:right w:val="none" w:sz="0" w:space="0" w:color="auto"/>
          </w:divBdr>
          <w:divsChild>
            <w:div w:id="1955137742">
              <w:marLeft w:val="0"/>
              <w:marRight w:val="0"/>
              <w:marTop w:val="0"/>
              <w:marBottom w:val="0"/>
              <w:divBdr>
                <w:top w:val="none" w:sz="0" w:space="0" w:color="auto"/>
                <w:left w:val="none" w:sz="0" w:space="0" w:color="auto"/>
                <w:bottom w:val="none" w:sz="0" w:space="0" w:color="auto"/>
                <w:right w:val="none" w:sz="0" w:space="0" w:color="auto"/>
              </w:divBdr>
              <w:divsChild>
                <w:div w:id="1122843348">
                  <w:marLeft w:val="0"/>
                  <w:marRight w:val="0"/>
                  <w:marTop w:val="0"/>
                  <w:marBottom w:val="0"/>
                  <w:divBdr>
                    <w:top w:val="none" w:sz="0" w:space="0" w:color="auto"/>
                    <w:left w:val="none" w:sz="0" w:space="0" w:color="auto"/>
                    <w:bottom w:val="none" w:sz="0" w:space="0" w:color="auto"/>
                    <w:right w:val="none" w:sz="0" w:space="0" w:color="auto"/>
                  </w:divBdr>
                  <w:divsChild>
                    <w:div w:id="11209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12598">
      <w:bodyDiv w:val="1"/>
      <w:marLeft w:val="0"/>
      <w:marRight w:val="0"/>
      <w:marTop w:val="0"/>
      <w:marBottom w:val="0"/>
      <w:divBdr>
        <w:top w:val="none" w:sz="0" w:space="0" w:color="auto"/>
        <w:left w:val="none" w:sz="0" w:space="0" w:color="auto"/>
        <w:bottom w:val="none" w:sz="0" w:space="0" w:color="auto"/>
        <w:right w:val="none" w:sz="0" w:space="0" w:color="auto"/>
      </w:divBdr>
      <w:divsChild>
        <w:div w:id="247620425">
          <w:marLeft w:val="0"/>
          <w:marRight w:val="0"/>
          <w:marTop w:val="0"/>
          <w:marBottom w:val="0"/>
          <w:divBdr>
            <w:top w:val="none" w:sz="0" w:space="0" w:color="auto"/>
            <w:left w:val="none" w:sz="0" w:space="0" w:color="auto"/>
            <w:bottom w:val="none" w:sz="0" w:space="0" w:color="auto"/>
            <w:right w:val="none" w:sz="0" w:space="0" w:color="auto"/>
          </w:divBdr>
          <w:divsChild>
            <w:div w:id="1568489253">
              <w:marLeft w:val="0"/>
              <w:marRight w:val="0"/>
              <w:marTop w:val="0"/>
              <w:marBottom w:val="0"/>
              <w:divBdr>
                <w:top w:val="none" w:sz="0" w:space="0" w:color="auto"/>
                <w:left w:val="none" w:sz="0" w:space="0" w:color="auto"/>
                <w:bottom w:val="none" w:sz="0" w:space="0" w:color="auto"/>
                <w:right w:val="none" w:sz="0" w:space="0" w:color="auto"/>
              </w:divBdr>
              <w:divsChild>
                <w:div w:id="3200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559">
          <w:marLeft w:val="0"/>
          <w:marRight w:val="0"/>
          <w:marTop w:val="0"/>
          <w:marBottom w:val="0"/>
          <w:divBdr>
            <w:top w:val="none" w:sz="0" w:space="0" w:color="auto"/>
            <w:left w:val="none" w:sz="0" w:space="0" w:color="auto"/>
            <w:bottom w:val="none" w:sz="0" w:space="0" w:color="auto"/>
            <w:right w:val="none" w:sz="0" w:space="0" w:color="auto"/>
          </w:divBdr>
          <w:divsChild>
            <w:div w:id="1289046443">
              <w:marLeft w:val="0"/>
              <w:marRight w:val="0"/>
              <w:marTop w:val="0"/>
              <w:marBottom w:val="0"/>
              <w:divBdr>
                <w:top w:val="none" w:sz="0" w:space="0" w:color="auto"/>
                <w:left w:val="none" w:sz="0" w:space="0" w:color="auto"/>
                <w:bottom w:val="none" w:sz="0" w:space="0" w:color="auto"/>
                <w:right w:val="none" w:sz="0" w:space="0" w:color="auto"/>
              </w:divBdr>
              <w:divsChild>
                <w:div w:id="689717208">
                  <w:marLeft w:val="0"/>
                  <w:marRight w:val="0"/>
                  <w:marTop w:val="0"/>
                  <w:marBottom w:val="0"/>
                  <w:divBdr>
                    <w:top w:val="none" w:sz="0" w:space="0" w:color="auto"/>
                    <w:left w:val="none" w:sz="0" w:space="0" w:color="auto"/>
                    <w:bottom w:val="none" w:sz="0" w:space="0" w:color="auto"/>
                    <w:right w:val="none" w:sz="0" w:space="0" w:color="auto"/>
                  </w:divBdr>
                  <w:divsChild>
                    <w:div w:id="1508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14466">
          <w:marLeft w:val="0"/>
          <w:marRight w:val="0"/>
          <w:marTop w:val="0"/>
          <w:marBottom w:val="0"/>
          <w:divBdr>
            <w:top w:val="none" w:sz="0" w:space="0" w:color="auto"/>
            <w:left w:val="none" w:sz="0" w:space="0" w:color="auto"/>
            <w:bottom w:val="none" w:sz="0" w:space="0" w:color="auto"/>
            <w:right w:val="none" w:sz="0" w:space="0" w:color="auto"/>
          </w:divBdr>
          <w:divsChild>
            <w:div w:id="1318879026">
              <w:marLeft w:val="0"/>
              <w:marRight w:val="0"/>
              <w:marTop w:val="0"/>
              <w:marBottom w:val="0"/>
              <w:divBdr>
                <w:top w:val="none" w:sz="0" w:space="0" w:color="auto"/>
                <w:left w:val="none" w:sz="0" w:space="0" w:color="auto"/>
                <w:bottom w:val="none" w:sz="0" w:space="0" w:color="auto"/>
                <w:right w:val="none" w:sz="0" w:space="0" w:color="auto"/>
              </w:divBdr>
              <w:divsChild>
                <w:div w:id="1357317529">
                  <w:marLeft w:val="0"/>
                  <w:marRight w:val="0"/>
                  <w:marTop w:val="0"/>
                  <w:marBottom w:val="0"/>
                  <w:divBdr>
                    <w:top w:val="none" w:sz="0" w:space="0" w:color="auto"/>
                    <w:left w:val="none" w:sz="0" w:space="0" w:color="auto"/>
                    <w:bottom w:val="none" w:sz="0" w:space="0" w:color="auto"/>
                    <w:right w:val="none" w:sz="0" w:space="0" w:color="auto"/>
                  </w:divBdr>
                  <w:divsChild>
                    <w:div w:id="10478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92">
              <w:marLeft w:val="0"/>
              <w:marRight w:val="0"/>
              <w:marTop w:val="0"/>
              <w:marBottom w:val="0"/>
              <w:divBdr>
                <w:top w:val="none" w:sz="0" w:space="0" w:color="auto"/>
                <w:left w:val="none" w:sz="0" w:space="0" w:color="auto"/>
                <w:bottom w:val="none" w:sz="0" w:space="0" w:color="auto"/>
                <w:right w:val="none" w:sz="0" w:space="0" w:color="auto"/>
              </w:divBdr>
              <w:divsChild>
                <w:div w:id="1847600061">
                  <w:marLeft w:val="0"/>
                  <w:marRight w:val="0"/>
                  <w:marTop w:val="0"/>
                  <w:marBottom w:val="0"/>
                  <w:divBdr>
                    <w:top w:val="none" w:sz="0" w:space="0" w:color="auto"/>
                    <w:left w:val="none" w:sz="0" w:space="0" w:color="auto"/>
                    <w:bottom w:val="none" w:sz="0" w:space="0" w:color="auto"/>
                    <w:right w:val="none" w:sz="0" w:space="0" w:color="auto"/>
                  </w:divBdr>
                </w:div>
                <w:div w:id="707996215">
                  <w:marLeft w:val="0"/>
                  <w:marRight w:val="0"/>
                  <w:marTop w:val="0"/>
                  <w:marBottom w:val="0"/>
                  <w:divBdr>
                    <w:top w:val="none" w:sz="0" w:space="0" w:color="auto"/>
                    <w:left w:val="none" w:sz="0" w:space="0" w:color="auto"/>
                    <w:bottom w:val="none" w:sz="0" w:space="0" w:color="auto"/>
                    <w:right w:val="none" w:sz="0" w:space="0" w:color="auto"/>
                  </w:divBdr>
                </w:div>
                <w:div w:id="621573500">
                  <w:marLeft w:val="0"/>
                  <w:marRight w:val="0"/>
                  <w:marTop w:val="0"/>
                  <w:marBottom w:val="0"/>
                  <w:divBdr>
                    <w:top w:val="none" w:sz="0" w:space="0" w:color="auto"/>
                    <w:left w:val="none" w:sz="0" w:space="0" w:color="auto"/>
                    <w:bottom w:val="none" w:sz="0" w:space="0" w:color="auto"/>
                    <w:right w:val="none" w:sz="0" w:space="0" w:color="auto"/>
                  </w:divBdr>
                </w:div>
                <w:div w:id="889878421">
                  <w:marLeft w:val="0"/>
                  <w:marRight w:val="0"/>
                  <w:marTop w:val="0"/>
                  <w:marBottom w:val="0"/>
                  <w:divBdr>
                    <w:top w:val="none" w:sz="0" w:space="0" w:color="auto"/>
                    <w:left w:val="none" w:sz="0" w:space="0" w:color="auto"/>
                    <w:bottom w:val="none" w:sz="0" w:space="0" w:color="auto"/>
                    <w:right w:val="none" w:sz="0" w:space="0" w:color="auto"/>
                  </w:divBdr>
                </w:div>
                <w:div w:id="1240939450">
                  <w:marLeft w:val="0"/>
                  <w:marRight w:val="0"/>
                  <w:marTop w:val="0"/>
                  <w:marBottom w:val="0"/>
                  <w:divBdr>
                    <w:top w:val="none" w:sz="0" w:space="0" w:color="auto"/>
                    <w:left w:val="none" w:sz="0" w:space="0" w:color="auto"/>
                    <w:bottom w:val="none" w:sz="0" w:space="0" w:color="auto"/>
                    <w:right w:val="none" w:sz="0" w:space="0" w:color="auto"/>
                  </w:divBdr>
                </w:div>
                <w:div w:id="1924610198">
                  <w:marLeft w:val="0"/>
                  <w:marRight w:val="0"/>
                  <w:marTop w:val="0"/>
                  <w:marBottom w:val="0"/>
                  <w:divBdr>
                    <w:top w:val="none" w:sz="0" w:space="0" w:color="auto"/>
                    <w:left w:val="none" w:sz="0" w:space="0" w:color="auto"/>
                    <w:bottom w:val="none" w:sz="0" w:space="0" w:color="auto"/>
                    <w:right w:val="none" w:sz="0" w:space="0" w:color="auto"/>
                  </w:divBdr>
                </w:div>
                <w:div w:id="1788817334">
                  <w:marLeft w:val="0"/>
                  <w:marRight w:val="0"/>
                  <w:marTop w:val="0"/>
                  <w:marBottom w:val="0"/>
                  <w:divBdr>
                    <w:top w:val="none" w:sz="0" w:space="0" w:color="auto"/>
                    <w:left w:val="none" w:sz="0" w:space="0" w:color="auto"/>
                    <w:bottom w:val="none" w:sz="0" w:space="0" w:color="auto"/>
                    <w:right w:val="none" w:sz="0" w:space="0" w:color="auto"/>
                  </w:divBdr>
                </w:div>
                <w:div w:id="1998801308">
                  <w:marLeft w:val="0"/>
                  <w:marRight w:val="0"/>
                  <w:marTop w:val="0"/>
                  <w:marBottom w:val="0"/>
                  <w:divBdr>
                    <w:top w:val="none" w:sz="0" w:space="0" w:color="auto"/>
                    <w:left w:val="none" w:sz="0" w:space="0" w:color="auto"/>
                    <w:bottom w:val="none" w:sz="0" w:space="0" w:color="auto"/>
                    <w:right w:val="none" w:sz="0" w:space="0" w:color="auto"/>
                  </w:divBdr>
                </w:div>
                <w:div w:id="320282732">
                  <w:marLeft w:val="0"/>
                  <w:marRight w:val="0"/>
                  <w:marTop w:val="0"/>
                  <w:marBottom w:val="0"/>
                  <w:divBdr>
                    <w:top w:val="none" w:sz="0" w:space="0" w:color="auto"/>
                    <w:left w:val="none" w:sz="0" w:space="0" w:color="auto"/>
                    <w:bottom w:val="none" w:sz="0" w:space="0" w:color="auto"/>
                    <w:right w:val="none" w:sz="0" w:space="0" w:color="auto"/>
                  </w:divBdr>
                </w:div>
                <w:div w:id="1463036522">
                  <w:marLeft w:val="0"/>
                  <w:marRight w:val="0"/>
                  <w:marTop w:val="0"/>
                  <w:marBottom w:val="0"/>
                  <w:divBdr>
                    <w:top w:val="none" w:sz="0" w:space="0" w:color="auto"/>
                    <w:left w:val="none" w:sz="0" w:space="0" w:color="auto"/>
                    <w:bottom w:val="none" w:sz="0" w:space="0" w:color="auto"/>
                    <w:right w:val="none" w:sz="0" w:space="0" w:color="auto"/>
                  </w:divBdr>
                </w:div>
                <w:div w:id="734351938">
                  <w:marLeft w:val="0"/>
                  <w:marRight w:val="0"/>
                  <w:marTop w:val="0"/>
                  <w:marBottom w:val="0"/>
                  <w:divBdr>
                    <w:top w:val="none" w:sz="0" w:space="0" w:color="auto"/>
                    <w:left w:val="none" w:sz="0" w:space="0" w:color="auto"/>
                    <w:bottom w:val="none" w:sz="0" w:space="0" w:color="auto"/>
                    <w:right w:val="none" w:sz="0" w:space="0" w:color="auto"/>
                  </w:divBdr>
                </w:div>
                <w:div w:id="1010528973">
                  <w:marLeft w:val="0"/>
                  <w:marRight w:val="0"/>
                  <w:marTop w:val="0"/>
                  <w:marBottom w:val="0"/>
                  <w:divBdr>
                    <w:top w:val="none" w:sz="0" w:space="0" w:color="auto"/>
                    <w:left w:val="none" w:sz="0" w:space="0" w:color="auto"/>
                    <w:bottom w:val="none" w:sz="0" w:space="0" w:color="auto"/>
                    <w:right w:val="none" w:sz="0" w:space="0" w:color="auto"/>
                  </w:divBdr>
                </w:div>
                <w:div w:id="1270119789">
                  <w:marLeft w:val="0"/>
                  <w:marRight w:val="0"/>
                  <w:marTop w:val="0"/>
                  <w:marBottom w:val="0"/>
                  <w:divBdr>
                    <w:top w:val="none" w:sz="0" w:space="0" w:color="auto"/>
                    <w:left w:val="none" w:sz="0" w:space="0" w:color="auto"/>
                    <w:bottom w:val="none" w:sz="0" w:space="0" w:color="auto"/>
                    <w:right w:val="none" w:sz="0" w:space="0" w:color="auto"/>
                  </w:divBdr>
                </w:div>
                <w:div w:id="20582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4342">
          <w:marLeft w:val="0"/>
          <w:marRight w:val="0"/>
          <w:marTop w:val="0"/>
          <w:marBottom w:val="0"/>
          <w:divBdr>
            <w:top w:val="none" w:sz="0" w:space="0" w:color="auto"/>
            <w:left w:val="none" w:sz="0" w:space="0" w:color="auto"/>
            <w:bottom w:val="none" w:sz="0" w:space="0" w:color="auto"/>
            <w:right w:val="none" w:sz="0" w:space="0" w:color="auto"/>
          </w:divBdr>
          <w:divsChild>
            <w:div w:id="105465763">
              <w:marLeft w:val="0"/>
              <w:marRight w:val="0"/>
              <w:marTop w:val="0"/>
              <w:marBottom w:val="0"/>
              <w:divBdr>
                <w:top w:val="none" w:sz="0" w:space="0" w:color="auto"/>
                <w:left w:val="none" w:sz="0" w:space="0" w:color="auto"/>
                <w:bottom w:val="none" w:sz="0" w:space="0" w:color="auto"/>
                <w:right w:val="none" w:sz="0" w:space="0" w:color="auto"/>
              </w:divBdr>
              <w:divsChild>
                <w:div w:id="1710303228">
                  <w:marLeft w:val="0"/>
                  <w:marRight w:val="0"/>
                  <w:marTop w:val="0"/>
                  <w:marBottom w:val="0"/>
                  <w:divBdr>
                    <w:top w:val="none" w:sz="0" w:space="0" w:color="auto"/>
                    <w:left w:val="none" w:sz="0" w:space="0" w:color="auto"/>
                    <w:bottom w:val="none" w:sz="0" w:space="0" w:color="auto"/>
                    <w:right w:val="none" w:sz="0" w:space="0" w:color="auto"/>
                  </w:divBdr>
                  <w:divsChild>
                    <w:div w:id="5656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4629">
              <w:marLeft w:val="0"/>
              <w:marRight w:val="0"/>
              <w:marTop w:val="0"/>
              <w:marBottom w:val="240"/>
              <w:divBdr>
                <w:top w:val="none" w:sz="0" w:space="0" w:color="auto"/>
                <w:left w:val="none" w:sz="0" w:space="0" w:color="auto"/>
                <w:bottom w:val="none" w:sz="0" w:space="0" w:color="auto"/>
                <w:right w:val="none" w:sz="0" w:space="0" w:color="auto"/>
              </w:divBdr>
            </w:div>
            <w:div w:id="1439789351">
              <w:marLeft w:val="0"/>
              <w:marRight w:val="0"/>
              <w:marTop w:val="0"/>
              <w:marBottom w:val="240"/>
              <w:divBdr>
                <w:top w:val="none" w:sz="0" w:space="0" w:color="auto"/>
                <w:left w:val="none" w:sz="0" w:space="0" w:color="auto"/>
                <w:bottom w:val="none" w:sz="0" w:space="0" w:color="auto"/>
                <w:right w:val="none" w:sz="0" w:space="0" w:color="auto"/>
              </w:divBdr>
            </w:div>
            <w:div w:id="109980934">
              <w:marLeft w:val="0"/>
              <w:marRight w:val="0"/>
              <w:marTop w:val="0"/>
              <w:marBottom w:val="240"/>
              <w:divBdr>
                <w:top w:val="none" w:sz="0" w:space="0" w:color="auto"/>
                <w:left w:val="none" w:sz="0" w:space="0" w:color="auto"/>
                <w:bottom w:val="none" w:sz="0" w:space="0" w:color="auto"/>
                <w:right w:val="none" w:sz="0" w:space="0" w:color="auto"/>
              </w:divBdr>
            </w:div>
            <w:div w:id="1125662308">
              <w:marLeft w:val="0"/>
              <w:marRight w:val="0"/>
              <w:marTop w:val="0"/>
              <w:marBottom w:val="240"/>
              <w:divBdr>
                <w:top w:val="none" w:sz="0" w:space="0" w:color="auto"/>
                <w:left w:val="none" w:sz="0" w:space="0" w:color="auto"/>
                <w:bottom w:val="none" w:sz="0" w:space="0" w:color="auto"/>
                <w:right w:val="none" w:sz="0" w:space="0" w:color="auto"/>
              </w:divBdr>
            </w:div>
          </w:divsChild>
        </w:div>
        <w:div w:id="1925802144">
          <w:marLeft w:val="0"/>
          <w:marRight w:val="0"/>
          <w:marTop w:val="0"/>
          <w:marBottom w:val="0"/>
          <w:divBdr>
            <w:top w:val="none" w:sz="0" w:space="0" w:color="auto"/>
            <w:left w:val="none" w:sz="0" w:space="0" w:color="auto"/>
            <w:bottom w:val="none" w:sz="0" w:space="0" w:color="auto"/>
            <w:right w:val="none" w:sz="0" w:space="0" w:color="auto"/>
          </w:divBdr>
          <w:divsChild>
            <w:div w:id="468671411">
              <w:marLeft w:val="0"/>
              <w:marRight w:val="0"/>
              <w:marTop w:val="0"/>
              <w:marBottom w:val="0"/>
              <w:divBdr>
                <w:top w:val="none" w:sz="0" w:space="0" w:color="auto"/>
                <w:left w:val="none" w:sz="0" w:space="0" w:color="auto"/>
                <w:bottom w:val="none" w:sz="0" w:space="0" w:color="auto"/>
                <w:right w:val="none" w:sz="0" w:space="0" w:color="auto"/>
              </w:divBdr>
              <w:divsChild>
                <w:div w:id="1332097111">
                  <w:marLeft w:val="0"/>
                  <w:marRight w:val="0"/>
                  <w:marTop w:val="0"/>
                  <w:marBottom w:val="0"/>
                  <w:divBdr>
                    <w:top w:val="none" w:sz="0" w:space="0" w:color="auto"/>
                    <w:left w:val="none" w:sz="0" w:space="0" w:color="auto"/>
                    <w:bottom w:val="none" w:sz="0" w:space="0" w:color="auto"/>
                    <w:right w:val="none" w:sz="0" w:space="0" w:color="auto"/>
                  </w:divBdr>
                  <w:divsChild>
                    <w:div w:id="5178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735032">
      <w:bodyDiv w:val="1"/>
      <w:marLeft w:val="0"/>
      <w:marRight w:val="0"/>
      <w:marTop w:val="0"/>
      <w:marBottom w:val="0"/>
      <w:divBdr>
        <w:top w:val="none" w:sz="0" w:space="0" w:color="auto"/>
        <w:left w:val="none" w:sz="0" w:space="0" w:color="auto"/>
        <w:bottom w:val="none" w:sz="0" w:space="0" w:color="auto"/>
        <w:right w:val="none" w:sz="0" w:space="0" w:color="auto"/>
      </w:divBdr>
      <w:divsChild>
        <w:div w:id="892042555">
          <w:marLeft w:val="0"/>
          <w:marRight w:val="0"/>
          <w:marTop w:val="0"/>
          <w:marBottom w:val="0"/>
          <w:divBdr>
            <w:top w:val="none" w:sz="0" w:space="0" w:color="auto"/>
            <w:left w:val="none" w:sz="0" w:space="0" w:color="auto"/>
            <w:bottom w:val="none" w:sz="0" w:space="0" w:color="auto"/>
            <w:right w:val="none" w:sz="0" w:space="0" w:color="auto"/>
          </w:divBdr>
          <w:divsChild>
            <w:div w:id="1792237639">
              <w:marLeft w:val="0"/>
              <w:marRight w:val="0"/>
              <w:marTop w:val="0"/>
              <w:marBottom w:val="0"/>
              <w:divBdr>
                <w:top w:val="none" w:sz="0" w:space="0" w:color="auto"/>
                <w:left w:val="none" w:sz="0" w:space="0" w:color="auto"/>
                <w:bottom w:val="none" w:sz="0" w:space="0" w:color="auto"/>
                <w:right w:val="none" w:sz="0" w:space="0" w:color="auto"/>
              </w:divBdr>
              <w:divsChild>
                <w:div w:id="18700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350">
          <w:marLeft w:val="0"/>
          <w:marRight w:val="0"/>
          <w:marTop w:val="0"/>
          <w:marBottom w:val="0"/>
          <w:divBdr>
            <w:top w:val="none" w:sz="0" w:space="0" w:color="auto"/>
            <w:left w:val="none" w:sz="0" w:space="0" w:color="auto"/>
            <w:bottom w:val="none" w:sz="0" w:space="0" w:color="auto"/>
            <w:right w:val="none" w:sz="0" w:space="0" w:color="auto"/>
          </w:divBdr>
          <w:divsChild>
            <w:div w:id="540047879">
              <w:marLeft w:val="0"/>
              <w:marRight w:val="0"/>
              <w:marTop w:val="0"/>
              <w:marBottom w:val="0"/>
              <w:divBdr>
                <w:top w:val="none" w:sz="0" w:space="0" w:color="auto"/>
                <w:left w:val="none" w:sz="0" w:space="0" w:color="auto"/>
                <w:bottom w:val="none" w:sz="0" w:space="0" w:color="auto"/>
                <w:right w:val="none" w:sz="0" w:space="0" w:color="auto"/>
              </w:divBdr>
              <w:divsChild>
                <w:div w:id="662047085">
                  <w:marLeft w:val="0"/>
                  <w:marRight w:val="0"/>
                  <w:marTop w:val="0"/>
                  <w:marBottom w:val="0"/>
                  <w:divBdr>
                    <w:top w:val="none" w:sz="0" w:space="0" w:color="auto"/>
                    <w:left w:val="none" w:sz="0" w:space="0" w:color="auto"/>
                    <w:bottom w:val="none" w:sz="0" w:space="0" w:color="auto"/>
                    <w:right w:val="none" w:sz="0" w:space="0" w:color="auto"/>
                  </w:divBdr>
                  <w:divsChild>
                    <w:div w:id="1798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1428">
          <w:marLeft w:val="0"/>
          <w:marRight w:val="0"/>
          <w:marTop w:val="0"/>
          <w:marBottom w:val="0"/>
          <w:divBdr>
            <w:top w:val="none" w:sz="0" w:space="0" w:color="auto"/>
            <w:left w:val="none" w:sz="0" w:space="0" w:color="auto"/>
            <w:bottom w:val="none" w:sz="0" w:space="0" w:color="auto"/>
            <w:right w:val="none" w:sz="0" w:space="0" w:color="auto"/>
          </w:divBdr>
          <w:divsChild>
            <w:div w:id="1064329027">
              <w:marLeft w:val="0"/>
              <w:marRight w:val="0"/>
              <w:marTop w:val="0"/>
              <w:marBottom w:val="0"/>
              <w:divBdr>
                <w:top w:val="none" w:sz="0" w:space="0" w:color="auto"/>
                <w:left w:val="none" w:sz="0" w:space="0" w:color="auto"/>
                <w:bottom w:val="none" w:sz="0" w:space="0" w:color="auto"/>
                <w:right w:val="none" w:sz="0" w:space="0" w:color="auto"/>
              </w:divBdr>
              <w:divsChild>
                <w:div w:id="362219078">
                  <w:marLeft w:val="0"/>
                  <w:marRight w:val="0"/>
                  <w:marTop w:val="0"/>
                  <w:marBottom w:val="0"/>
                  <w:divBdr>
                    <w:top w:val="none" w:sz="0" w:space="0" w:color="auto"/>
                    <w:left w:val="none" w:sz="0" w:space="0" w:color="auto"/>
                    <w:bottom w:val="none" w:sz="0" w:space="0" w:color="auto"/>
                    <w:right w:val="none" w:sz="0" w:space="0" w:color="auto"/>
                  </w:divBdr>
                  <w:divsChild>
                    <w:div w:id="3373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673">
              <w:marLeft w:val="0"/>
              <w:marRight w:val="0"/>
              <w:marTop w:val="0"/>
              <w:marBottom w:val="0"/>
              <w:divBdr>
                <w:top w:val="none" w:sz="0" w:space="0" w:color="auto"/>
                <w:left w:val="none" w:sz="0" w:space="0" w:color="auto"/>
                <w:bottom w:val="none" w:sz="0" w:space="0" w:color="auto"/>
                <w:right w:val="none" w:sz="0" w:space="0" w:color="auto"/>
              </w:divBdr>
              <w:divsChild>
                <w:div w:id="819887211">
                  <w:marLeft w:val="0"/>
                  <w:marRight w:val="0"/>
                  <w:marTop w:val="0"/>
                  <w:marBottom w:val="0"/>
                  <w:divBdr>
                    <w:top w:val="none" w:sz="0" w:space="0" w:color="auto"/>
                    <w:left w:val="none" w:sz="0" w:space="0" w:color="auto"/>
                    <w:bottom w:val="none" w:sz="0" w:space="0" w:color="auto"/>
                    <w:right w:val="none" w:sz="0" w:space="0" w:color="auto"/>
                  </w:divBdr>
                </w:div>
                <w:div w:id="1111776386">
                  <w:marLeft w:val="0"/>
                  <w:marRight w:val="0"/>
                  <w:marTop w:val="0"/>
                  <w:marBottom w:val="0"/>
                  <w:divBdr>
                    <w:top w:val="none" w:sz="0" w:space="0" w:color="auto"/>
                    <w:left w:val="none" w:sz="0" w:space="0" w:color="auto"/>
                    <w:bottom w:val="none" w:sz="0" w:space="0" w:color="auto"/>
                    <w:right w:val="none" w:sz="0" w:space="0" w:color="auto"/>
                  </w:divBdr>
                </w:div>
                <w:div w:id="85154">
                  <w:marLeft w:val="0"/>
                  <w:marRight w:val="0"/>
                  <w:marTop w:val="0"/>
                  <w:marBottom w:val="0"/>
                  <w:divBdr>
                    <w:top w:val="none" w:sz="0" w:space="0" w:color="auto"/>
                    <w:left w:val="none" w:sz="0" w:space="0" w:color="auto"/>
                    <w:bottom w:val="none" w:sz="0" w:space="0" w:color="auto"/>
                    <w:right w:val="none" w:sz="0" w:space="0" w:color="auto"/>
                  </w:divBdr>
                </w:div>
                <w:div w:id="1959333032">
                  <w:marLeft w:val="0"/>
                  <w:marRight w:val="0"/>
                  <w:marTop w:val="0"/>
                  <w:marBottom w:val="0"/>
                  <w:divBdr>
                    <w:top w:val="none" w:sz="0" w:space="0" w:color="auto"/>
                    <w:left w:val="none" w:sz="0" w:space="0" w:color="auto"/>
                    <w:bottom w:val="none" w:sz="0" w:space="0" w:color="auto"/>
                    <w:right w:val="none" w:sz="0" w:space="0" w:color="auto"/>
                  </w:divBdr>
                </w:div>
                <w:div w:id="5533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7778">
          <w:marLeft w:val="0"/>
          <w:marRight w:val="0"/>
          <w:marTop w:val="0"/>
          <w:marBottom w:val="0"/>
          <w:divBdr>
            <w:top w:val="none" w:sz="0" w:space="0" w:color="auto"/>
            <w:left w:val="none" w:sz="0" w:space="0" w:color="auto"/>
            <w:bottom w:val="none" w:sz="0" w:space="0" w:color="auto"/>
            <w:right w:val="none" w:sz="0" w:space="0" w:color="auto"/>
          </w:divBdr>
          <w:divsChild>
            <w:div w:id="1623687078">
              <w:marLeft w:val="0"/>
              <w:marRight w:val="0"/>
              <w:marTop w:val="0"/>
              <w:marBottom w:val="0"/>
              <w:divBdr>
                <w:top w:val="none" w:sz="0" w:space="0" w:color="auto"/>
                <w:left w:val="none" w:sz="0" w:space="0" w:color="auto"/>
                <w:bottom w:val="none" w:sz="0" w:space="0" w:color="auto"/>
                <w:right w:val="none" w:sz="0" w:space="0" w:color="auto"/>
              </w:divBdr>
              <w:divsChild>
                <w:div w:id="1269579503">
                  <w:marLeft w:val="0"/>
                  <w:marRight w:val="0"/>
                  <w:marTop w:val="0"/>
                  <w:marBottom w:val="0"/>
                  <w:divBdr>
                    <w:top w:val="none" w:sz="0" w:space="0" w:color="auto"/>
                    <w:left w:val="none" w:sz="0" w:space="0" w:color="auto"/>
                    <w:bottom w:val="none" w:sz="0" w:space="0" w:color="auto"/>
                    <w:right w:val="none" w:sz="0" w:space="0" w:color="auto"/>
                  </w:divBdr>
                  <w:divsChild>
                    <w:div w:id="7320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81196">
              <w:marLeft w:val="0"/>
              <w:marRight w:val="0"/>
              <w:marTop w:val="0"/>
              <w:marBottom w:val="240"/>
              <w:divBdr>
                <w:top w:val="none" w:sz="0" w:space="0" w:color="auto"/>
                <w:left w:val="none" w:sz="0" w:space="0" w:color="auto"/>
                <w:bottom w:val="none" w:sz="0" w:space="0" w:color="auto"/>
                <w:right w:val="none" w:sz="0" w:space="0" w:color="auto"/>
              </w:divBdr>
            </w:div>
          </w:divsChild>
        </w:div>
        <w:div w:id="67848657">
          <w:marLeft w:val="0"/>
          <w:marRight w:val="0"/>
          <w:marTop w:val="0"/>
          <w:marBottom w:val="0"/>
          <w:divBdr>
            <w:top w:val="none" w:sz="0" w:space="0" w:color="auto"/>
            <w:left w:val="none" w:sz="0" w:space="0" w:color="auto"/>
            <w:bottom w:val="none" w:sz="0" w:space="0" w:color="auto"/>
            <w:right w:val="none" w:sz="0" w:space="0" w:color="auto"/>
          </w:divBdr>
          <w:divsChild>
            <w:div w:id="418647208">
              <w:marLeft w:val="0"/>
              <w:marRight w:val="0"/>
              <w:marTop w:val="0"/>
              <w:marBottom w:val="0"/>
              <w:divBdr>
                <w:top w:val="none" w:sz="0" w:space="0" w:color="auto"/>
                <w:left w:val="none" w:sz="0" w:space="0" w:color="auto"/>
                <w:bottom w:val="none" w:sz="0" w:space="0" w:color="auto"/>
                <w:right w:val="none" w:sz="0" w:space="0" w:color="auto"/>
              </w:divBdr>
              <w:divsChild>
                <w:div w:id="866023390">
                  <w:marLeft w:val="0"/>
                  <w:marRight w:val="0"/>
                  <w:marTop w:val="0"/>
                  <w:marBottom w:val="0"/>
                  <w:divBdr>
                    <w:top w:val="none" w:sz="0" w:space="0" w:color="auto"/>
                    <w:left w:val="none" w:sz="0" w:space="0" w:color="auto"/>
                    <w:bottom w:val="none" w:sz="0" w:space="0" w:color="auto"/>
                    <w:right w:val="none" w:sz="0" w:space="0" w:color="auto"/>
                  </w:divBdr>
                  <w:divsChild>
                    <w:div w:id="3661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404050">
      <w:bodyDiv w:val="1"/>
      <w:marLeft w:val="0"/>
      <w:marRight w:val="0"/>
      <w:marTop w:val="0"/>
      <w:marBottom w:val="0"/>
      <w:divBdr>
        <w:top w:val="none" w:sz="0" w:space="0" w:color="auto"/>
        <w:left w:val="none" w:sz="0" w:space="0" w:color="auto"/>
        <w:bottom w:val="none" w:sz="0" w:space="0" w:color="auto"/>
        <w:right w:val="none" w:sz="0" w:space="0" w:color="auto"/>
      </w:divBdr>
      <w:divsChild>
        <w:div w:id="657806424">
          <w:marLeft w:val="0"/>
          <w:marRight w:val="0"/>
          <w:marTop w:val="0"/>
          <w:marBottom w:val="0"/>
          <w:divBdr>
            <w:top w:val="none" w:sz="0" w:space="0" w:color="auto"/>
            <w:left w:val="none" w:sz="0" w:space="0" w:color="auto"/>
            <w:bottom w:val="none" w:sz="0" w:space="0" w:color="auto"/>
            <w:right w:val="none" w:sz="0" w:space="0" w:color="auto"/>
          </w:divBdr>
          <w:divsChild>
            <w:div w:id="671840085">
              <w:marLeft w:val="0"/>
              <w:marRight w:val="0"/>
              <w:marTop w:val="0"/>
              <w:marBottom w:val="0"/>
              <w:divBdr>
                <w:top w:val="none" w:sz="0" w:space="0" w:color="auto"/>
                <w:left w:val="none" w:sz="0" w:space="0" w:color="auto"/>
                <w:bottom w:val="none" w:sz="0" w:space="0" w:color="auto"/>
                <w:right w:val="none" w:sz="0" w:space="0" w:color="auto"/>
              </w:divBdr>
              <w:divsChild>
                <w:div w:id="15220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618">
          <w:marLeft w:val="0"/>
          <w:marRight w:val="0"/>
          <w:marTop w:val="0"/>
          <w:marBottom w:val="0"/>
          <w:divBdr>
            <w:top w:val="none" w:sz="0" w:space="0" w:color="auto"/>
            <w:left w:val="none" w:sz="0" w:space="0" w:color="auto"/>
            <w:bottom w:val="none" w:sz="0" w:space="0" w:color="auto"/>
            <w:right w:val="none" w:sz="0" w:space="0" w:color="auto"/>
          </w:divBdr>
          <w:divsChild>
            <w:div w:id="1193569160">
              <w:marLeft w:val="0"/>
              <w:marRight w:val="0"/>
              <w:marTop w:val="0"/>
              <w:marBottom w:val="0"/>
              <w:divBdr>
                <w:top w:val="none" w:sz="0" w:space="0" w:color="auto"/>
                <w:left w:val="none" w:sz="0" w:space="0" w:color="auto"/>
                <w:bottom w:val="none" w:sz="0" w:space="0" w:color="auto"/>
                <w:right w:val="none" w:sz="0" w:space="0" w:color="auto"/>
              </w:divBdr>
              <w:divsChild>
                <w:div w:id="576864622">
                  <w:marLeft w:val="0"/>
                  <w:marRight w:val="0"/>
                  <w:marTop w:val="0"/>
                  <w:marBottom w:val="0"/>
                  <w:divBdr>
                    <w:top w:val="none" w:sz="0" w:space="0" w:color="auto"/>
                    <w:left w:val="none" w:sz="0" w:space="0" w:color="auto"/>
                    <w:bottom w:val="none" w:sz="0" w:space="0" w:color="auto"/>
                    <w:right w:val="none" w:sz="0" w:space="0" w:color="auto"/>
                  </w:divBdr>
                  <w:divsChild>
                    <w:div w:id="143185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7675">
          <w:marLeft w:val="0"/>
          <w:marRight w:val="0"/>
          <w:marTop w:val="0"/>
          <w:marBottom w:val="0"/>
          <w:divBdr>
            <w:top w:val="none" w:sz="0" w:space="0" w:color="auto"/>
            <w:left w:val="none" w:sz="0" w:space="0" w:color="auto"/>
            <w:bottom w:val="none" w:sz="0" w:space="0" w:color="auto"/>
            <w:right w:val="none" w:sz="0" w:space="0" w:color="auto"/>
          </w:divBdr>
          <w:divsChild>
            <w:div w:id="967777079">
              <w:marLeft w:val="0"/>
              <w:marRight w:val="0"/>
              <w:marTop w:val="0"/>
              <w:marBottom w:val="0"/>
              <w:divBdr>
                <w:top w:val="none" w:sz="0" w:space="0" w:color="auto"/>
                <w:left w:val="none" w:sz="0" w:space="0" w:color="auto"/>
                <w:bottom w:val="none" w:sz="0" w:space="0" w:color="auto"/>
                <w:right w:val="none" w:sz="0" w:space="0" w:color="auto"/>
              </w:divBdr>
              <w:divsChild>
                <w:div w:id="1054811997">
                  <w:marLeft w:val="0"/>
                  <w:marRight w:val="0"/>
                  <w:marTop w:val="0"/>
                  <w:marBottom w:val="0"/>
                  <w:divBdr>
                    <w:top w:val="none" w:sz="0" w:space="0" w:color="auto"/>
                    <w:left w:val="none" w:sz="0" w:space="0" w:color="auto"/>
                    <w:bottom w:val="none" w:sz="0" w:space="0" w:color="auto"/>
                    <w:right w:val="none" w:sz="0" w:space="0" w:color="auto"/>
                  </w:divBdr>
                  <w:divsChild>
                    <w:div w:id="3539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7171">
              <w:marLeft w:val="0"/>
              <w:marRight w:val="0"/>
              <w:marTop w:val="0"/>
              <w:marBottom w:val="0"/>
              <w:divBdr>
                <w:top w:val="none" w:sz="0" w:space="0" w:color="auto"/>
                <w:left w:val="none" w:sz="0" w:space="0" w:color="auto"/>
                <w:bottom w:val="none" w:sz="0" w:space="0" w:color="auto"/>
                <w:right w:val="none" w:sz="0" w:space="0" w:color="auto"/>
              </w:divBdr>
              <w:divsChild>
                <w:div w:id="1511289260">
                  <w:marLeft w:val="0"/>
                  <w:marRight w:val="0"/>
                  <w:marTop w:val="0"/>
                  <w:marBottom w:val="0"/>
                  <w:divBdr>
                    <w:top w:val="none" w:sz="0" w:space="0" w:color="auto"/>
                    <w:left w:val="none" w:sz="0" w:space="0" w:color="auto"/>
                    <w:bottom w:val="none" w:sz="0" w:space="0" w:color="auto"/>
                    <w:right w:val="none" w:sz="0" w:space="0" w:color="auto"/>
                  </w:divBdr>
                </w:div>
                <w:div w:id="219831491">
                  <w:marLeft w:val="0"/>
                  <w:marRight w:val="0"/>
                  <w:marTop w:val="0"/>
                  <w:marBottom w:val="0"/>
                  <w:divBdr>
                    <w:top w:val="none" w:sz="0" w:space="0" w:color="auto"/>
                    <w:left w:val="none" w:sz="0" w:space="0" w:color="auto"/>
                    <w:bottom w:val="none" w:sz="0" w:space="0" w:color="auto"/>
                    <w:right w:val="none" w:sz="0" w:space="0" w:color="auto"/>
                  </w:divBdr>
                </w:div>
                <w:div w:id="1466465411">
                  <w:marLeft w:val="0"/>
                  <w:marRight w:val="0"/>
                  <w:marTop w:val="0"/>
                  <w:marBottom w:val="0"/>
                  <w:divBdr>
                    <w:top w:val="none" w:sz="0" w:space="0" w:color="auto"/>
                    <w:left w:val="none" w:sz="0" w:space="0" w:color="auto"/>
                    <w:bottom w:val="none" w:sz="0" w:space="0" w:color="auto"/>
                    <w:right w:val="none" w:sz="0" w:space="0" w:color="auto"/>
                  </w:divBdr>
                </w:div>
                <w:div w:id="1576430001">
                  <w:marLeft w:val="0"/>
                  <w:marRight w:val="0"/>
                  <w:marTop w:val="0"/>
                  <w:marBottom w:val="0"/>
                  <w:divBdr>
                    <w:top w:val="none" w:sz="0" w:space="0" w:color="auto"/>
                    <w:left w:val="none" w:sz="0" w:space="0" w:color="auto"/>
                    <w:bottom w:val="none" w:sz="0" w:space="0" w:color="auto"/>
                    <w:right w:val="none" w:sz="0" w:space="0" w:color="auto"/>
                  </w:divBdr>
                </w:div>
                <w:div w:id="1626540038">
                  <w:marLeft w:val="0"/>
                  <w:marRight w:val="0"/>
                  <w:marTop w:val="0"/>
                  <w:marBottom w:val="0"/>
                  <w:divBdr>
                    <w:top w:val="none" w:sz="0" w:space="0" w:color="auto"/>
                    <w:left w:val="none" w:sz="0" w:space="0" w:color="auto"/>
                    <w:bottom w:val="none" w:sz="0" w:space="0" w:color="auto"/>
                    <w:right w:val="none" w:sz="0" w:space="0" w:color="auto"/>
                  </w:divBdr>
                </w:div>
                <w:div w:id="1684890342">
                  <w:marLeft w:val="0"/>
                  <w:marRight w:val="0"/>
                  <w:marTop w:val="0"/>
                  <w:marBottom w:val="0"/>
                  <w:divBdr>
                    <w:top w:val="none" w:sz="0" w:space="0" w:color="auto"/>
                    <w:left w:val="none" w:sz="0" w:space="0" w:color="auto"/>
                    <w:bottom w:val="none" w:sz="0" w:space="0" w:color="auto"/>
                    <w:right w:val="none" w:sz="0" w:space="0" w:color="auto"/>
                  </w:divBdr>
                </w:div>
                <w:div w:id="813378760">
                  <w:marLeft w:val="0"/>
                  <w:marRight w:val="0"/>
                  <w:marTop w:val="0"/>
                  <w:marBottom w:val="0"/>
                  <w:divBdr>
                    <w:top w:val="none" w:sz="0" w:space="0" w:color="auto"/>
                    <w:left w:val="none" w:sz="0" w:space="0" w:color="auto"/>
                    <w:bottom w:val="none" w:sz="0" w:space="0" w:color="auto"/>
                    <w:right w:val="none" w:sz="0" w:space="0" w:color="auto"/>
                  </w:divBdr>
                </w:div>
                <w:div w:id="105122867">
                  <w:marLeft w:val="0"/>
                  <w:marRight w:val="0"/>
                  <w:marTop w:val="0"/>
                  <w:marBottom w:val="0"/>
                  <w:divBdr>
                    <w:top w:val="none" w:sz="0" w:space="0" w:color="auto"/>
                    <w:left w:val="none" w:sz="0" w:space="0" w:color="auto"/>
                    <w:bottom w:val="none" w:sz="0" w:space="0" w:color="auto"/>
                    <w:right w:val="none" w:sz="0" w:space="0" w:color="auto"/>
                  </w:divBdr>
                </w:div>
                <w:div w:id="391008947">
                  <w:marLeft w:val="0"/>
                  <w:marRight w:val="0"/>
                  <w:marTop w:val="0"/>
                  <w:marBottom w:val="0"/>
                  <w:divBdr>
                    <w:top w:val="none" w:sz="0" w:space="0" w:color="auto"/>
                    <w:left w:val="none" w:sz="0" w:space="0" w:color="auto"/>
                    <w:bottom w:val="none" w:sz="0" w:space="0" w:color="auto"/>
                    <w:right w:val="none" w:sz="0" w:space="0" w:color="auto"/>
                  </w:divBdr>
                </w:div>
                <w:div w:id="929896891">
                  <w:marLeft w:val="0"/>
                  <w:marRight w:val="0"/>
                  <w:marTop w:val="0"/>
                  <w:marBottom w:val="0"/>
                  <w:divBdr>
                    <w:top w:val="none" w:sz="0" w:space="0" w:color="auto"/>
                    <w:left w:val="none" w:sz="0" w:space="0" w:color="auto"/>
                    <w:bottom w:val="none" w:sz="0" w:space="0" w:color="auto"/>
                    <w:right w:val="none" w:sz="0" w:space="0" w:color="auto"/>
                  </w:divBdr>
                </w:div>
                <w:div w:id="6842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0456">
          <w:marLeft w:val="0"/>
          <w:marRight w:val="0"/>
          <w:marTop w:val="0"/>
          <w:marBottom w:val="0"/>
          <w:divBdr>
            <w:top w:val="none" w:sz="0" w:space="0" w:color="auto"/>
            <w:left w:val="none" w:sz="0" w:space="0" w:color="auto"/>
            <w:bottom w:val="none" w:sz="0" w:space="0" w:color="auto"/>
            <w:right w:val="none" w:sz="0" w:space="0" w:color="auto"/>
          </w:divBdr>
          <w:divsChild>
            <w:div w:id="1324312526">
              <w:marLeft w:val="0"/>
              <w:marRight w:val="0"/>
              <w:marTop w:val="0"/>
              <w:marBottom w:val="0"/>
              <w:divBdr>
                <w:top w:val="none" w:sz="0" w:space="0" w:color="auto"/>
                <w:left w:val="none" w:sz="0" w:space="0" w:color="auto"/>
                <w:bottom w:val="none" w:sz="0" w:space="0" w:color="auto"/>
                <w:right w:val="none" w:sz="0" w:space="0" w:color="auto"/>
              </w:divBdr>
              <w:divsChild>
                <w:div w:id="1925912376">
                  <w:marLeft w:val="0"/>
                  <w:marRight w:val="0"/>
                  <w:marTop w:val="0"/>
                  <w:marBottom w:val="0"/>
                  <w:divBdr>
                    <w:top w:val="none" w:sz="0" w:space="0" w:color="auto"/>
                    <w:left w:val="none" w:sz="0" w:space="0" w:color="auto"/>
                    <w:bottom w:val="none" w:sz="0" w:space="0" w:color="auto"/>
                    <w:right w:val="none" w:sz="0" w:space="0" w:color="auto"/>
                  </w:divBdr>
                  <w:divsChild>
                    <w:div w:id="13267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82077">
              <w:marLeft w:val="0"/>
              <w:marRight w:val="0"/>
              <w:marTop w:val="0"/>
              <w:marBottom w:val="240"/>
              <w:divBdr>
                <w:top w:val="none" w:sz="0" w:space="0" w:color="auto"/>
                <w:left w:val="none" w:sz="0" w:space="0" w:color="auto"/>
                <w:bottom w:val="none" w:sz="0" w:space="0" w:color="auto"/>
                <w:right w:val="none" w:sz="0" w:space="0" w:color="auto"/>
              </w:divBdr>
            </w:div>
            <w:div w:id="933396378">
              <w:marLeft w:val="0"/>
              <w:marRight w:val="0"/>
              <w:marTop w:val="0"/>
              <w:marBottom w:val="240"/>
              <w:divBdr>
                <w:top w:val="none" w:sz="0" w:space="0" w:color="auto"/>
                <w:left w:val="none" w:sz="0" w:space="0" w:color="auto"/>
                <w:bottom w:val="none" w:sz="0" w:space="0" w:color="auto"/>
                <w:right w:val="none" w:sz="0" w:space="0" w:color="auto"/>
              </w:divBdr>
            </w:div>
            <w:div w:id="1450514200">
              <w:marLeft w:val="0"/>
              <w:marRight w:val="0"/>
              <w:marTop w:val="0"/>
              <w:marBottom w:val="240"/>
              <w:divBdr>
                <w:top w:val="none" w:sz="0" w:space="0" w:color="auto"/>
                <w:left w:val="none" w:sz="0" w:space="0" w:color="auto"/>
                <w:bottom w:val="none" w:sz="0" w:space="0" w:color="auto"/>
                <w:right w:val="none" w:sz="0" w:space="0" w:color="auto"/>
              </w:divBdr>
            </w:div>
            <w:div w:id="82453129">
              <w:marLeft w:val="0"/>
              <w:marRight w:val="0"/>
              <w:marTop w:val="0"/>
              <w:marBottom w:val="240"/>
              <w:divBdr>
                <w:top w:val="none" w:sz="0" w:space="0" w:color="auto"/>
                <w:left w:val="none" w:sz="0" w:space="0" w:color="auto"/>
                <w:bottom w:val="none" w:sz="0" w:space="0" w:color="auto"/>
                <w:right w:val="none" w:sz="0" w:space="0" w:color="auto"/>
              </w:divBdr>
            </w:div>
            <w:div w:id="1651717288">
              <w:marLeft w:val="0"/>
              <w:marRight w:val="0"/>
              <w:marTop w:val="0"/>
              <w:marBottom w:val="240"/>
              <w:divBdr>
                <w:top w:val="none" w:sz="0" w:space="0" w:color="auto"/>
                <w:left w:val="none" w:sz="0" w:space="0" w:color="auto"/>
                <w:bottom w:val="none" w:sz="0" w:space="0" w:color="auto"/>
                <w:right w:val="none" w:sz="0" w:space="0" w:color="auto"/>
              </w:divBdr>
            </w:div>
            <w:div w:id="501823399">
              <w:marLeft w:val="0"/>
              <w:marRight w:val="0"/>
              <w:marTop w:val="0"/>
              <w:marBottom w:val="240"/>
              <w:divBdr>
                <w:top w:val="none" w:sz="0" w:space="0" w:color="auto"/>
                <w:left w:val="none" w:sz="0" w:space="0" w:color="auto"/>
                <w:bottom w:val="none" w:sz="0" w:space="0" w:color="auto"/>
                <w:right w:val="none" w:sz="0" w:space="0" w:color="auto"/>
              </w:divBdr>
            </w:div>
          </w:divsChild>
        </w:div>
        <w:div w:id="1185634773">
          <w:marLeft w:val="0"/>
          <w:marRight w:val="0"/>
          <w:marTop w:val="0"/>
          <w:marBottom w:val="0"/>
          <w:divBdr>
            <w:top w:val="none" w:sz="0" w:space="0" w:color="auto"/>
            <w:left w:val="none" w:sz="0" w:space="0" w:color="auto"/>
            <w:bottom w:val="none" w:sz="0" w:space="0" w:color="auto"/>
            <w:right w:val="none" w:sz="0" w:space="0" w:color="auto"/>
          </w:divBdr>
          <w:divsChild>
            <w:div w:id="1624069031">
              <w:marLeft w:val="0"/>
              <w:marRight w:val="0"/>
              <w:marTop w:val="0"/>
              <w:marBottom w:val="0"/>
              <w:divBdr>
                <w:top w:val="none" w:sz="0" w:space="0" w:color="auto"/>
                <w:left w:val="none" w:sz="0" w:space="0" w:color="auto"/>
                <w:bottom w:val="none" w:sz="0" w:space="0" w:color="auto"/>
                <w:right w:val="none" w:sz="0" w:space="0" w:color="auto"/>
              </w:divBdr>
              <w:divsChild>
                <w:div w:id="1961766000">
                  <w:marLeft w:val="0"/>
                  <w:marRight w:val="0"/>
                  <w:marTop w:val="0"/>
                  <w:marBottom w:val="0"/>
                  <w:divBdr>
                    <w:top w:val="none" w:sz="0" w:space="0" w:color="auto"/>
                    <w:left w:val="none" w:sz="0" w:space="0" w:color="auto"/>
                    <w:bottom w:val="none" w:sz="0" w:space="0" w:color="auto"/>
                    <w:right w:val="none" w:sz="0" w:space="0" w:color="auto"/>
                  </w:divBdr>
                  <w:divsChild>
                    <w:div w:id="1093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52269">
      <w:bodyDiv w:val="1"/>
      <w:marLeft w:val="0"/>
      <w:marRight w:val="0"/>
      <w:marTop w:val="0"/>
      <w:marBottom w:val="0"/>
      <w:divBdr>
        <w:top w:val="none" w:sz="0" w:space="0" w:color="auto"/>
        <w:left w:val="none" w:sz="0" w:space="0" w:color="auto"/>
        <w:bottom w:val="none" w:sz="0" w:space="0" w:color="auto"/>
        <w:right w:val="none" w:sz="0" w:space="0" w:color="auto"/>
      </w:divBdr>
      <w:divsChild>
        <w:div w:id="1487211157">
          <w:marLeft w:val="0"/>
          <w:marRight w:val="0"/>
          <w:marTop w:val="0"/>
          <w:marBottom w:val="0"/>
          <w:divBdr>
            <w:top w:val="none" w:sz="0" w:space="0" w:color="auto"/>
            <w:left w:val="none" w:sz="0" w:space="0" w:color="auto"/>
            <w:bottom w:val="none" w:sz="0" w:space="0" w:color="auto"/>
            <w:right w:val="none" w:sz="0" w:space="0" w:color="auto"/>
          </w:divBdr>
          <w:divsChild>
            <w:div w:id="1639726420">
              <w:marLeft w:val="0"/>
              <w:marRight w:val="0"/>
              <w:marTop w:val="0"/>
              <w:marBottom w:val="0"/>
              <w:divBdr>
                <w:top w:val="none" w:sz="0" w:space="0" w:color="auto"/>
                <w:left w:val="none" w:sz="0" w:space="0" w:color="auto"/>
                <w:bottom w:val="none" w:sz="0" w:space="0" w:color="auto"/>
                <w:right w:val="none" w:sz="0" w:space="0" w:color="auto"/>
              </w:divBdr>
              <w:divsChild>
                <w:div w:id="11787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667">
          <w:marLeft w:val="0"/>
          <w:marRight w:val="0"/>
          <w:marTop w:val="0"/>
          <w:marBottom w:val="0"/>
          <w:divBdr>
            <w:top w:val="none" w:sz="0" w:space="0" w:color="auto"/>
            <w:left w:val="none" w:sz="0" w:space="0" w:color="auto"/>
            <w:bottom w:val="none" w:sz="0" w:space="0" w:color="auto"/>
            <w:right w:val="none" w:sz="0" w:space="0" w:color="auto"/>
          </w:divBdr>
          <w:divsChild>
            <w:div w:id="776827908">
              <w:marLeft w:val="0"/>
              <w:marRight w:val="0"/>
              <w:marTop w:val="0"/>
              <w:marBottom w:val="0"/>
              <w:divBdr>
                <w:top w:val="none" w:sz="0" w:space="0" w:color="auto"/>
                <w:left w:val="none" w:sz="0" w:space="0" w:color="auto"/>
                <w:bottom w:val="none" w:sz="0" w:space="0" w:color="auto"/>
                <w:right w:val="none" w:sz="0" w:space="0" w:color="auto"/>
              </w:divBdr>
              <w:divsChild>
                <w:div w:id="772897411">
                  <w:marLeft w:val="0"/>
                  <w:marRight w:val="0"/>
                  <w:marTop w:val="0"/>
                  <w:marBottom w:val="0"/>
                  <w:divBdr>
                    <w:top w:val="none" w:sz="0" w:space="0" w:color="auto"/>
                    <w:left w:val="none" w:sz="0" w:space="0" w:color="auto"/>
                    <w:bottom w:val="none" w:sz="0" w:space="0" w:color="auto"/>
                    <w:right w:val="none" w:sz="0" w:space="0" w:color="auto"/>
                  </w:divBdr>
                  <w:divsChild>
                    <w:div w:id="672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2128">
              <w:marLeft w:val="0"/>
              <w:marRight w:val="0"/>
              <w:marTop w:val="0"/>
              <w:marBottom w:val="0"/>
              <w:divBdr>
                <w:top w:val="none" w:sz="0" w:space="0" w:color="auto"/>
                <w:left w:val="none" w:sz="0" w:space="0" w:color="auto"/>
                <w:bottom w:val="none" w:sz="0" w:space="0" w:color="auto"/>
                <w:right w:val="none" w:sz="0" w:space="0" w:color="auto"/>
              </w:divBdr>
            </w:div>
          </w:divsChild>
        </w:div>
        <w:div w:id="1396585374">
          <w:marLeft w:val="0"/>
          <w:marRight w:val="0"/>
          <w:marTop w:val="0"/>
          <w:marBottom w:val="0"/>
          <w:divBdr>
            <w:top w:val="none" w:sz="0" w:space="0" w:color="auto"/>
            <w:left w:val="none" w:sz="0" w:space="0" w:color="auto"/>
            <w:bottom w:val="none" w:sz="0" w:space="0" w:color="auto"/>
            <w:right w:val="none" w:sz="0" w:space="0" w:color="auto"/>
          </w:divBdr>
          <w:divsChild>
            <w:div w:id="868378827">
              <w:marLeft w:val="0"/>
              <w:marRight w:val="0"/>
              <w:marTop w:val="0"/>
              <w:marBottom w:val="0"/>
              <w:divBdr>
                <w:top w:val="none" w:sz="0" w:space="0" w:color="auto"/>
                <w:left w:val="none" w:sz="0" w:space="0" w:color="auto"/>
                <w:bottom w:val="none" w:sz="0" w:space="0" w:color="auto"/>
                <w:right w:val="none" w:sz="0" w:space="0" w:color="auto"/>
              </w:divBdr>
              <w:divsChild>
                <w:div w:id="1558739591">
                  <w:marLeft w:val="0"/>
                  <w:marRight w:val="0"/>
                  <w:marTop w:val="0"/>
                  <w:marBottom w:val="0"/>
                  <w:divBdr>
                    <w:top w:val="none" w:sz="0" w:space="0" w:color="auto"/>
                    <w:left w:val="none" w:sz="0" w:space="0" w:color="auto"/>
                    <w:bottom w:val="none" w:sz="0" w:space="0" w:color="auto"/>
                    <w:right w:val="none" w:sz="0" w:space="0" w:color="auto"/>
                  </w:divBdr>
                  <w:divsChild>
                    <w:div w:id="6320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1219">
              <w:marLeft w:val="0"/>
              <w:marRight w:val="0"/>
              <w:marTop w:val="0"/>
              <w:marBottom w:val="0"/>
              <w:divBdr>
                <w:top w:val="none" w:sz="0" w:space="0" w:color="auto"/>
                <w:left w:val="none" w:sz="0" w:space="0" w:color="auto"/>
                <w:bottom w:val="none" w:sz="0" w:space="0" w:color="auto"/>
                <w:right w:val="none" w:sz="0" w:space="0" w:color="auto"/>
              </w:divBdr>
              <w:divsChild>
                <w:div w:id="891767713">
                  <w:marLeft w:val="0"/>
                  <w:marRight w:val="0"/>
                  <w:marTop w:val="0"/>
                  <w:marBottom w:val="0"/>
                  <w:divBdr>
                    <w:top w:val="none" w:sz="0" w:space="0" w:color="auto"/>
                    <w:left w:val="none" w:sz="0" w:space="0" w:color="auto"/>
                    <w:bottom w:val="none" w:sz="0" w:space="0" w:color="auto"/>
                    <w:right w:val="none" w:sz="0" w:space="0" w:color="auto"/>
                  </w:divBdr>
                </w:div>
                <w:div w:id="19344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1996">
          <w:marLeft w:val="0"/>
          <w:marRight w:val="0"/>
          <w:marTop w:val="0"/>
          <w:marBottom w:val="0"/>
          <w:divBdr>
            <w:top w:val="none" w:sz="0" w:space="0" w:color="auto"/>
            <w:left w:val="none" w:sz="0" w:space="0" w:color="auto"/>
            <w:bottom w:val="none" w:sz="0" w:space="0" w:color="auto"/>
            <w:right w:val="none" w:sz="0" w:space="0" w:color="auto"/>
          </w:divBdr>
          <w:divsChild>
            <w:div w:id="1369642408">
              <w:marLeft w:val="0"/>
              <w:marRight w:val="0"/>
              <w:marTop w:val="0"/>
              <w:marBottom w:val="0"/>
              <w:divBdr>
                <w:top w:val="none" w:sz="0" w:space="0" w:color="auto"/>
                <w:left w:val="none" w:sz="0" w:space="0" w:color="auto"/>
                <w:bottom w:val="none" w:sz="0" w:space="0" w:color="auto"/>
                <w:right w:val="none" w:sz="0" w:space="0" w:color="auto"/>
              </w:divBdr>
              <w:divsChild>
                <w:div w:id="1592473352">
                  <w:marLeft w:val="0"/>
                  <w:marRight w:val="0"/>
                  <w:marTop w:val="0"/>
                  <w:marBottom w:val="0"/>
                  <w:divBdr>
                    <w:top w:val="none" w:sz="0" w:space="0" w:color="auto"/>
                    <w:left w:val="none" w:sz="0" w:space="0" w:color="auto"/>
                    <w:bottom w:val="none" w:sz="0" w:space="0" w:color="auto"/>
                    <w:right w:val="none" w:sz="0" w:space="0" w:color="auto"/>
                  </w:divBdr>
                  <w:divsChild>
                    <w:div w:id="14140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8321">
              <w:marLeft w:val="0"/>
              <w:marRight w:val="0"/>
              <w:marTop w:val="0"/>
              <w:marBottom w:val="240"/>
              <w:divBdr>
                <w:top w:val="none" w:sz="0" w:space="0" w:color="auto"/>
                <w:left w:val="none" w:sz="0" w:space="0" w:color="auto"/>
                <w:bottom w:val="none" w:sz="0" w:space="0" w:color="auto"/>
                <w:right w:val="none" w:sz="0" w:space="0" w:color="auto"/>
              </w:divBdr>
            </w:div>
          </w:divsChild>
        </w:div>
        <w:div w:id="211963309">
          <w:marLeft w:val="0"/>
          <w:marRight w:val="0"/>
          <w:marTop w:val="0"/>
          <w:marBottom w:val="0"/>
          <w:divBdr>
            <w:top w:val="none" w:sz="0" w:space="0" w:color="auto"/>
            <w:left w:val="none" w:sz="0" w:space="0" w:color="auto"/>
            <w:bottom w:val="none" w:sz="0" w:space="0" w:color="auto"/>
            <w:right w:val="none" w:sz="0" w:space="0" w:color="auto"/>
          </w:divBdr>
          <w:divsChild>
            <w:div w:id="2045397067">
              <w:marLeft w:val="0"/>
              <w:marRight w:val="0"/>
              <w:marTop w:val="0"/>
              <w:marBottom w:val="0"/>
              <w:divBdr>
                <w:top w:val="none" w:sz="0" w:space="0" w:color="auto"/>
                <w:left w:val="none" w:sz="0" w:space="0" w:color="auto"/>
                <w:bottom w:val="none" w:sz="0" w:space="0" w:color="auto"/>
                <w:right w:val="none" w:sz="0" w:space="0" w:color="auto"/>
              </w:divBdr>
              <w:divsChild>
                <w:div w:id="2115862043">
                  <w:marLeft w:val="0"/>
                  <w:marRight w:val="0"/>
                  <w:marTop w:val="0"/>
                  <w:marBottom w:val="0"/>
                  <w:divBdr>
                    <w:top w:val="none" w:sz="0" w:space="0" w:color="auto"/>
                    <w:left w:val="none" w:sz="0" w:space="0" w:color="auto"/>
                    <w:bottom w:val="none" w:sz="0" w:space="0" w:color="auto"/>
                    <w:right w:val="none" w:sz="0" w:space="0" w:color="auto"/>
                  </w:divBdr>
                  <w:divsChild>
                    <w:div w:id="6738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community.spiceworks.com/programming/powershel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spiceworks.com/"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dh\AppData\Roaming\Microsoft\Templates\269_New_Template_Normal_Serie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269_New_Template_Normal_Series (1)</Template>
  <TotalTime>68</TotalTime>
  <Pages>24</Pages>
  <Words>5406</Words>
  <Characters>30819</Characters>
  <Application>Microsoft Office Word</Application>
  <DocSecurity>0</DocSecurity>
  <Lines>256</Lines>
  <Paragraphs>72</Paragraphs>
  <ScaleCrop>false</ScaleCrop>
  <Company/>
  <LinksUpToDate>false</LinksUpToDate>
  <CharactersWithSpaces>36153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dc:creator>
  <cp:keywords/>
  <dc:description/>
  <cp:lastModifiedBy>Siddhant</cp:lastModifiedBy>
  <cp:revision>52</cp:revision>
  <dcterms:created xsi:type="dcterms:W3CDTF">2020-09-18T05:53:00Z</dcterms:created>
  <dcterms:modified xsi:type="dcterms:W3CDTF">2020-09-22T07:41:00Z</dcterms:modified>
</cp:coreProperties>
</file>